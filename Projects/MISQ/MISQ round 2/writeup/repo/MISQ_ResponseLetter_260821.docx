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607B1" w14:textId="77777777" w:rsidR="00D90C83" w:rsidRPr="00522DE1" w:rsidRDefault="00D90C83" w:rsidP="00D90C83">
      <w:pPr>
        <w:spacing w:before="120" w:after="120"/>
        <w:jc w:val="center"/>
        <w:rPr>
          <w:sz w:val="28"/>
          <w:szCs w:val="28"/>
        </w:rPr>
      </w:pPr>
      <w:bookmarkStart w:id="0" w:name="_Hlk89941996"/>
      <w:r w:rsidRPr="00522DE1">
        <w:rPr>
          <w:sz w:val="28"/>
          <w:szCs w:val="28"/>
        </w:rPr>
        <w:t>Response to the Editor and Reviewer Comments</w:t>
      </w:r>
    </w:p>
    <w:p w14:paraId="1B220272" w14:textId="0E00FC4A" w:rsidR="00D90C83" w:rsidRPr="00522DE1" w:rsidRDefault="00D90C83" w:rsidP="00D90C83">
      <w:pPr>
        <w:spacing w:before="120" w:after="120"/>
        <w:jc w:val="center"/>
        <w:rPr>
          <w:sz w:val="28"/>
          <w:szCs w:val="28"/>
        </w:rPr>
      </w:pPr>
      <w:r w:rsidRPr="00522DE1">
        <w:rPr>
          <w:b/>
          <w:sz w:val="28"/>
          <w:szCs w:val="28"/>
        </w:rPr>
        <w:t>2025-RA-20071</w:t>
      </w:r>
      <w:r w:rsidR="00AD2B6D" w:rsidRPr="00522DE1">
        <w:rPr>
          <w:b/>
          <w:sz w:val="28"/>
          <w:szCs w:val="28"/>
        </w:rPr>
        <w:t>.R</w:t>
      </w:r>
      <w:ins w:id="1" w:author="Dylan CHEN" w:date="2026-08-06T17:11:00Z" w16du:dateUtc="2026-08-06T09:11:00Z">
        <w:r w:rsidR="00124DD0">
          <w:rPr>
            <w:rFonts w:hint="eastAsia"/>
            <w:b/>
            <w:sz w:val="28"/>
            <w:szCs w:val="28"/>
          </w:rPr>
          <w:t>2</w:t>
        </w:r>
      </w:ins>
      <w:del w:id="2" w:author="Dylan CHEN" w:date="2026-08-06T17:11:00Z" w16du:dateUtc="2026-08-06T09:11:00Z">
        <w:r w:rsidR="00AD2B6D" w:rsidRPr="00522DE1" w:rsidDel="00124DD0">
          <w:rPr>
            <w:b/>
            <w:sz w:val="28"/>
            <w:szCs w:val="28"/>
          </w:rPr>
          <w:delText>1</w:delText>
        </w:r>
      </w:del>
    </w:p>
    <w:p w14:paraId="02C48D89" w14:textId="538FF480" w:rsidR="00D90C83" w:rsidRPr="00522DE1" w:rsidRDefault="00D90C83" w:rsidP="00D90C83">
      <w:pPr>
        <w:spacing w:before="120" w:after="120" w:line="360" w:lineRule="auto"/>
        <w:jc w:val="center"/>
        <w:rPr>
          <w:b/>
          <w:sz w:val="28"/>
          <w:szCs w:val="28"/>
        </w:rPr>
      </w:pPr>
      <w:r w:rsidRPr="00522DE1">
        <w:rPr>
          <w:b/>
          <w:sz w:val="28"/>
          <w:szCs w:val="28"/>
        </w:rPr>
        <w:t>Content, Source, and Position: The Impacts of Platform-</w:t>
      </w:r>
      <w:r w:rsidR="0053089A" w:rsidRPr="00522DE1">
        <w:rPr>
          <w:b/>
          <w:sz w:val="28"/>
          <w:szCs w:val="28"/>
        </w:rPr>
        <w:t>S</w:t>
      </w:r>
      <w:r w:rsidRPr="00522DE1">
        <w:rPr>
          <w:b/>
          <w:sz w:val="28"/>
          <w:szCs w:val="28"/>
        </w:rPr>
        <w:t>pecific Internal Generative AI on Online Q&amp;A Communities</w:t>
      </w:r>
    </w:p>
    <w:p w14:paraId="5EE37CEF" w14:textId="77777777" w:rsidR="00ED2676" w:rsidRDefault="00ED2676" w:rsidP="00ED2676">
      <w:pPr>
        <w:pStyle w:val="NormalWeb"/>
        <w:rPr>
          <w:ins w:id="3" w:author="Dylan CHEN" w:date="2026-08-21T22:06:00Z" w16du:dateUtc="2026-08-21T14:06:00Z"/>
          <w:color w:val="000000"/>
        </w:rPr>
      </w:pPr>
      <w:ins w:id="4" w:author="Dylan CHEN" w:date="2026-08-21T22:06:00Z" w16du:dateUtc="2026-08-21T14:06:00Z">
        <w:r>
          <w:rPr>
            <w:color w:val="000000"/>
          </w:rPr>
          <w:t>We sincerely thank the Senior Editor, the Associate Editor, and the reviewers for the opportunity to revise the paper. This revision is grounded in the detailed guidance we received from the Senior Editor, through both email correspondence and offline face-to-face discussion. Following that guidance, we have fundamentally strengthened the paper in the following areas:</w:t>
        </w:r>
      </w:ins>
    </w:p>
    <w:p w14:paraId="583CD5C2" w14:textId="23172E9B" w:rsidR="00ED2676" w:rsidRDefault="00ED2676" w:rsidP="00ED2676">
      <w:pPr>
        <w:pStyle w:val="NormalWeb"/>
        <w:numPr>
          <w:ilvl w:val="0"/>
          <w:numId w:val="66"/>
        </w:numPr>
        <w:rPr>
          <w:ins w:id="5" w:author="Dylan CHEN" w:date="2026-08-21T22:06:00Z" w16du:dateUtc="2026-08-21T14:06:00Z"/>
          <w:color w:val="000000"/>
        </w:rPr>
      </w:pPr>
      <w:ins w:id="6" w:author="Dylan CHEN" w:date="2026-08-21T22:06:00Z" w16du:dateUtc="2026-08-21T14:06:00Z">
        <w:r>
          <w:rPr>
            <w:color w:val="000000"/>
          </w:rPr>
          <w:t>We rebuilt the theoretical development under a single overarching framework, casting the human–AI encounter as a competitive episode. Drawing on competition dynamics theory (Chen et al., 2007; Chen, 2009) and Kahneman</w:t>
        </w:r>
      </w:ins>
      <w:r w:rsidR="003834AA">
        <w:rPr>
          <w:color w:val="000000"/>
        </w:rPr>
        <w:t>’</w:t>
      </w:r>
      <w:ins w:id="7" w:author="Dylan CHEN" w:date="2026-08-21T22:06:00Z" w16du:dateUtc="2026-08-21T14:06:00Z">
        <w:r>
          <w:rPr>
            <w:color w:val="000000"/>
          </w:rPr>
          <w:t>s fast-and-slow theory (Evans &amp; Stanovich, 2013; Kahneman, 2003, 2011), we now explain how a human member appraises the AI rival and how that appraisal governs whether to contribute and how much effort to invest.</w:t>
        </w:r>
      </w:ins>
    </w:p>
    <w:p w14:paraId="30E153C3" w14:textId="024EE01E" w:rsidR="00ED2676" w:rsidRDefault="00ED2676" w:rsidP="00ED2676">
      <w:pPr>
        <w:pStyle w:val="NormalWeb"/>
        <w:numPr>
          <w:ilvl w:val="0"/>
          <w:numId w:val="66"/>
        </w:numPr>
        <w:rPr>
          <w:ins w:id="8" w:author="Dylan CHEN" w:date="2026-08-21T22:06:00Z" w16du:dateUtc="2026-08-21T14:06:00Z"/>
          <w:color w:val="000000"/>
        </w:rPr>
      </w:pPr>
      <w:ins w:id="9" w:author="Dylan CHEN" w:date="2026-08-21T22:06:00Z" w16du:dateUtc="2026-08-21T14:06:00Z">
        <w:r>
          <w:rPr>
            <w:color w:val="000000"/>
          </w:rPr>
          <w:t xml:space="preserve">We simplified and focused the story on how an internal AI answer competes with human contributors. The effect of an AI answer now depends on its profile: the </w:t>
        </w:r>
        <w:r>
          <w:rPr>
            <w:rFonts w:hint="eastAsia"/>
            <w:color w:val="000000"/>
          </w:rPr>
          <w:t xml:space="preserve">effect of </w:t>
        </w:r>
        <w:r>
          <w:rPr>
            <w:color w:val="000000"/>
          </w:rPr>
          <w:t xml:space="preserve">AI label </w:t>
        </w:r>
      </w:ins>
      <w:ins w:id="10" w:author="Dylan CHEN" w:date="2026-08-21T22:07:00Z" w16du:dateUtc="2026-08-21T14:07:00Z">
        <w:r>
          <w:rPr>
            <w:rFonts w:hint="eastAsia"/>
            <w:color w:val="000000"/>
          </w:rPr>
          <w:t>alone</w:t>
        </w:r>
      </w:ins>
      <w:ins w:id="11" w:author="Dylan CHEN" w:date="2026-08-21T22:06:00Z" w16du:dateUtc="2026-08-21T14:06:00Z">
        <w:r>
          <w:rPr>
            <w:color w:val="000000"/>
          </w:rPr>
          <w:t xml:space="preserve"> draws human contribution, while the </w:t>
        </w:r>
      </w:ins>
      <w:ins w:id="12" w:author="Dylan CHEN" w:date="2026-08-21T22:07:00Z" w16du:dateUtc="2026-08-21T14:07:00Z">
        <w:r>
          <w:rPr>
            <w:rFonts w:hint="eastAsia"/>
            <w:color w:val="000000"/>
          </w:rPr>
          <w:t xml:space="preserve">high perceived coverage induced by </w:t>
        </w:r>
      </w:ins>
      <w:ins w:id="13" w:author="Dylan CHEN" w:date="2026-08-21T22:06:00Z" w16du:dateUtc="2026-08-21T14:06:00Z">
        <w:r>
          <w:rPr>
            <w:color w:val="000000"/>
          </w:rPr>
          <w:t xml:space="preserve">AI </w:t>
        </w:r>
      </w:ins>
      <w:ins w:id="14" w:author="Dylan CHEN" w:date="2026-08-21T22:07:00Z" w16du:dateUtc="2026-08-21T14:07:00Z">
        <w:r>
          <w:rPr>
            <w:rFonts w:hint="eastAsia"/>
            <w:color w:val="000000"/>
          </w:rPr>
          <w:t>length</w:t>
        </w:r>
      </w:ins>
      <w:ins w:id="15" w:author="Dylan CHEN" w:date="2026-08-21T22:06:00Z" w16du:dateUtc="2026-08-21T14:06:00Z">
        <w:r>
          <w:rPr>
            <w:color w:val="000000"/>
          </w:rPr>
          <w:t xml:space="preserve"> deters it, and the two components jointly determine the direction of the </w:t>
        </w:r>
      </w:ins>
      <w:ins w:id="16" w:author="Dylan CHEN" w:date="2026-08-21T22:07:00Z" w16du:dateUtc="2026-08-21T14:07:00Z">
        <w:r>
          <w:rPr>
            <w:rFonts w:hint="eastAsia"/>
            <w:color w:val="000000"/>
          </w:rPr>
          <w:t xml:space="preserve">average overall </w:t>
        </w:r>
      </w:ins>
      <w:ins w:id="17" w:author="Dylan CHEN" w:date="2026-08-21T22:06:00Z" w16du:dateUtc="2026-08-21T14:06:00Z">
        <w:r>
          <w:rPr>
            <w:color w:val="000000"/>
          </w:rPr>
          <w:t>effect</w:t>
        </w:r>
      </w:ins>
      <w:ins w:id="18" w:author="Dylan CHEN" w:date="2026-08-21T22:07:00Z" w16du:dateUtc="2026-08-21T14:07:00Z">
        <w:r>
          <w:rPr>
            <w:rFonts w:hint="eastAsia"/>
            <w:color w:val="000000"/>
          </w:rPr>
          <w:t xml:space="preserve"> of internal GenAI in our setting</w:t>
        </w:r>
      </w:ins>
      <w:ins w:id="19" w:author="Dylan CHEN" w:date="2026-08-21T22:06:00Z" w16du:dateUtc="2026-08-21T14:06:00Z">
        <w:r>
          <w:rPr>
            <w:color w:val="000000"/>
          </w:rPr>
          <w:t>.</w:t>
        </w:r>
      </w:ins>
    </w:p>
    <w:p w14:paraId="4F5722FA" w14:textId="42DF4827" w:rsidR="00ED2676" w:rsidRDefault="00ED2676" w:rsidP="00ED2676">
      <w:pPr>
        <w:pStyle w:val="NormalWeb"/>
        <w:numPr>
          <w:ilvl w:val="0"/>
          <w:numId w:val="66"/>
        </w:numPr>
        <w:rPr>
          <w:ins w:id="20" w:author="Dylan CHEN" w:date="2026-08-21T22:06:00Z" w16du:dateUtc="2026-08-21T14:06:00Z"/>
          <w:color w:val="000000"/>
        </w:rPr>
      </w:pPr>
      <w:ins w:id="21" w:author="Dylan CHEN" w:date="2026-08-21T22:06:00Z" w16du:dateUtc="2026-08-21T14:06:00Z">
        <w:r>
          <w:rPr>
            <w:color w:val="000000"/>
          </w:rPr>
          <w:t xml:space="preserve">We realigned the empirical analysis with this framework so that each mechanism test maps directly to a theoretical argument, and we narrowed the scope by downplaying elements that are </w:t>
        </w:r>
      </w:ins>
      <w:ins w:id="22" w:author="Dylan CHEN" w:date="2026-08-21T22:08:00Z" w16du:dateUtc="2026-08-21T14:08:00Z">
        <w:r>
          <w:rPr>
            <w:rFonts w:hint="eastAsia"/>
            <w:color w:val="000000"/>
          </w:rPr>
          <w:t>less connected to our current story</w:t>
        </w:r>
      </w:ins>
      <w:ins w:id="23" w:author="Dylan CHEN" w:date="2026-08-21T22:06:00Z" w16du:dateUtc="2026-08-21T14:06:00Z">
        <w:r>
          <w:rPr>
            <w:color w:val="000000"/>
          </w:rPr>
          <w:t xml:space="preserve">, removing the net-likes results and the position effect from the </w:t>
        </w:r>
      </w:ins>
      <w:ins w:id="24" w:author="Dylan CHEN" w:date="2026-08-21T22:08:00Z" w16du:dateUtc="2026-08-21T14:08:00Z">
        <w:r>
          <w:rPr>
            <w:rFonts w:hint="eastAsia"/>
            <w:color w:val="000000"/>
          </w:rPr>
          <w:t>manuscript</w:t>
        </w:r>
      </w:ins>
      <w:ins w:id="25" w:author="Dylan CHEN" w:date="2026-08-21T22:06:00Z" w16du:dateUtc="2026-08-21T14:06:00Z">
        <w:r>
          <w:rPr>
            <w:color w:val="000000"/>
          </w:rPr>
          <w:t>.</w:t>
        </w:r>
      </w:ins>
    </w:p>
    <w:p w14:paraId="5CE5A111" w14:textId="4B77A632" w:rsidR="00ED2676" w:rsidRDefault="00ED2676" w:rsidP="00ED2676">
      <w:pPr>
        <w:pStyle w:val="NormalWeb"/>
        <w:numPr>
          <w:ilvl w:val="0"/>
          <w:numId w:val="66"/>
        </w:numPr>
        <w:rPr>
          <w:ins w:id="26" w:author="Dylan CHEN" w:date="2026-08-21T22:06:00Z" w16du:dateUtc="2026-08-21T14:06:00Z"/>
          <w:color w:val="000000"/>
        </w:rPr>
      </w:pPr>
      <w:ins w:id="27" w:author="Dylan CHEN" w:date="2026-08-21T22:06:00Z" w16du:dateUtc="2026-08-21T14:06:00Z">
        <w:r>
          <w:rPr>
            <w:color w:val="000000"/>
          </w:rPr>
          <w:t>We sharpened the paper</w:t>
        </w:r>
      </w:ins>
      <w:r w:rsidR="003834AA">
        <w:rPr>
          <w:color w:val="000000"/>
        </w:rPr>
        <w:t>’</w:t>
      </w:r>
      <w:ins w:id="28" w:author="Dylan CHEN" w:date="2026-08-21T22:06:00Z" w16du:dateUtc="2026-08-21T14:06:00Z">
        <w:r>
          <w:rPr>
            <w:color w:val="000000"/>
          </w:rPr>
          <w:t>s positioning relative to prior work by showing how a single framework reconciles our findings with Su et al. (2025), through whether the internal AI is read as a complement to or a substitute for human contributors.</w:t>
        </w:r>
      </w:ins>
    </w:p>
    <w:p w14:paraId="50867DD9" w14:textId="081E00BF" w:rsidR="00D90C83" w:rsidRPr="00522DE1" w:rsidDel="00ED2676" w:rsidRDefault="00D90C83" w:rsidP="003D599D">
      <w:pPr>
        <w:pStyle w:val="NormalWeb"/>
        <w:spacing w:before="120" w:after="120"/>
        <w:rPr>
          <w:del w:id="29" w:author="Dylan CHEN" w:date="2026-08-21T22:06:00Z" w16du:dateUtc="2026-08-21T14:06:00Z"/>
        </w:rPr>
      </w:pPr>
      <w:del w:id="30" w:author="Dylan CHEN" w:date="2026-08-21T22:06:00Z" w16du:dateUtc="2026-08-21T14:06:00Z">
        <w:r w:rsidRPr="00522DE1" w:rsidDel="00ED2676">
          <w:delText xml:space="preserve">We deeply appreciate the opportunity for major revision and are committed to addressing all concerns with </w:delText>
        </w:r>
      </w:del>
      <w:del w:id="31" w:author="Dylan CHEN" w:date="2026-08-06T10:42:00Z" w16du:dateUtc="2026-08-06T02:42:00Z">
        <w:r w:rsidRPr="00522DE1" w:rsidDel="00CB3FE1">
          <w:delText xml:space="preserve">the </w:delText>
        </w:r>
      </w:del>
      <w:del w:id="32" w:author="Dylan CHEN" w:date="2026-08-21T22:06:00Z" w16du:dateUtc="2026-08-21T14:06:00Z">
        <w:r w:rsidRPr="00522DE1" w:rsidDel="00ED2676">
          <w:delText>rigor.</w:delText>
        </w:r>
        <w:r w:rsidR="00441F5D" w:rsidRPr="00522DE1" w:rsidDel="00ED2676">
          <w:delText xml:space="preserve"> </w:delText>
        </w:r>
        <w:r w:rsidRPr="00522DE1" w:rsidDel="00ED2676">
          <w:delText>Following the editors</w:delText>
        </w:r>
        <w:r w:rsidR="00052238" w:rsidDel="00ED2676">
          <w:delText>’</w:delText>
        </w:r>
        <w:r w:rsidRPr="00522DE1" w:rsidDel="00ED2676">
          <w:delText xml:space="preserve"> and reviewers</w:delText>
        </w:r>
        <w:r w:rsidR="00052238" w:rsidDel="00ED2676">
          <w:delText>’</w:delText>
        </w:r>
        <w:r w:rsidRPr="00522DE1" w:rsidDel="00ED2676">
          <w:delText xml:space="preserve"> guidance, we have fundamentally strengthened the paper in the following areas:</w:delText>
        </w:r>
      </w:del>
    </w:p>
    <w:p w14:paraId="0881D167" w14:textId="5FAFD133" w:rsidR="00D321AE" w:rsidDel="00ED2676" w:rsidRDefault="00D86AAD" w:rsidP="00D86AAD">
      <w:pPr>
        <w:pStyle w:val="NormalWeb"/>
        <w:numPr>
          <w:ilvl w:val="0"/>
          <w:numId w:val="60"/>
        </w:numPr>
        <w:spacing w:before="120" w:after="120"/>
        <w:rPr>
          <w:ins w:id="33" w:author="Xin Li" w:date="2026-03-28T07:41:00Z" w16du:dateUtc="2026-03-27T23:41:00Z"/>
          <w:del w:id="34" w:author="Dylan CHEN" w:date="2026-08-21T22:06:00Z" w16du:dateUtc="2026-08-21T14:06:00Z"/>
        </w:rPr>
      </w:pPr>
      <w:del w:id="35" w:author="Dylan CHEN" w:date="2026-08-21T22:06:00Z" w16du:dateUtc="2026-08-21T14:06:00Z">
        <w:r w:rsidRPr="00522DE1" w:rsidDel="00ED2676">
          <w:delText xml:space="preserve">We </w:delText>
        </w:r>
        <w:r w:rsidR="00D241ED" w:rsidDel="00ED2676">
          <w:delText xml:space="preserve">have simplified the story and </w:delText>
        </w:r>
      </w:del>
      <w:ins w:id="36" w:author="Xin Li" w:date="2026-03-28T07:41:00Z" w16du:dateUtc="2026-03-27T23:41:00Z">
        <w:del w:id="37" w:author="Dylan CHEN" w:date="2026-08-21T22:06:00Z" w16du:dateUtc="2026-08-21T14:06:00Z">
          <w:r w:rsidR="00D321AE" w:rsidDel="00ED2676">
            <w:delText>focuse on how AI answer compete with</w:delText>
          </w:r>
        </w:del>
      </w:ins>
      <w:ins w:id="38" w:author="Xin Li" w:date="2026-03-28T07:42:00Z" w16du:dateUtc="2026-03-27T23:42:00Z">
        <w:del w:id="39" w:author="Dylan CHEN" w:date="2026-08-21T22:06:00Z" w16du:dateUtc="2026-08-21T14:06:00Z">
          <w:r w:rsidR="00D321AE" w:rsidDel="00ED2676">
            <w:delText>,</w:delText>
          </w:r>
        </w:del>
      </w:ins>
      <w:ins w:id="40" w:author="Xin Li" w:date="2026-03-28T07:41:00Z" w16du:dateUtc="2026-03-27T23:41:00Z">
        <w:del w:id="41" w:author="Dylan CHEN" w:date="2026-08-21T22:06:00Z" w16du:dateUtc="2026-08-21T14:06:00Z">
          <w:r w:rsidR="00D321AE" w:rsidDel="00ED2676">
            <w:delText xml:space="preserve"> crowd out</w:delText>
          </w:r>
        </w:del>
      </w:ins>
      <w:ins w:id="42" w:author="Xin Li" w:date="2026-03-28T07:42:00Z" w16du:dateUtc="2026-03-27T23:42:00Z">
        <w:del w:id="43" w:author="Dylan CHEN" w:date="2026-08-21T22:06:00Z" w16du:dateUtc="2026-08-21T14:06:00Z">
          <w:r w:rsidR="00D321AE" w:rsidDel="00ED2676">
            <w:delText>, and trigger the innovation of</w:delText>
          </w:r>
        </w:del>
      </w:ins>
      <w:ins w:id="44" w:author="Xin Li" w:date="2026-03-28T07:41:00Z" w16du:dateUtc="2026-03-27T23:41:00Z">
        <w:del w:id="45" w:author="Dylan CHEN" w:date="2026-08-21T22:06:00Z" w16du:dateUtc="2026-08-21T14:06:00Z">
          <w:r w:rsidR="00D321AE" w:rsidDel="00ED2676">
            <w:delText xml:space="preserve"> human answerers. </w:delText>
          </w:r>
        </w:del>
      </w:ins>
      <w:ins w:id="46" w:author="Xin Li" w:date="2026-03-28T07:42:00Z" w16du:dateUtc="2026-03-27T23:42:00Z">
        <w:del w:id="47" w:author="Dylan CHEN" w:date="2026-08-21T22:06:00Z" w16du:dateUtc="2026-08-21T14:06:00Z">
          <w:r w:rsidR="00D321AE" w:rsidDel="00ED2676">
            <w:delText xml:space="preserve">We </w:delText>
          </w:r>
        </w:del>
        <w:del w:id="48" w:author="Dylan CHEN" w:date="2026-08-06T10:42:00Z" w16du:dateUtc="2026-08-06T02:42:00Z">
          <w:r w:rsidR="00D321AE" w:rsidDel="00CB3FE1">
            <w:delText>downtone</w:delText>
          </w:r>
        </w:del>
        <w:del w:id="49" w:author="Dylan CHEN" w:date="2026-08-21T22:06:00Z" w16du:dateUtc="2026-08-21T14:06:00Z">
          <w:r w:rsidR="00D321AE" w:rsidDel="00ED2676">
            <w:delText xml:space="preserve"> the discussion on likes</w:delText>
          </w:r>
        </w:del>
      </w:ins>
      <w:ins w:id="50" w:author="Xin Li" w:date="2026-03-28T07:43:00Z" w16du:dateUtc="2026-03-27T23:43:00Z">
        <w:del w:id="51" w:author="Dylan CHEN" w:date="2026-08-21T22:06:00Z" w16du:dateUtc="2026-08-21T14:06:00Z">
          <w:r w:rsidR="00D321AE" w:rsidDel="00ED2676">
            <w:delText xml:space="preserve"> and pos</w:delText>
          </w:r>
        </w:del>
      </w:ins>
      <w:ins w:id="52" w:author="Xin Li" w:date="2026-03-28T07:44:00Z" w16du:dateUtc="2026-03-27T23:44:00Z">
        <w:del w:id="53" w:author="Dylan CHEN" w:date="2026-08-21T22:06:00Z" w16du:dateUtc="2026-08-21T14:06:00Z">
          <w:r w:rsidR="00D321AE" w:rsidDel="00ED2676">
            <w:delText xml:space="preserve">ition, </w:delText>
          </w:r>
        </w:del>
      </w:ins>
      <w:ins w:id="54" w:author="Xin Li" w:date="2026-03-28T07:43:00Z" w16du:dateUtc="2026-03-27T23:43:00Z">
        <w:del w:id="55" w:author="Dylan CHEN" w:date="2026-08-21T22:06:00Z" w16du:dateUtc="2026-08-21T14:06:00Z">
          <w:r w:rsidR="00D321AE" w:rsidDel="00ED2676">
            <w:delText xml:space="preserve">which we found </w:delText>
          </w:r>
        </w:del>
      </w:ins>
      <w:ins w:id="56" w:author="Xin Li" w:date="2026-03-28T07:44:00Z" w16du:dateUtc="2026-03-27T23:44:00Z">
        <w:del w:id="57" w:author="Dylan CHEN" w:date="2026-08-21T22:06:00Z" w16du:dateUtc="2026-08-21T14:06:00Z">
          <w:r w:rsidR="00D321AE" w:rsidDel="00ED2676">
            <w:delText xml:space="preserve">are not unique to AI. </w:delText>
          </w:r>
        </w:del>
      </w:ins>
    </w:p>
    <w:p w14:paraId="00583A85" w14:textId="30DBD209" w:rsidR="00D86AAD" w:rsidRPr="00522DE1" w:rsidDel="00ED2676" w:rsidRDefault="00D241ED" w:rsidP="00D86AAD">
      <w:pPr>
        <w:pStyle w:val="NormalWeb"/>
        <w:numPr>
          <w:ilvl w:val="0"/>
          <w:numId w:val="60"/>
        </w:numPr>
        <w:spacing w:before="120" w:after="120"/>
        <w:rPr>
          <w:del w:id="58" w:author="Dylan CHEN" w:date="2026-08-21T22:06:00Z" w16du:dateUtc="2026-08-21T14:06:00Z"/>
        </w:rPr>
      </w:pPr>
      <w:del w:id="59" w:author="Dylan CHEN" w:date="2026-08-06T10:42:00Z" w16du:dateUtc="2026-08-06T02:42:00Z">
        <w:r w:rsidDel="00CB3FE1">
          <w:delText xml:space="preserve">built </w:delText>
        </w:r>
      </w:del>
      <w:del w:id="60" w:author="Dylan CHEN" w:date="2026-08-21T22:06:00Z" w16du:dateUtc="2026-08-21T14:06:00Z">
        <w:r w:rsidDel="00ED2676">
          <w:delText xml:space="preserve">an overarching framework based on </w:delText>
        </w:r>
        <w:r w:rsidR="00D86AAD" w:rsidRPr="00522DE1" w:rsidDel="00ED2676">
          <w:delText xml:space="preserve">the xxx theory </w:delText>
        </w:r>
        <w:r w:rsidDel="00ED2676">
          <w:delText xml:space="preserve">and yyy theory to direct </w:delText>
        </w:r>
        <w:r w:rsidR="00D86AAD" w:rsidRPr="00522DE1" w:rsidDel="00ED2676">
          <w:delText xml:space="preserve">the </w:delText>
        </w:r>
      </w:del>
      <w:ins w:id="61" w:author="Xin Li" w:date="2026-03-28T07:44:00Z" w16du:dateUtc="2026-03-27T23:44:00Z">
        <w:del w:id="62" w:author="Dylan CHEN" w:date="2026-08-21T22:06:00Z" w16du:dateUtc="2026-08-21T14:06:00Z">
          <w:r w:rsidR="00D321AE" w:rsidDel="00ED2676">
            <w:delText xml:space="preserve">development of the </w:delText>
          </w:r>
        </w:del>
      </w:ins>
      <w:del w:id="63" w:author="Dylan CHEN" w:date="2026-08-21T22:06:00Z" w16du:dateUtc="2026-08-21T14:06:00Z">
        <w:r w:rsidR="00D86AAD" w:rsidRPr="00522DE1" w:rsidDel="00ED2676">
          <w:delText>paper</w:delText>
        </w:r>
      </w:del>
    </w:p>
    <w:p w14:paraId="45C7466D" w14:textId="5126F721" w:rsidR="00D86AAD" w:rsidRPr="00522DE1" w:rsidDel="00ED2676" w:rsidRDefault="00021F0B" w:rsidP="00021F0B">
      <w:pPr>
        <w:pStyle w:val="NormalWeb"/>
        <w:numPr>
          <w:ilvl w:val="0"/>
          <w:numId w:val="60"/>
        </w:numPr>
        <w:spacing w:before="120" w:after="120"/>
        <w:rPr>
          <w:del w:id="64" w:author="Dylan CHEN" w:date="2026-08-21T22:06:00Z" w16du:dateUtc="2026-08-21T14:06:00Z"/>
        </w:rPr>
      </w:pPr>
      <w:del w:id="65" w:author="Dylan CHEN" w:date="2026-08-21T22:06:00Z" w16du:dateUtc="2026-08-21T14:06:00Z">
        <w:r w:rsidRPr="00522DE1" w:rsidDel="00ED2676">
          <w:delText xml:space="preserve">We have </w:delText>
        </w:r>
      </w:del>
      <w:del w:id="66" w:author="Dylan CHEN" w:date="2026-08-06T10:42:00Z" w16du:dateUtc="2026-08-06T02:42:00Z">
        <w:r w:rsidRPr="00522DE1" w:rsidDel="00CB3FE1">
          <w:delText xml:space="preserve">strenghtern </w:delText>
        </w:r>
      </w:del>
      <w:del w:id="67" w:author="Dylan CHEN" w:date="2026-08-21T22:06:00Z" w16du:dateUtc="2026-08-21T14:06:00Z">
        <w:r w:rsidRPr="00522DE1" w:rsidDel="00ED2676">
          <w:delText xml:space="preserve">the mechanism </w:delText>
        </w:r>
      </w:del>
    </w:p>
    <w:p w14:paraId="60A08774" w14:textId="330E6C4E" w:rsidR="00FF53CD" w:rsidRPr="00522DE1" w:rsidRDefault="006302D4" w:rsidP="00FF53CD">
      <w:pPr>
        <w:pStyle w:val="NormalWeb"/>
        <w:rPr>
          <w:rFonts w:eastAsiaTheme="minorEastAsia"/>
        </w:rPr>
      </w:pPr>
      <w:r w:rsidRPr="00522DE1">
        <w:t>We have also carefully addressed all additional concerns raised by the reviewers. Below, we present our detailed itemized responses to each comment. We hope the review panel finds the paper significantly improved from the previous version.</w:t>
      </w:r>
      <w:r w:rsidR="00FF53CD" w:rsidRPr="00522DE1">
        <w:t xml:space="preserve"> </w:t>
      </w:r>
    </w:p>
    <w:p w14:paraId="093008EA" w14:textId="67F49B0A" w:rsidR="006302D4" w:rsidRDefault="00FF53CD" w:rsidP="006302D4">
      <w:pPr>
        <w:pStyle w:val="NormalWeb"/>
        <w:rPr>
          <w:ins w:id="68" w:author="Dylan CHEN" w:date="2026-08-21T22:58:00Z" w16du:dateUtc="2026-08-21T14:58:00Z"/>
        </w:rPr>
      </w:pPr>
      <w:r w:rsidRPr="00522DE1">
        <w:t>To facilitate the review process, we have prepared a comprehensive Online Appendix (https://researchbox.org/5255&amp;PEER_REVIEW_passcode=UFACJZ) containing additional analyses, robustness checks, and supplementary materials that address the review panel</w:t>
      </w:r>
      <w:r w:rsidR="003834AA">
        <w:t>’</w:t>
      </w:r>
      <w:r w:rsidRPr="00522DE1">
        <w:t>s comments. While the main manuscript presents our core findings and primary analyses, the Online Appendix provides complementary evidence that further supports the robustness of our results.</w:t>
      </w:r>
    </w:p>
    <w:p w14:paraId="0A2A001C" w14:textId="77777777" w:rsidR="00BE7589" w:rsidRPr="00BE7589" w:rsidRDefault="00BE7589" w:rsidP="00BE7589">
      <w:pPr>
        <w:pStyle w:val="NormalWeb"/>
        <w:rPr>
          <w:ins w:id="69" w:author="Dylan CHEN" w:date="2026-08-21T23:04:00Z" w16du:dateUtc="2026-08-21T15:04:00Z"/>
          <w:b/>
          <w:bCs/>
          <w:color w:val="000000"/>
          <w:rPrChange w:id="70" w:author="Dylan CHEN" w:date="2026-08-21T23:04:00Z" w16du:dateUtc="2026-08-21T15:04:00Z">
            <w:rPr>
              <w:ins w:id="71" w:author="Dylan CHEN" w:date="2026-08-21T23:04:00Z" w16du:dateUtc="2026-08-21T15:04:00Z"/>
              <w:color w:val="000000"/>
            </w:rPr>
          </w:rPrChange>
        </w:rPr>
      </w:pPr>
      <w:ins w:id="72" w:author="Dylan CHEN" w:date="2026-08-21T23:04:00Z" w16du:dateUtc="2026-08-21T15:04:00Z">
        <w:r w:rsidRPr="00BE7589">
          <w:rPr>
            <w:b/>
            <w:bCs/>
            <w:color w:val="000000"/>
            <w:rPrChange w:id="73" w:author="Dylan CHEN" w:date="2026-08-21T23:04:00Z" w16du:dateUtc="2026-08-21T15:04:00Z">
              <w:rPr>
                <w:color w:val="000000"/>
              </w:rPr>
            </w:rPrChange>
          </w:rPr>
          <w:t>References</w:t>
        </w:r>
      </w:ins>
    </w:p>
    <w:p w14:paraId="0852D9E3" w14:textId="6FF5E2DA" w:rsidR="00BE7589" w:rsidRDefault="00BE7589" w:rsidP="00BE7589">
      <w:pPr>
        <w:pStyle w:val="NormalWeb"/>
        <w:rPr>
          <w:ins w:id="74" w:author="Dylan CHEN" w:date="2026-08-21T23:04:00Z" w16du:dateUtc="2026-08-21T15:04:00Z"/>
          <w:color w:val="000000"/>
        </w:rPr>
      </w:pPr>
      <w:ins w:id="75" w:author="Dylan CHEN" w:date="2026-08-21T23:04:00Z" w16du:dateUtc="2026-08-21T15:04:00Z">
        <w:r>
          <w:rPr>
            <w:color w:val="000000"/>
          </w:rPr>
          <w:lastRenderedPageBreak/>
          <w:t>Chen, M.-J. (2009). Competitive dynamics research: An insider</w:t>
        </w:r>
      </w:ins>
      <w:r w:rsidR="003834AA">
        <w:rPr>
          <w:color w:val="000000"/>
        </w:rPr>
        <w:t>’</w:t>
      </w:r>
      <w:ins w:id="76" w:author="Dylan CHEN" w:date="2026-08-21T23:04:00Z" w16du:dateUtc="2026-08-21T15:04:00Z">
        <w:r>
          <w:rPr>
            <w:color w:val="000000"/>
          </w:rPr>
          <w:t>s odyssey. Asia Pacific Journal of Management, 26(1), 5–25.</w:t>
        </w:r>
      </w:ins>
    </w:p>
    <w:p w14:paraId="6D7D9747" w14:textId="77777777" w:rsidR="00BE7589" w:rsidRDefault="00BE7589" w:rsidP="00BE7589">
      <w:pPr>
        <w:pStyle w:val="NormalWeb"/>
        <w:rPr>
          <w:ins w:id="77" w:author="Dylan CHEN" w:date="2026-08-21T23:04:00Z" w16du:dateUtc="2026-08-21T15:04:00Z"/>
          <w:color w:val="000000"/>
        </w:rPr>
      </w:pPr>
      <w:ins w:id="78" w:author="Dylan CHEN" w:date="2026-08-21T23:04:00Z" w16du:dateUtc="2026-08-21T15:04:00Z">
        <w:r>
          <w:rPr>
            <w:color w:val="000000"/>
          </w:rPr>
          <w:t>Chen, M.-J., Su, K.-H., &amp; Tsai, W. (2007). Competitive tension: The awareness–motivation–capability perspective. Academy of Management Journal, 50(1), 101–118.</w:t>
        </w:r>
      </w:ins>
    </w:p>
    <w:p w14:paraId="06217961" w14:textId="77777777" w:rsidR="00BE7589" w:rsidRDefault="00BE7589" w:rsidP="00BE7589">
      <w:pPr>
        <w:pStyle w:val="NormalWeb"/>
        <w:rPr>
          <w:ins w:id="79" w:author="Dylan CHEN" w:date="2026-08-21T23:04:00Z" w16du:dateUtc="2026-08-21T15:04:00Z"/>
          <w:color w:val="000000"/>
        </w:rPr>
      </w:pPr>
      <w:ins w:id="80" w:author="Dylan CHEN" w:date="2026-08-21T23:04:00Z" w16du:dateUtc="2026-08-21T15:04:00Z">
        <w:r>
          <w:rPr>
            <w:color w:val="000000"/>
          </w:rPr>
          <w:t>Evans, J. St. B. T., &amp; Stanovich, K. E. (2013). Dual-process theories of higher cognition: Advancing the debate. Perspectives on Psychological Science, 8(3), 223–241.</w:t>
        </w:r>
      </w:ins>
    </w:p>
    <w:p w14:paraId="4D3A3802" w14:textId="77777777" w:rsidR="00BE7589" w:rsidRDefault="00BE7589" w:rsidP="00BE7589">
      <w:pPr>
        <w:pStyle w:val="NormalWeb"/>
        <w:rPr>
          <w:ins w:id="81" w:author="Dylan CHEN" w:date="2026-08-21T23:04:00Z" w16du:dateUtc="2026-08-21T15:04:00Z"/>
          <w:color w:val="000000"/>
        </w:rPr>
      </w:pPr>
      <w:ins w:id="82" w:author="Dylan CHEN" w:date="2026-08-21T23:04:00Z" w16du:dateUtc="2026-08-21T15:04:00Z">
        <w:r>
          <w:rPr>
            <w:color w:val="000000"/>
          </w:rPr>
          <w:t>Kahneman, D. (2003). A perspective on judgment and choice: Mapping bounded rationality. American Psychologist, 58(9), 697–720.</w:t>
        </w:r>
      </w:ins>
    </w:p>
    <w:p w14:paraId="4D83804A" w14:textId="77777777" w:rsidR="00BE7589" w:rsidRDefault="00BE7589" w:rsidP="00BE7589">
      <w:pPr>
        <w:pStyle w:val="NormalWeb"/>
        <w:rPr>
          <w:ins w:id="83" w:author="Dylan CHEN" w:date="2026-08-21T23:04:00Z" w16du:dateUtc="2026-08-21T15:04:00Z"/>
          <w:color w:val="000000"/>
        </w:rPr>
      </w:pPr>
      <w:ins w:id="84" w:author="Dylan CHEN" w:date="2026-08-21T23:04:00Z" w16du:dateUtc="2026-08-21T15:04:00Z">
        <w:r>
          <w:rPr>
            <w:color w:val="000000"/>
          </w:rPr>
          <w:t>Kahneman, D. (2011). Thinking, fast and slow. Farrar, Straus and Giroux.</w:t>
        </w:r>
      </w:ins>
    </w:p>
    <w:p w14:paraId="48DD6F5F" w14:textId="77777777" w:rsidR="00BE7589" w:rsidRDefault="00BE7589" w:rsidP="00BE7589">
      <w:pPr>
        <w:pStyle w:val="NormalWeb"/>
        <w:rPr>
          <w:ins w:id="85" w:author="Dylan CHEN" w:date="2026-08-21T23:04:00Z" w16du:dateUtc="2026-08-21T15:04:00Z"/>
          <w:color w:val="000000"/>
        </w:rPr>
      </w:pPr>
      <w:ins w:id="86" w:author="Dylan CHEN" w:date="2026-08-21T23:04:00Z" w16du:dateUtc="2026-08-21T15:04:00Z">
        <w:r>
          <w:rPr>
            <w:color w:val="000000"/>
          </w:rPr>
          <w:t>Su, Y., Zhang, K., Wang, Q., &amp; Qiu, L. (2025). Generative AI and human knowledge sharing: Evidence from a natural experiment [Working paper]. SSRN.</w:t>
        </w:r>
      </w:ins>
    </w:p>
    <w:p w14:paraId="399B73E3" w14:textId="77777777" w:rsidR="00A90476" w:rsidRPr="00522DE1" w:rsidRDefault="00A90476" w:rsidP="006302D4">
      <w:pPr>
        <w:pStyle w:val="NormalWeb"/>
        <w:rPr>
          <w:rFonts w:hint="eastAsia"/>
        </w:rPr>
      </w:pPr>
    </w:p>
    <w:tbl>
      <w:tblPr>
        <w:tblStyle w:val="TableGrid"/>
        <w:tblW w:w="0" w:type="auto"/>
        <w:tblLook w:val="04A0" w:firstRow="1" w:lastRow="0" w:firstColumn="1" w:lastColumn="0" w:noHBand="0" w:noVBand="1"/>
      </w:tblPr>
      <w:tblGrid>
        <w:gridCol w:w="895"/>
        <w:gridCol w:w="2700"/>
        <w:gridCol w:w="3060"/>
        <w:gridCol w:w="2695"/>
      </w:tblGrid>
      <w:tr w:rsidR="00231DD2" w:rsidRPr="00522DE1" w14:paraId="0404CE87" w14:textId="2C03B883" w:rsidTr="000B34A9">
        <w:tc>
          <w:tcPr>
            <w:tcW w:w="895" w:type="dxa"/>
          </w:tcPr>
          <w:p w14:paraId="203DA7EA" w14:textId="731A47DB" w:rsidR="00231DD2" w:rsidRPr="00522DE1" w:rsidRDefault="00231DD2" w:rsidP="00231DD2">
            <w:pPr>
              <w:pStyle w:val="NormalWeb"/>
              <w:jc w:val="center"/>
              <w:rPr>
                <w:b/>
                <w:bCs/>
              </w:rPr>
            </w:pPr>
            <w:bookmarkStart w:id="87" w:name="_Hlk238134098"/>
            <w:r w:rsidRPr="00522DE1">
              <w:rPr>
                <w:b/>
                <w:bCs/>
              </w:rPr>
              <w:t>#</w:t>
            </w:r>
          </w:p>
        </w:tc>
        <w:tc>
          <w:tcPr>
            <w:tcW w:w="2700" w:type="dxa"/>
          </w:tcPr>
          <w:p w14:paraId="140D70CC" w14:textId="4061F9C7" w:rsidR="00231DD2" w:rsidRPr="00522DE1" w:rsidRDefault="00231DD2" w:rsidP="00231DD2">
            <w:pPr>
              <w:pStyle w:val="NormalWeb"/>
              <w:jc w:val="center"/>
              <w:rPr>
                <w:b/>
                <w:bCs/>
              </w:rPr>
            </w:pPr>
            <w:r w:rsidRPr="00522DE1">
              <w:rPr>
                <w:b/>
                <w:bCs/>
              </w:rPr>
              <w:t>Summary</w:t>
            </w:r>
          </w:p>
        </w:tc>
        <w:tc>
          <w:tcPr>
            <w:tcW w:w="3060" w:type="dxa"/>
          </w:tcPr>
          <w:p w14:paraId="785F8882" w14:textId="0999995D" w:rsidR="00231DD2" w:rsidRPr="00522DE1" w:rsidRDefault="00231DD2" w:rsidP="00231DD2">
            <w:pPr>
              <w:pStyle w:val="NormalWeb"/>
              <w:jc w:val="center"/>
              <w:rPr>
                <w:b/>
                <w:bCs/>
              </w:rPr>
            </w:pPr>
            <w:r w:rsidRPr="00522DE1">
              <w:rPr>
                <w:b/>
                <w:bCs/>
              </w:rPr>
              <w:t>Concerns</w:t>
            </w:r>
          </w:p>
        </w:tc>
        <w:tc>
          <w:tcPr>
            <w:tcW w:w="2695" w:type="dxa"/>
          </w:tcPr>
          <w:p w14:paraId="25CA3ADB" w14:textId="65AB99A7" w:rsidR="00231DD2" w:rsidRPr="00522DE1" w:rsidRDefault="00231DD2" w:rsidP="00231DD2">
            <w:pPr>
              <w:pStyle w:val="NormalWeb"/>
              <w:jc w:val="center"/>
              <w:rPr>
                <w:b/>
                <w:bCs/>
              </w:rPr>
            </w:pPr>
            <w:r w:rsidRPr="00522DE1">
              <w:rPr>
                <w:b/>
                <w:bCs/>
              </w:rPr>
              <w:t>To do</w:t>
            </w:r>
          </w:p>
        </w:tc>
      </w:tr>
      <w:tr w:rsidR="003D4073" w:rsidRPr="00522DE1" w:rsidDel="00406972" w14:paraId="15A5F2CE" w14:textId="6AFB008B" w:rsidTr="000B34A9">
        <w:tc>
          <w:tcPr>
            <w:tcW w:w="895" w:type="dxa"/>
          </w:tcPr>
          <w:p w14:paraId="4134CA34" w14:textId="7C2F2145" w:rsidR="003D4073" w:rsidDel="00406972" w:rsidRDefault="003D4073" w:rsidP="00DE05B8">
            <w:pPr>
              <w:pStyle w:val="NormalWeb"/>
            </w:pPr>
            <w:r w:rsidDel="00406972">
              <w:t>R2-8</w:t>
            </w:r>
          </w:p>
        </w:tc>
        <w:tc>
          <w:tcPr>
            <w:tcW w:w="2700" w:type="dxa"/>
          </w:tcPr>
          <w:p w14:paraId="213DFFEA" w14:textId="53166131" w:rsidR="003D4073" w:rsidDel="00406972" w:rsidRDefault="003D4073" w:rsidP="00DE05B8">
            <w:pPr>
              <w:pStyle w:val="NormalWeb"/>
            </w:pPr>
            <w:r w:rsidDel="00406972">
              <w:t xml:space="preserve">Clarification </w:t>
            </w:r>
          </w:p>
        </w:tc>
        <w:tc>
          <w:tcPr>
            <w:tcW w:w="3060" w:type="dxa"/>
          </w:tcPr>
          <w:p w14:paraId="628F715F" w14:textId="1C9B76F6" w:rsidR="003D4073" w:rsidDel="00406972" w:rsidRDefault="003D4073" w:rsidP="00DE05B8">
            <w:pPr>
              <w:pStyle w:val="NormalWeb"/>
              <w:spacing w:before="0" w:beforeAutospacing="0" w:after="0" w:afterAutospacing="0"/>
            </w:pPr>
          </w:p>
        </w:tc>
        <w:tc>
          <w:tcPr>
            <w:tcW w:w="2695" w:type="dxa"/>
          </w:tcPr>
          <w:p w14:paraId="33FD40A6" w14:textId="4AD8A6FB" w:rsidR="003D4073" w:rsidRPr="00522DE1" w:rsidDel="00406972" w:rsidRDefault="005E6416" w:rsidP="00DE05B8">
            <w:pPr>
              <w:pStyle w:val="NormalWeb"/>
              <w:spacing w:before="0" w:beforeAutospacing="0" w:after="0" w:afterAutospacing="0"/>
            </w:pPr>
            <w:r>
              <w:t>Done</w:t>
            </w:r>
          </w:p>
        </w:tc>
      </w:tr>
      <w:tr w:rsidR="005D4D04" w:rsidRPr="00522DE1" w14:paraId="1CBCF51B" w14:textId="77777777" w:rsidTr="000B34A9">
        <w:tc>
          <w:tcPr>
            <w:tcW w:w="895" w:type="dxa"/>
          </w:tcPr>
          <w:p w14:paraId="319F7D1D" w14:textId="77777777" w:rsidR="005D4D04" w:rsidRDefault="005D4D04" w:rsidP="00F85568">
            <w:pPr>
              <w:pStyle w:val="NormalWeb"/>
            </w:pPr>
            <w:r>
              <w:t>R2-14</w:t>
            </w:r>
          </w:p>
        </w:tc>
        <w:tc>
          <w:tcPr>
            <w:tcW w:w="2700" w:type="dxa"/>
          </w:tcPr>
          <w:p w14:paraId="4E8F89D7" w14:textId="77777777" w:rsidR="005D4D04" w:rsidRDefault="005D4D04" w:rsidP="00F85568">
            <w:pPr>
              <w:pStyle w:val="NormalWeb"/>
            </w:pPr>
            <w:r>
              <w:t>Analysis</w:t>
            </w:r>
          </w:p>
        </w:tc>
        <w:tc>
          <w:tcPr>
            <w:tcW w:w="3060" w:type="dxa"/>
          </w:tcPr>
          <w:p w14:paraId="73A7E1CE" w14:textId="77777777" w:rsidR="005D4D04" w:rsidRDefault="005D4D04" w:rsidP="00F85568">
            <w:pPr>
              <w:pStyle w:val="NormalWeb"/>
              <w:spacing w:before="0" w:beforeAutospacing="0" w:after="0" w:afterAutospacing="0"/>
            </w:pPr>
            <w:r>
              <w:t>Statistical test</w:t>
            </w:r>
          </w:p>
        </w:tc>
        <w:tc>
          <w:tcPr>
            <w:tcW w:w="2695" w:type="dxa"/>
          </w:tcPr>
          <w:p w14:paraId="0A8EA0D6" w14:textId="7567B3DD" w:rsidR="005D4D04" w:rsidRPr="00522DE1" w:rsidRDefault="00A243CD" w:rsidP="00F85568">
            <w:pPr>
              <w:pStyle w:val="NormalWeb"/>
              <w:spacing w:before="0" w:beforeAutospacing="0" w:after="0" w:afterAutospacing="0"/>
            </w:pPr>
            <w:r>
              <w:t>Done</w:t>
            </w:r>
          </w:p>
        </w:tc>
      </w:tr>
      <w:tr w:rsidR="00EB6634" w:rsidRPr="00522DE1" w14:paraId="1980A481" w14:textId="77777777" w:rsidTr="000B34A9">
        <w:tc>
          <w:tcPr>
            <w:tcW w:w="895" w:type="dxa"/>
          </w:tcPr>
          <w:p w14:paraId="580632B8" w14:textId="45A8FE72" w:rsidR="00EB6634" w:rsidRDefault="00EB6634" w:rsidP="00F85568">
            <w:pPr>
              <w:pStyle w:val="NormalWeb"/>
            </w:pPr>
            <w:r>
              <w:t>R2-17</w:t>
            </w:r>
          </w:p>
        </w:tc>
        <w:tc>
          <w:tcPr>
            <w:tcW w:w="2700" w:type="dxa"/>
          </w:tcPr>
          <w:p w14:paraId="00D49E08" w14:textId="4B5FA7C6" w:rsidR="00EB6634" w:rsidRDefault="00EB6634" w:rsidP="00F85568">
            <w:pPr>
              <w:pStyle w:val="NormalWeb"/>
            </w:pPr>
            <w:r>
              <w:t>Analysis</w:t>
            </w:r>
          </w:p>
        </w:tc>
        <w:tc>
          <w:tcPr>
            <w:tcW w:w="3060" w:type="dxa"/>
          </w:tcPr>
          <w:p w14:paraId="77BF3C92" w14:textId="14DCF095" w:rsidR="00EB6634" w:rsidRDefault="00EB6634" w:rsidP="00F85568">
            <w:pPr>
              <w:pStyle w:val="NormalWeb"/>
              <w:spacing w:before="0" w:beforeAutospacing="0" w:after="0" w:afterAutospacing="0"/>
            </w:pPr>
            <w:r>
              <w:t>Regress # to 1st</w:t>
            </w:r>
          </w:p>
        </w:tc>
        <w:tc>
          <w:tcPr>
            <w:tcW w:w="2695" w:type="dxa"/>
          </w:tcPr>
          <w:p w14:paraId="7E83988F" w14:textId="610070D3" w:rsidR="00EB6634" w:rsidRPr="00522DE1" w:rsidRDefault="004B3847" w:rsidP="00F85568">
            <w:pPr>
              <w:pStyle w:val="NormalWeb"/>
              <w:spacing w:before="0" w:beforeAutospacing="0" w:after="0" w:afterAutospacing="0"/>
            </w:pPr>
            <w:r>
              <w:t>Done</w:t>
            </w:r>
          </w:p>
        </w:tc>
      </w:tr>
      <w:tr w:rsidR="004B3847" w:rsidRPr="00522DE1" w14:paraId="7EF0CD9B" w14:textId="77777777" w:rsidTr="006644FA">
        <w:tc>
          <w:tcPr>
            <w:tcW w:w="895" w:type="dxa"/>
          </w:tcPr>
          <w:p w14:paraId="17851A88" w14:textId="6A5FCD63" w:rsidR="004B3847" w:rsidRDefault="004B3847" w:rsidP="00F85568">
            <w:pPr>
              <w:pStyle w:val="NormalWeb"/>
            </w:pPr>
            <w:r>
              <w:t>R2-21</w:t>
            </w:r>
          </w:p>
        </w:tc>
        <w:tc>
          <w:tcPr>
            <w:tcW w:w="2700" w:type="dxa"/>
          </w:tcPr>
          <w:p w14:paraId="685786BB" w14:textId="77777777" w:rsidR="004B3847" w:rsidRDefault="004B3847" w:rsidP="00F85568">
            <w:pPr>
              <w:pStyle w:val="NormalWeb"/>
            </w:pPr>
          </w:p>
        </w:tc>
        <w:tc>
          <w:tcPr>
            <w:tcW w:w="3060" w:type="dxa"/>
          </w:tcPr>
          <w:p w14:paraId="00D89E09" w14:textId="77777777" w:rsidR="004B3847" w:rsidRDefault="004B3847" w:rsidP="00F85568">
            <w:pPr>
              <w:pStyle w:val="NormalWeb"/>
              <w:spacing w:before="0" w:beforeAutospacing="0" w:after="0" w:afterAutospacing="0"/>
            </w:pPr>
          </w:p>
        </w:tc>
        <w:tc>
          <w:tcPr>
            <w:tcW w:w="2695" w:type="dxa"/>
          </w:tcPr>
          <w:p w14:paraId="11337A8A" w14:textId="77777777" w:rsidR="004B3847" w:rsidRDefault="004B3847" w:rsidP="00F85568">
            <w:pPr>
              <w:pStyle w:val="NormalWeb"/>
              <w:spacing w:before="0" w:beforeAutospacing="0" w:after="0" w:afterAutospacing="0"/>
            </w:pPr>
          </w:p>
        </w:tc>
      </w:tr>
      <w:tr w:rsidR="004B3847" w:rsidRPr="00522DE1" w14:paraId="16603B3A" w14:textId="77777777" w:rsidTr="006644FA">
        <w:tc>
          <w:tcPr>
            <w:tcW w:w="895" w:type="dxa"/>
          </w:tcPr>
          <w:p w14:paraId="7EBF7479" w14:textId="0CAC8165" w:rsidR="004B3847" w:rsidRDefault="004B3847" w:rsidP="00F85568">
            <w:pPr>
              <w:pStyle w:val="NormalWeb"/>
            </w:pPr>
            <w:r>
              <w:t>R2-22</w:t>
            </w:r>
          </w:p>
        </w:tc>
        <w:tc>
          <w:tcPr>
            <w:tcW w:w="2700" w:type="dxa"/>
          </w:tcPr>
          <w:p w14:paraId="11E43408" w14:textId="77777777" w:rsidR="004B3847" w:rsidRDefault="004B3847" w:rsidP="00F85568">
            <w:pPr>
              <w:pStyle w:val="NormalWeb"/>
            </w:pPr>
          </w:p>
        </w:tc>
        <w:tc>
          <w:tcPr>
            <w:tcW w:w="3060" w:type="dxa"/>
          </w:tcPr>
          <w:p w14:paraId="7AACC3EF" w14:textId="77777777" w:rsidR="004B3847" w:rsidRDefault="004B3847" w:rsidP="00F85568">
            <w:pPr>
              <w:pStyle w:val="NormalWeb"/>
              <w:spacing w:before="0" w:beforeAutospacing="0" w:after="0" w:afterAutospacing="0"/>
            </w:pPr>
          </w:p>
        </w:tc>
        <w:tc>
          <w:tcPr>
            <w:tcW w:w="2695" w:type="dxa"/>
          </w:tcPr>
          <w:p w14:paraId="50E5AE65" w14:textId="7DED37C3" w:rsidR="004B3847" w:rsidRDefault="004B3847" w:rsidP="00F85568">
            <w:pPr>
              <w:pStyle w:val="NormalWeb"/>
              <w:spacing w:before="0" w:beforeAutospacing="0" w:after="0" w:afterAutospacing="0"/>
            </w:pPr>
            <w:r>
              <w:t>Done</w:t>
            </w:r>
          </w:p>
        </w:tc>
      </w:tr>
      <w:tr w:rsidR="004B3847" w:rsidRPr="00522DE1" w14:paraId="26CDE005" w14:textId="77777777" w:rsidTr="006644FA">
        <w:tc>
          <w:tcPr>
            <w:tcW w:w="895" w:type="dxa"/>
          </w:tcPr>
          <w:p w14:paraId="5D91F08E" w14:textId="245315D3" w:rsidR="004B3847" w:rsidRDefault="004B3847" w:rsidP="00F85568">
            <w:pPr>
              <w:pStyle w:val="NormalWeb"/>
            </w:pPr>
            <w:r>
              <w:t>R2-23</w:t>
            </w:r>
          </w:p>
        </w:tc>
        <w:tc>
          <w:tcPr>
            <w:tcW w:w="2700" w:type="dxa"/>
          </w:tcPr>
          <w:p w14:paraId="42C6594B" w14:textId="77777777" w:rsidR="004B3847" w:rsidRDefault="004B3847" w:rsidP="00F85568">
            <w:pPr>
              <w:pStyle w:val="NormalWeb"/>
            </w:pPr>
          </w:p>
        </w:tc>
        <w:tc>
          <w:tcPr>
            <w:tcW w:w="3060" w:type="dxa"/>
          </w:tcPr>
          <w:p w14:paraId="4E5C66B1" w14:textId="77777777" w:rsidR="004B3847" w:rsidRDefault="004B3847" w:rsidP="00F85568">
            <w:pPr>
              <w:pStyle w:val="NormalWeb"/>
              <w:spacing w:before="0" w:beforeAutospacing="0" w:after="0" w:afterAutospacing="0"/>
            </w:pPr>
          </w:p>
        </w:tc>
        <w:tc>
          <w:tcPr>
            <w:tcW w:w="2695" w:type="dxa"/>
          </w:tcPr>
          <w:p w14:paraId="49DC62FA" w14:textId="52E9C2EC" w:rsidR="004B3847" w:rsidRDefault="000B7F20" w:rsidP="00F85568">
            <w:pPr>
              <w:pStyle w:val="NormalWeb"/>
              <w:spacing w:before="0" w:beforeAutospacing="0" w:after="0" w:afterAutospacing="0"/>
            </w:pPr>
            <w:r>
              <w:t>Done</w:t>
            </w:r>
          </w:p>
        </w:tc>
      </w:tr>
      <w:tr w:rsidR="004B3847" w:rsidRPr="00522DE1" w14:paraId="71FFE84C" w14:textId="77777777" w:rsidTr="006644FA">
        <w:tc>
          <w:tcPr>
            <w:tcW w:w="895" w:type="dxa"/>
          </w:tcPr>
          <w:p w14:paraId="3A159528" w14:textId="71614755" w:rsidR="004B3847" w:rsidRDefault="004B3847" w:rsidP="00F85568">
            <w:pPr>
              <w:pStyle w:val="NormalWeb"/>
            </w:pPr>
            <w:r>
              <w:t>R2-24</w:t>
            </w:r>
          </w:p>
        </w:tc>
        <w:tc>
          <w:tcPr>
            <w:tcW w:w="2700" w:type="dxa"/>
          </w:tcPr>
          <w:p w14:paraId="6907EFB4" w14:textId="77777777" w:rsidR="004B3847" w:rsidRDefault="004B3847" w:rsidP="00F85568">
            <w:pPr>
              <w:pStyle w:val="NormalWeb"/>
            </w:pPr>
          </w:p>
        </w:tc>
        <w:tc>
          <w:tcPr>
            <w:tcW w:w="3060" w:type="dxa"/>
          </w:tcPr>
          <w:p w14:paraId="7083B3DD" w14:textId="77777777" w:rsidR="004B3847" w:rsidRDefault="004B3847" w:rsidP="00F85568">
            <w:pPr>
              <w:pStyle w:val="NormalWeb"/>
              <w:spacing w:before="0" w:beforeAutospacing="0" w:after="0" w:afterAutospacing="0"/>
            </w:pPr>
          </w:p>
        </w:tc>
        <w:tc>
          <w:tcPr>
            <w:tcW w:w="2695" w:type="dxa"/>
          </w:tcPr>
          <w:p w14:paraId="07981F92" w14:textId="0CA6CF06" w:rsidR="004B3847" w:rsidRDefault="00715613" w:rsidP="00F85568">
            <w:pPr>
              <w:pStyle w:val="NormalWeb"/>
              <w:spacing w:before="0" w:beforeAutospacing="0" w:after="0" w:afterAutospacing="0"/>
            </w:pPr>
            <w:r>
              <w:t>Done</w:t>
            </w:r>
          </w:p>
        </w:tc>
      </w:tr>
      <w:tr w:rsidR="0043348F" w:rsidRPr="00522DE1" w:rsidDel="00406972" w14:paraId="5EE310F7" w14:textId="77777777" w:rsidTr="00ED2E59">
        <w:tc>
          <w:tcPr>
            <w:tcW w:w="895" w:type="dxa"/>
          </w:tcPr>
          <w:p w14:paraId="45B76467" w14:textId="77777777" w:rsidR="0043348F" w:rsidDel="00406972" w:rsidRDefault="0043348F" w:rsidP="00ED2E59">
            <w:pPr>
              <w:pStyle w:val="NormalWeb"/>
            </w:pPr>
            <w:r w:rsidDel="00406972">
              <w:t>R3-9</w:t>
            </w:r>
          </w:p>
        </w:tc>
        <w:tc>
          <w:tcPr>
            <w:tcW w:w="2700" w:type="dxa"/>
          </w:tcPr>
          <w:p w14:paraId="2793AA39" w14:textId="77777777" w:rsidR="0043348F" w:rsidDel="00406972" w:rsidRDefault="0043348F" w:rsidP="00ED2E59">
            <w:pPr>
              <w:pStyle w:val="NormalWeb"/>
            </w:pPr>
            <w:r w:rsidDel="00406972">
              <w:t>Correct</w:t>
            </w:r>
          </w:p>
        </w:tc>
        <w:tc>
          <w:tcPr>
            <w:tcW w:w="3060" w:type="dxa"/>
          </w:tcPr>
          <w:p w14:paraId="66F60846" w14:textId="77777777" w:rsidR="0043348F" w:rsidDel="00406972" w:rsidRDefault="0043348F" w:rsidP="00ED2E59">
            <w:pPr>
              <w:pStyle w:val="NormalWeb"/>
              <w:spacing w:before="0" w:beforeAutospacing="0" w:after="0" w:afterAutospacing="0"/>
            </w:pPr>
          </w:p>
        </w:tc>
        <w:tc>
          <w:tcPr>
            <w:tcW w:w="2695" w:type="dxa"/>
          </w:tcPr>
          <w:p w14:paraId="07A84EC8" w14:textId="77777777" w:rsidR="0043348F" w:rsidRPr="00522DE1" w:rsidDel="00406972" w:rsidRDefault="0043348F" w:rsidP="00ED2E59">
            <w:pPr>
              <w:pStyle w:val="NormalWeb"/>
              <w:spacing w:before="0" w:beforeAutospacing="0" w:after="0" w:afterAutospacing="0"/>
            </w:pPr>
            <w:r w:rsidDel="00406972">
              <w:rPr>
                <w:rFonts w:hint="eastAsia"/>
              </w:rPr>
              <w:t>Done</w:t>
            </w:r>
          </w:p>
        </w:tc>
      </w:tr>
      <w:tr w:rsidR="00611517" w:rsidRPr="00522DE1" w14:paraId="14E2779A" w14:textId="77777777" w:rsidTr="000B34A9">
        <w:tc>
          <w:tcPr>
            <w:tcW w:w="895" w:type="dxa"/>
          </w:tcPr>
          <w:p w14:paraId="77B9117F" w14:textId="089CADB0" w:rsidR="00611517" w:rsidRDefault="00611517" w:rsidP="00F85568">
            <w:pPr>
              <w:pStyle w:val="NormalWeb"/>
            </w:pPr>
            <w:r>
              <w:t>R3-10</w:t>
            </w:r>
          </w:p>
        </w:tc>
        <w:tc>
          <w:tcPr>
            <w:tcW w:w="2700" w:type="dxa"/>
          </w:tcPr>
          <w:p w14:paraId="11E13B09" w14:textId="1F9C0959" w:rsidR="00611517" w:rsidRDefault="00611517" w:rsidP="00F85568">
            <w:pPr>
              <w:pStyle w:val="NormalWeb"/>
            </w:pPr>
            <w:r>
              <w:t>Analysis</w:t>
            </w:r>
          </w:p>
        </w:tc>
        <w:tc>
          <w:tcPr>
            <w:tcW w:w="3060" w:type="dxa"/>
          </w:tcPr>
          <w:p w14:paraId="08A29287" w14:textId="77777777" w:rsidR="00611517" w:rsidRDefault="00611517" w:rsidP="00F85568">
            <w:pPr>
              <w:pStyle w:val="NormalWeb"/>
              <w:spacing w:before="0" w:beforeAutospacing="0" w:after="0" w:afterAutospacing="0"/>
            </w:pPr>
          </w:p>
        </w:tc>
        <w:tc>
          <w:tcPr>
            <w:tcW w:w="2695" w:type="dxa"/>
          </w:tcPr>
          <w:p w14:paraId="5FDBF8BE" w14:textId="76BFB3EE" w:rsidR="00611517" w:rsidRPr="00522DE1" w:rsidRDefault="0043348F" w:rsidP="00F85568">
            <w:pPr>
              <w:pStyle w:val="NormalWeb"/>
              <w:spacing w:before="0" w:beforeAutospacing="0" w:after="0" w:afterAutospacing="0"/>
            </w:pPr>
            <w:r>
              <w:t>Done</w:t>
            </w:r>
          </w:p>
        </w:tc>
      </w:tr>
      <w:tr w:rsidR="0043348F" w:rsidRPr="00522DE1" w14:paraId="38AE58D2" w14:textId="77777777" w:rsidTr="00FF56D0">
        <w:tc>
          <w:tcPr>
            <w:tcW w:w="895" w:type="dxa"/>
          </w:tcPr>
          <w:p w14:paraId="77C99F32" w14:textId="77777777" w:rsidR="0043348F" w:rsidRDefault="0043348F" w:rsidP="00FF56D0">
            <w:pPr>
              <w:pStyle w:val="NormalWeb"/>
            </w:pPr>
            <w:r>
              <w:t>R3-11</w:t>
            </w:r>
          </w:p>
        </w:tc>
        <w:tc>
          <w:tcPr>
            <w:tcW w:w="2700" w:type="dxa"/>
          </w:tcPr>
          <w:p w14:paraId="0CED3681" w14:textId="77777777" w:rsidR="0043348F" w:rsidRDefault="0043348F" w:rsidP="00FF56D0">
            <w:pPr>
              <w:pStyle w:val="NormalWeb"/>
            </w:pPr>
            <w:r>
              <w:t>Clarficatin</w:t>
            </w:r>
          </w:p>
        </w:tc>
        <w:tc>
          <w:tcPr>
            <w:tcW w:w="3060" w:type="dxa"/>
          </w:tcPr>
          <w:p w14:paraId="0350B7BA" w14:textId="77777777" w:rsidR="0043348F" w:rsidRDefault="0043348F" w:rsidP="00FF56D0">
            <w:pPr>
              <w:pStyle w:val="NormalWeb"/>
              <w:spacing w:before="0" w:beforeAutospacing="0" w:after="0" w:afterAutospacing="0"/>
            </w:pPr>
          </w:p>
        </w:tc>
        <w:tc>
          <w:tcPr>
            <w:tcW w:w="2695" w:type="dxa"/>
          </w:tcPr>
          <w:p w14:paraId="4AA50B46" w14:textId="77777777" w:rsidR="0043348F" w:rsidRPr="00522DE1" w:rsidRDefault="0043348F" w:rsidP="00FF56D0">
            <w:pPr>
              <w:pStyle w:val="NormalWeb"/>
              <w:spacing w:before="0" w:beforeAutospacing="0" w:after="0" w:afterAutospacing="0"/>
            </w:pPr>
            <w:r>
              <w:t>Done</w:t>
            </w:r>
          </w:p>
        </w:tc>
      </w:tr>
      <w:tr w:rsidR="00940068" w:rsidRPr="00522DE1" w14:paraId="4FA95FEE" w14:textId="77777777" w:rsidTr="000B34A9">
        <w:tc>
          <w:tcPr>
            <w:tcW w:w="895" w:type="dxa"/>
          </w:tcPr>
          <w:p w14:paraId="462C17D7" w14:textId="77777777" w:rsidR="00940068" w:rsidRPr="00522DE1" w:rsidRDefault="00940068" w:rsidP="00940068">
            <w:pPr>
              <w:pStyle w:val="NormalWeb"/>
            </w:pPr>
            <w:r w:rsidRPr="00522DE1">
              <w:t>SE-3; R1-5</w:t>
            </w:r>
          </w:p>
        </w:tc>
        <w:tc>
          <w:tcPr>
            <w:tcW w:w="2700" w:type="dxa"/>
          </w:tcPr>
          <w:p w14:paraId="249B6F92" w14:textId="77777777" w:rsidR="00940068" w:rsidRPr="00522DE1" w:rsidRDefault="00940068" w:rsidP="00940068">
            <w:pPr>
              <w:pStyle w:val="NormalWeb"/>
            </w:pPr>
            <w:r w:rsidRPr="00522DE1">
              <w:t>Difference from Su 2023</w:t>
            </w:r>
          </w:p>
        </w:tc>
        <w:tc>
          <w:tcPr>
            <w:tcW w:w="3060" w:type="dxa"/>
          </w:tcPr>
          <w:p w14:paraId="7A14040F" w14:textId="1AB7F37A" w:rsidR="00940068" w:rsidRPr="00522DE1" w:rsidRDefault="00940068" w:rsidP="00940068">
            <w:pPr>
              <w:pStyle w:val="NormalWeb"/>
            </w:pPr>
          </w:p>
        </w:tc>
        <w:tc>
          <w:tcPr>
            <w:tcW w:w="2695" w:type="dxa"/>
          </w:tcPr>
          <w:p w14:paraId="6CECB359" w14:textId="1E043E01" w:rsidR="00940068" w:rsidRPr="00522DE1" w:rsidRDefault="00940068" w:rsidP="00940068">
            <w:pPr>
              <w:pStyle w:val="NormalWeb"/>
            </w:pPr>
          </w:p>
        </w:tc>
      </w:tr>
      <w:bookmarkEnd w:id="87"/>
      <w:tr w:rsidR="00715613" w:rsidRPr="00522DE1" w14:paraId="51EAC6B9" w14:textId="77777777" w:rsidTr="000B34A9">
        <w:trPr>
          <w:trHeight w:val="1430"/>
        </w:trPr>
        <w:tc>
          <w:tcPr>
            <w:tcW w:w="895" w:type="dxa"/>
          </w:tcPr>
          <w:p w14:paraId="405D9CBF" w14:textId="77777777" w:rsidR="00715613" w:rsidRPr="00522DE1" w:rsidRDefault="00715613" w:rsidP="001817B3">
            <w:pPr>
              <w:pStyle w:val="NormalWeb"/>
            </w:pPr>
            <w:r w:rsidRPr="00522DE1">
              <w:t>SE-5</w:t>
            </w:r>
          </w:p>
        </w:tc>
        <w:tc>
          <w:tcPr>
            <w:tcW w:w="2700" w:type="dxa"/>
          </w:tcPr>
          <w:p w14:paraId="62532201" w14:textId="77777777" w:rsidR="00715613" w:rsidRPr="00522DE1" w:rsidRDefault="00715613" w:rsidP="001817B3">
            <w:pPr>
              <w:pStyle w:val="NormalWeb"/>
            </w:pPr>
            <w:r w:rsidRPr="00522DE1">
              <w:t>Three-path</w:t>
            </w:r>
          </w:p>
        </w:tc>
        <w:tc>
          <w:tcPr>
            <w:tcW w:w="3060" w:type="dxa"/>
          </w:tcPr>
          <w:p w14:paraId="2A4C594E" w14:textId="77777777" w:rsidR="00715613" w:rsidRPr="000B34A9" w:rsidRDefault="00715613" w:rsidP="001817B3">
            <w:pPr>
              <w:pStyle w:val="NormalWeb"/>
              <w:numPr>
                <w:ilvl w:val="0"/>
                <w:numId w:val="61"/>
              </w:numPr>
              <w:rPr>
                <w:strike/>
              </w:rPr>
            </w:pPr>
            <w:r w:rsidRPr="000B34A9">
              <w:rPr>
                <w:strike/>
              </w:rPr>
              <w:t xml:space="preserve">Incentive: IGAI alter value of human and expected reward </w:t>
            </w:r>
          </w:p>
          <w:p w14:paraId="4E0AD01D" w14:textId="77777777" w:rsidR="00715613" w:rsidRPr="001817B3" w:rsidRDefault="00715613" w:rsidP="001817B3">
            <w:pPr>
              <w:pStyle w:val="NormalWeb"/>
              <w:numPr>
                <w:ilvl w:val="0"/>
                <w:numId w:val="61"/>
              </w:numPr>
              <w:rPr>
                <w:strike/>
              </w:rPr>
            </w:pPr>
            <w:r w:rsidRPr="001817B3">
              <w:rPr>
                <w:strike/>
              </w:rPr>
              <w:t>Authority: Evidence AI is higher authority</w:t>
            </w:r>
          </w:p>
          <w:p w14:paraId="0FDECD04" w14:textId="77777777" w:rsidR="00715613" w:rsidRPr="00522DE1" w:rsidRDefault="00715613" w:rsidP="001817B3">
            <w:pPr>
              <w:pStyle w:val="NormalWeb"/>
              <w:numPr>
                <w:ilvl w:val="0"/>
                <w:numId w:val="61"/>
              </w:numPr>
            </w:pPr>
            <w:r w:rsidRPr="00522DE1">
              <w:t>Competition between human and AI</w:t>
            </w:r>
          </w:p>
        </w:tc>
        <w:tc>
          <w:tcPr>
            <w:tcW w:w="2695" w:type="dxa"/>
          </w:tcPr>
          <w:p w14:paraId="716BDC2E" w14:textId="77777777" w:rsidR="00715613" w:rsidRPr="00522DE1" w:rsidRDefault="00715613" w:rsidP="001817B3">
            <w:pPr>
              <w:pStyle w:val="NormalWeb"/>
            </w:pPr>
          </w:p>
        </w:tc>
      </w:tr>
      <w:tr w:rsidR="00940068" w:rsidRPr="00522DE1" w14:paraId="3F72342D" w14:textId="5A409F0D" w:rsidTr="000B34A9">
        <w:tc>
          <w:tcPr>
            <w:tcW w:w="895" w:type="dxa"/>
          </w:tcPr>
          <w:p w14:paraId="4773C8B7" w14:textId="777DBAAF" w:rsidR="00940068" w:rsidRPr="00522DE1" w:rsidRDefault="00940068" w:rsidP="00940068">
            <w:pPr>
              <w:pStyle w:val="NormalWeb"/>
            </w:pPr>
            <w:r w:rsidRPr="00522DE1">
              <w:t>SE-1; R1-7</w:t>
            </w:r>
            <w:r>
              <w:t>; R2-1; R2-2; R3-7</w:t>
            </w:r>
          </w:p>
        </w:tc>
        <w:tc>
          <w:tcPr>
            <w:tcW w:w="2700" w:type="dxa"/>
          </w:tcPr>
          <w:p w14:paraId="212263FC" w14:textId="60765EF4" w:rsidR="00940068" w:rsidRPr="00522DE1" w:rsidRDefault="00940068" w:rsidP="00940068">
            <w:pPr>
              <w:pStyle w:val="NormalWeb"/>
            </w:pPr>
            <w:r w:rsidRPr="00522DE1">
              <w:t>Over arching theory</w:t>
            </w:r>
          </w:p>
        </w:tc>
        <w:tc>
          <w:tcPr>
            <w:tcW w:w="3060" w:type="dxa"/>
          </w:tcPr>
          <w:p w14:paraId="3FE7ECBF" w14:textId="6FE1E781" w:rsidR="00940068" w:rsidRPr="00522DE1" w:rsidRDefault="00DA16A7" w:rsidP="00940068">
            <w:pPr>
              <w:pStyle w:val="NormalWeb"/>
            </w:pPr>
            <w:r>
              <w:t>R</w:t>
            </w:r>
            <w:r w:rsidR="00940068" w:rsidRPr="00522DE1">
              <w:t>1: dual process theory not OK</w:t>
            </w:r>
          </w:p>
        </w:tc>
        <w:tc>
          <w:tcPr>
            <w:tcW w:w="2695" w:type="dxa"/>
          </w:tcPr>
          <w:p w14:paraId="7C22981A" w14:textId="2C9C0310" w:rsidR="00940068" w:rsidRPr="00522DE1" w:rsidRDefault="00940068" w:rsidP="00940068">
            <w:pPr>
              <w:pStyle w:val="NormalWeb"/>
            </w:pPr>
            <w:r w:rsidRPr="00522DE1">
              <w:t xml:space="preserve"> </w:t>
            </w:r>
          </w:p>
        </w:tc>
      </w:tr>
      <w:tr w:rsidR="00940068" w:rsidRPr="00522DE1" w14:paraId="359F32E5" w14:textId="56320A3D" w:rsidTr="000B34A9">
        <w:tc>
          <w:tcPr>
            <w:tcW w:w="895" w:type="dxa"/>
          </w:tcPr>
          <w:p w14:paraId="1B48858E" w14:textId="3F44AB0E" w:rsidR="00940068" w:rsidRPr="00522DE1" w:rsidRDefault="00940068" w:rsidP="00940068">
            <w:pPr>
              <w:pStyle w:val="NormalWeb"/>
            </w:pPr>
            <w:r w:rsidRPr="00522DE1">
              <w:lastRenderedPageBreak/>
              <w:t>SE-2; AE-2</w:t>
            </w:r>
            <w:r>
              <w:t xml:space="preserve">; R1-12; R2-3; R2-15; R3-1 </w:t>
            </w:r>
          </w:p>
        </w:tc>
        <w:tc>
          <w:tcPr>
            <w:tcW w:w="2700" w:type="dxa"/>
          </w:tcPr>
          <w:p w14:paraId="403775ED" w14:textId="61F7F398" w:rsidR="00940068" w:rsidRPr="00522DE1" w:rsidRDefault="00940068" w:rsidP="00940068">
            <w:pPr>
              <w:pStyle w:val="NormalWeb"/>
            </w:pPr>
            <w:r w:rsidRPr="00522DE1">
              <w:t>Content Effect</w:t>
            </w:r>
          </w:p>
        </w:tc>
        <w:tc>
          <w:tcPr>
            <w:tcW w:w="3060" w:type="dxa"/>
          </w:tcPr>
          <w:p w14:paraId="5EB5C06D" w14:textId="6164AF17" w:rsidR="00940068" w:rsidRPr="00522DE1" w:rsidRDefault="00940068" w:rsidP="00940068">
            <w:pPr>
              <w:pStyle w:val="NormalWeb"/>
              <w:spacing w:before="0" w:beforeAutospacing="0" w:after="0" w:afterAutospacing="0"/>
            </w:pPr>
            <w:r w:rsidRPr="00522DE1">
              <w:t>R1:</w:t>
            </w:r>
            <w:r>
              <w:t xml:space="preserve"> What is length</w:t>
            </w:r>
          </w:p>
          <w:p w14:paraId="23C44B05" w14:textId="068DC91F" w:rsidR="00940068" w:rsidRDefault="00940068" w:rsidP="00940068">
            <w:pPr>
              <w:pStyle w:val="NormalWeb"/>
              <w:spacing w:before="0" w:beforeAutospacing="0" w:after="0" w:afterAutospacing="0"/>
            </w:pPr>
            <w:r w:rsidRPr="00522DE1">
              <w:t>R2:</w:t>
            </w:r>
            <w:ins w:id="88" w:author="Dylan CHEN" w:date="2026-08-19T22:58:00Z" w16du:dateUtc="2026-08-19T14:58:00Z">
              <w:r w:rsidR="00FF2B20">
                <w:rPr>
                  <w:rFonts w:hint="eastAsia"/>
                </w:rPr>
                <w:t xml:space="preserve"> </w:t>
              </w:r>
            </w:ins>
            <w:r>
              <w:t>AI is worse than human</w:t>
            </w:r>
          </w:p>
          <w:p w14:paraId="663FEB0E" w14:textId="1A82DFB4" w:rsidR="00940068" w:rsidRPr="00522DE1" w:rsidRDefault="00940068" w:rsidP="00940068">
            <w:pPr>
              <w:pStyle w:val="NormalWeb"/>
              <w:spacing w:before="0" w:beforeAutospacing="0" w:after="0" w:afterAutospacing="0"/>
            </w:pPr>
            <w:r>
              <w:t>R2: AI is not higher quality</w:t>
            </w:r>
          </w:p>
          <w:p w14:paraId="79B58D36" w14:textId="3085D94E" w:rsidR="00940068" w:rsidRPr="00522DE1" w:rsidRDefault="00940068" w:rsidP="00940068">
            <w:pPr>
              <w:pStyle w:val="NormalWeb"/>
              <w:spacing w:before="0" w:beforeAutospacing="0" w:after="0" w:afterAutospacing="0"/>
            </w:pPr>
            <w:r w:rsidRPr="00522DE1">
              <w:t>R3:</w:t>
            </w:r>
            <w:r>
              <w:rPr>
                <w:rFonts w:hint="eastAsia"/>
              </w:rPr>
              <w:t xml:space="preserve"> </w:t>
            </w:r>
            <w:r>
              <w:t>length is not quality</w:t>
            </w:r>
          </w:p>
          <w:p w14:paraId="48385EF2" w14:textId="02BB9BA5" w:rsidR="00940068" w:rsidRPr="00522DE1" w:rsidRDefault="00940068" w:rsidP="00940068">
            <w:pPr>
              <w:pStyle w:val="NormalWeb"/>
              <w:spacing w:before="0" w:beforeAutospacing="0" w:after="0" w:afterAutospacing="0"/>
            </w:pPr>
            <w:r w:rsidRPr="00522DE1">
              <w:t>AE: show AI has higher quality</w:t>
            </w:r>
          </w:p>
        </w:tc>
        <w:tc>
          <w:tcPr>
            <w:tcW w:w="2695" w:type="dxa"/>
          </w:tcPr>
          <w:p w14:paraId="11E639DD" w14:textId="77777777" w:rsidR="00940068" w:rsidRDefault="00940068" w:rsidP="00940068">
            <w:pPr>
              <w:pStyle w:val="NormalWeb"/>
              <w:spacing w:before="0" w:beforeAutospacing="0" w:after="0" w:afterAutospacing="0"/>
            </w:pPr>
          </w:p>
          <w:p w14:paraId="177A4C0D" w14:textId="47817A8F" w:rsidR="00940068" w:rsidRDefault="00940068" w:rsidP="00D241ED">
            <w:pPr>
              <w:pStyle w:val="NormalWeb"/>
              <w:spacing w:before="0" w:beforeAutospacing="0" w:after="0" w:afterAutospacing="0"/>
            </w:pPr>
            <w:r>
              <w:t>Better than some</w:t>
            </w:r>
          </w:p>
          <w:p w14:paraId="58BFBC79" w14:textId="77777777" w:rsidR="00940068" w:rsidRPr="00522DE1" w:rsidRDefault="00940068" w:rsidP="00940068">
            <w:pPr>
              <w:pStyle w:val="NormalWeb"/>
            </w:pPr>
          </w:p>
        </w:tc>
      </w:tr>
      <w:tr w:rsidR="00940068" w:rsidRPr="00522DE1" w14:paraId="4D38D8BF" w14:textId="4EAE4087" w:rsidTr="000B34A9">
        <w:tc>
          <w:tcPr>
            <w:tcW w:w="895" w:type="dxa"/>
          </w:tcPr>
          <w:p w14:paraId="377051E2" w14:textId="41BCC846" w:rsidR="00940068" w:rsidRPr="00522DE1" w:rsidRDefault="00940068" w:rsidP="00940068">
            <w:pPr>
              <w:pStyle w:val="NormalWeb"/>
            </w:pPr>
            <w:r w:rsidRPr="00522DE1">
              <w:t>SE-2; AE-3</w:t>
            </w:r>
            <w:r>
              <w:t>; R1-13; R17; R3-2</w:t>
            </w:r>
          </w:p>
        </w:tc>
        <w:tc>
          <w:tcPr>
            <w:tcW w:w="2700" w:type="dxa"/>
          </w:tcPr>
          <w:p w14:paraId="5226073A" w14:textId="6C54E8F0" w:rsidR="00940068" w:rsidRPr="00522DE1" w:rsidRDefault="00940068" w:rsidP="00940068">
            <w:pPr>
              <w:pStyle w:val="NormalWeb"/>
            </w:pPr>
            <w:r w:rsidRPr="00522DE1">
              <w:t>Position Effect</w:t>
            </w:r>
          </w:p>
        </w:tc>
        <w:tc>
          <w:tcPr>
            <w:tcW w:w="3060" w:type="dxa"/>
          </w:tcPr>
          <w:p w14:paraId="340B119D" w14:textId="799D1C58" w:rsidR="00940068" w:rsidRDefault="00940068" w:rsidP="00940068">
            <w:pPr>
              <w:pStyle w:val="NormalWeb"/>
              <w:spacing w:before="0" w:beforeAutospacing="0" w:after="0" w:afterAutospacing="0"/>
              <w:rPr>
                <w:vertAlign w:val="superscript"/>
              </w:rPr>
            </w:pPr>
            <w:r>
              <w:t>R1: Why care about absolute 1</w:t>
            </w:r>
            <w:r w:rsidRPr="00D241ED">
              <w:rPr>
                <w:vertAlign w:val="superscript"/>
              </w:rPr>
              <w:t>st</w:t>
            </w:r>
          </w:p>
          <w:p w14:paraId="1FB4E128" w14:textId="77777777" w:rsidR="00940068" w:rsidRDefault="00940068" w:rsidP="00940068">
            <w:pPr>
              <w:pStyle w:val="NormalWeb"/>
              <w:spacing w:before="0" w:beforeAutospacing="0" w:after="0" w:afterAutospacing="0"/>
            </w:pPr>
            <w:r>
              <w:t xml:space="preserve">R2: effect neglectable </w:t>
            </w:r>
          </w:p>
          <w:p w14:paraId="0A9EC770" w14:textId="77777777" w:rsidR="00940068" w:rsidRDefault="00940068" w:rsidP="00940068">
            <w:pPr>
              <w:pStyle w:val="NormalWeb"/>
              <w:spacing w:before="0" w:beforeAutospacing="0" w:after="0" w:afterAutospacing="0"/>
            </w:pPr>
            <w:r>
              <w:t>R2: regress # with high_1</w:t>
            </w:r>
            <w:r w:rsidRPr="00D241ED">
              <w:rPr>
                <w:vertAlign w:val="superscript"/>
              </w:rPr>
              <w:t>st</w:t>
            </w:r>
          </w:p>
          <w:p w14:paraId="6B022B02" w14:textId="29D0D001" w:rsidR="00940068" w:rsidRPr="00522DE1" w:rsidRDefault="00940068" w:rsidP="00D241ED">
            <w:pPr>
              <w:pStyle w:val="NormalWeb"/>
              <w:spacing w:before="0" w:beforeAutospacing="0" w:after="0" w:afterAutospacing="0"/>
            </w:pPr>
            <w:r>
              <w:t>R3: why 1</w:t>
            </w:r>
            <w:r w:rsidRPr="00D241ED">
              <w:rPr>
                <w:vertAlign w:val="superscript"/>
              </w:rPr>
              <w:t>st</w:t>
            </w:r>
            <w:r>
              <w:t xml:space="preserve"> </w:t>
            </w:r>
          </w:p>
        </w:tc>
        <w:tc>
          <w:tcPr>
            <w:tcW w:w="2695" w:type="dxa"/>
          </w:tcPr>
          <w:p w14:paraId="56F23B3F" w14:textId="77777777" w:rsidR="00940068" w:rsidRDefault="00940068" w:rsidP="00940068">
            <w:pPr>
              <w:pStyle w:val="NormalWeb"/>
              <w:spacing w:before="0" w:beforeAutospacing="0" w:after="0" w:afterAutospacing="0"/>
            </w:pPr>
          </w:p>
          <w:p w14:paraId="0DEE5B54" w14:textId="46697675" w:rsidR="00940068" w:rsidRPr="00522DE1" w:rsidRDefault="00940068" w:rsidP="00D241ED">
            <w:pPr>
              <w:pStyle w:val="NormalWeb"/>
              <w:spacing w:before="0" w:beforeAutospacing="0" w:after="0" w:afterAutospacing="0"/>
            </w:pPr>
            <w:r>
              <w:t>ok</w:t>
            </w:r>
          </w:p>
        </w:tc>
      </w:tr>
      <w:tr w:rsidR="00940068" w:rsidRPr="00522DE1" w14:paraId="7668B21E" w14:textId="0C3268A8" w:rsidTr="000B34A9">
        <w:tc>
          <w:tcPr>
            <w:tcW w:w="895" w:type="dxa"/>
          </w:tcPr>
          <w:p w14:paraId="69454944" w14:textId="77777777" w:rsidR="00940068" w:rsidRDefault="00940068" w:rsidP="00940068">
            <w:pPr>
              <w:pStyle w:val="NormalWeb"/>
              <w:rPr>
                <w:ins w:id="89" w:author="Dylan CHEN" w:date="2026-08-21T22:10:00Z" w16du:dateUtc="2026-08-21T14:10:00Z"/>
              </w:rPr>
            </w:pPr>
            <w:r w:rsidRPr="00522DE1">
              <w:t>SE-2; AE-4; R1-6</w:t>
            </w:r>
            <w:r>
              <w:t xml:space="preserve">; R1-14; </w:t>
            </w:r>
            <w:ins w:id="90" w:author="Dylan CHEN" w:date="2026-08-06T10:43:00Z" w16du:dateUtc="2026-08-06T02:43:00Z">
              <w:r w:rsidR="00CB3FE1">
                <w:rPr>
                  <w:rFonts w:hint="eastAsia"/>
                </w:rPr>
                <w:t>R</w:t>
              </w:r>
            </w:ins>
            <w:del w:id="91" w:author="Dylan CHEN" w:date="2026-08-06T10:43:00Z" w16du:dateUtc="2026-08-06T02:43:00Z">
              <w:r w:rsidDel="00CB3FE1">
                <w:delText>F</w:delText>
              </w:r>
            </w:del>
            <w:r>
              <w:t>2-18; R3-3</w:t>
            </w:r>
          </w:p>
          <w:p w14:paraId="28358065" w14:textId="77777777" w:rsidR="000B0177" w:rsidRDefault="000B0177" w:rsidP="00940068">
            <w:pPr>
              <w:pStyle w:val="NormalWeb"/>
              <w:rPr>
                <w:ins w:id="92" w:author="Dylan CHEN" w:date="2026-08-21T22:10:00Z" w16du:dateUtc="2026-08-21T14:10:00Z"/>
              </w:rPr>
            </w:pPr>
          </w:p>
          <w:p w14:paraId="40400E32" w14:textId="2ED4E794" w:rsidR="000B0177" w:rsidRPr="00522DE1" w:rsidRDefault="000B0177" w:rsidP="00940068">
            <w:pPr>
              <w:pStyle w:val="NormalWeb"/>
              <w:rPr>
                <w:rFonts w:hint="eastAsia"/>
              </w:rPr>
            </w:pPr>
            <w:ins w:id="93" w:author="Dylan CHEN" w:date="2026-08-21T22:10:00Z" w16du:dateUtc="2026-08-21T14:10:00Z">
              <w:r>
                <w:rPr>
                  <w:rFonts w:hint="eastAsia"/>
                </w:rPr>
                <w:t>R2-4</w:t>
              </w:r>
            </w:ins>
          </w:p>
        </w:tc>
        <w:tc>
          <w:tcPr>
            <w:tcW w:w="2700" w:type="dxa"/>
          </w:tcPr>
          <w:p w14:paraId="746D6D1A" w14:textId="7105CB5A" w:rsidR="00940068" w:rsidRPr="00522DE1" w:rsidRDefault="00940068" w:rsidP="00940068">
            <w:pPr>
              <w:pStyle w:val="NormalWeb"/>
            </w:pPr>
            <w:r w:rsidRPr="00522DE1">
              <w:t>Source Effect</w:t>
            </w:r>
          </w:p>
        </w:tc>
        <w:tc>
          <w:tcPr>
            <w:tcW w:w="3060" w:type="dxa"/>
          </w:tcPr>
          <w:p w14:paraId="28DDFE46" w14:textId="73F7D3B4" w:rsidR="00940068" w:rsidRDefault="00940068" w:rsidP="00940068">
            <w:pPr>
              <w:pStyle w:val="NormalWeb"/>
              <w:spacing w:before="0" w:beforeAutospacing="0" w:after="0" w:afterAutospacing="0"/>
            </w:pPr>
            <w:r w:rsidRPr="00522DE1">
              <w:t>R1: Contr</w:t>
            </w:r>
            <w:r>
              <w:t>o</w:t>
            </w:r>
            <w:r w:rsidRPr="00522DE1">
              <w:t>dict with the ban policy</w:t>
            </w:r>
          </w:p>
          <w:p w14:paraId="2EE5E548" w14:textId="53681FC9" w:rsidR="00940068" w:rsidRPr="00522DE1" w:rsidRDefault="00940068" w:rsidP="00940068">
            <w:pPr>
              <w:pStyle w:val="NormalWeb"/>
              <w:spacing w:before="0" w:beforeAutospacing="0" w:after="0" w:afterAutospacing="0"/>
            </w:pPr>
            <w:r>
              <w:t>R2: GAI authority is not AI authority</w:t>
            </w:r>
          </w:p>
          <w:p w14:paraId="344CE2D8" w14:textId="77777777" w:rsidR="00940068" w:rsidRDefault="00940068" w:rsidP="00940068">
            <w:pPr>
              <w:pStyle w:val="NormalWeb"/>
              <w:spacing w:before="0" w:beforeAutospacing="0" w:after="0" w:afterAutospacing="0"/>
            </w:pPr>
            <w:r>
              <w:t>R2: Residual can not be used</w:t>
            </w:r>
          </w:p>
          <w:p w14:paraId="24FF6F97" w14:textId="2502518A" w:rsidR="00940068" w:rsidRPr="00522DE1" w:rsidRDefault="00940068" w:rsidP="00D241ED">
            <w:pPr>
              <w:pStyle w:val="NormalWeb"/>
              <w:spacing w:before="0" w:beforeAutospacing="0" w:after="0" w:afterAutospacing="0"/>
            </w:pPr>
            <w:r>
              <w:t>R3: Residual can not be used</w:t>
            </w:r>
          </w:p>
        </w:tc>
        <w:tc>
          <w:tcPr>
            <w:tcW w:w="2695" w:type="dxa"/>
          </w:tcPr>
          <w:p w14:paraId="7F189689" w14:textId="77777777" w:rsidR="00940068" w:rsidRPr="00522DE1" w:rsidRDefault="00940068" w:rsidP="00D241ED">
            <w:pPr>
              <w:pStyle w:val="NormalWeb"/>
              <w:spacing w:before="0" w:beforeAutospacing="0" w:after="0" w:afterAutospacing="0"/>
            </w:pPr>
            <w:r w:rsidRPr="00522DE1">
              <w:t>Yes. Agree</w:t>
            </w:r>
          </w:p>
          <w:p w14:paraId="04E59EEC" w14:textId="69254870" w:rsidR="00940068" w:rsidRPr="00522DE1" w:rsidRDefault="00940068" w:rsidP="00D241ED">
            <w:pPr>
              <w:pStyle w:val="NormalWeb"/>
              <w:spacing w:before="0" w:beforeAutospacing="0" w:after="0" w:afterAutospacing="0"/>
            </w:pPr>
          </w:p>
        </w:tc>
      </w:tr>
      <w:tr w:rsidR="00940068" w:rsidRPr="00522DE1" w14:paraId="41819AD0" w14:textId="77777777" w:rsidTr="000B34A9">
        <w:tc>
          <w:tcPr>
            <w:tcW w:w="895" w:type="dxa"/>
          </w:tcPr>
          <w:p w14:paraId="041610FC" w14:textId="77777777" w:rsidR="00940068" w:rsidRDefault="00940068" w:rsidP="00940068">
            <w:pPr>
              <w:pStyle w:val="NormalWeb"/>
              <w:rPr>
                <w:ins w:id="94" w:author="Dylan CHEN" w:date="2026-08-21T22:10:00Z" w16du:dateUtc="2026-08-21T14:10:00Z"/>
              </w:rPr>
            </w:pPr>
            <w:r>
              <w:t>R3-4</w:t>
            </w:r>
          </w:p>
          <w:p w14:paraId="6AFB6E28" w14:textId="77777777" w:rsidR="000B0177" w:rsidRDefault="000B0177" w:rsidP="00940068">
            <w:pPr>
              <w:pStyle w:val="NormalWeb"/>
              <w:rPr>
                <w:ins w:id="95" w:author="Dylan CHEN" w:date="2026-08-21T22:10:00Z" w16du:dateUtc="2026-08-21T14:10:00Z"/>
              </w:rPr>
            </w:pPr>
          </w:p>
          <w:p w14:paraId="69467AC2" w14:textId="51B98EAA" w:rsidR="000B0177" w:rsidRPr="00522DE1" w:rsidRDefault="000B0177" w:rsidP="00940068">
            <w:pPr>
              <w:pStyle w:val="NormalWeb"/>
              <w:rPr>
                <w:rFonts w:hint="eastAsia"/>
              </w:rPr>
            </w:pPr>
            <w:ins w:id="96" w:author="Dylan CHEN" w:date="2026-08-21T22:10:00Z" w16du:dateUtc="2026-08-21T14:10:00Z">
              <w:r>
                <w:rPr>
                  <w:rFonts w:hint="eastAsia"/>
                </w:rPr>
                <w:t>R2-26</w:t>
              </w:r>
            </w:ins>
          </w:p>
        </w:tc>
        <w:tc>
          <w:tcPr>
            <w:tcW w:w="2700" w:type="dxa"/>
          </w:tcPr>
          <w:p w14:paraId="4FE04A01" w14:textId="69BFB385" w:rsidR="00940068" w:rsidRPr="00522DE1" w:rsidRDefault="00940068" w:rsidP="00940068">
            <w:pPr>
              <w:pStyle w:val="NormalWeb"/>
            </w:pPr>
            <w:r>
              <w:t>Attentin diversion</w:t>
            </w:r>
          </w:p>
        </w:tc>
        <w:tc>
          <w:tcPr>
            <w:tcW w:w="3060" w:type="dxa"/>
          </w:tcPr>
          <w:p w14:paraId="6A83E6EC" w14:textId="4933D8C1" w:rsidR="00940068" w:rsidRPr="00522DE1" w:rsidRDefault="00940068" w:rsidP="00940068">
            <w:pPr>
              <w:pStyle w:val="NormalWeb"/>
              <w:spacing w:before="0" w:beforeAutospacing="0" w:after="0" w:afterAutospacing="0"/>
            </w:pPr>
            <w:r>
              <w:t>Hard to conclude</w:t>
            </w:r>
          </w:p>
        </w:tc>
        <w:tc>
          <w:tcPr>
            <w:tcW w:w="2695" w:type="dxa"/>
          </w:tcPr>
          <w:p w14:paraId="613ECE6A" w14:textId="77777777" w:rsidR="00940068" w:rsidRPr="00522DE1" w:rsidRDefault="00940068" w:rsidP="00940068">
            <w:pPr>
              <w:pStyle w:val="NormalWeb"/>
              <w:spacing w:before="0" w:beforeAutospacing="0" w:after="0" w:afterAutospacing="0"/>
            </w:pPr>
          </w:p>
        </w:tc>
      </w:tr>
      <w:tr w:rsidR="00940068" w:rsidRPr="00522DE1" w14:paraId="1C7DE46A" w14:textId="77777777" w:rsidTr="000B34A9">
        <w:tc>
          <w:tcPr>
            <w:tcW w:w="895" w:type="dxa"/>
          </w:tcPr>
          <w:p w14:paraId="3B566B98" w14:textId="4432C2EC" w:rsidR="00940068" w:rsidRPr="00522DE1" w:rsidRDefault="00940068" w:rsidP="00940068">
            <w:pPr>
              <w:pStyle w:val="NormalWeb"/>
            </w:pPr>
            <w:r w:rsidRPr="00522DE1">
              <w:t>R1-8</w:t>
            </w:r>
            <w:r>
              <w:t>; R2-6; R3-5</w:t>
            </w:r>
          </w:p>
        </w:tc>
        <w:tc>
          <w:tcPr>
            <w:tcW w:w="2700" w:type="dxa"/>
          </w:tcPr>
          <w:p w14:paraId="7D6A82C1" w14:textId="268CD664" w:rsidR="00940068" w:rsidRPr="00522DE1" w:rsidRDefault="00940068" w:rsidP="00940068">
            <w:pPr>
              <w:pStyle w:val="NormalWeb"/>
            </w:pPr>
            <w:r w:rsidRPr="00522DE1">
              <w:t>Quality degrade</w:t>
            </w:r>
          </w:p>
        </w:tc>
        <w:tc>
          <w:tcPr>
            <w:tcW w:w="3060" w:type="dxa"/>
          </w:tcPr>
          <w:p w14:paraId="391292FD" w14:textId="77777777" w:rsidR="00940068" w:rsidRDefault="00940068" w:rsidP="00940068">
            <w:pPr>
              <w:pStyle w:val="NormalWeb"/>
              <w:spacing w:before="0" w:beforeAutospacing="0" w:after="0" w:afterAutospacing="0"/>
            </w:pPr>
            <w:r w:rsidRPr="00522DE1">
              <w:t xml:space="preserve">R1: not distingurisable </w:t>
            </w:r>
          </w:p>
          <w:p w14:paraId="04C8FF3F" w14:textId="77777777" w:rsidR="00940068" w:rsidRDefault="00940068" w:rsidP="00940068">
            <w:pPr>
              <w:pStyle w:val="NormalWeb"/>
              <w:spacing w:before="0" w:beforeAutospacing="0" w:after="0" w:afterAutospacing="0"/>
            </w:pPr>
            <w:r>
              <w:t xml:space="preserve">R2: recogion is absolute </w:t>
            </w:r>
          </w:p>
          <w:p w14:paraId="7A2717ED" w14:textId="4086D79D" w:rsidR="00940068" w:rsidRPr="00522DE1" w:rsidRDefault="00940068" w:rsidP="00940068">
            <w:pPr>
              <w:pStyle w:val="NormalWeb"/>
              <w:spacing w:before="0" w:beforeAutospacing="0" w:after="0" w:afterAutospacing="0"/>
            </w:pPr>
            <w:r>
              <w:t>R3:</w:t>
            </w:r>
            <w:r>
              <w:rPr>
                <w:rFonts w:hint="eastAsia"/>
              </w:rPr>
              <w:t xml:space="preserve"> </w:t>
            </w:r>
            <w:r>
              <w:t>can not rule out</w:t>
            </w:r>
          </w:p>
        </w:tc>
        <w:tc>
          <w:tcPr>
            <w:tcW w:w="2695" w:type="dxa"/>
          </w:tcPr>
          <w:p w14:paraId="2E4B57BB" w14:textId="67697EAD" w:rsidR="00940068" w:rsidRDefault="00940068" w:rsidP="00940068">
            <w:pPr>
              <w:pStyle w:val="NormalWeb"/>
              <w:spacing w:before="0" w:beforeAutospacing="0" w:after="0" w:afterAutospacing="0"/>
            </w:pPr>
            <w:r w:rsidRPr="00522DE1">
              <w:t>Merge</w:t>
            </w:r>
          </w:p>
          <w:p w14:paraId="48CDDC01" w14:textId="212848E9" w:rsidR="00940068" w:rsidRPr="00522DE1" w:rsidRDefault="00940068" w:rsidP="00940068">
            <w:pPr>
              <w:pStyle w:val="NormalWeb"/>
              <w:spacing w:before="0" w:beforeAutospacing="0" w:after="0" w:afterAutospacing="0"/>
            </w:pPr>
            <w:r>
              <w:t>NO</w:t>
            </w:r>
          </w:p>
        </w:tc>
      </w:tr>
      <w:tr w:rsidR="00940068" w:rsidRPr="00522DE1" w14:paraId="5F183C55" w14:textId="77777777" w:rsidTr="000B34A9">
        <w:tc>
          <w:tcPr>
            <w:tcW w:w="895" w:type="dxa"/>
          </w:tcPr>
          <w:p w14:paraId="5D565491" w14:textId="2ACF7754" w:rsidR="00940068" w:rsidRPr="00522DE1" w:rsidRDefault="00940068" w:rsidP="00940068">
            <w:pPr>
              <w:pStyle w:val="NormalWeb"/>
            </w:pPr>
            <w:r>
              <w:t>R1-9; R3-6</w:t>
            </w:r>
          </w:p>
        </w:tc>
        <w:tc>
          <w:tcPr>
            <w:tcW w:w="2700" w:type="dxa"/>
          </w:tcPr>
          <w:p w14:paraId="53F73270" w14:textId="45F87845" w:rsidR="00940068" w:rsidRPr="00522DE1" w:rsidRDefault="00940068" w:rsidP="00940068">
            <w:pPr>
              <w:pStyle w:val="NormalWeb"/>
            </w:pPr>
            <w:r w:rsidRPr="00522DE1">
              <w:t>elevated expectations</w:t>
            </w:r>
          </w:p>
        </w:tc>
        <w:tc>
          <w:tcPr>
            <w:tcW w:w="3060" w:type="dxa"/>
          </w:tcPr>
          <w:p w14:paraId="061EDB58" w14:textId="77777777" w:rsidR="00940068" w:rsidRPr="00522DE1" w:rsidRDefault="00940068" w:rsidP="00940068">
            <w:pPr>
              <w:pStyle w:val="NormalWeb"/>
              <w:spacing w:before="0" w:beforeAutospacing="0" w:after="0" w:afterAutospacing="0"/>
            </w:pPr>
            <w:r w:rsidRPr="00522DE1">
              <w:t>R1: Contridict with the ban policy</w:t>
            </w:r>
          </w:p>
          <w:p w14:paraId="4D56E4E1" w14:textId="1C1F33CF" w:rsidR="00940068" w:rsidRPr="00522DE1" w:rsidRDefault="00940068" w:rsidP="00940068">
            <w:pPr>
              <w:pStyle w:val="NormalWeb"/>
              <w:spacing w:before="0" w:beforeAutospacing="0" w:after="0" w:afterAutospacing="0"/>
            </w:pPr>
            <w:r>
              <w:t xml:space="preserve">R3: answer quality as moderating </w:t>
            </w:r>
          </w:p>
        </w:tc>
        <w:tc>
          <w:tcPr>
            <w:tcW w:w="2695" w:type="dxa"/>
          </w:tcPr>
          <w:p w14:paraId="19975EB0" w14:textId="77777777" w:rsidR="00940068" w:rsidRPr="00522DE1" w:rsidRDefault="00940068" w:rsidP="00940068">
            <w:pPr>
              <w:pStyle w:val="NormalWeb"/>
              <w:spacing w:before="0" w:beforeAutospacing="0" w:after="0" w:afterAutospacing="0"/>
            </w:pPr>
          </w:p>
        </w:tc>
      </w:tr>
      <w:tr w:rsidR="00715613" w:rsidRPr="00522DE1" w14:paraId="45F7EB78" w14:textId="77777777" w:rsidTr="000C29E7">
        <w:tc>
          <w:tcPr>
            <w:tcW w:w="895" w:type="dxa"/>
          </w:tcPr>
          <w:p w14:paraId="0381E5A3" w14:textId="77777777" w:rsidR="00715613" w:rsidRDefault="00715613" w:rsidP="000C29E7">
            <w:pPr>
              <w:pStyle w:val="NormalWeb"/>
            </w:pPr>
            <w:r>
              <w:t>R2-25</w:t>
            </w:r>
          </w:p>
        </w:tc>
        <w:tc>
          <w:tcPr>
            <w:tcW w:w="2700" w:type="dxa"/>
          </w:tcPr>
          <w:p w14:paraId="29533FB6" w14:textId="77777777" w:rsidR="00715613" w:rsidRDefault="00715613" w:rsidP="000C29E7">
            <w:pPr>
              <w:pStyle w:val="NormalWeb"/>
            </w:pPr>
          </w:p>
        </w:tc>
        <w:tc>
          <w:tcPr>
            <w:tcW w:w="3060" w:type="dxa"/>
          </w:tcPr>
          <w:p w14:paraId="79BFE402" w14:textId="77777777" w:rsidR="00715613" w:rsidRDefault="00715613" w:rsidP="000C29E7">
            <w:pPr>
              <w:pStyle w:val="NormalWeb"/>
              <w:spacing w:before="0" w:beforeAutospacing="0" w:after="0" w:afterAutospacing="0"/>
            </w:pPr>
          </w:p>
        </w:tc>
        <w:tc>
          <w:tcPr>
            <w:tcW w:w="2695" w:type="dxa"/>
          </w:tcPr>
          <w:p w14:paraId="519B1816" w14:textId="77777777" w:rsidR="00715613" w:rsidRDefault="00715613" w:rsidP="000C29E7">
            <w:pPr>
              <w:pStyle w:val="NormalWeb"/>
              <w:spacing w:before="0" w:beforeAutospacing="0" w:after="0" w:afterAutospacing="0"/>
            </w:pPr>
          </w:p>
        </w:tc>
      </w:tr>
      <w:tr w:rsidR="00715613" w:rsidRPr="00522DE1" w14:paraId="7F36502A" w14:textId="77777777" w:rsidTr="000C29E7">
        <w:tc>
          <w:tcPr>
            <w:tcW w:w="895" w:type="dxa"/>
          </w:tcPr>
          <w:p w14:paraId="53112E83" w14:textId="77777777" w:rsidR="00715613" w:rsidRDefault="00715613" w:rsidP="000C29E7">
            <w:pPr>
              <w:pStyle w:val="NormalWeb"/>
            </w:pPr>
            <w:r>
              <w:t>R3-6</w:t>
            </w:r>
          </w:p>
        </w:tc>
        <w:tc>
          <w:tcPr>
            <w:tcW w:w="2700" w:type="dxa"/>
          </w:tcPr>
          <w:p w14:paraId="55324236" w14:textId="77777777" w:rsidR="00715613" w:rsidRDefault="00715613" w:rsidP="000C29E7">
            <w:pPr>
              <w:pStyle w:val="NormalWeb"/>
            </w:pPr>
            <w:r>
              <w:t>Analysis</w:t>
            </w:r>
          </w:p>
        </w:tc>
        <w:tc>
          <w:tcPr>
            <w:tcW w:w="3060" w:type="dxa"/>
          </w:tcPr>
          <w:p w14:paraId="0422FDAB" w14:textId="77777777" w:rsidR="00715613" w:rsidRDefault="00715613" w:rsidP="000C29E7">
            <w:pPr>
              <w:pStyle w:val="NormalWeb"/>
              <w:spacing w:before="0" w:beforeAutospacing="0" w:after="0" w:afterAutospacing="0"/>
            </w:pPr>
          </w:p>
        </w:tc>
        <w:tc>
          <w:tcPr>
            <w:tcW w:w="2695" w:type="dxa"/>
          </w:tcPr>
          <w:p w14:paraId="4D6A39C0" w14:textId="77777777" w:rsidR="00715613" w:rsidRPr="00522DE1" w:rsidRDefault="00715613" w:rsidP="000C29E7">
            <w:pPr>
              <w:pStyle w:val="NormalWeb"/>
              <w:spacing w:before="0" w:beforeAutospacing="0" w:after="0" w:afterAutospacing="0"/>
            </w:pPr>
          </w:p>
        </w:tc>
      </w:tr>
      <w:tr w:rsidR="00715613" w:rsidRPr="00522DE1" w14:paraId="1587449A" w14:textId="77777777" w:rsidTr="00377DFF">
        <w:tc>
          <w:tcPr>
            <w:tcW w:w="895" w:type="dxa"/>
          </w:tcPr>
          <w:p w14:paraId="5893E707" w14:textId="77777777" w:rsidR="00715613" w:rsidRDefault="00715613" w:rsidP="00377DFF">
            <w:pPr>
              <w:pStyle w:val="NormalWeb"/>
            </w:pPr>
            <w:r>
              <w:t>R1-16</w:t>
            </w:r>
          </w:p>
        </w:tc>
        <w:tc>
          <w:tcPr>
            <w:tcW w:w="2700" w:type="dxa"/>
          </w:tcPr>
          <w:p w14:paraId="3D12E3E4" w14:textId="77777777" w:rsidR="00715613" w:rsidRDefault="00715613" w:rsidP="00377DFF">
            <w:pPr>
              <w:pStyle w:val="NormalWeb"/>
            </w:pPr>
            <w:r>
              <w:t>Analysis</w:t>
            </w:r>
          </w:p>
        </w:tc>
        <w:tc>
          <w:tcPr>
            <w:tcW w:w="3060" w:type="dxa"/>
          </w:tcPr>
          <w:p w14:paraId="18BD6E55" w14:textId="77777777" w:rsidR="00715613" w:rsidRDefault="00715613" w:rsidP="00377DFF">
            <w:pPr>
              <w:pStyle w:val="NormalWeb"/>
              <w:spacing w:before="0" w:beforeAutospacing="0" w:after="0" w:afterAutospacing="0"/>
            </w:pPr>
            <w:r>
              <w:t>C</w:t>
            </w:r>
            <w:r>
              <w:rPr>
                <w:rFonts w:hint="eastAsia"/>
              </w:rPr>
              <w:t xml:space="preserve">omment </w:t>
            </w:r>
            <w:r>
              <w:t>sentiment</w:t>
            </w:r>
          </w:p>
        </w:tc>
        <w:tc>
          <w:tcPr>
            <w:tcW w:w="2695" w:type="dxa"/>
          </w:tcPr>
          <w:p w14:paraId="363E77D0" w14:textId="77777777" w:rsidR="00715613" w:rsidRPr="00522DE1" w:rsidRDefault="00715613" w:rsidP="00377DFF">
            <w:pPr>
              <w:pStyle w:val="NormalWeb"/>
              <w:spacing w:before="0" w:beforeAutospacing="0" w:after="0" w:afterAutospacing="0"/>
            </w:pPr>
          </w:p>
        </w:tc>
      </w:tr>
      <w:tr w:rsidR="00715613" w:rsidRPr="00522DE1" w14:paraId="63F6A755" w14:textId="77777777" w:rsidTr="00377DFF">
        <w:tc>
          <w:tcPr>
            <w:tcW w:w="895" w:type="dxa"/>
          </w:tcPr>
          <w:p w14:paraId="015F79DA" w14:textId="77777777" w:rsidR="00715613" w:rsidRDefault="00715613" w:rsidP="00377DFF">
            <w:pPr>
              <w:pStyle w:val="NormalWeb"/>
            </w:pPr>
            <w:r>
              <w:t>R3-1</w:t>
            </w:r>
          </w:p>
        </w:tc>
        <w:tc>
          <w:tcPr>
            <w:tcW w:w="2700" w:type="dxa"/>
          </w:tcPr>
          <w:p w14:paraId="46D2529F" w14:textId="77777777" w:rsidR="00715613" w:rsidRDefault="00715613" w:rsidP="00377DFF">
            <w:pPr>
              <w:pStyle w:val="NormalWeb"/>
            </w:pPr>
            <w:r>
              <w:t>Analysis</w:t>
            </w:r>
          </w:p>
        </w:tc>
        <w:tc>
          <w:tcPr>
            <w:tcW w:w="3060" w:type="dxa"/>
          </w:tcPr>
          <w:p w14:paraId="0DB880F9" w14:textId="77777777" w:rsidR="00715613" w:rsidRDefault="00715613" w:rsidP="00377DFF">
            <w:pPr>
              <w:pStyle w:val="NormalWeb"/>
              <w:spacing w:before="0" w:beforeAutospacing="0" w:after="0" w:afterAutospacing="0"/>
            </w:pPr>
            <w:r>
              <w:t>Causal mediation analysis</w:t>
            </w:r>
          </w:p>
        </w:tc>
        <w:tc>
          <w:tcPr>
            <w:tcW w:w="2695" w:type="dxa"/>
          </w:tcPr>
          <w:p w14:paraId="7A387BEA" w14:textId="77777777" w:rsidR="00715613" w:rsidRPr="00522DE1" w:rsidRDefault="00715613" w:rsidP="00377DFF">
            <w:pPr>
              <w:pStyle w:val="NormalWeb"/>
              <w:spacing w:before="0" w:beforeAutospacing="0" w:after="0" w:afterAutospacing="0"/>
            </w:pPr>
          </w:p>
        </w:tc>
      </w:tr>
      <w:tr w:rsidR="00715613" w:rsidRPr="00522DE1" w14:paraId="1AAC814D" w14:textId="77777777" w:rsidTr="00377DFF">
        <w:tc>
          <w:tcPr>
            <w:tcW w:w="895" w:type="dxa"/>
          </w:tcPr>
          <w:p w14:paraId="087E544E" w14:textId="77777777" w:rsidR="00715613" w:rsidRDefault="00715613" w:rsidP="00377DFF">
            <w:pPr>
              <w:pStyle w:val="NormalWeb"/>
            </w:pPr>
            <w:r>
              <w:t>R2-26</w:t>
            </w:r>
          </w:p>
        </w:tc>
        <w:tc>
          <w:tcPr>
            <w:tcW w:w="2700" w:type="dxa"/>
          </w:tcPr>
          <w:p w14:paraId="7174E171" w14:textId="77777777" w:rsidR="00715613" w:rsidRDefault="00715613" w:rsidP="00377DFF">
            <w:pPr>
              <w:pStyle w:val="NormalWeb"/>
            </w:pPr>
            <w:r>
              <w:t>Discussion</w:t>
            </w:r>
          </w:p>
        </w:tc>
        <w:tc>
          <w:tcPr>
            <w:tcW w:w="3060" w:type="dxa"/>
          </w:tcPr>
          <w:p w14:paraId="2BF9933B" w14:textId="77777777" w:rsidR="00715613" w:rsidRDefault="00715613" w:rsidP="00377DFF">
            <w:pPr>
              <w:pStyle w:val="NormalWeb"/>
              <w:spacing w:before="0" w:beforeAutospacing="0" w:after="0" w:afterAutospacing="0"/>
            </w:pPr>
            <w:r>
              <w:t>XXXX</w:t>
            </w:r>
          </w:p>
        </w:tc>
        <w:tc>
          <w:tcPr>
            <w:tcW w:w="2695" w:type="dxa"/>
          </w:tcPr>
          <w:p w14:paraId="2091F68F" w14:textId="77777777" w:rsidR="00715613" w:rsidRPr="00522DE1" w:rsidRDefault="00715613" w:rsidP="00377DFF">
            <w:pPr>
              <w:pStyle w:val="NormalWeb"/>
              <w:spacing w:before="0" w:beforeAutospacing="0" w:after="0" w:afterAutospacing="0"/>
            </w:pPr>
          </w:p>
        </w:tc>
      </w:tr>
      <w:tr w:rsidR="00940068" w:rsidRPr="00522DE1" w14:paraId="634A6168" w14:textId="77777777" w:rsidTr="000B34A9">
        <w:tc>
          <w:tcPr>
            <w:tcW w:w="895" w:type="dxa"/>
          </w:tcPr>
          <w:p w14:paraId="5C028FCC" w14:textId="0C785281" w:rsidR="00940068" w:rsidRDefault="00940068" w:rsidP="00940068">
            <w:pPr>
              <w:pStyle w:val="NormalWeb"/>
            </w:pPr>
            <w:r>
              <w:t>R1-10; R2-10; R1-17; R2-7; R3-8</w:t>
            </w:r>
          </w:p>
        </w:tc>
        <w:tc>
          <w:tcPr>
            <w:tcW w:w="2700" w:type="dxa"/>
          </w:tcPr>
          <w:p w14:paraId="695365FD" w14:textId="374ED375" w:rsidR="00940068" w:rsidRPr="00522DE1" w:rsidRDefault="00940068" w:rsidP="00940068">
            <w:pPr>
              <w:pStyle w:val="NormalWeb"/>
            </w:pPr>
            <w:r>
              <w:t>data</w:t>
            </w:r>
          </w:p>
        </w:tc>
        <w:tc>
          <w:tcPr>
            <w:tcW w:w="3060" w:type="dxa"/>
          </w:tcPr>
          <w:p w14:paraId="3843C619" w14:textId="77777777" w:rsidR="00940068" w:rsidRDefault="00940068" w:rsidP="00940068">
            <w:pPr>
              <w:pStyle w:val="NormalWeb"/>
              <w:spacing w:before="0" w:beforeAutospacing="0" w:after="0" w:afterAutospacing="0"/>
            </w:pPr>
            <w:r>
              <w:t>AI rank 1</w:t>
            </w:r>
            <w:r w:rsidRPr="00D241ED">
              <w:rPr>
                <w:vertAlign w:val="superscript"/>
              </w:rPr>
              <w:t>st</w:t>
            </w:r>
            <w:r>
              <w:t>?</w:t>
            </w:r>
          </w:p>
          <w:p w14:paraId="3F7C95CB" w14:textId="12268607" w:rsidR="00940068" w:rsidRPr="00522DE1" w:rsidRDefault="00940068" w:rsidP="00940068">
            <w:pPr>
              <w:pStyle w:val="NormalWeb"/>
              <w:spacing w:before="0" w:beforeAutospacing="0" w:after="0" w:afterAutospacing="0"/>
            </w:pPr>
            <w:r>
              <w:t>Sample restriction</w:t>
            </w:r>
          </w:p>
        </w:tc>
        <w:tc>
          <w:tcPr>
            <w:tcW w:w="2695" w:type="dxa"/>
          </w:tcPr>
          <w:p w14:paraId="298B6264" w14:textId="77777777" w:rsidR="00940068" w:rsidRPr="00522DE1" w:rsidRDefault="00940068" w:rsidP="00940068">
            <w:pPr>
              <w:pStyle w:val="NormalWeb"/>
              <w:spacing w:before="0" w:beforeAutospacing="0" w:after="0" w:afterAutospacing="0"/>
            </w:pPr>
          </w:p>
        </w:tc>
      </w:tr>
      <w:tr w:rsidR="00940068" w:rsidRPr="00522DE1" w14:paraId="1F51EB29" w14:textId="77777777" w:rsidTr="000B34A9">
        <w:tc>
          <w:tcPr>
            <w:tcW w:w="895" w:type="dxa"/>
          </w:tcPr>
          <w:p w14:paraId="547D56B9" w14:textId="730028D1" w:rsidR="00940068" w:rsidRDefault="00940068" w:rsidP="00940068">
            <w:pPr>
              <w:pStyle w:val="NormalWeb"/>
            </w:pPr>
            <w:r>
              <w:t>R2-12</w:t>
            </w:r>
          </w:p>
        </w:tc>
        <w:tc>
          <w:tcPr>
            <w:tcW w:w="2700" w:type="dxa"/>
          </w:tcPr>
          <w:p w14:paraId="6774CEF2" w14:textId="6F84EC15" w:rsidR="00940068" w:rsidRDefault="00940068" w:rsidP="00940068">
            <w:pPr>
              <w:pStyle w:val="NormalWeb"/>
            </w:pPr>
            <w:r>
              <w:t>identification</w:t>
            </w:r>
          </w:p>
        </w:tc>
        <w:tc>
          <w:tcPr>
            <w:tcW w:w="3060" w:type="dxa"/>
          </w:tcPr>
          <w:p w14:paraId="07340EA8" w14:textId="37B9864F" w:rsidR="00940068" w:rsidRDefault="00940068" w:rsidP="00940068">
            <w:pPr>
              <w:pStyle w:val="NormalWeb"/>
              <w:spacing w:before="0" w:beforeAutospacing="0" w:after="0" w:afterAutospacing="0"/>
            </w:pPr>
            <w:r>
              <w:t>Random effect</w:t>
            </w:r>
          </w:p>
        </w:tc>
        <w:tc>
          <w:tcPr>
            <w:tcW w:w="2695" w:type="dxa"/>
          </w:tcPr>
          <w:p w14:paraId="7322F65B" w14:textId="77777777" w:rsidR="00940068" w:rsidRPr="00522DE1" w:rsidRDefault="00940068" w:rsidP="00940068">
            <w:pPr>
              <w:pStyle w:val="NormalWeb"/>
              <w:spacing w:before="0" w:beforeAutospacing="0" w:after="0" w:afterAutospacing="0"/>
            </w:pPr>
          </w:p>
        </w:tc>
      </w:tr>
      <w:tr w:rsidR="00940068" w:rsidRPr="00522DE1" w14:paraId="6E8EB69F" w14:textId="2F4CFC43" w:rsidTr="000B34A9">
        <w:tc>
          <w:tcPr>
            <w:tcW w:w="895" w:type="dxa"/>
          </w:tcPr>
          <w:p w14:paraId="43CB672D" w14:textId="55157C5E" w:rsidR="00940068" w:rsidRPr="00522DE1" w:rsidRDefault="00940068" w:rsidP="00940068">
            <w:pPr>
              <w:pStyle w:val="NormalWeb"/>
            </w:pPr>
            <w:r w:rsidRPr="00522DE1">
              <w:t>SE-4</w:t>
            </w:r>
          </w:p>
        </w:tc>
        <w:tc>
          <w:tcPr>
            <w:tcW w:w="2700" w:type="dxa"/>
          </w:tcPr>
          <w:p w14:paraId="6D420C1A" w14:textId="1610F239" w:rsidR="00940068" w:rsidRPr="00522DE1" w:rsidRDefault="00940068" w:rsidP="00940068">
            <w:pPr>
              <w:pStyle w:val="NormalWeb"/>
            </w:pPr>
            <w:r w:rsidRPr="00522DE1">
              <w:t>Conversation with Lit.</w:t>
            </w:r>
          </w:p>
        </w:tc>
        <w:tc>
          <w:tcPr>
            <w:tcW w:w="3060" w:type="dxa"/>
          </w:tcPr>
          <w:p w14:paraId="19D72AB9" w14:textId="77777777" w:rsidR="00940068" w:rsidRPr="00522DE1" w:rsidRDefault="00940068" w:rsidP="00940068">
            <w:pPr>
              <w:pStyle w:val="NormalWeb"/>
            </w:pPr>
          </w:p>
        </w:tc>
        <w:tc>
          <w:tcPr>
            <w:tcW w:w="2695" w:type="dxa"/>
          </w:tcPr>
          <w:p w14:paraId="37765F79" w14:textId="77777777" w:rsidR="00940068" w:rsidRPr="00522DE1" w:rsidRDefault="00940068" w:rsidP="00940068">
            <w:pPr>
              <w:pStyle w:val="NormalWeb"/>
            </w:pPr>
          </w:p>
        </w:tc>
      </w:tr>
      <w:tr w:rsidR="00940068" w:rsidRPr="00522DE1" w14:paraId="0434486C" w14:textId="77777777" w:rsidTr="000B34A9">
        <w:tc>
          <w:tcPr>
            <w:tcW w:w="895" w:type="dxa"/>
          </w:tcPr>
          <w:p w14:paraId="63455BED" w14:textId="4FC1B410" w:rsidR="00940068" w:rsidRPr="00522DE1" w:rsidRDefault="00940068" w:rsidP="00940068">
            <w:pPr>
              <w:pStyle w:val="NormalWeb"/>
            </w:pPr>
            <w:r w:rsidRPr="00522DE1">
              <w:lastRenderedPageBreak/>
              <w:t>R1-1</w:t>
            </w:r>
          </w:p>
        </w:tc>
        <w:tc>
          <w:tcPr>
            <w:tcW w:w="2700" w:type="dxa"/>
          </w:tcPr>
          <w:p w14:paraId="76E48F07" w14:textId="61A72B66" w:rsidR="00940068" w:rsidRPr="00522DE1" w:rsidRDefault="00940068" w:rsidP="00940068">
            <w:pPr>
              <w:pStyle w:val="NormalWeb"/>
            </w:pPr>
            <w:r w:rsidRPr="00522DE1">
              <w:t>Motivation</w:t>
            </w:r>
          </w:p>
        </w:tc>
        <w:tc>
          <w:tcPr>
            <w:tcW w:w="3060" w:type="dxa"/>
          </w:tcPr>
          <w:p w14:paraId="394FEA04" w14:textId="407DA084" w:rsidR="00940068" w:rsidRPr="00522DE1" w:rsidRDefault="00940068" w:rsidP="00940068">
            <w:pPr>
              <w:pStyle w:val="NormalWeb"/>
            </w:pPr>
            <w:r w:rsidRPr="00522DE1">
              <w:t>Argue internal GenAI is different from external GenAI</w:t>
            </w:r>
          </w:p>
        </w:tc>
        <w:tc>
          <w:tcPr>
            <w:tcW w:w="2695" w:type="dxa"/>
          </w:tcPr>
          <w:p w14:paraId="49D179A3" w14:textId="2E499637" w:rsidR="00940068" w:rsidRPr="00522DE1" w:rsidRDefault="00940068" w:rsidP="00940068">
            <w:pPr>
              <w:pStyle w:val="NormalWeb"/>
            </w:pPr>
          </w:p>
        </w:tc>
      </w:tr>
      <w:tr w:rsidR="00940068" w:rsidRPr="00522DE1" w14:paraId="491BC170" w14:textId="77777777" w:rsidTr="000B34A9">
        <w:tc>
          <w:tcPr>
            <w:tcW w:w="895" w:type="dxa"/>
          </w:tcPr>
          <w:p w14:paraId="1DB5F411" w14:textId="30C7F8BE" w:rsidR="00940068" w:rsidRPr="00522DE1" w:rsidRDefault="00940068" w:rsidP="00940068">
            <w:pPr>
              <w:pStyle w:val="NormalWeb"/>
            </w:pPr>
            <w:r w:rsidRPr="00522DE1">
              <w:t>R1-3; R1-4</w:t>
            </w:r>
          </w:p>
        </w:tc>
        <w:tc>
          <w:tcPr>
            <w:tcW w:w="2700" w:type="dxa"/>
          </w:tcPr>
          <w:p w14:paraId="6860EDD7" w14:textId="00D2F134" w:rsidR="00940068" w:rsidRPr="00522DE1" w:rsidRDefault="00940068" w:rsidP="00940068">
            <w:pPr>
              <w:pStyle w:val="NormalWeb"/>
            </w:pPr>
            <w:r w:rsidRPr="00522DE1">
              <w:t>Objective</w:t>
            </w:r>
          </w:p>
        </w:tc>
        <w:tc>
          <w:tcPr>
            <w:tcW w:w="3060" w:type="dxa"/>
          </w:tcPr>
          <w:p w14:paraId="69913DC0" w14:textId="6AD83F55" w:rsidR="00940068" w:rsidRPr="00522DE1" w:rsidRDefault="00940068" w:rsidP="00940068">
            <w:pPr>
              <w:pStyle w:val="NormalWeb"/>
            </w:pPr>
            <w:r w:rsidRPr="00522DE1">
              <w:t>Is external GenAI removed?</w:t>
            </w:r>
          </w:p>
        </w:tc>
        <w:tc>
          <w:tcPr>
            <w:tcW w:w="2695" w:type="dxa"/>
          </w:tcPr>
          <w:p w14:paraId="03FAD721" w14:textId="459BFAF5" w:rsidR="00940068" w:rsidRPr="00522DE1" w:rsidRDefault="00940068" w:rsidP="00940068">
            <w:pPr>
              <w:pStyle w:val="NormalWeb"/>
            </w:pPr>
            <w:r w:rsidRPr="00522DE1">
              <w:t>two AI have different effect</w:t>
            </w:r>
          </w:p>
        </w:tc>
      </w:tr>
      <w:tr w:rsidR="00940068" w:rsidRPr="00522DE1" w14:paraId="050B647B" w14:textId="77777777" w:rsidTr="000B34A9">
        <w:tc>
          <w:tcPr>
            <w:tcW w:w="895" w:type="dxa"/>
          </w:tcPr>
          <w:p w14:paraId="117871FE" w14:textId="77777777" w:rsidR="00940068" w:rsidRPr="00522DE1" w:rsidRDefault="00940068" w:rsidP="00940068">
            <w:pPr>
              <w:pStyle w:val="NormalWeb"/>
            </w:pPr>
          </w:p>
        </w:tc>
        <w:tc>
          <w:tcPr>
            <w:tcW w:w="2700" w:type="dxa"/>
          </w:tcPr>
          <w:p w14:paraId="54B9CCB4" w14:textId="77777777" w:rsidR="00940068" w:rsidRPr="00522DE1" w:rsidRDefault="00940068" w:rsidP="00940068">
            <w:pPr>
              <w:pStyle w:val="NormalWeb"/>
            </w:pPr>
          </w:p>
        </w:tc>
        <w:tc>
          <w:tcPr>
            <w:tcW w:w="3060" w:type="dxa"/>
          </w:tcPr>
          <w:p w14:paraId="76EEEE67" w14:textId="77777777" w:rsidR="00940068" w:rsidRPr="00522DE1" w:rsidRDefault="00940068" w:rsidP="00940068">
            <w:pPr>
              <w:pStyle w:val="NormalWeb"/>
            </w:pPr>
          </w:p>
        </w:tc>
        <w:tc>
          <w:tcPr>
            <w:tcW w:w="2695" w:type="dxa"/>
          </w:tcPr>
          <w:p w14:paraId="473CDD87" w14:textId="77777777" w:rsidR="00940068" w:rsidRPr="00522DE1" w:rsidRDefault="00940068" w:rsidP="00940068">
            <w:pPr>
              <w:pStyle w:val="NormalWeb"/>
            </w:pPr>
          </w:p>
        </w:tc>
      </w:tr>
    </w:tbl>
    <w:p w14:paraId="009EBB53" w14:textId="77777777" w:rsidR="00FF53CD" w:rsidRPr="00522DE1" w:rsidRDefault="00FF53CD" w:rsidP="00D90C83">
      <w:pPr>
        <w:spacing w:before="120" w:after="120"/>
        <w:jc w:val="center"/>
        <w:rPr>
          <w:b/>
        </w:rPr>
      </w:pPr>
      <w:r w:rsidRPr="00522DE1">
        <w:rPr>
          <w:b/>
        </w:rPr>
        <w:br w:type="page"/>
      </w:r>
    </w:p>
    <w:p w14:paraId="25EA1DB5" w14:textId="7A6719F6" w:rsidR="00D90C83" w:rsidRPr="00522DE1" w:rsidRDefault="00D90C83" w:rsidP="00D90C83">
      <w:pPr>
        <w:spacing w:before="120" w:after="120"/>
        <w:jc w:val="center"/>
      </w:pPr>
      <w:r w:rsidRPr="00522DE1">
        <w:rPr>
          <w:b/>
        </w:rPr>
        <w:lastRenderedPageBreak/>
        <w:t>SE Comments</w:t>
      </w:r>
    </w:p>
    <w:p w14:paraId="21827C3A" w14:textId="4524EC83" w:rsidR="00D90C83" w:rsidRPr="00522DE1" w:rsidRDefault="00ED2676" w:rsidP="00D90C83">
      <w:pPr>
        <w:widowControl w:val="0"/>
        <w:autoSpaceDE w:val="0"/>
        <w:spacing w:before="120" w:after="120"/>
        <w:jc w:val="both"/>
        <w:outlineLvl w:val="0"/>
        <w:rPr>
          <w:rFonts w:eastAsia="SimSun"/>
          <w:b/>
          <w:bCs/>
          <w:kern w:val="2"/>
        </w:rPr>
      </w:pPr>
      <w:bookmarkStart w:id="97" w:name="OLE_LINK41"/>
      <w:ins w:id="98" w:author="Dylan CHEN" w:date="2026-08-21T22:02:00Z" w16du:dateUtc="2026-08-21T14:02:00Z">
        <w:r>
          <w:rPr>
            <w:rFonts w:eastAsia="SimSun" w:hint="eastAsia"/>
            <w:b/>
            <w:bCs/>
            <w:kern w:val="2"/>
          </w:rPr>
          <w:t>#</w:t>
        </w:r>
      </w:ins>
      <w:r w:rsidR="00732B3F" w:rsidRPr="00522DE1">
        <w:rPr>
          <w:rFonts w:eastAsia="SimSun"/>
          <w:b/>
          <w:bCs/>
          <w:kern w:val="2"/>
        </w:rPr>
        <w:t>*</w:t>
      </w:r>
      <w:r w:rsidR="00D90C83" w:rsidRPr="00522DE1">
        <w:rPr>
          <w:rFonts w:eastAsia="SimSun"/>
          <w:b/>
          <w:bCs/>
          <w:kern w:val="2"/>
        </w:rPr>
        <w:t>SE-0</w:t>
      </w:r>
    </w:p>
    <w:p w14:paraId="1C367F44" w14:textId="0FC784F4"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To evaluate your work, I worked with the same Associate Editor and review panel to evaulate your work. As you are well-aware, this panel is familiar with both your topic and your empirical approach. I would like to begin by expressing my appreciation for the care and effort the Associate Editor and the reviewers invested in evaluating this revision. The Associate Editor</w:t>
      </w:r>
      <w:r w:rsidR="003834AA">
        <w:rPr>
          <w:rFonts w:eastAsia="SimSun"/>
          <w:i/>
          <w:iCs/>
          <w:kern w:val="2"/>
        </w:rPr>
        <w:t>’</w:t>
      </w:r>
      <w:r w:rsidRPr="00522DE1">
        <w:rPr>
          <w:rFonts w:eastAsia="SimSun"/>
          <w:i/>
          <w:iCs/>
          <w:kern w:val="2"/>
        </w:rPr>
        <w:t>s report in particular reflects a careful reading of the manuscript, the revision document, and the reviewers</w:t>
      </w:r>
      <w:r w:rsidR="003834AA">
        <w:rPr>
          <w:rFonts w:eastAsia="SimSun"/>
          <w:i/>
          <w:iCs/>
          <w:kern w:val="2"/>
        </w:rPr>
        <w:t>’</w:t>
      </w:r>
      <w:r w:rsidRPr="00522DE1">
        <w:rPr>
          <w:rFonts w:eastAsia="SimSun"/>
          <w:i/>
          <w:iCs/>
          <w:kern w:val="2"/>
        </w:rPr>
        <w:t xml:space="preserve"> comments, as well as thoughtful reflection on how best to proceed.</w:t>
      </w:r>
    </w:p>
    <w:p w14:paraId="7B1149A8" w14:textId="2595F469"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 also want to acknowledge the Associate Editor</w:t>
      </w:r>
      <w:r w:rsidR="003834AA">
        <w:rPr>
          <w:rFonts w:eastAsia="SimSun"/>
          <w:i/>
          <w:iCs/>
          <w:kern w:val="2"/>
        </w:rPr>
        <w:t>’</w:t>
      </w:r>
      <w:r w:rsidRPr="00522DE1">
        <w:rPr>
          <w:rFonts w:eastAsia="SimSun"/>
          <w:i/>
          <w:iCs/>
          <w:kern w:val="2"/>
        </w:rPr>
        <w:t>s reluctance to recommend that the manuscript move forward in the review process. Their report reflects a sincere effort to balance the promise of the research with the review team</w:t>
      </w:r>
      <w:r w:rsidR="003834AA">
        <w:rPr>
          <w:rFonts w:eastAsia="SimSun"/>
          <w:i/>
          <w:iCs/>
          <w:kern w:val="2"/>
        </w:rPr>
        <w:t>’</w:t>
      </w:r>
      <w:r w:rsidRPr="00522DE1">
        <w:rPr>
          <w:rFonts w:eastAsia="SimSun"/>
          <w:i/>
          <w:iCs/>
          <w:kern w:val="2"/>
        </w:rPr>
        <w:t>s concerns. I appreciate that deliberation and the care taken in reaching their recommendation.</w:t>
      </w:r>
    </w:p>
    <w:p w14:paraId="7C504298" w14:textId="077225AB"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 review team</w:t>
      </w:r>
      <w:r w:rsidR="003834AA">
        <w:rPr>
          <w:rFonts w:eastAsia="SimSun"/>
          <w:i/>
          <w:iCs/>
          <w:kern w:val="2"/>
        </w:rPr>
        <w:t>’</w:t>
      </w:r>
      <w:r w:rsidRPr="00522DE1">
        <w:rPr>
          <w:rFonts w:eastAsia="SimSun"/>
          <w:i/>
          <w:iCs/>
          <w:kern w:val="2"/>
        </w:rPr>
        <w:t>s assessment remains mixed, with most reviewers continuing to express significant concerns about the manuscript. However, after carefully reviewing the revision, the Associate Editor</w:t>
      </w:r>
      <w:r w:rsidR="003834AA">
        <w:rPr>
          <w:rFonts w:eastAsia="SimSun"/>
          <w:i/>
          <w:iCs/>
          <w:kern w:val="2"/>
        </w:rPr>
        <w:t>’</w:t>
      </w:r>
      <w:r w:rsidRPr="00522DE1">
        <w:rPr>
          <w:rFonts w:eastAsia="SimSun"/>
          <w:i/>
          <w:iCs/>
          <w:kern w:val="2"/>
        </w:rPr>
        <w:t>s report, and the reviewers</w:t>
      </w:r>
      <w:r w:rsidR="003834AA">
        <w:rPr>
          <w:rFonts w:eastAsia="SimSun"/>
          <w:i/>
          <w:iCs/>
          <w:kern w:val="2"/>
        </w:rPr>
        <w:t>’</w:t>
      </w:r>
      <w:r w:rsidRPr="00522DE1">
        <w:rPr>
          <w:rFonts w:eastAsia="SimSun"/>
          <w:i/>
          <w:iCs/>
          <w:kern w:val="2"/>
        </w:rPr>
        <w:t xml:space="preserve"> comments, I found myself reluctant to reject the paper. The author team has addressed many of the panel</w:t>
      </w:r>
      <w:r w:rsidR="003834AA">
        <w:rPr>
          <w:rFonts w:eastAsia="SimSun"/>
          <w:i/>
          <w:iCs/>
          <w:kern w:val="2"/>
        </w:rPr>
        <w:t>’</w:t>
      </w:r>
      <w:r w:rsidRPr="00522DE1">
        <w:rPr>
          <w:rFonts w:eastAsia="SimSun"/>
          <w:i/>
          <w:iCs/>
          <w:kern w:val="2"/>
        </w:rPr>
        <w:t>s empirical concerns. However, they have not made sufficient progress in addressing the panel</w:t>
      </w:r>
      <w:r w:rsidR="003834AA">
        <w:rPr>
          <w:rFonts w:eastAsia="SimSun"/>
          <w:i/>
          <w:iCs/>
          <w:kern w:val="2"/>
        </w:rPr>
        <w:t>’</w:t>
      </w:r>
      <w:r w:rsidRPr="00522DE1">
        <w:rPr>
          <w:rFonts w:eastAsia="SimSun"/>
          <w:i/>
          <w:iCs/>
          <w:kern w:val="2"/>
        </w:rPr>
        <w:t>s theoretical concerns about the paper. Given the progress on one dimension, but not the other, this presents a quandary - and the more prudent editorial path is likely to reject the paper.</w:t>
      </w:r>
    </w:p>
    <w:p w14:paraId="5E9B1278" w14:textId="0962CD27"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However, I believe there is a narrow path forward for the paper if the theoretical issues identified in the review package can be addressed convincingly.</w:t>
      </w:r>
    </w:p>
    <w:p w14:paraId="3B5E9278" w14:textId="058639C4"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Accordingly, I am willing to offer one additional revision opportunity.</w:t>
      </w:r>
    </w:p>
    <w:p w14:paraId="674CA7BC" w14:textId="2DA8A6DD" w:rsidR="00266EC1" w:rsidRPr="00522DE1" w:rsidRDefault="00266EC1" w:rsidP="00266EC1">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 want to be clear: this revision must do more than resolve empirical concerns; it must squarely address the theoretical issues raised by the Associate Editor and the reviewers. While the empirical work in the paper is promising, the manuscript cannot move forward in the review process unless the theoretical explanation of the observed effects becomes substantially clearer and more convincing.</w:t>
      </w:r>
    </w:p>
    <w:p w14:paraId="16C17BF7" w14:textId="77777777" w:rsidR="00D90C83" w:rsidRPr="00522DE1" w:rsidRDefault="00D90C83" w:rsidP="00D90C83">
      <w:pPr>
        <w:widowControl w:val="0"/>
        <w:autoSpaceDE w:val="0"/>
        <w:autoSpaceDN w:val="0"/>
        <w:adjustRightInd w:val="0"/>
        <w:spacing w:before="120" w:after="120"/>
        <w:rPr>
          <w:rFonts w:eastAsia="SimSun"/>
          <w:i/>
          <w:iCs/>
          <w:kern w:val="2"/>
        </w:rPr>
      </w:pPr>
      <w:r w:rsidRPr="00522DE1">
        <w:rPr>
          <w:rFonts w:eastAsia="SimSun"/>
          <w:b/>
          <w:bCs/>
          <w:i/>
          <w:iCs/>
          <w:kern w:val="2"/>
          <w:u w:val="single"/>
        </w:rPr>
        <w:t>Response</w:t>
      </w:r>
    </w:p>
    <w:p w14:paraId="17BD616A" w14:textId="1B222FBF" w:rsidR="00D90C83" w:rsidRPr="00522DE1" w:rsidRDefault="00730BAC" w:rsidP="00D613AF">
      <w:pPr>
        <w:spacing w:before="100" w:beforeAutospacing="1"/>
      </w:pPr>
      <w:r w:rsidRPr="00522DE1">
        <w:t xml:space="preserve">We sincerely thank the </w:t>
      </w:r>
      <w:r w:rsidR="00021F0B" w:rsidRPr="00522DE1">
        <w:t xml:space="preserve">review panel </w:t>
      </w:r>
      <w:r w:rsidRPr="00522DE1">
        <w:t>for the recognition of our progress on the empirical dimensions</w:t>
      </w:r>
      <w:r w:rsidR="00021F0B" w:rsidRPr="00522DE1">
        <w:t xml:space="preserve"> and the </w:t>
      </w:r>
      <w:del w:id="99" w:author="Dylan CHEN" w:date="2026-08-06T10:43:00Z" w16du:dateUtc="2026-08-06T02:43:00Z">
        <w:r w:rsidR="00021F0B" w:rsidRPr="00522DE1" w:rsidDel="00CB3FE1">
          <w:delText xml:space="preserve">oppontunity </w:delText>
        </w:r>
      </w:del>
      <w:ins w:id="100" w:author="Dylan CHEN" w:date="2026-08-21T22:38:00Z" w16du:dateUtc="2026-08-21T14:38:00Z">
        <w:r w:rsidR="00184BEB">
          <w:rPr>
            <w:rFonts w:hint="eastAsia"/>
          </w:rPr>
          <w:t>opportunity</w:t>
        </w:r>
      </w:ins>
      <w:ins w:id="101" w:author="Dylan CHEN" w:date="2026-08-06T10:43:00Z" w16du:dateUtc="2026-08-06T02:43:00Z">
        <w:r w:rsidR="00CB3FE1" w:rsidRPr="00522DE1">
          <w:t xml:space="preserve"> </w:t>
        </w:r>
      </w:ins>
      <w:r w:rsidR="00021F0B" w:rsidRPr="00522DE1">
        <w:t>to revise the paper</w:t>
      </w:r>
      <w:r w:rsidRPr="00522DE1">
        <w:t>. We are fully committed to addressing these theoretical concerns substantively and demonstrating a convincing explanation of the mechanisms underlying our findings in this revision</w:t>
      </w:r>
      <w:r w:rsidR="00D90C83" w:rsidRPr="00522DE1">
        <w:t>.</w:t>
      </w:r>
    </w:p>
    <w:p w14:paraId="574ED934" w14:textId="77777777" w:rsidR="00D90C83" w:rsidRPr="00522DE1" w:rsidRDefault="00D90C83" w:rsidP="00D90C83">
      <w:pPr>
        <w:spacing w:before="120" w:after="120"/>
      </w:pPr>
      <w:r w:rsidRPr="00522DE1">
        <w:t>---------------------------------------------------------------------------------------------------------------------</w:t>
      </w:r>
    </w:p>
    <w:p w14:paraId="06EF747D" w14:textId="74CF8D39" w:rsidR="00D90C83" w:rsidRPr="00522DE1" w:rsidRDefault="00EB5F8F" w:rsidP="00D90C83">
      <w:pPr>
        <w:widowControl w:val="0"/>
        <w:autoSpaceDE w:val="0"/>
        <w:spacing w:before="120" w:after="120"/>
        <w:jc w:val="both"/>
        <w:outlineLvl w:val="0"/>
        <w:rPr>
          <w:rFonts w:eastAsia="SimSun"/>
          <w:b/>
          <w:bCs/>
          <w:kern w:val="2"/>
        </w:rPr>
      </w:pPr>
      <w:ins w:id="102" w:author="Dylan CHEN" w:date="2026-08-21T21:04:00Z" w16du:dateUtc="2026-08-21T13:04:00Z">
        <w:r>
          <w:rPr>
            <w:rFonts w:eastAsia="SimSun" w:hint="eastAsia"/>
            <w:b/>
            <w:bCs/>
            <w:kern w:val="2"/>
          </w:rPr>
          <w:t>#</w:t>
        </w:r>
      </w:ins>
      <w:r w:rsidR="00D90C83" w:rsidRPr="00522DE1">
        <w:rPr>
          <w:rFonts w:eastAsia="SimSun"/>
          <w:b/>
          <w:bCs/>
          <w:kern w:val="2"/>
        </w:rPr>
        <w:t>SE-1</w:t>
      </w:r>
    </w:p>
    <w:p w14:paraId="393A75E8" w14:textId="63BED751" w:rsidR="00021F0B" w:rsidRPr="00522DE1" w:rsidRDefault="00021F0B" w:rsidP="00021F0B">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 Associate Editor has done an excellent job summarizing the review team</w:t>
      </w:r>
      <w:r w:rsidR="003834AA">
        <w:rPr>
          <w:rFonts w:eastAsia="SimSun"/>
          <w:i/>
          <w:iCs/>
          <w:kern w:val="2"/>
        </w:rPr>
        <w:t>’</w:t>
      </w:r>
      <w:r w:rsidRPr="00522DE1">
        <w:rPr>
          <w:rFonts w:eastAsia="SimSun"/>
          <w:i/>
          <w:iCs/>
          <w:kern w:val="2"/>
        </w:rPr>
        <w:t>s concerns. Rather than repeating their detailed discussion, I will highlight the issues I believe are essential to address in the revision.</w:t>
      </w:r>
    </w:p>
    <w:p w14:paraId="1F2E5D32" w14:textId="3041A094"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First, the paper must establish a clearer and stronger theoretical foundation.</w:t>
      </w:r>
    </w:p>
    <w:p w14:paraId="0BE7DF33" w14:textId="2114A66E"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The central issue identified by the Associate Editor and all three reviewers is that the </w:t>
      </w:r>
      <w:r w:rsidRPr="00522DE1">
        <w:rPr>
          <w:rFonts w:eastAsia="SimSun"/>
          <w:i/>
          <w:iCs/>
          <w:kern w:val="2"/>
        </w:rPr>
        <w:lastRenderedPageBreak/>
        <w:t xml:space="preserve">manuscript currently </w:t>
      </w:r>
      <w:r w:rsidRPr="00CD67CD">
        <w:rPr>
          <w:rFonts w:eastAsia="SimSun"/>
          <w:i/>
          <w:iCs/>
          <w:kern w:val="2"/>
          <w:highlight w:val="yellow"/>
          <w:rPrChange w:id="103" w:author="Dylan CHEN" w:date="2026-08-21T20:44:00Z" w16du:dateUtc="2026-08-21T12:44:00Z">
            <w:rPr>
              <w:rFonts w:eastAsia="SimSun"/>
              <w:i/>
              <w:iCs/>
              <w:kern w:val="2"/>
            </w:rPr>
          </w:rPrChange>
        </w:rPr>
        <w:t>documents empirical patterns without providing a sufficiently convincing theoretical explanation</w:t>
      </w:r>
      <w:r w:rsidRPr="00522DE1">
        <w:rPr>
          <w:rFonts w:eastAsia="SimSun"/>
          <w:i/>
          <w:iCs/>
          <w:kern w:val="2"/>
        </w:rPr>
        <w:t xml:space="preserve"> of what mechanisms are generating those patterns.</w:t>
      </w:r>
    </w:p>
    <w:p w14:paraId="603D8684" w14:textId="579C451F"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the Associate Editor notes, the paper reasonably demonstrates that the treatment effects are robust and that the empirical patterns are unlikely to be artifacts of model specification or data issues. However, documenting the pattern alone is not sufficient. The review team needs to be convinced that the manuscript provides a plausible and theoretically grounded explanation of the mechanisms underlying those patterns.</w:t>
      </w:r>
    </w:p>
    <w:p w14:paraId="475E0B6E" w14:textId="4ED4DFD8"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Currently, the manuscript relies on three proposed mechanisms: content effect, source effect, and position effect. Reviewer 2 questions </w:t>
      </w:r>
      <w:r w:rsidRPr="00CD67CD">
        <w:rPr>
          <w:rFonts w:eastAsia="SimSun"/>
          <w:i/>
          <w:iCs/>
          <w:kern w:val="2"/>
          <w:highlight w:val="yellow"/>
          <w:rPrChange w:id="104" w:author="Dylan CHEN" w:date="2026-08-21T20:44:00Z" w16du:dateUtc="2026-08-21T12:44:00Z">
            <w:rPr>
              <w:rFonts w:eastAsia="SimSun"/>
              <w:i/>
              <w:iCs/>
              <w:kern w:val="2"/>
            </w:rPr>
          </w:rPrChange>
        </w:rPr>
        <w:t>whether the selection of these mechanisms is theoretically justified</w:t>
      </w:r>
      <w:r w:rsidRPr="00522DE1">
        <w:rPr>
          <w:rFonts w:eastAsia="SimSun"/>
          <w:i/>
          <w:iCs/>
          <w:kern w:val="2"/>
        </w:rPr>
        <w:t xml:space="preserve"> relative to other mechanisms discussed in the literature. Reviewer 3 similarly notes that the three mechanisms appear to be introduced largely in isolation rather than as part of a coherent theoretical argument. The Associate Editor raises a related concern: the manuscript lacks an </w:t>
      </w:r>
      <w:r w:rsidRPr="00CD67CD">
        <w:rPr>
          <w:rFonts w:eastAsia="SimSun"/>
          <w:i/>
          <w:iCs/>
          <w:kern w:val="2"/>
          <w:highlight w:val="yellow"/>
          <w:rPrChange w:id="105" w:author="Dylan CHEN" w:date="2026-08-21T20:44:00Z" w16du:dateUtc="2026-08-21T12:44:00Z">
            <w:rPr>
              <w:rFonts w:eastAsia="SimSun"/>
              <w:i/>
              <w:iCs/>
              <w:kern w:val="2"/>
            </w:rPr>
          </w:rPrChange>
        </w:rPr>
        <w:t>overarching theoretical framework</w:t>
      </w:r>
      <w:r w:rsidRPr="00522DE1">
        <w:rPr>
          <w:rFonts w:eastAsia="SimSun"/>
          <w:i/>
          <w:iCs/>
          <w:kern w:val="2"/>
        </w:rPr>
        <w:t xml:space="preserve"> explaining why these mechanisms should operate together.</w:t>
      </w:r>
    </w:p>
    <w:p w14:paraId="7CEDFC8E" w14:textId="3B3A8389"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In the next revision, the theoretical argument must be reconstructed to present a coherent explanation of how internal generative AI changes participation incentives and evaluation processes in online knowledge communities.</w:t>
      </w:r>
    </w:p>
    <w:p w14:paraId="50FEBBF6" w14:textId="77777777"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This requires more than refining the discussion of the three effects. The paper must articulate:</w:t>
      </w:r>
    </w:p>
    <w:p w14:paraId="577DA741" w14:textId="77777777"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the underlying theoretical problem the study addresses</w:t>
      </w:r>
    </w:p>
    <w:p w14:paraId="0A864F1E" w14:textId="77777777"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the mechanism or mechanisms through which internal GenAI alters contributor behavior</w:t>
      </w:r>
    </w:p>
    <w:p w14:paraId="5D564579" w14:textId="1034234A"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how the proposed mechanisms follow from existing theory</w:t>
      </w:r>
    </w:p>
    <w:p w14:paraId="055B68C4" w14:textId="00CE94EE" w:rsidR="00730BAC"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Put simply, the paper must move from describing empirical regularities to explaining the behavioral processes that generate those regularities.</w:t>
      </w:r>
    </w:p>
    <w:p w14:paraId="2B5495A9" w14:textId="4BCE4663" w:rsidR="00D90C83" w:rsidRPr="00522DE1" w:rsidRDefault="00730BAC" w:rsidP="00730BA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Please note that, because MISQ prioritizes theoretical contributions, this concern must be substantively addressed in this revision. I view this as the </w:t>
      </w:r>
      <w:r w:rsidR="00E71BCF">
        <w:rPr>
          <w:rFonts w:eastAsia="SimSun"/>
          <w:i/>
          <w:iCs/>
          <w:kern w:val="2"/>
        </w:rPr>
        <w:t>“</w:t>
      </w:r>
      <w:r w:rsidRPr="00522DE1">
        <w:rPr>
          <w:rFonts w:eastAsia="SimSun"/>
          <w:i/>
          <w:iCs/>
          <w:kern w:val="2"/>
        </w:rPr>
        <w:t>paper-breaker</w:t>
      </w:r>
      <w:r w:rsidR="00E71BCF">
        <w:rPr>
          <w:rFonts w:eastAsia="SimSun"/>
          <w:i/>
          <w:iCs/>
          <w:kern w:val="2"/>
        </w:rPr>
        <w:t>”</w:t>
      </w:r>
      <w:r w:rsidRPr="00522DE1">
        <w:rPr>
          <w:rFonts w:eastAsia="SimSun"/>
          <w:i/>
          <w:iCs/>
          <w:kern w:val="2"/>
        </w:rPr>
        <w:t xml:space="preserve"> - if you can</w:t>
      </w:r>
      <w:r w:rsidR="003834AA">
        <w:rPr>
          <w:rFonts w:eastAsia="SimSun"/>
          <w:i/>
          <w:iCs/>
          <w:kern w:val="2"/>
        </w:rPr>
        <w:t>’</w:t>
      </w:r>
      <w:r w:rsidRPr="00522DE1">
        <w:rPr>
          <w:rFonts w:eastAsia="SimSun"/>
          <w:i/>
          <w:iCs/>
          <w:kern w:val="2"/>
        </w:rPr>
        <w:t>t address the concern about the theoretical foundation, then the paper can not advance to another round of review</w:t>
      </w:r>
      <w:r w:rsidR="00D90C83" w:rsidRPr="00522DE1">
        <w:rPr>
          <w:rFonts w:eastAsia="SimSun"/>
          <w:i/>
          <w:iCs/>
          <w:kern w:val="2"/>
        </w:rPr>
        <w:t>.</w:t>
      </w:r>
    </w:p>
    <w:p w14:paraId="66FE3B59"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001E7D0" w14:textId="17B7C671" w:rsidR="004E087A" w:rsidRPr="00522DE1" w:rsidDel="0099016B" w:rsidRDefault="00EB5F8F" w:rsidP="00EB5F8F">
      <w:pPr>
        <w:pStyle w:val="Paragraph"/>
        <w:rPr>
          <w:del w:id="106" w:author="Dylan CHEN" w:date="2026-08-20T17:05:00Z" w16du:dateUtc="2026-08-20T09:05:00Z"/>
        </w:rPr>
        <w:pPrChange w:id="107" w:author="Dylan CHEN" w:date="2026-08-21T21:05:00Z" w16du:dateUtc="2026-08-21T13:05:00Z">
          <w:pPr>
            <w:spacing w:after="120"/>
          </w:pPr>
        </w:pPrChange>
      </w:pPr>
      <w:ins w:id="108" w:author="Dylan CHEN" w:date="2026-08-21T21:04:00Z" w16du:dateUtc="2026-08-21T13:04:00Z">
        <w:r>
          <w:t>We treat this as the central concern of the revision. The underlying theoretical problem the study addresses is how the arrival of an internal AI answer changes a human member</w:t>
        </w:r>
      </w:ins>
      <w:r w:rsidR="003834AA">
        <w:t>’</w:t>
      </w:r>
      <w:ins w:id="109" w:author="Dylan CHEN" w:date="2026-08-21T21:04:00Z" w16du:dateUtc="2026-08-21T13:04:00Z">
        <w:r>
          <w:t>s two decisions in an online knowledge community: whether to contribute at all, and how much effort to invest. In this revision we rebuild the theoretical foundation so that the paper explains the behavioral processes that generate the empirical patterns, rather than only documenting the patterns. We made two changes, described below.</w:t>
        </w:r>
      </w:ins>
      <w:del w:id="110" w:author="Dylan CHEN" w:date="2026-08-20T17:05:00Z" w16du:dateUtc="2026-08-20T09:05:00Z">
        <w:r w:rsidR="00D86AAD" w:rsidRPr="00522DE1" w:rsidDel="0099016B">
          <w:delText>Following the suggestion of the review panel, we have chosen XXX theory as the overarching theory to direct our exploration of the problem.</w:delText>
        </w:r>
      </w:del>
    </w:p>
    <w:p w14:paraId="6FA599C9" w14:textId="10712428" w:rsidR="00D86AAD" w:rsidRPr="00522DE1" w:rsidDel="0099016B" w:rsidRDefault="00D86AAD" w:rsidP="00EB5F8F">
      <w:pPr>
        <w:pStyle w:val="Paragraph"/>
        <w:rPr>
          <w:del w:id="111" w:author="Dylan CHEN" w:date="2026-08-20T17:05:00Z" w16du:dateUtc="2026-08-20T09:05:00Z"/>
        </w:rPr>
        <w:pPrChange w:id="112" w:author="Dylan CHEN" w:date="2026-08-21T21:05:00Z" w16du:dateUtc="2026-08-21T13:05:00Z">
          <w:pPr>
            <w:spacing w:after="120"/>
          </w:pPr>
        </w:pPrChange>
      </w:pPr>
      <w:del w:id="113" w:author="Dylan CHEN" w:date="2026-08-20T17:05:00Z" w16du:dateUtc="2026-08-20T09:05:00Z">
        <w:r w:rsidRPr="00522DE1" w:rsidDel="0099016B">
          <w:delText xml:space="preserve">The xxx theory </w:delText>
        </w:r>
      </w:del>
    </w:p>
    <w:p w14:paraId="512C3475" w14:textId="77777777" w:rsidR="00D86AAD" w:rsidRDefault="00D86AAD" w:rsidP="00EB5F8F">
      <w:pPr>
        <w:pStyle w:val="Paragraph"/>
        <w:rPr>
          <w:ins w:id="114" w:author="Dylan CHEN" w:date="2026-08-20T17:05:00Z" w16du:dateUtc="2026-08-20T09:05:00Z"/>
        </w:rPr>
        <w:pPrChange w:id="115" w:author="Dylan CHEN" w:date="2026-08-21T21:05:00Z" w16du:dateUtc="2026-08-21T13:05:00Z">
          <w:pPr/>
        </w:pPrChange>
      </w:pPr>
    </w:p>
    <w:p w14:paraId="16D2CBEA" w14:textId="659C6C58" w:rsidR="0099016B" w:rsidRPr="0099016B" w:rsidRDefault="0099016B" w:rsidP="0099016B">
      <w:pPr>
        <w:spacing w:before="120" w:after="120"/>
        <w:rPr>
          <w:ins w:id="116" w:author="Dylan CHEN" w:date="2026-08-20T17:05:00Z" w16du:dateUtc="2026-08-20T09:05:00Z"/>
          <w:rFonts w:hint="eastAsia"/>
        </w:rPr>
      </w:pPr>
      <w:ins w:id="117" w:author="Dylan CHEN" w:date="2026-08-20T17:05:00Z" w16du:dateUtc="2026-08-20T09:05:00Z">
        <w:r w:rsidRPr="0099016B">
          <w:rPr>
            <w:b/>
            <w:bCs/>
          </w:rPr>
          <w:t>First, a reorganization of how the theory is presented.</w:t>
        </w:r>
        <w:r w:rsidRPr="0099016B">
          <w:t xml:space="preserve"> We have rebuilt the theoretical development based on the email communication and offline face-to-face instruction with SE. It begins from: </w:t>
        </w:r>
        <w:r w:rsidRPr="0099016B">
          <w:rPr>
            <w:b/>
            <w:bCs/>
          </w:rPr>
          <w:t>1) a competitive encounter perspective</w:t>
        </w:r>
        <w:r w:rsidRPr="0099016B">
          <w:t xml:space="preserve"> motivated by competition dynamics theory (Chen et al., 2007; Chen, 2009), which explains how the member appraises the AI rival; and </w:t>
        </w:r>
        <w:r w:rsidRPr="0099016B">
          <w:rPr>
            <w:b/>
            <w:bCs/>
          </w:rPr>
          <w:t>2) a single overarching account Kahneman</w:t>
        </w:r>
      </w:ins>
      <w:r w:rsidR="003834AA">
        <w:rPr>
          <w:b/>
          <w:bCs/>
        </w:rPr>
        <w:t>’</w:t>
      </w:r>
      <w:ins w:id="118" w:author="Dylan CHEN" w:date="2026-08-20T17:05:00Z" w16du:dateUtc="2026-08-20T09:05:00Z">
        <w:r w:rsidRPr="0099016B">
          <w:rPr>
            <w:b/>
            <w:bCs/>
          </w:rPr>
          <w:t>s fast-and-slow theory</w:t>
        </w:r>
        <w:r w:rsidRPr="0099016B">
          <w:t xml:space="preserve"> (Evans &amp; Stanovich, </w:t>
        </w:r>
        <w:r w:rsidRPr="0099016B">
          <w:lastRenderedPageBreak/>
          <w:t>2013; Kahneman, 2003, 2011), which explains which signal can affect each decision and when that signal becomes available.</w:t>
        </w:r>
      </w:ins>
    </w:p>
    <w:p w14:paraId="2FE59A43" w14:textId="2015EF00" w:rsidR="0099016B" w:rsidRPr="0099016B" w:rsidRDefault="00006439" w:rsidP="0099016B">
      <w:pPr>
        <w:spacing w:before="120" w:after="120"/>
        <w:rPr>
          <w:ins w:id="119" w:author="Dylan CHEN" w:date="2026-08-20T17:05:00Z" w16du:dateUtc="2026-08-20T09:05:00Z"/>
          <w:b/>
          <w:bCs/>
        </w:rPr>
      </w:pPr>
      <w:ins w:id="120" w:author="Dylan CHEN" w:date="2026-08-21T22:40:00Z" w16du:dateUtc="2026-08-21T14:40:00Z">
        <w:r>
          <w:t>Grounded in the new framework</w:t>
        </w:r>
      </w:ins>
      <w:ins w:id="121" w:author="Dylan CHEN" w:date="2026-08-20T17:05:00Z" w16du:dateUtc="2026-08-20T09:05:00Z">
        <w:r w:rsidR="0099016B" w:rsidRPr="0099016B">
          <w:t xml:space="preserve">, we now claim that the effect of an AI answer depends on the </w:t>
        </w:r>
        <w:r w:rsidR="0099016B" w:rsidRPr="0099016B">
          <w:rPr>
            <w:b/>
            <w:bCs/>
          </w:rPr>
          <w:t>AI profile</w:t>
        </w:r>
        <w:r w:rsidR="0099016B" w:rsidRPr="0099016B">
          <w:t>. The AI label alone signals that a competitor has entered the question. In a community that already views AI-generated content with suspicion, users treat this competitor as a weak one, and the presence of a weak competitor motivates human contribution (H1). The AI length works in the opposite direction. When the AI answer is long and appears comprehensive, potential answerers judge that little of value remains to add, and their contribution falls (H2).</w:t>
        </w:r>
        <w:r w:rsidR="0099016B" w:rsidRPr="0099016B">
          <w:rPr>
            <w:rFonts w:ascii="Calibri" w:eastAsia="Microsoft YaHei" w:hAnsi="Calibri"/>
            <w:sz w:val="22"/>
            <w:szCs w:val="22"/>
            <w:lang w:eastAsia="en-US"/>
          </w:rPr>
          <w:t xml:space="preserve"> </w:t>
        </w:r>
      </w:ins>
      <w:ins w:id="122" w:author="Dylan CHEN" w:date="2026-08-21T21:05:00Z" w16du:dateUtc="2026-08-21T13:05:00Z">
        <w:r w:rsidR="00EB5F8F" w:rsidRPr="00EB5F8F">
          <w:t xml:space="preserve">The positive prediction is thus derived from theory </w:t>
        </w:r>
        <w:r w:rsidR="00EB5F8F" w:rsidRPr="00EB5F8F">
          <w:rPr>
            <w:b/>
            <w:bCs/>
            <w:rPrChange w:id="123" w:author="Dylan CHEN" w:date="2026-08-21T21:05:00Z" w16du:dateUtc="2026-08-21T13:05:00Z">
              <w:rPr/>
            </w:rPrChange>
          </w:rPr>
          <w:t>before analysis and stated in the hypotheses themselves</w:t>
        </w:r>
        <w:r w:rsidR="00EB5F8F" w:rsidRPr="00EB5F8F">
          <w:t>, which makes the ordering between theory and findings explicit.</w:t>
        </w:r>
      </w:ins>
    </w:p>
    <w:p w14:paraId="165BD668" w14:textId="35F4B960" w:rsidR="0099016B" w:rsidRPr="0099016B" w:rsidRDefault="0099016B" w:rsidP="0099016B">
      <w:pPr>
        <w:spacing w:before="120" w:after="120"/>
        <w:rPr>
          <w:ins w:id="124" w:author="Dylan CHEN" w:date="2026-08-20T17:05:00Z" w16du:dateUtc="2026-08-20T09:05:00Z"/>
        </w:rPr>
      </w:pPr>
      <w:ins w:id="125" w:author="Dylan CHEN" w:date="2026-08-20T17:05:00Z" w16du:dateUtc="2026-08-20T09:05:00Z">
        <w:r w:rsidRPr="0099016B">
          <w:t xml:space="preserve">Our results confirm this framework. </w:t>
        </w:r>
      </w:ins>
      <w:ins w:id="126" w:author="Dylan CHEN" w:date="2026-08-21T22:40:00Z" w16du:dateUtc="2026-08-21T14:40:00Z">
        <w:r w:rsidR="00006439">
          <w:t>The effect of the AI label alone</w:t>
        </w:r>
      </w:ins>
      <w:ins w:id="127" w:author="Dylan CHEN" w:date="2026-08-20T17:05:00Z" w16du:dateUtc="2026-08-20T09:05:00Z">
        <w:r w:rsidRPr="0099016B">
          <w:t xml:space="preserve"> on supply is positive and significant (0.188, p&lt;0.05), the interaction with AI answer length is negative (-0.046, p&lt;0.001), and the average total effect turns negative only because AI answers in our setting carry substantial content, which is identically the total deterrence effect in the original manuscript.</w:t>
        </w:r>
      </w:ins>
    </w:p>
    <w:p w14:paraId="5C3D13FE" w14:textId="2D2FC076" w:rsidR="0099016B" w:rsidRPr="0099016B" w:rsidRDefault="0099016B" w:rsidP="0099016B">
      <w:pPr>
        <w:widowControl w:val="0"/>
        <w:snapToGrid w:val="0"/>
        <w:spacing w:afterLines="50" w:after="120"/>
        <w:rPr>
          <w:ins w:id="128" w:author="Dylan CHEN" w:date="2026-08-20T17:05:00Z" w16du:dateUtc="2026-08-20T09:05:00Z"/>
          <w:rFonts w:eastAsia="DengXian"/>
          <w:color w:val="000000"/>
          <w:kern w:val="2"/>
        </w:rPr>
      </w:pPr>
      <w:ins w:id="129" w:author="Dylan CHEN" w:date="2026-08-20T17:05:00Z" w16du:dateUtc="2026-08-20T09:05:00Z">
        <w:r w:rsidRPr="0099016B">
          <w:rPr>
            <w:rFonts w:eastAsia="DengXian"/>
            <w:b/>
            <w:bCs/>
            <w:color w:val="000000"/>
            <w:kern w:val="2"/>
          </w:rPr>
          <w:t>Second, a deliberate narrowing of scope to keep the story focused.</w:t>
        </w:r>
        <w:r w:rsidRPr="0099016B">
          <w:rPr>
            <w:rFonts w:eastAsia="DengXian"/>
            <w:color w:val="000000"/>
            <w:kern w:val="2"/>
          </w:rPr>
          <w:t xml:space="preserve"> The removal is a choice about narrative focus and length, not a retraction of the earlier logic. We removed three elements from the main text. (1) All results that use net likes as the dependent variable, together with every recognition mechanism built on them, are removed. (2) The position effect is removed from the main text. (3) In the response letter, we still engage fully with the reviewer</w:t>
        </w:r>
      </w:ins>
      <w:r w:rsidR="003834AA">
        <w:rPr>
          <w:rFonts w:eastAsia="DengXian"/>
          <w:color w:val="000000"/>
          <w:kern w:val="2"/>
        </w:rPr>
        <w:t>’</w:t>
      </w:r>
      <w:ins w:id="130" w:author="Dylan CHEN" w:date="2026-08-20T17:05:00Z" w16du:dateUtc="2026-08-20T09:05:00Z">
        <w:r w:rsidRPr="0099016B">
          <w:rPr>
            <w:rFonts w:eastAsia="DengXian"/>
            <w:color w:val="000000"/>
            <w:kern w:val="2"/>
          </w:rPr>
          <w:t xml:space="preserve">s earlier concerns about these removed elements, in order to show that the original reasoning was sound. </w:t>
        </w:r>
      </w:ins>
    </w:p>
    <w:p w14:paraId="037F0E79" w14:textId="77777777" w:rsidR="0099016B" w:rsidRDefault="0099016B" w:rsidP="00D241ED">
      <w:pPr>
        <w:rPr>
          <w:ins w:id="131" w:author="Dylan CHEN" w:date="2026-08-21T23:04:00Z" w16du:dateUtc="2026-08-21T15:04:00Z"/>
        </w:rPr>
      </w:pPr>
    </w:p>
    <w:p w14:paraId="1D049FF8" w14:textId="77777777" w:rsidR="00BE7589" w:rsidRPr="00BE7589" w:rsidRDefault="00BE7589" w:rsidP="00BE7589">
      <w:pPr>
        <w:pStyle w:val="NormalWeb"/>
        <w:rPr>
          <w:ins w:id="132" w:author="Dylan CHEN" w:date="2026-08-21T23:04:00Z" w16du:dateUtc="2026-08-21T15:04:00Z"/>
          <w:b/>
          <w:bCs/>
          <w:color w:val="000000"/>
          <w:rPrChange w:id="133" w:author="Dylan CHEN" w:date="2026-08-21T23:04:00Z" w16du:dateUtc="2026-08-21T15:04:00Z">
            <w:rPr>
              <w:ins w:id="134" w:author="Dylan CHEN" w:date="2026-08-21T23:04:00Z" w16du:dateUtc="2026-08-21T15:04:00Z"/>
              <w:color w:val="000000"/>
            </w:rPr>
          </w:rPrChange>
        </w:rPr>
      </w:pPr>
      <w:ins w:id="135" w:author="Dylan CHEN" w:date="2026-08-21T23:04:00Z" w16du:dateUtc="2026-08-21T15:04:00Z">
        <w:r w:rsidRPr="00BE7589">
          <w:rPr>
            <w:b/>
            <w:bCs/>
            <w:color w:val="000000"/>
            <w:rPrChange w:id="136" w:author="Dylan CHEN" w:date="2026-08-21T23:04:00Z" w16du:dateUtc="2026-08-21T15:04:00Z">
              <w:rPr>
                <w:color w:val="000000"/>
              </w:rPr>
            </w:rPrChange>
          </w:rPr>
          <w:t>References</w:t>
        </w:r>
      </w:ins>
    </w:p>
    <w:p w14:paraId="5579AFEE" w14:textId="73F01000" w:rsidR="00BE7589" w:rsidRDefault="00BE7589" w:rsidP="00BE7589">
      <w:pPr>
        <w:pStyle w:val="NormalWeb"/>
        <w:rPr>
          <w:ins w:id="137" w:author="Dylan CHEN" w:date="2026-08-21T23:04:00Z" w16du:dateUtc="2026-08-21T15:04:00Z"/>
          <w:color w:val="000000"/>
        </w:rPr>
      </w:pPr>
      <w:ins w:id="138" w:author="Dylan CHEN" w:date="2026-08-21T23:04:00Z" w16du:dateUtc="2026-08-21T15:04:00Z">
        <w:r>
          <w:rPr>
            <w:color w:val="000000"/>
          </w:rPr>
          <w:t>Chen, M.-J. (2009). Competitive dynamics research: An insider</w:t>
        </w:r>
      </w:ins>
      <w:r w:rsidR="003834AA">
        <w:rPr>
          <w:color w:val="000000"/>
        </w:rPr>
        <w:t>’</w:t>
      </w:r>
      <w:ins w:id="139" w:author="Dylan CHEN" w:date="2026-08-21T23:04:00Z" w16du:dateUtc="2026-08-21T15:04:00Z">
        <w:r>
          <w:rPr>
            <w:color w:val="000000"/>
          </w:rPr>
          <w:t>s odyssey. Asia Pacific Journal of Management, 26(1), 5–25.</w:t>
        </w:r>
      </w:ins>
    </w:p>
    <w:p w14:paraId="385F1833" w14:textId="77777777" w:rsidR="00BE7589" w:rsidRDefault="00BE7589" w:rsidP="00BE7589">
      <w:pPr>
        <w:pStyle w:val="NormalWeb"/>
        <w:rPr>
          <w:ins w:id="140" w:author="Dylan CHEN" w:date="2026-08-21T23:04:00Z" w16du:dateUtc="2026-08-21T15:04:00Z"/>
          <w:color w:val="000000"/>
        </w:rPr>
      </w:pPr>
      <w:ins w:id="141" w:author="Dylan CHEN" w:date="2026-08-21T23:04:00Z" w16du:dateUtc="2026-08-21T15:04:00Z">
        <w:r>
          <w:rPr>
            <w:color w:val="000000"/>
          </w:rPr>
          <w:t>Chen, M.-J., Su, K.-H., &amp; Tsai, W. (2007). Competitive tension: The awareness–motivation–capability perspective. Academy of Management Journal, 50(1), 101–118.</w:t>
        </w:r>
      </w:ins>
    </w:p>
    <w:p w14:paraId="33303518" w14:textId="77777777" w:rsidR="00BE7589" w:rsidRDefault="00BE7589" w:rsidP="00BE7589">
      <w:pPr>
        <w:pStyle w:val="NormalWeb"/>
        <w:rPr>
          <w:ins w:id="142" w:author="Dylan CHEN" w:date="2026-08-21T23:04:00Z" w16du:dateUtc="2026-08-21T15:04:00Z"/>
          <w:color w:val="000000"/>
        </w:rPr>
      </w:pPr>
      <w:ins w:id="143" w:author="Dylan CHEN" w:date="2026-08-21T23:04:00Z" w16du:dateUtc="2026-08-21T15:04:00Z">
        <w:r>
          <w:rPr>
            <w:color w:val="000000"/>
          </w:rPr>
          <w:t>Evans, J. St. B. T., &amp; Stanovich, K. E. (2013). Dual-process theories of higher cognition: Advancing the debate. Perspectives on Psychological Science, 8(3), 223–241.</w:t>
        </w:r>
      </w:ins>
    </w:p>
    <w:p w14:paraId="5B71A804" w14:textId="77777777" w:rsidR="00BE7589" w:rsidRDefault="00BE7589" w:rsidP="00BE7589">
      <w:pPr>
        <w:pStyle w:val="NormalWeb"/>
        <w:rPr>
          <w:ins w:id="144" w:author="Dylan CHEN" w:date="2026-08-21T23:04:00Z" w16du:dateUtc="2026-08-21T15:04:00Z"/>
          <w:color w:val="000000"/>
        </w:rPr>
      </w:pPr>
      <w:ins w:id="145" w:author="Dylan CHEN" w:date="2026-08-21T23:04:00Z" w16du:dateUtc="2026-08-21T15:04:00Z">
        <w:r>
          <w:rPr>
            <w:color w:val="000000"/>
          </w:rPr>
          <w:t>Kahneman, D. (2003). A perspective on judgment and choice: Mapping bounded rationality. American Psychologist, 58(9), 697–720.</w:t>
        </w:r>
      </w:ins>
    </w:p>
    <w:p w14:paraId="1E4C01B4" w14:textId="21EF02DF" w:rsidR="00BE7589" w:rsidRPr="00BE7589" w:rsidRDefault="00BE7589" w:rsidP="00BE7589">
      <w:pPr>
        <w:pStyle w:val="NormalWeb"/>
        <w:rPr>
          <w:rFonts w:hint="eastAsia"/>
          <w:color w:val="000000"/>
          <w:rPrChange w:id="146" w:author="Dylan CHEN" w:date="2026-08-21T23:04:00Z" w16du:dateUtc="2026-08-21T15:04:00Z">
            <w:rPr>
              <w:rFonts w:hint="eastAsia"/>
            </w:rPr>
          </w:rPrChange>
        </w:rPr>
        <w:pPrChange w:id="147" w:author="Dylan CHEN" w:date="2026-08-21T23:04:00Z" w16du:dateUtc="2026-08-21T15:04:00Z">
          <w:pPr/>
        </w:pPrChange>
      </w:pPr>
      <w:ins w:id="148" w:author="Dylan CHEN" w:date="2026-08-21T23:04:00Z" w16du:dateUtc="2026-08-21T15:04:00Z">
        <w:r>
          <w:rPr>
            <w:color w:val="000000"/>
          </w:rPr>
          <w:t>Kahneman, D. (2011). Thinking, fast and slow. Farrar, Straus and Giroux.</w:t>
        </w:r>
      </w:ins>
    </w:p>
    <w:p w14:paraId="1C5C9622" w14:textId="77777777" w:rsidR="00D90C83" w:rsidRPr="00522DE1" w:rsidRDefault="00D90C83" w:rsidP="00D90C83">
      <w:pPr>
        <w:spacing w:before="120" w:after="120"/>
      </w:pPr>
      <w:r w:rsidRPr="00522DE1">
        <w:t>---------------------------------------------------------------------------------------------------------------------</w:t>
      </w:r>
    </w:p>
    <w:p w14:paraId="26F8452F" w14:textId="1B296EFE" w:rsidR="00D90C83" w:rsidRPr="00522DE1" w:rsidRDefault="00CD67CD" w:rsidP="00D90C83">
      <w:pPr>
        <w:widowControl w:val="0"/>
        <w:autoSpaceDE w:val="0"/>
        <w:spacing w:before="120" w:after="120"/>
        <w:jc w:val="both"/>
        <w:outlineLvl w:val="0"/>
        <w:rPr>
          <w:rFonts w:eastAsia="SimSun"/>
          <w:b/>
          <w:bCs/>
          <w:kern w:val="2"/>
        </w:rPr>
      </w:pPr>
      <w:ins w:id="149" w:author="Dylan CHEN" w:date="2026-08-21T20:44:00Z" w16du:dateUtc="2026-08-21T12:44:00Z">
        <w:r>
          <w:rPr>
            <w:rFonts w:eastAsia="SimSun" w:hint="eastAsia"/>
            <w:b/>
            <w:bCs/>
            <w:kern w:val="2"/>
          </w:rPr>
          <w:t>#</w:t>
        </w:r>
      </w:ins>
      <w:r w:rsidR="00D90C83" w:rsidRPr="00522DE1">
        <w:rPr>
          <w:rFonts w:eastAsia="SimSun"/>
          <w:b/>
          <w:bCs/>
          <w:kern w:val="2"/>
        </w:rPr>
        <w:t>SE-2</w:t>
      </w:r>
    </w:p>
    <w:p w14:paraId="741B55F1" w14:textId="59F7F3D4"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Second, the empirical tests of the mechanisms </w:t>
      </w:r>
      <w:r w:rsidRPr="00CD67CD">
        <w:rPr>
          <w:rFonts w:eastAsia="SimSun"/>
          <w:i/>
          <w:iCs/>
          <w:kern w:val="2"/>
          <w:highlight w:val="yellow"/>
          <w:rPrChange w:id="150" w:author="Dylan CHEN" w:date="2026-08-21T20:44:00Z" w16du:dateUtc="2026-08-21T12:44:00Z">
            <w:rPr>
              <w:rFonts w:eastAsia="SimSun"/>
              <w:i/>
              <w:iCs/>
              <w:kern w:val="2"/>
            </w:rPr>
          </w:rPrChange>
        </w:rPr>
        <w:t>must more directly support the theoretical explanation.</w:t>
      </w:r>
    </w:p>
    <w:p w14:paraId="088603DD" w14:textId="0C31D9A5"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Many of the reviewers</w:t>
      </w:r>
      <w:r w:rsidR="003834AA">
        <w:rPr>
          <w:rFonts w:eastAsia="SimSun"/>
          <w:i/>
          <w:iCs/>
          <w:kern w:val="2"/>
        </w:rPr>
        <w:t>’</w:t>
      </w:r>
      <w:r w:rsidRPr="00522DE1">
        <w:rPr>
          <w:rFonts w:eastAsia="SimSun"/>
          <w:i/>
          <w:iCs/>
          <w:kern w:val="2"/>
        </w:rPr>
        <w:t xml:space="preserve"> concerns stem from the fact that the empirical analyses intended to </w:t>
      </w:r>
      <w:r w:rsidRPr="00522DE1">
        <w:rPr>
          <w:rFonts w:eastAsia="SimSun"/>
          <w:i/>
          <w:iCs/>
          <w:kern w:val="2"/>
        </w:rPr>
        <w:lastRenderedPageBreak/>
        <w:t>test the proposed mechanisms do not provide clear evidence for them.</w:t>
      </w:r>
    </w:p>
    <w:p w14:paraId="184EEF48" w14:textId="7777777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For example:</w:t>
      </w:r>
    </w:p>
    <w:p w14:paraId="200C4178" w14:textId="485CF8CA"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Reviewer 1 and Reviewer 3 both question whether the analysis in Section 6.3.1.1 provides convincing evidence for the proposed content effect, noting that </w:t>
      </w:r>
      <w:r w:rsidRPr="00CD67CD">
        <w:rPr>
          <w:rFonts w:eastAsia="SimSun"/>
          <w:i/>
          <w:iCs/>
          <w:kern w:val="2"/>
          <w:highlight w:val="yellow"/>
          <w:rPrChange w:id="151" w:author="Dylan CHEN" w:date="2026-08-21T20:44:00Z" w16du:dateUtc="2026-08-21T12:44:00Z">
            <w:rPr>
              <w:rFonts w:eastAsia="SimSun"/>
              <w:i/>
              <w:iCs/>
              <w:kern w:val="2"/>
            </w:rPr>
          </w:rPrChange>
        </w:rPr>
        <w:t>answer length alone</w:t>
      </w:r>
      <w:r w:rsidRPr="00522DE1">
        <w:rPr>
          <w:rFonts w:eastAsia="SimSun"/>
          <w:i/>
          <w:iCs/>
          <w:kern w:val="2"/>
        </w:rPr>
        <w:t xml:space="preserve"> is not a reliable measure of answer quality.</w:t>
      </w:r>
    </w:p>
    <w:p w14:paraId="3AEFFC00" w14:textId="05C9DAA1"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Reviewer 2 and Reviewer 3 raise concerns about the operationalization of the position effect, particularly the use of the </w:t>
      </w:r>
      <w:r w:rsidR="00E71BCF">
        <w:rPr>
          <w:rFonts w:eastAsia="SimSun"/>
          <w:i/>
          <w:iCs/>
          <w:kern w:val="2"/>
        </w:rPr>
        <w:t>“</w:t>
      </w:r>
      <w:r w:rsidRPr="00522DE1">
        <w:rPr>
          <w:rFonts w:eastAsia="SimSun"/>
          <w:i/>
          <w:iCs/>
          <w:kern w:val="2"/>
        </w:rPr>
        <w:t>first-position seeker</w:t>
      </w:r>
      <w:r w:rsidR="00E71BCF">
        <w:rPr>
          <w:rFonts w:eastAsia="SimSun"/>
          <w:i/>
          <w:iCs/>
          <w:kern w:val="2"/>
        </w:rPr>
        <w:t>”</w:t>
      </w:r>
      <w:r w:rsidRPr="00522DE1">
        <w:rPr>
          <w:rFonts w:eastAsia="SimSun"/>
          <w:i/>
          <w:iCs/>
          <w:kern w:val="2"/>
        </w:rPr>
        <w:t xml:space="preserve"> construct and its connection to the underlying theoretical logic.</w:t>
      </w:r>
    </w:p>
    <w:p w14:paraId="4E0280BA" w14:textId="1073CE95"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All three reviewers question the inference of the source effect, noting that attributing residual treatment effects to an AI authority mechanism is not justified unless other plausible mechanisms have been ruled out.</w:t>
      </w:r>
    </w:p>
    <w:p w14:paraId="1C6CC779" w14:textId="087F2324"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These issues suggest that the current analyses of the mechanism do not yet provide convincing empirical support for the theoretical claims. In the revision, the mechanism tests should be reconsidered to more directly correspond to the theoretical arguments being advanced.</w:t>
      </w:r>
    </w:p>
    <w:p w14:paraId="1D82E3B5" w14:textId="272D1B5A"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Please note, that this may require your team to develop a novel theoretical explanation. Given you results counter Su et al. (2023), you may need to develop a novel theoretical account for your findings.</w:t>
      </w:r>
      <w:r w:rsidR="00D90C83" w:rsidRPr="00522DE1">
        <w:rPr>
          <w:rFonts w:eastAsia="SimSun"/>
          <w:i/>
          <w:iCs/>
          <w:kern w:val="2"/>
        </w:rPr>
        <w:t> </w:t>
      </w:r>
    </w:p>
    <w:p w14:paraId="4166631B"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F0E61C1" w14:textId="77777777" w:rsidR="00CD67CD" w:rsidRDefault="00CD67CD" w:rsidP="00CD67CD">
      <w:pPr>
        <w:pStyle w:val="Paragraph"/>
        <w:rPr>
          <w:ins w:id="152" w:author="Dylan CHEN" w:date="2026-08-21T20:43:00Z" w16du:dateUtc="2026-08-21T12:43:00Z"/>
        </w:rPr>
      </w:pPr>
      <w:ins w:id="153" w:author="Dylan CHEN" w:date="2026-08-21T20:43:00Z" w16du:dateUtc="2026-08-21T12:43:00Z">
        <w:r>
          <w:t>We are grateful for this guidance and for the opportunity to discuss it further, both in the review letter and in our conversation. Following your suggestion, we have reconsidered the mechanism tests so that they correspond more directly to the theoretical arguments we advance, and we have reorganized the theoretical account around the fast and slow processing of AI cues. Below we respond point by point and indicate how each response maps to the corresponding revision. For the underlying reviewer concerns, we also provide detailed replies in R1-x, R2-x, and R3-3.</w:t>
        </w:r>
      </w:ins>
    </w:p>
    <w:p w14:paraId="45C91F20" w14:textId="77777777" w:rsidR="00CD67CD" w:rsidRDefault="00CD67CD" w:rsidP="00CD67CD">
      <w:pPr>
        <w:pStyle w:val="Paragraph"/>
        <w:rPr>
          <w:ins w:id="154" w:author="Dylan CHEN" w:date="2026-08-21T20:43:00Z" w16du:dateUtc="2026-08-21T12:43:00Z"/>
        </w:rPr>
      </w:pPr>
      <w:ins w:id="155" w:author="Dylan CHEN" w:date="2026-08-21T20:43:00Z" w16du:dateUtc="2026-08-21T12:43:00Z">
        <w:r>
          <w:rPr>
            <w:rStyle w:val="Strong"/>
          </w:rPr>
          <w:t>On the content effect and the concern that answer length alone is not a reliable measure of quality (raised by Reviewer 1 and Reviewer 3).</w:t>
        </w:r>
      </w:ins>
    </w:p>
    <w:p w14:paraId="4FBBEBAF" w14:textId="77777777" w:rsidR="00CD67CD" w:rsidRDefault="00CD67CD" w:rsidP="00CD67CD">
      <w:pPr>
        <w:pStyle w:val="Paragraph"/>
        <w:rPr>
          <w:ins w:id="156" w:author="Dylan CHEN" w:date="2026-08-21T20:43:00Z" w16du:dateUtc="2026-08-21T12:43:00Z"/>
        </w:rPr>
      </w:pPr>
      <w:ins w:id="157" w:author="Dylan CHEN" w:date="2026-08-21T20:43:00Z" w16du:dateUtc="2026-08-21T12:43:00Z">
        <w:r>
          <w:t>We looked into this carefully and now treat length in three steps.</w:t>
        </w:r>
      </w:ins>
    </w:p>
    <w:p w14:paraId="774D8957" w14:textId="77777777" w:rsidR="00CD67CD" w:rsidRDefault="00CD67CD" w:rsidP="00CD67CD">
      <w:pPr>
        <w:pStyle w:val="Paragraph"/>
        <w:rPr>
          <w:ins w:id="158" w:author="Dylan CHEN" w:date="2026-08-21T20:43:00Z" w16du:dateUtc="2026-08-21T12:43:00Z"/>
        </w:rPr>
      </w:pPr>
      <w:ins w:id="159" w:author="Dylan CHEN" w:date="2026-08-21T20:43:00Z" w16du:dateUtc="2026-08-21T12:43:00Z">
        <w:r>
          <w:t>First, we clarify that answer length measures coverage rather than overall quality. In our original framing, we imprecisely characterized length as a quality proxy. We now position it specifically as a measure of answer coverage, which captures the breadth and thoroughness of the answer. This is conceptually distinct from the dimensions captured by our LLM-based measures. As detailed in Appendix B, the LLM assessment focuses on objective quality dimensions such as accuracy, clarity, and relevance, which evaluate how well an answer addresses what it chooses to cover rather than how much ground it covers. This distinction is consistent with the mediation pattern we observe. Potential human answerers are deterred primarily by the perceived high coverage of the AI answer, a surface cue that can be inferred from length at a glance, rather than by fine-grained quality, which becomes available only through more effortful evaluation.</w:t>
        </w:r>
      </w:ins>
    </w:p>
    <w:p w14:paraId="749AB69A" w14:textId="16F5A8F2" w:rsidR="00CD67CD" w:rsidRDefault="00CD67CD" w:rsidP="00CD67CD">
      <w:pPr>
        <w:pStyle w:val="Paragraph"/>
        <w:rPr>
          <w:ins w:id="160" w:author="Dylan CHEN" w:date="2026-08-21T20:43:00Z" w16du:dateUtc="2026-08-21T12:43:00Z"/>
        </w:rPr>
      </w:pPr>
      <w:ins w:id="161" w:author="Dylan CHEN" w:date="2026-08-21T20:43:00Z" w16du:dateUtc="2026-08-21T12:43:00Z">
        <w:r>
          <w:t>Second, we report the three validation tests we conduct for the LLM-based quality measure. Failed AI answers (for example, "I</w:t>
        </w:r>
      </w:ins>
      <w:r w:rsidR="003834AA">
        <w:t>’</w:t>
      </w:r>
      <w:ins w:id="162" w:author="Dylan CHEN" w:date="2026-08-21T20:43:00Z" w16du:dateUtc="2026-08-21T12:43:00Z">
        <w:r>
          <w:t>m sorry, I can</w:t>
        </w:r>
      </w:ins>
      <w:r w:rsidR="003834AA">
        <w:t>’</w:t>
      </w:r>
      <w:ins w:id="163" w:author="Dylan CHEN" w:date="2026-08-21T20:43:00Z" w16du:dateUtc="2026-08-21T12:43:00Z">
        <w:r>
          <w:t xml:space="preserve">t provide a detailed answer") received significantly lower quality ratings than substantive answers (p &lt; 0.001). Human answers </w:t>
        </w:r>
        <w:r>
          <w:lastRenderedPageBreak/>
          <w:t>accepted by questioners received significantly higher ratings than non-accepted answers (p &lt; 0.05). Answers with above-median net likes received significantly higher ratings than those below the median (p &lt; 0.001). These results support the validity of the measure.</w:t>
        </w:r>
      </w:ins>
    </w:p>
    <w:p w14:paraId="6E5C36A4" w14:textId="77777777" w:rsidR="00CD67CD" w:rsidRDefault="00CD67CD" w:rsidP="00CD67CD">
      <w:pPr>
        <w:pStyle w:val="Paragraph"/>
        <w:rPr>
          <w:ins w:id="164" w:author="Dylan CHEN" w:date="2026-08-21T20:43:00Z" w16du:dateUtc="2026-08-21T12:43:00Z"/>
        </w:rPr>
      </w:pPr>
      <w:ins w:id="165" w:author="Dylan CHEN" w:date="2026-08-21T20:43:00Z" w16du:dateUtc="2026-08-21T12:43:00Z">
        <w:r>
          <w:t>Third, we examined what answer length actually captures. Length can reflect perceived quality, or it can reflect perceived coverage, meaning the impression that an answer spans many aspects of the problem. To separate these two readings, we added a second content variable, the number of bullet points in the answer. GenAI answers in this setting are typically well formatted and well structured, and an answer that enumerates several points tends to convey broad coverage, which motivates a perception of comprehensiveness. If length were operating mainly through perceived coverage, its effect should track this coverage variable rather than a direct quality signal. Our results indicate that the role of length operates largely through perceived coverage rather than through perceived quality. We report this analysis in the mechanism section.</w:t>
        </w:r>
      </w:ins>
    </w:p>
    <w:p w14:paraId="62A925CA" w14:textId="77777777" w:rsidR="00CD67CD" w:rsidRDefault="00CD67CD" w:rsidP="00CD67CD">
      <w:pPr>
        <w:pStyle w:val="Paragraph"/>
        <w:rPr>
          <w:ins w:id="166" w:author="Dylan CHEN" w:date="2026-08-21T20:43:00Z" w16du:dateUtc="2026-08-21T12:43:00Z"/>
        </w:rPr>
      </w:pPr>
      <w:ins w:id="167" w:author="Dylan CHEN" w:date="2026-08-21T20:43:00Z" w16du:dateUtc="2026-08-21T12:43:00Z">
        <w:r>
          <w:rPr>
            <w:rStyle w:val="Strong"/>
          </w:rPr>
          <w:t>On the position effect and the operationalization of the "first-position seeker" construct (raised by Reviewer 2 and Reviewer 3).</w:t>
        </w:r>
      </w:ins>
    </w:p>
    <w:p w14:paraId="0E1BAC19" w14:textId="7F9D4CC9" w:rsidR="00CD67CD" w:rsidRDefault="00CD67CD" w:rsidP="00CD67CD">
      <w:pPr>
        <w:pStyle w:val="Paragraph"/>
        <w:rPr>
          <w:ins w:id="168" w:author="Dylan CHEN" w:date="2026-08-21T20:43:00Z" w16du:dateUtc="2026-08-21T12:43:00Z"/>
        </w:rPr>
      </w:pPr>
      <w:ins w:id="169" w:author="Dylan CHEN" w:date="2026-08-21T20:43:00Z" w16du:dateUtc="2026-08-21T12:43:00Z">
        <w:r>
          <w:t>The reviewers</w:t>
        </w:r>
      </w:ins>
      <w:r w:rsidR="003834AA">
        <w:t>’</w:t>
      </w:r>
      <w:ins w:id="170" w:author="Dylan CHEN" w:date="2026-08-21T20:43:00Z" w16du:dateUtc="2026-08-21T12:43:00Z">
        <w:r>
          <w:t xml:space="preserve"> concerns converge on the same underlying issue with this approach. The analysis rested on an implicit assumption that first-position seekers care about being absolutely first rather than first among human contributors. This assumption followed from our competitive framing, in which the human answerer and the AI compete for the same scarce resource, namely the limited attention and recognition of viewers, so that an existing AI answer reduces the value of the first human answer for a first-position seeker. On reflection, we agree that testing this mechanism adequately in our setting would require data on how answerers perceive and value position, which our current dataset does not provide. We therefore cannot adequately separate a position-based account from the other mechanisms that the reviewers note could generate the same empirical pattern. For this reason, and to keep the theoretical account focused on the fast and slow processing of AI cues in a way that aligns with our updated framework, we have removed the position effect from the manuscript in this revision.</w:t>
        </w:r>
      </w:ins>
    </w:p>
    <w:p w14:paraId="56A5FC45" w14:textId="77777777" w:rsidR="00CD67CD" w:rsidRDefault="00CD67CD" w:rsidP="00CD67CD">
      <w:pPr>
        <w:pStyle w:val="Paragraph"/>
        <w:rPr>
          <w:ins w:id="171" w:author="Dylan CHEN" w:date="2026-08-21T20:43:00Z" w16du:dateUtc="2026-08-21T12:43:00Z"/>
        </w:rPr>
      </w:pPr>
      <w:ins w:id="172" w:author="Dylan CHEN" w:date="2026-08-21T20:43:00Z" w16du:dateUtc="2026-08-21T12:43:00Z">
        <w:r>
          <w:rPr>
            <w:rStyle w:val="Strong"/>
          </w:rPr>
          <w:t>On the inference of the source effect and the attribution of residual treatment effects (raised by all three reviewers).</w:t>
        </w:r>
      </w:ins>
    </w:p>
    <w:p w14:paraId="38CBBDF5" w14:textId="77777777" w:rsidR="00CD67CD" w:rsidRDefault="00CD67CD" w:rsidP="00CD67CD">
      <w:pPr>
        <w:pStyle w:val="Paragraph"/>
        <w:rPr>
          <w:ins w:id="173" w:author="Dylan CHEN" w:date="2026-08-21T20:43:00Z" w16du:dateUtc="2026-08-21T12:43:00Z"/>
        </w:rPr>
      </w:pPr>
      <w:ins w:id="174" w:author="Dylan CHEN" w:date="2026-08-21T20:43:00Z" w16du:dateUtc="2026-08-21T12:43:00Z">
        <w:r>
          <w:t>We accept this concern in full. A residual cannot be cleanly attributed to a source-based mechanism, both because alternative channels that our controls do not capture may drive the reduction in human answers, and because any remainder may reflect measurement error or an incomplete operationalization of the other channels. We therefore no longer rest any claim on a residual. Under the revised framework, the AI label effect and the AI content effect are each theorized and estimated on their own terms, rather than one being inferred as what remains after the other is accounted for. We elaborate this estimation strategy in our detailed reply to R3-3.</w:t>
        </w:r>
      </w:ins>
    </w:p>
    <w:p w14:paraId="7B432024" w14:textId="77777777" w:rsidR="00CD67CD" w:rsidRDefault="00CD67CD" w:rsidP="00CD67CD">
      <w:pPr>
        <w:pStyle w:val="Paragraph"/>
        <w:rPr>
          <w:ins w:id="175" w:author="Dylan CHEN" w:date="2026-08-21T20:43:00Z" w16du:dateUtc="2026-08-21T12:43:00Z"/>
        </w:rPr>
      </w:pPr>
      <w:ins w:id="176" w:author="Dylan CHEN" w:date="2026-08-21T20:43:00Z" w16du:dateUtc="2026-08-21T12:43:00Z">
        <w:r>
          <w:t>Taken together, these revisions move the mechanism tests closer to the theoretical arguments they are meant to support, and they organize the account around the fast and slow processing of AI cues rather than around a residual-based decomposition.</w:t>
        </w:r>
      </w:ins>
    </w:p>
    <w:p w14:paraId="1C7DEB1B" w14:textId="77777777" w:rsidR="00E71F2A" w:rsidRPr="00522DE1" w:rsidRDefault="00E71F2A" w:rsidP="00D90C83">
      <w:pPr>
        <w:spacing w:before="120" w:after="120"/>
      </w:pPr>
    </w:p>
    <w:p w14:paraId="59F9C952" w14:textId="1851FDAF" w:rsidR="00D90C83" w:rsidRPr="00522DE1" w:rsidRDefault="00D90C83" w:rsidP="00D90C83">
      <w:pPr>
        <w:spacing w:before="120" w:after="120"/>
      </w:pPr>
      <w:r w:rsidRPr="00522DE1">
        <w:t>---------------------------------------------------------------------------------------------------------------------</w:t>
      </w:r>
    </w:p>
    <w:p w14:paraId="5EAD2C13" w14:textId="6E7662FD" w:rsidR="00D90C83" w:rsidRPr="00522DE1" w:rsidRDefault="00CD67CD" w:rsidP="00D90C83">
      <w:pPr>
        <w:widowControl w:val="0"/>
        <w:autoSpaceDE w:val="0"/>
        <w:spacing w:before="120" w:after="120"/>
        <w:jc w:val="both"/>
        <w:outlineLvl w:val="0"/>
        <w:rPr>
          <w:rFonts w:eastAsia="SimSun"/>
          <w:b/>
          <w:bCs/>
          <w:kern w:val="2"/>
        </w:rPr>
      </w:pPr>
      <w:bookmarkStart w:id="177" w:name="OLE_LINK40"/>
      <w:ins w:id="178" w:author="Dylan CHEN" w:date="2026-08-21T20:45:00Z" w16du:dateUtc="2026-08-21T12:45:00Z">
        <w:r>
          <w:rPr>
            <w:rFonts w:eastAsia="SimSun" w:hint="eastAsia"/>
            <w:b/>
            <w:bCs/>
            <w:kern w:val="2"/>
          </w:rPr>
          <w:t>#</w:t>
        </w:r>
      </w:ins>
      <w:r w:rsidR="00D90C83" w:rsidRPr="00522DE1">
        <w:rPr>
          <w:rFonts w:eastAsia="SimSun"/>
          <w:b/>
          <w:bCs/>
          <w:kern w:val="2"/>
        </w:rPr>
        <w:t xml:space="preserve">SE-3 </w:t>
      </w:r>
    </w:p>
    <w:p w14:paraId="12DC36D3" w14:textId="39F07BD2"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Third, the manuscript must more clearly situate its findings relative to prior work.</w:t>
      </w:r>
    </w:p>
    <w:p w14:paraId="3C6964A9" w14:textId="6772116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lastRenderedPageBreak/>
        <w:t>Several reviewers raise concerns about the paper</w:t>
      </w:r>
      <w:r w:rsidR="003834AA">
        <w:rPr>
          <w:rFonts w:eastAsia="SimSun"/>
          <w:i/>
          <w:iCs/>
          <w:kern w:val="2"/>
        </w:rPr>
        <w:t>’</w:t>
      </w:r>
      <w:r w:rsidRPr="00522DE1">
        <w:rPr>
          <w:rFonts w:eastAsia="SimSun"/>
          <w:i/>
          <w:iCs/>
          <w:kern w:val="2"/>
        </w:rPr>
        <w:t xml:space="preserve">s positioning relative to existing literature, </w:t>
      </w:r>
      <w:r w:rsidRPr="00CD67CD">
        <w:rPr>
          <w:rFonts w:eastAsia="SimSun"/>
          <w:i/>
          <w:iCs/>
          <w:kern w:val="2"/>
          <w:highlight w:val="yellow"/>
          <w:rPrChange w:id="179" w:author="Dylan CHEN" w:date="2026-08-21T20:45:00Z" w16du:dateUtc="2026-08-21T12:45:00Z">
            <w:rPr>
              <w:rFonts w:eastAsia="SimSun"/>
              <w:i/>
              <w:iCs/>
              <w:kern w:val="2"/>
            </w:rPr>
          </w:rPrChange>
        </w:rPr>
        <w:t>particularly Su et al. (2023).</w:t>
      </w:r>
    </w:p>
    <w:p w14:paraId="797E0BC3" w14:textId="132B3D55"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Reviewer 1 notes, the current explanation for the divergence between your findings and prior work is not yet convincing. The revision should clarify why the mechanisms proposed in your paper would lead to different outcomes in your setting and what theoretical insight emerges from this comparison.</w:t>
      </w:r>
    </w:p>
    <w:p w14:paraId="3480B436" w14:textId="45F36C47"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This clarification is important for establishing the paper</w:t>
      </w:r>
      <w:r w:rsidR="003834AA">
        <w:rPr>
          <w:rFonts w:eastAsia="SimSun"/>
          <w:i/>
          <w:iCs/>
          <w:kern w:val="2"/>
        </w:rPr>
        <w:t>’</w:t>
      </w:r>
      <w:r w:rsidRPr="00522DE1">
        <w:rPr>
          <w:rFonts w:eastAsia="SimSun"/>
          <w:i/>
          <w:iCs/>
          <w:kern w:val="2"/>
        </w:rPr>
        <w:t>s contribution</w:t>
      </w:r>
      <w:r w:rsidR="00D90C83" w:rsidRPr="00522DE1">
        <w:rPr>
          <w:rFonts w:eastAsia="SimSun"/>
          <w:i/>
          <w:iCs/>
          <w:kern w:val="2"/>
        </w:rPr>
        <w:t>. </w:t>
      </w:r>
    </w:p>
    <w:p w14:paraId="47257B4C" w14:textId="35BE6A8D" w:rsidR="00425A79" w:rsidRPr="00522DE1" w:rsidRDefault="00D90C83" w:rsidP="00A77F5D">
      <w:pPr>
        <w:widowControl w:val="0"/>
        <w:autoSpaceDE w:val="0"/>
        <w:autoSpaceDN w:val="0"/>
        <w:adjustRightInd w:val="0"/>
        <w:spacing w:before="120" w:after="120"/>
        <w:jc w:val="both"/>
      </w:pPr>
      <w:r w:rsidRPr="00522DE1">
        <w:rPr>
          <w:rFonts w:eastAsia="SimSun"/>
          <w:b/>
          <w:bCs/>
          <w:i/>
          <w:iCs/>
          <w:kern w:val="2"/>
          <w:u w:val="single"/>
        </w:rPr>
        <w:t>Response</w:t>
      </w:r>
    </w:p>
    <w:p w14:paraId="1BCC6F48" w14:textId="04ECCDC7" w:rsidR="00CD67CD" w:rsidRDefault="00D86AAD" w:rsidP="00CD67CD">
      <w:pPr>
        <w:pStyle w:val="Paragraph"/>
        <w:rPr>
          <w:ins w:id="180" w:author="Dylan CHEN" w:date="2026-08-21T20:42:00Z" w16du:dateUtc="2026-08-21T12:42:00Z"/>
        </w:rPr>
      </w:pPr>
      <w:r w:rsidRPr="00522DE1">
        <w:t>Following the suggestion of the review panel,</w:t>
      </w:r>
      <w:ins w:id="181" w:author="Dylan CHEN" w:date="2026-08-21T20:43:00Z" w16du:dateUtc="2026-08-21T12:43:00Z">
        <w:r w:rsidR="00CD67CD">
          <w:rPr>
            <w:rFonts w:hint="eastAsia"/>
          </w:rPr>
          <w:t xml:space="preserve"> w</w:t>
        </w:r>
      </w:ins>
      <w:del w:id="182" w:author="Dylan CHEN" w:date="2026-08-21T20:43:00Z" w16du:dateUtc="2026-08-21T12:43:00Z">
        <w:r w:rsidRPr="00522DE1" w:rsidDel="00CD67CD">
          <w:delText xml:space="preserve"> </w:delText>
        </w:r>
      </w:del>
      <w:ins w:id="183" w:author="Dylan CHEN" w:date="2026-08-21T20:42:00Z" w16du:dateUtc="2026-08-21T12:42:00Z">
        <w:r w:rsidR="00CD67CD">
          <w:rPr>
            <w:rFonts w:hint="eastAsia"/>
          </w:rPr>
          <w:t xml:space="preserve">e </w:t>
        </w:r>
        <w:r w:rsidR="00CD67CD">
          <w:t xml:space="preserve">have reorganized our differentiation from Su et al. (2025) around a single idea: what separates the two settings is whether the internal AI serves as a </w:t>
        </w:r>
        <w:r w:rsidR="00CD67CD">
          <w:rPr>
            <w:rStyle w:val="Emphasis"/>
          </w:rPr>
          <w:t>complement</w:t>
        </w:r>
        <w:r w:rsidR="00CD67CD">
          <w:t xml:space="preserve"> to human contributors or as a </w:t>
        </w:r>
        <w:r w:rsidR="00CD67CD">
          <w:rPr>
            <w:rStyle w:val="Emphasis"/>
          </w:rPr>
          <w:t>substitute</w:t>
        </w:r>
        <w:r w:rsidR="00CD67CD">
          <w:t xml:space="preserve"> that competes with them. Two observable factors jointly determine which case holds. The first is the community</w:t>
        </w:r>
      </w:ins>
      <w:r w:rsidR="003834AA">
        <w:t>’</w:t>
      </w:r>
      <w:ins w:id="184" w:author="Dylan CHEN" w:date="2026-08-21T20:42:00Z" w16du:dateUtc="2026-08-21T12:42:00Z">
        <w:r w:rsidR="00CD67CD">
          <w:t>s evaluation culture (Context). The second is the mode of AI deployment (Implementation Mode). Table R1-5 positions the two studies along both factors, together with their designs, findings, and mechanisms. Below we address the reviewer</w:t>
        </w:r>
      </w:ins>
      <w:r w:rsidR="003834AA">
        <w:t>’</w:t>
      </w:r>
      <w:ins w:id="185" w:author="Dylan CHEN" w:date="2026-08-21T20:42:00Z" w16du:dateUtc="2026-08-21T12:42:00Z">
        <w:r w:rsidR="00CD67CD">
          <w:t>s three points, mapping each to the corresponding row of the table, and then show how a single framework reconciles the two sets of findings.</w:t>
        </w:r>
      </w:ins>
    </w:p>
    <w:p w14:paraId="0CD5EB29" w14:textId="77777777" w:rsidR="00CD67CD" w:rsidRPr="00C81CF3" w:rsidRDefault="00CD67CD" w:rsidP="00CD67CD">
      <w:pPr>
        <w:spacing w:after="120"/>
        <w:jc w:val="center"/>
        <w:rPr>
          <w:ins w:id="186" w:author="Dylan CHEN" w:date="2026-08-21T20:42:00Z" w16du:dateUtc="2026-08-21T12:42:00Z"/>
          <w:rFonts w:eastAsia="SimSun"/>
          <w:b/>
          <w:color w:val="000000"/>
          <w:sz w:val="22"/>
          <w:szCs w:val="22"/>
        </w:rPr>
      </w:pPr>
      <w:ins w:id="187" w:author="Dylan CHEN" w:date="2026-08-21T20:42:00Z" w16du:dateUtc="2026-08-21T12:42:00Z">
        <w:r w:rsidRPr="00C81CF3">
          <w:rPr>
            <w:rFonts w:eastAsia="SimSun"/>
            <w:b/>
            <w:color w:val="000000"/>
            <w:sz w:val="22"/>
            <w:szCs w:val="22"/>
          </w:rPr>
          <w:t xml:space="preserve">Table </w:t>
        </w:r>
        <w:r>
          <w:rPr>
            <w:rFonts w:eastAsia="SimSun" w:hint="eastAsia"/>
            <w:b/>
            <w:color w:val="000000"/>
            <w:sz w:val="22"/>
            <w:szCs w:val="22"/>
          </w:rPr>
          <w:t>R1-5</w:t>
        </w:r>
        <w:r w:rsidRPr="00C81CF3">
          <w:rPr>
            <w:rFonts w:eastAsia="SimSun"/>
            <w:b/>
            <w:color w:val="000000"/>
            <w:sz w:val="22"/>
            <w:szCs w:val="22"/>
          </w:rPr>
          <w:t xml:space="preserve">. Positioning the Current Study in Internal GenAI Empirical Research: A Comparison with Su et al. (2025) </w:t>
        </w:r>
      </w:ins>
    </w:p>
    <w:tbl>
      <w:tblPr>
        <w:tblW w:w="5000" w:type="pct"/>
        <w:jc w:val="center"/>
        <w:tblLayout w:type="fixed"/>
        <w:tblLook w:val="04A0" w:firstRow="1" w:lastRow="0" w:firstColumn="1" w:lastColumn="0" w:noHBand="0" w:noVBand="1"/>
      </w:tblPr>
      <w:tblGrid>
        <w:gridCol w:w="2662"/>
        <w:gridCol w:w="3363"/>
        <w:gridCol w:w="3325"/>
      </w:tblGrid>
      <w:tr w:rsidR="00CD67CD" w14:paraId="617EA194" w14:textId="77777777" w:rsidTr="00E83740">
        <w:trPr>
          <w:trHeight w:val="340"/>
          <w:jc w:val="center"/>
          <w:ins w:id="188" w:author="Dylan CHEN" w:date="2026-08-21T20:42:00Z" w16du:dateUtc="2026-08-21T12:42:00Z"/>
        </w:trPr>
        <w:tc>
          <w:tcPr>
            <w:tcW w:w="2800" w:type="dxa"/>
            <w:tcBorders>
              <w:top w:val="single" w:sz="4" w:space="0" w:color="auto"/>
              <w:left w:val="single" w:sz="4" w:space="0" w:color="auto"/>
              <w:bottom w:val="single" w:sz="4" w:space="0" w:color="auto"/>
              <w:right w:val="single" w:sz="4" w:space="0" w:color="auto"/>
            </w:tcBorders>
            <w:hideMark/>
          </w:tcPr>
          <w:p w14:paraId="05AB3ABF" w14:textId="77777777" w:rsidR="00CD67CD" w:rsidRDefault="00CD67CD" w:rsidP="00E83740">
            <w:pPr>
              <w:rPr>
                <w:ins w:id="189" w:author="Dylan CHEN" w:date="2026-08-21T20:42:00Z" w16du:dateUtc="2026-08-21T12:42:00Z"/>
                <w:rFonts w:ascii="Aptos Narrow" w:hAnsi="Aptos Narrow"/>
                <w:b/>
                <w:bCs/>
                <w:color w:val="000000"/>
              </w:rPr>
            </w:pPr>
            <w:ins w:id="190" w:author="Dylan CHEN" w:date="2026-08-21T20:42:00Z" w16du:dateUtc="2026-08-21T12:42:00Z">
              <w:r>
                <w:rPr>
                  <w:rFonts w:ascii="Aptos Narrow" w:hAnsi="Aptos Narrow"/>
                  <w:b/>
                  <w:bCs/>
                  <w:color w:val="000000"/>
                </w:rPr>
                <w:t>Dimension</w:t>
              </w:r>
            </w:ins>
          </w:p>
        </w:tc>
        <w:tc>
          <w:tcPr>
            <w:tcW w:w="3540" w:type="dxa"/>
            <w:tcBorders>
              <w:top w:val="single" w:sz="4" w:space="0" w:color="auto"/>
              <w:left w:val="nil"/>
              <w:bottom w:val="single" w:sz="4" w:space="0" w:color="auto"/>
              <w:right w:val="single" w:sz="4" w:space="0" w:color="auto"/>
            </w:tcBorders>
            <w:hideMark/>
          </w:tcPr>
          <w:p w14:paraId="14F9635E" w14:textId="77777777" w:rsidR="00CD67CD" w:rsidRDefault="00CD67CD" w:rsidP="00E83740">
            <w:pPr>
              <w:jc w:val="center"/>
              <w:rPr>
                <w:ins w:id="191" w:author="Dylan CHEN" w:date="2026-08-21T20:42:00Z" w16du:dateUtc="2026-08-21T12:42:00Z"/>
                <w:rFonts w:ascii="Aptos Narrow" w:hAnsi="Aptos Narrow"/>
                <w:b/>
                <w:bCs/>
                <w:color w:val="000000"/>
              </w:rPr>
            </w:pPr>
            <w:ins w:id="192" w:author="Dylan CHEN" w:date="2026-08-21T20:42:00Z" w16du:dateUtc="2026-08-21T12:42:00Z">
              <w:r>
                <w:rPr>
                  <w:rFonts w:ascii="Aptos Narrow" w:hAnsi="Aptos Narrow"/>
                  <w:b/>
                  <w:bCs/>
                  <w:color w:val="000000"/>
                </w:rPr>
                <w:t>Su et al. (2025)</w:t>
              </w:r>
            </w:ins>
          </w:p>
        </w:tc>
        <w:tc>
          <w:tcPr>
            <w:tcW w:w="3500" w:type="dxa"/>
            <w:tcBorders>
              <w:top w:val="single" w:sz="4" w:space="0" w:color="auto"/>
              <w:left w:val="nil"/>
              <w:bottom w:val="single" w:sz="4" w:space="0" w:color="auto"/>
              <w:right w:val="single" w:sz="4" w:space="0" w:color="auto"/>
            </w:tcBorders>
            <w:hideMark/>
          </w:tcPr>
          <w:p w14:paraId="3E65C68B" w14:textId="77777777" w:rsidR="00CD67CD" w:rsidRDefault="00CD67CD" w:rsidP="00E83740">
            <w:pPr>
              <w:jc w:val="center"/>
              <w:rPr>
                <w:ins w:id="193" w:author="Dylan CHEN" w:date="2026-08-21T20:42:00Z" w16du:dateUtc="2026-08-21T12:42:00Z"/>
                <w:rFonts w:ascii="Aptos Narrow" w:hAnsi="Aptos Narrow"/>
                <w:b/>
                <w:bCs/>
                <w:color w:val="000000"/>
              </w:rPr>
            </w:pPr>
            <w:ins w:id="194" w:author="Dylan CHEN" w:date="2026-08-21T20:42:00Z" w16du:dateUtc="2026-08-21T12:42:00Z">
              <w:r>
                <w:rPr>
                  <w:rFonts w:ascii="Aptos Narrow" w:hAnsi="Aptos Narrow"/>
                  <w:b/>
                  <w:bCs/>
                  <w:color w:val="000000"/>
                </w:rPr>
                <w:t>Our Study (2026)</w:t>
              </w:r>
            </w:ins>
          </w:p>
        </w:tc>
      </w:tr>
      <w:tr w:rsidR="00CD67CD" w14:paraId="3F536EBD" w14:textId="77777777" w:rsidTr="00E83740">
        <w:trPr>
          <w:trHeight w:val="340"/>
          <w:jc w:val="center"/>
          <w:ins w:id="195" w:author="Dylan CHEN" w:date="2026-08-21T20:42:00Z" w16du:dateUtc="2026-08-21T12:42:00Z"/>
        </w:trPr>
        <w:tc>
          <w:tcPr>
            <w:tcW w:w="2800" w:type="dxa"/>
            <w:tcBorders>
              <w:top w:val="nil"/>
              <w:left w:val="single" w:sz="4" w:space="0" w:color="auto"/>
              <w:bottom w:val="single" w:sz="4" w:space="0" w:color="auto"/>
              <w:right w:val="single" w:sz="4" w:space="0" w:color="auto"/>
            </w:tcBorders>
            <w:hideMark/>
          </w:tcPr>
          <w:p w14:paraId="520997DC" w14:textId="77777777" w:rsidR="00CD67CD" w:rsidRDefault="00CD67CD" w:rsidP="00E83740">
            <w:pPr>
              <w:rPr>
                <w:ins w:id="196" w:author="Dylan CHEN" w:date="2026-08-21T20:42:00Z" w16du:dateUtc="2026-08-21T12:42:00Z"/>
                <w:rFonts w:ascii="Aptos Narrow" w:hAnsi="Aptos Narrow"/>
                <w:color w:val="000000"/>
              </w:rPr>
            </w:pPr>
            <w:ins w:id="197" w:author="Dylan CHEN" w:date="2026-08-21T20:42:00Z" w16du:dateUtc="2026-08-21T12:42:00Z">
              <w:r>
                <w:rPr>
                  <w:rFonts w:ascii="Aptos Narrow" w:hAnsi="Aptos Narrow"/>
                  <w:color w:val="000000"/>
                </w:rPr>
                <w:t>Community</w:t>
              </w:r>
            </w:ins>
          </w:p>
        </w:tc>
        <w:tc>
          <w:tcPr>
            <w:tcW w:w="3540" w:type="dxa"/>
            <w:tcBorders>
              <w:top w:val="nil"/>
              <w:left w:val="nil"/>
              <w:bottom w:val="single" w:sz="4" w:space="0" w:color="auto"/>
              <w:right w:val="single" w:sz="4" w:space="0" w:color="auto"/>
            </w:tcBorders>
            <w:hideMark/>
          </w:tcPr>
          <w:p w14:paraId="5513BEBE" w14:textId="77777777" w:rsidR="00CD67CD" w:rsidRDefault="00CD67CD" w:rsidP="00E83740">
            <w:pPr>
              <w:jc w:val="center"/>
              <w:rPr>
                <w:ins w:id="198" w:author="Dylan CHEN" w:date="2026-08-21T20:42:00Z" w16du:dateUtc="2026-08-21T12:42:00Z"/>
                <w:rFonts w:ascii="Aptos Narrow" w:hAnsi="Aptos Narrow"/>
                <w:color w:val="000000"/>
              </w:rPr>
            </w:pPr>
            <w:ins w:id="199" w:author="Dylan CHEN" w:date="2026-08-21T20:42:00Z" w16du:dateUtc="2026-08-21T12:42:00Z">
              <w:r>
                <w:rPr>
                  <w:rFonts w:ascii="Aptos Narrow" w:hAnsi="Aptos Narrow"/>
                  <w:color w:val="000000"/>
                </w:rPr>
                <w:t>Quora</w:t>
              </w:r>
            </w:ins>
          </w:p>
        </w:tc>
        <w:tc>
          <w:tcPr>
            <w:tcW w:w="3500" w:type="dxa"/>
            <w:tcBorders>
              <w:top w:val="nil"/>
              <w:left w:val="nil"/>
              <w:bottom w:val="single" w:sz="4" w:space="0" w:color="auto"/>
              <w:right w:val="single" w:sz="4" w:space="0" w:color="auto"/>
            </w:tcBorders>
            <w:hideMark/>
          </w:tcPr>
          <w:p w14:paraId="71896779" w14:textId="77777777" w:rsidR="00CD67CD" w:rsidRDefault="00CD67CD" w:rsidP="00E83740">
            <w:pPr>
              <w:jc w:val="center"/>
              <w:rPr>
                <w:ins w:id="200" w:author="Dylan CHEN" w:date="2026-08-21T20:42:00Z" w16du:dateUtc="2026-08-21T12:42:00Z"/>
                <w:rFonts w:ascii="Aptos Narrow" w:hAnsi="Aptos Narrow"/>
                <w:color w:val="000000"/>
              </w:rPr>
            </w:pPr>
            <w:ins w:id="201" w:author="Dylan CHEN" w:date="2026-08-21T20:42:00Z" w16du:dateUtc="2026-08-21T12:42:00Z">
              <w:r>
                <w:rPr>
                  <w:rFonts w:ascii="Aptos Narrow" w:hAnsi="Aptos Narrow"/>
                  <w:color w:val="000000"/>
                </w:rPr>
                <w:t>SegmentFault</w:t>
              </w:r>
            </w:ins>
          </w:p>
        </w:tc>
      </w:tr>
      <w:tr w:rsidR="00CD67CD" w14:paraId="032CCCA4" w14:textId="77777777" w:rsidTr="00E83740">
        <w:trPr>
          <w:trHeight w:val="680"/>
          <w:jc w:val="center"/>
          <w:ins w:id="202" w:author="Dylan CHEN" w:date="2026-08-21T20:42:00Z" w16du:dateUtc="2026-08-21T12:42:00Z"/>
        </w:trPr>
        <w:tc>
          <w:tcPr>
            <w:tcW w:w="2800" w:type="dxa"/>
            <w:tcBorders>
              <w:top w:val="nil"/>
              <w:left w:val="single" w:sz="4" w:space="0" w:color="auto"/>
              <w:bottom w:val="single" w:sz="4" w:space="0" w:color="auto"/>
              <w:right w:val="single" w:sz="4" w:space="0" w:color="auto"/>
            </w:tcBorders>
            <w:hideMark/>
          </w:tcPr>
          <w:p w14:paraId="7ECC2425" w14:textId="77777777" w:rsidR="00CD67CD" w:rsidRDefault="00CD67CD" w:rsidP="00E83740">
            <w:pPr>
              <w:rPr>
                <w:ins w:id="203" w:author="Dylan CHEN" w:date="2026-08-21T20:42:00Z" w16du:dateUtc="2026-08-21T12:42:00Z"/>
                <w:rFonts w:ascii="Aptos Narrow" w:hAnsi="Aptos Narrow"/>
                <w:b/>
                <w:bCs/>
                <w:color w:val="000000"/>
              </w:rPr>
            </w:pPr>
            <w:ins w:id="204" w:author="Dylan CHEN" w:date="2026-08-21T20:42:00Z" w16du:dateUtc="2026-08-21T12:42:00Z">
              <w:r>
                <w:rPr>
                  <w:rFonts w:ascii="Aptos Narrow" w:hAnsi="Aptos Narrow"/>
                  <w:b/>
                  <w:bCs/>
                  <w:color w:val="000000"/>
                </w:rPr>
                <w:t>Community Domain (Context)</w:t>
              </w:r>
            </w:ins>
          </w:p>
        </w:tc>
        <w:tc>
          <w:tcPr>
            <w:tcW w:w="3540" w:type="dxa"/>
            <w:tcBorders>
              <w:top w:val="nil"/>
              <w:left w:val="nil"/>
              <w:bottom w:val="single" w:sz="4" w:space="0" w:color="auto"/>
              <w:right w:val="single" w:sz="4" w:space="0" w:color="auto"/>
            </w:tcBorders>
            <w:hideMark/>
          </w:tcPr>
          <w:p w14:paraId="78939753" w14:textId="77777777" w:rsidR="00CD67CD" w:rsidRDefault="00CD67CD" w:rsidP="00E83740">
            <w:pPr>
              <w:jc w:val="center"/>
              <w:rPr>
                <w:ins w:id="205" w:author="Dylan CHEN" w:date="2026-08-21T20:42:00Z" w16du:dateUtc="2026-08-21T12:42:00Z"/>
                <w:rFonts w:ascii="Aptos Narrow" w:hAnsi="Aptos Narrow"/>
                <w:color w:val="000000"/>
              </w:rPr>
            </w:pPr>
            <w:ins w:id="206" w:author="Dylan CHEN" w:date="2026-08-21T20:42:00Z" w16du:dateUtc="2026-08-21T12:42:00Z">
              <w:r>
                <w:rPr>
                  <w:rFonts w:ascii="Aptos Narrow" w:hAnsi="Aptos Narrow"/>
                  <w:color w:val="000000"/>
                </w:rPr>
                <w:t>General, conversation-oriented</w:t>
              </w:r>
            </w:ins>
          </w:p>
        </w:tc>
        <w:tc>
          <w:tcPr>
            <w:tcW w:w="3500" w:type="dxa"/>
            <w:tcBorders>
              <w:top w:val="nil"/>
              <w:left w:val="nil"/>
              <w:bottom w:val="single" w:sz="4" w:space="0" w:color="auto"/>
              <w:right w:val="single" w:sz="4" w:space="0" w:color="auto"/>
            </w:tcBorders>
            <w:hideMark/>
          </w:tcPr>
          <w:p w14:paraId="51213CF8" w14:textId="77777777" w:rsidR="00CD67CD" w:rsidRDefault="00CD67CD" w:rsidP="00E83740">
            <w:pPr>
              <w:jc w:val="center"/>
              <w:rPr>
                <w:ins w:id="207" w:author="Dylan CHEN" w:date="2026-08-21T20:42:00Z" w16du:dateUtc="2026-08-21T12:42:00Z"/>
                <w:rFonts w:ascii="Aptos Narrow" w:hAnsi="Aptos Narrow"/>
                <w:color w:val="000000"/>
              </w:rPr>
            </w:pPr>
            <w:ins w:id="208" w:author="Dylan CHEN" w:date="2026-08-21T20:42:00Z" w16du:dateUtc="2026-08-21T12:42:00Z">
              <w:r>
                <w:rPr>
                  <w:rFonts w:ascii="Aptos Narrow" w:hAnsi="Aptos Narrow"/>
                  <w:color w:val="000000"/>
                </w:rPr>
                <w:t>Technical, correctness-oriented</w:t>
              </w:r>
            </w:ins>
          </w:p>
        </w:tc>
      </w:tr>
      <w:tr w:rsidR="00CD67CD" w14:paraId="7CC0ADE0" w14:textId="77777777" w:rsidTr="00E83740">
        <w:trPr>
          <w:trHeight w:val="1020"/>
          <w:jc w:val="center"/>
          <w:ins w:id="209" w:author="Dylan CHEN" w:date="2026-08-21T20:42:00Z" w16du:dateUtc="2026-08-21T12:42:00Z"/>
        </w:trPr>
        <w:tc>
          <w:tcPr>
            <w:tcW w:w="2800" w:type="dxa"/>
            <w:tcBorders>
              <w:top w:val="nil"/>
              <w:left w:val="single" w:sz="4" w:space="0" w:color="auto"/>
              <w:bottom w:val="single" w:sz="4" w:space="0" w:color="auto"/>
              <w:right w:val="single" w:sz="4" w:space="0" w:color="auto"/>
            </w:tcBorders>
            <w:hideMark/>
          </w:tcPr>
          <w:p w14:paraId="68B35B2F" w14:textId="77777777" w:rsidR="00CD67CD" w:rsidRDefault="00CD67CD" w:rsidP="00E83740">
            <w:pPr>
              <w:rPr>
                <w:ins w:id="210" w:author="Dylan CHEN" w:date="2026-08-21T20:42:00Z" w16du:dateUtc="2026-08-21T12:42:00Z"/>
                <w:rFonts w:ascii="Aptos Narrow" w:hAnsi="Aptos Narrow"/>
                <w:b/>
                <w:bCs/>
                <w:color w:val="000000"/>
              </w:rPr>
            </w:pPr>
            <w:ins w:id="211" w:author="Dylan CHEN" w:date="2026-08-21T20:42:00Z" w16du:dateUtc="2026-08-21T12:42:00Z">
              <w:r>
                <w:rPr>
                  <w:rFonts w:ascii="Aptos Narrow" w:hAnsi="Aptos Narrow"/>
                  <w:b/>
                  <w:bCs/>
                  <w:color w:val="000000"/>
                </w:rPr>
                <w:t>How AI Answer Is Provided (Implementation Mode)</w:t>
              </w:r>
            </w:ins>
          </w:p>
        </w:tc>
        <w:tc>
          <w:tcPr>
            <w:tcW w:w="3540" w:type="dxa"/>
            <w:tcBorders>
              <w:top w:val="nil"/>
              <w:left w:val="nil"/>
              <w:bottom w:val="single" w:sz="4" w:space="0" w:color="auto"/>
              <w:right w:val="single" w:sz="4" w:space="0" w:color="auto"/>
            </w:tcBorders>
            <w:hideMark/>
          </w:tcPr>
          <w:p w14:paraId="43BE0F57" w14:textId="77777777" w:rsidR="00CD67CD" w:rsidRDefault="00CD67CD" w:rsidP="00E83740">
            <w:pPr>
              <w:jc w:val="center"/>
              <w:rPr>
                <w:ins w:id="212" w:author="Dylan CHEN" w:date="2026-08-21T20:42:00Z" w16du:dateUtc="2026-08-21T12:42:00Z"/>
                <w:rFonts w:ascii="Aptos Narrow" w:hAnsi="Aptos Narrow"/>
                <w:color w:val="000000"/>
              </w:rPr>
            </w:pPr>
            <w:ins w:id="213" w:author="Dylan CHEN" w:date="2026-08-21T20:42:00Z" w16du:dateUtc="2026-08-21T12:42:00Z">
              <w:r>
                <w:rPr>
                  <w:rFonts w:ascii="Aptos Narrow" w:hAnsi="Aptos Narrow"/>
                  <w:color w:val="000000"/>
                </w:rPr>
                <w:t xml:space="preserve">Added in batch to </w:t>
              </w:r>
              <w:r w:rsidRPr="00E83740">
                <w:rPr>
                  <w:rFonts w:ascii="Aptos Narrow" w:hAnsi="Aptos Narrow"/>
                  <w:b/>
                  <w:bCs/>
                  <w:color w:val="000000"/>
                </w:rPr>
                <w:t>existing questions</w:t>
              </w:r>
              <w:r>
                <w:rPr>
                  <w:rFonts w:ascii="Aptos Narrow" w:hAnsi="Aptos Narrow"/>
                  <w:color w:val="000000"/>
                </w:rPr>
                <w:t xml:space="preserve"> that already hold human answers</w:t>
              </w:r>
            </w:ins>
          </w:p>
        </w:tc>
        <w:tc>
          <w:tcPr>
            <w:tcW w:w="3500" w:type="dxa"/>
            <w:tcBorders>
              <w:top w:val="nil"/>
              <w:left w:val="nil"/>
              <w:bottom w:val="single" w:sz="4" w:space="0" w:color="auto"/>
              <w:right w:val="single" w:sz="4" w:space="0" w:color="auto"/>
            </w:tcBorders>
            <w:hideMark/>
          </w:tcPr>
          <w:p w14:paraId="6D5F5159" w14:textId="77777777" w:rsidR="00CD67CD" w:rsidRDefault="00CD67CD" w:rsidP="00E83740">
            <w:pPr>
              <w:jc w:val="center"/>
              <w:rPr>
                <w:ins w:id="214" w:author="Dylan CHEN" w:date="2026-08-21T20:42:00Z" w16du:dateUtc="2026-08-21T12:42:00Z"/>
                <w:rFonts w:ascii="Aptos Narrow" w:hAnsi="Aptos Narrow"/>
                <w:color w:val="000000"/>
              </w:rPr>
            </w:pPr>
            <w:ins w:id="215" w:author="Dylan CHEN" w:date="2026-08-21T20:42:00Z" w16du:dateUtc="2026-08-21T12:42:00Z">
              <w:r w:rsidRPr="00E83740">
                <w:rPr>
                  <w:rFonts w:ascii="Aptos Narrow" w:hAnsi="Aptos Narrow"/>
                  <w:b/>
                  <w:bCs/>
                  <w:color w:val="000000"/>
                </w:rPr>
                <w:t>Randomly provided to newly posted questions</w:t>
              </w:r>
              <w:r>
                <w:rPr>
                  <w:rFonts w:ascii="Aptos Narrow" w:hAnsi="Aptos Narrow"/>
                  <w:color w:val="000000"/>
                </w:rPr>
                <w:t>, as the first and often the only answer</w:t>
              </w:r>
            </w:ins>
          </w:p>
        </w:tc>
      </w:tr>
      <w:tr w:rsidR="00CD67CD" w14:paraId="08B358CD" w14:textId="77777777" w:rsidTr="00E83740">
        <w:trPr>
          <w:trHeight w:val="340"/>
          <w:jc w:val="center"/>
          <w:ins w:id="216" w:author="Dylan CHEN" w:date="2026-08-21T20:42:00Z" w16du:dateUtc="2026-08-21T12:42:00Z"/>
        </w:trPr>
        <w:tc>
          <w:tcPr>
            <w:tcW w:w="2800" w:type="dxa"/>
            <w:tcBorders>
              <w:top w:val="nil"/>
              <w:left w:val="single" w:sz="4" w:space="0" w:color="auto"/>
              <w:bottom w:val="single" w:sz="4" w:space="0" w:color="auto"/>
              <w:right w:val="single" w:sz="4" w:space="0" w:color="auto"/>
            </w:tcBorders>
            <w:hideMark/>
          </w:tcPr>
          <w:p w14:paraId="06DB75D2" w14:textId="77777777" w:rsidR="00CD67CD" w:rsidRDefault="00CD67CD" w:rsidP="00E83740">
            <w:pPr>
              <w:rPr>
                <w:ins w:id="217" w:author="Dylan CHEN" w:date="2026-08-21T20:42:00Z" w16du:dateUtc="2026-08-21T12:42:00Z"/>
                <w:rFonts w:ascii="Aptos Narrow" w:hAnsi="Aptos Narrow"/>
                <w:color w:val="000000"/>
              </w:rPr>
            </w:pPr>
            <w:ins w:id="218" w:author="Dylan CHEN" w:date="2026-08-21T20:42:00Z" w16du:dateUtc="2026-08-21T12:42:00Z">
              <w:r>
                <w:rPr>
                  <w:rFonts w:ascii="Aptos Narrow" w:hAnsi="Aptos Narrow"/>
                  <w:color w:val="000000"/>
                </w:rPr>
                <w:t>Research Design</w:t>
              </w:r>
            </w:ins>
          </w:p>
        </w:tc>
        <w:tc>
          <w:tcPr>
            <w:tcW w:w="3540" w:type="dxa"/>
            <w:tcBorders>
              <w:top w:val="nil"/>
              <w:left w:val="nil"/>
              <w:bottom w:val="single" w:sz="4" w:space="0" w:color="auto"/>
              <w:right w:val="single" w:sz="4" w:space="0" w:color="auto"/>
            </w:tcBorders>
            <w:hideMark/>
          </w:tcPr>
          <w:p w14:paraId="2C43AE1D" w14:textId="77777777" w:rsidR="00CD67CD" w:rsidRDefault="00CD67CD" w:rsidP="00E83740">
            <w:pPr>
              <w:jc w:val="center"/>
              <w:rPr>
                <w:ins w:id="219" w:author="Dylan CHEN" w:date="2026-08-21T20:42:00Z" w16du:dateUtc="2026-08-21T12:42:00Z"/>
                <w:rFonts w:ascii="Aptos Narrow" w:hAnsi="Aptos Narrow"/>
                <w:color w:val="000000"/>
              </w:rPr>
            </w:pPr>
            <w:ins w:id="220" w:author="Dylan CHEN" w:date="2026-08-21T20:42:00Z" w16du:dateUtc="2026-08-21T12:42:00Z">
              <w:r>
                <w:rPr>
                  <w:rFonts w:ascii="Aptos Narrow" w:hAnsi="Aptos Narrow"/>
                  <w:color w:val="000000"/>
                </w:rPr>
                <w:t>Natural Exp. + Experiment</w:t>
              </w:r>
            </w:ins>
          </w:p>
        </w:tc>
        <w:tc>
          <w:tcPr>
            <w:tcW w:w="3500" w:type="dxa"/>
            <w:tcBorders>
              <w:top w:val="nil"/>
              <w:left w:val="nil"/>
              <w:bottom w:val="single" w:sz="4" w:space="0" w:color="auto"/>
              <w:right w:val="single" w:sz="4" w:space="0" w:color="auto"/>
            </w:tcBorders>
            <w:hideMark/>
          </w:tcPr>
          <w:p w14:paraId="3B7B6A8C" w14:textId="77777777" w:rsidR="00CD67CD" w:rsidRDefault="00CD67CD" w:rsidP="00E83740">
            <w:pPr>
              <w:jc w:val="center"/>
              <w:rPr>
                <w:ins w:id="221" w:author="Dylan CHEN" w:date="2026-08-21T20:42:00Z" w16du:dateUtc="2026-08-21T12:42:00Z"/>
                <w:rFonts w:ascii="Aptos Narrow" w:hAnsi="Aptos Narrow"/>
                <w:color w:val="000000"/>
              </w:rPr>
            </w:pPr>
            <w:ins w:id="222" w:author="Dylan CHEN" w:date="2026-08-21T20:42:00Z" w16du:dateUtc="2026-08-21T12:42:00Z">
              <w:r>
                <w:rPr>
                  <w:rFonts w:ascii="Aptos Narrow" w:hAnsi="Aptos Narrow"/>
                  <w:color w:val="000000"/>
                </w:rPr>
                <w:t>Randomized Exp.</w:t>
              </w:r>
            </w:ins>
          </w:p>
        </w:tc>
      </w:tr>
      <w:tr w:rsidR="00CD67CD" w14:paraId="1417AA2B" w14:textId="77777777" w:rsidTr="00E83740">
        <w:trPr>
          <w:trHeight w:val="340"/>
          <w:jc w:val="center"/>
          <w:ins w:id="223" w:author="Dylan CHEN" w:date="2026-08-21T20:42:00Z" w16du:dateUtc="2026-08-21T12:42:00Z"/>
        </w:trPr>
        <w:tc>
          <w:tcPr>
            <w:tcW w:w="2800" w:type="dxa"/>
            <w:tcBorders>
              <w:top w:val="nil"/>
              <w:left w:val="single" w:sz="4" w:space="0" w:color="auto"/>
              <w:bottom w:val="single" w:sz="4" w:space="0" w:color="auto"/>
              <w:right w:val="single" w:sz="4" w:space="0" w:color="auto"/>
            </w:tcBorders>
            <w:hideMark/>
          </w:tcPr>
          <w:p w14:paraId="63625F14" w14:textId="77777777" w:rsidR="00CD67CD" w:rsidRDefault="00CD67CD" w:rsidP="00E83740">
            <w:pPr>
              <w:rPr>
                <w:ins w:id="224" w:author="Dylan CHEN" w:date="2026-08-21T20:42:00Z" w16du:dateUtc="2026-08-21T12:42:00Z"/>
                <w:rFonts w:ascii="Aptos Narrow" w:hAnsi="Aptos Narrow"/>
                <w:color w:val="000000"/>
              </w:rPr>
            </w:pPr>
            <w:ins w:id="225" w:author="Dylan CHEN" w:date="2026-08-21T20:42:00Z" w16du:dateUtc="2026-08-21T12:42:00Z">
              <w:r>
                <w:rPr>
                  <w:rFonts w:ascii="Aptos Narrow" w:hAnsi="Aptos Narrow"/>
                  <w:color w:val="000000"/>
                </w:rPr>
                <w:t>Unit of Analysis</w:t>
              </w:r>
            </w:ins>
          </w:p>
        </w:tc>
        <w:tc>
          <w:tcPr>
            <w:tcW w:w="3540" w:type="dxa"/>
            <w:tcBorders>
              <w:top w:val="nil"/>
              <w:left w:val="nil"/>
              <w:bottom w:val="single" w:sz="4" w:space="0" w:color="auto"/>
              <w:right w:val="single" w:sz="4" w:space="0" w:color="auto"/>
            </w:tcBorders>
            <w:hideMark/>
          </w:tcPr>
          <w:p w14:paraId="4FE65B5B" w14:textId="77777777" w:rsidR="00CD67CD" w:rsidRDefault="00CD67CD" w:rsidP="00E83740">
            <w:pPr>
              <w:jc w:val="center"/>
              <w:rPr>
                <w:ins w:id="226" w:author="Dylan CHEN" w:date="2026-08-21T20:42:00Z" w16du:dateUtc="2026-08-21T12:42:00Z"/>
                <w:rFonts w:ascii="Aptos Narrow" w:hAnsi="Aptos Narrow"/>
                <w:color w:val="000000"/>
              </w:rPr>
            </w:pPr>
            <w:ins w:id="227" w:author="Dylan CHEN" w:date="2026-08-21T20:42:00Z" w16du:dateUtc="2026-08-21T12:42:00Z">
              <w:r>
                <w:rPr>
                  <w:rFonts w:ascii="Aptos Narrow" w:hAnsi="Aptos Narrow"/>
                  <w:color w:val="000000"/>
                </w:rPr>
                <w:t>Question-Week</w:t>
              </w:r>
            </w:ins>
          </w:p>
        </w:tc>
        <w:tc>
          <w:tcPr>
            <w:tcW w:w="3500" w:type="dxa"/>
            <w:tcBorders>
              <w:top w:val="nil"/>
              <w:left w:val="nil"/>
              <w:bottom w:val="single" w:sz="4" w:space="0" w:color="auto"/>
              <w:right w:val="single" w:sz="4" w:space="0" w:color="auto"/>
            </w:tcBorders>
            <w:hideMark/>
          </w:tcPr>
          <w:p w14:paraId="534B8AC6" w14:textId="77777777" w:rsidR="00CD67CD" w:rsidRDefault="00CD67CD" w:rsidP="00E83740">
            <w:pPr>
              <w:jc w:val="center"/>
              <w:rPr>
                <w:ins w:id="228" w:author="Dylan CHEN" w:date="2026-08-21T20:42:00Z" w16du:dateUtc="2026-08-21T12:42:00Z"/>
                <w:rFonts w:ascii="Aptos Narrow" w:hAnsi="Aptos Narrow"/>
                <w:color w:val="000000"/>
              </w:rPr>
            </w:pPr>
            <w:ins w:id="229" w:author="Dylan CHEN" w:date="2026-08-21T20:42:00Z" w16du:dateUtc="2026-08-21T12:42:00Z">
              <w:r>
                <w:rPr>
                  <w:rFonts w:ascii="Aptos Narrow" w:hAnsi="Aptos Narrow"/>
                  <w:color w:val="000000"/>
                </w:rPr>
                <w:t>Question</w:t>
              </w:r>
            </w:ins>
          </w:p>
        </w:tc>
      </w:tr>
      <w:tr w:rsidR="00CD67CD" w14:paraId="33625536" w14:textId="77777777" w:rsidTr="00E83740">
        <w:trPr>
          <w:trHeight w:val="680"/>
          <w:jc w:val="center"/>
          <w:ins w:id="230" w:author="Dylan CHEN" w:date="2026-08-21T20:42:00Z" w16du:dateUtc="2026-08-21T12:42:00Z"/>
        </w:trPr>
        <w:tc>
          <w:tcPr>
            <w:tcW w:w="2800" w:type="dxa"/>
            <w:tcBorders>
              <w:top w:val="nil"/>
              <w:left w:val="single" w:sz="4" w:space="0" w:color="auto"/>
              <w:bottom w:val="single" w:sz="4" w:space="0" w:color="auto"/>
              <w:right w:val="single" w:sz="4" w:space="0" w:color="auto"/>
            </w:tcBorders>
            <w:hideMark/>
          </w:tcPr>
          <w:p w14:paraId="6AE7FE19" w14:textId="77777777" w:rsidR="00CD67CD" w:rsidRDefault="00CD67CD" w:rsidP="00E83740">
            <w:pPr>
              <w:rPr>
                <w:ins w:id="231" w:author="Dylan CHEN" w:date="2026-08-21T20:42:00Z" w16du:dateUtc="2026-08-21T12:42:00Z"/>
                <w:rFonts w:ascii="Aptos Narrow" w:hAnsi="Aptos Narrow"/>
                <w:color w:val="000000"/>
              </w:rPr>
            </w:pPr>
            <w:ins w:id="232" w:author="Dylan CHEN" w:date="2026-08-21T20:42:00Z" w16du:dateUtc="2026-08-21T12:42:00Z">
              <w:r>
                <w:rPr>
                  <w:rFonts w:ascii="Aptos Narrow" w:hAnsi="Aptos Narrow"/>
                  <w:color w:val="000000"/>
                </w:rPr>
                <w:t>Key Findings</w:t>
              </w:r>
            </w:ins>
          </w:p>
        </w:tc>
        <w:tc>
          <w:tcPr>
            <w:tcW w:w="3540" w:type="dxa"/>
            <w:tcBorders>
              <w:top w:val="nil"/>
              <w:left w:val="nil"/>
              <w:bottom w:val="single" w:sz="4" w:space="0" w:color="auto"/>
              <w:right w:val="single" w:sz="4" w:space="0" w:color="auto"/>
            </w:tcBorders>
            <w:hideMark/>
          </w:tcPr>
          <w:p w14:paraId="610BF40D" w14:textId="77777777" w:rsidR="00CD67CD" w:rsidRDefault="00CD67CD" w:rsidP="00E83740">
            <w:pPr>
              <w:jc w:val="center"/>
              <w:rPr>
                <w:ins w:id="233" w:author="Dylan CHEN" w:date="2026-08-21T20:42:00Z" w16du:dateUtc="2026-08-21T12:42:00Z"/>
                <w:rFonts w:ascii="Aptos Narrow" w:hAnsi="Aptos Narrow"/>
                <w:color w:val="000000"/>
              </w:rPr>
            </w:pPr>
            <w:ins w:id="234" w:author="Dylan CHEN" w:date="2026-08-21T20:42:00Z" w16du:dateUtc="2026-08-21T12:42:00Z">
              <w:r>
                <w:rPr>
                  <w:rFonts w:ascii="Aptos Narrow" w:hAnsi="Aptos Narrow"/>
                  <w:color w:val="000000"/>
                </w:rPr>
                <w:t>↑ Human answers</w:t>
              </w:r>
            </w:ins>
          </w:p>
        </w:tc>
        <w:tc>
          <w:tcPr>
            <w:tcW w:w="3500" w:type="dxa"/>
            <w:tcBorders>
              <w:top w:val="nil"/>
              <w:left w:val="nil"/>
              <w:bottom w:val="single" w:sz="4" w:space="0" w:color="auto"/>
              <w:right w:val="single" w:sz="4" w:space="0" w:color="auto"/>
            </w:tcBorders>
            <w:hideMark/>
          </w:tcPr>
          <w:p w14:paraId="229E7103" w14:textId="77777777" w:rsidR="00CD67CD" w:rsidRDefault="00CD67CD" w:rsidP="00E83740">
            <w:pPr>
              <w:jc w:val="center"/>
              <w:rPr>
                <w:ins w:id="235" w:author="Dylan CHEN" w:date="2026-08-21T20:42:00Z" w16du:dateUtc="2026-08-21T12:42:00Z"/>
                <w:rFonts w:ascii="Aptos Narrow" w:hAnsi="Aptos Narrow"/>
                <w:color w:val="000000"/>
              </w:rPr>
            </w:pPr>
            <w:ins w:id="236" w:author="Dylan CHEN" w:date="2026-08-21T20:42:00Z" w16du:dateUtc="2026-08-21T12:42:00Z">
              <w:r>
                <w:rPr>
                  <w:rFonts w:ascii="Aptos Narrow" w:hAnsi="Aptos Narrow"/>
                  <w:color w:val="000000"/>
                </w:rPr>
                <w:t>↓ Human answers; ↑ Answer quality</w:t>
              </w:r>
            </w:ins>
          </w:p>
        </w:tc>
      </w:tr>
    </w:tbl>
    <w:p w14:paraId="5E6BB947" w14:textId="77777777" w:rsidR="00CD67CD" w:rsidRDefault="00CD67CD" w:rsidP="00CD67CD">
      <w:pPr>
        <w:pStyle w:val="Paragraph"/>
        <w:rPr>
          <w:ins w:id="237" w:author="Dylan CHEN" w:date="2026-08-21T20:42:00Z" w16du:dateUtc="2026-08-21T12:42:00Z"/>
          <w:rStyle w:val="Strong"/>
        </w:rPr>
      </w:pPr>
    </w:p>
    <w:p w14:paraId="65AFCFA1" w14:textId="77777777" w:rsidR="00CD67CD" w:rsidRDefault="00CD67CD" w:rsidP="00CD67CD">
      <w:pPr>
        <w:pStyle w:val="Paragraph"/>
        <w:rPr>
          <w:ins w:id="238" w:author="Dylan CHEN" w:date="2026-08-21T20:42:00Z" w16du:dateUtc="2026-08-21T12:42:00Z"/>
        </w:rPr>
      </w:pPr>
      <w:ins w:id="239" w:author="Dylan CHEN" w:date="2026-08-21T20:42:00Z" w16du:dateUtc="2026-08-21T12:42:00Z">
        <w:r>
          <w:rPr>
            <w:rStyle w:val="Strong"/>
          </w:rPr>
          <w:t>Factor 1. Community evaluation culture (Community Domain row; addresses Point 1).</w:t>
        </w:r>
      </w:ins>
    </w:p>
    <w:p w14:paraId="24BD307A" w14:textId="479FCA00" w:rsidR="00CD67CD" w:rsidRPr="00E83740" w:rsidRDefault="00CD67CD" w:rsidP="00CD67CD">
      <w:pPr>
        <w:pStyle w:val="Paragraph"/>
        <w:rPr>
          <w:ins w:id="240" w:author="Dylan CHEN" w:date="2026-08-21T20:42:00Z" w16du:dateUtc="2026-08-21T12:42:00Z"/>
          <w:b/>
          <w:bCs/>
        </w:rPr>
      </w:pPr>
      <w:ins w:id="241" w:author="Dylan CHEN" w:date="2026-08-21T20:42:00Z" w16du:dateUtc="2026-08-21T12:42:00Z">
        <w:r>
          <w:t>We agree that the “general-interest versus technical” framing was overstated, and we have removed the claim that our users are technical experts while Quora</w:t>
        </w:r>
      </w:ins>
      <w:r w:rsidR="003834AA">
        <w:t>’</w:t>
      </w:r>
      <w:ins w:id="242" w:author="Dylan CHEN" w:date="2026-08-21T20:42:00Z" w16du:dateUtc="2026-08-21T12:42:00Z">
        <w:r>
          <w:t>s are casual users. Two clarifications sharpen the comparison. First, the updated version of Su et al. (2025) no longer includes the objective-versus-subjective accuracy analysis, so this contrast is no longer part of their design. Second, their expert classification does not track technical expertise: it is based on Quora</w:t>
        </w:r>
      </w:ins>
      <w:r w:rsidR="003834AA">
        <w:t>’</w:t>
      </w:r>
      <w:ins w:id="243" w:author="Dylan CHEN" w:date="2026-08-21T20:42:00Z" w16du:dateUtc="2026-08-21T12:42:00Z">
        <w:r>
          <w:t xml:space="preserve">s Top Writer badge, which “is awarded to contributors based on the quality of their responses,” so that “contributors with the Top Writer badge on Quora are identified as human experts while those without the badge are identified as non-experts” (Su et al. 2025). Their experts are strong contributors on a conversation-oriented platform, not specialists solving </w:t>
        </w:r>
        <w:r>
          <w:lastRenderedPageBreak/>
          <w:t>verifiable technical problems.</w:t>
        </w:r>
      </w:ins>
    </w:p>
    <w:p w14:paraId="08F97BC2" w14:textId="77777777" w:rsidR="00CD67CD" w:rsidRDefault="00CD67CD" w:rsidP="00CD67CD">
      <w:pPr>
        <w:pStyle w:val="Paragraph"/>
        <w:rPr>
          <w:ins w:id="244" w:author="Dylan CHEN" w:date="2026-08-21T20:42:00Z" w16du:dateUtc="2026-08-21T12:42:00Z"/>
        </w:rPr>
      </w:pPr>
      <w:ins w:id="245" w:author="Dylan CHEN" w:date="2026-08-21T20:42:00Z" w16du:dateUtc="2026-08-21T12:42:00Z">
        <w:r>
          <w:t>We therefore reframe this difference as one of evaluation culture rather than user composition (Burtch et al. 2024). Quora primarily serves everyday, conversational topics; questions such as “What did Marilyn Monroe carry in her coffin?” and “What is the best small business to start in Gambia?” illustrate this orientation,</w:t>
        </w:r>
        <w:r w:rsidRPr="00546646">
          <w:rPr>
            <w:vertAlign w:val="superscript"/>
          </w:rPr>
          <w:t>1</w:t>
        </w:r>
        <w:r>
          <w:t xml:space="preserve"> and Oliveira et al. (2018) document that Quora exhibits significantly more “conversation ingredients” than Stack Overflow. SegmentFault, like Stack Overflow, operates under an efficiency-oriented philosophy and seeks a single correct answer to each question. </w:t>
        </w:r>
      </w:ins>
    </w:p>
    <w:p w14:paraId="660D873C" w14:textId="77777777" w:rsidR="00CD67CD" w:rsidRDefault="00CD67CD" w:rsidP="00CD67CD">
      <w:pPr>
        <w:pStyle w:val="Paragraph"/>
        <w:rPr>
          <w:ins w:id="246" w:author="Dylan CHEN" w:date="2026-08-21T20:42:00Z" w16du:dateUtc="2026-08-21T12:42:00Z"/>
        </w:rPr>
      </w:pPr>
      <w:ins w:id="247" w:author="Dylan CHEN" w:date="2026-08-21T20:42:00Z" w16du:dateUtc="2026-08-21T12:42:00Z">
        <w:r w:rsidRPr="0077609A">
          <w:t xml:space="preserve">This cultural difference maps directly onto whether the AI is read as a complement or a competitor, which in turn sets the direction of the effect on contribution. In a conversation-oriented culture, an answer is one contribution among many, and the AI is read as a </w:t>
        </w:r>
        <w:r w:rsidRPr="00E83740">
          <w:rPr>
            <w:b/>
            <w:bCs/>
          </w:rPr>
          <w:t>complement</w:t>
        </w:r>
        <w:r w:rsidRPr="0077609A">
          <w:t xml:space="preserve">. It functions as a catalyst rather than a rival: the AI and human contributors draw on different strengths and are not competing on the same dimension, so a contributor who sees an AI answer feels that the discussion has been re-energized rather than closed off. The effect on contribution is therefore positive. In a correctness-oriented culture, where each question calls for one right answer, the AI is read as a direct </w:t>
        </w:r>
        <w:r w:rsidRPr="00E83740">
          <w:rPr>
            <w:b/>
            <w:bCs/>
          </w:rPr>
          <w:t>competitor</w:t>
        </w:r>
        <w:r w:rsidRPr="0077609A">
          <w:t>. Here</w:t>
        </w:r>
        <w:r>
          <w:rPr>
            <w:rFonts w:hint="eastAsia"/>
          </w:rPr>
          <w:t>,</w:t>
        </w:r>
        <w:r w:rsidRPr="0077609A">
          <w:t xml:space="preserve"> </w:t>
        </w:r>
        <w:r>
          <w:rPr>
            <w:rFonts w:hint="eastAsia"/>
          </w:rPr>
          <w:t xml:space="preserve">once </w:t>
        </w:r>
        <w:r w:rsidRPr="0077609A">
          <w:t xml:space="preserve">contributors see </w:t>
        </w:r>
        <w:r>
          <w:rPr>
            <w:rFonts w:hint="eastAsia"/>
          </w:rPr>
          <w:t>AI answer</w:t>
        </w:r>
        <w:r w:rsidRPr="0077609A">
          <w:t xml:space="preserve"> content, a strong </w:t>
        </w:r>
        <w:r>
          <w:rPr>
            <w:rFonts w:hint="eastAsia"/>
          </w:rPr>
          <w:t>perception of coverage</w:t>
        </w:r>
        <w:r w:rsidRPr="0077609A">
          <w:t xml:space="preserve"> signals that the question is already resolved and deters contribution. The effect on contribution is therefore negative. We re-elaborate this in Section Research Gap and Section Conclusion.</w:t>
        </w:r>
      </w:ins>
    </w:p>
    <w:p w14:paraId="3009E6C2" w14:textId="77777777" w:rsidR="00CD67CD" w:rsidRPr="00E83740" w:rsidRDefault="00CD67CD" w:rsidP="00CD67CD">
      <w:pPr>
        <w:pStyle w:val="Paragraph"/>
        <w:rPr>
          <w:ins w:id="248" w:author="Dylan CHEN" w:date="2026-08-21T20:42:00Z" w16du:dateUtc="2026-08-21T12:42:00Z"/>
        </w:rPr>
      </w:pPr>
    </w:p>
    <w:p w14:paraId="06E671C7" w14:textId="77777777" w:rsidR="00CD67CD" w:rsidRPr="00E83740" w:rsidRDefault="00CD67CD" w:rsidP="00CD67CD">
      <w:pPr>
        <w:pStyle w:val="Paragraph"/>
        <w:rPr>
          <w:ins w:id="249" w:author="Dylan CHEN" w:date="2026-08-21T20:42:00Z" w16du:dateUtc="2026-08-21T12:42:00Z"/>
          <w:b/>
          <w:bCs/>
        </w:rPr>
      </w:pPr>
      <w:ins w:id="250" w:author="Dylan CHEN" w:date="2026-08-21T20:42:00Z" w16du:dateUtc="2026-08-21T12:42:00Z">
        <w:r w:rsidRPr="00E83740">
          <w:rPr>
            <w:b/>
            <w:bCs/>
          </w:rPr>
          <w:t>Factor 2. Mode of AI deployment (How AI Answer Is Provided row; addresses Points 2 and 3).</w:t>
        </w:r>
      </w:ins>
    </w:p>
    <w:p w14:paraId="51A795D7" w14:textId="77777777" w:rsidR="00CD67CD" w:rsidRDefault="00CD67CD" w:rsidP="00CD67CD">
      <w:pPr>
        <w:pStyle w:val="Paragraph"/>
        <w:rPr>
          <w:ins w:id="251" w:author="Dylan CHEN" w:date="2026-08-21T20:42:00Z" w16du:dateUtc="2026-08-21T12:42:00Z"/>
        </w:rPr>
      </w:pPr>
      <w:ins w:id="252" w:author="Dylan CHEN" w:date="2026-08-21T20:42:00Z" w16du:dateUtc="2026-08-21T12:42:00Z">
        <w:r>
          <w:t xml:space="preserve">We accept that the phrase “three months” was imprecise, because the three-month figure is the observation window on each side of the policy launch. The substantive point, however, holds. In Su et al. (2025), the questions were created before the panel began, and the AI answers were added only at the policy launch. Their design keeps “only those questions that were created before the start of our panel data collection (i.e., November 2022),” and the AI answers appear when “AI answers are presented on treated question pages” at the launch (Su et al. 2025). The AI therefore enters questions that were posted earlier and had already accumulated human answers. We have rewritten the passage to state this precisely rather than to attach a specific number to the gap between question posting and AI answer arrival. </w:t>
        </w:r>
      </w:ins>
    </w:p>
    <w:p w14:paraId="252C3BF0" w14:textId="42C4EBD8" w:rsidR="00CD67CD" w:rsidRDefault="00CD67CD" w:rsidP="00CD67CD">
      <w:pPr>
        <w:pStyle w:val="Paragraph"/>
        <w:rPr>
          <w:ins w:id="253" w:author="Dylan CHEN" w:date="2026-08-21T20:42:00Z" w16du:dateUtc="2026-08-21T12:42:00Z"/>
        </w:rPr>
      </w:pPr>
      <w:ins w:id="254" w:author="Dylan CHEN" w:date="2026-08-21T20:42:00Z" w16du:dateUtc="2026-08-21T12:42:00Z">
        <w:r w:rsidRPr="0077609A">
          <w:t>This distinction speaks directly to the reviewer</w:t>
        </w:r>
      </w:ins>
      <w:r w:rsidR="003834AA">
        <w:t>’</w:t>
      </w:r>
      <w:ins w:id="255" w:author="Dylan CHEN" w:date="2026-08-21T20:42:00Z" w16du:dateUtc="2026-08-21T12:42:00Z">
        <w:r w:rsidRPr="0077609A">
          <w:t xml:space="preserve">s third point. We agree that timing per se is not the mechanism; what matters is whether, at the moment of decision, the AI is read as one more voice alongside existing human answers or as the standing answer </w:t>
        </w:r>
        <w:r>
          <w:rPr>
            <w:rFonts w:hint="eastAsia"/>
          </w:rPr>
          <w:t xml:space="preserve">from competitor </w:t>
        </w:r>
        <w:r w:rsidRPr="0077609A">
          <w:t xml:space="preserve">that the </w:t>
        </w:r>
        <w:r>
          <w:rPr>
            <w:rFonts w:hint="eastAsia"/>
          </w:rPr>
          <w:t xml:space="preserve">human </w:t>
        </w:r>
        <w:r w:rsidRPr="0077609A">
          <w:t xml:space="preserve">contributor must </w:t>
        </w:r>
        <w:r>
          <w:rPr>
            <w:rFonts w:hint="eastAsia"/>
          </w:rPr>
          <w:t>compete with</w:t>
        </w:r>
        <w:r w:rsidRPr="0077609A">
          <w:t>. In Su et al. (2025), the AI joins a thread that already contains human answers on a platform where multiple perspectives coexist, so it enters as an additional voice</w:t>
        </w:r>
        <w:r>
          <w:rPr>
            <w:rFonts w:hint="eastAsia"/>
          </w:rPr>
          <w:t xml:space="preserve"> which may catalyze the conversation </w:t>
        </w:r>
        <w:r w:rsidRPr="0077609A">
          <w:t xml:space="preserve">and is read as a </w:t>
        </w:r>
        <w:r w:rsidRPr="00E83740">
          <w:rPr>
            <w:b/>
            <w:bCs/>
          </w:rPr>
          <w:t>complement</w:t>
        </w:r>
        <w:r w:rsidRPr="0077609A">
          <w:t xml:space="preserve">. The effect on contribution is therefore positive. In our setting, the AI is the </w:t>
        </w:r>
        <w:r w:rsidRPr="00E83740">
          <w:rPr>
            <w:b/>
            <w:bCs/>
          </w:rPr>
          <w:t>competitor</w:t>
        </w:r>
        <w:r>
          <w:rPr>
            <w:rFonts w:hint="eastAsia"/>
          </w:rPr>
          <w:t xml:space="preserve"> that competes with humans for limited attention and recognition from viewers, for the same goal of providing</w:t>
        </w:r>
        <w:r w:rsidRPr="0077609A">
          <w:t xml:space="preserve"> </w:t>
        </w:r>
        <w:r>
          <w:rPr>
            <w:rFonts w:hint="eastAsia"/>
          </w:rPr>
          <w:t xml:space="preserve">a </w:t>
        </w:r>
        <w:r w:rsidRPr="0077609A">
          <w:t xml:space="preserve">correct solution. </w:t>
        </w:r>
        <w:r>
          <w:rPr>
            <w:rFonts w:hint="eastAsia"/>
          </w:rPr>
          <w:t xml:space="preserve">Therefore, perception of comprehension after seeing AI answer content may deter the human contribution. </w:t>
        </w:r>
      </w:ins>
    </w:p>
    <w:p w14:paraId="2D043011" w14:textId="77777777" w:rsidR="00CD67CD" w:rsidRPr="0077609A" w:rsidRDefault="00CD67CD" w:rsidP="00CD67CD">
      <w:pPr>
        <w:pStyle w:val="Paragraph"/>
        <w:rPr>
          <w:ins w:id="256" w:author="Dylan CHEN" w:date="2026-08-21T20:42:00Z" w16du:dateUtc="2026-08-21T12:42:00Z"/>
        </w:rPr>
      </w:pPr>
      <w:ins w:id="257" w:author="Dylan CHEN" w:date="2026-08-21T20:42:00Z" w16du:dateUtc="2026-08-21T12:42:00Z">
        <w:r>
          <w:t xml:space="preserve">The two factors thus push in the same direction within each study. The conversational culture and the batch-to-existing-threads deployment both render the AI a complement in Su et al. </w:t>
        </w:r>
        <w:r>
          <w:lastRenderedPageBreak/>
          <w:t xml:space="preserve">(2025), while the correctness-oriented culture and the first-answer-to-new-questions deployment both render it a competitor in ours. We re-elaborate this in Section </w:t>
        </w:r>
        <w:r>
          <w:rPr>
            <w:rStyle w:val="Emphasis"/>
          </w:rPr>
          <w:t>Research Gap</w:t>
        </w:r>
        <w:r>
          <w:t xml:space="preserve"> and Section </w:t>
        </w:r>
        <w:r>
          <w:rPr>
            <w:rStyle w:val="Emphasis"/>
          </w:rPr>
          <w:t>Conclusion</w:t>
        </w:r>
        <w:r>
          <w:t>.</w:t>
        </w:r>
      </w:ins>
    </w:p>
    <w:p w14:paraId="14B4D9C4" w14:textId="77777777" w:rsidR="00CD67CD" w:rsidRDefault="00CD67CD" w:rsidP="00CD67CD">
      <w:pPr>
        <w:pStyle w:val="Paragraph"/>
        <w:rPr>
          <w:ins w:id="258" w:author="Dylan CHEN" w:date="2026-08-21T20:42:00Z" w16du:dateUtc="2026-08-21T12:42:00Z"/>
        </w:rPr>
      </w:pPr>
    </w:p>
    <w:p w14:paraId="7912E2A8" w14:textId="77777777" w:rsidR="00CD67CD" w:rsidRPr="00E83740" w:rsidRDefault="00CD67CD" w:rsidP="00CD67CD">
      <w:pPr>
        <w:pStyle w:val="Paragraph"/>
        <w:rPr>
          <w:ins w:id="259" w:author="Dylan CHEN" w:date="2026-08-21T20:42:00Z" w16du:dateUtc="2026-08-21T12:42:00Z"/>
          <w:b/>
          <w:bCs/>
        </w:rPr>
      </w:pPr>
      <w:ins w:id="260" w:author="Dylan CHEN" w:date="2026-08-21T20:42:00Z" w16du:dateUtc="2026-08-21T12:42:00Z">
        <w:r w:rsidRPr="00E83740">
          <w:rPr>
            <w:b/>
            <w:bCs/>
          </w:rPr>
          <w:t>Reconciling the two sets of findings within one framework.</w:t>
        </w:r>
      </w:ins>
    </w:p>
    <w:p w14:paraId="648E388C" w14:textId="48442A89" w:rsidR="00CD67CD" w:rsidRDefault="00CD67CD" w:rsidP="00CD67CD">
      <w:pPr>
        <w:pStyle w:val="Paragraph"/>
        <w:rPr>
          <w:ins w:id="261" w:author="Dylan CHEN" w:date="2026-08-21T20:42:00Z" w16du:dateUtc="2026-08-21T12:42:00Z"/>
        </w:rPr>
      </w:pPr>
      <w:ins w:id="262" w:author="Dylan CHEN" w:date="2026-08-21T20:42:00Z" w16du:dateUtc="2026-08-21T12:42:00Z">
        <w:r>
          <w:t xml:space="preserve">Our framework accommodates both sets of results without appeal to a separate theory. </w:t>
        </w:r>
      </w:ins>
      <w:ins w:id="263" w:author="Dylan CHEN" w:date="2026-08-21T22:40:00Z" w16du:dateUtc="2026-08-21T14:40:00Z">
        <w:r w:rsidR="00006439">
          <w:rPr>
            <w:rFonts w:hint="eastAsia"/>
          </w:rPr>
          <w:t>Grounded in the new framework</w:t>
        </w:r>
      </w:ins>
      <w:ins w:id="264" w:author="Dylan CHEN" w:date="2026-08-21T20:42:00Z" w16du:dateUtc="2026-08-21T12:42:00Z">
        <w:r w:rsidRPr="00E83740">
          <w:t>,</w:t>
        </w:r>
        <w:r w:rsidRPr="00BC5B75">
          <w:rPr>
            <w:b/>
            <w:bCs/>
          </w:rPr>
          <w:t xml:space="preserve"> we now claim that the effect of an AI answer depends on the AI profile.</w:t>
        </w:r>
        <w:r w:rsidRPr="00B93A76">
          <w:t xml:space="preserve"> </w:t>
        </w:r>
        <w:r w:rsidRPr="00BC5B75">
          <w:t xml:space="preserve">Our results confirm this framework. </w:t>
        </w:r>
      </w:ins>
      <w:ins w:id="265" w:author="Dylan CHEN" w:date="2026-08-21T22:40:00Z" w16du:dateUtc="2026-08-21T14:40:00Z">
        <w:r w:rsidR="00006439">
          <w:t>The effect of the AI label alone</w:t>
        </w:r>
      </w:ins>
      <w:ins w:id="266" w:author="Dylan CHEN" w:date="2026-08-21T20:42:00Z" w16du:dateUtc="2026-08-21T12:42:00Z">
        <w:r w:rsidRPr="00BC5B75">
          <w:t xml:space="preserve"> on supply is positive and significant (0.188, p&lt;0.05), the interaction with </w:t>
        </w:r>
        <w:r w:rsidRPr="00E83740">
          <w:rPr>
            <w:b/>
            <w:bCs/>
          </w:rPr>
          <w:t>AI answer length</w:t>
        </w:r>
        <w:r w:rsidRPr="00BC5B75">
          <w:t xml:space="preserve"> is negative (-0.046, p&lt;0.001), and the average total effect turns negative only because AI answers in our setting carry substantial content, which is identical</w:t>
        </w:r>
        <w:r>
          <w:rPr>
            <w:rFonts w:hint="eastAsia"/>
          </w:rPr>
          <w:t xml:space="preserve"> to</w:t>
        </w:r>
        <w:r w:rsidRPr="00BC5B75">
          <w:t xml:space="preserve"> the total deterrence effect in the original manuscript.</w:t>
        </w:r>
        <w:r>
          <w:rPr>
            <w:rFonts w:hint="eastAsia"/>
          </w:rPr>
          <w:t xml:space="preserve"> </w:t>
        </w:r>
      </w:ins>
    </w:p>
    <w:p w14:paraId="3F1C33E4" w14:textId="555BB313" w:rsidR="00CD67CD" w:rsidRDefault="00CD67CD" w:rsidP="00CD67CD">
      <w:pPr>
        <w:pStyle w:val="Paragraph"/>
        <w:rPr>
          <w:ins w:id="267" w:author="Dylan CHEN" w:date="2026-08-21T20:42:00Z" w16du:dateUtc="2026-08-21T12:42:00Z"/>
        </w:rPr>
      </w:pPr>
      <w:ins w:id="268" w:author="Dylan CHEN" w:date="2026-08-21T20:42:00Z" w16du:dateUtc="2026-08-21T12:42:00Z">
        <w:r>
          <w:t>The two components behave differently depending on whether the AI is a complement or a substitute. When the AI is a complement, whether because of the community</w:t>
        </w:r>
      </w:ins>
      <w:r w:rsidR="003834AA">
        <w:t>’</w:t>
      </w:r>
      <w:ins w:id="269" w:author="Dylan CHEN" w:date="2026-08-21T20:42:00Z" w16du:dateUtc="2026-08-21T12:42:00Z">
        <w:r>
          <w:t xml:space="preserve">s conversational culture or because it enters an established thread, the label effect is positive, since the AI acts as a catalyst that revives discussion. The </w:t>
        </w:r>
        <w:r>
          <w:rPr>
            <w:rFonts w:hint="eastAsia"/>
          </w:rPr>
          <w:t>length</w:t>
        </w:r>
        <w:r>
          <w:t xml:space="preserve"> deterrence effect, in contrast, is largely absent. Because the AI and human contributors draw on different strengths, a longer and more complete AI answer does not lead a contributor to conclude that there is nothing left to add. In this case the </w:t>
        </w:r>
        <w:r>
          <w:rPr>
            <w:rFonts w:hint="eastAsia"/>
          </w:rPr>
          <w:t>AI</w:t>
        </w:r>
        <w:r>
          <w:t xml:space="preserve">label effect dominates and the net effect on contribution is positive, which matches the results of Su et al. (2025). When the AI is a </w:t>
        </w:r>
        <w:r>
          <w:rPr>
            <w:rFonts w:hint="eastAsia"/>
          </w:rPr>
          <w:t>competitor</w:t>
        </w:r>
        <w:r>
          <w:t>, as in our technical setting where it is the first answer to a new question judged on correctness, a longer AI answer signals that the question is already well covered and deters contribution. The content effect dominates and the net effect is negative. Both findings follow from the same two components, and the direction of the net effect depends on whether the AI is read as a complement or a substitute.</w:t>
        </w:r>
      </w:ins>
    </w:p>
    <w:p w14:paraId="37FF9449" w14:textId="77777777" w:rsidR="00CD67CD" w:rsidRDefault="00CD67CD" w:rsidP="00CD67CD">
      <w:pPr>
        <w:pStyle w:val="Paragraph"/>
        <w:rPr>
          <w:ins w:id="270" w:author="Dylan CHEN" w:date="2026-08-21T23:04:00Z" w16du:dateUtc="2026-08-21T15:04:00Z"/>
        </w:rPr>
      </w:pPr>
    </w:p>
    <w:p w14:paraId="583E5454" w14:textId="77777777" w:rsidR="00BE7589" w:rsidRPr="00BE7589" w:rsidRDefault="00BE7589" w:rsidP="00BE7589">
      <w:pPr>
        <w:pStyle w:val="NormalWeb"/>
        <w:rPr>
          <w:ins w:id="271" w:author="Dylan CHEN" w:date="2026-08-21T23:04:00Z" w16du:dateUtc="2026-08-21T15:04:00Z"/>
          <w:b/>
          <w:bCs/>
          <w:color w:val="000000"/>
          <w:rPrChange w:id="272" w:author="Dylan CHEN" w:date="2026-08-21T23:04:00Z" w16du:dateUtc="2026-08-21T15:04:00Z">
            <w:rPr>
              <w:ins w:id="273" w:author="Dylan CHEN" w:date="2026-08-21T23:04:00Z" w16du:dateUtc="2026-08-21T15:04:00Z"/>
              <w:color w:val="000000"/>
            </w:rPr>
          </w:rPrChange>
        </w:rPr>
      </w:pPr>
      <w:ins w:id="274" w:author="Dylan CHEN" w:date="2026-08-21T23:04:00Z" w16du:dateUtc="2026-08-21T15:04:00Z">
        <w:r w:rsidRPr="00BE7589">
          <w:rPr>
            <w:b/>
            <w:bCs/>
            <w:color w:val="000000"/>
            <w:rPrChange w:id="275" w:author="Dylan CHEN" w:date="2026-08-21T23:04:00Z" w16du:dateUtc="2026-08-21T15:04:00Z">
              <w:rPr>
                <w:color w:val="000000"/>
              </w:rPr>
            </w:rPrChange>
          </w:rPr>
          <w:t>References</w:t>
        </w:r>
      </w:ins>
    </w:p>
    <w:p w14:paraId="6A3603A3" w14:textId="77777777" w:rsidR="00BE7589" w:rsidRDefault="00BE7589" w:rsidP="00BE7589">
      <w:pPr>
        <w:pStyle w:val="NormalWeb"/>
        <w:rPr>
          <w:ins w:id="276" w:author="Dylan CHEN" w:date="2026-08-21T23:04:00Z" w16du:dateUtc="2026-08-21T15:04:00Z"/>
          <w:color w:val="000000"/>
        </w:rPr>
      </w:pPr>
      <w:ins w:id="277" w:author="Dylan CHEN" w:date="2026-08-21T23:04:00Z" w16du:dateUtc="2026-08-21T15:04:00Z">
        <w:r>
          <w:rPr>
            <w:color w:val="000000"/>
          </w:rPr>
          <w:t>Burtch, G., Lee, D., &amp; Chen, Z. (2024). The consequences of generative AI for online knowledge communities. Scientific Reports, 14(1), 10413.</w:t>
        </w:r>
      </w:ins>
    </w:p>
    <w:p w14:paraId="35367E59" w14:textId="77777777" w:rsidR="00BE7589" w:rsidRDefault="00BE7589" w:rsidP="00BE7589">
      <w:pPr>
        <w:pStyle w:val="NormalWeb"/>
        <w:rPr>
          <w:ins w:id="278" w:author="Dylan CHEN" w:date="2026-08-21T23:04:00Z" w16du:dateUtc="2026-08-21T15:04:00Z"/>
          <w:color w:val="000000"/>
        </w:rPr>
      </w:pPr>
      <w:ins w:id="279" w:author="Dylan CHEN" w:date="2026-08-21T23:04:00Z" w16du:dateUtc="2026-08-21T15:04:00Z">
        <w:r>
          <w:rPr>
            <w:color w:val="000000"/>
          </w:rPr>
          <w:t>Oliveira, N., Muller, M., Andrade, N., &amp; Reinecke, K. (2018). The exchange in StackExchange: Divergences between Stack Overflow and its culturally diverse participants. Proceedings of the ACM on Human-Computer Interaction, 2(CSCW), Article 159, 1–22.</w:t>
        </w:r>
      </w:ins>
    </w:p>
    <w:p w14:paraId="0699F906" w14:textId="77777777" w:rsidR="00BE7589" w:rsidRDefault="00BE7589" w:rsidP="00BE7589">
      <w:pPr>
        <w:pStyle w:val="NormalWeb"/>
        <w:rPr>
          <w:ins w:id="280" w:author="Dylan CHEN" w:date="2026-08-21T23:04:00Z" w16du:dateUtc="2026-08-21T15:04:00Z"/>
          <w:color w:val="000000"/>
        </w:rPr>
      </w:pPr>
      <w:ins w:id="281" w:author="Dylan CHEN" w:date="2026-08-21T23:04:00Z" w16du:dateUtc="2026-08-21T15:04:00Z">
        <w:r>
          <w:rPr>
            <w:color w:val="000000"/>
          </w:rPr>
          <w:t>Su, Y., Zhang, K., Wang, Q., &amp; Qiu, L. (2025). Generative AI and human knowledge sharing: Evidence from a natural experiment [Working paper]. SSRN.</w:t>
        </w:r>
      </w:ins>
    </w:p>
    <w:p w14:paraId="30819542" w14:textId="77777777" w:rsidR="00CD67CD" w:rsidRPr="0099058F" w:rsidRDefault="00CD67CD" w:rsidP="00CD67CD">
      <w:pPr>
        <w:pStyle w:val="Paragraph"/>
        <w:rPr>
          <w:ins w:id="282" w:author="Dylan CHEN" w:date="2026-08-21T20:42:00Z" w16du:dateUtc="2026-08-21T12:42:00Z"/>
        </w:rPr>
      </w:pPr>
      <w:ins w:id="283" w:author="Dylan CHEN" w:date="2026-08-21T20:42:00Z" w16du:dateUtc="2026-08-21T12:42:00Z">
        <w:r w:rsidRPr="00E83740">
          <w:rPr>
            <w:rFonts w:hAnsi="Symbol" w:hint="eastAsia"/>
            <w:vertAlign w:val="superscript"/>
          </w:rPr>
          <w:t>1</w:t>
        </w:r>
        <w:r w:rsidRPr="0099058F">
          <w:t xml:space="preserve"> Examples from actual Quora content. See: </w:t>
        </w:r>
        <w:r>
          <w:fldChar w:fldCharType="begin"/>
        </w:r>
        <w:r>
          <w:instrText>HYPERLINK "https://www.quora.com/What-did-Marilyn-Monroe-carry-in-her-coffin" \t "_blank"</w:instrText>
        </w:r>
        <w:r>
          <w:fldChar w:fldCharType="separate"/>
        </w:r>
        <w:r w:rsidRPr="0099058F">
          <w:rPr>
            <w:color w:val="0000FF"/>
            <w:u w:val="single"/>
          </w:rPr>
          <w:t>https://www.quora.c</w:t>
        </w:r>
        <w:r w:rsidRPr="0099058F">
          <w:rPr>
            <w:color w:val="0000FF"/>
            <w:u w:val="single"/>
          </w:rPr>
          <w:t>o</w:t>
        </w:r>
        <w:r w:rsidRPr="0099058F">
          <w:rPr>
            <w:color w:val="0000FF"/>
            <w:u w:val="single"/>
          </w:rPr>
          <w:t>m/What-did-Marilyn-Monroe-carry-in-her-co</w:t>
        </w:r>
        <w:r w:rsidRPr="0099058F">
          <w:rPr>
            <w:color w:val="0000FF"/>
            <w:u w:val="single"/>
          </w:rPr>
          <w:t>f</w:t>
        </w:r>
        <w:r w:rsidRPr="0099058F">
          <w:rPr>
            <w:color w:val="0000FF"/>
            <w:u w:val="single"/>
          </w:rPr>
          <w:t>fin</w:t>
        </w:r>
        <w:r>
          <w:fldChar w:fldCharType="end"/>
        </w:r>
        <w:r w:rsidRPr="0099058F">
          <w:t xml:space="preserve"> and </w:t>
        </w:r>
        <w:r>
          <w:fldChar w:fldCharType="begin"/>
        </w:r>
        <w:r>
          <w:instrText>HYPERLINK "https://www.quora.com/What-is-the-best-small-business-to-start-in-Gambia" \t "_blank"</w:instrText>
        </w:r>
        <w:r>
          <w:fldChar w:fldCharType="separate"/>
        </w:r>
        <w:r w:rsidRPr="0099058F">
          <w:rPr>
            <w:color w:val="0000FF"/>
            <w:u w:val="single"/>
          </w:rPr>
          <w:t>https://www.quora.com/What-is-the-best-small-business-to-start-in-Gambia</w:t>
        </w:r>
        <w:r>
          <w:fldChar w:fldCharType="end"/>
        </w:r>
        <w:r w:rsidRPr="0099058F">
          <w:t xml:space="preserve"> </w:t>
        </w:r>
      </w:ins>
    </w:p>
    <w:p w14:paraId="75899620" w14:textId="7647E1BC" w:rsidR="00D86AAD" w:rsidRPr="00522DE1" w:rsidDel="00FD1523" w:rsidRDefault="00D86AAD" w:rsidP="00D241ED">
      <w:pPr>
        <w:spacing w:after="120"/>
        <w:rPr>
          <w:del w:id="284" w:author="Dylan CHEN" w:date="2026-08-21T20:45:00Z" w16du:dateUtc="2026-08-21T12:45:00Z"/>
        </w:rPr>
      </w:pPr>
      <w:del w:id="285" w:author="Dylan CHEN" w:date="2026-08-21T20:42:00Z" w16du:dateUtc="2026-08-21T12:42:00Z">
        <w:r w:rsidRPr="00522DE1" w:rsidDel="00CD67CD">
          <w:delText>we have further distingu</w:delText>
        </w:r>
      </w:del>
      <w:del w:id="286" w:author="Dylan CHEN" w:date="2026-08-06T10:43:00Z" w16du:dateUtc="2026-08-06T02:43:00Z">
        <w:r w:rsidRPr="00522DE1" w:rsidDel="00CB3FE1">
          <w:rPr>
            <w:rFonts w:hint="eastAsia"/>
          </w:rPr>
          <w:delText xml:space="preserve">rished </w:delText>
        </w:r>
      </w:del>
      <w:del w:id="287" w:author="Dylan CHEN" w:date="2026-08-21T20:42:00Z" w16du:dateUtc="2026-08-21T12:42:00Z">
        <w:r w:rsidRPr="00522DE1" w:rsidDel="00CD67CD">
          <w:delText xml:space="preserve"> our paper </w:delText>
        </w:r>
      </w:del>
      <w:del w:id="288" w:author="Dylan CHEN" w:date="2026-08-06T10:43:00Z" w16du:dateUtc="2026-08-06T02:43:00Z">
        <w:r w:rsidRPr="00522DE1" w:rsidDel="00CB3FE1">
          <w:rPr>
            <w:rFonts w:hint="eastAsia"/>
          </w:rPr>
          <w:delText>with</w:delText>
        </w:r>
      </w:del>
      <w:del w:id="289" w:author="Dylan CHEN" w:date="2026-08-21T20:42:00Z" w16du:dateUtc="2026-08-21T12:42:00Z">
        <w:r w:rsidRPr="00522DE1" w:rsidDel="00CD67CD">
          <w:delText xml:space="preserve"> Su 2023</w:delText>
        </w:r>
      </w:del>
    </w:p>
    <w:p w14:paraId="5B226A3B" w14:textId="77777777" w:rsidR="00E71F2A" w:rsidRPr="00522DE1" w:rsidRDefault="00E71F2A" w:rsidP="00FD1523">
      <w:pPr>
        <w:spacing w:after="120"/>
        <w:rPr>
          <w:rFonts w:hint="eastAsia"/>
        </w:rPr>
        <w:pPrChange w:id="290" w:author="Dylan CHEN" w:date="2026-08-21T20:45:00Z" w16du:dateUtc="2026-08-21T12:45:00Z">
          <w:pPr>
            <w:spacing w:before="120" w:after="120"/>
          </w:pPr>
        </w:pPrChange>
      </w:pPr>
    </w:p>
    <w:bookmarkEnd w:id="177"/>
    <w:p w14:paraId="3AF48129" w14:textId="59CAFB95" w:rsidR="00D90C83" w:rsidRPr="00522DE1" w:rsidRDefault="00D90C83" w:rsidP="00D90C83">
      <w:pPr>
        <w:spacing w:before="120" w:after="120"/>
      </w:pPr>
      <w:r w:rsidRPr="00522DE1">
        <w:t>---------------------------------------------------------------------------------------------------------------------</w:t>
      </w:r>
    </w:p>
    <w:p w14:paraId="510BC627" w14:textId="542DD126" w:rsidR="00D90C83" w:rsidRPr="00522DE1" w:rsidRDefault="00FD1523" w:rsidP="00D90C83">
      <w:pPr>
        <w:widowControl w:val="0"/>
        <w:autoSpaceDE w:val="0"/>
        <w:spacing w:before="120" w:after="120"/>
        <w:jc w:val="both"/>
        <w:outlineLvl w:val="0"/>
        <w:rPr>
          <w:rFonts w:eastAsia="SimSun"/>
          <w:b/>
          <w:bCs/>
          <w:kern w:val="2"/>
        </w:rPr>
      </w:pPr>
      <w:ins w:id="291" w:author="Dylan CHEN" w:date="2026-08-21T20:56:00Z" w16du:dateUtc="2026-08-21T12:56:00Z">
        <w:r>
          <w:rPr>
            <w:rFonts w:eastAsia="SimSun" w:hint="eastAsia"/>
            <w:b/>
            <w:bCs/>
            <w:kern w:val="2"/>
          </w:rPr>
          <w:t>#</w:t>
        </w:r>
      </w:ins>
      <w:r w:rsidR="00D90C83" w:rsidRPr="00522DE1">
        <w:rPr>
          <w:rFonts w:eastAsia="SimSun"/>
          <w:b/>
          <w:bCs/>
          <w:kern w:val="2"/>
        </w:rPr>
        <w:t>SE-4</w:t>
      </w:r>
    </w:p>
    <w:p w14:paraId="3A7C3256" w14:textId="5AE2ADE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lastRenderedPageBreak/>
        <w:t>Fourth, the manuscript should clarify the relationship between theory and empirical findings.</w:t>
      </w:r>
    </w:p>
    <w:p w14:paraId="2CF983ED" w14:textId="6BB6B24A"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Reviewer 2 raises a concern that the theoretical development may have been shaped after the empirical results were observed. Whether or not that characterization is accurate, the manuscript </w:t>
      </w:r>
      <w:r w:rsidRPr="00CD67CD">
        <w:rPr>
          <w:rFonts w:eastAsia="SimSun"/>
          <w:i/>
          <w:iCs/>
          <w:kern w:val="2"/>
          <w:highlight w:val="yellow"/>
          <w:rPrChange w:id="292" w:author="Dylan CHEN" w:date="2026-08-21T20:42:00Z" w16du:dateUtc="2026-08-21T12:42:00Z">
            <w:rPr>
              <w:rFonts w:eastAsia="SimSun"/>
              <w:i/>
              <w:iCs/>
              <w:kern w:val="2"/>
            </w:rPr>
          </w:rPrChange>
        </w:rPr>
        <w:t>should clarify the logical ordering</w:t>
      </w:r>
      <w:r w:rsidRPr="00522DE1">
        <w:rPr>
          <w:rFonts w:eastAsia="SimSun"/>
          <w:i/>
          <w:iCs/>
          <w:kern w:val="2"/>
        </w:rPr>
        <w:t xml:space="preserve"> between theory and empirical analysis.</w:t>
      </w:r>
    </w:p>
    <w:p w14:paraId="4BBDB237" w14:textId="7B46F1C9"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In particular, the revision </w:t>
      </w:r>
      <w:r w:rsidRPr="00CD67CD">
        <w:rPr>
          <w:rFonts w:eastAsia="SimSun"/>
          <w:i/>
          <w:iCs/>
          <w:kern w:val="2"/>
          <w:highlight w:val="yellow"/>
          <w:rPrChange w:id="293" w:author="Dylan CHEN" w:date="2026-08-21T20:42:00Z" w16du:dateUtc="2026-08-21T12:42:00Z">
            <w:rPr>
              <w:rFonts w:eastAsia="SimSun"/>
              <w:i/>
              <w:iCs/>
              <w:kern w:val="2"/>
            </w:rPr>
          </w:rPrChange>
        </w:rPr>
        <w:t>should explicitly acknowledge alternative theoretical predictions that exist in the literature</w:t>
      </w:r>
      <w:r w:rsidRPr="00522DE1">
        <w:rPr>
          <w:rFonts w:eastAsia="SimSun"/>
          <w:i/>
          <w:iCs/>
          <w:kern w:val="2"/>
        </w:rPr>
        <w:t xml:space="preserve">. </w:t>
      </w:r>
      <w:r w:rsidRPr="00CD67CD">
        <w:rPr>
          <w:rFonts w:eastAsia="SimSun"/>
          <w:i/>
          <w:iCs/>
          <w:kern w:val="2"/>
          <w:highlight w:val="yellow"/>
          <w:rPrChange w:id="294" w:author="Dylan CHEN" w:date="2026-08-21T20:42:00Z" w16du:dateUtc="2026-08-21T12:42:00Z">
            <w:rPr>
              <w:rFonts w:eastAsia="SimSun"/>
              <w:i/>
              <w:iCs/>
              <w:kern w:val="2"/>
            </w:rPr>
          </w:rPrChange>
        </w:rPr>
        <w:t>Some prior work suggests that AI-generated answers could increase</w:t>
      </w:r>
      <w:r w:rsidRPr="00522DE1">
        <w:rPr>
          <w:rFonts w:eastAsia="SimSun"/>
          <w:i/>
          <w:iCs/>
          <w:kern w:val="2"/>
        </w:rPr>
        <w:t xml:space="preserve"> rather than decrease human participation. Addressing these alternative possibilities directly will strengthen the credibility of the theoretical argument.</w:t>
      </w:r>
    </w:p>
    <w:p w14:paraId="476ABEF9"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7052EFB" w14:textId="0C0A61B2" w:rsidR="00FD1523" w:rsidRDefault="00FD1523" w:rsidP="00FD1523">
      <w:pPr>
        <w:pStyle w:val="Paragraph"/>
        <w:rPr>
          <w:ins w:id="295" w:author="Dylan CHEN" w:date="2026-08-21T20:52:00Z" w16du:dateUtc="2026-08-21T12:52:00Z"/>
        </w:rPr>
        <w:pPrChange w:id="296" w:author="Dylan CHEN" w:date="2026-08-21T20:52:00Z" w16du:dateUtc="2026-08-21T12:52:00Z">
          <w:pPr>
            <w:pStyle w:val="NormalWeb"/>
          </w:pPr>
        </w:pPrChange>
      </w:pPr>
      <w:ins w:id="297" w:author="Dylan CHEN" w:date="2026-08-21T20:52:00Z" w16du:dateUtc="2026-08-21T12:52:00Z">
        <w:r>
          <w:t>Following the SE</w:t>
        </w:r>
      </w:ins>
      <w:r w:rsidR="003834AA">
        <w:t>’</w:t>
      </w:r>
      <w:ins w:id="298" w:author="Dylan CHEN" w:date="2026-08-21T20:52:00Z" w16du:dateUtc="2026-08-21T12:52:00Z">
        <w:r>
          <w:t>s guidance, we have placed our theoretical development in explicit conversation with prior studies, clarified the logical ordering between theory and analysis, and directly acknowledged the alternative predictions in the literature. We summarize the changes below and indicate where they appear in the revised theoretical development section.</w:t>
        </w:r>
      </w:ins>
    </w:p>
    <w:p w14:paraId="1988E1B2" w14:textId="205D1433" w:rsidR="00FD1523" w:rsidRDefault="00FD1523" w:rsidP="00FD1523">
      <w:pPr>
        <w:pStyle w:val="Paragraph"/>
        <w:rPr>
          <w:ins w:id="299" w:author="Dylan CHEN" w:date="2026-08-21T20:52:00Z" w16du:dateUtc="2026-08-21T12:52:00Z"/>
        </w:rPr>
        <w:pPrChange w:id="300" w:author="Dylan CHEN" w:date="2026-08-21T20:52:00Z" w16du:dateUtc="2026-08-21T12:52:00Z">
          <w:pPr>
            <w:numPr>
              <w:numId w:val="65"/>
            </w:numPr>
            <w:tabs>
              <w:tab w:val="num" w:pos="720"/>
            </w:tabs>
            <w:spacing w:before="100" w:beforeAutospacing="1" w:after="100" w:afterAutospacing="1"/>
            <w:ind w:left="720" w:hanging="360"/>
          </w:pPr>
        </w:pPrChange>
      </w:pPr>
      <w:ins w:id="301" w:author="Dylan CHEN" w:date="2026-08-21T20:52:00Z" w16du:dateUtc="2026-08-21T12:52:00Z">
        <w:r>
          <w:rPr>
            <w:rStyle w:val="Strong"/>
          </w:rPr>
          <w:t>Organizing the alternative mechanisms within one framework</w:t>
        </w:r>
      </w:ins>
      <w:ins w:id="302" w:author="Dylan CHEN" w:date="2026-08-21T20:53:00Z" w16du:dateUtc="2026-08-21T12:53:00Z">
        <w:r>
          <w:rPr>
            <w:rStyle w:val="Strong"/>
            <w:rFonts w:hint="eastAsia"/>
          </w:rPr>
          <w:t xml:space="preserve"> (R2-1)</w:t>
        </w:r>
      </w:ins>
      <w:ins w:id="303" w:author="Dylan CHEN" w:date="2026-08-21T20:52:00Z" w16du:dateUtc="2026-08-21T12:52:00Z">
        <w:r>
          <w:rPr>
            <w:rStyle w:val="Strong"/>
          </w:rPr>
          <w:t>.</w:t>
        </w:r>
        <w:r>
          <w:t xml:space="preserve"> Learning, crowding out, anchoring, and cognitive offloading are all relevant to this setting, and in this revision we do not treat them as competing alternatives to be excluded. Instead, we adopt an overarching framework, Kahneman</w:t>
        </w:r>
      </w:ins>
      <w:r w:rsidR="003834AA">
        <w:t>’</w:t>
      </w:r>
      <w:ins w:id="304" w:author="Dylan CHEN" w:date="2026-08-21T20:52:00Z" w16du:dateUtc="2026-08-21T12:52:00Z">
        <w:r>
          <w:t>s dual-process theory, that organizes these forces and specifies which mode of processing governs each of the answerer</w:t>
        </w:r>
      </w:ins>
      <w:r w:rsidR="003834AA">
        <w:t>’</w:t>
      </w:r>
      <w:ins w:id="305" w:author="Dylan CHEN" w:date="2026-08-21T20:52:00Z" w16du:dateUtc="2026-08-21T12:52:00Z">
        <w:r>
          <w:t>s decisions (Evans &amp; Stanovich, 2013; Kahneman, 2003, 2011). The suggested mechanisms map directly onto this framework rather than sitting outside it:</w:t>
        </w:r>
      </w:ins>
      <w:ins w:id="306" w:author="Dylan CHEN" w:date="2026-08-21T20:53:00Z" w16du:dateUtc="2026-08-21T12:53:00Z">
        <w:r>
          <w:rPr>
            <w:rFonts w:hint="eastAsia"/>
          </w:rPr>
          <w:t xml:space="preserve"> </w:t>
        </w:r>
      </w:ins>
      <w:ins w:id="307" w:author="Dylan CHEN" w:date="2026-08-21T20:52:00Z" w16du:dateUtc="2026-08-21T12:52:00Z">
        <w:r>
          <w:rPr>
            <w:rStyle w:val="Strong"/>
          </w:rPr>
          <w:t>Learning</w:t>
        </w:r>
        <w:r>
          <w:t xml:space="preserve"> corresponds to the deliberate, System 2 engagement in H6, where an answerer who reads a high-quality AI answer raises the quality of their own contribution.</w:t>
        </w:r>
      </w:ins>
      <w:ins w:id="308" w:author="Dylan CHEN" w:date="2026-08-21T20:53:00Z" w16du:dateUtc="2026-08-21T12:53:00Z">
        <w:r>
          <w:rPr>
            <w:rFonts w:hint="eastAsia"/>
          </w:rPr>
          <w:t xml:space="preserve"> </w:t>
        </w:r>
      </w:ins>
      <w:ins w:id="309" w:author="Dylan CHEN" w:date="2026-08-21T20:52:00Z" w16du:dateUtc="2026-08-21T12:52:00Z">
        <w:r>
          <w:rPr>
            <w:rStyle w:val="Strong"/>
          </w:rPr>
          <w:t>Cognitive offloading and the crowding out of effort</w:t>
        </w:r>
        <w:r>
          <w:t xml:space="preserve"> operate through the law of least effort that governs the fast stage, and enter the framework through H2, where a comprehensive AI answer changes the perceived cost and benefit of contributing.</w:t>
        </w:r>
      </w:ins>
      <w:ins w:id="310" w:author="Dylan CHEN" w:date="2026-08-21T20:53:00Z" w16du:dateUtc="2026-08-21T12:53:00Z">
        <w:r>
          <w:rPr>
            <w:rFonts w:hint="eastAsia"/>
          </w:rPr>
          <w:t xml:space="preserve"> </w:t>
        </w:r>
      </w:ins>
      <w:ins w:id="311" w:author="Dylan CHEN" w:date="2026-08-21T20:52:00Z" w16du:dateUtc="2026-08-21T12:52:00Z">
        <w:r>
          <w:rPr>
            <w:rStyle w:val="Strong"/>
          </w:rPr>
          <w:t>Anchoring</w:t>
        </w:r>
        <w:r>
          <w:t xml:space="preserve"> is the explicit core of H4: the weak-competitor judgment formed from the bare AI label acts as an anchor on subsequent effort, so that the member expects even a fairly modest answer to be enough to come out ahead (Kahneman, 2011).</w:t>
        </w:r>
      </w:ins>
    </w:p>
    <w:p w14:paraId="33473412" w14:textId="77777777" w:rsidR="00FD1523" w:rsidRDefault="00FD1523" w:rsidP="00FD1523">
      <w:pPr>
        <w:pStyle w:val="Paragraph"/>
        <w:rPr>
          <w:ins w:id="312" w:author="Dylan CHEN" w:date="2026-08-21T20:52:00Z" w16du:dateUtc="2026-08-21T12:52:00Z"/>
        </w:rPr>
        <w:pPrChange w:id="313" w:author="Dylan CHEN" w:date="2026-08-21T20:52:00Z" w16du:dateUtc="2026-08-21T12:52:00Z">
          <w:pPr>
            <w:pStyle w:val="NormalWeb"/>
          </w:pPr>
        </w:pPrChange>
      </w:pPr>
      <w:ins w:id="314" w:author="Dylan CHEN" w:date="2026-08-21T20:52:00Z" w16du:dateUtc="2026-08-21T12:52:00Z">
        <w:r>
          <w:t>Adopting a single overarching framework, rather than a list of separate mechanisms, allows us to explain the two decisions an answerer actually faces, whether to contribute and how much effort to invest, within one coherent account. Following this reorganization, the "when and where the AI appears" dimension is no longer part of the framework; the position effect has been removed from the main text to keep the theoretical story focused on the fast and slow processing of AI cues.</w:t>
        </w:r>
      </w:ins>
    </w:p>
    <w:p w14:paraId="4DA5582D" w14:textId="57793241" w:rsidR="00FD1523" w:rsidRDefault="00FD1523" w:rsidP="00FD1523">
      <w:pPr>
        <w:pStyle w:val="Paragraph"/>
        <w:rPr>
          <w:ins w:id="315" w:author="Dylan CHEN" w:date="2026-08-21T20:52:00Z" w16du:dateUtc="2026-08-21T12:52:00Z"/>
        </w:rPr>
        <w:pPrChange w:id="316" w:author="Dylan CHEN" w:date="2026-08-21T20:52:00Z" w16du:dateUtc="2026-08-21T12:52:00Z">
          <w:pPr>
            <w:pStyle w:val="NormalWeb"/>
          </w:pPr>
        </w:pPrChange>
      </w:pPr>
      <w:ins w:id="317" w:author="Dylan CHEN" w:date="2026-08-21T20:52:00Z" w16du:dateUtc="2026-08-21T12:52:00Z">
        <w:r>
          <w:rPr>
            <w:rStyle w:val="Strong"/>
          </w:rPr>
          <w:t>Logical ordering of theory and analysis</w:t>
        </w:r>
      </w:ins>
      <w:ins w:id="318" w:author="Dylan CHEN" w:date="2026-08-21T20:53:00Z" w16du:dateUtc="2026-08-21T12:53:00Z">
        <w:r>
          <w:rPr>
            <w:rStyle w:val="Strong"/>
            <w:rFonts w:hint="eastAsia"/>
          </w:rPr>
          <w:t xml:space="preserve"> (R2-2)</w:t>
        </w:r>
      </w:ins>
      <w:ins w:id="319" w:author="Dylan CHEN" w:date="2026-08-21T20:52:00Z" w16du:dateUtc="2026-08-21T12:52:00Z">
        <w:r>
          <w:rPr>
            <w:rStyle w:val="Strong"/>
          </w:rPr>
          <w:t>.</w:t>
        </w:r>
        <w:r>
          <w:t xml:space="preserve"> The observed net reduction in human answers is the sum of two forces that are both theorized in advance: the positive AI label </w:t>
        </w:r>
      </w:ins>
      <w:ins w:id="320" w:author="Dylan CHEN" w:date="2026-08-21T20:54:00Z" w16du:dateUtc="2026-08-21T12:54:00Z">
        <w:r>
          <w:rPr>
            <w:rFonts w:hint="eastAsia"/>
          </w:rPr>
          <w:t xml:space="preserve">alone </w:t>
        </w:r>
      </w:ins>
      <w:ins w:id="321" w:author="Dylan CHEN" w:date="2026-08-21T20:52:00Z" w16du:dateUtc="2026-08-21T12:52:00Z">
        <w:r>
          <w:t>effect in H1 and the negative AI content effect in H2, with the content-driven force dominating in our setting. The positive prediction is thus derived from theory before analysis and is stated in the hypotheses themselves rather than inferred after the fact, which makes the ordering between theory and findings explicit.</w:t>
        </w:r>
      </w:ins>
    </w:p>
    <w:p w14:paraId="5B3494AE" w14:textId="46BEAFB1" w:rsidR="00FD1523" w:rsidRDefault="00FD1523" w:rsidP="00FD1523">
      <w:pPr>
        <w:pStyle w:val="Paragraph"/>
        <w:rPr>
          <w:ins w:id="322" w:author="Dylan CHEN" w:date="2026-08-21T20:52:00Z" w16du:dateUtc="2026-08-21T12:52:00Z"/>
        </w:rPr>
        <w:pPrChange w:id="323" w:author="Dylan CHEN" w:date="2026-08-21T20:52:00Z" w16du:dateUtc="2026-08-21T12:52:00Z">
          <w:pPr>
            <w:pStyle w:val="NormalWeb"/>
          </w:pPr>
        </w:pPrChange>
      </w:pPr>
      <w:ins w:id="324" w:author="Dylan CHEN" w:date="2026-08-21T20:54:00Z" w16du:dateUtc="2026-08-21T12:54:00Z">
        <w:r>
          <w:rPr>
            <w:rStyle w:val="Strong"/>
            <w:rFonts w:hint="eastAsia"/>
          </w:rPr>
          <w:t xml:space="preserve">Reconcile the prior work suggesting that </w:t>
        </w:r>
      </w:ins>
      <w:ins w:id="325" w:author="Dylan CHEN" w:date="2026-08-21T20:52:00Z" w16du:dateUtc="2026-08-21T12:52:00Z">
        <w:r>
          <w:rPr>
            <w:rStyle w:val="Strong"/>
          </w:rPr>
          <w:t>AI may increase participation.</w:t>
        </w:r>
        <w:r>
          <w:t xml:space="preserve"> Prior work suggesting that AI-generated answers could increase rather than decrease human participation is accommodated within </w:t>
        </w:r>
      </w:ins>
      <w:ins w:id="326" w:author="Dylan CHEN" w:date="2026-08-21T20:55:00Z" w16du:dateUtc="2026-08-21T12:55:00Z">
        <w:r>
          <w:rPr>
            <w:rFonts w:hint="eastAsia"/>
          </w:rPr>
          <w:t>our</w:t>
        </w:r>
      </w:ins>
      <w:ins w:id="327" w:author="Dylan CHEN" w:date="2026-08-21T20:52:00Z" w16du:dateUtc="2026-08-21T12:52:00Z">
        <w:r>
          <w:t xml:space="preserve"> framework, without appeal to a separate theory. </w:t>
        </w:r>
      </w:ins>
      <w:ins w:id="328" w:author="Dylan CHEN" w:date="2026-08-21T20:55:00Z" w16du:dateUtc="2026-08-21T12:55:00Z">
        <w:r>
          <w:rPr>
            <w:rFonts w:hint="eastAsia"/>
          </w:rPr>
          <w:t>We claim that t</w:t>
        </w:r>
      </w:ins>
      <w:ins w:id="329" w:author="Dylan CHEN" w:date="2026-08-21T20:52:00Z" w16du:dateUtc="2026-08-21T12:52:00Z">
        <w:r>
          <w:t xml:space="preserve">he </w:t>
        </w:r>
        <w:r>
          <w:lastRenderedPageBreak/>
          <w:t>effect of an AI answer depends on the AI profile. In our data the AI label effect on supply is positive and significant (0.188, p &lt; 0.05), its interaction with AI answer length is negative (-0.046, p &lt; 0.001), and the average total effect turns negative only because AI answers in our setting carry substantial content. This total effect is identical to the overall deterrence effect reported in the original manuscript.</w:t>
        </w:r>
      </w:ins>
    </w:p>
    <w:p w14:paraId="0B38CB5A" w14:textId="064AC228" w:rsidR="00FD1523" w:rsidRDefault="00FD1523" w:rsidP="00FD1523">
      <w:pPr>
        <w:pStyle w:val="Paragraph"/>
        <w:rPr>
          <w:ins w:id="330" w:author="Dylan CHEN" w:date="2026-08-21T23:05:00Z" w16du:dateUtc="2026-08-21T15:05:00Z"/>
        </w:rPr>
      </w:pPr>
      <w:ins w:id="331" w:author="Dylan CHEN" w:date="2026-08-21T20:52:00Z" w16du:dateUtc="2026-08-21T12:52:00Z">
        <w:r>
          <w:t xml:space="preserve">The two components behave differently depending on whether the AI acts as a complement or a substitute. </w:t>
        </w:r>
        <w:r w:rsidRPr="00FD1523">
          <w:rPr>
            <w:b/>
            <w:bCs/>
            <w:rPrChange w:id="332" w:author="Dylan CHEN" w:date="2026-08-21T20:55:00Z" w16du:dateUtc="2026-08-21T12:55:00Z">
              <w:rPr/>
            </w:rPrChange>
          </w:rPr>
          <w:t>When the AI is a complement</w:t>
        </w:r>
        <w:r>
          <w:t>, whether because of a community</w:t>
        </w:r>
      </w:ins>
      <w:r w:rsidR="003834AA">
        <w:t>’</w:t>
      </w:r>
      <w:ins w:id="333" w:author="Dylan CHEN" w:date="2026-08-21T20:52:00Z" w16du:dateUtc="2026-08-21T12:52:00Z">
        <w:r>
          <w:t xml:space="preserve">s conversational culture or because it enters an established thread, the label effect is positive, as the AI acts as a catalyst that revives discussion, while the length deterrence effect is largely absent, since the AI and human contributors draw on different strengths and a longer, more complete AI answer does not lead a contributor to conclude that nothing remains to add. Here the AI label effect dominates and the net effect on contribution is positive, which is consistent with the results of Su et al. (2025). </w:t>
        </w:r>
        <w:r w:rsidRPr="00FD1523">
          <w:rPr>
            <w:b/>
            <w:bCs/>
            <w:rPrChange w:id="334" w:author="Dylan CHEN" w:date="2026-08-21T20:55:00Z" w16du:dateUtc="2026-08-21T12:55:00Z">
              <w:rPr/>
            </w:rPrChange>
          </w:rPr>
          <w:t>When the AI is a competitor</w:t>
        </w:r>
        <w:r>
          <w:t>, as in our technical setting where it is the first answer to a new question judged on correctness, a longer AI answer signals that the question is already well covered and deters contribution; the AI content effect dominates and the net effect is negative. Both patterns follow from the same two components, with the direction of the net effect depending on whether the AI is read as a complement or a substitute.</w:t>
        </w:r>
      </w:ins>
    </w:p>
    <w:p w14:paraId="55E48EDA" w14:textId="77777777" w:rsidR="00BE7589" w:rsidRDefault="00BE7589" w:rsidP="00FD1523">
      <w:pPr>
        <w:pStyle w:val="Paragraph"/>
        <w:rPr>
          <w:ins w:id="335" w:author="Dylan CHEN" w:date="2026-08-21T23:05:00Z" w16du:dateUtc="2026-08-21T15:05:00Z"/>
          <w:rFonts w:hint="eastAsia"/>
        </w:rPr>
      </w:pPr>
    </w:p>
    <w:p w14:paraId="460BD1B2" w14:textId="77777777" w:rsidR="00BE7589" w:rsidRPr="00BE7589" w:rsidRDefault="00BE7589" w:rsidP="00BE7589">
      <w:pPr>
        <w:pStyle w:val="NormalWeb"/>
        <w:rPr>
          <w:ins w:id="336" w:author="Dylan CHEN" w:date="2026-08-21T23:05:00Z" w16du:dateUtc="2026-08-21T15:05:00Z"/>
          <w:b/>
          <w:bCs/>
          <w:color w:val="000000"/>
          <w:rPrChange w:id="337" w:author="Dylan CHEN" w:date="2026-08-21T23:05:00Z" w16du:dateUtc="2026-08-21T15:05:00Z">
            <w:rPr>
              <w:ins w:id="338" w:author="Dylan CHEN" w:date="2026-08-21T23:05:00Z" w16du:dateUtc="2026-08-21T15:05:00Z"/>
              <w:color w:val="000000"/>
            </w:rPr>
          </w:rPrChange>
        </w:rPr>
      </w:pPr>
      <w:ins w:id="339" w:author="Dylan CHEN" w:date="2026-08-21T23:05:00Z" w16du:dateUtc="2026-08-21T15:05:00Z">
        <w:r w:rsidRPr="00BE7589">
          <w:rPr>
            <w:b/>
            <w:bCs/>
            <w:color w:val="000000"/>
            <w:rPrChange w:id="340" w:author="Dylan CHEN" w:date="2026-08-21T23:05:00Z" w16du:dateUtc="2026-08-21T15:05:00Z">
              <w:rPr>
                <w:color w:val="000000"/>
              </w:rPr>
            </w:rPrChange>
          </w:rPr>
          <w:t>References</w:t>
        </w:r>
      </w:ins>
    </w:p>
    <w:p w14:paraId="4E786FAE" w14:textId="77777777" w:rsidR="00BE7589" w:rsidRDefault="00BE7589" w:rsidP="00BE7589">
      <w:pPr>
        <w:pStyle w:val="NormalWeb"/>
        <w:rPr>
          <w:ins w:id="341" w:author="Dylan CHEN" w:date="2026-08-21T23:05:00Z" w16du:dateUtc="2026-08-21T15:05:00Z"/>
          <w:color w:val="000000"/>
        </w:rPr>
      </w:pPr>
      <w:ins w:id="342" w:author="Dylan CHEN" w:date="2026-08-21T23:05:00Z" w16du:dateUtc="2026-08-21T15:05:00Z">
        <w:r>
          <w:rPr>
            <w:color w:val="000000"/>
          </w:rPr>
          <w:t>Evans, J. St. B. T., &amp; Stanovich, K. E. (2013). Dual-process theories of higher cognition: Advancing the debate. Perspectives on Psychological Science, 8(3), 223–241.</w:t>
        </w:r>
      </w:ins>
    </w:p>
    <w:p w14:paraId="7D615421" w14:textId="77777777" w:rsidR="00BE7589" w:rsidRDefault="00BE7589" w:rsidP="00BE7589">
      <w:pPr>
        <w:pStyle w:val="NormalWeb"/>
        <w:rPr>
          <w:ins w:id="343" w:author="Dylan CHEN" w:date="2026-08-21T23:05:00Z" w16du:dateUtc="2026-08-21T15:05:00Z"/>
          <w:color w:val="000000"/>
        </w:rPr>
      </w:pPr>
      <w:ins w:id="344" w:author="Dylan CHEN" w:date="2026-08-21T23:05:00Z" w16du:dateUtc="2026-08-21T15:05:00Z">
        <w:r>
          <w:rPr>
            <w:color w:val="000000"/>
          </w:rPr>
          <w:t>Kahneman, D. (2003). A perspective on judgment and choice: Mapping bounded rationality. American Psychologist, 58(9), 697–720.</w:t>
        </w:r>
      </w:ins>
    </w:p>
    <w:p w14:paraId="19E561BD" w14:textId="77777777" w:rsidR="00BE7589" w:rsidRDefault="00BE7589" w:rsidP="00BE7589">
      <w:pPr>
        <w:pStyle w:val="NormalWeb"/>
        <w:rPr>
          <w:ins w:id="345" w:author="Dylan CHEN" w:date="2026-08-21T23:05:00Z" w16du:dateUtc="2026-08-21T15:05:00Z"/>
          <w:color w:val="000000"/>
        </w:rPr>
      </w:pPr>
      <w:ins w:id="346" w:author="Dylan CHEN" w:date="2026-08-21T23:05:00Z" w16du:dateUtc="2026-08-21T15:05:00Z">
        <w:r>
          <w:rPr>
            <w:color w:val="000000"/>
          </w:rPr>
          <w:t>Kahneman, D. (2011). Thinking, fast and slow. Farrar, Straus and Giroux.</w:t>
        </w:r>
      </w:ins>
    </w:p>
    <w:p w14:paraId="1FA7591F" w14:textId="05408148" w:rsidR="00BE7589" w:rsidRPr="00BE7589" w:rsidRDefault="00BE7589" w:rsidP="00BE7589">
      <w:pPr>
        <w:pStyle w:val="NormalWeb"/>
        <w:rPr>
          <w:ins w:id="347" w:author="Dylan CHEN" w:date="2026-08-21T20:52:00Z" w16du:dateUtc="2026-08-21T12:52:00Z"/>
          <w:rFonts w:hint="eastAsia"/>
          <w:color w:val="000000"/>
          <w:rPrChange w:id="348" w:author="Dylan CHEN" w:date="2026-08-21T23:05:00Z" w16du:dateUtc="2026-08-21T15:05:00Z">
            <w:rPr>
              <w:ins w:id="349" w:author="Dylan CHEN" w:date="2026-08-21T20:52:00Z" w16du:dateUtc="2026-08-21T12:52:00Z"/>
              <w:rFonts w:hint="eastAsia"/>
            </w:rPr>
          </w:rPrChange>
        </w:rPr>
      </w:pPr>
      <w:ins w:id="350" w:author="Dylan CHEN" w:date="2026-08-21T23:05:00Z" w16du:dateUtc="2026-08-21T15:05:00Z">
        <w:r>
          <w:rPr>
            <w:color w:val="000000"/>
          </w:rPr>
          <w:t>Su, Y., Zhang, K., Wang, Q., &amp; Qiu, L. (2025). Generative AI and human knowledge sharing: Evidence from a natural experiment [Working paper]. SSRN.</w:t>
        </w:r>
      </w:ins>
    </w:p>
    <w:p w14:paraId="22C8E9C3" w14:textId="7D0AEBCE" w:rsidR="00FD1523" w:rsidRPr="00FD1523" w:rsidDel="00FD1523" w:rsidRDefault="00FA4F97" w:rsidP="00D90C83">
      <w:pPr>
        <w:spacing w:before="120" w:after="120"/>
        <w:rPr>
          <w:del w:id="351" w:author="Dylan CHEN" w:date="2026-08-21T20:52:00Z" w16du:dateUtc="2026-08-21T12:52:00Z"/>
          <w:rFonts w:ascii="Heiti TC" w:eastAsia="Heiti TC" w:hAnsi="Heiti TC" w:cs="Heiti TC" w:hint="eastAsia"/>
          <w:rPrChange w:id="352" w:author="Dylan CHEN" w:date="2026-08-21T20:47:00Z" w16du:dateUtc="2026-08-21T12:47:00Z">
            <w:rPr>
              <w:del w:id="353" w:author="Dylan CHEN" w:date="2026-08-21T20:52:00Z" w16du:dateUtc="2026-08-21T12:52:00Z"/>
              <w:rFonts w:hint="eastAsia"/>
            </w:rPr>
          </w:rPrChange>
        </w:rPr>
      </w:pPr>
      <w:del w:id="354" w:author="Dylan CHEN" w:date="2026-08-21T20:52:00Z" w16du:dateUtc="2026-08-21T12:52:00Z">
        <w:r w:rsidRPr="00522DE1" w:rsidDel="00FD1523">
          <w:delText>Following the suggestion of the review panel, we have put our discussion into the conversation with the prior studies. Specifically</w:delText>
        </w:r>
      </w:del>
    </w:p>
    <w:p w14:paraId="3115ADFA" w14:textId="45365BD9" w:rsidR="00D90C83" w:rsidRPr="00522DE1" w:rsidRDefault="00D90C83" w:rsidP="00D90C83">
      <w:pPr>
        <w:spacing w:before="120" w:after="120"/>
      </w:pPr>
      <w:r w:rsidRPr="00522DE1">
        <w:t>---------------------------------------------------------------------------------------------------------------------</w:t>
      </w:r>
    </w:p>
    <w:p w14:paraId="27C00FE3" w14:textId="6B0B147B" w:rsidR="00D90C83" w:rsidRPr="00522DE1" w:rsidRDefault="00FD1523" w:rsidP="00D90C83">
      <w:pPr>
        <w:widowControl w:val="0"/>
        <w:autoSpaceDE w:val="0"/>
        <w:spacing w:before="120" w:after="120"/>
        <w:jc w:val="both"/>
        <w:outlineLvl w:val="0"/>
        <w:rPr>
          <w:rFonts w:eastAsia="SimSun"/>
          <w:b/>
          <w:bCs/>
          <w:kern w:val="2"/>
        </w:rPr>
      </w:pPr>
      <w:ins w:id="355" w:author="Dylan CHEN" w:date="2026-08-21T20:56:00Z" w16du:dateUtc="2026-08-21T12:56:00Z">
        <w:r>
          <w:rPr>
            <w:rFonts w:eastAsia="SimSun" w:hint="eastAsia"/>
            <w:b/>
            <w:bCs/>
            <w:kern w:val="2"/>
          </w:rPr>
          <w:t>#</w:t>
        </w:r>
      </w:ins>
      <w:r w:rsidR="00D90C83" w:rsidRPr="00522DE1">
        <w:rPr>
          <w:rFonts w:eastAsia="SimSun"/>
          <w:b/>
          <w:bCs/>
          <w:kern w:val="2"/>
        </w:rPr>
        <w:t>SE-5</w:t>
      </w:r>
    </w:p>
    <w:p w14:paraId="34D8C1FB" w14:textId="1281D2C4"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So what to do? Given the strength and breadth of objections to your work?</w:t>
      </w:r>
    </w:p>
    <w:p w14:paraId="79A60ACB" w14:textId="164A24BF"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 review package suggests several directions to strengthen the paper</w:t>
      </w:r>
      <w:r w:rsidR="003834AA">
        <w:rPr>
          <w:rFonts w:eastAsia="SimSun"/>
          <w:i/>
          <w:iCs/>
          <w:kern w:val="2"/>
        </w:rPr>
        <w:t>’</w:t>
      </w:r>
      <w:r w:rsidRPr="00522DE1">
        <w:rPr>
          <w:rFonts w:eastAsia="SimSun"/>
          <w:i/>
          <w:iCs/>
          <w:kern w:val="2"/>
        </w:rPr>
        <w:t>s theoretical contribution. While the choice of approach ultimately rests with the authors, the following directions strike me as particularly promising.</w:t>
      </w:r>
    </w:p>
    <w:p w14:paraId="7A81F60E" w14:textId="4EFD43A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One possible direction is to frame the paper more explicitly around participation incentives in online knowledge communities. In this framing, the introduction of internal GenAI could be theorized as altering the perceived marginal value of human contributions and the expected rewards associated with contributing.</w:t>
      </w:r>
    </w:p>
    <w:p w14:paraId="5A20218F" w14:textId="1F565B67" w:rsidR="00E71F2A"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A second possibility is to develop a stronger theoretical account of authority and credibility </w:t>
      </w:r>
      <w:r w:rsidRPr="00522DE1">
        <w:rPr>
          <w:rFonts w:eastAsia="SimSun"/>
          <w:i/>
          <w:iCs/>
          <w:kern w:val="2"/>
        </w:rPr>
        <w:lastRenderedPageBreak/>
        <w:t>signals in human–AI interaction. Several reviewers note that the paper currently assumes that users attribute authority to AI-generated answers, but this assumption requires stronger theoretical justification in the context of generative AI systems.</w:t>
      </w:r>
    </w:p>
    <w:p w14:paraId="2A57CD2F" w14:textId="519013D9" w:rsidR="00E71F2A" w:rsidRPr="00522DE1" w:rsidRDefault="00E71F2A" w:rsidP="00E71F2A">
      <w:pPr>
        <w:widowControl w:val="0"/>
        <w:autoSpaceDE w:val="0"/>
        <w:autoSpaceDN w:val="0"/>
        <w:adjustRightInd w:val="0"/>
        <w:spacing w:before="120" w:after="120"/>
        <w:ind w:leftChars="200" w:left="480"/>
        <w:rPr>
          <w:rFonts w:eastAsia="SimSun"/>
          <w:i/>
          <w:iCs/>
          <w:kern w:val="2"/>
        </w:rPr>
      </w:pPr>
      <w:bookmarkStart w:id="356" w:name="OLE_LINK1"/>
      <w:r w:rsidRPr="00CD67CD">
        <w:rPr>
          <w:rFonts w:eastAsia="SimSun"/>
          <w:i/>
          <w:iCs/>
          <w:kern w:val="2"/>
          <w:highlight w:val="yellow"/>
          <w:rPrChange w:id="357" w:author="Dylan CHEN" w:date="2026-08-21T20:42:00Z" w16du:dateUtc="2026-08-21T12:42:00Z">
            <w:rPr>
              <w:rFonts w:eastAsia="SimSun"/>
              <w:i/>
              <w:iCs/>
              <w:kern w:val="2"/>
            </w:rPr>
          </w:rPrChange>
        </w:rPr>
        <w:t>A third direction is to frame the study more broadly as examining competition</w:t>
      </w:r>
      <w:r w:rsidRPr="00522DE1">
        <w:rPr>
          <w:rFonts w:eastAsia="SimSun"/>
          <w:i/>
          <w:iCs/>
          <w:kern w:val="2"/>
        </w:rPr>
        <w:t xml:space="preserve"> and complementarity between AI-generated and human-generated knowledge in digital communities. Such a framing could help explain when AI discourages human participation and when it might instead stimulate additional contributions.</w:t>
      </w:r>
    </w:p>
    <w:bookmarkEnd w:id="356"/>
    <w:p w14:paraId="0E2E368F" w14:textId="64CAC262" w:rsidR="00D90C83" w:rsidRPr="00522DE1" w:rsidRDefault="00E71F2A" w:rsidP="00E71F2A">
      <w:pPr>
        <w:widowControl w:val="0"/>
        <w:autoSpaceDE w:val="0"/>
        <w:autoSpaceDN w:val="0"/>
        <w:adjustRightInd w:val="0"/>
        <w:spacing w:before="120" w:after="120"/>
        <w:ind w:leftChars="200" w:left="480"/>
        <w:rPr>
          <w:rFonts w:eastAsia="SimSun"/>
          <w:i/>
          <w:iCs/>
          <w:kern w:val="2"/>
        </w:rPr>
      </w:pPr>
      <w:r w:rsidRPr="00522DE1">
        <w:rPr>
          <w:rFonts w:eastAsia="SimSun"/>
          <w:i/>
          <w:iCs/>
          <w:kern w:val="2"/>
        </w:rPr>
        <w:t>These suggestions are not intended to prescribe a specific solution. Rather, they illustrate the type of theoretical narrative that will be necessary for the paper to make a convincing contribution</w:t>
      </w:r>
      <w:r w:rsidR="00D90C83" w:rsidRPr="00522DE1">
        <w:rPr>
          <w:rFonts w:eastAsia="SimSun"/>
          <w:i/>
          <w:iCs/>
          <w:kern w:val="2"/>
        </w:rPr>
        <w:t>. </w:t>
      </w:r>
    </w:p>
    <w:p w14:paraId="1DEFBD2E" w14:textId="77777777"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F01D318" w14:textId="77777777" w:rsidR="00EB5F8F" w:rsidRDefault="00EB5F8F" w:rsidP="00EB5F8F">
      <w:pPr>
        <w:pStyle w:val="Paragraph"/>
        <w:rPr>
          <w:ins w:id="358" w:author="Dylan CHEN" w:date="2026-08-21T20:59:00Z" w16du:dateUtc="2026-08-21T12:59:00Z"/>
        </w:rPr>
        <w:pPrChange w:id="359" w:author="Dylan CHEN" w:date="2026-08-21T20:59:00Z" w16du:dateUtc="2026-08-21T12:59:00Z">
          <w:pPr>
            <w:pStyle w:val="NormalWeb"/>
          </w:pPr>
        </w:pPrChange>
      </w:pPr>
      <w:ins w:id="360" w:author="Dylan CHEN" w:date="2026-08-21T20:59:00Z" w16du:dateUtc="2026-08-21T12:59:00Z">
        <w:r>
          <w:t xml:space="preserve">We are grateful to the SE for laying out these directions. After working through them, we have reorganized the paper around the third one, </w:t>
        </w:r>
        <w:r w:rsidRPr="00EB5F8F">
          <w:rPr>
            <w:b/>
            <w:bCs/>
            <w:rPrChange w:id="361" w:author="Dylan CHEN" w:date="2026-08-21T20:59:00Z" w16du:dateUtc="2026-08-21T12:59:00Z">
              <w:rPr/>
            </w:rPrChange>
          </w:rPr>
          <w:t>framing the study as an examination of competition and complementarity</w:t>
        </w:r>
        <w:r>
          <w:t xml:space="preserve"> between AI-generated and human-generated knowledge in a digital community. The revised theoretical development now opens by casting the human-AI encounter as a competitive episode. We summarize the reorganization below and indicate where it appears.</w:t>
        </w:r>
      </w:ins>
    </w:p>
    <w:p w14:paraId="340C3B6D" w14:textId="77777777" w:rsidR="00EB5F8F" w:rsidRDefault="00EB5F8F" w:rsidP="00EB5F8F">
      <w:pPr>
        <w:pStyle w:val="Paragraph"/>
        <w:rPr>
          <w:ins w:id="362" w:author="Dylan CHEN" w:date="2026-08-21T20:59:00Z" w16du:dateUtc="2026-08-21T12:59:00Z"/>
        </w:rPr>
        <w:pPrChange w:id="363" w:author="Dylan CHEN" w:date="2026-08-21T20:59:00Z" w16du:dateUtc="2026-08-21T12:59:00Z">
          <w:pPr>
            <w:pStyle w:val="NormalWeb"/>
          </w:pPr>
        </w:pPrChange>
      </w:pPr>
      <w:ins w:id="364" w:author="Dylan CHEN" w:date="2026-08-21T20:59:00Z" w16du:dateUtc="2026-08-21T12:59:00Z">
        <w:r w:rsidRPr="00EB5F8F">
          <w:rPr>
            <w:b/>
            <w:bCs/>
            <w:rPrChange w:id="365" w:author="Dylan CHEN" w:date="2026-08-21T20:59:00Z" w16du:dateUtc="2026-08-21T12:59:00Z">
              <w:rPr/>
            </w:rPrChange>
          </w:rPr>
          <w:t>We treat the encounter as follows.</w:t>
        </w:r>
        <w:r>
          <w:t xml:space="preserve"> A member posts a question, the platform attaches an answer from its own AI system carrying a label that identifies the author as a machine, and a human member who arrives later must decide two things: whether to write an answer at all, and, if so, how much effort to put into it. We develop a theory of how the member sizes up the machine rival and how that assessment shapes what the member does next.</w:t>
        </w:r>
      </w:ins>
    </w:p>
    <w:p w14:paraId="54509A3D" w14:textId="377F976B" w:rsidR="00EB5F8F" w:rsidRDefault="00EB5F8F" w:rsidP="00EB5F8F">
      <w:pPr>
        <w:pStyle w:val="Paragraph"/>
        <w:rPr>
          <w:ins w:id="366" w:author="Dylan CHEN" w:date="2026-08-21T20:59:00Z" w16du:dateUtc="2026-08-21T12:59:00Z"/>
        </w:rPr>
        <w:pPrChange w:id="367" w:author="Dylan CHEN" w:date="2026-08-21T20:59:00Z" w16du:dateUtc="2026-08-21T12:59:00Z">
          <w:pPr>
            <w:pStyle w:val="NormalWeb"/>
          </w:pPr>
        </w:pPrChange>
      </w:pPr>
      <w:ins w:id="368" w:author="Dylan CHEN" w:date="2026-08-21T20:59:00Z" w16du:dateUtc="2026-08-21T12:59:00Z">
        <w:r w:rsidRPr="00EB5F8F">
          <w:rPr>
            <w:b/>
            <w:bCs/>
            <w:rPrChange w:id="369" w:author="Dylan CHEN" w:date="2026-08-21T20:59:00Z" w16du:dateUtc="2026-08-21T12:59:00Z">
              <w:rPr/>
            </w:rPrChange>
          </w:rPr>
          <w:t>We give three reasons for adopting the competition lens</w:t>
        </w:r>
        <w:r>
          <w:t>, and we state them so that the logical basis of the framing is explicit rather than assumed. First, the lens fits the situation the platform has created, since the AI answer sits in the same thread and on the same screen as any human answer that follows, so a later human answer has to be worth reading in the presence of the AI answer. Second, the lens tells us where to look, because research on competitive interaction holds that how an actor responds to a rival depends on how the actor appraises that rival, and that this appraisal is built from observable features such as who the rival is, how capable it appears, and how much effort it appears to have put in (Chen et al., 2007; Chen, 2009). This is also where the member</w:t>
        </w:r>
      </w:ins>
      <w:r w:rsidR="003834AA">
        <w:t>’</w:t>
      </w:r>
      <w:ins w:id="370" w:author="Dylan CHEN" w:date="2026-08-21T20:59:00Z" w16du:dateUtc="2026-08-21T12:59:00Z">
        <w:r>
          <w:t>s response to the AI label enters as an appraisal of an observable cue rather than as an assumption. Third, the competition lens generates richer predictions than a substitution account. Prior work that treats generative AI as a substitute for human labor establishes that these systems can perform much of the routine work human contributors once did, but that account can predict only decline, because if the AI answer does work the member would otherwise have done, the member has less left to do and writes less. It contains no mechanism by which an AI answer could lead a member to write more, or to write better.</w:t>
        </w:r>
      </w:ins>
    </w:p>
    <w:p w14:paraId="333A079A" w14:textId="77777777" w:rsidR="00EB5F8F" w:rsidRDefault="00EB5F8F" w:rsidP="00EB5F8F">
      <w:pPr>
        <w:pStyle w:val="Paragraph"/>
        <w:rPr>
          <w:ins w:id="371" w:author="Dylan CHEN" w:date="2026-08-21T23:05:00Z" w16du:dateUtc="2026-08-21T15:05:00Z"/>
        </w:rPr>
      </w:pPr>
      <w:ins w:id="372" w:author="Dylan CHEN" w:date="2026-08-21T20:59:00Z" w16du:dateUtc="2026-08-21T12:59:00Z">
        <w:r>
          <w:t>Within the competition framework, the AI label effect and the AI content effect are distinct components whose relative weight determines whether the net effect on contribution is negative or positive, so the same account explains both when AI discourages human participation and when it can stimulate additional or higher-effort contributions. The full development, including the mapping of learning, crowding out, and anchoring onto this framework, is presented in the revised theoretical development section (see also our response to SE-4).</w:t>
        </w:r>
      </w:ins>
    </w:p>
    <w:p w14:paraId="6C25974E" w14:textId="77777777" w:rsidR="00BE7589" w:rsidRDefault="00BE7589" w:rsidP="00EB5F8F">
      <w:pPr>
        <w:pStyle w:val="Paragraph"/>
        <w:rPr>
          <w:ins w:id="373" w:author="Dylan CHEN" w:date="2026-08-21T20:59:00Z" w16du:dateUtc="2026-08-21T12:59:00Z"/>
          <w:rFonts w:hint="eastAsia"/>
        </w:rPr>
        <w:pPrChange w:id="374" w:author="Dylan CHEN" w:date="2026-08-21T20:59:00Z" w16du:dateUtc="2026-08-21T12:59:00Z">
          <w:pPr>
            <w:pStyle w:val="NormalWeb"/>
          </w:pPr>
        </w:pPrChange>
      </w:pPr>
    </w:p>
    <w:p w14:paraId="52ECE784" w14:textId="77777777" w:rsidR="00BE7589" w:rsidRPr="00BE7589" w:rsidRDefault="00BE7589" w:rsidP="00BE7589">
      <w:pPr>
        <w:pStyle w:val="NormalWeb"/>
        <w:rPr>
          <w:ins w:id="375" w:author="Dylan CHEN" w:date="2026-08-21T23:05:00Z" w16du:dateUtc="2026-08-21T15:05:00Z"/>
          <w:b/>
          <w:bCs/>
          <w:color w:val="000000"/>
          <w:rPrChange w:id="376" w:author="Dylan CHEN" w:date="2026-08-21T23:05:00Z" w16du:dateUtc="2026-08-21T15:05:00Z">
            <w:rPr>
              <w:ins w:id="377" w:author="Dylan CHEN" w:date="2026-08-21T23:05:00Z" w16du:dateUtc="2026-08-21T15:05:00Z"/>
              <w:color w:val="000000"/>
            </w:rPr>
          </w:rPrChange>
        </w:rPr>
      </w:pPr>
      <w:ins w:id="378" w:author="Dylan CHEN" w:date="2026-08-21T23:05:00Z" w16du:dateUtc="2026-08-21T15:05:00Z">
        <w:r w:rsidRPr="00BE7589">
          <w:rPr>
            <w:b/>
            <w:bCs/>
            <w:color w:val="000000"/>
            <w:rPrChange w:id="379" w:author="Dylan CHEN" w:date="2026-08-21T23:05:00Z" w16du:dateUtc="2026-08-21T15:05:00Z">
              <w:rPr>
                <w:color w:val="000000"/>
              </w:rPr>
            </w:rPrChange>
          </w:rPr>
          <w:t>References</w:t>
        </w:r>
      </w:ins>
    </w:p>
    <w:p w14:paraId="657A9794" w14:textId="2CB84258" w:rsidR="00BE7589" w:rsidRDefault="00BE7589" w:rsidP="00BE7589">
      <w:pPr>
        <w:pStyle w:val="NormalWeb"/>
        <w:rPr>
          <w:ins w:id="380" w:author="Dylan CHEN" w:date="2026-08-21T23:05:00Z" w16du:dateUtc="2026-08-21T15:05:00Z"/>
          <w:color w:val="000000"/>
        </w:rPr>
      </w:pPr>
      <w:ins w:id="381" w:author="Dylan CHEN" w:date="2026-08-21T23:05:00Z" w16du:dateUtc="2026-08-21T15:05:00Z">
        <w:r>
          <w:rPr>
            <w:color w:val="000000"/>
          </w:rPr>
          <w:t>Chen, M.-J. (2009). Competitive dynamics research: An insider</w:t>
        </w:r>
      </w:ins>
      <w:r w:rsidR="003834AA">
        <w:rPr>
          <w:color w:val="000000"/>
        </w:rPr>
        <w:t>’</w:t>
      </w:r>
      <w:ins w:id="382" w:author="Dylan CHEN" w:date="2026-08-21T23:05:00Z" w16du:dateUtc="2026-08-21T15:05:00Z">
        <w:r>
          <w:rPr>
            <w:color w:val="000000"/>
          </w:rPr>
          <w:t>s odyssey. Asia Pacific Journal of Management, 26(1), 5–25.</w:t>
        </w:r>
      </w:ins>
    </w:p>
    <w:p w14:paraId="21F6B39D" w14:textId="3A864725" w:rsidR="000619E2" w:rsidRPr="00BE7589" w:rsidRDefault="00BE7589" w:rsidP="00BE7589">
      <w:pPr>
        <w:pStyle w:val="NormalWeb"/>
        <w:rPr>
          <w:rFonts w:hint="eastAsia"/>
          <w:color w:val="000000"/>
          <w:rPrChange w:id="383" w:author="Dylan CHEN" w:date="2026-08-21T23:05:00Z" w16du:dateUtc="2026-08-21T15:05:00Z">
            <w:rPr>
              <w:rFonts w:hint="eastAsia"/>
            </w:rPr>
          </w:rPrChange>
        </w:rPr>
        <w:pPrChange w:id="384" w:author="Dylan CHEN" w:date="2026-08-21T23:05:00Z" w16du:dateUtc="2026-08-21T15:05:00Z">
          <w:pPr>
            <w:spacing w:before="120" w:after="120"/>
          </w:pPr>
        </w:pPrChange>
      </w:pPr>
      <w:ins w:id="385" w:author="Dylan CHEN" w:date="2026-08-21T23:05:00Z" w16du:dateUtc="2026-08-21T15:05:00Z">
        <w:r>
          <w:rPr>
            <w:color w:val="000000"/>
          </w:rPr>
          <w:t>Chen, M.-J., Su, K.-H., &amp; Tsai, W. (2007). Competitive tension: The awareness–motivation–capability perspective. Academy of Management Journal, 50(1), 101–118.</w:t>
        </w:r>
      </w:ins>
      <w:del w:id="386" w:author="Dylan CHEN" w:date="2026-08-21T20:59:00Z" w16du:dateUtc="2026-08-21T12:59:00Z">
        <w:r w:rsidR="00332B94" w:rsidRPr="00522DE1" w:rsidDel="00EB5F8F">
          <w:delText>We app</w:delText>
        </w:r>
        <w:r w:rsidR="00231DD2" w:rsidRPr="00522DE1" w:rsidDel="00EB5F8F">
          <w:delText>reciate the suggestion of the SE. After thinking, we choose</w:delText>
        </w:r>
      </w:del>
      <w:del w:id="387" w:author="Dylan CHEN" w:date="2026-08-21T23:05:00Z" w16du:dateUtc="2026-08-21T15:05:00Z">
        <w:r w:rsidR="00231DD2" w:rsidRPr="00522DE1" w:rsidDel="00BE7589">
          <w:delText>.</w:delText>
        </w:r>
      </w:del>
    </w:p>
    <w:p w14:paraId="46F7C542" w14:textId="1C41C386" w:rsidR="00D90C83" w:rsidRPr="00522DE1" w:rsidRDefault="00D90C83" w:rsidP="00D90C83">
      <w:pPr>
        <w:spacing w:before="120" w:after="120"/>
      </w:pPr>
      <w:r w:rsidRPr="00522DE1">
        <w:t>---------------------------------------------------------------------------------------------------------------------</w:t>
      </w:r>
    </w:p>
    <w:p w14:paraId="70CAF886" w14:textId="19579F12" w:rsidR="00D90C83" w:rsidRPr="00522DE1" w:rsidRDefault="00D90C83" w:rsidP="00D90C83">
      <w:pPr>
        <w:widowControl w:val="0"/>
        <w:autoSpaceDE w:val="0"/>
        <w:autoSpaceDN w:val="0"/>
        <w:adjustRightInd w:val="0"/>
        <w:spacing w:before="120" w:after="120"/>
        <w:jc w:val="both"/>
        <w:rPr>
          <w:rFonts w:eastAsia="SimSun"/>
          <w:b/>
          <w:bCs/>
          <w:i/>
          <w:iCs/>
          <w:kern w:val="2"/>
          <w:u w:val="single"/>
        </w:rPr>
      </w:pPr>
    </w:p>
    <w:p w14:paraId="508C08F0" w14:textId="77777777" w:rsidR="000619E2" w:rsidRPr="00522DE1" w:rsidRDefault="000619E2" w:rsidP="00FE3230">
      <w:pPr>
        <w:pStyle w:val="NormalWeb"/>
      </w:pPr>
    </w:p>
    <w:p w14:paraId="6B82F862" w14:textId="6A925E63" w:rsidR="00DC3066" w:rsidRPr="00522DE1" w:rsidRDefault="00DC3066" w:rsidP="00FE3230">
      <w:pPr>
        <w:pStyle w:val="NormalWeb"/>
      </w:pPr>
      <w:r w:rsidRPr="00522DE1">
        <w:rPr>
          <w:b/>
        </w:rPr>
        <w:br w:type="page"/>
      </w:r>
    </w:p>
    <w:p w14:paraId="6E010A07" w14:textId="517E4809" w:rsidR="00BD6E4E" w:rsidRPr="00522DE1" w:rsidRDefault="00BD6E4E" w:rsidP="00BD6E4E">
      <w:pPr>
        <w:spacing w:before="120" w:after="120"/>
        <w:jc w:val="center"/>
      </w:pPr>
      <w:r w:rsidRPr="00522DE1">
        <w:rPr>
          <w:b/>
        </w:rPr>
        <w:lastRenderedPageBreak/>
        <w:t>AE Comments</w:t>
      </w:r>
    </w:p>
    <w:p w14:paraId="38EAB27E" w14:textId="77B49699" w:rsidR="00BD6E4E" w:rsidRPr="00522DE1" w:rsidRDefault="0000537D" w:rsidP="00BD6E4E">
      <w:pPr>
        <w:widowControl w:val="0"/>
        <w:autoSpaceDE w:val="0"/>
        <w:spacing w:before="120" w:after="120"/>
        <w:jc w:val="both"/>
        <w:outlineLvl w:val="0"/>
        <w:rPr>
          <w:rFonts w:eastAsia="SimSun"/>
          <w:b/>
          <w:bCs/>
          <w:kern w:val="2"/>
        </w:rPr>
      </w:pPr>
      <w:ins w:id="388" w:author="Dylan CHEN" w:date="2026-08-21T14:56:00Z" w16du:dateUtc="2026-08-21T06:56:00Z">
        <w:r>
          <w:rPr>
            <w:rFonts w:eastAsia="SimSun" w:hint="eastAsia"/>
            <w:b/>
            <w:bCs/>
            <w:kern w:val="2"/>
          </w:rPr>
          <w:t>#</w:t>
        </w:r>
      </w:ins>
      <w:r w:rsidR="00732B3F" w:rsidRPr="00522DE1">
        <w:rPr>
          <w:rFonts w:eastAsia="SimSun"/>
          <w:b/>
          <w:bCs/>
          <w:kern w:val="2"/>
        </w:rPr>
        <w:t>*</w:t>
      </w:r>
      <w:r w:rsidR="00BD6E4E" w:rsidRPr="00522DE1">
        <w:rPr>
          <w:rFonts w:eastAsia="SimSun"/>
          <w:b/>
          <w:bCs/>
          <w:kern w:val="2"/>
        </w:rPr>
        <w:t>AE-0</w:t>
      </w:r>
    </w:p>
    <w:p w14:paraId="23D55C5B" w14:textId="1FA61B9F"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previously, the three reviewers once again did great jobs in objectively and constructively evaluating the revised paper. They commented on authors</w:t>
      </w:r>
      <w:r w:rsidR="003834AA">
        <w:rPr>
          <w:rFonts w:eastAsia="SimSun"/>
          <w:i/>
          <w:iCs/>
          <w:kern w:val="2"/>
        </w:rPr>
        <w:t>’</w:t>
      </w:r>
      <w:r w:rsidRPr="00522DE1">
        <w:rPr>
          <w:rFonts w:eastAsia="SimSun"/>
          <w:i/>
          <w:iCs/>
          <w:kern w:val="2"/>
        </w:rPr>
        <w:t xml:space="preserve"> responses to the previous suggestions and pointed out remaining and new issues. The three reviewers</w:t>
      </w:r>
      <w:r w:rsidR="003834AA">
        <w:rPr>
          <w:rFonts w:eastAsia="SimSun"/>
          <w:i/>
          <w:iCs/>
          <w:kern w:val="2"/>
        </w:rPr>
        <w:t>’</w:t>
      </w:r>
      <w:r w:rsidRPr="00522DE1">
        <w:rPr>
          <w:rFonts w:eastAsia="SimSun"/>
          <w:i/>
          <w:iCs/>
          <w:kern w:val="2"/>
        </w:rPr>
        <w:t xml:space="preserve"> comments are once again highly consistent. Unfortunately, instead of converging positively, reviewers remain concerned and critical in general. The collective recommendation from the reviewer panel is still negative, with only one reviewer indicating a further revision may be hopeful yet expressing more serious concerns than in the last round.</w:t>
      </w:r>
    </w:p>
    <w:p w14:paraId="288E8BF1" w14:textId="378370D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 very carefully read the revised paper, the authors</w:t>
      </w:r>
      <w:r w:rsidR="003834AA">
        <w:rPr>
          <w:rFonts w:eastAsia="SimSun"/>
          <w:i/>
          <w:iCs/>
          <w:kern w:val="2"/>
        </w:rPr>
        <w:t>’</w:t>
      </w:r>
      <w:r w:rsidRPr="00522DE1">
        <w:rPr>
          <w:rFonts w:eastAsia="SimSun"/>
          <w:i/>
          <w:iCs/>
          <w:kern w:val="2"/>
        </w:rPr>
        <w:t xml:space="preserve"> revision notes, and the referee reports. I commend the authors</w:t>
      </w:r>
      <w:r w:rsidR="003834AA">
        <w:rPr>
          <w:rFonts w:eastAsia="SimSun"/>
          <w:i/>
          <w:iCs/>
          <w:kern w:val="2"/>
        </w:rPr>
        <w:t>’</w:t>
      </w:r>
      <w:r w:rsidRPr="00522DE1">
        <w:rPr>
          <w:rFonts w:eastAsia="SimSun"/>
          <w:i/>
          <w:iCs/>
          <w:kern w:val="2"/>
        </w:rPr>
        <w:t xml:space="preserve"> effort in a round of diligent revision, resulting in a much-improved paper. They addressed many of the issues highlighted in the SE and AE reports from last round. As a result, the concerns regarding the randomization have largely been eliminated; the main treatment effects have been shown stable when covariates are progressively added to the model; many data integrity questions have been clarified; the difference from existing literature has been discussed in detail.</w:t>
      </w:r>
    </w:p>
    <w:p w14:paraId="5662C864" w14:textId="77777777" w:rsidR="00BD6E4E" w:rsidRPr="00522DE1" w:rsidRDefault="00BD6E4E" w:rsidP="00BD6E4E">
      <w:pPr>
        <w:widowControl w:val="0"/>
        <w:autoSpaceDE w:val="0"/>
        <w:autoSpaceDN w:val="0"/>
        <w:adjustRightInd w:val="0"/>
        <w:spacing w:before="120" w:after="120"/>
        <w:rPr>
          <w:kern w:val="2"/>
        </w:rPr>
      </w:pPr>
      <w:r w:rsidRPr="00522DE1">
        <w:rPr>
          <w:rFonts w:eastAsia="SimSun"/>
          <w:b/>
          <w:bCs/>
          <w:i/>
          <w:iCs/>
          <w:kern w:val="2"/>
          <w:u w:val="single"/>
        </w:rPr>
        <w:t>Response</w:t>
      </w:r>
    </w:p>
    <w:p w14:paraId="26AE7D6B" w14:textId="585890D9" w:rsidR="00BD6E4E" w:rsidRDefault="000619E2" w:rsidP="00BD6E4E">
      <w:pPr>
        <w:spacing w:before="120" w:beforeAutospacing="1" w:after="120" w:afterAutospacing="1"/>
        <w:rPr>
          <w:ins w:id="389" w:author="Dylan CHEN" w:date="2026-08-21T11:52:00Z" w16du:dateUtc="2026-08-21T03:52:00Z"/>
        </w:rPr>
      </w:pPr>
      <w:r w:rsidRPr="00522DE1">
        <w:t xml:space="preserve">We sincerely thank the Associate Editor for the thorough and careful evaluation of our revised manuscript, as well as the recognition of improvements in </w:t>
      </w:r>
      <w:r w:rsidR="00180499" w:rsidRPr="00522DE1">
        <w:t>empirical analysis</w:t>
      </w:r>
      <w:r w:rsidRPr="00522DE1">
        <w:t xml:space="preserve"> and literature</w:t>
      </w:r>
      <w:r w:rsidR="00180499" w:rsidRPr="00522DE1">
        <w:t xml:space="preserve"> review</w:t>
      </w:r>
      <w:r w:rsidRPr="00522DE1">
        <w:t xml:space="preserve">. We appreciate the </w:t>
      </w:r>
      <w:r w:rsidR="00180499" w:rsidRPr="00522DE1">
        <w:t>review panel</w:t>
      </w:r>
      <w:r w:rsidR="003834AA">
        <w:t>’</w:t>
      </w:r>
      <w:r w:rsidR="00180499" w:rsidRPr="00522DE1">
        <w:t xml:space="preserve">s further comments </w:t>
      </w:r>
      <w:r w:rsidRPr="00522DE1">
        <w:t xml:space="preserve">and we are committed to addressing these issues. </w:t>
      </w:r>
      <w:r w:rsidR="00180499" w:rsidRPr="00522DE1">
        <w:t>We hope the review panel finds th</w:t>
      </w:r>
      <w:ins w:id="390" w:author="Dylan CHEN" w:date="2026-08-06T10:43:00Z" w16du:dateUtc="2026-08-06T02:43:00Z">
        <w:r w:rsidR="00CB3FE1">
          <w:rPr>
            <w:rFonts w:hint="eastAsia"/>
          </w:rPr>
          <w:t>e</w:t>
        </w:r>
      </w:ins>
      <w:r w:rsidR="00180499" w:rsidRPr="00522DE1">
        <w:t xml:space="preserve"> paper significantly improved. </w:t>
      </w:r>
    </w:p>
    <w:p w14:paraId="3DF423CE" w14:textId="6726C5E1" w:rsidR="00CC0BA8" w:rsidRPr="00522DE1" w:rsidRDefault="00CC0BA8" w:rsidP="00BD6E4E">
      <w:pPr>
        <w:spacing w:before="120" w:beforeAutospacing="1" w:after="120" w:afterAutospacing="1"/>
      </w:pPr>
      <w:ins w:id="391" w:author="Dylan CHEN" w:date="2026-08-21T11:52:00Z" w16du:dateUtc="2026-08-21T03:52:00Z">
        <w:r w:rsidRPr="00CC0BA8">
          <w:t xml:space="preserve">In this round of revision, we benefited greatly from extensive communication with the </w:t>
        </w:r>
        <w:r w:rsidRPr="00CC0BA8">
          <w:rPr>
            <w:b/>
            <w:bCs/>
            <w:rPrChange w:id="392" w:author="Dylan CHEN" w:date="2026-08-21T11:52:00Z" w16du:dateUtc="2026-08-21T03:52:00Z">
              <w:rPr/>
            </w:rPrChange>
          </w:rPr>
          <w:t>Senior Editor, including both email correspondence and offline face-to-face discussion</w:t>
        </w:r>
        <w:r w:rsidRPr="00CC0BA8">
          <w:t>. Following SE</w:t>
        </w:r>
      </w:ins>
      <w:r w:rsidR="003834AA">
        <w:t>’</w:t>
      </w:r>
      <w:ins w:id="393" w:author="Dylan CHEN" w:date="2026-08-21T11:52:00Z" w16du:dateUtc="2026-08-21T03:52:00Z">
        <w:r w:rsidRPr="00CC0BA8">
          <w:t>s d</w:t>
        </w:r>
        <w:r w:rsidRPr="00CC0BA8">
          <w:rPr>
            <w:b/>
            <w:bCs/>
            <w:rPrChange w:id="394" w:author="Dylan CHEN" w:date="2026-08-21T11:52:00Z" w16du:dateUtc="2026-08-21T03:52:00Z">
              <w:rPr/>
            </w:rPrChange>
          </w:rPr>
          <w:t>etailed and actionable guidance</w:t>
        </w:r>
        <w:r w:rsidRPr="00CC0BA8">
          <w:t xml:space="preserve">, we have made the following major changes. </w:t>
        </w:r>
        <w:r w:rsidRPr="00CC0BA8">
          <w:rPr>
            <w:b/>
            <w:bCs/>
            <w:rPrChange w:id="395" w:author="Dylan CHEN" w:date="2026-08-21T11:52:00Z" w16du:dateUtc="2026-08-21T03:52:00Z">
              <w:rPr/>
            </w:rPrChange>
          </w:rPr>
          <w:t>First</w:t>
        </w:r>
        <w:r w:rsidRPr="00CC0BA8">
          <w:t xml:space="preserve">, we substantially refined the theoretical framework along the competition direction suggested by the Senior Editor, establishing the theoretical hypotheses under a coherent and overarching logic. </w:t>
        </w:r>
        <w:r w:rsidRPr="00CC0BA8">
          <w:rPr>
            <w:b/>
            <w:bCs/>
            <w:rPrChange w:id="396" w:author="Dylan CHEN" w:date="2026-08-21T11:52:00Z" w16du:dateUtc="2026-08-21T03:52:00Z">
              <w:rPr/>
            </w:rPrChange>
          </w:rPr>
          <w:t>Second</w:t>
        </w:r>
        <w:r w:rsidRPr="00CC0BA8">
          <w:t xml:space="preserve">, we realigned our empirical results with this framework, which involved both adding results that speak more directly to the theory and removing those that were less central to it. </w:t>
        </w:r>
        <w:r w:rsidRPr="00CC0BA8">
          <w:rPr>
            <w:b/>
            <w:bCs/>
            <w:rPrChange w:id="397" w:author="Dylan CHEN" w:date="2026-08-21T11:52:00Z" w16du:dateUtc="2026-08-21T03:52:00Z">
              <w:rPr/>
            </w:rPrChange>
          </w:rPr>
          <w:t>Third</w:t>
        </w:r>
        <w:r w:rsidRPr="00CC0BA8">
          <w:t>, we sharpened the positioning of our contribution by more explicitly articulating how our study differs from prior work. We elaborate on each of these changes in our point-by-point responses below.</w:t>
        </w:r>
      </w:ins>
    </w:p>
    <w:p w14:paraId="0F0E4A97" w14:textId="77777777" w:rsidR="00BD6E4E" w:rsidRPr="00522DE1" w:rsidRDefault="00BD6E4E" w:rsidP="00BD6E4E">
      <w:pPr>
        <w:widowControl w:val="0"/>
        <w:autoSpaceDE w:val="0"/>
        <w:autoSpaceDN w:val="0"/>
        <w:adjustRightInd w:val="0"/>
        <w:spacing w:before="120" w:after="120"/>
      </w:pPr>
      <w:r w:rsidRPr="00522DE1">
        <w:t>---------------------------------------------------------------------------------------------------------------------</w:t>
      </w:r>
    </w:p>
    <w:p w14:paraId="325038BB" w14:textId="454D7A07" w:rsidR="00BD6E4E" w:rsidRPr="00522DE1" w:rsidRDefault="0000537D" w:rsidP="00BD6E4E">
      <w:pPr>
        <w:widowControl w:val="0"/>
        <w:autoSpaceDE w:val="0"/>
        <w:spacing w:before="120" w:after="120"/>
        <w:jc w:val="both"/>
        <w:outlineLvl w:val="0"/>
        <w:rPr>
          <w:rFonts w:eastAsia="SimSun"/>
          <w:b/>
          <w:bCs/>
          <w:kern w:val="2"/>
        </w:rPr>
      </w:pPr>
      <w:ins w:id="398" w:author="Dylan CHEN" w:date="2026-08-21T14:56:00Z" w16du:dateUtc="2026-08-21T06:56:00Z">
        <w:r>
          <w:rPr>
            <w:rFonts w:eastAsia="SimSun" w:hint="eastAsia"/>
            <w:b/>
            <w:bCs/>
            <w:kern w:val="2"/>
          </w:rPr>
          <w:t>#</w:t>
        </w:r>
      </w:ins>
      <w:r w:rsidR="00BD6E4E" w:rsidRPr="00522DE1">
        <w:rPr>
          <w:rFonts w:eastAsia="SimSun"/>
          <w:b/>
          <w:bCs/>
          <w:kern w:val="2"/>
        </w:rPr>
        <w:t>AE-1</w:t>
      </w:r>
      <w:r w:rsidR="000619E2" w:rsidRPr="00522DE1">
        <w:rPr>
          <w:rFonts w:eastAsia="SimSun"/>
          <w:b/>
          <w:bCs/>
          <w:kern w:val="2"/>
        </w:rPr>
        <w:t xml:space="preserve"> </w:t>
      </w:r>
    </w:p>
    <w:p w14:paraId="3A70EAA5" w14:textId="77777777" w:rsidR="00231DD2" w:rsidRPr="00522DE1" w:rsidRDefault="00231DD2" w:rsidP="00231DD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Nonetheless, I have to agree with the reviewers that key concerns linger, namely, regarding mechanism analysis and theorization, which in essence go hand in hand.</w:t>
      </w:r>
    </w:p>
    <w:p w14:paraId="7D48F857" w14:textId="153A60E2"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I believe the authors managed to establish that the main treatment effects are stable and robust, utilizing the unique opportunity of the randomized experiment of this focal platform. However, the review team feels that merely documenting such patterns, which in many ways contradict prior findings in the literature, is not enough to create meaningful new knowledge about what exactly is at play that leads to such phenomena. </w:t>
      </w:r>
      <w:r w:rsidRPr="00BF2E6A">
        <w:rPr>
          <w:rFonts w:eastAsia="SimSun"/>
          <w:i/>
          <w:iCs/>
          <w:kern w:val="2"/>
          <w:highlight w:val="yellow"/>
          <w:rPrChange w:id="399" w:author="Dylan CHEN" w:date="2026-08-03T15:28:00Z" w16du:dateUtc="2026-08-03T07:28:00Z">
            <w:rPr>
              <w:rFonts w:eastAsia="SimSun"/>
              <w:i/>
              <w:iCs/>
              <w:kern w:val="2"/>
            </w:rPr>
          </w:rPrChange>
        </w:rPr>
        <w:t xml:space="preserve">They need to be </w:t>
      </w:r>
      <w:r w:rsidRPr="00BF2E6A">
        <w:rPr>
          <w:rFonts w:eastAsia="SimSun"/>
          <w:i/>
          <w:iCs/>
          <w:kern w:val="2"/>
          <w:highlight w:val="yellow"/>
          <w:rPrChange w:id="400" w:author="Dylan CHEN" w:date="2026-08-03T15:28:00Z" w16du:dateUtc="2026-08-03T07:28:00Z">
            <w:rPr>
              <w:rFonts w:eastAsia="SimSun"/>
              <w:i/>
              <w:iCs/>
              <w:kern w:val="2"/>
            </w:rPr>
          </w:rPrChange>
        </w:rPr>
        <w:lastRenderedPageBreak/>
        <w:t>convinced of a plausible explanation of the underlying mechanism, supported by solid theories---ideally from a sound overarching theoretical framework</w:t>
      </w:r>
      <w:r w:rsidRPr="00522DE1">
        <w:rPr>
          <w:rFonts w:eastAsia="SimSun"/>
          <w:i/>
          <w:iCs/>
          <w:kern w:val="2"/>
        </w:rPr>
        <w:t>. This paper appears to fall short in this regard unfortunately.</w:t>
      </w:r>
    </w:p>
    <w:p w14:paraId="606111FA" w14:textId="7D1C11EF"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Empirically, the analysis exploring the </w:t>
      </w:r>
      <w:r w:rsidRPr="00BF2E6A">
        <w:rPr>
          <w:rFonts w:eastAsia="SimSun"/>
          <w:i/>
          <w:iCs/>
          <w:kern w:val="2"/>
          <w:highlight w:val="yellow"/>
          <w:rPrChange w:id="401" w:author="Dylan CHEN" w:date="2026-08-03T15:28:00Z" w16du:dateUtc="2026-08-03T07:28:00Z">
            <w:rPr>
              <w:rFonts w:eastAsia="SimSun"/>
              <w:i/>
              <w:iCs/>
              <w:kern w:val="2"/>
            </w:rPr>
          </w:rPrChange>
        </w:rPr>
        <w:t>mechanism is somewhat flawed and hence unconvincin</w:t>
      </w:r>
      <w:r w:rsidRPr="00522DE1">
        <w:rPr>
          <w:rFonts w:eastAsia="SimSun"/>
          <w:i/>
          <w:iCs/>
          <w:kern w:val="2"/>
        </w:rPr>
        <w:t xml:space="preserve">g, as all three reviewers unanimously pointed out and I summarize in detail below. It then loops back to the issue of </w:t>
      </w:r>
      <w:r w:rsidRPr="00BF2E6A">
        <w:rPr>
          <w:rFonts w:eastAsia="SimSun"/>
          <w:i/>
          <w:iCs/>
          <w:kern w:val="2"/>
          <w:highlight w:val="yellow"/>
          <w:rPrChange w:id="402" w:author="Dylan CHEN" w:date="2026-08-03T15:29:00Z" w16du:dateUtc="2026-08-03T07:29:00Z">
            <w:rPr>
              <w:rFonts w:eastAsia="SimSun"/>
              <w:i/>
              <w:iCs/>
              <w:kern w:val="2"/>
            </w:rPr>
          </w:rPrChange>
        </w:rPr>
        <w:t>lacking a convincing theoretical framework</w:t>
      </w:r>
      <w:r w:rsidRPr="00522DE1">
        <w:rPr>
          <w:rFonts w:eastAsia="SimSun"/>
          <w:i/>
          <w:iCs/>
          <w:kern w:val="2"/>
        </w:rPr>
        <w:t xml:space="preserve">, as all three reviewers complain. R2 questioned the approach here appears to be </w:t>
      </w:r>
      <w:r w:rsidRPr="00BF2E6A">
        <w:rPr>
          <w:rFonts w:eastAsia="SimSun"/>
          <w:i/>
          <w:iCs/>
          <w:kern w:val="2"/>
          <w:highlight w:val="yellow"/>
          <w:rPrChange w:id="403" w:author="Dylan CHEN" w:date="2026-08-03T15:29:00Z" w16du:dateUtc="2026-08-03T07:29:00Z">
            <w:rPr>
              <w:rFonts w:eastAsia="SimSun"/>
              <w:i/>
              <w:iCs/>
              <w:kern w:val="2"/>
            </w:rPr>
          </w:rPrChange>
        </w:rPr>
        <w:t>HARKing</w:t>
      </w:r>
      <w:r w:rsidRPr="00522DE1">
        <w:rPr>
          <w:rFonts w:eastAsia="SimSun"/>
          <w:i/>
          <w:iCs/>
          <w:kern w:val="2"/>
        </w:rPr>
        <w:t xml:space="preserve"> (i.e., hypothesizing after results are known). Such inadequacy further leads to the doubts on the </w:t>
      </w:r>
      <w:r w:rsidRPr="00BF2E6A">
        <w:rPr>
          <w:rFonts w:eastAsia="SimSun"/>
          <w:i/>
          <w:iCs/>
          <w:kern w:val="2"/>
          <w:highlight w:val="yellow"/>
          <w:rPrChange w:id="404" w:author="Dylan CHEN" w:date="2026-08-03T15:29:00Z" w16du:dateUtc="2026-08-03T07:29:00Z">
            <w:rPr>
              <w:rFonts w:eastAsia="SimSun"/>
              <w:i/>
              <w:iCs/>
              <w:kern w:val="2"/>
            </w:rPr>
          </w:rPrChange>
        </w:rPr>
        <w:t>discrepancy</w:t>
      </w:r>
      <w:r w:rsidRPr="00522DE1">
        <w:rPr>
          <w:rFonts w:eastAsia="SimSun"/>
          <w:i/>
          <w:iCs/>
          <w:kern w:val="2"/>
        </w:rPr>
        <w:t xml:space="preserve"> between the main effects found here and those reported in the literature (e.g., see R1</w:t>
      </w:r>
      <w:r w:rsidR="003834AA">
        <w:rPr>
          <w:rFonts w:eastAsia="SimSun"/>
          <w:i/>
          <w:iCs/>
          <w:kern w:val="2"/>
        </w:rPr>
        <w:t>’</w:t>
      </w:r>
      <w:r w:rsidRPr="00522DE1">
        <w:rPr>
          <w:rFonts w:eastAsia="SimSun"/>
          <w:i/>
          <w:iCs/>
          <w:kern w:val="2"/>
        </w:rPr>
        <w:t>s comments on Su et al, 2023).</w:t>
      </w:r>
    </w:p>
    <w:p w14:paraId="0A24331E"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79F8C9E" w14:textId="34FB497E" w:rsidR="002709EB" w:rsidRDefault="002709EB" w:rsidP="002709EB">
      <w:pPr>
        <w:rPr>
          <w:ins w:id="405" w:author="Dylan CHEN" w:date="2026-08-21T12:14:00Z" w16du:dateUtc="2026-08-21T04:14:00Z"/>
          <w:color w:val="000000"/>
        </w:rPr>
      </w:pPr>
      <w:ins w:id="406" w:author="Dylan CHEN" w:date="2026-08-21T12:09:00Z" w16du:dateUtc="2026-08-21T04:09:00Z">
        <w:r>
          <w:rPr>
            <w:color w:val="000000"/>
          </w:rPr>
          <w:t xml:space="preserve">We are grateful to the Associate Editor and the review team for directing our attention to theorization and mechanism. We took these concerns seriously and, following the email communication and the offline face-to-face instruction with the SE, undertook a systematic reconstruction of the paper. Our revision responds in two parts. The first part rebuilds the theoretical development under a single overarching framework and aligns the </w:t>
        </w:r>
      </w:ins>
      <w:ins w:id="407" w:author="Dylan CHEN" w:date="2026-08-21T12:10:00Z" w16du:dateUtc="2026-08-21T04:10:00Z">
        <w:r>
          <w:rPr>
            <w:rFonts w:hint="eastAsia"/>
            <w:color w:val="000000"/>
          </w:rPr>
          <w:t xml:space="preserve">empirical </w:t>
        </w:r>
      </w:ins>
      <w:ins w:id="408" w:author="Dylan CHEN" w:date="2026-08-21T12:09:00Z" w16du:dateUtc="2026-08-21T04:09:00Z">
        <w:r>
          <w:rPr>
            <w:rFonts w:hint="eastAsia"/>
            <w:color w:val="000000"/>
          </w:rPr>
          <w:t>results</w:t>
        </w:r>
        <w:r>
          <w:rPr>
            <w:color w:val="000000"/>
          </w:rPr>
          <w:t xml:space="preserve"> with it. The second part explains how our main effects reconcile with prior findings, in particular Su et al. (2025).</w:t>
        </w:r>
      </w:ins>
    </w:p>
    <w:p w14:paraId="4F62B9E7" w14:textId="2FB7B647" w:rsidR="002656BA" w:rsidRDefault="002656BA" w:rsidP="002709EB">
      <w:pPr>
        <w:rPr>
          <w:ins w:id="409" w:author="Dylan CHEN" w:date="2026-08-21T12:14:00Z" w16du:dateUtc="2026-08-21T04:14:00Z"/>
          <w:color w:val="000000"/>
        </w:rPr>
      </w:pPr>
    </w:p>
    <w:p w14:paraId="229A04F6" w14:textId="45B925BC" w:rsidR="002656BA" w:rsidRDefault="002656BA" w:rsidP="002709EB">
      <w:pPr>
        <w:rPr>
          <w:ins w:id="410" w:author="Dylan CHEN" w:date="2026-08-21T12:09:00Z" w16du:dateUtc="2026-08-21T04:09:00Z"/>
          <w:color w:val="000000"/>
        </w:rPr>
      </w:pPr>
      <w:ins w:id="411" w:author="Dylan CHEN" w:date="2026-08-21T12:14:00Z" w16du:dateUtc="2026-08-21T04:14:00Z">
        <w:r>
          <w:rPr>
            <w:rFonts w:hint="eastAsia"/>
            <w:color w:val="000000"/>
          </w:rPr>
          <w:t>=================== Part</w:t>
        </w:r>
      </w:ins>
      <w:ins w:id="412" w:author="Dylan CHEN" w:date="2026-08-21T12:15:00Z" w16du:dateUtc="2026-08-21T04:15:00Z">
        <w:r>
          <w:rPr>
            <w:rFonts w:hint="eastAsia"/>
            <w:color w:val="000000"/>
          </w:rPr>
          <w:t xml:space="preserve"> 1</w:t>
        </w:r>
      </w:ins>
      <w:ins w:id="413" w:author="Dylan CHEN" w:date="2026-08-21T12:14:00Z" w16du:dateUtc="2026-08-21T04:14:00Z">
        <w:r>
          <w:rPr>
            <w:rFonts w:hint="eastAsia"/>
            <w:color w:val="000000"/>
          </w:rPr>
          <w:t>: Theory and Empirical Results ===================</w:t>
        </w:r>
      </w:ins>
    </w:p>
    <w:p w14:paraId="201CB2F6" w14:textId="14D2A97F" w:rsidR="00573871" w:rsidDel="002709EB" w:rsidRDefault="00AE3F37" w:rsidP="00BD6E4E">
      <w:pPr>
        <w:pStyle w:val="NormalWeb"/>
        <w:spacing w:before="120" w:after="120"/>
        <w:rPr>
          <w:del w:id="414" w:author="Dylan CHEN" w:date="2026-08-21T11:55:00Z" w16du:dateUtc="2026-08-21T03:55:00Z"/>
          <w:rFonts w:ascii="Heiti TC" w:eastAsia="Heiti TC" w:hAnsi="Heiti TC" w:cs="Heiti TC"/>
        </w:rPr>
      </w:pPr>
      <w:del w:id="415" w:author="Dylan CHEN" w:date="2026-08-21T11:55:00Z" w16du:dateUtc="2026-08-21T03:55:00Z">
        <w:r w:rsidRPr="00522DE1" w:rsidDel="00B21BB2">
          <w:delText>Following the suggestion of the review panel, we have improved both the mechanism identification and theretical basis of the paper.</w:delText>
        </w:r>
      </w:del>
    </w:p>
    <w:p w14:paraId="225B8C08" w14:textId="5C01B453" w:rsidR="00B21BB2" w:rsidRPr="00B21BB2" w:rsidRDefault="00B21BB2" w:rsidP="00B21BB2">
      <w:pPr>
        <w:spacing w:before="120" w:after="120"/>
        <w:rPr>
          <w:ins w:id="416" w:author="Dylan CHEN" w:date="2026-08-21T11:55:00Z" w16du:dateUtc="2026-08-21T03:55:00Z"/>
          <w:rFonts w:hint="eastAsia"/>
        </w:rPr>
      </w:pPr>
      <w:ins w:id="417" w:author="Dylan CHEN" w:date="2026-08-21T11:55:00Z" w16du:dateUtc="2026-08-21T03:55:00Z">
        <w:r w:rsidRPr="00B21BB2">
          <w:rPr>
            <w:b/>
            <w:bCs/>
          </w:rPr>
          <w:t>First, a reorganization of how the theory is presented.</w:t>
        </w:r>
        <w:r w:rsidRPr="00B21BB2">
          <w:t xml:space="preserve"> We have rebuilt the theoretical development based on the email communication and offline face-to-face instruction with SE. It begins from: </w:t>
        </w:r>
        <w:r w:rsidRPr="00B21BB2">
          <w:rPr>
            <w:b/>
            <w:bCs/>
          </w:rPr>
          <w:t>1) a competitive encounter perspective</w:t>
        </w:r>
        <w:r w:rsidRPr="00B21BB2">
          <w:t xml:space="preserve"> motivated by competition dynamics theory (Chen et al., 2007; Chen, 2009), which explains how the member appraises the AI rival; and </w:t>
        </w:r>
        <w:r w:rsidRPr="00B21BB2">
          <w:rPr>
            <w:b/>
            <w:bCs/>
          </w:rPr>
          <w:t>2) a single overarching account Kahneman</w:t>
        </w:r>
      </w:ins>
      <w:r w:rsidR="003834AA">
        <w:rPr>
          <w:b/>
          <w:bCs/>
        </w:rPr>
        <w:t>’</w:t>
      </w:r>
      <w:ins w:id="418" w:author="Dylan CHEN" w:date="2026-08-21T11:55:00Z" w16du:dateUtc="2026-08-21T03:55:00Z">
        <w:r w:rsidRPr="00B21BB2">
          <w:rPr>
            <w:b/>
            <w:bCs/>
          </w:rPr>
          <w:t>s fast-and-slow theory</w:t>
        </w:r>
        <w:r w:rsidRPr="00B21BB2">
          <w:t xml:space="preserve"> (Evans &amp; Stanovich, 2013; Kahneman, 2003, 2011), which explains which signal can affect each decision and when that signal becomes available.</w:t>
        </w:r>
      </w:ins>
    </w:p>
    <w:p w14:paraId="2D17D989" w14:textId="1D99E759" w:rsidR="00B21BB2" w:rsidRPr="00B21BB2" w:rsidRDefault="00006439" w:rsidP="00B21BB2">
      <w:pPr>
        <w:spacing w:before="120" w:after="120"/>
        <w:rPr>
          <w:ins w:id="419" w:author="Dylan CHEN" w:date="2026-08-21T11:55:00Z" w16du:dateUtc="2026-08-21T03:55:00Z"/>
          <w:b/>
          <w:bCs/>
        </w:rPr>
      </w:pPr>
      <w:ins w:id="420" w:author="Dylan CHEN" w:date="2026-08-21T22:40:00Z" w16du:dateUtc="2026-08-21T14:40:00Z">
        <w:r>
          <w:rPr>
            <w:b/>
            <w:bCs/>
          </w:rPr>
          <w:t>Grounded in the new framework</w:t>
        </w:r>
      </w:ins>
      <w:ins w:id="421" w:author="Dylan CHEN" w:date="2026-08-21T11:55:00Z" w16du:dateUtc="2026-08-21T03:55:00Z">
        <w:r w:rsidR="00B21BB2" w:rsidRPr="002656BA">
          <w:rPr>
            <w:b/>
            <w:bCs/>
            <w:rPrChange w:id="422" w:author="Dylan CHEN" w:date="2026-08-21T12:10:00Z" w16du:dateUtc="2026-08-21T04:10:00Z">
              <w:rPr/>
            </w:rPrChange>
          </w:rPr>
          <w:t>, we now claim that the effect of an AI answer depends on the</w:t>
        </w:r>
        <w:r w:rsidR="00B21BB2" w:rsidRPr="00B21BB2">
          <w:t xml:space="preserve"> </w:t>
        </w:r>
        <w:r w:rsidR="00B21BB2" w:rsidRPr="00B21BB2">
          <w:rPr>
            <w:b/>
            <w:bCs/>
          </w:rPr>
          <w:t>AI profile</w:t>
        </w:r>
        <w:r w:rsidR="00B21BB2" w:rsidRPr="00B21BB2">
          <w:t>. The AI label alone signals that a competitor has entered the question. In a community that already views AI-generated content with suspicion, users treat this competitor as a weak one, and the presence of a weak competitor motivates human contribution (H1). The AI length works in the opposite direction. When the AI answer is long and appears comprehensive, potential answerers judge that little of value remains to add, and their contribution falls (H2).</w:t>
        </w:r>
        <w:r w:rsidR="00B21BB2" w:rsidRPr="00B21BB2">
          <w:rPr>
            <w:rFonts w:ascii="Calibri" w:eastAsia="Microsoft YaHei" w:hAnsi="Calibri"/>
            <w:sz w:val="22"/>
            <w:szCs w:val="22"/>
            <w:lang w:eastAsia="en-US"/>
          </w:rPr>
          <w:t xml:space="preserve"> </w:t>
        </w:r>
        <w:r w:rsidR="00B21BB2" w:rsidRPr="00B21BB2">
          <w:t>The positive prediction is thus derived from theory before analysis and is stated in the hypotheses themselves, not inferred after the fact.</w:t>
        </w:r>
      </w:ins>
    </w:p>
    <w:p w14:paraId="07013351" w14:textId="5433936C" w:rsidR="00B21BB2" w:rsidRDefault="00B21BB2" w:rsidP="00B21BB2">
      <w:pPr>
        <w:spacing w:before="120" w:after="120"/>
        <w:rPr>
          <w:ins w:id="423" w:author="Dylan CHEN" w:date="2026-08-21T12:10:00Z" w16du:dateUtc="2026-08-21T04:10:00Z"/>
        </w:rPr>
      </w:pPr>
      <w:ins w:id="424" w:author="Dylan CHEN" w:date="2026-08-21T11:55:00Z" w16du:dateUtc="2026-08-21T03:55:00Z">
        <w:r w:rsidRPr="002656BA">
          <w:rPr>
            <w:b/>
            <w:bCs/>
            <w:rPrChange w:id="425" w:author="Dylan CHEN" w:date="2026-08-21T12:10:00Z" w16du:dateUtc="2026-08-21T04:10:00Z">
              <w:rPr/>
            </w:rPrChange>
          </w:rPr>
          <w:t>Our results confirm this framework.</w:t>
        </w:r>
        <w:r w:rsidRPr="00B21BB2">
          <w:t xml:space="preserve"> </w:t>
        </w:r>
      </w:ins>
      <w:ins w:id="426" w:author="Dylan CHEN" w:date="2026-08-21T22:40:00Z" w16du:dateUtc="2026-08-21T14:40:00Z">
        <w:r w:rsidR="00006439">
          <w:t>The effect of the AI label alone</w:t>
        </w:r>
      </w:ins>
      <w:ins w:id="427" w:author="Dylan CHEN" w:date="2026-08-21T11:55:00Z" w16du:dateUtc="2026-08-21T03:55:00Z">
        <w:r w:rsidRPr="00B21BB2">
          <w:t xml:space="preserve"> on supply is positive and significant (0.188, p&lt;0.05), the interaction with AI answer length is negative (-0.046, p&lt;0.001), and the average total effect turns negative only because AI answers in our setting carry substantial content, which is identically the total deterrence effect in the original manuscript.</w:t>
        </w:r>
      </w:ins>
    </w:p>
    <w:p w14:paraId="3131DAA6" w14:textId="77777777" w:rsidR="002656BA" w:rsidRDefault="002656BA" w:rsidP="002656BA">
      <w:pPr>
        <w:rPr>
          <w:ins w:id="428" w:author="Dylan CHEN" w:date="2026-08-21T12:10:00Z" w16du:dateUtc="2026-08-21T04:10:00Z"/>
          <w:color w:val="000000"/>
        </w:rPr>
      </w:pPr>
      <w:ins w:id="429" w:author="Dylan CHEN" w:date="2026-08-21T12:10:00Z" w16du:dateUtc="2026-08-21T04:10:00Z">
        <w:r>
          <w:rPr>
            <w:rStyle w:val="Strong"/>
            <w:color w:val="000000"/>
          </w:rPr>
          <w:t>Our mechanism tests now examine the arguments developed in the theoretical section directly.</w:t>
        </w:r>
        <w:r>
          <w:rPr>
            <w:color w:val="000000"/>
          </w:rPr>
          <w:t xml:space="preserve"> Each test maps to a specific argument in the theoretical development, so the mechanism analysis and the theory are now aligned one to one. For every comment that questioned the </w:t>
        </w:r>
        <w:r>
          <w:rPr>
            <w:color w:val="000000"/>
          </w:rPr>
          <w:lastRenderedPageBreak/>
          <w:t>earlier mechanism analysis, we have provided a point-by-point response. The details appear in our responses to the individual reviewers.</w:t>
        </w:r>
      </w:ins>
    </w:p>
    <w:p w14:paraId="4ADE3577" w14:textId="77777777" w:rsidR="002656BA" w:rsidRPr="00B21BB2" w:rsidRDefault="002656BA" w:rsidP="00B21BB2">
      <w:pPr>
        <w:spacing w:before="120" w:after="120"/>
        <w:rPr>
          <w:ins w:id="430" w:author="Dylan CHEN" w:date="2026-08-21T11:55:00Z" w16du:dateUtc="2026-08-21T03:55:00Z"/>
        </w:rPr>
      </w:pPr>
    </w:p>
    <w:p w14:paraId="541A5608" w14:textId="02443A7D" w:rsidR="00B21BB2" w:rsidRDefault="00B21BB2" w:rsidP="00B21BB2">
      <w:pPr>
        <w:widowControl w:val="0"/>
        <w:snapToGrid w:val="0"/>
        <w:spacing w:afterLines="50" w:after="120"/>
        <w:rPr>
          <w:ins w:id="431" w:author="Dylan CHEN" w:date="2026-08-21T11:59:00Z" w16du:dateUtc="2026-08-21T03:59:00Z"/>
          <w:rFonts w:eastAsia="DengXian"/>
          <w:color w:val="000000"/>
          <w:kern w:val="2"/>
        </w:rPr>
      </w:pPr>
      <w:ins w:id="432" w:author="Dylan CHEN" w:date="2026-08-21T11:55:00Z" w16du:dateUtc="2026-08-21T03:55:00Z">
        <w:r w:rsidRPr="00B21BB2">
          <w:rPr>
            <w:rFonts w:eastAsia="DengXian"/>
            <w:b/>
            <w:bCs/>
            <w:color w:val="000000"/>
            <w:kern w:val="2"/>
          </w:rPr>
          <w:t>Second, a deliberate narrowing of scope to keep the story focused.</w:t>
        </w:r>
        <w:r w:rsidRPr="00B21BB2">
          <w:rPr>
            <w:rFonts w:eastAsia="DengXian"/>
            <w:color w:val="000000"/>
            <w:kern w:val="2"/>
          </w:rPr>
          <w:t xml:space="preserve"> The removal is a choice about narrative focus and length, not a retraction of the earlier logic. We removed three elements from the main text. (1) All results that use net likes as the dependent variable, together with every recognition mechanism built on them, are removed. (2) The position effect is removed from the main text. (3) In the response letter, we still engage fully with the reviewer</w:t>
        </w:r>
      </w:ins>
      <w:r w:rsidR="003834AA">
        <w:rPr>
          <w:rFonts w:eastAsia="DengXian"/>
          <w:color w:val="000000"/>
          <w:kern w:val="2"/>
        </w:rPr>
        <w:t>’</w:t>
      </w:r>
      <w:ins w:id="433" w:author="Dylan CHEN" w:date="2026-08-21T11:55:00Z" w16du:dateUtc="2026-08-21T03:55:00Z">
        <w:r w:rsidRPr="00B21BB2">
          <w:rPr>
            <w:rFonts w:eastAsia="DengXian"/>
            <w:color w:val="000000"/>
            <w:kern w:val="2"/>
          </w:rPr>
          <w:t xml:space="preserve">s earlier concerns about these removed elements, in order to show that the original reasoning was sound. </w:t>
        </w:r>
      </w:ins>
    </w:p>
    <w:p w14:paraId="3422754F" w14:textId="0EA169D1" w:rsidR="00B21BB2" w:rsidRDefault="00B21BB2" w:rsidP="00B21BB2">
      <w:pPr>
        <w:widowControl w:val="0"/>
        <w:snapToGrid w:val="0"/>
        <w:spacing w:afterLines="50" w:after="120"/>
        <w:rPr>
          <w:ins w:id="434" w:author="Dylan CHEN" w:date="2026-08-21T12:15:00Z" w16du:dateUtc="2026-08-21T04:15:00Z"/>
          <w:rFonts w:eastAsia="DengXian"/>
          <w:color w:val="000000"/>
          <w:kern w:val="2"/>
        </w:rPr>
      </w:pPr>
      <w:ins w:id="435" w:author="Dylan CHEN" w:date="2026-08-21T11:59:00Z" w16du:dateUtc="2026-08-21T03:59:00Z">
        <w:r w:rsidRPr="00B21BB2">
          <w:rPr>
            <w:rFonts w:eastAsia="DengXian"/>
            <w:color w:val="000000"/>
            <w:kern w:val="2"/>
          </w:rPr>
          <w:t>We hope you find this way of theoretical development under a coherent overarching theoretical framework clearer and satisfactory.</w:t>
        </w:r>
      </w:ins>
    </w:p>
    <w:p w14:paraId="6CFB670E" w14:textId="77777777" w:rsidR="002656BA" w:rsidRDefault="002656BA" w:rsidP="00B21BB2">
      <w:pPr>
        <w:widowControl w:val="0"/>
        <w:snapToGrid w:val="0"/>
        <w:spacing w:afterLines="50" w:after="120"/>
        <w:rPr>
          <w:ins w:id="436" w:author="Dylan CHEN" w:date="2026-08-21T11:59:00Z" w16du:dateUtc="2026-08-21T03:59:00Z"/>
          <w:rFonts w:eastAsia="DengXian"/>
          <w:color w:val="000000"/>
          <w:kern w:val="2"/>
        </w:rPr>
      </w:pPr>
    </w:p>
    <w:p w14:paraId="439A9B7E" w14:textId="1AB1EBC3" w:rsidR="00B21BB2" w:rsidRPr="002656BA" w:rsidRDefault="002656BA">
      <w:pPr>
        <w:rPr>
          <w:ins w:id="437" w:author="Dylan CHEN" w:date="2026-08-21T11:55:00Z" w16du:dateUtc="2026-08-21T03:55:00Z"/>
          <w:color w:val="000000"/>
          <w:rPrChange w:id="438" w:author="Dylan CHEN" w:date="2026-08-21T12:15:00Z" w16du:dateUtc="2026-08-21T04:15:00Z">
            <w:rPr>
              <w:ins w:id="439" w:author="Dylan CHEN" w:date="2026-08-21T11:55:00Z" w16du:dateUtc="2026-08-21T03:55:00Z"/>
              <w:rFonts w:eastAsia="DengXian"/>
              <w:color w:val="000000"/>
              <w:kern w:val="2"/>
            </w:rPr>
          </w:rPrChange>
        </w:rPr>
        <w:pPrChange w:id="440" w:author="Dylan CHEN" w:date="2026-08-21T12:15:00Z" w16du:dateUtc="2026-08-21T04:15:00Z">
          <w:pPr>
            <w:widowControl w:val="0"/>
            <w:snapToGrid w:val="0"/>
            <w:spacing w:afterLines="50" w:after="120"/>
          </w:pPr>
        </w:pPrChange>
      </w:pPr>
      <w:ins w:id="441" w:author="Dylan CHEN" w:date="2026-08-21T12:15:00Z" w16du:dateUtc="2026-08-21T04:15:00Z">
        <w:r>
          <w:rPr>
            <w:rFonts w:hint="eastAsia"/>
            <w:color w:val="000000"/>
          </w:rPr>
          <w:t xml:space="preserve">=============== Part </w:t>
        </w:r>
      </w:ins>
      <w:ins w:id="442" w:author="Dylan CHEN" w:date="2026-08-21T12:16:00Z" w16du:dateUtc="2026-08-21T04:16:00Z">
        <w:r>
          <w:rPr>
            <w:rFonts w:hint="eastAsia"/>
            <w:color w:val="000000"/>
          </w:rPr>
          <w:t>2</w:t>
        </w:r>
      </w:ins>
      <w:ins w:id="443" w:author="Dylan CHEN" w:date="2026-08-21T12:15:00Z" w16du:dateUtc="2026-08-21T04:15:00Z">
        <w:r>
          <w:rPr>
            <w:rFonts w:hint="eastAsia"/>
            <w:color w:val="000000"/>
          </w:rPr>
          <w:t xml:space="preserve">: Reconciles our findings with  </w:t>
        </w:r>
      </w:ins>
      <w:ins w:id="444" w:author="Dylan CHEN" w:date="2026-08-21T12:16:00Z" w16du:dateUtc="2026-08-21T04:16:00Z">
        <w:r w:rsidRPr="002656BA">
          <w:rPr>
            <w:color w:val="000000"/>
          </w:rPr>
          <w:t>Su et al. (2025)</w:t>
        </w:r>
        <w:r>
          <w:rPr>
            <w:rFonts w:hint="eastAsia"/>
            <w:color w:val="000000"/>
          </w:rPr>
          <w:t xml:space="preserve"> </w:t>
        </w:r>
      </w:ins>
      <w:ins w:id="445" w:author="Dylan CHEN" w:date="2026-08-21T12:15:00Z" w16du:dateUtc="2026-08-21T04:15:00Z">
        <w:r>
          <w:rPr>
            <w:rFonts w:hint="eastAsia"/>
            <w:color w:val="000000"/>
          </w:rPr>
          <w:t>===============</w:t>
        </w:r>
      </w:ins>
    </w:p>
    <w:p w14:paraId="66B7EFF2" w14:textId="77777777" w:rsidR="002656BA" w:rsidRDefault="002656BA" w:rsidP="002656BA">
      <w:pPr>
        <w:pStyle w:val="NormalWeb"/>
        <w:rPr>
          <w:ins w:id="446" w:author="Dylan CHEN" w:date="2026-08-21T12:13:00Z" w16du:dateUtc="2026-08-21T04:13:00Z"/>
        </w:rPr>
      </w:pPr>
      <w:ins w:id="447" w:author="Dylan CHEN" w:date="2026-08-21T12:13:00Z" w16du:dateUtc="2026-08-21T04:13:00Z">
        <w:r>
          <w:t>Regarding the discrepancy with Su et al. (2025), we clarify that our approach differs in its fundamental assumptions. We propose a new theoretical framework that reconciles our findings with theirs by identifying the specific conditions under which these divergent results converge.</w:t>
        </w:r>
      </w:ins>
    </w:p>
    <w:p w14:paraId="7A086617" w14:textId="30E0A2F8" w:rsidR="002656BA" w:rsidRDefault="002656BA" w:rsidP="002656BA">
      <w:pPr>
        <w:pStyle w:val="NormalWeb"/>
        <w:rPr>
          <w:ins w:id="448" w:author="Dylan CHEN" w:date="2026-08-21T12:11:00Z" w16du:dateUtc="2026-08-21T04:11:00Z"/>
          <w:color w:val="000000"/>
        </w:rPr>
      </w:pPr>
      <w:ins w:id="449" w:author="Dylan CHEN" w:date="2026-08-21T12:11:00Z" w16du:dateUtc="2026-08-21T04:11:00Z">
        <w:r>
          <w:rPr>
            <w:color w:val="000000"/>
          </w:rPr>
          <w:t>We have reorganized our differentiation from Su et al. (2025) around a single idea: what separates the two settings is whether the internal AI is a complement to human contributors or a substitute that competes with them. Two observable factors jointly determine which case holds. The first is the community</w:t>
        </w:r>
      </w:ins>
      <w:r w:rsidR="003834AA">
        <w:rPr>
          <w:color w:val="000000"/>
        </w:rPr>
        <w:t>’</w:t>
      </w:r>
      <w:ins w:id="450" w:author="Dylan CHEN" w:date="2026-08-21T12:11:00Z" w16du:dateUtc="2026-08-21T04:11:00Z">
        <w:r>
          <w:rPr>
            <w:color w:val="000000"/>
          </w:rPr>
          <w:t xml:space="preserve">s evaluation culture (Context). The second is the mode of AI deployment (Implementation Mode). Table </w:t>
        </w:r>
      </w:ins>
      <w:ins w:id="451" w:author="Dylan CHEN" w:date="2026-08-21T12:12:00Z" w16du:dateUtc="2026-08-21T04:12:00Z">
        <w:r>
          <w:rPr>
            <w:rFonts w:hint="eastAsia"/>
            <w:color w:val="000000"/>
          </w:rPr>
          <w:t>AE-1</w:t>
        </w:r>
      </w:ins>
      <w:ins w:id="452" w:author="Dylan CHEN" w:date="2026-08-21T12:11:00Z" w16du:dateUtc="2026-08-21T04:11:00Z">
        <w:r>
          <w:rPr>
            <w:color w:val="000000"/>
          </w:rPr>
          <w:t xml:space="preserve"> positions the two studies along both factors, together with their designs, findings, and mechanisms. Below we address the reviewer</w:t>
        </w:r>
      </w:ins>
      <w:r w:rsidR="003834AA">
        <w:rPr>
          <w:color w:val="000000"/>
        </w:rPr>
        <w:t>’</w:t>
      </w:r>
      <w:ins w:id="453" w:author="Dylan CHEN" w:date="2026-08-21T12:11:00Z" w16du:dateUtc="2026-08-21T04:11:00Z">
        <w:r>
          <w:rPr>
            <w:color w:val="000000"/>
          </w:rPr>
          <w:t>s three points, map each to the corresponding row of the table, and then show how a single framework reconciles the two sets of findings.</w:t>
        </w:r>
      </w:ins>
    </w:p>
    <w:p w14:paraId="1DFEC0CF" w14:textId="4392F13B" w:rsidR="00B21BB2" w:rsidRPr="00C81CF3" w:rsidRDefault="00B21BB2" w:rsidP="00B21BB2">
      <w:pPr>
        <w:spacing w:after="120"/>
        <w:jc w:val="center"/>
        <w:rPr>
          <w:ins w:id="454" w:author="Dylan CHEN" w:date="2026-08-21T11:58:00Z" w16du:dateUtc="2026-08-21T03:58:00Z"/>
          <w:rFonts w:eastAsia="SimSun"/>
          <w:b/>
          <w:color w:val="000000"/>
          <w:sz w:val="22"/>
          <w:szCs w:val="22"/>
        </w:rPr>
      </w:pPr>
      <w:ins w:id="455" w:author="Dylan CHEN" w:date="2026-08-21T11:58:00Z" w16du:dateUtc="2026-08-21T03:58:00Z">
        <w:r w:rsidRPr="00C81CF3">
          <w:rPr>
            <w:rFonts w:eastAsia="SimSun"/>
            <w:b/>
            <w:color w:val="000000"/>
            <w:sz w:val="22"/>
            <w:szCs w:val="22"/>
          </w:rPr>
          <w:t xml:space="preserve">Table </w:t>
        </w:r>
      </w:ins>
      <w:ins w:id="456" w:author="Dylan CHEN" w:date="2026-08-21T12:11:00Z" w16du:dateUtc="2026-08-21T04:11:00Z">
        <w:r w:rsidR="002656BA">
          <w:rPr>
            <w:rFonts w:eastAsia="SimSun" w:hint="eastAsia"/>
            <w:b/>
            <w:color w:val="000000"/>
            <w:sz w:val="22"/>
            <w:szCs w:val="22"/>
          </w:rPr>
          <w:t>AE-1</w:t>
        </w:r>
      </w:ins>
      <w:ins w:id="457" w:author="Dylan CHEN" w:date="2026-08-21T11:58:00Z" w16du:dateUtc="2026-08-21T03:58:00Z">
        <w:r w:rsidRPr="00C81CF3">
          <w:rPr>
            <w:rFonts w:eastAsia="SimSun"/>
            <w:b/>
            <w:color w:val="000000"/>
            <w:sz w:val="22"/>
            <w:szCs w:val="22"/>
          </w:rPr>
          <w:t xml:space="preserve">. Positioning the Current Study in Internal GenAI Empirical Research: A Comparison with Su et al. (2025) </w:t>
        </w:r>
      </w:ins>
    </w:p>
    <w:tbl>
      <w:tblPr>
        <w:tblW w:w="5000" w:type="pct"/>
        <w:jc w:val="center"/>
        <w:tblLayout w:type="fixed"/>
        <w:tblLook w:val="04A0" w:firstRow="1" w:lastRow="0" w:firstColumn="1" w:lastColumn="0" w:noHBand="0" w:noVBand="1"/>
      </w:tblPr>
      <w:tblGrid>
        <w:gridCol w:w="2662"/>
        <w:gridCol w:w="3363"/>
        <w:gridCol w:w="3325"/>
      </w:tblGrid>
      <w:tr w:rsidR="00B21BB2" w14:paraId="39F2CCC9" w14:textId="77777777" w:rsidTr="00E83740">
        <w:trPr>
          <w:trHeight w:val="340"/>
          <w:jc w:val="center"/>
          <w:ins w:id="458" w:author="Dylan CHEN" w:date="2026-08-21T11:58:00Z"/>
        </w:trPr>
        <w:tc>
          <w:tcPr>
            <w:tcW w:w="2800" w:type="dxa"/>
            <w:tcBorders>
              <w:top w:val="single" w:sz="4" w:space="0" w:color="auto"/>
              <w:left w:val="single" w:sz="4" w:space="0" w:color="auto"/>
              <w:bottom w:val="single" w:sz="4" w:space="0" w:color="auto"/>
              <w:right w:val="single" w:sz="4" w:space="0" w:color="auto"/>
            </w:tcBorders>
            <w:hideMark/>
          </w:tcPr>
          <w:p w14:paraId="513783B0" w14:textId="77777777" w:rsidR="00B21BB2" w:rsidRDefault="00B21BB2" w:rsidP="00E83740">
            <w:pPr>
              <w:rPr>
                <w:ins w:id="459" w:author="Dylan CHEN" w:date="2026-08-21T11:58:00Z" w16du:dateUtc="2026-08-21T03:58:00Z"/>
                <w:rFonts w:ascii="Aptos Narrow" w:hAnsi="Aptos Narrow"/>
                <w:b/>
                <w:bCs/>
                <w:color w:val="000000"/>
              </w:rPr>
            </w:pPr>
            <w:ins w:id="460" w:author="Dylan CHEN" w:date="2026-08-21T11:58:00Z" w16du:dateUtc="2026-08-21T03:58:00Z">
              <w:r>
                <w:rPr>
                  <w:rFonts w:ascii="Aptos Narrow" w:hAnsi="Aptos Narrow"/>
                  <w:b/>
                  <w:bCs/>
                  <w:color w:val="000000"/>
                </w:rPr>
                <w:t>Dimension</w:t>
              </w:r>
            </w:ins>
          </w:p>
        </w:tc>
        <w:tc>
          <w:tcPr>
            <w:tcW w:w="3540" w:type="dxa"/>
            <w:tcBorders>
              <w:top w:val="single" w:sz="4" w:space="0" w:color="auto"/>
              <w:left w:val="nil"/>
              <w:bottom w:val="single" w:sz="4" w:space="0" w:color="auto"/>
              <w:right w:val="single" w:sz="4" w:space="0" w:color="auto"/>
            </w:tcBorders>
            <w:hideMark/>
          </w:tcPr>
          <w:p w14:paraId="59C3E382" w14:textId="77777777" w:rsidR="00B21BB2" w:rsidRDefault="00B21BB2" w:rsidP="00E83740">
            <w:pPr>
              <w:jc w:val="center"/>
              <w:rPr>
                <w:ins w:id="461" w:author="Dylan CHEN" w:date="2026-08-21T11:58:00Z" w16du:dateUtc="2026-08-21T03:58:00Z"/>
                <w:rFonts w:ascii="Aptos Narrow" w:hAnsi="Aptos Narrow"/>
                <w:b/>
                <w:bCs/>
                <w:color w:val="000000"/>
              </w:rPr>
            </w:pPr>
            <w:ins w:id="462" w:author="Dylan CHEN" w:date="2026-08-21T11:58:00Z" w16du:dateUtc="2026-08-21T03:58:00Z">
              <w:r>
                <w:rPr>
                  <w:rFonts w:ascii="Aptos Narrow" w:hAnsi="Aptos Narrow"/>
                  <w:b/>
                  <w:bCs/>
                  <w:color w:val="000000"/>
                </w:rPr>
                <w:t>Su et al. (2025)</w:t>
              </w:r>
            </w:ins>
          </w:p>
        </w:tc>
        <w:tc>
          <w:tcPr>
            <w:tcW w:w="3500" w:type="dxa"/>
            <w:tcBorders>
              <w:top w:val="single" w:sz="4" w:space="0" w:color="auto"/>
              <w:left w:val="nil"/>
              <w:bottom w:val="single" w:sz="4" w:space="0" w:color="auto"/>
              <w:right w:val="single" w:sz="4" w:space="0" w:color="auto"/>
            </w:tcBorders>
            <w:hideMark/>
          </w:tcPr>
          <w:p w14:paraId="4AFBD3A2" w14:textId="77777777" w:rsidR="00B21BB2" w:rsidRDefault="00B21BB2" w:rsidP="00E83740">
            <w:pPr>
              <w:jc w:val="center"/>
              <w:rPr>
                <w:ins w:id="463" w:author="Dylan CHEN" w:date="2026-08-21T11:58:00Z" w16du:dateUtc="2026-08-21T03:58:00Z"/>
                <w:rFonts w:ascii="Aptos Narrow" w:hAnsi="Aptos Narrow"/>
                <w:b/>
                <w:bCs/>
                <w:color w:val="000000"/>
              </w:rPr>
            </w:pPr>
            <w:ins w:id="464" w:author="Dylan CHEN" w:date="2026-08-21T11:58:00Z" w16du:dateUtc="2026-08-21T03:58:00Z">
              <w:r>
                <w:rPr>
                  <w:rFonts w:ascii="Aptos Narrow" w:hAnsi="Aptos Narrow"/>
                  <w:b/>
                  <w:bCs/>
                  <w:color w:val="000000"/>
                </w:rPr>
                <w:t>Our Study (2026)</w:t>
              </w:r>
            </w:ins>
          </w:p>
        </w:tc>
      </w:tr>
      <w:tr w:rsidR="00B21BB2" w14:paraId="473AC24B" w14:textId="77777777" w:rsidTr="00E83740">
        <w:trPr>
          <w:trHeight w:val="340"/>
          <w:jc w:val="center"/>
          <w:ins w:id="465" w:author="Dylan CHEN" w:date="2026-08-21T11:58:00Z"/>
        </w:trPr>
        <w:tc>
          <w:tcPr>
            <w:tcW w:w="2800" w:type="dxa"/>
            <w:tcBorders>
              <w:top w:val="nil"/>
              <w:left w:val="single" w:sz="4" w:space="0" w:color="auto"/>
              <w:bottom w:val="single" w:sz="4" w:space="0" w:color="auto"/>
              <w:right w:val="single" w:sz="4" w:space="0" w:color="auto"/>
            </w:tcBorders>
            <w:hideMark/>
          </w:tcPr>
          <w:p w14:paraId="32A71A2E" w14:textId="77777777" w:rsidR="00B21BB2" w:rsidRDefault="00B21BB2" w:rsidP="00E83740">
            <w:pPr>
              <w:rPr>
                <w:ins w:id="466" w:author="Dylan CHEN" w:date="2026-08-21T11:58:00Z" w16du:dateUtc="2026-08-21T03:58:00Z"/>
                <w:rFonts w:ascii="Aptos Narrow" w:hAnsi="Aptos Narrow"/>
                <w:color w:val="000000"/>
              </w:rPr>
            </w:pPr>
            <w:ins w:id="467" w:author="Dylan CHEN" w:date="2026-08-21T11:58:00Z" w16du:dateUtc="2026-08-21T03:58:00Z">
              <w:r>
                <w:rPr>
                  <w:rFonts w:ascii="Aptos Narrow" w:hAnsi="Aptos Narrow"/>
                  <w:color w:val="000000"/>
                </w:rPr>
                <w:t>Community</w:t>
              </w:r>
            </w:ins>
          </w:p>
        </w:tc>
        <w:tc>
          <w:tcPr>
            <w:tcW w:w="3540" w:type="dxa"/>
            <w:tcBorders>
              <w:top w:val="nil"/>
              <w:left w:val="nil"/>
              <w:bottom w:val="single" w:sz="4" w:space="0" w:color="auto"/>
              <w:right w:val="single" w:sz="4" w:space="0" w:color="auto"/>
            </w:tcBorders>
            <w:hideMark/>
          </w:tcPr>
          <w:p w14:paraId="4FA42469" w14:textId="77777777" w:rsidR="00B21BB2" w:rsidRDefault="00B21BB2" w:rsidP="00E83740">
            <w:pPr>
              <w:jc w:val="center"/>
              <w:rPr>
                <w:ins w:id="468" w:author="Dylan CHEN" w:date="2026-08-21T11:58:00Z" w16du:dateUtc="2026-08-21T03:58:00Z"/>
                <w:rFonts w:ascii="Aptos Narrow" w:hAnsi="Aptos Narrow"/>
                <w:color w:val="000000"/>
              </w:rPr>
            </w:pPr>
            <w:ins w:id="469" w:author="Dylan CHEN" w:date="2026-08-21T11:58:00Z" w16du:dateUtc="2026-08-21T03:58:00Z">
              <w:r>
                <w:rPr>
                  <w:rFonts w:ascii="Aptos Narrow" w:hAnsi="Aptos Narrow"/>
                  <w:color w:val="000000"/>
                </w:rPr>
                <w:t>Quora</w:t>
              </w:r>
            </w:ins>
          </w:p>
        </w:tc>
        <w:tc>
          <w:tcPr>
            <w:tcW w:w="3500" w:type="dxa"/>
            <w:tcBorders>
              <w:top w:val="nil"/>
              <w:left w:val="nil"/>
              <w:bottom w:val="single" w:sz="4" w:space="0" w:color="auto"/>
              <w:right w:val="single" w:sz="4" w:space="0" w:color="auto"/>
            </w:tcBorders>
            <w:hideMark/>
          </w:tcPr>
          <w:p w14:paraId="6715B7D8" w14:textId="77777777" w:rsidR="00B21BB2" w:rsidRDefault="00B21BB2" w:rsidP="00E83740">
            <w:pPr>
              <w:jc w:val="center"/>
              <w:rPr>
                <w:ins w:id="470" w:author="Dylan CHEN" w:date="2026-08-21T11:58:00Z" w16du:dateUtc="2026-08-21T03:58:00Z"/>
                <w:rFonts w:ascii="Aptos Narrow" w:hAnsi="Aptos Narrow"/>
                <w:color w:val="000000"/>
              </w:rPr>
            </w:pPr>
            <w:ins w:id="471" w:author="Dylan CHEN" w:date="2026-08-21T11:58:00Z" w16du:dateUtc="2026-08-21T03:58:00Z">
              <w:r>
                <w:rPr>
                  <w:rFonts w:ascii="Aptos Narrow" w:hAnsi="Aptos Narrow"/>
                  <w:color w:val="000000"/>
                </w:rPr>
                <w:t>SegmentFault</w:t>
              </w:r>
            </w:ins>
          </w:p>
        </w:tc>
      </w:tr>
      <w:tr w:rsidR="00B21BB2" w14:paraId="0C6DBCFF" w14:textId="77777777" w:rsidTr="00E83740">
        <w:trPr>
          <w:trHeight w:val="680"/>
          <w:jc w:val="center"/>
          <w:ins w:id="472" w:author="Dylan CHEN" w:date="2026-08-21T11:58:00Z"/>
        </w:trPr>
        <w:tc>
          <w:tcPr>
            <w:tcW w:w="2800" w:type="dxa"/>
            <w:tcBorders>
              <w:top w:val="nil"/>
              <w:left w:val="single" w:sz="4" w:space="0" w:color="auto"/>
              <w:bottom w:val="single" w:sz="4" w:space="0" w:color="auto"/>
              <w:right w:val="single" w:sz="4" w:space="0" w:color="auto"/>
            </w:tcBorders>
            <w:hideMark/>
          </w:tcPr>
          <w:p w14:paraId="343C9582" w14:textId="77777777" w:rsidR="00B21BB2" w:rsidRDefault="00B21BB2" w:rsidP="00E83740">
            <w:pPr>
              <w:rPr>
                <w:ins w:id="473" w:author="Dylan CHEN" w:date="2026-08-21T11:58:00Z" w16du:dateUtc="2026-08-21T03:58:00Z"/>
                <w:rFonts w:ascii="Aptos Narrow" w:hAnsi="Aptos Narrow"/>
                <w:b/>
                <w:bCs/>
                <w:color w:val="000000"/>
              </w:rPr>
            </w:pPr>
            <w:ins w:id="474" w:author="Dylan CHEN" w:date="2026-08-21T11:58:00Z" w16du:dateUtc="2026-08-21T03:58:00Z">
              <w:r>
                <w:rPr>
                  <w:rFonts w:ascii="Aptos Narrow" w:hAnsi="Aptos Narrow"/>
                  <w:b/>
                  <w:bCs/>
                  <w:color w:val="000000"/>
                </w:rPr>
                <w:t>Community Domain (Context)</w:t>
              </w:r>
            </w:ins>
          </w:p>
        </w:tc>
        <w:tc>
          <w:tcPr>
            <w:tcW w:w="3540" w:type="dxa"/>
            <w:tcBorders>
              <w:top w:val="nil"/>
              <w:left w:val="nil"/>
              <w:bottom w:val="single" w:sz="4" w:space="0" w:color="auto"/>
              <w:right w:val="single" w:sz="4" w:space="0" w:color="auto"/>
            </w:tcBorders>
            <w:hideMark/>
          </w:tcPr>
          <w:p w14:paraId="13406309" w14:textId="77777777" w:rsidR="00B21BB2" w:rsidRDefault="00B21BB2" w:rsidP="00E83740">
            <w:pPr>
              <w:jc w:val="center"/>
              <w:rPr>
                <w:ins w:id="475" w:author="Dylan CHEN" w:date="2026-08-21T11:58:00Z" w16du:dateUtc="2026-08-21T03:58:00Z"/>
                <w:rFonts w:ascii="Aptos Narrow" w:hAnsi="Aptos Narrow"/>
                <w:color w:val="000000"/>
              </w:rPr>
            </w:pPr>
            <w:ins w:id="476" w:author="Dylan CHEN" w:date="2026-08-21T11:58:00Z" w16du:dateUtc="2026-08-21T03:58:00Z">
              <w:r>
                <w:rPr>
                  <w:rFonts w:ascii="Aptos Narrow" w:hAnsi="Aptos Narrow"/>
                  <w:color w:val="000000"/>
                </w:rPr>
                <w:t>General, conversation-oriented</w:t>
              </w:r>
            </w:ins>
          </w:p>
        </w:tc>
        <w:tc>
          <w:tcPr>
            <w:tcW w:w="3500" w:type="dxa"/>
            <w:tcBorders>
              <w:top w:val="nil"/>
              <w:left w:val="nil"/>
              <w:bottom w:val="single" w:sz="4" w:space="0" w:color="auto"/>
              <w:right w:val="single" w:sz="4" w:space="0" w:color="auto"/>
            </w:tcBorders>
            <w:hideMark/>
          </w:tcPr>
          <w:p w14:paraId="28241CB3" w14:textId="77777777" w:rsidR="00B21BB2" w:rsidRDefault="00B21BB2" w:rsidP="00E83740">
            <w:pPr>
              <w:jc w:val="center"/>
              <w:rPr>
                <w:ins w:id="477" w:author="Dylan CHEN" w:date="2026-08-21T11:58:00Z" w16du:dateUtc="2026-08-21T03:58:00Z"/>
                <w:rFonts w:ascii="Aptos Narrow" w:hAnsi="Aptos Narrow"/>
                <w:color w:val="000000"/>
              </w:rPr>
            </w:pPr>
            <w:ins w:id="478" w:author="Dylan CHEN" w:date="2026-08-21T11:58:00Z" w16du:dateUtc="2026-08-21T03:58:00Z">
              <w:r>
                <w:rPr>
                  <w:rFonts w:ascii="Aptos Narrow" w:hAnsi="Aptos Narrow"/>
                  <w:color w:val="000000"/>
                </w:rPr>
                <w:t>Technical, correctness-oriented</w:t>
              </w:r>
            </w:ins>
          </w:p>
        </w:tc>
      </w:tr>
      <w:tr w:rsidR="00B21BB2" w14:paraId="314AB8AD" w14:textId="77777777" w:rsidTr="00E83740">
        <w:trPr>
          <w:trHeight w:val="1020"/>
          <w:jc w:val="center"/>
          <w:ins w:id="479" w:author="Dylan CHEN" w:date="2026-08-21T11:58:00Z"/>
        </w:trPr>
        <w:tc>
          <w:tcPr>
            <w:tcW w:w="2800" w:type="dxa"/>
            <w:tcBorders>
              <w:top w:val="nil"/>
              <w:left w:val="single" w:sz="4" w:space="0" w:color="auto"/>
              <w:bottom w:val="single" w:sz="4" w:space="0" w:color="auto"/>
              <w:right w:val="single" w:sz="4" w:space="0" w:color="auto"/>
            </w:tcBorders>
            <w:hideMark/>
          </w:tcPr>
          <w:p w14:paraId="68F83E6D" w14:textId="77777777" w:rsidR="00B21BB2" w:rsidRDefault="00B21BB2" w:rsidP="00E83740">
            <w:pPr>
              <w:rPr>
                <w:ins w:id="480" w:author="Dylan CHEN" w:date="2026-08-21T11:58:00Z" w16du:dateUtc="2026-08-21T03:58:00Z"/>
                <w:rFonts w:ascii="Aptos Narrow" w:hAnsi="Aptos Narrow"/>
                <w:b/>
                <w:bCs/>
                <w:color w:val="000000"/>
              </w:rPr>
            </w:pPr>
            <w:ins w:id="481" w:author="Dylan CHEN" w:date="2026-08-21T11:58:00Z" w16du:dateUtc="2026-08-21T03:58:00Z">
              <w:r>
                <w:rPr>
                  <w:rFonts w:ascii="Aptos Narrow" w:hAnsi="Aptos Narrow"/>
                  <w:b/>
                  <w:bCs/>
                  <w:color w:val="000000"/>
                </w:rPr>
                <w:t>How AI Answer Is Provided (Implementation Mode)</w:t>
              </w:r>
            </w:ins>
          </w:p>
        </w:tc>
        <w:tc>
          <w:tcPr>
            <w:tcW w:w="3540" w:type="dxa"/>
            <w:tcBorders>
              <w:top w:val="nil"/>
              <w:left w:val="nil"/>
              <w:bottom w:val="single" w:sz="4" w:space="0" w:color="auto"/>
              <w:right w:val="single" w:sz="4" w:space="0" w:color="auto"/>
            </w:tcBorders>
            <w:hideMark/>
          </w:tcPr>
          <w:p w14:paraId="167FD9DB" w14:textId="77777777" w:rsidR="00B21BB2" w:rsidRDefault="00B21BB2" w:rsidP="00E83740">
            <w:pPr>
              <w:jc w:val="center"/>
              <w:rPr>
                <w:ins w:id="482" w:author="Dylan CHEN" w:date="2026-08-21T11:58:00Z" w16du:dateUtc="2026-08-21T03:58:00Z"/>
                <w:rFonts w:ascii="Aptos Narrow" w:hAnsi="Aptos Narrow"/>
                <w:color w:val="000000"/>
              </w:rPr>
            </w:pPr>
            <w:ins w:id="483" w:author="Dylan CHEN" w:date="2026-08-21T11:58:00Z" w16du:dateUtc="2026-08-21T03:58:00Z">
              <w:r>
                <w:rPr>
                  <w:rFonts w:ascii="Aptos Narrow" w:hAnsi="Aptos Narrow"/>
                  <w:color w:val="000000"/>
                </w:rPr>
                <w:t xml:space="preserve">Added in batch to </w:t>
              </w:r>
              <w:r w:rsidRPr="00E83740">
                <w:rPr>
                  <w:rFonts w:ascii="Aptos Narrow" w:hAnsi="Aptos Narrow"/>
                  <w:b/>
                  <w:bCs/>
                  <w:color w:val="000000"/>
                </w:rPr>
                <w:t>existing questions</w:t>
              </w:r>
              <w:r>
                <w:rPr>
                  <w:rFonts w:ascii="Aptos Narrow" w:hAnsi="Aptos Narrow"/>
                  <w:color w:val="000000"/>
                </w:rPr>
                <w:t xml:space="preserve"> that already hold human answers</w:t>
              </w:r>
            </w:ins>
          </w:p>
        </w:tc>
        <w:tc>
          <w:tcPr>
            <w:tcW w:w="3500" w:type="dxa"/>
            <w:tcBorders>
              <w:top w:val="nil"/>
              <w:left w:val="nil"/>
              <w:bottom w:val="single" w:sz="4" w:space="0" w:color="auto"/>
              <w:right w:val="single" w:sz="4" w:space="0" w:color="auto"/>
            </w:tcBorders>
            <w:hideMark/>
          </w:tcPr>
          <w:p w14:paraId="41D55C82" w14:textId="77777777" w:rsidR="00B21BB2" w:rsidRDefault="00B21BB2" w:rsidP="00E83740">
            <w:pPr>
              <w:jc w:val="center"/>
              <w:rPr>
                <w:ins w:id="484" w:author="Dylan CHEN" w:date="2026-08-21T11:58:00Z" w16du:dateUtc="2026-08-21T03:58:00Z"/>
                <w:rFonts w:ascii="Aptos Narrow" w:hAnsi="Aptos Narrow"/>
                <w:color w:val="000000"/>
              </w:rPr>
            </w:pPr>
            <w:ins w:id="485" w:author="Dylan CHEN" w:date="2026-08-21T11:58:00Z" w16du:dateUtc="2026-08-21T03:58:00Z">
              <w:r w:rsidRPr="00E83740">
                <w:rPr>
                  <w:rFonts w:ascii="Aptos Narrow" w:hAnsi="Aptos Narrow"/>
                  <w:b/>
                  <w:bCs/>
                  <w:color w:val="000000"/>
                </w:rPr>
                <w:t>Randomly provided to newly posted questions</w:t>
              </w:r>
              <w:r>
                <w:rPr>
                  <w:rFonts w:ascii="Aptos Narrow" w:hAnsi="Aptos Narrow"/>
                  <w:color w:val="000000"/>
                </w:rPr>
                <w:t>, as the first and often the only answer</w:t>
              </w:r>
            </w:ins>
          </w:p>
        </w:tc>
      </w:tr>
      <w:tr w:rsidR="00B21BB2" w14:paraId="4E4B8B40" w14:textId="77777777" w:rsidTr="00E83740">
        <w:trPr>
          <w:trHeight w:val="340"/>
          <w:jc w:val="center"/>
          <w:ins w:id="486" w:author="Dylan CHEN" w:date="2026-08-21T11:58:00Z"/>
        </w:trPr>
        <w:tc>
          <w:tcPr>
            <w:tcW w:w="2800" w:type="dxa"/>
            <w:tcBorders>
              <w:top w:val="nil"/>
              <w:left w:val="single" w:sz="4" w:space="0" w:color="auto"/>
              <w:bottom w:val="single" w:sz="4" w:space="0" w:color="auto"/>
              <w:right w:val="single" w:sz="4" w:space="0" w:color="auto"/>
            </w:tcBorders>
            <w:hideMark/>
          </w:tcPr>
          <w:p w14:paraId="1A9B8956" w14:textId="77777777" w:rsidR="00B21BB2" w:rsidRDefault="00B21BB2" w:rsidP="00E83740">
            <w:pPr>
              <w:rPr>
                <w:ins w:id="487" w:author="Dylan CHEN" w:date="2026-08-21T11:58:00Z" w16du:dateUtc="2026-08-21T03:58:00Z"/>
                <w:rFonts w:ascii="Aptos Narrow" w:hAnsi="Aptos Narrow"/>
                <w:color w:val="000000"/>
              </w:rPr>
            </w:pPr>
            <w:ins w:id="488" w:author="Dylan CHEN" w:date="2026-08-21T11:58:00Z" w16du:dateUtc="2026-08-21T03:58:00Z">
              <w:r>
                <w:rPr>
                  <w:rFonts w:ascii="Aptos Narrow" w:hAnsi="Aptos Narrow"/>
                  <w:color w:val="000000"/>
                </w:rPr>
                <w:t>Research Design</w:t>
              </w:r>
            </w:ins>
          </w:p>
        </w:tc>
        <w:tc>
          <w:tcPr>
            <w:tcW w:w="3540" w:type="dxa"/>
            <w:tcBorders>
              <w:top w:val="nil"/>
              <w:left w:val="nil"/>
              <w:bottom w:val="single" w:sz="4" w:space="0" w:color="auto"/>
              <w:right w:val="single" w:sz="4" w:space="0" w:color="auto"/>
            </w:tcBorders>
            <w:hideMark/>
          </w:tcPr>
          <w:p w14:paraId="5BF05C77" w14:textId="77777777" w:rsidR="00B21BB2" w:rsidRDefault="00B21BB2" w:rsidP="00E83740">
            <w:pPr>
              <w:jc w:val="center"/>
              <w:rPr>
                <w:ins w:id="489" w:author="Dylan CHEN" w:date="2026-08-21T11:58:00Z" w16du:dateUtc="2026-08-21T03:58:00Z"/>
                <w:rFonts w:ascii="Aptos Narrow" w:hAnsi="Aptos Narrow"/>
                <w:color w:val="000000"/>
              </w:rPr>
            </w:pPr>
            <w:ins w:id="490" w:author="Dylan CHEN" w:date="2026-08-21T11:58:00Z" w16du:dateUtc="2026-08-21T03:58:00Z">
              <w:r>
                <w:rPr>
                  <w:rFonts w:ascii="Aptos Narrow" w:hAnsi="Aptos Narrow"/>
                  <w:color w:val="000000"/>
                </w:rPr>
                <w:t>Natural Exp. + Experiment</w:t>
              </w:r>
            </w:ins>
          </w:p>
        </w:tc>
        <w:tc>
          <w:tcPr>
            <w:tcW w:w="3500" w:type="dxa"/>
            <w:tcBorders>
              <w:top w:val="nil"/>
              <w:left w:val="nil"/>
              <w:bottom w:val="single" w:sz="4" w:space="0" w:color="auto"/>
              <w:right w:val="single" w:sz="4" w:space="0" w:color="auto"/>
            </w:tcBorders>
            <w:hideMark/>
          </w:tcPr>
          <w:p w14:paraId="2F183239" w14:textId="77777777" w:rsidR="00B21BB2" w:rsidRDefault="00B21BB2" w:rsidP="00E83740">
            <w:pPr>
              <w:jc w:val="center"/>
              <w:rPr>
                <w:ins w:id="491" w:author="Dylan CHEN" w:date="2026-08-21T11:58:00Z" w16du:dateUtc="2026-08-21T03:58:00Z"/>
                <w:rFonts w:ascii="Aptos Narrow" w:hAnsi="Aptos Narrow"/>
                <w:color w:val="000000"/>
              </w:rPr>
            </w:pPr>
            <w:ins w:id="492" w:author="Dylan CHEN" w:date="2026-08-21T11:58:00Z" w16du:dateUtc="2026-08-21T03:58:00Z">
              <w:r>
                <w:rPr>
                  <w:rFonts w:ascii="Aptos Narrow" w:hAnsi="Aptos Narrow"/>
                  <w:color w:val="000000"/>
                </w:rPr>
                <w:t>Randomized Exp.</w:t>
              </w:r>
            </w:ins>
          </w:p>
        </w:tc>
      </w:tr>
      <w:tr w:rsidR="00B21BB2" w14:paraId="0638FEC3" w14:textId="77777777" w:rsidTr="00E83740">
        <w:trPr>
          <w:trHeight w:val="340"/>
          <w:jc w:val="center"/>
          <w:ins w:id="493" w:author="Dylan CHEN" w:date="2026-08-21T11:58:00Z"/>
        </w:trPr>
        <w:tc>
          <w:tcPr>
            <w:tcW w:w="2800" w:type="dxa"/>
            <w:tcBorders>
              <w:top w:val="nil"/>
              <w:left w:val="single" w:sz="4" w:space="0" w:color="auto"/>
              <w:bottom w:val="single" w:sz="4" w:space="0" w:color="auto"/>
              <w:right w:val="single" w:sz="4" w:space="0" w:color="auto"/>
            </w:tcBorders>
            <w:hideMark/>
          </w:tcPr>
          <w:p w14:paraId="4329E839" w14:textId="77777777" w:rsidR="00B21BB2" w:rsidRDefault="00B21BB2" w:rsidP="00E83740">
            <w:pPr>
              <w:rPr>
                <w:ins w:id="494" w:author="Dylan CHEN" w:date="2026-08-21T11:58:00Z" w16du:dateUtc="2026-08-21T03:58:00Z"/>
                <w:rFonts w:ascii="Aptos Narrow" w:hAnsi="Aptos Narrow"/>
                <w:color w:val="000000"/>
              </w:rPr>
            </w:pPr>
            <w:ins w:id="495" w:author="Dylan CHEN" w:date="2026-08-21T11:58:00Z" w16du:dateUtc="2026-08-21T03:58:00Z">
              <w:r>
                <w:rPr>
                  <w:rFonts w:ascii="Aptos Narrow" w:hAnsi="Aptos Narrow"/>
                  <w:color w:val="000000"/>
                </w:rPr>
                <w:t>Unit of Analysis</w:t>
              </w:r>
            </w:ins>
          </w:p>
        </w:tc>
        <w:tc>
          <w:tcPr>
            <w:tcW w:w="3540" w:type="dxa"/>
            <w:tcBorders>
              <w:top w:val="nil"/>
              <w:left w:val="nil"/>
              <w:bottom w:val="single" w:sz="4" w:space="0" w:color="auto"/>
              <w:right w:val="single" w:sz="4" w:space="0" w:color="auto"/>
            </w:tcBorders>
            <w:hideMark/>
          </w:tcPr>
          <w:p w14:paraId="39BEA19B" w14:textId="77777777" w:rsidR="00B21BB2" w:rsidRDefault="00B21BB2" w:rsidP="00E83740">
            <w:pPr>
              <w:jc w:val="center"/>
              <w:rPr>
                <w:ins w:id="496" w:author="Dylan CHEN" w:date="2026-08-21T11:58:00Z" w16du:dateUtc="2026-08-21T03:58:00Z"/>
                <w:rFonts w:ascii="Aptos Narrow" w:hAnsi="Aptos Narrow"/>
                <w:color w:val="000000"/>
              </w:rPr>
            </w:pPr>
            <w:ins w:id="497" w:author="Dylan CHEN" w:date="2026-08-21T11:58:00Z" w16du:dateUtc="2026-08-21T03:58:00Z">
              <w:r>
                <w:rPr>
                  <w:rFonts w:ascii="Aptos Narrow" w:hAnsi="Aptos Narrow"/>
                  <w:color w:val="000000"/>
                </w:rPr>
                <w:t>Question-Week</w:t>
              </w:r>
            </w:ins>
          </w:p>
        </w:tc>
        <w:tc>
          <w:tcPr>
            <w:tcW w:w="3500" w:type="dxa"/>
            <w:tcBorders>
              <w:top w:val="nil"/>
              <w:left w:val="nil"/>
              <w:bottom w:val="single" w:sz="4" w:space="0" w:color="auto"/>
              <w:right w:val="single" w:sz="4" w:space="0" w:color="auto"/>
            </w:tcBorders>
            <w:hideMark/>
          </w:tcPr>
          <w:p w14:paraId="614A9B69" w14:textId="77777777" w:rsidR="00B21BB2" w:rsidRDefault="00B21BB2" w:rsidP="00E83740">
            <w:pPr>
              <w:jc w:val="center"/>
              <w:rPr>
                <w:ins w:id="498" w:author="Dylan CHEN" w:date="2026-08-21T11:58:00Z" w16du:dateUtc="2026-08-21T03:58:00Z"/>
                <w:rFonts w:ascii="Aptos Narrow" w:hAnsi="Aptos Narrow"/>
                <w:color w:val="000000"/>
              </w:rPr>
            </w:pPr>
            <w:ins w:id="499" w:author="Dylan CHEN" w:date="2026-08-21T11:58:00Z" w16du:dateUtc="2026-08-21T03:58:00Z">
              <w:r>
                <w:rPr>
                  <w:rFonts w:ascii="Aptos Narrow" w:hAnsi="Aptos Narrow"/>
                  <w:color w:val="000000"/>
                </w:rPr>
                <w:t>Question</w:t>
              </w:r>
            </w:ins>
          </w:p>
        </w:tc>
      </w:tr>
      <w:tr w:rsidR="00B21BB2" w14:paraId="3E8A0B5E" w14:textId="77777777" w:rsidTr="00E83740">
        <w:trPr>
          <w:trHeight w:val="680"/>
          <w:jc w:val="center"/>
          <w:ins w:id="500" w:author="Dylan CHEN" w:date="2026-08-21T11:58:00Z"/>
        </w:trPr>
        <w:tc>
          <w:tcPr>
            <w:tcW w:w="2800" w:type="dxa"/>
            <w:tcBorders>
              <w:top w:val="nil"/>
              <w:left w:val="single" w:sz="4" w:space="0" w:color="auto"/>
              <w:bottom w:val="single" w:sz="4" w:space="0" w:color="auto"/>
              <w:right w:val="single" w:sz="4" w:space="0" w:color="auto"/>
            </w:tcBorders>
            <w:hideMark/>
          </w:tcPr>
          <w:p w14:paraId="53923CBB" w14:textId="77777777" w:rsidR="00B21BB2" w:rsidRDefault="00B21BB2" w:rsidP="00E83740">
            <w:pPr>
              <w:rPr>
                <w:ins w:id="501" w:author="Dylan CHEN" w:date="2026-08-21T11:58:00Z" w16du:dateUtc="2026-08-21T03:58:00Z"/>
                <w:rFonts w:ascii="Aptos Narrow" w:hAnsi="Aptos Narrow"/>
                <w:color w:val="000000"/>
              </w:rPr>
            </w:pPr>
            <w:ins w:id="502" w:author="Dylan CHEN" w:date="2026-08-21T11:58:00Z" w16du:dateUtc="2026-08-21T03:58:00Z">
              <w:r>
                <w:rPr>
                  <w:rFonts w:ascii="Aptos Narrow" w:hAnsi="Aptos Narrow"/>
                  <w:color w:val="000000"/>
                </w:rPr>
                <w:t>Key Findings</w:t>
              </w:r>
            </w:ins>
          </w:p>
        </w:tc>
        <w:tc>
          <w:tcPr>
            <w:tcW w:w="3540" w:type="dxa"/>
            <w:tcBorders>
              <w:top w:val="nil"/>
              <w:left w:val="nil"/>
              <w:bottom w:val="single" w:sz="4" w:space="0" w:color="auto"/>
              <w:right w:val="single" w:sz="4" w:space="0" w:color="auto"/>
            </w:tcBorders>
            <w:hideMark/>
          </w:tcPr>
          <w:p w14:paraId="2C30AD1F" w14:textId="77777777" w:rsidR="00B21BB2" w:rsidRDefault="00B21BB2" w:rsidP="00E83740">
            <w:pPr>
              <w:jc w:val="center"/>
              <w:rPr>
                <w:ins w:id="503" w:author="Dylan CHEN" w:date="2026-08-21T11:58:00Z" w16du:dateUtc="2026-08-21T03:58:00Z"/>
                <w:rFonts w:ascii="Aptos Narrow" w:hAnsi="Aptos Narrow"/>
                <w:color w:val="000000"/>
              </w:rPr>
            </w:pPr>
            <w:ins w:id="504" w:author="Dylan CHEN" w:date="2026-08-21T11:58:00Z" w16du:dateUtc="2026-08-21T03:58:00Z">
              <w:r>
                <w:rPr>
                  <w:rFonts w:ascii="Aptos Narrow" w:hAnsi="Aptos Narrow"/>
                  <w:color w:val="000000"/>
                </w:rPr>
                <w:t>↑ Human answers</w:t>
              </w:r>
            </w:ins>
          </w:p>
        </w:tc>
        <w:tc>
          <w:tcPr>
            <w:tcW w:w="3500" w:type="dxa"/>
            <w:tcBorders>
              <w:top w:val="nil"/>
              <w:left w:val="nil"/>
              <w:bottom w:val="single" w:sz="4" w:space="0" w:color="auto"/>
              <w:right w:val="single" w:sz="4" w:space="0" w:color="auto"/>
            </w:tcBorders>
            <w:hideMark/>
          </w:tcPr>
          <w:p w14:paraId="626E5A46" w14:textId="77777777" w:rsidR="00B21BB2" w:rsidRDefault="00B21BB2" w:rsidP="00E83740">
            <w:pPr>
              <w:jc w:val="center"/>
              <w:rPr>
                <w:ins w:id="505" w:author="Dylan CHEN" w:date="2026-08-21T11:58:00Z" w16du:dateUtc="2026-08-21T03:58:00Z"/>
                <w:rFonts w:ascii="Aptos Narrow" w:hAnsi="Aptos Narrow"/>
                <w:color w:val="000000"/>
              </w:rPr>
            </w:pPr>
            <w:ins w:id="506" w:author="Dylan CHEN" w:date="2026-08-21T11:58:00Z" w16du:dateUtc="2026-08-21T03:58:00Z">
              <w:r>
                <w:rPr>
                  <w:rFonts w:ascii="Aptos Narrow" w:hAnsi="Aptos Narrow"/>
                  <w:color w:val="000000"/>
                </w:rPr>
                <w:t>↓ Human answers; ↑ Answer quality</w:t>
              </w:r>
            </w:ins>
          </w:p>
        </w:tc>
      </w:tr>
    </w:tbl>
    <w:p w14:paraId="50E2EA1E" w14:textId="77777777" w:rsidR="00B21BB2" w:rsidRDefault="00B21BB2" w:rsidP="00B21BB2">
      <w:pPr>
        <w:pStyle w:val="Paragraph"/>
        <w:rPr>
          <w:ins w:id="507" w:author="Dylan CHEN" w:date="2026-08-21T11:58:00Z" w16du:dateUtc="2026-08-21T03:58:00Z"/>
          <w:rStyle w:val="Strong"/>
        </w:rPr>
      </w:pPr>
    </w:p>
    <w:p w14:paraId="2C3C59FD" w14:textId="77777777" w:rsidR="00B21BB2" w:rsidRDefault="00B21BB2" w:rsidP="00B21BB2">
      <w:pPr>
        <w:pStyle w:val="Paragraph"/>
        <w:rPr>
          <w:ins w:id="508" w:author="Dylan CHEN" w:date="2026-08-21T11:58:00Z" w16du:dateUtc="2026-08-21T03:58:00Z"/>
        </w:rPr>
      </w:pPr>
      <w:ins w:id="509" w:author="Dylan CHEN" w:date="2026-08-21T11:58:00Z" w16du:dateUtc="2026-08-21T03:58:00Z">
        <w:r>
          <w:rPr>
            <w:rStyle w:val="Strong"/>
          </w:rPr>
          <w:lastRenderedPageBreak/>
          <w:t>Factor 1. Community evaluation culture (Community Domain row; addresses Point 1).</w:t>
        </w:r>
      </w:ins>
    </w:p>
    <w:p w14:paraId="225517A1" w14:textId="5D82D161" w:rsidR="00B21BB2" w:rsidRPr="00E83740" w:rsidRDefault="00B21BB2" w:rsidP="00B21BB2">
      <w:pPr>
        <w:pStyle w:val="Paragraph"/>
        <w:rPr>
          <w:ins w:id="510" w:author="Dylan CHEN" w:date="2026-08-21T11:58:00Z" w16du:dateUtc="2026-08-21T03:58:00Z"/>
          <w:b/>
          <w:bCs/>
        </w:rPr>
      </w:pPr>
      <w:ins w:id="511" w:author="Dylan CHEN" w:date="2026-08-21T11:58:00Z" w16du:dateUtc="2026-08-21T03:58:00Z">
        <w:r>
          <w:t>We agree that the “general-interest versus technical” framing was overstated, and we have removed the claim that our users are technical experts while Quora</w:t>
        </w:r>
      </w:ins>
      <w:r w:rsidR="003834AA">
        <w:t>’</w:t>
      </w:r>
      <w:ins w:id="512" w:author="Dylan CHEN" w:date="2026-08-21T11:58:00Z" w16du:dateUtc="2026-08-21T03:58:00Z">
        <w:r>
          <w:t>s are casual users. Two clarifications sharpen the comparison. First, the updated version of Su et al. (2025) no longer includes the objective-versus-subjective accuracy analysis, so this contrast is no longer part of their design. Second, their expert classification does not track technical expertise: it is based on Quora</w:t>
        </w:r>
      </w:ins>
      <w:r w:rsidR="003834AA">
        <w:t>’</w:t>
      </w:r>
      <w:ins w:id="513" w:author="Dylan CHEN" w:date="2026-08-21T11:58:00Z" w16du:dateUtc="2026-08-21T03:58:00Z">
        <w:r>
          <w:t>s Top Writer badge, which “is awarded to contributors based on the quality of their responses,” so that “contributors with the Top Writer badge on Quora are identified as human experts while those without the badge are identified as non-experts” (Su et al. 2025). Their experts are strong contributors on a conversation-oriented platform, not specialists solving verifiable technical problems.</w:t>
        </w:r>
      </w:ins>
    </w:p>
    <w:p w14:paraId="3578315D" w14:textId="77777777" w:rsidR="00B21BB2" w:rsidRDefault="00B21BB2" w:rsidP="00B21BB2">
      <w:pPr>
        <w:pStyle w:val="Paragraph"/>
        <w:rPr>
          <w:ins w:id="514" w:author="Dylan CHEN" w:date="2026-08-21T11:58:00Z" w16du:dateUtc="2026-08-21T03:58:00Z"/>
        </w:rPr>
      </w:pPr>
      <w:ins w:id="515" w:author="Dylan CHEN" w:date="2026-08-21T11:58:00Z" w16du:dateUtc="2026-08-21T03:58:00Z">
        <w:r>
          <w:t>We therefore reframe this difference as one of evaluation culture rather than user composition (Burtch et al. 2024). Quora primarily serves everyday, conversational topics; questions such as “What did Marilyn Monroe carry in her coffin?” and “What is the best small business to start in Gambia?” illustrate this orientation,</w:t>
        </w:r>
        <w:r w:rsidRPr="00546646">
          <w:rPr>
            <w:vertAlign w:val="superscript"/>
          </w:rPr>
          <w:t>1</w:t>
        </w:r>
        <w:r>
          <w:t xml:space="preserve"> and Oliveira et al. (2018) document that Quora exhibits significantly more “conversation ingredients” than Stack Overflow. SegmentFault, like Stack Overflow, operates under an efficiency-oriented philosophy and seeks a single correct answer to each question. </w:t>
        </w:r>
      </w:ins>
    </w:p>
    <w:p w14:paraId="5F0A8743" w14:textId="77777777" w:rsidR="00B21BB2" w:rsidRDefault="00B21BB2" w:rsidP="00B21BB2">
      <w:pPr>
        <w:pStyle w:val="Paragraph"/>
        <w:rPr>
          <w:ins w:id="516" w:author="Dylan CHEN" w:date="2026-08-21T11:58:00Z" w16du:dateUtc="2026-08-21T03:58:00Z"/>
        </w:rPr>
      </w:pPr>
      <w:ins w:id="517" w:author="Dylan CHEN" w:date="2026-08-21T11:58:00Z" w16du:dateUtc="2026-08-21T03:58:00Z">
        <w:r w:rsidRPr="0077609A">
          <w:t xml:space="preserve">This cultural difference maps directly onto whether the AI is read as a complement or a competitor, which in turn sets the direction of the effect on contribution. In a conversation-oriented culture, an answer is one contribution among many, and the AI is read as a </w:t>
        </w:r>
        <w:r w:rsidRPr="00E83740">
          <w:rPr>
            <w:b/>
            <w:bCs/>
          </w:rPr>
          <w:t>complement</w:t>
        </w:r>
        <w:r w:rsidRPr="0077609A">
          <w:t xml:space="preserve">. It functions as a catalyst rather than a rival: the AI and human contributors draw on different strengths and are not competing on the same dimension, so a contributor who sees an AI answer feels that the discussion has been re-energized rather than closed off. The effect on contribution is therefore positive. In a correctness-oriented culture, where each question calls for one right answer, the AI is read as a direct </w:t>
        </w:r>
        <w:r w:rsidRPr="00E83740">
          <w:rPr>
            <w:b/>
            <w:bCs/>
          </w:rPr>
          <w:t>competitor</w:t>
        </w:r>
        <w:r w:rsidRPr="0077609A">
          <w:t>. Here</w:t>
        </w:r>
        <w:r>
          <w:rPr>
            <w:rFonts w:hint="eastAsia"/>
          </w:rPr>
          <w:t>,</w:t>
        </w:r>
        <w:r w:rsidRPr="0077609A">
          <w:t xml:space="preserve"> </w:t>
        </w:r>
        <w:r>
          <w:rPr>
            <w:rFonts w:hint="eastAsia"/>
          </w:rPr>
          <w:t xml:space="preserve">once </w:t>
        </w:r>
        <w:r w:rsidRPr="0077609A">
          <w:t xml:space="preserve">contributors see </w:t>
        </w:r>
        <w:r>
          <w:rPr>
            <w:rFonts w:hint="eastAsia"/>
          </w:rPr>
          <w:t>AI answer</w:t>
        </w:r>
        <w:r w:rsidRPr="0077609A">
          <w:t xml:space="preserve"> content, a strong </w:t>
        </w:r>
        <w:r>
          <w:rPr>
            <w:rFonts w:hint="eastAsia"/>
          </w:rPr>
          <w:t>perception of comprehensiveness</w:t>
        </w:r>
        <w:r w:rsidRPr="0077609A">
          <w:t xml:space="preserve"> signals that the question is already resolved and deters contribution. The effect on contribution is therefore negative. We re-elaborate this in Section Research Gap and Section Conclusion.</w:t>
        </w:r>
      </w:ins>
    </w:p>
    <w:p w14:paraId="31F4044F" w14:textId="77777777" w:rsidR="00B21BB2" w:rsidRPr="00E83740" w:rsidRDefault="00B21BB2" w:rsidP="00B21BB2">
      <w:pPr>
        <w:pStyle w:val="Paragraph"/>
        <w:rPr>
          <w:ins w:id="518" w:author="Dylan CHEN" w:date="2026-08-21T11:58:00Z" w16du:dateUtc="2026-08-21T03:58:00Z"/>
        </w:rPr>
      </w:pPr>
    </w:p>
    <w:p w14:paraId="795624E9" w14:textId="77777777" w:rsidR="00B21BB2" w:rsidRPr="00E83740" w:rsidRDefault="00B21BB2" w:rsidP="00B21BB2">
      <w:pPr>
        <w:pStyle w:val="Paragraph"/>
        <w:rPr>
          <w:ins w:id="519" w:author="Dylan CHEN" w:date="2026-08-21T11:58:00Z" w16du:dateUtc="2026-08-21T03:58:00Z"/>
          <w:b/>
          <w:bCs/>
        </w:rPr>
      </w:pPr>
      <w:ins w:id="520" w:author="Dylan CHEN" w:date="2026-08-21T11:58:00Z" w16du:dateUtc="2026-08-21T03:58:00Z">
        <w:r w:rsidRPr="00E83740">
          <w:rPr>
            <w:b/>
            <w:bCs/>
          </w:rPr>
          <w:t>Factor 2. Mode of AI deployment (How AI Answer Is Provided row; addresses Points 2 and 3).</w:t>
        </w:r>
      </w:ins>
    </w:p>
    <w:p w14:paraId="78D2F328" w14:textId="77777777" w:rsidR="00B21BB2" w:rsidRDefault="00B21BB2" w:rsidP="00B21BB2">
      <w:pPr>
        <w:pStyle w:val="Paragraph"/>
        <w:rPr>
          <w:ins w:id="521" w:author="Dylan CHEN" w:date="2026-08-21T11:58:00Z" w16du:dateUtc="2026-08-21T03:58:00Z"/>
        </w:rPr>
      </w:pPr>
      <w:ins w:id="522" w:author="Dylan CHEN" w:date="2026-08-21T11:58:00Z" w16du:dateUtc="2026-08-21T03:58:00Z">
        <w:r>
          <w:t xml:space="preserve">We accept that the phrase “three months” was imprecise, because the three-month figure is the observation window on each side of the policy launch. The substantive point, however, holds. In Su et al. (2025), the questions were created before the panel began, and the AI answers were added only at the policy launch. Their design keeps “only those questions that were created before the start of our panel data collection (i.e., November 2022),” and the AI answers appear when “AI answers are presented on treated question pages” at the launch (Su et al. 2025). The AI therefore enters questions that were posted earlier and had already accumulated human answers. We have rewritten the passage to state this precisely rather than to attach a specific number to the gap between question posting and AI answer arrival. </w:t>
        </w:r>
      </w:ins>
    </w:p>
    <w:p w14:paraId="4FC730C1" w14:textId="749536FA" w:rsidR="00B21BB2" w:rsidRDefault="00B21BB2" w:rsidP="00B21BB2">
      <w:pPr>
        <w:pStyle w:val="Paragraph"/>
        <w:rPr>
          <w:ins w:id="523" w:author="Dylan CHEN" w:date="2026-08-21T11:58:00Z" w16du:dateUtc="2026-08-21T03:58:00Z"/>
        </w:rPr>
      </w:pPr>
      <w:ins w:id="524" w:author="Dylan CHEN" w:date="2026-08-21T11:58:00Z" w16du:dateUtc="2026-08-21T03:58:00Z">
        <w:r w:rsidRPr="0077609A">
          <w:t>This distinction speaks directly to the reviewer</w:t>
        </w:r>
      </w:ins>
      <w:r w:rsidR="003834AA">
        <w:t>’</w:t>
      </w:r>
      <w:ins w:id="525" w:author="Dylan CHEN" w:date="2026-08-21T11:58:00Z" w16du:dateUtc="2026-08-21T03:58:00Z">
        <w:r w:rsidRPr="0077609A">
          <w:t xml:space="preserve">s third point. We agree that timing per se is not the mechanism; what matters is whether, at the moment of decision, the AI is read as one more </w:t>
        </w:r>
        <w:r w:rsidRPr="0077609A">
          <w:lastRenderedPageBreak/>
          <w:t xml:space="preserve">voice alongside existing human answers or as the standing answer </w:t>
        </w:r>
        <w:r>
          <w:rPr>
            <w:rFonts w:hint="eastAsia"/>
          </w:rPr>
          <w:t xml:space="preserve">from competitor </w:t>
        </w:r>
        <w:r w:rsidRPr="0077609A">
          <w:t xml:space="preserve">that the </w:t>
        </w:r>
        <w:r>
          <w:rPr>
            <w:rFonts w:hint="eastAsia"/>
          </w:rPr>
          <w:t xml:space="preserve">human </w:t>
        </w:r>
        <w:r w:rsidRPr="0077609A">
          <w:t xml:space="preserve">contributor must </w:t>
        </w:r>
        <w:r>
          <w:rPr>
            <w:rFonts w:hint="eastAsia"/>
          </w:rPr>
          <w:t>compete with</w:t>
        </w:r>
        <w:r w:rsidRPr="0077609A">
          <w:t>. In Su et al. (2025), the AI joins a thread that already contains human answers on a platform where multiple perspectives coexist, so it enters as an additional voice</w:t>
        </w:r>
        <w:r>
          <w:rPr>
            <w:rFonts w:hint="eastAsia"/>
          </w:rPr>
          <w:t xml:space="preserve"> which may catalyze the conversation </w:t>
        </w:r>
        <w:r w:rsidRPr="0077609A">
          <w:t xml:space="preserve">and is read as a </w:t>
        </w:r>
        <w:r w:rsidRPr="00E83740">
          <w:rPr>
            <w:b/>
            <w:bCs/>
          </w:rPr>
          <w:t>complement</w:t>
        </w:r>
        <w:r w:rsidRPr="0077609A">
          <w:t xml:space="preserve">. The effect on contribution is therefore positive. In our setting, the AI is the </w:t>
        </w:r>
        <w:r w:rsidRPr="00E83740">
          <w:rPr>
            <w:b/>
            <w:bCs/>
          </w:rPr>
          <w:t>competitor</w:t>
        </w:r>
        <w:r>
          <w:rPr>
            <w:rFonts w:hint="eastAsia"/>
          </w:rPr>
          <w:t xml:space="preserve"> that competes with humans for limited attention and recognition from viewers, for the same goal of providing</w:t>
        </w:r>
        <w:r w:rsidRPr="0077609A">
          <w:t xml:space="preserve"> </w:t>
        </w:r>
        <w:r>
          <w:rPr>
            <w:rFonts w:hint="eastAsia"/>
          </w:rPr>
          <w:t xml:space="preserve">a </w:t>
        </w:r>
        <w:r w:rsidRPr="0077609A">
          <w:t xml:space="preserve">correct solution. </w:t>
        </w:r>
        <w:r>
          <w:rPr>
            <w:rFonts w:hint="eastAsia"/>
          </w:rPr>
          <w:t xml:space="preserve">Therefore, perception of comprehension after seeing AI answer content may deter the human contribution. </w:t>
        </w:r>
      </w:ins>
    </w:p>
    <w:p w14:paraId="27A63342" w14:textId="77777777" w:rsidR="00B21BB2" w:rsidRPr="0077609A" w:rsidRDefault="00B21BB2" w:rsidP="00B21BB2">
      <w:pPr>
        <w:pStyle w:val="Paragraph"/>
        <w:rPr>
          <w:ins w:id="526" w:author="Dylan CHEN" w:date="2026-08-21T11:58:00Z" w16du:dateUtc="2026-08-21T03:58:00Z"/>
        </w:rPr>
      </w:pPr>
      <w:ins w:id="527" w:author="Dylan CHEN" w:date="2026-08-21T11:58:00Z" w16du:dateUtc="2026-08-21T03:58:00Z">
        <w:r>
          <w:t xml:space="preserve">The two factors thus push in the same direction within each study. The conversational culture and the batch-to-existing-threads deployment both render the AI a complement in Su et al. (2025), while the correctness-oriented culture and the first-answer-to-new-questions deployment both render it a competitor in ours. We re-elaborate this in Section </w:t>
        </w:r>
        <w:r>
          <w:rPr>
            <w:rStyle w:val="Emphasis"/>
          </w:rPr>
          <w:t>Research Gap</w:t>
        </w:r>
        <w:r>
          <w:t xml:space="preserve"> and Section </w:t>
        </w:r>
        <w:r>
          <w:rPr>
            <w:rStyle w:val="Emphasis"/>
          </w:rPr>
          <w:t>Conclusion</w:t>
        </w:r>
        <w:r>
          <w:t>.</w:t>
        </w:r>
      </w:ins>
    </w:p>
    <w:p w14:paraId="2E0927F8" w14:textId="77777777" w:rsidR="00B21BB2" w:rsidRDefault="00B21BB2" w:rsidP="00B21BB2">
      <w:pPr>
        <w:pStyle w:val="Paragraph"/>
        <w:rPr>
          <w:ins w:id="528" w:author="Dylan CHEN" w:date="2026-08-21T11:58:00Z" w16du:dateUtc="2026-08-21T03:58:00Z"/>
        </w:rPr>
      </w:pPr>
    </w:p>
    <w:p w14:paraId="304F2964" w14:textId="77777777" w:rsidR="00B21BB2" w:rsidRPr="00E83740" w:rsidRDefault="00B21BB2" w:rsidP="00B21BB2">
      <w:pPr>
        <w:pStyle w:val="Paragraph"/>
        <w:rPr>
          <w:ins w:id="529" w:author="Dylan CHEN" w:date="2026-08-21T11:58:00Z" w16du:dateUtc="2026-08-21T03:58:00Z"/>
          <w:b/>
          <w:bCs/>
        </w:rPr>
      </w:pPr>
      <w:ins w:id="530" w:author="Dylan CHEN" w:date="2026-08-21T11:58:00Z" w16du:dateUtc="2026-08-21T03:58:00Z">
        <w:r w:rsidRPr="00E83740">
          <w:rPr>
            <w:b/>
            <w:bCs/>
          </w:rPr>
          <w:t>Reconciling the two sets of findings within one framework.</w:t>
        </w:r>
      </w:ins>
    </w:p>
    <w:p w14:paraId="67F3A210" w14:textId="7CA29F7D" w:rsidR="00B21BB2" w:rsidRDefault="00B21BB2" w:rsidP="00B21BB2">
      <w:pPr>
        <w:pStyle w:val="Paragraph"/>
        <w:rPr>
          <w:ins w:id="531" w:author="Dylan CHEN" w:date="2026-08-21T11:58:00Z" w16du:dateUtc="2026-08-21T03:58:00Z"/>
        </w:rPr>
      </w:pPr>
      <w:ins w:id="532" w:author="Dylan CHEN" w:date="2026-08-21T11:58:00Z" w16du:dateUtc="2026-08-21T03:58:00Z">
        <w:r>
          <w:t xml:space="preserve">Our framework accommodates both sets of results without appeal to a separate theory. </w:t>
        </w:r>
      </w:ins>
      <w:ins w:id="533" w:author="Dylan CHEN" w:date="2026-08-21T22:40:00Z" w16du:dateUtc="2026-08-21T14:40:00Z">
        <w:r w:rsidR="00006439">
          <w:rPr>
            <w:rFonts w:hint="eastAsia"/>
          </w:rPr>
          <w:t>Grounded in the new framework</w:t>
        </w:r>
      </w:ins>
      <w:ins w:id="534" w:author="Dylan CHEN" w:date="2026-08-21T11:58:00Z" w16du:dateUtc="2026-08-21T03:58:00Z">
        <w:r w:rsidRPr="00E83740">
          <w:t>,</w:t>
        </w:r>
        <w:r w:rsidRPr="00BC5B75">
          <w:rPr>
            <w:b/>
            <w:bCs/>
          </w:rPr>
          <w:t xml:space="preserve"> we now claim that the effect of an AI answer depends on the AI profile.</w:t>
        </w:r>
        <w:r w:rsidRPr="00B93A76">
          <w:t xml:space="preserve"> </w:t>
        </w:r>
        <w:r w:rsidRPr="00BC5B75">
          <w:t xml:space="preserve">Our results confirm this framework. </w:t>
        </w:r>
      </w:ins>
      <w:ins w:id="535" w:author="Dylan CHEN" w:date="2026-08-21T22:40:00Z" w16du:dateUtc="2026-08-21T14:40:00Z">
        <w:r w:rsidR="00006439">
          <w:t>The effect of the AI label alone</w:t>
        </w:r>
      </w:ins>
      <w:ins w:id="536" w:author="Dylan CHEN" w:date="2026-08-21T11:58:00Z" w16du:dateUtc="2026-08-21T03:58:00Z">
        <w:r w:rsidRPr="00BC5B75">
          <w:t xml:space="preserve"> on supply is positive and significant (0.188, p&lt;0.05), the interaction with </w:t>
        </w:r>
        <w:r w:rsidRPr="00E83740">
          <w:rPr>
            <w:b/>
            <w:bCs/>
          </w:rPr>
          <w:t>AI answer length</w:t>
        </w:r>
        <w:r w:rsidRPr="00BC5B75">
          <w:t xml:space="preserve"> is negative (-0.046, p&lt;0.001), and the average total effect turns negative only because AI answers in our setting carry substantial content, which is identical</w:t>
        </w:r>
        <w:r>
          <w:rPr>
            <w:rFonts w:hint="eastAsia"/>
          </w:rPr>
          <w:t xml:space="preserve"> to</w:t>
        </w:r>
        <w:r w:rsidRPr="00BC5B75">
          <w:t xml:space="preserve"> the total deterrence effect in the original manuscript.</w:t>
        </w:r>
        <w:r>
          <w:rPr>
            <w:rFonts w:hint="eastAsia"/>
          </w:rPr>
          <w:t xml:space="preserve"> </w:t>
        </w:r>
      </w:ins>
    </w:p>
    <w:p w14:paraId="089D3D9F" w14:textId="74746B8C" w:rsidR="00B21BB2" w:rsidRDefault="00B21BB2" w:rsidP="00B21BB2">
      <w:pPr>
        <w:pStyle w:val="Paragraph"/>
        <w:rPr>
          <w:ins w:id="537" w:author="Dylan CHEN" w:date="2026-08-21T11:58:00Z" w16du:dateUtc="2026-08-21T03:58:00Z"/>
        </w:rPr>
      </w:pPr>
      <w:ins w:id="538" w:author="Dylan CHEN" w:date="2026-08-21T11:58:00Z" w16du:dateUtc="2026-08-21T03:58:00Z">
        <w:r>
          <w:t>The two components behave differently depending on whether the AI is a complement or a substitute. When the AI is a complement, whether because of the community</w:t>
        </w:r>
      </w:ins>
      <w:r w:rsidR="003834AA">
        <w:t>’</w:t>
      </w:r>
      <w:ins w:id="539" w:author="Dylan CHEN" w:date="2026-08-21T11:58:00Z" w16du:dateUtc="2026-08-21T03:58:00Z">
        <w:r>
          <w:t xml:space="preserve">s conversational culture or because it enters an established thread, the label effect is positive, since the AI acts as a catalyst that revives discussion. The </w:t>
        </w:r>
        <w:r>
          <w:rPr>
            <w:rFonts w:hint="eastAsia"/>
          </w:rPr>
          <w:t>length</w:t>
        </w:r>
        <w:r>
          <w:t xml:space="preserve"> deterrence effect, in contrast, is largely absent. Because the AI and human contributors draw on different strengths, a longer and more complete AI answer does not lead a contributor to conclude that there is nothing left to add. In this case the </w:t>
        </w:r>
        <w:r>
          <w:rPr>
            <w:rFonts w:hint="eastAsia"/>
          </w:rPr>
          <w:t>AI</w:t>
        </w:r>
        <w:r>
          <w:t xml:space="preserve">label effect dominates and the net effect on contribution is positive, which matches the results of Su et al. (2025). When the AI is a </w:t>
        </w:r>
        <w:r>
          <w:rPr>
            <w:rFonts w:hint="eastAsia"/>
          </w:rPr>
          <w:t>competitor</w:t>
        </w:r>
        <w:r>
          <w:t>, as in our technical setting where it is the first answer to a new question judged on correctness, a longer AI answer signals that the question is already well covered and deters contribution. The content effect dominates and the net effect is negative. Both findings follow from the same two components, and the direction of the net effect depends on whether the AI is read as a complement or a substitute.</w:t>
        </w:r>
      </w:ins>
    </w:p>
    <w:p w14:paraId="1351AF44" w14:textId="77777777" w:rsidR="00B21BB2" w:rsidRPr="00522DE1" w:rsidRDefault="00B21BB2" w:rsidP="00B21BB2">
      <w:pPr>
        <w:pStyle w:val="Paragraph"/>
        <w:rPr>
          <w:ins w:id="540" w:author="Dylan CHEN" w:date="2026-08-21T11:58:00Z" w16du:dateUtc="2026-08-21T03:58:00Z"/>
        </w:rPr>
      </w:pPr>
    </w:p>
    <w:p w14:paraId="3A514B88" w14:textId="77777777" w:rsidR="00BE7589" w:rsidRPr="00BE7589" w:rsidRDefault="00BE7589" w:rsidP="00BE7589">
      <w:pPr>
        <w:pStyle w:val="NormalWeb"/>
        <w:rPr>
          <w:ins w:id="541" w:author="Dylan CHEN" w:date="2026-08-21T23:06:00Z" w16du:dateUtc="2026-08-21T15:06:00Z"/>
          <w:b/>
          <w:bCs/>
          <w:color w:val="000000"/>
          <w:rPrChange w:id="542" w:author="Dylan CHEN" w:date="2026-08-21T23:06:00Z" w16du:dateUtc="2026-08-21T15:06:00Z">
            <w:rPr>
              <w:ins w:id="543" w:author="Dylan CHEN" w:date="2026-08-21T23:06:00Z" w16du:dateUtc="2026-08-21T15:06:00Z"/>
              <w:color w:val="000000"/>
            </w:rPr>
          </w:rPrChange>
        </w:rPr>
      </w:pPr>
      <w:ins w:id="544" w:author="Dylan CHEN" w:date="2026-08-21T23:06:00Z" w16du:dateUtc="2026-08-21T15:06:00Z">
        <w:r w:rsidRPr="00BE7589">
          <w:rPr>
            <w:b/>
            <w:bCs/>
            <w:color w:val="000000"/>
            <w:rPrChange w:id="545" w:author="Dylan CHEN" w:date="2026-08-21T23:06:00Z" w16du:dateUtc="2026-08-21T15:06:00Z">
              <w:rPr>
                <w:color w:val="000000"/>
              </w:rPr>
            </w:rPrChange>
          </w:rPr>
          <w:t>References</w:t>
        </w:r>
      </w:ins>
    </w:p>
    <w:p w14:paraId="5BCB699C" w14:textId="77777777" w:rsidR="00BE7589" w:rsidRDefault="00BE7589" w:rsidP="00BE7589">
      <w:pPr>
        <w:pStyle w:val="NormalWeb"/>
        <w:rPr>
          <w:ins w:id="546" w:author="Dylan CHEN" w:date="2026-08-21T23:06:00Z" w16du:dateUtc="2026-08-21T15:06:00Z"/>
          <w:color w:val="000000"/>
        </w:rPr>
      </w:pPr>
      <w:ins w:id="547" w:author="Dylan CHEN" w:date="2026-08-21T23:06:00Z" w16du:dateUtc="2026-08-21T15:06:00Z">
        <w:r>
          <w:rPr>
            <w:color w:val="000000"/>
          </w:rPr>
          <w:t>Burtch, G., Lee, D., &amp; Chen, Z. (2024). The consequences of generative AI for online knowledge communities. Scientific Reports, 14(1), 10413.</w:t>
        </w:r>
      </w:ins>
    </w:p>
    <w:p w14:paraId="259F7145" w14:textId="36FCA169" w:rsidR="00BE7589" w:rsidRDefault="00BE7589" w:rsidP="00BE7589">
      <w:pPr>
        <w:pStyle w:val="NormalWeb"/>
        <w:rPr>
          <w:ins w:id="548" w:author="Dylan CHEN" w:date="2026-08-21T23:06:00Z" w16du:dateUtc="2026-08-21T15:06:00Z"/>
          <w:color w:val="000000"/>
        </w:rPr>
      </w:pPr>
      <w:ins w:id="549" w:author="Dylan CHEN" w:date="2026-08-21T23:06:00Z" w16du:dateUtc="2026-08-21T15:06:00Z">
        <w:r>
          <w:rPr>
            <w:color w:val="000000"/>
          </w:rPr>
          <w:t>Chen, M.-J. (2009). Competitive dynamics research: An insider</w:t>
        </w:r>
      </w:ins>
      <w:r w:rsidR="003834AA">
        <w:rPr>
          <w:color w:val="000000"/>
        </w:rPr>
        <w:t>’</w:t>
      </w:r>
      <w:ins w:id="550" w:author="Dylan CHEN" w:date="2026-08-21T23:06:00Z" w16du:dateUtc="2026-08-21T15:06:00Z">
        <w:r>
          <w:rPr>
            <w:color w:val="000000"/>
          </w:rPr>
          <w:t>s odyssey. Asia Pacific Journal of Management, 26(1), 5–25.</w:t>
        </w:r>
      </w:ins>
    </w:p>
    <w:p w14:paraId="70C9379C" w14:textId="77777777" w:rsidR="00BE7589" w:rsidRDefault="00BE7589" w:rsidP="00BE7589">
      <w:pPr>
        <w:pStyle w:val="NormalWeb"/>
        <w:rPr>
          <w:ins w:id="551" w:author="Dylan CHEN" w:date="2026-08-21T23:06:00Z" w16du:dateUtc="2026-08-21T15:06:00Z"/>
          <w:color w:val="000000"/>
        </w:rPr>
      </w:pPr>
      <w:ins w:id="552" w:author="Dylan CHEN" w:date="2026-08-21T23:06:00Z" w16du:dateUtc="2026-08-21T15:06:00Z">
        <w:r>
          <w:rPr>
            <w:color w:val="000000"/>
          </w:rPr>
          <w:lastRenderedPageBreak/>
          <w:t>Chen, M.-J., Su, K.-H., &amp; Tsai, W. (2007). Competitive tension: The awareness–motivation–capability perspective. Academy of Management Journal, 50(1), 101–118.</w:t>
        </w:r>
      </w:ins>
    </w:p>
    <w:p w14:paraId="726749D0" w14:textId="77777777" w:rsidR="00BE7589" w:rsidRDefault="00BE7589" w:rsidP="00BE7589">
      <w:pPr>
        <w:pStyle w:val="NormalWeb"/>
        <w:rPr>
          <w:ins w:id="553" w:author="Dylan CHEN" w:date="2026-08-21T23:06:00Z" w16du:dateUtc="2026-08-21T15:06:00Z"/>
          <w:color w:val="000000"/>
        </w:rPr>
      </w:pPr>
      <w:ins w:id="554" w:author="Dylan CHEN" w:date="2026-08-21T23:06:00Z" w16du:dateUtc="2026-08-21T15:06:00Z">
        <w:r>
          <w:rPr>
            <w:color w:val="000000"/>
          </w:rPr>
          <w:t>Evans, J. St. B. T., &amp; Stanovich, K. E. (2013). Dual-process theories of higher cognition: Advancing the debate. Perspectives on Psychological Science, 8(3), 223–241.</w:t>
        </w:r>
      </w:ins>
    </w:p>
    <w:p w14:paraId="7F87B136" w14:textId="77777777" w:rsidR="00BE7589" w:rsidRDefault="00BE7589" w:rsidP="00BE7589">
      <w:pPr>
        <w:pStyle w:val="NormalWeb"/>
        <w:rPr>
          <w:ins w:id="555" w:author="Dylan CHEN" w:date="2026-08-21T23:06:00Z" w16du:dateUtc="2026-08-21T15:06:00Z"/>
          <w:color w:val="000000"/>
        </w:rPr>
      </w:pPr>
      <w:ins w:id="556" w:author="Dylan CHEN" w:date="2026-08-21T23:06:00Z" w16du:dateUtc="2026-08-21T15:06:00Z">
        <w:r>
          <w:rPr>
            <w:color w:val="000000"/>
          </w:rPr>
          <w:t>Kahneman, D. (2003). A perspective on judgment and choice: Mapping bounded rationality. American Psychologist, 58(9), 697–720.</w:t>
        </w:r>
      </w:ins>
    </w:p>
    <w:p w14:paraId="13A6602D" w14:textId="77777777" w:rsidR="00BE7589" w:rsidRDefault="00BE7589" w:rsidP="00BE7589">
      <w:pPr>
        <w:pStyle w:val="NormalWeb"/>
        <w:rPr>
          <w:ins w:id="557" w:author="Dylan CHEN" w:date="2026-08-21T23:06:00Z" w16du:dateUtc="2026-08-21T15:06:00Z"/>
          <w:color w:val="000000"/>
        </w:rPr>
      </w:pPr>
      <w:ins w:id="558" w:author="Dylan CHEN" w:date="2026-08-21T23:06:00Z" w16du:dateUtc="2026-08-21T15:06:00Z">
        <w:r>
          <w:rPr>
            <w:color w:val="000000"/>
          </w:rPr>
          <w:t>Kahneman, D. (2011). Thinking, fast and slow. Farrar, Straus and Giroux.</w:t>
        </w:r>
      </w:ins>
    </w:p>
    <w:p w14:paraId="70C4660D" w14:textId="77777777" w:rsidR="00BE7589" w:rsidRDefault="00BE7589" w:rsidP="00BE7589">
      <w:pPr>
        <w:pStyle w:val="NormalWeb"/>
        <w:rPr>
          <w:ins w:id="559" w:author="Dylan CHEN" w:date="2026-08-21T23:06:00Z" w16du:dateUtc="2026-08-21T15:06:00Z"/>
          <w:color w:val="000000"/>
        </w:rPr>
      </w:pPr>
      <w:ins w:id="560" w:author="Dylan CHEN" w:date="2026-08-21T23:06:00Z" w16du:dateUtc="2026-08-21T15:06:00Z">
        <w:r>
          <w:rPr>
            <w:color w:val="000000"/>
          </w:rPr>
          <w:t>Oliveira, N., Muller, M., Andrade, N., &amp; Reinecke, K. (2018). The exchange in StackExchange: Divergences between Stack Overflow and its culturally diverse participants. Proceedings of the ACM on Human-Computer Interaction, 2(CSCW), Article 159, 1–22.</w:t>
        </w:r>
      </w:ins>
    </w:p>
    <w:p w14:paraId="398BFA68" w14:textId="77777777" w:rsidR="00BE7589" w:rsidRDefault="00BE7589" w:rsidP="00BE7589">
      <w:pPr>
        <w:pStyle w:val="NormalWeb"/>
        <w:rPr>
          <w:ins w:id="561" w:author="Dylan CHEN" w:date="2026-08-21T23:06:00Z" w16du:dateUtc="2026-08-21T15:06:00Z"/>
          <w:color w:val="000000"/>
        </w:rPr>
      </w:pPr>
      <w:ins w:id="562" w:author="Dylan CHEN" w:date="2026-08-21T23:06:00Z" w16du:dateUtc="2026-08-21T15:06:00Z">
        <w:r>
          <w:rPr>
            <w:color w:val="000000"/>
          </w:rPr>
          <w:t>Su, Y., Zhang, K., Wang, Q., &amp; Qiu, L. (2025). Generative AI and human knowledge sharing: Evidence from a natural experiment [Working paper]. SSRN.</w:t>
        </w:r>
      </w:ins>
    </w:p>
    <w:p w14:paraId="7BDC4227" w14:textId="77777777" w:rsidR="00B21BB2" w:rsidRPr="0099058F" w:rsidRDefault="00B21BB2" w:rsidP="00B21BB2">
      <w:pPr>
        <w:pStyle w:val="Paragraph"/>
        <w:rPr>
          <w:ins w:id="563" w:author="Dylan CHEN" w:date="2026-08-21T11:58:00Z" w16du:dateUtc="2026-08-21T03:58:00Z"/>
        </w:rPr>
      </w:pPr>
      <w:ins w:id="564" w:author="Dylan CHEN" w:date="2026-08-21T11:58:00Z" w16du:dateUtc="2026-08-21T03:58:00Z">
        <w:r w:rsidRPr="00E83740">
          <w:rPr>
            <w:rFonts w:hAnsi="Symbol" w:hint="eastAsia"/>
            <w:vertAlign w:val="superscript"/>
          </w:rPr>
          <w:t>1</w:t>
        </w:r>
        <w:r w:rsidRPr="0099058F">
          <w:t xml:space="preserve"> Examples from actual Quora content. See: </w:t>
        </w:r>
        <w:r>
          <w:fldChar w:fldCharType="begin"/>
        </w:r>
        <w:r>
          <w:instrText>HYPERLINK "https://www.quora.com/What-did-Marilyn-Monroe-carry-in-her-coffin" \t "_blank"</w:instrText>
        </w:r>
        <w:r>
          <w:fldChar w:fldCharType="separate"/>
        </w:r>
        <w:r w:rsidRPr="0099058F">
          <w:rPr>
            <w:color w:val="0000FF"/>
            <w:u w:val="single"/>
          </w:rPr>
          <w:t>https://www.quora.com/What-did-Marilyn-Monroe-carry-in-her-coffin</w:t>
        </w:r>
        <w:r>
          <w:fldChar w:fldCharType="end"/>
        </w:r>
        <w:r w:rsidRPr="0099058F">
          <w:t xml:space="preserve"> and </w:t>
        </w:r>
        <w:r>
          <w:fldChar w:fldCharType="begin"/>
        </w:r>
        <w:r>
          <w:instrText>HYPERLINK "https://www.quora.com/What-is-the-best-small-business-to-start-in-Gambia" \t "_blank"</w:instrText>
        </w:r>
        <w:r>
          <w:fldChar w:fldCharType="separate"/>
        </w:r>
        <w:r w:rsidRPr="0099058F">
          <w:rPr>
            <w:color w:val="0000FF"/>
            <w:u w:val="single"/>
          </w:rPr>
          <w:t>https://www.quora.com/What-is-the-best-small-business-to-start-in-Gambia</w:t>
        </w:r>
        <w:r>
          <w:fldChar w:fldCharType="end"/>
        </w:r>
        <w:r w:rsidRPr="0099058F">
          <w:t xml:space="preserve"> </w:t>
        </w:r>
      </w:ins>
    </w:p>
    <w:p w14:paraId="5D6FDEBD" w14:textId="77777777" w:rsidR="00B21BB2" w:rsidRPr="00522DE1" w:rsidRDefault="00B21BB2" w:rsidP="00D241ED">
      <w:pPr>
        <w:pStyle w:val="Paragraph"/>
        <w:rPr>
          <w:ins w:id="565" w:author="Dylan CHEN" w:date="2026-08-21T11:55:00Z" w16du:dateUtc="2026-08-21T03:55:00Z"/>
        </w:rPr>
      </w:pPr>
    </w:p>
    <w:p w14:paraId="3A395051" w14:textId="77777777" w:rsidR="00BD6E4E" w:rsidRPr="00522DE1" w:rsidRDefault="00BD6E4E" w:rsidP="00BD6E4E">
      <w:pPr>
        <w:pStyle w:val="NormalWeb"/>
        <w:spacing w:before="120" w:after="120"/>
      </w:pPr>
      <w:r w:rsidRPr="00522DE1">
        <w:t>---------------------------------------------------------------------------------------------------------------------</w:t>
      </w:r>
    </w:p>
    <w:p w14:paraId="43CB06F9" w14:textId="4A8287C3" w:rsidR="00BD6E4E" w:rsidRPr="00522DE1" w:rsidRDefault="0000537D" w:rsidP="00BD6E4E">
      <w:pPr>
        <w:widowControl w:val="0"/>
        <w:autoSpaceDE w:val="0"/>
        <w:spacing w:before="120" w:after="120"/>
        <w:jc w:val="both"/>
        <w:outlineLvl w:val="0"/>
        <w:rPr>
          <w:rFonts w:eastAsia="SimSun"/>
          <w:b/>
          <w:bCs/>
          <w:kern w:val="2"/>
        </w:rPr>
      </w:pPr>
      <w:bookmarkStart w:id="566" w:name="OLE_LINK33"/>
      <w:ins w:id="567" w:author="Dylan CHEN" w:date="2026-08-21T14:56:00Z" w16du:dateUtc="2026-08-21T06:56:00Z">
        <w:r>
          <w:rPr>
            <w:rFonts w:eastAsia="SimSun" w:hint="eastAsia"/>
            <w:b/>
            <w:bCs/>
            <w:kern w:val="2"/>
          </w:rPr>
          <w:t>#</w:t>
        </w:r>
      </w:ins>
      <w:r w:rsidR="00BD6E4E" w:rsidRPr="00522DE1">
        <w:rPr>
          <w:rFonts w:eastAsia="SimSun"/>
          <w:b/>
          <w:bCs/>
          <w:kern w:val="2"/>
        </w:rPr>
        <w:t>AE-2</w:t>
      </w:r>
      <w:r w:rsidR="000619E2" w:rsidRPr="00522DE1">
        <w:rPr>
          <w:rFonts w:eastAsia="SimSun"/>
          <w:b/>
          <w:bCs/>
          <w:kern w:val="2"/>
        </w:rPr>
        <w:t xml:space="preserve"> (content effect)</w:t>
      </w:r>
    </w:p>
    <w:p w14:paraId="5D7D0B77"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Mechanism driving reduction in human answers</w:t>
      </w:r>
    </w:p>
    <w:p w14:paraId="212DC347"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 Content effect</w:t>
      </w:r>
    </w:p>
    <w:p w14:paraId="3D7A9211" w14:textId="0BC34A32"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all three reviewers pointed out and I also agree, the fact that AI answers have higher quality than human answers has not been well established in the analysis of 6.3.1.1. The authors only show the direct testing result that AI answers have greater length than human answers, which is neither surprising nor supportive of the claim that AI answers have higher content quality than human answers.</w:t>
      </w:r>
    </w:p>
    <w:p w14:paraId="5ED7463D" w14:textId="66B6BED1"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R1 further observed, the focal platform has some guidelines against external GenAI tools, and users of this platform expressed substantial skepticism and dissatisfaction toward AI-generated answers in general. It further raises the question whether users indeed view AI-generated answers as trustworthy and having higher authority, which is used as the foundation of the whole mechanism analysis throughout the paper</w:t>
      </w:r>
      <w:r w:rsidR="00BD6E4E" w:rsidRPr="00522DE1">
        <w:rPr>
          <w:rFonts w:eastAsia="SimSun"/>
          <w:i/>
          <w:iCs/>
          <w:kern w:val="2"/>
        </w:rPr>
        <w:t>.</w:t>
      </w:r>
    </w:p>
    <w:p w14:paraId="03AE6C74" w14:textId="77777777" w:rsidR="00BD6E4E" w:rsidRPr="00522DE1" w:rsidRDefault="00BD6E4E" w:rsidP="00BD6E4E">
      <w:pPr>
        <w:widowControl w:val="0"/>
        <w:autoSpaceDE w:val="0"/>
        <w:autoSpaceDN w:val="0"/>
        <w:adjustRightInd w:val="0"/>
        <w:spacing w:before="120" w:after="120"/>
        <w:jc w:val="both"/>
        <w:rPr>
          <w:kern w:val="2"/>
        </w:rPr>
      </w:pPr>
      <w:r w:rsidRPr="00522DE1">
        <w:rPr>
          <w:rFonts w:eastAsia="SimSun"/>
          <w:b/>
          <w:bCs/>
          <w:i/>
          <w:iCs/>
          <w:kern w:val="2"/>
          <w:u w:val="single"/>
        </w:rPr>
        <w:t>Response</w:t>
      </w:r>
    </w:p>
    <w:p w14:paraId="7C32AB77" w14:textId="75C8C7D6" w:rsidR="00441267" w:rsidRDefault="00441267" w:rsidP="00441267">
      <w:pPr>
        <w:pStyle w:val="Paragraph"/>
        <w:rPr>
          <w:ins w:id="568" w:author="Dylan CHEN" w:date="2026-08-21T12:27:00Z" w16du:dateUtc="2026-08-21T04:27:00Z"/>
        </w:rPr>
      </w:pPr>
      <w:ins w:id="569" w:author="Dylan CHEN" w:date="2026-08-21T12:21:00Z" w16du:dateUtc="2026-08-21T04:21:00Z">
        <w:r>
          <w:t xml:space="preserve">We thank the AE and the reviewers for prompting us to look more carefully into this issue. Following the comment, we revisited two related concerns: </w:t>
        </w:r>
        <w:r w:rsidRPr="00441267">
          <w:t>first</w:t>
        </w:r>
        <w:r>
          <w:t xml:space="preserve">, whether the content of AI answers is strong enough to affect human contribution; and </w:t>
        </w:r>
        <w:r w:rsidRPr="00441267">
          <w:t>second</w:t>
        </w:r>
        <w:r>
          <w:t xml:space="preserve">, whether users in this technical Q&amp;A domain indeed regard AI answers as trustworthy and authoritative, which the </w:t>
        </w:r>
        <w:r>
          <w:lastRenderedPageBreak/>
          <w:t xml:space="preserve">comment notes is the premise underlying the mechanism analysis. We address these two concerns in turn below. </w:t>
        </w:r>
      </w:ins>
    </w:p>
    <w:p w14:paraId="49FCF03C" w14:textId="77777777" w:rsidR="00441267" w:rsidRDefault="00441267" w:rsidP="00441267">
      <w:pPr>
        <w:pStyle w:val="Paragraph"/>
        <w:rPr>
          <w:ins w:id="570" w:author="Dylan CHEN" w:date="2026-08-21T12:22:00Z" w16du:dateUtc="2026-08-21T04:22:00Z"/>
        </w:rPr>
      </w:pPr>
    </w:p>
    <w:p w14:paraId="3EDFAD46" w14:textId="1E2EA90E" w:rsidR="00441267" w:rsidRPr="00441267" w:rsidRDefault="00441267" w:rsidP="00441267">
      <w:pPr>
        <w:pStyle w:val="Paragraph"/>
        <w:rPr>
          <w:ins w:id="571" w:author="Dylan CHEN" w:date="2026-08-21T12:18:00Z" w16du:dateUtc="2026-08-21T04:18:00Z"/>
          <w:b/>
          <w:bCs/>
          <w:rPrChange w:id="572" w:author="Dylan CHEN" w:date="2026-08-21T12:23:00Z" w16du:dateUtc="2026-08-21T04:23:00Z">
            <w:rPr>
              <w:ins w:id="573" w:author="Dylan CHEN" w:date="2026-08-21T12:18:00Z" w16du:dateUtc="2026-08-21T04:18:00Z"/>
            </w:rPr>
          </w:rPrChange>
        </w:rPr>
      </w:pPr>
      <w:ins w:id="574" w:author="Dylan CHEN" w:date="2026-08-21T12:22:00Z" w16du:dateUtc="2026-08-21T04:22:00Z">
        <w:r w:rsidRPr="00441267">
          <w:rPr>
            <w:b/>
            <w:bCs/>
            <w:rPrChange w:id="575" w:author="Dylan CHEN" w:date="2026-08-21T12:23:00Z" w16du:dateUtc="2026-08-21T04:23:00Z">
              <w:rPr/>
            </w:rPrChange>
          </w:rPr>
          <w:t>Part 1. Whether and how the AI content is strong enough to affect human contribution.</w:t>
        </w:r>
      </w:ins>
    </w:p>
    <w:p w14:paraId="7BBB75F9" w14:textId="60793C20" w:rsidR="00952A64" w:rsidRDefault="00F30EA2" w:rsidP="00441267">
      <w:pPr>
        <w:pStyle w:val="Paragraph"/>
        <w:rPr>
          <w:ins w:id="576" w:author="Dylan CHEN" w:date="2026-08-21T12:17:00Z" w16du:dateUtc="2026-08-21T04:17:00Z"/>
        </w:rPr>
      </w:pPr>
      <w:del w:id="577" w:author="Dylan CHEN" w:date="2026-08-21T12:18:00Z" w16du:dateUtc="2026-08-21T04:18:00Z">
        <w:r w:rsidRPr="00522DE1" w:rsidDel="00952A64">
          <w:delText xml:space="preserve"> </w:delText>
        </w:r>
      </w:del>
      <w:ins w:id="578" w:author="Dylan CHEN" w:date="2026-08-21T12:17:00Z" w16du:dateUtc="2026-08-21T04:17:00Z">
        <w:r w:rsidR="00952A64">
          <w:rPr>
            <w:rStyle w:val="Strong"/>
          </w:rPr>
          <w:t>Why the AI answer is strong enough to matter.</w:t>
        </w:r>
        <w:r w:rsidR="00952A64">
          <w:t xml:space="preserve"> We do not claim that AI dominates all humans. The platform</w:t>
        </w:r>
      </w:ins>
      <w:r w:rsidR="003834AA">
        <w:t>’</w:t>
      </w:r>
      <w:ins w:id="579" w:author="Dylan CHEN" w:date="2026-08-21T12:17:00Z" w16du:dateUtc="2026-08-21T04:17:00Z">
        <w:r w:rsidR="00952A64">
          <w:t>s human contributors form a certain distribution of ability, and while AI</w:t>
        </w:r>
      </w:ins>
      <w:r w:rsidR="003834AA">
        <w:t>’</w:t>
      </w:r>
      <w:ins w:id="580" w:author="Dylan CHEN" w:date="2026-08-21T12:17:00Z" w16du:dateUtc="2026-08-21T04:17:00Z">
        <w:r w:rsidR="00952A64">
          <w:t xml:space="preserve">s quality may not exceed that of the best human, it certainly exceeds that of the weaker contributors; otherwise the platform would not have deployed the system at all. This is sufficient for a “crowding-out” effect: the AI answer will deter the segment of potential </w:t>
        </w:r>
        <w:r w:rsidR="00952A64">
          <w:rPr>
            <w:rFonts w:hint="eastAsia"/>
          </w:rPr>
          <w:t xml:space="preserve">rookie </w:t>
        </w:r>
        <w:r w:rsidR="00952A64">
          <w:t>contributors who</w:t>
        </w:r>
        <w:r w:rsidR="00952A64">
          <w:rPr>
            <w:rFonts w:hint="eastAsia"/>
          </w:rPr>
          <w:t xml:space="preserve"> think AI is not weak in their mind</w:t>
        </w:r>
        <w:r w:rsidR="00952A64">
          <w:t>, because</w:t>
        </w:r>
        <w:r w:rsidR="00952A64">
          <w:rPr>
            <w:rFonts w:hint="eastAsia"/>
          </w:rPr>
          <w:t xml:space="preserve"> </w:t>
        </w:r>
      </w:ins>
      <w:ins w:id="581" w:author="Dylan CHEN" w:date="2026-08-21T22:41:00Z" w16du:dateUtc="2026-08-21T14:41:00Z">
        <w:r w:rsidR="00006439">
          <w:rPr>
            <w:rFonts w:hint="eastAsia"/>
          </w:rPr>
          <w:t>they believe that the AI answer has already covered what they could add</w:t>
        </w:r>
      </w:ins>
      <w:ins w:id="582" w:author="Dylan CHEN" w:date="2026-08-21T12:17:00Z" w16du:dateUtc="2026-08-21T04:17:00Z">
        <w:r w:rsidR="00952A64">
          <w:t>. This is the basic argument for our content effect.</w:t>
        </w:r>
      </w:ins>
      <w:ins w:id="583" w:author="Dylan CHEN" w:date="2026-08-21T22:41:00Z" w16du:dateUtc="2026-08-21T14:41:00Z">
        <w:r w:rsidR="00006439" w:rsidRPr="00006439">
          <w:t xml:space="preserve"> </w:t>
        </w:r>
      </w:ins>
    </w:p>
    <w:p w14:paraId="61A9CA04" w14:textId="1686F11E" w:rsidR="00952A64" w:rsidRDefault="00952A64" w:rsidP="00441267">
      <w:pPr>
        <w:pStyle w:val="Paragraph"/>
        <w:rPr>
          <w:ins w:id="584" w:author="Dylan CHEN" w:date="2026-08-21T12:27:00Z" w16du:dateUtc="2026-08-21T04:27:00Z"/>
        </w:rPr>
      </w:pPr>
      <w:ins w:id="585" w:author="Dylan CHEN" w:date="2026-08-21T12:17:00Z" w16du:dateUtc="2026-08-21T04:17:00Z">
        <w:r>
          <w:rPr>
            <w:rStyle w:val="Strong"/>
          </w:rPr>
          <w:t xml:space="preserve">Why perceived AI quality deters contribution: </w:t>
        </w:r>
      </w:ins>
      <w:ins w:id="586" w:author="Dylan CHEN" w:date="2026-08-21T12:24:00Z" w16du:dateUtc="2026-08-21T04:24:00Z">
        <w:r w:rsidR="00441267">
          <w:rPr>
            <w:rStyle w:val="Strong"/>
            <w:rFonts w:hint="eastAsia"/>
          </w:rPr>
          <w:t xml:space="preserve">perceived </w:t>
        </w:r>
      </w:ins>
      <w:ins w:id="587" w:author="Dylan CHEN" w:date="2026-08-21T12:23:00Z" w16du:dateUtc="2026-08-21T04:23:00Z">
        <w:r w:rsidR="00441267">
          <w:rPr>
            <w:rStyle w:val="Strong"/>
            <w:rFonts w:hint="eastAsia"/>
          </w:rPr>
          <w:t xml:space="preserve">coverage </w:t>
        </w:r>
      </w:ins>
      <w:ins w:id="588" w:author="Dylan CHEN" w:date="2026-08-21T12:17:00Z" w16du:dateUtc="2026-08-21T04:17:00Z">
        <w:r>
          <w:rPr>
            <w:rStyle w:val="Strong"/>
          </w:rPr>
          <w:t>as a fast signal.</w:t>
        </w:r>
        <w:r>
          <w:t xml:space="preserve"> Beyond this logic, we also theorize the perceptual channel through which AI </w:t>
        </w:r>
        <w:r>
          <w:rPr>
            <w:rFonts w:hint="eastAsia"/>
          </w:rPr>
          <w:t>content</w:t>
        </w:r>
        <w:r>
          <w:t xml:space="preserve"> operates, since what deters a potential contributor is the </w:t>
        </w:r>
        <w:r>
          <w:rPr>
            <w:rStyle w:val="Emphasis"/>
          </w:rPr>
          <w:t>perceived</w:t>
        </w:r>
        <w:r>
          <w:t xml:space="preserve"> rather than the objectively verified quality of the AI answer. Consistent with the fast-and-slow account, potential contributors do not systematically evaluate the AI answer before deciding whether to contribute; instead they rely on readily available surface cues. AI answers are characteristically long and heavily structured into bullet points, and this length and structure serve as a heuristic (fast) signal of </w:t>
        </w:r>
      </w:ins>
      <w:ins w:id="589" w:author="Dylan CHEN" w:date="2026-08-21T12:24:00Z" w16du:dateUtc="2026-08-21T04:24:00Z">
        <w:r w:rsidR="00441267">
          <w:rPr>
            <w:rFonts w:hint="eastAsia"/>
          </w:rPr>
          <w:t>high coverage</w:t>
        </w:r>
      </w:ins>
      <w:ins w:id="590" w:author="Dylan CHEN" w:date="2026-08-21T12:17:00Z" w16du:dateUtc="2026-08-21T04:17:00Z">
        <w:r>
          <w:t xml:space="preserve">. An answer that </w:t>
        </w:r>
        <w:r>
          <w:rPr>
            <w:rStyle w:val="Emphasis"/>
          </w:rPr>
          <w:t>looks</w:t>
        </w:r>
        <w:r>
          <w:t xml:space="preserve"> thorough raises the potential contributor</w:t>
        </w:r>
      </w:ins>
      <w:r w:rsidR="003834AA">
        <w:t>’</w:t>
      </w:r>
      <w:ins w:id="591" w:author="Dylan CHEN" w:date="2026-08-21T12:17:00Z" w16du:dateUtc="2026-08-21T04:17:00Z">
        <w:r>
          <w:t xml:space="preserve">s perception that the information need has already been met, which lowers the perceived gap that a new human answer could fill and thereby deters contribution. This is why the content effect operates through perceived comprehension, and it is reflected in our empirical </w:t>
        </w:r>
        <w:r>
          <w:rPr>
            <w:rFonts w:hint="eastAsia"/>
          </w:rPr>
          <w:t>test</w:t>
        </w:r>
        <w:r>
          <w:t xml:space="preserve"> of </w:t>
        </w:r>
        <w:r>
          <w:rPr>
            <w:rFonts w:hint="eastAsia"/>
          </w:rPr>
          <w:t xml:space="preserve">AI </w:t>
        </w:r>
        <w:r>
          <w:t xml:space="preserve">answer length and </w:t>
        </w:r>
        <w:r>
          <w:rPr>
            <w:rFonts w:hint="eastAsia"/>
          </w:rPr>
          <w:t>AI answer</w:t>
        </w:r>
        <w:r>
          <w:t xml:space="preserve"> quality in </w:t>
        </w:r>
        <w:r>
          <w:rPr>
            <w:rFonts w:hint="eastAsia"/>
          </w:rPr>
          <w:t>the results s</w:t>
        </w:r>
        <w:r>
          <w:t>ection.</w:t>
        </w:r>
      </w:ins>
    </w:p>
    <w:p w14:paraId="4D71EF3D" w14:textId="77777777" w:rsidR="00441267" w:rsidRDefault="00441267" w:rsidP="00441267">
      <w:pPr>
        <w:pStyle w:val="Paragraph"/>
        <w:rPr>
          <w:ins w:id="592" w:author="Dylan CHEN" w:date="2026-08-21T12:17:00Z" w16du:dateUtc="2026-08-21T04:17:00Z"/>
        </w:rPr>
      </w:pPr>
    </w:p>
    <w:p w14:paraId="222ABD18" w14:textId="5014ACAA" w:rsidR="00F704D9" w:rsidRDefault="00441267">
      <w:pPr>
        <w:pStyle w:val="Paragraph"/>
        <w:rPr>
          <w:ins w:id="593" w:author="Dylan CHEN" w:date="2026-08-21T12:23:00Z" w16du:dateUtc="2026-08-21T04:23:00Z"/>
          <w:b/>
          <w:bCs/>
        </w:rPr>
        <w:pPrChange w:id="594" w:author="Dylan CHEN" w:date="2026-08-21T12:27:00Z" w16du:dateUtc="2026-08-21T04:27:00Z">
          <w:pPr/>
        </w:pPrChange>
      </w:pPr>
      <w:ins w:id="595" w:author="Dylan CHEN" w:date="2026-08-21T12:23:00Z" w16du:dateUtc="2026-08-21T04:23:00Z">
        <w:r w:rsidRPr="00441267">
          <w:rPr>
            <w:b/>
            <w:bCs/>
            <w:rPrChange w:id="596" w:author="Dylan CHEN" w:date="2026-08-21T12:23:00Z" w16du:dateUtc="2026-08-21T04:23:00Z">
              <w:rPr/>
            </w:rPrChange>
          </w:rPr>
          <w:t>Part 2. How users perceive the AI label, and its role in the mechanism.</w:t>
        </w:r>
      </w:ins>
    </w:p>
    <w:p w14:paraId="0B662D47" w14:textId="68C223BF" w:rsidR="00441267" w:rsidRPr="00441267" w:rsidRDefault="00441267">
      <w:pPr>
        <w:pStyle w:val="Paragraph"/>
        <w:rPr>
          <w:ins w:id="597" w:author="Dylan CHEN" w:date="2026-08-21T12:18:00Z" w16du:dateUtc="2026-08-21T04:18:00Z"/>
        </w:rPr>
        <w:pPrChange w:id="598" w:author="Dylan CHEN" w:date="2026-08-21T12:27:00Z" w16du:dateUtc="2026-08-21T04:27:00Z">
          <w:pPr>
            <w:pStyle w:val="NormalWeb"/>
            <w:ind w:left="720" w:hanging="720"/>
          </w:pPr>
        </w:pPrChange>
      </w:pPr>
      <w:ins w:id="599" w:author="Dylan CHEN" w:date="2026-08-21T12:23:00Z" w16du:dateUtc="2026-08-21T04:23:00Z">
        <w:r>
          <w:t>The first part clarifies how the content of the AI answer bears on contribution. Turning to the second concern, the skepticism and dissatisfaction the reviewer observed in this domain led us to reconsider the role we had assigned to the AI label itself.</w:t>
        </w:r>
      </w:ins>
    </w:p>
    <w:p w14:paraId="3E48197F" w14:textId="77777777" w:rsidR="00952A64" w:rsidRDefault="00952A64" w:rsidP="00441267">
      <w:pPr>
        <w:pStyle w:val="Paragraph"/>
        <w:rPr>
          <w:ins w:id="600" w:author="Dylan CHEN" w:date="2026-08-21T12:18:00Z" w16du:dateUtc="2026-08-21T04:18:00Z"/>
        </w:rPr>
      </w:pPr>
      <w:ins w:id="601" w:author="Dylan CHEN" w:date="2026-08-21T12:18:00Z" w16du:dateUtc="2026-08-21T04:18:00Z">
        <w:r w:rsidRPr="00B93A76">
          <w:t xml:space="preserve">On reexamination, and consistent with the user reactions the reviewer points to, we now read the label differently. In this technical Q&amp;A domain, the bare AI label triggers skepticism rather than trust. As developed in </w:t>
        </w:r>
        <w:r>
          <w:rPr>
            <w:rFonts w:hint="eastAsia"/>
          </w:rPr>
          <w:t>the theoretical development part (H1)</w:t>
        </w:r>
        <w:r w:rsidRPr="00B93A76">
          <w:t>, seeing the label activates a routine assessment that, through the availability heuristic (Tversky &amp; Kahneman, 1973), retrieves the prevailing domain-specific impression that AI answers are unreliable on genuine technical problems. The answerer therefore appraises the AI as a weak competitor and is drawn toward contribution rather than away from it (H1).</w:t>
        </w:r>
      </w:ins>
    </w:p>
    <w:p w14:paraId="6F06F1E1" w14:textId="3C22B201" w:rsidR="00952A64" w:rsidRDefault="00952A64" w:rsidP="00441267">
      <w:pPr>
        <w:pStyle w:val="Paragraph"/>
        <w:rPr>
          <w:ins w:id="602" w:author="Dylan CHEN" w:date="2026-08-21T12:27:00Z" w16du:dateUtc="2026-08-21T04:27:00Z"/>
        </w:rPr>
      </w:pPr>
      <w:ins w:id="603" w:author="Dylan CHEN" w:date="2026-08-21T12:18:00Z" w16du:dateUtc="2026-08-21T04:18:00Z">
        <w:r w:rsidRPr="00B93A76">
          <w:t xml:space="preserve">The skepticism and dissatisfaction the reviewer identified in the user comments under the announcement are the sentiment this mechanism relies on, and we now use them as supporting evidence for </w:t>
        </w:r>
        <w:r>
          <w:rPr>
            <w:rFonts w:hint="eastAsia"/>
          </w:rPr>
          <w:t>H1</w:t>
        </w:r>
        <w:r w:rsidRPr="00B93A76">
          <w:t xml:space="preserve">. Because the </w:t>
        </w:r>
        <w:r>
          <w:rPr>
            <w:rFonts w:hint="eastAsia"/>
          </w:rPr>
          <w:t xml:space="preserve">AI </w:t>
        </w:r>
        <w:r w:rsidRPr="00B93A76">
          <w:t xml:space="preserve">label </w:t>
        </w:r>
        <w:r>
          <w:rPr>
            <w:rFonts w:hint="eastAsia"/>
          </w:rPr>
          <w:t xml:space="preserve">alone </w:t>
        </w:r>
        <w:r w:rsidRPr="00B93A76">
          <w:t>does not by itself deter contribution in this domain, the deterrence we observe operates largely through the answerer</w:t>
        </w:r>
      </w:ins>
      <w:r w:rsidR="003834AA">
        <w:t>’</w:t>
      </w:r>
      <w:ins w:id="604" w:author="Dylan CHEN" w:date="2026-08-21T12:18:00Z" w16du:dateUtc="2026-08-21T04:18:00Z">
        <w:r w:rsidRPr="00B93A76">
          <w:t xml:space="preserve">s evaluation of the AI </w:t>
        </w:r>
        <w:r>
          <w:rPr>
            <w:rFonts w:hint="eastAsia"/>
          </w:rPr>
          <w:t>length</w:t>
        </w:r>
        <w:r w:rsidRPr="00B93A76">
          <w:t xml:space="preserve"> rather than through the label alone. The reviewer</w:t>
        </w:r>
      </w:ins>
      <w:r w:rsidR="003834AA">
        <w:t>’</w:t>
      </w:r>
      <w:ins w:id="605" w:author="Dylan CHEN" w:date="2026-08-21T12:18:00Z" w16du:dateUtc="2026-08-21T04:18:00Z">
        <w:r w:rsidRPr="00B93A76">
          <w:t>s reading of the context is thus incorporated directly into the revised theory.</w:t>
        </w:r>
      </w:ins>
    </w:p>
    <w:p w14:paraId="0949B065" w14:textId="77777777" w:rsidR="00441267" w:rsidRDefault="00441267" w:rsidP="00441267">
      <w:pPr>
        <w:pStyle w:val="Paragraph"/>
        <w:rPr>
          <w:ins w:id="606" w:author="Dylan CHEN" w:date="2026-08-21T12:18:00Z" w16du:dateUtc="2026-08-21T04:18:00Z"/>
        </w:rPr>
      </w:pPr>
    </w:p>
    <w:p w14:paraId="0A2C98A6" w14:textId="096E9208" w:rsidR="00952A64" w:rsidRDefault="00441267">
      <w:pPr>
        <w:pStyle w:val="Paragraph"/>
        <w:rPr>
          <w:ins w:id="607" w:author="Dylan CHEN" w:date="2026-08-21T23:06:00Z" w16du:dateUtc="2026-08-21T15:06:00Z"/>
        </w:rPr>
      </w:pPr>
      <w:ins w:id="608" w:author="Dylan CHEN" w:date="2026-08-21T12:23:00Z" w16du:dateUtc="2026-08-21T04:23:00Z">
        <w:r>
          <w:lastRenderedPageBreak/>
          <w:t xml:space="preserve">Taken together, both parts of our reexamination point to a mechanism reading that fits this domain more closely: the deterrence works through the perceived </w:t>
        </w:r>
      </w:ins>
      <w:ins w:id="609" w:author="Dylan CHEN" w:date="2026-08-21T12:26:00Z" w16du:dateUtc="2026-08-21T04:26:00Z">
        <w:r>
          <w:rPr>
            <w:rFonts w:hint="eastAsia"/>
          </w:rPr>
          <w:t>coverage</w:t>
        </w:r>
      </w:ins>
      <w:ins w:id="610" w:author="Dylan CHEN" w:date="2026-08-21T12:23:00Z" w16du:dateUtc="2026-08-21T04:23:00Z">
        <w:r>
          <w:t xml:space="preserve"> of the AI </w:t>
        </w:r>
      </w:ins>
      <w:ins w:id="611" w:author="Dylan CHEN" w:date="2026-08-21T12:26:00Z" w16du:dateUtc="2026-08-21T04:26:00Z">
        <w:r>
          <w:rPr>
            <w:rFonts w:hint="eastAsia"/>
          </w:rPr>
          <w:t>length</w:t>
        </w:r>
      </w:ins>
      <w:ins w:id="612" w:author="Dylan CHEN" w:date="2026-08-21T12:23:00Z" w16du:dateUtc="2026-08-21T04:23:00Z">
        <w:r>
          <w:t xml:space="preserve"> rather than through trust in the AI label, and we have revised the theory and H1 accordingly.</w:t>
        </w:r>
      </w:ins>
    </w:p>
    <w:p w14:paraId="1AAB57AB" w14:textId="77777777" w:rsidR="00BE7589" w:rsidRDefault="00BE7589">
      <w:pPr>
        <w:pStyle w:val="Paragraph"/>
        <w:rPr>
          <w:ins w:id="613" w:author="Dylan CHEN" w:date="2026-08-21T23:06:00Z" w16du:dateUtc="2026-08-21T15:06:00Z"/>
        </w:rPr>
      </w:pPr>
    </w:p>
    <w:p w14:paraId="4F9726A2" w14:textId="1543C825" w:rsidR="00BE7589" w:rsidRPr="00BE7589" w:rsidRDefault="00BE7589" w:rsidP="00BE7589">
      <w:pPr>
        <w:pStyle w:val="NormalWeb"/>
        <w:rPr>
          <w:ins w:id="614" w:author="Dylan CHEN" w:date="2026-08-21T23:06:00Z" w16du:dateUtc="2026-08-21T15:06:00Z"/>
          <w:rFonts w:hint="eastAsia"/>
          <w:b/>
          <w:bCs/>
          <w:color w:val="000000"/>
          <w:rPrChange w:id="615" w:author="Dylan CHEN" w:date="2026-08-21T23:06:00Z" w16du:dateUtc="2026-08-21T15:06:00Z">
            <w:rPr>
              <w:ins w:id="616" w:author="Dylan CHEN" w:date="2026-08-21T23:06:00Z" w16du:dateUtc="2026-08-21T15:06:00Z"/>
              <w:color w:val="000000"/>
            </w:rPr>
          </w:rPrChange>
        </w:rPr>
      </w:pPr>
      <w:ins w:id="617" w:author="Dylan CHEN" w:date="2026-08-21T23:06:00Z" w16du:dateUtc="2026-08-21T15:06:00Z">
        <w:r w:rsidRPr="00BE7589">
          <w:rPr>
            <w:b/>
            <w:bCs/>
            <w:color w:val="000000"/>
            <w:rPrChange w:id="618" w:author="Dylan CHEN" w:date="2026-08-21T23:06:00Z" w16du:dateUtc="2026-08-21T15:06:00Z">
              <w:rPr>
                <w:color w:val="000000"/>
              </w:rPr>
            </w:rPrChange>
          </w:rPr>
          <w:t>Reference</w:t>
        </w:r>
      </w:ins>
    </w:p>
    <w:p w14:paraId="57EE8DA9" w14:textId="5B42FB1F" w:rsidR="00BE7589" w:rsidRPr="00BE7589" w:rsidRDefault="00BE7589" w:rsidP="00BE7589">
      <w:pPr>
        <w:pStyle w:val="NormalWeb"/>
        <w:rPr>
          <w:rFonts w:hint="eastAsia"/>
          <w:color w:val="000000"/>
          <w:rPrChange w:id="619" w:author="Dylan CHEN" w:date="2026-08-21T23:06:00Z" w16du:dateUtc="2026-08-21T15:06:00Z">
            <w:rPr>
              <w:rFonts w:hint="eastAsia"/>
            </w:rPr>
          </w:rPrChange>
        </w:rPr>
        <w:pPrChange w:id="620" w:author="Dylan CHEN" w:date="2026-08-21T23:06:00Z" w16du:dateUtc="2026-08-21T15:06:00Z">
          <w:pPr>
            <w:pStyle w:val="NormalWeb"/>
            <w:ind w:left="720" w:hanging="720"/>
          </w:pPr>
        </w:pPrChange>
      </w:pPr>
      <w:ins w:id="621" w:author="Dylan CHEN" w:date="2026-08-21T23:06:00Z" w16du:dateUtc="2026-08-21T15:06:00Z">
        <w:r>
          <w:rPr>
            <w:color w:val="000000"/>
          </w:rPr>
          <w:t>Tversky, A., &amp; Kahneman, D. (1973). Availability: A heuristic for judging frequency and probability. Cognitive Psychology, 5(2), 207–232.</w:t>
        </w:r>
      </w:ins>
    </w:p>
    <w:bookmarkEnd w:id="566"/>
    <w:p w14:paraId="15CD8EC5" w14:textId="77777777" w:rsidR="00BD6E4E" w:rsidRPr="00522DE1" w:rsidRDefault="00BD6E4E" w:rsidP="00BD6E4E">
      <w:pPr>
        <w:widowControl w:val="0"/>
        <w:autoSpaceDE w:val="0"/>
        <w:autoSpaceDN w:val="0"/>
        <w:adjustRightInd w:val="0"/>
        <w:spacing w:before="120" w:after="120"/>
        <w:jc w:val="both"/>
      </w:pPr>
      <w:r w:rsidRPr="00522DE1">
        <w:t>---------------------------------------------------------------------------------------------------------------------</w:t>
      </w:r>
    </w:p>
    <w:p w14:paraId="09EAE8E5" w14:textId="1F10A542" w:rsidR="00BD6E4E" w:rsidRPr="00522DE1" w:rsidRDefault="0000537D" w:rsidP="00BD6E4E">
      <w:pPr>
        <w:widowControl w:val="0"/>
        <w:autoSpaceDE w:val="0"/>
        <w:spacing w:before="120" w:after="120"/>
        <w:jc w:val="both"/>
        <w:outlineLvl w:val="0"/>
        <w:rPr>
          <w:rFonts w:eastAsia="SimSun"/>
          <w:b/>
          <w:bCs/>
          <w:kern w:val="2"/>
        </w:rPr>
      </w:pPr>
      <w:ins w:id="622" w:author="Dylan CHEN" w:date="2026-08-21T14:56:00Z" w16du:dateUtc="2026-08-21T06:56:00Z">
        <w:r>
          <w:rPr>
            <w:rFonts w:eastAsia="SimSun" w:hint="eastAsia"/>
            <w:b/>
            <w:bCs/>
            <w:kern w:val="2"/>
          </w:rPr>
          <w:t>#</w:t>
        </w:r>
      </w:ins>
      <w:r w:rsidR="00BD6E4E" w:rsidRPr="00522DE1">
        <w:rPr>
          <w:rFonts w:eastAsia="SimSun"/>
          <w:b/>
          <w:bCs/>
          <w:kern w:val="2"/>
        </w:rPr>
        <w:t>AE-3</w:t>
      </w:r>
      <w:r w:rsidR="000619E2" w:rsidRPr="00522DE1">
        <w:rPr>
          <w:rFonts w:eastAsia="SimSun"/>
          <w:b/>
          <w:bCs/>
          <w:kern w:val="2"/>
        </w:rPr>
        <w:t xml:space="preserve"> (position effect)</w:t>
      </w:r>
    </w:p>
    <w:p w14:paraId="096D31F7"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(b) Position effect</w:t>
      </w:r>
    </w:p>
    <w:p w14:paraId="13F55E0E" w14:textId="39243FE3"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All three reviewers have issues with the approach surrounding </w:t>
      </w:r>
      <w:r w:rsidR="00E71BCF">
        <w:rPr>
          <w:rFonts w:eastAsia="SimSun"/>
          <w:i/>
          <w:iCs/>
          <w:kern w:val="2"/>
        </w:rPr>
        <w:t>“</w:t>
      </w:r>
      <w:r w:rsidRPr="00522DE1">
        <w:rPr>
          <w:rFonts w:eastAsia="SimSun"/>
          <w:i/>
          <w:iCs/>
          <w:kern w:val="2"/>
        </w:rPr>
        <w:t>first-position seekers</w:t>
      </w:r>
      <w:r w:rsidR="00E71BCF">
        <w:rPr>
          <w:rFonts w:eastAsia="SimSun"/>
          <w:i/>
          <w:iCs/>
          <w:kern w:val="2"/>
        </w:rPr>
        <w:t>”</w:t>
      </w:r>
      <w:r w:rsidRPr="00522DE1">
        <w:rPr>
          <w:rFonts w:eastAsia="SimSun"/>
          <w:i/>
          <w:iCs/>
          <w:kern w:val="2"/>
        </w:rPr>
        <w:t xml:space="preserve"> for exploring the position effect. See R1</w:t>
      </w:r>
      <w:r w:rsidR="003834AA">
        <w:rPr>
          <w:rFonts w:eastAsia="SimSun"/>
          <w:i/>
          <w:iCs/>
          <w:kern w:val="2"/>
        </w:rPr>
        <w:t>’</w:t>
      </w:r>
      <w:r w:rsidRPr="00522DE1">
        <w:rPr>
          <w:rFonts w:eastAsia="SimSun"/>
          <w:i/>
          <w:iCs/>
          <w:kern w:val="2"/>
        </w:rPr>
        <w:t>s comments on page 4, R2</w:t>
      </w:r>
      <w:r w:rsidR="003834AA">
        <w:rPr>
          <w:rFonts w:eastAsia="SimSun"/>
          <w:i/>
          <w:iCs/>
          <w:kern w:val="2"/>
        </w:rPr>
        <w:t>’</w:t>
      </w:r>
      <w:r w:rsidRPr="00522DE1">
        <w:rPr>
          <w:rFonts w:eastAsia="SimSun"/>
          <w:i/>
          <w:iCs/>
          <w:kern w:val="2"/>
        </w:rPr>
        <w:t>s point 5 on the last page, and R3</w:t>
      </w:r>
      <w:r w:rsidR="003834AA">
        <w:rPr>
          <w:rFonts w:eastAsia="SimSun"/>
          <w:i/>
          <w:iCs/>
          <w:kern w:val="2"/>
        </w:rPr>
        <w:t>’</w:t>
      </w:r>
      <w:r w:rsidRPr="00522DE1">
        <w:rPr>
          <w:rFonts w:eastAsia="SimSun"/>
          <w:i/>
          <w:iCs/>
          <w:kern w:val="2"/>
        </w:rPr>
        <w:t xml:space="preserve"> comments in (b)</w:t>
      </w:r>
      <w:r w:rsidR="00BD6E4E" w:rsidRPr="00522DE1">
        <w:rPr>
          <w:rFonts w:eastAsia="SimSun"/>
          <w:i/>
          <w:iCs/>
          <w:kern w:val="2"/>
        </w:rPr>
        <w:t>.</w:t>
      </w:r>
    </w:p>
    <w:p w14:paraId="4725EFCA" w14:textId="77777777" w:rsidR="00BD6E4E" w:rsidRPr="00522DE1" w:rsidRDefault="00BD6E4E" w:rsidP="00BD6E4E">
      <w:pPr>
        <w:widowControl w:val="0"/>
        <w:autoSpaceDE w:val="0"/>
        <w:autoSpaceDN w:val="0"/>
        <w:adjustRightInd w:val="0"/>
        <w:spacing w:before="120" w:after="120"/>
        <w:jc w:val="both"/>
        <w:rPr>
          <w:kern w:val="2"/>
        </w:rPr>
      </w:pPr>
      <w:r w:rsidRPr="00522DE1">
        <w:rPr>
          <w:rFonts w:eastAsia="SimSun"/>
          <w:b/>
          <w:bCs/>
          <w:i/>
          <w:iCs/>
          <w:kern w:val="2"/>
          <w:u w:val="single"/>
        </w:rPr>
        <w:t>Response</w:t>
      </w:r>
    </w:p>
    <w:p w14:paraId="464BE1C0" w14:textId="555084A5" w:rsidR="002A766E" w:rsidRDefault="002A766E">
      <w:pPr>
        <w:pStyle w:val="Paragraph"/>
        <w:rPr>
          <w:ins w:id="623" w:author="Dylan CHEN" w:date="2026-08-21T14:54:00Z" w16du:dateUtc="2026-08-21T06:54:00Z"/>
        </w:rPr>
        <w:pPrChange w:id="624" w:author="Dylan CHEN" w:date="2026-08-21T14:54:00Z" w16du:dateUtc="2026-08-21T06:54:00Z">
          <w:pPr>
            <w:pStyle w:val="NormalWeb"/>
          </w:pPr>
        </w:pPrChange>
      </w:pPr>
      <w:ins w:id="625" w:author="Dylan CHEN" w:date="2026-08-21T14:54:00Z" w16du:dateUtc="2026-08-21T06:54:00Z">
        <w:r>
          <w:t>We thank the AE and all three reviewers for their comments on the position effect. Reading R1</w:t>
        </w:r>
      </w:ins>
      <w:r w:rsidR="003834AA">
        <w:t>’</w:t>
      </w:r>
      <w:ins w:id="626" w:author="Dylan CHEN" w:date="2026-08-21T14:54:00Z" w16du:dateUtc="2026-08-21T06:54:00Z">
        <w:r>
          <w:t>s comment on page 4, R2</w:t>
        </w:r>
      </w:ins>
      <w:r w:rsidR="003834AA">
        <w:t>’</w:t>
      </w:r>
      <w:ins w:id="627" w:author="Dylan CHEN" w:date="2026-08-21T14:54:00Z" w16du:dateUtc="2026-08-21T06:54:00Z">
        <w:r>
          <w:t>s point 5, and R3</w:t>
        </w:r>
      </w:ins>
      <w:r w:rsidR="003834AA">
        <w:t>’</w:t>
      </w:r>
      <w:ins w:id="628" w:author="Dylan CHEN" w:date="2026-08-21T14:54:00Z" w16du:dateUtc="2026-08-21T06:54:00Z">
        <w:r>
          <w:t>s comment in (b) together, we recognize that the reviewers</w:t>
        </w:r>
      </w:ins>
      <w:r w:rsidR="003834AA">
        <w:t>’</w:t>
      </w:r>
      <w:ins w:id="629" w:author="Dylan CHEN" w:date="2026-08-21T14:54:00Z" w16du:dateUtc="2026-08-21T06:54:00Z">
        <w:r>
          <w:t xml:space="preserve"> concerns converge on the same underlying issue with our "first-position seekers" approach. In particular, the analysis rested on an implicit assumption that first-position seekers care about being absolutely first rather than first among human contributors</w:t>
        </w:r>
      </w:ins>
    </w:p>
    <w:p w14:paraId="68206B33" w14:textId="7B4CF398" w:rsidR="002A766E" w:rsidRDefault="002A766E">
      <w:pPr>
        <w:pStyle w:val="Paragraph"/>
        <w:rPr>
          <w:ins w:id="630" w:author="Dylan CHEN" w:date="2026-08-21T14:54:00Z" w16du:dateUtc="2026-08-21T06:54:00Z"/>
        </w:rPr>
        <w:pPrChange w:id="631" w:author="Dylan CHEN" w:date="2026-08-21T14:54:00Z" w16du:dateUtc="2026-08-21T06:54:00Z">
          <w:pPr>
            <w:pStyle w:val="NormalWeb"/>
          </w:pPr>
        </w:pPrChange>
      </w:pPr>
      <w:ins w:id="632" w:author="Dylan CHEN" w:date="2026-08-21T14:54:00Z" w16du:dateUtc="2026-08-21T06:54:00Z">
        <w:r w:rsidRPr="002A766E">
          <w:rPr>
            <w:b/>
            <w:bCs/>
            <w:rPrChange w:id="633" w:author="Dylan CHEN" w:date="2026-08-21T14:54:00Z" w16du:dateUtc="2026-08-21T06:54:00Z">
              <w:rPr/>
            </w:rPrChange>
          </w:rPr>
          <w:t>The assumption itself followed from our competitive framing</w:t>
        </w:r>
        <w:r>
          <w:t xml:space="preserve">, in which the human answerer and the AI compete for the same scarce resource, namely the limited attention and recognition of viewers, so that an existing AI answer reduces the value of the first human answer for a first-position seeker. On reflection, however, we agree that testing this mechanism adequately in our setting would require data on how answerers perceive and value position, which our current </w:t>
        </w:r>
        <w:r w:rsidR="007B4490">
          <w:rPr>
            <w:rFonts w:hint="eastAsia"/>
          </w:rPr>
          <w:t xml:space="preserve">dataset </w:t>
        </w:r>
        <w:r>
          <w:t xml:space="preserve">does not provide. We therefore cannot </w:t>
        </w:r>
      </w:ins>
      <w:ins w:id="634" w:author="Dylan CHEN" w:date="2026-08-21T14:55:00Z" w16du:dateUtc="2026-08-21T06:55:00Z">
        <w:r w:rsidR="007B4490">
          <w:rPr>
            <w:rFonts w:hint="eastAsia"/>
          </w:rPr>
          <w:t>adequately</w:t>
        </w:r>
      </w:ins>
      <w:ins w:id="635" w:author="Dylan CHEN" w:date="2026-08-21T14:54:00Z" w16du:dateUtc="2026-08-21T06:54:00Z">
        <w:r>
          <w:t xml:space="preserve"> separate a position-based account from the other mechanisms that the reviewers note could generate the same empirical pattern.</w:t>
        </w:r>
      </w:ins>
    </w:p>
    <w:p w14:paraId="3EBD654F" w14:textId="76F8422F" w:rsidR="002A766E" w:rsidRDefault="002A766E">
      <w:pPr>
        <w:pStyle w:val="Paragraph"/>
        <w:rPr>
          <w:ins w:id="636" w:author="Dylan CHEN" w:date="2026-08-21T14:54:00Z" w16du:dateUtc="2026-08-21T06:54:00Z"/>
        </w:rPr>
        <w:pPrChange w:id="637" w:author="Dylan CHEN" w:date="2026-08-21T14:54:00Z" w16du:dateUtc="2026-08-21T06:54:00Z">
          <w:pPr>
            <w:pStyle w:val="NormalWeb"/>
          </w:pPr>
        </w:pPrChange>
      </w:pPr>
      <w:ins w:id="638" w:author="Dylan CHEN" w:date="2026-08-21T14:54:00Z" w16du:dateUtc="2026-08-21T06:54:00Z">
        <w:r>
          <w:t>For this reason, and to keep the theoretical story focused on the fast and slow processing of AI cues in a way that aligns more closely with our updated framework, we have removed the position effect from the manuscript in this revision. Importantly, the substance of the reviewers</w:t>
        </w:r>
      </w:ins>
      <w:r w:rsidR="003834AA">
        <w:t>’</w:t>
      </w:r>
      <w:ins w:id="639" w:author="Dylan CHEN" w:date="2026-08-21T14:54:00Z" w16du:dateUtc="2026-08-21T06:54:00Z">
        <w:r>
          <w:t xml:space="preserve"> concern is not lost. The consideration that R2 emphasizes, that the first position in the treatment group is occupied by an AI answer and that AI and human answers are processed differently, is now internalized in the </w:t>
        </w:r>
      </w:ins>
      <w:ins w:id="640" w:author="Dylan CHEN" w:date="2026-08-21T14:55:00Z" w16du:dateUtc="2026-08-21T06:55:00Z">
        <w:r w:rsidR="007B4490">
          <w:rPr>
            <w:rFonts w:hint="eastAsia"/>
          </w:rPr>
          <w:t xml:space="preserve">H1, which argues the effect of the </w:t>
        </w:r>
      </w:ins>
      <w:ins w:id="641" w:author="Dylan CHEN" w:date="2026-08-21T14:54:00Z" w16du:dateUtc="2026-08-21T06:54:00Z">
        <w:r>
          <w:t xml:space="preserve">AI label </w:t>
        </w:r>
      </w:ins>
      <w:ins w:id="642" w:author="Dylan CHEN" w:date="2026-08-21T14:55:00Z" w16du:dateUtc="2026-08-21T06:55:00Z">
        <w:r w:rsidR="007B4490">
          <w:rPr>
            <w:rFonts w:hint="eastAsia"/>
          </w:rPr>
          <w:t>alone</w:t>
        </w:r>
      </w:ins>
      <w:ins w:id="643" w:author="Dylan CHEN" w:date="2026-08-21T14:54:00Z" w16du:dateUtc="2026-08-21T06:54:00Z">
        <w:r>
          <w:t>. What was previously developed as a separate position mechanism is now embedded in the development of the AI label effect, whose theorizing already presumes that the AI answer is the first mover occupying the dominant first position and is therefore processed as a fast, heuristic signal. In this sense the framework has not changed in substance so much as in how it is presented, with the interaction between position and source now folded into a single, more focused mechanism rather than treated separately.</w:t>
        </w:r>
      </w:ins>
    </w:p>
    <w:p w14:paraId="02E4631E" w14:textId="77777777" w:rsidR="002A766E" w:rsidRDefault="002A766E">
      <w:pPr>
        <w:pStyle w:val="Paragraph"/>
        <w:rPr>
          <w:ins w:id="644" w:author="Dylan CHEN" w:date="2026-08-21T14:54:00Z" w16du:dateUtc="2026-08-21T06:54:00Z"/>
        </w:rPr>
        <w:pPrChange w:id="645" w:author="Dylan CHEN" w:date="2026-08-21T14:54:00Z" w16du:dateUtc="2026-08-21T06:54:00Z">
          <w:pPr>
            <w:pStyle w:val="NormalWeb"/>
          </w:pPr>
        </w:pPrChange>
      </w:pPr>
      <w:ins w:id="646" w:author="Dylan CHEN" w:date="2026-08-21T14:54:00Z" w16du:dateUtc="2026-08-21T06:54:00Z">
        <w:r>
          <w:t xml:space="preserve">We have addressed the more specific points raised by each reviewer in our replies to R1-13, R2-5, and R3-2, and we do not repeat those details here. We are grateful that these comments helped </w:t>
        </w:r>
        <w:r>
          <w:lastRenderedPageBreak/>
          <w:t>us clarify the boundary of what our focused framework now claims.</w:t>
        </w:r>
      </w:ins>
    </w:p>
    <w:p w14:paraId="1F850064" w14:textId="77777777" w:rsidR="000619E2" w:rsidRPr="00522DE1" w:rsidRDefault="000619E2" w:rsidP="00BD6E4E">
      <w:pPr>
        <w:pStyle w:val="NormalWeb"/>
      </w:pPr>
    </w:p>
    <w:p w14:paraId="6E6CF297" w14:textId="77777777" w:rsidR="00BD6E4E" w:rsidRPr="00522DE1" w:rsidRDefault="00BD6E4E" w:rsidP="00BD6E4E">
      <w:pPr>
        <w:widowControl w:val="0"/>
        <w:autoSpaceDE w:val="0"/>
        <w:autoSpaceDN w:val="0"/>
        <w:adjustRightInd w:val="0"/>
        <w:spacing w:before="120" w:after="120"/>
        <w:jc w:val="both"/>
      </w:pPr>
      <w:r w:rsidRPr="00522DE1">
        <w:t>---------------------------------------------------------------------------------------------------------------------</w:t>
      </w:r>
    </w:p>
    <w:p w14:paraId="64A38510" w14:textId="70782F8F" w:rsidR="00BD6E4E" w:rsidRPr="00522DE1" w:rsidRDefault="008C5540" w:rsidP="00BD6E4E">
      <w:pPr>
        <w:widowControl w:val="0"/>
        <w:autoSpaceDE w:val="0"/>
        <w:spacing w:before="120" w:after="120"/>
        <w:jc w:val="both"/>
        <w:outlineLvl w:val="0"/>
        <w:rPr>
          <w:rFonts w:eastAsia="SimSun"/>
          <w:b/>
          <w:bCs/>
          <w:kern w:val="2"/>
        </w:rPr>
      </w:pPr>
      <w:ins w:id="647" w:author="Dylan CHEN" w:date="2026-08-21T15:10:00Z" w16du:dateUtc="2026-08-21T07:10:00Z">
        <w:r>
          <w:rPr>
            <w:rFonts w:eastAsia="SimSun" w:hint="eastAsia"/>
            <w:b/>
            <w:bCs/>
            <w:kern w:val="2"/>
          </w:rPr>
          <w:t>#</w:t>
        </w:r>
      </w:ins>
      <w:r w:rsidR="00BD6E4E" w:rsidRPr="00522DE1">
        <w:rPr>
          <w:rFonts w:eastAsia="SimSun"/>
          <w:b/>
          <w:bCs/>
          <w:kern w:val="2"/>
        </w:rPr>
        <w:t>AE-4</w:t>
      </w:r>
      <w:r w:rsidR="000619E2" w:rsidRPr="00522DE1">
        <w:rPr>
          <w:rFonts w:eastAsia="SimSun"/>
          <w:b/>
          <w:bCs/>
          <w:kern w:val="2"/>
        </w:rPr>
        <w:t xml:space="preserve"> (source effect)</w:t>
      </w:r>
    </w:p>
    <w:p w14:paraId="4202E058" w14:textId="77777777"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(c) Source effect</w:t>
      </w:r>
    </w:p>
    <w:p w14:paraId="61714036" w14:textId="7F53D8CC"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As all three reviewers questioned and I feel very much the same way, the analysis leading to the conclusion on the </w:t>
      </w:r>
      <w:r w:rsidR="00E71BCF">
        <w:rPr>
          <w:rFonts w:eastAsia="SimSun"/>
          <w:i/>
          <w:iCs/>
          <w:kern w:val="2"/>
        </w:rPr>
        <w:t>“</w:t>
      </w:r>
      <w:r w:rsidRPr="00522DE1">
        <w:rPr>
          <w:rFonts w:eastAsia="SimSun"/>
          <w:i/>
          <w:iCs/>
          <w:kern w:val="2"/>
        </w:rPr>
        <w:t>source effect</w:t>
      </w:r>
      <w:r w:rsidR="00E71BCF">
        <w:rPr>
          <w:rFonts w:eastAsia="SimSun"/>
          <w:i/>
          <w:iCs/>
          <w:kern w:val="2"/>
        </w:rPr>
        <w:t>”</w:t>
      </w:r>
      <w:r w:rsidRPr="00522DE1">
        <w:rPr>
          <w:rFonts w:eastAsia="SimSun"/>
          <w:i/>
          <w:iCs/>
          <w:kern w:val="2"/>
        </w:rPr>
        <w:t xml:space="preserve"> of AI-generated answers appears to be the most unsound. Simply attributing </w:t>
      </w:r>
      <w:r w:rsidRPr="008C5540">
        <w:rPr>
          <w:rFonts w:eastAsia="SimSun"/>
          <w:i/>
          <w:iCs/>
          <w:kern w:val="2"/>
          <w:highlight w:val="yellow"/>
          <w:rPrChange w:id="648" w:author="Dylan CHEN" w:date="2026-08-21T15:12:00Z" w16du:dateUtc="2026-08-21T07:12:00Z">
            <w:rPr>
              <w:rFonts w:eastAsia="SimSun"/>
              <w:i/>
              <w:iCs/>
              <w:kern w:val="2"/>
            </w:rPr>
          </w:rPrChange>
        </w:rPr>
        <w:t>all the remaining effects</w:t>
      </w:r>
      <w:r w:rsidRPr="00522DE1">
        <w:rPr>
          <w:rFonts w:eastAsia="SimSun"/>
          <w:i/>
          <w:iCs/>
          <w:kern w:val="2"/>
        </w:rPr>
        <w:t xml:space="preserve"> of AI answers on the decrease of human answers other than the (questionable) content and position effects to the </w:t>
      </w:r>
      <w:r w:rsidR="00E71BCF">
        <w:rPr>
          <w:rFonts w:eastAsia="SimSun"/>
          <w:i/>
          <w:iCs/>
          <w:kern w:val="2"/>
        </w:rPr>
        <w:t>“</w:t>
      </w:r>
      <w:r w:rsidRPr="00522DE1">
        <w:rPr>
          <w:rFonts w:eastAsia="SimSun"/>
          <w:i/>
          <w:iCs/>
          <w:kern w:val="2"/>
        </w:rPr>
        <w:t>source effect</w:t>
      </w:r>
      <w:r w:rsidR="00E71BCF">
        <w:rPr>
          <w:rFonts w:eastAsia="SimSun"/>
          <w:i/>
          <w:iCs/>
          <w:kern w:val="2"/>
        </w:rPr>
        <w:t>”</w:t>
      </w:r>
      <w:r w:rsidRPr="00522DE1">
        <w:rPr>
          <w:rFonts w:eastAsia="SimSun"/>
          <w:i/>
          <w:iCs/>
          <w:kern w:val="2"/>
        </w:rPr>
        <w:t xml:space="preserve"> and interpreting it as a heightened perceived authority users give to AI answers seem too hasty and unjustified. On the very contrary, the large proportion of the unexplained residual effects (i.e., 54%) indicates there are very likely unmodeled alternative mechanism at work. See R1</w:t>
      </w:r>
      <w:r w:rsidR="003834AA">
        <w:rPr>
          <w:rFonts w:eastAsia="SimSun"/>
          <w:i/>
          <w:iCs/>
          <w:kern w:val="2"/>
        </w:rPr>
        <w:t>’</w:t>
      </w:r>
      <w:r w:rsidRPr="00522DE1">
        <w:rPr>
          <w:rFonts w:eastAsia="SimSun"/>
          <w:i/>
          <w:iCs/>
          <w:kern w:val="2"/>
        </w:rPr>
        <w:t>s last point on page 4, R2</w:t>
      </w:r>
      <w:r w:rsidR="003834AA">
        <w:rPr>
          <w:rFonts w:eastAsia="SimSun"/>
          <w:i/>
          <w:iCs/>
          <w:kern w:val="2"/>
        </w:rPr>
        <w:t>’</w:t>
      </w:r>
      <w:r w:rsidRPr="00522DE1">
        <w:rPr>
          <w:rFonts w:eastAsia="SimSun"/>
          <w:i/>
          <w:iCs/>
          <w:kern w:val="2"/>
        </w:rPr>
        <w:t>s comments on R2-20, and R3</w:t>
      </w:r>
      <w:r w:rsidR="003834AA">
        <w:rPr>
          <w:rFonts w:eastAsia="SimSun"/>
          <w:i/>
          <w:iCs/>
          <w:kern w:val="2"/>
        </w:rPr>
        <w:t>’</w:t>
      </w:r>
      <w:r w:rsidRPr="00522DE1">
        <w:rPr>
          <w:rFonts w:eastAsia="SimSun"/>
          <w:i/>
          <w:iCs/>
          <w:kern w:val="2"/>
        </w:rPr>
        <w:t>s comments in (c).</w:t>
      </w:r>
    </w:p>
    <w:p w14:paraId="70349A8A" w14:textId="3A3BB403"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It becomes more questionable when considered in connection with the above points in (a) that </w:t>
      </w:r>
      <w:r w:rsidRPr="008C5540">
        <w:rPr>
          <w:rFonts w:eastAsia="SimSun"/>
          <w:i/>
          <w:iCs/>
          <w:kern w:val="2"/>
          <w:highlight w:val="yellow"/>
          <w:rPrChange w:id="649" w:author="Dylan CHEN" w:date="2026-08-21T15:12:00Z" w16du:dateUtc="2026-08-21T07:12:00Z">
            <w:rPr>
              <w:rFonts w:eastAsia="SimSun"/>
              <w:i/>
              <w:iCs/>
              <w:kern w:val="2"/>
            </w:rPr>
          </w:rPrChange>
        </w:rPr>
        <w:t>AI answers may not necessarily have higher content quality and users may hold skepticism toward AI answers.</w:t>
      </w:r>
      <w:r w:rsidRPr="00522DE1">
        <w:rPr>
          <w:rFonts w:eastAsia="SimSun"/>
          <w:i/>
          <w:iCs/>
          <w:kern w:val="2"/>
        </w:rPr>
        <w:t xml:space="preserve"> </w:t>
      </w:r>
      <w:bookmarkStart w:id="650" w:name="OLE_LINK36"/>
      <w:r w:rsidRPr="00522DE1">
        <w:rPr>
          <w:rFonts w:eastAsia="SimSun"/>
          <w:i/>
          <w:iCs/>
          <w:kern w:val="2"/>
        </w:rPr>
        <w:t xml:space="preserve">The results in 7.1 that </w:t>
      </w:r>
      <w:r w:rsidRPr="008C5540">
        <w:rPr>
          <w:rFonts w:eastAsia="SimSun"/>
          <w:i/>
          <w:iCs/>
          <w:kern w:val="2"/>
          <w:highlight w:val="yellow"/>
          <w:rPrChange w:id="651" w:author="Dylan CHEN" w:date="2026-08-21T15:13:00Z" w16du:dateUtc="2026-08-21T07:13:00Z">
            <w:rPr>
              <w:rFonts w:eastAsia="SimSun"/>
              <w:i/>
              <w:iCs/>
              <w:kern w:val="2"/>
            </w:rPr>
          </w:rPrChange>
        </w:rPr>
        <w:t>such authority effect does not exist for high-quality human answers</w:t>
      </w:r>
      <w:r w:rsidRPr="00522DE1">
        <w:rPr>
          <w:rFonts w:eastAsia="SimSun"/>
          <w:i/>
          <w:iCs/>
          <w:kern w:val="2"/>
        </w:rPr>
        <w:t xml:space="preserve"> further adds to the doubt about whether the perceived authority of AI answers really exists or not</w:t>
      </w:r>
      <w:bookmarkEnd w:id="650"/>
      <w:r w:rsidRPr="00522DE1">
        <w:rPr>
          <w:rFonts w:eastAsia="SimSun"/>
          <w:i/>
          <w:iCs/>
          <w:kern w:val="2"/>
        </w:rPr>
        <w:t>. As R2 rightly pointed out, it is unsubstantiated to extrapolate prior findings on users</w:t>
      </w:r>
      <w:r w:rsidR="003834AA">
        <w:rPr>
          <w:rFonts w:eastAsia="SimSun"/>
          <w:i/>
          <w:iCs/>
          <w:kern w:val="2"/>
        </w:rPr>
        <w:t>’</w:t>
      </w:r>
      <w:r w:rsidRPr="00522DE1">
        <w:rPr>
          <w:rFonts w:eastAsia="SimSun"/>
          <w:i/>
          <w:iCs/>
          <w:kern w:val="2"/>
        </w:rPr>
        <w:t xml:space="preserve"> trust on </w:t>
      </w:r>
      <w:r w:rsidRPr="008C5540">
        <w:rPr>
          <w:rFonts w:eastAsia="SimSun"/>
          <w:i/>
          <w:iCs/>
          <w:kern w:val="2"/>
          <w:highlight w:val="yellow"/>
          <w:rPrChange w:id="652" w:author="Dylan CHEN" w:date="2026-08-21T15:13:00Z" w16du:dateUtc="2026-08-21T07:13:00Z">
            <w:rPr>
              <w:rFonts w:eastAsia="SimSun"/>
              <w:i/>
              <w:iCs/>
              <w:kern w:val="2"/>
            </w:rPr>
          </w:rPrChange>
        </w:rPr>
        <w:t>predictive AI</w:t>
      </w:r>
      <w:r w:rsidRPr="00522DE1">
        <w:rPr>
          <w:rFonts w:eastAsia="SimSun"/>
          <w:i/>
          <w:iCs/>
          <w:kern w:val="2"/>
        </w:rPr>
        <w:t xml:space="preserve"> to support the claim on users</w:t>
      </w:r>
      <w:r w:rsidR="003834AA">
        <w:rPr>
          <w:rFonts w:eastAsia="SimSun"/>
          <w:i/>
          <w:iCs/>
          <w:kern w:val="2"/>
        </w:rPr>
        <w:t>’</w:t>
      </w:r>
      <w:r w:rsidRPr="00522DE1">
        <w:rPr>
          <w:rFonts w:eastAsia="SimSun"/>
          <w:i/>
          <w:iCs/>
          <w:kern w:val="2"/>
        </w:rPr>
        <w:t xml:space="preserve"> trust on generative AI, because the latter may appear less reliable in nature due to issues like hallucination</w:t>
      </w:r>
      <w:r w:rsidR="00BD6E4E" w:rsidRPr="00522DE1">
        <w:rPr>
          <w:rFonts w:eastAsia="SimSun"/>
          <w:i/>
          <w:iCs/>
          <w:kern w:val="2"/>
        </w:rPr>
        <w:t>.</w:t>
      </w:r>
    </w:p>
    <w:p w14:paraId="2D199745" w14:textId="77777777" w:rsidR="00BD6E4E" w:rsidRPr="00522DE1" w:rsidRDefault="00BD6E4E" w:rsidP="00BD6E4E">
      <w:pPr>
        <w:widowControl w:val="0"/>
        <w:autoSpaceDE w:val="0"/>
        <w:autoSpaceDN w:val="0"/>
        <w:adjustRightInd w:val="0"/>
        <w:spacing w:before="120" w:after="120"/>
        <w:jc w:val="both"/>
        <w:rPr>
          <w:kern w:val="2"/>
        </w:rPr>
      </w:pPr>
      <w:r w:rsidRPr="00522DE1">
        <w:rPr>
          <w:rFonts w:eastAsia="SimSun"/>
          <w:b/>
          <w:bCs/>
          <w:i/>
          <w:iCs/>
          <w:kern w:val="2"/>
          <w:u w:val="single"/>
        </w:rPr>
        <w:t>Response</w:t>
      </w:r>
    </w:p>
    <w:p w14:paraId="55B5C274" w14:textId="77777777" w:rsidR="004116E5" w:rsidRDefault="004116E5">
      <w:pPr>
        <w:pStyle w:val="Paragraph"/>
        <w:rPr>
          <w:ins w:id="653" w:author="Dylan CHEN" w:date="2026-08-21T15:26:00Z" w16du:dateUtc="2026-08-21T07:26:00Z"/>
        </w:rPr>
        <w:pPrChange w:id="654" w:author="Dylan CHEN" w:date="2026-08-21T15:32:00Z" w16du:dateUtc="2026-08-21T07:32:00Z">
          <w:pPr>
            <w:pStyle w:val="NormalWeb"/>
          </w:pPr>
        </w:pPrChange>
      </w:pPr>
      <w:ins w:id="655" w:author="Dylan CHEN" w:date="2026-08-21T15:26:00Z" w16du:dateUtc="2026-08-21T07:26:00Z">
        <w:r>
          <w:t>We are grateful for this integrated guidance and for the opportunity to revisit the source effect carefully. We took these concerns seriously and re-examined both how we identified the effect and how we presented it. This reconsideration led us to change our approach substantially in the current version, and we describe that change first, since it underlies our responses to the individual reviewers on this issue.</w:t>
        </w:r>
      </w:ins>
    </w:p>
    <w:p w14:paraId="5D7A5CD8" w14:textId="0B0BC30B" w:rsidR="004116E5" w:rsidRDefault="004116E5">
      <w:pPr>
        <w:pStyle w:val="Paragraph"/>
        <w:rPr>
          <w:ins w:id="656" w:author="Dylan CHEN" w:date="2026-08-21T15:26:00Z" w16du:dateUtc="2026-08-21T07:26:00Z"/>
        </w:rPr>
        <w:pPrChange w:id="657" w:author="Dylan CHEN" w:date="2026-08-21T15:32:00Z" w16du:dateUtc="2026-08-21T07:32:00Z">
          <w:pPr/>
        </w:pPrChange>
      </w:pPr>
      <w:ins w:id="658" w:author="Dylan CHEN" w:date="2026-08-21T15:26:00Z" w16du:dateUtc="2026-08-21T07:26:00Z">
        <w:r>
          <w:t>In the previous version, we began from a total AI effect, accounted for a content channel and a position channel, and interpreted the remaining portion as a source effect reflecting heightened perceived authority. We no longer take this approach. In the current version, grounded in a coherent overarching framework, we claim that the effect of an AI answer depends on the AI profile, and we separate two distinct dimensions that an answerer encounters at different moments: the AI label alone, which is visible before any content is read, and the AI content, in particular its length, which becomes relevant only after the answer is examined. Both predictions are derived from theory in advance and estimated directly, rather than inferred from a residual after the fact. This is a change in how we identify and present the mechanisms, not a reversal of our earlier finding that AI presence deters human contribution on average.</w:t>
        </w:r>
      </w:ins>
    </w:p>
    <w:p w14:paraId="162C1E8D" w14:textId="36F2450B" w:rsidR="004116E5" w:rsidRDefault="004116E5">
      <w:pPr>
        <w:pStyle w:val="Paragraph"/>
        <w:rPr>
          <w:ins w:id="659" w:author="Dylan CHEN" w:date="2026-08-21T15:27:00Z" w16du:dateUtc="2026-08-21T07:27:00Z"/>
        </w:rPr>
        <w:pPrChange w:id="660" w:author="Dylan CHEN" w:date="2026-08-21T15:32:00Z" w16du:dateUtc="2026-08-21T07:32:00Z">
          <w:pPr/>
        </w:pPrChange>
      </w:pPr>
      <w:ins w:id="661" w:author="Dylan CHEN" w:date="2026-08-21T15:27:00Z" w16du:dateUtc="2026-08-21T07:27:00Z">
        <w:r w:rsidRPr="004116E5">
          <w:rPr>
            <w:rStyle w:val="Emphasis"/>
            <w:b/>
            <w:bCs/>
            <w:rPrChange w:id="662" w:author="Dylan CHEN" w:date="2026-08-21T15:27:00Z" w16du:dateUtc="2026-08-21T07:27:00Z">
              <w:rPr>
                <w:rStyle w:val="Emphasis"/>
              </w:rPr>
            </w:rPrChange>
          </w:rPr>
          <w:t>On the residual-based attribution.</w:t>
        </w:r>
        <w:r>
          <w:t xml:space="preserve"> We accept the concern in full. A residual cannot be cleanly attributed to a source-based mechanism, both because alternative channels that our controls do not capture may drive the reduction in human answers, and because any remainder may reflect </w:t>
        </w:r>
        <w:r>
          <w:lastRenderedPageBreak/>
          <w:t xml:space="preserve">measurement error or an incomplete operationalization of the other channels. We therefore no longer rest any claim on a residual. Under the revised framework, </w:t>
        </w:r>
      </w:ins>
      <w:ins w:id="663" w:author="Dylan CHEN" w:date="2026-08-21T22:40:00Z" w16du:dateUtc="2026-08-21T14:40:00Z">
        <w:r w:rsidR="00006439">
          <w:t>The effect of the AI label alone</w:t>
        </w:r>
      </w:ins>
      <w:ins w:id="664" w:author="Dylan CHEN" w:date="2026-08-21T15:27:00Z" w16du:dateUtc="2026-08-21T07:27:00Z">
        <w:r>
          <w:t xml:space="preserve"> and the AI content effect are each theorized and estimated on their own terms. We elaborate this in our detailed reply on the </w:t>
        </w:r>
      </w:ins>
      <w:ins w:id="665" w:author="Dylan CHEN" w:date="2026-08-21T15:28:00Z" w16du:dateUtc="2026-08-21T07:28:00Z">
        <w:r>
          <w:rPr>
            <w:rFonts w:hint="eastAsia"/>
          </w:rPr>
          <w:t>R</w:t>
        </w:r>
      </w:ins>
      <w:ins w:id="666" w:author="Dylan CHEN" w:date="2026-08-21T15:29:00Z" w16du:dateUtc="2026-08-21T07:29:00Z">
        <w:r>
          <w:rPr>
            <w:rFonts w:hint="eastAsia"/>
          </w:rPr>
          <w:t>3-3</w:t>
        </w:r>
      </w:ins>
      <w:ins w:id="667" w:author="Dylan CHEN" w:date="2026-08-21T15:27:00Z" w16du:dateUtc="2026-08-21T07:27:00Z">
        <w:r>
          <w:t>.</w:t>
        </w:r>
      </w:ins>
    </w:p>
    <w:p w14:paraId="13A58928" w14:textId="48468F33" w:rsidR="004116E5" w:rsidRDefault="004116E5">
      <w:pPr>
        <w:pStyle w:val="Paragraph"/>
        <w:rPr>
          <w:ins w:id="668" w:author="Dylan CHEN" w:date="2026-08-21T15:28:00Z" w16du:dateUtc="2026-08-21T07:28:00Z"/>
        </w:rPr>
        <w:pPrChange w:id="669" w:author="Dylan CHEN" w:date="2026-08-21T15:32:00Z" w16du:dateUtc="2026-08-21T07:32:00Z">
          <w:pPr/>
        </w:pPrChange>
      </w:pPr>
      <w:ins w:id="670" w:author="Dylan CHEN" w:date="2026-08-21T15:28:00Z" w16du:dateUtc="2026-08-21T07:28:00Z">
        <w:r w:rsidRPr="004116E5">
          <w:rPr>
            <w:rStyle w:val="Emphasis"/>
            <w:b/>
            <w:bCs/>
            <w:rPrChange w:id="671" w:author="Dylan CHEN" w:date="2026-08-21T15:28:00Z" w16du:dateUtc="2026-08-21T07:28:00Z">
              <w:rPr>
                <w:rStyle w:val="Emphasis"/>
              </w:rPr>
            </w:rPrChange>
          </w:rPr>
          <w:t>On users</w:t>
        </w:r>
      </w:ins>
      <w:r w:rsidR="003834AA">
        <w:rPr>
          <w:rStyle w:val="Emphasis"/>
          <w:b/>
          <w:bCs/>
        </w:rPr>
        <w:t>’</w:t>
      </w:r>
      <w:ins w:id="672" w:author="Dylan CHEN" w:date="2026-08-21T15:28:00Z" w16du:dateUtc="2026-08-21T07:28:00Z">
        <w:r w:rsidRPr="004116E5">
          <w:rPr>
            <w:rStyle w:val="Emphasis"/>
            <w:b/>
            <w:bCs/>
            <w:rPrChange w:id="673" w:author="Dylan CHEN" w:date="2026-08-21T15:28:00Z" w16du:dateUtc="2026-08-21T07:28:00Z">
              <w:rPr>
                <w:rStyle w:val="Emphasis"/>
              </w:rPr>
            </w:rPrChange>
          </w:rPr>
          <w:t xml:space="preserve"> skepticism toward AI and why we earlier viewed the source as plausible</w:t>
        </w:r>
        <w:r>
          <w:rPr>
            <w:rStyle w:val="Emphasis"/>
          </w:rPr>
          <w:t>.</w:t>
        </w:r>
        <w:r>
          <w:t xml:space="preserve"> Our earlier </w:t>
        </w:r>
        <w:r>
          <w:rPr>
            <w:rFonts w:hint="eastAsia"/>
          </w:rPr>
          <w:t xml:space="preserve">argument about the AI authority </w:t>
        </w:r>
        <w:r>
          <w:t>was framed at the level of the overall effect. In the revised analysis we no longer attribute the effect at the overall level; instead we attribute it at the level of the AI label alone. In this technical Q&amp;A domain, seeing the bare label activates a routine assessment that, through the availability heuristic (Tversky &amp; Kahneman, 1973), retrieves the prevailing domain-specific impression that AI answers are unreliable on genuine technical problems. The answerer therefore appraises the AI as a weak competitor and is drawn toward contribution rather than away from it. The skepticism and dissatisfaction expressed in the user comments are precisely the sentiment this account relies on, and we now use them as supporting evidence for this prediction. The deterrence we observe on average operates largely through the answerer</w:t>
        </w:r>
      </w:ins>
      <w:r w:rsidR="003834AA">
        <w:t>’</w:t>
      </w:r>
      <w:ins w:id="674" w:author="Dylan CHEN" w:date="2026-08-21T15:28:00Z" w16du:dateUtc="2026-08-21T07:28:00Z">
        <w:r>
          <w:t xml:space="preserve">s evaluation of the AI content and its length, not through the label alone. We develop this reasoning in our detailed reply on </w:t>
        </w:r>
      </w:ins>
      <w:ins w:id="675" w:author="Dylan CHEN" w:date="2026-08-21T15:29:00Z" w16du:dateUtc="2026-08-21T07:29:00Z">
        <w:r>
          <w:rPr>
            <w:rFonts w:hint="eastAsia"/>
          </w:rPr>
          <w:t>the R1-6</w:t>
        </w:r>
      </w:ins>
      <w:ins w:id="676" w:author="Dylan CHEN" w:date="2026-08-21T15:28:00Z" w16du:dateUtc="2026-08-21T07:28:00Z">
        <w:r>
          <w:t>.</w:t>
        </w:r>
      </w:ins>
    </w:p>
    <w:p w14:paraId="420A9988" w14:textId="01E6EF98" w:rsidR="004116E5" w:rsidRDefault="004116E5">
      <w:pPr>
        <w:pStyle w:val="Paragraph"/>
        <w:rPr>
          <w:ins w:id="677" w:author="Dylan CHEN" w:date="2026-08-21T15:30:00Z" w16du:dateUtc="2026-08-21T07:30:00Z"/>
        </w:rPr>
        <w:pPrChange w:id="678" w:author="Dylan CHEN" w:date="2026-08-21T15:32:00Z" w16du:dateUtc="2026-08-21T07:32:00Z">
          <w:pPr/>
        </w:pPrChange>
      </w:pPr>
      <w:ins w:id="679" w:author="Dylan CHEN" w:date="2026-08-21T15:30:00Z" w16du:dateUtc="2026-08-21T07:30:00Z">
        <w:r w:rsidRPr="004116E5">
          <w:rPr>
            <w:rStyle w:val="Emphasis"/>
            <w:b/>
            <w:bCs/>
            <w:rPrChange w:id="680" w:author="Dylan CHEN" w:date="2026-08-21T15:30:00Z" w16du:dateUtc="2026-08-21T07:30:00Z">
              <w:rPr>
                <w:rStyle w:val="Emphasis"/>
              </w:rPr>
            </w:rPrChange>
          </w:rPr>
          <w:t>On the extrapolation from predictive AI.</w:t>
        </w:r>
        <w:r>
          <w:t xml:space="preserve"> We accept this as well and have removed the analogy to predictive AI. Findings on authority and credibility in forecasting contexts cannot be transported directly to generative AI, which can fabricate and hallucinate and which users may appraise very differently. The effect of the bare AI label is now explained without any appeal to that literature: it follows from the answerer</w:t>
        </w:r>
      </w:ins>
      <w:r w:rsidR="003834AA">
        <w:t>’</w:t>
      </w:r>
      <w:ins w:id="681" w:author="Dylan CHEN" w:date="2026-08-21T15:30:00Z" w16du:dateUtc="2026-08-21T07:30:00Z">
        <w:r>
          <w:t xml:space="preserve">s domain-specific doubt about the reliability of AI-generated content on the technical problem at hand, which is fully consistent with the fact that generative AI can hallucinate. We set this out in our detailed reply on </w:t>
        </w:r>
        <w:r>
          <w:rPr>
            <w:rFonts w:hint="eastAsia"/>
          </w:rPr>
          <w:t>r2-4</w:t>
        </w:r>
        <w:r>
          <w:t>.</w:t>
        </w:r>
      </w:ins>
    </w:p>
    <w:p w14:paraId="741E4041" w14:textId="02F1BB59" w:rsidR="004116E5" w:rsidRDefault="004116E5">
      <w:pPr>
        <w:pStyle w:val="Paragraph"/>
        <w:rPr>
          <w:ins w:id="682" w:author="Dylan CHEN" w:date="2026-08-21T15:30:00Z" w16du:dateUtc="2026-08-21T07:30:00Z"/>
        </w:rPr>
        <w:pPrChange w:id="683" w:author="Dylan CHEN" w:date="2026-08-21T15:32:00Z" w16du:dateUtc="2026-08-21T07:32:00Z">
          <w:pPr/>
        </w:pPrChange>
      </w:pPr>
      <w:ins w:id="684" w:author="Dylan CHEN" w:date="2026-08-21T15:30:00Z" w16du:dateUtc="2026-08-21T07:30:00Z">
        <w:r w:rsidRPr="004116E5">
          <w:rPr>
            <w:rStyle w:val="Emphasis"/>
            <w:b/>
            <w:bCs/>
            <w:rPrChange w:id="685" w:author="Dylan CHEN" w:date="2026-08-21T15:30:00Z" w16du:dateUtc="2026-08-21T07:30:00Z">
              <w:rPr>
                <w:rStyle w:val="Emphasis"/>
              </w:rPr>
            </w:rPrChange>
          </w:rPr>
          <w:t>On whether the perceived authority of AI answers exists, given that no such effect appears for high-quality human answers.</w:t>
        </w:r>
        <w:r>
          <w:t xml:space="preserve"> We appreciate this observation and have looked into it carefully. On reflection, the authority attached to an AI answer and the authority attached to a human expert may be different in kind, since the former is machine-related and AI-specific rather than a straightforward analogue of human expertise, so the absence of an authority effect for high-quality human answers does not by itself settle whether an AI-specific effect exists. To keep the theoretical framework close to the results and to present the more convincing evidence</w:t>
        </w:r>
      </w:ins>
      <w:ins w:id="686" w:author="Dylan CHEN" w:date="2026-08-21T15:31:00Z" w16du:dateUtc="2026-08-21T07:31:00Z">
        <w:r>
          <w:rPr>
            <w:rFonts w:hint="eastAsia"/>
          </w:rPr>
          <w:t xml:space="preserve"> that are more tightly linked to the theoretical framework</w:t>
        </w:r>
      </w:ins>
      <w:ins w:id="687" w:author="Dylan CHEN" w:date="2026-08-21T15:30:00Z" w16du:dateUtc="2026-08-21T07:30:00Z">
        <w:r>
          <w:t>, we have removed this part of the analysis from the current version and no longer build any claim on the perceived authority of AI answers.</w:t>
        </w:r>
      </w:ins>
    </w:p>
    <w:p w14:paraId="36B04BCD" w14:textId="52E07818" w:rsidR="00DC3066" w:rsidRDefault="004116E5">
      <w:pPr>
        <w:pStyle w:val="Paragraph"/>
        <w:rPr>
          <w:ins w:id="688" w:author="Dylan CHEN" w:date="2026-08-21T23:06:00Z" w16du:dateUtc="2026-08-21T15:06:00Z"/>
        </w:rPr>
      </w:pPr>
      <w:ins w:id="689" w:author="Dylan CHEN" w:date="2026-08-21T15:32:00Z" w16du:dateUtc="2026-08-21T07:32:00Z">
        <w:r>
          <w:t>We hope you find this way of organizing the theory and evidence, under a single coherent framework, clearer and more satisfactory.</w:t>
        </w:r>
      </w:ins>
    </w:p>
    <w:p w14:paraId="7C6B988A" w14:textId="77777777" w:rsidR="00BE7589" w:rsidRDefault="00BE7589">
      <w:pPr>
        <w:pStyle w:val="Paragraph"/>
        <w:rPr>
          <w:ins w:id="690" w:author="Dylan CHEN" w:date="2026-08-21T23:06:00Z" w16du:dateUtc="2026-08-21T15:06:00Z"/>
        </w:rPr>
      </w:pPr>
    </w:p>
    <w:p w14:paraId="5033F8B9" w14:textId="43A57830" w:rsidR="00BE7589" w:rsidRPr="00BE7589" w:rsidRDefault="00BE7589" w:rsidP="00BE7589">
      <w:pPr>
        <w:pStyle w:val="NormalWeb"/>
        <w:rPr>
          <w:ins w:id="691" w:author="Dylan CHEN" w:date="2026-08-21T23:06:00Z" w16du:dateUtc="2026-08-21T15:06:00Z"/>
          <w:rFonts w:hint="eastAsia"/>
          <w:b/>
          <w:bCs/>
          <w:color w:val="000000"/>
          <w:rPrChange w:id="692" w:author="Dylan CHEN" w:date="2026-08-21T23:06:00Z" w16du:dateUtc="2026-08-21T15:06:00Z">
            <w:rPr>
              <w:ins w:id="693" w:author="Dylan CHEN" w:date="2026-08-21T23:06:00Z" w16du:dateUtc="2026-08-21T15:06:00Z"/>
              <w:color w:val="000000"/>
            </w:rPr>
          </w:rPrChange>
        </w:rPr>
      </w:pPr>
      <w:ins w:id="694" w:author="Dylan CHEN" w:date="2026-08-21T23:06:00Z" w16du:dateUtc="2026-08-21T15:06:00Z">
        <w:r w:rsidRPr="00BE7589">
          <w:rPr>
            <w:b/>
            <w:bCs/>
            <w:color w:val="000000"/>
            <w:rPrChange w:id="695" w:author="Dylan CHEN" w:date="2026-08-21T23:06:00Z" w16du:dateUtc="2026-08-21T15:06:00Z">
              <w:rPr>
                <w:color w:val="000000"/>
              </w:rPr>
            </w:rPrChange>
          </w:rPr>
          <w:t>Reference</w:t>
        </w:r>
      </w:ins>
    </w:p>
    <w:p w14:paraId="7FC4ED00" w14:textId="436A4C37" w:rsidR="00BE7589" w:rsidRPr="00BE7589" w:rsidRDefault="00BE7589" w:rsidP="00BE7589">
      <w:pPr>
        <w:pStyle w:val="NormalWeb"/>
        <w:rPr>
          <w:rFonts w:hint="eastAsia"/>
          <w:color w:val="000000"/>
          <w:rPrChange w:id="696" w:author="Dylan CHEN" w:date="2026-08-21T23:06:00Z" w16du:dateUtc="2026-08-21T15:06:00Z">
            <w:rPr>
              <w:rFonts w:hint="eastAsia"/>
            </w:rPr>
          </w:rPrChange>
        </w:rPr>
        <w:pPrChange w:id="697" w:author="Dylan CHEN" w:date="2026-08-21T23:06:00Z" w16du:dateUtc="2026-08-21T15:06:00Z">
          <w:pPr>
            <w:pStyle w:val="NormalWeb"/>
            <w:spacing w:before="0" w:beforeAutospacing="0" w:after="0" w:afterAutospacing="0"/>
            <w:ind w:left="720" w:hanging="720"/>
          </w:pPr>
        </w:pPrChange>
      </w:pPr>
      <w:ins w:id="698" w:author="Dylan CHEN" w:date="2026-08-21T23:06:00Z" w16du:dateUtc="2026-08-21T15:06:00Z">
        <w:r>
          <w:rPr>
            <w:color w:val="000000"/>
          </w:rPr>
          <w:t>Tversky, A., &amp; Kahneman, D. (1973). Availability: A heuristic for judging frequency and probability. Cognitive Psychology, 5(2), 207–232.</w:t>
        </w:r>
      </w:ins>
    </w:p>
    <w:p w14:paraId="42230925" w14:textId="77777777" w:rsidR="00BD6E4E" w:rsidRPr="00522DE1" w:rsidRDefault="00BD6E4E" w:rsidP="00BD6E4E">
      <w:pPr>
        <w:widowControl w:val="0"/>
        <w:autoSpaceDE w:val="0"/>
        <w:autoSpaceDN w:val="0"/>
        <w:adjustRightInd w:val="0"/>
        <w:spacing w:before="120" w:after="120"/>
        <w:jc w:val="both"/>
      </w:pPr>
      <w:r w:rsidRPr="00522DE1">
        <w:t>---------------------------------------------------------------------------------------------------------------------</w:t>
      </w:r>
    </w:p>
    <w:p w14:paraId="55229E5E" w14:textId="0A6F833B" w:rsidR="00BD6E4E" w:rsidRPr="00522DE1" w:rsidRDefault="002C4C28" w:rsidP="00BD6E4E">
      <w:pPr>
        <w:widowControl w:val="0"/>
        <w:autoSpaceDE w:val="0"/>
        <w:spacing w:before="120" w:after="120"/>
        <w:jc w:val="both"/>
        <w:outlineLvl w:val="0"/>
        <w:rPr>
          <w:rFonts w:eastAsia="SimSun"/>
          <w:b/>
          <w:bCs/>
          <w:kern w:val="2"/>
        </w:rPr>
      </w:pPr>
      <w:bookmarkStart w:id="699" w:name="OLE_LINK37"/>
      <w:ins w:id="700" w:author="Dylan CHEN" w:date="2026-08-21T16:03:00Z" w16du:dateUtc="2026-08-21T08:03:00Z">
        <w:r>
          <w:rPr>
            <w:rFonts w:eastAsia="SimSun" w:hint="eastAsia"/>
            <w:b/>
            <w:bCs/>
            <w:kern w:val="2"/>
          </w:rPr>
          <w:t>#</w:t>
        </w:r>
      </w:ins>
      <w:r w:rsidR="00BD6E4E" w:rsidRPr="00522DE1">
        <w:rPr>
          <w:rFonts w:eastAsia="SimSun"/>
          <w:b/>
          <w:bCs/>
          <w:kern w:val="2"/>
        </w:rPr>
        <w:t>AE-5</w:t>
      </w:r>
      <w:r w:rsidR="000619E2" w:rsidRPr="00522DE1">
        <w:rPr>
          <w:rFonts w:eastAsia="SimSun"/>
          <w:b/>
          <w:bCs/>
          <w:kern w:val="2"/>
        </w:rPr>
        <w:t xml:space="preserve"> (viewer recognition mechanism)</w:t>
      </w:r>
    </w:p>
    <w:p w14:paraId="3C368D1F" w14:textId="3E09D45D" w:rsidR="000619E2"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lastRenderedPageBreak/>
        <w:t>2. Mechanism driving reduction in viewer recognition</w:t>
      </w:r>
    </w:p>
    <w:p w14:paraId="2C225264" w14:textId="4773234B" w:rsidR="00BD6E4E" w:rsidRPr="00522DE1" w:rsidRDefault="000619E2" w:rsidP="000619E2">
      <w:pPr>
        <w:widowControl w:val="0"/>
        <w:autoSpaceDE w:val="0"/>
        <w:autoSpaceDN w:val="0"/>
        <w:adjustRightInd w:val="0"/>
        <w:spacing w:before="120" w:after="120"/>
        <w:ind w:leftChars="200" w:left="480"/>
        <w:rPr>
          <w:rFonts w:eastAsia="SimSun"/>
          <w:i/>
          <w:iCs/>
          <w:kern w:val="2"/>
        </w:rPr>
      </w:pPr>
      <w:r w:rsidRPr="00522DE1">
        <w:rPr>
          <w:rFonts w:eastAsia="SimSun"/>
          <w:i/>
          <w:iCs/>
          <w:kern w:val="2"/>
        </w:rPr>
        <w:t>Reviewers are also unsold on the mechanism analysis leading to the reduction in viewer recognition. Both R2 (point 6 on the last page) and R3 (point d) questioned the attention diversion mechanism. R3 (point e) questioned the quality degradation mechanism. Both R1 (page 3) and R3 (point f) questioned the elevated expectation mechanism. As R1 pointed out, elevated expectation would make sense only if AI-generated answers are indeed of higher quality and regarded more trustworthy by users, which is an unsubstantiated assumption by itself and loops back to the discussion in (a) and (c) above</w:t>
      </w:r>
      <w:r w:rsidR="00BD6E4E" w:rsidRPr="00522DE1">
        <w:rPr>
          <w:rFonts w:eastAsia="SimSun"/>
          <w:i/>
          <w:iCs/>
          <w:kern w:val="2"/>
        </w:rPr>
        <w:t>.</w:t>
      </w:r>
    </w:p>
    <w:bookmarkEnd w:id="699"/>
    <w:p w14:paraId="3BBFA2CA"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606C1D4" w14:textId="0A360878" w:rsidR="002C4C28" w:rsidRDefault="002C4C28" w:rsidP="002C4C28">
      <w:pPr>
        <w:pStyle w:val="NormalWeb"/>
        <w:rPr>
          <w:ins w:id="701" w:author="Dylan CHEN" w:date="2026-08-21T16:01:00Z" w16du:dateUtc="2026-08-21T08:01:00Z"/>
          <w:color w:val="000000"/>
        </w:rPr>
      </w:pPr>
      <w:ins w:id="702" w:author="Dylan CHEN" w:date="2026-08-21T16:01:00Z" w16du:dateUtc="2026-08-21T08:01:00Z">
        <w:r>
          <w:rPr>
            <w:color w:val="000000"/>
          </w:rPr>
          <w:t>We thank the AE for consolidating the reviewers</w:t>
        </w:r>
      </w:ins>
      <w:r w:rsidR="003834AA">
        <w:rPr>
          <w:color w:val="000000"/>
        </w:rPr>
        <w:t>’</w:t>
      </w:r>
      <w:ins w:id="703" w:author="Dylan CHEN" w:date="2026-08-21T16:01:00Z" w16du:dateUtc="2026-08-21T08:01:00Z">
        <w:r>
          <w:rPr>
            <w:color w:val="000000"/>
          </w:rPr>
          <w:t xml:space="preserve"> concerns on the mechanisms underlying the reduction in viewer recognition. We carefully investigated each of these concerns across the three mechanisms, and we summarize our examination below, with detailed responses provided under the corresponding reviewer comments.</w:t>
        </w:r>
      </w:ins>
    </w:p>
    <w:p w14:paraId="6C46999C" w14:textId="1ED6EE5A" w:rsidR="002C4C28" w:rsidRDefault="002C4C28" w:rsidP="002C4C28">
      <w:pPr>
        <w:pStyle w:val="NormalWeb"/>
        <w:rPr>
          <w:ins w:id="704" w:author="Dylan CHEN" w:date="2026-08-21T16:01:00Z" w16du:dateUtc="2026-08-21T08:01:00Z"/>
          <w:color w:val="000000"/>
        </w:rPr>
      </w:pPr>
      <w:ins w:id="705" w:author="Dylan CHEN" w:date="2026-08-21T16:01:00Z" w16du:dateUtc="2026-08-21T08:01:00Z">
        <w:r>
          <w:rPr>
            <w:rStyle w:val="Strong"/>
            <w:color w:val="000000"/>
          </w:rPr>
          <w:t>On the attention diversion mechanism (R2 point 6; R3 point d), the reviewers noted that the null result on commenting activity does not necessarily rule out attention diversion, and that the coefficient magnitude for comments appears similar to that for net likes.</w:t>
        </w:r>
        <w:r>
          <w:rPr>
            <w:color w:val="000000"/>
          </w:rPr>
          <w:t xml:space="preserve"> Following this, we clarify that likes and comments share a necessary precondition, namely that the viewer must read and attend to the human answer, so if attention were diverted then commenting should decline as well, which we do not observe; we also note that the two outcomes are on different scales (net likes are not logged while comments are logged) and capture different things (recognition versus attention-driven activity), so a similar coefficient magnitude does not indicate a similar effect. Taken together, the pattern is more consistent with a reduction in recognition than with a diversion of attention, and the full logic is provided in our responses to </w:t>
        </w:r>
      </w:ins>
      <w:ins w:id="706" w:author="Dylan CHEN" w:date="2026-08-21T16:02:00Z" w16du:dateUtc="2026-08-21T08:02:00Z">
        <w:r>
          <w:rPr>
            <w:rFonts w:hint="eastAsia"/>
            <w:color w:val="000000"/>
          </w:rPr>
          <w:t>R2-26 and R3-4</w:t>
        </w:r>
      </w:ins>
      <w:ins w:id="707" w:author="Dylan CHEN" w:date="2026-08-21T16:01:00Z" w16du:dateUtc="2026-08-21T08:01:00Z">
        <w:r>
          <w:rPr>
            <w:color w:val="000000"/>
          </w:rPr>
          <w:t>.</w:t>
        </w:r>
      </w:ins>
    </w:p>
    <w:p w14:paraId="6B7FED54" w14:textId="64DC4FB1" w:rsidR="002C4C28" w:rsidRDefault="002C4C28" w:rsidP="002C4C28">
      <w:pPr>
        <w:pStyle w:val="NormalWeb"/>
        <w:rPr>
          <w:ins w:id="708" w:author="Dylan CHEN" w:date="2026-08-21T16:01:00Z" w16du:dateUtc="2026-08-21T08:01:00Z"/>
          <w:color w:val="000000"/>
        </w:rPr>
      </w:pPr>
      <w:ins w:id="709" w:author="Dylan CHEN" w:date="2026-08-21T16:01:00Z" w16du:dateUtc="2026-08-21T08:01:00Z">
        <w:r>
          <w:rPr>
            <w:rStyle w:val="Strong"/>
            <w:color w:val="000000"/>
          </w:rPr>
          <w:t>On the quality degradation mechanism (R3 point e), the reviewer noted that similar expertise among answerers does not rule out the possibility that the same users exert less effort when an AI answer is present, which could lower human answer quality.</w:t>
        </w:r>
        <w:r>
          <w:rPr>
            <w:color w:val="000000"/>
          </w:rPr>
          <w:t xml:space="preserve"> We examined both pathways through which quality degradation could operate, a compositional shift toward lower-expertise users and reduced effort by the same users, and we find no evidence of a compositional shift (expertise, measured by prior accepted answers within the question</w:t>
        </w:r>
      </w:ins>
      <w:r w:rsidR="003834AA">
        <w:rPr>
          <w:color w:val="000000"/>
        </w:rPr>
        <w:t>’</w:t>
      </w:r>
      <w:ins w:id="710" w:author="Dylan CHEN" w:date="2026-08-21T16:01:00Z" w16du:dateUtc="2026-08-21T08:01:00Z">
        <w:r>
          <w:rPr>
            <w:color w:val="000000"/>
          </w:rPr>
          <w:t>s tag area, does not decline) and no evidence of reduced answer quality (LLM quality ratings show no association, and answer length is if anything slightly higher). Since quality is determined by effort conditional on an unchanged composition of answerers, the absence of a quality decline suggests effort is likely not reduced, though we acknowledge this is indirect evidence as we do not have a direct measure of effort, as detailed in our response to R3</w:t>
        </w:r>
      </w:ins>
      <w:ins w:id="711" w:author="Dylan CHEN" w:date="2026-08-21T16:02:00Z" w16du:dateUtc="2026-08-21T08:02:00Z">
        <w:r>
          <w:rPr>
            <w:rFonts w:hint="eastAsia"/>
            <w:color w:val="000000"/>
          </w:rPr>
          <w:t>-5</w:t>
        </w:r>
      </w:ins>
      <w:ins w:id="712" w:author="Dylan CHEN" w:date="2026-08-21T16:01:00Z" w16du:dateUtc="2026-08-21T08:01:00Z">
        <w:r>
          <w:rPr>
            <w:color w:val="000000"/>
          </w:rPr>
          <w:t>.</w:t>
        </w:r>
      </w:ins>
    </w:p>
    <w:p w14:paraId="25C0B2DE" w14:textId="197CD749" w:rsidR="002C4C28" w:rsidRDefault="002C4C28" w:rsidP="002C4C28">
      <w:pPr>
        <w:pStyle w:val="NormalWeb"/>
        <w:rPr>
          <w:ins w:id="713" w:author="Dylan CHEN" w:date="2026-08-21T16:01:00Z" w16du:dateUtc="2026-08-21T08:01:00Z"/>
          <w:color w:val="000000"/>
        </w:rPr>
      </w:pPr>
      <w:ins w:id="714" w:author="Dylan CHEN" w:date="2026-08-21T16:01:00Z" w16du:dateUtc="2026-08-21T08:01:00Z">
        <w:r>
          <w:rPr>
            <w:rStyle w:val="Strong"/>
            <w:color w:val="000000"/>
          </w:rPr>
          <w:t>On the elevated expectations mechanism (R1 page 3; R3 point f), R1 noted that the mechanism relies on users perceiving AI answers as superior and norm-setting, which requires clearer justification, and R3 suggested using AI answer quality as a moderator.</w:t>
        </w:r>
        <w:r>
          <w:rPr>
            <w:color w:val="000000"/>
          </w:rPr>
          <w:t xml:space="preserve"> In our current view this assumption is captured in H2 of our updated framework, where potential answerers are deterred by the perceived high coverage of the AI answer inferred from its length through attribute substitution (Kahneman 2011; Kahneman &amp; Frederick 2002), developed from the reviewer</w:t>
        </w:r>
      </w:ins>
      <w:r w:rsidR="003834AA">
        <w:rPr>
          <w:color w:val="000000"/>
        </w:rPr>
        <w:t>’</w:t>
      </w:r>
      <w:ins w:id="715" w:author="Dylan CHEN" w:date="2026-08-21T16:01:00Z" w16du:dateUtc="2026-08-21T08:01:00Z">
        <w:r>
          <w:rPr>
            <w:color w:val="000000"/>
          </w:rPr>
          <w:t xml:space="preserve">s idea of AI answers as superior; because control-group questions never receive an </w:t>
        </w:r>
        <w:r>
          <w:rPr>
            <w:color w:val="000000"/>
          </w:rPr>
          <w:lastRenderedPageBreak/>
          <w:t>AI answer, a direct AI-quality moderator is not feasible, so we instead use the quality of the first answer as a continuous moderator, and the interaction is negative and significant (β₁ = −0.037, p &lt; 0.05), consistent with elevated evaluative standards, as detailed in our responses to R1</w:t>
        </w:r>
      </w:ins>
      <w:ins w:id="716" w:author="Dylan CHEN" w:date="2026-08-21T16:02:00Z" w16du:dateUtc="2026-08-21T08:02:00Z">
        <w:r>
          <w:rPr>
            <w:rFonts w:hint="eastAsia"/>
            <w:color w:val="000000"/>
          </w:rPr>
          <w:t>-9 and R3-6</w:t>
        </w:r>
      </w:ins>
      <w:ins w:id="717" w:author="Dylan CHEN" w:date="2026-08-21T16:01:00Z" w16du:dateUtc="2026-08-21T08:01:00Z">
        <w:r>
          <w:rPr>
            <w:color w:val="000000"/>
          </w:rPr>
          <w:t>.</w:t>
        </w:r>
      </w:ins>
    </w:p>
    <w:p w14:paraId="4F6BD195" w14:textId="0F476572" w:rsidR="002C4C28" w:rsidRDefault="002C4C28" w:rsidP="00BD6E4E">
      <w:pPr>
        <w:pStyle w:val="NormalWeb"/>
        <w:rPr>
          <w:ins w:id="718" w:author="Dylan CHEN" w:date="2026-08-21T23:06:00Z" w16du:dateUtc="2026-08-21T15:06:00Z"/>
          <w:color w:val="000000"/>
        </w:rPr>
      </w:pPr>
      <w:ins w:id="719" w:author="Dylan CHEN" w:date="2026-08-21T16:03:00Z" w16du:dateUtc="2026-08-21T08:03:00Z">
        <w:r w:rsidRPr="002C4C28">
          <w:rPr>
            <w:color w:val="000000"/>
          </w:rPr>
          <w:t>As stated in our opening remark, to make the paper more focused and to ensure the results align more strongly with our updated theoretical framework, we removed all netlike-related results in the manuscript. But we retain the underlying logic here in response to the reviewer</w:t>
        </w:r>
      </w:ins>
      <w:r w:rsidR="003834AA">
        <w:rPr>
          <w:color w:val="000000"/>
        </w:rPr>
        <w:t>’</w:t>
      </w:r>
      <w:ins w:id="720" w:author="Dylan CHEN" w:date="2026-08-21T16:03:00Z" w16du:dateUtc="2026-08-21T08:03:00Z">
        <w:r w:rsidRPr="002C4C28">
          <w:rPr>
            <w:color w:val="000000"/>
          </w:rPr>
          <w:t>s concern.</w:t>
        </w:r>
      </w:ins>
    </w:p>
    <w:p w14:paraId="7A60509D" w14:textId="77777777" w:rsidR="00BE7589" w:rsidRDefault="00BE7589" w:rsidP="00BD6E4E">
      <w:pPr>
        <w:pStyle w:val="NormalWeb"/>
        <w:rPr>
          <w:ins w:id="721" w:author="Dylan CHEN" w:date="2026-08-21T23:06:00Z" w16du:dateUtc="2026-08-21T15:06:00Z"/>
          <w:color w:val="000000"/>
        </w:rPr>
      </w:pPr>
    </w:p>
    <w:p w14:paraId="53D524CE" w14:textId="77777777" w:rsidR="00BE7589" w:rsidRPr="00BE7589" w:rsidRDefault="00BE7589" w:rsidP="00BE7589">
      <w:pPr>
        <w:pStyle w:val="NormalWeb"/>
        <w:rPr>
          <w:ins w:id="722" w:author="Dylan CHEN" w:date="2026-08-21T23:06:00Z" w16du:dateUtc="2026-08-21T15:06:00Z"/>
          <w:b/>
          <w:bCs/>
          <w:color w:val="000000"/>
          <w:rPrChange w:id="723" w:author="Dylan CHEN" w:date="2026-08-21T23:06:00Z" w16du:dateUtc="2026-08-21T15:06:00Z">
            <w:rPr>
              <w:ins w:id="724" w:author="Dylan CHEN" w:date="2026-08-21T23:06:00Z" w16du:dateUtc="2026-08-21T15:06:00Z"/>
              <w:color w:val="000000"/>
            </w:rPr>
          </w:rPrChange>
        </w:rPr>
      </w:pPr>
      <w:ins w:id="725" w:author="Dylan CHEN" w:date="2026-08-21T23:06:00Z" w16du:dateUtc="2026-08-21T15:06:00Z">
        <w:r w:rsidRPr="00BE7589">
          <w:rPr>
            <w:b/>
            <w:bCs/>
            <w:color w:val="000000"/>
            <w:rPrChange w:id="726" w:author="Dylan CHEN" w:date="2026-08-21T23:06:00Z" w16du:dateUtc="2026-08-21T15:06:00Z">
              <w:rPr>
                <w:color w:val="000000"/>
              </w:rPr>
            </w:rPrChange>
          </w:rPr>
          <w:t>References</w:t>
        </w:r>
      </w:ins>
    </w:p>
    <w:p w14:paraId="32F1D37F" w14:textId="77777777" w:rsidR="00BE7589" w:rsidRDefault="00BE7589" w:rsidP="00BE7589">
      <w:pPr>
        <w:pStyle w:val="NormalWeb"/>
        <w:rPr>
          <w:ins w:id="727" w:author="Dylan CHEN" w:date="2026-08-21T23:06:00Z" w16du:dateUtc="2026-08-21T15:06:00Z"/>
          <w:color w:val="000000"/>
        </w:rPr>
      </w:pPr>
      <w:ins w:id="728" w:author="Dylan CHEN" w:date="2026-08-21T23:06:00Z" w16du:dateUtc="2026-08-21T15:06:00Z">
        <w:r>
          <w:rPr>
            <w:color w:val="000000"/>
          </w:rPr>
          <w:t>Kahneman, D. (2011). Thinking, fast and slow. Farrar, Straus and Giroux.</w:t>
        </w:r>
      </w:ins>
    </w:p>
    <w:p w14:paraId="44BD6934" w14:textId="722D4109" w:rsidR="00BE7589" w:rsidRPr="00BE7589" w:rsidRDefault="00BE7589" w:rsidP="00BD6E4E">
      <w:pPr>
        <w:pStyle w:val="NormalWeb"/>
        <w:rPr>
          <w:ins w:id="729" w:author="Dylan CHEN" w:date="2026-08-21T15:48:00Z" w16du:dateUtc="2026-08-21T07:48:00Z"/>
          <w:rFonts w:hint="eastAsia"/>
          <w:color w:val="000000"/>
          <w:rPrChange w:id="730" w:author="Dylan CHEN" w:date="2026-08-21T23:06:00Z" w16du:dateUtc="2026-08-21T15:06:00Z">
            <w:rPr>
              <w:ins w:id="731" w:author="Dylan CHEN" w:date="2026-08-21T15:48:00Z" w16du:dateUtc="2026-08-21T07:48:00Z"/>
              <w:rFonts w:hint="eastAsia"/>
            </w:rPr>
          </w:rPrChange>
        </w:rPr>
      </w:pPr>
      <w:ins w:id="732" w:author="Dylan CHEN" w:date="2026-08-21T23:06:00Z" w16du:dateUtc="2026-08-21T15:06:00Z">
        <w:r>
          <w:rPr>
            <w:color w:val="000000"/>
          </w:rPr>
          <w:t>Kahneman, D., &amp; Frederick, S. (2002). Representativeness revisited: Attribute substitution in intuitive judgment. In T. Gilovich, D. Griffin, &amp; D. Kahneman (Eds.), Heuristics and biases: The psychology of intuitive judgment (pp. 49–81). Cambridge University Press.</w:t>
        </w:r>
      </w:ins>
    </w:p>
    <w:p w14:paraId="5F0AA056" w14:textId="3C7DE206" w:rsidR="00B52A86" w:rsidRPr="00522DE1" w:rsidDel="00B52A86" w:rsidRDefault="00B52A86" w:rsidP="00B52A86">
      <w:pPr>
        <w:pStyle w:val="NormalWeb"/>
        <w:rPr>
          <w:del w:id="733" w:author="Dylan CHEN" w:date="2026-08-21T15:48:00Z" w16du:dateUtc="2026-08-21T07:48:00Z"/>
        </w:rPr>
      </w:pPr>
    </w:p>
    <w:p w14:paraId="1EBA3A3F" w14:textId="77777777" w:rsidR="00BD6E4E" w:rsidRPr="00522DE1" w:rsidRDefault="00BD6E4E" w:rsidP="00BD6E4E">
      <w:pPr>
        <w:widowControl w:val="0"/>
        <w:autoSpaceDE w:val="0"/>
        <w:autoSpaceDN w:val="0"/>
        <w:adjustRightInd w:val="0"/>
        <w:spacing w:before="120" w:after="120"/>
        <w:jc w:val="both"/>
      </w:pPr>
      <w:r w:rsidRPr="00522DE1">
        <w:t>---------------------------------------------------------------------------------------------------------------------</w:t>
      </w:r>
    </w:p>
    <w:p w14:paraId="69593264" w14:textId="3696B48D" w:rsidR="00BD6E4E" w:rsidRPr="00522DE1" w:rsidRDefault="00405D52" w:rsidP="00BD6E4E">
      <w:pPr>
        <w:widowControl w:val="0"/>
        <w:autoSpaceDE w:val="0"/>
        <w:spacing w:before="120" w:after="120"/>
        <w:jc w:val="both"/>
        <w:outlineLvl w:val="0"/>
        <w:rPr>
          <w:rFonts w:eastAsia="SimSun"/>
          <w:b/>
          <w:bCs/>
          <w:kern w:val="2"/>
        </w:rPr>
      </w:pPr>
      <w:bookmarkStart w:id="734" w:name="OLE_LINK38"/>
      <w:ins w:id="735" w:author="Dylan CHEN" w:date="2026-08-21T16:11:00Z" w16du:dateUtc="2026-08-21T08:11:00Z">
        <w:r>
          <w:rPr>
            <w:rFonts w:eastAsia="SimSun" w:hint="eastAsia"/>
            <w:b/>
            <w:bCs/>
            <w:kern w:val="2"/>
          </w:rPr>
          <w:t>#</w:t>
        </w:r>
      </w:ins>
      <w:r w:rsidR="00BD6E4E" w:rsidRPr="00522DE1">
        <w:rPr>
          <w:rFonts w:eastAsia="SimSun"/>
          <w:b/>
          <w:bCs/>
          <w:kern w:val="2"/>
        </w:rPr>
        <w:t>AE-6</w:t>
      </w:r>
      <w:r w:rsidR="000619E2" w:rsidRPr="00522DE1">
        <w:rPr>
          <w:rFonts w:eastAsia="SimSun"/>
          <w:b/>
          <w:bCs/>
          <w:kern w:val="2"/>
        </w:rPr>
        <w:t xml:space="preserve"> (data inte</w:t>
      </w:r>
      <w:del w:id="736" w:author="Dylan CHEN" w:date="2026-08-21T22:43:00Z" w16du:dateUtc="2026-08-21T14:43:00Z">
        <w:r w:rsidR="000619E2" w:rsidRPr="00522DE1" w:rsidDel="00006439">
          <w:rPr>
            <w:rFonts w:eastAsia="SimSun"/>
            <w:b/>
            <w:bCs/>
            <w:kern w:val="2"/>
          </w:rPr>
          <w:delText>r</w:delText>
        </w:r>
      </w:del>
      <w:r w:rsidR="000619E2" w:rsidRPr="00522DE1">
        <w:rPr>
          <w:rFonts w:eastAsia="SimSun"/>
          <w:b/>
          <w:bCs/>
          <w:kern w:val="2"/>
        </w:rPr>
        <w:t>grity)</w:t>
      </w:r>
    </w:p>
    <w:p w14:paraId="1DEF1D51" w14:textId="021BA198" w:rsidR="00BD6E4E" w:rsidRPr="00522DE1" w:rsidRDefault="000619E2" w:rsidP="00BD6E4E">
      <w:pPr>
        <w:widowControl w:val="0"/>
        <w:autoSpaceDE w:val="0"/>
        <w:autoSpaceDN w:val="0"/>
        <w:adjustRightInd w:val="0"/>
        <w:spacing w:before="120" w:after="120"/>
        <w:ind w:leftChars="200" w:left="480"/>
        <w:rPr>
          <w:rFonts w:eastAsia="SimSun"/>
          <w:i/>
          <w:iCs/>
          <w:kern w:val="2"/>
        </w:rPr>
      </w:pPr>
      <w:r w:rsidRPr="00522DE1">
        <w:rPr>
          <w:rFonts w:eastAsia="SimSun"/>
          <w:i/>
          <w:iCs/>
          <w:kern w:val="2"/>
        </w:rPr>
        <w:t>In addition, reviewers also pointed out some remaining data integrity issues, for example, R1</w:t>
      </w:r>
      <w:r w:rsidR="003834AA">
        <w:rPr>
          <w:rFonts w:eastAsia="SimSun"/>
          <w:i/>
          <w:iCs/>
          <w:kern w:val="2"/>
        </w:rPr>
        <w:t>’</w:t>
      </w:r>
      <w:r w:rsidRPr="00522DE1">
        <w:rPr>
          <w:rFonts w:eastAsia="SimSun"/>
          <w:i/>
          <w:iCs/>
          <w:kern w:val="2"/>
        </w:rPr>
        <w:t>s first comment on page 4, R2</w:t>
      </w:r>
      <w:r w:rsidR="003834AA">
        <w:rPr>
          <w:rFonts w:eastAsia="SimSun"/>
          <w:i/>
          <w:iCs/>
          <w:kern w:val="2"/>
        </w:rPr>
        <w:t>’</w:t>
      </w:r>
      <w:r w:rsidRPr="00522DE1">
        <w:rPr>
          <w:rFonts w:eastAsia="SimSun"/>
          <w:i/>
          <w:iCs/>
          <w:kern w:val="2"/>
        </w:rPr>
        <w:t>s comments on R2-7, R2-8, and R-16</w:t>
      </w:r>
      <w:r w:rsidR="00BD6E4E" w:rsidRPr="00522DE1">
        <w:rPr>
          <w:rFonts w:eastAsia="SimSun"/>
          <w:i/>
          <w:iCs/>
          <w:kern w:val="2"/>
        </w:rPr>
        <w:t>.</w:t>
      </w:r>
    </w:p>
    <w:p w14:paraId="794470FB"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bookmarkEnd w:id="734"/>
    <w:p w14:paraId="1A8D28BD" w14:textId="668766EA" w:rsidR="00405D52" w:rsidRDefault="00405D52">
      <w:pPr>
        <w:pStyle w:val="Paragraph"/>
        <w:rPr>
          <w:ins w:id="737" w:author="Dylan CHEN" w:date="2026-08-21T16:10:00Z" w16du:dateUtc="2026-08-21T08:10:00Z"/>
        </w:rPr>
        <w:pPrChange w:id="738" w:author="Dylan CHEN" w:date="2026-08-21T16:11:00Z" w16du:dateUtc="2026-08-21T08:11:00Z">
          <w:pPr/>
        </w:pPrChange>
      </w:pPr>
      <w:ins w:id="739" w:author="Dylan CHEN" w:date="2026-08-21T16:10:00Z" w16du:dateUtc="2026-08-21T08:10:00Z">
        <w:r>
          <w:t>We thank the AE for consolidating these points. We reviewed each of them carefully and confirm that they concern reporting and typographical matters rather than the underlying analyses. We have addressed all of them: we corrected the typographical error noted in R1</w:t>
        </w:r>
      </w:ins>
      <w:r w:rsidR="003834AA">
        <w:t>’</w:t>
      </w:r>
      <w:ins w:id="740" w:author="Dylan CHEN" w:date="2026-08-21T16:10:00Z" w16du:dateUtc="2026-08-21T08:10:00Z">
        <w:r>
          <w:t xml:space="preserve">s comment (R1-11, R1-18) and conducted a comprehensive proofreading of the entire manuscript to ensure no similar inconsistencies remain, and we took concrete steps to improve transparency and corrected the typos in our earlier response as noted in R2-7 and R2-8, as well as the point raised in R2-16. </w:t>
        </w:r>
      </w:ins>
    </w:p>
    <w:p w14:paraId="35C91466" w14:textId="6A13BA89" w:rsidR="00B65455" w:rsidRPr="00522DE1" w:rsidRDefault="00405D52">
      <w:pPr>
        <w:pStyle w:val="Paragraph"/>
        <w:pPrChange w:id="741" w:author="Dylan CHEN" w:date="2026-08-21T16:11:00Z" w16du:dateUtc="2026-08-21T08:11:00Z">
          <w:pPr>
            <w:pStyle w:val="NormalWeb"/>
            <w:spacing w:before="0" w:beforeAutospacing="0" w:after="0" w:afterAutospacing="0"/>
            <w:ind w:left="720" w:hanging="720"/>
          </w:pPr>
        </w:pPrChange>
      </w:pPr>
      <w:ins w:id="742" w:author="Dylan CHEN" w:date="2026-08-21T16:10:00Z" w16du:dateUtc="2026-08-21T08:10:00Z">
        <w:r>
          <w:t xml:space="preserve">The detailed corrections are provided in our responses to </w:t>
        </w:r>
        <w:r>
          <w:rPr>
            <w:rFonts w:hint="eastAsia"/>
          </w:rPr>
          <w:t xml:space="preserve">R1-11, R1-18, R2-7, </w:t>
        </w:r>
      </w:ins>
      <w:ins w:id="743" w:author="Dylan CHEN" w:date="2026-08-21T16:11:00Z" w16du:dateUtc="2026-08-21T08:11:00Z">
        <w:r>
          <w:rPr>
            <w:rFonts w:hint="eastAsia"/>
          </w:rPr>
          <w:t>and R2-8.</w:t>
        </w:r>
      </w:ins>
    </w:p>
    <w:p w14:paraId="235C5B6C" w14:textId="77777777" w:rsidR="00BD6E4E" w:rsidRPr="00522DE1" w:rsidRDefault="00BD6E4E" w:rsidP="00BD6E4E">
      <w:pPr>
        <w:spacing w:before="120" w:after="120"/>
      </w:pPr>
      <w:r w:rsidRPr="00522DE1">
        <w:t>---------------------------------------------------------------------------------------------------------------------</w:t>
      </w:r>
    </w:p>
    <w:p w14:paraId="292BF89B" w14:textId="1FC6CE75" w:rsidR="00BD6E4E" w:rsidRPr="00522DE1" w:rsidRDefault="00ED03D8" w:rsidP="00BD6E4E">
      <w:pPr>
        <w:widowControl w:val="0"/>
        <w:autoSpaceDE w:val="0"/>
        <w:spacing w:before="120" w:after="120"/>
        <w:jc w:val="both"/>
        <w:outlineLvl w:val="0"/>
        <w:rPr>
          <w:rFonts w:eastAsia="SimSun"/>
          <w:b/>
          <w:bCs/>
          <w:kern w:val="2"/>
        </w:rPr>
      </w:pPr>
      <w:ins w:id="744" w:author="Dylan CHEN" w:date="2026-08-21T15:32:00Z" w16du:dateUtc="2026-08-21T07:32:00Z">
        <w:r>
          <w:rPr>
            <w:rFonts w:eastAsia="SimSun" w:hint="eastAsia"/>
            <w:b/>
            <w:bCs/>
            <w:kern w:val="2"/>
          </w:rPr>
          <w:t>#</w:t>
        </w:r>
      </w:ins>
      <w:r w:rsidR="00BD6E4E" w:rsidRPr="00522DE1">
        <w:rPr>
          <w:rFonts w:eastAsia="SimSun"/>
          <w:b/>
          <w:bCs/>
          <w:kern w:val="2"/>
        </w:rPr>
        <w:t>AE-7</w:t>
      </w:r>
    </w:p>
    <w:p w14:paraId="6BFC3976" w14:textId="2DEAB516" w:rsidR="00D456DC" w:rsidRPr="00522DE1" w:rsidRDefault="00D456DC" w:rsidP="00D456D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As much as I hate to see papers get rejected in the second round, I also hate to have the review process dragging on without a clear direction to pursue and a promising end in sight. Given that pretty much the entire review team remain concerned and negative about issues as fundamental as discussed above in the second round, after reflecting on reviewers</w:t>
      </w:r>
      <w:r w:rsidR="003834AA">
        <w:rPr>
          <w:rFonts w:eastAsia="SimSun"/>
          <w:i/>
          <w:iCs/>
          <w:kern w:val="2"/>
        </w:rPr>
        <w:t>’</w:t>
      </w:r>
      <w:r w:rsidRPr="00522DE1">
        <w:rPr>
          <w:rFonts w:eastAsia="SimSun"/>
          <w:i/>
          <w:iCs/>
          <w:kern w:val="2"/>
        </w:rPr>
        <w:t xml:space="preserve"> comments and deliberating for a long while, I feel it is probably in the best interest of both the authors and the review team to call it quits at this point.</w:t>
      </w:r>
    </w:p>
    <w:p w14:paraId="16ED18E5" w14:textId="05D4A02D" w:rsidR="00BD6E4E" w:rsidRPr="00522DE1" w:rsidRDefault="00D456DC" w:rsidP="00D456DC">
      <w:pPr>
        <w:widowControl w:val="0"/>
        <w:autoSpaceDE w:val="0"/>
        <w:autoSpaceDN w:val="0"/>
        <w:adjustRightInd w:val="0"/>
        <w:spacing w:before="120" w:after="120"/>
        <w:ind w:leftChars="200" w:left="480"/>
        <w:rPr>
          <w:rFonts w:eastAsia="SimSun"/>
          <w:i/>
          <w:iCs/>
          <w:kern w:val="2"/>
        </w:rPr>
      </w:pPr>
      <w:r w:rsidRPr="00522DE1">
        <w:rPr>
          <w:rFonts w:eastAsia="SimSun"/>
          <w:i/>
          <w:iCs/>
          <w:kern w:val="2"/>
        </w:rPr>
        <w:t xml:space="preserve">This being said, I would certainly encourage the authors not to give up on this research, especially the valuable data from this unique randomized field experiment. They just need to </w:t>
      </w:r>
      <w:r w:rsidRPr="00522DE1">
        <w:rPr>
          <w:rFonts w:eastAsia="SimSun"/>
          <w:i/>
          <w:iCs/>
          <w:kern w:val="2"/>
        </w:rPr>
        <w:lastRenderedPageBreak/>
        <w:t>spend more time to think about and explore deeply what exactly are the mechanisms at work leading to the patterns observed on the surface and how such mechanisms would reconcile with existing theories and prior findings. Only so could the interesting observations in the data be better understood/trusted and converted into meaningful new knowledge. I wish the authors the best!</w:t>
      </w:r>
    </w:p>
    <w:p w14:paraId="20E0C0B7" w14:textId="77777777" w:rsidR="00BD6E4E" w:rsidRPr="00522DE1" w:rsidRDefault="00BD6E4E" w:rsidP="00BD6E4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C84913B" w14:textId="6A3E7810" w:rsidR="00BD6E4E" w:rsidRPr="00522DE1" w:rsidRDefault="00D456DC" w:rsidP="00BD6E4E">
      <w:pPr>
        <w:pStyle w:val="NormalWeb"/>
      </w:pPr>
      <w:r w:rsidRPr="00522DE1">
        <w:t>We deeply appreciate the Associate Editor</w:t>
      </w:r>
      <w:r w:rsidR="003834AA">
        <w:t>’</w:t>
      </w:r>
      <w:r w:rsidRPr="00522DE1">
        <w:t>s thoughtful deliberation and candid assessment of our manuscript</w:t>
      </w:r>
      <w:r w:rsidR="003834AA">
        <w:t>’</w:t>
      </w:r>
      <w:r w:rsidRPr="00522DE1">
        <w:t>s challenges, as well as the encouragement to continue pursuing this research despite the recommendation. We are grateful for the recognition that the randomized field experiment represents valuable data with potential for meaningful contribution. The Associate Editor</w:t>
      </w:r>
      <w:r w:rsidR="003834AA">
        <w:t>’</w:t>
      </w:r>
      <w:r w:rsidRPr="00522DE1">
        <w:t>s guidance to think more deeply about the mechanisms at work and how they reconcile with existing theories provides a clear direction for our revision efforts. We are committed to investing the time and intellectual effort necessary to develop a more convincing theoretical account that transforms our empirical observations into meaningful new knowledge.</w:t>
      </w:r>
    </w:p>
    <w:p w14:paraId="44C45043" w14:textId="77777777" w:rsidR="00BD6E4E" w:rsidRPr="00522DE1" w:rsidRDefault="00BD6E4E" w:rsidP="00BD6E4E">
      <w:pPr>
        <w:spacing w:before="120" w:after="120"/>
      </w:pPr>
      <w:r w:rsidRPr="00522DE1">
        <w:t>---------------------------------------------------------------------------------------------------------------------</w:t>
      </w:r>
    </w:p>
    <w:p w14:paraId="09393A61" w14:textId="77777777" w:rsidR="0006127D" w:rsidRPr="00522DE1" w:rsidRDefault="0006127D">
      <w:pPr>
        <w:spacing w:after="160" w:line="259" w:lineRule="auto"/>
        <w:rPr>
          <w:b/>
        </w:rPr>
      </w:pPr>
      <w:r w:rsidRPr="00522DE1">
        <w:rPr>
          <w:b/>
        </w:rPr>
        <w:br w:type="page"/>
      </w:r>
    </w:p>
    <w:bookmarkEnd w:id="97"/>
    <w:p w14:paraId="1B28302E" w14:textId="1D8670DF" w:rsidR="00043DD6" w:rsidRPr="00522DE1" w:rsidRDefault="00043DD6" w:rsidP="00AD58F3">
      <w:pPr>
        <w:spacing w:before="120" w:after="120"/>
        <w:jc w:val="center"/>
      </w:pPr>
      <w:r w:rsidRPr="00522DE1">
        <w:rPr>
          <w:b/>
        </w:rPr>
        <w:lastRenderedPageBreak/>
        <w:t>Reviewer 1 Comments</w:t>
      </w:r>
    </w:p>
    <w:p w14:paraId="77D7E7F6" w14:textId="1E582EDF" w:rsidR="00901DE6" w:rsidRPr="00522DE1" w:rsidRDefault="005818AF" w:rsidP="00683A26">
      <w:pPr>
        <w:pStyle w:val="Heading1"/>
      </w:pPr>
      <w:ins w:id="745" w:author="Dylan CHEN" w:date="2026-08-20T22:46:00Z" w16du:dateUtc="2026-08-20T14:46:00Z">
        <w:r>
          <w:rPr>
            <w:rFonts w:hint="eastAsia"/>
          </w:rPr>
          <w:t>#</w:t>
        </w:r>
      </w:ins>
      <w:r w:rsidR="00997C5F" w:rsidRPr="00522DE1">
        <w:t>*</w:t>
      </w:r>
      <w:r w:rsidR="00901DE6" w:rsidRPr="00522DE1">
        <w:t>R1-0</w:t>
      </w:r>
    </w:p>
    <w:p w14:paraId="70BC300A" w14:textId="479951B7" w:rsidR="000353C6" w:rsidRPr="00522DE1" w:rsidRDefault="00470249" w:rsidP="001C1388">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Thank you for revising and resubmitting the paper. Although I appreciate the authors</w:t>
      </w:r>
      <w:r w:rsidR="003834AA">
        <w:rPr>
          <w:rFonts w:eastAsia="SimSun"/>
          <w:i/>
          <w:iCs/>
          <w:kern w:val="2"/>
        </w:rPr>
        <w:t>’</w:t>
      </w:r>
      <w:r w:rsidRPr="00522DE1">
        <w:rPr>
          <w:rFonts w:eastAsia="SimSun"/>
          <w:i/>
          <w:iCs/>
          <w:kern w:val="2"/>
        </w:rPr>
        <w:t xml:space="preserve"> efforts to address my earlier comments, I find that the manuscript still has several major issues that limit its theoretical and practical contribution. I outline below a set of comments that I hope will help the authors further improve the rigor, clarity, and overall contribution of the work.</w:t>
      </w:r>
    </w:p>
    <w:p w14:paraId="3A0EFB82" w14:textId="3D7FFB34" w:rsidR="00901DE6" w:rsidRPr="00522DE1" w:rsidRDefault="00901DE6" w:rsidP="00AD58F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098E810" w14:textId="4AA25E95" w:rsidR="00C508DB" w:rsidRDefault="00470249" w:rsidP="00AE3F37">
      <w:pPr>
        <w:pStyle w:val="Paragraph"/>
        <w:rPr>
          <w:ins w:id="746" w:author="Dylan CHEN" w:date="2026-08-21T11:52:00Z" w16du:dateUtc="2026-08-21T03:52:00Z"/>
        </w:rPr>
      </w:pPr>
      <w:r w:rsidRPr="00522DE1">
        <w:t>We sincerely thank Reviewer 1 for the continued engagement with our manuscript and the recognition of our revision efforts. We appreciate the reviewer</w:t>
      </w:r>
      <w:r w:rsidR="003834AA">
        <w:t>’</w:t>
      </w:r>
      <w:r w:rsidRPr="00522DE1">
        <w:t>s commitment to helping us improve the rigor, clarity, and overall contribution of this work. The detailed comments provided offer valuable guidance for addressing the remaining major issues. We are grateful for the constructive spirit of the review and will carefully address each point raised.</w:t>
      </w:r>
    </w:p>
    <w:p w14:paraId="16B4BE7A" w14:textId="49303249" w:rsidR="00CC0BA8" w:rsidRPr="00522DE1" w:rsidRDefault="00CC0BA8">
      <w:pPr>
        <w:spacing w:before="120" w:beforeAutospacing="1" w:after="120" w:afterAutospacing="1"/>
        <w:pPrChange w:id="747" w:author="Dylan CHEN" w:date="2026-08-21T11:52:00Z" w16du:dateUtc="2026-08-21T03:52:00Z">
          <w:pPr>
            <w:pStyle w:val="Paragraph"/>
          </w:pPr>
        </w:pPrChange>
      </w:pPr>
      <w:ins w:id="748" w:author="Dylan CHEN" w:date="2026-08-21T11:52:00Z" w16du:dateUtc="2026-08-21T03:52:00Z">
        <w:r w:rsidRPr="00CC0BA8">
          <w:t xml:space="preserve">In this round of revision, we benefited greatly from extensive communication with the </w:t>
        </w:r>
        <w:r w:rsidRPr="00E83740">
          <w:rPr>
            <w:b/>
            <w:bCs/>
          </w:rPr>
          <w:t>Senior Editor, including both email correspondence and offline face-to-face discussion</w:t>
        </w:r>
        <w:r w:rsidRPr="00CC0BA8">
          <w:t>. Following SE</w:t>
        </w:r>
      </w:ins>
      <w:r w:rsidR="003834AA">
        <w:t>’</w:t>
      </w:r>
      <w:ins w:id="749" w:author="Dylan CHEN" w:date="2026-08-21T11:52:00Z" w16du:dateUtc="2026-08-21T03:52:00Z">
        <w:r w:rsidRPr="00CC0BA8">
          <w:t>s d</w:t>
        </w:r>
        <w:r w:rsidRPr="00E83740">
          <w:rPr>
            <w:b/>
            <w:bCs/>
          </w:rPr>
          <w:t>etailed and actionable guidance</w:t>
        </w:r>
        <w:r w:rsidRPr="00CC0BA8">
          <w:t xml:space="preserve">, we have made the following major changes. </w:t>
        </w:r>
        <w:r w:rsidRPr="00E83740">
          <w:rPr>
            <w:b/>
            <w:bCs/>
          </w:rPr>
          <w:t>First</w:t>
        </w:r>
        <w:r w:rsidRPr="00CC0BA8">
          <w:t xml:space="preserve">, we substantially refined the theoretical framework along the competition direction suggested by the Senior Editor, establishing the theoretical hypotheses under a coherent and overarching logic. </w:t>
        </w:r>
        <w:r w:rsidRPr="00E83740">
          <w:rPr>
            <w:b/>
            <w:bCs/>
          </w:rPr>
          <w:t>Second</w:t>
        </w:r>
        <w:r w:rsidRPr="00CC0BA8">
          <w:t xml:space="preserve">, we realigned our empirical results with this framework, which involved both adding results that speak more directly to the theory and removing those that were less central to it. </w:t>
        </w:r>
        <w:r w:rsidRPr="00E83740">
          <w:rPr>
            <w:b/>
            <w:bCs/>
          </w:rPr>
          <w:t>Third</w:t>
        </w:r>
        <w:r w:rsidRPr="00CC0BA8">
          <w:t>, we sharpened the positioning of our contribution by more explicitly articulating how our study differs from prior work. We elaborate on each of these changes in our point-by-point responses below.</w:t>
        </w:r>
      </w:ins>
    </w:p>
    <w:p w14:paraId="28029397" w14:textId="77777777" w:rsidR="00470787" w:rsidRPr="00522DE1" w:rsidRDefault="00653DDB" w:rsidP="00470787">
      <w:pPr>
        <w:spacing w:before="120" w:after="120"/>
      </w:pPr>
      <w:r w:rsidRPr="00522DE1">
        <w:t>---------------------------------------------------------------------------------------------------------------------</w:t>
      </w:r>
    </w:p>
    <w:p w14:paraId="05E4C154" w14:textId="37EA1E32" w:rsidR="00470787" w:rsidRPr="00522DE1" w:rsidRDefault="00352AA5" w:rsidP="00683A26">
      <w:pPr>
        <w:pStyle w:val="Heading1"/>
      </w:pPr>
      <w:ins w:id="750" w:author="Dylan CHEN" w:date="2026-08-20T15:38:00Z" w16du:dateUtc="2026-08-20T07:38:00Z">
        <w:r>
          <w:rPr>
            <w:rFonts w:hint="eastAsia"/>
          </w:rPr>
          <w:t>#</w:t>
        </w:r>
      </w:ins>
      <w:r w:rsidR="00470787" w:rsidRPr="00522DE1">
        <w:t>R1-1</w:t>
      </w:r>
      <w:r w:rsidR="00EB480F" w:rsidRPr="00522DE1">
        <w:t xml:space="preserve"> (motivation)</w:t>
      </w:r>
    </w:p>
    <w:p w14:paraId="58EB1908" w14:textId="53CA071C" w:rsidR="00F25ED7" w:rsidRPr="00522DE1" w:rsidRDefault="00EB480F" w:rsidP="00F25ED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In the opening paragraphs of the introduction, the authors distinguish internal from external GenAI largely from a researcher</w:t>
      </w:r>
      <w:r w:rsidR="003834AA">
        <w:rPr>
          <w:rFonts w:eastAsia="SimSun"/>
          <w:i/>
          <w:iCs/>
          <w:kern w:val="2"/>
        </w:rPr>
        <w:t>’</w:t>
      </w:r>
      <w:r w:rsidRPr="00522DE1">
        <w:rPr>
          <w:rFonts w:eastAsia="SimSun"/>
          <w:i/>
          <w:iCs/>
          <w:kern w:val="2"/>
        </w:rPr>
        <w:t xml:space="preserve">s perspective (e.g., data observability, attribution challenges, experimental feasibility). While these points explain why the setting is methodologically attractive, they do not sufficiently motivate why the phenomenon itself is theoretically important. What ultimately matters is not that internal GenAI is easier for researchers to study, but that it represents a fundamentally different sociotechnical and governance arrangement from external GenAI. The former involves </w:t>
      </w:r>
      <w:r w:rsidRPr="00850B1A">
        <w:rPr>
          <w:rFonts w:eastAsia="SimSun"/>
          <w:i/>
          <w:iCs/>
          <w:kern w:val="2"/>
          <w:highlight w:val="yellow"/>
          <w:rPrChange w:id="751" w:author="Dylan CHEN" w:date="2026-08-05T10:27:00Z" w16du:dateUtc="2026-08-05T02:27:00Z">
            <w:rPr>
              <w:rFonts w:eastAsia="SimSun"/>
              <w:i/>
              <w:iCs/>
              <w:kern w:val="2"/>
            </w:rPr>
          </w:rPrChange>
        </w:rPr>
        <w:t>platform control, explicit labeling, institutional endorsement, and altered legitimacy and accountability</w:t>
      </w:r>
      <w:r w:rsidRPr="00522DE1">
        <w:rPr>
          <w:rFonts w:eastAsia="SimSun"/>
          <w:i/>
          <w:iCs/>
          <w:kern w:val="2"/>
          <w:highlight w:val="yellow"/>
        </w:rPr>
        <w:t>.</w:t>
      </w:r>
      <w:r w:rsidRPr="00850B1A">
        <w:rPr>
          <w:rFonts w:eastAsia="SimSun"/>
          <w:i/>
          <w:iCs/>
          <w:kern w:val="2"/>
          <w:rPrChange w:id="752" w:author="Dylan CHEN" w:date="2026-08-05T10:27:00Z" w16du:dateUtc="2026-08-05T02:27:00Z">
            <w:rPr>
              <w:rFonts w:eastAsia="SimSun"/>
              <w:i/>
              <w:iCs/>
              <w:kern w:val="2"/>
              <w:highlight w:val="yellow"/>
            </w:rPr>
          </w:rPrChange>
        </w:rPr>
        <w:t xml:space="preserve"> I encourage the authors to </w:t>
      </w:r>
      <w:r w:rsidRPr="00850B1A">
        <w:rPr>
          <w:rFonts w:eastAsia="SimSun"/>
          <w:i/>
          <w:iCs/>
          <w:kern w:val="2"/>
          <w:highlight w:val="yellow"/>
        </w:rPr>
        <w:t>reframe the motivation around these substantive differences and use the data-access advantages as supporting justification</w:t>
      </w:r>
      <w:r w:rsidRPr="00850B1A">
        <w:rPr>
          <w:rFonts w:eastAsia="SimSun"/>
          <w:i/>
          <w:iCs/>
          <w:kern w:val="2"/>
          <w:rPrChange w:id="753" w:author="Dylan CHEN" w:date="2026-08-05T10:27:00Z" w16du:dateUtc="2026-08-05T02:27:00Z">
            <w:rPr>
              <w:rFonts w:eastAsia="SimSun"/>
              <w:i/>
              <w:iCs/>
              <w:kern w:val="2"/>
              <w:highlight w:val="yellow"/>
            </w:rPr>
          </w:rPrChange>
        </w:rPr>
        <w:t xml:space="preserve"> rather than the primary motivation for the research question</w:t>
      </w:r>
      <w:r w:rsidRPr="00850B1A">
        <w:rPr>
          <w:rFonts w:eastAsia="SimSun"/>
          <w:i/>
          <w:iCs/>
          <w:kern w:val="2"/>
        </w:rPr>
        <w:t>.</w:t>
      </w:r>
    </w:p>
    <w:p w14:paraId="1D036FE8" w14:textId="77777777" w:rsidR="00470787" w:rsidRPr="00522DE1" w:rsidRDefault="00470787" w:rsidP="0047078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0D2CB19" w14:textId="36F255E3" w:rsidR="003B3E2B" w:rsidRDefault="003B3E2B" w:rsidP="00470787">
      <w:pPr>
        <w:spacing w:before="120" w:after="120"/>
        <w:rPr>
          <w:ins w:id="754" w:author="Dylan CHEN" w:date="2026-08-03T16:53:00Z" w16du:dateUtc="2026-08-03T08:53:00Z"/>
        </w:rPr>
      </w:pPr>
      <w:ins w:id="755" w:author="Dylan CHEN" w:date="2026-08-03T16:53:00Z" w16du:dateUtc="2026-08-03T08:53:00Z">
        <w:r w:rsidRPr="003B3E2B">
          <w:t>We thank the reviewer for this comment. We agree that the earlier motivation explained why internal GenAI is convenient to study rather than why the phenomenon itself is theoretically important, and that the substantive difference lies in platform control, explicit labeling, institutional endorsement, and the altered legitimacy and accountability of the AI answer. We have reframed the motivation accordingly.</w:t>
        </w:r>
      </w:ins>
    </w:p>
    <w:p w14:paraId="05F853D5" w14:textId="7249F245" w:rsidR="00EB480F" w:rsidDel="003B3E2B" w:rsidRDefault="003B3E2B" w:rsidP="00470787">
      <w:pPr>
        <w:spacing w:before="120" w:after="120"/>
        <w:rPr>
          <w:del w:id="756" w:author="Dylan CHEN" w:date="2026-08-03T16:54:00Z" w16du:dateUtc="2026-08-03T08:54:00Z"/>
        </w:rPr>
      </w:pPr>
      <w:ins w:id="757" w:author="Dylan CHEN" w:date="2026-08-03T16:54:00Z" w16du:dateUtc="2026-08-03T08:54:00Z">
        <w:r w:rsidRPr="003B3E2B">
          <w:lastRenderedPageBreak/>
          <w:t xml:space="preserve">The introduction now opens the internal versus external distinction with a substantive claim rather than a methodological one. The third paragraph states that </w:t>
        </w:r>
      </w:ins>
      <w:r w:rsidR="00E71BCF">
        <w:t>“</w:t>
      </w:r>
      <w:ins w:id="758" w:author="Dylan CHEN" w:date="2026-08-03T16:54:00Z" w16du:dateUtc="2026-08-03T08:54:00Z">
        <w:r w:rsidRPr="003B3E2B">
          <w:t>internal GenAI is not external GenAI relocated inside the platform. It is a distinct sociotechnical and governance arrangement, and this distinction is what makes the phenomenon theoretically important.</w:t>
        </w:r>
      </w:ins>
      <w:r w:rsidR="00E71BCF">
        <w:t>”</w:t>
      </w:r>
      <w:ins w:id="759" w:author="Dylan CHEN" w:date="2026-08-03T16:54:00Z" w16du:dateUtc="2026-08-03T08:54:00Z">
        <w:r w:rsidRPr="003B3E2B">
          <w:t xml:space="preserve"> We then identify the </w:t>
        </w:r>
      </w:ins>
      <w:ins w:id="760" w:author="Dylan CHEN" w:date="2026-08-05T10:28:00Z" w16du:dateUtc="2026-08-05T02:28:00Z">
        <w:r w:rsidR="00850B1A">
          <w:rPr>
            <w:rFonts w:hint="eastAsia"/>
          </w:rPr>
          <w:t>thr</w:t>
        </w:r>
      </w:ins>
      <w:ins w:id="761" w:author="Dylan CHEN" w:date="2026-08-05T10:29:00Z" w16du:dateUtc="2026-08-05T02:29:00Z">
        <w:r w:rsidR="00850B1A">
          <w:rPr>
            <w:rFonts w:hint="eastAsia"/>
          </w:rPr>
          <w:t>ee</w:t>
        </w:r>
      </w:ins>
      <w:ins w:id="762" w:author="Dylan CHEN" w:date="2026-08-03T16:54:00Z" w16du:dateUtc="2026-08-03T08:54:00Z">
        <w:r w:rsidRPr="003B3E2B">
          <w:t xml:space="preserve"> features the reviewer points to: the platform controls the AI directly, labels its output explicitly as AI-generated, and places it in the first-answer position. We explain that these features change the legitimacy and accountability of the AI answer, so that the AI answer is no longer a hidden aid to individual answerers but a visible, platform-backed participant that competes with human answers for the limited attention and recognition of viewers.</w:t>
        </w:r>
      </w:ins>
      <w:del w:id="763" w:author="Dylan CHEN" w:date="2026-08-03T16:54:00Z" w16du:dateUtc="2026-08-03T08:54:00Z">
        <w:r w:rsidR="00FF53CD" w:rsidRPr="00522DE1" w:rsidDel="003B3E2B">
          <w:delText>We agree with the reviewer that Internal GenAI represents fundamental differences to platform due its internarity to the organization. Study it can better understand how AI interact with human within the boundary of platform.</w:delText>
        </w:r>
      </w:del>
    </w:p>
    <w:p w14:paraId="432F7C53" w14:textId="77777777" w:rsidR="003B3E2B" w:rsidRDefault="003B3E2B" w:rsidP="00470787">
      <w:pPr>
        <w:spacing w:before="120" w:after="120"/>
        <w:rPr>
          <w:ins w:id="764" w:author="Dylan CHEN" w:date="2026-08-03T16:54:00Z" w16du:dateUtc="2026-08-03T08:54:00Z"/>
        </w:rPr>
      </w:pPr>
    </w:p>
    <w:p w14:paraId="77B6A681" w14:textId="258B74D4" w:rsidR="003B3E2B" w:rsidRDefault="003B3E2B" w:rsidP="00470787">
      <w:pPr>
        <w:spacing w:before="120" w:after="120"/>
        <w:rPr>
          <w:ins w:id="765" w:author="Dylan CHEN" w:date="2026-08-03T16:54:00Z" w16du:dateUtc="2026-08-03T08:54:00Z"/>
        </w:rPr>
      </w:pPr>
      <w:ins w:id="766" w:author="Dylan CHEN" w:date="2026-08-03T16:54:00Z" w16du:dateUtc="2026-08-03T08:54:00Z">
        <w:r w:rsidRPr="003B3E2B">
          <w:t>Following the reviewer</w:t>
        </w:r>
      </w:ins>
      <w:r w:rsidR="003834AA">
        <w:t>’</w:t>
      </w:r>
      <w:ins w:id="767" w:author="Dylan CHEN" w:date="2026-08-03T16:54:00Z" w16du:dateUtc="2026-08-03T08:54:00Z">
        <w:r w:rsidRPr="003B3E2B">
          <w:t xml:space="preserve">s guidance, we have demoted the data-access advantage to a supporting justification. The fourth paragraph now presents visibility as a consequence of the governance arrangement </w:t>
        </w:r>
      </w:ins>
      <w:ins w:id="768" w:author="Dylan CHEN" w:date="2026-08-05T10:30:00Z" w16du:dateUtc="2026-08-05T02:30:00Z">
        <w:r w:rsidR="00850B1A">
          <w:rPr>
            <w:rFonts w:hint="eastAsia"/>
          </w:rPr>
          <w:t xml:space="preserve">and a unique empirical </w:t>
        </w:r>
        <w:r w:rsidR="00850B1A">
          <w:t>advantage</w:t>
        </w:r>
        <w:r w:rsidR="00850B1A">
          <w:rPr>
            <w:rFonts w:hint="eastAsia"/>
          </w:rPr>
          <w:t xml:space="preserve"> </w:t>
        </w:r>
      </w:ins>
      <w:ins w:id="769" w:author="Dylan CHEN" w:date="2026-08-03T16:54:00Z" w16du:dateUtc="2026-08-03T08:54:00Z">
        <w:r w:rsidRPr="003B3E2B">
          <w:t xml:space="preserve">rather than as the reason for studying it. Because the platform labels the AI answer and </w:t>
        </w:r>
      </w:ins>
      <w:ins w:id="770" w:author="Dylan CHEN" w:date="2026-08-05T10:30:00Z" w16du:dateUtc="2026-08-05T02:30:00Z">
        <w:r w:rsidR="00850B1A">
          <w:rPr>
            <w:rFonts w:hint="eastAsia"/>
          </w:rPr>
          <w:t xml:space="preserve">randomly </w:t>
        </w:r>
      </w:ins>
      <w:ins w:id="771" w:author="Dylan CHEN" w:date="2026-08-03T16:54:00Z" w16du:dateUtc="2026-08-03T08:54:00Z">
        <w:r w:rsidRPr="003B3E2B">
          <w:t xml:space="preserve">decides which questions receive one, the entry of an AI competitor is a visible and well-defined event, and this is what allows us to isolate an </w:t>
        </w:r>
      </w:ins>
      <w:ins w:id="772" w:author="Dylan CHEN" w:date="2026-08-05T10:31:00Z" w16du:dateUtc="2026-08-05T02:31:00Z">
        <w:r w:rsidR="00850B1A">
          <w:rPr>
            <w:rFonts w:hint="eastAsia"/>
          </w:rPr>
          <w:t xml:space="preserve">AI </w:t>
        </w:r>
      </w:ins>
      <w:ins w:id="773" w:author="Dylan CHEN" w:date="2026-08-03T16:54:00Z" w16du:dateUtc="2026-08-03T08:54:00Z">
        <w:r w:rsidRPr="003B3E2B">
          <w:t>effect that stays under private external GenAI use. The data advantage now follows from the substantive difference rather than standing in for it.</w:t>
        </w:r>
      </w:ins>
    </w:p>
    <w:p w14:paraId="63B4CBA7" w14:textId="17024C3A" w:rsidR="00FF53CD" w:rsidRPr="00522DE1" w:rsidRDefault="003B3E2B" w:rsidP="00470787">
      <w:pPr>
        <w:spacing w:before="120" w:after="120"/>
      </w:pPr>
      <w:ins w:id="774" w:author="Dylan CHEN" w:date="2026-08-03T16:55:00Z" w16du:dateUtc="2026-08-03T08:55:00Z">
        <w:r>
          <w:rPr>
            <w:rFonts w:hint="eastAsia"/>
          </w:rPr>
          <w:t>Please see the Section Introduction for details.</w:t>
        </w:r>
      </w:ins>
      <w:del w:id="775" w:author="Dylan CHEN" w:date="2026-08-03T16:54:00Z" w16du:dateUtc="2026-08-03T08:54:00Z">
        <w:r w:rsidR="00FF53CD" w:rsidRPr="00522DE1" w:rsidDel="003B3E2B">
          <w:delText>In the revision, we have better articulated the motivation of the paper.</w:delText>
        </w:r>
      </w:del>
    </w:p>
    <w:p w14:paraId="4D02DCDF" w14:textId="29D90743" w:rsidR="00470787" w:rsidRPr="00522DE1" w:rsidRDefault="00470787" w:rsidP="00470787">
      <w:pPr>
        <w:spacing w:before="120" w:after="120"/>
      </w:pPr>
      <w:r w:rsidRPr="00522DE1">
        <w:t>---------------------------------------------------------------------------------------------------------------------</w:t>
      </w:r>
    </w:p>
    <w:p w14:paraId="62E8429F" w14:textId="729E4805" w:rsidR="00653DDB" w:rsidRPr="00522DE1" w:rsidRDefault="00352AA5" w:rsidP="00683A26">
      <w:pPr>
        <w:pStyle w:val="Heading1"/>
      </w:pPr>
      <w:ins w:id="776" w:author="Dylan CHEN" w:date="2026-08-20T15:39:00Z" w16du:dateUtc="2026-08-20T07:39:00Z">
        <w:r>
          <w:rPr>
            <w:rFonts w:hint="eastAsia"/>
          </w:rPr>
          <w:t>#</w:t>
        </w:r>
      </w:ins>
      <w:r w:rsidR="00653DDB" w:rsidRPr="00522DE1">
        <w:t>R1</w:t>
      </w:r>
      <w:r w:rsidR="007C60A7" w:rsidRPr="00522DE1">
        <w:t>-</w:t>
      </w:r>
      <w:r w:rsidR="00A453B3" w:rsidRPr="00522DE1">
        <w:t>2</w:t>
      </w:r>
    </w:p>
    <w:p w14:paraId="35855A35" w14:textId="111689FB" w:rsidR="00F25ED7" w:rsidRPr="00522DE1" w:rsidRDefault="00EB480F" w:rsidP="009D530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appreciate the authors for providing additional contextual details, such as the platform</w:t>
      </w:r>
      <w:r w:rsidR="003834AA">
        <w:rPr>
          <w:rFonts w:eastAsia="SimSun"/>
          <w:i/>
          <w:iCs/>
          <w:kern w:val="2"/>
        </w:rPr>
        <w:t>’</w:t>
      </w:r>
      <w:r w:rsidRPr="00522DE1">
        <w:rPr>
          <w:rFonts w:eastAsia="SimSun"/>
          <w:i/>
          <w:iCs/>
          <w:kern w:val="2"/>
        </w:rPr>
        <w:t>s announcement about the restricted use of external GenAI tools (https://segmentfault.com/a/1190000043031126). I recommend the authors including these details in the paper due to their critical importance.</w:t>
      </w:r>
    </w:p>
    <w:p w14:paraId="7D59CABA" w14:textId="0398012F" w:rsidR="00653DDB" w:rsidRPr="00522DE1" w:rsidRDefault="00653DDB" w:rsidP="00653DDB">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8FCE5B3" w14:textId="6A5EA131" w:rsidR="00EB480F" w:rsidRPr="00522DE1" w:rsidRDefault="00157BF1" w:rsidP="00653DDB">
      <w:pPr>
        <w:spacing w:before="120" w:after="120"/>
      </w:pPr>
      <w:r w:rsidRPr="00522DE1">
        <w:t xml:space="preserve">Thank you for </w:t>
      </w:r>
      <w:r w:rsidR="00FF53CD" w:rsidRPr="00522DE1">
        <w:t>the comment</w:t>
      </w:r>
      <w:r w:rsidRPr="00522DE1">
        <w:t xml:space="preserve">. We have now incorporated the announcement </w:t>
      </w:r>
      <w:r w:rsidR="00DB6DFB" w:rsidRPr="00522DE1">
        <w:t xml:space="preserve">link </w:t>
      </w:r>
      <w:r w:rsidRPr="00522DE1">
        <w:t xml:space="preserve">into the manuscript. </w:t>
      </w:r>
    </w:p>
    <w:p w14:paraId="77010C30" w14:textId="1705EA5E" w:rsidR="00653DDB" w:rsidRPr="00522DE1" w:rsidRDefault="00653DDB" w:rsidP="00653DDB">
      <w:pPr>
        <w:spacing w:before="120" w:after="120"/>
      </w:pPr>
      <w:r w:rsidRPr="00522DE1">
        <w:t>---------------------------------------------------------------------------------------------------------------------</w:t>
      </w:r>
    </w:p>
    <w:p w14:paraId="47F5567C" w14:textId="53681A23" w:rsidR="001C1388" w:rsidRPr="00522DE1" w:rsidRDefault="00352AA5" w:rsidP="00683A26">
      <w:pPr>
        <w:pStyle w:val="Heading1"/>
      </w:pPr>
      <w:ins w:id="777" w:author="Dylan CHEN" w:date="2026-08-20T15:39:00Z" w16du:dateUtc="2026-08-20T07:39:00Z">
        <w:r>
          <w:rPr>
            <w:rFonts w:hint="eastAsia"/>
          </w:rPr>
          <w:t>#</w:t>
        </w:r>
      </w:ins>
      <w:r w:rsidR="001C1388" w:rsidRPr="00522DE1">
        <w:t>R1-</w:t>
      </w:r>
      <w:r w:rsidR="00D2443D" w:rsidRPr="00522DE1">
        <w:t>3</w:t>
      </w:r>
      <w:r w:rsidR="00E34212" w:rsidRPr="00522DE1">
        <w:t xml:space="preserve"> (objective)</w:t>
      </w:r>
    </w:p>
    <w:p w14:paraId="476DE9F2" w14:textId="3A09BBB9" w:rsidR="00F25ED7" w:rsidRPr="00522DE1" w:rsidRDefault="00EB480F" w:rsidP="00F25ED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In the response letter, the authors note that SegmentFault instituted policies </w:t>
      </w:r>
      <w:r w:rsidRPr="00850B1A">
        <w:rPr>
          <w:rFonts w:eastAsia="SimSun"/>
          <w:i/>
          <w:iCs/>
          <w:kern w:val="2"/>
          <w:highlight w:val="yellow"/>
          <w:rPrChange w:id="778" w:author="Dylan CHEN" w:date="2026-08-05T10:32:00Z" w16du:dateUtc="2026-08-05T02:32:00Z">
            <w:rPr>
              <w:rFonts w:eastAsia="SimSun"/>
              <w:i/>
              <w:iCs/>
              <w:kern w:val="2"/>
            </w:rPr>
          </w:rPrChange>
        </w:rPr>
        <w:t>discouraging or restricting the use of external GenAI tools</w:t>
      </w:r>
      <w:r w:rsidRPr="00522DE1">
        <w:rPr>
          <w:rFonts w:eastAsia="SimSun"/>
          <w:i/>
          <w:iCs/>
          <w:kern w:val="2"/>
        </w:rPr>
        <w:t xml:space="preserve">. Yet, the revised manuscript repeatedly frames the contribution as estimating the incremental effect of internal GenAI in an environment where users have access to external tools like ChatGPT. These two claims appear in tension. If external GenAI use is meaningfully restricted, then the baseline environment is not one of </w:t>
      </w:r>
      <w:r w:rsidR="00E71BCF">
        <w:rPr>
          <w:rFonts w:eastAsia="SimSun"/>
          <w:i/>
          <w:iCs/>
          <w:kern w:val="2"/>
        </w:rPr>
        <w:t>“</w:t>
      </w:r>
      <w:r w:rsidRPr="00522DE1">
        <w:rPr>
          <w:rFonts w:eastAsia="SimSun"/>
          <w:i/>
          <w:iCs/>
          <w:kern w:val="2"/>
        </w:rPr>
        <w:t>external GenAI availability,</w:t>
      </w:r>
      <w:r w:rsidR="00E71BCF">
        <w:rPr>
          <w:rFonts w:eastAsia="SimSun"/>
          <w:i/>
          <w:iCs/>
          <w:kern w:val="2"/>
        </w:rPr>
        <w:t>”</w:t>
      </w:r>
      <w:r w:rsidRPr="00522DE1">
        <w:rPr>
          <w:rFonts w:eastAsia="SimSun"/>
          <w:i/>
          <w:iCs/>
          <w:kern w:val="2"/>
        </w:rPr>
        <w:t xml:space="preserve"> and the interpretation and generalizability of the findings change</w:t>
      </w:r>
      <w:r w:rsidRPr="000B34A9">
        <w:rPr>
          <w:rFonts w:eastAsia="SimSun"/>
          <w:i/>
          <w:iCs/>
          <w:kern w:val="2"/>
          <w:highlight w:val="yellow"/>
        </w:rPr>
        <w:t>. The authors should clarify the extent and enforcement of this policy</w:t>
      </w:r>
      <w:r w:rsidRPr="00522DE1">
        <w:rPr>
          <w:rFonts w:eastAsia="SimSun"/>
          <w:i/>
          <w:iCs/>
          <w:kern w:val="2"/>
        </w:rPr>
        <w:t xml:space="preserve"> and align the paper</w:t>
      </w:r>
      <w:r w:rsidR="003834AA">
        <w:rPr>
          <w:rFonts w:eastAsia="SimSun"/>
          <w:i/>
          <w:iCs/>
          <w:kern w:val="2"/>
        </w:rPr>
        <w:t>’</w:t>
      </w:r>
      <w:r w:rsidRPr="00522DE1">
        <w:rPr>
          <w:rFonts w:eastAsia="SimSun"/>
          <w:i/>
          <w:iCs/>
          <w:kern w:val="2"/>
        </w:rPr>
        <w:t>s framing and claimed contribution accordingly.</w:t>
      </w:r>
    </w:p>
    <w:p w14:paraId="1782647A" w14:textId="0E18032E" w:rsidR="001C1388" w:rsidRPr="00522DE1" w:rsidRDefault="001C1388" w:rsidP="001C1388">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8FC639A" w14:textId="018306FB" w:rsidR="003B3E2B" w:rsidRDefault="003B3E2B" w:rsidP="00D241ED">
      <w:pPr>
        <w:pStyle w:val="Paragraph"/>
        <w:rPr>
          <w:ins w:id="779" w:author="Dylan CHEN" w:date="2026-08-03T16:56:00Z" w16du:dateUtc="2026-08-03T08:56:00Z"/>
        </w:rPr>
      </w:pPr>
      <w:ins w:id="780" w:author="Dylan CHEN" w:date="2026-08-03T16:56:00Z" w16du:dateUtc="2026-08-03T08:56:00Z">
        <w:r w:rsidRPr="003B3E2B">
          <w:t>We thank the reviewer for pressing us to be precise. The apparent tension comes from an ambiguity in our earlier wording, which we have now resolved. The community</w:t>
        </w:r>
      </w:ins>
      <w:r w:rsidR="003834AA">
        <w:t>’</w:t>
      </w:r>
      <w:ins w:id="781" w:author="Dylan CHEN" w:date="2026-08-03T16:56:00Z" w16du:dateUtc="2026-08-03T08:56:00Z">
        <w:r w:rsidRPr="003B3E2B">
          <w:t>s restriction targets one specific behavior: posting AI-generated answers on the platform, that is, submitting output copied from an external tool as one</w:t>
        </w:r>
      </w:ins>
      <w:r w:rsidR="003834AA">
        <w:t>’</w:t>
      </w:r>
      <w:ins w:id="782" w:author="Dylan CHEN" w:date="2026-08-03T16:56:00Z" w16du:dateUtc="2026-08-03T08:56:00Z">
        <w:r w:rsidRPr="003B3E2B">
          <w:t xml:space="preserve">s own work. The restriction does not target, and in </w:t>
        </w:r>
        <w:r w:rsidRPr="003B3E2B">
          <w:lastRenderedPageBreak/>
          <w:t>practice cannot target, a user consulting ChatGPT or learning from it before posting.</w:t>
        </w:r>
      </w:ins>
    </w:p>
    <w:p w14:paraId="174AE9DD" w14:textId="5A1F251E" w:rsidR="003B3E2B" w:rsidRDefault="003B3E2B" w:rsidP="00D241ED">
      <w:pPr>
        <w:pStyle w:val="Paragraph"/>
        <w:rPr>
          <w:ins w:id="783" w:author="Dylan CHEN" w:date="2026-08-03T16:56:00Z" w16du:dateUtc="2026-08-03T08:56:00Z"/>
        </w:rPr>
      </w:pPr>
      <w:ins w:id="784" w:author="Dylan CHEN" w:date="2026-08-03T16:56:00Z" w16du:dateUtc="2026-08-03T08:56:00Z">
        <w:r w:rsidRPr="003B3E2B">
          <w:t xml:space="preserve">This distinction is now stated directly in the introduction. The paragraph reads: </w:t>
        </w:r>
      </w:ins>
      <w:r w:rsidR="00E71BCF">
        <w:t>“</w:t>
      </w:r>
      <w:ins w:id="785" w:author="Dylan CHEN" w:date="2026-08-03T16:56:00Z" w16du:dateUtc="2026-08-03T08:56:00Z">
        <w:r w:rsidRPr="003B3E2B">
          <w:t>The community in our setting discourages the posting of AI-generated answers, that is, answers that a user copies from an external tool and submits as the user</w:t>
        </w:r>
      </w:ins>
      <w:r w:rsidR="003834AA">
        <w:t>’</w:t>
      </w:r>
      <w:ins w:id="786" w:author="Dylan CHEN" w:date="2026-08-03T16:56:00Z" w16du:dateUtc="2026-08-03T08:56:00Z">
        <w:r w:rsidRPr="003B3E2B">
          <w:t>s own work. It does not, and in practice cannot, prevent users from consulting ChatGPT or learning from it before they post.</w:t>
        </w:r>
      </w:ins>
      <w:r w:rsidR="00E71BCF">
        <w:t>”</w:t>
      </w:r>
      <w:ins w:id="787" w:author="Dylan CHEN" w:date="2026-08-03T16:56:00Z" w16du:dateUtc="2026-08-03T08:56:00Z">
        <w:r w:rsidRPr="003B3E2B">
          <w:t xml:space="preserve"> We then define the baseline precisely: </w:t>
        </w:r>
      </w:ins>
      <w:r w:rsidR="00E71BCF">
        <w:t>“</w:t>
      </w:r>
      <w:ins w:id="788" w:author="Dylan CHEN" w:date="2026-08-03T16:56:00Z" w16du:dateUtc="2026-08-03T08:56:00Z">
        <w:r w:rsidRPr="003B3E2B">
          <w:t>The baseline against which we measure the effect of internal GenAI is therefore one in which external GenAI remains available for private use and continues to divert demand.</w:t>
        </w:r>
      </w:ins>
      <w:r w:rsidR="00E71BCF">
        <w:t>”</w:t>
      </w:r>
    </w:p>
    <w:p w14:paraId="5FC32225" w14:textId="6BF98EE7" w:rsidR="003B3E2B" w:rsidRDefault="003B3E2B" w:rsidP="00D241ED">
      <w:pPr>
        <w:pStyle w:val="Paragraph"/>
        <w:rPr>
          <w:ins w:id="789" w:author="Dylan CHEN" w:date="2026-08-03T16:56:00Z" w16du:dateUtc="2026-08-03T08:56:00Z"/>
        </w:rPr>
      </w:pPr>
      <w:ins w:id="790" w:author="Dylan CHEN" w:date="2026-08-03T16:56:00Z" w16du:dateUtc="2026-08-03T08:56:00Z">
        <w:r w:rsidRPr="003B3E2B">
          <w:t xml:space="preserve">The two claims are therefore not in tension. External GenAI availability, understood as private consultation on the supply side and demand diversion on the demand side, remains </w:t>
        </w:r>
      </w:ins>
      <w:ins w:id="791" w:author="Dylan CHEN" w:date="2026-08-05T10:33:00Z" w16du:dateUtc="2026-08-05T02:33:00Z">
        <w:r w:rsidR="00850B1A">
          <w:rPr>
            <w:rFonts w:hint="eastAsia"/>
          </w:rPr>
          <w:t>valid</w:t>
        </w:r>
      </w:ins>
      <w:ins w:id="792" w:author="Dylan CHEN" w:date="2026-08-03T16:56:00Z" w16du:dateUtc="2026-08-03T08:56:00Z">
        <w:r w:rsidRPr="003B3E2B">
          <w:t xml:space="preserve"> under the restriction. What the platform removes is only the public posting of unattributed external AI output. Our estimate is the effect of adding a visible, platform-integrated internal GenAI answer on top of this baseline, which is now stated as such in </w:t>
        </w:r>
      </w:ins>
      <w:ins w:id="793" w:author="Dylan CHEN" w:date="2026-08-20T15:39:00Z" w16du:dateUtc="2026-08-20T07:39:00Z">
        <w:r w:rsidR="00352AA5">
          <w:rPr>
            <w:rFonts w:hint="eastAsia"/>
          </w:rPr>
          <w:t>the introduction section</w:t>
        </w:r>
      </w:ins>
      <w:ins w:id="794" w:author="Dylan CHEN" w:date="2026-08-03T16:56:00Z" w16du:dateUtc="2026-08-03T08:56:00Z">
        <w:r w:rsidRPr="003B3E2B">
          <w:t>.</w:t>
        </w:r>
      </w:ins>
    </w:p>
    <w:p w14:paraId="54A12B87" w14:textId="4EFE084D" w:rsidR="00E34212" w:rsidRPr="00522DE1" w:rsidDel="003B3E2B" w:rsidRDefault="003B3E2B" w:rsidP="00D241ED">
      <w:pPr>
        <w:pStyle w:val="Paragraph"/>
        <w:rPr>
          <w:del w:id="795" w:author="Dylan CHEN" w:date="2026-08-03T16:57:00Z" w16du:dateUtc="2026-08-03T08:57:00Z"/>
        </w:rPr>
      </w:pPr>
      <w:ins w:id="796" w:author="Dylan CHEN" w:date="2026-08-03T16:57:00Z" w16du:dateUtc="2026-08-03T08:57:00Z">
        <w:r w:rsidRPr="003B3E2B">
          <w:t>Please see the Section Introduction for details.</w:t>
        </w:r>
      </w:ins>
      <w:del w:id="797" w:author="Dylan CHEN" w:date="2026-08-03T16:57:00Z" w16du:dateUtc="2026-08-03T08:57:00Z">
        <w:r w:rsidR="00E34212" w:rsidRPr="00522DE1" w:rsidDel="003B3E2B">
          <w:delText xml:space="preserve">We appreciate the reviewer’s comment. Per the review panel’s suggestion in the last round, our paper elaborates that what we identify is the internal GenAI effect given </w:delText>
        </w:r>
        <w:r w:rsidR="00EB480F" w:rsidRPr="00522DE1" w:rsidDel="003B3E2B">
          <w:delText>external GenAI</w:delText>
        </w:r>
        <w:r w:rsidR="00E34212" w:rsidRPr="00522DE1" w:rsidDel="003B3E2B">
          <w:delText>’s</w:delText>
        </w:r>
        <w:r w:rsidR="00EB480F" w:rsidRPr="00522DE1" w:rsidDel="003B3E2B">
          <w:delText xml:space="preserve"> availability. </w:delText>
        </w:r>
        <w:r w:rsidR="00E34212" w:rsidRPr="00522DE1" w:rsidDel="003B3E2B">
          <w:delText xml:space="preserve">While we emphasize on the community’s attitude toward external GenAI to explain one of the reasons they bring Internal GenAI into the platform, it should be noted that it is almost impossible to </w:delText>
        </w:r>
        <w:r w:rsidR="00EB480F" w:rsidRPr="00522DE1" w:rsidDel="003B3E2B">
          <w:delText>prevent user from using ChatGPT</w:delText>
        </w:r>
        <w:r w:rsidR="00E34212" w:rsidRPr="00522DE1" w:rsidDel="003B3E2B">
          <w:delText xml:space="preserve"> or learning from ChatGPT before making posts</w:delText>
        </w:r>
        <w:r w:rsidR="00EB480F" w:rsidRPr="00522DE1" w:rsidDel="003B3E2B">
          <w:delText xml:space="preserve">. </w:delText>
        </w:r>
        <w:r w:rsidR="00E34212" w:rsidRPr="00522DE1" w:rsidDel="003B3E2B">
          <w:delText xml:space="preserve">In this regard, our identified effect is still internal GenAI’s effective given the availability of external GenAI (in a way similar as corporate cell phone’s impact given personal cellphone). </w:delText>
        </w:r>
      </w:del>
    </w:p>
    <w:p w14:paraId="4EEF4D9A" w14:textId="6B8371C1" w:rsidR="00005563" w:rsidRPr="00522DE1" w:rsidRDefault="00E34212" w:rsidP="003B3E2B">
      <w:pPr>
        <w:pStyle w:val="Paragraph"/>
      </w:pPr>
      <w:del w:id="798" w:author="Dylan CHEN" w:date="2026-08-03T16:57:00Z" w16du:dateUtc="2026-08-03T08:57:00Z">
        <w:r w:rsidRPr="00522DE1" w:rsidDel="003B3E2B">
          <w:delText>In the revisision, we have clarified this point</w:delText>
        </w:r>
        <w:r w:rsidR="00EB480F" w:rsidRPr="00522DE1" w:rsidDel="003B3E2B">
          <w:delText>.</w:delText>
        </w:r>
      </w:del>
    </w:p>
    <w:p w14:paraId="64367307" w14:textId="77777777" w:rsidR="001C1388" w:rsidRPr="00522DE1" w:rsidRDefault="001C1388" w:rsidP="001C1388">
      <w:pPr>
        <w:spacing w:before="120" w:after="120"/>
      </w:pPr>
      <w:r w:rsidRPr="00522DE1">
        <w:t>---------------------------------------------------------------------------------------------------------------------</w:t>
      </w:r>
    </w:p>
    <w:p w14:paraId="24DFDFBE" w14:textId="4510505D" w:rsidR="00EC4343" w:rsidRPr="00522DE1" w:rsidRDefault="00352AA5" w:rsidP="00683A26">
      <w:pPr>
        <w:pStyle w:val="Heading1"/>
      </w:pPr>
      <w:ins w:id="799" w:author="Dylan CHEN" w:date="2026-08-20T15:40:00Z" w16du:dateUtc="2026-08-20T07:40:00Z">
        <w:r>
          <w:rPr>
            <w:rFonts w:hint="eastAsia"/>
          </w:rPr>
          <w:t>#</w:t>
        </w:r>
      </w:ins>
      <w:r w:rsidR="00EC4343" w:rsidRPr="00522DE1">
        <w:t>R1-4</w:t>
      </w:r>
    </w:p>
    <w:p w14:paraId="3B973365" w14:textId="667BA53A" w:rsidR="00EC4343" w:rsidRPr="00522DE1" w:rsidRDefault="00B866F7" w:rsidP="00EC4343">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A related concern is the apparent inconsistency between the platform</w:t>
      </w:r>
      <w:r w:rsidR="003834AA">
        <w:rPr>
          <w:rFonts w:eastAsia="SimSun"/>
          <w:i/>
          <w:iCs/>
          <w:kern w:val="2"/>
        </w:rPr>
        <w:t>’</w:t>
      </w:r>
      <w:r w:rsidRPr="00522DE1">
        <w:rPr>
          <w:rFonts w:eastAsia="SimSun"/>
          <w:i/>
          <w:iCs/>
          <w:kern w:val="2"/>
        </w:rPr>
        <w:t xml:space="preserve">s restriction of external GenAI and its later deployment of its own internal GenAI. According to the policy link cited in the response letter, the restriction on tools such as ChatGPT is motivated largely by </w:t>
      </w:r>
      <w:r w:rsidRPr="00850B1A">
        <w:rPr>
          <w:rFonts w:eastAsia="SimSun"/>
          <w:i/>
          <w:iCs/>
          <w:kern w:val="2"/>
          <w:highlight w:val="yellow"/>
          <w:rPrChange w:id="800" w:author="Dylan CHEN" w:date="2026-08-05T10:49:00Z" w16du:dateUtc="2026-08-05T02:49:00Z">
            <w:rPr>
              <w:rFonts w:eastAsia="SimSun"/>
              <w:i/>
              <w:iCs/>
              <w:kern w:val="2"/>
            </w:rPr>
          </w:rPrChange>
        </w:rPr>
        <w:t>concerns about inaccuracy and hallucination</w:t>
      </w:r>
      <w:r w:rsidRPr="00522DE1">
        <w:rPr>
          <w:rFonts w:eastAsia="SimSun"/>
          <w:i/>
          <w:iCs/>
          <w:kern w:val="2"/>
        </w:rPr>
        <w:t>. This raises an important question: why would users view the platform</w:t>
      </w:r>
      <w:r w:rsidR="003834AA">
        <w:rPr>
          <w:rFonts w:eastAsia="SimSun"/>
          <w:i/>
          <w:iCs/>
          <w:kern w:val="2"/>
        </w:rPr>
        <w:t>’</w:t>
      </w:r>
      <w:r w:rsidRPr="00522DE1">
        <w:rPr>
          <w:rFonts w:eastAsia="SimSun"/>
          <w:i/>
          <w:iCs/>
          <w:kern w:val="2"/>
        </w:rPr>
        <w:t xml:space="preserve">s internal GenAI as sufficiently reliable to warrant prominent first-position answers, when external GenAI is discouraged for reliability reasons? From a user perspective, this asymmetry may undermine trust or generate frustration, potentially discouraging participation for reasons unrelated to the content, source, or position mechanisms proposed in the paper. </w:t>
      </w:r>
      <w:r w:rsidRPr="00004B76">
        <w:rPr>
          <w:rFonts w:eastAsia="SimSun"/>
          <w:i/>
          <w:iCs/>
          <w:kern w:val="2"/>
          <w:highlight w:val="yellow"/>
          <w:rPrChange w:id="801" w:author="Dylan CHEN" w:date="2026-08-03T15:52:00Z" w16du:dateUtc="2026-08-03T07:52:00Z">
            <w:rPr>
              <w:rFonts w:eastAsia="SimSun"/>
              <w:i/>
              <w:iCs/>
              <w:kern w:val="2"/>
            </w:rPr>
          </w:rPrChange>
        </w:rPr>
        <w:t>The authors should clarify how the platform justified this distinction to users and discuss whether governance inconsistency or user resentment could contribute to the observed effects, as well as what this implies for the generalizability of the findings.</w:t>
      </w:r>
    </w:p>
    <w:p w14:paraId="5300CF5B" w14:textId="6E12B45B" w:rsidR="00FA15EA"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41F049E" w14:textId="015E548F" w:rsidR="00FF2767" w:rsidRDefault="00E22F16" w:rsidP="00DB6DFB">
      <w:pPr>
        <w:pStyle w:val="Paragraph"/>
        <w:rPr>
          <w:ins w:id="802" w:author="Dylan CHEN" w:date="2026-08-05T14:13:00Z" w16du:dateUtc="2026-08-05T06:13:00Z"/>
        </w:rPr>
      </w:pPr>
      <w:ins w:id="803" w:author="Dylan CHEN" w:date="2026-08-03T16:59:00Z" w16du:dateUtc="2026-08-03T08:59:00Z">
        <w:r w:rsidRPr="00E22F16">
          <w:t>We thank the reviewer for this important comment, which prompted us to sharpen both the theory and the results. Our revised framework resolves the puzzle the reviewer identifies, and we address the reviewer</w:t>
        </w:r>
      </w:ins>
      <w:r w:rsidR="003834AA">
        <w:t>’</w:t>
      </w:r>
      <w:ins w:id="804" w:author="Dylan CHEN" w:date="2026-08-03T16:59:00Z" w16du:dateUtc="2026-08-03T08:59:00Z">
        <w:r w:rsidRPr="00E22F16">
          <w:t>s three specific requests in turn.</w:t>
        </w:r>
      </w:ins>
      <w:ins w:id="805" w:author="Dylan CHEN" w:date="2026-08-05T10:50:00Z" w16du:dateUtc="2026-08-05T02:50:00Z">
        <w:r w:rsidR="00850B1A">
          <w:rPr>
            <w:rFonts w:hint="eastAsia"/>
          </w:rPr>
          <w:t xml:space="preserve"> </w:t>
        </w:r>
      </w:ins>
    </w:p>
    <w:p w14:paraId="27D1B8EE" w14:textId="77777777" w:rsidR="00352AA5" w:rsidRPr="00352AA5" w:rsidRDefault="00352AA5" w:rsidP="00352AA5">
      <w:pPr>
        <w:widowControl w:val="0"/>
        <w:snapToGrid w:val="0"/>
        <w:spacing w:afterLines="50" w:after="120"/>
        <w:rPr>
          <w:ins w:id="806" w:author="Dylan CHEN" w:date="2026-08-20T15:41:00Z" w16du:dateUtc="2026-08-20T07:41:00Z"/>
          <w:rFonts w:eastAsia="DengXian"/>
          <w:color w:val="000000"/>
          <w:kern w:val="2"/>
        </w:rPr>
      </w:pPr>
      <w:ins w:id="807" w:author="Dylan CHEN" w:date="2026-08-20T15:41:00Z" w16du:dateUtc="2026-08-20T07:41:00Z">
        <w:r w:rsidRPr="00352AA5">
          <w:rPr>
            <w:rFonts w:eastAsia="DengXian"/>
            <w:color w:val="000000"/>
            <w:kern w:val="2"/>
          </w:rPr>
          <w:t>Before responding to individual comments, we describe two changes that run across our responses. Later comments refer back to this note rather than repeating it.</w:t>
        </w:r>
      </w:ins>
    </w:p>
    <w:p w14:paraId="5D634185" w14:textId="6AF5D2D6" w:rsidR="00352AA5" w:rsidRPr="00352AA5" w:rsidRDefault="00352AA5" w:rsidP="00352AA5">
      <w:pPr>
        <w:spacing w:before="120" w:after="120"/>
        <w:rPr>
          <w:ins w:id="808" w:author="Dylan CHEN" w:date="2026-08-20T15:41:00Z" w16du:dateUtc="2026-08-20T07:41:00Z"/>
          <w:rFonts w:hint="eastAsia"/>
        </w:rPr>
      </w:pPr>
      <w:ins w:id="809" w:author="Dylan CHEN" w:date="2026-08-20T15:41:00Z" w16du:dateUtc="2026-08-20T07:41:00Z">
        <w:r w:rsidRPr="00352AA5">
          <w:rPr>
            <w:b/>
            <w:bCs/>
          </w:rPr>
          <w:t>First, a reorganization of how the theory is presented.</w:t>
        </w:r>
        <w:r w:rsidRPr="00352AA5">
          <w:t xml:space="preserve"> We have rebuilt the theoretical development based on the email communication and offline face-to-face instruction with SE. It begins from: </w:t>
        </w:r>
        <w:r w:rsidRPr="00352AA5">
          <w:rPr>
            <w:b/>
            <w:bCs/>
          </w:rPr>
          <w:t>1) a competitive encounter perspective</w:t>
        </w:r>
        <w:r w:rsidRPr="00352AA5">
          <w:t xml:space="preserve"> motivated by competition dynamics theory (Chen et al., 2007; Chen, 2009), which explains how the member appraises the AI rival; and </w:t>
        </w:r>
        <w:r w:rsidRPr="00352AA5">
          <w:rPr>
            <w:b/>
            <w:bCs/>
          </w:rPr>
          <w:t>2) a single overarching account Kahneman</w:t>
        </w:r>
      </w:ins>
      <w:r w:rsidR="003834AA">
        <w:rPr>
          <w:b/>
          <w:bCs/>
        </w:rPr>
        <w:t>’</w:t>
      </w:r>
      <w:ins w:id="810" w:author="Dylan CHEN" w:date="2026-08-20T15:41:00Z" w16du:dateUtc="2026-08-20T07:41:00Z">
        <w:r w:rsidRPr="00352AA5">
          <w:rPr>
            <w:b/>
            <w:bCs/>
          </w:rPr>
          <w:t>s fast-and-slow theory</w:t>
        </w:r>
        <w:r w:rsidRPr="00352AA5">
          <w:t xml:space="preserve"> (Evans &amp; Stanovich, 2013; Kahneman, 2003, 2011), which explains which signal can affect each decision and when that signal becomes available.</w:t>
        </w:r>
      </w:ins>
    </w:p>
    <w:p w14:paraId="43D5836D" w14:textId="75660F95" w:rsidR="00352AA5" w:rsidRPr="00352AA5" w:rsidRDefault="00006439" w:rsidP="00352AA5">
      <w:pPr>
        <w:spacing w:before="120" w:after="120"/>
        <w:rPr>
          <w:ins w:id="811" w:author="Dylan CHEN" w:date="2026-08-20T15:41:00Z" w16du:dateUtc="2026-08-20T07:41:00Z"/>
          <w:b/>
          <w:bCs/>
        </w:rPr>
      </w:pPr>
      <w:ins w:id="812" w:author="Dylan CHEN" w:date="2026-08-21T22:40:00Z" w16du:dateUtc="2026-08-21T14:40:00Z">
        <w:r>
          <w:lastRenderedPageBreak/>
          <w:t>Grounded in the new framework</w:t>
        </w:r>
      </w:ins>
      <w:ins w:id="813" w:author="Dylan CHEN" w:date="2026-08-20T15:41:00Z" w16du:dateUtc="2026-08-20T07:41:00Z">
        <w:r w:rsidR="00352AA5" w:rsidRPr="00352AA5">
          <w:t xml:space="preserve">, we now claim that the effect of an AI answer depends on the </w:t>
        </w:r>
        <w:r w:rsidR="00352AA5" w:rsidRPr="00352AA5">
          <w:rPr>
            <w:b/>
            <w:bCs/>
          </w:rPr>
          <w:t>AI profile</w:t>
        </w:r>
        <w:r w:rsidR="00352AA5" w:rsidRPr="00352AA5">
          <w:t>. The AI label alone signals that a competitor has entered the question. In a community that already views AI-generated content with suspicion, users treat this competitor as a weak one, and the presence of a weak competitor motivates human contribution (H1). The AI length works in the opposite direction. When the AI answer is long and appears comprehensive, potential answerers judge that little of value remains to add, and their contribution falls (H2).</w:t>
        </w:r>
        <w:r w:rsidR="00352AA5" w:rsidRPr="00352AA5">
          <w:rPr>
            <w:rFonts w:ascii="Calibri" w:eastAsia="Microsoft YaHei" w:hAnsi="Calibri"/>
            <w:sz w:val="22"/>
            <w:szCs w:val="22"/>
            <w:lang w:eastAsia="en-US"/>
          </w:rPr>
          <w:t xml:space="preserve"> </w:t>
        </w:r>
        <w:r w:rsidR="00352AA5" w:rsidRPr="00352AA5">
          <w:t>The positive prediction is thus derived from theory before analysis and is stated in the hypotheses themselves, not inferred after the fact.</w:t>
        </w:r>
      </w:ins>
    </w:p>
    <w:p w14:paraId="711FCCF4" w14:textId="0F6B2680" w:rsidR="00352AA5" w:rsidRPr="00352AA5" w:rsidRDefault="00352AA5" w:rsidP="00352AA5">
      <w:pPr>
        <w:spacing w:before="120" w:after="120"/>
        <w:rPr>
          <w:ins w:id="814" w:author="Dylan CHEN" w:date="2026-08-20T15:41:00Z" w16du:dateUtc="2026-08-20T07:41:00Z"/>
        </w:rPr>
      </w:pPr>
      <w:ins w:id="815" w:author="Dylan CHEN" w:date="2026-08-20T15:41:00Z" w16du:dateUtc="2026-08-20T07:41:00Z">
        <w:r w:rsidRPr="00352AA5">
          <w:t xml:space="preserve">Our results confirm this framework. </w:t>
        </w:r>
      </w:ins>
      <w:ins w:id="816" w:author="Dylan CHEN" w:date="2026-08-21T22:40:00Z" w16du:dateUtc="2026-08-21T14:40:00Z">
        <w:r w:rsidR="00006439">
          <w:t>The effect of the AI label alone</w:t>
        </w:r>
      </w:ins>
      <w:ins w:id="817" w:author="Dylan CHEN" w:date="2026-08-20T15:41:00Z" w16du:dateUtc="2026-08-20T07:41:00Z">
        <w:r w:rsidRPr="00352AA5">
          <w:t xml:space="preserve"> on supply is positive and significant (0.188, p&lt;0.05), the interaction with AI answer length is negative (-0.046, p&lt;0.001), and the average total effect turns negative only because AI answers in our setting carry substantial content, which is identically the total deterrence effect in the original manuscript.</w:t>
        </w:r>
      </w:ins>
    </w:p>
    <w:p w14:paraId="6C069D1B" w14:textId="4ED9035B" w:rsidR="00352AA5" w:rsidRPr="00352AA5" w:rsidRDefault="00352AA5" w:rsidP="00352AA5">
      <w:pPr>
        <w:widowControl w:val="0"/>
        <w:snapToGrid w:val="0"/>
        <w:spacing w:afterLines="50" w:after="120"/>
        <w:rPr>
          <w:ins w:id="818" w:author="Dylan CHEN" w:date="2026-08-20T15:41:00Z" w16du:dateUtc="2026-08-20T07:41:00Z"/>
          <w:rFonts w:eastAsia="DengXian"/>
          <w:color w:val="000000"/>
          <w:kern w:val="2"/>
        </w:rPr>
      </w:pPr>
      <w:ins w:id="819" w:author="Dylan CHEN" w:date="2026-08-20T15:41:00Z" w16du:dateUtc="2026-08-20T07:41:00Z">
        <w:r w:rsidRPr="00352AA5">
          <w:rPr>
            <w:rFonts w:eastAsia="DengXian"/>
            <w:b/>
            <w:bCs/>
            <w:color w:val="000000"/>
            <w:kern w:val="2"/>
          </w:rPr>
          <w:t>Second, a deliberate narrowing of scope to keep the story focused.</w:t>
        </w:r>
        <w:r w:rsidRPr="00352AA5">
          <w:rPr>
            <w:rFonts w:eastAsia="DengXian"/>
            <w:color w:val="000000"/>
            <w:kern w:val="2"/>
          </w:rPr>
          <w:t xml:space="preserve"> The removal is a choice about narrative focus and length, not a retraction of the earlier logic. We removed three elements from the main text. (1) All results that use net likes as the dependent variable, together with every recognition mechanism built on them, are removed. (2) The position effect is removed from the main text. (3) In the response letter, we still engage fully with the reviewer</w:t>
        </w:r>
      </w:ins>
      <w:r w:rsidR="003834AA">
        <w:rPr>
          <w:rFonts w:eastAsia="DengXian"/>
          <w:color w:val="000000"/>
          <w:kern w:val="2"/>
        </w:rPr>
        <w:t>’</w:t>
      </w:r>
      <w:ins w:id="820" w:author="Dylan CHEN" w:date="2026-08-20T15:41:00Z" w16du:dateUtc="2026-08-20T07:41:00Z">
        <w:r w:rsidRPr="00352AA5">
          <w:rPr>
            <w:rFonts w:eastAsia="DengXian"/>
            <w:color w:val="000000"/>
            <w:kern w:val="2"/>
          </w:rPr>
          <w:t xml:space="preserve">s earlier concerns about these removed elements, in order to show that the original reasoning was sound. </w:t>
        </w:r>
      </w:ins>
    </w:p>
    <w:p w14:paraId="55F6DF49" w14:textId="77777777" w:rsidR="00352AA5" w:rsidRDefault="00352AA5" w:rsidP="00DB6DFB">
      <w:pPr>
        <w:pStyle w:val="Paragraph"/>
        <w:rPr>
          <w:ins w:id="821" w:author="Dylan CHEN" w:date="2026-08-20T15:41:00Z" w16du:dateUtc="2026-08-20T07:41:00Z"/>
          <w:b/>
          <w:bCs/>
        </w:rPr>
      </w:pPr>
    </w:p>
    <w:p w14:paraId="1CE297B8" w14:textId="3FF5E309" w:rsidR="00352AA5" w:rsidRDefault="00352AA5" w:rsidP="00DB6DFB">
      <w:pPr>
        <w:pStyle w:val="Paragraph"/>
        <w:rPr>
          <w:ins w:id="822" w:author="Dylan CHEN" w:date="2026-08-20T15:41:00Z" w16du:dateUtc="2026-08-20T07:41:00Z"/>
          <w:b/>
          <w:bCs/>
        </w:rPr>
      </w:pPr>
      <w:ins w:id="823" w:author="Dylan CHEN" w:date="2026-08-20T15:41:00Z" w16du:dateUtc="2026-08-20T07:41:00Z">
        <w:r>
          <w:rPr>
            <w:rFonts w:hint="eastAsia"/>
            <w:b/>
            <w:bCs/>
          </w:rPr>
          <w:t>Then, we respond to the revi</w:t>
        </w:r>
      </w:ins>
      <w:ins w:id="824" w:author="Dylan CHEN" w:date="2026-08-20T15:44:00Z" w16du:dateUtc="2026-08-20T07:44:00Z">
        <w:r>
          <w:rPr>
            <w:rFonts w:hint="eastAsia"/>
            <w:b/>
            <w:bCs/>
          </w:rPr>
          <w:t>e</w:t>
        </w:r>
      </w:ins>
      <w:ins w:id="825" w:author="Dylan CHEN" w:date="2026-08-20T15:41:00Z" w16du:dateUtc="2026-08-20T07:41:00Z">
        <w:r>
          <w:rPr>
            <w:rFonts w:hint="eastAsia"/>
            <w:b/>
            <w:bCs/>
          </w:rPr>
          <w:t>wer</w:t>
        </w:r>
      </w:ins>
      <w:r w:rsidR="003834AA">
        <w:rPr>
          <w:b/>
          <w:bCs/>
        </w:rPr>
        <w:t>’</w:t>
      </w:r>
      <w:ins w:id="826" w:author="Dylan CHEN" w:date="2026-08-20T15:41:00Z" w16du:dateUtc="2026-08-20T07:41:00Z">
        <w:r>
          <w:rPr>
            <w:rFonts w:hint="eastAsia"/>
            <w:b/>
            <w:bCs/>
          </w:rPr>
          <w:t>s concerns point-to-point</w:t>
        </w:r>
      </w:ins>
      <w:ins w:id="827" w:author="Dylan CHEN" w:date="2026-08-20T15:42:00Z" w16du:dateUtc="2026-08-20T07:42:00Z">
        <w:r>
          <w:rPr>
            <w:rFonts w:hint="eastAsia"/>
            <w:b/>
            <w:bCs/>
          </w:rPr>
          <w:t>.</w:t>
        </w:r>
      </w:ins>
    </w:p>
    <w:p w14:paraId="738ADDB6" w14:textId="7AE0CB42" w:rsidR="00B866F7" w:rsidRPr="00522DE1" w:rsidRDefault="00E22F16" w:rsidP="00DB6DFB">
      <w:pPr>
        <w:pStyle w:val="Paragraph"/>
      </w:pPr>
      <w:ins w:id="828" w:author="Dylan CHEN" w:date="2026-08-03T17:00:00Z" w16du:dateUtc="2026-08-03T09:00:00Z">
        <w:r w:rsidRPr="00E22F16">
          <w:rPr>
            <w:b/>
            <w:bCs/>
            <w:rPrChange w:id="829" w:author="Dylan CHEN" w:date="2026-08-03T17:00:00Z" w16du:dateUtc="2026-08-03T09:00:00Z">
              <w:rPr/>
            </w:rPrChange>
          </w:rPr>
          <w:t>(1) How the platform justified the distinction to users.</w:t>
        </w:r>
        <w:r w:rsidRPr="00E22F16">
          <w:t xml:space="preserve"> </w:t>
        </w:r>
      </w:ins>
      <w:r w:rsidR="00E34212" w:rsidRPr="00522DE1">
        <w:t xml:space="preserve">As </w:t>
      </w:r>
      <w:ins w:id="830" w:author="Dylan CHEN" w:date="2026-08-05T10:54:00Z" w16du:dateUtc="2026-08-05T02:54:00Z">
        <w:r w:rsidR="00850B1A">
          <w:rPr>
            <w:rFonts w:hint="eastAsia"/>
          </w:rPr>
          <w:t xml:space="preserve">with </w:t>
        </w:r>
      </w:ins>
      <w:r w:rsidR="00E34212" w:rsidRPr="00522DE1">
        <w:t xml:space="preserve">many new </w:t>
      </w:r>
      <w:del w:id="831" w:author="Dylan CHEN" w:date="2026-08-05T10:54:00Z" w16du:dateUtc="2026-08-05T02:54:00Z">
        <w:r w:rsidR="00E34212" w:rsidRPr="00522DE1" w:rsidDel="00850B1A">
          <w:delText xml:space="preserve">technologies </w:delText>
        </w:r>
      </w:del>
      <w:ins w:id="832" w:author="Dylan CHEN" w:date="2026-08-05T10:54:00Z" w16du:dateUtc="2026-08-05T02:54:00Z">
        <w:r w:rsidR="00850B1A" w:rsidRPr="00522DE1">
          <w:t>technolog</w:t>
        </w:r>
        <w:r w:rsidR="00850B1A">
          <w:rPr>
            <w:rFonts w:hint="eastAsia"/>
          </w:rPr>
          <w:t>y</w:t>
        </w:r>
        <w:r w:rsidR="00850B1A" w:rsidRPr="00522DE1">
          <w:t xml:space="preserve"> </w:t>
        </w:r>
      </w:ins>
      <w:r w:rsidR="00E34212" w:rsidRPr="00522DE1">
        <w:t>adoption</w:t>
      </w:r>
      <w:ins w:id="833" w:author="Dylan CHEN" w:date="2026-08-05T10:54:00Z" w16du:dateUtc="2026-08-05T02:54:00Z">
        <w:r w:rsidR="00850B1A">
          <w:rPr>
            <w:rFonts w:hint="eastAsia"/>
          </w:rPr>
          <w:t>s</w:t>
        </w:r>
      </w:ins>
      <w:r w:rsidR="00E34212" w:rsidRPr="00522DE1">
        <w:t xml:space="preserve">, the platform shows a resistance – adoption path. In order to compete with external GenAI, they </w:t>
      </w:r>
      <w:r w:rsidR="00DB6DFB" w:rsidRPr="00522DE1">
        <w:t xml:space="preserve">put forward two instruments: 1) ban external GenAI, 2) make internal GenAI. While the first instrument can not be enforced since it is done by users, the second instrument is under the full control of the platform. Our study is on the second instrument, which is 10 months after the first instrument. </w:t>
      </w:r>
      <w:ins w:id="834" w:author="Dylan CHEN" w:date="2026-08-05T10:55:00Z" w16du:dateUtc="2026-08-05T02:55:00Z">
        <w:r w:rsidR="00850B1A">
          <w:rPr>
            <w:rFonts w:hint="eastAsia"/>
          </w:rPr>
          <w:t>The p</w:t>
        </w:r>
      </w:ins>
      <w:ins w:id="835" w:author="Dylan CHEN" w:date="2026-08-05T10:54:00Z" w16du:dateUtc="2026-08-05T02:54:00Z">
        <w:r w:rsidR="00850B1A">
          <w:rPr>
            <w:rFonts w:hint="eastAsia"/>
          </w:rPr>
          <w:t xml:space="preserve">latform </w:t>
        </w:r>
      </w:ins>
      <w:ins w:id="836" w:author="Dylan CHEN" w:date="2026-08-05T10:55:00Z" w16du:dateUtc="2026-08-05T02:55:00Z">
        <w:r w:rsidR="00850B1A">
          <w:rPr>
            <w:rFonts w:hint="eastAsia"/>
          </w:rPr>
          <w:t xml:space="preserve">says in the announcement of the internal GenAI that this is an experiment that aims to collect </w:t>
        </w:r>
      </w:ins>
      <w:ins w:id="837" w:author="Dylan CHEN" w:date="2026-08-05T10:56:00Z" w16du:dateUtc="2026-08-05T02:56:00Z">
        <w:r w:rsidR="00850B1A">
          <w:rPr>
            <w:rFonts w:hint="eastAsia"/>
          </w:rPr>
          <w:t xml:space="preserve">user </w:t>
        </w:r>
      </w:ins>
      <w:ins w:id="838" w:author="Dylan CHEN" w:date="2026-08-05T10:55:00Z" w16du:dateUtc="2026-08-05T02:55:00Z">
        <w:r w:rsidR="00850B1A">
          <w:rPr>
            <w:rFonts w:hint="eastAsia"/>
          </w:rPr>
          <w:t xml:space="preserve">feedback and see whether this </w:t>
        </w:r>
        <w:r w:rsidR="00850B1A">
          <w:t>instrument</w:t>
        </w:r>
        <w:r w:rsidR="00850B1A">
          <w:rPr>
            <w:rFonts w:hint="eastAsia"/>
          </w:rPr>
          <w:t xml:space="preserve"> can work.</w:t>
        </w:r>
      </w:ins>
      <w:del w:id="839" w:author="Dylan CHEN" w:date="2026-08-05T10:54:00Z" w16du:dateUtc="2026-08-05T02:54:00Z">
        <w:r w:rsidR="00DB6DFB" w:rsidRPr="00522DE1" w:rsidDel="00850B1A">
          <w:delText xml:space="preserve"> </w:delText>
        </w:r>
      </w:del>
    </w:p>
    <w:p w14:paraId="3EF69D3A" w14:textId="4B069479" w:rsidR="00727036" w:rsidRDefault="00E22F16" w:rsidP="00D241ED">
      <w:pPr>
        <w:pStyle w:val="Paragraph"/>
        <w:rPr>
          <w:ins w:id="840" w:author="Dylan CHEN" w:date="2026-08-03T17:01:00Z" w16du:dateUtc="2026-08-03T09:01:00Z"/>
        </w:rPr>
      </w:pPr>
      <w:ins w:id="841" w:author="Dylan CHEN" w:date="2026-08-03T17:01:00Z" w16du:dateUtc="2026-08-03T09:01:00Z">
        <w:r w:rsidRPr="00E22F16">
          <w:rPr>
            <w:b/>
            <w:bCs/>
            <w:rPrChange w:id="842" w:author="Dylan CHEN" w:date="2026-08-03T17:01:00Z" w16du:dateUtc="2026-08-03T09:01:00Z">
              <w:rPr/>
            </w:rPrChange>
          </w:rPr>
          <w:t>(2) Whether governance inconsistency or user resentment could drive the observed effect.</w:t>
        </w:r>
        <w:r w:rsidRPr="00E22F16">
          <w:t xml:space="preserve"> Our updated framework and our research design together rule this out, and in fact the reviewer</w:t>
        </w:r>
      </w:ins>
      <w:r w:rsidR="003834AA">
        <w:t>’</w:t>
      </w:r>
      <w:ins w:id="843" w:author="Dylan CHEN" w:date="2026-08-03T17:01:00Z" w16du:dateUtc="2026-08-03T09:01:00Z">
        <w:r w:rsidRPr="00E22F16">
          <w:t>s intuition about user skepticism is now built into the theory. First, on the design: AI answers are randomly assigned at the question level. Any resentment or distrust a user holds toward the platform</w:t>
        </w:r>
      </w:ins>
      <w:r w:rsidR="003834AA">
        <w:t>’</w:t>
      </w:r>
      <w:ins w:id="844" w:author="Dylan CHEN" w:date="2026-08-03T17:01:00Z" w16du:dateUtc="2026-08-03T09:01:00Z">
        <w:r w:rsidRPr="00E22F16">
          <w:t>s governance is a person-level or platform-level disposition that applies equally to the questions the user encounters with and without an AI answer. Because assignment is random across questions, such sentiment is constant between the treated and control conditions and is differenced out. The only treatment-specific channel is a user</w:t>
        </w:r>
      </w:ins>
      <w:r w:rsidR="003834AA">
        <w:t>’</w:t>
      </w:r>
      <w:ins w:id="845" w:author="Dylan CHEN" w:date="2026-08-03T17:01:00Z" w16du:dateUtc="2026-08-03T09:01:00Z">
        <w:r w:rsidRPr="00E22F16">
          <w:t xml:space="preserve">s response to seeing a labeled AI answer on a given question, which is exactly what </w:t>
        </w:r>
      </w:ins>
      <w:ins w:id="846" w:author="Dylan CHEN" w:date="2026-08-20T15:42:00Z" w16du:dateUtc="2026-08-20T07:42:00Z">
        <w:r w:rsidR="00352AA5">
          <w:rPr>
            <w:rFonts w:hint="eastAsia"/>
          </w:rPr>
          <w:t xml:space="preserve">our H1 currently </w:t>
        </w:r>
      </w:ins>
      <w:ins w:id="847" w:author="Dylan CHEN" w:date="2026-08-03T17:01:00Z" w16du:dateUtc="2026-08-03T09:01:00Z">
        <w:r w:rsidRPr="00E22F16">
          <w:t xml:space="preserve">measures. Second, on the direction of that effect: if governance-related resentment or distrust discouraged participation, </w:t>
        </w:r>
      </w:ins>
      <w:ins w:id="848" w:author="Dylan CHEN" w:date="2026-08-21T22:40:00Z" w16du:dateUtc="2026-08-21T14:40:00Z">
        <w:r w:rsidR="00006439">
          <w:t>The effect of the AI label alone</w:t>
        </w:r>
      </w:ins>
      <w:ins w:id="849" w:author="Dylan CHEN" w:date="2026-08-03T17:01:00Z" w16du:dateUtc="2026-08-03T09:01:00Z">
        <w:r w:rsidRPr="00E22F16">
          <w:t xml:space="preserve"> would be </w:t>
        </w:r>
      </w:ins>
      <w:ins w:id="850" w:author="Dylan CHEN" w:date="2026-08-05T10:59:00Z" w16du:dateUtc="2026-08-05T02:59:00Z">
        <w:r w:rsidR="00850B1A">
          <w:rPr>
            <w:rFonts w:hint="eastAsia"/>
          </w:rPr>
          <w:t>positive as illustrated in our current theoretical development</w:t>
        </w:r>
      </w:ins>
      <w:ins w:id="851" w:author="Dylan CHEN" w:date="2026-08-03T17:01:00Z" w16du:dateUtc="2026-08-03T09:01:00Z">
        <w:r w:rsidRPr="00E22F16">
          <w:t>. The positive AI label effect shows that users treat the labeled AI as a weak competitor whose presence invites participation. The community</w:t>
        </w:r>
      </w:ins>
      <w:r w:rsidR="003834AA">
        <w:t>’</w:t>
      </w:r>
      <w:ins w:id="852" w:author="Dylan CHEN" w:date="2026-08-03T17:01:00Z" w16du:dateUtc="2026-08-03T09:01:00Z">
        <w:r w:rsidRPr="00E22F16">
          <w:t xml:space="preserve">s skepticism toward AI, which the reviewer correctly infers from the restriction, is therefore not a confound. It is the very perception that produces the weak-competitor response at the center of our theory. The deterrence we document does not come from the label or from resentment but from the AI </w:t>
        </w:r>
      </w:ins>
      <w:ins w:id="853" w:author="Dylan CHEN" w:date="2026-08-20T15:43:00Z" w16du:dateUtc="2026-08-20T07:43:00Z">
        <w:r w:rsidR="00352AA5">
          <w:rPr>
            <w:rFonts w:hint="eastAsia"/>
          </w:rPr>
          <w:t>length</w:t>
        </w:r>
      </w:ins>
      <w:ins w:id="854" w:author="Dylan CHEN" w:date="2026-08-03T17:01:00Z" w16du:dateUtc="2026-08-03T09:01:00Z">
        <w:r w:rsidRPr="00E22F16">
          <w:t xml:space="preserve">, the perception of </w:t>
        </w:r>
      </w:ins>
      <w:ins w:id="855" w:author="Dylan CHEN" w:date="2026-08-21T12:24:00Z" w16du:dateUtc="2026-08-21T04:24:00Z">
        <w:r w:rsidR="00441267">
          <w:rPr>
            <w:rFonts w:hint="eastAsia"/>
          </w:rPr>
          <w:t>coverage</w:t>
        </w:r>
      </w:ins>
      <w:ins w:id="856" w:author="Dylan CHEN" w:date="2026-08-03T17:01:00Z" w16du:dateUtc="2026-08-03T09:01:00Z">
        <w:r w:rsidRPr="00E22F16">
          <w:t xml:space="preserve"> that grows with AI answer length.</w:t>
        </w:r>
      </w:ins>
      <w:del w:id="857" w:author="Dylan CHEN" w:date="2026-08-03T17:01:00Z" w16du:dateUtc="2026-08-03T09:01:00Z">
        <w:r w:rsidR="00DB6DFB" w:rsidRPr="00522DE1" w:rsidDel="00E22F16">
          <w:delText>While one may question if the identified effect would be the same as a platform without the external GenAI exclusion, we argue that internal GenAI and external GenAI have different mechanisms paths to impact the platform (according to both the literature and our study). External GenAI attracts demand, which is immune from the availability of internal GenAI. External GenAI’s impact on supply is through human and thus lack of AI identification. Its use may affect content effect but can not affect the position effect and source effect. We elaborate on these points in the discussion.</w:delText>
        </w:r>
      </w:del>
    </w:p>
    <w:p w14:paraId="4F6F67EE" w14:textId="7F7BF5DB" w:rsidR="00E22F16" w:rsidRDefault="00E22F16" w:rsidP="00D241ED">
      <w:pPr>
        <w:pStyle w:val="Paragraph"/>
        <w:rPr>
          <w:ins w:id="858" w:author="Dylan CHEN" w:date="2026-08-21T23:06:00Z" w16du:dateUtc="2026-08-21T15:06:00Z"/>
        </w:rPr>
      </w:pPr>
      <w:ins w:id="859" w:author="Dylan CHEN" w:date="2026-08-03T17:01:00Z" w16du:dateUtc="2026-08-03T09:01:00Z">
        <w:r w:rsidRPr="00E22F16">
          <w:rPr>
            <w:b/>
            <w:bCs/>
            <w:rPrChange w:id="860" w:author="Dylan CHEN" w:date="2026-08-03T17:01:00Z" w16du:dateUtc="2026-08-03T09:01:00Z">
              <w:rPr/>
            </w:rPrChange>
          </w:rPr>
          <w:lastRenderedPageBreak/>
          <w:t>(3) Implications for generalizability.</w:t>
        </w:r>
        <w:r w:rsidRPr="00E22F16">
          <w:t xml:space="preserve"> Two points follow. First, the weak-competitor perception is tied to a community that views AI </w:t>
        </w:r>
      </w:ins>
      <w:ins w:id="861" w:author="Dylan CHEN" w:date="2026-08-05T11:01:00Z" w16du:dateUtc="2026-08-05T03:01:00Z">
        <w:r w:rsidR="00850B1A">
          <w:rPr>
            <w:rFonts w:hint="eastAsia"/>
          </w:rPr>
          <w:t xml:space="preserve">as a competitor and </w:t>
        </w:r>
      </w:ins>
      <w:ins w:id="862" w:author="Dylan CHEN" w:date="2026-08-03T17:01:00Z" w16du:dateUtc="2026-08-03T09:01:00Z">
        <w:r w:rsidRPr="00E22F16">
          <w:t>with suspicion</w:t>
        </w:r>
        <w:r w:rsidRPr="00E22F16">
          <w:rPr>
            <w:rFonts w:hint="eastAsia"/>
          </w:rPr>
          <w:t>.</w:t>
        </w:r>
        <w:r w:rsidRPr="00E22F16">
          <w:t xml:space="preserve"> In a community </w:t>
        </w:r>
      </w:ins>
      <w:ins w:id="863" w:author="Dylan CHEN" w:date="2026-08-05T11:02:00Z" w16du:dateUtc="2026-08-05T03:02:00Z">
        <w:r w:rsidR="00850B1A">
          <w:rPr>
            <w:rFonts w:hint="eastAsia"/>
          </w:rPr>
          <w:t xml:space="preserve">where people treat AI as a complement rather than a competitor or are </w:t>
        </w:r>
      </w:ins>
      <w:ins w:id="864" w:author="Dylan CHEN" w:date="2026-08-03T17:01:00Z" w16du:dateUtc="2026-08-03T09:01:00Z">
        <w:r w:rsidRPr="00E22F16">
          <w:t xml:space="preserve">more accepting of AI, the AI label effect could be </w:t>
        </w:r>
      </w:ins>
      <w:ins w:id="865" w:author="Dylan CHEN" w:date="2026-08-05T11:03:00Z" w16du:dateUtc="2026-08-05T03:03:00Z">
        <w:r w:rsidR="00850B1A">
          <w:rPr>
            <w:rFonts w:hint="eastAsia"/>
          </w:rPr>
          <w:t>different</w:t>
        </w:r>
      </w:ins>
      <w:ins w:id="866" w:author="Dylan CHEN" w:date="2026-08-03T17:01:00Z" w16du:dateUtc="2026-08-03T09:01:00Z">
        <w:r w:rsidRPr="00E22F16">
          <w:t xml:space="preserve">, and we now state this </w:t>
        </w:r>
      </w:ins>
      <w:ins w:id="867" w:author="Dylan CHEN" w:date="2026-08-05T11:02:00Z" w16du:dateUtc="2026-08-05T03:02:00Z">
        <w:r w:rsidR="00850B1A">
          <w:rPr>
            <w:rFonts w:hint="eastAsia"/>
          </w:rPr>
          <w:t>community context</w:t>
        </w:r>
      </w:ins>
      <w:ins w:id="868" w:author="Dylan CHEN" w:date="2026-08-03T17:01:00Z" w16du:dateUtc="2026-08-03T09:01:00Z">
        <w:r w:rsidRPr="00E22F16">
          <w:t xml:space="preserve"> condition in the Discussion. Second, </w:t>
        </w:r>
      </w:ins>
      <w:ins w:id="869" w:author="Dylan CHEN" w:date="2026-08-05T11:04:00Z" w16du:dateUtc="2026-08-05T03:04:00Z">
        <w:r w:rsidR="00850B1A">
          <w:rPr>
            <w:rFonts w:hint="eastAsia"/>
          </w:rPr>
          <w:t>b</w:t>
        </w:r>
      </w:ins>
      <w:ins w:id="870" w:author="Dylan CHEN" w:date="2026-08-03T17:01:00Z" w16du:dateUtc="2026-08-03T09:01:00Z">
        <w:r w:rsidRPr="00E22F16">
          <w:t xml:space="preserve">ecause our results tie the total effect to identifiable features of the AI answer rather than to a fixed average, </w:t>
        </w:r>
      </w:ins>
      <w:ins w:id="871" w:author="Dylan CHEN" w:date="2026-08-20T15:43:00Z" w16du:dateUtc="2026-08-20T07:43:00Z">
        <w:r w:rsidR="00352AA5">
          <w:rPr>
            <w:rFonts w:hint="eastAsia"/>
          </w:rPr>
          <w:t>seeing the effect from an</w:t>
        </w:r>
      </w:ins>
      <w:ins w:id="872" w:author="Dylan CHEN" w:date="2026-08-03T17:01:00Z" w16du:dateUtc="2026-08-03T09:01:00Z">
        <w:r w:rsidRPr="00E22F16">
          <w:t xml:space="preserve"> </w:t>
        </w:r>
      </w:ins>
      <w:ins w:id="873" w:author="Dylan CHEN" w:date="2026-08-20T15:43:00Z" w16du:dateUtc="2026-08-20T07:43:00Z">
        <w:r w:rsidR="00352AA5">
          <w:rPr>
            <w:rFonts w:hint="eastAsia"/>
          </w:rPr>
          <w:t>AI profile perspective</w:t>
        </w:r>
      </w:ins>
      <w:ins w:id="874" w:author="Dylan CHEN" w:date="2026-08-03T17:01:00Z" w16du:dateUtc="2026-08-03T09:01:00Z">
        <w:r w:rsidRPr="00E22F16">
          <w:t xml:space="preserve"> also travels to future settings in which AI content improves, as we note at the end of the results</w:t>
        </w:r>
      </w:ins>
      <w:ins w:id="875" w:author="Dylan CHEN" w:date="2026-08-20T15:44:00Z" w16du:dateUtc="2026-08-20T07:44:00Z">
        <w:r w:rsidR="00352AA5">
          <w:rPr>
            <w:rFonts w:hint="eastAsia"/>
          </w:rPr>
          <w:t xml:space="preserve"> and conclusions</w:t>
        </w:r>
      </w:ins>
      <w:ins w:id="876" w:author="Dylan CHEN" w:date="2026-08-03T17:01:00Z" w16du:dateUtc="2026-08-03T09:01:00Z">
        <w:r w:rsidRPr="00E22F16">
          <w:t>.</w:t>
        </w:r>
      </w:ins>
    </w:p>
    <w:p w14:paraId="505AB064" w14:textId="77777777" w:rsidR="00BE7589" w:rsidRDefault="00BE7589" w:rsidP="00D241ED">
      <w:pPr>
        <w:pStyle w:val="Paragraph"/>
        <w:rPr>
          <w:ins w:id="877" w:author="Dylan CHEN" w:date="2026-08-21T23:06:00Z" w16du:dateUtc="2026-08-21T15:06:00Z"/>
        </w:rPr>
      </w:pPr>
    </w:p>
    <w:p w14:paraId="676EE88A" w14:textId="77777777" w:rsidR="00BE7589" w:rsidRPr="00BE7589" w:rsidRDefault="00BE7589" w:rsidP="00BE7589">
      <w:pPr>
        <w:pStyle w:val="NormalWeb"/>
        <w:rPr>
          <w:ins w:id="878" w:author="Dylan CHEN" w:date="2026-08-21T23:06:00Z" w16du:dateUtc="2026-08-21T15:06:00Z"/>
          <w:b/>
          <w:bCs/>
          <w:color w:val="000000"/>
          <w:rPrChange w:id="879" w:author="Dylan CHEN" w:date="2026-08-21T23:07:00Z" w16du:dateUtc="2026-08-21T15:07:00Z">
            <w:rPr>
              <w:ins w:id="880" w:author="Dylan CHEN" w:date="2026-08-21T23:06:00Z" w16du:dateUtc="2026-08-21T15:06:00Z"/>
              <w:color w:val="000000"/>
            </w:rPr>
          </w:rPrChange>
        </w:rPr>
      </w:pPr>
      <w:ins w:id="881" w:author="Dylan CHEN" w:date="2026-08-21T23:06:00Z" w16du:dateUtc="2026-08-21T15:06:00Z">
        <w:r w:rsidRPr="00BE7589">
          <w:rPr>
            <w:b/>
            <w:bCs/>
            <w:color w:val="000000"/>
            <w:rPrChange w:id="882" w:author="Dylan CHEN" w:date="2026-08-21T23:07:00Z" w16du:dateUtc="2026-08-21T15:07:00Z">
              <w:rPr>
                <w:color w:val="000000"/>
              </w:rPr>
            </w:rPrChange>
          </w:rPr>
          <w:t>References</w:t>
        </w:r>
      </w:ins>
    </w:p>
    <w:p w14:paraId="24DBEC4C" w14:textId="3DA9CBF4" w:rsidR="00BE7589" w:rsidRDefault="00BE7589" w:rsidP="00BE7589">
      <w:pPr>
        <w:pStyle w:val="NormalWeb"/>
        <w:rPr>
          <w:ins w:id="883" w:author="Dylan CHEN" w:date="2026-08-21T23:06:00Z" w16du:dateUtc="2026-08-21T15:06:00Z"/>
          <w:color w:val="000000"/>
        </w:rPr>
      </w:pPr>
      <w:ins w:id="884" w:author="Dylan CHEN" w:date="2026-08-21T23:06:00Z" w16du:dateUtc="2026-08-21T15:06:00Z">
        <w:r>
          <w:rPr>
            <w:color w:val="000000"/>
          </w:rPr>
          <w:t>Chen, M.-J. (2009). Competitive dynamics research: An insider</w:t>
        </w:r>
      </w:ins>
      <w:r w:rsidR="003834AA">
        <w:rPr>
          <w:color w:val="000000"/>
        </w:rPr>
        <w:t>’</w:t>
      </w:r>
      <w:ins w:id="885" w:author="Dylan CHEN" w:date="2026-08-21T23:06:00Z" w16du:dateUtc="2026-08-21T15:06:00Z">
        <w:r>
          <w:rPr>
            <w:color w:val="000000"/>
          </w:rPr>
          <w:t>s odyssey. Asia Pacific Journal of Management, 26(1), 5–25.</w:t>
        </w:r>
      </w:ins>
    </w:p>
    <w:p w14:paraId="2404E43F" w14:textId="77777777" w:rsidR="00BE7589" w:rsidRDefault="00BE7589" w:rsidP="00BE7589">
      <w:pPr>
        <w:pStyle w:val="NormalWeb"/>
        <w:rPr>
          <w:ins w:id="886" w:author="Dylan CHEN" w:date="2026-08-21T23:06:00Z" w16du:dateUtc="2026-08-21T15:06:00Z"/>
          <w:color w:val="000000"/>
        </w:rPr>
      </w:pPr>
      <w:ins w:id="887" w:author="Dylan CHEN" w:date="2026-08-21T23:06:00Z" w16du:dateUtc="2026-08-21T15:06:00Z">
        <w:r>
          <w:rPr>
            <w:color w:val="000000"/>
          </w:rPr>
          <w:t>Chen, M.-J., Su, K.-H., &amp; Tsai, W. (2007). Competitive tension: The awareness–motivation–capability perspective. Academy of Management Journal, 50(1), 101–118.</w:t>
        </w:r>
      </w:ins>
    </w:p>
    <w:p w14:paraId="6AB5070C" w14:textId="77777777" w:rsidR="00BE7589" w:rsidRDefault="00BE7589" w:rsidP="00BE7589">
      <w:pPr>
        <w:pStyle w:val="NormalWeb"/>
        <w:rPr>
          <w:ins w:id="888" w:author="Dylan CHEN" w:date="2026-08-21T23:06:00Z" w16du:dateUtc="2026-08-21T15:06:00Z"/>
          <w:color w:val="000000"/>
        </w:rPr>
      </w:pPr>
      <w:ins w:id="889" w:author="Dylan CHEN" w:date="2026-08-21T23:06:00Z" w16du:dateUtc="2026-08-21T15:06:00Z">
        <w:r>
          <w:rPr>
            <w:color w:val="000000"/>
          </w:rPr>
          <w:t>Evans, J. St. B. T., &amp; Stanovich, K. E. (2013). Dual-process theories of higher cognition: Advancing the debate. Perspectives on Psychological Science, 8(3), 223–241.</w:t>
        </w:r>
      </w:ins>
    </w:p>
    <w:p w14:paraId="3DDC401C" w14:textId="77777777" w:rsidR="00BE7589" w:rsidRDefault="00BE7589" w:rsidP="00BE7589">
      <w:pPr>
        <w:pStyle w:val="NormalWeb"/>
        <w:rPr>
          <w:ins w:id="890" w:author="Dylan CHEN" w:date="2026-08-21T23:06:00Z" w16du:dateUtc="2026-08-21T15:06:00Z"/>
          <w:color w:val="000000"/>
        </w:rPr>
      </w:pPr>
      <w:ins w:id="891" w:author="Dylan CHEN" w:date="2026-08-21T23:06:00Z" w16du:dateUtc="2026-08-21T15:06:00Z">
        <w:r>
          <w:rPr>
            <w:color w:val="000000"/>
          </w:rPr>
          <w:t>Kahneman, D. (2003). A perspective on judgment and choice: Mapping bounded rationality. American Psychologist, 58(9), 697–720.</w:t>
        </w:r>
      </w:ins>
    </w:p>
    <w:p w14:paraId="707458A9" w14:textId="2A543DA6" w:rsidR="00BE7589" w:rsidRPr="00BE7589" w:rsidRDefault="00BE7589" w:rsidP="00BE7589">
      <w:pPr>
        <w:pStyle w:val="NormalWeb"/>
        <w:rPr>
          <w:rFonts w:hint="eastAsia"/>
          <w:color w:val="000000"/>
          <w:rPrChange w:id="892" w:author="Dylan CHEN" w:date="2026-08-21T23:07:00Z" w16du:dateUtc="2026-08-21T15:07:00Z">
            <w:rPr>
              <w:rFonts w:hint="eastAsia"/>
            </w:rPr>
          </w:rPrChange>
        </w:rPr>
        <w:pPrChange w:id="893" w:author="Dylan CHEN" w:date="2026-08-21T23:07:00Z" w16du:dateUtc="2026-08-21T15:07:00Z">
          <w:pPr>
            <w:pStyle w:val="Paragraph"/>
          </w:pPr>
        </w:pPrChange>
      </w:pPr>
      <w:ins w:id="894" w:author="Dylan CHEN" w:date="2026-08-21T23:06:00Z" w16du:dateUtc="2026-08-21T15:06:00Z">
        <w:r>
          <w:rPr>
            <w:color w:val="000000"/>
          </w:rPr>
          <w:t>Kahneman, D. (2011). Thinking, fast and slow. Farrar, Straus and Giroux.</w:t>
        </w:r>
      </w:ins>
    </w:p>
    <w:p w14:paraId="0F97A61B" w14:textId="77777777" w:rsidR="00FC38A4" w:rsidRPr="00522DE1" w:rsidRDefault="00EC4343" w:rsidP="00683A26">
      <w:pPr>
        <w:spacing w:before="120" w:after="120"/>
      </w:pPr>
      <w:r w:rsidRPr="00522DE1">
        <w:t>---------------------------------------------------------------------------------------------------------------------</w:t>
      </w:r>
    </w:p>
    <w:p w14:paraId="64CE3AE4" w14:textId="621D5CB9" w:rsidR="00EC4343" w:rsidRPr="00522DE1" w:rsidRDefault="00AD0C54" w:rsidP="00683A26">
      <w:pPr>
        <w:pStyle w:val="Heading1"/>
      </w:pPr>
      <w:bookmarkStart w:id="895" w:name="OLE_LINK24"/>
      <w:ins w:id="896" w:author="Dylan CHEN" w:date="2026-08-21T11:12:00Z" w16du:dateUtc="2026-08-21T03:12:00Z">
        <w:r>
          <w:rPr>
            <w:rFonts w:hint="eastAsia"/>
          </w:rPr>
          <w:t>#</w:t>
        </w:r>
      </w:ins>
      <w:ins w:id="897" w:author="Xin Li" w:date="2026-03-28T09:07:00Z" w16du:dateUtc="2026-03-28T01:07:00Z">
        <w:r w:rsidR="00992A99">
          <w:t>*</w:t>
        </w:r>
      </w:ins>
      <w:r w:rsidR="00EC4343" w:rsidRPr="00522DE1">
        <w:t>R1-5</w:t>
      </w:r>
      <w:del w:id="898" w:author="Xin Li" w:date="2026-03-28T09:07:00Z" w16du:dateUtc="2026-03-28T01:07:00Z">
        <w:r w:rsidR="008A74D4" w:rsidRPr="00522DE1" w:rsidDel="00992A99">
          <w:delText xml:space="preserve"> (Su)</w:delText>
        </w:r>
      </w:del>
    </w:p>
    <w:p w14:paraId="486C11C7" w14:textId="0DA1D27A" w:rsidR="00DE7E96" w:rsidRPr="00522DE1" w:rsidRDefault="00DE7E96" w:rsidP="00DE7E9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appreciate the authors</w:t>
      </w:r>
      <w:r w:rsidR="003834AA">
        <w:rPr>
          <w:rFonts w:eastAsia="SimSun"/>
          <w:i/>
          <w:iCs/>
          <w:kern w:val="2"/>
        </w:rPr>
        <w:t>’</w:t>
      </w:r>
      <w:r w:rsidRPr="00522DE1">
        <w:rPr>
          <w:rFonts w:eastAsia="SimSun"/>
          <w:i/>
          <w:iCs/>
          <w:kern w:val="2"/>
        </w:rPr>
        <w:t xml:space="preserve"> efforts in differentiating from Su et al. (2023). However, I do not find the listed differences convincing. The authors should reconsider or substantially revise their explanation for why their findings diverge from Su et al. (2023).</w:t>
      </w:r>
    </w:p>
    <w:p w14:paraId="260D41AB" w14:textId="489655F6" w:rsidR="00DE7E96" w:rsidRPr="00522DE1" w:rsidRDefault="00DE7E96" w:rsidP="00D241ED">
      <w:pPr>
        <w:ind w:left="480"/>
        <w:rPr>
          <w:rFonts w:eastAsia="SimSun"/>
        </w:rPr>
      </w:pPr>
      <w:r w:rsidRPr="00522DE1">
        <w:rPr>
          <w:rFonts w:eastAsia="SimSun"/>
          <w:i/>
          <w:iCs/>
          <w:kern w:val="2"/>
        </w:rPr>
        <w:t xml:space="preserve">The claim that Quora is a </w:t>
      </w:r>
      <w:r w:rsidR="00E71BCF">
        <w:rPr>
          <w:rFonts w:eastAsia="SimSun"/>
          <w:i/>
          <w:iCs/>
          <w:kern w:val="2"/>
        </w:rPr>
        <w:t>“</w:t>
      </w:r>
      <w:r w:rsidRPr="00522DE1">
        <w:rPr>
          <w:rFonts w:eastAsia="SimSun"/>
          <w:i/>
          <w:iCs/>
          <w:kern w:val="2"/>
        </w:rPr>
        <w:t>general-interest</w:t>
      </w:r>
      <w:r w:rsidR="00E71BCF">
        <w:rPr>
          <w:rFonts w:eastAsia="SimSun"/>
          <w:i/>
          <w:iCs/>
          <w:kern w:val="2"/>
        </w:rPr>
        <w:t>”</w:t>
      </w:r>
      <w:r w:rsidRPr="00522DE1">
        <w:rPr>
          <w:rFonts w:eastAsia="SimSun"/>
          <w:i/>
          <w:iCs/>
          <w:kern w:val="2"/>
        </w:rPr>
        <w:t xml:space="preserve"> platform whereas the present study focuses on technical users is overstated. </w:t>
      </w:r>
      <w:r w:rsidRPr="00522DE1">
        <w:rPr>
          <w:rFonts w:eastAsia="SimSun"/>
          <w:i/>
          <w:iCs/>
          <w:kern w:val="2"/>
          <w:highlight w:val="yellow"/>
        </w:rPr>
        <w:t>Quora does host IT- and technology-focused communities, and Su et al. explicitly analyze objective versus subjective questions and expert versus non-expert contributors</w:t>
      </w:r>
      <w:r w:rsidRPr="00522DE1">
        <w:rPr>
          <w:rFonts w:eastAsia="SimSun"/>
          <w:i/>
          <w:iCs/>
          <w:kern w:val="2"/>
        </w:rPr>
        <w:t>. Thus, differences in user composition alone cannot explain the opposite findings.</w:t>
      </w:r>
    </w:p>
    <w:p w14:paraId="50F90637" w14:textId="3500D634" w:rsidR="00DE7E96" w:rsidRPr="00D241ED" w:rsidRDefault="00DE7E96" w:rsidP="00D241ED">
      <w:pPr>
        <w:widowControl w:val="0"/>
        <w:autoSpaceDE w:val="0"/>
        <w:autoSpaceDN w:val="0"/>
        <w:adjustRightInd w:val="0"/>
        <w:spacing w:before="120" w:after="120"/>
        <w:ind w:left="480"/>
        <w:jc w:val="both"/>
        <w:rPr>
          <w:rFonts w:eastAsia="SimSun"/>
          <w:i/>
          <w:iCs/>
          <w:kern w:val="2"/>
        </w:rPr>
      </w:pPr>
      <w:r w:rsidRPr="00D241ED">
        <w:rPr>
          <w:rFonts w:eastAsia="SimSun"/>
          <w:i/>
          <w:iCs/>
          <w:kern w:val="2"/>
        </w:rPr>
        <w:t xml:space="preserve">In the response letter and revised paper, the authors repeatedly claim that in Su et al. (2023), AI-generated answers arrive </w:t>
      </w:r>
      <w:r w:rsidR="00E71BCF">
        <w:rPr>
          <w:rFonts w:eastAsia="SimSun"/>
          <w:i/>
          <w:iCs/>
          <w:kern w:val="2"/>
        </w:rPr>
        <w:t>“</w:t>
      </w:r>
      <w:r w:rsidRPr="00D241ED">
        <w:rPr>
          <w:rFonts w:eastAsia="SimSun"/>
          <w:i/>
          <w:iCs/>
          <w:kern w:val="2"/>
        </w:rPr>
        <w:t>approximately three months after a question is posted.</w:t>
      </w:r>
      <w:r w:rsidR="00E71BCF">
        <w:rPr>
          <w:rFonts w:eastAsia="SimSun"/>
          <w:i/>
          <w:iCs/>
          <w:kern w:val="2"/>
        </w:rPr>
        <w:t>”</w:t>
      </w:r>
      <w:r w:rsidRPr="00D241ED">
        <w:rPr>
          <w:rFonts w:eastAsia="SimSun"/>
          <w:i/>
          <w:iCs/>
          <w:kern w:val="2"/>
        </w:rPr>
        <w:t xml:space="preserve"> </w:t>
      </w:r>
      <w:r w:rsidRPr="00D241ED">
        <w:rPr>
          <w:rFonts w:eastAsia="SimSun"/>
          <w:i/>
          <w:iCs/>
          <w:kern w:val="2"/>
          <w:highlight w:val="yellow"/>
        </w:rPr>
        <w:t>I could not find support for this statement</w:t>
      </w:r>
      <w:r w:rsidRPr="00D241ED">
        <w:rPr>
          <w:rFonts w:eastAsia="SimSun"/>
          <w:i/>
          <w:iCs/>
          <w:kern w:val="2"/>
        </w:rPr>
        <w:t>. In Su et al., the three-month period refers to the observation window before and after the policy launch, not to a delay between question posting and AI answer arrival.</w:t>
      </w:r>
      <w:ins w:id="899" w:author="Dylan CHEN" w:date="2026-08-03T17:19:00Z" w16du:dateUtc="2026-08-03T09:19:00Z">
        <w:r w:rsidR="009358BE">
          <w:rPr>
            <w:rFonts w:eastAsia="SimSun" w:hint="eastAsia"/>
            <w:i/>
            <w:iCs/>
            <w:kern w:val="2"/>
          </w:rPr>
          <w:t>+</w:t>
        </w:r>
      </w:ins>
    </w:p>
    <w:p w14:paraId="66EAAB8F" w14:textId="51C6C178" w:rsidR="00B34B10" w:rsidRPr="00522DE1" w:rsidRDefault="00DE7E96" w:rsidP="00DE7E9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More importantly, even if one were to assume a delay, it is unclear why this would fundamentally alter contributor incentives. </w:t>
      </w:r>
      <w:r w:rsidRPr="00522DE1">
        <w:rPr>
          <w:rFonts w:eastAsia="SimSun"/>
          <w:i/>
          <w:iCs/>
          <w:kern w:val="2"/>
          <w:highlight w:val="yellow"/>
        </w:rPr>
        <w:t>Su et al. conduct a controlled online experiment that holds timing constant and still finds positive effects of AI answers.</w:t>
      </w:r>
      <w:r w:rsidRPr="00522DE1">
        <w:rPr>
          <w:rFonts w:eastAsia="SimSun"/>
          <w:i/>
          <w:iCs/>
          <w:kern w:val="2"/>
        </w:rPr>
        <w:t xml:space="preserve"> Moreover, human </w:t>
      </w:r>
      <w:r w:rsidRPr="00522DE1">
        <w:rPr>
          <w:rFonts w:eastAsia="SimSun"/>
          <w:i/>
          <w:iCs/>
          <w:kern w:val="2"/>
        </w:rPr>
        <w:lastRenderedPageBreak/>
        <w:t>answerers rarely respond immediately after question posting; what matters is whether an AI answer is visible and salient at the time contributors consider answering. As long as the AI answer occupies a prominent position in the answer section, it should affect human contribution decisions regardless of whether it appears immediately or later.</w:t>
      </w:r>
    </w:p>
    <w:p w14:paraId="0F6400C0" w14:textId="49AEC912"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93C8607" w14:textId="2ABED838" w:rsidR="00150657" w:rsidRDefault="0077609A" w:rsidP="0077609A">
      <w:pPr>
        <w:pStyle w:val="Paragraph"/>
        <w:rPr>
          <w:ins w:id="900" w:author="Dylan CHEN" w:date="2026-08-03T22:55:00Z" w16du:dateUtc="2026-08-03T14:55:00Z"/>
        </w:rPr>
      </w:pPr>
      <w:ins w:id="901" w:author="Dylan CHEN" w:date="2026-08-05T11:42:00Z" w16du:dateUtc="2026-08-05T03:42:00Z">
        <w:r>
          <w:t xml:space="preserve">We thank the reviewer for these corrections. We accept them and have reorganized our differentiation from Su et al. (2025) around a single idea: what separates the two settings is whether the internal AI serves as a </w:t>
        </w:r>
        <w:r>
          <w:rPr>
            <w:rStyle w:val="Emphasis"/>
          </w:rPr>
          <w:t>complement</w:t>
        </w:r>
        <w:r>
          <w:t xml:space="preserve"> to human contributors or as a </w:t>
        </w:r>
        <w:r>
          <w:rPr>
            <w:rStyle w:val="Emphasis"/>
          </w:rPr>
          <w:t>substitute</w:t>
        </w:r>
        <w:r>
          <w:t xml:space="preserve"> that competes with them. Two observable factors jointly determine which case holds. The first is the community</w:t>
        </w:r>
      </w:ins>
      <w:r w:rsidR="003834AA">
        <w:t>’</w:t>
      </w:r>
      <w:ins w:id="902" w:author="Dylan CHEN" w:date="2026-08-05T11:42:00Z" w16du:dateUtc="2026-08-05T03:42:00Z">
        <w:r>
          <w:t>s evaluation culture (Context). The second is the mode of AI deployment (Implementation Mode). Table R1-5 positions the two studies along both factors, together with their designs, findings, and mechanisms. Below we address the reviewer</w:t>
        </w:r>
      </w:ins>
      <w:r w:rsidR="003834AA">
        <w:t>’</w:t>
      </w:r>
      <w:ins w:id="903" w:author="Dylan CHEN" w:date="2026-08-05T11:42:00Z" w16du:dateUtc="2026-08-05T03:42:00Z">
        <w:r>
          <w:t>s three points, mapping each to the corresponding row of the table, and then show how a single framework reconciles the two sets of findings.</w:t>
        </w:r>
      </w:ins>
    </w:p>
    <w:p w14:paraId="61B6F297" w14:textId="77777777" w:rsidR="00150657" w:rsidRPr="00C81CF3" w:rsidRDefault="00150657" w:rsidP="00150657">
      <w:pPr>
        <w:spacing w:after="120"/>
        <w:jc w:val="center"/>
        <w:rPr>
          <w:ins w:id="904" w:author="Dylan CHEN" w:date="2026-08-03T22:55:00Z" w16du:dateUtc="2026-08-03T14:55:00Z"/>
          <w:rFonts w:eastAsia="SimSun"/>
          <w:b/>
          <w:color w:val="000000"/>
          <w:sz w:val="22"/>
          <w:szCs w:val="22"/>
        </w:rPr>
      </w:pPr>
      <w:ins w:id="905" w:author="Dylan CHEN" w:date="2026-08-03T22:55:00Z" w16du:dateUtc="2026-08-03T14:55:00Z">
        <w:r w:rsidRPr="00C81CF3">
          <w:rPr>
            <w:rFonts w:eastAsia="SimSun"/>
            <w:b/>
            <w:color w:val="000000"/>
            <w:sz w:val="22"/>
            <w:szCs w:val="22"/>
          </w:rPr>
          <w:t xml:space="preserve">Table </w:t>
        </w:r>
        <w:r>
          <w:rPr>
            <w:rFonts w:eastAsia="SimSun" w:hint="eastAsia"/>
            <w:b/>
            <w:color w:val="000000"/>
            <w:sz w:val="22"/>
            <w:szCs w:val="22"/>
          </w:rPr>
          <w:t>R1-5</w:t>
        </w:r>
        <w:r w:rsidRPr="00C81CF3">
          <w:rPr>
            <w:rFonts w:eastAsia="SimSun"/>
            <w:b/>
            <w:color w:val="000000"/>
            <w:sz w:val="22"/>
            <w:szCs w:val="22"/>
          </w:rPr>
          <w:t xml:space="preserve">. Positioning the Current Study in Internal GenAI Empirical Research: A Comparison with Su et al. (2025) </w:t>
        </w:r>
      </w:ins>
    </w:p>
    <w:tbl>
      <w:tblPr>
        <w:tblW w:w="5000" w:type="pct"/>
        <w:jc w:val="center"/>
        <w:tblLayout w:type="fixed"/>
        <w:tblLook w:val="04A0" w:firstRow="1" w:lastRow="0" w:firstColumn="1" w:lastColumn="0" w:noHBand="0" w:noVBand="1"/>
        <w:tblPrChange w:id="906" w:author="Dylan CHEN" w:date="2026-08-21T11:09:00Z" w16du:dateUtc="2026-08-21T03:09:00Z">
          <w:tblPr>
            <w:tblW w:w="9840" w:type="dxa"/>
            <w:tblLook w:val="04A0" w:firstRow="1" w:lastRow="0" w:firstColumn="1" w:lastColumn="0" w:noHBand="0" w:noVBand="1"/>
          </w:tblPr>
        </w:tblPrChange>
      </w:tblPr>
      <w:tblGrid>
        <w:gridCol w:w="2662"/>
        <w:gridCol w:w="3363"/>
        <w:gridCol w:w="3325"/>
        <w:tblGridChange w:id="907">
          <w:tblGrid>
            <w:gridCol w:w="5"/>
            <w:gridCol w:w="2657"/>
            <w:gridCol w:w="138"/>
            <w:gridCol w:w="5"/>
            <w:gridCol w:w="3220"/>
            <w:gridCol w:w="315"/>
            <w:gridCol w:w="5"/>
            <w:gridCol w:w="3005"/>
            <w:gridCol w:w="490"/>
            <w:gridCol w:w="5"/>
          </w:tblGrid>
        </w:tblGridChange>
      </w:tblGrid>
      <w:tr w:rsidR="0077609A" w14:paraId="2C6C6DB7" w14:textId="77777777" w:rsidTr="00130CA9">
        <w:trPr>
          <w:trHeight w:val="340"/>
          <w:jc w:val="center"/>
          <w:ins w:id="908" w:author="Dylan CHEN" w:date="2026-08-05T11:40:00Z"/>
          <w:trPrChange w:id="909" w:author="Dylan CHEN" w:date="2026-08-21T11:09:00Z" w16du:dateUtc="2026-08-21T03:09:00Z">
            <w:trPr>
              <w:gridBefore w:val="1"/>
              <w:trHeight w:val="340"/>
            </w:trPr>
          </w:trPrChange>
        </w:trPr>
        <w:tc>
          <w:tcPr>
            <w:tcW w:w="2800" w:type="dxa"/>
            <w:tcBorders>
              <w:top w:val="single" w:sz="4" w:space="0" w:color="auto"/>
              <w:left w:val="single" w:sz="4" w:space="0" w:color="auto"/>
              <w:bottom w:val="single" w:sz="4" w:space="0" w:color="auto"/>
              <w:right w:val="single" w:sz="4" w:space="0" w:color="auto"/>
            </w:tcBorders>
            <w:hideMark/>
            <w:tcPrChange w:id="910" w:author="Dylan CHEN" w:date="2026-08-21T11:09:00Z" w16du:dateUtc="2026-08-21T03:09:00Z">
              <w:tcPr>
                <w:tcW w:w="2800" w:type="dxa"/>
                <w:gridSpan w:val="3"/>
                <w:tcBorders>
                  <w:top w:val="single" w:sz="4" w:space="0" w:color="auto"/>
                  <w:left w:val="single" w:sz="4" w:space="0" w:color="auto"/>
                  <w:bottom w:val="single" w:sz="4" w:space="0" w:color="auto"/>
                  <w:right w:val="single" w:sz="4" w:space="0" w:color="auto"/>
                </w:tcBorders>
                <w:vAlign w:val="bottom"/>
                <w:hideMark/>
              </w:tcPr>
            </w:tcPrChange>
          </w:tcPr>
          <w:p w14:paraId="5F5E097D" w14:textId="77777777" w:rsidR="0077609A" w:rsidRDefault="0077609A" w:rsidP="0077609A">
            <w:pPr>
              <w:rPr>
                <w:ins w:id="911" w:author="Dylan CHEN" w:date="2026-08-05T11:40:00Z" w16du:dateUtc="2026-08-05T03:40:00Z"/>
                <w:rFonts w:ascii="Aptos Narrow" w:hAnsi="Aptos Narrow"/>
                <w:b/>
                <w:bCs/>
                <w:color w:val="000000"/>
              </w:rPr>
            </w:pPr>
            <w:ins w:id="912" w:author="Dylan CHEN" w:date="2026-08-05T11:40:00Z" w16du:dateUtc="2026-08-05T03:40:00Z">
              <w:r>
                <w:rPr>
                  <w:rFonts w:ascii="Aptos Narrow" w:hAnsi="Aptos Narrow"/>
                  <w:b/>
                  <w:bCs/>
                  <w:color w:val="000000"/>
                </w:rPr>
                <w:t>Dimension</w:t>
              </w:r>
            </w:ins>
          </w:p>
        </w:tc>
        <w:tc>
          <w:tcPr>
            <w:tcW w:w="3540" w:type="dxa"/>
            <w:tcBorders>
              <w:top w:val="single" w:sz="4" w:space="0" w:color="auto"/>
              <w:left w:val="nil"/>
              <w:bottom w:val="single" w:sz="4" w:space="0" w:color="auto"/>
              <w:right w:val="single" w:sz="4" w:space="0" w:color="auto"/>
            </w:tcBorders>
            <w:hideMark/>
            <w:tcPrChange w:id="913" w:author="Dylan CHEN" w:date="2026-08-21T11:09:00Z" w16du:dateUtc="2026-08-21T03:09:00Z">
              <w:tcPr>
                <w:tcW w:w="3540" w:type="dxa"/>
                <w:gridSpan w:val="3"/>
                <w:tcBorders>
                  <w:top w:val="single" w:sz="4" w:space="0" w:color="auto"/>
                  <w:left w:val="nil"/>
                  <w:bottom w:val="single" w:sz="4" w:space="0" w:color="auto"/>
                  <w:right w:val="single" w:sz="4" w:space="0" w:color="auto"/>
                </w:tcBorders>
                <w:vAlign w:val="bottom"/>
                <w:hideMark/>
              </w:tcPr>
            </w:tcPrChange>
          </w:tcPr>
          <w:p w14:paraId="359EEE68" w14:textId="77777777" w:rsidR="0077609A" w:rsidRDefault="0077609A">
            <w:pPr>
              <w:jc w:val="center"/>
              <w:rPr>
                <w:ins w:id="914" w:author="Dylan CHEN" w:date="2026-08-05T11:40:00Z" w16du:dateUtc="2026-08-05T03:40:00Z"/>
                <w:rFonts w:ascii="Aptos Narrow" w:hAnsi="Aptos Narrow"/>
                <w:b/>
                <w:bCs/>
                <w:color w:val="000000"/>
              </w:rPr>
            </w:pPr>
            <w:ins w:id="915" w:author="Dylan CHEN" w:date="2026-08-05T11:40:00Z" w16du:dateUtc="2026-08-05T03:40:00Z">
              <w:r>
                <w:rPr>
                  <w:rFonts w:ascii="Aptos Narrow" w:hAnsi="Aptos Narrow"/>
                  <w:b/>
                  <w:bCs/>
                  <w:color w:val="000000"/>
                </w:rPr>
                <w:t>Su et al. (2025)</w:t>
              </w:r>
            </w:ins>
          </w:p>
        </w:tc>
        <w:tc>
          <w:tcPr>
            <w:tcW w:w="3500" w:type="dxa"/>
            <w:tcBorders>
              <w:top w:val="single" w:sz="4" w:space="0" w:color="auto"/>
              <w:left w:val="nil"/>
              <w:bottom w:val="single" w:sz="4" w:space="0" w:color="auto"/>
              <w:right w:val="single" w:sz="4" w:space="0" w:color="auto"/>
            </w:tcBorders>
            <w:hideMark/>
            <w:tcPrChange w:id="916" w:author="Dylan CHEN" w:date="2026-08-21T11:09:00Z" w16du:dateUtc="2026-08-21T03:09:00Z">
              <w:tcPr>
                <w:tcW w:w="3500" w:type="dxa"/>
                <w:gridSpan w:val="3"/>
                <w:tcBorders>
                  <w:top w:val="single" w:sz="4" w:space="0" w:color="auto"/>
                  <w:left w:val="nil"/>
                  <w:bottom w:val="single" w:sz="4" w:space="0" w:color="auto"/>
                  <w:right w:val="single" w:sz="4" w:space="0" w:color="auto"/>
                </w:tcBorders>
                <w:vAlign w:val="bottom"/>
                <w:hideMark/>
              </w:tcPr>
            </w:tcPrChange>
          </w:tcPr>
          <w:p w14:paraId="2D2CD822" w14:textId="77777777" w:rsidR="0077609A" w:rsidRDefault="0077609A">
            <w:pPr>
              <w:jc w:val="center"/>
              <w:rPr>
                <w:ins w:id="917" w:author="Dylan CHEN" w:date="2026-08-05T11:40:00Z" w16du:dateUtc="2026-08-05T03:40:00Z"/>
                <w:rFonts w:ascii="Aptos Narrow" w:hAnsi="Aptos Narrow"/>
                <w:b/>
                <w:bCs/>
                <w:color w:val="000000"/>
              </w:rPr>
            </w:pPr>
            <w:ins w:id="918" w:author="Dylan CHEN" w:date="2026-08-05T11:40:00Z" w16du:dateUtc="2026-08-05T03:40:00Z">
              <w:r>
                <w:rPr>
                  <w:rFonts w:ascii="Aptos Narrow" w:hAnsi="Aptos Narrow"/>
                  <w:b/>
                  <w:bCs/>
                  <w:color w:val="000000"/>
                </w:rPr>
                <w:t>Our Study (2026)</w:t>
              </w:r>
            </w:ins>
          </w:p>
        </w:tc>
      </w:tr>
      <w:tr w:rsidR="0077609A" w14:paraId="31B8420C" w14:textId="77777777" w:rsidTr="00130CA9">
        <w:trPr>
          <w:trHeight w:val="340"/>
          <w:jc w:val="center"/>
          <w:ins w:id="919" w:author="Dylan CHEN" w:date="2026-08-05T11:40:00Z"/>
          <w:trPrChange w:id="920" w:author="Dylan CHEN" w:date="2026-08-21T11:09:00Z" w16du:dateUtc="2026-08-21T03:09:00Z">
            <w:trPr>
              <w:gridAfter w:val="0"/>
              <w:trHeight w:val="340"/>
            </w:trPr>
          </w:trPrChange>
        </w:trPr>
        <w:tc>
          <w:tcPr>
            <w:tcW w:w="2800" w:type="dxa"/>
            <w:tcBorders>
              <w:top w:val="nil"/>
              <w:left w:val="single" w:sz="4" w:space="0" w:color="auto"/>
              <w:bottom w:val="single" w:sz="4" w:space="0" w:color="auto"/>
              <w:right w:val="single" w:sz="4" w:space="0" w:color="auto"/>
            </w:tcBorders>
            <w:hideMark/>
            <w:tcPrChange w:id="921" w:author="Dylan CHEN" w:date="2026-08-21T11:09:00Z" w16du:dateUtc="2026-08-21T03:09:00Z">
              <w:tcPr>
                <w:tcW w:w="2800" w:type="dxa"/>
                <w:gridSpan w:val="3"/>
                <w:tcBorders>
                  <w:top w:val="nil"/>
                  <w:left w:val="single" w:sz="4" w:space="0" w:color="auto"/>
                  <w:bottom w:val="single" w:sz="4" w:space="0" w:color="auto"/>
                  <w:right w:val="single" w:sz="4" w:space="0" w:color="auto"/>
                </w:tcBorders>
                <w:vAlign w:val="bottom"/>
                <w:hideMark/>
              </w:tcPr>
            </w:tcPrChange>
          </w:tcPr>
          <w:p w14:paraId="56B9C565" w14:textId="77777777" w:rsidR="0077609A" w:rsidRDefault="0077609A" w:rsidP="0077609A">
            <w:pPr>
              <w:rPr>
                <w:ins w:id="922" w:author="Dylan CHEN" w:date="2026-08-05T11:40:00Z" w16du:dateUtc="2026-08-05T03:40:00Z"/>
                <w:rFonts w:ascii="Aptos Narrow" w:hAnsi="Aptos Narrow"/>
                <w:color w:val="000000"/>
              </w:rPr>
            </w:pPr>
            <w:ins w:id="923" w:author="Dylan CHEN" w:date="2026-08-05T11:40:00Z" w16du:dateUtc="2026-08-05T03:40:00Z">
              <w:r>
                <w:rPr>
                  <w:rFonts w:ascii="Aptos Narrow" w:hAnsi="Aptos Narrow"/>
                  <w:color w:val="000000"/>
                </w:rPr>
                <w:t>Community</w:t>
              </w:r>
            </w:ins>
          </w:p>
        </w:tc>
        <w:tc>
          <w:tcPr>
            <w:tcW w:w="3540" w:type="dxa"/>
            <w:tcBorders>
              <w:top w:val="nil"/>
              <w:left w:val="nil"/>
              <w:bottom w:val="single" w:sz="4" w:space="0" w:color="auto"/>
              <w:right w:val="single" w:sz="4" w:space="0" w:color="auto"/>
            </w:tcBorders>
            <w:hideMark/>
            <w:tcPrChange w:id="924" w:author="Dylan CHEN" w:date="2026-08-21T11:09:00Z" w16du:dateUtc="2026-08-21T03:09:00Z">
              <w:tcPr>
                <w:tcW w:w="3540" w:type="dxa"/>
                <w:gridSpan w:val="3"/>
                <w:tcBorders>
                  <w:top w:val="nil"/>
                  <w:left w:val="nil"/>
                  <w:bottom w:val="single" w:sz="4" w:space="0" w:color="auto"/>
                  <w:right w:val="single" w:sz="4" w:space="0" w:color="auto"/>
                </w:tcBorders>
                <w:vAlign w:val="center"/>
                <w:hideMark/>
              </w:tcPr>
            </w:tcPrChange>
          </w:tcPr>
          <w:p w14:paraId="2FD68B35" w14:textId="77777777" w:rsidR="0077609A" w:rsidRDefault="0077609A">
            <w:pPr>
              <w:jc w:val="center"/>
              <w:rPr>
                <w:ins w:id="925" w:author="Dylan CHEN" w:date="2026-08-05T11:40:00Z" w16du:dateUtc="2026-08-05T03:40:00Z"/>
                <w:rFonts w:ascii="Aptos Narrow" w:hAnsi="Aptos Narrow"/>
                <w:color w:val="000000"/>
              </w:rPr>
            </w:pPr>
            <w:ins w:id="926" w:author="Dylan CHEN" w:date="2026-08-05T11:40:00Z" w16du:dateUtc="2026-08-05T03:40:00Z">
              <w:r>
                <w:rPr>
                  <w:rFonts w:ascii="Aptos Narrow" w:hAnsi="Aptos Narrow"/>
                  <w:color w:val="000000"/>
                </w:rPr>
                <w:t>Quora</w:t>
              </w:r>
            </w:ins>
          </w:p>
        </w:tc>
        <w:tc>
          <w:tcPr>
            <w:tcW w:w="3500" w:type="dxa"/>
            <w:tcBorders>
              <w:top w:val="nil"/>
              <w:left w:val="nil"/>
              <w:bottom w:val="single" w:sz="4" w:space="0" w:color="auto"/>
              <w:right w:val="single" w:sz="4" w:space="0" w:color="auto"/>
            </w:tcBorders>
            <w:hideMark/>
            <w:tcPrChange w:id="927" w:author="Dylan CHEN" w:date="2026-08-21T11:09:00Z" w16du:dateUtc="2026-08-21T03:09:00Z">
              <w:tcPr>
                <w:tcW w:w="3500" w:type="dxa"/>
                <w:gridSpan w:val="3"/>
                <w:tcBorders>
                  <w:top w:val="nil"/>
                  <w:left w:val="nil"/>
                  <w:bottom w:val="single" w:sz="4" w:space="0" w:color="auto"/>
                  <w:right w:val="single" w:sz="4" w:space="0" w:color="auto"/>
                </w:tcBorders>
                <w:vAlign w:val="center"/>
                <w:hideMark/>
              </w:tcPr>
            </w:tcPrChange>
          </w:tcPr>
          <w:p w14:paraId="54A75016" w14:textId="77777777" w:rsidR="0077609A" w:rsidRDefault="0077609A">
            <w:pPr>
              <w:jc w:val="center"/>
              <w:rPr>
                <w:ins w:id="928" w:author="Dylan CHEN" w:date="2026-08-05T11:40:00Z" w16du:dateUtc="2026-08-05T03:40:00Z"/>
                <w:rFonts w:ascii="Aptos Narrow" w:hAnsi="Aptos Narrow"/>
                <w:color w:val="000000"/>
              </w:rPr>
            </w:pPr>
            <w:ins w:id="929" w:author="Dylan CHEN" w:date="2026-08-05T11:40:00Z" w16du:dateUtc="2026-08-05T03:40:00Z">
              <w:r>
                <w:rPr>
                  <w:rFonts w:ascii="Aptos Narrow" w:hAnsi="Aptos Narrow"/>
                  <w:color w:val="000000"/>
                </w:rPr>
                <w:t>SegmentFault</w:t>
              </w:r>
            </w:ins>
          </w:p>
        </w:tc>
      </w:tr>
      <w:tr w:rsidR="0077609A" w14:paraId="2AEA15BE" w14:textId="77777777" w:rsidTr="00130CA9">
        <w:trPr>
          <w:trHeight w:val="680"/>
          <w:jc w:val="center"/>
          <w:ins w:id="930" w:author="Dylan CHEN" w:date="2026-08-05T11:40:00Z"/>
          <w:trPrChange w:id="931" w:author="Dylan CHEN" w:date="2026-08-21T11:09:00Z" w16du:dateUtc="2026-08-21T03:09:00Z">
            <w:trPr>
              <w:gridAfter w:val="0"/>
              <w:trHeight w:val="680"/>
            </w:trPr>
          </w:trPrChange>
        </w:trPr>
        <w:tc>
          <w:tcPr>
            <w:tcW w:w="2800" w:type="dxa"/>
            <w:tcBorders>
              <w:top w:val="nil"/>
              <w:left w:val="single" w:sz="4" w:space="0" w:color="auto"/>
              <w:bottom w:val="single" w:sz="4" w:space="0" w:color="auto"/>
              <w:right w:val="single" w:sz="4" w:space="0" w:color="auto"/>
            </w:tcBorders>
            <w:hideMark/>
            <w:tcPrChange w:id="932" w:author="Dylan CHEN" w:date="2026-08-21T11:09:00Z" w16du:dateUtc="2026-08-21T03:09:00Z">
              <w:tcPr>
                <w:tcW w:w="2800" w:type="dxa"/>
                <w:gridSpan w:val="3"/>
                <w:tcBorders>
                  <w:top w:val="nil"/>
                  <w:left w:val="single" w:sz="4" w:space="0" w:color="auto"/>
                  <w:bottom w:val="single" w:sz="4" w:space="0" w:color="auto"/>
                  <w:right w:val="single" w:sz="4" w:space="0" w:color="auto"/>
                </w:tcBorders>
                <w:vAlign w:val="bottom"/>
                <w:hideMark/>
              </w:tcPr>
            </w:tcPrChange>
          </w:tcPr>
          <w:p w14:paraId="04CA88F9" w14:textId="77777777" w:rsidR="0077609A" w:rsidRDefault="0077609A" w:rsidP="0077609A">
            <w:pPr>
              <w:rPr>
                <w:ins w:id="933" w:author="Dylan CHEN" w:date="2026-08-05T11:40:00Z" w16du:dateUtc="2026-08-05T03:40:00Z"/>
                <w:rFonts w:ascii="Aptos Narrow" w:hAnsi="Aptos Narrow"/>
                <w:b/>
                <w:bCs/>
                <w:color w:val="000000"/>
              </w:rPr>
            </w:pPr>
            <w:ins w:id="934" w:author="Dylan CHEN" w:date="2026-08-05T11:40:00Z" w16du:dateUtc="2026-08-05T03:40:00Z">
              <w:r>
                <w:rPr>
                  <w:rFonts w:ascii="Aptos Narrow" w:hAnsi="Aptos Narrow"/>
                  <w:b/>
                  <w:bCs/>
                  <w:color w:val="000000"/>
                </w:rPr>
                <w:t>Community Domain (Context)</w:t>
              </w:r>
            </w:ins>
          </w:p>
        </w:tc>
        <w:tc>
          <w:tcPr>
            <w:tcW w:w="3540" w:type="dxa"/>
            <w:tcBorders>
              <w:top w:val="nil"/>
              <w:left w:val="nil"/>
              <w:bottom w:val="single" w:sz="4" w:space="0" w:color="auto"/>
              <w:right w:val="single" w:sz="4" w:space="0" w:color="auto"/>
            </w:tcBorders>
            <w:hideMark/>
            <w:tcPrChange w:id="935" w:author="Dylan CHEN" w:date="2026-08-21T11:09:00Z" w16du:dateUtc="2026-08-21T03:09:00Z">
              <w:tcPr>
                <w:tcW w:w="3540" w:type="dxa"/>
                <w:gridSpan w:val="3"/>
                <w:tcBorders>
                  <w:top w:val="nil"/>
                  <w:left w:val="nil"/>
                  <w:bottom w:val="single" w:sz="4" w:space="0" w:color="auto"/>
                  <w:right w:val="single" w:sz="4" w:space="0" w:color="auto"/>
                </w:tcBorders>
                <w:vAlign w:val="center"/>
                <w:hideMark/>
              </w:tcPr>
            </w:tcPrChange>
          </w:tcPr>
          <w:p w14:paraId="68F57E4A" w14:textId="77777777" w:rsidR="0077609A" w:rsidRDefault="0077609A">
            <w:pPr>
              <w:jc w:val="center"/>
              <w:rPr>
                <w:ins w:id="936" w:author="Dylan CHEN" w:date="2026-08-05T11:40:00Z" w16du:dateUtc="2026-08-05T03:40:00Z"/>
                <w:rFonts w:ascii="Aptos Narrow" w:hAnsi="Aptos Narrow"/>
                <w:color w:val="000000"/>
              </w:rPr>
            </w:pPr>
            <w:ins w:id="937" w:author="Dylan CHEN" w:date="2026-08-05T11:40:00Z" w16du:dateUtc="2026-08-05T03:40:00Z">
              <w:r>
                <w:rPr>
                  <w:rFonts w:ascii="Aptos Narrow" w:hAnsi="Aptos Narrow"/>
                  <w:color w:val="000000"/>
                </w:rPr>
                <w:t>General, conversation-oriented</w:t>
              </w:r>
            </w:ins>
          </w:p>
        </w:tc>
        <w:tc>
          <w:tcPr>
            <w:tcW w:w="3500" w:type="dxa"/>
            <w:tcBorders>
              <w:top w:val="nil"/>
              <w:left w:val="nil"/>
              <w:bottom w:val="single" w:sz="4" w:space="0" w:color="auto"/>
              <w:right w:val="single" w:sz="4" w:space="0" w:color="auto"/>
            </w:tcBorders>
            <w:hideMark/>
            <w:tcPrChange w:id="938" w:author="Dylan CHEN" w:date="2026-08-21T11:09:00Z" w16du:dateUtc="2026-08-21T03:09:00Z">
              <w:tcPr>
                <w:tcW w:w="3500" w:type="dxa"/>
                <w:gridSpan w:val="3"/>
                <w:tcBorders>
                  <w:top w:val="nil"/>
                  <w:left w:val="nil"/>
                  <w:bottom w:val="single" w:sz="4" w:space="0" w:color="auto"/>
                  <w:right w:val="single" w:sz="4" w:space="0" w:color="auto"/>
                </w:tcBorders>
                <w:vAlign w:val="center"/>
                <w:hideMark/>
              </w:tcPr>
            </w:tcPrChange>
          </w:tcPr>
          <w:p w14:paraId="2CFAC1D0" w14:textId="77777777" w:rsidR="0077609A" w:rsidRDefault="0077609A">
            <w:pPr>
              <w:jc w:val="center"/>
              <w:rPr>
                <w:ins w:id="939" w:author="Dylan CHEN" w:date="2026-08-05T11:40:00Z" w16du:dateUtc="2026-08-05T03:40:00Z"/>
                <w:rFonts w:ascii="Aptos Narrow" w:hAnsi="Aptos Narrow"/>
                <w:color w:val="000000"/>
              </w:rPr>
            </w:pPr>
            <w:ins w:id="940" w:author="Dylan CHEN" w:date="2026-08-05T11:40:00Z" w16du:dateUtc="2026-08-05T03:40:00Z">
              <w:r>
                <w:rPr>
                  <w:rFonts w:ascii="Aptos Narrow" w:hAnsi="Aptos Narrow"/>
                  <w:color w:val="000000"/>
                </w:rPr>
                <w:t>Technical, correctness-oriented</w:t>
              </w:r>
            </w:ins>
          </w:p>
        </w:tc>
      </w:tr>
      <w:tr w:rsidR="0077609A" w14:paraId="2583A86E" w14:textId="77777777" w:rsidTr="00130CA9">
        <w:trPr>
          <w:trHeight w:val="1020"/>
          <w:jc w:val="center"/>
          <w:ins w:id="941" w:author="Dylan CHEN" w:date="2026-08-05T11:40:00Z"/>
          <w:trPrChange w:id="942" w:author="Dylan CHEN" w:date="2026-08-21T11:09:00Z" w16du:dateUtc="2026-08-21T03:09:00Z">
            <w:trPr>
              <w:gridAfter w:val="0"/>
              <w:trHeight w:val="1020"/>
            </w:trPr>
          </w:trPrChange>
        </w:trPr>
        <w:tc>
          <w:tcPr>
            <w:tcW w:w="2800" w:type="dxa"/>
            <w:tcBorders>
              <w:top w:val="nil"/>
              <w:left w:val="single" w:sz="4" w:space="0" w:color="auto"/>
              <w:bottom w:val="single" w:sz="4" w:space="0" w:color="auto"/>
              <w:right w:val="single" w:sz="4" w:space="0" w:color="auto"/>
            </w:tcBorders>
            <w:hideMark/>
            <w:tcPrChange w:id="943" w:author="Dylan CHEN" w:date="2026-08-21T11:09:00Z" w16du:dateUtc="2026-08-21T03:09:00Z">
              <w:tcPr>
                <w:tcW w:w="2800" w:type="dxa"/>
                <w:gridSpan w:val="3"/>
                <w:tcBorders>
                  <w:top w:val="nil"/>
                  <w:left w:val="single" w:sz="4" w:space="0" w:color="auto"/>
                  <w:bottom w:val="single" w:sz="4" w:space="0" w:color="auto"/>
                  <w:right w:val="single" w:sz="4" w:space="0" w:color="auto"/>
                </w:tcBorders>
                <w:vAlign w:val="bottom"/>
                <w:hideMark/>
              </w:tcPr>
            </w:tcPrChange>
          </w:tcPr>
          <w:p w14:paraId="7150D0F1" w14:textId="77777777" w:rsidR="0077609A" w:rsidRDefault="0077609A" w:rsidP="0077609A">
            <w:pPr>
              <w:rPr>
                <w:ins w:id="944" w:author="Dylan CHEN" w:date="2026-08-05T11:40:00Z" w16du:dateUtc="2026-08-05T03:40:00Z"/>
                <w:rFonts w:ascii="Aptos Narrow" w:hAnsi="Aptos Narrow"/>
                <w:b/>
                <w:bCs/>
                <w:color w:val="000000"/>
              </w:rPr>
            </w:pPr>
            <w:ins w:id="945" w:author="Dylan CHEN" w:date="2026-08-05T11:40:00Z" w16du:dateUtc="2026-08-05T03:40:00Z">
              <w:r>
                <w:rPr>
                  <w:rFonts w:ascii="Aptos Narrow" w:hAnsi="Aptos Narrow"/>
                  <w:b/>
                  <w:bCs/>
                  <w:color w:val="000000"/>
                </w:rPr>
                <w:t>How AI Answer Is Provided (Implementation Mode)</w:t>
              </w:r>
            </w:ins>
          </w:p>
        </w:tc>
        <w:tc>
          <w:tcPr>
            <w:tcW w:w="3540" w:type="dxa"/>
            <w:tcBorders>
              <w:top w:val="nil"/>
              <w:left w:val="nil"/>
              <w:bottom w:val="single" w:sz="4" w:space="0" w:color="auto"/>
              <w:right w:val="single" w:sz="4" w:space="0" w:color="auto"/>
            </w:tcBorders>
            <w:hideMark/>
            <w:tcPrChange w:id="946" w:author="Dylan CHEN" w:date="2026-08-21T11:09:00Z" w16du:dateUtc="2026-08-21T03:09:00Z">
              <w:tcPr>
                <w:tcW w:w="3540" w:type="dxa"/>
                <w:gridSpan w:val="3"/>
                <w:tcBorders>
                  <w:top w:val="nil"/>
                  <w:left w:val="nil"/>
                  <w:bottom w:val="single" w:sz="4" w:space="0" w:color="auto"/>
                  <w:right w:val="single" w:sz="4" w:space="0" w:color="auto"/>
                </w:tcBorders>
                <w:vAlign w:val="center"/>
                <w:hideMark/>
              </w:tcPr>
            </w:tcPrChange>
          </w:tcPr>
          <w:p w14:paraId="446CB339" w14:textId="77777777" w:rsidR="0077609A" w:rsidRDefault="0077609A">
            <w:pPr>
              <w:jc w:val="center"/>
              <w:rPr>
                <w:ins w:id="947" w:author="Dylan CHEN" w:date="2026-08-05T11:40:00Z" w16du:dateUtc="2026-08-05T03:40:00Z"/>
                <w:rFonts w:ascii="Aptos Narrow" w:hAnsi="Aptos Narrow"/>
                <w:color w:val="000000"/>
              </w:rPr>
            </w:pPr>
            <w:ins w:id="948" w:author="Dylan CHEN" w:date="2026-08-05T11:40:00Z" w16du:dateUtc="2026-08-05T03:40:00Z">
              <w:r>
                <w:rPr>
                  <w:rFonts w:ascii="Aptos Narrow" w:hAnsi="Aptos Narrow"/>
                  <w:color w:val="000000"/>
                </w:rPr>
                <w:t xml:space="preserve">Added in batch to </w:t>
              </w:r>
              <w:r w:rsidRPr="0077609A">
                <w:rPr>
                  <w:rFonts w:ascii="Aptos Narrow" w:hAnsi="Aptos Narrow"/>
                  <w:b/>
                  <w:bCs/>
                  <w:color w:val="000000"/>
                  <w:rPrChange w:id="949" w:author="Dylan CHEN" w:date="2026-08-05T11:40:00Z" w16du:dateUtc="2026-08-05T03:40:00Z">
                    <w:rPr>
                      <w:rFonts w:ascii="Aptos Narrow" w:hAnsi="Aptos Narrow"/>
                      <w:color w:val="000000"/>
                    </w:rPr>
                  </w:rPrChange>
                </w:rPr>
                <w:t>existing questions</w:t>
              </w:r>
              <w:r>
                <w:rPr>
                  <w:rFonts w:ascii="Aptos Narrow" w:hAnsi="Aptos Narrow"/>
                  <w:color w:val="000000"/>
                </w:rPr>
                <w:t xml:space="preserve"> that already hold human answers</w:t>
              </w:r>
            </w:ins>
          </w:p>
        </w:tc>
        <w:tc>
          <w:tcPr>
            <w:tcW w:w="3500" w:type="dxa"/>
            <w:tcBorders>
              <w:top w:val="nil"/>
              <w:left w:val="nil"/>
              <w:bottom w:val="single" w:sz="4" w:space="0" w:color="auto"/>
              <w:right w:val="single" w:sz="4" w:space="0" w:color="auto"/>
            </w:tcBorders>
            <w:hideMark/>
            <w:tcPrChange w:id="950" w:author="Dylan CHEN" w:date="2026-08-21T11:09:00Z" w16du:dateUtc="2026-08-21T03:09:00Z">
              <w:tcPr>
                <w:tcW w:w="3500" w:type="dxa"/>
                <w:gridSpan w:val="3"/>
                <w:tcBorders>
                  <w:top w:val="nil"/>
                  <w:left w:val="nil"/>
                  <w:bottom w:val="single" w:sz="4" w:space="0" w:color="auto"/>
                  <w:right w:val="single" w:sz="4" w:space="0" w:color="auto"/>
                </w:tcBorders>
                <w:vAlign w:val="center"/>
                <w:hideMark/>
              </w:tcPr>
            </w:tcPrChange>
          </w:tcPr>
          <w:p w14:paraId="19246D59" w14:textId="77777777" w:rsidR="0077609A" w:rsidRDefault="0077609A">
            <w:pPr>
              <w:jc w:val="center"/>
              <w:rPr>
                <w:ins w:id="951" w:author="Dylan CHEN" w:date="2026-08-05T11:40:00Z" w16du:dateUtc="2026-08-05T03:40:00Z"/>
                <w:rFonts w:ascii="Aptos Narrow" w:hAnsi="Aptos Narrow"/>
                <w:color w:val="000000"/>
              </w:rPr>
            </w:pPr>
            <w:ins w:id="952" w:author="Dylan CHEN" w:date="2026-08-05T11:40:00Z" w16du:dateUtc="2026-08-05T03:40:00Z">
              <w:r w:rsidRPr="0077609A">
                <w:rPr>
                  <w:rFonts w:ascii="Aptos Narrow" w:hAnsi="Aptos Narrow"/>
                  <w:b/>
                  <w:bCs/>
                  <w:color w:val="000000"/>
                  <w:rPrChange w:id="953" w:author="Dylan CHEN" w:date="2026-08-05T11:40:00Z" w16du:dateUtc="2026-08-05T03:40:00Z">
                    <w:rPr>
                      <w:rFonts w:ascii="Aptos Narrow" w:hAnsi="Aptos Narrow"/>
                      <w:color w:val="000000"/>
                    </w:rPr>
                  </w:rPrChange>
                </w:rPr>
                <w:t>Randomly provided to newly posted questions</w:t>
              </w:r>
              <w:r>
                <w:rPr>
                  <w:rFonts w:ascii="Aptos Narrow" w:hAnsi="Aptos Narrow"/>
                  <w:color w:val="000000"/>
                </w:rPr>
                <w:t>, as the first and often the only answer</w:t>
              </w:r>
            </w:ins>
          </w:p>
        </w:tc>
      </w:tr>
      <w:tr w:rsidR="0077609A" w14:paraId="51CC9B5E" w14:textId="77777777" w:rsidTr="00130CA9">
        <w:trPr>
          <w:trHeight w:val="340"/>
          <w:jc w:val="center"/>
          <w:ins w:id="954" w:author="Dylan CHEN" w:date="2026-08-05T11:40:00Z"/>
          <w:trPrChange w:id="955" w:author="Dylan CHEN" w:date="2026-08-21T11:09:00Z" w16du:dateUtc="2026-08-21T03:09:00Z">
            <w:trPr>
              <w:gridAfter w:val="0"/>
              <w:trHeight w:val="340"/>
            </w:trPr>
          </w:trPrChange>
        </w:trPr>
        <w:tc>
          <w:tcPr>
            <w:tcW w:w="2800" w:type="dxa"/>
            <w:tcBorders>
              <w:top w:val="nil"/>
              <w:left w:val="single" w:sz="4" w:space="0" w:color="auto"/>
              <w:bottom w:val="single" w:sz="4" w:space="0" w:color="auto"/>
              <w:right w:val="single" w:sz="4" w:space="0" w:color="auto"/>
            </w:tcBorders>
            <w:hideMark/>
            <w:tcPrChange w:id="956" w:author="Dylan CHEN" w:date="2026-08-21T11:09:00Z" w16du:dateUtc="2026-08-21T03:09:00Z">
              <w:tcPr>
                <w:tcW w:w="2800" w:type="dxa"/>
                <w:gridSpan w:val="3"/>
                <w:tcBorders>
                  <w:top w:val="nil"/>
                  <w:left w:val="single" w:sz="4" w:space="0" w:color="auto"/>
                  <w:bottom w:val="single" w:sz="4" w:space="0" w:color="auto"/>
                  <w:right w:val="single" w:sz="4" w:space="0" w:color="auto"/>
                </w:tcBorders>
                <w:vAlign w:val="bottom"/>
                <w:hideMark/>
              </w:tcPr>
            </w:tcPrChange>
          </w:tcPr>
          <w:p w14:paraId="46E1472C" w14:textId="77777777" w:rsidR="0077609A" w:rsidRDefault="0077609A" w:rsidP="0077609A">
            <w:pPr>
              <w:rPr>
                <w:ins w:id="957" w:author="Dylan CHEN" w:date="2026-08-05T11:40:00Z" w16du:dateUtc="2026-08-05T03:40:00Z"/>
                <w:rFonts w:ascii="Aptos Narrow" w:hAnsi="Aptos Narrow"/>
                <w:color w:val="000000"/>
              </w:rPr>
            </w:pPr>
            <w:ins w:id="958" w:author="Dylan CHEN" w:date="2026-08-05T11:40:00Z" w16du:dateUtc="2026-08-05T03:40:00Z">
              <w:r>
                <w:rPr>
                  <w:rFonts w:ascii="Aptos Narrow" w:hAnsi="Aptos Narrow"/>
                  <w:color w:val="000000"/>
                </w:rPr>
                <w:t>Research Design</w:t>
              </w:r>
            </w:ins>
          </w:p>
        </w:tc>
        <w:tc>
          <w:tcPr>
            <w:tcW w:w="3540" w:type="dxa"/>
            <w:tcBorders>
              <w:top w:val="nil"/>
              <w:left w:val="nil"/>
              <w:bottom w:val="single" w:sz="4" w:space="0" w:color="auto"/>
              <w:right w:val="single" w:sz="4" w:space="0" w:color="auto"/>
            </w:tcBorders>
            <w:hideMark/>
            <w:tcPrChange w:id="959" w:author="Dylan CHEN" w:date="2026-08-21T11:09:00Z" w16du:dateUtc="2026-08-21T03:09:00Z">
              <w:tcPr>
                <w:tcW w:w="3540" w:type="dxa"/>
                <w:gridSpan w:val="3"/>
                <w:tcBorders>
                  <w:top w:val="nil"/>
                  <w:left w:val="nil"/>
                  <w:bottom w:val="single" w:sz="4" w:space="0" w:color="auto"/>
                  <w:right w:val="single" w:sz="4" w:space="0" w:color="auto"/>
                </w:tcBorders>
                <w:vAlign w:val="center"/>
                <w:hideMark/>
              </w:tcPr>
            </w:tcPrChange>
          </w:tcPr>
          <w:p w14:paraId="4B743A33" w14:textId="77777777" w:rsidR="0077609A" w:rsidRDefault="0077609A">
            <w:pPr>
              <w:jc w:val="center"/>
              <w:rPr>
                <w:ins w:id="960" w:author="Dylan CHEN" w:date="2026-08-05T11:40:00Z" w16du:dateUtc="2026-08-05T03:40:00Z"/>
                <w:rFonts w:ascii="Aptos Narrow" w:hAnsi="Aptos Narrow"/>
                <w:color w:val="000000"/>
              </w:rPr>
            </w:pPr>
            <w:ins w:id="961" w:author="Dylan CHEN" w:date="2026-08-05T11:40:00Z" w16du:dateUtc="2026-08-05T03:40:00Z">
              <w:r>
                <w:rPr>
                  <w:rFonts w:ascii="Aptos Narrow" w:hAnsi="Aptos Narrow"/>
                  <w:color w:val="000000"/>
                </w:rPr>
                <w:t>Natural Exp. + Experiment</w:t>
              </w:r>
            </w:ins>
          </w:p>
        </w:tc>
        <w:tc>
          <w:tcPr>
            <w:tcW w:w="3500" w:type="dxa"/>
            <w:tcBorders>
              <w:top w:val="nil"/>
              <w:left w:val="nil"/>
              <w:bottom w:val="single" w:sz="4" w:space="0" w:color="auto"/>
              <w:right w:val="single" w:sz="4" w:space="0" w:color="auto"/>
            </w:tcBorders>
            <w:hideMark/>
            <w:tcPrChange w:id="962" w:author="Dylan CHEN" w:date="2026-08-21T11:09:00Z" w16du:dateUtc="2026-08-21T03:09:00Z">
              <w:tcPr>
                <w:tcW w:w="3500" w:type="dxa"/>
                <w:gridSpan w:val="3"/>
                <w:tcBorders>
                  <w:top w:val="nil"/>
                  <w:left w:val="nil"/>
                  <w:bottom w:val="single" w:sz="4" w:space="0" w:color="auto"/>
                  <w:right w:val="single" w:sz="4" w:space="0" w:color="auto"/>
                </w:tcBorders>
                <w:vAlign w:val="center"/>
                <w:hideMark/>
              </w:tcPr>
            </w:tcPrChange>
          </w:tcPr>
          <w:p w14:paraId="44E9A0DA" w14:textId="77777777" w:rsidR="0077609A" w:rsidRDefault="0077609A">
            <w:pPr>
              <w:jc w:val="center"/>
              <w:rPr>
                <w:ins w:id="963" w:author="Dylan CHEN" w:date="2026-08-05T11:40:00Z" w16du:dateUtc="2026-08-05T03:40:00Z"/>
                <w:rFonts w:ascii="Aptos Narrow" w:hAnsi="Aptos Narrow"/>
                <w:color w:val="000000"/>
              </w:rPr>
            </w:pPr>
            <w:ins w:id="964" w:author="Dylan CHEN" w:date="2026-08-05T11:40:00Z" w16du:dateUtc="2026-08-05T03:40:00Z">
              <w:r>
                <w:rPr>
                  <w:rFonts w:ascii="Aptos Narrow" w:hAnsi="Aptos Narrow"/>
                  <w:color w:val="000000"/>
                </w:rPr>
                <w:t>Randomized Exp.</w:t>
              </w:r>
            </w:ins>
          </w:p>
        </w:tc>
      </w:tr>
      <w:tr w:rsidR="0077609A" w14:paraId="65612371" w14:textId="77777777" w:rsidTr="00130CA9">
        <w:trPr>
          <w:trHeight w:val="340"/>
          <w:jc w:val="center"/>
          <w:ins w:id="965" w:author="Dylan CHEN" w:date="2026-08-05T11:40:00Z"/>
          <w:trPrChange w:id="966" w:author="Dylan CHEN" w:date="2026-08-21T11:09:00Z" w16du:dateUtc="2026-08-21T03:09:00Z">
            <w:trPr>
              <w:gridAfter w:val="0"/>
              <w:trHeight w:val="340"/>
            </w:trPr>
          </w:trPrChange>
        </w:trPr>
        <w:tc>
          <w:tcPr>
            <w:tcW w:w="2800" w:type="dxa"/>
            <w:tcBorders>
              <w:top w:val="nil"/>
              <w:left w:val="single" w:sz="4" w:space="0" w:color="auto"/>
              <w:bottom w:val="single" w:sz="4" w:space="0" w:color="auto"/>
              <w:right w:val="single" w:sz="4" w:space="0" w:color="auto"/>
            </w:tcBorders>
            <w:hideMark/>
            <w:tcPrChange w:id="967" w:author="Dylan CHEN" w:date="2026-08-21T11:09:00Z" w16du:dateUtc="2026-08-21T03:09:00Z">
              <w:tcPr>
                <w:tcW w:w="2800" w:type="dxa"/>
                <w:gridSpan w:val="3"/>
                <w:tcBorders>
                  <w:top w:val="nil"/>
                  <w:left w:val="single" w:sz="4" w:space="0" w:color="auto"/>
                  <w:bottom w:val="single" w:sz="4" w:space="0" w:color="auto"/>
                  <w:right w:val="single" w:sz="4" w:space="0" w:color="auto"/>
                </w:tcBorders>
                <w:vAlign w:val="bottom"/>
                <w:hideMark/>
              </w:tcPr>
            </w:tcPrChange>
          </w:tcPr>
          <w:p w14:paraId="31714CA0" w14:textId="77777777" w:rsidR="0077609A" w:rsidRDefault="0077609A" w:rsidP="0077609A">
            <w:pPr>
              <w:rPr>
                <w:ins w:id="968" w:author="Dylan CHEN" w:date="2026-08-05T11:40:00Z" w16du:dateUtc="2026-08-05T03:40:00Z"/>
                <w:rFonts w:ascii="Aptos Narrow" w:hAnsi="Aptos Narrow"/>
                <w:color w:val="000000"/>
              </w:rPr>
            </w:pPr>
            <w:ins w:id="969" w:author="Dylan CHEN" w:date="2026-08-05T11:40:00Z" w16du:dateUtc="2026-08-05T03:40:00Z">
              <w:r>
                <w:rPr>
                  <w:rFonts w:ascii="Aptos Narrow" w:hAnsi="Aptos Narrow"/>
                  <w:color w:val="000000"/>
                </w:rPr>
                <w:t>Unit of Analysis</w:t>
              </w:r>
            </w:ins>
          </w:p>
        </w:tc>
        <w:tc>
          <w:tcPr>
            <w:tcW w:w="3540" w:type="dxa"/>
            <w:tcBorders>
              <w:top w:val="nil"/>
              <w:left w:val="nil"/>
              <w:bottom w:val="single" w:sz="4" w:space="0" w:color="auto"/>
              <w:right w:val="single" w:sz="4" w:space="0" w:color="auto"/>
            </w:tcBorders>
            <w:hideMark/>
            <w:tcPrChange w:id="970" w:author="Dylan CHEN" w:date="2026-08-21T11:09:00Z" w16du:dateUtc="2026-08-21T03:09:00Z">
              <w:tcPr>
                <w:tcW w:w="3540" w:type="dxa"/>
                <w:gridSpan w:val="3"/>
                <w:tcBorders>
                  <w:top w:val="nil"/>
                  <w:left w:val="nil"/>
                  <w:bottom w:val="single" w:sz="4" w:space="0" w:color="auto"/>
                  <w:right w:val="single" w:sz="4" w:space="0" w:color="auto"/>
                </w:tcBorders>
                <w:vAlign w:val="center"/>
                <w:hideMark/>
              </w:tcPr>
            </w:tcPrChange>
          </w:tcPr>
          <w:p w14:paraId="62956A0B" w14:textId="77777777" w:rsidR="0077609A" w:rsidRDefault="0077609A">
            <w:pPr>
              <w:jc w:val="center"/>
              <w:rPr>
                <w:ins w:id="971" w:author="Dylan CHEN" w:date="2026-08-05T11:40:00Z" w16du:dateUtc="2026-08-05T03:40:00Z"/>
                <w:rFonts w:ascii="Aptos Narrow" w:hAnsi="Aptos Narrow"/>
                <w:color w:val="000000"/>
              </w:rPr>
            </w:pPr>
            <w:ins w:id="972" w:author="Dylan CHEN" w:date="2026-08-05T11:40:00Z" w16du:dateUtc="2026-08-05T03:40:00Z">
              <w:r>
                <w:rPr>
                  <w:rFonts w:ascii="Aptos Narrow" w:hAnsi="Aptos Narrow"/>
                  <w:color w:val="000000"/>
                </w:rPr>
                <w:t>Question-Week</w:t>
              </w:r>
            </w:ins>
          </w:p>
        </w:tc>
        <w:tc>
          <w:tcPr>
            <w:tcW w:w="3500" w:type="dxa"/>
            <w:tcBorders>
              <w:top w:val="nil"/>
              <w:left w:val="nil"/>
              <w:bottom w:val="single" w:sz="4" w:space="0" w:color="auto"/>
              <w:right w:val="single" w:sz="4" w:space="0" w:color="auto"/>
            </w:tcBorders>
            <w:hideMark/>
            <w:tcPrChange w:id="973" w:author="Dylan CHEN" w:date="2026-08-21T11:09:00Z" w16du:dateUtc="2026-08-21T03:09:00Z">
              <w:tcPr>
                <w:tcW w:w="3500" w:type="dxa"/>
                <w:gridSpan w:val="3"/>
                <w:tcBorders>
                  <w:top w:val="nil"/>
                  <w:left w:val="nil"/>
                  <w:bottom w:val="single" w:sz="4" w:space="0" w:color="auto"/>
                  <w:right w:val="single" w:sz="4" w:space="0" w:color="auto"/>
                </w:tcBorders>
                <w:vAlign w:val="center"/>
                <w:hideMark/>
              </w:tcPr>
            </w:tcPrChange>
          </w:tcPr>
          <w:p w14:paraId="1912129F" w14:textId="77777777" w:rsidR="0077609A" w:rsidRDefault="0077609A">
            <w:pPr>
              <w:jc w:val="center"/>
              <w:rPr>
                <w:ins w:id="974" w:author="Dylan CHEN" w:date="2026-08-05T11:40:00Z" w16du:dateUtc="2026-08-05T03:40:00Z"/>
                <w:rFonts w:ascii="Aptos Narrow" w:hAnsi="Aptos Narrow"/>
                <w:color w:val="000000"/>
              </w:rPr>
            </w:pPr>
            <w:ins w:id="975" w:author="Dylan CHEN" w:date="2026-08-05T11:40:00Z" w16du:dateUtc="2026-08-05T03:40:00Z">
              <w:r>
                <w:rPr>
                  <w:rFonts w:ascii="Aptos Narrow" w:hAnsi="Aptos Narrow"/>
                  <w:color w:val="000000"/>
                </w:rPr>
                <w:t>Question</w:t>
              </w:r>
            </w:ins>
          </w:p>
        </w:tc>
      </w:tr>
      <w:tr w:rsidR="0077609A" w14:paraId="3B4F5B2A" w14:textId="77777777" w:rsidTr="00130CA9">
        <w:trPr>
          <w:trHeight w:val="680"/>
          <w:jc w:val="center"/>
          <w:ins w:id="976" w:author="Dylan CHEN" w:date="2026-08-05T11:40:00Z"/>
          <w:trPrChange w:id="977" w:author="Dylan CHEN" w:date="2026-08-21T11:09:00Z" w16du:dateUtc="2026-08-21T03:09:00Z">
            <w:trPr>
              <w:gridAfter w:val="0"/>
              <w:trHeight w:val="680"/>
            </w:trPr>
          </w:trPrChange>
        </w:trPr>
        <w:tc>
          <w:tcPr>
            <w:tcW w:w="2800" w:type="dxa"/>
            <w:tcBorders>
              <w:top w:val="nil"/>
              <w:left w:val="single" w:sz="4" w:space="0" w:color="auto"/>
              <w:bottom w:val="single" w:sz="4" w:space="0" w:color="auto"/>
              <w:right w:val="single" w:sz="4" w:space="0" w:color="auto"/>
            </w:tcBorders>
            <w:hideMark/>
            <w:tcPrChange w:id="978" w:author="Dylan CHEN" w:date="2026-08-21T11:09:00Z" w16du:dateUtc="2026-08-21T03:09:00Z">
              <w:tcPr>
                <w:tcW w:w="2800" w:type="dxa"/>
                <w:gridSpan w:val="3"/>
                <w:tcBorders>
                  <w:top w:val="nil"/>
                  <w:left w:val="single" w:sz="4" w:space="0" w:color="auto"/>
                  <w:bottom w:val="single" w:sz="4" w:space="0" w:color="auto"/>
                  <w:right w:val="single" w:sz="4" w:space="0" w:color="auto"/>
                </w:tcBorders>
                <w:vAlign w:val="bottom"/>
                <w:hideMark/>
              </w:tcPr>
            </w:tcPrChange>
          </w:tcPr>
          <w:p w14:paraId="5A99A368" w14:textId="77777777" w:rsidR="0077609A" w:rsidRDefault="0077609A" w:rsidP="0077609A">
            <w:pPr>
              <w:rPr>
                <w:ins w:id="979" w:author="Dylan CHEN" w:date="2026-08-05T11:40:00Z" w16du:dateUtc="2026-08-05T03:40:00Z"/>
                <w:rFonts w:ascii="Aptos Narrow" w:hAnsi="Aptos Narrow"/>
                <w:color w:val="000000"/>
              </w:rPr>
            </w:pPr>
            <w:ins w:id="980" w:author="Dylan CHEN" w:date="2026-08-05T11:40:00Z" w16du:dateUtc="2026-08-05T03:40:00Z">
              <w:r>
                <w:rPr>
                  <w:rFonts w:ascii="Aptos Narrow" w:hAnsi="Aptos Narrow"/>
                  <w:color w:val="000000"/>
                </w:rPr>
                <w:t>Key Findings</w:t>
              </w:r>
            </w:ins>
          </w:p>
        </w:tc>
        <w:tc>
          <w:tcPr>
            <w:tcW w:w="3540" w:type="dxa"/>
            <w:tcBorders>
              <w:top w:val="nil"/>
              <w:left w:val="nil"/>
              <w:bottom w:val="single" w:sz="4" w:space="0" w:color="auto"/>
              <w:right w:val="single" w:sz="4" w:space="0" w:color="auto"/>
            </w:tcBorders>
            <w:hideMark/>
            <w:tcPrChange w:id="981" w:author="Dylan CHEN" w:date="2026-08-21T11:09:00Z" w16du:dateUtc="2026-08-21T03:09:00Z">
              <w:tcPr>
                <w:tcW w:w="3540" w:type="dxa"/>
                <w:gridSpan w:val="3"/>
                <w:tcBorders>
                  <w:top w:val="nil"/>
                  <w:left w:val="nil"/>
                  <w:bottom w:val="single" w:sz="4" w:space="0" w:color="auto"/>
                  <w:right w:val="single" w:sz="4" w:space="0" w:color="auto"/>
                </w:tcBorders>
                <w:vAlign w:val="center"/>
                <w:hideMark/>
              </w:tcPr>
            </w:tcPrChange>
          </w:tcPr>
          <w:p w14:paraId="531EA233" w14:textId="102E4346" w:rsidR="0077609A" w:rsidRDefault="0077609A" w:rsidP="0077609A">
            <w:pPr>
              <w:jc w:val="center"/>
              <w:rPr>
                <w:ins w:id="982" w:author="Dylan CHEN" w:date="2026-08-05T11:40:00Z" w16du:dateUtc="2026-08-05T03:40:00Z"/>
                <w:rFonts w:ascii="Aptos Narrow" w:hAnsi="Aptos Narrow"/>
                <w:color w:val="000000"/>
              </w:rPr>
            </w:pPr>
            <w:ins w:id="983" w:author="Dylan CHEN" w:date="2026-08-05T11:40:00Z" w16du:dateUtc="2026-08-05T03:40:00Z">
              <w:r>
                <w:rPr>
                  <w:rFonts w:ascii="Aptos Narrow" w:hAnsi="Aptos Narrow"/>
                  <w:color w:val="000000"/>
                </w:rPr>
                <w:t>↑ Human answers</w:t>
              </w:r>
            </w:ins>
          </w:p>
        </w:tc>
        <w:tc>
          <w:tcPr>
            <w:tcW w:w="3500" w:type="dxa"/>
            <w:tcBorders>
              <w:top w:val="nil"/>
              <w:left w:val="nil"/>
              <w:bottom w:val="single" w:sz="4" w:space="0" w:color="auto"/>
              <w:right w:val="single" w:sz="4" w:space="0" w:color="auto"/>
            </w:tcBorders>
            <w:hideMark/>
            <w:tcPrChange w:id="984" w:author="Dylan CHEN" w:date="2026-08-21T11:09:00Z" w16du:dateUtc="2026-08-21T03:09:00Z">
              <w:tcPr>
                <w:tcW w:w="3500" w:type="dxa"/>
                <w:gridSpan w:val="3"/>
                <w:tcBorders>
                  <w:top w:val="nil"/>
                  <w:left w:val="nil"/>
                  <w:bottom w:val="single" w:sz="4" w:space="0" w:color="auto"/>
                  <w:right w:val="single" w:sz="4" w:space="0" w:color="auto"/>
                </w:tcBorders>
                <w:vAlign w:val="center"/>
                <w:hideMark/>
              </w:tcPr>
            </w:tcPrChange>
          </w:tcPr>
          <w:p w14:paraId="59415B10" w14:textId="77777777" w:rsidR="0077609A" w:rsidRDefault="0077609A" w:rsidP="0077609A">
            <w:pPr>
              <w:jc w:val="center"/>
              <w:rPr>
                <w:ins w:id="985" w:author="Dylan CHEN" w:date="2026-08-05T11:40:00Z" w16du:dateUtc="2026-08-05T03:40:00Z"/>
                <w:rFonts w:ascii="Aptos Narrow" w:hAnsi="Aptos Narrow"/>
                <w:color w:val="000000"/>
              </w:rPr>
            </w:pPr>
            <w:ins w:id="986" w:author="Dylan CHEN" w:date="2026-08-05T11:40:00Z" w16du:dateUtc="2026-08-05T03:40:00Z">
              <w:r>
                <w:rPr>
                  <w:rFonts w:ascii="Aptos Narrow" w:hAnsi="Aptos Narrow"/>
                  <w:color w:val="000000"/>
                </w:rPr>
                <w:t>↓ Human answers; ↑ Answer quality</w:t>
              </w:r>
            </w:ins>
          </w:p>
        </w:tc>
      </w:tr>
    </w:tbl>
    <w:p w14:paraId="594E0775" w14:textId="77777777" w:rsidR="0077609A" w:rsidRDefault="0077609A" w:rsidP="0077609A">
      <w:pPr>
        <w:pStyle w:val="Paragraph"/>
        <w:rPr>
          <w:ins w:id="987" w:author="Dylan CHEN" w:date="2026-08-05T11:43:00Z" w16du:dateUtc="2026-08-05T03:43:00Z"/>
          <w:rStyle w:val="Strong"/>
        </w:rPr>
      </w:pPr>
    </w:p>
    <w:p w14:paraId="77D558EF" w14:textId="77777777" w:rsidR="0077609A" w:rsidRDefault="0077609A" w:rsidP="0077609A">
      <w:pPr>
        <w:pStyle w:val="Paragraph"/>
        <w:rPr>
          <w:ins w:id="988" w:author="Dylan CHEN" w:date="2026-08-05T11:45:00Z" w16du:dateUtc="2026-08-05T03:45:00Z"/>
        </w:rPr>
      </w:pPr>
      <w:ins w:id="989" w:author="Dylan CHEN" w:date="2026-08-05T11:43:00Z" w16du:dateUtc="2026-08-05T03:43:00Z">
        <w:r>
          <w:rPr>
            <w:rStyle w:val="Strong"/>
          </w:rPr>
          <w:t>Factor 1. Community evaluation culture (Community Domain row; addresses Point 1).</w:t>
        </w:r>
      </w:ins>
    </w:p>
    <w:p w14:paraId="4C213A0C" w14:textId="10B13B26" w:rsidR="0077609A" w:rsidRPr="0077609A" w:rsidRDefault="0077609A">
      <w:pPr>
        <w:pStyle w:val="Paragraph"/>
        <w:rPr>
          <w:ins w:id="990" w:author="Dylan CHEN" w:date="2026-08-05T11:43:00Z" w16du:dateUtc="2026-08-05T03:43:00Z"/>
          <w:b/>
          <w:bCs/>
          <w:rPrChange w:id="991" w:author="Dylan CHEN" w:date="2026-08-05T11:45:00Z" w16du:dateUtc="2026-08-05T03:45:00Z">
            <w:rPr>
              <w:ins w:id="992" w:author="Dylan CHEN" w:date="2026-08-05T11:43:00Z" w16du:dateUtc="2026-08-05T03:43:00Z"/>
            </w:rPr>
          </w:rPrChange>
        </w:rPr>
        <w:pPrChange w:id="993" w:author="Dylan CHEN" w:date="2026-08-05T11:45:00Z" w16du:dateUtc="2026-08-05T03:45:00Z">
          <w:pPr>
            <w:pStyle w:val="NormalWeb"/>
          </w:pPr>
        </w:pPrChange>
      </w:pPr>
      <w:ins w:id="994" w:author="Dylan CHEN" w:date="2026-08-05T11:43:00Z" w16du:dateUtc="2026-08-05T03:43:00Z">
        <w:r>
          <w:t xml:space="preserve">We agree that the </w:t>
        </w:r>
      </w:ins>
      <w:r w:rsidR="00E71BCF">
        <w:t>“</w:t>
      </w:r>
      <w:ins w:id="995" w:author="Dylan CHEN" w:date="2026-08-05T11:43:00Z" w16du:dateUtc="2026-08-05T03:43:00Z">
        <w:r>
          <w:t>general-interest versus technical</w:t>
        </w:r>
      </w:ins>
      <w:r w:rsidR="00E71BCF">
        <w:t>”</w:t>
      </w:r>
      <w:ins w:id="996" w:author="Dylan CHEN" w:date="2026-08-05T11:43:00Z" w16du:dateUtc="2026-08-05T03:43:00Z">
        <w:r>
          <w:t xml:space="preserve"> framing was overstated, and we have removed the claim that our users are technical experts while Quora</w:t>
        </w:r>
      </w:ins>
      <w:r w:rsidR="003834AA">
        <w:t>’</w:t>
      </w:r>
      <w:ins w:id="997" w:author="Dylan CHEN" w:date="2026-08-05T11:43:00Z" w16du:dateUtc="2026-08-05T03:43:00Z">
        <w:r>
          <w:t>s are casual users. Two clarifications sharpen the comparison. First, the updated version of Su et al. (2025) no longer includes the objective-versus-subjective accuracy analysis, so this contrast is no longer part of their design. Second, their expert classification does not track technical expertise: it is based on Quora</w:t>
        </w:r>
      </w:ins>
      <w:r w:rsidR="003834AA">
        <w:t>’</w:t>
      </w:r>
      <w:ins w:id="998" w:author="Dylan CHEN" w:date="2026-08-05T11:43:00Z" w16du:dateUtc="2026-08-05T03:43:00Z">
        <w:r>
          <w:t xml:space="preserve">s Top Writer badge, which </w:t>
        </w:r>
      </w:ins>
      <w:r w:rsidR="00E71BCF">
        <w:t>“</w:t>
      </w:r>
      <w:ins w:id="999" w:author="Dylan CHEN" w:date="2026-08-05T11:43:00Z" w16du:dateUtc="2026-08-05T03:43:00Z">
        <w:r>
          <w:t>is awarded to contributors based on the quality of their responses,</w:t>
        </w:r>
      </w:ins>
      <w:r w:rsidR="00E71BCF">
        <w:t>”</w:t>
      </w:r>
      <w:ins w:id="1000" w:author="Dylan CHEN" w:date="2026-08-05T11:43:00Z" w16du:dateUtc="2026-08-05T03:43:00Z">
        <w:r>
          <w:t xml:space="preserve"> so that </w:t>
        </w:r>
      </w:ins>
      <w:r w:rsidR="00E71BCF">
        <w:t>“</w:t>
      </w:r>
      <w:ins w:id="1001" w:author="Dylan CHEN" w:date="2026-08-05T11:43:00Z" w16du:dateUtc="2026-08-05T03:43:00Z">
        <w:r>
          <w:t>contributors with the Top Writer badge on Quora are identified as human experts while those without the badge are identified as non-experts</w:t>
        </w:r>
      </w:ins>
      <w:r w:rsidR="00E71BCF">
        <w:t>”</w:t>
      </w:r>
      <w:ins w:id="1002" w:author="Dylan CHEN" w:date="2026-08-05T11:43:00Z" w16du:dateUtc="2026-08-05T03:43:00Z">
        <w:r>
          <w:t xml:space="preserve"> (Su et al. 2025). Their experts are strong contributors on a conversation-oriented platform, not specialists solving verifiable technical problems.</w:t>
        </w:r>
      </w:ins>
    </w:p>
    <w:p w14:paraId="3B0F7976" w14:textId="7092D7F5" w:rsidR="0077609A" w:rsidRDefault="0077609A" w:rsidP="0077609A">
      <w:pPr>
        <w:pStyle w:val="Paragraph"/>
        <w:rPr>
          <w:ins w:id="1003" w:author="Dylan CHEN" w:date="2026-08-05T11:50:00Z" w16du:dateUtc="2026-08-05T03:50:00Z"/>
        </w:rPr>
      </w:pPr>
      <w:ins w:id="1004" w:author="Dylan CHEN" w:date="2026-08-05T11:43:00Z" w16du:dateUtc="2026-08-05T03:43:00Z">
        <w:r>
          <w:t xml:space="preserve">We therefore reframe this difference as one of evaluation culture rather than user composition (Burtch et al. 2024). Quora primarily serves everyday, conversational topics; questions such as </w:t>
        </w:r>
      </w:ins>
      <w:r w:rsidR="00E71BCF">
        <w:lastRenderedPageBreak/>
        <w:t>“</w:t>
      </w:r>
      <w:ins w:id="1005" w:author="Dylan CHEN" w:date="2026-08-05T11:43:00Z" w16du:dateUtc="2026-08-05T03:43:00Z">
        <w:r>
          <w:t>What did Marilyn Monroe carry in her coffin?</w:t>
        </w:r>
      </w:ins>
      <w:r w:rsidR="00E71BCF">
        <w:t>”</w:t>
      </w:r>
      <w:ins w:id="1006" w:author="Dylan CHEN" w:date="2026-08-05T11:43:00Z" w16du:dateUtc="2026-08-05T03:43:00Z">
        <w:r>
          <w:t xml:space="preserve"> and </w:t>
        </w:r>
      </w:ins>
      <w:r w:rsidR="00E71BCF">
        <w:t>“</w:t>
      </w:r>
      <w:ins w:id="1007" w:author="Dylan CHEN" w:date="2026-08-05T11:43:00Z" w16du:dateUtc="2026-08-05T03:43:00Z">
        <w:r>
          <w:t>What is the best small business to start in Gambia?</w:t>
        </w:r>
      </w:ins>
      <w:r w:rsidR="00E71BCF">
        <w:t>”</w:t>
      </w:r>
      <w:ins w:id="1008" w:author="Dylan CHEN" w:date="2026-08-05T11:43:00Z" w16du:dateUtc="2026-08-05T03:43:00Z">
        <w:r>
          <w:t xml:space="preserve"> illustrate this orientation,</w:t>
        </w:r>
      </w:ins>
      <w:ins w:id="1009" w:author="Dylan CHEN" w:date="2026-08-05T11:44:00Z" w16du:dateUtc="2026-08-05T03:44:00Z">
        <w:r w:rsidRPr="00546646">
          <w:rPr>
            <w:vertAlign w:val="superscript"/>
          </w:rPr>
          <w:t>1</w:t>
        </w:r>
      </w:ins>
      <w:ins w:id="1010" w:author="Dylan CHEN" w:date="2026-08-05T11:43:00Z" w16du:dateUtc="2026-08-05T03:43:00Z">
        <w:r>
          <w:t xml:space="preserve"> and Oliveira et al. (2018) document that Quora exhibits significantly more </w:t>
        </w:r>
      </w:ins>
      <w:r w:rsidR="00E71BCF">
        <w:t>“</w:t>
      </w:r>
      <w:ins w:id="1011" w:author="Dylan CHEN" w:date="2026-08-05T11:43:00Z" w16du:dateUtc="2026-08-05T03:43:00Z">
        <w:r>
          <w:t>conversation ingredients</w:t>
        </w:r>
      </w:ins>
      <w:r w:rsidR="00E71BCF">
        <w:t>”</w:t>
      </w:r>
      <w:ins w:id="1012" w:author="Dylan CHEN" w:date="2026-08-05T11:43:00Z" w16du:dateUtc="2026-08-05T03:43:00Z">
        <w:r>
          <w:t xml:space="preserve"> than Stack Overflow. SegmentFault, like Stack Overflow, operates under an efficiency-oriented philosophy and seeks a single correct answer to each question. </w:t>
        </w:r>
      </w:ins>
    </w:p>
    <w:p w14:paraId="11998708" w14:textId="3CDD59F8" w:rsidR="0077609A" w:rsidRDefault="0077609A" w:rsidP="0077609A">
      <w:pPr>
        <w:pStyle w:val="Paragraph"/>
        <w:rPr>
          <w:ins w:id="1013" w:author="Dylan CHEN" w:date="2026-08-05T11:50:00Z" w16du:dateUtc="2026-08-05T03:50:00Z"/>
        </w:rPr>
      </w:pPr>
      <w:ins w:id="1014" w:author="Dylan CHEN" w:date="2026-08-05T11:50:00Z" w16du:dateUtc="2026-08-05T03:50:00Z">
        <w:r w:rsidRPr="0077609A">
          <w:t xml:space="preserve">This cultural difference maps directly onto whether the AI is read as a complement or a competitor, which in turn sets the direction of the effect on contribution. In a conversation-oriented culture, an answer is one contribution among many, and the AI is read as a </w:t>
        </w:r>
        <w:r w:rsidRPr="0077609A">
          <w:rPr>
            <w:b/>
            <w:bCs/>
            <w:rPrChange w:id="1015" w:author="Dylan CHEN" w:date="2026-08-05T11:51:00Z" w16du:dateUtc="2026-08-05T03:51:00Z">
              <w:rPr/>
            </w:rPrChange>
          </w:rPr>
          <w:t>complement</w:t>
        </w:r>
        <w:r w:rsidRPr="0077609A">
          <w:t xml:space="preserve">. It functions as a catalyst rather than a rival: the AI and human contributors draw on different strengths and are not competing on the same dimension, so a contributor who sees an AI answer feels that the discussion has been re-energized rather than closed off. The effect on contribution is therefore positive. In a correctness-oriented culture, where each question calls for one right answer, the AI is read as a direct </w:t>
        </w:r>
        <w:r w:rsidRPr="0077609A">
          <w:rPr>
            <w:b/>
            <w:bCs/>
            <w:rPrChange w:id="1016" w:author="Dylan CHEN" w:date="2026-08-05T11:51:00Z" w16du:dateUtc="2026-08-05T03:51:00Z">
              <w:rPr/>
            </w:rPrChange>
          </w:rPr>
          <w:t>competitor</w:t>
        </w:r>
        <w:r w:rsidRPr="0077609A">
          <w:t>. Here</w:t>
        </w:r>
      </w:ins>
      <w:ins w:id="1017" w:author="Dylan CHEN" w:date="2026-08-05T11:52:00Z" w16du:dateUtc="2026-08-05T03:52:00Z">
        <w:r>
          <w:rPr>
            <w:rFonts w:hint="eastAsia"/>
          </w:rPr>
          <w:t>,</w:t>
        </w:r>
      </w:ins>
      <w:ins w:id="1018" w:author="Dylan CHEN" w:date="2026-08-05T11:50:00Z" w16du:dateUtc="2026-08-05T03:50:00Z">
        <w:r w:rsidRPr="0077609A">
          <w:t xml:space="preserve"> </w:t>
        </w:r>
      </w:ins>
      <w:ins w:id="1019" w:author="Dylan CHEN" w:date="2026-08-05T11:52:00Z" w16du:dateUtc="2026-08-05T03:52:00Z">
        <w:r>
          <w:rPr>
            <w:rFonts w:hint="eastAsia"/>
          </w:rPr>
          <w:t xml:space="preserve">once </w:t>
        </w:r>
      </w:ins>
      <w:ins w:id="1020" w:author="Dylan CHEN" w:date="2026-08-05T11:50:00Z" w16du:dateUtc="2026-08-05T03:50:00Z">
        <w:r w:rsidRPr="0077609A">
          <w:t xml:space="preserve">contributors see </w:t>
        </w:r>
      </w:ins>
      <w:ins w:id="1021" w:author="Dylan CHEN" w:date="2026-08-05T11:52:00Z" w16du:dateUtc="2026-08-05T03:52:00Z">
        <w:r>
          <w:rPr>
            <w:rFonts w:hint="eastAsia"/>
          </w:rPr>
          <w:t>AI answer</w:t>
        </w:r>
      </w:ins>
      <w:ins w:id="1022" w:author="Dylan CHEN" w:date="2026-08-05T11:50:00Z" w16du:dateUtc="2026-08-05T03:50:00Z">
        <w:r w:rsidRPr="0077609A">
          <w:t xml:space="preserve"> content, a strong </w:t>
        </w:r>
      </w:ins>
      <w:ins w:id="1023" w:author="Dylan CHEN" w:date="2026-08-05T11:52:00Z" w16du:dateUtc="2026-08-05T03:52:00Z">
        <w:r>
          <w:rPr>
            <w:rFonts w:hint="eastAsia"/>
          </w:rPr>
          <w:t xml:space="preserve">perception of </w:t>
        </w:r>
      </w:ins>
      <w:ins w:id="1024" w:author="Dylan CHEN" w:date="2026-08-21T12:24:00Z" w16du:dateUtc="2026-08-21T04:24:00Z">
        <w:r w:rsidR="00441267">
          <w:rPr>
            <w:rFonts w:hint="eastAsia"/>
          </w:rPr>
          <w:t>coverage</w:t>
        </w:r>
      </w:ins>
      <w:ins w:id="1025" w:author="Dylan CHEN" w:date="2026-08-05T11:50:00Z" w16du:dateUtc="2026-08-05T03:50:00Z">
        <w:r w:rsidRPr="0077609A">
          <w:t xml:space="preserve"> signals that the question is already resolved and deters contribution. The effect on contribution is therefore negative. We re-elaborate this in Section Research Gap and Section Conclusion.</w:t>
        </w:r>
      </w:ins>
    </w:p>
    <w:p w14:paraId="4426FBA3" w14:textId="77777777" w:rsidR="0077609A" w:rsidRPr="0077609A" w:rsidRDefault="0077609A">
      <w:pPr>
        <w:pStyle w:val="Paragraph"/>
        <w:rPr>
          <w:ins w:id="1026" w:author="Dylan CHEN" w:date="2026-08-03T22:55:00Z" w16du:dateUtc="2026-08-03T14:55:00Z"/>
          <w:rPrChange w:id="1027" w:author="Dylan CHEN" w:date="2026-08-05T11:45:00Z" w16du:dateUtc="2026-08-05T03:45:00Z">
            <w:rPr>
              <w:ins w:id="1028" w:author="Dylan CHEN" w:date="2026-08-03T22:55:00Z" w16du:dateUtc="2026-08-03T14:55:00Z"/>
              <w:rFonts w:eastAsia="SimSun"/>
            </w:rPr>
          </w:rPrChange>
        </w:rPr>
        <w:pPrChange w:id="1029" w:author="Dylan CHEN" w:date="2026-08-05T11:45:00Z" w16du:dateUtc="2026-08-05T03:45:00Z">
          <w:pPr>
            <w:spacing w:after="120"/>
            <w:jc w:val="center"/>
          </w:pPr>
        </w:pPrChange>
      </w:pPr>
    </w:p>
    <w:p w14:paraId="4C54F7BF" w14:textId="206AF715" w:rsidR="0077609A" w:rsidRPr="0077609A" w:rsidRDefault="0077609A" w:rsidP="0077609A">
      <w:pPr>
        <w:pStyle w:val="Paragraph"/>
        <w:rPr>
          <w:ins w:id="1030" w:author="Dylan CHEN" w:date="2026-08-05T11:45:00Z" w16du:dateUtc="2026-08-05T03:45:00Z"/>
          <w:b/>
          <w:bCs/>
          <w:rPrChange w:id="1031" w:author="Dylan CHEN" w:date="2026-08-05T11:45:00Z" w16du:dateUtc="2026-08-05T03:45:00Z">
            <w:rPr>
              <w:ins w:id="1032" w:author="Dylan CHEN" w:date="2026-08-05T11:45:00Z" w16du:dateUtc="2026-08-05T03:45:00Z"/>
            </w:rPr>
          </w:rPrChange>
        </w:rPr>
      </w:pPr>
      <w:ins w:id="1033" w:author="Dylan CHEN" w:date="2026-08-05T11:45:00Z" w16du:dateUtc="2026-08-05T03:45:00Z">
        <w:r w:rsidRPr="0077609A">
          <w:rPr>
            <w:b/>
            <w:bCs/>
            <w:rPrChange w:id="1034" w:author="Dylan CHEN" w:date="2026-08-05T11:45:00Z" w16du:dateUtc="2026-08-05T03:45:00Z">
              <w:rPr/>
            </w:rPrChange>
          </w:rPr>
          <w:t>Factor 2. Mode of AI deployment (How AI Answer Is Provided row; addresses Points 2 and 3).</w:t>
        </w:r>
      </w:ins>
    </w:p>
    <w:p w14:paraId="7EFAF619" w14:textId="2AF158ED" w:rsidR="00150657" w:rsidRDefault="00150657" w:rsidP="0077609A">
      <w:pPr>
        <w:pStyle w:val="Paragraph"/>
        <w:rPr>
          <w:ins w:id="1035" w:author="Dylan CHEN" w:date="2026-08-05T11:45:00Z" w16du:dateUtc="2026-08-05T03:45:00Z"/>
        </w:rPr>
      </w:pPr>
      <w:ins w:id="1036" w:author="Dylan CHEN" w:date="2026-08-03T22:55:00Z" w16du:dateUtc="2026-08-03T14:55:00Z">
        <w:r>
          <w:t xml:space="preserve">We accept that the phrase </w:t>
        </w:r>
      </w:ins>
      <w:r w:rsidR="00E71BCF">
        <w:t>“</w:t>
      </w:r>
      <w:ins w:id="1037" w:author="Dylan CHEN" w:date="2026-08-03T22:55:00Z" w16du:dateUtc="2026-08-03T14:55:00Z">
        <w:r>
          <w:t>three months</w:t>
        </w:r>
      </w:ins>
      <w:r w:rsidR="00E71BCF">
        <w:t>”</w:t>
      </w:r>
      <w:ins w:id="1038" w:author="Dylan CHEN" w:date="2026-08-03T22:55:00Z" w16du:dateUtc="2026-08-03T14:55:00Z">
        <w:r>
          <w:t xml:space="preserve"> was imprecise, because the three-month figure is the observation window on each side of the policy launch. The substantive point, however, holds. In Su et al. (2025), the questions were created before the panel began, and the AI answers were added only at the policy launch. Their design keeps </w:t>
        </w:r>
      </w:ins>
      <w:r w:rsidR="00E71BCF">
        <w:t>“</w:t>
      </w:r>
      <w:ins w:id="1039" w:author="Dylan CHEN" w:date="2026-08-03T22:55:00Z" w16du:dateUtc="2026-08-03T14:55:00Z">
        <w:r>
          <w:t>only those questions that were created before the start of our panel data collection (i.e., November 2022),</w:t>
        </w:r>
      </w:ins>
      <w:r w:rsidR="00E71BCF">
        <w:t>”</w:t>
      </w:r>
      <w:ins w:id="1040" w:author="Dylan CHEN" w:date="2026-08-03T22:55:00Z" w16du:dateUtc="2026-08-03T14:55:00Z">
        <w:r>
          <w:t xml:space="preserve"> and the AI answers appear when </w:t>
        </w:r>
      </w:ins>
      <w:r w:rsidR="00E71BCF">
        <w:t>“</w:t>
      </w:r>
      <w:ins w:id="1041" w:author="Dylan CHEN" w:date="2026-08-03T22:55:00Z" w16du:dateUtc="2026-08-03T14:55:00Z">
        <w:r>
          <w:t>AI answers are presented on treated question pages</w:t>
        </w:r>
      </w:ins>
      <w:r w:rsidR="00E71BCF">
        <w:t>”</w:t>
      </w:r>
      <w:ins w:id="1042" w:author="Dylan CHEN" w:date="2026-08-03T22:55:00Z" w16du:dateUtc="2026-08-03T14:55:00Z">
        <w:r>
          <w:t xml:space="preserve"> at the launch (Su et al. 2025). The AI therefore enters questions that were posted earlier and had already accumulated human answers. We have rewritten the passage to state this precisely rather than to attach a specific number to the gap between question posting and AI answer arrival. </w:t>
        </w:r>
      </w:ins>
    </w:p>
    <w:p w14:paraId="1AC77920" w14:textId="242A2374" w:rsidR="0077609A" w:rsidRDefault="0077609A" w:rsidP="0077609A">
      <w:pPr>
        <w:pStyle w:val="Paragraph"/>
        <w:rPr>
          <w:ins w:id="1043" w:author="Dylan CHEN" w:date="2026-08-05T11:54:00Z" w16du:dateUtc="2026-08-05T03:54:00Z"/>
        </w:rPr>
      </w:pPr>
      <w:ins w:id="1044" w:author="Dylan CHEN" w:date="2026-08-05T11:45:00Z" w16du:dateUtc="2026-08-05T03:45:00Z">
        <w:r w:rsidRPr="0077609A">
          <w:t>This distinction speaks directly to the reviewer</w:t>
        </w:r>
      </w:ins>
      <w:r w:rsidR="003834AA">
        <w:t>’</w:t>
      </w:r>
      <w:ins w:id="1045" w:author="Dylan CHEN" w:date="2026-08-05T11:45:00Z" w16du:dateUtc="2026-08-05T03:45:00Z">
        <w:r w:rsidRPr="0077609A">
          <w:t xml:space="preserve">s third point. We agree that timing per se is not the mechanism; what matters is whether, at the moment of decision, the AI is read as one more voice alongside existing human answers or as the standing answer </w:t>
        </w:r>
      </w:ins>
      <w:ins w:id="1046" w:author="Dylan CHEN" w:date="2026-08-05T11:46:00Z" w16du:dateUtc="2026-08-05T03:46:00Z">
        <w:r>
          <w:rPr>
            <w:rFonts w:hint="eastAsia"/>
          </w:rPr>
          <w:t xml:space="preserve">from competitor </w:t>
        </w:r>
      </w:ins>
      <w:ins w:id="1047" w:author="Dylan CHEN" w:date="2026-08-05T11:45:00Z" w16du:dateUtc="2026-08-05T03:45:00Z">
        <w:r w:rsidRPr="0077609A">
          <w:t xml:space="preserve">that the </w:t>
        </w:r>
      </w:ins>
      <w:ins w:id="1048" w:author="Dylan CHEN" w:date="2026-08-05T11:46:00Z" w16du:dateUtc="2026-08-05T03:46:00Z">
        <w:r>
          <w:rPr>
            <w:rFonts w:hint="eastAsia"/>
          </w:rPr>
          <w:t xml:space="preserve">human </w:t>
        </w:r>
      </w:ins>
      <w:ins w:id="1049" w:author="Dylan CHEN" w:date="2026-08-05T11:45:00Z" w16du:dateUtc="2026-08-05T03:45:00Z">
        <w:r w:rsidRPr="0077609A">
          <w:t xml:space="preserve">contributor must </w:t>
        </w:r>
      </w:ins>
      <w:ins w:id="1050" w:author="Dylan CHEN" w:date="2026-08-05T11:46:00Z" w16du:dateUtc="2026-08-05T03:46:00Z">
        <w:r>
          <w:rPr>
            <w:rFonts w:hint="eastAsia"/>
          </w:rPr>
          <w:t>compete with</w:t>
        </w:r>
      </w:ins>
      <w:ins w:id="1051" w:author="Dylan CHEN" w:date="2026-08-05T11:45:00Z" w16du:dateUtc="2026-08-05T03:45:00Z">
        <w:r w:rsidRPr="0077609A">
          <w:t>. In Su et al. (2025), the AI joins a thread that already contains human answers on a platform where multiple perspectives coexist, so it enters as an additional voice</w:t>
        </w:r>
      </w:ins>
      <w:ins w:id="1052" w:author="Dylan CHEN" w:date="2026-08-05T11:46:00Z" w16du:dateUtc="2026-08-05T03:46:00Z">
        <w:r>
          <w:rPr>
            <w:rFonts w:hint="eastAsia"/>
          </w:rPr>
          <w:t xml:space="preserve"> which may </w:t>
        </w:r>
      </w:ins>
      <w:ins w:id="1053" w:author="Dylan CHEN" w:date="2026-08-05T11:47:00Z" w16du:dateUtc="2026-08-05T03:47:00Z">
        <w:r>
          <w:rPr>
            <w:rFonts w:hint="eastAsia"/>
          </w:rPr>
          <w:t>catalyze</w:t>
        </w:r>
      </w:ins>
      <w:ins w:id="1054" w:author="Dylan CHEN" w:date="2026-08-05T11:46:00Z" w16du:dateUtc="2026-08-05T03:46:00Z">
        <w:r>
          <w:rPr>
            <w:rFonts w:hint="eastAsia"/>
          </w:rPr>
          <w:t xml:space="preserve"> the conversation</w:t>
        </w:r>
      </w:ins>
      <w:ins w:id="1055" w:author="Dylan CHEN" w:date="2026-08-05T11:53:00Z" w16du:dateUtc="2026-08-05T03:53:00Z">
        <w:r>
          <w:rPr>
            <w:rFonts w:hint="eastAsia"/>
          </w:rPr>
          <w:t xml:space="preserve"> </w:t>
        </w:r>
        <w:r w:rsidRPr="0077609A">
          <w:t xml:space="preserve">and is read as a </w:t>
        </w:r>
        <w:r w:rsidRPr="0077609A">
          <w:rPr>
            <w:b/>
            <w:bCs/>
            <w:rPrChange w:id="1056" w:author="Dylan CHEN" w:date="2026-08-05T11:53:00Z" w16du:dateUtc="2026-08-05T03:53:00Z">
              <w:rPr/>
            </w:rPrChange>
          </w:rPr>
          <w:t>complement</w:t>
        </w:r>
      </w:ins>
      <w:ins w:id="1057" w:author="Dylan CHEN" w:date="2026-08-05T11:45:00Z" w16du:dateUtc="2026-08-05T03:45:00Z">
        <w:r w:rsidRPr="0077609A">
          <w:t>.</w:t>
        </w:r>
      </w:ins>
      <w:ins w:id="1058" w:author="Dylan CHEN" w:date="2026-08-05T11:53:00Z" w16du:dateUtc="2026-08-05T03:53:00Z">
        <w:r w:rsidRPr="0077609A">
          <w:t xml:space="preserve"> The effect on contribution is therefore positive.</w:t>
        </w:r>
      </w:ins>
      <w:ins w:id="1059" w:author="Dylan CHEN" w:date="2026-08-05T11:45:00Z" w16du:dateUtc="2026-08-05T03:45:00Z">
        <w:r w:rsidRPr="0077609A">
          <w:t xml:space="preserve"> In our setting, the AI is the </w:t>
        </w:r>
      </w:ins>
      <w:ins w:id="1060" w:author="Dylan CHEN" w:date="2026-08-05T11:47:00Z" w16du:dateUtc="2026-08-05T03:47:00Z">
        <w:r w:rsidRPr="0077609A">
          <w:rPr>
            <w:b/>
            <w:bCs/>
            <w:rPrChange w:id="1061" w:author="Dylan CHEN" w:date="2026-08-05T11:54:00Z" w16du:dateUtc="2026-08-05T03:54:00Z">
              <w:rPr/>
            </w:rPrChange>
          </w:rPr>
          <w:t>competitor</w:t>
        </w:r>
        <w:r>
          <w:rPr>
            <w:rFonts w:hint="eastAsia"/>
          </w:rPr>
          <w:t xml:space="preserve"> that compete</w:t>
        </w:r>
      </w:ins>
      <w:ins w:id="1062" w:author="Dylan CHEN" w:date="2026-08-05T11:48:00Z" w16du:dateUtc="2026-08-05T03:48:00Z">
        <w:r>
          <w:rPr>
            <w:rFonts w:hint="eastAsia"/>
          </w:rPr>
          <w:t>s</w:t>
        </w:r>
      </w:ins>
      <w:ins w:id="1063" w:author="Dylan CHEN" w:date="2026-08-05T11:47:00Z" w16du:dateUtc="2026-08-05T03:47:00Z">
        <w:r>
          <w:rPr>
            <w:rFonts w:hint="eastAsia"/>
          </w:rPr>
          <w:t xml:space="preserve"> with human</w:t>
        </w:r>
      </w:ins>
      <w:ins w:id="1064" w:author="Dylan CHEN" w:date="2026-08-05T11:48:00Z" w16du:dateUtc="2026-08-05T03:48:00Z">
        <w:r>
          <w:rPr>
            <w:rFonts w:hint="eastAsia"/>
          </w:rPr>
          <w:t>s</w:t>
        </w:r>
      </w:ins>
      <w:ins w:id="1065" w:author="Dylan CHEN" w:date="2026-08-05T11:47:00Z" w16du:dateUtc="2026-08-05T03:47:00Z">
        <w:r>
          <w:rPr>
            <w:rFonts w:hint="eastAsia"/>
          </w:rPr>
          <w:t xml:space="preserve"> for limited attention and recognition from viewers, for the same goal of providing</w:t>
        </w:r>
      </w:ins>
      <w:ins w:id="1066" w:author="Dylan CHEN" w:date="2026-08-05T11:45:00Z" w16du:dateUtc="2026-08-05T03:45:00Z">
        <w:r w:rsidRPr="0077609A">
          <w:t xml:space="preserve"> </w:t>
        </w:r>
      </w:ins>
      <w:ins w:id="1067" w:author="Dylan CHEN" w:date="2026-08-05T11:48:00Z" w16du:dateUtc="2026-08-05T03:48:00Z">
        <w:r>
          <w:rPr>
            <w:rFonts w:hint="eastAsia"/>
          </w:rPr>
          <w:t xml:space="preserve">a </w:t>
        </w:r>
      </w:ins>
      <w:ins w:id="1068" w:author="Dylan CHEN" w:date="2026-08-05T11:45:00Z" w16du:dateUtc="2026-08-05T03:45:00Z">
        <w:r w:rsidRPr="0077609A">
          <w:t xml:space="preserve">correct solution. </w:t>
        </w:r>
      </w:ins>
      <w:ins w:id="1069" w:author="Dylan CHEN" w:date="2026-08-05T11:48:00Z" w16du:dateUtc="2026-08-05T03:48:00Z">
        <w:r>
          <w:rPr>
            <w:rFonts w:hint="eastAsia"/>
          </w:rPr>
          <w:t>Therefore</w:t>
        </w:r>
      </w:ins>
      <w:ins w:id="1070" w:author="Dylan CHEN" w:date="2026-08-05T11:49:00Z" w16du:dateUtc="2026-08-05T03:49:00Z">
        <w:r>
          <w:rPr>
            <w:rFonts w:hint="eastAsia"/>
          </w:rPr>
          <w:t>,</w:t>
        </w:r>
      </w:ins>
      <w:ins w:id="1071" w:author="Dylan CHEN" w:date="2026-08-05T11:48:00Z" w16du:dateUtc="2026-08-05T03:48:00Z">
        <w:r>
          <w:rPr>
            <w:rFonts w:hint="eastAsia"/>
          </w:rPr>
          <w:t xml:space="preserve"> perception of comprehension after seeing AI answer content may deter the human contribution.</w:t>
        </w:r>
      </w:ins>
      <w:ins w:id="1072" w:author="Dylan CHEN" w:date="2026-08-05T11:49:00Z" w16du:dateUtc="2026-08-05T03:49:00Z">
        <w:r>
          <w:rPr>
            <w:rFonts w:hint="eastAsia"/>
          </w:rPr>
          <w:t xml:space="preserve"> </w:t>
        </w:r>
      </w:ins>
    </w:p>
    <w:p w14:paraId="37548B22" w14:textId="3F44B31C" w:rsidR="0077609A" w:rsidRPr="0077609A" w:rsidRDefault="0077609A" w:rsidP="0077609A">
      <w:pPr>
        <w:pStyle w:val="Paragraph"/>
        <w:rPr>
          <w:ins w:id="1073" w:author="Dylan CHEN" w:date="2026-08-05T11:45:00Z" w16du:dateUtc="2026-08-05T03:45:00Z"/>
        </w:rPr>
      </w:pPr>
      <w:ins w:id="1074" w:author="Dylan CHEN" w:date="2026-08-05T11:54:00Z" w16du:dateUtc="2026-08-05T03:54:00Z">
        <w:r>
          <w:t xml:space="preserve">The two factors thus push in the same direction within each study. The conversational culture and the batch-to-existing-threads deployment both render the AI a complement in Su et al. (2025), while the correctness-oriented culture and the first-answer-to-new-questions deployment both render it a competitor in ours. We re-elaborate this in Section </w:t>
        </w:r>
        <w:r>
          <w:rPr>
            <w:rStyle w:val="Emphasis"/>
          </w:rPr>
          <w:t>Research Gap</w:t>
        </w:r>
        <w:r>
          <w:t xml:space="preserve"> and Section </w:t>
        </w:r>
        <w:r>
          <w:rPr>
            <w:rStyle w:val="Emphasis"/>
          </w:rPr>
          <w:t>Conclusion</w:t>
        </w:r>
        <w:r>
          <w:t>.</w:t>
        </w:r>
      </w:ins>
    </w:p>
    <w:p w14:paraId="2C45CDCF" w14:textId="77777777" w:rsidR="0077609A" w:rsidRDefault="0077609A" w:rsidP="00150657">
      <w:pPr>
        <w:pStyle w:val="Paragraph"/>
        <w:rPr>
          <w:ins w:id="1075" w:author="Dylan CHEN" w:date="2026-08-03T22:55:00Z" w16du:dateUtc="2026-08-03T14:55:00Z"/>
        </w:rPr>
      </w:pPr>
    </w:p>
    <w:p w14:paraId="4BD16F3C" w14:textId="77777777" w:rsidR="00150657" w:rsidRPr="002D5EBD" w:rsidRDefault="00150657" w:rsidP="00150657">
      <w:pPr>
        <w:pStyle w:val="Paragraph"/>
        <w:rPr>
          <w:ins w:id="1076" w:author="Dylan CHEN" w:date="2026-08-03T22:55:00Z" w16du:dateUtc="2026-08-03T14:55:00Z"/>
          <w:b/>
          <w:bCs/>
          <w:rPrChange w:id="1077" w:author="Dylan CHEN" w:date="2026-08-03T22:59:00Z" w16du:dateUtc="2026-08-03T14:59:00Z">
            <w:rPr>
              <w:ins w:id="1078" w:author="Dylan CHEN" w:date="2026-08-03T22:55:00Z" w16du:dateUtc="2026-08-03T14:55:00Z"/>
            </w:rPr>
          </w:rPrChange>
        </w:rPr>
      </w:pPr>
      <w:ins w:id="1079" w:author="Dylan CHEN" w:date="2026-08-03T22:55:00Z" w16du:dateUtc="2026-08-03T14:55:00Z">
        <w:r w:rsidRPr="002D5EBD">
          <w:rPr>
            <w:b/>
            <w:bCs/>
            <w:rPrChange w:id="1080" w:author="Dylan CHEN" w:date="2026-08-03T22:59:00Z" w16du:dateUtc="2026-08-03T14:59:00Z">
              <w:rPr/>
            </w:rPrChange>
          </w:rPr>
          <w:t>Reconciling the two sets of findings within one framework.</w:t>
        </w:r>
      </w:ins>
    </w:p>
    <w:p w14:paraId="605A1C76" w14:textId="0B064DA0" w:rsidR="004E0FC3" w:rsidRDefault="00150657" w:rsidP="00150657">
      <w:pPr>
        <w:pStyle w:val="Paragraph"/>
        <w:rPr>
          <w:ins w:id="1081" w:author="Dylan CHEN" w:date="2026-08-21T11:10:00Z" w16du:dateUtc="2026-08-21T03:10:00Z"/>
        </w:rPr>
      </w:pPr>
      <w:ins w:id="1082" w:author="Dylan CHEN" w:date="2026-08-03T22:55:00Z" w16du:dateUtc="2026-08-03T14:55:00Z">
        <w:r>
          <w:t xml:space="preserve">Our framework accommodates both sets of results without appeal to a separate theory. </w:t>
        </w:r>
      </w:ins>
      <w:ins w:id="1083" w:author="Dylan CHEN" w:date="2026-08-21T22:40:00Z" w16du:dateUtc="2026-08-21T14:40:00Z">
        <w:r w:rsidR="00006439">
          <w:rPr>
            <w:rFonts w:hint="eastAsia"/>
          </w:rPr>
          <w:t>Grounded in the new framework</w:t>
        </w:r>
      </w:ins>
      <w:ins w:id="1084" w:author="Dylan CHEN" w:date="2026-08-21T11:10:00Z" w16du:dateUtc="2026-08-21T03:10:00Z">
        <w:r w:rsidR="004E0FC3" w:rsidRPr="00E83740">
          <w:t>,</w:t>
        </w:r>
        <w:r w:rsidR="004E0FC3" w:rsidRPr="00BC5B75">
          <w:rPr>
            <w:b/>
            <w:bCs/>
          </w:rPr>
          <w:t xml:space="preserve"> we now claim that the effect of an AI answer depends on the AI profile.</w:t>
        </w:r>
        <w:r w:rsidR="004E0FC3" w:rsidRPr="00B93A76">
          <w:t xml:space="preserve"> </w:t>
        </w:r>
        <w:r w:rsidR="004E0FC3" w:rsidRPr="00BC5B75">
          <w:t xml:space="preserve">Our results confirm this framework. </w:t>
        </w:r>
      </w:ins>
      <w:ins w:id="1085" w:author="Dylan CHEN" w:date="2026-08-21T22:40:00Z" w16du:dateUtc="2026-08-21T14:40:00Z">
        <w:r w:rsidR="00006439">
          <w:t>The effect of the AI label alone</w:t>
        </w:r>
      </w:ins>
      <w:ins w:id="1086" w:author="Dylan CHEN" w:date="2026-08-21T11:10:00Z" w16du:dateUtc="2026-08-21T03:10:00Z">
        <w:r w:rsidR="004E0FC3" w:rsidRPr="00BC5B75">
          <w:t xml:space="preserve"> on supply is positive and significant (0.188, p&lt;0.05), the interaction with </w:t>
        </w:r>
        <w:r w:rsidR="004E0FC3" w:rsidRPr="001E0070">
          <w:rPr>
            <w:b/>
            <w:bCs/>
            <w:rPrChange w:id="1087" w:author="Dylan CHEN" w:date="2026-08-21T11:11:00Z" w16du:dateUtc="2026-08-21T03:11:00Z">
              <w:rPr/>
            </w:rPrChange>
          </w:rPr>
          <w:t>AI answer length</w:t>
        </w:r>
        <w:r w:rsidR="004E0FC3" w:rsidRPr="00BC5B75">
          <w:t xml:space="preserve"> is negative (-0.046, p&lt;0.001), and the average total effect turns negative only because AI answers in our setting carry substantial content, which is identical</w:t>
        </w:r>
        <w:r w:rsidR="004E0FC3">
          <w:rPr>
            <w:rFonts w:hint="eastAsia"/>
          </w:rPr>
          <w:t xml:space="preserve"> to</w:t>
        </w:r>
        <w:r w:rsidR="004E0FC3" w:rsidRPr="00BC5B75">
          <w:t xml:space="preserve"> the total deterrence effect in the original manuscript.</w:t>
        </w:r>
        <w:r w:rsidR="004E0FC3">
          <w:rPr>
            <w:rFonts w:hint="eastAsia"/>
          </w:rPr>
          <w:t xml:space="preserve"> </w:t>
        </w:r>
      </w:ins>
    </w:p>
    <w:p w14:paraId="0FE2B172" w14:textId="0A16DB55" w:rsidR="00CB7BB9" w:rsidRPr="00522DE1" w:rsidDel="002D5EBD" w:rsidRDefault="00052238" w:rsidP="000B34A9">
      <w:pPr>
        <w:pStyle w:val="Paragraph"/>
        <w:rPr>
          <w:del w:id="1088" w:author="Dylan CHEN" w:date="2026-08-03T23:00:00Z" w16du:dateUtc="2026-08-03T15:00:00Z"/>
        </w:rPr>
      </w:pPr>
      <w:del w:id="1089" w:author="Dylan CHEN" w:date="2026-08-21T11:11:00Z" w16du:dateUtc="2026-08-21T03:11:00Z">
        <w:r w:rsidDel="001E0070">
          <w:delText>’</w:delText>
        </w:r>
      </w:del>
      <w:ins w:id="1090" w:author="Dylan CHEN" w:date="2026-08-03T22:55:00Z" w16du:dateUtc="2026-08-03T14:55:00Z">
        <w:r w:rsidR="00150657">
          <w:t>The two components behave differently depending on whether the AI is a complement or a substitute. When the AI is a complement, whether because of the community</w:t>
        </w:r>
      </w:ins>
      <w:r w:rsidR="003834AA">
        <w:t>’</w:t>
      </w:r>
      <w:ins w:id="1091" w:author="Dylan CHEN" w:date="2026-08-03T22:55:00Z" w16du:dateUtc="2026-08-03T14:55:00Z">
        <w:r w:rsidR="00150657">
          <w:t xml:space="preserve">s conversational culture or because it enters an established thread, the label effect is positive, since the AI acts as a catalyst that revives discussion. The </w:t>
        </w:r>
      </w:ins>
      <w:ins w:id="1092" w:author="Dylan CHEN" w:date="2026-08-21T11:12:00Z" w16du:dateUtc="2026-08-21T03:12:00Z">
        <w:r w:rsidR="001E0070">
          <w:rPr>
            <w:rFonts w:hint="eastAsia"/>
          </w:rPr>
          <w:t>length</w:t>
        </w:r>
      </w:ins>
      <w:ins w:id="1093" w:author="Dylan CHEN" w:date="2026-08-03T22:55:00Z" w16du:dateUtc="2026-08-03T14:55:00Z">
        <w:r w:rsidR="00150657">
          <w:t xml:space="preserve"> deterrence effect, in contrast, is largely absent. Because the AI and human contributors draw on different strengths, a longer and more complete AI answer does not lead a contributor to conclude that there is nothing left to add. In this case the </w:t>
        </w:r>
      </w:ins>
      <w:ins w:id="1094" w:author="Dylan CHEN" w:date="2026-08-21T11:12:00Z" w16du:dateUtc="2026-08-21T03:12:00Z">
        <w:r w:rsidR="001E0070">
          <w:rPr>
            <w:rFonts w:hint="eastAsia"/>
          </w:rPr>
          <w:t>AI</w:t>
        </w:r>
      </w:ins>
      <w:ins w:id="1095" w:author="Dylan CHEN" w:date="2026-08-03T22:55:00Z" w16du:dateUtc="2026-08-03T14:55:00Z">
        <w:r w:rsidR="00150657">
          <w:t xml:space="preserve">label effect dominates and the net effect on contribution is positive, which matches the results of Su et al. (2025). When the AI is a </w:t>
        </w:r>
      </w:ins>
      <w:ins w:id="1096" w:author="Dylan CHEN" w:date="2026-08-05T11:55:00Z" w16du:dateUtc="2026-08-05T03:55:00Z">
        <w:r w:rsidR="0077609A">
          <w:rPr>
            <w:rFonts w:hint="eastAsia"/>
          </w:rPr>
          <w:t>competitor</w:t>
        </w:r>
      </w:ins>
      <w:ins w:id="1097" w:author="Dylan CHEN" w:date="2026-08-03T22:55:00Z" w16du:dateUtc="2026-08-03T14:55:00Z">
        <w:r w:rsidR="00150657">
          <w:t>, as in our technical setting where it is the first answer to a new question judged on correctness, a longer AI answer signals that the question is already well covered and deters contribution. The content effect dominates and the net effect is negative. Both findings follow from the same two components, and the direction of the net effect depends on whether the AI is read as a complement or a substitute.</w:t>
        </w:r>
      </w:ins>
      <w:bookmarkEnd w:id="895"/>
      <w:del w:id="1098" w:author="Dylan CHEN" w:date="2026-08-03T23:00:00Z" w16du:dateUtc="2026-08-03T15:00:00Z">
        <w:r w:rsidR="00CB7BB9" w:rsidRPr="00936DC3" w:rsidDel="002D5EBD">
          <w:delText>We thank the reviewer for this rigorous critique. We have substantially revised our explanation and now organize our differentiation from Su et al. (2023) around three fundamental distinctions</w:delText>
        </w:r>
        <w:r w:rsidR="00CB7BB9" w:rsidDel="002D5EBD">
          <w:rPr>
            <w:rFonts w:hint="eastAsia"/>
          </w:rPr>
          <w:delText>:</w:delText>
        </w:r>
      </w:del>
    </w:p>
    <w:p w14:paraId="06BE2A0D" w14:textId="30267F3C" w:rsidR="00CB7BB9" w:rsidRPr="00522DE1" w:rsidDel="002D5EBD" w:rsidRDefault="00CB7BB9" w:rsidP="00CB7BB9">
      <w:pPr>
        <w:pStyle w:val="Paragraph"/>
        <w:rPr>
          <w:del w:id="1099" w:author="Dylan CHEN" w:date="2026-08-03T23:00:00Z" w16du:dateUtc="2026-08-03T15:00:00Z"/>
        </w:rPr>
      </w:pPr>
      <w:del w:id="1100" w:author="Dylan CHEN" w:date="2026-08-03T23:00:00Z" w16du:dateUtc="2026-08-03T15:00:00Z">
        <w:r w:rsidDel="002D5EBD">
          <w:rPr>
            <w:rStyle w:val="Strong"/>
          </w:rPr>
          <w:delText>First, the platforms differ fundamentally in community</w:delText>
        </w:r>
        <w:r w:rsidDel="002D5EBD">
          <w:rPr>
            <w:rStyle w:val="Strong"/>
            <w:rFonts w:hint="eastAsia"/>
          </w:rPr>
          <w:delText xml:space="preserve"> culture.</w:delText>
        </w:r>
        <w:r w:rsidDel="002D5EBD">
          <w:delText xml:space="preserve"> </w:delText>
        </w:r>
        <w:r w:rsidRPr="00522DE1" w:rsidDel="002D5EBD">
          <w:delText>We agree that Quora contains both objective and subjective contents. We want to emphasize that the two platforms have difference in community culture</w:delText>
        </w:r>
        <w:r w:rsidR="00BC5F0B" w:rsidDel="002D5EBD">
          <w:fldChar w:fldCharType="begin"/>
        </w:r>
        <w:r w:rsidR="00BC5F0B" w:rsidDel="002D5EBD">
          <w:delInstrText xml:space="preserve"> ADDIN ZOTERO_ITEM CSL_CITATION {"citationID":"sc2UGhby","properties":{"unsorted":false,"formattedCitation":"(Burtch et al. 2024)","plainCitation":"(Burtch et al. 2024)","noteIndex":0},"citationItems":[{"id":156051,"uris":["http://zotero.org/users/8905122/items/2KC6YL8Y"],"itemData":{"id":156051,"type":"article-journal","abstract":"How large language models are influencing online communities.","archive_location":"11 </w:delInstrText>
        </w:r>
        <w:r w:rsidR="00BC5F0B" w:rsidDel="002D5EBD">
          <w:rPr>
            <w:rFonts w:ascii="Apple Color Emoji" w:hAnsi="Apple Color Emoji" w:cs="Apple Color Emoji"/>
          </w:rPr>
          <w:delInstrText>📊</w:delInstrText>
        </w:r>
        <w:r w:rsidR="00BC5F0B" w:rsidDel="002D5EBD">
          <w:delInstrText>","call-number":"3","container-title":"Commun. ACM","DOI":"10.1145/3624732","ISSN":"0001-0782","issue":"3","language":"en","note":"</w:delInstrText>
        </w:r>
        <w:r w:rsidR="00BC5F0B" w:rsidDel="002D5EBD">
          <w:rPr>
            <w:rFonts w:ascii="Apple Color Emoji" w:hAnsi="Apple Color Emoji" w:cs="Apple Color Emoji"/>
          </w:rPr>
          <w:delInstrText>🏷️</w:delInstrText>
        </w:r>
        <w:r w:rsidR="00BC5F0B" w:rsidDel="002D5EBD">
          <w:delInstrText xml:space="preserve"> /unread","page":"40–42","source":"7.1 (Q1)","title":"Generative AI Degrades Online Communities","URL":"https://doi.org/10.1145/3624732","volume":"67","author":[{"family":"Burtch","given":"Gordon"},{"family":"Lee","given":"Dokyun"},{"family":"Chen","given":"Zhichen"}],"accessed":{"date-parts":[["2026",7,22]]},"issued":{"date-parts":[["2024",2,22]]}}}],"schema":"https://github.com/citation-style-language/schema/raw/master/csl-citation.json"} </w:delInstrText>
        </w:r>
        <w:r w:rsidR="00BC5F0B" w:rsidDel="002D5EBD">
          <w:fldChar w:fldCharType="separate"/>
        </w:r>
        <w:r w:rsidR="00BC5F0B" w:rsidDel="002D5EBD">
          <w:rPr>
            <w:noProof/>
          </w:rPr>
          <w:delText>(Burtch et al. 2024)</w:delText>
        </w:r>
        <w:r w:rsidR="00BC5F0B" w:rsidDel="002D5EBD">
          <w:fldChar w:fldCharType="end"/>
        </w:r>
        <w:r w:rsidRPr="00522DE1" w:rsidDel="002D5EBD">
          <w:delText>.</w:delText>
        </w:r>
        <w:r w:rsidRPr="0093245B" w:rsidDel="002D5EBD">
          <w:delText xml:space="preserve"> </w:delText>
        </w:r>
        <w:r w:rsidDel="002D5EBD">
          <w:delText>Quora primarily serves casual, everyday topics. Questions like "What did Marilyn Monroe carry in her coffin?" and "What is the best small business to start in Gambia?" illustrate its conversational orientation.</w:delText>
        </w:r>
        <w:r w:rsidDel="002D5EBD">
          <w:rPr>
            <w:vertAlign w:val="superscript"/>
          </w:rPr>
          <w:delText>1</w:delText>
        </w:r>
        <w:r w:rsidDel="002D5EBD">
          <w:delText xml:space="preserve"> Oliveira et al. (2018) document that Quora exhibits significantly more "conversation ingredients" than Stack Overflow. SegmentFault, like Stack Overflow, operates under an efficiency-oriented philosophy, and </w:delText>
        </w:r>
        <w:r w:rsidR="000B34A9" w:rsidDel="002D5EBD">
          <w:delText>see for correct answers for each question. T</w:delText>
        </w:r>
        <w:r w:rsidDel="002D5EBD">
          <w:delText>his difference creates distinct contributor incentives</w:delText>
        </w:r>
        <w:r w:rsidDel="002D5EBD">
          <w:rPr>
            <w:rFonts w:hint="eastAsia"/>
          </w:rPr>
          <w:delText xml:space="preserve"> when AI providing answers</w:delText>
        </w:r>
        <w:r w:rsidDel="002D5EBD">
          <w:delText>.</w:delText>
        </w:r>
        <w:r w:rsidDel="002D5EBD">
          <w:rPr>
            <w:rFonts w:hint="eastAsia"/>
          </w:rPr>
          <w:delText xml:space="preserve"> </w:delText>
        </w:r>
        <w:r w:rsidRPr="00522DE1" w:rsidDel="002D5EBD">
          <w:delText xml:space="preserve">We re-elaborate this in the paper. </w:delText>
        </w:r>
      </w:del>
    </w:p>
    <w:p w14:paraId="485FDAB6" w14:textId="20C613A9" w:rsidR="00CB7BB9" w:rsidRPr="00522DE1" w:rsidDel="002D5EBD" w:rsidRDefault="00CB7BB9" w:rsidP="000B34A9">
      <w:pPr>
        <w:pStyle w:val="Paragraph"/>
        <w:rPr>
          <w:del w:id="1101" w:author="Dylan CHEN" w:date="2026-08-03T23:00:00Z" w16du:dateUtc="2026-08-03T15:00:00Z"/>
        </w:rPr>
      </w:pPr>
      <w:del w:id="1102" w:author="Dylan CHEN" w:date="2026-08-03T23:00:00Z" w16du:dateUtc="2026-08-03T15:00:00Z">
        <w:r w:rsidDel="002D5EBD">
          <w:rPr>
            <w:rStyle w:val="Strong"/>
          </w:rPr>
          <w:delText xml:space="preserve">Second, </w:delText>
        </w:r>
        <w:r w:rsidR="00992A99" w:rsidDel="002D5EBD">
          <w:rPr>
            <w:rStyle w:val="Strong"/>
          </w:rPr>
          <w:delText xml:space="preserve">experiment setting </w:delText>
        </w:r>
        <w:r w:rsidDel="002D5EBD">
          <w:rPr>
            <w:rStyle w:val="Strong"/>
          </w:rPr>
          <w:delText>differs.</w:delText>
        </w:r>
        <w:r w:rsidDel="002D5EBD">
          <w:delText xml:space="preserve"> </w:delText>
        </w:r>
        <w:r w:rsidRPr="00522DE1" w:rsidDel="002D5EBD">
          <w:delText xml:space="preserve">We apologize our mis-interpretion of the “three-month period” in the previous version and appreciate the reviewer for pointing this out. </w:delText>
        </w:r>
        <w:r w:rsidR="00992A99" w:rsidDel="002D5EBD">
          <w:delText xml:space="preserve">In </w:delText>
        </w:r>
        <w:r w:rsidDel="002D5EBD">
          <w:rPr>
            <w:rFonts w:hint="eastAsia"/>
          </w:rPr>
          <w:delText>Su et al.</w:delText>
        </w:r>
        <w:r w:rsidR="00992A99" w:rsidDel="002D5EBD">
          <w:delText xml:space="preserve"> (2025) </w:delText>
        </w:r>
        <w:r w:rsidDel="002D5EBD">
          <w:delText xml:space="preserve">AI answers were </w:delText>
        </w:r>
        <w:r w:rsidR="00992A99" w:rsidDel="002D5EBD">
          <w:delText xml:space="preserve">provided </w:delText>
        </w:r>
        <w:r w:rsidR="00992A99" w:rsidDel="002D5EBD">
          <w:rPr>
            <w:b/>
            <w:bCs/>
          </w:rPr>
          <w:delText xml:space="preserve">to </w:delText>
        </w:r>
        <w:r w:rsidRPr="00417031" w:rsidDel="002D5EBD">
          <w:rPr>
            <w:b/>
            <w:bCs/>
          </w:rPr>
          <w:delText>existing questions</w:delText>
        </w:r>
        <w:r w:rsidDel="002D5EBD">
          <w:delText xml:space="preserve"> </w:delText>
        </w:r>
        <w:r w:rsidR="00992A99" w:rsidDel="002D5EBD">
          <w:delText xml:space="preserve">through batch processing </w:delText>
        </w:r>
        <w:r w:rsidDel="002D5EBD">
          <w:delText>rather than deployment upon posting</w:delText>
        </w:r>
        <w:r w:rsidR="00992A99" w:rsidDel="002D5EBD">
          <w:delText>s</w:delText>
        </w:r>
        <w:r w:rsidR="00992A99" w:rsidRPr="00992A99" w:rsidDel="002D5EBD">
          <w:delText xml:space="preserve"> </w:delText>
        </w:r>
        <w:r w:rsidR="00992A99" w:rsidDel="002D5EBD">
          <w:delText>instantaneously after their generation</w:delText>
        </w:r>
        <w:r w:rsidRPr="00522DE1" w:rsidDel="002D5EBD">
          <w:delText xml:space="preserve">. As a result, </w:delText>
        </w:r>
        <w:r w:rsidR="00992A99" w:rsidDel="002D5EBD">
          <w:delText xml:space="preserve">AI answers may reactivate </w:delText>
        </w:r>
        <w:r w:rsidRPr="00522DE1" w:rsidDel="002D5EBD">
          <w:delText xml:space="preserve">old questions on Quora </w:delText>
        </w:r>
        <w:r w:rsidR="00992A99" w:rsidDel="002D5EBD">
          <w:delText xml:space="preserve">and trigger more </w:delText>
        </w:r>
        <w:r w:rsidRPr="00522DE1" w:rsidDel="002D5EBD">
          <w:delText xml:space="preserve">human participation. </w:delText>
        </w:r>
        <w:r w:rsidDel="002D5EBD">
          <w:delText xml:space="preserve">In our experiment, AI answers appeared instantaneously </w:delText>
        </w:r>
        <w:r w:rsidR="00992A99" w:rsidDel="002D5EBD">
          <w:delText>after posting</w:delText>
        </w:r>
        <w:r w:rsidDel="002D5EBD">
          <w:delText xml:space="preserve">. </w:delText>
        </w:r>
        <w:r w:rsidR="00992A99" w:rsidDel="002D5EBD">
          <w:delText xml:space="preserve">Human answerers respond under this prior condition. This timing difference may trigger different </w:delText>
        </w:r>
        <w:r w:rsidR="00992A99" w:rsidRPr="000B34A9" w:rsidDel="002D5EBD">
          <w:delText>behaviors</w:delText>
        </w:r>
        <w:r w:rsidR="00992A99" w:rsidDel="002D5EBD">
          <w:delText xml:space="preserve"> of human answerers</w:delText>
        </w:r>
        <w:r w:rsidDel="002D5EBD">
          <w:delText>.</w:delText>
        </w:r>
      </w:del>
    </w:p>
    <w:p w14:paraId="30753FCF" w14:textId="1FBCFE6E" w:rsidR="00371AD5" w:rsidRPr="00522DE1" w:rsidDel="002D5EBD" w:rsidRDefault="000B34A9" w:rsidP="000B34A9">
      <w:pPr>
        <w:pStyle w:val="Paragraph"/>
        <w:rPr>
          <w:del w:id="1103" w:author="Dylan CHEN" w:date="2026-08-03T23:00:00Z" w16du:dateUtc="2026-08-03T15:00:00Z"/>
        </w:rPr>
      </w:pPr>
      <w:del w:id="1104" w:author="Dylan CHEN" w:date="2026-08-03T23:00:00Z" w16du:dateUtc="2026-08-03T15:00:00Z">
        <w:r w:rsidDel="002D5EBD">
          <w:rPr>
            <w:b/>
            <w:bCs/>
          </w:rPr>
          <w:delText xml:space="preserve">Richer </w:delText>
        </w:r>
        <w:r w:rsidR="00371AD5" w:rsidRPr="00522DE1" w:rsidDel="002D5EBD">
          <w:rPr>
            <w:rStyle w:val="Strong"/>
          </w:rPr>
          <w:delText xml:space="preserve">Theoretical </w:delText>
        </w:r>
        <w:r w:rsidDel="002D5EBD">
          <w:rPr>
            <w:rStyle w:val="Strong"/>
          </w:rPr>
          <w:delText>Finding</w:delText>
        </w:r>
        <w:r w:rsidR="00371AD5" w:rsidRPr="00522DE1" w:rsidDel="002D5EBD">
          <w:rPr>
            <w:rStyle w:val="Strong"/>
          </w:rPr>
          <w:delText>: The Label Effect Under Different Boundary Conditions</w:delText>
        </w:r>
      </w:del>
    </w:p>
    <w:p w14:paraId="32403DBF" w14:textId="0558A8D3" w:rsidR="000B34A9" w:rsidDel="002D5EBD" w:rsidRDefault="00992A99" w:rsidP="000B34A9">
      <w:pPr>
        <w:pStyle w:val="Paragraph"/>
        <w:rPr>
          <w:del w:id="1105" w:author="Dylan CHEN" w:date="2026-08-03T23:00:00Z" w16du:dateUtc="2026-08-03T15:00:00Z"/>
        </w:rPr>
      </w:pPr>
      <w:del w:id="1106" w:author="Dylan CHEN" w:date="2026-08-03T23:00:00Z" w16du:dateUtc="2026-08-03T15:00:00Z">
        <w:r w:rsidDel="002D5EBD">
          <w:delText xml:space="preserve">Due to these differences, we find different while complentary results from </w:delText>
        </w:r>
        <w:r w:rsidR="00371AD5" w:rsidRPr="00522DE1" w:rsidDel="002D5EBD">
          <w:delText>Su et al.</w:delText>
        </w:r>
        <w:r w:rsidDel="002D5EBD">
          <w:delText xml:space="preserve"> (2025). Specifically</w:delText>
        </w:r>
        <w:r w:rsidR="00371AD5" w:rsidRPr="00522DE1" w:rsidDel="002D5EBD">
          <w:delText>, Su et al.</w:delText>
        </w:r>
        <w:r w:rsidR="000B34A9" w:rsidDel="002D5EBD">
          <w:delText xml:space="preserve"> (2025) </w:delText>
        </w:r>
        <w:r w:rsidDel="002D5EBD">
          <w:delText xml:space="preserve">only </w:delText>
        </w:r>
        <w:r w:rsidR="00371AD5" w:rsidRPr="00522DE1" w:rsidDel="002D5EBD">
          <w:delText>found the AI label</w:delText>
        </w:r>
        <w:r w:rsidR="000B34A9" w:rsidDel="002D5EBD">
          <w:delText xml:space="preserve"> effect in driving </w:delText>
        </w:r>
        <w:r w:rsidR="00371AD5" w:rsidRPr="00522DE1" w:rsidDel="002D5EBD">
          <w:delText xml:space="preserve">human contributions. </w:delText>
        </w:r>
        <w:r w:rsidR="000B34A9" w:rsidDel="002D5EBD">
          <w:delText>They did not find the content quality matters.</w:delText>
        </w:r>
      </w:del>
    </w:p>
    <w:p w14:paraId="2A3C943C" w14:textId="0CEA3671" w:rsidR="000B34A9" w:rsidDel="002D5EBD" w:rsidRDefault="000B34A9" w:rsidP="000B34A9">
      <w:pPr>
        <w:pStyle w:val="Paragraph"/>
        <w:rPr>
          <w:del w:id="1107" w:author="Dylan CHEN" w:date="2026-08-03T23:00:00Z" w16du:dateUtc="2026-08-03T15:00:00Z"/>
        </w:rPr>
      </w:pPr>
      <w:del w:id="1108" w:author="Dylan CHEN" w:date="2026-08-03T23:00:00Z" w16du:dateUtc="2026-08-03T15:00:00Z">
        <w:r w:rsidDel="002D5EBD">
          <w:delText>Going beyond Su et al.’s findings, we not only find AI lable’s effect but also find that AI label’s effect mostly work with content quality (in a platform seeking for correct answers) in deterring human answerers’ participation in an question. Moreover, we also find that AI able can trigger human innovation, which alignes with Su et al. (2025).</w:delText>
        </w:r>
      </w:del>
    </w:p>
    <w:p w14:paraId="079F6D4D" w14:textId="3096E508" w:rsidR="00371AD5" w:rsidDel="002D5EBD" w:rsidRDefault="00371AD5" w:rsidP="000B34A9">
      <w:pPr>
        <w:pStyle w:val="Paragraph"/>
        <w:rPr>
          <w:del w:id="1109" w:author="Dylan CHEN" w:date="2026-08-03T23:00:00Z" w16du:dateUtc="2026-08-03T15:00:00Z"/>
        </w:rPr>
      </w:pPr>
      <w:del w:id="1110" w:author="Dylan CHEN" w:date="2026-08-03T23:00:00Z" w16du:dateUtc="2026-08-03T15:00:00Z">
        <w:r w:rsidRPr="00522DE1" w:rsidDel="002D5EBD">
          <w:delText>This reconciliation transforms an apparent contradiction into a theoretical contribution: both studies reveal the power of AI labels as peripheral cues, while jointly identifying the boundary conditions that determine the direction of their effects.</w:delText>
        </w:r>
      </w:del>
    </w:p>
    <w:p w14:paraId="38AD21C6" w14:textId="68E5101D" w:rsidR="00C81CF3" w:rsidDel="002D5EBD" w:rsidRDefault="000B34A9" w:rsidP="000B34A9">
      <w:pPr>
        <w:pStyle w:val="Paragraph"/>
        <w:rPr>
          <w:del w:id="1111" w:author="Dylan CHEN" w:date="2026-08-03T23:00:00Z" w16du:dateUtc="2026-08-03T15:00:00Z"/>
        </w:rPr>
      </w:pPr>
      <w:del w:id="1112" w:author="Dylan CHEN" w:date="2026-08-03T23:00:00Z" w16du:dateUtc="2026-08-03T15:00:00Z">
        <w:r w:rsidDel="002D5EBD">
          <w:delText>The revisions are mainly refected in Section XXX.</w:delText>
        </w:r>
      </w:del>
    </w:p>
    <w:p w14:paraId="17206FB8" w14:textId="77777777" w:rsidR="00C81CF3" w:rsidRDefault="00C81CF3" w:rsidP="000B34A9">
      <w:pPr>
        <w:pStyle w:val="Paragraph"/>
        <w:rPr>
          <w:ins w:id="1113" w:author="Dylan CHEN" w:date="2026-07-27T18:59:00Z" w16du:dateUtc="2026-07-27T10:59:00Z"/>
        </w:rPr>
      </w:pPr>
    </w:p>
    <w:p w14:paraId="61F56904" w14:textId="77777777" w:rsidR="00C81CF3" w:rsidRPr="00522DE1" w:rsidRDefault="00C81CF3" w:rsidP="000B34A9">
      <w:pPr>
        <w:pStyle w:val="Paragraph"/>
      </w:pPr>
    </w:p>
    <w:p w14:paraId="4B701693" w14:textId="77777777" w:rsidR="00BE7589" w:rsidRPr="00BE7589" w:rsidRDefault="00BE7589" w:rsidP="00BE7589">
      <w:pPr>
        <w:pStyle w:val="NormalWeb"/>
        <w:rPr>
          <w:ins w:id="1114" w:author="Dylan CHEN" w:date="2026-08-21T23:07:00Z" w16du:dateUtc="2026-08-21T15:07:00Z"/>
          <w:b/>
          <w:bCs/>
          <w:color w:val="000000"/>
          <w:rPrChange w:id="1115" w:author="Dylan CHEN" w:date="2026-08-21T23:07:00Z" w16du:dateUtc="2026-08-21T15:07:00Z">
            <w:rPr>
              <w:ins w:id="1116" w:author="Dylan CHEN" w:date="2026-08-21T23:07:00Z" w16du:dateUtc="2026-08-21T15:07:00Z"/>
              <w:color w:val="000000"/>
            </w:rPr>
          </w:rPrChange>
        </w:rPr>
      </w:pPr>
      <w:ins w:id="1117" w:author="Dylan CHEN" w:date="2026-08-21T23:07:00Z" w16du:dateUtc="2026-08-21T15:07:00Z">
        <w:r w:rsidRPr="00BE7589">
          <w:rPr>
            <w:b/>
            <w:bCs/>
            <w:color w:val="000000"/>
            <w:rPrChange w:id="1118" w:author="Dylan CHEN" w:date="2026-08-21T23:07:00Z" w16du:dateUtc="2026-08-21T15:07:00Z">
              <w:rPr>
                <w:color w:val="000000"/>
              </w:rPr>
            </w:rPrChange>
          </w:rPr>
          <w:t>References</w:t>
        </w:r>
      </w:ins>
    </w:p>
    <w:p w14:paraId="261EE995" w14:textId="77777777" w:rsidR="00BE7589" w:rsidRDefault="00BE7589" w:rsidP="00BE7589">
      <w:pPr>
        <w:pStyle w:val="NormalWeb"/>
        <w:rPr>
          <w:ins w:id="1119" w:author="Dylan CHEN" w:date="2026-08-21T23:07:00Z" w16du:dateUtc="2026-08-21T15:07:00Z"/>
          <w:color w:val="000000"/>
        </w:rPr>
      </w:pPr>
      <w:ins w:id="1120" w:author="Dylan CHEN" w:date="2026-08-21T23:07:00Z" w16du:dateUtc="2026-08-21T15:07:00Z">
        <w:r>
          <w:rPr>
            <w:color w:val="000000"/>
          </w:rPr>
          <w:t>Burtch, G., Lee, D., &amp; Chen, Z. (2024). The consequences of generative AI for online knowledge communities. Scientific Reports, 14(1), 10413.</w:t>
        </w:r>
      </w:ins>
    </w:p>
    <w:p w14:paraId="0AF3CD5A" w14:textId="77777777" w:rsidR="00BE7589" w:rsidRDefault="00BE7589" w:rsidP="00BE7589">
      <w:pPr>
        <w:pStyle w:val="NormalWeb"/>
        <w:rPr>
          <w:ins w:id="1121" w:author="Dylan CHEN" w:date="2026-08-21T23:07:00Z" w16du:dateUtc="2026-08-21T15:07:00Z"/>
          <w:color w:val="000000"/>
        </w:rPr>
      </w:pPr>
      <w:ins w:id="1122" w:author="Dylan CHEN" w:date="2026-08-21T23:07:00Z" w16du:dateUtc="2026-08-21T15:07:00Z">
        <w:r>
          <w:rPr>
            <w:color w:val="000000"/>
          </w:rPr>
          <w:t>Oliveira, N., Muller, M., Andrade, N., &amp; Reinecke, K. (2018). The exchange in StackExchange: Divergences between Stack Overflow and its culturally diverse participants. Proceedings of the ACM on Human-Computer Interaction, 2(CSCW), Article 159, 1–22.</w:t>
        </w:r>
      </w:ins>
    </w:p>
    <w:p w14:paraId="4619AF77" w14:textId="77777777" w:rsidR="00BE7589" w:rsidRDefault="00BE7589" w:rsidP="00BE7589">
      <w:pPr>
        <w:pStyle w:val="NormalWeb"/>
        <w:rPr>
          <w:ins w:id="1123" w:author="Dylan CHEN" w:date="2026-08-21T23:07:00Z" w16du:dateUtc="2026-08-21T15:07:00Z"/>
          <w:color w:val="000000"/>
        </w:rPr>
      </w:pPr>
      <w:ins w:id="1124" w:author="Dylan CHEN" w:date="2026-08-21T23:07:00Z" w16du:dateUtc="2026-08-21T15:07:00Z">
        <w:r>
          <w:rPr>
            <w:color w:val="000000"/>
          </w:rPr>
          <w:t>Su, Y., Zhang, K., Wang, Q., &amp; Qiu, L. (2025). Generative AI and human knowledge sharing: Evidence from a natural experiment [Working paper]. SSRN.</w:t>
        </w:r>
      </w:ins>
    </w:p>
    <w:p w14:paraId="0A30DF85" w14:textId="3D3B55AE" w:rsidR="00371AD5" w:rsidRPr="00522DE1" w:rsidDel="00BE7589" w:rsidRDefault="00371AD5" w:rsidP="000B34A9">
      <w:pPr>
        <w:pStyle w:val="Paragraph"/>
        <w:rPr>
          <w:del w:id="1125" w:author="Dylan CHEN" w:date="2026-08-21T23:07:00Z" w16du:dateUtc="2026-08-21T15:07:00Z"/>
        </w:rPr>
      </w:pPr>
      <w:del w:id="1126" w:author="Dylan CHEN" w:date="2026-08-21T23:07:00Z" w16du:dateUtc="2026-08-21T15:07:00Z">
        <w:r w:rsidRPr="00522DE1" w:rsidDel="00BE7589">
          <w:rPr>
            <w:rStyle w:val="Strong"/>
          </w:rPr>
          <w:delText>Reference</w:delText>
        </w:r>
      </w:del>
    </w:p>
    <w:p w14:paraId="250AFF66" w14:textId="3D1AE280" w:rsidR="007E6CAC" w:rsidDel="00BE7589" w:rsidRDefault="00371AD5" w:rsidP="000B34A9">
      <w:pPr>
        <w:pStyle w:val="Paragraph"/>
        <w:rPr>
          <w:del w:id="1127" w:author="Dylan CHEN" w:date="2026-08-21T23:07:00Z" w16du:dateUtc="2026-08-21T15:07:00Z"/>
        </w:rPr>
      </w:pPr>
      <w:del w:id="1128" w:author="Dylan CHEN" w:date="2026-08-21T23:07:00Z" w16du:dateUtc="2026-08-21T15:07:00Z">
        <w:r w:rsidRPr="00522DE1" w:rsidDel="00BE7589">
          <w:delText xml:space="preserve">Oliveira, N., Muller, M., Andrade, N., &amp; Reinecke, K. (2018). The exchange in StackExchange: Divergences between Stack Overflow and its culturally diverse participants. </w:delText>
        </w:r>
        <w:r w:rsidRPr="00522DE1" w:rsidDel="00BE7589">
          <w:rPr>
            <w:rStyle w:val="Emphasis"/>
          </w:rPr>
          <w:delText>Proceedings of the ACM on Human-Computer Interaction, 2</w:delText>
        </w:r>
        <w:r w:rsidRPr="00522DE1" w:rsidDel="00BE7589">
          <w:delText>(CSCW), 1-22.</w:delText>
        </w:r>
      </w:del>
    </w:p>
    <w:p w14:paraId="55490AB5" w14:textId="77777777" w:rsidR="00CB7BB9" w:rsidRPr="0099058F" w:rsidRDefault="00CB7BB9" w:rsidP="000B34A9">
      <w:pPr>
        <w:pStyle w:val="Paragraph"/>
      </w:pPr>
      <w:r w:rsidRPr="0077609A">
        <w:rPr>
          <w:rFonts w:hAnsi="Symbol" w:hint="eastAsia"/>
          <w:vertAlign w:val="superscript"/>
          <w:rPrChange w:id="1129" w:author="Dylan CHEN" w:date="2026-08-05T11:16:00Z" w16du:dateUtc="2026-08-05T03:16:00Z">
            <w:rPr>
              <w:rFonts w:hAnsi="Symbol" w:hint="eastAsia"/>
            </w:rPr>
          </w:rPrChange>
        </w:rPr>
        <w:t>1</w:t>
      </w:r>
      <w:del w:id="1130" w:author="Dylan CHEN" w:date="2026-08-05T11:16:00Z" w16du:dateUtc="2026-08-05T03:16:00Z">
        <w:r w:rsidDel="0077609A">
          <w:rPr>
            <w:rFonts w:hAnsi="Symbol" w:hint="eastAsia"/>
          </w:rPr>
          <w:delText>.</w:delText>
        </w:r>
        <w:r w:rsidRPr="0099058F" w:rsidDel="0077609A">
          <w:delText xml:space="preserve"> </w:delText>
        </w:r>
      </w:del>
      <w:r w:rsidRPr="0099058F">
        <w:t xml:space="preserve"> Examples from actual Quora content. See: </w:t>
      </w:r>
      <w:hyperlink r:id="rId8" w:tgtFrame="_blank" w:history="1">
        <w:r w:rsidRPr="0099058F">
          <w:rPr>
            <w:color w:val="0000FF"/>
            <w:u w:val="single"/>
          </w:rPr>
          <w:t>https://www.quora.com/What-did-Marilyn-Monroe-carry-in-her-coffin</w:t>
        </w:r>
      </w:hyperlink>
      <w:r w:rsidRPr="0099058F">
        <w:t xml:space="preserve"> and </w:t>
      </w:r>
      <w:hyperlink r:id="rId9" w:tgtFrame="_blank" w:history="1">
        <w:r w:rsidRPr="0099058F">
          <w:rPr>
            <w:color w:val="0000FF"/>
            <w:u w:val="single"/>
          </w:rPr>
          <w:t>https://www.quora.com/What-is-the-best-small-business-to-start-in-Gambia</w:t>
        </w:r>
      </w:hyperlink>
      <w:r w:rsidRPr="0099058F">
        <w:t xml:space="preserve"> </w:t>
      </w:r>
    </w:p>
    <w:p w14:paraId="6E2CA9C0" w14:textId="45C2F15D" w:rsidR="00CB7BB9" w:rsidDel="00992A99" w:rsidRDefault="00CB7BB9" w:rsidP="00CB7BB9">
      <w:pPr>
        <w:spacing w:before="100" w:beforeAutospacing="1" w:after="100" w:afterAutospacing="1"/>
        <w:rPr>
          <w:ins w:id="1131" w:author="Dylan CHEN" w:date="2026-03-17T15:36:00Z" w16du:dateUtc="2026-03-17T07:36:00Z"/>
          <w:del w:id="1132" w:author="Xin Li" w:date="2026-03-28T09:07:00Z" w16du:dateUtc="2026-03-28T01:07:00Z"/>
        </w:rPr>
      </w:pPr>
      <w:ins w:id="1133" w:author="Dylan CHEN" w:date="2026-03-17T15:36:00Z" w16du:dateUtc="2026-03-17T07:36:00Z">
        <w:del w:id="1134" w:author="Xin Li" w:date="2026-03-28T09:07:00Z" w16du:dateUtc="2026-03-28T01:07:00Z">
          <w:r w:rsidDel="00992A99">
            <w:rPr>
              <w:rFonts w:hAnsi="Symbol" w:hint="eastAsia"/>
            </w:rPr>
            <w:delText>2.</w:delText>
          </w:r>
          <w:r w:rsidRPr="0099058F" w:rsidDel="00992A99">
            <w:delText xml:space="preserve"> D'Angelo, A. (2024). TechCrunch interview; Lightspeed Ventures interview. See: </w:delText>
          </w:r>
          <w:r w:rsidRPr="0099058F" w:rsidDel="00992A99">
            <w:fldChar w:fldCharType="begin"/>
          </w:r>
          <w:r w:rsidRPr="00992A99" w:rsidDel="00992A99">
            <w:delInstrText>HYPERLINK "https://techcrunch.com/2024/05/06/adam-dangelo-quora-poe-open-ai/" \t "_blank"</w:delInstrText>
          </w:r>
          <w:r w:rsidRPr="0099058F" w:rsidDel="00992A99">
            <w:fldChar w:fldCharType="separate"/>
          </w:r>
          <w:r w:rsidRPr="00992A99" w:rsidDel="00992A99">
            <w:rPr>
              <w:color w:val="0000FF"/>
              <w:u w:val="single"/>
            </w:rPr>
            <w:delText>https://techcrunch.com/2024/05/06/adam-dangelo-quora-poe-open-ai/</w:delText>
          </w:r>
          <w:r w:rsidRPr="0099058F" w:rsidDel="00992A99">
            <w:fldChar w:fldCharType="end"/>
          </w:r>
          <w:r w:rsidRPr="0099058F" w:rsidDel="00992A99">
            <w:delText xml:space="preserve"> and </w:delText>
          </w:r>
          <w:r w:rsidRPr="0099058F" w:rsidDel="00992A99">
            <w:fldChar w:fldCharType="begin"/>
          </w:r>
          <w:r w:rsidRPr="0099058F" w:rsidDel="00992A99">
            <w:delInstrText>HYPERLINK "https://lsvp.com/event/highlights-from-gensf-featuring-adam-dangelo/" \t "_blank"</w:delInstrText>
          </w:r>
          <w:r w:rsidRPr="0099058F" w:rsidDel="00992A99">
            <w:fldChar w:fldCharType="separate"/>
          </w:r>
          <w:r w:rsidRPr="0099058F" w:rsidDel="00992A99">
            <w:rPr>
              <w:color w:val="0000FF"/>
              <w:u w:val="single"/>
            </w:rPr>
            <w:delText>https://lsvp.com/event/highlights-from-gensf-featuring-adam-dangelo/</w:delText>
          </w:r>
          <w:r w:rsidRPr="0099058F" w:rsidDel="00992A99">
            <w:fldChar w:fldCharType="end"/>
          </w:r>
          <w:r w:rsidRPr="0099058F" w:rsidDel="00992A99">
            <w:delText xml:space="preserve"> </w:delText>
          </w:r>
        </w:del>
      </w:ins>
    </w:p>
    <w:p w14:paraId="0DBAE0A6" w14:textId="147B568E" w:rsidR="00CB7BB9" w:rsidRPr="00522DE1" w:rsidDel="00992A99" w:rsidRDefault="00CB7BB9">
      <w:pPr>
        <w:rPr>
          <w:del w:id="1135" w:author="Xin Li" w:date="2026-03-28T09:07:00Z" w16du:dateUtc="2026-03-28T01:07:00Z"/>
        </w:rPr>
        <w:pPrChange w:id="1136" w:author="Dylan CHEN" w:date="2026-03-17T15:36:00Z" w16du:dateUtc="2026-03-17T07:36:00Z">
          <w:pPr>
            <w:pStyle w:val="NormalWeb"/>
          </w:pPr>
        </w:pPrChange>
      </w:pPr>
      <w:ins w:id="1137" w:author="Dylan CHEN" w:date="2026-03-17T15:36:00Z" w16du:dateUtc="2026-03-17T07:36:00Z">
        <w:del w:id="1138" w:author="Xin Li" w:date="2026-03-28T09:07:00Z" w16du:dateUtc="2026-03-28T01:07:00Z">
          <w:r w:rsidRPr="00F04691" w:rsidDel="00992A99">
            <w:delText>3.</w:delText>
          </w:r>
          <w:r w:rsidRPr="00F04691" w:rsidDel="00992A99">
            <w:tab/>
            <w:delText>D’Angelo, A. (2024). Introducing Poe. Quora Blog. See:</w:delText>
          </w:r>
          <w:r w:rsidDel="00992A99">
            <w:rPr>
              <w:rFonts w:hint="eastAsia"/>
            </w:rPr>
            <w:delText xml:space="preserve"> </w:delText>
          </w:r>
          <w:r w:rsidDel="00992A99">
            <w:fldChar w:fldCharType="begin"/>
          </w:r>
          <w:r w:rsidDel="00992A99">
            <w:delInstrText>HYPERLINK "</w:delInstrText>
          </w:r>
          <w:r w:rsidRPr="00F04691" w:rsidDel="00992A99">
            <w:delInstrText>https://quorablog.quora.com/Poe-</w:delInstrText>
          </w:r>
          <w:r w:rsidDel="00992A99">
            <w:rPr>
              <w:rFonts w:hint="eastAsia"/>
            </w:rPr>
            <w:delInstrText>1</w:delInstrText>
          </w:r>
          <w:r w:rsidDel="00992A99">
            <w:delInstrText>"</w:delInstrText>
          </w:r>
          <w:r w:rsidDel="00992A99">
            <w:fldChar w:fldCharType="separate"/>
          </w:r>
          <w:r w:rsidRPr="00984F8C" w:rsidDel="00992A99">
            <w:rPr>
              <w:rStyle w:val="Hyperlink"/>
            </w:rPr>
            <w:delText>https://quorablog.quora.com/Poe-1</w:delText>
          </w:r>
          <w:r w:rsidDel="00992A99">
            <w:fldChar w:fldCharType="end"/>
          </w:r>
          <w:r w:rsidDel="00992A99">
            <w:rPr>
              <w:rFonts w:hint="eastAsia"/>
            </w:rPr>
            <w:delText xml:space="preserve"> </w:delText>
          </w:r>
        </w:del>
      </w:ins>
    </w:p>
    <w:p w14:paraId="0993CF41" w14:textId="090F2AED" w:rsidR="00FC38A4" w:rsidRPr="00522DE1" w:rsidRDefault="00EC4343" w:rsidP="00E77B51">
      <w:pPr>
        <w:pStyle w:val="NormalWeb"/>
        <w:spacing w:before="120" w:after="120"/>
      </w:pPr>
      <w:r w:rsidRPr="00522DE1">
        <w:t>---------------------------------------------------------------------------------------------------------------------</w:t>
      </w:r>
    </w:p>
    <w:p w14:paraId="6F915FE1" w14:textId="0CB838C6" w:rsidR="00EC4343" w:rsidRPr="00522DE1" w:rsidRDefault="00BC5B75" w:rsidP="00683A26">
      <w:pPr>
        <w:pStyle w:val="Heading1"/>
      </w:pPr>
      <w:ins w:id="1139" w:author="Dylan CHEN" w:date="2026-08-20T22:24:00Z" w16du:dateUtc="2026-08-20T14:24:00Z">
        <w:r>
          <w:rPr>
            <w:rFonts w:hint="eastAsia"/>
          </w:rPr>
          <w:t>#</w:t>
        </w:r>
      </w:ins>
      <w:r w:rsidR="00EC4343" w:rsidRPr="00522DE1">
        <w:t>R1-</w:t>
      </w:r>
      <w:r w:rsidR="009E43F2" w:rsidRPr="00522DE1">
        <w:t>6</w:t>
      </w:r>
      <w:r w:rsidR="008A74D4" w:rsidRPr="00522DE1">
        <w:t xml:space="preserve"> (source effect)</w:t>
      </w:r>
    </w:p>
    <w:p w14:paraId="649DEA9A" w14:textId="15D1E394" w:rsidR="008A74D4" w:rsidRPr="00522DE1" w:rsidRDefault="008A74D4" w:rsidP="008A74D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have concerns about the theoretical coherence of Section 3.1, particularly regarding the source effect and the use of dual-process theory.</w:t>
      </w:r>
    </w:p>
    <w:p w14:paraId="37182D87" w14:textId="193DFF5F" w:rsidR="00EC4343" w:rsidRPr="00522DE1" w:rsidRDefault="008A74D4" w:rsidP="008A74D4">
      <w:pPr>
        <w:pStyle w:val="ListParagraph"/>
        <w:widowControl w:val="0"/>
        <w:numPr>
          <w:ilvl w:val="0"/>
          <w:numId w:val="9"/>
        </w:numPr>
        <w:autoSpaceDE w:val="0"/>
        <w:autoSpaceDN w:val="0"/>
        <w:adjustRightInd w:val="0"/>
        <w:spacing w:before="120" w:after="120"/>
        <w:jc w:val="both"/>
        <w:rPr>
          <w:rFonts w:eastAsia="SimSun" w:cs="Times New Roman"/>
          <w:i/>
          <w:iCs/>
          <w:kern w:val="2"/>
          <w:szCs w:val="24"/>
          <w:lang w:val="en-US"/>
        </w:rPr>
      </w:pPr>
      <w:r w:rsidRPr="00522DE1">
        <w:rPr>
          <w:rFonts w:eastAsia="SimSun" w:cs="Times New Roman"/>
          <w:i/>
          <w:iCs/>
          <w:kern w:val="2"/>
          <w:szCs w:val="24"/>
          <w:lang w:val="en-US"/>
        </w:rPr>
        <w:t xml:space="preserve">First, the source effect relies on the assumption that users attribute heightened authority </w:t>
      </w:r>
      <w:r w:rsidRPr="00522DE1">
        <w:rPr>
          <w:rFonts w:eastAsia="SimSun" w:cs="Times New Roman"/>
          <w:i/>
          <w:iCs/>
          <w:kern w:val="2"/>
          <w:szCs w:val="24"/>
          <w:lang w:val="en-US"/>
        </w:rPr>
        <w:lastRenderedPageBreak/>
        <w:t>and credibility to AI-generated answers, drawing on algorithm appreciation and automation bias. However, this assumption appears to conflict with the institutional context. The platform explicitly restricted external GenAI use due to concerns about inaccuracy. After carefully checking the translated version of user comments under the announcement (https://segmentfault.com/a/1190000043031126</w:t>
      </w:r>
      <w:r w:rsidRPr="00FF2767">
        <w:rPr>
          <w:rFonts w:eastAsia="SimSun" w:cs="Times New Roman"/>
          <w:i/>
          <w:iCs/>
          <w:kern w:val="2"/>
          <w:szCs w:val="24"/>
          <w:highlight w:val="yellow"/>
          <w:lang w:val="en-US"/>
          <w:rPrChange w:id="1140" w:author="Dylan CHEN" w:date="2026-08-05T14:11:00Z" w16du:dateUtc="2026-08-05T06:11:00Z">
            <w:rPr>
              <w:rFonts w:eastAsia="SimSun" w:cs="Times New Roman"/>
              <w:i/>
              <w:iCs/>
              <w:kern w:val="2"/>
              <w:szCs w:val="24"/>
              <w:lang w:val="en-US"/>
            </w:rPr>
          </w:rPrChange>
        </w:rPr>
        <w:t>), it appears that users expressed substantial skepticism and dissatisfaction</w:t>
      </w:r>
      <w:r w:rsidRPr="00522DE1">
        <w:rPr>
          <w:rFonts w:eastAsia="SimSun" w:cs="Times New Roman"/>
          <w:i/>
          <w:iCs/>
          <w:kern w:val="2"/>
          <w:szCs w:val="24"/>
          <w:lang w:val="en-US"/>
        </w:rPr>
        <w:t xml:space="preserve"> rather than unquestioned trust toward AI-generated answers.</w:t>
      </w:r>
    </w:p>
    <w:p w14:paraId="3597785F"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BFD0693" w14:textId="2B71A644" w:rsidR="007B7A50" w:rsidDel="00B93A76" w:rsidRDefault="00B93A76">
      <w:pPr>
        <w:pStyle w:val="Paragraph"/>
        <w:rPr>
          <w:del w:id="1141" w:author="Dylan CHEN" w:date="2026-08-04T10:19:00Z" w16du:dateUtc="2026-08-04T02:19:00Z"/>
        </w:rPr>
      </w:pPr>
      <w:ins w:id="1142" w:author="Dylan CHEN" w:date="2026-08-04T10:54:00Z" w16du:dateUtc="2026-08-04T02:54:00Z">
        <w:r w:rsidRPr="00B93A76">
          <w:t>We have looked closely into the tension the reviewer identifies. Before addressing it, we note one change in how the AI effect is organized in the revised manuscript, since this reorganization also underlies our responses to several later comments. In the previous version</w:t>
        </w:r>
      </w:ins>
      <w:ins w:id="1143" w:author="Dylan CHEN" w:date="2026-08-20T22:26:00Z" w16du:dateUtc="2026-08-20T14:26:00Z">
        <w:r w:rsidR="00BC5B75">
          <w:rPr>
            <w:rFonts w:hint="eastAsia"/>
          </w:rPr>
          <w:t>,</w:t>
        </w:r>
      </w:ins>
      <w:ins w:id="1144" w:author="Dylan CHEN" w:date="2026-08-04T10:54:00Z" w16du:dateUtc="2026-08-04T02:54:00Z">
        <w:r w:rsidRPr="00B93A76">
          <w:t xml:space="preserve"> we decomposed the total AI effect through a mediation analysis and attributed a residual portion to a source effect. In the current </w:t>
        </w:r>
        <w:r w:rsidRPr="00BC5B75">
          <w:t>version</w:t>
        </w:r>
      </w:ins>
      <w:ins w:id="1145" w:author="Dylan CHEN" w:date="2026-08-20T22:24:00Z" w16du:dateUtc="2026-08-20T14:24:00Z">
        <w:r w:rsidR="00BC5B75" w:rsidRPr="00BC5B75">
          <w:rPr>
            <w:rFonts w:hint="eastAsia"/>
          </w:rPr>
          <w:t>,</w:t>
        </w:r>
      </w:ins>
      <w:ins w:id="1146" w:author="Dylan CHEN" w:date="2026-08-04T10:54:00Z" w16du:dateUtc="2026-08-04T02:54:00Z">
        <w:r w:rsidRPr="00BC5B75">
          <w:t xml:space="preserve"> </w:t>
        </w:r>
      </w:ins>
      <w:ins w:id="1147" w:author="Dylan CHEN" w:date="2026-08-21T22:40:00Z" w16du:dateUtc="2026-08-21T14:40:00Z">
        <w:r w:rsidR="00006439">
          <w:t>Grounded in the new framework</w:t>
        </w:r>
      </w:ins>
      <w:ins w:id="1148" w:author="Dylan CHEN" w:date="2026-08-20T22:24:00Z" w16du:dateUtc="2026-08-20T14:24:00Z">
        <w:r w:rsidR="00BC5B75" w:rsidRPr="00BC5B75">
          <w:rPr>
            <w:rPrChange w:id="1149" w:author="Dylan CHEN" w:date="2026-08-20T22:26:00Z" w16du:dateUtc="2026-08-20T14:26:00Z">
              <w:rPr>
                <w:b/>
                <w:bCs/>
              </w:rPr>
            </w:rPrChange>
          </w:rPr>
          <w:t>,</w:t>
        </w:r>
        <w:r w:rsidR="00BC5B75" w:rsidRPr="00BC5B75">
          <w:rPr>
            <w:b/>
            <w:bCs/>
          </w:rPr>
          <w:t xml:space="preserve"> we now claim that the effect of an AI answer depends on the AI profile.</w:t>
        </w:r>
      </w:ins>
      <w:ins w:id="1150" w:author="Dylan CHEN" w:date="2026-08-04T10:54:00Z" w16du:dateUtc="2026-08-04T02:54:00Z">
        <w:r w:rsidRPr="00B93A76">
          <w:t xml:space="preserve"> </w:t>
        </w:r>
      </w:ins>
      <w:ins w:id="1151" w:author="Dylan CHEN" w:date="2026-08-20T22:24:00Z" w16du:dateUtc="2026-08-20T14:24:00Z">
        <w:r w:rsidR="00BC5B75" w:rsidRPr="00BC5B75">
          <w:t xml:space="preserve">Our results confirm this framework. </w:t>
        </w:r>
      </w:ins>
      <w:ins w:id="1152" w:author="Dylan CHEN" w:date="2026-08-21T22:40:00Z" w16du:dateUtc="2026-08-21T14:40:00Z">
        <w:r w:rsidR="00006439">
          <w:t>The effect of the AI label alone</w:t>
        </w:r>
      </w:ins>
      <w:ins w:id="1153" w:author="Dylan CHEN" w:date="2026-08-20T22:24:00Z" w16du:dateUtc="2026-08-20T14:24:00Z">
        <w:r w:rsidR="00BC5B75" w:rsidRPr="00BC5B75">
          <w:t xml:space="preserve"> on supply is positive and significant (0.188, p&lt;0.05), the interaction with AI answer length is negative (-0.046, p&lt;0.001), and the average total effect turns negative only because AI answers in our setting carry substantial content, which is identical</w:t>
        </w:r>
      </w:ins>
      <w:ins w:id="1154" w:author="Dylan CHEN" w:date="2026-08-20T22:26:00Z" w16du:dateUtc="2026-08-20T14:26:00Z">
        <w:r w:rsidR="00BC5B75">
          <w:rPr>
            <w:rFonts w:hint="eastAsia"/>
          </w:rPr>
          <w:t xml:space="preserve"> to</w:t>
        </w:r>
      </w:ins>
      <w:ins w:id="1155" w:author="Dylan CHEN" w:date="2026-08-20T22:24:00Z" w16du:dateUtc="2026-08-20T14:24:00Z">
        <w:r w:rsidR="00BC5B75" w:rsidRPr="00BC5B75">
          <w:t xml:space="preserve"> the total deterrence effect in the original manuscript.</w:t>
        </w:r>
        <w:r w:rsidR="00BC5B75">
          <w:rPr>
            <w:rFonts w:hint="eastAsia"/>
          </w:rPr>
          <w:t xml:space="preserve"> </w:t>
        </w:r>
      </w:ins>
      <w:ins w:id="1156" w:author="Dylan CHEN" w:date="2026-08-04T10:54:00Z" w16du:dateUtc="2026-08-04T02:54:00Z">
        <w:r w:rsidRPr="00B93A76">
          <w:t>This is a change in how we identify and present the mechanisms, not a reversal of our earlier finding that AI presence deters human contribution.</w:t>
        </w:r>
      </w:ins>
      <w:del w:id="1157" w:author="Dylan CHEN" w:date="2026-08-04T10:19:00Z" w16du:dateUtc="2026-08-04T02:19:00Z">
        <w:r w:rsidR="00740000" w:rsidRPr="00522DE1" w:rsidDel="007B7A50">
          <w:delText>Indeed, our finding is users take different positions from the platform and view AI answers more accurate. We want to highlight that this is 10 months after the ban policy and the platform also put a lot of expectations on their internal GenAI</w:delText>
        </w:r>
      </w:del>
    </w:p>
    <w:p w14:paraId="13BF9BD7" w14:textId="77777777" w:rsidR="00B93A76" w:rsidRPr="007B7A50" w:rsidRDefault="00B93A76">
      <w:pPr>
        <w:pStyle w:val="Paragraph"/>
        <w:rPr>
          <w:ins w:id="1158" w:author="Dylan CHEN" w:date="2026-08-04T10:54:00Z" w16du:dateUtc="2026-08-04T02:54:00Z"/>
        </w:rPr>
        <w:pPrChange w:id="1159" w:author="Dylan CHEN" w:date="2026-08-04T15:25:00Z" w16du:dateUtc="2026-08-04T07:25:00Z">
          <w:pPr/>
        </w:pPrChange>
      </w:pPr>
    </w:p>
    <w:p w14:paraId="396A9974" w14:textId="3B13970D" w:rsidR="007B7A50" w:rsidRDefault="00B93A76" w:rsidP="00DD74E2">
      <w:pPr>
        <w:pStyle w:val="Paragraph"/>
        <w:rPr>
          <w:ins w:id="1160" w:author="Dylan CHEN" w:date="2026-08-04T10:55:00Z" w16du:dateUtc="2026-08-04T02:55:00Z"/>
        </w:rPr>
      </w:pPr>
      <w:ins w:id="1161" w:author="Dylan CHEN" w:date="2026-08-04T10:55:00Z" w16du:dateUtc="2026-08-04T02:55:00Z">
        <w:r w:rsidRPr="00B93A76">
          <w:t xml:space="preserve">With this in mind, we agree that the platform context does not support an assumption of unquestioned trust in AI-generated answers. In the earlier version, we treated part of the total deterrence as arising from heightened authority and credibility attached to the AI source. On reexamination, and consistent with the user reactions the reviewer points to, we now read the label differently. In this technical Q&amp;A domain, the bare AI label triggers skepticism rather than trust. As developed in </w:t>
        </w:r>
      </w:ins>
      <w:ins w:id="1162" w:author="Dylan CHEN" w:date="2026-08-20T22:24:00Z" w16du:dateUtc="2026-08-20T14:24:00Z">
        <w:r w:rsidR="00BC5B75">
          <w:rPr>
            <w:rFonts w:hint="eastAsia"/>
          </w:rPr>
          <w:t xml:space="preserve">the </w:t>
        </w:r>
      </w:ins>
      <w:ins w:id="1163" w:author="Dylan CHEN" w:date="2026-08-20T22:22:00Z" w16du:dateUtc="2026-08-20T14:22:00Z">
        <w:r w:rsidR="00BC5B75">
          <w:rPr>
            <w:rFonts w:hint="eastAsia"/>
          </w:rPr>
          <w:t>theoretical develop</w:t>
        </w:r>
      </w:ins>
      <w:ins w:id="1164" w:author="Dylan CHEN" w:date="2026-08-20T22:23:00Z" w16du:dateUtc="2026-08-20T14:23:00Z">
        <w:r w:rsidR="00BC5B75">
          <w:rPr>
            <w:rFonts w:hint="eastAsia"/>
          </w:rPr>
          <w:t>ment part (H1)</w:t>
        </w:r>
      </w:ins>
      <w:ins w:id="1165" w:author="Dylan CHEN" w:date="2026-08-04T10:55:00Z" w16du:dateUtc="2026-08-04T02:55:00Z">
        <w:r w:rsidRPr="00B93A76">
          <w:t>, seeing the label activates a routine assessment that, through the availability heuristic (Tversky &amp; Kahneman, 1973), retrieves the prevailing domain-specific impression that AI answers are unreliable on genuine technical problems. The answerer therefore appraises the AI as a weak competitor and is drawn toward contribution rather than away from it (H1).</w:t>
        </w:r>
      </w:ins>
    </w:p>
    <w:p w14:paraId="1B654825" w14:textId="423AE58A" w:rsidR="00B93A76" w:rsidRDefault="00B93A76" w:rsidP="00DD74E2">
      <w:pPr>
        <w:pStyle w:val="Paragraph"/>
        <w:rPr>
          <w:ins w:id="1166" w:author="Dylan CHEN" w:date="2026-08-04T10:56:00Z" w16du:dateUtc="2026-08-04T02:56:00Z"/>
        </w:rPr>
      </w:pPr>
      <w:ins w:id="1167" w:author="Dylan CHEN" w:date="2026-08-04T10:55:00Z" w16du:dateUtc="2026-08-04T02:55:00Z">
        <w:r w:rsidRPr="00B93A76">
          <w:t xml:space="preserve">The skepticism and dissatisfaction the reviewer identified in the user comments under the announcement are the sentiment this mechanism relies on, and we now use them as supporting evidence for </w:t>
        </w:r>
      </w:ins>
      <w:ins w:id="1168" w:author="Dylan CHEN" w:date="2026-08-20T22:25:00Z" w16du:dateUtc="2026-08-20T14:25:00Z">
        <w:r w:rsidR="00BC5B75">
          <w:rPr>
            <w:rFonts w:hint="eastAsia"/>
          </w:rPr>
          <w:t>H1</w:t>
        </w:r>
      </w:ins>
      <w:ins w:id="1169" w:author="Dylan CHEN" w:date="2026-08-04T10:55:00Z" w16du:dateUtc="2026-08-04T02:55:00Z">
        <w:r w:rsidRPr="00B93A76">
          <w:t xml:space="preserve">. Because the </w:t>
        </w:r>
      </w:ins>
      <w:ins w:id="1170" w:author="Dylan CHEN" w:date="2026-08-20T22:25:00Z" w16du:dateUtc="2026-08-20T14:25:00Z">
        <w:r w:rsidR="00BC5B75">
          <w:rPr>
            <w:rFonts w:hint="eastAsia"/>
          </w:rPr>
          <w:t xml:space="preserve">AI </w:t>
        </w:r>
      </w:ins>
      <w:ins w:id="1171" w:author="Dylan CHEN" w:date="2026-08-04T10:55:00Z" w16du:dateUtc="2026-08-04T02:55:00Z">
        <w:r w:rsidRPr="00B93A76">
          <w:t xml:space="preserve">label </w:t>
        </w:r>
      </w:ins>
      <w:ins w:id="1172" w:author="Dylan CHEN" w:date="2026-08-20T22:25:00Z" w16du:dateUtc="2026-08-20T14:25:00Z">
        <w:r w:rsidR="00BC5B75">
          <w:rPr>
            <w:rFonts w:hint="eastAsia"/>
          </w:rPr>
          <w:t xml:space="preserve">alone </w:t>
        </w:r>
      </w:ins>
      <w:ins w:id="1173" w:author="Dylan CHEN" w:date="2026-08-04T10:55:00Z" w16du:dateUtc="2026-08-04T02:55:00Z">
        <w:r w:rsidRPr="00B93A76">
          <w:t>does not by itself deter contribution in this domain, the deterrence we observe operates largely through the answerer</w:t>
        </w:r>
      </w:ins>
      <w:r w:rsidR="003834AA">
        <w:t>’</w:t>
      </w:r>
      <w:ins w:id="1174" w:author="Dylan CHEN" w:date="2026-08-04T10:55:00Z" w16du:dateUtc="2026-08-04T02:55:00Z">
        <w:r w:rsidRPr="00B93A76">
          <w:t xml:space="preserve">s evaluation of the AI </w:t>
        </w:r>
      </w:ins>
      <w:ins w:id="1175" w:author="Dylan CHEN" w:date="2026-08-20T22:25:00Z" w16du:dateUtc="2026-08-20T14:25:00Z">
        <w:r w:rsidR="00BC5B75">
          <w:rPr>
            <w:rFonts w:hint="eastAsia"/>
          </w:rPr>
          <w:t>length</w:t>
        </w:r>
      </w:ins>
      <w:ins w:id="1176" w:author="Dylan CHEN" w:date="2026-08-04T10:55:00Z" w16du:dateUtc="2026-08-04T02:55:00Z">
        <w:r w:rsidRPr="00B93A76">
          <w:t xml:space="preserve"> rather than through the label alone. The reviewer</w:t>
        </w:r>
      </w:ins>
      <w:r w:rsidR="003834AA">
        <w:t>’</w:t>
      </w:r>
      <w:ins w:id="1177" w:author="Dylan CHEN" w:date="2026-08-04T10:55:00Z" w16du:dateUtc="2026-08-04T02:55:00Z">
        <w:r w:rsidRPr="00B93A76">
          <w:t>s reading of the context is thus incorporated directly into the revised theory.</w:t>
        </w:r>
      </w:ins>
    </w:p>
    <w:p w14:paraId="16FCDB72" w14:textId="711B947E" w:rsidR="00B93A76" w:rsidRDefault="00BC5B75" w:rsidP="00B93A76">
      <w:pPr>
        <w:pStyle w:val="Paragraph"/>
        <w:rPr>
          <w:ins w:id="1178" w:author="Dylan CHEN" w:date="2026-08-20T22:25:00Z" w16du:dateUtc="2026-08-20T14:25:00Z"/>
        </w:rPr>
      </w:pPr>
      <w:ins w:id="1179" w:author="Dylan CHEN" w:date="2026-08-20T22:25:00Z" w16du:dateUtc="2026-08-20T14:25:00Z">
        <w:r>
          <w:rPr>
            <w:rFonts w:hint="eastAsia"/>
          </w:rPr>
          <w:t xml:space="preserve">We hope you find this way of theoretical development </w:t>
        </w:r>
      </w:ins>
      <w:ins w:id="1180" w:author="Dylan CHEN" w:date="2026-08-20T22:26:00Z" w16du:dateUtc="2026-08-20T14:26:00Z">
        <w:r>
          <w:rPr>
            <w:rFonts w:hint="eastAsia"/>
          </w:rPr>
          <w:t>under a coherent overarching theoretical framework clearer and satisfactory.</w:t>
        </w:r>
      </w:ins>
    </w:p>
    <w:p w14:paraId="114B41D5" w14:textId="77777777" w:rsidR="00BC5B75" w:rsidRDefault="00BC5B75" w:rsidP="00B93A76">
      <w:pPr>
        <w:pStyle w:val="Paragraph"/>
        <w:rPr>
          <w:ins w:id="1181" w:author="Dylan CHEN" w:date="2026-08-04T10:56:00Z" w16du:dateUtc="2026-08-04T02:56:00Z"/>
        </w:rPr>
      </w:pPr>
    </w:p>
    <w:p w14:paraId="4B526998" w14:textId="5407D1E7" w:rsidR="00BE7589" w:rsidRPr="00BE7589" w:rsidRDefault="00BE7589" w:rsidP="00BE7589">
      <w:pPr>
        <w:pStyle w:val="NormalWeb"/>
        <w:rPr>
          <w:ins w:id="1182" w:author="Dylan CHEN" w:date="2026-08-21T23:07:00Z" w16du:dateUtc="2026-08-21T15:07:00Z"/>
          <w:rFonts w:hint="eastAsia"/>
          <w:b/>
          <w:bCs/>
          <w:color w:val="000000"/>
          <w:rPrChange w:id="1183" w:author="Dylan CHEN" w:date="2026-08-21T23:07:00Z" w16du:dateUtc="2026-08-21T15:07:00Z">
            <w:rPr>
              <w:ins w:id="1184" w:author="Dylan CHEN" w:date="2026-08-21T23:07:00Z" w16du:dateUtc="2026-08-21T15:07:00Z"/>
              <w:rFonts w:hint="eastAsia"/>
              <w:color w:val="000000"/>
            </w:rPr>
          </w:rPrChange>
        </w:rPr>
      </w:pPr>
      <w:ins w:id="1185" w:author="Dylan CHEN" w:date="2026-08-21T23:07:00Z" w16du:dateUtc="2026-08-21T15:07:00Z">
        <w:r w:rsidRPr="00BE7589">
          <w:rPr>
            <w:b/>
            <w:bCs/>
            <w:color w:val="000000"/>
            <w:rPrChange w:id="1186" w:author="Dylan CHEN" w:date="2026-08-21T23:07:00Z" w16du:dateUtc="2026-08-21T15:07:00Z">
              <w:rPr>
                <w:color w:val="000000"/>
              </w:rPr>
            </w:rPrChange>
          </w:rPr>
          <w:t>Reference</w:t>
        </w:r>
      </w:ins>
    </w:p>
    <w:p w14:paraId="33A9DB90" w14:textId="77777777" w:rsidR="00BE7589" w:rsidRDefault="00BE7589" w:rsidP="00BE7589">
      <w:pPr>
        <w:pStyle w:val="NormalWeb"/>
        <w:rPr>
          <w:ins w:id="1187" w:author="Dylan CHEN" w:date="2026-08-21T23:07:00Z" w16du:dateUtc="2026-08-21T15:07:00Z"/>
          <w:color w:val="000000"/>
        </w:rPr>
      </w:pPr>
      <w:ins w:id="1188" w:author="Dylan CHEN" w:date="2026-08-21T23:07:00Z" w16du:dateUtc="2026-08-21T15:07:00Z">
        <w:r>
          <w:rPr>
            <w:color w:val="000000"/>
          </w:rPr>
          <w:t>Tversky, A., &amp; Kahneman, D. (1973). Availability: A heuristic for judging frequency and probability. Cognitive Psychology, 5(2), 207–232.</w:t>
        </w:r>
      </w:ins>
    </w:p>
    <w:p w14:paraId="41DA3BC5" w14:textId="102DE261" w:rsidR="00FC38A4" w:rsidRPr="00522DE1" w:rsidRDefault="00E71BCF" w:rsidP="00683A26">
      <w:pPr>
        <w:spacing w:before="120" w:after="120"/>
        <w:rPr>
          <w:rFonts w:eastAsia="SimSun"/>
          <w:b/>
          <w:bCs/>
          <w:kern w:val="2"/>
        </w:rPr>
      </w:pPr>
      <w:del w:id="1189" w:author="Dylan CHEN" w:date="2026-08-21T23:07:00Z" w16du:dateUtc="2026-08-21T15:07:00Z">
        <w:r w:rsidDel="00BE7589">
          <w:lastRenderedPageBreak/>
          <w:delText>“”</w:delText>
        </w:r>
      </w:del>
      <w:r w:rsidR="00EC4343" w:rsidRPr="00522DE1">
        <w:t>---------------------------------------------------------------------------------------------------------------------</w:t>
      </w:r>
      <w:r w:rsidR="00EC4343" w:rsidRPr="00522DE1">
        <w:rPr>
          <w:rFonts w:eastAsia="SimSun"/>
          <w:b/>
          <w:bCs/>
          <w:kern w:val="2"/>
        </w:rPr>
        <w:t xml:space="preserve"> </w:t>
      </w:r>
    </w:p>
    <w:p w14:paraId="1F3B6AB0" w14:textId="26E76003" w:rsidR="00EC4343" w:rsidRPr="00522DE1" w:rsidRDefault="003D15C5" w:rsidP="00683A26">
      <w:pPr>
        <w:pStyle w:val="Heading1"/>
      </w:pPr>
      <w:ins w:id="1190" w:author="Dylan CHEN" w:date="2026-08-20T17:08:00Z" w16du:dateUtc="2026-08-20T09:08:00Z">
        <w:r>
          <w:rPr>
            <w:rFonts w:hint="eastAsia"/>
          </w:rPr>
          <w:t>#</w:t>
        </w:r>
      </w:ins>
      <w:r w:rsidR="00EC4343" w:rsidRPr="00522DE1">
        <w:t>R1-</w:t>
      </w:r>
      <w:r w:rsidR="0022012F" w:rsidRPr="00522DE1">
        <w:t>7</w:t>
      </w:r>
      <w:r w:rsidR="008A74D4" w:rsidRPr="00522DE1">
        <w:t xml:space="preserve"> (</w:t>
      </w:r>
      <w:r w:rsidR="00740000" w:rsidRPr="00522DE1">
        <w:t>theory</w:t>
      </w:r>
      <w:r w:rsidR="008A74D4" w:rsidRPr="00522DE1">
        <w:t xml:space="preserve"> – why dual-process)</w:t>
      </w:r>
    </w:p>
    <w:p w14:paraId="39DE8DE8" w14:textId="2ECE8C86" w:rsidR="00964E89" w:rsidRPr="00522DE1"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t xml:space="preserve">Second, the attempt to integrate the content, source, and position effects using dual-process theories (e.g., central vs. peripheral routes) feels underdeveloped and somewhat stretched. </w:t>
      </w:r>
      <w:r w:rsidRPr="0099016B">
        <w:rPr>
          <w:rFonts w:eastAsia="SimSun"/>
          <w:i/>
          <w:iCs/>
          <w:kern w:val="2"/>
          <w:highlight w:val="yellow"/>
          <w:lang w:val="en-US"/>
          <w:rPrChange w:id="1191" w:author="Dylan CHEN" w:date="2026-08-20T17:07:00Z" w16du:dateUtc="2026-08-20T09:07:00Z">
            <w:rPr>
              <w:rFonts w:eastAsia="SimSun"/>
              <w:i/>
              <w:iCs/>
              <w:kern w:val="2"/>
              <w:lang w:val="en-US"/>
            </w:rPr>
          </w:rPrChange>
        </w:rPr>
        <w:t>It is unclear why specific effects should operate through particular cognitive routes,</w:t>
      </w:r>
      <w:r w:rsidRPr="00522DE1">
        <w:rPr>
          <w:rFonts w:eastAsia="SimSun"/>
          <w:i/>
          <w:iCs/>
          <w:kern w:val="2"/>
          <w:lang w:val="en-US"/>
        </w:rPr>
        <w:t xml:space="preserve"> and </w:t>
      </w:r>
      <w:r w:rsidRPr="0099016B">
        <w:rPr>
          <w:rFonts w:eastAsia="SimSun"/>
          <w:i/>
          <w:iCs/>
          <w:kern w:val="2"/>
          <w:highlight w:val="yellow"/>
          <w:lang w:val="en-US"/>
          <w:rPrChange w:id="1192" w:author="Dylan CHEN" w:date="2026-08-20T17:07:00Z" w16du:dateUtc="2026-08-20T09:07:00Z">
            <w:rPr>
              <w:rFonts w:eastAsia="SimSun"/>
              <w:i/>
              <w:iCs/>
              <w:kern w:val="2"/>
              <w:lang w:val="en-US"/>
            </w:rPr>
          </w:rPrChange>
        </w:rPr>
        <w:t>no empirical evidence</w:t>
      </w:r>
      <w:r w:rsidRPr="00522DE1">
        <w:rPr>
          <w:rFonts w:eastAsia="SimSun"/>
          <w:i/>
          <w:iCs/>
          <w:kern w:val="2"/>
          <w:lang w:val="en-US"/>
        </w:rPr>
        <w:t xml:space="preserve"> or established literature is provided to justify these mappings. Dual-process theories typically require </w:t>
      </w:r>
      <w:r w:rsidRPr="0099016B">
        <w:rPr>
          <w:rFonts w:eastAsia="SimSun"/>
          <w:i/>
          <w:iCs/>
          <w:kern w:val="2"/>
          <w:highlight w:val="yellow"/>
          <w:lang w:val="en-US"/>
          <w:rPrChange w:id="1193" w:author="Dylan CHEN" w:date="2026-08-20T17:07:00Z" w16du:dateUtc="2026-08-20T09:07:00Z">
            <w:rPr>
              <w:rFonts w:eastAsia="SimSun"/>
              <w:i/>
              <w:iCs/>
              <w:kern w:val="2"/>
              <w:lang w:val="en-US"/>
            </w:rPr>
          </w:rPrChange>
        </w:rPr>
        <w:t>clear conditions under which</w:t>
      </w:r>
      <w:r w:rsidRPr="00522DE1">
        <w:rPr>
          <w:rFonts w:eastAsia="SimSun"/>
          <w:i/>
          <w:iCs/>
          <w:kern w:val="2"/>
          <w:lang w:val="en-US"/>
        </w:rPr>
        <w:t xml:space="preserve"> central versus peripheral processing dominates (e.g., motivation, ability, involvement), which are not articulated or tested here. As currently presented, the framework appears post hoc. The authors </w:t>
      </w:r>
      <w:r w:rsidRPr="00633B15">
        <w:rPr>
          <w:rFonts w:eastAsia="SimSun"/>
          <w:i/>
          <w:iCs/>
          <w:kern w:val="2"/>
          <w:highlight w:val="yellow"/>
          <w:lang w:val="en-US"/>
          <w:rPrChange w:id="1194" w:author="Dylan CHEN" w:date="2026-08-05T14:28:00Z" w16du:dateUtc="2026-08-05T06:28:00Z">
            <w:rPr>
              <w:rFonts w:eastAsia="SimSun"/>
              <w:i/>
              <w:iCs/>
              <w:kern w:val="2"/>
              <w:lang w:val="en-US"/>
            </w:rPr>
          </w:rPrChange>
        </w:rPr>
        <w:t>should either provide stronger theoretical and empirical justification for this integration or simplify the theorization</w:t>
      </w:r>
      <w:r w:rsidRPr="00522DE1">
        <w:rPr>
          <w:rFonts w:eastAsia="SimSun"/>
          <w:i/>
          <w:iCs/>
          <w:kern w:val="2"/>
          <w:lang w:val="en-US"/>
        </w:rPr>
        <w:t xml:space="preserve"> to avoid overextension.</w:t>
      </w:r>
    </w:p>
    <w:p w14:paraId="40561AAB"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2F06F8E" w14:textId="07C61C0D" w:rsidR="000427A7" w:rsidRDefault="00B93A76" w:rsidP="0099016B">
      <w:pPr>
        <w:spacing w:before="120" w:after="120"/>
        <w:rPr>
          <w:ins w:id="1195" w:author="Dylan CHEN" w:date="2026-08-20T17:06:00Z" w16du:dateUtc="2026-08-20T09:06:00Z"/>
        </w:rPr>
      </w:pPr>
      <w:ins w:id="1196" w:author="Dylan CHEN" w:date="2026-08-04T10:57:00Z" w16du:dateUtc="2026-08-04T02:57:00Z">
        <w:r w:rsidRPr="00B93A76">
          <w:t xml:space="preserve">We have rebuilt the </w:t>
        </w:r>
      </w:ins>
      <w:ins w:id="1197" w:author="Dylan CHEN" w:date="2026-08-20T17:06:00Z" w16du:dateUtc="2026-08-20T09:06:00Z">
        <w:r w:rsidR="0099016B">
          <w:rPr>
            <w:rFonts w:hint="eastAsia"/>
          </w:rPr>
          <w:t>t</w:t>
        </w:r>
      </w:ins>
      <w:ins w:id="1198" w:author="Dylan CHEN" w:date="2026-08-04T10:57:00Z" w16du:dateUtc="2026-08-04T02:57:00Z">
        <w:r w:rsidRPr="00B93A76">
          <w:t xml:space="preserve">heoretical </w:t>
        </w:r>
      </w:ins>
      <w:ins w:id="1199" w:author="Dylan CHEN" w:date="2026-08-20T17:06:00Z" w16du:dateUtc="2026-08-20T09:06:00Z">
        <w:r w:rsidR="0099016B">
          <w:rPr>
            <w:rFonts w:hint="eastAsia"/>
          </w:rPr>
          <w:t>d</w:t>
        </w:r>
      </w:ins>
      <w:ins w:id="1200" w:author="Dylan CHEN" w:date="2026-08-04T10:57:00Z" w16du:dateUtc="2026-08-04T02:57:00Z">
        <w:r w:rsidRPr="00B93A76">
          <w:t>evelopment section in response to this point. The revised framework no longer maps preexisting effects onto processing routes after the fact. It begins from a single overarching</w:t>
        </w:r>
      </w:ins>
      <w:ins w:id="1201" w:author="Dylan CHEN" w:date="2026-08-20T17:06:00Z" w16du:dateUtc="2026-08-20T09:06:00Z">
        <w:r w:rsidR="0099016B">
          <w:rPr>
            <w:rFonts w:hint="eastAsia"/>
          </w:rPr>
          <w:t xml:space="preserve"> theoretical framework</w:t>
        </w:r>
      </w:ins>
      <w:del w:id="1202" w:author="Dylan CHEN" w:date="2026-08-20T17:06:00Z" w16du:dateUtc="2026-08-20T09:06:00Z">
        <w:r w:rsidR="00052238" w:rsidDel="0099016B">
          <w:delText>’</w:delText>
        </w:r>
      </w:del>
      <w:del w:id="1203" w:author="Dylan CHEN" w:date="2026-08-04T10:22:00Z" w16du:dateUtc="2026-08-04T02:22:00Z">
        <w:r w:rsidR="00DA16A7" w:rsidDel="007B7A50">
          <w:delText xml:space="preserve">We agree with the reviewer that dual process is not a good theory to this paper. To address this concern, we revamp the paper and propose </w:delText>
        </w:r>
        <w:r w:rsidR="000A29E3" w:rsidDel="007B7A50">
          <w:delText xml:space="preserve">to use the xxx theory. </w:delText>
        </w:r>
      </w:del>
      <w:del w:id="1204" w:author="Dylan CHEN" w:date="2026-08-20T17:06:00Z" w16du:dateUtc="2026-08-20T09:06:00Z">
        <w:r w:rsidR="00052238" w:rsidDel="0099016B">
          <w:delText>’’</w:delText>
        </w:r>
      </w:del>
      <w:ins w:id="1205" w:author="Dylan CHEN" w:date="2026-08-04T11:02:00Z" w16du:dateUtc="2026-08-04T03:02:00Z">
        <w:r w:rsidR="000427A7" w:rsidRPr="000427A7">
          <w:t>.</w:t>
        </w:r>
      </w:ins>
    </w:p>
    <w:p w14:paraId="3ED0A259" w14:textId="76594C3D" w:rsidR="0099016B" w:rsidRPr="0099016B" w:rsidRDefault="0099016B" w:rsidP="0099016B">
      <w:pPr>
        <w:spacing w:before="120" w:after="120"/>
        <w:rPr>
          <w:ins w:id="1206" w:author="Dylan CHEN" w:date="2026-08-20T17:06:00Z" w16du:dateUtc="2026-08-20T09:06:00Z"/>
        </w:rPr>
      </w:pPr>
      <w:ins w:id="1207" w:author="Dylan CHEN" w:date="2026-08-20T17:06:00Z" w16du:dateUtc="2026-08-20T09:06:00Z">
        <w:r w:rsidRPr="0099016B">
          <w:rPr>
            <w:b/>
            <w:bCs/>
          </w:rPr>
          <w:t>The revised framework derives six predictions from three signals across the two decisions.</w:t>
        </w:r>
        <w:r w:rsidRPr="0099016B">
          <w:t xml:space="preserve"> Specifically, we specify which mode of processing governs each decision and state the condition under which it does so. The answerer</w:t>
        </w:r>
      </w:ins>
      <w:r w:rsidR="003834AA">
        <w:t>’</w:t>
      </w:r>
      <w:ins w:id="1208" w:author="Dylan CHEN" w:date="2026-08-20T17:06:00Z" w16du:dateUtc="2026-08-20T09:06:00Z">
        <w:r w:rsidRPr="0099016B">
          <w:t>s encounter unfolds in two stages. The first decision, whether to contribute at all, is binary and fast, and it is governed by System 1 because the only available information consists of surface cues, the AI label, and the AI answer length, which can be processed at a glance and cost almost nothing to process under the law of least effort. The second decision, how much effort to invest, is governed by System 2, and we state the condition for its engagement explicitly. Substantive answer quality is a slow signal that only deliberate reading can disclose, and System 2 engages because the competitive stakes, including a threat to the answerer</w:t>
        </w:r>
      </w:ins>
      <w:r w:rsidR="003834AA">
        <w:t>’</w:t>
      </w:r>
      <w:ins w:id="1209" w:author="Dylan CHEN" w:date="2026-08-20T17:06:00Z" w16du:dateUtc="2026-08-20T09:06:00Z">
        <w:r w:rsidRPr="0099016B">
          <w:t>s professional identity, are judged sufficiently important to override the law of least effort.</w:t>
        </w:r>
      </w:ins>
    </w:p>
    <w:p w14:paraId="64F0F5F1" w14:textId="77777777" w:rsidR="0099016B" w:rsidRDefault="0099016B" w:rsidP="0099016B">
      <w:pPr>
        <w:spacing w:before="120" w:after="120"/>
        <w:rPr>
          <w:ins w:id="1210" w:author="Dylan CHEN" w:date="2026-08-20T17:07:00Z" w16du:dateUtc="2026-08-20T09:07:00Z"/>
        </w:rPr>
      </w:pPr>
      <w:ins w:id="1211" w:author="Dylan CHEN" w:date="2026-08-20T17:06:00Z" w16du:dateUtc="2026-08-20T09:06:00Z">
        <w:r w:rsidRPr="0099016B">
          <w:t xml:space="preserve">Each route assignment is tied to a specific, testable hypothesis. For answer supply, the AI label is a fast source cue and predicts a positive level effect in H1, length is a glance-based coverage cue and predicts a negative slope in H2, and quality requires reading and predicts no appreciable slope in H3. For first human answer quality, the label predicts a negative level effect in H4, length predicts no appreciable slope in H5, and AI quality sets a benchmark and predicts a positive slope in H6. The mappings are therefore stated in advance and examined empirically rather than asserted post hoc. </w:t>
        </w:r>
      </w:ins>
    </w:p>
    <w:p w14:paraId="1D299337" w14:textId="37D1CBB1" w:rsidR="003D15C5" w:rsidRPr="003D15C5" w:rsidRDefault="003D15C5" w:rsidP="003D15C5">
      <w:pPr>
        <w:spacing w:before="120" w:after="120"/>
        <w:rPr>
          <w:ins w:id="1212" w:author="Dylan CHEN" w:date="2026-08-20T17:07:00Z" w16du:dateUtc="2026-08-20T09:07:00Z"/>
        </w:rPr>
      </w:pPr>
      <w:ins w:id="1213" w:author="Dylan CHEN" w:date="2026-08-20T17:07:00Z" w16du:dateUtc="2026-08-20T09:07:00Z">
        <w:r w:rsidRPr="003D15C5">
          <w:t xml:space="preserve">Our results confirm this framework. </w:t>
        </w:r>
      </w:ins>
      <w:ins w:id="1214" w:author="Dylan CHEN" w:date="2026-08-21T22:40:00Z" w16du:dateUtc="2026-08-21T14:40:00Z">
        <w:r w:rsidR="00006439">
          <w:t>The effect of the AI label alone</w:t>
        </w:r>
      </w:ins>
      <w:ins w:id="1215" w:author="Dylan CHEN" w:date="2026-08-20T17:07:00Z" w16du:dateUtc="2026-08-20T09:07:00Z">
        <w:r w:rsidRPr="003D15C5">
          <w:t xml:space="preserve"> on supply is positive and significant (0.188, p&lt;0.05), the interaction with AI answer length is negative (-0.046, p&lt;0.001), and the average total effect turns negative only because AI answers in our setting carry substantial content, which is identically the total deterrence effect in the original manuscript.</w:t>
        </w:r>
      </w:ins>
    </w:p>
    <w:p w14:paraId="1A24D306" w14:textId="77777777" w:rsidR="003D15C5" w:rsidRPr="0099016B" w:rsidRDefault="003D15C5" w:rsidP="0099016B">
      <w:pPr>
        <w:spacing w:before="120" w:after="120"/>
        <w:rPr>
          <w:ins w:id="1216" w:author="Dylan CHEN" w:date="2026-08-20T17:06:00Z" w16du:dateUtc="2026-08-20T09:06:00Z"/>
        </w:rPr>
      </w:pPr>
    </w:p>
    <w:p w14:paraId="0B17FA0B" w14:textId="77777777" w:rsidR="0099016B" w:rsidRPr="0099016B" w:rsidRDefault="0099016B" w:rsidP="0099016B">
      <w:pPr>
        <w:spacing w:before="120" w:after="120"/>
        <w:rPr>
          <w:ins w:id="1217" w:author="Dylan CHEN" w:date="2026-08-20T17:06:00Z" w16du:dateUtc="2026-08-20T09:06:00Z"/>
        </w:rPr>
      </w:pPr>
      <w:ins w:id="1218" w:author="Dylan CHEN" w:date="2026-08-20T17:06:00Z" w16du:dateUtc="2026-08-20T09:06:00Z">
        <w:r w:rsidRPr="0099016B">
          <w:t>We hope the revised theoretical development section makes the theoretical grounding clearer.</w:t>
        </w:r>
      </w:ins>
    </w:p>
    <w:p w14:paraId="1F982138" w14:textId="77777777" w:rsidR="0099016B" w:rsidRPr="00B93A76" w:rsidRDefault="0099016B" w:rsidP="0099016B">
      <w:pPr>
        <w:spacing w:before="120" w:after="120"/>
      </w:pPr>
    </w:p>
    <w:p w14:paraId="121CC950" w14:textId="0FBC8CF0" w:rsidR="00FC38A4" w:rsidRPr="00522DE1" w:rsidRDefault="00EC4343" w:rsidP="00683A26">
      <w:pPr>
        <w:spacing w:before="120" w:after="120"/>
        <w:rPr>
          <w:rFonts w:eastAsia="SimSun"/>
          <w:b/>
          <w:bCs/>
          <w:kern w:val="2"/>
        </w:rPr>
      </w:pPr>
      <w:r w:rsidRPr="00522DE1">
        <w:t>---------------------------------------------------------------------------------------------------------------------</w:t>
      </w:r>
      <w:r w:rsidRPr="00522DE1">
        <w:rPr>
          <w:rFonts w:eastAsia="SimSun"/>
          <w:b/>
          <w:bCs/>
          <w:kern w:val="2"/>
        </w:rPr>
        <w:t xml:space="preserve"> </w:t>
      </w:r>
    </w:p>
    <w:p w14:paraId="2DA7B3F6" w14:textId="06A0596C" w:rsidR="00EC4343" w:rsidRPr="00522DE1" w:rsidRDefault="00CF13EC" w:rsidP="00683A26">
      <w:pPr>
        <w:pStyle w:val="Heading1"/>
      </w:pPr>
      <w:ins w:id="1219" w:author="Dylan CHEN" w:date="2026-08-21T10:18:00Z" w16du:dateUtc="2026-08-21T02:18:00Z">
        <w:r>
          <w:rPr>
            <w:rFonts w:hint="eastAsia"/>
          </w:rPr>
          <w:lastRenderedPageBreak/>
          <w:t>#</w:t>
        </w:r>
      </w:ins>
      <w:r w:rsidR="00EC4343" w:rsidRPr="00522DE1">
        <w:t>R1-</w:t>
      </w:r>
      <w:r w:rsidR="0022012F" w:rsidRPr="00522DE1">
        <w:t>8</w:t>
      </w:r>
      <w:r w:rsidR="00065421" w:rsidRPr="00522DE1">
        <w:t xml:space="preserve"> (</w:t>
      </w:r>
      <w:r w:rsidR="008E325B" w:rsidRPr="00522DE1">
        <w:t>quality degradation</w:t>
      </w:r>
      <w:r w:rsidR="00065421" w:rsidRPr="00522DE1">
        <w:t>)</w:t>
      </w:r>
    </w:p>
    <w:p w14:paraId="59096E37" w14:textId="1442057E" w:rsidR="008A74D4" w:rsidRPr="00522DE1" w:rsidRDefault="008A74D4" w:rsidP="008A74D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find Section 3.2 conceptually problematic.</w:t>
      </w:r>
    </w:p>
    <w:p w14:paraId="5DA14809" w14:textId="3711C2F4" w:rsidR="008A74D4" w:rsidRPr="00522DE1" w:rsidRDefault="008A74D4" w:rsidP="008A74D4">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t xml:space="preserve">The distinction between the proposed mechanisms, </w:t>
      </w:r>
      <w:r w:rsidRPr="00633B15">
        <w:rPr>
          <w:rFonts w:eastAsia="SimSun"/>
          <w:i/>
          <w:iCs/>
          <w:kern w:val="2"/>
          <w:highlight w:val="yellow"/>
          <w:lang w:val="en-US"/>
          <w:rPrChange w:id="1220" w:author="Dylan CHEN" w:date="2026-08-05T14:30:00Z" w16du:dateUtc="2026-08-05T06:30:00Z">
            <w:rPr>
              <w:rFonts w:eastAsia="SimSun"/>
              <w:i/>
              <w:iCs/>
              <w:kern w:val="2"/>
              <w:lang w:val="en-US"/>
            </w:rPr>
          </w:rPrChange>
        </w:rPr>
        <w:t>expertise composition shift and reduced effort investment, is unclear.</w:t>
      </w:r>
      <w:r w:rsidRPr="00522DE1">
        <w:rPr>
          <w:rFonts w:eastAsia="SimSun"/>
          <w:i/>
          <w:iCs/>
          <w:kern w:val="2"/>
          <w:lang w:val="en-US"/>
        </w:rPr>
        <w:t xml:space="preserve"> The expertise composition shift assumes that AI answers disproportionately discourage experts while having minimal impact on non-experts, but the paper does not explain why non-experts would not also be discouraged by the same signals of redundancy or elevated standards. The reduced effort investment mechanism further blurs this distinction, as both mechanisms ultimately describe contributor discouragement leading to lower-quality human answers. As currently theorized, these mechanisms are not analytically separable.</w:t>
      </w:r>
    </w:p>
    <w:p w14:paraId="0D807E36"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2EA1187" w14:textId="4909DDB5" w:rsidR="008E325B" w:rsidRDefault="000427A7" w:rsidP="000427A7">
      <w:pPr>
        <w:pStyle w:val="Paragraph"/>
        <w:rPr>
          <w:ins w:id="1221" w:author="Dylan CHEN" w:date="2026-08-04T11:03:00Z" w16du:dateUtc="2026-08-04T03:03:00Z"/>
        </w:rPr>
      </w:pPr>
      <w:ins w:id="1222" w:author="Dylan CHEN" w:date="2026-08-04T11:03:00Z" w16du:dateUtc="2026-08-04T03:03:00Z">
        <w:r w:rsidRPr="000427A7">
          <w:t xml:space="preserve">We agree that the two mechanisms, expertise composition shift and reduced effort investment, </w:t>
        </w:r>
      </w:ins>
      <w:ins w:id="1223" w:author="Dylan CHEN" w:date="2026-08-05T14:32:00Z" w16du:dateUtc="2026-08-05T06:32:00Z">
        <w:r w:rsidR="00633B15" w:rsidRPr="00633B15">
          <w:t>both ultimately describe lower-quality human answers arising from contributor discouragement</w:t>
        </w:r>
        <w:r w:rsidR="00633B15">
          <w:rPr>
            <w:rFonts w:hint="eastAsia"/>
          </w:rPr>
          <w:t>.</w:t>
        </w:r>
        <w:r w:rsidR="00633B15" w:rsidRPr="00633B15">
          <w:t xml:space="preserve"> </w:t>
        </w:r>
        <w:r w:rsidR="00633B15">
          <w:rPr>
            <w:rFonts w:hint="eastAsia"/>
          </w:rPr>
          <w:t>And</w:t>
        </w:r>
      </w:ins>
      <w:ins w:id="1224" w:author="Dylan CHEN" w:date="2026-08-05T14:33:00Z" w16du:dateUtc="2026-08-05T06:33:00Z">
        <w:r w:rsidR="00633B15">
          <w:rPr>
            <w:rFonts w:hint="eastAsia"/>
          </w:rPr>
          <w:t xml:space="preserve"> they </w:t>
        </w:r>
      </w:ins>
      <w:ins w:id="1225" w:author="Dylan CHEN" w:date="2026-08-04T11:03:00Z" w16du:dateUtc="2026-08-04T03:03:00Z">
        <w:r w:rsidRPr="000427A7">
          <w:t xml:space="preserve">are </w:t>
        </w:r>
      </w:ins>
      <w:ins w:id="1226" w:author="Dylan CHEN" w:date="2026-08-05T14:31:00Z" w16du:dateUtc="2026-08-05T06:31:00Z">
        <w:r w:rsidR="00633B15">
          <w:rPr>
            <w:rFonts w:hint="eastAsia"/>
          </w:rPr>
          <w:t xml:space="preserve">hard to </w:t>
        </w:r>
      </w:ins>
      <w:ins w:id="1227" w:author="Dylan CHEN" w:date="2026-08-04T11:03:00Z" w16du:dateUtc="2026-08-04T03:03:00Z">
        <w:r w:rsidRPr="000427A7">
          <w:t>analytically separa</w:t>
        </w:r>
      </w:ins>
      <w:ins w:id="1228" w:author="Dylan CHEN" w:date="2026-08-05T14:31:00Z" w16du:dateUtc="2026-08-05T06:31:00Z">
        <w:r w:rsidR="00633B15">
          <w:rPr>
            <w:rFonts w:hint="eastAsia"/>
          </w:rPr>
          <w:t>t</w:t>
        </w:r>
      </w:ins>
      <w:ins w:id="1229" w:author="Dylan CHEN" w:date="2026-08-04T11:03:00Z" w16du:dateUtc="2026-08-04T03:03:00Z">
        <w:r w:rsidRPr="000427A7">
          <w:t>e</w:t>
        </w:r>
      </w:ins>
      <w:ins w:id="1230" w:author="Dylan CHEN" w:date="2026-08-05T14:31:00Z" w16du:dateUtc="2026-08-05T06:31:00Z">
        <w:r w:rsidR="00633B15">
          <w:rPr>
            <w:rFonts w:hint="eastAsia"/>
          </w:rPr>
          <w:t xml:space="preserve"> given the limi</w:t>
        </w:r>
      </w:ins>
      <w:ins w:id="1231" w:author="Dylan CHEN" w:date="2026-08-05T14:32:00Z" w16du:dateUtc="2026-08-05T06:32:00Z">
        <w:r w:rsidR="00633B15">
          <w:rPr>
            <w:rFonts w:hint="eastAsia"/>
          </w:rPr>
          <w:t xml:space="preserve">tation that we </w:t>
        </w:r>
        <w:r w:rsidR="00633B15">
          <w:t>don</w:t>
        </w:r>
      </w:ins>
      <w:r w:rsidR="003834AA">
        <w:t>’</w:t>
      </w:r>
      <w:ins w:id="1232" w:author="Dylan CHEN" w:date="2026-08-05T14:32:00Z" w16du:dateUtc="2026-08-05T06:32:00Z">
        <w:r w:rsidR="00633B15">
          <w:t>t</w:t>
        </w:r>
        <w:r w:rsidR="00633B15">
          <w:rPr>
            <w:rFonts w:hint="eastAsia"/>
          </w:rPr>
          <w:t xml:space="preserve"> have good enough effort-related proxies</w:t>
        </w:r>
      </w:ins>
      <w:ins w:id="1233" w:author="Dylan CHEN" w:date="2026-08-04T11:03:00Z" w16du:dateUtc="2026-08-04T03:03:00Z">
        <w:r w:rsidRPr="000427A7">
          <w:t>. Our earlier intention had been to combine them under the single heading of quality degradation and to stop distinguishing whether the change came from a shift in who contributes or from a change in the effort of the same contributors.</w:t>
        </w:r>
        <w:r w:rsidRPr="000427A7" w:rsidDel="000427A7">
          <w:t xml:space="preserve"> </w:t>
        </w:r>
      </w:ins>
      <w:del w:id="1234" w:author="Dylan CHEN" w:date="2026-08-04T11:03:00Z" w16du:dateUtc="2026-08-04T03:03:00Z">
        <w:r w:rsidR="00522DE1" w:rsidRPr="00522DE1" w:rsidDel="000427A7">
          <w:delText>We agree that the two mechanisms are not distinguishable</w:delText>
        </w:r>
      </w:del>
      <w:del w:id="1235" w:author="Dylan CHEN" w:date="2026-08-04T10:24:00Z" w16du:dateUtc="2026-08-04T02:24:00Z">
        <w:r w:rsidR="00522DE1" w:rsidRPr="00522DE1" w:rsidDel="007B7A50">
          <w:rPr>
            <w:rFonts w:hint="eastAsia"/>
          </w:rPr>
          <w:delText xml:space="preserve"> </w:delText>
        </w:r>
        <w:r w:rsidR="00522DE1" w:rsidRPr="00522DE1" w:rsidDel="007B7A50">
          <w:delText>and thus merged them</w:delText>
        </w:r>
      </w:del>
    </w:p>
    <w:p w14:paraId="574D8504" w14:textId="216521BA" w:rsidR="000427A7" w:rsidRPr="00522DE1" w:rsidRDefault="000427A7">
      <w:pPr>
        <w:pStyle w:val="Paragraph"/>
        <w:pPrChange w:id="1236" w:author="Dylan CHEN" w:date="2026-08-04T11:03:00Z" w16du:dateUtc="2026-08-04T03:03:00Z">
          <w:pPr>
            <w:spacing w:before="120" w:after="120"/>
          </w:pPr>
        </w:pPrChange>
      </w:pPr>
      <w:ins w:id="1237" w:author="Dylan CHEN" w:date="2026-08-04T11:03:00Z" w16du:dateUtc="2026-08-04T03:03:00Z">
        <w:r w:rsidRPr="000427A7">
          <w:t>In the revised manuscript</w:t>
        </w:r>
      </w:ins>
      <w:ins w:id="1238" w:author="Dylan CHEN" w:date="2026-08-05T14:33:00Z" w16du:dateUtc="2026-08-05T06:33:00Z">
        <w:r w:rsidR="00633B15">
          <w:rPr>
            <w:rFonts w:hint="eastAsia"/>
          </w:rPr>
          <w:t>,</w:t>
        </w:r>
      </w:ins>
      <w:ins w:id="1239" w:author="Dylan CHEN" w:date="2026-08-04T11:03:00Z" w16du:dateUtc="2026-08-04T03:03:00Z">
        <w:r w:rsidRPr="000427A7">
          <w:t xml:space="preserve"> this issue no longer arises. </w:t>
        </w:r>
      </w:ins>
      <w:ins w:id="1240" w:author="Dylan CHEN" w:date="2026-08-05T14:35:00Z" w16du:dateUtc="2026-08-05T06:35:00Z">
        <w:r w:rsidR="00633B15" w:rsidRPr="00633B15">
          <w:t>We have removed the analyses based on netlikes to make the paper more focused and to ensure the results align more strongly with our updated theoretical framework. Consequently, we have also removed the section that developed those two mechanisms; the current version no longer relies on the distinction the reviewer questioned.</w:t>
        </w:r>
      </w:ins>
    </w:p>
    <w:p w14:paraId="7BA16E36" w14:textId="0033EBCF" w:rsidR="005814DF" w:rsidRPr="00522DE1" w:rsidRDefault="00EC4343" w:rsidP="00683A26">
      <w:pPr>
        <w:spacing w:before="120" w:after="120"/>
        <w:rPr>
          <w:rFonts w:eastAsia="SimSun"/>
          <w:b/>
          <w:bCs/>
          <w:kern w:val="2"/>
        </w:rPr>
      </w:pPr>
      <w:r w:rsidRPr="00522DE1">
        <w:t>---------------------------------------------------------------------------------------------------------------------</w:t>
      </w:r>
      <w:r w:rsidRPr="00522DE1">
        <w:rPr>
          <w:rFonts w:eastAsia="SimSun"/>
          <w:b/>
          <w:bCs/>
          <w:kern w:val="2"/>
        </w:rPr>
        <w:t xml:space="preserve"> </w:t>
      </w:r>
    </w:p>
    <w:p w14:paraId="1D09CE82" w14:textId="5377F53B" w:rsidR="00EC4343" w:rsidRPr="00522DE1" w:rsidRDefault="001A0223" w:rsidP="00683A26">
      <w:pPr>
        <w:pStyle w:val="Heading1"/>
      </w:pPr>
      <w:ins w:id="1241" w:author="Dylan CHEN" w:date="2026-08-21T10:46:00Z" w16du:dateUtc="2026-08-21T02:46:00Z">
        <w:r>
          <w:rPr>
            <w:rFonts w:hint="eastAsia"/>
          </w:rPr>
          <w:t>#</w:t>
        </w:r>
      </w:ins>
      <w:r w:rsidR="00EC4343" w:rsidRPr="00522DE1">
        <w:t>R1-</w:t>
      </w:r>
      <w:r w:rsidR="0022012F" w:rsidRPr="00522DE1">
        <w:t>9</w:t>
      </w:r>
      <w:r w:rsidR="00157BF1" w:rsidRPr="00522DE1">
        <w:t xml:space="preserve"> (elevated expectations)</w:t>
      </w:r>
    </w:p>
    <w:p w14:paraId="649C2DAB" w14:textId="6147FD7B" w:rsidR="00786259" w:rsidRPr="00522DE1" w:rsidRDefault="008E325B" w:rsidP="008E325B">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t xml:space="preserve">The elevated expectations mechanism again relies on the assumption that users perceive </w:t>
      </w:r>
      <w:r w:rsidRPr="00633B15">
        <w:rPr>
          <w:rFonts w:eastAsia="SimSun"/>
          <w:i/>
          <w:iCs/>
          <w:kern w:val="2"/>
          <w:highlight w:val="yellow"/>
          <w:lang w:val="en-US"/>
          <w:rPrChange w:id="1242" w:author="Dylan CHEN" w:date="2026-08-05T14:36:00Z" w16du:dateUtc="2026-08-05T06:36:00Z">
            <w:rPr>
              <w:rFonts w:eastAsia="SimSun"/>
              <w:i/>
              <w:iCs/>
              <w:kern w:val="2"/>
              <w:lang w:val="en-US"/>
            </w:rPr>
          </w:rPrChange>
        </w:rPr>
        <w:t>AI-generated answers as superior and norm-setting. This assumption is not well supported in the platform context</w:t>
      </w:r>
      <w:r w:rsidRPr="00522DE1">
        <w:rPr>
          <w:rFonts w:eastAsia="SimSun"/>
          <w:i/>
          <w:iCs/>
          <w:kern w:val="2"/>
          <w:lang w:val="en-US"/>
        </w:rPr>
        <w:t>, where AI use is explicitly restricted due to accuracy concerns and user reactions suggest skepticism toward AI-generated answers. Without clearer justification that AI establishes a credible quality benchmark, the elevated expectations mechanism remains speculative.</w:t>
      </w:r>
    </w:p>
    <w:p w14:paraId="7891FDC4" w14:textId="77777777" w:rsidR="00EC4343" w:rsidRPr="00522DE1" w:rsidRDefault="00EC4343" w:rsidP="00EC434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16E2A6A" w14:textId="6ACBBB4B" w:rsidR="00AF7A9E" w:rsidDel="000427A7" w:rsidRDefault="000427A7" w:rsidP="000427A7">
      <w:pPr>
        <w:pStyle w:val="Paragraph"/>
        <w:rPr>
          <w:del w:id="1243" w:author="Dylan CHEN" w:date="2026-08-04T10:26:00Z" w16du:dateUtc="2026-08-04T02:26:00Z"/>
        </w:rPr>
      </w:pPr>
      <w:ins w:id="1244" w:author="Dylan CHEN" w:date="2026-08-04T11:03:00Z" w16du:dateUtc="2026-08-04T03:03:00Z">
        <w:r w:rsidRPr="000427A7">
          <w:t>We agree that an elevated expectations mechanism rest</w:t>
        </w:r>
      </w:ins>
      <w:ins w:id="1245" w:author="Dylan CHEN" w:date="2026-08-05T14:37:00Z" w16du:dateUtc="2026-08-05T06:37:00Z">
        <w:r w:rsidR="00633B15">
          <w:rPr>
            <w:rFonts w:hint="eastAsia"/>
          </w:rPr>
          <w:t>s</w:t>
        </w:r>
      </w:ins>
      <w:ins w:id="1246" w:author="Dylan CHEN" w:date="2026-08-04T11:03:00Z" w16du:dateUtc="2026-08-04T03:03:00Z">
        <w:r w:rsidRPr="000427A7">
          <w:t xml:space="preserve"> on users perceiving AI answers as superior and norm-setting. </w:t>
        </w:r>
      </w:ins>
      <w:ins w:id="1247" w:author="Dylan CHEN" w:date="2026-08-05T14:37:00Z" w16du:dateUtc="2026-08-05T06:37:00Z">
        <w:r w:rsidR="00633B15">
          <w:rPr>
            <w:rFonts w:hint="eastAsia"/>
          </w:rPr>
          <w:t>This key assumption, in o</w:t>
        </w:r>
      </w:ins>
      <w:ins w:id="1248" w:author="Dylan CHEN" w:date="2026-08-04T11:03:00Z" w16du:dateUtc="2026-08-04T03:03:00Z">
        <w:r w:rsidRPr="000427A7">
          <w:t>ur current view</w:t>
        </w:r>
      </w:ins>
      <w:ins w:id="1249" w:author="Dylan CHEN" w:date="2026-08-05T14:37:00Z" w16du:dateUtc="2026-08-05T06:37:00Z">
        <w:r w:rsidR="00633B15">
          <w:rPr>
            <w:rFonts w:hint="eastAsia"/>
          </w:rPr>
          <w:t>,</w:t>
        </w:r>
      </w:ins>
      <w:ins w:id="1250" w:author="Dylan CHEN" w:date="2026-08-04T11:03:00Z" w16du:dateUtc="2026-08-04T03:03:00Z">
        <w:r w:rsidRPr="000427A7">
          <w:t xml:space="preserve"> is captured in the </w:t>
        </w:r>
      </w:ins>
      <w:ins w:id="1251" w:author="Dylan CHEN" w:date="2026-08-21T10:41:00Z" w16du:dateUtc="2026-08-21T02:41:00Z">
        <w:r w:rsidR="001A0223">
          <w:rPr>
            <w:rFonts w:hint="eastAsia"/>
          </w:rPr>
          <w:t>H2 of our current theoretical framework</w:t>
        </w:r>
      </w:ins>
      <w:ins w:id="1252" w:author="Dylan CHEN" w:date="2026-08-04T11:03:00Z" w16du:dateUtc="2026-08-04T03:03:00Z">
        <w:r w:rsidRPr="000427A7">
          <w:t xml:space="preserve">. </w:t>
        </w:r>
      </w:ins>
      <w:ins w:id="1253" w:author="Dylan CHEN" w:date="2026-08-21T10:43:00Z" w16du:dateUtc="2026-08-21T02:43:00Z">
        <w:r w:rsidR="001A0223" w:rsidRPr="001A0223">
          <w:t>Potential human answerers are deterred primarily by the perceived high coverage of the AI answer, a surface cue that can be inferred from length at a glance</w:t>
        </w:r>
        <w:r w:rsidR="001A0223">
          <w:rPr>
            <w:rFonts w:hint="eastAsia"/>
          </w:rPr>
          <w:t xml:space="preserve">. </w:t>
        </w:r>
      </w:ins>
      <w:ins w:id="1254" w:author="Dylan CHEN" w:date="2026-08-21T10:44:00Z" w16du:dateUtc="2026-08-21T02:44:00Z">
        <w:r w:rsidR="001A0223" w:rsidRPr="001A0223">
          <w:t>Length is processed through attribute substitution, in which System 1 replaces a difficult judgment with an easier one associated with it (Kahneman 2011; Kahneman &amp; Frederick 2002). The difficult judgment is how much of the question the rival has covered; the easy substitute is physical size. A visibly long AI answer is read as the work of a competitor that has treated the question comprehensively</w:t>
        </w:r>
        <w:r w:rsidR="001A0223">
          <w:rPr>
            <w:rFonts w:hint="eastAsia"/>
          </w:rPr>
          <w:t xml:space="preserve">, which </w:t>
        </w:r>
      </w:ins>
      <w:ins w:id="1255" w:author="Dylan CHEN" w:date="2026-08-21T10:45:00Z" w16du:dateUtc="2026-08-21T02:45:00Z">
        <w:r w:rsidR="001A0223">
          <w:rPr>
            <w:rFonts w:hint="eastAsia"/>
          </w:rPr>
          <w:t>is developed and cultivated based on</w:t>
        </w:r>
      </w:ins>
      <w:ins w:id="1256" w:author="Dylan CHEN" w:date="2026-08-21T10:44:00Z" w16du:dateUtc="2026-08-21T02:44:00Z">
        <w:r w:rsidR="001A0223">
          <w:rPr>
            <w:rFonts w:hint="eastAsia"/>
          </w:rPr>
          <w:t xml:space="preserve"> </w:t>
        </w:r>
      </w:ins>
      <w:ins w:id="1257" w:author="Dylan CHEN" w:date="2026-08-21T10:46:00Z" w16du:dateUtc="2026-08-21T02:46:00Z">
        <w:r w:rsidR="001A0223">
          <w:rPr>
            <w:rFonts w:hint="eastAsia"/>
          </w:rPr>
          <w:t xml:space="preserve">the </w:t>
        </w:r>
      </w:ins>
      <w:ins w:id="1258" w:author="Dylan CHEN" w:date="2026-08-21T10:44:00Z" w16du:dateUtc="2026-08-21T02:44:00Z">
        <w:r w:rsidR="001A0223">
          <w:rPr>
            <w:rFonts w:hint="eastAsia"/>
          </w:rPr>
          <w:t>reviewer</w:t>
        </w:r>
      </w:ins>
      <w:r w:rsidR="003834AA">
        <w:t>’</w:t>
      </w:r>
      <w:ins w:id="1259" w:author="Dylan CHEN" w:date="2026-08-21T10:44:00Z" w16du:dateUtc="2026-08-21T02:44:00Z">
        <w:r w:rsidR="001A0223">
          <w:rPr>
            <w:rFonts w:hint="eastAsia"/>
          </w:rPr>
          <w:t xml:space="preserve">s idea about </w:t>
        </w:r>
        <w:r w:rsidR="001A0223">
          <w:t>“</w:t>
        </w:r>
        <w:r w:rsidR="001A0223">
          <w:rPr>
            <w:rFonts w:hint="eastAsia"/>
          </w:rPr>
          <w:t>AI-generated answers as superior</w:t>
        </w:r>
        <w:r w:rsidR="001A0223">
          <w:t>”</w:t>
        </w:r>
        <w:r w:rsidR="001A0223">
          <w:rPr>
            <w:rFonts w:hint="eastAsia"/>
          </w:rPr>
          <w:t>.</w:t>
        </w:r>
      </w:ins>
      <w:del w:id="1260" w:author="Dylan CHEN" w:date="2026-08-04T10:26:00Z" w16du:dateUtc="2026-08-04T02:26:00Z">
        <w:r w:rsidR="004F27FD" w:rsidRPr="00522DE1" w:rsidDel="007B7A50">
          <w:delText xml:space="preserve"> </w:delText>
        </w:r>
        <w:r w:rsidR="00AF7A9E" w:rsidRPr="00522DE1" w:rsidDel="007B7A50">
          <w:delText>Indeed, our finding is users take different positions from the platform and view AI answers more accurate. We want to highlight that this is 10 months after the ban policy and the platform also put a lot of expectations on their internal GenAI</w:delText>
        </w:r>
      </w:del>
    </w:p>
    <w:p w14:paraId="5BE38DA0" w14:textId="77777777" w:rsidR="000427A7" w:rsidRPr="00522DE1" w:rsidRDefault="000427A7">
      <w:pPr>
        <w:pStyle w:val="Paragraph"/>
        <w:rPr>
          <w:ins w:id="1261" w:author="Dylan CHEN" w:date="2026-08-04T11:03:00Z" w16du:dateUtc="2026-08-04T03:03:00Z"/>
        </w:rPr>
        <w:pPrChange w:id="1262" w:author="Dylan CHEN" w:date="2026-08-04T11:03:00Z" w16du:dateUtc="2026-08-04T03:03:00Z">
          <w:pPr/>
        </w:pPrChange>
      </w:pPr>
    </w:p>
    <w:p w14:paraId="08E22566" w14:textId="2CBD3ADC" w:rsidR="0071692D" w:rsidRDefault="001A0223">
      <w:pPr>
        <w:pStyle w:val="Paragraph"/>
        <w:rPr>
          <w:ins w:id="1263" w:author="Dylan CHEN" w:date="2026-08-21T23:07:00Z" w16du:dateUtc="2026-08-21T15:07:00Z"/>
        </w:rPr>
      </w:pPr>
      <w:ins w:id="1264" w:author="Dylan CHEN" w:date="2026-08-21T10:45:00Z" w16du:dateUtc="2026-08-21T02:45:00Z">
        <w:r w:rsidRPr="001A0223">
          <w:t xml:space="preserve">As stated in our opening remark, to make the paper more focused and to ensure the results align </w:t>
        </w:r>
        <w:r w:rsidRPr="001A0223">
          <w:lastRenderedPageBreak/>
          <w:t>more strongly with our updated theoretical framework, we have respectfully placed this analysis here but removed all netlike-related results</w:t>
        </w:r>
      </w:ins>
      <w:ins w:id="1265" w:author="Dylan CHEN" w:date="2026-08-21T10:46:00Z" w16du:dateUtc="2026-08-21T02:46:00Z">
        <w:r>
          <w:rPr>
            <w:rFonts w:hint="eastAsia"/>
          </w:rPr>
          <w:t xml:space="preserve">, including the </w:t>
        </w:r>
        <w:r w:rsidRPr="000427A7">
          <w:t>elevated expectations mechanism</w:t>
        </w:r>
        <w:r>
          <w:rPr>
            <w:rFonts w:hint="eastAsia"/>
          </w:rPr>
          <w:t>,</w:t>
        </w:r>
      </w:ins>
      <w:ins w:id="1266" w:author="Dylan CHEN" w:date="2026-08-21T10:45:00Z" w16du:dateUtc="2026-08-21T02:45:00Z">
        <w:r w:rsidRPr="001A0223">
          <w:t xml:space="preserve"> in the manuscript.</w:t>
        </w:r>
      </w:ins>
    </w:p>
    <w:p w14:paraId="1E97F39A" w14:textId="77777777" w:rsidR="00BE7589" w:rsidRDefault="00BE7589">
      <w:pPr>
        <w:pStyle w:val="Paragraph"/>
        <w:rPr>
          <w:ins w:id="1267" w:author="Dylan CHEN" w:date="2026-08-21T23:07:00Z" w16du:dateUtc="2026-08-21T15:07:00Z"/>
        </w:rPr>
      </w:pPr>
    </w:p>
    <w:p w14:paraId="5D409C10" w14:textId="77777777" w:rsidR="00BE7589" w:rsidRPr="00BE7589" w:rsidRDefault="00BE7589" w:rsidP="00BE7589">
      <w:pPr>
        <w:pStyle w:val="NormalWeb"/>
        <w:rPr>
          <w:ins w:id="1268" w:author="Dylan CHEN" w:date="2026-08-21T23:07:00Z" w16du:dateUtc="2026-08-21T15:07:00Z"/>
          <w:b/>
          <w:bCs/>
          <w:color w:val="000000"/>
          <w:rPrChange w:id="1269" w:author="Dylan CHEN" w:date="2026-08-21T23:07:00Z" w16du:dateUtc="2026-08-21T15:07:00Z">
            <w:rPr>
              <w:ins w:id="1270" w:author="Dylan CHEN" w:date="2026-08-21T23:07:00Z" w16du:dateUtc="2026-08-21T15:07:00Z"/>
              <w:color w:val="000000"/>
            </w:rPr>
          </w:rPrChange>
        </w:rPr>
      </w:pPr>
      <w:ins w:id="1271" w:author="Dylan CHEN" w:date="2026-08-21T23:07:00Z" w16du:dateUtc="2026-08-21T15:07:00Z">
        <w:r w:rsidRPr="00BE7589">
          <w:rPr>
            <w:b/>
            <w:bCs/>
            <w:color w:val="000000"/>
            <w:rPrChange w:id="1272" w:author="Dylan CHEN" w:date="2026-08-21T23:07:00Z" w16du:dateUtc="2026-08-21T15:07:00Z">
              <w:rPr>
                <w:color w:val="000000"/>
              </w:rPr>
            </w:rPrChange>
          </w:rPr>
          <w:t>References</w:t>
        </w:r>
      </w:ins>
    </w:p>
    <w:p w14:paraId="12B00521" w14:textId="77777777" w:rsidR="00BE7589" w:rsidRDefault="00BE7589" w:rsidP="00BE7589">
      <w:pPr>
        <w:pStyle w:val="NormalWeb"/>
        <w:rPr>
          <w:ins w:id="1273" w:author="Dylan CHEN" w:date="2026-08-21T23:07:00Z" w16du:dateUtc="2026-08-21T15:07:00Z"/>
          <w:color w:val="000000"/>
        </w:rPr>
      </w:pPr>
      <w:ins w:id="1274" w:author="Dylan CHEN" w:date="2026-08-21T23:07:00Z" w16du:dateUtc="2026-08-21T15:07:00Z">
        <w:r>
          <w:rPr>
            <w:color w:val="000000"/>
          </w:rPr>
          <w:t>Kahneman, D. (2011). Thinking, fast and slow. Farrar, Straus and Giroux.</w:t>
        </w:r>
      </w:ins>
    </w:p>
    <w:p w14:paraId="495D9FC2" w14:textId="21DC3CB2" w:rsidR="00BE7589" w:rsidRPr="00BE7589" w:rsidRDefault="00BE7589" w:rsidP="00BE7589">
      <w:pPr>
        <w:pStyle w:val="NormalWeb"/>
        <w:rPr>
          <w:rFonts w:hint="eastAsia"/>
          <w:color w:val="000000"/>
          <w:rPrChange w:id="1275" w:author="Dylan CHEN" w:date="2026-08-21T23:07:00Z" w16du:dateUtc="2026-08-21T15:07:00Z">
            <w:rPr>
              <w:rFonts w:hint="eastAsia"/>
            </w:rPr>
          </w:rPrChange>
        </w:rPr>
        <w:pPrChange w:id="1276" w:author="Dylan CHEN" w:date="2026-08-21T23:07:00Z" w16du:dateUtc="2026-08-21T15:07:00Z">
          <w:pPr>
            <w:pStyle w:val="NormalWeb"/>
            <w:spacing w:before="120" w:after="120"/>
          </w:pPr>
        </w:pPrChange>
      </w:pPr>
      <w:ins w:id="1277" w:author="Dylan CHEN" w:date="2026-08-21T23:07:00Z" w16du:dateUtc="2026-08-21T15:07:00Z">
        <w:r>
          <w:rPr>
            <w:color w:val="000000"/>
          </w:rPr>
          <w:t>Kahneman, D., &amp; Frederick, S. (2002). Representativeness revisited: Attribute substitution in intuitive judgment. In T. Gilovich, D. Griffin, &amp; D. Kahneman (Eds.), Heuristics and biases: The psychology of intuitive judgment (pp. 49–81). Cambridge University Press.</w:t>
        </w:r>
      </w:ins>
    </w:p>
    <w:p w14:paraId="4E063230" w14:textId="77777777" w:rsidR="005814DF" w:rsidRPr="00522DE1" w:rsidRDefault="00EC4343" w:rsidP="00683A26">
      <w:pPr>
        <w:spacing w:before="120" w:after="120"/>
        <w:rPr>
          <w:rFonts w:eastAsia="SimSun"/>
          <w:b/>
          <w:bCs/>
          <w:kern w:val="2"/>
        </w:rPr>
      </w:pPr>
      <w:r w:rsidRPr="00522DE1">
        <w:t>---------------------------------------------------------------------------------------------------------------------</w:t>
      </w:r>
      <w:r w:rsidRPr="00522DE1">
        <w:rPr>
          <w:rFonts w:eastAsia="SimSun"/>
          <w:b/>
          <w:bCs/>
          <w:kern w:val="2"/>
        </w:rPr>
        <w:t xml:space="preserve"> </w:t>
      </w:r>
    </w:p>
    <w:p w14:paraId="434FC46E" w14:textId="7783DF1E" w:rsidR="00B401F6" w:rsidRPr="00522DE1" w:rsidRDefault="002D45CB" w:rsidP="00683A26">
      <w:pPr>
        <w:pStyle w:val="Heading1"/>
      </w:pPr>
      <w:ins w:id="1278" w:author="Dylan CHEN" w:date="2026-08-20T17:43:00Z" w16du:dateUtc="2026-08-20T09:43:00Z">
        <w:r>
          <w:rPr>
            <w:rFonts w:hint="eastAsia"/>
          </w:rPr>
          <w:t>#</w:t>
        </w:r>
      </w:ins>
      <w:r w:rsidR="00B401F6" w:rsidRPr="00522DE1">
        <w:t>R1-1</w:t>
      </w:r>
      <w:r w:rsidR="0022012F" w:rsidRPr="00522DE1">
        <w:t>0</w:t>
      </w:r>
      <w:r w:rsidR="00407505" w:rsidRPr="00522DE1">
        <w:t xml:space="preserve"> (5 mins)</w:t>
      </w:r>
    </w:p>
    <w:p w14:paraId="662F7FAF" w14:textId="2F203F84" w:rsidR="00B401F6" w:rsidRPr="00522DE1" w:rsidRDefault="00DC1AD0" w:rsidP="00DC1AD0">
      <w:pPr>
        <w:pStyle w:val="ListParagraph"/>
        <w:widowControl w:val="0"/>
        <w:numPr>
          <w:ilvl w:val="0"/>
          <w:numId w:val="9"/>
        </w:numPr>
        <w:autoSpaceDE w:val="0"/>
        <w:autoSpaceDN w:val="0"/>
        <w:adjustRightInd w:val="0"/>
        <w:spacing w:before="120" w:after="120"/>
        <w:jc w:val="both"/>
        <w:rPr>
          <w:rFonts w:eastAsia="SimSun"/>
          <w:i/>
          <w:iCs/>
          <w:kern w:val="2"/>
          <w:lang w:val="en-US"/>
        </w:rPr>
      </w:pPr>
      <w:r w:rsidRPr="00522DE1">
        <w:rPr>
          <w:rFonts w:eastAsia="SimSun"/>
          <w:i/>
          <w:iCs/>
          <w:kern w:val="2"/>
          <w:lang w:val="en-US"/>
        </w:rPr>
        <w:t xml:space="preserve">In Section 4.1, the authors assert that AI-generated </w:t>
      </w:r>
      <w:r w:rsidRPr="00522DE1">
        <w:rPr>
          <w:rFonts w:eastAsia="SimSun"/>
          <w:i/>
          <w:iCs/>
          <w:kern w:val="2"/>
          <w:highlight w:val="yellow"/>
          <w:lang w:val="en-US"/>
        </w:rPr>
        <w:t xml:space="preserve">answers </w:t>
      </w:r>
      <w:r w:rsidR="00E71BCF">
        <w:rPr>
          <w:rFonts w:eastAsia="SimSun"/>
          <w:i/>
          <w:iCs/>
          <w:kern w:val="2"/>
          <w:highlight w:val="yellow"/>
          <w:lang w:val="en-US"/>
        </w:rPr>
        <w:t>“</w:t>
      </w:r>
      <w:r w:rsidRPr="00522DE1">
        <w:rPr>
          <w:rFonts w:eastAsia="SimSun"/>
          <w:i/>
          <w:iCs/>
          <w:kern w:val="2"/>
          <w:highlight w:val="yellow"/>
          <w:lang w:val="en-US"/>
        </w:rPr>
        <w:t>typically occupy the first position for treated questions</w:t>
      </w:r>
      <w:r w:rsidR="00E71BCF">
        <w:rPr>
          <w:rFonts w:eastAsia="SimSun"/>
          <w:i/>
          <w:iCs/>
          <w:kern w:val="2"/>
          <w:highlight w:val="yellow"/>
          <w:lang w:val="en-US"/>
        </w:rPr>
        <w:t>”</w:t>
      </w:r>
      <w:r w:rsidRPr="00522DE1">
        <w:rPr>
          <w:rFonts w:eastAsia="SimSun"/>
          <w:i/>
          <w:iCs/>
          <w:kern w:val="2"/>
          <w:lang w:val="en-US"/>
        </w:rPr>
        <w:t xml:space="preserve"> and that viewers </w:t>
      </w:r>
      <w:r w:rsidR="00E71BCF">
        <w:rPr>
          <w:rFonts w:eastAsia="SimSun"/>
          <w:i/>
          <w:iCs/>
          <w:kern w:val="2"/>
          <w:lang w:val="en-US"/>
        </w:rPr>
        <w:t>“</w:t>
      </w:r>
      <w:r w:rsidRPr="00522DE1">
        <w:rPr>
          <w:rFonts w:eastAsia="SimSun"/>
          <w:i/>
          <w:iCs/>
          <w:kern w:val="2"/>
          <w:lang w:val="en-US"/>
        </w:rPr>
        <w:t>typically see this content before human-generated answers.</w:t>
      </w:r>
      <w:r w:rsidR="00E71BCF">
        <w:rPr>
          <w:rFonts w:eastAsia="SimSun"/>
          <w:i/>
          <w:iCs/>
          <w:kern w:val="2"/>
          <w:lang w:val="en-US"/>
        </w:rPr>
        <w:t>”</w:t>
      </w:r>
      <w:r w:rsidRPr="00522DE1">
        <w:rPr>
          <w:rFonts w:eastAsia="SimSun"/>
          <w:i/>
          <w:iCs/>
          <w:kern w:val="2"/>
          <w:lang w:val="en-US"/>
        </w:rPr>
        <w:t xml:space="preserve"> It is unclear what </w:t>
      </w:r>
      <w:r w:rsidR="00E71BCF">
        <w:rPr>
          <w:rFonts w:eastAsia="SimSun"/>
          <w:i/>
          <w:iCs/>
          <w:kern w:val="2"/>
          <w:lang w:val="en-US"/>
        </w:rPr>
        <w:t>“</w:t>
      </w:r>
      <w:r w:rsidRPr="00522DE1">
        <w:rPr>
          <w:rFonts w:eastAsia="SimSun"/>
          <w:i/>
          <w:iCs/>
          <w:kern w:val="2"/>
          <w:lang w:val="en-US"/>
        </w:rPr>
        <w:t>typically</w:t>
      </w:r>
      <w:r w:rsidR="00E71BCF">
        <w:rPr>
          <w:rFonts w:eastAsia="SimSun"/>
          <w:i/>
          <w:iCs/>
          <w:kern w:val="2"/>
          <w:lang w:val="en-US"/>
        </w:rPr>
        <w:t>”</w:t>
      </w:r>
      <w:r w:rsidRPr="00522DE1">
        <w:rPr>
          <w:rFonts w:eastAsia="SimSun"/>
          <w:i/>
          <w:iCs/>
          <w:kern w:val="2"/>
          <w:lang w:val="en-US"/>
        </w:rPr>
        <w:t xml:space="preserve"> means in practice. Does this imply that human-generated answers sometimes occupy the first position despite the presence of AI-generated answers? If so, the authors should report descriptive statistics on answer ordering, such as the proportion of treated questions in which the AI answer appears before any human answer and the fraction of cases in which human answers precede the AI answer</w:t>
      </w:r>
      <w:r w:rsidR="00B401F6" w:rsidRPr="00522DE1">
        <w:rPr>
          <w:rFonts w:eastAsia="SimSun"/>
          <w:i/>
          <w:iCs/>
          <w:kern w:val="2"/>
          <w:lang w:val="en-US"/>
        </w:rPr>
        <w:t>.</w:t>
      </w:r>
    </w:p>
    <w:p w14:paraId="4742409A" w14:textId="77777777" w:rsidR="00B401F6" w:rsidRPr="00522DE1" w:rsidRDefault="00B401F6" w:rsidP="00B401F6">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DE0E0AC" w14:textId="64D84B69" w:rsidR="00633B15" w:rsidRDefault="00AF7A9E" w:rsidP="00B97DB5">
      <w:pPr>
        <w:rPr>
          <w:ins w:id="1279" w:author="Dylan CHEN" w:date="2026-08-05T14:51:00Z" w16du:dateUtc="2026-08-05T06:51:00Z"/>
          <w:rFonts w:eastAsia="SimSun"/>
        </w:rPr>
      </w:pPr>
      <w:r>
        <w:rPr>
          <w:rFonts w:eastAsia="SimSun"/>
        </w:rPr>
        <w:t xml:space="preserve">Sorry for the confusion. </w:t>
      </w:r>
      <w:ins w:id="1280" w:author="Dylan CHEN" w:date="2026-08-05T14:51:00Z" w16du:dateUtc="2026-08-05T06:51:00Z">
        <w:r w:rsidR="00633B15" w:rsidRPr="00633B15">
          <w:rPr>
            <w:rFonts w:eastAsia="SimSun"/>
          </w:rPr>
          <w:t>To clarify the underlying mechanism: on this platform, an AI-generated answer is, by design, always positioned before any human-generated answer for a treated question. The AI answer is not interleaved with human answers according to posting time; it is anchored to the top of the answer list.</w:t>
        </w:r>
      </w:ins>
    </w:p>
    <w:p w14:paraId="5FF9AB4D" w14:textId="77777777" w:rsidR="00633B15" w:rsidRDefault="00633B15" w:rsidP="00B97DB5">
      <w:pPr>
        <w:rPr>
          <w:ins w:id="1281" w:author="Dylan CHEN" w:date="2026-08-05T14:51:00Z" w16du:dateUtc="2026-08-05T06:51:00Z"/>
          <w:rFonts w:eastAsia="SimSun"/>
        </w:rPr>
      </w:pPr>
    </w:p>
    <w:p w14:paraId="14FB4112" w14:textId="18A4A305" w:rsidR="00633B15" w:rsidRPr="00522DE1" w:rsidRDefault="00AF7A9E" w:rsidP="00B97DB5">
      <w:pPr>
        <w:rPr>
          <w:rFonts w:eastAsia="SimSun"/>
        </w:rPr>
      </w:pPr>
      <w:del w:id="1282" w:author="Dylan CHEN" w:date="2026-08-05T14:51:00Z" w16du:dateUtc="2026-08-05T06:51:00Z">
        <w:r w:rsidDel="00633B15">
          <w:rPr>
            <w:rFonts w:eastAsia="SimSun"/>
          </w:rPr>
          <w:delText xml:space="preserve">The platform always put AI answers before human answers. </w:delText>
        </w:r>
      </w:del>
      <w:r>
        <w:rPr>
          <w:rFonts w:eastAsia="SimSun"/>
        </w:rPr>
        <w:t xml:space="preserve">Due to the </w:t>
      </w:r>
      <w:ins w:id="1283" w:author="Dylan CHEN" w:date="2026-08-05T14:52:00Z" w16du:dateUtc="2026-08-05T06:52:00Z">
        <w:r w:rsidR="00633B15">
          <w:rPr>
            <w:rFonts w:eastAsia="SimSun" w:hint="eastAsia"/>
          </w:rPr>
          <w:t xml:space="preserve">time </w:t>
        </w:r>
      </w:ins>
      <w:r>
        <w:rPr>
          <w:rFonts w:eastAsia="SimSun"/>
        </w:rPr>
        <w:t>need</w:t>
      </w:r>
      <w:ins w:id="1284" w:author="Dylan CHEN" w:date="2026-08-05T14:53:00Z" w16du:dateUtc="2026-08-05T06:53:00Z">
        <w:r w:rsidR="00633B15">
          <w:rPr>
            <w:rFonts w:eastAsia="SimSun" w:hint="eastAsia"/>
          </w:rPr>
          <w:t>ed</w:t>
        </w:r>
      </w:ins>
      <w:r>
        <w:rPr>
          <w:rFonts w:eastAsia="SimSun"/>
        </w:rPr>
        <w:t xml:space="preserve"> </w:t>
      </w:r>
      <w:del w:id="1285" w:author="Dylan CHEN" w:date="2026-08-05T14:52:00Z" w16du:dateUtc="2026-08-05T06:52:00Z">
        <w:r w:rsidDel="00633B15">
          <w:rPr>
            <w:rFonts w:eastAsia="SimSun" w:hint="eastAsia"/>
          </w:rPr>
          <w:delText>of time of</w:delText>
        </w:r>
      </w:del>
      <w:ins w:id="1286" w:author="Dylan CHEN" w:date="2026-08-05T14:52:00Z" w16du:dateUtc="2026-08-05T06:52:00Z">
        <w:r w:rsidR="00633B15">
          <w:rPr>
            <w:rFonts w:eastAsia="SimSun" w:hint="eastAsia"/>
          </w:rPr>
          <w:t>for</w:t>
        </w:r>
      </w:ins>
      <w:r>
        <w:rPr>
          <w:rFonts w:eastAsia="SimSun"/>
        </w:rPr>
        <w:t xml:space="preserve"> </w:t>
      </w:r>
      <w:ins w:id="1287" w:author="Dylan CHEN" w:date="2026-08-05T14:52:00Z" w16du:dateUtc="2026-08-05T06:52:00Z">
        <w:r w:rsidR="00633B15">
          <w:rPr>
            <w:rFonts w:eastAsia="SimSun" w:hint="eastAsia"/>
          </w:rPr>
          <w:t xml:space="preserve">AI </w:t>
        </w:r>
      </w:ins>
      <w:r>
        <w:rPr>
          <w:rFonts w:eastAsia="SimSun"/>
        </w:rPr>
        <w:t xml:space="preserve">answer generation, there is a small delay. </w:t>
      </w:r>
      <w:ins w:id="1288" w:author="Dylan CHEN" w:date="2026-08-05T14:52:00Z" w16du:dateUtc="2026-08-05T06:52:00Z">
        <w:r w:rsidR="00633B15" w:rsidRPr="00633B15">
          <w:rPr>
            <w:rFonts w:eastAsia="SimSun"/>
          </w:rPr>
          <w:t>In practice, this window is negligible relative to human response latency</w:t>
        </w:r>
        <w:r w:rsidR="00633B15">
          <w:rPr>
            <w:rFonts w:eastAsia="SimSun" w:hint="eastAsia"/>
          </w:rPr>
          <w:t xml:space="preserve">, </w:t>
        </w:r>
      </w:ins>
      <w:del w:id="1289" w:author="Dylan CHEN" w:date="2026-08-05T14:52:00Z" w16du:dateUtc="2026-08-05T06:52:00Z">
        <w:r w:rsidDel="00633B15">
          <w:rPr>
            <w:rFonts w:eastAsia="SimSun"/>
          </w:rPr>
          <w:delText xml:space="preserve">But </w:delText>
        </w:r>
      </w:del>
      <w:r>
        <w:rPr>
          <w:rFonts w:eastAsia="SimSun"/>
        </w:rPr>
        <w:t xml:space="preserve">since the first human answer is posted </w:t>
      </w:r>
      <w:del w:id="1290" w:author="Dylan CHEN" w:date="2026-08-05T14:45:00Z" w16du:dateUtc="2026-08-05T06:45:00Z">
        <w:r w:rsidDel="00633B15">
          <w:rPr>
            <w:rFonts w:eastAsia="SimSun"/>
          </w:rPr>
          <w:delText xml:space="preserve">XXX </w:delText>
        </w:r>
      </w:del>
      <w:ins w:id="1291" w:author="Dylan CHEN" w:date="2026-08-05T14:45:00Z" w16du:dateUtc="2026-08-05T06:45:00Z">
        <w:r w:rsidR="00633B15">
          <w:rPr>
            <w:rFonts w:eastAsia="SimSun" w:hint="eastAsia"/>
          </w:rPr>
          <w:t>22.067</w:t>
        </w:r>
        <w:r w:rsidR="00633B15">
          <w:rPr>
            <w:rFonts w:eastAsia="SimSun"/>
          </w:rPr>
          <w:t xml:space="preserve"> </w:t>
        </w:r>
      </w:ins>
      <w:del w:id="1292" w:author="Dylan CHEN" w:date="2026-08-05T14:45:00Z" w16du:dateUtc="2026-08-05T06:45:00Z">
        <w:r w:rsidDel="00633B15">
          <w:rPr>
            <w:rFonts w:eastAsia="SimSun"/>
          </w:rPr>
          <w:delText xml:space="preserve">minunte </w:delText>
        </w:r>
      </w:del>
      <w:ins w:id="1293" w:author="Dylan CHEN" w:date="2026-08-05T14:45:00Z" w16du:dateUtc="2026-08-05T06:45:00Z">
        <w:r w:rsidR="00633B15">
          <w:rPr>
            <w:rFonts w:eastAsia="SimSun" w:hint="eastAsia"/>
          </w:rPr>
          <w:t>hours</w:t>
        </w:r>
        <w:r w:rsidR="00633B15">
          <w:rPr>
            <w:rFonts w:eastAsia="SimSun"/>
          </w:rPr>
          <w:t xml:space="preserve"> </w:t>
        </w:r>
      </w:ins>
      <w:r>
        <w:rPr>
          <w:rFonts w:eastAsia="SimSun"/>
        </w:rPr>
        <w:t>on</w:t>
      </w:r>
      <w:del w:id="1294" w:author="Dylan CHEN" w:date="2026-08-05T14:52:00Z" w16du:dateUtc="2026-08-05T06:52:00Z">
        <w:r w:rsidDel="00633B15">
          <w:rPr>
            <w:rFonts w:eastAsia="SimSun"/>
          </w:rPr>
          <w:delText>e</w:delText>
        </w:r>
      </w:del>
      <w:r>
        <w:rPr>
          <w:rFonts w:eastAsia="SimSun"/>
        </w:rPr>
        <w:t xml:space="preserve"> average. </w:t>
      </w:r>
      <w:del w:id="1295" w:author="Dylan CHEN" w:date="2026-08-05T14:52:00Z" w16du:dateUtc="2026-08-05T06:52:00Z">
        <w:r w:rsidDel="00633B15">
          <w:rPr>
            <w:rFonts w:eastAsia="SimSun"/>
          </w:rPr>
          <w:delText xml:space="preserve">[make statistics] </w:delText>
        </w:r>
      </w:del>
      <w:r>
        <w:rPr>
          <w:rFonts w:eastAsia="SimSun"/>
        </w:rPr>
        <w:t>It will be faster than most humans</w:t>
      </w:r>
      <w:del w:id="1296" w:author="Dylan CHEN" w:date="2026-08-05T14:45:00Z" w16du:dateUtc="2026-08-05T06:45:00Z">
        <w:r w:rsidDel="00633B15">
          <w:rPr>
            <w:rFonts w:eastAsia="SimSun"/>
          </w:rPr>
          <w:delText xml:space="preserve"> </w:delText>
        </w:r>
      </w:del>
      <w:r>
        <w:rPr>
          <w:rFonts w:eastAsia="SimSun"/>
        </w:rPr>
        <w:t>.</w:t>
      </w:r>
      <w:del w:id="1297" w:author="Dylan CHEN" w:date="2026-08-05T14:45:00Z" w16du:dateUtc="2026-08-05T06:45:00Z">
        <w:r w:rsidDel="00633B15">
          <w:rPr>
            <w:rFonts w:eastAsia="SimSun"/>
          </w:rPr>
          <w:delText>[check if webpage has time.]</w:delText>
        </w:r>
      </w:del>
    </w:p>
    <w:p w14:paraId="1958F37B" w14:textId="77777777" w:rsidR="005814DF" w:rsidRPr="00522DE1" w:rsidRDefault="00B401F6" w:rsidP="00683A26">
      <w:pPr>
        <w:spacing w:before="120" w:after="120"/>
        <w:rPr>
          <w:rFonts w:eastAsia="SimSun"/>
          <w:b/>
          <w:bCs/>
          <w:kern w:val="2"/>
        </w:rPr>
      </w:pPr>
      <w:r w:rsidRPr="00522DE1">
        <w:t>---------------------------------------------------------------------------------------------------------------------</w:t>
      </w:r>
      <w:r w:rsidRPr="00522DE1">
        <w:rPr>
          <w:rFonts w:eastAsia="SimSun"/>
          <w:b/>
          <w:bCs/>
          <w:kern w:val="2"/>
        </w:rPr>
        <w:t xml:space="preserve"> </w:t>
      </w:r>
    </w:p>
    <w:p w14:paraId="54803636" w14:textId="4C695477" w:rsidR="00F51D34" w:rsidRPr="00522DE1" w:rsidRDefault="00FA770C" w:rsidP="00683A26">
      <w:pPr>
        <w:pStyle w:val="Heading1"/>
      </w:pPr>
      <w:ins w:id="1298" w:author="Dylan CHEN" w:date="2026-08-20T22:41:00Z" w16du:dateUtc="2026-08-20T14:41:00Z">
        <w:r>
          <w:rPr>
            <w:rFonts w:hint="eastAsia"/>
          </w:rPr>
          <w:t>#</w:t>
        </w:r>
      </w:ins>
      <w:r w:rsidR="00F51D34" w:rsidRPr="00522DE1">
        <w:t>R1-1</w:t>
      </w:r>
      <w:r w:rsidR="0022012F" w:rsidRPr="00522DE1">
        <w:t>1</w:t>
      </w:r>
    </w:p>
    <w:p w14:paraId="55ACA961" w14:textId="4F959CB6" w:rsidR="00F51D34" w:rsidRPr="00522DE1" w:rsidRDefault="00E10111" w:rsidP="00F51D34">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 noticed </w:t>
      </w:r>
      <w:r w:rsidRPr="00992B08">
        <w:rPr>
          <w:rFonts w:eastAsia="SimSun"/>
          <w:i/>
          <w:iCs/>
          <w:kern w:val="2"/>
          <w:highlight w:val="yellow"/>
          <w:rPrChange w:id="1299" w:author="Dylan CHEN" w:date="2026-08-05T14:56:00Z" w16du:dateUtc="2026-08-05T06:56:00Z">
            <w:rPr>
              <w:rFonts w:eastAsia="SimSun"/>
              <w:i/>
              <w:iCs/>
              <w:kern w:val="2"/>
            </w:rPr>
          </w:rPrChange>
        </w:rPr>
        <w:t>inconsistencies</w:t>
      </w:r>
      <w:r w:rsidRPr="00522DE1">
        <w:rPr>
          <w:rFonts w:eastAsia="SimSun"/>
          <w:i/>
          <w:iCs/>
          <w:kern w:val="2"/>
        </w:rPr>
        <w:t xml:space="preserve"> in the reporting of key covariates across the main tables and the appendix. For example, Table 2 reports the average question length for the treatment group as 84.233 Chinese characters, whereas Table A1 reports a mean </w:t>
      </w:r>
      <w:r w:rsidR="00E71BCF">
        <w:rPr>
          <w:rFonts w:eastAsia="SimSun"/>
          <w:i/>
          <w:iCs/>
          <w:kern w:val="2"/>
        </w:rPr>
        <w:t>“</w:t>
      </w:r>
      <w:r w:rsidRPr="00522DE1">
        <w:rPr>
          <w:rFonts w:eastAsia="SimSun"/>
          <w:i/>
          <w:iCs/>
          <w:kern w:val="2"/>
        </w:rPr>
        <w:t>log number of Chinese characters</w:t>
      </w:r>
      <w:r w:rsidR="00E71BCF">
        <w:rPr>
          <w:rFonts w:eastAsia="SimSun"/>
          <w:i/>
          <w:iCs/>
          <w:kern w:val="2"/>
        </w:rPr>
        <w:t>”</w:t>
      </w:r>
      <w:r w:rsidRPr="00522DE1">
        <w:rPr>
          <w:rFonts w:eastAsia="SimSun"/>
          <w:i/>
          <w:iCs/>
          <w:kern w:val="2"/>
        </w:rPr>
        <w:t xml:space="preserve"> of 0.004; similarly, Table 2 reports an average questioner reputation of 334.484, while Table A1 reports a mean </w:t>
      </w:r>
      <w:r w:rsidR="00E71BCF">
        <w:rPr>
          <w:rFonts w:eastAsia="SimSun"/>
          <w:i/>
          <w:iCs/>
          <w:kern w:val="2"/>
        </w:rPr>
        <w:t>“</w:t>
      </w:r>
      <w:r w:rsidRPr="00522DE1">
        <w:rPr>
          <w:rFonts w:eastAsia="SimSun"/>
          <w:i/>
          <w:iCs/>
          <w:kern w:val="2"/>
        </w:rPr>
        <w:t>log reputation score</w:t>
      </w:r>
      <w:r w:rsidR="00E71BCF">
        <w:rPr>
          <w:rFonts w:eastAsia="SimSun"/>
          <w:i/>
          <w:iCs/>
          <w:kern w:val="2"/>
        </w:rPr>
        <w:t>”</w:t>
      </w:r>
      <w:r w:rsidRPr="00522DE1">
        <w:rPr>
          <w:rFonts w:eastAsia="SimSun"/>
          <w:i/>
          <w:iCs/>
          <w:kern w:val="2"/>
        </w:rPr>
        <w:t xml:space="preserve"> of 4.026. These values are not consistent under standard log transformations.</w:t>
      </w:r>
    </w:p>
    <w:p w14:paraId="5BEAE06D" w14:textId="77777777" w:rsidR="00F51D34" w:rsidRPr="00522DE1" w:rsidRDefault="00F51D34" w:rsidP="00F51D3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E275350" w14:textId="2098A644" w:rsidR="00157BF1" w:rsidRPr="00522DE1" w:rsidRDefault="00157BF1" w:rsidP="00AE3F37">
      <w:pPr>
        <w:pStyle w:val="Paragraph"/>
      </w:pPr>
      <w:r w:rsidRPr="00522DE1">
        <w:t xml:space="preserve">We sincerely apologize for this confusion. Upon careful review, we identified a formatting error </w:t>
      </w:r>
      <w:r w:rsidRPr="00522DE1">
        <w:lastRenderedPageBreak/>
        <w:t>in the Appendix where values were misaligned across columns. We have thoroughly corrected all such inconsistencies. Thank you for your careful reading that helped us identify this issue.</w:t>
      </w:r>
    </w:p>
    <w:p w14:paraId="1A826D43" w14:textId="77777777" w:rsidR="005814DF" w:rsidRPr="00522DE1" w:rsidRDefault="00F51D34" w:rsidP="00683A26">
      <w:pPr>
        <w:spacing w:before="120" w:after="120"/>
        <w:rPr>
          <w:rFonts w:eastAsia="SimSun"/>
          <w:b/>
          <w:bCs/>
          <w:kern w:val="2"/>
        </w:rPr>
      </w:pPr>
      <w:r w:rsidRPr="00522DE1">
        <w:t>---------------------------------------------------------------------------------------------------------------------</w:t>
      </w:r>
      <w:r w:rsidRPr="00522DE1">
        <w:rPr>
          <w:rFonts w:eastAsia="SimSun"/>
          <w:b/>
          <w:bCs/>
          <w:kern w:val="2"/>
        </w:rPr>
        <w:t xml:space="preserve"> </w:t>
      </w:r>
    </w:p>
    <w:p w14:paraId="3A61FEA6" w14:textId="5902CAFB" w:rsidR="000F2FD3" w:rsidRPr="00522DE1" w:rsidRDefault="002D45CB" w:rsidP="00683A26">
      <w:pPr>
        <w:pStyle w:val="Heading1"/>
      </w:pPr>
      <w:bookmarkStart w:id="1300" w:name="OLE_LINK20"/>
      <w:ins w:id="1301" w:author="Dylan CHEN" w:date="2026-08-20T17:36:00Z" w16du:dateUtc="2026-08-20T09:36:00Z">
        <w:r>
          <w:rPr>
            <w:rFonts w:hint="eastAsia"/>
          </w:rPr>
          <w:t>#</w:t>
        </w:r>
      </w:ins>
      <w:r w:rsidR="000F2FD3" w:rsidRPr="00522DE1">
        <w:t>R1-1</w:t>
      </w:r>
      <w:r w:rsidR="0022012F" w:rsidRPr="00522DE1">
        <w:t>2</w:t>
      </w:r>
      <w:r w:rsidR="00157BF1" w:rsidRPr="00522DE1">
        <w:t xml:space="preserve"> (only length proxies)</w:t>
      </w:r>
    </w:p>
    <w:p w14:paraId="5C72F20E" w14:textId="405EFF0E" w:rsidR="000F2FD3" w:rsidRPr="00522DE1" w:rsidRDefault="00E10111" w:rsidP="000F2FD3">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Section 6.3.1.1 uses </w:t>
      </w:r>
      <w:r w:rsidR="00E71BCF">
        <w:rPr>
          <w:rFonts w:eastAsia="SimSun"/>
          <w:i/>
          <w:iCs/>
          <w:kern w:val="2"/>
        </w:rPr>
        <w:t>“</w:t>
      </w:r>
      <w:r w:rsidRPr="00522DE1">
        <w:rPr>
          <w:rFonts w:eastAsia="SimSun"/>
          <w:i/>
          <w:iCs/>
          <w:kern w:val="2"/>
        </w:rPr>
        <w:t>first answer length</w:t>
      </w:r>
      <w:r w:rsidR="00E71BCF">
        <w:rPr>
          <w:rFonts w:eastAsia="SimSun"/>
          <w:i/>
          <w:iCs/>
          <w:kern w:val="2"/>
        </w:rPr>
        <w:t>”</w:t>
      </w:r>
      <w:r w:rsidRPr="00522DE1">
        <w:rPr>
          <w:rFonts w:eastAsia="SimSun"/>
          <w:i/>
          <w:iCs/>
          <w:kern w:val="2"/>
        </w:rPr>
        <w:t xml:space="preserve"> as a key variable in testing the content effect, but the </w:t>
      </w:r>
      <w:r w:rsidRPr="00992B08">
        <w:rPr>
          <w:rFonts w:eastAsia="SimSun"/>
          <w:i/>
          <w:iCs/>
          <w:kern w:val="2"/>
          <w:highlight w:val="yellow"/>
          <w:rPrChange w:id="1302" w:author="Dylan CHEN" w:date="2026-08-05T15:06:00Z" w16du:dateUtc="2026-08-05T07:06:00Z">
            <w:rPr>
              <w:rFonts w:eastAsia="SimSun"/>
              <w:i/>
              <w:iCs/>
              <w:kern w:val="2"/>
            </w:rPr>
          </w:rPrChange>
        </w:rPr>
        <w:t>definition is unclear</w:t>
      </w:r>
      <w:r w:rsidRPr="00522DE1">
        <w:rPr>
          <w:rFonts w:eastAsia="SimSun"/>
          <w:i/>
          <w:iCs/>
          <w:kern w:val="2"/>
        </w:rPr>
        <w:t>. In treated questions, does this refer to the length of the AI-generated answer (which is typically the first answer), or to the length of the first human answer? These two interpretations have very different implications for the mechanism test and for causal interpretation, especially given that human answer length would be post-treatment. The authors should clearly define this variable and justify its use in the analysis.</w:t>
      </w:r>
    </w:p>
    <w:p w14:paraId="40BCF56D" w14:textId="77777777" w:rsidR="000F2FD3" w:rsidRPr="00522DE1" w:rsidRDefault="000F2FD3" w:rsidP="000F2FD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87EE982" w14:textId="34F1ADB2" w:rsidR="00DD74E2" w:rsidRDefault="00DD74E2" w:rsidP="00D241ED">
      <w:pPr>
        <w:pStyle w:val="Paragraph"/>
        <w:rPr>
          <w:ins w:id="1303" w:author="Dylan CHEN" w:date="2026-08-04T14:53:00Z" w16du:dateUtc="2026-08-04T06:53:00Z"/>
        </w:rPr>
      </w:pPr>
      <w:ins w:id="1304" w:author="Dylan CHEN" w:date="2026-08-04T14:53:00Z" w16du:dateUtc="2026-08-04T06:53:00Z">
        <w:r w:rsidRPr="00DD74E2">
          <w:t xml:space="preserve">We clarify the definition first. First answer length refers </w:t>
        </w:r>
        <w:r w:rsidRPr="00DD74E2">
          <w:rPr>
            <w:b/>
            <w:bCs/>
            <w:rPrChange w:id="1305" w:author="Dylan CHEN" w:date="2026-08-04T14:53:00Z" w16du:dateUtc="2026-08-04T06:53:00Z">
              <w:rPr/>
            </w:rPrChange>
          </w:rPr>
          <w:t>to the length of the first answer posted under a question</w:t>
        </w:r>
      </w:ins>
      <w:ins w:id="1306" w:author="Dylan CHEN" w:date="2026-08-05T15:07:00Z" w16du:dateUtc="2026-08-05T07:07:00Z">
        <w:r w:rsidR="00992B08">
          <w:rPr>
            <w:rFonts w:hint="eastAsia"/>
            <w:b/>
            <w:bCs/>
          </w:rPr>
          <w:t>, and this variable is for both the treatment group and control group</w:t>
        </w:r>
      </w:ins>
      <w:ins w:id="1307" w:author="Dylan CHEN" w:date="2026-08-04T14:53:00Z" w16du:dateUtc="2026-08-04T06:53:00Z">
        <w:r w:rsidRPr="00DD74E2">
          <w:t>. Because the AI answer is posted first in treated questions, this first answer is the AI answer in the treatment group and the first human answer in the control group. We use it to control for the quality of the first-position content that a later answerer sees before deciding whether and how much to contribute. We note that this variable was required by the analysis strategy used in the previous version, in which controlling for first-answer content was necessary to isolate the effect of interest, and this is the reason the same variable appeared on both treated and control questions.</w:t>
        </w:r>
      </w:ins>
    </w:p>
    <w:p w14:paraId="5A3C3AA3" w14:textId="747C6AC8" w:rsidR="00DD74E2" w:rsidRDefault="00DD74E2" w:rsidP="00D241ED">
      <w:pPr>
        <w:pStyle w:val="Paragraph"/>
        <w:rPr>
          <w:ins w:id="1308" w:author="Dylan CHEN" w:date="2026-08-04T14:53:00Z" w16du:dateUtc="2026-08-04T06:53:00Z"/>
        </w:rPr>
      </w:pPr>
      <w:ins w:id="1309" w:author="Dylan CHEN" w:date="2026-08-04T14:53:00Z" w16du:dateUtc="2026-08-04T06:53:00Z">
        <w:r w:rsidRPr="00DD74E2">
          <w:t>In the revised version</w:t>
        </w:r>
      </w:ins>
      <w:ins w:id="1310" w:author="Dylan CHEN" w:date="2026-08-05T15:09:00Z" w16du:dateUtc="2026-08-05T07:09:00Z">
        <w:r w:rsidR="00992B08">
          <w:rPr>
            <w:rFonts w:hint="eastAsia"/>
          </w:rPr>
          <w:t>,</w:t>
        </w:r>
      </w:ins>
      <w:ins w:id="1311" w:author="Dylan CHEN" w:date="2026-08-04T14:53:00Z" w16du:dateUtc="2026-08-04T06:53:00Z">
        <w:r w:rsidRPr="00DD74E2">
          <w:t xml:space="preserve"> we have changed the analysis so that the content variable is defined directly as the quality of the AI content, taking the value zero when no AI content is present, which is the case for all control questions. This specification does not mix AI and human content within a single variable, and it lets us separate the AI label effect from the AI content effect, since the label distinguishes treatment from control while the AI content quality varies within treated questions. We have updated Section </w:t>
        </w:r>
        <w:r>
          <w:rPr>
            <w:rFonts w:hint="eastAsia"/>
          </w:rPr>
          <w:t xml:space="preserve">Results </w:t>
        </w:r>
        <w:r w:rsidRPr="00DD74E2">
          <w:t>to state this definition and to explain the change.</w:t>
        </w:r>
      </w:ins>
    </w:p>
    <w:p w14:paraId="40F5C936" w14:textId="0B03AE0D" w:rsidR="00DD74E2" w:rsidRDefault="00DD74E2" w:rsidP="00D241ED">
      <w:pPr>
        <w:pStyle w:val="Paragraph"/>
        <w:rPr>
          <w:ins w:id="1312" w:author="Dylan CHEN" w:date="2026-08-04T14:54:00Z" w16du:dateUtc="2026-08-04T06:54:00Z"/>
        </w:rPr>
      </w:pPr>
      <w:ins w:id="1313" w:author="Dylan CHEN" w:date="2026-08-04T14:53:00Z" w16du:dateUtc="2026-08-04T06:53:00Z">
        <w:r w:rsidRPr="00DD74E2">
          <w:t xml:space="preserve">Beyond the definition, we </w:t>
        </w:r>
      </w:ins>
      <w:ins w:id="1314" w:author="Dylan CHEN" w:date="2026-08-20T17:34:00Z" w16du:dateUtc="2026-08-20T09:34:00Z">
        <w:r w:rsidR="002D45CB">
          <w:rPr>
            <w:rFonts w:hint="eastAsia"/>
          </w:rPr>
          <w:t xml:space="preserve">see </w:t>
        </w:r>
      </w:ins>
      <w:ins w:id="1315" w:author="Dylan CHEN" w:date="2026-08-04T14:53:00Z" w16du:dateUtc="2026-08-04T06:53:00Z">
        <w:r w:rsidRPr="00DD74E2">
          <w:t>the comment as raising a substantive measurement question, namely whether a single length variable can adequately capture content quality. We agree that length alone is a limited proxy, and this concern is the reason we had earlier introduced a</w:t>
        </w:r>
      </w:ins>
      <w:ins w:id="1316" w:author="Dylan CHEN" w:date="2026-08-05T15:09:00Z" w16du:dateUtc="2026-08-05T07:09:00Z">
        <w:r w:rsidR="00992B08">
          <w:rPr>
            <w:rFonts w:hint="eastAsia"/>
          </w:rPr>
          <w:t>n</w:t>
        </w:r>
      </w:ins>
      <w:ins w:id="1317" w:author="Dylan CHEN" w:date="2026-08-04T14:53:00Z" w16du:dateUtc="2026-08-04T06:53:00Z">
        <w:r w:rsidRPr="00DD74E2">
          <w:t xml:space="preserve"> </w:t>
        </w:r>
      </w:ins>
      <w:ins w:id="1318" w:author="Dylan CHEN" w:date="2026-08-05T15:09:00Z" w16du:dateUtc="2026-08-05T07:09:00Z">
        <w:r w:rsidR="00992B08">
          <w:rPr>
            <w:rFonts w:hint="eastAsia"/>
          </w:rPr>
          <w:t>LLM</w:t>
        </w:r>
      </w:ins>
      <w:ins w:id="1319" w:author="Dylan CHEN" w:date="2026-08-04T14:53:00Z" w16du:dateUtc="2026-08-04T06:53:00Z">
        <w:r w:rsidRPr="00DD74E2">
          <w:t>-based quality score. In this revision we took two further steps to address it directly.</w:t>
        </w:r>
      </w:ins>
    </w:p>
    <w:p w14:paraId="3A4D88FA" w14:textId="77777777" w:rsidR="002D45CB" w:rsidRPr="002D45CB" w:rsidRDefault="002D45CB" w:rsidP="002D45CB">
      <w:pPr>
        <w:widowControl w:val="0"/>
        <w:snapToGrid w:val="0"/>
        <w:spacing w:afterLines="50" w:after="120"/>
        <w:rPr>
          <w:ins w:id="1320" w:author="Dylan CHEN" w:date="2026-08-20T17:35:00Z" w16du:dateUtc="2026-08-20T09:35:00Z"/>
          <w:rFonts w:eastAsia="DengXian"/>
          <w:color w:val="000000"/>
          <w:kern w:val="2"/>
        </w:rPr>
      </w:pPr>
      <w:ins w:id="1321" w:author="Dylan CHEN" w:date="2026-08-20T17:35:00Z" w16du:dateUtc="2026-08-20T09:35:00Z">
        <w:r w:rsidRPr="002D45CB">
          <w:rPr>
            <w:rFonts w:eastAsia="DengXian"/>
            <w:b/>
            <w:bCs/>
            <w:color w:val="000000"/>
            <w:kern w:val="2"/>
          </w:rPr>
          <w:t>First, we clarify that answer length measures coverage rather than overall quality.</w:t>
        </w:r>
        <w:r w:rsidRPr="002D45CB">
          <w:rPr>
            <w:rFonts w:eastAsia="DengXian"/>
            <w:color w:val="000000"/>
            <w:kern w:val="2"/>
          </w:rPr>
          <w:t xml:space="preserve"> In our original framing, we imprecisely characterized length as a quality proxy. We now position it specifically as a measure of answer coverage, which captures the breadth and thoroughness of comprehensiveness. This is conceptually distinct from the dimensions captured by our original LLM-based measures. As detailed in Appendix B, the LLM assessment focuses on objective quality dimensions such as accuracy, clarity, and relevance, which evaluate how well an answer addresses what it chooses to cover rather than how much ground it covers. This distinction explains the divergent mediation patterns. Potential human answerers are deterred primarily by the perceived high coverage of the AI answer, a surface cue that can be inferred from length at a glance, rather than by fine-grained quality, which becomes available only through effortful evaluation.</w:t>
        </w:r>
      </w:ins>
    </w:p>
    <w:p w14:paraId="4B8CC09A" w14:textId="2E893ECE" w:rsidR="002D45CB" w:rsidRPr="002D45CB" w:rsidRDefault="002D45CB" w:rsidP="002D45CB">
      <w:pPr>
        <w:widowControl w:val="0"/>
        <w:snapToGrid w:val="0"/>
        <w:spacing w:afterLines="50" w:after="120"/>
        <w:rPr>
          <w:ins w:id="1322" w:author="Dylan CHEN" w:date="2026-08-20T17:35:00Z" w16du:dateUtc="2026-08-20T09:35:00Z"/>
          <w:rFonts w:eastAsia="DengXian"/>
          <w:color w:val="000000"/>
          <w:kern w:val="2"/>
        </w:rPr>
      </w:pPr>
      <w:ins w:id="1323" w:author="Dylan CHEN" w:date="2026-08-20T17:35:00Z" w16du:dateUtc="2026-08-20T09:35:00Z">
        <w:r w:rsidRPr="002D45CB">
          <w:rPr>
            <w:rFonts w:eastAsia="DengXian"/>
            <w:b/>
            <w:bCs/>
            <w:color w:val="000000"/>
            <w:kern w:val="2"/>
          </w:rPr>
          <w:t>Second, we highlight the 3 validation tests we conduct for the LLM-based quality measure.</w:t>
        </w:r>
        <w:r w:rsidRPr="002D45CB">
          <w:rPr>
            <w:rFonts w:eastAsia="DengXian"/>
            <w:color w:val="000000"/>
            <w:kern w:val="2"/>
          </w:rPr>
          <w:t xml:space="preserve"> </w:t>
        </w:r>
        <w:r w:rsidRPr="002D45CB">
          <w:rPr>
            <w:rFonts w:eastAsia="DengXian"/>
            <w:color w:val="000000"/>
            <w:kern w:val="2"/>
          </w:rPr>
          <w:lastRenderedPageBreak/>
          <w:t>Failed AI answers (for example, “I</w:t>
        </w:r>
      </w:ins>
      <w:r w:rsidR="003834AA">
        <w:rPr>
          <w:rFonts w:eastAsia="DengXian"/>
          <w:color w:val="000000"/>
          <w:kern w:val="2"/>
        </w:rPr>
        <w:t>’</w:t>
      </w:r>
      <w:ins w:id="1324" w:author="Dylan CHEN" w:date="2026-08-20T17:35:00Z" w16du:dateUtc="2026-08-20T09:35:00Z">
        <w:r w:rsidRPr="002D45CB">
          <w:rPr>
            <w:rFonts w:eastAsia="DengXian"/>
            <w:color w:val="000000"/>
            <w:kern w:val="2"/>
          </w:rPr>
          <w:t>m sorry, I can</w:t>
        </w:r>
      </w:ins>
      <w:r w:rsidR="003834AA">
        <w:rPr>
          <w:rFonts w:eastAsia="DengXian"/>
          <w:color w:val="000000"/>
          <w:kern w:val="2"/>
        </w:rPr>
        <w:t>’</w:t>
      </w:r>
      <w:ins w:id="1325" w:author="Dylan CHEN" w:date="2026-08-20T17:35:00Z" w16du:dateUtc="2026-08-20T09:35:00Z">
        <w:r w:rsidRPr="002D45CB">
          <w:rPr>
            <w:rFonts w:eastAsia="DengXian"/>
            <w:color w:val="000000"/>
            <w:kern w:val="2"/>
          </w:rPr>
          <w:t>t provide a detailed answer”) received significantly lower quality ratings than substantive answers (p &lt; 0.001). Human answers accepted by questioners received significantly higher ratings than non-accepted answers (p &lt; 0.05). Answers with above-median or above-mean net likes received significantly higher ratings than those below the median (p &lt; 0.001). These results support the validity of the measures.</w:t>
        </w:r>
      </w:ins>
    </w:p>
    <w:p w14:paraId="71C5AF5B" w14:textId="77777777" w:rsidR="002D45CB" w:rsidRPr="002D45CB" w:rsidRDefault="002D45CB" w:rsidP="002D45CB">
      <w:pPr>
        <w:widowControl w:val="0"/>
        <w:snapToGrid w:val="0"/>
        <w:spacing w:afterLines="50" w:after="120"/>
        <w:rPr>
          <w:ins w:id="1326" w:author="Dylan CHEN" w:date="2026-08-20T17:35:00Z" w16du:dateUtc="2026-08-20T09:35:00Z"/>
          <w:rFonts w:eastAsia="DengXian"/>
          <w:color w:val="000000"/>
          <w:kern w:val="2"/>
        </w:rPr>
      </w:pPr>
      <w:ins w:id="1327" w:author="Dylan CHEN" w:date="2026-08-20T17:35:00Z" w16du:dateUtc="2026-08-20T09:35:00Z">
        <w:r w:rsidRPr="002D45CB">
          <w:rPr>
            <w:rFonts w:eastAsia="DengXian"/>
            <w:b/>
            <w:bCs/>
            <w:color w:val="000000"/>
            <w:kern w:val="2"/>
          </w:rPr>
          <w:t>Third, we examined what answer length actually captures.</w:t>
        </w:r>
        <w:r w:rsidRPr="002D45CB">
          <w:rPr>
            <w:rFonts w:eastAsia="DengXian"/>
            <w:color w:val="000000"/>
            <w:kern w:val="2"/>
          </w:rPr>
          <w:t xml:space="preserve"> Length can reflect perceived quality, or it can reflect perceived coverage, meaning the impression that an answer spans many aspects of the problem. To separate these two readings, we added a second content variable, the number of bullet points in the answer. GenAI answers in this setting are typically well formatted and well structured, and an answer that enumerates several points tends to convey broad coverage, which motivates a human perception of comprehensiveness. If length were operating mainly through perceived coverage, its effect should track this coverage variable rather than a direct quality signal. Our results indicate that the role of length does operate largely through perceived coverage and not through perceived quality. We report this analysis in mechanism part.</w:t>
        </w:r>
      </w:ins>
    </w:p>
    <w:p w14:paraId="58CC605E" w14:textId="6BEB3B44" w:rsidR="00DD74E2" w:rsidRDefault="00DD74E2" w:rsidP="00D241ED">
      <w:pPr>
        <w:pStyle w:val="Paragraph"/>
        <w:rPr>
          <w:ins w:id="1328" w:author="Dylan CHEN" w:date="2026-08-04T14:53:00Z" w16du:dateUtc="2026-08-04T06:53:00Z"/>
        </w:rPr>
      </w:pPr>
    </w:p>
    <w:p w14:paraId="7E978C37" w14:textId="011EBF29" w:rsidR="00DD74E2" w:rsidRPr="00522DE1" w:rsidDel="00DD74E2" w:rsidRDefault="008814E4" w:rsidP="00DD74E2">
      <w:pPr>
        <w:pStyle w:val="Paragraph"/>
        <w:rPr>
          <w:del w:id="1329" w:author="Dylan CHEN" w:date="2026-08-04T14:55:00Z" w16du:dateUtc="2026-08-04T06:55:00Z"/>
        </w:rPr>
      </w:pPr>
      <w:del w:id="1330" w:author="Dylan CHEN" w:date="2026-08-04T14:55:00Z" w16du:dateUtc="2026-08-04T06:55:00Z">
        <w:r w:rsidDel="00DD74E2">
          <w:delText>It is the length of AI/human answer.</w:delText>
        </w:r>
      </w:del>
    </w:p>
    <w:bookmarkEnd w:id="1300"/>
    <w:p w14:paraId="468D7684" w14:textId="77777777" w:rsidR="00192BF1" w:rsidRPr="00522DE1" w:rsidRDefault="000F2FD3" w:rsidP="00683A26">
      <w:pPr>
        <w:spacing w:before="120" w:after="120"/>
        <w:rPr>
          <w:rFonts w:eastAsia="SimSun"/>
          <w:b/>
          <w:bCs/>
          <w:kern w:val="2"/>
        </w:rPr>
      </w:pPr>
      <w:r w:rsidRPr="00522DE1">
        <w:t>---------------------------------------------------------------------------------------------------------------------</w:t>
      </w:r>
      <w:r w:rsidRPr="00522DE1">
        <w:rPr>
          <w:rFonts w:eastAsia="SimSun"/>
          <w:b/>
          <w:bCs/>
          <w:kern w:val="2"/>
        </w:rPr>
        <w:t xml:space="preserve"> </w:t>
      </w:r>
    </w:p>
    <w:p w14:paraId="76E909FB" w14:textId="381EFAE4" w:rsidR="006D68EB" w:rsidRPr="00522DE1" w:rsidRDefault="00475BF1" w:rsidP="00683A26">
      <w:pPr>
        <w:pStyle w:val="Heading1"/>
      </w:pPr>
      <w:bookmarkStart w:id="1331" w:name="OLE_LINK34"/>
      <w:ins w:id="1332" w:author="Dylan CHEN" w:date="2026-08-20T17:51:00Z" w16du:dateUtc="2026-08-20T09:51:00Z">
        <w:r>
          <w:rPr>
            <w:rFonts w:hint="eastAsia"/>
          </w:rPr>
          <w:t>#</w:t>
        </w:r>
      </w:ins>
      <w:r w:rsidR="006D68EB" w:rsidRPr="00522DE1">
        <w:t>R1-1</w:t>
      </w:r>
      <w:r w:rsidR="0022012F" w:rsidRPr="00522DE1">
        <w:t>3</w:t>
      </w:r>
      <w:r w:rsidR="00157BF1" w:rsidRPr="00522DE1">
        <w:t xml:space="preserve"> (position effect)</w:t>
      </w:r>
    </w:p>
    <w:p w14:paraId="2FC66AA4" w14:textId="6A998A29" w:rsidR="00E10111"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 find the logic surrounding </w:t>
      </w:r>
      <w:r w:rsidR="00E71BCF">
        <w:rPr>
          <w:rFonts w:eastAsia="SimSun"/>
          <w:i/>
          <w:iCs/>
          <w:kern w:val="2"/>
        </w:rPr>
        <w:t>“</w:t>
      </w:r>
      <w:r w:rsidRPr="00522DE1">
        <w:rPr>
          <w:rFonts w:eastAsia="SimSun"/>
          <w:i/>
          <w:iCs/>
          <w:kern w:val="2"/>
        </w:rPr>
        <w:t>first-position seekers</w:t>
      </w:r>
      <w:r w:rsidR="00E71BCF">
        <w:rPr>
          <w:rFonts w:eastAsia="SimSun"/>
          <w:i/>
          <w:iCs/>
          <w:kern w:val="2"/>
        </w:rPr>
        <w:t>”</w:t>
      </w:r>
      <w:r w:rsidRPr="00522DE1">
        <w:rPr>
          <w:rFonts w:eastAsia="SimSun"/>
          <w:i/>
          <w:iCs/>
          <w:kern w:val="2"/>
        </w:rPr>
        <w:t xml:space="preserve"> in Section 6.3.1.1 unconvincing. The authors argue that when an AI answer occupies the first position, first-position seekers are less likely to provide the first human answer. However, even in the presence of an AI answer, users can still be the first human responder, so it is unclear why this opportunity is meaningfully reduced. </w:t>
      </w:r>
      <w:bookmarkStart w:id="1333" w:name="OLE_LINK16"/>
      <w:r w:rsidRPr="00522DE1">
        <w:rPr>
          <w:rFonts w:eastAsia="SimSun"/>
          <w:i/>
          <w:iCs/>
          <w:kern w:val="2"/>
          <w:highlight w:val="yellow"/>
        </w:rPr>
        <w:t>This interpretation implicitly assumes that first-position seekers care only about being absolutely first rather than first among human contributor</w:t>
      </w:r>
      <w:bookmarkEnd w:id="1333"/>
      <w:r w:rsidRPr="00522DE1">
        <w:rPr>
          <w:rFonts w:eastAsia="SimSun"/>
          <w:i/>
          <w:iCs/>
          <w:kern w:val="2"/>
          <w:highlight w:val="yellow"/>
        </w:rPr>
        <w:t>s</w:t>
      </w:r>
      <w:r w:rsidRPr="00522DE1">
        <w:rPr>
          <w:rFonts w:eastAsia="SimSun"/>
          <w:i/>
          <w:iCs/>
          <w:kern w:val="2"/>
        </w:rPr>
        <w:t>, which is neither theoretically justified nor empirically demonstrated.</w:t>
      </w:r>
    </w:p>
    <w:p w14:paraId="6530D233" w14:textId="25F83F86" w:rsidR="006D68EB"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Moreover, the finding that the presence of a first-position seeker strongly stimulates subsequent participation is counterintuitive. Early answers often satisfy demand and crowd out later contributions rather than encouraging them. </w:t>
      </w:r>
      <w:r w:rsidRPr="00522DE1">
        <w:rPr>
          <w:rFonts w:eastAsia="SimSun"/>
          <w:i/>
          <w:iCs/>
          <w:kern w:val="2"/>
          <w:highlight w:val="yellow"/>
        </w:rPr>
        <w:t>The paper does not explain why first-position seekers would systematically generate answers that invite further engagement.</w:t>
      </w:r>
      <w:r w:rsidRPr="00522DE1">
        <w:rPr>
          <w:rFonts w:eastAsia="SimSun"/>
          <w:i/>
          <w:iCs/>
          <w:kern w:val="2"/>
        </w:rPr>
        <w:t xml:space="preserve"> Are </w:t>
      </w:r>
      <w:bookmarkStart w:id="1334" w:name="OLE_LINK17"/>
      <w:r w:rsidRPr="00522DE1">
        <w:rPr>
          <w:rFonts w:eastAsia="SimSun"/>
          <w:i/>
          <w:iCs/>
          <w:kern w:val="2"/>
        </w:rPr>
        <w:t>answers from these first-position seekers of low quality</w:t>
      </w:r>
      <w:bookmarkEnd w:id="1334"/>
      <w:r w:rsidRPr="00522DE1">
        <w:rPr>
          <w:rFonts w:eastAsia="SimSun"/>
          <w:i/>
          <w:iCs/>
          <w:kern w:val="2"/>
        </w:rPr>
        <w:t>?</w:t>
      </w:r>
    </w:p>
    <w:p w14:paraId="1CFCDDA6" w14:textId="2B821158" w:rsidR="006D68EB" w:rsidRPr="00522DE1" w:rsidRDefault="006D68EB" w:rsidP="006D68EB">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4910237" w14:textId="61E2403F" w:rsidR="0097448C" w:rsidDel="000427A7" w:rsidRDefault="000427A7" w:rsidP="000427A7">
      <w:pPr>
        <w:pStyle w:val="Paragraph"/>
        <w:rPr>
          <w:del w:id="1335" w:author="Dylan CHEN" w:date="2026-08-04T10:30:00Z" w16du:dateUtc="2026-08-04T02:30:00Z"/>
        </w:rPr>
      </w:pPr>
      <w:ins w:id="1336" w:author="Dylan CHEN" w:date="2026-08-04T11:03:00Z" w16du:dateUtc="2026-08-04T03:03:00Z">
        <w:r w:rsidRPr="000427A7">
          <w:t>We address the two parts of this comment in turn before explaining the change we have made.</w:t>
        </w:r>
        <w:r w:rsidRPr="000427A7" w:rsidDel="00203B5A">
          <w:t xml:space="preserve"> </w:t>
        </w:r>
      </w:ins>
      <w:del w:id="1337" w:author="Dylan CHEN" w:date="2026-08-04T10:30:00Z" w16du:dateUtc="2026-08-04T02:30:00Z">
        <w:r w:rsidR="001242EF" w:rsidDel="00203B5A">
          <w:delText>[How about remove this effect?]</w:delText>
        </w:r>
      </w:del>
    </w:p>
    <w:p w14:paraId="30B14586" w14:textId="77777777" w:rsidR="000427A7" w:rsidRDefault="000427A7">
      <w:pPr>
        <w:pStyle w:val="Paragraph"/>
        <w:rPr>
          <w:ins w:id="1338" w:author="Dylan CHEN" w:date="2026-08-04T11:03:00Z" w16du:dateUtc="2026-08-04T03:03:00Z"/>
        </w:rPr>
        <w:pPrChange w:id="1339" w:author="Dylan CHEN" w:date="2026-08-04T11:03:00Z" w16du:dateUtc="2026-08-04T03:03:00Z">
          <w:pPr>
            <w:pStyle w:val="NormalWeb"/>
            <w:spacing w:after="0" w:afterAutospacing="0"/>
          </w:pPr>
        </w:pPrChange>
      </w:pPr>
    </w:p>
    <w:p w14:paraId="268BA2E8" w14:textId="33ACB859" w:rsidR="001242EF" w:rsidRDefault="000427A7" w:rsidP="000427A7">
      <w:pPr>
        <w:pStyle w:val="Paragraph"/>
        <w:rPr>
          <w:ins w:id="1340" w:author="Dylan CHEN" w:date="2026-08-04T11:04:00Z" w16du:dateUtc="2026-08-04T03:04:00Z"/>
        </w:rPr>
      </w:pPr>
      <w:ins w:id="1341" w:author="Dylan CHEN" w:date="2026-08-04T11:04:00Z" w16du:dateUtc="2026-08-04T03:04:00Z">
        <w:r w:rsidRPr="000427A7">
          <w:t xml:space="preserve">On the first part, the reviewer correctly identifies our implicit assumption. We did assume that first-position seekers care about being absolutely first rather than first among human contributors. This assumption follows from our competitive framing. Because the human answerer and the AI compete for the same scarce resource, the limited attention and recognition of viewers, the AI answer is a </w:t>
        </w:r>
      </w:ins>
      <w:ins w:id="1342" w:author="Dylan CHEN" w:date="2026-08-05T15:13:00Z" w16du:dateUtc="2026-08-05T07:13:00Z">
        <w:r w:rsidR="00992B08">
          <w:rPr>
            <w:rFonts w:hint="eastAsia"/>
          </w:rPr>
          <w:t>comp</w:t>
        </w:r>
      </w:ins>
      <w:ins w:id="1343" w:author="Dylan CHEN" w:date="2026-08-05T15:14:00Z" w16du:dateUtc="2026-08-05T07:14:00Z">
        <w:r w:rsidR="00992B08">
          <w:rPr>
            <w:rFonts w:hint="eastAsia"/>
          </w:rPr>
          <w:t>etitor</w:t>
        </w:r>
      </w:ins>
      <w:ins w:id="1344" w:author="Dylan CHEN" w:date="2026-08-04T11:04:00Z" w16du:dateUtc="2026-08-04T03:04:00Z">
        <w:r w:rsidRPr="000427A7">
          <w:t xml:space="preserve"> for the first position and not merely background content. From this standpoint, an existing AI answer reduces the value of the first human answer for a first-position seeker.</w:t>
        </w:r>
        <w:r w:rsidRPr="000427A7" w:rsidDel="00203B5A">
          <w:t xml:space="preserve"> </w:t>
        </w:r>
      </w:ins>
      <w:del w:id="1345" w:author="Dylan CHEN" w:date="2026-08-04T10:30:00Z" w16du:dateUtc="2026-08-04T02:30:00Z">
        <w:r w:rsidR="00A37481" w:rsidDel="00203B5A">
          <w:delText>[does first mover post a position occupier?]</w:delText>
        </w:r>
      </w:del>
      <w:del w:id="1346" w:author="Dylan CHEN" w:date="2026-08-04T11:03:00Z" w16du:dateUtc="2026-08-04T03:03:00Z">
        <w:r w:rsidR="001242EF" w:rsidDel="000427A7">
          <w:delText xml:space="preserve"> </w:delText>
        </w:r>
      </w:del>
    </w:p>
    <w:p w14:paraId="4CC4ED84" w14:textId="18AC5EA2" w:rsidR="000427A7" w:rsidRDefault="000427A7" w:rsidP="000427A7">
      <w:pPr>
        <w:pStyle w:val="Paragraph"/>
        <w:rPr>
          <w:ins w:id="1347" w:author="Dylan CHEN" w:date="2026-08-04T11:04:00Z" w16du:dateUtc="2026-08-04T03:04:00Z"/>
        </w:rPr>
      </w:pPr>
      <w:ins w:id="1348" w:author="Dylan CHEN" w:date="2026-08-04T11:04:00Z" w16du:dateUtc="2026-08-04T03:04:00Z">
        <w:r w:rsidRPr="000427A7">
          <w:t xml:space="preserve">On the second part, regarding why the presence of a first-position seeker would stimulate rather than crowd out later participation, one reading is that first-position seekers optimize for speed rather than comprehensiveness, so their early answers tend to be narrow in coverage and leave room for others to add what is missing, while also signaling that the question is an active contest </w:t>
        </w:r>
        <w:r w:rsidRPr="000427A7">
          <w:lastRenderedPageBreak/>
          <w:t>worth entering. Whether these early answers are of low quality is one possibility the reviewer raises. We regard it as plausible but not the only account, because an early answer may be narrow in coverage rather than low in quality, and without perception data we cannot cleanly separate these two readings.</w:t>
        </w:r>
      </w:ins>
    </w:p>
    <w:p w14:paraId="52F78E47" w14:textId="2711D3FF" w:rsidR="000427A7" w:rsidRPr="00522DE1" w:rsidRDefault="000427A7">
      <w:pPr>
        <w:pStyle w:val="Paragraph"/>
        <w:pPrChange w:id="1349" w:author="Dylan CHEN" w:date="2026-08-04T11:03:00Z" w16du:dateUtc="2026-08-04T03:03:00Z">
          <w:pPr>
            <w:pStyle w:val="NormalWeb"/>
            <w:spacing w:after="0" w:afterAutospacing="0"/>
          </w:pPr>
        </w:pPrChange>
      </w:pPr>
      <w:ins w:id="1350" w:author="Dylan CHEN" w:date="2026-08-04T11:04:00Z" w16du:dateUtc="2026-08-04T03:04:00Z">
        <w:r w:rsidRPr="000427A7">
          <w:t>This limitation is the reason for our change. We acknowledge that the position effect is difficult to test adequately without data on how answerers perceive position</w:t>
        </w:r>
      </w:ins>
      <w:ins w:id="1351" w:author="Dylan CHEN" w:date="2026-08-20T17:51:00Z" w16du:dateUtc="2026-08-20T09:51:00Z">
        <w:r w:rsidR="00475BF1">
          <w:rPr>
            <w:rFonts w:hint="eastAsia"/>
          </w:rPr>
          <w:t xml:space="preserve">. </w:t>
        </w:r>
        <w:r w:rsidR="00475BF1" w:rsidRPr="00475BF1">
          <w:t xml:space="preserve">As stated in </w:t>
        </w:r>
        <w:r w:rsidR="00475BF1">
          <w:rPr>
            <w:rFonts w:hint="eastAsia"/>
          </w:rPr>
          <w:t>R1-4</w:t>
        </w:r>
        <w:r w:rsidR="00475BF1" w:rsidRPr="00475BF1">
          <w:t>, to make the paper more focused and to ensure the results align more strongly with our updated theoretical framework, the position effect has been removed from the manuscript in this revision.</w:t>
        </w:r>
      </w:ins>
    </w:p>
    <w:bookmarkEnd w:id="1331"/>
    <w:p w14:paraId="5995E6AA" w14:textId="77777777" w:rsidR="00192BF1" w:rsidRPr="00522DE1" w:rsidRDefault="006D68EB" w:rsidP="00683A26">
      <w:pPr>
        <w:spacing w:before="120" w:after="120"/>
        <w:rPr>
          <w:rFonts w:eastAsia="SimSun"/>
          <w:b/>
          <w:bCs/>
          <w:kern w:val="2"/>
        </w:rPr>
      </w:pPr>
      <w:r w:rsidRPr="00522DE1">
        <w:t>---------------------------------------------------------------------------------------------------------------------</w:t>
      </w:r>
      <w:r w:rsidRPr="00522DE1">
        <w:rPr>
          <w:rFonts w:eastAsia="SimSun"/>
          <w:b/>
          <w:bCs/>
          <w:kern w:val="2"/>
        </w:rPr>
        <w:t xml:space="preserve"> </w:t>
      </w:r>
    </w:p>
    <w:p w14:paraId="19C98F06" w14:textId="194E2768" w:rsidR="006D68EB" w:rsidRPr="00522DE1" w:rsidRDefault="00BC5B75" w:rsidP="00683A26">
      <w:pPr>
        <w:pStyle w:val="Heading1"/>
      </w:pPr>
      <w:ins w:id="1352" w:author="Dylan CHEN" w:date="2026-08-20T22:22:00Z" w16du:dateUtc="2026-08-20T14:22:00Z">
        <w:r>
          <w:rPr>
            <w:rFonts w:hint="eastAsia"/>
          </w:rPr>
          <w:t>#</w:t>
        </w:r>
      </w:ins>
      <w:r w:rsidR="006D68EB" w:rsidRPr="00522DE1">
        <w:t>R1-14</w:t>
      </w:r>
    </w:p>
    <w:p w14:paraId="2EF35A4D" w14:textId="3A50A6F5" w:rsidR="00E10111"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w:t>
      </w:r>
      <w:bookmarkStart w:id="1353" w:name="OLE_LINK26"/>
      <w:r w:rsidRPr="00522DE1">
        <w:rPr>
          <w:rFonts w:eastAsia="SimSun"/>
          <w:i/>
          <w:iCs/>
          <w:kern w:val="2"/>
        </w:rPr>
        <w:t xml:space="preserve">In Section 6.3.1.3, the authors state that they control for the position effect when estimating the source effect, but it is unclear what specific variables constitute the </w:t>
      </w:r>
      <w:r w:rsidR="00E71BCF">
        <w:rPr>
          <w:rFonts w:eastAsia="SimSun"/>
          <w:i/>
          <w:iCs/>
          <w:kern w:val="2"/>
        </w:rPr>
        <w:t>“</w:t>
      </w:r>
      <w:r w:rsidRPr="00522DE1">
        <w:rPr>
          <w:rFonts w:eastAsia="SimSun"/>
          <w:i/>
          <w:iCs/>
          <w:kern w:val="2"/>
        </w:rPr>
        <w:t>position effect controls</w:t>
      </w:r>
      <w:r w:rsidR="00E71BCF">
        <w:rPr>
          <w:rFonts w:eastAsia="SimSun"/>
          <w:i/>
          <w:iCs/>
          <w:kern w:val="2"/>
        </w:rPr>
        <w:t>”</w:t>
      </w:r>
      <w:r w:rsidRPr="00522DE1">
        <w:rPr>
          <w:rFonts w:eastAsia="SimSun"/>
          <w:i/>
          <w:iCs/>
          <w:kern w:val="2"/>
        </w:rPr>
        <w:t xml:space="preserve"> and </w:t>
      </w:r>
      <w:r w:rsidRPr="00992B08">
        <w:rPr>
          <w:rFonts w:eastAsia="SimSun"/>
          <w:i/>
          <w:iCs/>
          <w:kern w:val="2"/>
          <w:highlight w:val="yellow"/>
          <w:rPrChange w:id="1354" w:author="Dylan CHEN" w:date="2026-08-05T15:16:00Z" w16du:dateUtc="2026-08-05T07:16:00Z">
            <w:rPr>
              <w:rFonts w:eastAsia="SimSun"/>
              <w:i/>
              <w:iCs/>
              <w:kern w:val="2"/>
            </w:rPr>
          </w:rPrChange>
        </w:rPr>
        <w:t>how they capture answer ordering or visibility</w:t>
      </w:r>
      <w:r w:rsidRPr="00522DE1">
        <w:rPr>
          <w:rFonts w:eastAsia="SimSun"/>
          <w:i/>
          <w:iCs/>
          <w:kern w:val="2"/>
        </w:rPr>
        <w:t>.</w:t>
      </w:r>
      <w:bookmarkEnd w:id="1353"/>
    </w:p>
    <w:p w14:paraId="399E1D34" w14:textId="15EEA3E0" w:rsidR="00E10111" w:rsidRPr="00522DE1" w:rsidRDefault="00E10111" w:rsidP="00E10111">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More importantly, the claim that a remaining significant coefficient on the AI indicator constitutes evidence of a source effect is too strong. A residual AI effect could reflect other unmodeled mechanisms correlated with AI presence, </w:t>
      </w:r>
      <w:r w:rsidRPr="00522DE1">
        <w:rPr>
          <w:rFonts w:eastAsia="SimSun"/>
          <w:i/>
          <w:iCs/>
          <w:kern w:val="2"/>
          <w:highlight w:val="yellow"/>
        </w:rPr>
        <w:t>such as user discouragement or frustration induced by the platform</w:t>
      </w:r>
      <w:r w:rsidR="003834AA">
        <w:rPr>
          <w:rFonts w:eastAsia="SimSun"/>
          <w:i/>
          <w:iCs/>
          <w:kern w:val="2"/>
          <w:highlight w:val="yellow"/>
        </w:rPr>
        <w:t>’</w:t>
      </w:r>
      <w:r w:rsidRPr="00522DE1">
        <w:rPr>
          <w:rFonts w:eastAsia="SimSun"/>
          <w:i/>
          <w:iCs/>
          <w:kern w:val="2"/>
          <w:highlight w:val="yellow"/>
        </w:rPr>
        <w:t>s restrictive policy toward external GenAI and negative user reactions to AI deployment</w:t>
      </w:r>
      <w:r w:rsidRPr="00522DE1">
        <w:rPr>
          <w:rFonts w:eastAsia="SimSun"/>
          <w:i/>
          <w:iCs/>
          <w:kern w:val="2"/>
        </w:rPr>
        <w:t>. Without ruling out such alternative explanations or independently manipulating source cues, the residual treatment effect cannot be uniquely attributed to a source effect.</w:t>
      </w:r>
    </w:p>
    <w:p w14:paraId="4EA3DF80" w14:textId="748BFE0D" w:rsidR="00192BF1" w:rsidRPr="00522DE1" w:rsidRDefault="00192BF1" w:rsidP="00E10111">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0F3C6FB" w14:textId="525A3F1B" w:rsidR="00992B08" w:rsidRDefault="00992B08" w:rsidP="000427A7">
      <w:pPr>
        <w:pStyle w:val="Paragraph"/>
        <w:rPr>
          <w:ins w:id="1355" w:author="Dylan CHEN" w:date="2026-08-05T15:21:00Z" w16du:dateUtc="2026-08-05T07:21:00Z"/>
        </w:rPr>
      </w:pPr>
      <w:ins w:id="1356" w:author="Dylan CHEN" w:date="2026-08-05T15:16:00Z" w16du:dateUtc="2026-08-05T07:16:00Z">
        <w:r w:rsidRPr="00992B08">
          <w:t>We thank the reviewer for both parts of this comment, and we address them in turn.</w:t>
        </w:r>
      </w:ins>
    </w:p>
    <w:p w14:paraId="1B62882C" w14:textId="5F612DFE" w:rsidR="00992B08" w:rsidRPr="00992B08" w:rsidRDefault="00992B08" w:rsidP="00992B08">
      <w:pPr>
        <w:pStyle w:val="Paragraph"/>
        <w:rPr>
          <w:ins w:id="1357" w:author="Dylan CHEN" w:date="2026-08-05T15:16:00Z" w16du:dateUtc="2026-08-05T07:16:00Z"/>
        </w:rPr>
      </w:pPr>
      <w:ins w:id="1358" w:author="Dylan CHEN" w:date="2026-08-05T15:21:00Z" w16du:dateUtc="2026-08-05T07:21:00Z">
        <w:r>
          <w:rPr>
            <w:rStyle w:val="Strong"/>
          </w:rPr>
          <w:t xml:space="preserve">On the </w:t>
        </w:r>
      </w:ins>
      <w:r w:rsidR="00E71BCF">
        <w:rPr>
          <w:rStyle w:val="Strong"/>
        </w:rPr>
        <w:t>“</w:t>
      </w:r>
      <w:ins w:id="1359" w:author="Dylan CHEN" w:date="2026-08-05T15:21:00Z" w16du:dateUtc="2026-08-05T07:21:00Z">
        <w:r>
          <w:rPr>
            <w:rStyle w:val="Strong"/>
          </w:rPr>
          <w:t>position effect controls.</w:t>
        </w:r>
      </w:ins>
      <w:r w:rsidR="00E71BCF">
        <w:rPr>
          <w:rStyle w:val="Strong"/>
        </w:rPr>
        <w:t>”</w:t>
      </w:r>
      <w:ins w:id="1360" w:author="Dylan CHEN" w:date="2026-08-05T15:21:00Z" w16du:dateUtc="2026-08-05T07:21:00Z">
        <w:r>
          <w:t xml:space="preserve"> In the earlier version, the position effect was not captured by a direct measure of answer </w:t>
        </w:r>
        <w:r w:rsidRPr="00992B08">
          <w:t xml:space="preserve">ordering or visibility. Instead, we tested it indirectly through a proxy based on user behavior: for each treated question, we examined whether the first human answer came from a </w:t>
        </w:r>
      </w:ins>
      <w:r w:rsidR="00E71BCF">
        <w:t>“</w:t>
      </w:r>
      <w:ins w:id="1361" w:author="Dylan CHEN" w:date="2026-08-05T15:21:00Z" w16du:dateUtc="2026-08-05T07:21:00Z">
        <w:r w:rsidRPr="00992B08">
          <w:t>first position seeker,</w:t>
        </w:r>
      </w:ins>
      <w:r w:rsidR="00E71BCF">
        <w:t>”</w:t>
      </w:r>
      <w:ins w:id="1362" w:author="Dylan CHEN" w:date="2026-08-05T15:21:00Z" w16du:dateUtc="2026-08-05T07:21:00Z">
        <w:r w:rsidRPr="00992B08">
          <w:t xml:space="preserve"> an answerer identified from pre-experiment revealed preferences as someone who tends to compete for the first-answer position. The logic was that if AI presence deters these users</w:t>
        </w:r>
      </w:ins>
      <w:ins w:id="1363" w:author="Dylan CHEN" w:date="2026-08-20T22:22:00Z" w16du:dateUtc="2026-08-20T14:22:00Z">
        <w:r w:rsidR="00BC5B75">
          <w:rPr>
            <w:rFonts w:hint="eastAsia"/>
          </w:rPr>
          <w:t xml:space="preserve"> precisely</w:t>
        </w:r>
      </w:ins>
      <w:ins w:id="1364" w:author="Dylan CHEN" w:date="2026-08-05T15:21:00Z" w16du:dateUtc="2026-08-05T07:21:00Z">
        <w:r w:rsidRPr="00992B08">
          <w:t xml:space="preserve"> from providing the first human answer, this would provide indirect evidence of a position effect. We adopted this behavioral proxy because a more direct test was not feasible in our setting. Ideally, one would exploit variation in the AI answer</w:t>
        </w:r>
      </w:ins>
      <w:r w:rsidR="003834AA">
        <w:t>’</w:t>
      </w:r>
      <w:ins w:id="1365" w:author="Dylan CHEN" w:date="2026-08-05T15:21:00Z" w16du:dateUtc="2026-08-05T07:21:00Z">
        <w:r w:rsidRPr="00992B08">
          <w:t xml:space="preserve">s position, but such variation does not exist here: the AI answer is essentially always placed first, and even for the rare </w:t>
        </w:r>
      </w:ins>
      <w:r w:rsidR="00E71BCF">
        <w:t>“</w:t>
      </w:r>
      <w:ins w:id="1366" w:author="Dylan CHEN" w:date="2026-08-05T15:21:00Z" w16du:dateUtc="2026-08-05T07:21:00Z">
        <w:r w:rsidRPr="00992B08">
          <w:t>typical</w:t>
        </w:r>
      </w:ins>
      <w:r w:rsidR="00E71BCF">
        <w:t>”</w:t>
      </w:r>
      <w:ins w:id="1367" w:author="Dylan CHEN" w:date="2026-08-05T15:21:00Z" w16du:dateUtc="2026-08-05T07:21:00Z">
        <w:r w:rsidRPr="00992B08">
          <w:t xml:space="preserve"> cases we do not observe a precise timestamp for when the AI answer appears, so we cannot construct an answer-position variable. On reflection, we agree with the reviewer that this behavioral proxy was too indirect to convincingly capture answer ordering or visibility. This limitation, together with the concern the reviewer raises separately in R1-13 that the position effect is difficult to test adequately in our setting, led us to remove the position effect from the framework rather than retain a mechanism we could not test rigorously. As a result, the </w:t>
        </w:r>
      </w:ins>
      <w:r w:rsidR="00E71BCF">
        <w:t>“</w:t>
      </w:r>
      <w:ins w:id="1368" w:author="Dylan CHEN" w:date="2026-08-05T15:21:00Z" w16du:dateUtc="2026-08-05T07:21:00Z">
        <w:r w:rsidRPr="00992B08">
          <w:t>position effect controls</w:t>
        </w:r>
      </w:ins>
      <w:r w:rsidR="00E71BCF">
        <w:t>”</w:t>
      </w:r>
      <w:ins w:id="1369" w:author="Dylan CHEN" w:date="2026-08-05T15:21:00Z" w16du:dateUtc="2026-08-05T07:21:00Z">
        <w:r w:rsidRPr="00992B08">
          <w:t xml:space="preserve"> no longer appear</w:t>
        </w:r>
        <w:r>
          <w:t xml:space="preserve"> in the revised paper, and the framework is now organized around effects we can examine directly.</w:t>
        </w:r>
      </w:ins>
    </w:p>
    <w:p w14:paraId="33DCC764" w14:textId="5F7C6291" w:rsidR="00307690" w:rsidRPr="00992B08" w:rsidRDefault="00992B08" w:rsidP="00992B08">
      <w:pPr>
        <w:pStyle w:val="Paragraph"/>
        <w:rPr>
          <w:ins w:id="1370" w:author="Dylan CHEN" w:date="2026-08-04T11:04:00Z" w16du:dateUtc="2026-08-04T03:04:00Z"/>
        </w:rPr>
      </w:pPr>
      <w:ins w:id="1371" w:author="Dylan CHEN" w:date="2026-08-05T15:21:00Z" w16du:dateUtc="2026-08-05T07:21:00Z">
        <w:r>
          <w:rPr>
            <w:rStyle w:val="Strong"/>
          </w:rPr>
          <w:t>On the residual logic and the alternative explanation.</w:t>
        </w:r>
        <w:r>
          <w:t xml:space="preserve"> </w:t>
        </w:r>
      </w:ins>
      <w:ins w:id="1372" w:author="Dylan CHEN" w:date="2026-08-04T11:04:00Z" w16du:dateUtc="2026-08-04T03:04:00Z">
        <w:r w:rsidR="000427A7" w:rsidRPr="000427A7">
          <w:t>We agree that treating a remaining significant coefficient on the AI indicator as evidence of a source effect claims more than the design can support, since a residual effect can reflect mechanisms correlated with AI presence that the model does not separately capture.</w:t>
        </w:r>
      </w:ins>
    </w:p>
    <w:p w14:paraId="615CBF06" w14:textId="3D925660" w:rsidR="000427A7" w:rsidRDefault="000427A7" w:rsidP="000427A7">
      <w:pPr>
        <w:pStyle w:val="Paragraph"/>
        <w:rPr>
          <w:ins w:id="1373" w:author="Dylan CHEN" w:date="2026-08-04T11:04:00Z" w16du:dateUtc="2026-08-04T03:04:00Z"/>
        </w:rPr>
      </w:pPr>
      <w:ins w:id="1374" w:author="Dylan CHEN" w:date="2026-08-04T11:04:00Z" w16du:dateUtc="2026-08-04T03:04:00Z">
        <w:r w:rsidRPr="000427A7">
          <w:lastRenderedPageBreak/>
          <w:t>The revised framework no longer rests on this residual logic. As described in our response to R1-6, the total AI effect is now organized into an AI label effect and an AI content effect, each derived from the fast-and-slow account and examined directly rather than recovered as what remains after other effects are removed.</w:t>
        </w:r>
      </w:ins>
    </w:p>
    <w:p w14:paraId="0DB38943" w14:textId="40D43591" w:rsidR="000427A7" w:rsidRDefault="000427A7" w:rsidP="000427A7">
      <w:pPr>
        <w:pStyle w:val="Paragraph"/>
        <w:rPr>
          <w:ins w:id="1375" w:author="Dylan CHEN" w:date="2026-08-04T11:04:00Z" w16du:dateUtc="2026-08-04T03:04:00Z"/>
        </w:rPr>
      </w:pPr>
      <w:ins w:id="1376" w:author="Dylan CHEN" w:date="2026-08-04T11:04:00Z" w16du:dateUtc="2026-08-04T03:04:00Z">
        <w:r w:rsidRPr="000427A7">
          <w:t>The alternative explanation the reviewer raises, discouragement or skepticism induced by the platform</w:t>
        </w:r>
      </w:ins>
      <w:r w:rsidR="003834AA">
        <w:t>’</w:t>
      </w:r>
      <w:ins w:id="1377" w:author="Dylan CHEN" w:date="2026-08-04T11:04:00Z" w16du:dateUtc="2026-08-04T03:04:00Z">
        <w:r w:rsidRPr="000427A7">
          <w:t xml:space="preserve">s restrictive stance toward external GenAI and the accompanying user reactions, is now part of the mechanism we model rather than a confound we need to rule out. In </w:t>
        </w:r>
      </w:ins>
      <w:ins w:id="1378" w:author="Dylan CHEN" w:date="2026-08-20T22:22:00Z" w16du:dateUtc="2026-08-20T14:22:00Z">
        <w:r w:rsidR="00BC5B75">
          <w:rPr>
            <w:rFonts w:hint="eastAsia"/>
          </w:rPr>
          <w:t xml:space="preserve">the theoretical </w:t>
        </w:r>
        <w:r w:rsidR="00BC5B75">
          <w:t>development</w:t>
        </w:r>
        <w:r w:rsidR="00BC5B75">
          <w:rPr>
            <w:rFonts w:hint="eastAsia"/>
          </w:rPr>
          <w:t xml:space="preserve"> part (H1)</w:t>
        </w:r>
      </w:ins>
      <w:ins w:id="1379" w:author="Dylan CHEN" w:date="2026-08-04T11:04:00Z" w16du:dateUtc="2026-08-04T03:04:00Z">
        <w:r w:rsidRPr="000427A7">
          <w:t xml:space="preserve">, the AI label activates this domain-specific skepticism through the availability heuristic (Tversky &amp; Kahneman, 1973), and this skepticism is what leads the answerer to appraise the AI as a weak competitor. What the earlier version would have </w:t>
        </w:r>
      </w:ins>
      <w:ins w:id="1380" w:author="Dylan CHEN" w:date="2026-08-20T22:21:00Z" w16du:dateUtc="2026-08-20T14:21:00Z">
        <w:r w:rsidR="00BC5B75">
          <w:rPr>
            <w:rFonts w:hint="eastAsia"/>
          </w:rPr>
          <w:t>made</w:t>
        </w:r>
      </w:ins>
      <w:ins w:id="1381" w:author="Dylan CHEN" w:date="2026-08-04T11:04:00Z" w16du:dateUtc="2026-08-04T03:04:00Z">
        <w:r w:rsidRPr="000427A7">
          <w:t xml:space="preserve"> into an unexplained residual is therefore given an explicit theoretical role in the current version.</w:t>
        </w:r>
      </w:ins>
    </w:p>
    <w:p w14:paraId="25B6BE70" w14:textId="77777777" w:rsidR="000427A7" w:rsidRDefault="000427A7" w:rsidP="000427A7">
      <w:pPr>
        <w:pStyle w:val="Paragraph"/>
        <w:rPr>
          <w:ins w:id="1382" w:author="Dylan CHEN" w:date="2026-08-04T11:04:00Z" w16du:dateUtc="2026-08-04T03:04:00Z"/>
        </w:rPr>
      </w:pPr>
    </w:p>
    <w:p w14:paraId="180E0DA2" w14:textId="77777777" w:rsidR="00BE7589" w:rsidRPr="00E83740" w:rsidRDefault="00BE7589" w:rsidP="00BE7589">
      <w:pPr>
        <w:pStyle w:val="NormalWeb"/>
        <w:rPr>
          <w:ins w:id="1383" w:author="Dylan CHEN" w:date="2026-08-21T23:08:00Z" w16du:dateUtc="2026-08-21T15:08:00Z"/>
          <w:rFonts w:hint="eastAsia"/>
          <w:b/>
          <w:bCs/>
          <w:color w:val="000000"/>
        </w:rPr>
      </w:pPr>
      <w:ins w:id="1384" w:author="Dylan CHEN" w:date="2026-08-21T23:08:00Z" w16du:dateUtc="2026-08-21T15:08:00Z">
        <w:r w:rsidRPr="00E83740">
          <w:rPr>
            <w:b/>
            <w:bCs/>
            <w:color w:val="000000"/>
          </w:rPr>
          <w:t>Reference</w:t>
        </w:r>
      </w:ins>
    </w:p>
    <w:p w14:paraId="6E2DAEAE" w14:textId="77777777" w:rsidR="00BE7589" w:rsidRDefault="00BE7589" w:rsidP="00BE7589">
      <w:pPr>
        <w:pStyle w:val="NormalWeb"/>
        <w:rPr>
          <w:ins w:id="1385" w:author="Dylan CHEN" w:date="2026-08-21T23:08:00Z" w16du:dateUtc="2026-08-21T15:08:00Z"/>
          <w:color w:val="000000"/>
        </w:rPr>
      </w:pPr>
      <w:ins w:id="1386" w:author="Dylan CHEN" w:date="2026-08-21T23:08:00Z" w16du:dateUtc="2026-08-21T15:08:00Z">
        <w:r>
          <w:rPr>
            <w:color w:val="000000"/>
          </w:rPr>
          <w:t>Tversky, A., &amp; Kahneman, D. (1973). Availability: A heuristic for judging frequency and probability. Cognitive Psychology, 5(2), 207–232.</w:t>
        </w:r>
      </w:ins>
    </w:p>
    <w:p w14:paraId="202B7D53" w14:textId="7FEF3D42" w:rsidR="000427A7" w:rsidRPr="000427A7" w:rsidDel="00BE7589" w:rsidRDefault="00E71BCF">
      <w:pPr>
        <w:rPr>
          <w:del w:id="1387" w:author="Dylan CHEN" w:date="2026-08-21T23:08:00Z" w16du:dateUtc="2026-08-21T15:08:00Z"/>
          <w:rPrChange w:id="1388" w:author="Dylan CHEN" w:date="2026-08-04T11:05:00Z" w16du:dateUtc="2026-08-04T03:05:00Z">
            <w:rPr>
              <w:del w:id="1389" w:author="Dylan CHEN" w:date="2026-08-21T23:08:00Z" w16du:dateUtc="2026-08-21T15:08:00Z"/>
              <w:rFonts w:eastAsia="Heiti TC"/>
            </w:rPr>
          </w:rPrChange>
        </w:rPr>
        <w:pPrChange w:id="1390" w:author="Dylan CHEN" w:date="2026-08-04T11:05:00Z" w16du:dateUtc="2026-08-04T03:05:00Z">
          <w:pPr>
            <w:pStyle w:val="NormalWeb"/>
            <w:spacing w:after="0" w:afterAutospacing="0"/>
          </w:pPr>
        </w:pPrChange>
      </w:pPr>
      <w:del w:id="1391" w:author="Dylan CHEN" w:date="2026-08-21T23:08:00Z" w16du:dateUtc="2026-08-21T15:08:00Z">
        <w:r w:rsidDel="00BE7589">
          <w:delText>“”</w:delText>
        </w:r>
      </w:del>
    </w:p>
    <w:p w14:paraId="54FCFA76" w14:textId="77777777" w:rsidR="00192BF1" w:rsidRPr="00522DE1" w:rsidRDefault="00192BF1" w:rsidP="00192BF1">
      <w:pPr>
        <w:spacing w:before="120" w:after="120"/>
        <w:rPr>
          <w:rFonts w:eastAsia="SimSun"/>
          <w:b/>
          <w:bCs/>
          <w:kern w:val="2"/>
        </w:rPr>
      </w:pPr>
      <w:r w:rsidRPr="00522DE1">
        <w:t>---------------------------------------------------------------------------------------------------------------------</w:t>
      </w:r>
      <w:r w:rsidRPr="00522DE1">
        <w:rPr>
          <w:rFonts w:eastAsia="SimSun"/>
          <w:b/>
          <w:bCs/>
          <w:kern w:val="2"/>
        </w:rPr>
        <w:t xml:space="preserve"> </w:t>
      </w:r>
    </w:p>
    <w:p w14:paraId="0821704A" w14:textId="3CA0C1F9" w:rsidR="00192BF1" w:rsidRPr="00522DE1" w:rsidRDefault="00FA770C" w:rsidP="00192BF1">
      <w:pPr>
        <w:pStyle w:val="Heading1"/>
      </w:pPr>
      <w:ins w:id="1392" w:author="Dylan CHEN" w:date="2026-08-20T22:41:00Z" w16du:dateUtc="2026-08-20T14:41:00Z">
        <w:r>
          <w:rPr>
            <w:rFonts w:hint="eastAsia"/>
          </w:rPr>
          <w:t>#</w:t>
        </w:r>
      </w:ins>
      <w:r w:rsidR="00192BF1" w:rsidRPr="00522DE1">
        <w:t>R1-15</w:t>
      </w:r>
    </w:p>
    <w:p w14:paraId="13853F11" w14:textId="294D4F8A" w:rsidR="00FF4147" w:rsidRPr="00522DE1" w:rsidRDefault="00FF4147" w:rsidP="00FF414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I recommend reporting the results of the causal mediation analysis in a table and provide enough details about the implementation.</w:t>
      </w:r>
    </w:p>
    <w:p w14:paraId="4141D96C" w14:textId="77777777" w:rsidR="00425D04" w:rsidRPr="00522DE1" w:rsidRDefault="00425D04" w:rsidP="00425D0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B464CB2" w14:textId="75278246" w:rsidR="00DD74E2" w:rsidRDefault="00DD74E2" w:rsidP="00DD74E2">
      <w:pPr>
        <w:spacing w:before="120" w:after="120"/>
        <w:rPr>
          <w:ins w:id="1393" w:author="Dylan CHEN" w:date="2026-08-04T11:13:00Z" w16du:dateUtc="2026-08-04T03:13:00Z"/>
        </w:rPr>
      </w:pPr>
      <w:ins w:id="1394" w:author="Dylan CHEN" w:date="2026-08-04T11:13:00Z" w16du:dateUtc="2026-08-04T03:13:00Z">
        <w:r>
          <w:rPr>
            <w:rStyle w:val="Strong"/>
            <w:rFonts w:hint="eastAsia"/>
          </w:rPr>
          <w:t>The</w:t>
        </w:r>
        <w:r>
          <w:rPr>
            <w:rStyle w:val="Strong"/>
          </w:rPr>
          <w:t xml:space="preserve"> </w:t>
        </w:r>
        <w:r>
          <w:rPr>
            <w:rStyle w:val="Strong"/>
            <w:rFonts w:hint="eastAsia"/>
          </w:rPr>
          <w:t xml:space="preserve">required detailed </w:t>
        </w:r>
        <w:r>
          <w:rPr>
            <w:rStyle w:val="Strong"/>
          </w:rPr>
          <w:t xml:space="preserve">causal mediation results in Table </w:t>
        </w:r>
        <w:r>
          <w:rPr>
            <w:rStyle w:val="Strong"/>
            <w:rFonts w:hint="eastAsia"/>
          </w:rPr>
          <w:t>R1-15.</w:t>
        </w:r>
        <w:r>
          <w:t xml:space="preserve"> </w:t>
        </w:r>
        <w:r w:rsidRPr="00AA3FC9">
          <w:t xml:space="preserve">We understand that the </w:t>
        </w:r>
      </w:ins>
      <w:r w:rsidR="00E71BCF">
        <w:t>“</w:t>
      </w:r>
      <w:ins w:id="1395" w:author="Dylan CHEN" w:date="2026-08-04T11:13:00Z" w16du:dateUtc="2026-08-04T03:13:00Z">
        <w:r w:rsidRPr="00AA3FC9">
          <w:t>formal causal mediation analysis</w:t>
        </w:r>
      </w:ins>
      <w:r w:rsidR="00E71BCF">
        <w:t>”</w:t>
      </w:r>
      <w:ins w:id="1396" w:author="Dylan CHEN" w:date="2026-08-04T11:13:00Z" w16du:dateUtc="2026-08-04T03:13:00Z">
        <w:r w:rsidRPr="00AA3FC9">
          <w:t xml:space="preserve"> refers to the approach developed by Imai, Keele, and Tingley (2010). We did conduct this analysis in our previous revision, but we acknowledge that the presentation was not sufficiently detailed. In this </w:t>
        </w:r>
      </w:ins>
      <w:ins w:id="1397" w:author="Dylan CHEN" w:date="2026-08-05T15:24:00Z" w16du:dateUtc="2026-08-05T07:24:00Z">
        <w:r w:rsidR="00992B08">
          <w:rPr>
            <w:rFonts w:hint="eastAsia"/>
          </w:rPr>
          <w:t>response letter</w:t>
        </w:r>
      </w:ins>
      <w:ins w:id="1398" w:author="Dylan CHEN" w:date="2026-08-04T11:13:00Z" w16du:dateUtc="2026-08-04T03:13:00Z">
        <w:r w:rsidRPr="00AA3FC9">
          <w:t>, we report the full causal mediation results in a dedicated table, with the average causal mediation effect (ACME), average direct effect (ADE), total effect, and the proportion mediated. The results confirm that the content channel accounts for approximately 26% of the total treatment effect.</w:t>
        </w:r>
      </w:ins>
    </w:p>
    <w:p w14:paraId="42F91085" w14:textId="0FA1E2CB" w:rsidR="00DD74E2" w:rsidRPr="00E272B6" w:rsidRDefault="00DD74E2" w:rsidP="00DD74E2">
      <w:pPr>
        <w:pStyle w:val="TableFiguretitle"/>
        <w:spacing w:before="120"/>
        <w:rPr>
          <w:ins w:id="1399" w:author="Dylan CHEN" w:date="2026-08-04T11:13:00Z" w16du:dateUtc="2026-08-04T03:13:00Z"/>
        </w:rPr>
      </w:pPr>
      <w:ins w:id="1400" w:author="Dylan CHEN" w:date="2026-08-04T11:13:00Z" w16du:dateUtc="2026-08-04T03:13:00Z">
        <w:r>
          <w:rPr>
            <w:rFonts w:hint="eastAsia"/>
          </w:rPr>
          <w:t xml:space="preserve">Table </w:t>
        </w:r>
        <w:r>
          <w:rPr>
            <w:rFonts w:eastAsia="SimSun" w:hint="eastAsia"/>
          </w:rPr>
          <w:t>R1-15</w:t>
        </w:r>
        <w:r w:rsidRPr="00455ECF">
          <w:rPr>
            <w:rFonts w:eastAsia="SimSun"/>
          </w:rPr>
          <w:t>.</w:t>
        </w:r>
        <w:r>
          <w:rPr>
            <w:rFonts w:eastAsia="SimSun" w:hint="eastAsia"/>
          </w:rPr>
          <w:t xml:space="preserve"> </w:t>
        </w:r>
        <w:r w:rsidRPr="00C17D87">
          <w:t>Causal Mediation Analysis Results</w:t>
        </w:r>
      </w:ins>
    </w:p>
    <w:tbl>
      <w:tblPr>
        <w:tblW w:w="5000" w:type="pct"/>
        <w:jc w:val="center"/>
        <w:tblLayout w:type="fixed"/>
        <w:tblLook w:val="04A0" w:firstRow="1" w:lastRow="0" w:firstColumn="1" w:lastColumn="0" w:noHBand="0" w:noVBand="1"/>
      </w:tblPr>
      <w:tblGrid>
        <w:gridCol w:w="3096"/>
        <w:gridCol w:w="2830"/>
        <w:gridCol w:w="3434"/>
      </w:tblGrid>
      <w:tr w:rsidR="00DD74E2" w14:paraId="7C717874" w14:textId="77777777" w:rsidTr="00546646">
        <w:trPr>
          <w:trHeight w:val="320"/>
          <w:jc w:val="center"/>
          <w:ins w:id="1401" w:author="Dylan CHEN" w:date="2026-08-04T11:13:00Z"/>
        </w:trPr>
        <w:tc>
          <w:tcPr>
            <w:tcW w:w="2560" w:type="dxa"/>
            <w:tcBorders>
              <w:top w:val="single" w:sz="4" w:space="0" w:color="auto"/>
              <w:left w:val="nil"/>
              <w:bottom w:val="single" w:sz="4" w:space="0" w:color="auto"/>
              <w:right w:val="nil"/>
            </w:tcBorders>
            <w:noWrap/>
            <w:hideMark/>
          </w:tcPr>
          <w:p w14:paraId="67FB9F92" w14:textId="77777777" w:rsidR="00DD74E2" w:rsidRDefault="00DD74E2" w:rsidP="00546646">
            <w:pPr>
              <w:rPr>
                <w:ins w:id="1402" w:author="Dylan CHEN" w:date="2026-08-04T11:13:00Z" w16du:dateUtc="2026-08-04T03:13:00Z"/>
                <w:b/>
                <w:bCs/>
                <w:color w:val="000000"/>
                <w:sz w:val="20"/>
                <w:szCs w:val="20"/>
              </w:rPr>
            </w:pPr>
          </w:p>
        </w:tc>
        <w:tc>
          <w:tcPr>
            <w:tcW w:w="2340" w:type="dxa"/>
            <w:tcBorders>
              <w:top w:val="single" w:sz="4" w:space="0" w:color="auto"/>
              <w:left w:val="nil"/>
              <w:bottom w:val="single" w:sz="4" w:space="0" w:color="auto"/>
              <w:right w:val="nil"/>
            </w:tcBorders>
            <w:noWrap/>
            <w:hideMark/>
          </w:tcPr>
          <w:p w14:paraId="3B259B67" w14:textId="77777777" w:rsidR="00DD74E2" w:rsidRDefault="00DD74E2" w:rsidP="00546646">
            <w:pPr>
              <w:jc w:val="center"/>
              <w:rPr>
                <w:ins w:id="1403" w:author="Dylan CHEN" w:date="2026-08-04T11:13:00Z" w16du:dateUtc="2026-08-04T03:13:00Z"/>
                <w:b/>
                <w:bCs/>
                <w:color w:val="000000"/>
                <w:sz w:val="20"/>
                <w:szCs w:val="20"/>
              </w:rPr>
            </w:pPr>
            <w:ins w:id="1404" w:author="Dylan CHEN" w:date="2026-08-04T11:13:00Z" w16du:dateUtc="2026-08-04T03:13:00Z">
              <w:r>
                <w:rPr>
                  <w:b/>
                  <w:bCs/>
                  <w:color w:val="000000"/>
                  <w:sz w:val="20"/>
                  <w:szCs w:val="20"/>
                </w:rPr>
                <w:t>Content Effect</w:t>
              </w:r>
            </w:ins>
          </w:p>
        </w:tc>
        <w:tc>
          <w:tcPr>
            <w:tcW w:w="2840" w:type="dxa"/>
            <w:tcBorders>
              <w:top w:val="single" w:sz="4" w:space="0" w:color="auto"/>
              <w:left w:val="nil"/>
              <w:bottom w:val="single" w:sz="4" w:space="0" w:color="auto"/>
              <w:right w:val="nil"/>
            </w:tcBorders>
            <w:noWrap/>
            <w:hideMark/>
          </w:tcPr>
          <w:p w14:paraId="2CC77F75" w14:textId="77777777" w:rsidR="00DD74E2" w:rsidRDefault="00DD74E2" w:rsidP="00546646">
            <w:pPr>
              <w:jc w:val="center"/>
              <w:rPr>
                <w:ins w:id="1405" w:author="Dylan CHEN" w:date="2026-08-04T11:13:00Z" w16du:dateUtc="2026-08-04T03:13:00Z"/>
                <w:b/>
                <w:bCs/>
                <w:color w:val="000000"/>
                <w:sz w:val="20"/>
                <w:szCs w:val="20"/>
              </w:rPr>
            </w:pPr>
            <w:ins w:id="1406" w:author="Dylan CHEN" w:date="2026-08-04T11:13:00Z" w16du:dateUtc="2026-08-04T03:13:00Z">
              <w:r>
                <w:rPr>
                  <w:b/>
                  <w:bCs/>
                  <w:color w:val="000000"/>
                  <w:sz w:val="20"/>
                  <w:szCs w:val="20"/>
                </w:rPr>
                <w:t>Position Effect</w:t>
              </w:r>
            </w:ins>
          </w:p>
        </w:tc>
      </w:tr>
      <w:tr w:rsidR="00DD74E2" w14:paraId="0897E014" w14:textId="77777777" w:rsidTr="00546646">
        <w:trPr>
          <w:trHeight w:val="360"/>
          <w:jc w:val="center"/>
          <w:ins w:id="1407" w:author="Dylan CHEN" w:date="2026-08-04T11:13:00Z"/>
        </w:trPr>
        <w:tc>
          <w:tcPr>
            <w:tcW w:w="2560" w:type="dxa"/>
            <w:tcBorders>
              <w:top w:val="nil"/>
              <w:left w:val="nil"/>
              <w:bottom w:val="nil"/>
              <w:right w:val="nil"/>
            </w:tcBorders>
            <w:noWrap/>
            <w:hideMark/>
          </w:tcPr>
          <w:p w14:paraId="2826E8E3" w14:textId="77777777" w:rsidR="00DD74E2" w:rsidRDefault="00DD74E2" w:rsidP="00546646">
            <w:pPr>
              <w:rPr>
                <w:ins w:id="1408" w:author="Dylan CHEN" w:date="2026-08-04T11:13:00Z" w16du:dateUtc="2026-08-04T03:13:00Z"/>
                <w:b/>
                <w:bCs/>
                <w:i/>
                <w:iCs/>
                <w:color w:val="000000"/>
                <w:sz w:val="20"/>
                <w:szCs w:val="20"/>
              </w:rPr>
            </w:pPr>
            <w:ins w:id="1409" w:author="Dylan CHEN" w:date="2026-08-04T11:13:00Z" w16du:dateUtc="2026-08-04T03:13:00Z">
              <w:r>
                <w:rPr>
                  <w:b/>
                  <w:bCs/>
                  <w:i/>
                  <w:iCs/>
                  <w:color w:val="000000"/>
                  <w:sz w:val="20"/>
                  <w:szCs w:val="20"/>
                </w:rPr>
                <w:t>Effect Decomposition</w:t>
              </w:r>
            </w:ins>
          </w:p>
        </w:tc>
        <w:tc>
          <w:tcPr>
            <w:tcW w:w="2340" w:type="dxa"/>
            <w:tcBorders>
              <w:top w:val="nil"/>
              <w:left w:val="nil"/>
              <w:bottom w:val="nil"/>
              <w:right w:val="nil"/>
            </w:tcBorders>
            <w:noWrap/>
            <w:hideMark/>
          </w:tcPr>
          <w:p w14:paraId="77C111C5" w14:textId="77777777" w:rsidR="00DD74E2" w:rsidRDefault="00DD74E2" w:rsidP="00546646">
            <w:pPr>
              <w:rPr>
                <w:ins w:id="1410" w:author="Dylan CHEN" w:date="2026-08-04T11:13:00Z" w16du:dateUtc="2026-08-04T03:13:00Z"/>
                <w:b/>
                <w:bCs/>
                <w:i/>
                <w:iCs/>
                <w:color w:val="000000"/>
                <w:sz w:val="20"/>
                <w:szCs w:val="20"/>
              </w:rPr>
            </w:pPr>
          </w:p>
        </w:tc>
        <w:tc>
          <w:tcPr>
            <w:tcW w:w="2840" w:type="dxa"/>
            <w:tcBorders>
              <w:top w:val="nil"/>
              <w:left w:val="nil"/>
              <w:bottom w:val="nil"/>
              <w:right w:val="nil"/>
            </w:tcBorders>
            <w:noWrap/>
            <w:hideMark/>
          </w:tcPr>
          <w:p w14:paraId="44D3B371" w14:textId="77777777" w:rsidR="00DD74E2" w:rsidRDefault="00DD74E2" w:rsidP="00546646">
            <w:pPr>
              <w:jc w:val="center"/>
              <w:rPr>
                <w:ins w:id="1411" w:author="Dylan CHEN" w:date="2026-08-04T11:13:00Z" w16du:dateUtc="2026-08-04T03:13:00Z"/>
                <w:sz w:val="20"/>
                <w:szCs w:val="20"/>
              </w:rPr>
            </w:pPr>
          </w:p>
        </w:tc>
      </w:tr>
      <w:tr w:rsidR="00DD74E2" w14:paraId="1F1F7B8B" w14:textId="77777777" w:rsidTr="00546646">
        <w:trPr>
          <w:trHeight w:val="320"/>
          <w:jc w:val="center"/>
          <w:ins w:id="1412" w:author="Dylan CHEN" w:date="2026-08-04T11:13:00Z"/>
        </w:trPr>
        <w:tc>
          <w:tcPr>
            <w:tcW w:w="2560" w:type="dxa"/>
            <w:vMerge w:val="restart"/>
            <w:tcBorders>
              <w:top w:val="nil"/>
              <w:left w:val="nil"/>
              <w:bottom w:val="nil"/>
              <w:right w:val="nil"/>
            </w:tcBorders>
            <w:noWrap/>
            <w:hideMark/>
          </w:tcPr>
          <w:p w14:paraId="457C1391" w14:textId="77777777" w:rsidR="00DD74E2" w:rsidRDefault="00DD74E2" w:rsidP="00546646">
            <w:pPr>
              <w:rPr>
                <w:ins w:id="1413" w:author="Dylan CHEN" w:date="2026-08-04T11:13:00Z" w16du:dateUtc="2026-08-04T03:13:00Z"/>
                <w:b/>
                <w:bCs/>
                <w:color w:val="000000"/>
                <w:sz w:val="20"/>
                <w:szCs w:val="20"/>
              </w:rPr>
            </w:pPr>
            <w:ins w:id="1414" w:author="Dylan CHEN" w:date="2026-08-04T11:13:00Z" w16du:dateUtc="2026-08-04T03:13:00Z">
              <w:r>
                <w:rPr>
                  <w:b/>
                  <w:bCs/>
                  <w:color w:val="000000"/>
                  <w:sz w:val="20"/>
                  <w:szCs w:val="20"/>
                </w:rPr>
                <w:t>ACME</w:t>
              </w:r>
            </w:ins>
          </w:p>
        </w:tc>
        <w:tc>
          <w:tcPr>
            <w:tcW w:w="2340" w:type="dxa"/>
            <w:tcBorders>
              <w:top w:val="nil"/>
              <w:left w:val="nil"/>
              <w:bottom w:val="nil"/>
              <w:right w:val="nil"/>
            </w:tcBorders>
            <w:noWrap/>
            <w:hideMark/>
          </w:tcPr>
          <w:p w14:paraId="44077346" w14:textId="77777777" w:rsidR="00DD74E2" w:rsidRDefault="00DD74E2" w:rsidP="00546646">
            <w:pPr>
              <w:jc w:val="center"/>
              <w:rPr>
                <w:ins w:id="1415" w:author="Dylan CHEN" w:date="2026-08-04T11:13:00Z" w16du:dateUtc="2026-08-04T03:13:00Z"/>
                <w:b/>
                <w:bCs/>
                <w:color w:val="000000"/>
                <w:sz w:val="20"/>
                <w:szCs w:val="20"/>
              </w:rPr>
            </w:pPr>
            <w:ins w:id="1416" w:author="Dylan CHEN" w:date="2026-08-04T11:13:00Z" w16du:dateUtc="2026-08-04T03:13:00Z">
              <w:r>
                <w:rPr>
                  <w:b/>
                  <w:bCs/>
                  <w:color w:val="000000"/>
                  <w:sz w:val="20"/>
                  <w:szCs w:val="20"/>
                </w:rPr>
                <w:t>-0.041***</w:t>
              </w:r>
            </w:ins>
          </w:p>
        </w:tc>
        <w:tc>
          <w:tcPr>
            <w:tcW w:w="2840" w:type="dxa"/>
            <w:tcBorders>
              <w:top w:val="nil"/>
              <w:left w:val="nil"/>
              <w:bottom w:val="nil"/>
              <w:right w:val="nil"/>
            </w:tcBorders>
            <w:noWrap/>
            <w:hideMark/>
          </w:tcPr>
          <w:p w14:paraId="6CDE16D9" w14:textId="77777777" w:rsidR="00DD74E2" w:rsidRDefault="00DD74E2" w:rsidP="00546646">
            <w:pPr>
              <w:jc w:val="center"/>
              <w:rPr>
                <w:ins w:id="1417" w:author="Dylan CHEN" w:date="2026-08-04T11:13:00Z" w16du:dateUtc="2026-08-04T03:13:00Z"/>
                <w:b/>
                <w:bCs/>
                <w:color w:val="000000"/>
                <w:sz w:val="20"/>
                <w:szCs w:val="20"/>
              </w:rPr>
            </w:pPr>
            <w:ins w:id="1418" w:author="Dylan CHEN" w:date="2026-08-04T11:13:00Z" w16du:dateUtc="2026-08-04T03:13:00Z">
              <w:r>
                <w:rPr>
                  <w:b/>
                  <w:bCs/>
                  <w:color w:val="000000"/>
                  <w:sz w:val="20"/>
                  <w:szCs w:val="20"/>
                </w:rPr>
                <w:t>-0.031***</w:t>
              </w:r>
            </w:ins>
          </w:p>
        </w:tc>
      </w:tr>
      <w:tr w:rsidR="00DD74E2" w14:paraId="60DF1759" w14:textId="77777777" w:rsidTr="00546646">
        <w:trPr>
          <w:trHeight w:val="340"/>
          <w:jc w:val="center"/>
          <w:ins w:id="1419" w:author="Dylan CHEN" w:date="2026-08-04T11:13:00Z"/>
        </w:trPr>
        <w:tc>
          <w:tcPr>
            <w:tcW w:w="2560" w:type="dxa"/>
            <w:vMerge/>
            <w:tcBorders>
              <w:top w:val="nil"/>
              <w:left w:val="nil"/>
              <w:bottom w:val="nil"/>
              <w:right w:val="nil"/>
            </w:tcBorders>
            <w:hideMark/>
          </w:tcPr>
          <w:p w14:paraId="15D34EF4" w14:textId="77777777" w:rsidR="00DD74E2" w:rsidRDefault="00DD74E2" w:rsidP="00546646">
            <w:pPr>
              <w:rPr>
                <w:ins w:id="1420" w:author="Dylan CHEN" w:date="2026-08-04T11:13:00Z" w16du:dateUtc="2026-08-04T03:13:00Z"/>
                <w:b/>
                <w:bCs/>
                <w:color w:val="000000"/>
                <w:sz w:val="20"/>
                <w:szCs w:val="20"/>
              </w:rPr>
            </w:pPr>
          </w:p>
        </w:tc>
        <w:tc>
          <w:tcPr>
            <w:tcW w:w="2340" w:type="dxa"/>
            <w:tcBorders>
              <w:top w:val="nil"/>
              <w:left w:val="nil"/>
              <w:bottom w:val="nil"/>
              <w:right w:val="nil"/>
            </w:tcBorders>
            <w:noWrap/>
            <w:hideMark/>
          </w:tcPr>
          <w:p w14:paraId="668896BE" w14:textId="77777777" w:rsidR="00DD74E2" w:rsidRDefault="00DD74E2" w:rsidP="00546646">
            <w:pPr>
              <w:jc w:val="center"/>
              <w:rPr>
                <w:ins w:id="1421" w:author="Dylan CHEN" w:date="2026-08-04T11:13:00Z" w16du:dateUtc="2026-08-04T03:13:00Z"/>
                <w:b/>
                <w:bCs/>
                <w:color w:val="333333"/>
                <w:sz w:val="20"/>
                <w:szCs w:val="20"/>
              </w:rPr>
            </w:pPr>
            <w:ins w:id="1422" w:author="Dylan CHEN" w:date="2026-08-04T11:13:00Z" w16du:dateUtc="2026-08-04T03:13:00Z">
              <w:r>
                <w:rPr>
                  <w:b/>
                  <w:bCs/>
                  <w:color w:val="333333"/>
                  <w:sz w:val="20"/>
                  <w:szCs w:val="20"/>
                </w:rPr>
                <w:t>[-0.063, -0.018]</w:t>
              </w:r>
            </w:ins>
          </w:p>
        </w:tc>
        <w:tc>
          <w:tcPr>
            <w:tcW w:w="2840" w:type="dxa"/>
            <w:tcBorders>
              <w:top w:val="nil"/>
              <w:left w:val="nil"/>
              <w:bottom w:val="nil"/>
              <w:right w:val="nil"/>
            </w:tcBorders>
            <w:noWrap/>
            <w:hideMark/>
          </w:tcPr>
          <w:p w14:paraId="210BE864" w14:textId="77777777" w:rsidR="00DD74E2" w:rsidRDefault="00DD74E2" w:rsidP="00546646">
            <w:pPr>
              <w:jc w:val="center"/>
              <w:rPr>
                <w:ins w:id="1423" w:author="Dylan CHEN" w:date="2026-08-04T11:13:00Z" w16du:dateUtc="2026-08-04T03:13:00Z"/>
                <w:b/>
                <w:bCs/>
                <w:color w:val="333333"/>
                <w:sz w:val="20"/>
                <w:szCs w:val="20"/>
              </w:rPr>
            </w:pPr>
            <w:ins w:id="1424" w:author="Dylan CHEN" w:date="2026-08-04T11:13:00Z" w16du:dateUtc="2026-08-04T03:13:00Z">
              <w:r>
                <w:rPr>
                  <w:b/>
                  <w:bCs/>
                  <w:color w:val="333333"/>
                  <w:sz w:val="20"/>
                  <w:szCs w:val="20"/>
                </w:rPr>
                <w:t>[-0.037, -0.024]</w:t>
              </w:r>
            </w:ins>
          </w:p>
        </w:tc>
      </w:tr>
      <w:tr w:rsidR="00DD74E2" w14:paraId="0352AE3B" w14:textId="77777777" w:rsidTr="00546646">
        <w:trPr>
          <w:trHeight w:val="340"/>
          <w:jc w:val="center"/>
          <w:ins w:id="1425" w:author="Dylan CHEN" w:date="2026-08-04T11:13:00Z"/>
        </w:trPr>
        <w:tc>
          <w:tcPr>
            <w:tcW w:w="2560" w:type="dxa"/>
            <w:vMerge w:val="restart"/>
            <w:tcBorders>
              <w:top w:val="nil"/>
              <w:left w:val="nil"/>
              <w:bottom w:val="nil"/>
              <w:right w:val="nil"/>
            </w:tcBorders>
            <w:noWrap/>
            <w:hideMark/>
          </w:tcPr>
          <w:p w14:paraId="698F950F" w14:textId="77777777" w:rsidR="00DD74E2" w:rsidRDefault="00DD74E2" w:rsidP="00546646">
            <w:pPr>
              <w:rPr>
                <w:ins w:id="1426" w:author="Dylan CHEN" w:date="2026-08-04T11:13:00Z" w16du:dateUtc="2026-08-04T03:13:00Z"/>
                <w:color w:val="000000"/>
                <w:sz w:val="20"/>
                <w:szCs w:val="20"/>
              </w:rPr>
            </w:pPr>
            <w:ins w:id="1427" w:author="Dylan CHEN" w:date="2026-08-04T11:13:00Z" w16du:dateUtc="2026-08-04T03:13:00Z">
              <w:r>
                <w:rPr>
                  <w:color w:val="000000"/>
                  <w:sz w:val="20"/>
                  <w:szCs w:val="20"/>
                </w:rPr>
                <w:t>Direct Effect (ADE)</w:t>
              </w:r>
            </w:ins>
          </w:p>
        </w:tc>
        <w:tc>
          <w:tcPr>
            <w:tcW w:w="2340" w:type="dxa"/>
            <w:tcBorders>
              <w:top w:val="nil"/>
              <w:left w:val="nil"/>
              <w:bottom w:val="nil"/>
              <w:right w:val="nil"/>
            </w:tcBorders>
            <w:noWrap/>
            <w:hideMark/>
          </w:tcPr>
          <w:p w14:paraId="44565796" w14:textId="77777777" w:rsidR="00DD74E2" w:rsidRDefault="00DD74E2" w:rsidP="00546646">
            <w:pPr>
              <w:jc w:val="center"/>
              <w:rPr>
                <w:ins w:id="1428" w:author="Dylan CHEN" w:date="2026-08-04T11:13:00Z" w16du:dateUtc="2026-08-04T03:13:00Z"/>
                <w:color w:val="000000"/>
                <w:sz w:val="20"/>
                <w:szCs w:val="20"/>
              </w:rPr>
            </w:pPr>
            <w:ins w:id="1429" w:author="Dylan CHEN" w:date="2026-08-04T11:13:00Z" w16du:dateUtc="2026-08-04T03:13:00Z">
              <w:r>
                <w:rPr>
                  <w:color w:val="000000"/>
                  <w:sz w:val="20"/>
                  <w:szCs w:val="20"/>
                </w:rPr>
                <w:t>-0.115***</w:t>
              </w:r>
            </w:ins>
          </w:p>
        </w:tc>
        <w:tc>
          <w:tcPr>
            <w:tcW w:w="2840" w:type="dxa"/>
            <w:tcBorders>
              <w:top w:val="nil"/>
              <w:left w:val="nil"/>
              <w:bottom w:val="nil"/>
              <w:right w:val="nil"/>
            </w:tcBorders>
            <w:noWrap/>
            <w:hideMark/>
          </w:tcPr>
          <w:p w14:paraId="3F6AE7FD" w14:textId="77777777" w:rsidR="00DD74E2" w:rsidRDefault="00DD74E2" w:rsidP="00546646">
            <w:pPr>
              <w:jc w:val="center"/>
              <w:rPr>
                <w:ins w:id="1430" w:author="Dylan CHEN" w:date="2026-08-04T11:13:00Z" w16du:dateUtc="2026-08-04T03:13:00Z"/>
                <w:color w:val="000000"/>
                <w:sz w:val="20"/>
                <w:szCs w:val="20"/>
              </w:rPr>
            </w:pPr>
            <w:ins w:id="1431" w:author="Dylan CHEN" w:date="2026-08-04T11:13:00Z" w16du:dateUtc="2026-08-04T03:13:00Z">
              <w:r>
                <w:rPr>
                  <w:color w:val="000000"/>
                  <w:sz w:val="20"/>
                  <w:szCs w:val="20"/>
                </w:rPr>
                <w:t>-0.125***</w:t>
              </w:r>
            </w:ins>
          </w:p>
        </w:tc>
      </w:tr>
      <w:tr w:rsidR="00DD74E2" w14:paraId="2830CE2A" w14:textId="77777777" w:rsidTr="00546646">
        <w:trPr>
          <w:trHeight w:val="360"/>
          <w:jc w:val="center"/>
          <w:ins w:id="1432" w:author="Dylan CHEN" w:date="2026-08-04T11:13:00Z"/>
        </w:trPr>
        <w:tc>
          <w:tcPr>
            <w:tcW w:w="2560" w:type="dxa"/>
            <w:vMerge/>
            <w:tcBorders>
              <w:top w:val="nil"/>
              <w:left w:val="nil"/>
              <w:bottom w:val="nil"/>
              <w:right w:val="nil"/>
            </w:tcBorders>
            <w:hideMark/>
          </w:tcPr>
          <w:p w14:paraId="15F2AE54" w14:textId="77777777" w:rsidR="00DD74E2" w:rsidRDefault="00DD74E2" w:rsidP="00546646">
            <w:pPr>
              <w:rPr>
                <w:ins w:id="1433" w:author="Dylan CHEN" w:date="2026-08-04T11:13:00Z" w16du:dateUtc="2026-08-04T03:13:00Z"/>
                <w:color w:val="000000"/>
                <w:sz w:val="20"/>
                <w:szCs w:val="20"/>
              </w:rPr>
            </w:pPr>
          </w:p>
        </w:tc>
        <w:tc>
          <w:tcPr>
            <w:tcW w:w="2340" w:type="dxa"/>
            <w:tcBorders>
              <w:top w:val="nil"/>
              <w:left w:val="nil"/>
              <w:bottom w:val="nil"/>
              <w:right w:val="nil"/>
            </w:tcBorders>
            <w:noWrap/>
            <w:hideMark/>
          </w:tcPr>
          <w:p w14:paraId="1A169C65" w14:textId="77777777" w:rsidR="00DD74E2" w:rsidRDefault="00DD74E2" w:rsidP="00546646">
            <w:pPr>
              <w:jc w:val="center"/>
              <w:rPr>
                <w:ins w:id="1434" w:author="Dylan CHEN" w:date="2026-08-04T11:13:00Z" w16du:dateUtc="2026-08-04T03:13:00Z"/>
                <w:color w:val="333333"/>
                <w:sz w:val="20"/>
                <w:szCs w:val="20"/>
              </w:rPr>
            </w:pPr>
            <w:ins w:id="1435" w:author="Dylan CHEN" w:date="2026-08-04T11:13:00Z" w16du:dateUtc="2026-08-04T03:13:00Z">
              <w:r>
                <w:rPr>
                  <w:color w:val="333333"/>
                  <w:sz w:val="20"/>
                  <w:szCs w:val="20"/>
                </w:rPr>
                <w:t>[-0.144, -0.083]</w:t>
              </w:r>
            </w:ins>
          </w:p>
        </w:tc>
        <w:tc>
          <w:tcPr>
            <w:tcW w:w="2840" w:type="dxa"/>
            <w:tcBorders>
              <w:top w:val="nil"/>
              <w:left w:val="nil"/>
              <w:bottom w:val="nil"/>
              <w:right w:val="nil"/>
            </w:tcBorders>
            <w:noWrap/>
            <w:hideMark/>
          </w:tcPr>
          <w:p w14:paraId="707A8AEE" w14:textId="77777777" w:rsidR="00DD74E2" w:rsidRDefault="00DD74E2" w:rsidP="00546646">
            <w:pPr>
              <w:jc w:val="center"/>
              <w:rPr>
                <w:ins w:id="1436" w:author="Dylan CHEN" w:date="2026-08-04T11:13:00Z" w16du:dateUtc="2026-08-04T03:13:00Z"/>
                <w:color w:val="333333"/>
                <w:sz w:val="20"/>
                <w:szCs w:val="20"/>
              </w:rPr>
            </w:pPr>
            <w:ins w:id="1437" w:author="Dylan CHEN" w:date="2026-08-04T11:13:00Z" w16du:dateUtc="2026-08-04T03:13:00Z">
              <w:r>
                <w:rPr>
                  <w:color w:val="333333"/>
                  <w:sz w:val="20"/>
                  <w:szCs w:val="20"/>
                </w:rPr>
                <w:t>[-0.144, -0.104]</w:t>
              </w:r>
            </w:ins>
          </w:p>
        </w:tc>
      </w:tr>
      <w:tr w:rsidR="00DD74E2" w14:paraId="74A0EF11" w14:textId="77777777" w:rsidTr="00546646">
        <w:trPr>
          <w:trHeight w:val="340"/>
          <w:jc w:val="center"/>
          <w:ins w:id="1438" w:author="Dylan CHEN" w:date="2026-08-04T11:13:00Z"/>
        </w:trPr>
        <w:tc>
          <w:tcPr>
            <w:tcW w:w="2560" w:type="dxa"/>
            <w:vMerge w:val="restart"/>
            <w:tcBorders>
              <w:top w:val="nil"/>
              <w:left w:val="nil"/>
              <w:bottom w:val="single" w:sz="4" w:space="0" w:color="000000"/>
              <w:right w:val="nil"/>
            </w:tcBorders>
            <w:noWrap/>
            <w:hideMark/>
          </w:tcPr>
          <w:p w14:paraId="7361E4EA" w14:textId="77777777" w:rsidR="00DD74E2" w:rsidRDefault="00DD74E2" w:rsidP="00546646">
            <w:pPr>
              <w:rPr>
                <w:ins w:id="1439" w:author="Dylan CHEN" w:date="2026-08-04T11:13:00Z" w16du:dateUtc="2026-08-04T03:13:00Z"/>
                <w:color w:val="000000"/>
                <w:sz w:val="20"/>
                <w:szCs w:val="20"/>
              </w:rPr>
            </w:pPr>
            <w:ins w:id="1440" w:author="Dylan CHEN" w:date="2026-08-04T11:13:00Z" w16du:dateUtc="2026-08-04T03:13:00Z">
              <w:r>
                <w:rPr>
                  <w:color w:val="000000"/>
                  <w:sz w:val="20"/>
                  <w:szCs w:val="20"/>
                </w:rPr>
                <w:t>Total Effect</w:t>
              </w:r>
            </w:ins>
          </w:p>
        </w:tc>
        <w:tc>
          <w:tcPr>
            <w:tcW w:w="2340" w:type="dxa"/>
            <w:tcBorders>
              <w:top w:val="nil"/>
              <w:left w:val="nil"/>
              <w:bottom w:val="nil"/>
              <w:right w:val="nil"/>
            </w:tcBorders>
            <w:noWrap/>
            <w:hideMark/>
          </w:tcPr>
          <w:p w14:paraId="0D97E60A" w14:textId="77777777" w:rsidR="00DD74E2" w:rsidRDefault="00DD74E2" w:rsidP="00546646">
            <w:pPr>
              <w:jc w:val="center"/>
              <w:rPr>
                <w:ins w:id="1441" w:author="Dylan CHEN" w:date="2026-08-04T11:13:00Z" w16du:dateUtc="2026-08-04T03:13:00Z"/>
                <w:color w:val="000000"/>
                <w:sz w:val="20"/>
                <w:szCs w:val="20"/>
              </w:rPr>
            </w:pPr>
            <w:ins w:id="1442" w:author="Dylan CHEN" w:date="2026-08-04T11:13:00Z" w16du:dateUtc="2026-08-04T03:13:00Z">
              <w:r>
                <w:rPr>
                  <w:color w:val="000000"/>
                  <w:sz w:val="20"/>
                  <w:szCs w:val="20"/>
                </w:rPr>
                <w:t>-0.156***</w:t>
              </w:r>
            </w:ins>
          </w:p>
        </w:tc>
        <w:tc>
          <w:tcPr>
            <w:tcW w:w="2840" w:type="dxa"/>
            <w:tcBorders>
              <w:top w:val="nil"/>
              <w:left w:val="nil"/>
              <w:bottom w:val="nil"/>
              <w:right w:val="nil"/>
            </w:tcBorders>
            <w:noWrap/>
            <w:hideMark/>
          </w:tcPr>
          <w:p w14:paraId="1760B8DF" w14:textId="77777777" w:rsidR="00DD74E2" w:rsidRDefault="00DD74E2" w:rsidP="00546646">
            <w:pPr>
              <w:jc w:val="center"/>
              <w:rPr>
                <w:ins w:id="1443" w:author="Dylan CHEN" w:date="2026-08-04T11:13:00Z" w16du:dateUtc="2026-08-04T03:13:00Z"/>
                <w:color w:val="000000"/>
                <w:sz w:val="20"/>
                <w:szCs w:val="20"/>
              </w:rPr>
            </w:pPr>
            <w:ins w:id="1444" w:author="Dylan CHEN" w:date="2026-08-04T11:13:00Z" w16du:dateUtc="2026-08-04T03:13:00Z">
              <w:r>
                <w:rPr>
                  <w:color w:val="000000"/>
                  <w:sz w:val="20"/>
                  <w:szCs w:val="20"/>
                </w:rPr>
                <w:t>-0.156***</w:t>
              </w:r>
            </w:ins>
          </w:p>
        </w:tc>
      </w:tr>
      <w:tr w:rsidR="00DD74E2" w14:paraId="3F1CF61C" w14:textId="77777777" w:rsidTr="00546646">
        <w:trPr>
          <w:trHeight w:val="340"/>
          <w:jc w:val="center"/>
          <w:ins w:id="1445" w:author="Dylan CHEN" w:date="2026-08-04T11:13:00Z"/>
        </w:trPr>
        <w:tc>
          <w:tcPr>
            <w:tcW w:w="2560" w:type="dxa"/>
            <w:vMerge/>
            <w:tcBorders>
              <w:top w:val="nil"/>
              <w:left w:val="nil"/>
              <w:bottom w:val="single" w:sz="4" w:space="0" w:color="000000"/>
              <w:right w:val="nil"/>
            </w:tcBorders>
            <w:hideMark/>
          </w:tcPr>
          <w:p w14:paraId="5D0057E2" w14:textId="77777777" w:rsidR="00DD74E2" w:rsidRDefault="00DD74E2" w:rsidP="00546646">
            <w:pPr>
              <w:rPr>
                <w:ins w:id="1446" w:author="Dylan CHEN" w:date="2026-08-04T11:13:00Z" w16du:dateUtc="2026-08-04T03:13:00Z"/>
                <w:color w:val="000000"/>
                <w:sz w:val="20"/>
                <w:szCs w:val="20"/>
              </w:rPr>
            </w:pPr>
          </w:p>
        </w:tc>
        <w:tc>
          <w:tcPr>
            <w:tcW w:w="2340" w:type="dxa"/>
            <w:tcBorders>
              <w:top w:val="nil"/>
              <w:left w:val="nil"/>
              <w:bottom w:val="single" w:sz="4" w:space="0" w:color="auto"/>
              <w:right w:val="nil"/>
            </w:tcBorders>
            <w:noWrap/>
            <w:hideMark/>
          </w:tcPr>
          <w:p w14:paraId="71386AEA" w14:textId="77777777" w:rsidR="00DD74E2" w:rsidRDefault="00DD74E2" w:rsidP="00546646">
            <w:pPr>
              <w:jc w:val="center"/>
              <w:rPr>
                <w:ins w:id="1447" w:author="Dylan CHEN" w:date="2026-08-04T11:13:00Z" w16du:dateUtc="2026-08-04T03:13:00Z"/>
                <w:color w:val="333333"/>
                <w:sz w:val="20"/>
                <w:szCs w:val="20"/>
              </w:rPr>
            </w:pPr>
            <w:ins w:id="1448" w:author="Dylan CHEN" w:date="2026-08-04T11:13:00Z" w16du:dateUtc="2026-08-04T03:13:00Z">
              <w:r>
                <w:rPr>
                  <w:color w:val="333333"/>
                  <w:sz w:val="20"/>
                  <w:szCs w:val="20"/>
                </w:rPr>
                <w:t>[-0.175, -0.136]</w:t>
              </w:r>
            </w:ins>
          </w:p>
        </w:tc>
        <w:tc>
          <w:tcPr>
            <w:tcW w:w="2840" w:type="dxa"/>
            <w:tcBorders>
              <w:top w:val="nil"/>
              <w:left w:val="nil"/>
              <w:bottom w:val="single" w:sz="4" w:space="0" w:color="auto"/>
              <w:right w:val="nil"/>
            </w:tcBorders>
            <w:noWrap/>
            <w:hideMark/>
          </w:tcPr>
          <w:p w14:paraId="1C6A8FD7" w14:textId="77777777" w:rsidR="00DD74E2" w:rsidRDefault="00DD74E2" w:rsidP="00546646">
            <w:pPr>
              <w:jc w:val="center"/>
              <w:rPr>
                <w:ins w:id="1449" w:author="Dylan CHEN" w:date="2026-08-04T11:13:00Z" w16du:dateUtc="2026-08-04T03:13:00Z"/>
                <w:color w:val="333333"/>
                <w:sz w:val="20"/>
                <w:szCs w:val="20"/>
              </w:rPr>
            </w:pPr>
            <w:ins w:id="1450" w:author="Dylan CHEN" w:date="2026-08-04T11:13:00Z" w16du:dateUtc="2026-08-04T03:13:00Z">
              <w:r>
                <w:rPr>
                  <w:color w:val="333333"/>
                  <w:sz w:val="20"/>
                  <w:szCs w:val="20"/>
                </w:rPr>
                <w:t>[-0.176, -0.136]</w:t>
              </w:r>
            </w:ins>
          </w:p>
        </w:tc>
      </w:tr>
      <w:tr w:rsidR="00DD74E2" w14:paraId="7ADC2334" w14:textId="77777777" w:rsidTr="00546646">
        <w:trPr>
          <w:trHeight w:val="340"/>
          <w:jc w:val="center"/>
          <w:ins w:id="1451" w:author="Dylan CHEN" w:date="2026-08-04T11:13:00Z"/>
        </w:trPr>
        <w:tc>
          <w:tcPr>
            <w:tcW w:w="2560" w:type="dxa"/>
            <w:tcBorders>
              <w:top w:val="nil"/>
              <w:left w:val="nil"/>
              <w:bottom w:val="nil"/>
              <w:right w:val="nil"/>
            </w:tcBorders>
            <w:noWrap/>
            <w:hideMark/>
          </w:tcPr>
          <w:p w14:paraId="551A6331" w14:textId="77777777" w:rsidR="00DD74E2" w:rsidRDefault="00DD74E2" w:rsidP="00546646">
            <w:pPr>
              <w:rPr>
                <w:ins w:id="1452" w:author="Dylan CHEN" w:date="2026-08-04T11:13:00Z" w16du:dateUtc="2026-08-04T03:13:00Z"/>
                <w:b/>
                <w:bCs/>
                <w:i/>
                <w:iCs/>
                <w:color w:val="000000"/>
                <w:sz w:val="20"/>
                <w:szCs w:val="20"/>
              </w:rPr>
            </w:pPr>
            <w:ins w:id="1453" w:author="Dylan CHEN" w:date="2026-08-04T11:13:00Z" w16du:dateUtc="2026-08-04T03:13:00Z">
              <w:r>
                <w:rPr>
                  <w:b/>
                  <w:bCs/>
                  <w:i/>
                  <w:iCs/>
                  <w:color w:val="000000"/>
                  <w:sz w:val="20"/>
                  <w:szCs w:val="20"/>
                </w:rPr>
                <w:t>Proportion Mediated</w:t>
              </w:r>
            </w:ins>
          </w:p>
        </w:tc>
        <w:tc>
          <w:tcPr>
            <w:tcW w:w="2340" w:type="dxa"/>
            <w:tcBorders>
              <w:top w:val="nil"/>
              <w:left w:val="nil"/>
              <w:bottom w:val="nil"/>
              <w:right w:val="nil"/>
            </w:tcBorders>
            <w:noWrap/>
            <w:hideMark/>
          </w:tcPr>
          <w:p w14:paraId="705C3287" w14:textId="77777777" w:rsidR="00DD74E2" w:rsidRDefault="00DD74E2" w:rsidP="00546646">
            <w:pPr>
              <w:rPr>
                <w:ins w:id="1454" w:author="Dylan CHEN" w:date="2026-08-04T11:13:00Z" w16du:dateUtc="2026-08-04T03:13:00Z"/>
                <w:b/>
                <w:bCs/>
                <w:i/>
                <w:iCs/>
                <w:color w:val="000000"/>
                <w:sz w:val="20"/>
                <w:szCs w:val="20"/>
              </w:rPr>
            </w:pPr>
          </w:p>
        </w:tc>
        <w:tc>
          <w:tcPr>
            <w:tcW w:w="2840" w:type="dxa"/>
            <w:tcBorders>
              <w:top w:val="nil"/>
              <w:left w:val="nil"/>
              <w:bottom w:val="nil"/>
              <w:right w:val="nil"/>
            </w:tcBorders>
            <w:noWrap/>
            <w:hideMark/>
          </w:tcPr>
          <w:p w14:paraId="1C0B5C2E" w14:textId="77777777" w:rsidR="00DD74E2" w:rsidRDefault="00DD74E2" w:rsidP="00546646">
            <w:pPr>
              <w:jc w:val="center"/>
              <w:rPr>
                <w:ins w:id="1455" w:author="Dylan CHEN" w:date="2026-08-04T11:13:00Z" w16du:dateUtc="2026-08-04T03:13:00Z"/>
                <w:sz w:val="20"/>
                <w:szCs w:val="20"/>
              </w:rPr>
            </w:pPr>
          </w:p>
        </w:tc>
      </w:tr>
      <w:tr w:rsidR="00DD74E2" w14:paraId="49BF54A6" w14:textId="77777777" w:rsidTr="00546646">
        <w:trPr>
          <w:trHeight w:val="320"/>
          <w:jc w:val="center"/>
          <w:ins w:id="1456" w:author="Dylan CHEN" w:date="2026-08-04T11:13:00Z"/>
        </w:trPr>
        <w:tc>
          <w:tcPr>
            <w:tcW w:w="2560" w:type="dxa"/>
            <w:vMerge w:val="restart"/>
            <w:tcBorders>
              <w:top w:val="nil"/>
              <w:left w:val="nil"/>
              <w:bottom w:val="single" w:sz="4" w:space="0" w:color="000000"/>
              <w:right w:val="nil"/>
            </w:tcBorders>
            <w:noWrap/>
            <w:hideMark/>
          </w:tcPr>
          <w:p w14:paraId="6A3F8191" w14:textId="77777777" w:rsidR="00DD74E2" w:rsidRDefault="00DD74E2" w:rsidP="00546646">
            <w:pPr>
              <w:rPr>
                <w:ins w:id="1457" w:author="Dylan CHEN" w:date="2026-08-04T11:13:00Z" w16du:dateUtc="2026-08-04T03:13:00Z"/>
                <w:b/>
                <w:bCs/>
                <w:color w:val="000000"/>
                <w:sz w:val="20"/>
                <w:szCs w:val="20"/>
              </w:rPr>
            </w:pPr>
            <w:ins w:id="1458" w:author="Dylan CHEN" w:date="2026-08-04T11:13:00Z" w16du:dateUtc="2026-08-04T03:13:00Z">
              <w:r>
                <w:rPr>
                  <w:b/>
                  <w:bCs/>
                  <w:color w:val="000000"/>
                  <w:sz w:val="20"/>
                  <w:szCs w:val="20"/>
                </w:rPr>
                <w:t>% of Total Effect Mediated</w:t>
              </w:r>
            </w:ins>
          </w:p>
        </w:tc>
        <w:tc>
          <w:tcPr>
            <w:tcW w:w="2340" w:type="dxa"/>
            <w:tcBorders>
              <w:top w:val="nil"/>
              <w:left w:val="nil"/>
              <w:bottom w:val="nil"/>
              <w:right w:val="nil"/>
            </w:tcBorders>
            <w:noWrap/>
            <w:hideMark/>
          </w:tcPr>
          <w:p w14:paraId="215A854C" w14:textId="77777777" w:rsidR="00DD74E2" w:rsidRDefault="00DD74E2" w:rsidP="00546646">
            <w:pPr>
              <w:jc w:val="center"/>
              <w:rPr>
                <w:ins w:id="1459" w:author="Dylan CHEN" w:date="2026-08-04T11:13:00Z" w16du:dateUtc="2026-08-04T03:13:00Z"/>
                <w:b/>
                <w:bCs/>
                <w:color w:val="000000"/>
                <w:sz w:val="20"/>
                <w:szCs w:val="20"/>
              </w:rPr>
            </w:pPr>
            <w:ins w:id="1460" w:author="Dylan CHEN" w:date="2026-08-04T11:13:00Z" w16du:dateUtc="2026-08-04T03:13:00Z">
              <w:r>
                <w:rPr>
                  <w:b/>
                  <w:bCs/>
                  <w:color w:val="000000"/>
                  <w:sz w:val="20"/>
                  <w:szCs w:val="20"/>
                </w:rPr>
                <w:t>26.50%</w:t>
              </w:r>
            </w:ins>
          </w:p>
        </w:tc>
        <w:tc>
          <w:tcPr>
            <w:tcW w:w="2840" w:type="dxa"/>
            <w:tcBorders>
              <w:top w:val="nil"/>
              <w:left w:val="nil"/>
              <w:bottom w:val="nil"/>
              <w:right w:val="nil"/>
            </w:tcBorders>
            <w:noWrap/>
            <w:hideMark/>
          </w:tcPr>
          <w:p w14:paraId="28B8847C" w14:textId="77777777" w:rsidR="00DD74E2" w:rsidRDefault="00DD74E2" w:rsidP="00546646">
            <w:pPr>
              <w:jc w:val="center"/>
              <w:rPr>
                <w:ins w:id="1461" w:author="Dylan CHEN" w:date="2026-08-04T11:13:00Z" w16du:dateUtc="2026-08-04T03:13:00Z"/>
                <w:b/>
                <w:bCs/>
                <w:color w:val="000000"/>
                <w:sz w:val="20"/>
                <w:szCs w:val="20"/>
              </w:rPr>
            </w:pPr>
            <w:ins w:id="1462" w:author="Dylan CHEN" w:date="2026-08-04T11:13:00Z" w16du:dateUtc="2026-08-04T03:13:00Z">
              <w:r>
                <w:rPr>
                  <w:b/>
                  <w:bCs/>
                  <w:color w:val="000000"/>
                  <w:sz w:val="20"/>
                  <w:szCs w:val="20"/>
                </w:rPr>
                <w:t>19.70%</w:t>
              </w:r>
            </w:ins>
          </w:p>
        </w:tc>
      </w:tr>
      <w:tr w:rsidR="00DD74E2" w14:paraId="00DD86EB" w14:textId="77777777" w:rsidTr="00546646">
        <w:trPr>
          <w:trHeight w:val="320"/>
          <w:jc w:val="center"/>
          <w:ins w:id="1463" w:author="Dylan CHEN" w:date="2026-08-04T11:13:00Z"/>
        </w:trPr>
        <w:tc>
          <w:tcPr>
            <w:tcW w:w="2560" w:type="dxa"/>
            <w:vMerge/>
            <w:tcBorders>
              <w:top w:val="nil"/>
              <w:left w:val="nil"/>
              <w:bottom w:val="single" w:sz="4" w:space="0" w:color="000000"/>
              <w:right w:val="nil"/>
            </w:tcBorders>
            <w:hideMark/>
          </w:tcPr>
          <w:p w14:paraId="4C1F48B5" w14:textId="77777777" w:rsidR="00DD74E2" w:rsidRDefault="00DD74E2" w:rsidP="00546646">
            <w:pPr>
              <w:rPr>
                <w:ins w:id="1464" w:author="Dylan CHEN" w:date="2026-08-04T11:13:00Z" w16du:dateUtc="2026-08-04T03:13:00Z"/>
                <w:b/>
                <w:bCs/>
                <w:color w:val="000000"/>
                <w:sz w:val="20"/>
                <w:szCs w:val="20"/>
              </w:rPr>
            </w:pPr>
          </w:p>
        </w:tc>
        <w:tc>
          <w:tcPr>
            <w:tcW w:w="2340" w:type="dxa"/>
            <w:tcBorders>
              <w:top w:val="nil"/>
              <w:left w:val="nil"/>
              <w:bottom w:val="single" w:sz="4" w:space="0" w:color="auto"/>
              <w:right w:val="nil"/>
            </w:tcBorders>
            <w:noWrap/>
            <w:hideMark/>
          </w:tcPr>
          <w:p w14:paraId="673530E0" w14:textId="77777777" w:rsidR="00DD74E2" w:rsidRDefault="00DD74E2" w:rsidP="00546646">
            <w:pPr>
              <w:jc w:val="center"/>
              <w:rPr>
                <w:ins w:id="1465" w:author="Dylan CHEN" w:date="2026-08-04T11:13:00Z" w16du:dateUtc="2026-08-04T03:13:00Z"/>
                <w:b/>
                <w:bCs/>
                <w:color w:val="333333"/>
                <w:sz w:val="20"/>
                <w:szCs w:val="20"/>
              </w:rPr>
            </w:pPr>
            <w:ins w:id="1466" w:author="Dylan CHEN" w:date="2026-08-04T11:13:00Z" w16du:dateUtc="2026-08-04T03:13:00Z">
              <w:r>
                <w:rPr>
                  <w:b/>
                  <w:bCs/>
                  <w:color w:val="333333"/>
                  <w:sz w:val="20"/>
                  <w:szCs w:val="20"/>
                </w:rPr>
                <w:t>[23.6%, 30.4%]</w:t>
              </w:r>
            </w:ins>
          </w:p>
        </w:tc>
        <w:tc>
          <w:tcPr>
            <w:tcW w:w="2840" w:type="dxa"/>
            <w:tcBorders>
              <w:top w:val="nil"/>
              <w:left w:val="nil"/>
              <w:bottom w:val="single" w:sz="4" w:space="0" w:color="auto"/>
              <w:right w:val="nil"/>
            </w:tcBorders>
            <w:noWrap/>
            <w:hideMark/>
          </w:tcPr>
          <w:p w14:paraId="7EA0FB81" w14:textId="77777777" w:rsidR="00DD74E2" w:rsidRDefault="00DD74E2" w:rsidP="00546646">
            <w:pPr>
              <w:jc w:val="center"/>
              <w:rPr>
                <w:ins w:id="1467" w:author="Dylan CHEN" w:date="2026-08-04T11:13:00Z" w16du:dateUtc="2026-08-04T03:13:00Z"/>
                <w:b/>
                <w:bCs/>
                <w:color w:val="333333"/>
                <w:sz w:val="20"/>
                <w:szCs w:val="20"/>
              </w:rPr>
            </w:pPr>
            <w:ins w:id="1468" w:author="Dylan CHEN" w:date="2026-08-04T11:13:00Z" w16du:dateUtc="2026-08-04T03:13:00Z">
              <w:r>
                <w:rPr>
                  <w:b/>
                  <w:bCs/>
                  <w:color w:val="333333"/>
                  <w:sz w:val="20"/>
                  <w:szCs w:val="20"/>
                </w:rPr>
                <w:t>[17.5%, 22.6%]</w:t>
              </w:r>
            </w:ins>
          </w:p>
        </w:tc>
      </w:tr>
    </w:tbl>
    <w:p w14:paraId="3BC49F77" w14:textId="77777777" w:rsidR="00DD74E2" w:rsidRDefault="00DD74E2" w:rsidP="00203B5A">
      <w:pPr>
        <w:spacing w:before="120" w:after="120"/>
        <w:rPr>
          <w:ins w:id="1469" w:author="Dylan CHEN" w:date="2026-08-04T11:13:00Z" w16du:dateUtc="2026-08-04T03:13:00Z"/>
        </w:rPr>
      </w:pPr>
    </w:p>
    <w:p w14:paraId="5A7167F4" w14:textId="62A298CF" w:rsidR="00FF4147" w:rsidRDefault="00DD74E2" w:rsidP="00203B5A">
      <w:pPr>
        <w:spacing w:before="120" w:after="120"/>
        <w:rPr>
          <w:ins w:id="1470" w:author="Dylan CHEN" w:date="2026-08-21T23:08:00Z" w16du:dateUtc="2026-08-21T15:08:00Z"/>
        </w:rPr>
      </w:pPr>
      <w:ins w:id="1471" w:author="Dylan CHEN" w:date="2026-08-04T11:13:00Z" w16du:dateUtc="2026-08-04T03:13:00Z">
        <w:r>
          <w:rPr>
            <w:rFonts w:hint="eastAsia"/>
          </w:rPr>
          <w:t xml:space="preserve">But </w:t>
        </w:r>
      </w:ins>
      <w:del w:id="1472" w:author="Dylan CHEN" w:date="2026-08-04T10:35:00Z" w16du:dateUtc="2026-08-04T02:35:00Z">
        <w:r w:rsidR="00157BF1" w:rsidRPr="00522DE1" w:rsidDel="00203B5A">
          <w:delText>Thank you for this constructive suggestion. We have now included a dedicated table (Table [X]) presenting the results of our causal mediation analysis, along with expanded methodological details in Section [X] that specify the estimation procedures, identifying assumptions, and bootstrap inference approach employed.</w:delText>
        </w:r>
      </w:del>
      <w:ins w:id="1473" w:author="Dylan CHEN" w:date="2026-08-04T11:13:00Z" w16du:dateUtc="2026-08-04T03:13:00Z">
        <w:r>
          <w:rPr>
            <w:rFonts w:hint="eastAsia"/>
          </w:rPr>
          <w:t>i</w:t>
        </w:r>
      </w:ins>
      <w:ins w:id="1474" w:author="Dylan CHEN" w:date="2026-08-04T11:05:00Z" w16du:dateUtc="2026-08-04T03:05:00Z">
        <w:r w:rsidR="000427A7" w:rsidRPr="000427A7">
          <w:t>n the revised manuscript we no longer conduct a causal mediation analysis, and we no longer state hypotheses about mediation. The current approach is organized around theory. We derive the hypotheses H1 through H</w:t>
        </w:r>
      </w:ins>
      <w:ins w:id="1475" w:author="Dylan CHEN" w:date="2026-08-20T22:41:00Z" w16du:dateUtc="2026-08-20T14:41:00Z">
        <w:r w:rsidR="00FA770C">
          <w:rPr>
            <w:rFonts w:hint="eastAsia"/>
          </w:rPr>
          <w:t>6</w:t>
        </w:r>
      </w:ins>
      <w:ins w:id="1476" w:author="Dylan CHEN" w:date="2026-08-04T11:05:00Z" w16du:dateUtc="2026-08-04T03:05:00Z">
        <w:r w:rsidR="000427A7" w:rsidRPr="000427A7">
          <w:t xml:space="preserve"> from the fast-and-slow account and then test each of them, so that the empirical work supports the theoretical development directly. For this reason</w:t>
        </w:r>
      </w:ins>
      <w:ins w:id="1477" w:author="Dylan CHEN" w:date="2026-08-05T15:25:00Z" w16du:dateUtc="2026-08-05T07:25:00Z">
        <w:r w:rsidR="00992B08">
          <w:rPr>
            <w:rFonts w:hint="eastAsia"/>
          </w:rPr>
          <w:t>,</w:t>
        </w:r>
      </w:ins>
      <w:ins w:id="1478" w:author="Dylan CHEN" w:date="2026-08-04T11:05:00Z" w16du:dateUtc="2026-08-04T03:05:00Z">
        <w:r w:rsidR="000427A7" w:rsidRPr="000427A7">
          <w:t xml:space="preserve"> a </w:t>
        </w:r>
      </w:ins>
      <w:ins w:id="1479" w:author="Dylan CHEN" w:date="2026-08-05T15:25:00Z" w16du:dateUtc="2026-08-05T07:25:00Z">
        <w:r w:rsidR="00992B08">
          <w:rPr>
            <w:rFonts w:hint="eastAsia"/>
          </w:rPr>
          <w:t xml:space="preserve">causal </w:t>
        </w:r>
      </w:ins>
      <w:ins w:id="1480" w:author="Dylan CHEN" w:date="2026-08-04T11:05:00Z" w16du:dateUtc="2026-08-04T03:05:00Z">
        <w:r w:rsidR="000427A7" w:rsidRPr="000427A7">
          <w:t>mediation results table is no longer applicable.</w:t>
        </w:r>
      </w:ins>
    </w:p>
    <w:p w14:paraId="6A202811" w14:textId="77777777" w:rsidR="00BE7589" w:rsidRDefault="00BE7589" w:rsidP="00203B5A">
      <w:pPr>
        <w:spacing w:before="120" w:after="120"/>
        <w:rPr>
          <w:ins w:id="1481" w:author="Dylan CHEN" w:date="2026-08-21T23:08:00Z" w16du:dateUtc="2026-08-21T15:08:00Z"/>
        </w:rPr>
      </w:pPr>
    </w:p>
    <w:p w14:paraId="5825AB1C" w14:textId="3CC19866" w:rsidR="00BE7589" w:rsidRPr="00BE7589" w:rsidRDefault="00BE7589" w:rsidP="00BE7589">
      <w:pPr>
        <w:pStyle w:val="NormalWeb"/>
        <w:rPr>
          <w:ins w:id="1482" w:author="Dylan CHEN" w:date="2026-08-21T23:08:00Z" w16du:dateUtc="2026-08-21T15:08:00Z"/>
          <w:rFonts w:hint="eastAsia"/>
          <w:b/>
          <w:bCs/>
          <w:color w:val="000000"/>
          <w:rPrChange w:id="1483" w:author="Dylan CHEN" w:date="2026-08-21T23:08:00Z" w16du:dateUtc="2026-08-21T15:08:00Z">
            <w:rPr>
              <w:ins w:id="1484" w:author="Dylan CHEN" w:date="2026-08-21T23:08:00Z" w16du:dateUtc="2026-08-21T15:08:00Z"/>
              <w:rFonts w:hint="eastAsia"/>
              <w:color w:val="000000"/>
            </w:rPr>
          </w:rPrChange>
        </w:rPr>
      </w:pPr>
      <w:ins w:id="1485" w:author="Dylan CHEN" w:date="2026-08-21T23:08:00Z" w16du:dateUtc="2026-08-21T15:08:00Z">
        <w:r w:rsidRPr="00BE7589">
          <w:rPr>
            <w:b/>
            <w:bCs/>
            <w:color w:val="000000"/>
            <w:rPrChange w:id="1486" w:author="Dylan CHEN" w:date="2026-08-21T23:08:00Z" w16du:dateUtc="2026-08-21T15:08:00Z">
              <w:rPr>
                <w:color w:val="000000"/>
              </w:rPr>
            </w:rPrChange>
          </w:rPr>
          <w:t>Reference</w:t>
        </w:r>
      </w:ins>
    </w:p>
    <w:p w14:paraId="25BB5126" w14:textId="479F94D6" w:rsidR="00BE7589" w:rsidRPr="00BE7589" w:rsidRDefault="00BE7589" w:rsidP="00BE7589">
      <w:pPr>
        <w:pStyle w:val="NormalWeb"/>
        <w:rPr>
          <w:rFonts w:hint="eastAsia"/>
          <w:color w:val="000000"/>
          <w:rPrChange w:id="1487" w:author="Dylan CHEN" w:date="2026-08-21T23:08:00Z" w16du:dateUtc="2026-08-21T15:08:00Z">
            <w:rPr/>
          </w:rPrChange>
        </w:rPr>
        <w:pPrChange w:id="1488" w:author="Dylan CHEN" w:date="2026-08-21T23:08:00Z" w16du:dateUtc="2026-08-21T15:08:00Z">
          <w:pPr>
            <w:spacing w:before="120" w:after="120"/>
          </w:pPr>
        </w:pPrChange>
      </w:pPr>
      <w:ins w:id="1489" w:author="Dylan CHEN" w:date="2026-08-21T23:08:00Z" w16du:dateUtc="2026-08-21T15:08:00Z">
        <w:r>
          <w:rPr>
            <w:color w:val="000000"/>
          </w:rPr>
          <w:t>Imai, K., Keele, L., &amp; Tingley, D. (2010). A general approach to causal mediation analysis. Psychological Methods, 15(4), 309–334.</w:t>
        </w:r>
      </w:ins>
    </w:p>
    <w:p w14:paraId="07220244" w14:textId="77777777"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3EBD9EEE" w14:textId="0EB65FFE" w:rsidR="00DE33BC" w:rsidRPr="00522DE1" w:rsidRDefault="00FA770C" w:rsidP="00DE33BC">
      <w:pPr>
        <w:pStyle w:val="Heading1"/>
      </w:pPr>
      <w:ins w:id="1490" w:author="Dylan CHEN" w:date="2026-08-20T22:41:00Z" w16du:dateUtc="2026-08-20T14:41:00Z">
        <w:r>
          <w:rPr>
            <w:rFonts w:hint="eastAsia"/>
          </w:rPr>
          <w:t>#</w:t>
        </w:r>
      </w:ins>
      <w:r w:rsidR="00DE33BC" w:rsidRPr="00522DE1">
        <w:t>R1-16 (comment sentiment)</w:t>
      </w:r>
    </w:p>
    <w:p w14:paraId="0B86DB18" w14:textId="77777777"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In Section 6.3.2.1, the authors use comment volume to rule out attention diversion. While this is informative, under the elevated expectations mechanism, comments may become more critical or negative rather than fewer. </w:t>
      </w:r>
      <w:r w:rsidRPr="00522DE1">
        <w:rPr>
          <w:rFonts w:eastAsia="SimSun"/>
          <w:i/>
          <w:iCs/>
          <w:kern w:val="2"/>
          <w:highlight w:val="yellow"/>
        </w:rPr>
        <w:t>Comment sentiment</w:t>
      </w:r>
      <w:r w:rsidRPr="00522DE1">
        <w:rPr>
          <w:rFonts w:eastAsia="SimSun"/>
          <w:i/>
          <w:iCs/>
          <w:kern w:val="2"/>
        </w:rPr>
        <w:t>, not just volume, would therefore be more informative.</w:t>
      </w:r>
    </w:p>
    <w:p w14:paraId="4F8FD7E6" w14:textId="77777777" w:rsidR="00DE33BC" w:rsidRDefault="00DE33BC" w:rsidP="00DE33BC">
      <w:pPr>
        <w:widowControl w:val="0"/>
        <w:autoSpaceDE w:val="0"/>
        <w:autoSpaceDN w:val="0"/>
        <w:adjustRightInd w:val="0"/>
        <w:spacing w:before="120" w:after="120"/>
        <w:jc w:val="both"/>
        <w:rPr>
          <w:ins w:id="1491" w:author="Dylan CHEN" w:date="2026-03-20T16:38:00Z" w16du:dateUtc="2026-03-20T08:38:00Z"/>
          <w:rFonts w:eastAsia="SimSun"/>
          <w:b/>
          <w:bCs/>
          <w:i/>
          <w:iCs/>
          <w:kern w:val="2"/>
          <w:u w:val="single"/>
        </w:rPr>
      </w:pPr>
      <w:r w:rsidRPr="00522DE1">
        <w:rPr>
          <w:rFonts w:eastAsia="SimSun"/>
          <w:b/>
          <w:bCs/>
          <w:i/>
          <w:iCs/>
          <w:kern w:val="2"/>
          <w:u w:val="single"/>
        </w:rPr>
        <w:t>Response</w:t>
      </w:r>
    </w:p>
    <w:p w14:paraId="7735F09D" w14:textId="77777777" w:rsidR="0037431D" w:rsidRDefault="0037431D">
      <w:pPr>
        <w:pStyle w:val="Paragraph"/>
        <w:rPr>
          <w:ins w:id="1492" w:author="Dylan CHEN" w:date="2026-03-20T16:45:00Z" w16du:dateUtc="2026-03-20T08:45:00Z"/>
        </w:rPr>
        <w:pPrChange w:id="1493" w:author="Dylan CHEN" w:date="2026-03-20T16:45:00Z" w16du:dateUtc="2026-03-20T08:45:00Z">
          <w:pPr>
            <w:pStyle w:val="NormalWeb"/>
          </w:pPr>
        </w:pPrChange>
      </w:pPr>
      <w:ins w:id="1494" w:author="Dylan CHEN" w:date="2026-03-20T16:45:00Z" w16du:dateUtc="2026-03-20T08:45:00Z">
        <w:r>
          <w:t>We thank the reviewer for this insightful suggestion. The logic that elevated expectations may manifest through more critical or negative comments, rather than fewer comments, is compelling. We conducted the suggested analysis, though two data limitations constrain its statistical power. First, platform observations reveal minimal sentiment variation in comments on this technical Q&amp;A community; users typically focus on functional clarifications rather than evaluative judgments. Second, a substantial proportion of answers receive zero comments, and this analysis conditions on the subset with at least one comment, which further reduces sample size.</w:t>
        </w:r>
      </w:ins>
    </w:p>
    <w:p w14:paraId="5B096E35" w14:textId="3C21D603" w:rsidR="00BE7CD1" w:rsidRDefault="0037431D" w:rsidP="00466F7D">
      <w:pPr>
        <w:pStyle w:val="Paragraph"/>
        <w:rPr>
          <w:ins w:id="1495" w:author="Dylan CHEN" w:date="2026-03-20T16:47:00Z" w16du:dateUtc="2026-03-20T08:47:00Z"/>
        </w:rPr>
      </w:pPr>
      <w:ins w:id="1496" w:author="Dylan CHEN" w:date="2026-03-20T16:45:00Z" w16du:dateUtc="2026-03-20T08:45:00Z">
        <w:r>
          <w:t xml:space="preserve">Despite these constraints, we constructed two sentiment measures using established Chinese NLP tools. For SnowNLP, which returns a continuous sentiment score between 0 and 1, we classify a comment as negative when its score falls below 0.5. For CnSenti, which separately counts positive and negative sentiment words within each comment, we classify a comment as negative when its negative word count exceeds its positive word count. As shown in the </w:t>
        </w:r>
      </w:ins>
      <w:ins w:id="1497" w:author="Dylan CHEN" w:date="2026-03-20T16:47:00Z" w16du:dateUtc="2026-03-20T08:47:00Z">
        <w:r w:rsidR="00BE7CD1">
          <w:rPr>
            <w:rFonts w:hint="eastAsia"/>
          </w:rPr>
          <w:t>Table R1-16</w:t>
        </w:r>
      </w:ins>
      <w:ins w:id="1498" w:author="Dylan CHEN" w:date="2026-03-20T16:45:00Z" w16du:dateUtc="2026-03-20T08:45:00Z">
        <w:r>
          <w:t xml:space="preserve"> below, the coefficients on AI are positive under both measures, suggesting a directional pattern consistent with the elevated expectations mechanism, though neither reaches statistical significance.</w:t>
        </w:r>
      </w:ins>
    </w:p>
    <w:p w14:paraId="00EC5AE9" w14:textId="77777777" w:rsidR="00BE7CD1" w:rsidRDefault="00BE7CD1">
      <w:pPr>
        <w:pStyle w:val="Paragraph"/>
        <w:rPr>
          <w:ins w:id="1499" w:author="Dylan CHEN" w:date="2026-03-20T16:45:00Z" w16du:dateUtc="2026-03-20T08:45:00Z"/>
        </w:rPr>
        <w:pPrChange w:id="1500" w:author="Dylan CHEN" w:date="2026-03-20T16:45:00Z" w16du:dateUtc="2026-03-20T08:45:00Z">
          <w:pPr>
            <w:pStyle w:val="NormalWeb"/>
          </w:pPr>
        </w:pPrChange>
      </w:pPr>
    </w:p>
    <w:p w14:paraId="603BE1E7" w14:textId="031044C4" w:rsidR="0037431D" w:rsidRDefault="00BE7CD1">
      <w:pPr>
        <w:pStyle w:val="TableFiguretitle"/>
        <w:rPr>
          <w:ins w:id="1501" w:author="Dylan CHEN" w:date="2026-03-20T16:45:00Z" w16du:dateUtc="2026-03-20T08:45:00Z"/>
        </w:rPr>
        <w:pPrChange w:id="1502" w:author="Dylan CHEN" w:date="2026-03-20T16:47:00Z" w16du:dateUtc="2026-03-20T08:47:00Z">
          <w:pPr>
            <w:pStyle w:val="NormalWeb"/>
          </w:pPr>
        </w:pPrChange>
      </w:pPr>
      <w:ins w:id="1503" w:author="Dylan CHEN" w:date="2026-03-20T16:46:00Z" w16du:dateUtc="2026-03-20T08:46:00Z">
        <w:r>
          <w:t xml:space="preserve">Table </w:t>
        </w:r>
      </w:ins>
      <w:ins w:id="1504" w:author="Dylan CHEN" w:date="2026-03-20T16:47:00Z" w16du:dateUtc="2026-03-20T08:47:00Z">
        <w:r>
          <w:rPr>
            <w:rFonts w:hint="eastAsia"/>
          </w:rPr>
          <w:t>R1-16</w:t>
        </w:r>
      </w:ins>
      <w:ins w:id="1505" w:author="Dylan CHEN" w:date="2026-03-20T16:46:00Z" w16du:dateUtc="2026-03-20T08:46:00Z">
        <w:r>
          <w:t>. Effect of AI Answers on the Number of Negative Comments Received by Human Answers</w:t>
        </w:r>
      </w:ins>
    </w:p>
    <w:tbl>
      <w:tblPr>
        <w:tblW w:w="5000" w:type="pct"/>
        <w:jc w:val="center"/>
        <w:tblLayout w:type="fixed"/>
        <w:tblLook w:val="04A0" w:firstRow="1" w:lastRow="0" w:firstColumn="1" w:lastColumn="0" w:noHBand="0" w:noVBand="1"/>
      </w:tblPr>
      <w:tblGrid>
        <w:gridCol w:w="2338"/>
        <w:gridCol w:w="3375"/>
        <w:gridCol w:w="3647"/>
      </w:tblGrid>
      <w:tr w:rsidR="00466F7D" w14:paraId="3E7DED91" w14:textId="77777777" w:rsidTr="00417031">
        <w:trPr>
          <w:trHeight w:val="320"/>
          <w:jc w:val="center"/>
          <w:ins w:id="1506" w:author="Dylan CHEN" w:date="2026-03-20T16:45:00Z"/>
        </w:trPr>
        <w:tc>
          <w:tcPr>
            <w:tcW w:w="1580" w:type="dxa"/>
            <w:tcBorders>
              <w:top w:val="single" w:sz="4" w:space="0" w:color="auto"/>
              <w:left w:val="nil"/>
              <w:bottom w:val="nil"/>
              <w:right w:val="nil"/>
            </w:tcBorders>
            <w:noWrap/>
            <w:hideMark/>
          </w:tcPr>
          <w:p w14:paraId="66CA5440" w14:textId="77777777" w:rsidR="00466F7D" w:rsidRDefault="00466F7D" w:rsidP="00417031">
            <w:pPr>
              <w:rPr>
                <w:ins w:id="1507" w:author="Dylan CHEN" w:date="2026-03-20T16:45:00Z" w16du:dateUtc="2026-03-20T08:45:00Z"/>
                <w:color w:val="000000"/>
                <w:sz w:val="20"/>
                <w:szCs w:val="20"/>
              </w:rPr>
            </w:pPr>
          </w:p>
        </w:tc>
        <w:tc>
          <w:tcPr>
            <w:tcW w:w="2280" w:type="dxa"/>
            <w:tcBorders>
              <w:top w:val="single" w:sz="4" w:space="0" w:color="auto"/>
              <w:left w:val="nil"/>
              <w:bottom w:val="nil"/>
              <w:right w:val="nil"/>
            </w:tcBorders>
            <w:noWrap/>
            <w:hideMark/>
          </w:tcPr>
          <w:p w14:paraId="7B0F0678" w14:textId="77777777" w:rsidR="00466F7D" w:rsidRDefault="00466F7D" w:rsidP="00417031">
            <w:pPr>
              <w:jc w:val="center"/>
              <w:rPr>
                <w:ins w:id="1508" w:author="Dylan CHEN" w:date="2026-03-20T16:45:00Z" w16du:dateUtc="2026-03-20T08:45:00Z"/>
                <w:sz w:val="20"/>
                <w:szCs w:val="20"/>
              </w:rPr>
            </w:pPr>
            <w:ins w:id="1509" w:author="Dylan CHEN" w:date="2026-03-20T16:45:00Z" w16du:dateUtc="2026-03-20T08:45:00Z">
              <w:r>
                <w:rPr>
                  <w:sz w:val="20"/>
                  <w:szCs w:val="20"/>
                </w:rPr>
                <w:t>(1)</w:t>
              </w:r>
            </w:ins>
          </w:p>
        </w:tc>
        <w:tc>
          <w:tcPr>
            <w:tcW w:w="2464" w:type="dxa"/>
            <w:tcBorders>
              <w:top w:val="single" w:sz="4" w:space="0" w:color="auto"/>
              <w:left w:val="nil"/>
              <w:bottom w:val="nil"/>
              <w:right w:val="nil"/>
            </w:tcBorders>
            <w:noWrap/>
            <w:hideMark/>
          </w:tcPr>
          <w:p w14:paraId="0A782707" w14:textId="07D5B420" w:rsidR="00466F7D" w:rsidRDefault="00466F7D" w:rsidP="00417031">
            <w:pPr>
              <w:jc w:val="center"/>
              <w:rPr>
                <w:ins w:id="1510" w:author="Dylan CHEN" w:date="2026-03-20T16:45:00Z" w16du:dateUtc="2026-03-20T08:45:00Z"/>
                <w:sz w:val="20"/>
                <w:szCs w:val="20"/>
              </w:rPr>
            </w:pPr>
            <w:ins w:id="1511" w:author="Dylan CHEN" w:date="2026-03-20T16:45:00Z" w16du:dateUtc="2026-03-20T08:45:00Z">
              <w:r>
                <w:rPr>
                  <w:sz w:val="20"/>
                  <w:szCs w:val="20"/>
                </w:rPr>
                <w:t>(</w:t>
              </w:r>
            </w:ins>
            <w:ins w:id="1512" w:author="Dylan CHEN" w:date="2026-08-21T22:48:00Z" w16du:dateUtc="2026-08-21T14:48:00Z">
              <w:r w:rsidR="00006439">
                <w:rPr>
                  <w:rFonts w:hint="eastAsia"/>
                  <w:sz w:val="20"/>
                  <w:szCs w:val="20"/>
                </w:rPr>
                <w:t>2</w:t>
              </w:r>
            </w:ins>
            <w:ins w:id="1513" w:author="Dylan CHEN" w:date="2026-03-20T16:45:00Z" w16du:dateUtc="2026-03-20T08:45:00Z">
              <w:r>
                <w:rPr>
                  <w:sz w:val="20"/>
                  <w:szCs w:val="20"/>
                </w:rPr>
                <w:t>)</w:t>
              </w:r>
            </w:ins>
          </w:p>
        </w:tc>
      </w:tr>
      <w:tr w:rsidR="00466F7D" w14:paraId="0B2CD8F7" w14:textId="77777777" w:rsidTr="00417031">
        <w:trPr>
          <w:trHeight w:val="360"/>
          <w:jc w:val="center"/>
          <w:ins w:id="1514" w:author="Dylan CHEN" w:date="2026-03-20T16:45:00Z"/>
        </w:trPr>
        <w:tc>
          <w:tcPr>
            <w:tcW w:w="1580" w:type="dxa"/>
            <w:tcBorders>
              <w:top w:val="nil"/>
              <w:left w:val="nil"/>
              <w:bottom w:val="nil"/>
              <w:right w:val="nil"/>
            </w:tcBorders>
            <w:noWrap/>
            <w:hideMark/>
          </w:tcPr>
          <w:p w14:paraId="000FAC18" w14:textId="77777777" w:rsidR="00466F7D" w:rsidRDefault="00466F7D" w:rsidP="00417031">
            <w:pPr>
              <w:jc w:val="right"/>
              <w:rPr>
                <w:ins w:id="1515" w:author="Dylan CHEN" w:date="2026-03-20T16:45:00Z" w16du:dateUtc="2026-03-20T08:45:00Z"/>
                <w:color w:val="000000"/>
                <w:sz w:val="20"/>
                <w:szCs w:val="20"/>
              </w:rPr>
            </w:pPr>
            <w:ins w:id="1516" w:author="Dylan CHEN" w:date="2026-03-20T16:45:00Z" w16du:dateUtc="2026-03-20T08:45:00Z">
              <w:r>
                <w:rPr>
                  <w:color w:val="000000"/>
                  <w:sz w:val="20"/>
                  <w:szCs w:val="20"/>
                </w:rPr>
                <w:lastRenderedPageBreak/>
                <w:t xml:space="preserve">DV: </w:t>
              </w:r>
            </w:ins>
          </w:p>
        </w:tc>
        <w:tc>
          <w:tcPr>
            <w:tcW w:w="2280" w:type="dxa"/>
            <w:tcBorders>
              <w:top w:val="nil"/>
              <w:left w:val="nil"/>
              <w:bottom w:val="single" w:sz="4" w:space="0" w:color="auto"/>
              <w:right w:val="nil"/>
            </w:tcBorders>
            <w:noWrap/>
            <w:hideMark/>
          </w:tcPr>
          <w:p w14:paraId="7449D514" w14:textId="77777777" w:rsidR="00466F7D" w:rsidRPr="00417031" w:rsidRDefault="00466F7D" w:rsidP="00417031">
            <w:pPr>
              <w:jc w:val="center"/>
              <w:rPr>
                <w:ins w:id="1517" w:author="Dylan CHEN" w:date="2026-03-20T16:45:00Z" w16du:dateUtc="2026-03-20T08:45:00Z"/>
                <w:i/>
                <w:color w:val="000000"/>
                <w:sz w:val="20"/>
                <w:szCs w:val="20"/>
              </w:rPr>
            </w:pPr>
            <w:ins w:id="1518" w:author="Dylan CHEN" w:date="2026-03-20T16:45:00Z" w16du:dateUtc="2026-03-20T08:45:00Z">
              <w:r w:rsidRPr="00417031">
                <w:rPr>
                  <w:i/>
                  <w:color w:val="000000"/>
                  <w:sz w:val="20"/>
                  <w:szCs w:val="20"/>
                </w:rPr>
                <w:t>negCommentNum_cnsenti</w:t>
              </w:r>
              <w:r w:rsidRPr="00417031">
                <w:rPr>
                  <w:i/>
                  <w:color w:val="000000"/>
                  <w:sz w:val="20"/>
                  <w:szCs w:val="20"/>
                  <w:vertAlign w:val="subscript"/>
                </w:rPr>
                <w:t>j</w:t>
              </w:r>
            </w:ins>
          </w:p>
        </w:tc>
        <w:tc>
          <w:tcPr>
            <w:tcW w:w="2464" w:type="dxa"/>
            <w:tcBorders>
              <w:top w:val="nil"/>
              <w:left w:val="nil"/>
              <w:bottom w:val="single" w:sz="4" w:space="0" w:color="auto"/>
              <w:right w:val="nil"/>
            </w:tcBorders>
            <w:noWrap/>
            <w:hideMark/>
          </w:tcPr>
          <w:p w14:paraId="4F806198" w14:textId="77777777" w:rsidR="00466F7D" w:rsidRPr="00417031" w:rsidRDefault="00466F7D" w:rsidP="00417031">
            <w:pPr>
              <w:jc w:val="center"/>
              <w:rPr>
                <w:ins w:id="1519" w:author="Dylan CHEN" w:date="2026-03-20T16:45:00Z" w16du:dateUtc="2026-03-20T08:45:00Z"/>
                <w:i/>
                <w:color w:val="000000"/>
                <w:sz w:val="20"/>
                <w:szCs w:val="20"/>
              </w:rPr>
            </w:pPr>
            <w:ins w:id="1520" w:author="Dylan CHEN" w:date="2026-03-20T16:45:00Z" w16du:dateUtc="2026-03-20T08:45:00Z">
              <w:r w:rsidRPr="00417031">
                <w:rPr>
                  <w:i/>
                  <w:color w:val="000000"/>
                  <w:sz w:val="20"/>
                  <w:szCs w:val="20"/>
                </w:rPr>
                <w:t>negCommentNum_snowNLP</w:t>
              </w:r>
              <w:r w:rsidRPr="00417031">
                <w:rPr>
                  <w:i/>
                  <w:color w:val="000000"/>
                  <w:sz w:val="20"/>
                  <w:szCs w:val="20"/>
                  <w:vertAlign w:val="subscript"/>
                </w:rPr>
                <w:t>j</w:t>
              </w:r>
            </w:ins>
          </w:p>
        </w:tc>
      </w:tr>
      <w:tr w:rsidR="00466F7D" w14:paraId="3BF46CDA" w14:textId="77777777" w:rsidTr="00417031">
        <w:trPr>
          <w:trHeight w:val="320"/>
          <w:jc w:val="center"/>
          <w:ins w:id="1521" w:author="Dylan CHEN" w:date="2026-03-20T16:45:00Z"/>
        </w:trPr>
        <w:tc>
          <w:tcPr>
            <w:tcW w:w="1580" w:type="dxa"/>
            <w:vMerge w:val="restart"/>
            <w:tcBorders>
              <w:top w:val="nil"/>
              <w:left w:val="nil"/>
              <w:bottom w:val="single" w:sz="4" w:space="0" w:color="000000"/>
              <w:right w:val="nil"/>
            </w:tcBorders>
            <w:noWrap/>
            <w:hideMark/>
          </w:tcPr>
          <w:p w14:paraId="528C3FEA" w14:textId="77777777" w:rsidR="00466F7D" w:rsidRPr="00417031" w:rsidRDefault="00466F7D" w:rsidP="00417031">
            <w:pPr>
              <w:rPr>
                <w:ins w:id="1522" w:author="Dylan CHEN" w:date="2026-03-20T16:45:00Z" w16du:dateUtc="2026-03-20T08:45:00Z"/>
                <w:i/>
                <w:iCs/>
                <w:color w:val="000000"/>
                <w:sz w:val="20"/>
                <w:szCs w:val="20"/>
              </w:rPr>
            </w:pPr>
            <w:ins w:id="1523" w:author="Dylan CHEN" w:date="2026-03-20T16:45:00Z" w16du:dateUtc="2026-03-20T08:45:00Z">
              <w:r w:rsidRPr="00417031">
                <w:rPr>
                  <w:i/>
                  <w:iCs/>
                  <w:color w:val="000000"/>
                  <w:sz w:val="20"/>
                  <w:szCs w:val="20"/>
                </w:rPr>
                <w:t>AI</w:t>
              </w:r>
              <w:r w:rsidRPr="00417031">
                <w:rPr>
                  <w:i/>
                  <w:iCs/>
                  <w:color w:val="000000"/>
                  <w:sz w:val="20"/>
                  <w:szCs w:val="20"/>
                  <w:vertAlign w:val="subscript"/>
                </w:rPr>
                <w:t>i</w:t>
              </w:r>
            </w:ins>
          </w:p>
        </w:tc>
        <w:tc>
          <w:tcPr>
            <w:tcW w:w="2280" w:type="dxa"/>
            <w:tcBorders>
              <w:top w:val="nil"/>
              <w:left w:val="nil"/>
              <w:bottom w:val="nil"/>
              <w:right w:val="nil"/>
            </w:tcBorders>
            <w:noWrap/>
            <w:hideMark/>
          </w:tcPr>
          <w:p w14:paraId="697CD915" w14:textId="77777777" w:rsidR="00466F7D" w:rsidRDefault="00466F7D" w:rsidP="00417031">
            <w:pPr>
              <w:jc w:val="center"/>
              <w:rPr>
                <w:ins w:id="1524" w:author="Dylan CHEN" w:date="2026-03-20T16:45:00Z" w16du:dateUtc="2026-03-20T08:45:00Z"/>
                <w:color w:val="000000"/>
                <w:sz w:val="20"/>
                <w:szCs w:val="20"/>
              </w:rPr>
            </w:pPr>
            <w:ins w:id="1525" w:author="Dylan CHEN" w:date="2026-03-20T16:45:00Z" w16du:dateUtc="2026-03-20T08:45:00Z">
              <w:r>
                <w:rPr>
                  <w:color w:val="000000"/>
                  <w:sz w:val="20"/>
                  <w:szCs w:val="20"/>
                </w:rPr>
                <w:t>0.061</w:t>
              </w:r>
            </w:ins>
          </w:p>
        </w:tc>
        <w:tc>
          <w:tcPr>
            <w:tcW w:w="2464" w:type="dxa"/>
            <w:tcBorders>
              <w:top w:val="nil"/>
              <w:left w:val="nil"/>
              <w:bottom w:val="nil"/>
              <w:right w:val="nil"/>
            </w:tcBorders>
            <w:noWrap/>
            <w:hideMark/>
          </w:tcPr>
          <w:p w14:paraId="75A0FC1A" w14:textId="77777777" w:rsidR="00466F7D" w:rsidRDefault="00466F7D" w:rsidP="00417031">
            <w:pPr>
              <w:jc w:val="center"/>
              <w:rPr>
                <w:ins w:id="1526" w:author="Dylan CHEN" w:date="2026-03-20T16:45:00Z" w16du:dateUtc="2026-03-20T08:45:00Z"/>
                <w:color w:val="000000"/>
                <w:sz w:val="20"/>
                <w:szCs w:val="20"/>
              </w:rPr>
            </w:pPr>
            <w:ins w:id="1527" w:author="Dylan CHEN" w:date="2026-03-20T16:45:00Z" w16du:dateUtc="2026-03-20T08:45:00Z">
              <w:r>
                <w:rPr>
                  <w:color w:val="000000"/>
                  <w:sz w:val="20"/>
                  <w:szCs w:val="20"/>
                </w:rPr>
                <w:t>0.001</w:t>
              </w:r>
            </w:ins>
          </w:p>
        </w:tc>
      </w:tr>
      <w:tr w:rsidR="00466F7D" w14:paraId="5F7559CF" w14:textId="77777777" w:rsidTr="00417031">
        <w:trPr>
          <w:trHeight w:val="340"/>
          <w:jc w:val="center"/>
          <w:ins w:id="1528" w:author="Dylan CHEN" w:date="2026-03-20T16:45:00Z"/>
        </w:trPr>
        <w:tc>
          <w:tcPr>
            <w:tcW w:w="1580" w:type="dxa"/>
            <w:vMerge/>
            <w:tcBorders>
              <w:top w:val="nil"/>
              <w:left w:val="nil"/>
              <w:bottom w:val="single" w:sz="4" w:space="0" w:color="000000"/>
              <w:right w:val="nil"/>
            </w:tcBorders>
            <w:hideMark/>
          </w:tcPr>
          <w:p w14:paraId="2B00C754" w14:textId="77777777" w:rsidR="00466F7D" w:rsidRDefault="00466F7D" w:rsidP="00417031">
            <w:pPr>
              <w:rPr>
                <w:ins w:id="1529" w:author="Dylan CHEN" w:date="2026-03-20T16:45:00Z" w16du:dateUtc="2026-03-20T08:45:00Z"/>
                <w:color w:val="000000"/>
                <w:sz w:val="20"/>
                <w:szCs w:val="20"/>
              </w:rPr>
            </w:pPr>
          </w:p>
        </w:tc>
        <w:tc>
          <w:tcPr>
            <w:tcW w:w="2280" w:type="dxa"/>
            <w:tcBorders>
              <w:top w:val="nil"/>
              <w:left w:val="nil"/>
              <w:bottom w:val="single" w:sz="4" w:space="0" w:color="auto"/>
              <w:right w:val="nil"/>
            </w:tcBorders>
            <w:noWrap/>
            <w:hideMark/>
          </w:tcPr>
          <w:p w14:paraId="57EBBD14" w14:textId="77777777" w:rsidR="00466F7D" w:rsidRDefault="00466F7D" w:rsidP="00417031">
            <w:pPr>
              <w:jc w:val="center"/>
              <w:rPr>
                <w:ins w:id="1530" w:author="Dylan CHEN" w:date="2026-03-20T16:45:00Z" w16du:dateUtc="2026-03-20T08:45:00Z"/>
                <w:color w:val="000000"/>
                <w:sz w:val="20"/>
                <w:szCs w:val="20"/>
              </w:rPr>
            </w:pPr>
            <w:ins w:id="1531" w:author="Dylan CHEN" w:date="2026-03-20T16:45:00Z" w16du:dateUtc="2026-03-20T08:45:00Z">
              <w:r>
                <w:rPr>
                  <w:color w:val="000000"/>
                  <w:sz w:val="20"/>
                  <w:szCs w:val="20"/>
                </w:rPr>
                <w:t>(0.037)</w:t>
              </w:r>
            </w:ins>
          </w:p>
        </w:tc>
        <w:tc>
          <w:tcPr>
            <w:tcW w:w="2464" w:type="dxa"/>
            <w:tcBorders>
              <w:top w:val="nil"/>
              <w:left w:val="nil"/>
              <w:bottom w:val="single" w:sz="4" w:space="0" w:color="auto"/>
              <w:right w:val="nil"/>
            </w:tcBorders>
            <w:noWrap/>
            <w:hideMark/>
          </w:tcPr>
          <w:p w14:paraId="09C180C2" w14:textId="77777777" w:rsidR="00466F7D" w:rsidRDefault="00466F7D" w:rsidP="00417031">
            <w:pPr>
              <w:jc w:val="center"/>
              <w:rPr>
                <w:ins w:id="1532" w:author="Dylan CHEN" w:date="2026-03-20T16:45:00Z" w16du:dateUtc="2026-03-20T08:45:00Z"/>
                <w:color w:val="000000"/>
                <w:sz w:val="20"/>
                <w:szCs w:val="20"/>
              </w:rPr>
            </w:pPr>
            <w:ins w:id="1533" w:author="Dylan CHEN" w:date="2026-03-20T16:45:00Z" w16du:dateUtc="2026-03-20T08:45:00Z">
              <w:r>
                <w:rPr>
                  <w:color w:val="000000"/>
                  <w:sz w:val="20"/>
                  <w:szCs w:val="20"/>
                </w:rPr>
                <w:t>(0.084)</w:t>
              </w:r>
            </w:ins>
          </w:p>
        </w:tc>
      </w:tr>
      <w:tr w:rsidR="00466F7D" w14:paraId="333687C3" w14:textId="77777777" w:rsidTr="00417031">
        <w:trPr>
          <w:trHeight w:val="340"/>
          <w:jc w:val="center"/>
          <w:ins w:id="1534" w:author="Dylan CHEN" w:date="2026-03-20T16:45:00Z"/>
        </w:trPr>
        <w:tc>
          <w:tcPr>
            <w:tcW w:w="1580" w:type="dxa"/>
            <w:tcBorders>
              <w:top w:val="nil"/>
              <w:left w:val="nil"/>
              <w:bottom w:val="nil"/>
              <w:right w:val="nil"/>
            </w:tcBorders>
            <w:noWrap/>
            <w:hideMark/>
          </w:tcPr>
          <w:p w14:paraId="3403310B" w14:textId="77777777" w:rsidR="00466F7D" w:rsidRDefault="00466F7D" w:rsidP="00417031">
            <w:pPr>
              <w:rPr>
                <w:ins w:id="1535" w:author="Dylan CHEN" w:date="2026-03-20T16:45:00Z" w16du:dateUtc="2026-03-20T08:45:00Z"/>
                <w:sz w:val="20"/>
                <w:szCs w:val="20"/>
              </w:rPr>
            </w:pPr>
            <w:ins w:id="1536" w:author="Dylan CHEN" w:date="2026-03-20T16:45:00Z" w16du:dateUtc="2026-03-20T08:45:00Z">
              <w:r>
                <w:rPr>
                  <w:sz w:val="20"/>
                  <w:szCs w:val="20"/>
                </w:rPr>
                <w:t>other controls</w:t>
              </w:r>
            </w:ins>
          </w:p>
        </w:tc>
        <w:tc>
          <w:tcPr>
            <w:tcW w:w="2280" w:type="dxa"/>
            <w:tcBorders>
              <w:top w:val="nil"/>
              <w:left w:val="nil"/>
              <w:bottom w:val="nil"/>
              <w:right w:val="nil"/>
            </w:tcBorders>
            <w:noWrap/>
            <w:hideMark/>
          </w:tcPr>
          <w:p w14:paraId="797D3A79" w14:textId="77777777" w:rsidR="00466F7D" w:rsidRDefault="00466F7D" w:rsidP="00417031">
            <w:pPr>
              <w:jc w:val="center"/>
              <w:rPr>
                <w:ins w:id="1537" w:author="Dylan CHEN" w:date="2026-03-20T16:45:00Z" w16du:dateUtc="2026-03-20T08:45:00Z"/>
                <w:sz w:val="20"/>
                <w:szCs w:val="20"/>
              </w:rPr>
            </w:pPr>
            <w:ins w:id="1538" w:author="Dylan CHEN" w:date="2026-03-20T16:45:00Z" w16du:dateUtc="2026-03-20T08:45:00Z">
              <w:r>
                <w:rPr>
                  <w:sz w:val="20"/>
                  <w:szCs w:val="20"/>
                </w:rPr>
                <w:t>√</w:t>
              </w:r>
            </w:ins>
          </w:p>
        </w:tc>
        <w:tc>
          <w:tcPr>
            <w:tcW w:w="2464" w:type="dxa"/>
            <w:tcBorders>
              <w:top w:val="nil"/>
              <w:left w:val="nil"/>
              <w:bottom w:val="nil"/>
              <w:right w:val="nil"/>
            </w:tcBorders>
            <w:noWrap/>
            <w:hideMark/>
          </w:tcPr>
          <w:p w14:paraId="54393F19" w14:textId="77777777" w:rsidR="00466F7D" w:rsidRDefault="00466F7D" w:rsidP="00417031">
            <w:pPr>
              <w:jc w:val="center"/>
              <w:rPr>
                <w:ins w:id="1539" w:author="Dylan CHEN" w:date="2026-03-20T16:45:00Z" w16du:dateUtc="2026-03-20T08:45:00Z"/>
                <w:sz w:val="20"/>
                <w:szCs w:val="20"/>
              </w:rPr>
            </w:pPr>
            <w:ins w:id="1540" w:author="Dylan CHEN" w:date="2026-03-20T16:45:00Z" w16du:dateUtc="2026-03-20T08:45:00Z">
              <w:r>
                <w:rPr>
                  <w:sz w:val="20"/>
                  <w:szCs w:val="20"/>
                </w:rPr>
                <w:t>√</w:t>
              </w:r>
            </w:ins>
          </w:p>
        </w:tc>
      </w:tr>
      <w:tr w:rsidR="00466F7D" w14:paraId="06705AAD" w14:textId="77777777" w:rsidTr="00417031">
        <w:trPr>
          <w:trHeight w:val="360"/>
          <w:jc w:val="center"/>
          <w:ins w:id="1541" w:author="Dylan CHEN" w:date="2026-03-20T16:45:00Z"/>
        </w:trPr>
        <w:tc>
          <w:tcPr>
            <w:tcW w:w="1580" w:type="dxa"/>
            <w:tcBorders>
              <w:top w:val="nil"/>
              <w:left w:val="nil"/>
              <w:bottom w:val="single" w:sz="4" w:space="0" w:color="auto"/>
              <w:right w:val="nil"/>
            </w:tcBorders>
            <w:noWrap/>
            <w:hideMark/>
          </w:tcPr>
          <w:p w14:paraId="4E0309F9" w14:textId="77777777" w:rsidR="00466F7D" w:rsidRDefault="00466F7D" w:rsidP="00417031">
            <w:pPr>
              <w:rPr>
                <w:ins w:id="1542" w:author="Dylan CHEN" w:date="2026-03-20T16:45:00Z" w16du:dateUtc="2026-03-20T08:45:00Z"/>
                <w:sz w:val="20"/>
                <w:szCs w:val="20"/>
              </w:rPr>
            </w:pPr>
            <w:ins w:id="1543" w:author="Dylan CHEN" w:date="2026-03-20T16:45:00Z" w16du:dateUtc="2026-03-20T08:45:00Z">
              <w:r>
                <w:rPr>
                  <w:sz w:val="20"/>
                  <w:szCs w:val="20"/>
                </w:rPr>
                <w:t>answer timing FE</w:t>
              </w:r>
            </w:ins>
          </w:p>
        </w:tc>
        <w:tc>
          <w:tcPr>
            <w:tcW w:w="2280" w:type="dxa"/>
            <w:tcBorders>
              <w:top w:val="nil"/>
              <w:left w:val="nil"/>
              <w:bottom w:val="single" w:sz="4" w:space="0" w:color="auto"/>
              <w:right w:val="nil"/>
            </w:tcBorders>
            <w:noWrap/>
            <w:hideMark/>
          </w:tcPr>
          <w:p w14:paraId="65A26FE5" w14:textId="77777777" w:rsidR="00466F7D" w:rsidRDefault="00466F7D" w:rsidP="00417031">
            <w:pPr>
              <w:jc w:val="center"/>
              <w:rPr>
                <w:ins w:id="1544" w:author="Dylan CHEN" w:date="2026-03-20T16:45:00Z" w16du:dateUtc="2026-03-20T08:45:00Z"/>
                <w:color w:val="000000"/>
                <w:sz w:val="20"/>
                <w:szCs w:val="20"/>
              </w:rPr>
            </w:pPr>
            <w:ins w:id="1545" w:author="Dylan CHEN" w:date="2026-03-20T16:45:00Z" w16du:dateUtc="2026-03-20T08:45:00Z">
              <w:r>
                <w:rPr>
                  <w:color w:val="000000"/>
                  <w:sz w:val="20"/>
                  <w:szCs w:val="20"/>
                </w:rPr>
                <w:t>√</w:t>
              </w:r>
            </w:ins>
          </w:p>
        </w:tc>
        <w:tc>
          <w:tcPr>
            <w:tcW w:w="2464" w:type="dxa"/>
            <w:tcBorders>
              <w:top w:val="nil"/>
              <w:left w:val="nil"/>
              <w:bottom w:val="single" w:sz="4" w:space="0" w:color="auto"/>
              <w:right w:val="nil"/>
            </w:tcBorders>
            <w:noWrap/>
            <w:hideMark/>
          </w:tcPr>
          <w:p w14:paraId="23AB8740" w14:textId="77777777" w:rsidR="00466F7D" w:rsidRDefault="00466F7D" w:rsidP="00417031">
            <w:pPr>
              <w:jc w:val="center"/>
              <w:rPr>
                <w:ins w:id="1546" w:author="Dylan CHEN" w:date="2026-03-20T16:45:00Z" w16du:dateUtc="2026-03-20T08:45:00Z"/>
                <w:color w:val="000000"/>
                <w:sz w:val="20"/>
                <w:szCs w:val="20"/>
              </w:rPr>
            </w:pPr>
            <w:ins w:id="1547" w:author="Dylan CHEN" w:date="2026-03-20T16:45:00Z" w16du:dateUtc="2026-03-20T08:45:00Z">
              <w:r>
                <w:rPr>
                  <w:color w:val="000000"/>
                  <w:sz w:val="20"/>
                  <w:szCs w:val="20"/>
                </w:rPr>
                <w:t>√</w:t>
              </w:r>
            </w:ins>
          </w:p>
        </w:tc>
      </w:tr>
      <w:tr w:rsidR="00466F7D" w14:paraId="4E3FA7E7" w14:textId="77777777" w:rsidTr="00417031">
        <w:trPr>
          <w:trHeight w:val="340"/>
          <w:jc w:val="center"/>
          <w:ins w:id="1548" w:author="Dylan CHEN" w:date="2026-03-20T16:45:00Z"/>
        </w:trPr>
        <w:tc>
          <w:tcPr>
            <w:tcW w:w="1580" w:type="dxa"/>
            <w:tcBorders>
              <w:top w:val="nil"/>
              <w:left w:val="nil"/>
              <w:bottom w:val="single" w:sz="4" w:space="0" w:color="auto"/>
              <w:right w:val="nil"/>
            </w:tcBorders>
            <w:noWrap/>
            <w:hideMark/>
          </w:tcPr>
          <w:p w14:paraId="1F5349B5" w14:textId="77777777" w:rsidR="00466F7D" w:rsidRDefault="00466F7D" w:rsidP="00417031">
            <w:pPr>
              <w:rPr>
                <w:ins w:id="1549" w:author="Dylan CHEN" w:date="2026-03-20T16:45:00Z" w16du:dateUtc="2026-03-20T08:45:00Z"/>
                <w:color w:val="000000"/>
                <w:sz w:val="20"/>
                <w:szCs w:val="20"/>
              </w:rPr>
            </w:pPr>
            <w:ins w:id="1550" w:author="Dylan CHEN" w:date="2026-03-20T16:45:00Z" w16du:dateUtc="2026-03-20T08:45:00Z">
              <w:r>
                <w:rPr>
                  <w:color w:val="000000"/>
                  <w:sz w:val="20"/>
                  <w:szCs w:val="20"/>
                </w:rPr>
                <w:t>N</w:t>
              </w:r>
            </w:ins>
          </w:p>
        </w:tc>
        <w:tc>
          <w:tcPr>
            <w:tcW w:w="2280" w:type="dxa"/>
            <w:tcBorders>
              <w:top w:val="nil"/>
              <w:left w:val="nil"/>
              <w:bottom w:val="single" w:sz="4" w:space="0" w:color="auto"/>
              <w:right w:val="nil"/>
            </w:tcBorders>
            <w:noWrap/>
            <w:hideMark/>
          </w:tcPr>
          <w:p w14:paraId="593F7AB2" w14:textId="77777777" w:rsidR="00466F7D" w:rsidRDefault="00466F7D" w:rsidP="00417031">
            <w:pPr>
              <w:jc w:val="center"/>
              <w:rPr>
                <w:ins w:id="1551" w:author="Dylan CHEN" w:date="2026-03-20T16:45:00Z" w16du:dateUtc="2026-03-20T08:45:00Z"/>
                <w:color w:val="000000"/>
                <w:sz w:val="20"/>
                <w:szCs w:val="20"/>
              </w:rPr>
            </w:pPr>
            <w:ins w:id="1552" w:author="Dylan CHEN" w:date="2026-03-20T16:45:00Z" w16du:dateUtc="2026-03-20T08:45:00Z">
              <w:r>
                <w:rPr>
                  <w:color w:val="000000"/>
                  <w:sz w:val="20"/>
                  <w:szCs w:val="20"/>
                </w:rPr>
                <w:t>1,451</w:t>
              </w:r>
            </w:ins>
          </w:p>
        </w:tc>
        <w:tc>
          <w:tcPr>
            <w:tcW w:w="2464" w:type="dxa"/>
            <w:tcBorders>
              <w:top w:val="nil"/>
              <w:left w:val="nil"/>
              <w:bottom w:val="single" w:sz="4" w:space="0" w:color="auto"/>
              <w:right w:val="nil"/>
            </w:tcBorders>
            <w:noWrap/>
            <w:hideMark/>
          </w:tcPr>
          <w:p w14:paraId="7352E59D" w14:textId="77777777" w:rsidR="00466F7D" w:rsidRDefault="00466F7D" w:rsidP="00417031">
            <w:pPr>
              <w:jc w:val="center"/>
              <w:rPr>
                <w:ins w:id="1553" w:author="Dylan CHEN" w:date="2026-03-20T16:45:00Z" w16du:dateUtc="2026-03-20T08:45:00Z"/>
                <w:color w:val="000000"/>
                <w:sz w:val="20"/>
                <w:szCs w:val="20"/>
              </w:rPr>
            </w:pPr>
            <w:ins w:id="1554" w:author="Dylan CHEN" w:date="2026-03-20T16:45:00Z" w16du:dateUtc="2026-03-20T08:45:00Z">
              <w:r>
                <w:rPr>
                  <w:color w:val="000000"/>
                  <w:sz w:val="20"/>
                  <w:szCs w:val="20"/>
                </w:rPr>
                <w:t>1,451</w:t>
              </w:r>
            </w:ins>
          </w:p>
        </w:tc>
      </w:tr>
    </w:tbl>
    <w:p w14:paraId="407DA004" w14:textId="77777777" w:rsidR="00BE7CD1" w:rsidRDefault="00BE7CD1" w:rsidP="00BE7CD1">
      <w:pPr>
        <w:pStyle w:val="Paragraph"/>
        <w:rPr>
          <w:ins w:id="1555" w:author="Dylan CHEN" w:date="2026-03-20T16:47:00Z" w16du:dateUtc="2026-03-20T08:47:00Z"/>
        </w:rPr>
      </w:pPr>
    </w:p>
    <w:p w14:paraId="74565007" w14:textId="5AB6BE0D" w:rsidR="0037431D" w:rsidRDefault="0037431D">
      <w:pPr>
        <w:pStyle w:val="Paragraph"/>
        <w:rPr>
          <w:ins w:id="1556" w:author="Dylan CHEN" w:date="2026-08-20T22:41:00Z" w16du:dateUtc="2026-08-20T14:41:00Z"/>
        </w:rPr>
      </w:pPr>
      <w:ins w:id="1557" w:author="Dylan CHEN" w:date="2026-03-20T16:45:00Z" w16du:dateUtc="2026-03-20T08:45:00Z">
        <w:r>
          <w:t xml:space="preserve">We interpret these positive coefficients as directionally supportive evidence that viewers may express more critical sentiment toward human answers in the presence of AI, consistent with elevated evaluative standards. </w:t>
        </w:r>
      </w:ins>
    </w:p>
    <w:p w14:paraId="0BE9DDAE" w14:textId="59BEC0F0" w:rsidR="00FA770C" w:rsidRDefault="00FA770C">
      <w:pPr>
        <w:pStyle w:val="Paragraph"/>
        <w:rPr>
          <w:ins w:id="1558" w:author="Dylan CHEN" w:date="2026-03-20T16:45:00Z" w16du:dateUtc="2026-03-20T08:45:00Z"/>
        </w:rPr>
        <w:pPrChange w:id="1559" w:author="Dylan CHEN" w:date="2026-03-20T16:47:00Z" w16du:dateUtc="2026-03-20T08:47:00Z">
          <w:pPr>
            <w:pStyle w:val="NormalWeb"/>
          </w:pPr>
        </w:pPrChange>
      </w:pPr>
      <w:ins w:id="1560" w:author="Dylan CHEN" w:date="2026-08-20T22:41:00Z" w16du:dateUtc="2026-08-20T14:41:00Z">
        <w:r w:rsidRPr="00FA770C">
          <w:t>As stated in our opening remark, to make the paper more focused and to ensure the results align more strongly with our updated theoretical framework, we have respectfully placed this analysis here but removed all netlike-related results in the manuscript.</w:t>
        </w:r>
      </w:ins>
    </w:p>
    <w:p w14:paraId="5DDE5114" w14:textId="75CE3A05" w:rsidR="005C1878" w:rsidRPr="005C1878" w:rsidDel="00BE7CD1" w:rsidRDefault="005C1878" w:rsidP="00DE33BC">
      <w:pPr>
        <w:widowControl w:val="0"/>
        <w:autoSpaceDE w:val="0"/>
        <w:autoSpaceDN w:val="0"/>
        <w:adjustRightInd w:val="0"/>
        <w:spacing w:before="120" w:after="120"/>
        <w:jc w:val="both"/>
        <w:rPr>
          <w:del w:id="1561" w:author="Dylan CHEN" w:date="2026-03-20T16:47:00Z" w16du:dateUtc="2026-03-20T08:47:00Z"/>
          <w:rFonts w:eastAsia="SimSun"/>
          <w:kern w:val="2"/>
          <w:rPrChange w:id="1562" w:author="Dylan CHEN" w:date="2026-03-20T16:38:00Z" w16du:dateUtc="2026-03-20T08:38:00Z">
            <w:rPr>
              <w:del w:id="1563" w:author="Dylan CHEN" w:date="2026-03-20T16:47:00Z" w16du:dateUtc="2026-03-20T08:47:00Z"/>
              <w:rFonts w:eastAsia="SimSun"/>
              <w:b/>
              <w:bCs/>
              <w:i/>
              <w:iCs/>
              <w:kern w:val="2"/>
              <w:u w:val="single"/>
            </w:rPr>
          </w:rPrChange>
        </w:rPr>
      </w:pPr>
    </w:p>
    <w:p w14:paraId="64610955" w14:textId="0394DA31" w:rsidR="00DE33BC" w:rsidRPr="00522DE1" w:rsidDel="00BE7CD1" w:rsidRDefault="00DE33BC" w:rsidP="00DE33BC">
      <w:pPr>
        <w:widowControl w:val="0"/>
        <w:autoSpaceDE w:val="0"/>
        <w:autoSpaceDN w:val="0"/>
        <w:adjustRightInd w:val="0"/>
        <w:spacing w:before="120" w:after="120"/>
        <w:jc w:val="both"/>
        <w:rPr>
          <w:del w:id="1564" w:author="Dylan CHEN" w:date="2026-03-20T16:47:00Z" w16du:dateUtc="2026-03-20T08:47:00Z"/>
          <w:rFonts w:eastAsia="SimSun"/>
          <w:b/>
          <w:bCs/>
          <w:i/>
          <w:iCs/>
          <w:kern w:val="2"/>
          <w:u w:val="single"/>
        </w:rPr>
      </w:pPr>
    </w:p>
    <w:p w14:paraId="579B2EAE" w14:textId="77777777"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775AA30C" w14:textId="751C1BD5" w:rsidR="00DE33BC" w:rsidRPr="00522DE1" w:rsidRDefault="00FA770C" w:rsidP="00DE33BC">
      <w:pPr>
        <w:pStyle w:val="Heading1"/>
      </w:pPr>
      <w:ins w:id="1565" w:author="Dylan CHEN" w:date="2026-08-20T22:43:00Z" w16du:dateUtc="2026-08-20T14:43:00Z">
        <w:r>
          <w:rPr>
            <w:rFonts w:hint="eastAsia"/>
          </w:rPr>
          <w:t>#</w:t>
        </w:r>
      </w:ins>
      <w:commentRangeStart w:id="1566"/>
      <w:r w:rsidR="00DE33BC" w:rsidRPr="00522DE1">
        <w:t xml:space="preserve">R1-17 </w:t>
      </w:r>
      <w:commentRangeEnd w:id="1566"/>
      <w:r w:rsidR="000B0177" w:rsidRPr="00522DE1">
        <w:rPr>
          <w:rStyle w:val="CommentReference"/>
          <w:sz w:val="24"/>
          <w:szCs w:val="24"/>
        </w:rPr>
        <w:commentReference w:id="1566"/>
      </w:r>
    </w:p>
    <w:p w14:paraId="6B2DFB64" w14:textId="77777777"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A broader concern is that several analyses throughout the paper restrict attention to subsamples of questions with at least one human answer. Because the main treatment effect is a reduction in human answers, conditioning on having an answer constitutes post-treatment selection. This restriction disproportionately excludes treated questions and selects on the outcome variable, potentially biasing estimates and complicating interpretation of mechanism tests. </w:t>
      </w:r>
      <w:r w:rsidRPr="00522DE1">
        <w:rPr>
          <w:rFonts w:eastAsia="SimSun"/>
          <w:i/>
          <w:iCs/>
          <w:kern w:val="2"/>
          <w:highlight w:val="yellow"/>
        </w:rPr>
        <w:t>The authors should clearly justify these sample restrictions</w:t>
      </w:r>
      <w:r w:rsidRPr="00522DE1">
        <w:rPr>
          <w:rFonts w:eastAsia="SimSun"/>
          <w:i/>
          <w:iCs/>
          <w:kern w:val="2"/>
        </w:rPr>
        <w:t xml:space="preserve">, </w:t>
      </w:r>
      <w:r w:rsidRPr="00992B08">
        <w:rPr>
          <w:rFonts w:eastAsia="SimSun"/>
          <w:i/>
          <w:iCs/>
          <w:kern w:val="2"/>
          <w:highlight w:val="yellow"/>
          <w:rPrChange w:id="1567" w:author="Dylan CHEN" w:date="2026-08-05T15:28:00Z" w16du:dateUtc="2026-08-05T07:28:00Z">
            <w:rPr>
              <w:rFonts w:eastAsia="SimSun"/>
              <w:i/>
              <w:iCs/>
              <w:kern w:val="2"/>
            </w:rPr>
          </w:rPrChange>
        </w:rPr>
        <w:t>discuss</w:t>
      </w:r>
      <w:r w:rsidRPr="00522DE1">
        <w:rPr>
          <w:rFonts w:eastAsia="SimSun"/>
          <w:i/>
          <w:iCs/>
          <w:kern w:val="2"/>
        </w:rPr>
        <w:t xml:space="preserve"> the resulting selection, and assess whether the conclusions drawn from these subsamples </w:t>
      </w:r>
      <w:r w:rsidRPr="00992B08">
        <w:rPr>
          <w:rFonts w:eastAsia="SimSun"/>
          <w:i/>
          <w:iCs/>
          <w:kern w:val="2"/>
          <w:highlight w:val="yellow"/>
          <w:rPrChange w:id="1568" w:author="Dylan CHEN" w:date="2026-08-05T15:28:00Z" w16du:dateUtc="2026-08-05T07:28:00Z">
            <w:rPr>
              <w:rFonts w:eastAsia="SimSun"/>
              <w:i/>
              <w:iCs/>
              <w:kern w:val="2"/>
            </w:rPr>
          </w:rPrChange>
        </w:rPr>
        <w:t>generalize</w:t>
      </w:r>
      <w:r w:rsidRPr="00522DE1">
        <w:rPr>
          <w:rFonts w:eastAsia="SimSun"/>
          <w:i/>
          <w:iCs/>
          <w:kern w:val="2"/>
        </w:rPr>
        <w:t xml:space="preserve"> to the full set of treated questions.</w:t>
      </w:r>
    </w:p>
    <w:p w14:paraId="5E122B14" w14:textId="77777777" w:rsidR="00DE33BC" w:rsidRPr="00522DE1" w:rsidRDefault="00DE33BC" w:rsidP="00DE33BC">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FBA69F7" w14:textId="4F304014" w:rsidR="000427A7" w:rsidRDefault="00FA770C" w:rsidP="00A354C1">
      <w:pPr>
        <w:widowControl w:val="0"/>
        <w:autoSpaceDE w:val="0"/>
        <w:autoSpaceDN w:val="0"/>
        <w:adjustRightInd w:val="0"/>
        <w:spacing w:before="120" w:after="120"/>
        <w:jc w:val="both"/>
        <w:rPr>
          <w:ins w:id="1569" w:author="Dylan CHEN" w:date="2026-08-04T11:06:00Z" w16du:dateUtc="2026-08-04T03:06:00Z"/>
          <w:rFonts w:eastAsia="SimSun"/>
          <w:kern w:val="2"/>
          <w:u w:val="single"/>
        </w:rPr>
      </w:pPr>
      <w:ins w:id="1570" w:author="Dylan CHEN" w:date="2026-08-20T22:42:00Z" w16du:dateUtc="2026-08-20T14:42:00Z">
        <w:r>
          <w:rPr>
            <w:rFonts w:eastAsia="SimSun" w:hint="eastAsia"/>
            <w:kern w:val="2"/>
            <w:u w:val="single"/>
          </w:rPr>
          <w:t>Yes,</w:t>
        </w:r>
      </w:ins>
      <w:del w:id="1571" w:author="Dylan CHEN" w:date="2026-08-20T22:42:00Z" w16du:dateUtc="2026-08-20T14:42:00Z">
        <w:r w:rsidR="00052238" w:rsidDel="00FA770C">
          <w:rPr>
            <w:rFonts w:eastAsia="SimSun"/>
            <w:kern w:val="2"/>
            <w:u w:val="single"/>
          </w:rPr>
          <w:delText>’</w:delText>
        </w:r>
      </w:del>
      <w:ins w:id="1572" w:author="Dylan CHEN" w:date="2026-08-04T11:06:00Z" w16du:dateUtc="2026-08-04T03:06:00Z">
        <w:r w:rsidR="000427A7" w:rsidRPr="000427A7">
          <w:rPr>
            <w:rFonts w:eastAsia="SimSun"/>
            <w:kern w:val="2"/>
            <w:u w:val="single"/>
          </w:rPr>
          <w:t xml:space="preserve"> </w:t>
        </w:r>
      </w:ins>
      <w:ins w:id="1573" w:author="Dylan CHEN" w:date="2026-08-20T22:42:00Z" w16du:dateUtc="2026-08-20T14:42:00Z">
        <w:r>
          <w:rPr>
            <w:rFonts w:eastAsia="SimSun" w:hint="eastAsia"/>
            <w:kern w:val="2"/>
            <w:u w:val="single"/>
          </w:rPr>
          <w:t>i</w:t>
        </w:r>
      </w:ins>
      <w:ins w:id="1574" w:author="Dylan CHEN" w:date="2026-08-04T11:06:00Z" w16du:dateUtc="2026-08-04T03:06:00Z">
        <w:r w:rsidR="000427A7" w:rsidRPr="000427A7">
          <w:rPr>
            <w:rFonts w:eastAsia="SimSun"/>
            <w:kern w:val="2"/>
            <w:u w:val="single"/>
          </w:rPr>
          <w:t>n the previous version, the mechanism tests restricted attention to questions with at least one answer.</w:t>
        </w:r>
      </w:ins>
    </w:p>
    <w:p w14:paraId="305AE844" w14:textId="37460F28" w:rsidR="000427A7" w:rsidRDefault="000427A7" w:rsidP="00A354C1">
      <w:pPr>
        <w:widowControl w:val="0"/>
        <w:autoSpaceDE w:val="0"/>
        <w:autoSpaceDN w:val="0"/>
        <w:adjustRightInd w:val="0"/>
        <w:spacing w:before="120" w:after="120"/>
        <w:jc w:val="both"/>
        <w:rPr>
          <w:ins w:id="1575" w:author="Dylan CHEN" w:date="2026-08-04T11:07:00Z" w16du:dateUtc="2026-08-04T03:07:00Z"/>
          <w:rFonts w:eastAsia="SimSun"/>
          <w:kern w:val="2"/>
          <w:u w:val="single"/>
        </w:rPr>
      </w:pPr>
      <w:ins w:id="1576" w:author="Dylan CHEN" w:date="2026-08-04T11:06:00Z" w16du:dateUtc="2026-08-04T03:06:00Z">
        <w:r w:rsidRPr="000427A7">
          <w:rPr>
            <w:rFonts w:eastAsia="SimSun"/>
            <w:kern w:val="2"/>
            <w:u w:val="single"/>
          </w:rPr>
          <w:t>This restriction was required by the analysis strategy at the time, since controlling for first-answer content is only possible on questions that already have a human answer. We also re-reported the main results on this restricted subsample</w:t>
        </w:r>
        <w:r>
          <w:rPr>
            <w:rFonts w:eastAsia="SimSun" w:hint="eastAsia"/>
            <w:kern w:val="2"/>
            <w:u w:val="single"/>
          </w:rPr>
          <w:t xml:space="preserve"> (in the o</w:t>
        </w:r>
      </w:ins>
      <w:ins w:id="1577" w:author="Dylan CHEN" w:date="2026-08-04T11:07:00Z" w16du:dateUtc="2026-08-04T03:07:00Z">
        <w:r>
          <w:rPr>
            <w:rFonts w:eastAsia="SimSun" w:hint="eastAsia"/>
            <w:kern w:val="2"/>
            <w:u w:val="single"/>
          </w:rPr>
          <w:t>riginal manuscript</w:t>
        </w:r>
      </w:ins>
      <w:ins w:id="1578" w:author="Dylan CHEN" w:date="2026-08-04T11:06:00Z" w16du:dateUtc="2026-08-04T03:06:00Z">
        <w:r>
          <w:rPr>
            <w:rFonts w:eastAsia="SimSun" w:hint="eastAsia"/>
            <w:kern w:val="2"/>
            <w:u w:val="single"/>
          </w:rPr>
          <w:t>)</w:t>
        </w:r>
        <w:r w:rsidRPr="000427A7">
          <w:rPr>
            <w:rFonts w:eastAsia="SimSun"/>
            <w:kern w:val="2"/>
            <w:u w:val="single"/>
          </w:rPr>
          <w:t>, and the deterrence effect there is larger, which indicates that the deterrence is not an artifact of the sample restriction and that the main results continue to hold.</w:t>
        </w:r>
      </w:ins>
    </w:p>
    <w:p w14:paraId="02765AB4" w14:textId="12AE234A" w:rsidR="000427A7" w:rsidRDefault="000427A7" w:rsidP="00A354C1">
      <w:pPr>
        <w:widowControl w:val="0"/>
        <w:autoSpaceDE w:val="0"/>
        <w:autoSpaceDN w:val="0"/>
        <w:adjustRightInd w:val="0"/>
        <w:spacing w:before="120" w:after="120"/>
        <w:jc w:val="both"/>
        <w:rPr>
          <w:ins w:id="1579" w:author="Dylan CHEN" w:date="2026-08-04T11:06:00Z" w16du:dateUtc="2026-08-04T03:06:00Z"/>
          <w:rFonts w:eastAsia="SimSun"/>
          <w:kern w:val="2"/>
          <w:u w:val="single"/>
        </w:rPr>
      </w:pPr>
      <w:ins w:id="1580" w:author="Dylan CHEN" w:date="2026-08-04T11:07:00Z" w16du:dateUtc="2026-08-04T03:07:00Z">
        <w:r w:rsidRPr="000427A7">
          <w:rPr>
            <w:rFonts w:eastAsia="SimSun"/>
            <w:kern w:val="2"/>
            <w:u w:val="single"/>
          </w:rPr>
          <w:t>More to the point, the current version no longer uses this setup in any of its analyses, and the main results do not depend on it. We hope the reviewer will refer to the results section of the revised manuscript, where this concern should be substantially reduced.</w:t>
        </w:r>
      </w:ins>
    </w:p>
    <w:p w14:paraId="02898A83" w14:textId="01B0E503" w:rsidR="00DE33BC" w:rsidRPr="00A354C1" w:rsidDel="000427A7" w:rsidRDefault="00DE33BC" w:rsidP="00A354C1">
      <w:pPr>
        <w:widowControl w:val="0"/>
        <w:autoSpaceDE w:val="0"/>
        <w:autoSpaceDN w:val="0"/>
        <w:adjustRightInd w:val="0"/>
        <w:spacing w:before="120" w:after="120"/>
        <w:jc w:val="both"/>
        <w:rPr>
          <w:del w:id="1581" w:author="Dylan CHEN" w:date="2026-08-04T11:07:00Z" w16du:dateUtc="2026-08-04T03:07:00Z"/>
          <w:rFonts w:eastAsia="SimSun"/>
          <w:kern w:val="2"/>
          <w:u w:val="single"/>
          <w:rPrChange w:id="1582" w:author="Dylan CHEN" w:date="2026-08-04T10:37:00Z" w16du:dateUtc="2026-08-04T02:37:00Z">
            <w:rPr>
              <w:del w:id="1583" w:author="Dylan CHEN" w:date="2026-08-04T11:07:00Z" w16du:dateUtc="2026-08-04T03:07:00Z"/>
              <w:rFonts w:eastAsia="SimSun"/>
              <w:b/>
              <w:bCs/>
              <w:i/>
              <w:iCs/>
              <w:kern w:val="2"/>
              <w:u w:val="single"/>
            </w:rPr>
          </w:rPrChange>
        </w:rPr>
      </w:pPr>
    </w:p>
    <w:p w14:paraId="1E22CD48" w14:textId="77777777"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382A0518" w14:textId="54BB76AF" w:rsidR="00DE33BC" w:rsidRPr="00522DE1" w:rsidRDefault="00B35FA4" w:rsidP="00DE33BC">
      <w:pPr>
        <w:pStyle w:val="Heading1"/>
      </w:pPr>
      <w:ins w:id="1584" w:author="Dylan CHEN" w:date="2026-08-20T22:43:00Z" w16du:dateUtc="2026-08-20T14:43:00Z">
        <w:r>
          <w:rPr>
            <w:rFonts w:hint="eastAsia"/>
          </w:rPr>
          <w:t>#</w:t>
        </w:r>
      </w:ins>
      <w:r w:rsidR="00DE33BC" w:rsidRPr="00522DE1">
        <w:t>R1-18</w:t>
      </w:r>
    </w:p>
    <w:p w14:paraId="3F123D90" w14:textId="1417FD6D"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Page 19 of the revised manuscript, there is a typo: </w:t>
      </w:r>
      <w:r w:rsidR="00E71BCF">
        <w:rPr>
          <w:rFonts w:eastAsia="SimSun"/>
          <w:i/>
          <w:iCs/>
          <w:kern w:val="2"/>
        </w:rPr>
        <w:t>“</w:t>
      </w:r>
      <w:r w:rsidRPr="00522DE1">
        <w:rPr>
          <w:rFonts w:eastAsia="SimSun"/>
          <w:i/>
          <w:iCs/>
          <w:kern w:val="2"/>
        </w:rPr>
        <w:t xml:space="preserve">Summary StatisticsTable 2 </w:t>
      </w:r>
      <w:r w:rsidR="00E71BCF">
        <w:rPr>
          <w:rFonts w:eastAsia="SimSun"/>
          <w:i/>
          <w:iCs/>
          <w:kern w:val="2"/>
        </w:rPr>
        <w:t>“</w:t>
      </w:r>
      <w:r w:rsidRPr="00522DE1">
        <w:rPr>
          <w:rFonts w:eastAsia="SimSun"/>
          <w:i/>
          <w:iCs/>
          <w:kern w:val="2"/>
        </w:rPr>
        <w:t>.</w:t>
      </w:r>
    </w:p>
    <w:p w14:paraId="62E2CF49" w14:textId="04CD85AC" w:rsidR="00DE33BC" w:rsidRPr="00522DE1" w:rsidRDefault="00DE33BC" w:rsidP="00DE33BC">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CEF5212" w14:textId="1620D664" w:rsidR="00157BF1" w:rsidRPr="00522DE1" w:rsidRDefault="00157BF1" w:rsidP="00157BF1">
      <w:r w:rsidRPr="00522DE1">
        <w:lastRenderedPageBreak/>
        <w:t>Thank you for catching this typographical error. We have corrected it and conducted a comprehensive proofreading of the entire manuscript to ensure no similar issues remain.</w:t>
      </w:r>
    </w:p>
    <w:p w14:paraId="13BC13E7" w14:textId="16260DE2" w:rsidR="00DE33BC" w:rsidRPr="00522DE1" w:rsidRDefault="00DE33BC" w:rsidP="00DE33BC">
      <w:pPr>
        <w:spacing w:before="120" w:after="120"/>
        <w:rPr>
          <w:rFonts w:eastAsia="SimSun"/>
          <w:b/>
          <w:bCs/>
          <w:kern w:val="2"/>
        </w:rPr>
      </w:pPr>
      <w:r w:rsidRPr="00522DE1">
        <w:t>---------------------------------------------------------------------------------------------------------------------</w:t>
      </w:r>
      <w:r w:rsidRPr="00522DE1">
        <w:rPr>
          <w:rFonts w:eastAsia="SimSun"/>
          <w:b/>
          <w:bCs/>
          <w:kern w:val="2"/>
        </w:rPr>
        <w:t xml:space="preserve"> </w:t>
      </w:r>
    </w:p>
    <w:p w14:paraId="3154352C" w14:textId="4863CBE1" w:rsidR="00DE33BC" w:rsidRPr="00522DE1" w:rsidRDefault="00B35FA4" w:rsidP="00DE33BC">
      <w:pPr>
        <w:pStyle w:val="Heading1"/>
      </w:pPr>
      <w:ins w:id="1585" w:author="Dylan CHEN" w:date="2026-08-20T22:43:00Z" w16du:dateUtc="2026-08-20T14:43:00Z">
        <w:r>
          <w:rPr>
            <w:rFonts w:hint="eastAsia"/>
          </w:rPr>
          <w:t>#</w:t>
        </w:r>
      </w:ins>
      <w:r w:rsidR="00DE33BC" w:rsidRPr="00522DE1">
        <w:t>R1-19</w:t>
      </w:r>
    </w:p>
    <w:p w14:paraId="0688B1EE" w14:textId="597B66BC" w:rsidR="00DE33BC" w:rsidRPr="00522DE1" w:rsidRDefault="00DE33BC" w:rsidP="00DE33B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hope the authors find these comments helpful. Best of luck!</w:t>
      </w:r>
    </w:p>
    <w:p w14:paraId="451E9BE0" w14:textId="77777777" w:rsidR="00DE33BC" w:rsidRPr="00522DE1" w:rsidRDefault="00DE33BC" w:rsidP="00DE33BC">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9230D11" w14:textId="26B5E9F6" w:rsidR="00DE33BC" w:rsidRPr="00522DE1" w:rsidRDefault="00157BF1" w:rsidP="00157BF1">
      <w:pPr>
        <w:rPr>
          <w:b/>
        </w:rPr>
      </w:pPr>
      <w:bookmarkStart w:id="1586" w:name="OLE_LINK15"/>
      <w:r w:rsidRPr="00522DE1">
        <w:t>We are deeply grateful for your thorough and constructive review. Your comments have been invaluable in strengthening both the rigor and clarity of our manuscript. We sincerely appreciate the time and effort you have devoted to improving this work.</w:t>
      </w:r>
      <w:r w:rsidRPr="00522DE1">
        <w:rPr>
          <w:b/>
        </w:rPr>
        <w:t xml:space="preserve"> </w:t>
      </w:r>
      <w:r w:rsidR="00DE33BC" w:rsidRPr="00522DE1">
        <w:rPr>
          <w:b/>
        </w:rPr>
        <w:br w:type="page"/>
      </w:r>
    </w:p>
    <w:p w14:paraId="761E37AD" w14:textId="7EA7693B" w:rsidR="00036793" w:rsidRPr="00522DE1" w:rsidRDefault="00036793" w:rsidP="00036793">
      <w:pPr>
        <w:spacing w:before="120" w:after="120"/>
        <w:jc w:val="center"/>
      </w:pPr>
      <w:bookmarkStart w:id="1587" w:name="OLE_LINK22"/>
      <w:bookmarkEnd w:id="1586"/>
      <w:r w:rsidRPr="00522DE1">
        <w:rPr>
          <w:b/>
        </w:rPr>
        <w:lastRenderedPageBreak/>
        <w:t>Reviewer 2 Comments</w:t>
      </w:r>
    </w:p>
    <w:p w14:paraId="18ECF73F" w14:textId="3EF339C3" w:rsidR="00F44F53" w:rsidRPr="00522DE1" w:rsidRDefault="007432BB" w:rsidP="00683A26">
      <w:pPr>
        <w:pStyle w:val="Heading1"/>
      </w:pPr>
      <w:ins w:id="1588" w:author="Dylan CHEN" w:date="2026-08-20T15:20:00Z" w16du:dateUtc="2026-08-20T07:20:00Z">
        <w:r>
          <w:rPr>
            <w:rFonts w:hint="eastAsia"/>
          </w:rPr>
          <w:t>#</w:t>
        </w:r>
      </w:ins>
      <w:del w:id="1589" w:author="Dylan CHEN" w:date="2026-08-20T15:20:00Z" w16du:dateUtc="2026-08-20T07:20:00Z">
        <w:r w:rsidR="006219D7" w:rsidRPr="00522DE1" w:rsidDel="007432BB">
          <w:delText>*</w:delText>
        </w:r>
      </w:del>
      <w:r w:rsidR="00F44F53" w:rsidRPr="00522DE1">
        <w:t>R2-0</w:t>
      </w:r>
    </w:p>
    <w:p w14:paraId="60A929CD"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Thank the editors for inviting me to review the revised version of this paper. Thank the authors for addressing my earlier comments.</w:t>
      </w:r>
    </w:p>
    <w:p w14:paraId="54B57FB4"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am the R2 in the last round of review. My process for this round review is as follows.</w:t>
      </w:r>
    </w:p>
    <w:p w14:paraId="51F0FB40" w14:textId="373E656B"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First, I scan the authors</w:t>
      </w:r>
      <w:r w:rsidR="003834AA">
        <w:rPr>
          <w:rFonts w:eastAsia="SimSun"/>
          <w:i/>
          <w:iCs/>
          <w:kern w:val="2"/>
        </w:rPr>
        <w:t>’</w:t>
      </w:r>
      <w:r w:rsidRPr="00522DE1">
        <w:rPr>
          <w:rFonts w:eastAsia="SimSun"/>
          <w:i/>
          <w:iCs/>
          <w:kern w:val="2"/>
        </w:rPr>
        <w:t xml:space="preserve"> responses.</w:t>
      </w:r>
    </w:p>
    <w:p w14:paraId="24E39E71"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I re-read the revised paper carefully.</w:t>
      </w:r>
    </w:p>
    <w:p w14:paraId="4B4226DF"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Third, I carefully re-read each of my earlier comments and each response from the authors, and consider whether my comments are addressed. If they are addressed, I label them as addressed. If not, I will provide further elaboration/comments.</w:t>
      </w:r>
    </w:p>
    <w:p w14:paraId="43DA2057"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To organize the work, I followed the same comment label from the authors.</w:t>
      </w:r>
    </w:p>
    <w:p w14:paraId="22176F97" w14:textId="77777777" w:rsidR="007B0109"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Since this is a revised paper, and I read the paper to understand how my earlier comments were addressed, I, therefore, have some new comments. At the same time, this is a revision. Hence, I keep new comments to a minimum.</w:t>
      </w:r>
    </w:p>
    <w:p w14:paraId="5993F963" w14:textId="1B804E5C" w:rsidR="00F25ED7" w:rsidRPr="00522DE1" w:rsidRDefault="007B0109" w:rsidP="007B010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hope my review process makes sense to the authors and editors. I hope the authors the best of luck in improving their paper.</w:t>
      </w:r>
    </w:p>
    <w:p w14:paraId="092041E0" w14:textId="5ED9836E" w:rsidR="00F44F53" w:rsidRPr="00522DE1" w:rsidRDefault="00F44F53" w:rsidP="00AD58F3">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6CB8434" w14:textId="0622E870" w:rsidR="000C5522" w:rsidRDefault="007B0109" w:rsidP="00AE3F37">
      <w:pPr>
        <w:pStyle w:val="Paragraph"/>
        <w:rPr>
          <w:ins w:id="1590" w:author="Dylan CHEN" w:date="2026-08-21T11:53:00Z" w16du:dateUtc="2026-08-21T03:53:00Z"/>
        </w:rPr>
      </w:pPr>
      <w:r w:rsidRPr="00522DE1">
        <w:t xml:space="preserve">We sincerely thank Reviewer 2 for the systematic </w:t>
      </w:r>
      <w:r w:rsidR="00697432">
        <w:t>and con</w:t>
      </w:r>
      <w:del w:id="1591" w:author="Dylan CHEN" w:date="2026-08-05T15:35:00Z" w16du:dateUtc="2026-08-05T07:35:00Z">
        <w:r w:rsidR="00697432" w:rsidDel="00496382">
          <w:delText>c</w:delText>
        </w:r>
      </w:del>
      <w:r w:rsidR="00697432">
        <w:t xml:space="preserve">structive </w:t>
      </w:r>
      <w:r w:rsidRPr="00522DE1">
        <w:t xml:space="preserve">comments. </w:t>
      </w:r>
      <w:r w:rsidR="00697432">
        <w:t xml:space="preserve">We have carefully revised the paper according </w:t>
      </w:r>
      <w:ins w:id="1592" w:author="Dylan CHEN" w:date="2026-08-05T15:35:00Z" w16du:dateUtc="2026-08-05T07:35:00Z">
        <w:r w:rsidR="00496382">
          <w:rPr>
            <w:rFonts w:hint="eastAsia"/>
          </w:rPr>
          <w:t xml:space="preserve">to </w:t>
        </w:r>
      </w:ins>
      <w:r w:rsidR="00697432">
        <w:t>the reviewer</w:t>
      </w:r>
      <w:r w:rsidR="003834AA">
        <w:t>’</w:t>
      </w:r>
      <w:r w:rsidR="00697432">
        <w:t>s comments</w:t>
      </w:r>
      <w:r w:rsidRPr="00522DE1">
        <w:t>.</w:t>
      </w:r>
      <w:r w:rsidR="00697432">
        <w:t xml:space="preserve"> We hope the reviewer finds the paper </w:t>
      </w:r>
      <w:del w:id="1593" w:author="Dylan CHEN" w:date="2026-08-05T15:35:00Z" w16du:dateUtc="2026-08-05T07:35:00Z">
        <w:r w:rsidR="00697432" w:rsidDel="00496382">
          <w:delText xml:space="preserve">satisfactoried </w:delText>
        </w:r>
      </w:del>
      <w:ins w:id="1594" w:author="Dylan CHEN" w:date="2026-08-05T15:35:00Z" w16du:dateUtc="2026-08-05T07:35:00Z">
        <w:r w:rsidR="00496382">
          <w:t>satisfactor</w:t>
        </w:r>
        <w:r w:rsidR="00496382">
          <w:rPr>
            <w:rFonts w:hint="eastAsia"/>
          </w:rPr>
          <w:t>y</w:t>
        </w:r>
        <w:r w:rsidR="00496382">
          <w:t xml:space="preserve"> </w:t>
        </w:r>
      </w:ins>
      <w:r w:rsidR="00697432">
        <w:t>this time.</w:t>
      </w:r>
    </w:p>
    <w:p w14:paraId="3206C591" w14:textId="01746CDE" w:rsidR="00B21BB2" w:rsidRDefault="00B21BB2">
      <w:pPr>
        <w:spacing w:before="120" w:beforeAutospacing="1" w:after="120" w:afterAutospacing="1"/>
        <w:rPr>
          <w:ins w:id="1595" w:author="Dylan CHEN" w:date="2026-08-21T11:53:00Z" w16du:dateUtc="2026-08-21T03:53:00Z"/>
        </w:rPr>
        <w:pPrChange w:id="1596" w:author="Dylan CHEN" w:date="2026-08-21T11:53:00Z" w16du:dateUtc="2026-08-21T03:53:00Z">
          <w:pPr>
            <w:pStyle w:val="Paragraph"/>
          </w:pPr>
        </w:pPrChange>
      </w:pPr>
      <w:ins w:id="1597" w:author="Dylan CHEN" w:date="2026-08-21T11:53:00Z" w16du:dateUtc="2026-08-21T03:53:00Z">
        <w:r w:rsidRPr="00CC0BA8">
          <w:t xml:space="preserve">In this round of revision, we benefited greatly from extensive communication with the </w:t>
        </w:r>
        <w:r w:rsidRPr="00E83740">
          <w:rPr>
            <w:b/>
            <w:bCs/>
          </w:rPr>
          <w:t>Senior Editor, including both email correspondence and offline face-to-face discussion</w:t>
        </w:r>
        <w:r w:rsidRPr="00CC0BA8">
          <w:t>. Following SE</w:t>
        </w:r>
      </w:ins>
      <w:r w:rsidR="003834AA">
        <w:t>’</w:t>
      </w:r>
      <w:ins w:id="1598" w:author="Dylan CHEN" w:date="2026-08-21T11:53:00Z" w16du:dateUtc="2026-08-21T03:53:00Z">
        <w:r w:rsidRPr="00CC0BA8">
          <w:t>s d</w:t>
        </w:r>
        <w:r w:rsidRPr="00E83740">
          <w:rPr>
            <w:b/>
            <w:bCs/>
          </w:rPr>
          <w:t>etailed and actionable guidance</w:t>
        </w:r>
        <w:r w:rsidRPr="00CC0BA8">
          <w:t xml:space="preserve">, we have made the following major changes. </w:t>
        </w:r>
        <w:r w:rsidRPr="00E83740">
          <w:rPr>
            <w:b/>
            <w:bCs/>
          </w:rPr>
          <w:t>First</w:t>
        </w:r>
        <w:r w:rsidRPr="00CC0BA8">
          <w:t xml:space="preserve">, we substantially refined the theoretical framework along the competition direction suggested by the Senior Editor, establishing the theoretical hypotheses under a coherent and overarching logic. </w:t>
        </w:r>
        <w:r w:rsidRPr="00E83740">
          <w:rPr>
            <w:b/>
            <w:bCs/>
          </w:rPr>
          <w:t>Second</w:t>
        </w:r>
        <w:r w:rsidRPr="00CC0BA8">
          <w:t xml:space="preserve">, we realigned our empirical results with this framework, which involved both adding results that speak more directly to the theory and removing those that were less central to it. </w:t>
        </w:r>
        <w:r w:rsidRPr="00E83740">
          <w:rPr>
            <w:b/>
            <w:bCs/>
          </w:rPr>
          <w:t>Third</w:t>
        </w:r>
        <w:r w:rsidRPr="00CC0BA8">
          <w:t>, we sharpened the positioning of our contribution by more explicitly articulating how our study differs from prior work. We elaborate on each of these changes in our point-by-point responses below.</w:t>
        </w:r>
      </w:ins>
    </w:p>
    <w:p w14:paraId="4EA586EF" w14:textId="77777777" w:rsidR="00B21BB2" w:rsidRDefault="00B21BB2" w:rsidP="00AE3F37">
      <w:pPr>
        <w:pStyle w:val="Paragraph"/>
        <w:rPr>
          <w:ins w:id="1599" w:author="Dylan CHEN" w:date="2026-08-04T16:35:00Z" w16du:dateUtc="2026-08-04T08:35:00Z"/>
        </w:rPr>
      </w:pPr>
    </w:p>
    <w:p w14:paraId="24664D83" w14:textId="02666797" w:rsidR="00D43EC2" w:rsidRDefault="00D43EC2">
      <w:pPr>
        <w:pStyle w:val="Paragraph"/>
        <w:rPr>
          <w:ins w:id="1600" w:author="Dylan CHEN" w:date="2026-08-04T16:59:00Z" w16du:dateUtc="2026-08-04T08:59:00Z"/>
        </w:rPr>
        <w:pPrChange w:id="1601" w:author="Dylan CHEN" w:date="2026-08-04T16:59:00Z" w16du:dateUtc="2026-08-04T08:59:00Z">
          <w:pPr>
            <w:pStyle w:val="NormalWeb"/>
          </w:pPr>
        </w:pPrChange>
      </w:pPr>
      <w:ins w:id="1602" w:author="Dylan CHEN" w:date="2026-08-04T16:59:00Z" w16du:dateUtc="2026-08-04T08:59:00Z">
        <w:r>
          <w:t xml:space="preserve">Before responding to individual comments, we describe two </w:t>
        </w:r>
      </w:ins>
      <w:ins w:id="1603" w:author="Dylan CHEN" w:date="2026-08-21T11:53:00Z" w16du:dateUtc="2026-08-21T03:53:00Z">
        <w:r w:rsidR="00B21BB2">
          <w:rPr>
            <w:rFonts w:hint="eastAsia"/>
          </w:rPr>
          <w:t>major</w:t>
        </w:r>
      </w:ins>
      <w:ins w:id="1604" w:author="Dylan CHEN" w:date="2026-08-21T11:54:00Z" w16du:dateUtc="2026-08-21T03:54:00Z">
        <w:r w:rsidR="00B21BB2">
          <w:rPr>
            <w:rFonts w:hint="eastAsia"/>
          </w:rPr>
          <w:t xml:space="preserve"> theoretical and empirical</w:t>
        </w:r>
      </w:ins>
      <w:ins w:id="1605" w:author="Dylan CHEN" w:date="2026-08-21T11:53:00Z" w16du:dateUtc="2026-08-21T03:53:00Z">
        <w:r w:rsidR="00B21BB2">
          <w:rPr>
            <w:rFonts w:hint="eastAsia"/>
          </w:rPr>
          <w:t xml:space="preserve"> </w:t>
        </w:r>
      </w:ins>
      <w:ins w:id="1606" w:author="Dylan CHEN" w:date="2026-08-04T16:59:00Z" w16du:dateUtc="2026-08-04T08:59:00Z">
        <w:r>
          <w:t>changes that run across our responses. Later comments refer back to this note rather than repeating it.</w:t>
        </w:r>
      </w:ins>
    </w:p>
    <w:p w14:paraId="213FA568" w14:textId="7AD3349F" w:rsidR="007432BB" w:rsidRPr="007432BB" w:rsidRDefault="007432BB" w:rsidP="007432BB">
      <w:pPr>
        <w:spacing w:before="120" w:after="120"/>
        <w:rPr>
          <w:ins w:id="1607" w:author="Dylan CHEN" w:date="2026-08-20T15:20:00Z" w16du:dateUtc="2026-08-20T07:20:00Z"/>
          <w:rFonts w:hint="eastAsia"/>
        </w:rPr>
      </w:pPr>
      <w:ins w:id="1608" w:author="Dylan CHEN" w:date="2026-08-20T15:20:00Z" w16du:dateUtc="2026-08-20T07:20:00Z">
        <w:r w:rsidRPr="007432BB">
          <w:rPr>
            <w:b/>
            <w:bCs/>
          </w:rPr>
          <w:t>First, a reorganization of how the theory is presented.</w:t>
        </w:r>
        <w:r w:rsidRPr="007432BB">
          <w:t xml:space="preserve"> We have rebuilt the theoretical development based on the email communication and offline face-to-face instruction with SE. It begins from: </w:t>
        </w:r>
        <w:r w:rsidRPr="007432BB">
          <w:rPr>
            <w:b/>
            <w:bCs/>
          </w:rPr>
          <w:t>1) a competitive encounter perspective</w:t>
        </w:r>
        <w:r w:rsidRPr="007432BB">
          <w:t xml:space="preserve"> motivated by competition dynamics theory (Chen et al., 2007; Chen, 2009), which explains how the member appraises the AI rival; and </w:t>
        </w:r>
        <w:r w:rsidRPr="007432BB">
          <w:rPr>
            <w:b/>
            <w:bCs/>
          </w:rPr>
          <w:t>2) a single overarching account Kahneman</w:t>
        </w:r>
      </w:ins>
      <w:r w:rsidR="003834AA">
        <w:rPr>
          <w:b/>
          <w:bCs/>
        </w:rPr>
        <w:t>’</w:t>
      </w:r>
      <w:ins w:id="1609" w:author="Dylan CHEN" w:date="2026-08-20T15:20:00Z" w16du:dateUtc="2026-08-20T07:20:00Z">
        <w:r w:rsidRPr="007432BB">
          <w:rPr>
            <w:b/>
            <w:bCs/>
          </w:rPr>
          <w:t>s fast-and-slow theory</w:t>
        </w:r>
        <w:r w:rsidRPr="007432BB">
          <w:t xml:space="preserve"> (Evans &amp; Stanovich, </w:t>
        </w:r>
        <w:r w:rsidRPr="007432BB">
          <w:lastRenderedPageBreak/>
          <w:t>2013; Kahneman, 2003, 2011), which explains which signal can affect each decision and when that signal becomes available.</w:t>
        </w:r>
      </w:ins>
    </w:p>
    <w:p w14:paraId="21B94965" w14:textId="4871DCB5" w:rsidR="007432BB" w:rsidRPr="007432BB" w:rsidRDefault="00006439" w:rsidP="007432BB">
      <w:pPr>
        <w:spacing w:before="120" w:after="120"/>
        <w:rPr>
          <w:ins w:id="1610" w:author="Dylan CHEN" w:date="2026-08-20T15:20:00Z" w16du:dateUtc="2026-08-20T07:20:00Z"/>
          <w:b/>
          <w:bCs/>
        </w:rPr>
      </w:pPr>
      <w:ins w:id="1611" w:author="Dylan CHEN" w:date="2026-08-21T22:40:00Z" w16du:dateUtc="2026-08-21T14:40:00Z">
        <w:r>
          <w:t>Grounded in the new framework</w:t>
        </w:r>
      </w:ins>
      <w:ins w:id="1612" w:author="Dylan CHEN" w:date="2026-08-20T15:20:00Z" w16du:dateUtc="2026-08-20T07:20:00Z">
        <w:r w:rsidR="007432BB" w:rsidRPr="007432BB">
          <w:t xml:space="preserve">, we now claim that the effect of an AI answer depends on the </w:t>
        </w:r>
        <w:r w:rsidR="007432BB" w:rsidRPr="007432BB">
          <w:rPr>
            <w:b/>
            <w:bCs/>
          </w:rPr>
          <w:t>AI profile</w:t>
        </w:r>
        <w:r w:rsidR="007432BB" w:rsidRPr="007432BB">
          <w:t>. The AI label alone signals that a competitor has entered the question. In a community that already views AI-generated content with suspicion, users treat this competitor as a weak one, and the presence of a weak competitor motivates human contribution (H1). The AI length works in the opposite direction. When the AI answer is long and appears comprehensive, potential answerers judge that little of value remains to add, and their contribution falls (H2).</w:t>
        </w:r>
        <w:r w:rsidR="007432BB" w:rsidRPr="007432BB">
          <w:rPr>
            <w:rFonts w:ascii="Calibri" w:eastAsia="Microsoft YaHei" w:hAnsi="Calibri"/>
            <w:sz w:val="22"/>
            <w:szCs w:val="22"/>
            <w:lang w:eastAsia="en-US"/>
          </w:rPr>
          <w:t xml:space="preserve"> </w:t>
        </w:r>
        <w:r w:rsidR="007432BB" w:rsidRPr="007432BB">
          <w:t>The positive prediction is thus derived from theory before analysis and is stated in the hypotheses themselves, not inferred after the fact.</w:t>
        </w:r>
      </w:ins>
    </w:p>
    <w:p w14:paraId="5C416D86" w14:textId="0779BEFE" w:rsidR="007432BB" w:rsidRPr="007432BB" w:rsidRDefault="007432BB" w:rsidP="007432BB">
      <w:pPr>
        <w:spacing w:before="120" w:after="120"/>
        <w:rPr>
          <w:ins w:id="1613" w:author="Dylan CHEN" w:date="2026-08-20T15:20:00Z" w16du:dateUtc="2026-08-20T07:20:00Z"/>
        </w:rPr>
      </w:pPr>
      <w:ins w:id="1614" w:author="Dylan CHEN" w:date="2026-08-20T15:20:00Z" w16du:dateUtc="2026-08-20T07:20:00Z">
        <w:r w:rsidRPr="007432BB">
          <w:t xml:space="preserve">Our results confirm this framework. </w:t>
        </w:r>
      </w:ins>
      <w:ins w:id="1615" w:author="Dylan CHEN" w:date="2026-08-21T22:40:00Z" w16du:dateUtc="2026-08-21T14:40:00Z">
        <w:r w:rsidR="00006439">
          <w:t>The effect of the AI label alone</w:t>
        </w:r>
      </w:ins>
      <w:ins w:id="1616" w:author="Dylan CHEN" w:date="2026-08-20T15:20:00Z" w16du:dateUtc="2026-08-20T07:20:00Z">
        <w:r w:rsidRPr="007432BB">
          <w:t xml:space="preserve"> on supply is positive and significant (0.188, p&lt;0.05), the interaction with AI answer length is negative (-0.046, p&lt;0.001), and the average total effect turns negative only because AI answers in our setting carry substantial content, which is identically the total deterrence effect in the original manuscript.</w:t>
        </w:r>
      </w:ins>
    </w:p>
    <w:p w14:paraId="5513929B" w14:textId="16BAC050" w:rsidR="007432BB" w:rsidRPr="007432BB" w:rsidRDefault="007432BB" w:rsidP="007432BB">
      <w:pPr>
        <w:widowControl w:val="0"/>
        <w:snapToGrid w:val="0"/>
        <w:spacing w:afterLines="50" w:after="120"/>
        <w:rPr>
          <w:ins w:id="1617" w:author="Dylan CHEN" w:date="2026-08-20T15:20:00Z" w16du:dateUtc="2026-08-20T07:20:00Z"/>
          <w:rFonts w:eastAsia="DengXian"/>
          <w:color w:val="000000"/>
          <w:kern w:val="2"/>
        </w:rPr>
      </w:pPr>
      <w:ins w:id="1618" w:author="Dylan CHEN" w:date="2026-08-20T15:20:00Z" w16du:dateUtc="2026-08-20T07:20:00Z">
        <w:r w:rsidRPr="007432BB">
          <w:rPr>
            <w:rFonts w:eastAsia="DengXian"/>
            <w:b/>
            <w:bCs/>
            <w:color w:val="000000"/>
            <w:kern w:val="2"/>
          </w:rPr>
          <w:t>Second, a deliberate narrowing of scope to keep the story focused.</w:t>
        </w:r>
        <w:r w:rsidRPr="007432BB">
          <w:rPr>
            <w:rFonts w:eastAsia="DengXian"/>
            <w:color w:val="000000"/>
            <w:kern w:val="2"/>
          </w:rPr>
          <w:t xml:space="preserve"> The removal is a choice about narrative focus and length, not a retraction of the earlier logic. We removed three elements from the main text. (1) All results that use net likes as the dependent variable, together with every recognition mechanism built on them, are removed. (2) The position effect is removed from the main text. (3) In the response letter, we still engage fully with the reviewer</w:t>
        </w:r>
      </w:ins>
      <w:r w:rsidR="003834AA">
        <w:rPr>
          <w:rFonts w:eastAsia="DengXian"/>
          <w:color w:val="000000"/>
          <w:kern w:val="2"/>
        </w:rPr>
        <w:t>’</w:t>
      </w:r>
      <w:ins w:id="1619" w:author="Dylan CHEN" w:date="2026-08-20T15:20:00Z" w16du:dateUtc="2026-08-20T07:20:00Z">
        <w:r w:rsidRPr="007432BB">
          <w:rPr>
            <w:rFonts w:eastAsia="DengXian"/>
            <w:color w:val="000000"/>
            <w:kern w:val="2"/>
          </w:rPr>
          <w:t xml:space="preserve">s earlier concerns about these removed elements, in order to show that the original reasoning was sound. </w:t>
        </w:r>
      </w:ins>
    </w:p>
    <w:p w14:paraId="7AE90C7F" w14:textId="19DBD323" w:rsidR="00D43EC2" w:rsidRDefault="00052238" w:rsidP="00D43EC2">
      <w:pPr>
        <w:pStyle w:val="Paragraph"/>
        <w:rPr>
          <w:ins w:id="1620" w:author="Dylan CHEN" w:date="2026-08-21T23:08:00Z" w16du:dateUtc="2026-08-21T15:08:00Z"/>
        </w:rPr>
      </w:pPr>
      <w:del w:id="1621" w:author="Dylan CHEN" w:date="2026-08-20T15:20:00Z" w16du:dateUtc="2026-08-20T07:20:00Z">
        <w:r w:rsidDel="007432BB">
          <w:delText>’’</w:delText>
        </w:r>
      </w:del>
    </w:p>
    <w:p w14:paraId="1C583C8E" w14:textId="77777777" w:rsidR="00BE7589" w:rsidRPr="00BE7589" w:rsidRDefault="00BE7589" w:rsidP="00BE7589">
      <w:pPr>
        <w:pStyle w:val="NormalWeb"/>
        <w:rPr>
          <w:ins w:id="1622" w:author="Dylan CHEN" w:date="2026-08-21T23:08:00Z" w16du:dateUtc="2026-08-21T15:08:00Z"/>
          <w:b/>
          <w:bCs/>
          <w:color w:val="000000"/>
          <w:rPrChange w:id="1623" w:author="Dylan CHEN" w:date="2026-08-21T23:08:00Z" w16du:dateUtc="2026-08-21T15:08:00Z">
            <w:rPr>
              <w:ins w:id="1624" w:author="Dylan CHEN" w:date="2026-08-21T23:08:00Z" w16du:dateUtc="2026-08-21T15:08:00Z"/>
              <w:color w:val="000000"/>
            </w:rPr>
          </w:rPrChange>
        </w:rPr>
      </w:pPr>
      <w:ins w:id="1625" w:author="Dylan CHEN" w:date="2026-08-21T23:08:00Z" w16du:dateUtc="2026-08-21T15:08:00Z">
        <w:r w:rsidRPr="00BE7589">
          <w:rPr>
            <w:b/>
            <w:bCs/>
            <w:color w:val="000000"/>
            <w:rPrChange w:id="1626" w:author="Dylan CHEN" w:date="2026-08-21T23:08:00Z" w16du:dateUtc="2026-08-21T15:08:00Z">
              <w:rPr>
                <w:color w:val="000000"/>
              </w:rPr>
            </w:rPrChange>
          </w:rPr>
          <w:t>References</w:t>
        </w:r>
      </w:ins>
    </w:p>
    <w:p w14:paraId="0017D5FA" w14:textId="16C2427D" w:rsidR="00BE7589" w:rsidRDefault="00BE7589" w:rsidP="00BE7589">
      <w:pPr>
        <w:pStyle w:val="NormalWeb"/>
        <w:rPr>
          <w:ins w:id="1627" w:author="Dylan CHEN" w:date="2026-08-21T23:08:00Z" w16du:dateUtc="2026-08-21T15:08:00Z"/>
          <w:color w:val="000000"/>
        </w:rPr>
      </w:pPr>
      <w:ins w:id="1628" w:author="Dylan CHEN" w:date="2026-08-21T23:08:00Z" w16du:dateUtc="2026-08-21T15:08:00Z">
        <w:r>
          <w:rPr>
            <w:color w:val="000000"/>
          </w:rPr>
          <w:t>Chen, M.-J. (2009). Competitive dynamics research: An insider</w:t>
        </w:r>
      </w:ins>
      <w:r w:rsidR="003834AA">
        <w:rPr>
          <w:color w:val="000000"/>
        </w:rPr>
        <w:t>’</w:t>
      </w:r>
      <w:ins w:id="1629" w:author="Dylan CHEN" w:date="2026-08-21T23:08:00Z" w16du:dateUtc="2026-08-21T15:08:00Z">
        <w:r>
          <w:rPr>
            <w:color w:val="000000"/>
          </w:rPr>
          <w:t>s odyssey. Asia Pacific Journal of Management, 26(1), 5–25.</w:t>
        </w:r>
      </w:ins>
    </w:p>
    <w:p w14:paraId="2D7888C0" w14:textId="77777777" w:rsidR="00BE7589" w:rsidRDefault="00BE7589" w:rsidP="00BE7589">
      <w:pPr>
        <w:pStyle w:val="NormalWeb"/>
        <w:rPr>
          <w:ins w:id="1630" w:author="Dylan CHEN" w:date="2026-08-21T23:08:00Z" w16du:dateUtc="2026-08-21T15:08:00Z"/>
          <w:color w:val="000000"/>
        </w:rPr>
      </w:pPr>
      <w:ins w:id="1631" w:author="Dylan CHEN" w:date="2026-08-21T23:08:00Z" w16du:dateUtc="2026-08-21T15:08:00Z">
        <w:r>
          <w:rPr>
            <w:color w:val="000000"/>
          </w:rPr>
          <w:t>Chen, M.-J., Su, K.-H., &amp; Tsai, W. (2007). Competitive tension: The awareness–motivation–capability perspective. Academy of Management Journal, 50(1), 101–118.</w:t>
        </w:r>
      </w:ins>
    </w:p>
    <w:p w14:paraId="0422F8AF" w14:textId="77777777" w:rsidR="00BE7589" w:rsidRDefault="00BE7589" w:rsidP="00BE7589">
      <w:pPr>
        <w:pStyle w:val="NormalWeb"/>
        <w:rPr>
          <w:ins w:id="1632" w:author="Dylan CHEN" w:date="2026-08-21T23:08:00Z" w16du:dateUtc="2026-08-21T15:08:00Z"/>
          <w:color w:val="000000"/>
        </w:rPr>
      </w:pPr>
      <w:ins w:id="1633" w:author="Dylan CHEN" w:date="2026-08-21T23:08:00Z" w16du:dateUtc="2026-08-21T15:08:00Z">
        <w:r>
          <w:rPr>
            <w:color w:val="000000"/>
          </w:rPr>
          <w:t>Evans, J. St. B. T., &amp; Stanovich, K. E. (2013). Dual-process theories of higher cognition: Advancing the debate. Perspectives on Psychological Science, 8(3), 223–241.</w:t>
        </w:r>
      </w:ins>
    </w:p>
    <w:p w14:paraId="4CAB04E6" w14:textId="77777777" w:rsidR="00BE7589" w:rsidRDefault="00BE7589" w:rsidP="00BE7589">
      <w:pPr>
        <w:pStyle w:val="NormalWeb"/>
        <w:rPr>
          <w:ins w:id="1634" w:author="Dylan CHEN" w:date="2026-08-21T23:08:00Z" w16du:dateUtc="2026-08-21T15:08:00Z"/>
          <w:color w:val="000000"/>
        </w:rPr>
      </w:pPr>
      <w:ins w:id="1635" w:author="Dylan CHEN" w:date="2026-08-21T23:08:00Z" w16du:dateUtc="2026-08-21T15:08:00Z">
        <w:r>
          <w:rPr>
            <w:color w:val="000000"/>
          </w:rPr>
          <w:t>Kahneman, D. (2003). A perspective on judgment and choice: Mapping bounded rationality. American Psychologist, 58(9), 697–720.</w:t>
        </w:r>
      </w:ins>
    </w:p>
    <w:p w14:paraId="1D130640" w14:textId="51E36772" w:rsidR="00BE7589" w:rsidRPr="00BE7589" w:rsidRDefault="00BE7589" w:rsidP="00BE7589">
      <w:pPr>
        <w:pStyle w:val="NormalWeb"/>
        <w:rPr>
          <w:rFonts w:hint="eastAsia"/>
          <w:color w:val="000000"/>
          <w:rPrChange w:id="1636" w:author="Dylan CHEN" w:date="2026-08-21T23:08:00Z" w16du:dateUtc="2026-08-21T15:08:00Z">
            <w:rPr>
              <w:rFonts w:hint="eastAsia"/>
            </w:rPr>
          </w:rPrChange>
        </w:rPr>
        <w:pPrChange w:id="1637" w:author="Dylan CHEN" w:date="2026-08-21T23:08:00Z" w16du:dateUtc="2026-08-21T15:08:00Z">
          <w:pPr>
            <w:pStyle w:val="Paragraph"/>
          </w:pPr>
        </w:pPrChange>
      </w:pPr>
      <w:ins w:id="1638" w:author="Dylan CHEN" w:date="2026-08-21T23:08:00Z" w16du:dateUtc="2026-08-21T15:08:00Z">
        <w:r>
          <w:rPr>
            <w:color w:val="000000"/>
          </w:rPr>
          <w:t>Kahneman, D. (2011). Thinking, fast and slow. Farrar, Straus and Giroux.</w:t>
        </w:r>
      </w:ins>
    </w:p>
    <w:p w14:paraId="358BDBB5" w14:textId="60FBA802" w:rsidR="00F44F53" w:rsidRPr="00522DE1" w:rsidRDefault="00F44F53" w:rsidP="00AD58F3">
      <w:pPr>
        <w:spacing w:before="120" w:after="120"/>
      </w:pPr>
      <w:r w:rsidRPr="00522DE1">
        <w:t>---------------------------------------------------------------------------------------------------------------------</w:t>
      </w:r>
    </w:p>
    <w:bookmarkEnd w:id="0"/>
    <w:p w14:paraId="2D6282CB" w14:textId="310A1BDE" w:rsidR="000D507F" w:rsidRPr="00522DE1" w:rsidRDefault="00742092" w:rsidP="00683A26">
      <w:pPr>
        <w:pStyle w:val="Heading1"/>
      </w:pPr>
      <w:ins w:id="1639" w:author="Dylan CHEN" w:date="2026-08-20T15:09:00Z" w16du:dateUtc="2026-08-20T07:09:00Z">
        <w:r>
          <w:rPr>
            <w:rFonts w:hint="eastAsia"/>
          </w:rPr>
          <w:t>#</w:t>
        </w:r>
      </w:ins>
      <w:r w:rsidR="000D507F" w:rsidRPr="00522DE1">
        <w:t>R2-1</w:t>
      </w:r>
    </w:p>
    <w:p w14:paraId="7C0F75F5" w14:textId="77777777" w:rsidR="00025FAF" w:rsidRPr="00522DE1" w:rsidRDefault="00025FAF" w:rsidP="00025FAF">
      <w:pPr>
        <w:widowControl w:val="0"/>
        <w:autoSpaceDE w:val="0"/>
        <w:autoSpaceDN w:val="0"/>
        <w:adjustRightInd w:val="0"/>
        <w:spacing w:before="120" w:after="120"/>
        <w:ind w:leftChars="200" w:left="480"/>
        <w:jc w:val="both"/>
        <w:rPr>
          <w:rFonts w:eastAsia="SimSun"/>
          <w:b/>
          <w:bCs/>
          <w:i/>
          <w:iCs/>
          <w:kern w:val="2"/>
        </w:rPr>
      </w:pPr>
      <w:r w:rsidRPr="00522DE1">
        <w:rPr>
          <w:rFonts w:eastAsia="SimSun"/>
          <w:b/>
          <w:bCs/>
          <w:i/>
          <w:iCs/>
          <w:kern w:val="2"/>
        </w:rPr>
        <w:t>Theoretical Foundation</w:t>
      </w:r>
    </w:p>
    <w:p w14:paraId="7AD7AF27" w14:textId="28AEDDDB" w:rsidR="00025FA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R2-1. In the earlier round, I asked why the authors focused on content effect, source effect, and position effect instead of other theoretical mechanisms such as the learning effect and </w:t>
      </w:r>
      <w:r w:rsidRPr="00522DE1">
        <w:rPr>
          <w:rFonts w:eastAsia="SimSun"/>
          <w:i/>
          <w:iCs/>
          <w:kern w:val="2"/>
        </w:rPr>
        <w:lastRenderedPageBreak/>
        <w:t>the crowded-out effect.</w:t>
      </w:r>
    </w:p>
    <w:p w14:paraId="7ECB1F07" w14:textId="19DF5AE6" w:rsidR="00025FA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The authors responded by showing that the literature reveals that the three effects are used to explain how answers (earlier answers) affect subsequent user participants, attention, and perceived credibility. And the authors integrate their knowledge of the research context with those established theories/literature findings.</w:t>
      </w:r>
    </w:p>
    <w:p w14:paraId="2B726CA7" w14:textId="26BD832F" w:rsidR="00025FA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It may not be a good way to justify the selection of the theoretical mechanisms. Other mechanisms, such as the learning, crowd-out, anchoring effect, and cognitive offloading (can be more), are also examined in the literature and can be used to explain this research context (i.e., AI answers</w:t>
      </w:r>
      <w:r w:rsidR="003834AA">
        <w:rPr>
          <w:rFonts w:eastAsia="SimSun"/>
          <w:i/>
          <w:iCs/>
          <w:kern w:val="2"/>
        </w:rPr>
        <w:t>’</w:t>
      </w:r>
      <w:r w:rsidRPr="00522DE1">
        <w:rPr>
          <w:rFonts w:eastAsia="SimSun"/>
          <w:i/>
          <w:iCs/>
          <w:kern w:val="2"/>
        </w:rPr>
        <w:t xml:space="preserve"> effect on human answers).</w:t>
      </w:r>
    </w:p>
    <w:p w14:paraId="37407C97" w14:textId="3F17B708" w:rsidR="000D507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Probably</w:t>
      </w:r>
      <w:r w:rsidRPr="00587C3A">
        <w:rPr>
          <w:rFonts w:eastAsia="SimSun"/>
          <w:i/>
          <w:iCs/>
          <w:kern w:val="2"/>
          <w:highlight w:val="yellow"/>
          <w:rPrChange w:id="1640" w:author="Dylan CHEN" w:date="2026-08-05T15:43:00Z" w16du:dateUtc="2026-08-05T07:43:00Z">
            <w:rPr>
              <w:rFonts w:eastAsia="SimSun"/>
              <w:i/>
              <w:iCs/>
              <w:kern w:val="2"/>
            </w:rPr>
          </w:rPrChange>
        </w:rPr>
        <w:t>, the authors can find an overarching theoretical framework</w:t>
      </w:r>
      <w:r w:rsidRPr="00522DE1">
        <w:rPr>
          <w:rFonts w:eastAsia="SimSun"/>
          <w:i/>
          <w:iCs/>
          <w:kern w:val="2"/>
        </w:rPr>
        <w:t xml:space="preserve"> to support their exploration of what the AI says (content effect), who says it (whether AI or human; source effect), and when/where the AI says it (position effect).</w:t>
      </w:r>
    </w:p>
    <w:p w14:paraId="7EA983EA" w14:textId="3BEA0C5D" w:rsidR="00083204"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5C55D6F" w14:textId="613291CE" w:rsidR="00D43EC2" w:rsidRDefault="00D43EC2">
      <w:pPr>
        <w:pStyle w:val="Paragraph"/>
        <w:rPr>
          <w:ins w:id="1641" w:author="Dylan CHEN" w:date="2026-08-20T22:28:00Z" w16du:dateUtc="2026-08-20T14:28:00Z"/>
        </w:rPr>
      </w:pPr>
      <w:ins w:id="1642" w:author="Dylan CHEN" w:date="2026-08-04T17:00:00Z" w16du:dateUtc="2026-08-04T09:00:00Z">
        <w:r>
          <w:t>We thank the reviewer for pushing us on the choice of mechanisms. We agree that learning, crowding out, anchoring, and cognitive offloading are all relevant to this setting. In this revision we do not treat them as competing alternatives that we exclude. Instead, we adopt an overarching framework, Kahneman</w:t>
        </w:r>
      </w:ins>
      <w:r w:rsidR="003834AA">
        <w:t>’</w:t>
      </w:r>
      <w:ins w:id="1643" w:author="Dylan CHEN" w:date="2026-08-04T17:00:00Z" w16du:dateUtc="2026-08-04T09:00:00Z">
        <w:r>
          <w:t>s dual-process theory, that organizes these forces and specifies which mode of processing governs each of the answerer</w:t>
        </w:r>
      </w:ins>
      <w:r w:rsidR="003834AA">
        <w:t>’</w:t>
      </w:r>
      <w:ins w:id="1644" w:author="Dylan CHEN" w:date="2026-08-04T17:00:00Z" w16du:dateUtc="2026-08-04T09:00:00Z">
        <w:r>
          <w:t xml:space="preserve">s decisions (Evans &amp; Stanovich, 2013; Kahneman, 2003, 2011). Please see the revised </w:t>
        </w:r>
      </w:ins>
      <w:ins w:id="1645" w:author="Dylan CHEN" w:date="2026-08-20T15:06:00Z" w16du:dateUtc="2026-08-20T07:06:00Z">
        <w:r w:rsidR="00742092">
          <w:rPr>
            <w:rFonts w:hint="eastAsia"/>
          </w:rPr>
          <w:t>th</w:t>
        </w:r>
      </w:ins>
      <w:ins w:id="1646" w:author="Dylan CHEN" w:date="2026-08-20T15:07:00Z" w16du:dateUtc="2026-08-20T07:07:00Z">
        <w:r w:rsidR="00742092">
          <w:rPr>
            <w:rFonts w:hint="eastAsia"/>
          </w:rPr>
          <w:t>eoretical d</w:t>
        </w:r>
      </w:ins>
      <w:ins w:id="1647" w:author="Dylan CHEN" w:date="2026-08-04T17:00:00Z" w16du:dateUtc="2026-08-04T09:00:00Z">
        <w:r>
          <w:t>evelopment</w:t>
        </w:r>
      </w:ins>
      <w:ins w:id="1648" w:author="Dylan CHEN" w:date="2026-08-20T15:07:00Z" w16du:dateUtc="2026-08-20T07:07:00Z">
        <w:r w:rsidR="00742092">
          <w:rPr>
            <w:rFonts w:hint="eastAsia"/>
          </w:rPr>
          <w:t xml:space="preserve"> section</w:t>
        </w:r>
      </w:ins>
      <w:ins w:id="1649" w:author="Dylan CHEN" w:date="2026-08-04T17:00:00Z" w16du:dateUtc="2026-08-04T09:00:00Z">
        <w:r>
          <w:t>.</w:t>
        </w:r>
      </w:ins>
    </w:p>
    <w:p w14:paraId="5028D00E" w14:textId="4DB47D07" w:rsidR="00BC5B75" w:rsidRDefault="00BC5B75" w:rsidP="00BC5B75">
      <w:pPr>
        <w:pStyle w:val="Paragraph"/>
        <w:rPr>
          <w:ins w:id="1650" w:author="Dylan CHEN" w:date="2026-08-20T22:28:00Z" w16du:dateUtc="2026-08-20T14:28:00Z"/>
        </w:rPr>
      </w:pPr>
      <w:ins w:id="1651" w:author="Dylan CHEN" w:date="2026-08-20T22:28:00Z" w16du:dateUtc="2026-08-20T14:28:00Z">
        <w:r>
          <w:t>The reviewer</w:t>
        </w:r>
      </w:ins>
      <w:r w:rsidR="003834AA">
        <w:t>’</w:t>
      </w:r>
      <w:ins w:id="1652" w:author="Dylan CHEN" w:date="2026-08-20T22:28:00Z" w16du:dateUtc="2026-08-20T14:28:00Z">
        <w:r>
          <w:t xml:space="preserve">s suggested mechanisms map directly onto our framework rather than sitting outside it. </w:t>
        </w:r>
      </w:ins>
      <w:ins w:id="1653" w:author="Dylan CHEN" w:date="2026-08-20T22:30:00Z" w16du:dateUtc="2026-08-20T14:30:00Z">
        <w:r w:rsidRPr="00680D29">
          <w:rPr>
            <w:b/>
            <w:bCs/>
            <w:rPrChange w:id="1654" w:author="Dylan CHEN" w:date="2026-08-20T22:31:00Z" w16du:dateUtc="2026-08-20T14:31:00Z">
              <w:rPr/>
            </w:rPrChange>
          </w:rPr>
          <w:t>Learning</w:t>
        </w:r>
        <w:r>
          <w:t xml:space="preserve"> corresponds to the deliberate, System 2 engagement in H</w:t>
        </w:r>
        <w:r>
          <w:rPr>
            <w:rFonts w:hint="eastAsia"/>
          </w:rPr>
          <w:t>6</w:t>
        </w:r>
        <w:r>
          <w:t>, where an answerer who reads a high-quality AI answer raises the quality of their own contribution.</w:t>
        </w:r>
      </w:ins>
      <w:ins w:id="1655" w:author="Dylan CHEN" w:date="2026-08-20T22:31:00Z" w16du:dateUtc="2026-08-20T14:31:00Z">
        <w:r w:rsidR="00680D29">
          <w:rPr>
            <w:rFonts w:hint="eastAsia"/>
          </w:rPr>
          <w:t xml:space="preserve"> </w:t>
        </w:r>
      </w:ins>
      <w:ins w:id="1656" w:author="Dylan CHEN" w:date="2026-08-20T22:30:00Z" w16du:dateUtc="2026-08-20T14:30:00Z">
        <w:r w:rsidRPr="00680D29">
          <w:rPr>
            <w:b/>
            <w:bCs/>
            <w:rPrChange w:id="1657" w:author="Dylan CHEN" w:date="2026-08-20T22:31:00Z" w16du:dateUtc="2026-08-20T14:31:00Z">
              <w:rPr/>
            </w:rPrChange>
          </w:rPr>
          <w:t>Cognitive offloading and the crowding out</w:t>
        </w:r>
        <w:r>
          <w:t xml:space="preserve"> of effort operate through the law of least effort that governs our entire fast stage, and they enter the </w:t>
        </w:r>
        <w:r>
          <w:rPr>
            <w:rFonts w:hint="eastAsia"/>
          </w:rPr>
          <w:t>theoretical framework</w:t>
        </w:r>
        <w:r>
          <w:t xml:space="preserve"> through H2, where a comprehensive AI answer changes the perceived cost and benefit of contributing. </w:t>
        </w:r>
      </w:ins>
      <w:ins w:id="1658" w:author="Dylan CHEN" w:date="2026-08-20T22:31:00Z" w16du:dateUtc="2026-08-20T14:31:00Z">
        <w:r w:rsidR="00680D29">
          <w:rPr>
            <w:rFonts w:hint="eastAsia"/>
          </w:rPr>
          <w:t xml:space="preserve"> </w:t>
        </w:r>
      </w:ins>
      <w:ins w:id="1659" w:author="Dylan CHEN" w:date="2026-08-20T22:28:00Z" w16du:dateUtc="2026-08-20T14:28:00Z">
        <w:r w:rsidRPr="00680D29">
          <w:rPr>
            <w:b/>
            <w:bCs/>
            <w:rPrChange w:id="1660" w:author="Dylan CHEN" w:date="2026-08-20T22:31:00Z" w16du:dateUtc="2026-08-20T14:31:00Z">
              <w:rPr/>
            </w:rPrChange>
          </w:rPr>
          <w:t>Anchoring</w:t>
        </w:r>
        <w:r>
          <w:t xml:space="preserve"> is now the explicit core of H</w:t>
        </w:r>
        <w:r>
          <w:rPr>
            <w:rFonts w:hint="eastAsia"/>
          </w:rPr>
          <w:t>4</w:t>
        </w:r>
        <w:r>
          <w:t xml:space="preserve">: the weak competitor judgment formed from the bare AI label acts as </w:t>
        </w:r>
        <w:r>
          <w:rPr>
            <w:rFonts w:hint="eastAsia"/>
          </w:rPr>
          <w:t xml:space="preserve">a kind of </w:t>
        </w:r>
        <w:r>
          <w:t xml:space="preserve">anchor on subsequent effort. </w:t>
        </w:r>
        <w:r w:rsidRPr="00742092">
          <w:t>Having judged the rival to be weak, the member expects that even a fairly modest answer will be enough to come out ahead. The law of least effort holds that people supply effort only up to the level a goal requires, and no further (Kahneman 2011)</w:t>
        </w:r>
      </w:ins>
    </w:p>
    <w:p w14:paraId="7EB77FA9" w14:textId="05AF3D2B" w:rsidR="00D43EC2" w:rsidRDefault="00052238">
      <w:pPr>
        <w:pStyle w:val="Paragraph"/>
        <w:rPr>
          <w:ins w:id="1661" w:author="Dylan CHEN" w:date="2026-08-21T23:08:00Z" w16du:dateUtc="2026-08-21T15:08:00Z"/>
        </w:rPr>
      </w:pPr>
      <w:del w:id="1662" w:author="Dylan CHEN" w:date="2026-08-20T22:28:00Z" w16du:dateUtc="2026-08-20T14:28:00Z">
        <w:r w:rsidDel="00BC5B75">
          <w:delText>’</w:delText>
        </w:r>
      </w:del>
      <w:ins w:id="1663" w:author="Dylan CHEN" w:date="2026-08-04T17:00:00Z" w16du:dateUtc="2026-08-04T09:00:00Z">
        <w:r w:rsidR="00D43EC2">
          <w:t xml:space="preserve">Adopting a single overarching framework, rather than a list of separate mechanisms, lets us explain the two decisions an answerer actually faces, namely whether to contribute and how much effort to invest, within one coherent account. Following this reorganization, the </w:t>
        </w:r>
      </w:ins>
      <w:r w:rsidR="00E71BCF">
        <w:t>“</w:t>
      </w:r>
      <w:ins w:id="1664" w:author="Dylan CHEN" w:date="2026-08-04T17:00:00Z" w16du:dateUtc="2026-08-04T09:00:00Z">
        <w:r w:rsidR="00D43EC2">
          <w:t>when and where the AI appears</w:t>
        </w:r>
      </w:ins>
      <w:r w:rsidR="00E71BCF">
        <w:t>”</w:t>
      </w:r>
      <w:ins w:id="1665" w:author="Dylan CHEN" w:date="2026-08-04T17:00:00Z" w16du:dateUtc="2026-08-04T09:00:00Z">
        <w:r w:rsidR="00D43EC2">
          <w:t xml:space="preserve"> dimension is no longer part of the framework. As noted in our opening remark, the position effect has been removed from the main text to keep the theoretical story focused on the fast and slow processing of AI cues.</w:t>
        </w:r>
      </w:ins>
    </w:p>
    <w:p w14:paraId="16E3447F" w14:textId="77777777" w:rsidR="00BE7589" w:rsidRDefault="00BE7589">
      <w:pPr>
        <w:pStyle w:val="Paragraph"/>
        <w:rPr>
          <w:ins w:id="1666" w:author="Dylan CHEN" w:date="2026-08-21T23:08:00Z" w16du:dateUtc="2026-08-21T15:08:00Z"/>
        </w:rPr>
      </w:pPr>
    </w:p>
    <w:p w14:paraId="3C0CF5B2" w14:textId="77777777" w:rsidR="00BE7589" w:rsidRPr="00BE7589" w:rsidRDefault="00BE7589" w:rsidP="00BE7589">
      <w:pPr>
        <w:pStyle w:val="NormalWeb"/>
        <w:rPr>
          <w:ins w:id="1667" w:author="Dylan CHEN" w:date="2026-08-21T23:08:00Z" w16du:dateUtc="2026-08-21T15:08:00Z"/>
          <w:b/>
          <w:bCs/>
          <w:color w:val="000000"/>
          <w:rPrChange w:id="1668" w:author="Dylan CHEN" w:date="2026-08-21T23:08:00Z" w16du:dateUtc="2026-08-21T15:08:00Z">
            <w:rPr>
              <w:ins w:id="1669" w:author="Dylan CHEN" w:date="2026-08-21T23:08:00Z" w16du:dateUtc="2026-08-21T15:08:00Z"/>
              <w:color w:val="000000"/>
            </w:rPr>
          </w:rPrChange>
        </w:rPr>
      </w:pPr>
      <w:ins w:id="1670" w:author="Dylan CHEN" w:date="2026-08-21T23:08:00Z" w16du:dateUtc="2026-08-21T15:08:00Z">
        <w:r w:rsidRPr="00BE7589">
          <w:rPr>
            <w:b/>
            <w:bCs/>
            <w:color w:val="000000"/>
            <w:rPrChange w:id="1671" w:author="Dylan CHEN" w:date="2026-08-21T23:08:00Z" w16du:dateUtc="2026-08-21T15:08:00Z">
              <w:rPr>
                <w:color w:val="000000"/>
              </w:rPr>
            </w:rPrChange>
          </w:rPr>
          <w:t>References</w:t>
        </w:r>
      </w:ins>
    </w:p>
    <w:p w14:paraId="583A74C5" w14:textId="77777777" w:rsidR="00BE7589" w:rsidRDefault="00BE7589" w:rsidP="00BE7589">
      <w:pPr>
        <w:pStyle w:val="NormalWeb"/>
        <w:rPr>
          <w:ins w:id="1672" w:author="Dylan CHEN" w:date="2026-08-21T23:08:00Z" w16du:dateUtc="2026-08-21T15:08:00Z"/>
          <w:color w:val="000000"/>
        </w:rPr>
      </w:pPr>
      <w:ins w:id="1673" w:author="Dylan CHEN" w:date="2026-08-21T23:08:00Z" w16du:dateUtc="2026-08-21T15:08:00Z">
        <w:r>
          <w:rPr>
            <w:color w:val="000000"/>
          </w:rPr>
          <w:t>Evans, J. St. B. T., &amp; Stanovich, K. E. (2013). Dual-process theories of higher cognition: Advancing the debate. Perspectives on Psychological Science, 8(3), 223–241.</w:t>
        </w:r>
      </w:ins>
    </w:p>
    <w:p w14:paraId="559E91DE" w14:textId="77777777" w:rsidR="00BE7589" w:rsidRDefault="00BE7589" w:rsidP="00BE7589">
      <w:pPr>
        <w:pStyle w:val="NormalWeb"/>
        <w:rPr>
          <w:ins w:id="1674" w:author="Dylan CHEN" w:date="2026-08-21T23:08:00Z" w16du:dateUtc="2026-08-21T15:08:00Z"/>
          <w:color w:val="000000"/>
        </w:rPr>
      </w:pPr>
      <w:ins w:id="1675" w:author="Dylan CHEN" w:date="2026-08-21T23:08:00Z" w16du:dateUtc="2026-08-21T15:08:00Z">
        <w:r>
          <w:rPr>
            <w:color w:val="000000"/>
          </w:rPr>
          <w:lastRenderedPageBreak/>
          <w:t>Kahneman, D. (2003). A perspective on judgment and choice: Mapping bounded rationality. American Psychologist, 58(9), 697–720.</w:t>
        </w:r>
      </w:ins>
    </w:p>
    <w:p w14:paraId="2AC6980D" w14:textId="377E5979" w:rsidR="00BE7589" w:rsidRPr="00BE7589" w:rsidRDefault="00BE7589" w:rsidP="00BE7589">
      <w:pPr>
        <w:pStyle w:val="NormalWeb"/>
        <w:rPr>
          <w:ins w:id="1676" w:author="Dylan CHEN" w:date="2026-08-04T17:00:00Z" w16du:dateUtc="2026-08-04T09:00:00Z"/>
          <w:rFonts w:hint="eastAsia"/>
          <w:color w:val="000000"/>
          <w:rPrChange w:id="1677" w:author="Dylan CHEN" w:date="2026-08-21T23:08:00Z" w16du:dateUtc="2026-08-21T15:08:00Z">
            <w:rPr>
              <w:ins w:id="1678" w:author="Dylan CHEN" w:date="2026-08-04T17:00:00Z" w16du:dateUtc="2026-08-04T09:00:00Z"/>
              <w:rFonts w:hint="eastAsia"/>
            </w:rPr>
          </w:rPrChange>
        </w:rPr>
      </w:pPr>
      <w:ins w:id="1679" w:author="Dylan CHEN" w:date="2026-08-21T23:08:00Z" w16du:dateUtc="2026-08-21T15:08:00Z">
        <w:r>
          <w:rPr>
            <w:color w:val="000000"/>
          </w:rPr>
          <w:t>Kahneman, D. (2011). Thinking, fast and slow. Farrar, Straus and Giroux.</w:t>
        </w:r>
      </w:ins>
    </w:p>
    <w:p w14:paraId="53DD90DB" w14:textId="4E44905F" w:rsidR="00EB0C13" w:rsidRPr="00D43EC2" w:rsidDel="00D43EC2" w:rsidRDefault="00EB0C13">
      <w:pPr>
        <w:pStyle w:val="Paragraph"/>
        <w:rPr>
          <w:del w:id="1680" w:author="Dylan CHEN" w:date="2026-08-04T17:00:00Z" w16du:dateUtc="2026-08-04T09:00:00Z"/>
        </w:rPr>
        <w:pPrChange w:id="1681" w:author="Dylan CHEN" w:date="2026-08-04T17:00:00Z" w16du:dateUtc="2026-08-04T09:00:00Z">
          <w:pPr>
            <w:pStyle w:val="NormalWeb"/>
            <w:spacing w:before="0" w:beforeAutospacing="0" w:after="0" w:afterAutospacing="0"/>
            <w:ind w:left="720" w:hanging="720"/>
          </w:pPr>
        </w:pPrChange>
      </w:pPr>
    </w:p>
    <w:p w14:paraId="7AD2616A" w14:textId="6884571B" w:rsidR="000D507F" w:rsidRPr="00522DE1" w:rsidRDefault="000D507F" w:rsidP="002029EB">
      <w:pPr>
        <w:pStyle w:val="NormalWeb"/>
        <w:spacing w:before="120" w:after="120"/>
        <w:rPr>
          <w:b/>
        </w:rPr>
      </w:pPr>
      <w:r w:rsidRPr="00522DE1">
        <w:t>---------------------------------------------------------------------------------------------------------------------</w:t>
      </w:r>
    </w:p>
    <w:p w14:paraId="34277752" w14:textId="261D8C5C" w:rsidR="000D507F" w:rsidRPr="00522DE1" w:rsidRDefault="00742092" w:rsidP="00683A26">
      <w:pPr>
        <w:pStyle w:val="Heading1"/>
      </w:pPr>
      <w:ins w:id="1682" w:author="Dylan CHEN" w:date="2026-08-20T15:02:00Z" w16du:dateUtc="2026-08-20T07:02:00Z">
        <w:r>
          <w:rPr>
            <w:rFonts w:hint="eastAsia"/>
          </w:rPr>
          <w:t>#</w:t>
        </w:r>
      </w:ins>
      <w:r w:rsidR="000D507F" w:rsidRPr="00522DE1">
        <w:t>R2-</w:t>
      </w:r>
      <w:r w:rsidR="00A81423" w:rsidRPr="00522DE1">
        <w:t>2</w:t>
      </w:r>
    </w:p>
    <w:p w14:paraId="0D86EBE5" w14:textId="0F1990A5" w:rsidR="00025FAF" w:rsidRPr="00522DE1" w:rsidRDefault="00025FAF" w:rsidP="00025FA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 xml:space="preserve">R2-2. In the last round, I asked whether it is theoretically possible that AI answers increase human participation and provide a </w:t>
      </w:r>
      <w:r w:rsidR="00E71BCF">
        <w:rPr>
          <w:rFonts w:eastAsia="SimSun"/>
          <w:bCs/>
          <w:i/>
          <w:iCs/>
          <w:kern w:val="2"/>
        </w:rPr>
        <w:t>“</w:t>
      </w:r>
      <w:r w:rsidRPr="00522DE1">
        <w:rPr>
          <w:rFonts w:eastAsia="SimSun"/>
          <w:bCs/>
          <w:i/>
          <w:iCs/>
          <w:kern w:val="2"/>
        </w:rPr>
        <w:t>feeling that the authors get some empirical findings first and then try to propose some mechanisms to explain the findings.</w:t>
      </w:r>
      <w:r w:rsidR="00E71BCF">
        <w:rPr>
          <w:rFonts w:eastAsia="SimSun"/>
          <w:bCs/>
          <w:i/>
          <w:iCs/>
          <w:kern w:val="2"/>
        </w:rPr>
        <w:t>”</w:t>
      </w:r>
    </w:p>
    <w:p w14:paraId="038B7C74" w14:textId="34BDDBB9" w:rsidR="00025FAF" w:rsidRPr="00522DE1" w:rsidRDefault="00025FAF" w:rsidP="00025FA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 xml:space="preserve">The authors responded by clarifying that their </w:t>
      </w:r>
      <w:r w:rsidR="00E71BCF">
        <w:rPr>
          <w:rFonts w:eastAsia="SimSun"/>
          <w:bCs/>
          <w:i/>
          <w:iCs/>
          <w:kern w:val="2"/>
        </w:rPr>
        <w:t>“</w:t>
      </w:r>
      <w:r w:rsidRPr="00522DE1">
        <w:rPr>
          <w:rFonts w:eastAsia="SimSun"/>
          <w:bCs/>
          <w:i/>
          <w:iCs/>
          <w:kern w:val="2"/>
        </w:rPr>
        <w:t>theoretical framework was developed before conducting analyses.</w:t>
      </w:r>
      <w:r w:rsidR="00E71BCF">
        <w:rPr>
          <w:rFonts w:eastAsia="SimSun"/>
          <w:bCs/>
          <w:i/>
          <w:iCs/>
          <w:kern w:val="2"/>
        </w:rPr>
        <w:t>”</w:t>
      </w:r>
    </w:p>
    <w:p w14:paraId="3512271F" w14:textId="03290CD9" w:rsidR="00025FAF" w:rsidRPr="00522DE1" w:rsidRDefault="00025FAF" w:rsidP="00025FA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Based on the authors</w:t>
      </w:r>
      <w:r w:rsidR="003834AA">
        <w:rPr>
          <w:rFonts w:eastAsia="SimSun"/>
          <w:bCs/>
          <w:i/>
          <w:iCs/>
          <w:kern w:val="2"/>
        </w:rPr>
        <w:t>’</w:t>
      </w:r>
      <w:r w:rsidRPr="00522DE1">
        <w:rPr>
          <w:rFonts w:eastAsia="SimSun"/>
          <w:bCs/>
          <w:i/>
          <w:iCs/>
          <w:kern w:val="2"/>
        </w:rPr>
        <w:t xml:space="preserve"> response, </w:t>
      </w:r>
      <w:r w:rsidR="00E71BCF">
        <w:rPr>
          <w:rFonts w:eastAsia="SimSun"/>
          <w:bCs/>
          <w:i/>
          <w:iCs/>
          <w:kern w:val="2"/>
        </w:rPr>
        <w:t>“</w:t>
      </w:r>
      <w:r w:rsidRPr="00522DE1">
        <w:rPr>
          <w:rFonts w:eastAsia="SimSun"/>
          <w:bCs/>
          <w:i/>
          <w:iCs/>
          <w:kern w:val="2"/>
        </w:rPr>
        <w:t xml:space="preserve">We appreciate your suggestion that AI answers might increase human participation by providing a </w:t>
      </w:r>
      <w:r w:rsidR="00E71BCF">
        <w:rPr>
          <w:rFonts w:eastAsia="SimSun"/>
          <w:bCs/>
          <w:i/>
          <w:iCs/>
          <w:kern w:val="2"/>
        </w:rPr>
        <w:t>“</w:t>
      </w:r>
      <w:r w:rsidRPr="00522DE1">
        <w:rPr>
          <w:rFonts w:eastAsia="SimSun"/>
          <w:bCs/>
          <w:i/>
          <w:iCs/>
          <w:kern w:val="2"/>
        </w:rPr>
        <w:t>starting point.</w:t>
      </w:r>
      <w:r w:rsidR="00E71BCF">
        <w:rPr>
          <w:rFonts w:eastAsia="SimSun"/>
          <w:bCs/>
          <w:i/>
          <w:iCs/>
          <w:kern w:val="2"/>
        </w:rPr>
        <w:t>”</w:t>
      </w:r>
      <w:r w:rsidRPr="00522DE1">
        <w:rPr>
          <w:rFonts w:eastAsia="SimSun"/>
          <w:bCs/>
          <w:i/>
          <w:iCs/>
          <w:kern w:val="2"/>
        </w:rPr>
        <w:t xml:space="preserve"> While theoretically possible, this mechanism is not supported by our empirical findings, which provide evidence against such a </w:t>
      </w:r>
      <w:r w:rsidR="00E71BCF">
        <w:rPr>
          <w:rFonts w:eastAsia="SimSun"/>
          <w:bCs/>
          <w:i/>
          <w:iCs/>
          <w:kern w:val="2"/>
        </w:rPr>
        <w:t>“</w:t>
      </w:r>
      <w:r w:rsidRPr="00522DE1">
        <w:rPr>
          <w:rFonts w:eastAsia="SimSun"/>
          <w:bCs/>
          <w:i/>
          <w:iCs/>
          <w:kern w:val="2"/>
        </w:rPr>
        <w:t>starting point</w:t>
      </w:r>
      <w:r w:rsidR="00E71BCF">
        <w:rPr>
          <w:rFonts w:eastAsia="SimSun"/>
          <w:bCs/>
          <w:i/>
          <w:iCs/>
          <w:kern w:val="2"/>
        </w:rPr>
        <w:t>”</w:t>
      </w:r>
      <w:r w:rsidRPr="00522DE1">
        <w:rPr>
          <w:rFonts w:eastAsia="SimSun"/>
          <w:bCs/>
          <w:i/>
          <w:iCs/>
          <w:kern w:val="2"/>
        </w:rPr>
        <w:t xml:space="preserve"> mechanism.</w:t>
      </w:r>
      <w:r w:rsidR="00E71BCF">
        <w:rPr>
          <w:rFonts w:eastAsia="SimSun"/>
          <w:bCs/>
          <w:i/>
          <w:iCs/>
          <w:kern w:val="2"/>
        </w:rPr>
        <w:t>”</w:t>
      </w:r>
      <w:r w:rsidRPr="00522DE1">
        <w:rPr>
          <w:rFonts w:eastAsia="SimSun"/>
          <w:bCs/>
          <w:i/>
          <w:iCs/>
          <w:kern w:val="2"/>
        </w:rPr>
        <w:t xml:space="preserve"> </w:t>
      </w:r>
      <w:r w:rsidRPr="00587C3A">
        <w:rPr>
          <w:rFonts w:eastAsia="SimSun"/>
          <w:bCs/>
          <w:i/>
          <w:iCs/>
          <w:kern w:val="2"/>
          <w:highlight w:val="yellow"/>
          <w:rPrChange w:id="1683" w:author="Dylan CHEN" w:date="2026-08-05T15:54:00Z" w16du:dateUtc="2026-08-05T07:54:00Z">
            <w:rPr>
              <w:rFonts w:eastAsia="SimSun"/>
              <w:bCs/>
              <w:i/>
              <w:iCs/>
              <w:kern w:val="2"/>
            </w:rPr>
          </w:rPrChange>
        </w:rPr>
        <w:t>the authors admitted the theoretical possibility that AI answers increase human participation. And they choose not to propose it because of their empirical findings.</w:t>
      </w:r>
    </w:p>
    <w:p w14:paraId="69194DEB" w14:textId="31F01489" w:rsidR="000D507F" w:rsidRPr="00522DE1" w:rsidRDefault="00025FAF" w:rsidP="00025FAF">
      <w:pPr>
        <w:widowControl w:val="0"/>
        <w:autoSpaceDE w:val="0"/>
        <w:autoSpaceDN w:val="0"/>
        <w:adjustRightInd w:val="0"/>
        <w:spacing w:before="120" w:after="120"/>
        <w:ind w:leftChars="200" w:left="480"/>
        <w:jc w:val="both"/>
        <w:rPr>
          <w:rFonts w:eastAsia="SimSun"/>
          <w:i/>
          <w:iCs/>
          <w:kern w:val="2"/>
        </w:rPr>
      </w:pPr>
      <w:r w:rsidRPr="00522DE1">
        <w:rPr>
          <w:rFonts w:eastAsia="SimSun"/>
          <w:bCs/>
          <w:i/>
          <w:iCs/>
          <w:kern w:val="2"/>
        </w:rPr>
        <w:t>To summarize, the authors should discuss the theoretical predictions of the positive effect of AI answers on human participation in the front unless they argue that it is not theoretically possible. Using empirical results to guide theoretical propositions is HARKing (Hypothesizing After Results are Known; Kerr, N. L., 1998), as the authors highlighted.</w:t>
      </w:r>
    </w:p>
    <w:p w14:paraId="672DE156" w14:textId="77777777" w:rsidR="00EA56CE" w:rsidRPr="00522DE1" w:rsidRDefault="00EA56CE" w:rsidP="00EA56C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BB64574" w14:textId="7036D1FD" w:rsidR="00D43EC2" w:rsidRDefault="00D43EC2" w:rsidP="00D43EC2">
      <w:pPr>
        <w:pStyle w:val="Paragraph"/>
        <w:rPr>
          <w:ins w:id="1684" w:author="Dylan CHEN" w:date="2026-08-04T17:01:00Z" w16du:dateUtc="2026-08-04T09:01:00Z"/>
        </w:rPr>
      </w:pPr>
      <w:ins w:id="1685" w:author="Dylan CHEN" w:date="2026-08-04T17:01:00Z" w16du:dateUtc="2026-08-04T09:01:00Z">
        <w:r w:rsidRPr="00D43EC2">
          <w:t>We fully accept the reviewer</w:t>
        </w:r>
      </w:ins>
      <w:r w:rsidR="003834AA">
        <w:t>’</w:t>
      </w:r>
      <w:ins w:id="1686" w:author="Dylan CHEN" w:date="2026-08-04T17:01:00Z" w16du:dateUtc="2026-08-04T09:01:00Z">
        <w:r w:rsidRPr="00D43EC2">
          <w:t>s point that a theoretically possible positive effect must be theorized in the front matter</w:t>
        </w:r>
        <w:r>
          <w:rPr>
            <w:rFonts w:hint="eastAsia"/>
          </w:rPr>
          <w:t>.</w:t>
        </w:r>
        <w:r w:rsidRPr="00D43EC2">
          <w:t xml:space="preserve"> Our revised framework now does exactly this.</w:t>
        </w:r>
      </w:ins>
    </w:p>
    <w:p w14:paraId="641680AC" w14:textId="3A8E80C5" w:rsidR="00D43EC2" w:rsidRDefault="00D43EC2" w:rsidP="00D43EC2">
      <w:pPr>
        <w:pStyle w:val="Paragraph"/>
        <w:rPr>
          <w:ins w:id="1687" w:author="Dylan CHEN" w:date="2026-08-04T17:01:00Z" w16du:dateUtc="2026-08-04T09:01:00Z"/>
        </w:rPr>
      </w:pPr>
      <w:ins w:id="1688" w:author="Dylan CHEN" w:date="2026-08-04T17:01:00Z" w16du:dateUtc="2026-08-04T09:01:00Z">
        <w:r w:rsidRPr="00D43EC2">
          <w:t>H1 formally predicts a positive effect of the AI presence on human contribution. When an answerer sees the AI label</w:t>
        </w:r>
      </w:ins>
      <w:ins w:id="1689" w:author="Dylan CHEN" w:date="2026-08-20T14:59:00Z" w16du:dateUtc="2026-08-20T06:59:00Z">
        <w:r w:rsidR="00516C41">
          <w:rPr>
            <w:rFonts w:hint="eastAsia"/>
          </w:rPr>
          <w:t xml:space="preserve"> alone</w:t>
        </w:r>
      </w:ins>
      <w:ins w:id="1690" w:author="Dylan CHEN" w:date="2026-08-04T17:01:00Z" w16du:dateUtc="2026-08-04T09:01:00Z">
        <w:r w:rsidRPr="00D43EC2">
          <w:t xml:space="preserve">, the availability heuristic retrieves a domain-specific impression that AI is unreliable on genuine technical problems, and this produces a weak competitor judgment (Tversky &amp; Kahneman, 1973). </w:t>
        </w:r>
      </w:ins>
      <w:ins w:id="1691" w:author="Dylan CHEN" w:date="2026-08-20T15:00:00Z" w16du:dateUtc="2026-08-20T07:00:00Z">
        <w:r w:rsidR="00516C41" w:rsidRPr="00516C41">
          <w:t>Appraising the AI as a weak competitor pushes toward entry. The AI answer sits under the same question, faces the same readers, and competes for the same attention, precisely the condition under which an actor is most likely to notice a rival and respond (Chen et al. 2007; Chen 2009). The mere presence of a competitor in the same thread is an invitation to respond, and a weak competitor makes responding attractive: the risk of losing is low, and a competent developer can supply the correct answer the AI failed to supply.</w:t>
        </w:r>
        <w:r w:rsidR="00516C41">
          <w:rPr>
            <w:rFonts w:hint="eastAsia"/>
          </w:rPr>
          <w:t xml:space="preserve"> </w:t>
        </w:r>
      </w:ins>
      <w:ins w:id="1692" w:author="Dylan CHEN" w:date="2026-08-04T17:01:00Z" w16du:dateUtc="2026-08-04T09:01:00Z">
        <w:r w:rsidRPr="00D43EC2">
          <w:t>H1 therefore predicts that the AI label</w:t>
        </w:r>
      </w:ins>
      <w:ins w:id="1693" w:author="Dylan CHEN" w:date="2026-08-20T15:01:00Z" w16du:dateUtc="2026-08-20T07:01:00Z">
        <w:r w:rsidR="00516C41">
          <w:rPr>
            <w:rFonts w:hint="eastAsia"/>
          </w:rPr>
          <w:t xml:space="preserve"> alone</w:t>
        </w:r>
      </w:ins>
      <w:ins w:id="1694" w:author="Dylan CHEN" w:date="2026-08-04T17:01:00Z" w16du:dateUtc="2026-08-04T09:01:00Z">
        <w:r w:rsidRPr="00D43EC2">
          <w:t>, increases contribution.</w:t>
        </w:r>
      </w:ins>
    </w:p>
    <w:p w14:paraId="66D96769" w14:textId="719BF712" w:rsidR="00D43EC2" w:rsidRDefault="00D43EC2" w:rsidP="00D43EC2">
      <w:pPr>
        <w:pStyle w:val="Paragraph"/>
        <w:rPr>
          <w:ins w:id="1695" w:author="Dylan CHEN" w:date="2026-08-21T23:08:00Z" w16du:dateUtc="2026-08-21T15:08:00Z"/>
        </w:rPr>
      </w:pPr>
      <w:ins w:id="1696" w:author="Dylan CHEN" w:date="2026-08-04T17:01:00Z" w16du:dateUtc="2026-08-04T09:01:00Z">
        <w:r w:rsidRPr="00D43EC2">
          <w:t>The observed net reduction in human answers is the sum of two opposing forces that are both theorized in advance: the positive AI</w:t>
        </w:r>
      </w:ins>
      <w:ins w:id="1697" w:author="Dylan CHEN" w:date="2026-08-05T16:02:00Z" w16du:dateUtc="2026-08-05T08:02:00Z">
        <w:r w:rsidR="00587C3A">
          <w:rPr>
            <w:rFonts w:hint="eastAsia"/>
          </w:rPr>
          <w:t xml:space="preserve"> l</w:t>
        </w:r>
      </w:ins>
      <w:ins w:id="1698" w:author="Dylan CHEN" w:date="2026-08-04T17:01:00Z" w16du:dateUtc="2026-08-04T09:01:00Z">
        <w:r w:rsidRPr="00D43EC2">
          <w:t xml:space="preserve">abel </w:t>
        </w:r>
      </w:ins>
      <w:ins w:id="1699" w:author="Dylan CHEN" w:date="2026-08-05T16:02:00Z" w16du:dateUtc="2026-08-05T08:02:00Z">
        <w:r w:rsidR="00587C3A">
          <w:rPr>
            <w:rFonts w:hint="eastAsia"/>
          </w:rPr>
          <w:t>e</w:t>
        </w:r>
      </w:ins>
      <w:ins w:id="1700" w:author="Dylan CHEN" w:date="2026-08-04T17:01:00Z" w16du:dateUtc="2026-08-04T09:01:00Z">
        <w:r w:rsidRPr="00D43EC2">
          <w:t>ffect in H1 and the negative effect of AI answer length in H2, with the length-driven force dominating in our setting. The positive prediction is thus derived from theory before analysis and is stated in the hypotheses themselves, not inferred after the fact. This structure directly resolves the HARKing concern.</w:t>
        </w:r>
      </w:ins>
    </w:p>
    <w:p w14:paraId="46D3C33B" w14:textId="77777777" w:rsidR="00BE7589" w:rsidRDefault="00BE7589" w:rsidP="00D43EC2">
      <w:pPr>
        <w:pStyle w:val="Paragraph"/>
        <w:rPr>
          <w:ins w:id="1701" w:author="Dylan CHEN" w:date="2026-08-21T23:08:00Z" w16du:dateUtc="2026-08-21T15:08:00Z"/>
        </w:rPr>
      </w:pPr>
    </w:p>
    <w:p w14:paraId="4495E16C" w14:textId="77777777" w:rsidR="00BE7589" w:rsidRPr="00BE7589" w:rsidRDefault="00BE7589" w:rsidP="00BE7589">
      <w:pPr>
        <w:pStyle w:val="NormalWeb"/>
        <w:rPr>
          <w:ins w:id="1702" w:author="Dylan CHEN" w:date="2026-08-21T23:08:00Z" w16du:dateUtc="2026-08-21T15:08:00Z"/>
          <w:b/>
          <w:bCs/>
          <w:color w:val="000000"/>
          <w:rPrChange w:id="1703" w:author="Dylan CHEN" w:date="2026-08-21T23:08:00Z" w16du:dateUtc="2026-08-21T15:08:00Z">
            <w:rPr>
              <w:ins w:id="1704" w:author="Dylan CHEN" w:date="2026-08-21T23:08:00Z" w16du:dateUtc="2026-08-21T15:08:00Z"/>
              <w:color w:val="000000"/>
            </w:rPr>
          </w:rPrChange>
        </w:rPr>
      </w:pPr>
      <w:ins w:id="1705" w:author="Dylan CHEN" w:date="2026-08-21T23:08:00Z" w16du:dateUtc="2026-08-21T15:08:00Z">
        <w:r w:rsidRPr="00BE7589">
          <w:rPr>
            <w:b/>
            <w:bCs/>
            <w:color w:val="000000"/>
            <w:rPrChange w:id="1706" w:author="Dylan CHEN" w:date="2026-08-21T23:08:00Z" w16du:dateUtc="2026-08-21T15:08:00Z">
              <w:rPr>
                <w:color w:val="000000"/>
              </w:rPr>
            </w:rPrChange>
          </w:rPr>
          <w:lastRenderedPageBreak/>
          <w:t>References</w:t>
        </w:r>
      </w:ins>
    </w:p>
    <w:p w14:paraId="44F5C8B2" w14:textId="0BC33ACF" w:rsidR="00BE7589" w:rsidRDefault="00BE7589" w:rsidP="00BE7589">
      <w:pPr>
        <w:pStyle w:val="NormalWeb"/>
        <w:rPr>
          <w:ins w:id="1707" w:author="Dylan CHEN" w:date="2026-08-21T23:08:00Z" w16du:dateUtc="2026-08-21T15:08:00Z"/>
          <w:color w:val="000000"/>
        </w:rPr>
      </w:pPr>
      <w:ins w:id="1708" w:author="Dylan CHEN" w:date="2026-08-21T23:08:00Z" w16du:dateUtc="2026-08-21T15:08:00Z">
        <w:r>
          <w:rPr>
            <w:color w:val="000000"/>
          </w:rPr>
          <w:t>Chen, M.-J. (2009). Competitive dynamics research: An insider</w:t>
        </w:r>
      </w:ins>
      <w:r w:rsidR="003834AA">
        <w:rPr>
          <w:color w:val="000000"/>
        </w:rPr>
        <w:t>’</w:t>
      </w:r>
      <w:ins w:id="1709" w:author="Dylan CHEN" w:date="2026-08-21T23:08:00Z" w16du:dateUtc="2026-08-21T15:08:00Z">
        <w:r>
          <w:rPr>
            <w:color w:val="000000"/>
          </w:rPr>
          <w:t>s odyssey. Asia Pacific Journal of Management, 26(1), 5–25.</w:t>
        </w:r>
      </w:ins>
    </w:p>
    <w:p w14:paraId="2421340D" w14:textId="77777777" w:rsidR="00BE7589" w:rsidRDefault="00BE7589" w:rsidP="00BE7589">
      <w:pPr>
        <w:pStyle w:val="NormalWeb"/>
        <w:rPr>
          <w:ins w:id="1710" w:author="Dylan CHEN" w:date="2026-08-21T23:08:00Z" w16du:dateUtc="2026-08-21T15:08:00Z"/>
          <w:color w:val="000000"/>
        </w:rPr>
      </w:pPr>
      <w:ins w:id="1711" w:author="Dylan CHEN" w:date="2026-08-21T23:08:00Z" w16du:dateUtc="2026-08-21T15:08:00Z">
        <w:r>
          <w:rPr>
            <w:color w:val="000000"/>
          </w:rPr>
          <w:t>Chen, M.-J., Su, K.-H., &amp; Tsai, W. (2007). Competitive tension: The awareness–motivation–capability perspective. Academy of Management Journal, 50(1), 101–118.</w:t>
        </w:r>
      </w:ins>
    </w:p>
    <w:p w14:paraId="36CCA95D" w14:textId="138E0DE8" w:rsidR="00BE7589" w:rsidRPr="00BE7589" w:rsidRDefault="00BE7589" w:rsidP="00BE7589">
      <w:pPr>
        <w:pStyle w:val="NormalWeb"/>
        <w:rPr>
          <w:ins w:id="1712" w:author="Dylan CHEN" w:date="2026-08-04T17:01:00Z" w16du:dateUtc="2026-08-04T09:01:00Z"/>
          <w:rFonts w:hint="eastAsia"/>
          <w:color w:val="000000"/>
          <w:rPrChange w:id="1713" w:author="Dylan CHEN" w:date="2026-08-21T23:08:00Z" w16du:dateUtc="2026-08-21T15:08:00Z">
            <w:rPr>
              <w:ins w:id="1714" w:author="Dylan CHEN" w:date="2026-08-04T17:01:00Z" w16du:dateUtc="2026-08-04T09:01:00Z"/>
              <w:rFonts w:hint="eastAsia"/>
            </w:rPr>
          </w:rPrChange>
        </w:rPr>
        <w:pPrChange w:id="1715" w:author="Dylan CHEN" w:date="2026-08-21T23:08:00Z" w16du:dateUtc="2026-08-21T15:08:00Z">
          <w:pPr>
            <w:pStyle w:val="Paragraph"/>
          </w:pPr>
        </w:pPrChange>
      </w:pPr>
      <w:ins w:id="1716" w:author="Dylan CHEN" w:date="2026-08-21T23:08:00Z" w16du:dateUtc="2026-08-21T15:08:00Z">
        <w:r>
          <w:rPr>
            <w:color w:val="000000"/>
          </w:rPr>
          <w:t>Tversky, A., &amp; Kahneman, D. (1973). Availability: A heuristic for judging frequency and probability. Cognitive Psychology, 5(2), 207–232.</w:t>
        </w:r>
      </w:ins>
    </w:p>
    <w:p w14:paraId="3DF094D1" w14:textId="40AA15F7" w:rsidR="00124FFD" w:rsidDel="00D43EC2" w:rsidRDefault="00D34646" w:rsidP="00D34646">
      <w:pPr>
        <w:pStyle w:val="Paragraph"/>
        <w:rPr>
          <w:del w:id="1717" w:author="Dylan CHEN" w:date="2026-08-04T16:35:00Z" w16du:dateUtc="2026-08-04T08:35:00Z"/>
        </w:rPr>
      </w:pPr>
      <w:del w:id="1718" w:author="Dylan CHEN" w:date="2026-08-04T16:35:00Z" w16du:dateUtc="2026-08-04T08:35:00Z">
        <w:r w:rsidDel="00D43EC2">
          <w:delText>Thanks for the suggestion. We appreciate the reviewer’s suggestion of human participation. But it is within our theretical framework. We acknowledge that there exist multiple parallel theretical framework that aim to explain one phenomenon. But we choose the one that is more plausible than the one proposed by the reviewer.</w:delText>
        </w:r>
      </w:del>
    </w:p>
    <w:p w14:paraId="671154F6" w14:textId="42F01F1C" w:rsidR="00D43EC2" w:rsidRPr="00522DE1" w:rsidDel="00D43EC2" w:rsidRDefault="00D34646" w:rsidP="00D241ED">
      <w:pPr>
        <w:pStyle w:val="Paragraph"/>
        <w:rPr>
          <w:del w:id="1719" w:author="Dylan CHEN" w:date="2026-08-04T16:35:00Z" w16du:dateUtc="2026-08-04T08:35:00Z"/>
        </w:rPr>
      </w:pPr>
      <w:del w:id="1720" w:author="Dylan CHEN" w:date="2026-08-04T16:35:00Z" w16du:dateUtc="2026-08-04T08:35:00Z">
        <w:r w:rsidDel="00D43EC2">
          <w:delText>We apologize for not being cystyle clear in the last review that we do not think AI answer can increase human participation. In the revision, we highlight XXX theory as the overarching theory to direct our modeling, of which human participation is not a major factor.</w:delText>
        </w:r>
      </w:del>
    </w:p>
    <w:p w14:paraId="043C43DB" w14:textId="77777777" w:rsidR="00EA56CE" w:rsidRPr="00522DE1" w:rsidRDefault="00EA56CE" w:rsidP="00EA56CE">
      <w:pPr>
        <w:spacing w:before="120" w:after="120"/>
        <w:rPr>
          <w:b/>
        </w:rPr>
      </w:pPr>
      <w:r w:rsidRPr="00522DE1">
        <w:t>---------------------------------------------------------------------------------------------------------------------</w:t>
      </w:r>
    </w:p>
    <w:p w14:paraId="1703CC01" w14:textId="596E02E6" w:rsidR="00EA56CE" w:rsidRPr="00522DE1" w:rsidRDefault="002D45CB" w:rsidP="00683A26">
      <w:pPr>
        <w:pStyle w:val="Heading1"/>
      </w:pPr>
      <w:ins w:id="1721" w:author="Dylan CHEN" w:date="2026-08-20T17:38:00Z" w16du:dateUtc="2026-08-20T09:38:00Z">
        <w:r>
          <w:rPr>
            <w:rFonts w:hint="eastAsia"/>
          </w:rPr>
          <w:t>#</w:t>
        </w:r>
      </w:ins>
      <w:r w:rsidR="00EA56CE" w:rsidRPr="00522DE1">
        <w:t>R2-3</w:t>
      </w:r>
      <w:r w:rsidR="0033590A" w:rsidRPr="00522DE1">
        <w:t xml:space="preserve"> (content effect)</w:t>
      </w:r>
    </w:p>
    <w:p w14:paraId="016FDB92" w14:textId="2F18F443" w:rsidR="00556AFF" w:rsidRPr="00522DE1" w:rsidRDefault="00556AFF" w:rsidP="00556AF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 xml:space="preserve">R2-3. I provided a counterargument for the content effect by arguing that the imperfections of AI can perform worse than humans. The authors argued that </w:t>
      </w:r>
      <w:r w:rsidR="00E71BCF">
        <w:rPr>
          <w:rFonts w:eastAsia="SimSun"/>
          <w:bCs/>
          <w:i/>
          <w:iCs/>
          <w:kern w:val="2"/>
        </w:rPr>
        <w:t>“</w:t>
      </w:r>
      <w:r w:rsidRPr="00522DE1">
        <w:rPr>
          <w:rFonts w:eastAsia="SimSun"/>
          <w:bCs/>
          <w:i/>
          <w:iCs/>
          <w:kern w:val="2"/>
        </w:rPr>
        <w:t>If AI-generated answers are sufficiently comprehensive and well-articulated to satisfy the immediate information needs of potential answerers and questioners, they reduce the perceived gap between existing information and what potential contributors might add, which in turn decreases contribution motivation. Conversely, if AI answers are of insufficient quality, they would not generate this crowding-out effect. Our empirical findings indicate which scenario prevails in our setting.</w:t>
      </w:r>
      <w:r w:rsidR="00E71BCF">
        <w:rPr>
          <w:rFonts w:eastAsia="SimSun"/>
          <w:bCs/>
          <w:i/>
          <w:iCs/>
          <w:kern w:val="2"/>
        </w:rPr>
        <w:t>”</w:t>
      </w:r>
      <w:r w:rsidRPr="00522DE1">
        <w:rPr>
          <w:rFonts w:eastAsia="SimSun"/>
          <w:bCs/>
          <w:i/>
          <w:iCs/>
          <w:kern w:val="2"/>
        </w:rPr>
        <w:t xml:space="preserve"> Additionally, they provide empirical evidence to show that AI answers in their context are sufficiently comprehensive.</w:t>
      </w:r>
    </w:p>
    <w:p w14:paraId="3B471EA5" w14:textId="77777777" w:rsidR="00556AFF" w:rsidRPr="00522DE1" w:rsidRDefault="00556AFF" w:rsidP="00556AF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I feel my concerns were not addressed, and the counterarguments hold.</w:t>
      </w:r>
    </w:p>
    <w:p w14:paraId="79830C15" w14:textId="1B08DC4D" w:rsidR="00556AFF" w:rsidRPr="00522DE1" w:rsidRDefault="00556AFF" w:rsidP="00556AFF">
      <w:pPr>
        <w:widowControl w:val="0"/>
        <w:autoSpaceDE w:val="0"/>
        <w:autoSpaceDN w:val="0"/>
        <w:adjustRightInd w:val="0"/>
        <w:spacing w:before="120" w:after="120"/>
        <w:ind w:leftChars="200" w:left="480"/>
        <w:jc w:val="both"/>
        <w:rPr>
          <w:rFonts w:eastAsia="SimSun"/>
          <w:bCs/>
          <w:i/>
          <w:iCs/>
          <w:kern w:val="2"/>
        </w:rPr>
      </w:pPr>
      <w:r w:rsidRPr="00522DE1">
        <w:rPr>
          <w:rFonts w:eastAsia="SimSun"/>
          <w:bCs/>
          <w:i/>
          <w:iCs/>
          <w:kern w:val="2"/>
        </w:rPr>
        <w:t>I agree with the authors that if AI performs better than humans, some humans who can not make new contributions may decrease their motivation to contribute. However, the authors didn</w:t>
      </w:r>
      <w:r w:rsidR="003834AA">
        <w:rPr>
          <w:rFonts w:eastAsia="SimSun"/>
          <w:bCs/>
          <w:i/>
          <w:iCs/>
          <w:kern w:val="2"/>
        </w:rPr>
        <w:t>’</w:t>
      </w:r>
      <w:r w:rsidRPr="00522DE1">
        <w:rPr>
          <w:rFonts w:eastAsia="SimSun"/>
          <w:bCs/>
          <w:i/>
          <w:iCs/>
          <w:kern w:val="2"/>
        </w:rPr>
        <w:t xml:space="preserve">t argue theoretically that AI performs better than humans in this context; they just said that </w:t>
      </w:r>
      <w:r w:rsidR="00E71BCF">
        <w:rPr>
          <w:rFonts w:eastAsia="SimSun"/>
          <w:bCs/>
          <w:i/>
          <w:iCs/>
          <w:kern w:val="2"/>
        </w:rPr>
        <w:t>“</w:t>
      </w:r>
      <w:r w:rsidRPr="00522DE1">
        <w:rPr>
          <w:rFonts w:eastAsia="SimSun"/>
          <w:bCs/>
          <w:i/>
          <w:iCs/>
          <w:kern w:val="2"/>
        </w:rPr>
        <w:t>If AI-generated answers are sufficiently comprehensive…</w:t>
      </w:r>
      <w:r w:rsidR="00E71BCF">
        <w:rPr>
          <w:rFonts w:eastAsia="SimSun"/>
          <w:bCs/>
          <w:i/>
          <w:iCs/>
          <w:kern w:val="2"/>
        </w:rPr>
        <w:t>”</w:t>
      </w:r>
    </w:p>
    <w:p w14:paraId="7E32BF14" w14:textId="707103BF" w:rsidR="00441B68" w:rsidRPr="00522DE1" w:rsidRDefault="00556AFF" w:rsidP="00556AFF">
      <w:pPr>
        <w:widowControl w:val="0"/>
        <w:autoSpaceDE w:val="0"/>
        <w:autoSpaceDN w:val="0"/>
        <w:adjustRightInd w:val="0"/>
        <w:spacing w:before="120" w:after="120"/>
        <w:ind w:leftChars="200" w:left="480"/>
        <w:jc w:val="both"/>
        <w:rPr>
          <w:rFonts w:eastAsia="SimSun"/>
          <w:i/>
          <w:iCs/>
          <w:kern w:val="2"/>
        </w:rPr>
      </w:pPr>
      <w:r w:rsidRPr="00522DE1">
        <w:rPr>
          <w:rFonts w:eastAsia="SimSun"/>
          <w:bCs/>
          <w:i/>
          <w:iCs/>
          <w:kern w:val="2"/>
        </w:rPr>
        <w:t xml:space="preserve">Although they provided some empirical evidence (in the empirical sections) to support that AI performs better than humans, </w:t>
      </w:r>
      <w:r w:rsidRPr="00522DE1">
        <w:rPr>
          <w:rFonts w:eastAsia="SimSun"/>
          <w:bCs/>
          <w:i/>
          <w:iCs/>
          <w:kern w:val="2"/>
          <w:highlight w:val="yellow"/>
        </w:rPr>
        <w:t>the theoretical arguments about the superiority of AI answers are missing.</w:t>
      </w:r>
    </w:p>
    <w:p w14:paraId="1AA8C400" w14:textId="77777777" w:rsidR="00EA56CE" w:rsidRPr="00522DE1" w:rsidRDefault="00EA56CE" w:rsidP="00EA56C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AB47757" w14:textId="0E38188E" w:rsidR="00587C3A" w:rsidRDefault="00587C3A" w:rsidP="00587C3A">
      <w:pPr>
        <w:pStyle w:val="Paragraph"/>
        <w:rPr>
          <w:ins w:id="1722" w:author="Dylan CHEN" w:date="2026-08-05T16:14:00Z" w16du:dateUtc="2026-08-05T08:14:00Z"/>
        </w:rPr>
      </w:pPr>
      <w:ins w:id="1723" w:author="Dylan CHEN" w:date="2026-08-05T16:12:00Z" w16du:dateUtc="2026-08-05T08:12:00Z">
        <w:r w:rsidRPr="00587C3A">
          <w:t xml:space="preserve">We thank the reviewer, and we agree that our earlier phrasing relied on an empirical </w:t>
        </w:r>
      </w:ins>
      <w:r w:rsidR="00E71BCF">
        <w:t>“</w:t>
      </w:r>
      <w:ins w:id="1724" w:author="Dylan CHEN" w:date="2026-08-05T16:12:00Z" w16du:dateUtc="2026-08-05T08:12:00Z">
        <w:r w:rsidRPr="00587C3A">
          <w:t>if the AI answer is sufficiently comprehensive</w:t>
        </w:r>
      </w:ins>
      <w:r w:rsidR="00E71BCF">
        <w:t>”</w:t>
      </w:r>
      <w:ins w:id="1725" w:author="Dylan CHEN" w:date="2026-08-05T16:12:00Z" w16du:dateUtc="2026-08-05T08:12:00Z">
        <w:r w:rsidRPr="00587C3A">
          <w:t xml:space="preserve"> clause without a theoretical argument for why the AI answer would be strong enough to matter. We now supply that argument in the revised Section 3, and we deliberately avoid the stronger and harder-to-defend claim that AI outperforms the best human answerer.</w:t>
        </w:r>
      </w:ins>
    </w:p>
    <w:p w14:paraId="281C8265" w14:textId="244584FD" w:rsidR="00587C3A" w:rsidRDefault="00587C3A">
      <w:pPr>
        <w:pStyle w:val="Paragraph"/>
        <w:rPr>
          <w:ins w:id="1726" w:author="Dylan CHEN" w:date="2026-08-05T16:13:00Z" w16du:dateUtc="2026-08-05T08:13:00Z"/>
        </w:rPr>
        <w:pPrChange w:id="1727" w:author="Dylan CHEN" w:date="2026-08-05T16:14:00Z" w16du:dateUtc="2026-08-05T08:14:00Z">
          <w:pPr/>
        </w:pPrChange>
      </w:pPr>
      <w:ins w:id="1728" w:author="Dylan CHEN" w:date="2026-08-05T16:13:00Z" w16du:dateUtc="2026-08-05T08:13:00Z">
        <w:r>
          <w:rPr>
            <w:rStyle w:val="Strong"/>
          </w:rPr>
          <w:t>Why the AI answer is strong enough to matter.</w:t>
        </w:r>
        <w:r>
          <w:t xml:space="preserve"> We do not claim that AI dominates all humans. The platform</w:t>
        </w:r>
      </w:ins>
      <w:r w:rsidR="003834AA">
        <w:t>’</w:t>
      </w:r>
      <w:ins w:id="1729" w:author="Dylan CHEN" w:date="2026-08-05T16:13:00Z" w16du:dateUtc="2026-08-05T08:13:00Z">
        <w:r>
          <w:t>s human contributors form a certain distribution of ability, and while AI</w:t>
        </w:r>
      </w:ins>
      <w:r w:rsidR="003834AA">
        <w:t>’</w:t>
      </w:r>
      <w:ins w:id="1730" w:author="Dylan CHEN" w:date="2026-08-05T16:13:00Z" w16du:dateUtc="2026-08-05T08:13:00Z">
        <w:r>
          <w:t xml:space="preserve">s quality may not exceed that of the best human, it certainly exceeds that of the weaker contributors; otherwise the platform would not have deployed the system at all. This is sufficient for a </w:t>
        </w:r>
      </w:ins>
      <w:r w:rsidR="00E71BCF">
        <w:t>“</w:t>
      </w:r>
      <w:ins w:id="1731" w:author="Dylan CHEN" w:date="2026-08-05T16:13:00Z" w16du:dateUtc="2026-08-05T08:13:00Z">
        <w:r>
          <w:t>crowding-out</w:t>
        </w:r>
      </w:ins>
      <w:r w:rsidR="00E71BCF">
        <w:t>”</w:t>
      </w:r>
      <w:ins w:id="1732" w:author="Dylan CHEN" w:date="2026-08-05T16:13:00Z" w16du:dateUtc="2026-08-05T08:13:00Z">
        <w:r>
          <w:t xml:space="preserve"> effect: the AI answer will deter the segment of potential </w:t>
        </w:r>
      </w:ins>
      <w:ins w:id="1733" w:author="Dylan CHEN" w:date="2026-08-20T17:37:00Z" w16du:dateUtc="2026-08-20T09:37:00Z">
        <w:r w:rsidR="002D45CB">
          <w:rPr>
            <w:rFonts w:hint="eastAsia"/>
          </w:rPr>
          <w:t xml:space="preserve">rookie </w:t>
        </w:r>
      </w:ins>
      <w:ins w:id="1734" w:author="Dylan CHEN" w:date="2026-08-05T16:13:00Z" w16du:dateUtc="2026-08-05T08:13:00Z">
        <w:r>
          <w:t>contributors who</w:t>
        </w:r>
      </w:ins>
      <w:ins w:id="1735" w:author="Dylan CHEN" w:date="2026-08-20T17:36:00Z" w16du:dateUtc="2026-08-20T09:36:00Z">
        <w:r w:rsidR="002D45CB">
          <w:rPr>
            <w:rFonts w:hint="eastAsia"/>
          </w:rPr>
          <w:t xml:space="preserve"> think AI is not weak</w:t>
        </w:r>
      </w:ins>
      <w:ins w:id="1736" w:author="Dylan CHEN" w:date="2026-08-20T17:37:00Z" w16du:dateUtc="2026-08-20T09:37:00Z">
        <w:r w:rsidR="002D45CB">
          <w:rPr>
            <w:rFonts w:hint="eastAsia"/>
          </w:rPr>
          <w:t xml:space="preserve"> in their mind</w:t>
        </w:r>
      </w:ins>
      <w:del w:id="1737" w:author="Dylan CHEN" w:date="2026-08-20T17:36:00Z" w16du:dateUtc="2026-08-20T09:36:00Z">
        <w:r w:rsidR="00052238" w:rsidDel="002D45CB">
          <w:delText>’</w:delText>
        </w:r>
      </w:del>
      <w:ins w:id="1738" w:author="Dylan CHEN" w:date="2026-08-05T16:13:00Z" w16du:dateUtc="2026-08-05T08:13:00Z">
        <w:r>
          <w:t>, because</w:t>
        </w:r>
      </w:ins>
      <w:ins w:id="1739" w:author="Dylan CHEN" w:date="2026-08-20T17:37:00Z" w16du:dateUtc="2026-08-20T09:37:00Z">
        <w:r w:rsidR="002D45CB">
          <w:rPr>
            <w:rFonts w:hint="eastAsia"/>
          </w:rPr>
          <w:t xml:space="preserve"> </w:t>
        </w:r>
      </w:ins>
      <w:ins w:id="1740" w:author="Dylan CHEN" w:date="2026-08-21T22:41:00Z" w16du:dateUtc="2026-08-21T14:41:00Z">
        <w:r w:rsidR="00006439">
          <w:rPr>
            <w:rFonts w:hint="eastAsia"/>
          </w:rPr>
          <w:t>they believe that the AI answer has already covered what they could add</w:t>
        </w:r>
      </w:ins>
      <w:ins w:id="1741" w:author="Dylan CHEN" w:date="2026-08-05T16:13:00Z" w16du:dateUtc="2026-08-05T08:13:00Z">
        <w:r>
          <w:t>. This is the basic argument for our content effect.</w:t>
        </w:r>
      </w:ins>
    </w:p>
    <w:p w14:paraId="4A57AFA2" w14:textId="4B171AA4" w:rsidR="00441267" w:rsidRDefault="00441267" w:rsidP="00441267">
      <w:pPr>
        <w:pStyle w:val="Paragraph"/>
        <w:rPr>
          <w:ins w:id="1742" w:author="Dylan CHEN" w:date="2026-08-21T12:26:00Z" w16du:dateUtc="2026-08-21T04:26:00Z"/>
        </w:rPr>
      </w:pPr>
      <w:ins w:id="1743" w:author="Dylan CHEN" w:date="2026-08-21T12:26:00Z" w16du:dateUtc="2026-08-21T04:26:00Z">
        <w:r>
          <w:rPr>
            <w:rStyle w:val="Strong"/>
          </w:rPr>
          <w:lastRenderedPageBreak/>
          <w:t xml:space="preserve">Why perceived AI quality deters contribution: </w:t>
        </w:r>
        <w:r>
          <w:rPr>
            <w:rStyle w:val="Strong"/>
            <w:rFonts w:hint="eastAsia"/>
          </w:rPr>
          <w:t xml:space="preserve">perceived coverage </w:t>
        </w:r>
        <w:r>
          <w:rPr>
            <w:rStyle w:val="Strong"/>
          </w:rPr>
          <w:t>as a fast signal.</w:t>
        </w:r>
        <w:r>
          <w:t xml:space="preserve"> Beyond this logic, we also theorize the perceptual channel through which AI </w:t>
        </w:r>
        <w:r>
          <w:rPr>
            <w:rFonts w:hint="eastAsia"/>
          </w:rPr>
          <w:t>content</w:t>
        </w:r>
        <w:r>
          <w:t xml:space="preserve"> operates, since what deters a potential contributor is the </w:t>
        </w:r>
        <w:r>
          <w:rPr>
            <w:rStyle w:val="Emphasis"/>
          </w:rPr>
          <w:t>perceived</w:t>
        </w:r>
        <w:r>
          <w:t xml:space="preserve"> rather than the objectively verified quality of the AI answer. Consistent with the fast-and-slow account, potential contributors do not systematically evaluate the AI answer before deciding whether to contribute; instead they rely on readily available surface cues. AI answers are characteristically long and heavily structured into bullet points, and this length and structure serve as a heuristic (fast) signal of </w:t>
        </w:r>
        <w:r>
          <w:rPr>
            <w:rFonts w:hint="eastAsia"/>
          </w:rPr>
          <w:t>high coverage</w:t>
        </w:r>
        <w:r>
          <w:t xml:space="preserve">. An answer that </w:t>
        </w:r>
        <w:r>
          <w:rPr>
            <w:rStyle w:val="Emphasis"/>
          </w:rPr>
          <w:t>looks</w:t>
        </w:r>
        <w:r>
          <w:t xml:space="preserve"> thorough raises the potential contributor</w:t>
        </w:r>
      </w:ins>
      <w:r w:rsidR="003834AA">
        <w:t>’</w:t>
      </w:r>
      <w:ins w:id="1744" w:author="Dylan CHEN" w:date="2026-08-21T12:26:00Z" w16du:dateUtc="2026-08-21T04:26:00Z">
        <w:r>
          <w:t xml:space="preserve">s perception that the information need has already been met, which lowers the perceived gap that a new human answer could fill and thereby deters contribution. This is why the content effect operates through perceived comprehension, and it is reflected in our empirical </w:t>
        </w:r>
        <w:r>
          <w:rPr>
            <w:rFonts w:hint="eastAsia"/>
          </w:rPr>
          <w:t>test</w:t>
        </w:r>
        <w:r>
          <w:t xml:space="preserve"> of </w:t>
        </w:r>
        <w:r>
          <w:rPr>
            <w:rFonts w:hint="eastAsia"/>
          </w:rPr>
          <w:t xml:space="preserve">AI </w:t>
        </w:r>
        <w:r>
          <w:t xml:space="preserve">answer length and </w:t>
        </w:r>
        <w:r>
          <w:rPr>
            <w:rFonts w:hint="eastAsia"/>
          </w:rPr>
          <w:t>AI answer</w:t>
        </w:r>
        <w:r>
          <w:t xml:space="preserve"> quality in </w:t>
        </w:r>
        <w:r>
          <w:rPr>
            <w:rFonts w:hint="eastAsia"/>
          </w:rPr>
          <w:t>the results s</w:t>
        </w:r>
        <w:r>
          <w:t>ection.</w:t>
        </w:r>
      </w:ins>
    </w:p>
    <w:p w14:paraId="0DB23447" w14:textId="7D769C50" w:rsidR="00D43EC2" w:rsidRPr="00522DE1" w:rsidRDefault="00052238">
      <w:pPr>
        <w:pStyle w:val="Paragraph"/>
        <w:pPrChange w:id="1745" w:author="Dylan CHEN" w:date="2026-08-04T17:04:00Z" w16du:dateUtc="2026-08-04T09:04:00Z">
          <w:pPr>
            <w:spacing w:before="120" w:after="120"/>
          </w:pPr>
        </w:pPrChange>
      </w:pPr>
      <w:del w:id="1746" w:author="Dylan CHEN" w:date="2026-08-21T12:26:00Z" w16du:dateUtc="2026-08-21T04:26:00Z">
        <w:r w:rsidDel="00441267">
          <w:delText>’</w:delText>
        </w:r>
      </w:del>
      <w:ins w:id="1747" w:author="Dylan CHEN" w:date="2026-08-04T17:04:00Z" w16du:dateUtc="2026-08-04T09:04:00Z">
        <w:r w:rsidR="00D43EC2" w:rsidRPr="00D43EC2">
          <w:t>For our current treatment of the content effect, we respectfully direct the reviewer to the revised Section 3, Theoretical Development, in particular H2 and H4. We hope this fuller theorization addresses the concern.</w:t>
        </w:r>
      </w:ins>
      <w:del w:id="1748" w:author="Dylan CHEN" w:date="2026-08-04T16:36:00Z" w16du:dateUtc="2026-08-04T08:36:00Z">
        <w:r w:rsidR="00D34646" w:rsidDel="00D43EC2">
          <w:delText xml:space="preserve">Thanks for raising this comment. While the AI system of the platform can be considered as have a certain quality level, the human contributors of the platform forms a certain distribution. AI’s quality may not be better than the best human, it is certainly better than the worst human. Otherwise, the platform won’t need of setup the system. Thus, given a certain AI level, its content will for </w:delText>
        </w:r>
        <w:r w:rsidR="00631E53" w:rsidDel="00D43EC2">
          <w:delText>sure crowd out some users. This forms the basic argument for our content effect</w:delText>
        </w:r>
      </w:del>
    </w:p>
    <w:p w14:paraId="75420D3E" w14:textId="1C1D738B" w:rsidR="00EA56CE" w:rsidRPr="00522DE1" w:rsidRDefault="00EA56CE" w:rsidP="00EA56CE">
      <w:pPr>
        <w:spacing w:before="120" w:after="120"/>
        <w:rPr>
          <w:b/>
        </w:rPr>
      </w:pPr>
      <w:r w:rsidRPr="00522DE1">
        <w:t>---------------------------------------------------------------------------------------------------------------------</w:t>
      </w:r>
    </w:p>
    <w:p w14:paraId="0202F2F2" w14:textId="43EE2CF6" w:rsidR="00EA56CE" w:rsidRPr="00522DE1" w:rsidRDefault="00B35FA4" w:rsidP="00683A26">
      <w:pPr>
        <w:pStyle w:val="Heading1"/>
      </w:pPr>
      <w:ins w:id="1749" w:author="Dylan CHEN" w:date="2026-08-20T22:45:00Z" w16du:dateUtc="2026-08-20T14:45:00Z">
        <w:r>
          <w:rPr>
            <w:rFonts w:hint="eastAsia"/>
          </w:rPr>
          <w:t>#</w:t>
        </w:r>
      </w:ins>
      <w:r w:rsidR="00EA56CE" w:rsidRPr="00522DE1">
        <w:t>R2-4</w:t>
      </w:r>
      <w:r w:rsidR="0033590A" w:rsidRPr="00522DE1">
        <w:t xml:space="preserve"> (source effect)</w:t>
      </w:r>
    </w:p>
    <w:p w14:paraId="2963E7F6" w14:textId="50272BDC"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R2-4. I countered the source effect by addressing potential concerns about attributing greater authority or credibility to the AI source, since the authors used the literature on predictive AI to argue for generative AI and avoid discussing algorithm aversion.</w:t>
      </w:r>
    </w:p>
    <w:p w14:paraId="76CE027C" w14:textId="2A1BA1F9"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 xml:space="preserve">In response, the authors argued that algorithm appreciation and aversion are not mutually exclusive, and they posit that </w:t>
      </w:r>
      <w:r w:rsidR="00E71BCF">
        <w:rPr>
          <w:bCs/>
          <w:i/>
          <w:iCs/>
        </w:rPr>
        <w:t>“</w:t>
      </w:r>
      <w:r w:rsidRPr="00522DE1">
        <w:rPr>
          <w:bCs/>
          <w:i/>
          <w:iCs/>
        </w:rPr>
        <w:t>within online technical Q&amp;A communities, the AI source label carries specific credibility signals that influence user behavior.</w:t>
      </w:r>
      <w:r w:rsidR="00E71BCF">
        <w:rPr>
          <w:bCs/>
          <w:i/>
          <w:iCs/>
        </w:rPr>
        <w:t>”</w:t>
      </w:r>
      <w:r w:rsidRPr="00522DE1">
        <w:rPr>
          <w:bCs/>
          <w:i/>
          <w:iCs/>
        </w:rPr>
        <w:t xml:space="preserve"> In addition, they argued that there are common contexts between the forecasting contexts (used in Logg et al. 2019) and this research context.</w:t>
      </w:r>
    </w:p>
    <w:p w14:paraId="25261031" w14:textId="71806349" w:rsidR="00D90788" w:rsidRPr="00522DE1" w:rsidRDefault="00556AFF" w:rsidP="00556AFF">
      <w:pPr>
        <w:widowControl w:val="0"/>
        <w:autoSpaceDE w:val="0"/>
        <w:autoSpaceDN w:val="0"/>
        <w:adjustRightInd w:val="0"/>
        <w:spacing w:before="120" w:after="120"/>
        <w:ind w:leftChars="200" w:left="480"/>
        <w:jc w:val="both"/>
        <w:rPr>
          <w:i/>
          <w:iCs/>
        </w:rPr>
      </w:pPr>
      <w:r w:rsidRPr="00522DE1">
        <w:rPr>
          <w:bCs/>
          <w:i/>
          <w:iCs/>
        </w:rPr>
        <w:t>My concerns still hold. The authors didn</w:t>
      </w:r>
      <w:r w:rsidR="003834AA">
        <w:rPr>
          <w:bCs/>
          <w:i/>
          <w:iCs/>
        </w:rPr>
        <w:t>’</w:t>
      </w:r>
      <w:r w:rsidRPr="00522DE1">
        <w:rPr>
          <w:bCs/>
          <w:i/>
          <w:iCs/>
        </w:rPr>
        <w:t xml:space="preserve">t address whether the findings in the literature about the authority/credibility </w:t>
      </w:r>
      <w:r w:rsidRPr="006B37AD">
        <w:rPr>
          <w:bCs/>
          <w:i/>
          <w:iCs/>
          <w:highlight w:val="yellow"/>
          <w:rPrChange w:id="1750" w:author="Dylan CHEN" w:date="2026-08-05T16:16:00Z" w16du:dateUtc="2026-08-05T08:16:00Z">
            <w:rPr>
              <w:bCs/>
              <w:i/>
              <w:iCs/>
            </w:rPr>
          </w:rPrChange>
        </w:rPr>
        <w:t>in predictive AI in context</w:t>
      </w:r>
      <w:r w:rsidRPr="00522DE1">
        <w:rPr>
          <w:bCs/>
          <w:i/>
          <w:iCs/>
        </w:rPr>
        <w:t>, such as forecasting contexts (used in Logg et al. 2019), work, and are suitable to argue for the authority and credibility of the generative AI. Even though both predictive and generative AI are part of AI, they work differently. Generative AI used in this research can fabricate and hallucinate. Whether users hold the same level of authority and credibility perception on them as they do on predictive AI is unknown.</w:t>
      </w:r>
    </w:p>
    <w:p w14:paraId="784F299B" w14:textId="77777777" w:rsidR="00EA56CE" w:rsidRPr="00522DE1" w:rsidRDefault="00EA56CE" w:rsidP="00EA56CE">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4F6D0FA" w14:textId="6DF302FC" w:rsidR="00D43EC2" w:rsidRDefault="00631E53" w:rsidP="00D43EC2">
      <w:pPr>
        <w:pStyle w:val="Paragraph"/>
        <w:rPr>
          <w:ins w:id="1751" w:author="Dylan CHEN" w:date="2026-08-04T17:04:00Z" w16du:dateUtc="2026-08-04T09:04:00Z"/>
        </w:rPr>
      </w:pPr>
      <w:del w:id="1752" w:author="Dylan CHEN" w:date="2026-08-04T16:37:00Z" w16du:dateUtc="2026-08-04T08:37:00Z">
        <w:r w:rsidDel="00D43EC2">
          <w:delText xml:space="preserve">We appreciate the concern of the reviewer. In the revision, we removed the </w:delText>
        </w:r>
        <w:r w:rsidR="00BA73D9" w:rsidDel="00D43EC2">
          <w:delText xml:space="preserve">analogy to predictive AI. Instead we directly attribute the effect to AI fantasy caused by GenAI in these years. [Find some literature ] </w:delText>
        </w:r>
      </w:del>
      <w:ins w:id="1753" w:author="Dylan CHEN" w:date="2026-08-04T17:04:00Z" w16du:dateUtc="2026-08-04T09:04:00Z">
        <w:r w:rsidR="00D43EC2" w:rsidRPr="00D43EC2">
          <w:t>We appreciate this comment and have made three changes in response.</w:t>
        </w:r>
      </w:ins>
    </w:p>
    <w:p w14:paraId="02FE1B4A" w14:textId="0C9099D9" w:rsidR="00D43EC2" w:rsidRDefault="00D43EC2" w:rsidP="00D43EC2">
      <w:pPr>
        <w:pStyle w:val="Paragraph"/>
        <w:rPr>
          <w:ins w:id="1754" w:author="Dylan CHEN" w:date="2026-08-04T17:04:00Z" w16du:dateUtc="2026-08-04T09:04:00Z"/>
        </w:rPr>
      </w:pPr>
      <w:ins w:id="1755" w:author="Dylan CHEN" w:date="2026-08-04T17:04:00Z" w16du:dateUtc="2026-08-04T09:04:00Z">
        <w:r w:rsidRPr="00B35FA4">
          <w:rPr>
            <w:b/>
            <w:bCs/>
            <w:rPrChange w:id="1756" w:author="Dylan CHEN" w:date="2026-08-20T22:45:00Z" w16du:dateUtc="2026-08-20T14:45:00Z">
              <w:rPr/>
            </w:rPrChange>
          </w:rPr>
          <w:t>First,</w:t>
        </w:r>
        <w:r w:rsidRPr="00D43EC2">
          <w:t xml:space="preserve"> we have removed the analogy to predictive AI. We agree that findings on authority and credibility in forecasting contexts, such as those in Logg et al. (2019), cannot be transported directly to generative AI, which can fabricate and hallucinate and which users may appraise very differently.</w:t>
        </w:r>
      </w:ins>
    </w:p>
    <w:p w14:paraId="0F04EF49" w14:textId="456AC9DA" w:rsidR="00D43EC2" w:rsidRDefault="00D43EC2" w:rsidP="00D43EC2">
      <w:pPr>
        <w:pStyle w:val="Paragraph"/>
        <w:rPr>
          <w:ins w:id="1757" w:author="Dylan CHEN" w:date="2026-08-04T17:04:00Z" w16du:dateUtc="2026-08-04T09:04:00Z"/>
        </w:rPr>
      </w:pPr>
      <w:ins w:id="1758" w:author="Dylan CHEN" w:date="2026-08-04T17:04:00Z" w16du:dateUtc="2026-08-04T09:04:00Z">
        <w:r w:rsidRPr="00B35FA4">
          <w:rPr>
            <w:b/>
            <w:bCs/>
            <w:rPrChange w:id="1759" w:author="Dylan CHEN" w:date="2026-08-20T22:45:00Z" w16du:dateUtc="2026-08-20T14:45:00Z">
              <w:rPr/>
            </w:rPrChange>
          </w:rPr>
          <w:t>Second,</w:t>
        </w:r>
        <w:r w:rsidRPr="00D43EC2">
          <w:t xml:space="preserve"> on reflection we accept the reviewer</w:t>
        </w:r>
      </w:ins>
      <w:r w:rsidR="003834AA">
        <w:t>’</w:t>
      </w:r>
      <w:ins w:id="1760" w:author="Dylan CHEN" w:date="2026-08-04T17:04:00Z" w16du:dateUtc="2026-08-04T09:04:00Z">
        <w:r w:rsidRPr="00D43EC2">
          <w:t xml:space="preserve">s underlying logic about the source. Our earlier notion of an </w:t>
        </w:r>
      </w:ins>
      <w:r w:rsidR="00E71BCF">
        <w:t>“</w:t>
      </w:r>
      <w:ins w:id="1761" w:author="Dylan CHEN" w:date="2026-08-04T17:04:00Z" w16du:dateUtc="2026-08-04T09:04:00Z">
        <w:r w:rsidRPr="00D43EC2">
          <w:t>illusion of authority</w:t>
        </w:r>
      </w:ins>
      <w:r w:rsidR="00E71BCF">
        <w:t>”</w:t>
      </w:r>
      <w:ins w:id="1762" w:author="Dylan CHEN" w:date="2026-08-04T17:04:00Z" w16du:dateUtc="2026-08-04T09:04:00Z">
        <w:r w:rsidRPr="00D43EC2">
          <w:t xml:space="preserve"> was our attempt to name where the overall deterrence came from. On closer analysis, an illusion of </w:t>
        </w:r>
      </w:ins>
      <w:ins w:id="1763" w:author="Dylan CHEN" w:date="2026-08-05T16:17:00Z" w16du:dateUtc="2026-08-05T08:17:00Z">
        <w:r w:rsidR="006B37AD">
          <w:rPr>
            <w:rFonts w:hint="eastAsia"/>
          </w:rPr>
          <w:t>high-quality perception</w:t>
        </w:r>
      </w:ins>
      <w:ins w:id="1764" w:author="Dylan CHEN" w:date="2026-08-04T17:04:00Z" w16du:dateUtc="2026-08-04T09:04:00Z">
        <w:r w:rsidRPr="00D43EC2">
          <w:t xml:space="preserve"> could only arise after an answerer has </w:t>
        </w:r>
      </w:ins>
      <w:ins w:id="1765" w:author="Dylan CHEN" w:date="2026-08-05T16:18:00Z" w16du:dateUtc="2026-08-05T08:18:00Z">
        <w:r w:rsidR="006B37AD">
          <w:rPr>
            <w:rFonts w:hint="eastAsia"/>
          </w:rPr>
          <w:t>glanced at</w:t>
        </w:r>
      </w:ins>
      <w:ins w:id="1766" w:author="Dylan CHEN" w:date="2026-08-04T17:04:00Z" w16du:dateUtc="2026-08-04T09:04:00Z">
        <w:r w:rsidRPr="00D43EC2">
          <w:t xml:space="preserve"> the AI content and found it </w:t>
        </w:r>
      </w:ins>
      <w:ins w:id="1767" w:author="Dylan CHEN" w:date="2026-08-05T16:17:00Z" w16du:dateUtc="2026-08-05T08:17:00Z">
        <w:r w:rsidR="006B37AD">
          <w:rPr>
            <w:rFonts w:hint="eastAsia"/>
          </w:rPr>
          <w:t>comprehensive</w:t>
        </w:r>
      </w:ins>
      <w:ins w:id="1768" w:author="Dylan CHEN" w:date="2026-08-04T17:04:00Z" w16du:dateUtc="2026-08-04T09:04:00Z">
        <w:r w:rsidRPr="00D43EC2">
          <w:t xml:space="preserve">. Any such effect therefore belongs to </w:t>
        </w:r>
        <w:r w:rsidRPr="00D43EC2">
          <w:lastRenderedPageBreak/>
          <w:t xml:space="preserve">the content level, not to the bare </w:t>
        </w:r>
      </w:ins>
      <w:ins w:id="1769" w:author="Dylan CHEN" w:date="2026-08-05T16:18:00Z" w16du:dateUtc="2026-08-05T08:18:00Z">
        <w:r w:rsidR="006B37AD">
          <w:rPr>
            <w:rFonts w:hint="eastAsia"/>
          </w:rPr>
          <w:t xml:space="preserve">AI </w:t>
        </w:r>
      </w:ins>
      <w:ins w:id="1770" w:author="Dylan CHEN" w:date="2026-08-04T17:04:00Z" w16du:dateUtc="2026-08-04T09:04:00Z">
        <w:r w:rsidRPr="00D43EC2">
          <w:t>label</w:t>
        </w:r>
      </w:ins>
      <w:ins w:id="1771" w:author="Dylan CHEN" w:date="2026-08-20T22:44:00Z" w16du:dateUtc="2026-08-20T14:44:00Z">
        <w:r w:rsidR="00B35FA4">
          <w:rPr>
            <w:rFonts w:hint="eastAsia"/>
          </w:rPr>
          <w:t xml:space="preserve"> alone</w:t>
        </w:r>
      </w:ins>
      <w:ins w:id="1772" w:author="Dylan CHEN" w:date="2026-08-04T17:04:00Z" w16du:dateUtc="2026-08-04T09:04:00Z">
        <w:r w:rsidRPr="00D43EC2">
          <w:t xml:space="preserve"> that an answerer sees before reading </w:t>
        </w:r>
      </w:ins>
      <w:ins w:id="1773" w:author="Dylan CHEN" w:date="2026-08-05T16:18:00Z" w16du:dateUtc="2026-08-05T08:18:00Z">
        <w:r w:rsidR="006B37AD">
          <w:rPr>
            <w:rFonts w:hint="eastAsia"/>
          </w:rPr>
          <w:t>content</w:t>
        </w:r>
      </w:ins>
      <w:ins w:id="1774" w:author="Dylan CHEN" w:date="2026-08-04T17:04:00Z" w16du:dateUtc="2026-08-04T09:04:00Z">
        <w:r w:rsidRPr="00D43EC2">
          <w:t>. We no longer attribute a source-based authority effect to the bare</w:t>
        </w:r>
      </w:ins>
      <w:ins w:id="1775" w:author="Dylan CHEN" w:date="2026-08-05T16:18:00Z" w16du:dateUtc="2026-08-05T08:18:00Z">
        <w:r w:rsidR="006B37AD">
          <w:rPr>
            <w:rFonts w:hint="eastAsia"/>
          </w:rPr>
          <w:t xml:space="preserve"> AI</w:t>
        </w:r>
      </w:ins>
      <w:ins w:id="1776" w:author="Dylan CHEN" w:date="2026-08-04T17:04:00Z" w16du:dateUtc="2026-08-04T09:04:00Z">
        <w:r w:rsidRPr="00D43EC2">
          <w:t xml:space="preserve"> label.</w:t>
        </w:r>
      </w:ins>
    </w:p>
    <w:p w14:paraId="16C7C633" w14:textId="402BA593" w:rsidR="006B37AD" w:rsidRDefault="00D43EC2" w:rsidP="00D43EC2">
      <w:pPr>
        <w:pStyle w:val="Paragraph"/>
        <w:rPr>
          <w:ins w:id="1777" w:author="Dylan CHEN" w:date="2026-08-05T16:19:00Z" w16du:dateUtc="2026-08-05T08:19:00Z"/>
        </w:rPr>
      </w:pPr>
      <w:ins w:id="1778" w:author="Dylan CHEN" w:date="2026-08-04T17:04:00Z" w16du:dateUtc="2026-08-04T09:04:00Z">
        <w:r w:rsidRPr="00B35FA4">
          <w:rPr>
            <w:b/>
            <w:bCs/>
            <w:rPrChange w:id="1779" w:author="Dylan CHEN" w:date="2026-08-20T22:45:00Z" w16du:dateUtc="2026-08-20T14:45:00Z">
              <w:rPr/>
            </w:rPrChange>
          </w:rPr>
          <w:t>Third,</w:t>
        </w:r>
        <w:r w:rsidRPr="00D43EC2">
          <w:t xml:space="preserve"> the effect of the bare AI label is now explained without any appeal to predictive AI. When an answerer sees only the label, the availability heuristic retrieves the prevailing domain-specific impression in developer communities, namely that AI-generated answers remain unreliable and error-prone on genuine technical problems (Tversky &amp; Kahneman, 1973). This produces a weak competitor judgment and motivates contribution, as theorized in H1. This account is fully consistent with the fact that generative AI can fabricate and hallucinate, since the answerer</w:t>
        </w:r>
      </w:ins>
      <w:r w:rsidR="003834AA">
        <w:t>’</w:t>
      </w:r>
      <w:ins w:id="1780" w:author="Dylan CHEN" w:date="2026-08-04T17:04:00Z" w16du:dateUtc="2026-08-04T09:04:00Z">
        <w:r w:rsidRPr="00D43EC2">
          <w:t>s doubt is precisely about the AI</w:t>
        </w:r>
      </w:ins>
      <w:r w:rsidR="003834AA">
        <w:t>’</w:t>
      </w:r>
      <w:ins w:id="1781" w:author="Dylan CHEN" w:date="2026-08-04T17:04:00Z" w16du:dateUtc="2026-08-04T09:04:00Z">
        <w:r w:rsidRPr="00D43EC2">
          <w:t xml:space="preserve">s reliability on the technical problem at hand. </w:t>
        </w:r>
      </w:ins>
    </w:p>
    <w:p w14:paraId="01DF884E" w14:textId="3A556C86" w:rsidR="00D43EC2" w:rsidRDefault="006B37AD" w:rsidP="00D43EC2">
      <w:pPr>
        <w:pStyle w:val="Paragraph"/>
        <w:rPr>
          <w:ins w:id="1782" w:author="Dylan CHEN" w:date="2026-08-21T23:09:00Z" w16du:dateUtc="2026-08-21T15:09:00Z"/>
        </w:rPr>
      </w:pPr>
      <w:ins w:id="1783" w:author="Dylan CHEN" w:date="2026-08-05T16:19:00Z" w16du:dateUtc="2026-08-05T08:19:00Z">
        <w:r>
          <w:rPr>
            <w:rFonts w:hint="eastAsia"/>
          </w:rPr>
          <w:t xml:space="preserve">We sincerely invite the reviewer to Section 3.1 where </w:t>
        </w:r>
      </w:ins>
      <w:ins w:id="1784" w:author="Dylan CHEN" w:date="2026-08-21T22:40:00Z" w16du:dateUtc="2026-08-21T14:40:00Z">
        <w:r w:rsidR="00006439">
          <w:t>The effect of the AI label alone</w:t>
        </w:r>
      </w:ins>
      <w:ins w:id="1785" w:author="Dylan CHEN" w:date="2026-08-05T16:19:00Z" w16du:dateUtc="2026-08-05T08:19:00Z">
        <w:r w:rsidRPr="00D43EC2">
          <w:t xml:space="preserve"> is </w:t>
        </w:r>
      </w:ins>
      <w:ins w:id="1786" w:author="Dylan CHEN" w:date="2026-08-05T16:20:00Z" w16du:dateUtc="2026-08-05T08:20:00Z">
        <w:r>
          <w:rPr>
            <w:rFonts w:hint="eastAsia"/>
          </w:rPr>
          <w:t xml:space="preserve">theoretically </w:t>
        </w:r>
      </w:ins>
      <w:ins w:id="1787" w:author="Dylan CHEN" w:date="2026-08-05T16:19:00Z" w16du:dateUtc="2026-08-05T08:19:00Z">
        <w:r w:rsidRPr="00D43EC2">
          <w:t>developed</w:t>
        </w:r>
      </w:ins>
      <w:ins w:id="1788" w:author="Dylan CHEN" w:date="2026-08-04T17:04:00Z" w16du:dateUtc="2026-08-04T09:04:00Z">
        <w:r w:rsidR="00D43EC2" w:rsidRPr="00D43EC2">
          <w:t>.</w:t>
        </w:r>
      </w:ins>
      <w:ins w:id="1789" w:author="Dylan CHEN" w:date="2026-08-20T22:45:00Z" w16du:dateUtc="2026-08-20T14:45:00Z">
        <w:r w:rsidR="00B35FA4" w:rsidRPr="00B35FA4">
          <w:t xml:space="preserve"> We hope you find this way of theoretical development under a coherent overarching theoretical framework clearer and satisfactory.</w:t>
        </w:r>
      </w:ins>
    </w:p>
    <w:p w14:paraId="1ADD01DA" w14:textId="77777777" w:rsidR="00BE7589" w:rsidRDefault="00BE7589" w:rsidP="00D43EC2">
      <w:pPr>
        <w:pStyle w:val="Paragraph"/>
        <w:rPr>
          <w:ins w:id="1790" w:author="Dylan CHEN" w:date="2026-08-21T23:09:00Z" w16du:dateUtc="2026-08-21T15:09:00Z"/>
        </w:rPr>
      </w:pPr>
    </w:p>
    <w:p w14:paraId="102B20EB" w14:textId="77777777" w:rsidR="00BE7589" w:rsidRPr="00BE7589" w:rsidRDefault="00BE7589" w:rsidP="00BE7589">
      <w:pPr>
        <w:pStyle w:val="NormalWeb"/>
        <w:rPr>
          <w:ins w:id="1791" w:author="Dylan CHEN" w:date="2026-08-21T23:09:00Z" w16du:dateUtc="2026-08-21T15:09:00Z"/>
          <w:b/>
          <w:bCs/>
          <w:color w:val="000000"/>
          <w:rPrChange w:id="1792" w:author="Dylan CHEN" w:date="2026-08-21T23:09:00Z" w16du:dateUtc="2026-08-21T15:09:00Z">
            <w:rPr>
              <w:ins w:id="1793" w:author="Dylan CHEN" w:date="2026-08-21T23:09:00Z" w16du:dateUtc="2026-08-21T15:09:00Z"/>
              <w:color w:val="000000"/>
            </w:rPr>
          </w:rPrChange>
        </w:rPr>
      </w:pPr>
      <w:ins w:id="1794" w:author="Dylan CHEN" w:date="2026-08-21T23:09:00Z" w16du:dateUtc="2026-08-21T15:09:00Z">
        <w:r w:rsidRPr="00BE7589">
          <w:rPr>
            <w:b/>
            <w:bCs/>
            <w:color w:val="000000"/>
            <w:rPrChange w:id="1795" w:author="Dylan CHEN" w:date="2026-08-21T23:09:00Z" w16du:dateUtc="2026-08-21T15:09:00Z">
              <w:rPr>
                <w:color w:val="000000"/>
              </w:rPr>
            </w:rPrChange>
          </w:rPr>
          <w:t>References</w:t>
        </w:r>
      </w:ins>
    </w:p>
    <w:p w14:paraId="619AA359" w14:textId="77777777" w:rsidR="00BE7589" w:rsidRDefault="00BE7589" w:rsidP="00BE7589">
      <w:pPr>
        <w:pStyle w:val="NormalWeb"/>
        <w:rPr>
          <w:ins w:id="1796" w:author="Dylan CHEN" w:date="2026-08-21T23:09:00Z" w16du:dateUtc="2026-08-21T15:09:00Z"/>
          <w:color w:val="000000"/>
        </w:rPr>
      </w:pPr>
      <w:ins w:id="1797" w:author="Dylan CHEN" w:date="2026-08-21T23:09:00Z" w16du:dateUtc="2026-08-21T15:09:00Z">
        <w:r>
          <w:rPr>
            <w:color w:val="000000"/>
          </w:rPr>
          <w:t>Logg, J. M., Minson, J. A., &amp; Moore, D. A. (2019). Algorithm appreciation: People prefer algorithmic to human judgment. Organizational Behavior and Human Decision Processes, 151, 90–103.</w:t>
        </w:r>
      </w:ins>
    </w:p>
    <w:p w14:paraId="38B8918F" w14:textId="1EB61DB9" w:rsidR="00BE7589" w:rsidRPr="00BE7589" w:rsidRDefault="00BE7589" w:rsidP="00BE7589">
      <w:pPr>
        <w:pStyle w:val="NormalWeb"/>
        <w:rPr>
          <w:rFonts w:hint="eastAsia"/>
          <w:color w:val="000000"/>
          <w:rPrChange w:id="1798" w:author="Dylan CHEN" w:date="2026-08-21T23:09:00Z" w16du:dateUtc="2026-08-21T15:09:00Z">
            <w:rPr>
              <w:rFonts w:hint="eastAsia"/>
            </w:rPr>
          </w:rPrChange>
        </w:rPr>
        <w:pPrChange w:id="1799" w:author="Dylan CHEN" w:date="2026-08-21T23:09:00Z" w16du:dateUtc="2026-08-21T15:09:00Z">
          <w:pPr>
            <w:pStyle w:val="Paragraph"/>
          </w:pPr>
        </w:pPrChange>
      </w:pPr>
      <w:ins w:id="1800" w:author="Dylan CHEN" w:date="2026-08-21T23:09:00Z" w16du:dateUtc="2026-08-21T15:09:00Z">
        <w:r>
          <w:rPr>
            <w:color w:val="000000"/>
          </w:rPr>
          <w:t>Tversky, A., &amp; Kahneman, D. (1973). Availability: A heuristic for judging frequency and probability. Cognitive Psychology, 5(2), 207–232.</w:t>
        </w:r>
      </w:ins>
    </w:p>
    <w:p w14:paraId="578B1873" w14:textId="77777777" w:rsidR="00EA56CE" w:rsidRPr="00522DE1" w:rsidRDefault="00EA56CE" w:rsidP="00EA56CE">
      <w:pPr>
        <w:spacing w:before="120" w:after="120"/>
        <w:rPr>
          <w:b/>
        </w:rPr>
      </w:pPr>
      <w:r w:rsidRPr="00522DE1">
        <w:t>---------------------------------------------------------------------------------------------------------------------</w:t>
      </w:r>
    </w:p>
    <w:p w14:paraId="0E35EB71" w14:textId="1106AAD6" w:rsidR="00EA56CE" w:rsidRPr="00522DE1" w:rsidRDefault="005818AF" w:rsidP="00683A26">
      <w:pPr>
        <w:pStyle w:val="Heading1"/>
      </w:pPr>
      <w:bookmarkStart w:id="1801" w:name="OLE_LINK27"/>
      <w:ins w:id="1802" w:author="Dylan CHEN" w:date="2026-08-20T22:46:00Z" w16du:dateUtc="2026-08-20T14:46:00Z">
        <w:r>
          <w:rPr>
            <w:rFonts w:hint="eastAsia"/>
          </w:rPr>
          <w:t>#</w:t>
        </w:r>
      </w:ins>
      <w:r w:rsidR="00EA56CE" w:rsidRPr="00522DE1">
        <w:t>R2-5</w:t>
      </w:r>
      <w:r w:rsidR="0033590A" w:rsidRPr="00522DE1">
        <w:t xml:space="preserve"> (position effect)</w:t>
      </w:r>
    </w:p>
    <w:p w14:paraId="6A17F4E6" w14:textId="505C2B8C"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 xml:space="preserve">R2-5. I provided some counterarguments for the position effect. Specifically, I argued the position effect is negligible because questioners and answerers know the first answer in the treatment group is AI. Therefore, </w:t>
      </w:r>
      <w:r w:rsidRPr="003C769E">
        <w:rPr>
          <w:bCs/>
          <w:i/>
          <w:iCs/>
          <w:highlight w:val="yellow"/>
          <w:rPrChange w:id="1803" w:author="Dylan CHEN" w:date="2026-08-05T16:29:00Z" w16du:dateUtc="2026-08-05T08:29:00Z">
            <w:rPr>
              <w:bCs/>
              <w:i/>
              <w:iCs/>
            </w:rPr>
          </w:rPrChange>
        </w:rPr>
        <w:t>the answerers will work hard to secure the first human position</w:t>
      </w:r>
      <w:r w:rsidRPr="00522DE1">
        <w:rPr>
          <w:bCs/>
          <w:i/>
          <w:iCs/>
        </w:rPr>
        <w:t xml:space="preserve"> (i.e., the second position in the treatment group). Since both groups of users are randomly assigned, we can assume them to have similar sensitivity to become the first human answerers. Therefore, the position effect is similar across both groups and negligible.</w:t>
      </w:r>
    </w:p>
    <w:p w14:paraId="0E669A44" w14:textId="5B5B15B2"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In response, the authors used three points. Position effect is grounded in the literature. Theorizing the position effect does not include the AI source. Empirical evidence shows that AI answers reduce human participation.</w:t>
      </w:r>
    </w:p>
    <w:p w14:paraId="4BE51B3D" w14:textId="58A8186E" w:rsidR="00556AFF" w:rsidRPr="00522DE1" w:rsidRDefault="00556AFF" w:rsidP="00556AFF">
      <w:pPr>
        <w:widowControl w:val="0"/>
        <w:autoSpaceDE w:val="0"/>
        <w:autoSpaceDN w:val="0"/>
        <w:adjustRightInd w:val="0"/>
        <w:spacing w:before="120" w:after="120"/>
        <w:ind w:leftChars="200" w:left="480"/>
        <w:jc w:val="both"/>
        <w:rPr>
          <w:bCs/>
          <w:i/>
          <w:iCs/>
        </w:rPr>
      </w:pPr>
      <w:r w:rsidRPr="00522DE1">
        <w:rPr>
          <w:bCs/>
          <w:i/>
          <w:iCs/>
        </w:rPr>
        <w:t xml:space="preserve">My concerns still hold. First, I agree that the position effect exists. Second, I think arguing the </w:t>
      </w:r>
      <w:r w:rsidRPr="003C769E">
        <w:rPr>
          <w:bCs/>
          <w:i/>
          <w:iCs/>
          <w:highlight w:val="yellow"/>
          <w:rPrChange w:id="1804" w:author="Dylan CHEN" w:date="2026-08-05T16:28:00Z" w16du:dateUtc="2026-08-05T08:28:00Z">
            <w:rPr>
              <w:bCs/>
              <w:i/>
              <w:iCs/>
            </w:rPr>
          </w:rPrChange>
        </w:rPr>
        <w:t>position effect has to consider the AI source</w:t>
      </w:r>
      <w:r w:rsidRPr="00522DE1">
        <w:rPr>
          <w:bCs/>
          <w:i/>
          <w:iCs/>
        </w:rPr>
        <w:t xml:space="preserve"> because the first position in the treatment group is the AI answer, and AI answers work very differently for both the behavior of questioners and answerers from human answers on the platform. According to the authors, the questioners and answerers cannot engage with the AI</w:t>
      </w:r>
      <w:r w:rsidR="003834AA">
        <w:rPr>
          <w:bCs/>
          <w:i/>
          <w:iCs/>
        </w:rPr>
        <w:t>’</w:t>
      </w:r>
      <w:r w:rsidRPr="00522DE1">
        <w:rPr>
          <w:bCs/>
          <w:i/>
          <w:iCs/>
        </w:rPr>
        <w:t xml:space="preserve">s answers (e.g., </w:t>
      </w:r>
      <w:r w:rsidR="00E71BCF">
        <w:rPr>
          <w:bCs/>
          <w:i/>
          <w:iCs/>
        </w:rPr>
        <w:t>“</w:t>
      </w:r>
      <w:r w:rsidRPr="00522DE1">
        <w:rPr>
          <w:bCs/>
          <w:i/>
          <w:iCs/>
        </w:rPr>
        <w:t>accept</w:t>
      </w:r>
      <w:r w:rsidR="00E71BCF">
        <w:rPr>
          <w:bCs/>
          <w:i/>
          <w:iCs/>
        </w:rPr>
        <w:t>”</w:t>
      </w:r>
      <w:r w:rsidRPr="00522DE1">
        <w:rPr>
          <w:bCs/>
          <w:i/>
          <w:iCs/>
        </w:rPr>
        <w:t xml:space="preserve">, </w:t>
      </w:r>
      <w:r w:rsidR="00E71BCF">
        <w:rPr>
          <w:bCs/>
          <w:i/>
          <w:iCs/>
        </w:rPr>
        <w:t>“</w:t>
      </w:r>
      <w:r w:rsidRPr="00522DE1">
        <w:rPr>
          <w:bCs/>
          <w:i/>
          <w:iCs/>
        </w:rPr>
        <w:t>like</w:t>
      </w:r>
      <w:r w:rsidR="00E71BCF">
        <w:rPr>
          <w:bCs/>
          <w:i/>
          <w:iCs/>
        </w:rPr>
        <w:t>”</w:t>
      </w:r>
      <w:r w:rsidRPr="00522DE1">
        <w:rPr>
          <w:bCs/>
          <w:i/>
          <w:iCs/>
        </w:rPr>
        <w:t xml:space="preserve">, </w:t>
      </w:r>
      <w:r w:rsidR="00E71BCF">
        <w:rPr>
          <w:bCs/>
          <w:i/>
          <w:iCs/>
        </w:rPr>
        <w:t>“</w:t>
      </w:r>
      <w:r w:rsidRPr="00522DE1">
        <w:rPr>
          <w:bCs/>
          <w:i/>
          <w:iCs/>
        </w:rPr>
        <w:t>comment</w:t>
      </w:r>
      <w:r w:rsidR="00E71BCF">
        <w:rPr>
          <w:bCs/>
          <w:i/>
          <w:iCs/>
        </w:rPr>
        <w:t>”</w:t>
      </w:r>
      <w:r w:rsidRPr="00522DE1">
        <w:rPr>
          <w:bCs/>
          <w:i/>
          <w:iCs/>
        </w:rPr>
        <w:t>). It makes the first position as the AI or the human answers work differently. Arguing the position effect without accounting for the different mechanisms by which AI and humans work does not make sense.</w:t>
      </w:r>
    </w:p>
    <w:p w14:paraId="56094E1F" w14:textId="2F52C0CA" w:rsidR="004B2787" w:rsidRPr="00522DE1" w:rsidRDefault="00556AFF" w:rsidP="00556AFF">
      <w:pPr>
        <w:widowControl w:val="0"/>
        <w:autoSpaceDE w:val="0"/>
        <w:autoSpaceDN w:val="0"/>
        <w:adjustRightInd w:val="0"/>
        <w:spacing w:before="120" w:after="120"/>
        <w:ind w:leftChars="200" w:left="480"/>
        <w:jc w:val="both"/>
        <w:rPr>
          <w:rFonts w:eastAsia="SimSun"/>
          <w:i/>
          <w:iCs/>
          <w:kern w:val="2"/>
        </w:rPr>
      </w:pPr>
      <w:r w:rsidRPr="00522DE1">
        <w:rPr>
          <w:bCs/>
          <w:i/>
          <w:iCs/>
        </w:rPr>
        <w:t xml:space="preserve">Third, </w:t>
      </w:r>
      <w:r w:rsidRPr="003C769E">
        <w:rPr>
          <w:bCs/>
          <w:i/>
          <w:iCs/>
          <w:highlight w:val="yellow"/>
          <w:rPrChange w:id="1805" w:author="Dylan CHEN" w:date="2026-08-05T16:29:00Z" w16du:dateUtc="2026-08-05T08:29:00Z">
            <w:rPr>
              <w:bCs/>
              <w:i/>
              <w:iCs/>
            </w:rPr>
          </w:rPrChange>
        </w:rPr>
        <w:t>empirically</w:t>
      </w:r>
      <w:r w:rsidRPr="00522DE1">
        <w:rPr>
          <w:bCs/>
          <w:i/>
          <w:iCs/>
        </w:rPr>
        <w:t xml:space="preserve">, AI answers appearing first reduce human participation. This empirical </w:t>
      </w:r>
      <w:r w:rsidRPr="00522DE1">
        <w:rPr>
          <w:bCs/>
          <w:i/>
          <w:iCs/>
        </w:rPr>
        <w:lastRenderedPageBreak/>
        <w:t>evidence does not mean that answerers tend to contribute less because they can not get the first-position answers. Those mechanisms that the author proposed can explain the reduction effect. In addition</w:t>
      </w:r>
      <w:r w:rsidRPr="003C769E">
        <w:rPr>
          <w:bCs/>
          <w:i/>
          <w:iCs/>
          <w:highlight w:val="yellow"/>
          <w:rPrChange w:id="1806" w:author="Dylan CHEN" w:date="2026-08-05T16:29:00Z" w16du:dateUtc="2026-08-05T08:29:00Z">
            <w:rPr>
              <w:bCs/>
              <w:i/>
              <w:iCs/>
            </w:rPr>
          </w:rPrChange>
        </w:rPr>
        <w:t>, it may be that the AI answers squeeze out simple answers, making those who tend to provide simple answers not contribute</w:t>
      </w:r>
      <w:r w:rsidRPr="00522DE1">
        <w:rPr>
          <w:bCs/>
          <w:i/>
          <w:iCs/>
        </w:rPr>
        <w:t>.</w:t>
      </w:r>
    </w:p>
    <w:p w14:paraId="0ACF1501"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97B6E02" w14:textId="08BE54B5" w:rsidR="003C769E" w:rsidRDefault="003C769E" w:rsidP="00D43EC2">
      <w:pPr>
        <w:pStyle w:val="Paragraph"/>
        <w:rPr>
          <w:ins w:id="1807" w:author="Dylan CHEN" w:date="2026-08-05T16:33:00Z" w16du:dateUtc="2026-08-05T08:33:00Z"/>
        </w:rPr>
      </w:pPr>
      <w:ins w:id="1808" w:author="Dylan CHEN" w:date="2026-08-05T16:32:00Z" w16du:dateUtc="2026-08-05T08:32:00Z">
        <w:r w:rsidRPr="003C769E">
          <w:t>We thank the reviewer for these detailed counterarguments. We read the comment as raising three distinct concerns, and we address them in turn.</w:t>
        </w:r>
      </w:ins>
    </w:p>
    <w:p w14:paraId="55195BAF" w14:textId="77777777" w:rsidR="003C769E" w:rsidRDefault="003C769E" w:rsidP="003C769E">
      <w:pPr>
        <w:pStyle w:val="Paragraph"/>
        <w:rPr>
          <w:ins w:id="1809" w:author="Dylan CHEN" w:date="2026-08-05T16:34:00Z" w16du:dateUtc="2026-08-05T08:34:00Z"/>
        </w:rPr>
      </w:pPr>
      <w:ins w:id="1810" w:author="Dylan CHEN" w:date="2026-08-05T16:33:00Z" w16du:dateUtc="2026-08-05T08:33:00Z">
        <w:r>
          <w:rPr>
            <w:rStyle w:val="Strong"/>
          </w:rPr>
          <w:t>Concern 1: Answerers will compete for the first human position, so the position effect is similar across groups.</w:t>
        </w:r>
        <w:r>
          <w:t xml:space="preserve"> </w:t>
        </w:r>
      </w:ins>
      <w:ins w:id="1811" w:author="Dylan CHEN" w:date="2026-08-05T16:34:00Z" w16du:dateUtc="2026-08-05T08:34:00Z">
        <w:r w:rsidRPr="00D43EC2">
          <w:t>We did assume that first-position seekers care about being absolutely first rather than first among human contributors. This assumption follows from our competitive framing. Because the human answerer and the AI compete for the same scarce resource, the limited attention and recognition of viewers, the AI answer is a rival for the first position and not merely background content. From this standpoint, an existing AI answer reduces the value of the first human answer for a first-position seeker.</w:t>
        </w:r>
      </w:ins>
    </w:p>
    <w:p w14:paraId="3EC7B1FF" w14:textId="6C4ECA28" w:rsidR="003C769E" w:rsidRDefault="003C769E">
      <w:pPr>
        <w:pStyle w:val="Paragraph"/>
        <w:rPr>
          <w:ins w:id="1812" w:author="Dylan CHEN" w:date="2026-08-05T16:34:00Z" w16du:dateUtc="2026-08-05T08:34:00Z"/>
        </w:rPr>
        <w:pPrChange w:id="1813" w:author="Dylan CHEN" w:date="2026-08-05T16:34:00Z" w16du:dateUtc="2026-08-05T08:34:00Z">
          <w:pPr/>
        </w:pPrChange>
      </w:pPr>
      <w:ins w:id="1814" w:author="Dylan CHEN" w:date="2026-08-05T16:34:00Z" w16du:dateUtc="2026-08-05T08:34:00Z">
        <w:r>
          <w:rPr>
            <w:rStyle w:val="Strong"/>
          </w:rPr>
          <w:t>Concern 2: Theorizing the position effect must account for the AI source, because AI and human answers function differently.</w:t>
        </w:r>
        <w:r>
          <w:t xml:space="preserve"> We find this point reasonable to a meaningful extent</w:t>
        </w:r>
        <w:r>
          <w:rPr>
            <w:rFonts w:hint="eastAsia"/>
          </w:rPr>
          <w:t xml:space="preserve"> -</w:t>
        </w:r>
        <w:r>
          <w:t xml:space="preserve"> the first position in the treatment group is occupied by an AI answer. This consideration, together with </w:t>
        </w:r>
      </w:ins>
      <w:ins w:id="1815" w:author="Dylan CHEN" w:date="2026-08-05T16:35:00Z" w16du:dateUtc="2026-08-05T08:35:00Z">
        <w:r>
          <w:rPr>
            <w:rFonts w:hint="eastAsia"/>
          </w:rPr>
          <w:t xml:space="preserve">1) the purpose </w:t>
        </w:r>
      </w:ins>
      <w:ins w:id="1816" w:author="Dylan CHEN" w:date="2026-08-05T16:36:00Z" w16du:dateUtc="2026-08-05T08:36:00Z">
        <w:r>
          <w:rPr>
            <w:rFonts w:hint="eastAsia"/>
          </w:rPr>
          <w:t>of</w:t>
        </w:r>
      </w:ins>
      <w:ins w:id="1817" w:author="Dylan CHEN" w:date="2026-08-05T16:35:00Z" w16du:dateUtc="2026-08-05T08:35:00Z">
        <w:r>
          <w:rPr>
            <w:rFonts w:hint="eastAsia"/>
          </w:rPr>
          <w:t xml:space="preserve"> mak</w:t>
        </w:r>
      </w:ins>
      <w:ins w:id="1818" w:author="Dylan CHEN" w:date="2026-08-05T16:36:00Z" w16du:dateUtc="2026-08-05T08:36:00Z">
        <w:r>
          <w:rPr>
            <w:rFonts w:hint="eastAsia"/>
          </w:rPr>
          <w:t>ing</w:t>
        </w:r>
      </w:ins>
      <w:ins w:id="1819" w:author="Dylan CHEN" w:date="2026-08-05T16:35:00Z" w16du:dateUtc="2026-08-05T08:35:00Z">
        <w:r>
          <w:rPr>
            <w:rFonts w:hint="eastAsia"/>
          </w:rPr>
          <w:t xml:space="preserve"> the story focused and </w:t>
        </w:r>
      </w:ins>
      <w:ins w:id="1820" w:author="Dylan CHEN" w:date="2026-08-05T16:36:00Z" w16du:dateUtc="2026-08-05T08:36:00Z">
        <w:r>
          <w:rPr>
            <w:rFonts w:hint="eastAsia"/>
          </w:rPr>
          <w:t xml:space="preserve">the </w:t>
        </w:r>
      </w:ins>
      <w:ins w:id="1821" w:author="Dylan CHEN" w:date="2026-08-05T16:35:00Z" w16du:dateUtc="2026-08-05T08:35:00Z">
        <w:r>
          <w:rPr>
            <w:rFonts w:hint="eastAsia"/>
          </w:rPr>
          <w:t xml:space="preserve">limitation of pages; 2) </w:t>
        </w:r>
      </w:ins>
      <w:ins w:id="1822" w:author="Dylan CHEN" w:date="2026-08-05T16:34:00Z" w16du:dateUtc="2026-08-05T08:34:00Z">
        <w:r>
          <w:t>the difficulty of</w:t>
        </w:r>
      </w:ins>
      <w:ins w:id="1823" w:author="Dylan CHEN" w:date="2026-08-05T16:35:00Z" w16du:dateUtc="2026-08-05T08:35:00Z">
        <w:r>
          <w:rPr>
            <w:rFonts w:hint="eastAsia"/>
          </w:rPr>
          <w:t xml:space="preserve"> adequat</w:t>
        </w:r>
      </w:ins>
      <w:ins w:id="1824" w:author="Dylan CHEN" w:date="2026-08-05T16:36:00Z" w16du:dateUtc="2026-08-05T08:36:00Z">
        <w:r>
          <w:rPr>
            <w:rFonts w:hint="eastAsia"/>
          </w:rPr>
          <w:t>e</w:t>
        </w:r>
      </w:ins>
      <w:ins w:id="1825" w:author="Dylan CHEN" w:date="2026-08-05T16:35:00Z" w16du:dateUtc="2026-08-05T08:35:00Z">
        <w:r>
          <w:rPr>
            <w:rFonts w:hint="eastAsia"/>
          </w:rPr>
          <w:t>ly</w:t>
        </w:r>
      </w:ins>
      <w:ins w:id="1826" w:author="Dylan CHEN" w:date="2026-08-05T16:34:00Z" w16du:dateUtc="2026-08-05T08:34:00Z">
        <w:r>
          <w:t xml:space="preserve"> testing the AI position effect in our setting (a limitation we also discuss in relation to R1-13/R1-14), led us to remove the position effect from the framework. Importantly, the concern the reviewer raises is not lost in the revised theory. What was previously the source effect is now developed as the </w:t>
        </w:r>
        <w:r>
          <w:rPr>
            <w:rStyle w:val="Strong"/>
          </w:rPr>
          <w:t>AI label effect</w:t>
        </w:r>
        <w:r>
          <w:t>, and its development already presumes that the AI answer is the first mover occupying the dominant first position and is therefore processed as a fast, heuristic signal. In other words, the interaction between position and source that the reviewer emphasizes is now internalized in the AI label effect rather than handled as a separate position mechanism.</w:t>
        </w:r>
      </w:ins>
    </w:p>
    <w:p w14:paraId="311AB21C" w14:textId="6F2F2058" w:rsidR="003C769E" w:rsidRDefault="003C769E">
      <w:pPr>
        <w:pStyle w:val="Paragraph"/>
        <w:rPr>
          <w:ins w:id="1827" w:author="Dylan CHEN" w:date="2026-08-05T16:37:00Z" w16du:dateUtc="2026-08-05T08:37:00Z"/>
        </w:rPr>
        <w:pPrChange w:id="1828" w:author="Dylan CHEN" w:date="2026-08-05T16:37:00Z" w16du:dateUtc="2026-08-05T08:37:00Z">
          <w:pPr/>
        </w:pPrChange>
      </w:pPr>
      <w:ins w:id="1829" w:author="Dylan CHEN" w:date="2026-08-05T16:36:00Z" w16du:dateUtc="2026-08-05T08:36:00Z">
        <w:r>
          <w:rPr>
            <w:rStyle w:val="Strong"/>
          </w:rPr>
          <w:t>Concern 3: The empirical pattern does not uniquely establish a position mechanism.</w:t>
        </w:r>
        <w:r>
          <w:t xml:space="preserve"> We agree. </w:t>
        </w:r>
      </w:ins>
      <w:ins w:id="1830" w:author="Dylan CHEN" w:date="2026-08-04T17:05:00Z" w16du:dateUtc="2026-08-04T09:05:00Z">
        <w:r w:rsidR="00D43EC2" w:rsidRPr="00D43EC2">
          <w:t xml:space="preserve">As stated in our opening remark, we have removed the position effect from the main text in this revision, in order to keep the theoretical story focused on the fast and slow processing of AI cues. Because the position effect is no longer part of the paper, we do not further develop the argument about </w:t>
        </w:r>
      </w:ins>
      <w:ins w:id="1831" w:author="Dylan CHEN" w:date="2026-08-05T17:25:00Z" w16du:dateUtc="2026-08-05T09:25:00Z">
        <w:r w:rsidR="00B9646D">
          <w:rPr>
            <w:rFonts w:hint="eastAsia"/>
          </w:rPr>
          <w:t xml:space="preserve">the </w:t>
        </w:r>
      </w:ins>
      <w:ins w:id="1832" w:author="Dylan CHEN" w:date="2026-08-05T16:30:00Z" w16du:dateUtc="2026-08-05T08:30:00Z">
        <w:r>
          <w:rPr>
            <w:rFonts w:hint="eastAsia"/>
          </w:rPr>
          <w:t>position effect</w:t>
        </w:r>
      </w:ins>
      <w:ins w:id="1833" w:author="Dylan CHEN" w:date="2026-08-04T17:05:00Z" w16du:dateUtc="2026-08-04T09:05:00Z">
        <w:r w:rsidR="00D43EC2" w:rsidRPr="00D43EC2">
          <w:t xml:space="preserve">. </w:t>
        </w:r>
      </w:ins>
    </w:p>
    <w:p w14:paraId="66412208" w14:textId="6DEA9A38" w:rsidR="00B26B4A" w:rsidRPr="003C769E" w:rsidRDefault="00D43EC2">
      <w:pPr>
        <w:rPr>
          <w:color w:val="000000"/>
          <w:rPrChange w:id="1834" w:author="Dylan CHEN" w:date="2026-08-05T16:36:00Z" w16du:dateUtc="2026-08-05T08:36:00Z">
            <w:rPr/>
          </w:rPrChange>
        </w:rPr>
        <w:pPrChange w:id="1835" w:author="Dylan CHEN" w:date="2026-08-05T16:36:00Z" w16du:dateUtc="2026-08-05T08:36:00Z">
          <w:pPr>
            <w:pStyle w:val="NormalWeb"/>
            <w:spacing w:before="0" w:beforeAutospacing="0" w:after="0" w:afterAutospacing="0"/>
            <w:ind w:left="720" w:hanging="720"/>
          </w:pPr>
        </w:pPrChange>
      </w:pPr>
      <w:ins w:id="1836" w:author="Dylan CHEN" w:date="2026-08-04T17:05:00Z" w16du:dateUtc="2026-08-04T09:05:00Z">
        <w:r w:rsidRPr="00D43EC2">
          <w:rPr>
            <w:rFonts w:eastAsiaTheme="minorEastAsia"/>
          </w:rPr>
          <w:t>We are grateful that the reviewer</w:t>
        </w:r>
      </w:ins>
      <w:r w:rsidR="003834AA">
        <w:rPr>
          <w:rFonts w:eastAsiaTheme="minorEastAsia"/>
        </w:rPr>
        <w:t>’</w:t>
      </w:r>
      <w:ins w:id="1837" w:author="Dylan CHEN" w:date="2026-08-04T17:05:00Z" w16du:dateUtc="2026-08-04T09:05:00Z">
        <w:r w:rsidRPr="00D43EC2">
          <w:rPr>
            <w:rFonts w:eastAsiaTheme="minorEastAsia"/>
          </w:rPr>
          <w:t>s point helped clarify the boundary of what our focused framework now claims.</w:t>
        </w:r>
      </w:ins>
      <w:bookmarkEnd w:id="1801"/>
      <w:ins w:id="1838" w:author="Dylan CHEN" w:date="2026-08-20T22:46:00Z" w16du:dateUtc="2026-08-20T14:46:00Z">
        <w:r w:rsidR="005818AF" w:rsidRPr="005818AF">
          <w:t xml:space="preserve"> </w:t>
        </w:r>
        <w:r w:rsidR="005818AF" w:rsidRPr="005818AF">
          <w:rPr>
            <w:rFonts w:eastAsiaTheme="minorEastAsia"/>
          </w:rPr>
          <w:t xml:space="preserve">As stated in our opening remark, to make the paper more focused and to ensure the results align more strongly with our updated theoretical framework, the position effect has been removed from the manuscript in this revision. </w:t>
        </w:r>
      </w:ins>
      <w:del w:id="1839" w:author="Dylan CHEN" w:date="2026-08-04T16:37:00Z" w16du:dateUtc="2026-08-04T08:37:00Z">
        <w:r w:rsidR="00BA73D9" w:rsidDel="00D43EC2">
          <w:delText>In this revision, we remove the position effect.</w:delText>
        </w:r>
      </w:del>
    </w:p>
    <w:p w14:paraId="60D2FF87" w14:textId="455EDB10" w:rsidR="000D507F" w:rsidRPr="00522DE1" w:rsidRDefault="000D507F" w:rsidP="000D507F">
      <w:pPr>
        <w:spacing w:before="120" w:after="120"/>
        <w:rPr>
          <w:b/>
        </w:rPr>
      </w:pPr>
      <w:r w:rsidRPr="00522DE1">
        <w:t>---------------------------------------------------------------------------------------------------------------------</w:t>
      </w:r>
    </w:p>
    <w:p w14:paraId="143F0B2F" w14:textId="7A6E5C38" w:rsidR="000D507F" w:rsidRPr="00522DE1" w:rsidRDefault="005818AF" w:rsidP="000D507F">
      <w:pPr>
        <w:widowControl w:val="0"/>
        <w:autoSpaceDE w:val="0"/>
        <w:spacing w:before="120" w:after="120"/>
        <w:jc w:val="both"/>
        <w:outlineLvl w:val="0"/>
        <w:rPr>
          <w:rFonts w:eastAsia="SimSun"/>
          <w:b/>
          <w:bCs/>
          <w:kern w:val="2"/>
        </w:rPr>
      </w:pPr>
      <w:ins w:id="1840" w:author="Dylan CHEN" w:date="2026-08-20T22:47:00Z" w16du:dateUtc="2026-08-20T14:47:00Z">
        <w:r>
          <w:rPr>
            <w:rFonts w:eastAsia="SimSun" w:hint="eastAsia"/>
            <w:b/>
            <w:bCs/>
            <w:kern w:val="2"/>
          </w:rPr>
          <w:t>#</w:t>
        </w:r>
      </w:ins>
      <w:r w:rsidR="000D507F" w:rsidRPr="00522DE1">
        <w:rPr>
          <w:rFonts w:eastAsia="SimSun"/>
          <w:b/>
          <w:bCs/>
          <w:kern w:val="2"/>
        </w:rPr>
        <w:t>R2-</w:t>
      </w:r>
      <w:r w:rsidR="00EA56CE" w:rsidRPr="00522DE1">
        <w:rPr>
          <w:rFonts w:eastAsia="SimSun"/>
          <w:b/>
          <w:bCs/>
          <w:kern w:val="2"/>
        </w:rPr>
        <w:t>6</w:t>
      </w:r>
      <w:r w:rsidR="0033590A" w:rsidRPr="00522DE1">
        <w:rPr>
          <w:rFonts w:eastAsia="SimSun"/>
          <w:b/>
          <w:bCs/>
          <w:kern w:val="2"/>
        </w:rPr>
        <w:t xml:space="preserve"> (expertise composition shift)</w:t>
      </w:r>
    </w:p>
    <w:p w14:paraId="64B42C10" w14:textId="22A65EED"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R2-6. I provided a different view of the expertise composition shift mechanism. I argued that the experts should remain in the treatment group because they have domain knowledge, enabling them to leverage AI-generated answers to improve their own answers. Additionally, the answerers will tend not to contribute instead of contributing a lower-quality answer when they see an AI answer. Thus, the human answers in the treatment group should not show a decreased viewer recognition.</w:t>
      </w:r>
    </w:p>
    <w:p w14:paraId="22182C80" w14:textId="657E4372"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lastRenderedPageBreak/>
        <w:t xml:space="preserve">In response, the authors argued: 1. </w:t>
      </w:r>
      <w:r w:rsidR="00E71BCF">
        <w:rPr>
          <w:rFonts w:eastAsia="SimSun"/>
          <w:i/>
          <w:iCs/>
          <w:kern w:val="2"/>
        </w:rPr>
        <w:t>“</w:t>
      </w:r>
      <w:r w:rsidRPr="00522DE1">
        <w:rPr>
          <w:rFonts w:eastAsia="SimSun"/>
          <w:i/>
          <w:iCs/>
          <w:kern w:val="2"/>
        </w:rPr>
        <w:t>The key issue is that expert participation depends on perceived marginal contribution, not merely on their capacity to differentiate.</w:t>
      </w:r>
      <w:r w:rsidR="00E71BCF">
        <w:rPr>
          <w:rFonts w:eastAsia="SimSun"/>
          <w:i/>
          <w:iCs/>
          <w:kern w:val="2"/>
        </w:rPr>
        <w:t>”</w:t>
      </w:r>
      <w:r w:rsidRPr="00522DE1">
        <w:rPr>
          <w:rFonts w:eastAsia="SimSun"/>
          <w:i/>
          <w:iCs/>
          <w:kern w:val="2"/>
        </w:rPr>
        <w:t xml:space="preserve"> 2. </w:t>
      </w:r>
      <w:r w:rsidR="00E71BCF">
        <w:rPr>
          <w:rFonts w:eastAsia="SimSun"/>
          <w:i/>
          <w:iCs/>
          <w:kern w:val="2"/>
        </w:rPr>
        <w:t>“</w:t>
      </w:r>
      <w:r w:rsidRPr="00522DE1">
        <w:rPr>
          <w:rFonts w:eastAsia="SimSun"/>
          <w:i/>
          <w:iCs/>
          <w:kern w:val="2"/>
        </w:rPr>
        <w:t>comprehensive AI answers dramatically reduce the perceived unique value experts can add.</w:t>
      </w:r>
      <w:r w:rsidR="00E71BCF">
        <w:rPr>
          <w:rFonts w:eastAsia="SimSun"/>
          <w:i/>
          <w:iCs/>
          <w:kern w:val="2"/>
        </w:rPr>
        <w:t>”</w:t>
      </w:r>
      <w:r w:rsidRPr="00522DE1">
        <w:rPr>
          <w:rFonts w:eastAsia="SimSun"/>
          <w:i/>
          <w:iCs/>
          <w:kern w:val="2"/>
        </w:rPr>
        <w:t xml:space="preserve"> 3. </w:t>
      </w:r>
      <w:r w:rsidR="00E71BCF">
        <w:rPr>
          <w:rFonts w:eastAsia="SimSun"/>
          <w:i/>
          <w:iCs/>
          <w:kern w:val="2"/>
        </w:rPr>
        <w:t>“</w:t>
      </w:r>
      <w:r w:rsidRPr="00522DE1">
        <w:rPr>
          <w:rFonts w:eastAsia="SimSun"/>
          <w:i/>
          <w:iCs/>
          <w:kern w:val="2"/>
        </w:rPr>
        <w:t>Thus, rational experts will reduce their effort investment in crafting high-quality answers to these questions, leading to the expertise composition shift that we document.</w:t>
      </w:r>
      <w:r w:rsidR="00E71BCF">
        <w:rPr>
          <w:rFonts w:eastAsia="SimSun"/>
          <w:i/>
          <w:iCs/>
          <w:kern w:val="2"/>
        </w:rPr>
        <w:t>”</w:t>
      </w:r>
    </w:p>
    <w:p w14:paraId="234A49FE" w14:textId="03344699"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My concerns still hold. First, the authors admitted that expert participation depends on their capacity to differentiate (see the first point in the previous paragraph). </w:t>
      </w:r>
      <w:r w:rsidRPr="00D43EC2">
        <w:rPr>
          <w:rFonts w:eastAsia="SimSun"/>
          <w:i/>
          <w:iCs/>
          <w:kern w:val="2"/>
          <w:highlight w:val="yellow"/>
          <w:rPrChange w:id="1841" w:author="Dylan CHEN" w:date="2026-08-04T17:08:00Z" w16du:dateUtc="2026-08-04T09:08:00Z">
            <w:rPr>
              <w:rFonts w:eastAsia="SimSun"/>
              <w:i/>
              <w:iCs/>
              <w:kern w:val="2"/>
            </w:rPr>
          </w:rPrChange>
        </w:rPr>
        <w:t>Therefore, solely arguing the marginal contribution without arguing the expert</w:t>
      </w:r>
      <w:r w:rsidR="003834AA">
        <w:rPr>
          <w:rFonts w:eastAsia="SimSun"/>
          <w:i/>
          <w:iCs/>
          <w:kern w:val="2"/>
          <w:highlight w:val="yellow"/>
        </w:rPr>
        <w:t>’</w:t>
      </w:r>
      <w:r w:rsidRPr="00D43EC2">
        <w:rPr>
          <w:rFonts w:eastAsia="SimSun"/>
          <w:i/>
          <w:iCs/>
          <w:kern w:val="2"/>
          <w:highlight w:val="yellow"/>
          <w:rPrChange w:id="1842" w:author="Dylan CHEN" w:date="2026-08-04T17:08:00Z" w16du:dateUtc="2026-08-04T09:08:00Z">
            <w:rPr>
              <w:rFonts w:eastAsia="SimSun"/>
              <w:i/>
              <w:iCs/>
              <w:kern w:val="2"/>
            </w:rPr>
          </w:rPrChange>
        </w:rPr>
        <w:t>s capacity in leveraging AI answers to improve their likelihood to stay and improve their missed answers misses the important pieces.</w:t>
      </w:r>
      <w:r w:rsidRPr="00522DE1">
        <w:rPr>
          <w:rFonts w:eastAsia="SimSun"/>
          <w:i/>
          <w:iCs/>
          <w:kern w:val="2"/>
        </w:rPr>
        <w:t xml:space="preserve"> Overall, AI answers can provide a good starting point for experts and save the cognitive costs to improve their answers.</w:t>
      </w:r>
    </w:p>
    <w:p w14:paraId="0E200D3F" w14:textId="31073606" w:rsidR="0033590A"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Second, the authors assumed that the AI provides comprehensive answers in their second point. </w:t>
      </w:r>
      <w:r w:rsidRPr="004F7EBF">
        <w:rPr>
          <w:rFonts w:eastAsia="SimSun"/>
          <w:i/>
          <w:iCs/>
          <w:kern w:val="2"/>
          <w:highlight w:val="yellow"/>
          <w:rPrChange w:id="1843" w:author="Dylan CHEN" w:date="2026-08-05T16:38:00Z" w16du:dateUtc="2026-08-05T08:38:00Z">
            <w:rPr>
              <w:rFonts w:eastAsia="SimSun"/>
              <w:i/>
              <w:iCs/>
              <w:kern w:val="2"/>
            </w:rPr>
          </w:rPrChange>
        </w:rPr>
        <w:t>Whether AI can provide comprehensive answers depends on many factors</w:t>
      </w:r>
      <w:r w:rsidRPr="00522DE1">
        <w:rPr>
          <w:rFonts w:eastAsia="SimSun"/>
          <w:i/>
          <w:iCs/>
          <w:kern w:val="2"/>
        </w:rPr>
        <w:t>, including whether the platform fine-tuned their internal generative AI, what is their in-built prompt, and whether they tested it using experts as the feedback providers.</w:t>
      </w:r>
    </w:p>
    <w:p w14:paraId="519CCDCF" w14:textId="450D961A" w:rsidR="000D507F" w:rsidRPr="00522DE1" w:rsidRDefault="0033590A" w:rsidP="0033590A">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Third, my original comment is </w:t>
      </w:r>
      <w:r w:rsidR="00E71BCF">
        <w:rPr>
          <w:rFonts w:eastAsia="SimSun"/>
          <w:i/>
          <w:iCs/>
          <w:kern w:val="2"/>
        </w:rPr>
        <w:t>“</w:t>
      </w:r>
      <w:r w:rsidRPr="00522DE1">
        <w:rPr>
          <w:rFonts w:eastAsia="SimSun"/>
          <w:i/>
          <w:iCs/>
          <w:kern w:val="2"/>
        </w:rPr>
        <w:t xml:space="preserve">In my view, humans are rational, and if they find they can not get recognition for their contribution, they will not contribute (as indicated by the authors, </w:t>
      </w:r>
      <w:r w:rsidR="00E71BCF">
        <w:rPr>
          <w:rFonts w:eastAsia="SimSun"/>
          <w:i/>
          <w:iCs/>
          <w:kern w:val="2"/>
        </w:rPr>
        <w:t>“</w:t>
      </w:r>
      <w:r w:rsidRPr="00522DE1">
        <w:rPr>
          <w:rFonts w:eastAsia="SimSun"/>
          <w:i/>
          <w:iCs/>
          <w:kern w:val="2"/>
        </w:rPr>
        <w:t>Anderson et al...</w:t>
      </w:r>
      <w:r w:rsidR="00E71BCF">
        <w:rPr>
          <w:rFonts w:eastAsia="SimSun"/>
          <w:i/>
          <w:iCs/>
          <w:kern w:val="2"/>
        </w:rPr>
        <w:t>”</w:t>
      </w:r>
      <w:r w:rsidRPr="00522DE1">
        <w:rPr>
          <w:rFonts w:eastAsia="SimSun"/>
          <w:i/>
          <w:iCs/>
          <w:kern w:val="2"/>
        </w:rPr>
        <w:t xml:space="preserve">) instead of </w:t>
      </w:r>
      <w:r w:rsidR="00E71BCF">
        <w:rPr>
          <w:rFonts w:eastAsia="SimSun"/>
          <w:i/>
          <w:iCs/>
          <w:kern w:val="2"/>
        </w:rPr>
        <w:t>“</w:t>
      </w:r>
      <w:r w:rsidRPr="00522DE1">
        <w:rPr>
          <w:rFonts w:eastAsia="SimSun"/>
          <w:i/>
          <w:iCs/>
          <w:kern w:val="2"/>
        </w:rPr>
        <w:t>becoming disinclined to invest substantial effort in crafting high-quality answers.</w:t>
      </w:r>
      <w:r w:rsidR="00E71BCF">
        <w:rPr>
          <w:rFonts w:eastAsia="SimSun"/>
          <w:i/>
          <w:iCs/>
          <w:kern w:val="2"/>
        </w:rPr>
        <w:t>”</w:t>
      </w:r>
      <w:r w:rsidRPr="00522DE1">
        <w:rPr>
          <w:rFonts w:eastAsia="SimSun"/>
          <w:i/>
          <w:iCs/>
          <w:kern w:val="2"/>
        </w:rPr>
        <w:t xml:space="preserve"> I meant that if humans feel they can not get recognition, they will not provide a human answer, which makes the remaining human answers have a higher likelihood of getting recognition. It is because only those humans who believe they can get recognition after seeing an AI answer. Therefore</w:t>
      </w:r>
      <w:r w:rsidRPr="004F7EBF">
        <w:rPr>
          <w:rFonts w:eastAsia="SimSun"/>
          <w:i/>
          <w:iCs/>
          <w:kern w:val="2"/>
          <w:highlight w:val="yellow"/>
          <w:rPrChange w:id="1844" w:author="Dylan CHEN" w:date="2026-08-05T16:38:00Z" w16du:dateUtc="2026-08-05T08:38:00Z">
            <w:rPr>
              <w:rFonts w:eastAsia="SimSun"/>
              <w:i/>
              <w:iCs/>
              <w:kern w:val="2"/>
            </w:rPr>
          </w:rPrChange>
        </w:rPr>
        <w:t>, I suggest arguing the positive side of the AI answer on the viewer recognition of human answers</w:t>
      </w:r>
      <w:r w:rsidRPr="00522DE1">
        <w:rPr>
          <w:rFonts w:eastAsia="SimSun"/>
          <w:i/>
          <w:iCs/>
          <w:kern w:val="2"/>
        </w:rPr>
        <w:t>.</w:t>
      </w:r>
    </w:p>
    <w:p w14:paraId="07905FD6"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5AC6835" w14:textId="6CC493B3" w:rsidR="00D43EC2" w:rsidRDefault="00D43EC2" w:rsidP="003D4073">
      <w:pPr>
        <w:pStyle w:val="Paragraph"/>
        <w:rPr>
          <w:ins w:id="1845" w:author="Dylan CHEN" w:date="2026-08-04T17:07:00Z" w16du:dateUtc="2026-08-04T09:07:00Z"/>
        </w:rPr>
      </w:pPr>
      <w:ins w:id="1846" w:author="Dylan CHEN" w:date="2026-08-04T17:07:00Z" w16du:dateUtc="2026-08-04T09:07:00Z">
        <w:r w:rsidRPr="00D43EC2">
          <w:t>We thank the reviewer for this careful alternative. We first address the substance and then note the change in scope.</w:t>
        </w:r>
      </w:ins>
    </w:p>
    <w:p w14:paraId="1B53AD05" w14:textId="08F54A3E" w:rsidR="00D43EC2" w:rsidRDefault="00D43EC2" w:rsidP="003D4073">
      <w:pPr>
        <w:pStyle w:val="Paragraph"/>
        <w:rPr>
          <w:ins w:id="1847" w:author="Dylan CHEN" w:date="2026-08-04T17:09:00Z" w16du:dateUtc="2026-08-04T09:09:00Z"/>
        </w:rPr>
      </w:pPr>
      <w:ins w:id="1848" w:author="Dylan CHEN" w:date="2026-08-04T17:09:00Z" w16du:dateUtc="2026-08-04T09:09:00Z">
        <w:r w:rsidRPr="00D43EC2">
          <w:t>On the substance, our account rests on marginal contribution rather than on absolute answer quality. Viewer recognition rewards what an answer adds beyond what is already available, not the answer</w:t>
        </w:r>
      </w:ins>
      <w:r w:rsidR="003834AA">
        <w:t>’</w:t>
      </w:r>
      <w:ins w:id="1849" w:author="Dylan CHEN" w:date="2026-08-04T17:09:00Z" w16du:dateUtc="2026-08-04T09:09:00Z">
        <w:r w:rsidRPr="00D43EC2">
          <w:t>s quality in isolation. If recognition tracked absolute quality alone, a competent answer that merely restated an existing high-quality answer would also earn recognition, which is not what communities reward. We agree with the reviewer that expert participation depends on the capacity to differentiate. Our point is that this capacity is bounded by the AI answer already present. When a highly comprehensive AI answer already occupies the field, even a domain expert finds little room to add differentiated marginal content, so the marginal contribution of an equivalent human answer falls, and recognition for it falls with it. This is consistent with the reviewer</w:t>
        </w:r>
      </w:ins>
      <w:r w:rsidR="003834AA">
        <w:t>’</w:t>
      </w:r>
      <w:ins w:id="1850" w:author="Dylan CHEN" w:date="2026-08-04T17:09:00Z" w16du:dateUtc="2026-08-04T09:09:00Z">
        <w:r w:rsidRPr="00D43EC2">
          <w:t>s observation that only answerers who believe they can still earn recognition will contribute. Precisely because the comprehensive AI answer compresses the space for differentiation, the marginal value that experts can add is reduced, and this is what drives the shift we described.</w:t>
        </w:r>
      </w:ins>
    </w:p>
    <w:p w14:paraId="0631E303" w14:textId="2A785648" w:rsidR="00D43EC2" w:rsidRDefault="00D43EC2" w:rsidP="003D4073">
      <w:pPr>
        <w:pStyle w:val="Paragraph"/>
        <w:rPr>
          <w:ins w:id="1851" w:author="Dylan CHEN" w:date="2026-08-04T17:07:00Z" w16du:dateUtc="2026-08-04T09:07:00Z"/>
        </w:rPr>
      </w:pPr>
      <w:ins w:id="1852" w:author="Dylan CHEN" w:date="2026-08-04T17:09:00Z" w16du:dateUtc="2026-08-04T09:09:00Z">
        <w:r w:rsidRPr="00D43EC2">
          <w:t xml:space="preserve">On scope, and as stated in our opening remark, </w:t>
        </w:r>
      </w:ins>
      <w:ins w:id="1853" w:author="Dylan CHEN" w:date="2026-08-20T22:47:00Z" w16du:dateUtc="2026-08-20T14:47:00Z">
        <w:r w:rsidR="005818AF" w:rsidRPr="005818AF">
          <w:t>to make the paper more focused and to ensure the results align more strongly with our updated theoretical framework</w:t>
        </w:r>
        <w:r w:rsidR="005818AF">
          <w:rPr>
            <w:rFonts w:hint="eastAsia"/>
          </w:rPr>
          <w:t>,</w:t>
        </w:r>
        <w:r w:rsidR="005818AF" w:rsidRPr="005818AF">
          <w:t xml:space="preserve"> </w:t>
        </w:r>
      </w:ins>
      <w:ins w:id="1854" w:author="Dylan CHEN" w:date="2026-08-04T17:09:00Z" w16du:dateUtc="2026-08-04T09:09:00Z">
        <w:r w:rsidRPr="00D43EC2">
          <w:t xml:space="preserve">this revision removes all results that use net likes as the dependent variable, together with the recognition mechanisms built on them. The expertise composition shift and the elevated expectations mechanism are </w:t>
        </w:r>
        <w:r w:rsidRPr="00D43EC2">
          <w:lastRenderedPageBreak/>
          <w:t>therefore no longer part of the main text. We retained the exchange above so that the reviewer can see the reasoning was sound, and we removed the results only to keep the paper focused.</w:t>
        </w:r>
      </w:ins>
    </w:p>
    <w:p w14:paraId="78EE7577" w14:textId="1F20ABC5" w:rsidR="0095365D" w:rsidDel="00D43EC2" w:rsidRDefault="003D4073" w:rsidP="003D4073">
      <w:pPr>
        <w:pStyle w:val="Paragraph"/>
        <w:rPr>
          <w:del w:id="1855" w:author="Dylan CHEN" w:date="2026-08-04T16:38:00Z" w16du:dateUtc="2026-08-04T08:38:00Z"/>
        </w:rPr>
      </w:pPr>
      <w:del w:id="1856" w:author="Dylan CHEN" w:date="2026-08-04T16:38:00Z" w16du:dateUtc="2026-08-04T08:38:00Z">
        <w:r w:rsidDel="00D43EC2">
          <w:delText xml:space="preserve">We take a different perspective from the reviewer on recognition. We consider recognition is received based on marginal contribution rather than absolute recogiton. Thus, the answers need to have sufficient differentiation from existing answers to be recgotioned. (If not so, when one answer is good enough, all answers after that can receive recognition by copy-pasting.) If there is an AI answer very much comprehensive, it will be difficult for human to generate between answers to recognition. </w:delText>
        </w:r>
      </w:del>
    </w:p>
    <w:p w14:paraId="2FB2897A" w14:textId="62DFE2BC" w:rsidR="003D4073" w:rsidRPr="00522DE1" w:rsidDel="00D43EC2" w:rsidRDefault="003D4073" w:rsidP="00D241ED">
      <w:pPr>
        <w:pStyle w:val="Paragraph"/>
        <w:rPr>
          <w:del w:id="1857" w:author="Dylan CHEN" w:date="2026-08-04T16:38:00Z" w16du:dateUtc="2026-08-04T08:38:00Z"/>
        </w:rPr>
      </w:pPr>
      <w:del w:id="1858" w:author="Dylan CHEN" w:date="2026-08-04T16:38:00Z" w16du:dateUtc="2026-08-04T08:38:00Z">
        <w:r w:rsidDel="00D43EC2">
          <w:delText>[Marginal utitly theory?]</w:delText>
        </w:r>
      </w:del>
    </w:p>
    <w:p w14:paraId="053A135C" w14:textId="77777777" w:rsidR="000D507F" w:rsidRPr="00522DE1" w:rsidRDefault="000D507F" w:rsidP="000D507F">
      <w:pPr>
        <w:spacing w:before="120" w:after="120"/>
        <w:rPr>
          <w:b/>
        </w:rPr>
      </w:pPr>
      <w:r w:rsidRPr="00522DE1">
        <w:t>---------------------------------------------------------------------------------------------------------------------</w:t>
      </w:r>
    </w:p>
    <w:p w14:paraId="5A3C4218" w14:textId="25050A28" w:rsidR="000D507F" w:rsidRPr="00522DE1" w:rsidRDefault="00626D48" w:rsidP="000D507F">
      <w:pPr>
        <w:widowControl w:val="0"/>
        <w:autoSpaceDE w:val="0"/>
        <w:spacing w:before="120" w:after="120"/>
        <w:jc w:val="both"/>
        <w:outlineLvl w:val="0"/>
        <w:rPr>
          <w:rFonts w:eastAsia="SimSun"/>
          <w:b/>
          <w:bCs/>
          <w:kern w:val="2"/>
        </w:rPr>
      </w:pPr>
      <w:ins w:id="1859" w:author="Dylan CHEN" w:date="2026-08-20T22:40:00Z" w16du:dateUtc="2026-08-20T14:40:00Z">
        <w:r>
          <w:rPr>
            <w:rFonts w:eastAsia="SimSun" w:hint="eastAsia"/>
            <w:b/>
            <w:bCs/>
            <w:kern w:val="2"/>
          </w:rPr>
          <w:t>#</w:t>
        </w:r>
      </w:ins>
      <w:r w:rsidR="000D507F" w:rsidRPr="00522DE1">
        <w:rPr>
          <w:rFonts w:eastAsia="SimSun"/>
          <w:b/>
          <w:bCs/>
          <w:kern w:val="2"/>
        </w:rPr>
        <w:t>R2-</w:t>
      </w:r>
      <w:r w:rsidR="00EA56CE" w:rsidRPr="00522DE1">
        <w:rPr>
          <w:rFonts w:eastAsia="SimSun"/>
          <w:b/>
          <w:bCs/>
          <w:kern w:val="2"/>
        </w:rPr>
        <w:t>7</w:t>
      </w:r>
    </w:p>
    <w:p w14:paraId="00D45D39" w14:textId="77777777" w:rsidR="0062056C" w:rsidRPr="00522DE1" w:rsidRDefault="0062056C" w:rsidP="0062056C">
      <w:pPr>
        <w:widowControl w:val="0"/>
        <w:autoSpaceDE w:val="0"/>
        <w:autoSpaceDN w:val="0"/>
        <w:adjustRightInd w:val="0"/>
        <w:spacing w:before="120" w:after="120"/>
        <w:ind w:leftChars="200" w:left="480"/>
        <w:jc w:val="both"/>
        <w:rPr>
          <w:rFonts w:eastAsia="SimSun"/>
          <w:b/>
          <w:bCs/>
          <w:i/>
          <w:iCs/>
          <w:kern w:val="2"/>
        </w:rPr>
      </w:pPr>
      <w:r w:rsidRPr="00522DE1">
        <w:rPr>
          <w:rFonts w:eastAsia="SimSun"/>
          <w:b/>
          <w:bCs/>
          <w:i/>
          <w:iCs/>
          <w:kern w:val="2"/>
        </w:rPr>
        <w:t>Empirical Analysis</w:t>
      </w:r>
    </w:p>
    <w:p w14:paraId="69C77A5E" w14:textId="0CCEC7FA"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R2-7. I raised a concern about the data</w:t>
      </w:r>
      <w:r w:rsidR="003834AA">
        <w:rPr>
          <w:rFonts w:eastAsia="SimSun"/>
          <w:i/>
          <w:iCs/>
          <w:kern w:val="2"/>
        </w:rPr>
        <w:t>’</w:t>
      </w:r>
      <w:r w:rsidRPr="00522DE1">
        <w:rPr>
          <w:rFonts w:eastAsia="SimSun"/>
          <w:i/>
          <w:iCs/>
          <w:kern w:val="2"/>
        </w:rPr>
        <w:t>s validity because the average number of questions per day between 2021 and April 2024 is 65, while the experimental period (Sept. 2023 – Feb. 2024) only has 24 questions per day.</w:t>
      </w:r>
    </w:p>
    <w:p w14:paraId="5081A667" w14:textId="1E6E1ACF"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In response, the authors claimed that </w:t>
      </w:r>
      <w:r w:rsidR="00E71BCF">
        <w:rPr>
          <w:rFonts w:eastAsia="SimSun"/>
          <w:i/>
          <w:iCs/>
          <w:kern w:val="2"/>
        </w:rPr>
        <w:t>“</w:t>
      </w:r>
      <w:r w:rsidRPr="00522DE1">
        <w:rPr>
          <w:rFonts w:eastAsia="SimSun"/>
          <w:i/>
          <w:iCs/>
          <w:kern w:val="2"/>
        </w:rPr>
        <w:t>This difference does not indicate a data validity issue. Rather, it reflects the natural evolution and variation in platform activity over time.</w:t>
      </w:r>
      <w:r w:rsidR="00E71BCF">
        <w:rPr>
          <w:rFonts w:eastAsia="SimSun"/>
          <w:i/>
          <w:iCs/>
          <w:kern w:val="2"/>
        </w:rPr>
        <w:t>”</w:t>
      </w:r>
      <w:r w:rsidRPr="00522DE1">
        <w:rPr>
          <w:rFonts w:eastAsia="SimSun"/>
          <w:i/>
          <w:iCs/>
          <w:kern w:val="2"/>
        </w:rPr>
        <w:t xml:space="preserve"> and the </w:t>
      </w:r>
      <w:r w:rsidR="00E71BCF">
        <w:rPr>
          <w:rFonts w:eastAsia="SimSun"/>
          <w:i/>
          <w:iCs/>
          <w:kern w:val="2"/>
        </w:rPr>
        <w:t>“</w:t>
      </w:r>
      <w:r w:rsidRPr="00522DE1">
        <w:rPr>
          <w:rFonts w:eastAsia="SimSun"/>
          <w:i/>
          <w:iCs/>
          <w:kern w:val="2"/>
        </w:rPr>
        <w:t>observed activity level during our study period reflects the platform</w:t>
      </w:r>
      <w:r w:rsidR="003834AA">
        <w:rPr>
          <w:rFonts w:eastAsia="SimSun"/>
          <w:i/>
          <w:iCs/>
          <w:kern w:val="2"/>
        </w:rPr>
        <w:t>’</w:t>
      </w:r>
      <w:r w:rsidRPr="00522DE1">
        <w:rPr>
          <w:rFonts w:eastAsia="SimSun"/>
          <w:i/>
          <w:iCs/>
          <w:kern w:val="2"/>
        </w:rPr>
        <w:t>s actual usage patterns at that time.</w:t>
      </w:r>
      <w:r w:rsidR="00E71BCF">
        <w:rPr>
          <w:rFonts w:eastAsia="SimSun"/>
          <w:i/>
          <w:iCs/>
          <w:kern w:val="2"/>
        </w:rPr>
        <w:t>”</w:t>
      </w:r>
    </w:p>
    <w:p w14:paraId="466390F8" w14:textId="7052BC36" w:rsidR="0015035D"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am still concerned because </w:t>
      </w:r>
      <w:r w:rsidRPr="004F7EBF">
        <w:rPr>
          <w:rFonts w:eastAsia="SimSun"/>
          <w:i/>
          <w:iCs/>
          <w:kern w:val="2"/>
          <w:highlight w:val="yellow"/>
          <w:rPrChange w:id="1860" w:author="Dylan CHEN" w:date="2026-08-05T16:40:00Z" w16du:dateUtc="2026-08-05T08:40:00Z">
            <w:rPr>
              <w:rFonts w:eastAsia="SimSun"/>
              <w:i/>
              <w:iCs/>
              <w:kern w:val="2"/>
            </w:rPr>
          </w:rPrChange>
        </w:rPr>
        <w:t>the authors did not explain in detail the steps they took to verify their data</w:t>
      </w:r>
      <w:r w:rsidRPr="00522DE1">
        <w:rPr>
          <w:rFonts w:eastAsia="SimSun"/>
          <w:i/>
          <w:iCs/>
          <w:kern w:val="2"/>
        </w:rPr>
        <w:t>. Instead of checking the data they have, they should consult with the platform owners. If it is possible, the authors should consult with the platform owners about the potential reasons and ask the platform to share the evolution of the number of questions on the platform across different months. This reason behind the big difference (65 questions versus 24 questions per day) can potentially confound the treatment effects. I bet the platform owners know/want to know the reasons behind as well.</w:t>
      </w:r>
      <w:r w:rsidR="0015035D" w:rsidRPr="00522DE1">
        <w:rPr>
          <w:rFonts w:eastAsia="SimSun"/>
          <w:i/>
          <w:iCs/>
          <w:kern w:val="2"/>
        </w:rPr>
        <w:t xml:space="preserve"> </w:t>
      </w:r>
    </w:p>
    <w:p w14:paraId="2CA94DED" w14:textId="2B60C5F5" w:rsidR="00F87E01" w:rsidRPr="00522DE1" w:rsidRDefault="000D507F" w:rsidP="006302D4">
      <w:pPr>
        <w:widowControl w:val="0"/>
        <w:autoSpaceDE w:val="0"/>
        <w:autoSpaceDN w:val="0"/>
        <w:adjustRightInd w:val="0"/>
        <w:spacing w:before="120" w:after="120"/>
        <w:jc w:val="both"/>
      </w:pPr>
      <w:r w:rsidRPr="00522DE1">
        <w:rPr>
          <w:rFonts w:eastAsia="SimSun"/>
          <w:b/>
          <w:bCs/>
          <w:i/>
          <w:iCs/>
          <w:kern w:val="2"/>
          <w:u w:val="single"/>
        </w:rPr>
        <w:t>Respons</w:t>
      </w:r>
      <w:r w:rsidR="00885113" w:rsidRPr="00522DE1">
        <w:rPr>
          <w:rFonts w:eastAsia="SimSun"/>
          <w:b/>
          <w:bCs/>
          <w:i/>
          <w:iCs/>
          <w:kern w:val="2"/>
          <w:u w:val="single"/>
        </w:rPr>
        <w:t>e</w:t>
      </w:r>
    </w:p>
    <w:p w14:paraId="4D5A7099" w14:textId="2FB79258" w:rsidR="00D43EC2" w:rsidRDefault="00D43EC2" w:rsidP="00D43EC2">
      <w:pPr>
        <w:pStyle w:val="NormalWeb"/>
        <w:rPr>
          <w:ins w:id="1861" w:author="Dylan CHEN" w:date="2026-08-05T16:44:00Z" w16du:dateUtc="2026-08-05T08:44:00Z"/>
        </w:rPr>
      </w:pPr>
      <w:ins w:id="1862" w:author="Dylan CHEN" w:date="2026-08-04T17:10:00Z" w16du:dateUtc="2026-08-04T09:10:00Z">
        <w:r>
          <w:t xml:space="preserve">We thank the reviewer and have taken concrete steps to be more transparent. SegmentFault posts all questions publicly, so we were able to reconstruct the full time series of question volume directly from the platform rather than relying only on aggregate averages. Figure R2-7 plots </w:t>
        </w:r>
        <w:bookmarkStart w:id="1863" w:name="OLE_LINK28"/>
        <w:r>
          <w:t xml:space="preserve">the number of questions </w:t>
        </w:r>
      </w:ins>
      <w:ins w:id="1864" w:author="Dylan CHEN" w:date="2026-08-05T16:45:00Z" w16du:dateUtc="2026-08-05T08:45:00Z">
        <w:r w:rsidR="004F7EBF">
          <w:rPr>
            <w:rFonts w:hint="eastAsia"/>
          </w:rPr>
          <w:t xml:space="preserve">and answers </w:t>
        </w:r>
      </w:ins>
      <w:ins w:id="1865" w:author="Dylan CHEN" w:date="2026-08-04T17:10:00Z" w16du:dateUtc="2026-08-04T09:10:00Z">
        <w:r>
          <w:t xml:space="preserve">per </w:t>
        </w:r>
      </w:ins>
      <w:ins w:id="1866" w:author="Dylan CHEN" w:date="2026-08-05T16:45:00Z" w16du:dateUtc="2026-08-05T08:45:00Z">
        <w:r w:rsidR="004F7EBF">
          <w:rPr>
            <w:rFonts w:hint="eastAsia"/>
          </w:rPr>
          <w:t>day</w:t>
        </w:r>
      </w:ins>
      <w:ins w:id="1867" w:author="Dylan CHEN" w:date="2026-08-04T17:10:00Z" w16du:dateUtc="2026-08-04T09:10:00Z">
        <w:r>
          <w:t xml:space="preserve"> across the platform</w:t>
        </w:r>
      </w:ins>
      <w:r w:rsidR="003834AA">
        <w:t>’</w:t>
      </w:r>
      <w:ins w:id="1868" w:author="Dylan CHEN" w:date="2026-08-04T17:10:00Z" w16du:dateUtc="2026-08-04T09:10:00Z">
        <w:r>
          <w:t>s entire history</w:t>
        </w:r>
        <w:bookmarkEnd w:id="1863"/>
        <w:r>
          <w:t>. The plot reveals an initial growth phase followed by a gradual, monotonic decline in activity. This pattern is characteristic of a maturing community: as the repository of existing knowledge grows, users are increasingly likely to find answers to their queries in previous posts, naturally reducing the volume of new questions. This trend reflects the community</w:t>
        </w:r>
      </w:ins>
      <w:r w:rsidR="003834AA">
        <w:t>’</w:t>
      </w:r>
      <w:ins w:id="1869" w:author="Dylan CHEN" w:date="2026-08-04T17:10:00Z" w16du:dateUtc="2026-08-04T09:10:00Z">
        <w:r>
          <w:t>s organic evolution rather than any anomaly during our study window. The figure of 65 questions per day represents the average over the full multi-year span, whereas the figure of 24 reflects the lower activity level during the later experimental window of September 2023 to February 2024. These two numbers are consistent with a single, long-term declining trend rather than a data quality problem.</w:t>
        </w:r>
      </w:ins>
    </w:p>
    <w:p w14:paraId="4425909C" w14:textId="6C91176D" w:rsidR="004F7EBF" w:rsidRDefault="004F7EBF">
      <w:pPr>
        <w:pStyle w:val="TableFiguretitle"/>
        <w:rPr>
          <w:ins w:id="1870" w:author="Dylan CHEN" w:date="2026-08-05T16:44:00Z" w16du:dateUtc="2026-08-05T08:44:00Z"/>
        </w:rPr>
        <w:pPrChange w:id="1871" w:author="Dylan CHEN" w:date="2026-08-05T16:45:00Z" w16du:dateUtc="2026-08-05T08:45:00Z">
          <w:pPr>
            <w:pStyle w:val="NormalWeb"/>
          </w:pPr>
        </w:pPrChange>
      </w:pPr>
      <w:ins w:id="1872" w:author="Dylan CHEN" w:date="2026-08-05T16:44:00Z" w16du:dateUtc="2026-08-05T08:44:00Z">
        <w:r>
          <w:rPr>
            <w:rFonts w:hint="eastAsia"/>
            <w:noProof/>
          </w:rPr>
          <w:lastRenderedPageBreak/>
          <w:drawing>
            <wp:inline distT="0" distB="0" distL="0" distR="0" wp14:anchorId="153CA09E" wp14:editId="255695B3">
              <wp:extent cx="5943600" cy="2571115"/>
              <wp:effectExtent l="0" t="0" r="0" b="0"/>
              <wp:docPr id="86184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49402" name="Picture 861849402"/>
                      <pic:cNvPicPr/>
                    </pic:nvPicPr>
                    <pic:blipFill>
                      <a:blip r:embed="rId14">
                        <a:extLst>
                          <a:ext uri="{28A0092B-C50C-407E-A947-70E740481C1C}">
                            <a14:useLocalDpi xmlns:a14="http://schemas.microsoft.com/office/drawing/2010/main" val="0"/>
                          </a:ext>
                        </a:extLst>
                      </a:blip>
                      <a:stretch>
                        <a:fillRect/>
                      </a:stretch>
                    </pic:blipFill>
                    <pic:spPr>
                      <a:xfrm>
                        <a:off x="0" y="0"/>
                        <a:ext cx="5943600" cy="2571115"/>
                      </a:xfrm>
                      <a:prstGeom prst="rect">
                        <a:avLst/>
                      </a:prstGeom>
                    </pic:spPr>
                  </pic:pic>
                </a:graphicData>
              </a:graphic>
            </wp:inline>
          </w:drawing>
        </w:r>
      </w:ins>
    </w:p>
    <w:p w14:paraId="0AF7012E" w14:textId="3B885D75" w:rsidR="004F7EBF" w:rsidRPr="004F7EBF" w:rsidRDefault="004F7EBF" w:rsidP="004F7EBF">
      <w:pPr>
        <w:pStyle w:val="TableFiguretitle"/>
        <w:rPr>
          <w:ins w:id="1873" w:author="Dylan CHEN" w:date="2026-08-05T16:45:00Z" w16du:dateUtc="2026-08-05T08:45:00Z"/>
          <w:sz w:val="24"/>
          <w:szCs w:val="24"/>
          <w:rPrChange w:id="1874" w:author="Dylan CHEN" w:date="2026-08-05T16:46:00Z" w16du:dateUtc="2026-08-05T08:46:00Z">
            <w:rPr>
              <w:ins w:id="1875" w:author="Dylan CHEN" w:date="2026-08-05T16:45:00Z" w16du:dateUtc="2026-08-05T08:45:00Z"/>
            </w:rPr>
          </w:rPrChange>
        </w:rPr>
      </w:pPr>
      <w:ins w:id="1876" w:author="Dylan CHEN" w:date="2026-08-05T16:44:00Z" w16du:dateUtc="2026-08-05T08:44:00Z">
        <w:r>
          <w:rPr>
            <w:rFonts w:hint="eastAsia"/>
          </w:rPr>
          <w:t xml:space="preserve">Figure </w:t>
        </w:r>
      </w:ins>
      <w:ins w:id="1877" w:author="Dylan CHEN" w:date="2026-08-05T16:45:00Z" w16du:dateUtc="2026-08-05T08:45:00Z">
        <w:r>
          <w:rPr>
            <w:rFonts w:hint="eastAsia"/>
          </w:rPr>
          <w:t xml:space="preserve">R2-7. </w:t>
        </w:r>
      </w:ins>
      <w:ins w:id="1878" w:author="Dylan CHEN" w:date="2026-08-05T16:46:00Z" w16du:dateUtc="2026-08-05T08:46:00Z">
        <w:r>
          <w:t>The Number of Questions and Answers per Day Across the Platform</w:t>
        </w:r>
      </w:ins>
      <w:r w:rsidR="003834AA">
        <w:t>’</w:t>
      </w:r>
      <w:ins w:id="1879" w:author="Dylan CHEN" w:date="2026-08-05T16:46:00Z" w16du:dateUtc="2026-08-05T08:46:00Z">
        <w:r>
          <w:t>s Entire History</w:t>
        </w:r>
      </w:ins>
    </w:p>
    <w:p w14:paraId="20264632" w14:textId="77777777" w:rsidR="004F7EBF" w:rsidRDefault="004F7EBF">
      <w:pPr>
        <w:pStyle w:val="TableFiguretitle"/>
        <w:rPr>
          <w:ins w:id="1880" w:author="Dylan CHEN" w:date="2026-08-04T17:10:00Z" w16du:dateUtc="2026-08-04T09:10:00Z"/>
        </w:rPr>
        <w:pPrChange w:id="1881" w:author="Dylan CHEN" w:date="2026-08-05T16:45:00Z" w16du:dateUtc="2026-08-05T08:45:00Z">
          <w:pPr>
            <w:pStyle w:val="NormalWeb"/>
          </w:pPr>
        </w:pPrChange>
      </w:pPr>
    </w:p>
    <w:p w14:paraId="6DE63575" w14:textId="45A48DA4" w:rsidR="00D43EC2" w:rsidRPr="00522DE1" w:rsidRDefault="003D4073" w:rsidP="004F7EBF">
      <w:pPr>
        <w:pStyle w:val="Paragraph"/>
      </w:pPr>
      <w:del w:id="1882" w:author="Dylan CHEN" w:date="2026-08-04T17:10:00Z" w16du:dateUtc="2026-08-04T09:10:00Z">
        <w:r w:rsidDel="00D43EC2">
          <w:delText>The platform post all questions, we make a post of # of questions along with time.</w:delText>
        </w:r>
      </w:del>
      <w:ins w:id="1883" w:author="Dylan CHEN" w:date="2026-08-04T17:09:00Z" w16du:dateUtc="2026-08-04T09:09:00Z">
        <w:r w:rsidR="00D43EC2" w:rsidRPr="00D43EC2">
          <w:t xml:space="preserve">This declining trend does not confound our estimated treatment effect. Treatment was randomized at the question level within the experimental window, so any secular change in platform-wide activity applies equally to treatment and control questions and differences it out. In addition, all specifications control for </w:t>
        </w:r>
        <w:r w:rsidR="00D43EC2">
          <w:rPr>
            <w:rFonts w:hint="eastAsia"/>
          </w:rPr>
          <w:t xml:space="preserve">question timing FE or </w:t>
        </w:r>
        <w:r w:rsidR="00D43EC2" w:rsidRPr="00D43EC2">
          <w:t xml:space="preserve">a cubic polynomial of question age, which absorbs smooth time trends within the window. </w:t>
        </w:r>
      </w:ins>
    </w:p>
    <w:p w14:paraId="541919A5" w14:textId="77777777" w:rsidR="00F61EA5" w:rsidRPr="00522DE1" w:rsidRDefault="00F61EA5" w:rsidP="00F61EA5">
      <w:pPr>
        <w:spacing w:before="120" w:after="120"/>
        <w:rPr>
          <w:b/>
        </w:rPr>
      </w:pPr>
      <w:r w:rsidRPr="00522DE1">
        <w:t>---------------------------------------------------------------------------------------------------------------------</w:t>
      </w:r>
    </w:p>
    <w:p w14:paraId="5B61EA0E" w14:textId="2D612D72" w:rsidR="00DE1230" w:rsidRPr="00522DE1" w:rsidRDefault="000B59FA" w:rsidP="00DE1230">
      <w:pPr>
        <w:widowControl w:val="0"/>
        <w:autoSpaceDE w:val="0"/>
        <w:spacing w:before="120" w:after="120"/>
        <w:jc w:val="both"/>
        <w:outlineLvl w:val="0"/>
        <w:rPr>
          <w:rFonts w:eastAsia="SimSun"/>
          <w:b/>
          <w:bCs/>
          <w:kern w:val="2"/>
        </w:rPr>
      </w:pPr>
      <w:ins w:id="1884" w:author="Dylan CHEN" w:date="2026-08-20T16:04:00Z" w16du:dateUtc="2026-08-20T08:04:00Z">
        <w:r>
          <w:rPr>
            <w:rFonts w:eastAsia="SimSun" w:hint="eastAsia"/>
            <w:b/>
            <w:bCs/>
            <w:kern w:val="2"/>
          </w:rPr>
          <w:t>#</w:t>
        </w:r>
      </w:ins>
      <w:ins w:id="1885" w:author="Xin Li" w:date="2026-03-28T07:52:00Z" w16du:dateUtc="2026-03-27T23:52:00Z">
        <w:r w:rsidR="005E6416">
          <w:rPr>
            <w:rFonts w:eastAsia="SimSun"/>
            <w:b/>
            <w:bCs/>
            <w:kern w:val="2"/>
          </w:rPr>
          <w:t>*</w:t>
        </w:r>
      </w:ins>
      <w:r w:rsidR="00DE1230" w:rsidRPr="00522DE1">
        <w:rPr>
          <w:rFonts w:eastAsia="SimSun"/>
          <w:b/>
          <w:bCs/>
          <w:kern w:val="2"/>
        </w:rPr>
        <w:t>R2-</w:t>
      </w:r>
      <w:r w:rsidR="001535FF" w:rsidRPr="00522DE1">
        <w:rPr>
          <w:rFonts w:eastAsia="SimSun"/>
          <w:b/>
          <w:bCs/>
          <w:kern w:val="2"/>
        </w:rPr>
        <w:t>8</w:t>
      </w:r>
    </w:p>
    <w:p w14:paraId="5F2528BB" w14:textId="77777777"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R2-8. In the last round, I questioned the inconsistency of the sample size. I want to elaborate on my concern in more detail. In the last round of submission, the following text captured my attention.</w:t>
      </w:r>
    </w:p>
    <w:p w14:paraId="0963D3F8" w14:textId="1E1F7101" w:rsidR="0062056C" w:rsidRPr="00522DE1" w:rsidRDefault="00E71BCF" w:rsidP="0062056C">
      <w:pPr>
        <w:widowControl w:val="0"/>
        <w:autoSpaceDE w:val="0"/>
        <w:autoSpaceDN w:val="0"/>
        <w:adjustRightInd w:val="0"/>
        <w:spacing w:before="120" w:after="120"/>
        <w:ind w:leftChars="200" w:left="480"/>
        <w:jc w:val="both"/>
        <w:rPr>
          <w:rFonts w:eastAsia="SimSun"/>
          <w:i/>
          <w:iCs/>
          <w:kern w:val="2"/>
        </w:rPr>
      </w:pPr>
      <w:r>
        <w:rPr>
          <w:rFonts w:eastAsia="SimSun"/>
          <w:i/>
          <w:iCs/>
          <w:kern w:val="2"/>
        </w:rPr>
        <w:t>“</w:t>
      </w:r>
      <w:r w:rsidR="0062056C" w:rsidRPr="00522DE1">
        <w:rPr>
          <w:rFonts w:eastAsia="SimSun"/>
          <w:i/>
          <w:iCs/>
          <w:kern w:val="2"/>
        </w:rPr>
        <w:t>From the 3,613 questions in the treatment group, we identify 993 questions with an LLM-enabled content quality rating in the top 25% quantile (scores ranging from 8 to 10), indicating the superior quality of the first answer. Conversely, another 993 questions display quality ratings in the bottom 25% quantile (ratings ranging from 0 to 6), denoting the low quality of the first answer.</w:t>
      </w:r>
      <w:r>
        <w:rPr>
          <w:rFonts w:eastAsia="SimSun"/>
          <w:i/>
          <w:iCs/>
          <w:kern w:val="2"/>
        </w:rPr>
        <w:t>”</w:t>
      </w:r>
    </w:p>
    <w:p w14:paraId="257AAB2F" w14:textId="77777777" w:rsidR="00E272B6"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There are two inconsistencies. First, there are only 1,766 questions in the treatment group instead of 3,613. </w:t>
      </w:r>
    </w:p>
    <w:p w14:paraId="55C78ED5" w14:textId="3B5E233D"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there are 993 questions in the treatment group with the top 25% quantile of their first answer, and another 993 questions in the treatment group with the bottom 25% quantile of their first answer. Only considering those top 25% and bottom 25%, the total number of questions in the treatment group is 1,986, larger than 1,766.</w:t>
      </w:r>
    </w:p>
    <w:p w14:paraId="42D1CE3B" w14:textId="59A72D18"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response, the authors claimed that the total number of questions in the treatment group is 1,766, and the 993 is the matched pairs (993 questions with AI answers matched to 993 questions without AI answers).</w:t>
      </w:r>
    </w:p>
    <w:p w14:paraId="3862B65A" w14:textId="06D94E8D"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also read carefully about the revised section (section 6.3.2.2), highlighted by the authors. I </w:t>
      </w:r>
      <w:r w:rsidRPr="00522DE1">
        <w:rPr>
          <w:rFonts w:eastAsia="SimSun"/>
          <w:i/>
          <w:iCs/>
          <w:kern w:val="2"/>
        </w:rPr>
        <w:lastRenderedPageBreak/>
        <w:t>found my concerns were not addressed. The authors just rephrased the above-quoted paragraph by removing the numbers and avoiding disclosing the number of questions in the top 25% and bottom 25% subsamples in the analysis. It is concerning.</w:t>
      </w:r>
    </w:p>
    <w:p w14:paraId="214E6424" w14:textId="4226963F" w:rsidR="00DE1230"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For my first concern, it can be a mistake on the authors</w:t>
      </w:r>
      <w:r w:rsidR="003834AA">
        <w:rPr>
          <w:rFonts w:eastAsia="SimSun"/>
          <w:i/>
          <w:iCs/>
          <w:kern w:val="2"/>
        </w:rPr>
        <w:t>’</w:t>
      </w:r>
      <w:r w:rsidRPr="00522DE1">
        <w:rPr>
          <w:rFonts w:eastAsia="SimSun"/>
          <w:i/>
          <w:iCs/>
          <w:kern w:val="2"/>
        </w:rPr>
        <w:t xml:space="preserve"> side in treating the 3,613 questions as treated questions. But the authors need to </w:t>
      </w:r>
      <w:r w:rsidRPr="004F7EBF">
        <w:rPr>
          <w:rFonts w:eastAsia="SimSun"/>
          <w:i/>
          <w:iCs/>
          <w:kern w:val="2"/>
          <w:highlight w:val="yellow"/>
          <w:rPrChange w:id="1886" w:author="Dylan CHEN" w:date="2026-08-05T16:48:00Z" w16du:dateUtc="2026-08-05T08:48:00Z">
            <w:rPr>
              <w:rFonts w:eastAsia="SimSun"/>
              <w:i/>
              <w:iCs/>
              <w:kern w:val="2"/>
            </w:rPr>
          </w:rPrChange>
        </w:rPr>
        <w:t>respond to the comment and point out how they address it</w:t>
      </w:r>
      <w:r w:rsidRPr="00522DE1">
        <w:rPr>
          <w:rFonts w:eastAsia="SimSun"/>
          <w:i/>
          <w:iCs/>
          <w:kern w:val="2"/>
        </w:rPr>
        <w:t xml:space="preserve">. </w:t>
      </w:r>
      <w:r w:rsidRPr="004F7EBF">
        <w:rPr>
          <w:rFonts w:eastAsia="SimSun"/>
          <w:i/>
          <w:iCs/>
          <w:kern w:val="2"/>
          <w:highlight w:val="yellow"/>
          <w:rPrChange w:id="1887" w:author="Dylan CHEN" w:date="2026-08-05T16:47:00Z" w16du:dateUtc="2026-08-05T08:47:00Z">
            <w:rPr>
              <w:rFonts w:eastAsia="SimSun"/>
              <w:i/>
              <w:iCs/>
              <w:kern w:val="2"/>
            </w:rPr>
          </w:rPrChange>
        </w:rPr>
        <w:t>For my second concern, the authors need to put the real number of treated questions in each subsample</w:t>
      </w:r>
      <w:r w:rsidRPr="00522DE1">
        <w:rPr>
          <w:rFonts w:eastAsia="SimSun"/>
          <w:i/>
          <w:iCs/>
          <w:kern w:val="2"/>
        </w:rPr>
        <w:t>.</w:t>
      </w:r>
    </w:p>
    <w:p w14:paraId="57646EA7" w14:textId="77777777" w:rsidR="00DE1230" w:rsidRPr="00522DE1" w:rsidRDefault="00DE1230" w:rsidP="00DE1230">
      <w:pPr>
        <w:widowControl w:val="0"/>
        <w:autoSpaceDE w:val="0"/>
        <w:autoSpaceDN w:val="0"/>
        <w:adjustRightInd w:val="0"/>
        <w:spacing w:before="120" w:after="120"/>
        <w:jc w:val="both"/>
      </w:pPr>
      <w:r w:rsidRPr="00522DE1">
        <w:rPr>
          <w:rFonts w:eastAsia="SimSun"/>
          <w:b/>
          <w:bCs/>
          <w:i/>
          <w:iCs/>
          <w:kern w:val="2"/>
          <w:u w:val="single"/>
        </w:rPr>
        <w:t>Response</w:t>
      </w:r>
    </w:p>
    <w:p w14:paraId="287F1DE9" w14:textId="22FDCEBE" w:rsidR="00D321AE" w:rsidRDefault="00A30B99" w:rsidP="004F7EBF">
      <w:pPr>
        <w:pStyle w:val="Paragraph"/>
      </w:pPr>
      <w:r>
        <w:t xml:space="preserve">We apologize for the </w:t>
      </w:r>
      <w:r w:rsidR="00D321AE">
        <w:t>typos and mistakes</w:t>
      </w:r>
      <w:r>
        <w:t xml:space="preserve"> in our previous response.</w:t>
      </w:r>
      <w:r w:rsidR="00E272B6">
        <w:t xml:space="preserve"> </w:t>
      </w:r>
    </w:p>
    <w:p w14:paraId="7B3D7002" w14:textId="7453AC4C" w:rsidR="00A30B99" w:rsidRPr="00D321AE" w:rsidRDefault="00A30B99" w:rsidP="004F7EBF">
      <w:pPr>
        <w:pStyle w:val="Paragraph"/>
      </w:pPr>
      <w:r>
        <w:t>Th</w:t>
      </w:r>
      <w:r w:rsidR="00D321AE">
        <w:t xml:space="preserve">e treatment group size </w:t>
      </w:r>
      <w:r>
        <w:t xml:space="preserve">was a </w:t>
      </w:r>
      <w:r>
        <w:rPr>
          <w:rFonts w:hint="eastAsia"/>
        </w:rPr>
        <w:t>typo</w:t>
      </w:r>
      <w:r w:rsidR="00730942">
        <w:t xml:space="preserve"> in the letter</w:t>
      </w:r>
      <w:r>
        <w:t xml:space="preserve">. </w:t>
      </w:r>
      <w:r w:rsidR="00730942">
        <w:t>As reported in Sectio</w:t>
      </w:r>
      <w:ins w:id="1888" w:author="Dylan CHEN" w:date="2026-08-05T16:46:00Z" w16du:dateUtc="2026-08-05T08:46:00Z">
        <w:r w:rsidR="004F7EBF">
          <w:rPr>
            <w:rFonts w:hint="eastAsia"/>
          </w:rPr>
          <w:t>n</w:t>
        </w:r>
      </w:ins>
      <w:r w:rsidR="00730942">
        <w:t xml:space="preserve"> 4.2, t</w:t>
      </w:r>
      <w:r>
        <w:t>he treatment group contains 1,766 questions; 3,613 is the total across both treatment and control groups. This was purely a reporting error</w:t>
      </w:r>
      <w:r w:rsidR="00730942">
        <w:t xml:space="preserve"> in the letter</w:t>
      </w:r>
      <w:r>
        <w:t xml:space="preserve">; </w:t>
      </w:r>
      <w:r w:rsidRPr="00D321AE">
        <w:t xml:space="preserve">all statistical analyses were conducted on the correct samples. </w:t>
      </w:r>
    </w:p>
    <w:p w14:paraId="0B0B56EA" w14:textId="53AADF2C" w:rsidR="00E272B6" w:rsidRDefault="00D321AE" w:rsidP="004F7EBF">
      <w:pPr>
        <w:pStyle w:val="Paragraph"/>
        <w:rPr>
          <w:rFonts w:hint="eastAsia"/>
        </w:rPr>
      </w:pPr>
      <w:r>
        <w:t>T</w:t>
      </w:r>
      <w:r w:rsidR="006B60BE" w:rsidRPr="006B60BE">
        <w:t xml:space="preserve">he </w:t>
      </w:r>
      <w:r>
        <w:t>number</w:t>
      </w:r>
      <w:r>
        <w:rPr>
          <w:rFonts w:hint="eastAsia"/>
        </w:rPr>
        <w:t xml:space="preserve"> </w:t>
      </w:r>
      <w:r w:rsidR="00E71BCF">
        <w:t>“</w:t>
      </w:r>
      <w:r w:rsidR="006B60BE" w:rsidRPr="006B60BE">
        <w:t>993</w:t>
      </w:r>
      <w:r w:rsidR="00E71BCF">
        <w:t>”</w:t>
      </w:r>
      <w:r w:rsidR="006B60BE" w:rsidRPr="006B60BE">
        <w:t xml:space="preserve"> </w:t>
      </w:r>
      <w:r>
        <w:t>was also a report</w:t>
      </w:r>
      <w:ins w:id="1889" w:author="Dylan CHEN" w:date="2026-08-05T16:46:00Z" w16du:dateUtc="2026-08-05T08:46:00Z">
        <w:r w:rsidR="004F7EBF">
          <w:rPr>
            <w:rFonts w:hint="eastAsia"/>
          </w:rPr>
          <w:t>ing</w:t>
        </w:r>
      </w:ins>
      <w:r>
        <w:t xml:space="preserve"> error </w:t>
      </w:r>
      <w:del w:id="1890" w:author="Dylan CHEN" w:date="2026-08-05T16:47:00Z" w16du:dateUtc="2026-08-05T08:47:00Z">
        <w:r w:rsidDel="004F7EBF">
          <w:rPr>
            <w:rFonts w:hint="eastAsia"/>
          </w:rPr>
          <w:delText>of</w:delText>
        </w:r>
      </w:del>
      <w:ins w:id="1891" w:author="Dylan CHEN" w:date="2026-08-05T16:47:00Z" w16du:dateUtc="2026-08-05T08:47:00Z">
        <w:r w:rsidR="004F7EBF">
          <w:rPr>
            <w:rFonts w:hint="eastAsia"/>
          </w:rPr>
          <w:t>due to a</w:t>
        </w:r>
      </w:ins>
      <w:r>
        <w:t xml:space="preserve"> typo. T</w:t>
      </w:r>
      <w:r w:rsidR="006B60BE" w:rsidRPr="006B60BE">
        <w:t xml:space="preserve">he actual statistical analyses were conducted </w:t>
      </w:r>
      <w:r>
        <w:t xml:space="preserve">on </w:t>
      </w:r>
      <w:r w:rsidR="006B60BE" w:rsidRPr="006B60BE">
        <w:t>correct subsamples</w:t>
      </w:r>
      <w:r w:rsidR="005E6416">
        <w:t xml:space="preserve">, with </w:t>
      </w:r>
      <w:ins w:id="1892" w:author="Dylan CHEN" w:date="2026-08-05T16:47:00Z" w16du:dateUtc="2026-08-05T08:47:00Z">
        <w:r w:rsidR="004F7EBF">
          <w:rPr>
            <w:rFonts w:hint="eastAsia"/>
          </w:rPr>
          <w:t xml:space="preserve">a </w:t>
        </w:r>
      </w:ins>
      <w:r w:rsidR="005E6416">
        <w:t>h</w:t>
      </w:r>
      <w:r w:rsidR="00E272B6">
        <w:t>igh-quality first answer subsample (top 25%): N = 1,697</w:t>
      </w:r>
      <w:r w:rsidR="00094A1A">
        <w:rPr>
          <w:rFonts w:hint="eastAsia"/>
        </w:rPr>
        <w:t>;</w:t>
      </w:r>
      <w:r w:rsidR="00E272B6">
        <w:t xml:space="preserve"> </w:t>
      </w:r>
      <w:ins w:id="1893" w:author="Dylan CHEN" w:date="2026-08-05T16:47:00Z" w16du:dateUtc="2026-08-05T08:47:00Z">
        <w:r w:rsidR="004F7EBF">
          <w:rPr>
            <w:rFonts w:hint="eastAsia"/>
          </w:rPr>
          <w:t>and with a l</w:t>
        </w:r>
      </w:ins>
      <w:del w:id="1894" w:author="Dylan CHEN" w:date="2026-08-05T16:47:00Z" w16du:dateUtc="2026-08-05T08:47:00Z">
        <w:r w:rsidR="00E272B6" w:rsidDel="004F7EBF">
          <w:delText>L</w:delText>
        </w:r>
      </w:del>
      <w:r w:rsidR="00E272B6">
        <w:t>ow-quality first answer subsample (bottom 25%): N = 1,945</w:t>
      </w:r>
      <w:r w:rsidR="005E6416">
        <w:t>.</w:t>
      </w:r>
      <w:ins w:id="1895" w:author="Dylan CHEN" w:date="2026-08-21T22:44:00Z" w16du:dateUtc="2026-08-21T14:44:00Z">
        <w:r w:rsidR="00006439">
          <w:rPr>
            <w:rFonts w:hint="eastAsia"/>
          </w:rPr>
          <w:t xml:space="preserve"> </w:t>
        </w:r>
      </w:ins>
      <w:ins w:id="1896" w:author="Dylan CHEN" w:date="2026-08-21T22:45:00Z" w16du:dateUtc="2026-08-21T14:45:00Z">
        <w:r w:rsidR="00006439">
          <w:rPr>
            <w:rFonts w:hint="eastAsia"/>
          </w:rPr>
          <w:t>Here, we n</w:t>
        </w:r>
      </w:ins>
      <w:ins w:id="1897" w:author="Dylan CHEN" w:date="2026-08-21T22:44:00Z" w16du:dateUtc="2026-08-21T14:44:00Z">
        <w:r w:rsidR="00006439">
          <w:rPr>
            <w:rFonts w:hint="eastAsia"/>
          </w:rPr>
          <w:t>ote that this analysis is at the answer level</w:t>
        </w:r>
      </w:ins>
      <w:ins w:id="1898" w:author="Dylan CHEN" w:date="2026-08-21T22:45:00Z" w16du:dateUtc="2026-08-21T14:45:00Z">
        <w:r w:rsidR="00006439">
          <w:rPr>
            <w:rFonts w:hint="eastAsia"/>
          </w:rPr>
          <w:t>.</w:t>
        </w:r>
      </w:ins>
    </w:p>
    <w:p w14:paraId="23507069" w14:textId="4E491412" w:rsidR="005E6416" w:rsidDel="000B59FA" w:rsidRDefault="005E6416" w:rsidP="004F7EBF">
      <w:pPr>
        <w:pStyle w:val="Paragraph"/>
        <w:rPr>
          <w:del w:id="1899" w:author="Dylan CHEN" w:date="2026-08-20T16:01:00Z" w16du:dateUtc="2026-08-20T08:01:00Z"/>
        </w:rPr>
      </w:pPr>
      <w:del w:id="1900" w:author="Dylan CHEN" w:date="2026-08-20T16:01:00Z" w16du:dateUtc="2026-08-20T08:01:00Z">
        <w:r w:rsidDel="000B59FA">
          <w:delText>We reported t</w:delText>
        </w:r>
        <w:r w:rsidR="00A30B99" w:rsidDel="000B59FA">
          <w:delText xml:space="preserve">he </w:delText>
        </w:r>
        <w:r w:rsidR="007A1562" w:rsidDel="000B59FA">
          <w:delText xml:space="preserve">sample size </w:delText>
        </w:r>
      </w:del>
      <w:del w:id="1901" w:author="Dylan CHEN" w:date="2026-08-05T16:49:00Z" w16du:dateUtc="2026-08-05T08:49:00Z">
        <w:r w:rsidR="00A30B99" w:rsidDel="004F7EBF">
          <w:rPr>
            <w:rFonts w:hint="eastAsia"/>
          </w:rPr>
          <w:delText xml:space="preserve">in </w:delText>
        </w:r>
        <w:r w:rsidR="00A30B99" w:rsidDel="004F7EBF">
          <w:delText>Online Appendix C (“Overview of Main Analyses: Sample Sizes and Selection Criteria”)</w:delText>
        </w:r>
        <w:r w:rsidR="003650CE" w:rsidDel="004F7EBF">
          <w:delText xml:space="preserve"> </w:delText>
        </w:r>
      </w:del>
      <w:del w:id="1902" w:author="Dylan CHEN" w:date="2026-08-20T16:01:00Z" w16du:dateUtc="2026-08-20T08:01:00Z">
        <w:r w:rsidR="003650CE" w:rsidDel="000B59FA">
          <w:delText>as shown below</w:delText>
        </w:r>
        <w:r w:rsidR="00E272B6" w:rsidDel="000B59FA">
          <w:delText xml:space="preserve">. </w:delText>
        </w:r>
      </w:del>
      <w:del w:id="1903" w:author="Dylan CHEN" w:date="2026-08-05T16:50:00Z" w16du:dateUtc="2026-08-05T08:50:00Z">
        <w:r w:rsidR="00E272B6" w:rsidDel="004F7EBF">
          <w:delText>In</w:delText>
        </w:r>
      </w:del>
      <w:del w:id="1904" w:author="Dylan CHEN" w:date="2026-08-05T16:49:00Z" w16du:dateUtc="2026-08-05T08:49:00Z">
        <w:r w:rsidR="00E272B6" w:rsidDel="004F7EBF">
          <w:delText xml:space="preserve"> the revision, we further clarify these numbers in the main text of Section 6.3.2.</w:delText>
        </w:r>
        <w:r w:rsidR="00E272B6" w:rsidDel="004F7EBF">
          <w:rPr>
            <w:rFonts w:hint="eastAsia"/>
          </w:rPr>
          <w:delText>3</w:delText>
        </w:r>
        <w:r w:rsidR="00E272B6" w:rsidDel="004F7EBF">
          <w:delText xml:space="preserve">. </w:delText>
        </w:r>
      </w:del>
      <w:del w:id="1905" w:author="Dylan CHEN" w:date="2026-08-20T16:01:00Z" w16du:dateUtc="2026-08-20T08:01:00Z">
        <w:r w:rsidDel="000B59FA">
          <w:delText>We hope this fully addresses the reviewer</w:delText>
        </w:r>
        <w:r w:rsidR="00052238" w:rsidDel="000B59FA">
          <w:delText>’</w:delText>
        </w:r>
        <w:r w:rsidDel="000B59FA">
          <w:delText>s concerns.</w:delText>
        </w:r>
      </w:del>
    </w:p>
    <w:p w14:paraId="24829497" w14:textId="2B857ED3" w:rsidR="007A1562" w:rsidRPr="00171E1E" w:rsidDel="000B59FA" w:rsidRDefault="007A1562" w:rsidP="007A1562">
      <w:pPr>
        <w:pStyle w:val="TableFiguretitle"/>
        <w:rPr>
          <w:del w:id="1906" w:author="Dylan CHEN" w:date="2026-08-20T16:01:00Z" w16du:dateUtc="2026-08-20T08:01:00Z"/>
        </w:rPr>
      </w:pPr>
      <w:del w:id="1907" w:author="Dylan CHEN" w:date="2026-08-20T16:01:00Z" w16du:dateUtc="2026-08-20T08:01:00Z">
        <w:r w:rsidRPr="009C7CE9" w:rsidDel="000B59FA">
          <w:delText>Table</w:delText>
        </w:r>
        <w:r w:rsidDel="000B59FA">
          <w:rPr>
            <w:rFonts w:hint="eastAsia"/>
          </w:rPr>
          <w:delText xml:space="preserve"> C. </w:delText>
        </w:r>
        <w:r w:rsidDel="000B59FA">
          <w:delText>Overview of Main Analyses: Sample Sizes and Selection Criteria</w:delText>
        </w:r>
      </w:del>
    </w:p>
    <w:tbl>
      <w:tblPr>
        <w:tblW w:w="0" w:type="auto"/>
        <w:jc w:val="center"/>
        <w:tblCellMar>
          <w:left w:w="14" w:type="dxa"/>
          <w:right w:w="14" w:type="dxa"/>
        </w:tblCellMar>
        <w:tblLook w:val="04A0" w:firstRow="1" w:lastRow="0" w:firstColumn="1" w:lastColumn="0" w:noHBand="0" w:noVBand="1"/>
      </w:tblPr>
      <w:tblGrid>
        <w:gridCol w:w="1073"/>
        <w:gridCol w:w="1762"/>
        <w:gridCol w:w="2826"/>
        <w:gridCol w:w="3699"/>
      </w:tblGrid>
      <w:tr w:rsidR="00CB28C2" w:rsidRPr="00434354" w:rsidDel="000B59FA" w14:paraId="4E791E48" w14:textId="07E4B3DB" w:rsidTr="003650CE">
        <w:trPr>
          <w:jc w:val="center"/>
          <w:del w:id="1908" w:author="Dylan CHEN" w:date="2026-08-20T16:01:00Z"/>
        </w:trPr>
        <w:tc>
          <w:tcPr>
            <w:tcW w:w="0" w:type="auto"/>
            <w:tcBorders>
              <w:top w:val="single" w:sz="4" w:space="0" w:color="auto"/>
              <w:left w:val="nil"/>
              <w:bottom w:val="single" w:sz="4" w:space="0" w:color="auto"/>
              <w:right w:val="nil"/>
            </w:tcBorders>
            <w:noWrap/>
            <w:hideMark/>
          </w:tcPr>
          <w:p w14:paraId="408B1C3A" w14:textId="4C892080" w:rsidR="007A1562" w:rsidRPr="007506B0" w:rsidDel="000B59FA" w:rsidRDefault="007A1562" w:rsidP="00150A21">
            <w:pPr>
              <w:rPr>
                <w:del w:id="1909" w:author="Dylan CHEN" w:date="2026-08-20T16:01:00Z" w16du:dateUtc="2026-08-20T08:01:00Z"/>
                <w:color w:val="000000"/>
                <w:sz w:val="18"/>
                <w:szCs w:val="18"/>
              </w:rPr>
            </w:pPr>
            <w:del w:id="1910" w:author="Dylan CHEN" w:date="2026-08-20T16:01:00Z" w16du:dateUtc="2026-08-20T08:01:00Z">
              <w:r w:rsidRPr="007506B0" w:rsidDel="000B59FA">
                <w:rPr>
                  <w:color w:val="000000"/>
                  <w:sz w:val="18"/>
                  <w:szCs w:val="18"/>
                </w:rPr>
                <w:delText>Table Number</w:delText>
              </w:r>
            </w:del>
          </w:p>
        </w:tc>
        <w:tc>
          <w:tcPr>
            <w:tcW w:w="0" w:type="auto"/>
            <w:gridSpan w:val="2"/>
            <w:tcBorders>
              <w:top w:val="single" w:sz="4" w:space="0" w:color="auto"/>
              <w:left w:val="nil"/>
              <w:bottom w:val="single" w:sz="4" w:space="0" w:color="auto"/>
              <w:right w:val="nil"/>
            </w:tcBorders>
            <w:hideMark/>
          </w:tcPr>
          <w:p w14:paraId="33C6BFD4" w14:textId="6DAF46D3" w:rsidR="007A1562" w:rsidRPr="007506B0" w:rsidDel="000B59FA" w:rsidRDefault="007A1562" w:rsidP="00150A21">
            <w:pPr>
              <w:jc w:val="center"/>
              <w:rPr>
                <w:del w:id="1911" w:author="Dylan CHEN" w:date="2026-08-20T16:01:00Z" w16du:dateUtc="2026-08-20T08:01:00Z"/>
                <w:color w:val="000000"/>
                <w:sz w:val="18"/>
                <w:szCs w:val="18"/>
              </w:rPr>
            </w:pPr>
            <w:del w:id="1912" w:author="Dylan CHEN" w:date="2026-08-20T16:01:00Z" w16du:dateUtc="2026-08-20T08:01:00Z">
              <w:r w:rsidRPr="007506B0" w:rsidDel="000B59FA">
                <w:rPr>
                  <w:color w:val="000000"/>
                  <w:sz w:val="18"/>
                  <w:szCs w:val="18"/>
                </w:rPr>
                <w:delText>Analysis</w:delText>
              </w:r>
            </w:del>
          </w:p>
        </w:tc>
        <w:tc>
          <w:tcPr>
            <w:tcW w:w="0" w:type="auto"/>
            <w:tcBorders>
              <w:top w:val="single" w:sz="4" w:space="0" w:color="auto"/>
              <w:left w:val="nil"/>
              <w:bottom w:val="single" w:sz="4" w:space="0" w:color="auto"/>
              <w:right w:val="nil"/>
            </w:tcBorders>
            <w:hideMark/>
          </w:tcPr>
          <w:p w14:paraId="6AB9EAED" w14:textId="556E69FB" w:rsidR="007A1562" w:rsidRPr="007506B0" w:rsidDel="000B59FA" w:rsidRDefault="007A1562" w:rsidP="00150A21">
            <w:pPr>
              <w:jc w:val="center"/>
              <w:rPr>
                <w:del w:id="1913" w:author="Dylan CHEN" w:date="2026-08-20T16:01:00Z" w16du:dateUtc="2026-08-20T08:01:00Z"/>
                <w:color w:val="000000"/>
                <w:sz w:val="18"/>
                <w:szCs w:val="18"/>
              </w:rPr>
            </w:pPr>
            <w:del w:id="1914" w:author="Dylan CHEN" w:date="2026-08-20T16:01:00Z" w16du:dateUtc="2026-08-20T08:01:00Z">
              <w:r w:rsidRPr="007506B0" w:rsidDel="000B59FA">
                <w:rPr>
                  <w:color w:val="000000"/>
                  <w:sz w:val="18"/>
                  <w:szCs w:val="18"/>
                </w:rPr>
                <w:delText>sample</w:delText>
              </w:r>
            </w:del>
          </w:p>
        </w:tc>
      </w:tr>
      <w:tr w:rsidR="00CB28C2" w:rsidRPr="00434354" w:rsidDel="000B59FA" w14:paraId="50290E45" w14:textId="48F078D0" w:rsidTr="003650CE">
        <w:trPr>
          <w:jc w:val="center"/>
          <w:del w:id="1915" w:author="Dylan CHEN" w:date="2026-08-20T16:01:00Z"/>
        </w:trPr>
        <w:tc>
          <w:tcPr>
            <w:tcW w:w="0" w:type="auto"/>
            <w:tcBorders>
              <w:top w:val="nil"/>
              <w:left w:val="nil"/>
              <w:bottom w:val="nil"/>
              <w:right w:val="nil"/>
            </w:tcBorders>
            <w:noWrap/>
            <w:hideMark/>
          </w:tcPr>
          <w:p w14:paraId="178B7EE9" w14:textId="517504D1" w:rsidR="007A1562" w:rsidRPr="007506B0" w:rsidDel="000B59FA" w:rsidRDefault="007A1562" w:rsidP="00150A21">
            <w:pPr>
              <w:rPr>
                <w:del w:id="1916" w:author="Dylan CHEN" w:date="2026-08-20T16:01:00Z" w16du:dateUtc="2026-08-20T08:01:00Z"/>
                <w:color w:val="000000"/>
                <w:sz w:val="18"/>
                <w:szCs w:val="18"/>
              </w:rPr>
            </w:pPr>
            <w:del w:id="1917" w:author="Dylan CHEN" w:date="2026-08-20T16:01:00Z" w16du:dateUtc="2026-08-20T08:01:00Z">
              <w:r w:rsidRPr="007506B0" w:rsidDel="000B59FA">
                <w:rPr>
                  <w:color w:val="000000"/>
                  <w:sz w:val="18"/>
                  <w:szCs w:val="18"/>
                </w:rPr>
                <w:delText>Table 3</w:delText>
              </w:r>
            </w:del>
          </w:p>
        </w:tc>
        <w:tc>
          <w:tcPr>
            <w:tcW w:w="0" w:type="auto"/>
            <w:gridSpan w:val="2"/>
            <w:tcBorders>
              <w:top w:val="nil"/>
              <w:left w:val="nil"/>
              <w:bottom w:val="nil"/>
              <w:right w:val="nil"/>
            </w:tcBorders>
            <w:hideMark/>
          </w:tcPr>
          <w:p w14:paraId="5D906073" w14:textId="5C4C80CE" w:rsidR="007A1562" w:rsidRPr="007506B0" w:rsidDel="000B59FA" w:rsidRDefault="007A1562" w:rsidP="00150A21">
            <w:pPr>
              <w:jc w:val="center"/>
              <w:rPr>
                <w:del w:id="1918" w:author="Dylan CHEN" w:date="2026-08-20T16:01:00Z" w16du:dateUtc="2026-08-20T08:01:00Z"/>
                <w:color w:val="000000"/>
                <w:sz w:val="18"/>
                <w:szCs w:val="18"/>
              </w:rPr>
            </w:pPr>
            <w:del w:id="1919" w:author="Dylan CHEN" w:date="2026-08-20T16:01:00Z" w16du:dateUtc="2026-08-20T08:01:00Z">
              <w:r w:rsidRPr="007506B0" w:rsidDel="000B59FA">
                <w:rPr>
                  <w:color w:val="000000"/>
                  <w:sz w:val="18"/>
                  <w:szCs w:val="18"/>
                </w:rPr>
                <w:delText>Main Results</w:delText>
              </w:r>
            </w:del>
          </w:p>
        </w:tc>
        <w:tc>
          <w:tcPr>
            <w:tcW w:w="0" w:type="auto"/>
            <w:tcBorders>
              <w:top w:val="nil"/>
              <w:left w:val="nil"/>
              <w:bottom w:val="nil"/>
              <w:right w:val="nil"/>
            </w:tcBorders>
            <w:hideMark/>
          </w:tcPr>
          <w:p w14:paraId="06D0F146" w14:textId="6E1C2626" w:rsidR="007A1562" w:rsidRPr="007506B0" w:rsidDel="000B59FA" w:rsidRDefault="007A1562" w:rsidP="00150A21">
            <w:pPr>
              <w:rPr>
                <w:del w:id="1920" w:author="Dylan CHEN" w:date="2026-08-20T16:01:00Z" w16du:dateUtc="2026-08-20T08:01:00Z"/>
                <w:color w:val="000000"/>
                <w:sz w:val="18"/>
                <w:szCs w:val="18"/>
              </w:rPr>
            </w:pPr>
            <w:del w:id="1921" w:author="Dylan CHEN" w:date="2026-08-20T16:01:00Z" w16du:dateUtc="2026-08-20T08:01:00Z">
              <w:r w:rsidRPr="007506B0" w:rsidDel="000B59FA">
                <w:rPr>
                  <w:color w:val="000000"/>
                  <w:sz w:val="18"/>
                  <w:szCs w:val="18"/>
                </w:rPr>
                <w:delText>Columns 1-3: all questions (N = 3,613)</w:delText>
              </w:r>
              <w:r w:rsidRPr="007506B0" w:rsidDel="000B59FA">
                <w:rPr>
                  <w:color w:val="000000"/>
                  <w:sz w:val="18"/>
                  <w:szCs w:val="18"/>
                </w:rPr>
                <w:br/>
                <w:delText>Columns 4-6: all answers (N = 4,670)</w:delText>
              </w:r>
            </w:del>
          </w:p>
        </w:tc>
      </w:tr>
      <w:tr w:rsidR="00CB28C2" w:rsidRPr="00434354" w:rsidDel="000B59FA" w14:paraId="07947C85" w14:textId="5EDA876F" w:rsidTr="003650CE">
        <w:trPr>
          <w:jc w:val="center"/>
          <w:del w:id="1922" w:author="Dylan CHEN" w:date="2026-08-20T16:01:00Z"/>
        </w:trPr>
        <w:tc>
          <w:tcPr>
            <w:tcW w:w="0" w:type="auto"/>
            <w:tcBorders>
              <w:top w:val="nil"/>
              <w:left w:val="nil"/>
              <w:bottom w:val="nil"/>
              <w:right w:val="nil"/>
            </w:tcBorders>
            <w:noWrap/>
            <w:hideMark/>
          </w:tcPr>
          <w:p w14:paraId="52154BED" w14:textId="65A7AF34" w:rsidR="007A1562" w:rsidRPr="007506B0" w:rsidDel="000B59FA" w:rsidRDefault="007A1562" w:rsidP="00150A21">
            <w:pPr>
              <w:rPr>
                <w:del w:id="1923" w:author="Dylan CHEN" w:date="2026-08-20T16:01:00Z" w16du:dateUtc="2026-08-20T08:01:00Z"/>
                <w:color w:val="000000"/>
                <w:sz w:val="18"/>
                <w:szCs w:val="18"/>
              </w:rPr>
            </w:pPr>
            <w:del w:id="1924" w:author="Dylan CHEN" w:date="2026-08-20T16:01:00Z" w16du:dateUtc="2026-08-20T08:01:00Z">
              <w:r w:rsidRPr="007506B0" w:rsidDel="000B59FA">
                <w:rPr>
                  <w:color w:val="000000"/>
                  <w:sz w:val="18"/>
                  <w:szCs w:val="18"/>
                </w:rPr>
                <w:delText xml:space="preserve">Tables </w:delText>
              </w:r>
              <w:r w:rsidDel="000B59FA">
                <w:rPr>
                  <w:rFonts w:hint="eastAsia"/>
                  <w:color w:val="000000"/>
                  <w:sz w:val="18"/>
                  <w:szCs w:val="18"/>
                </w:rPr>
                <w:delText>9</w:delText>
              </w:r>
              <w:r w:rsidRPr="007506B0" w:rsidDel="000B59FA">
                <w:rPr>
                  <w:color w:val="000000"/>
                  <w:sz w:val="18"/>
                  <w:szCs w:val="18"/>
                </w:rPr>
                <w:delText>, 1</w:delText>
              </w:r>
              <w:r w:rsidDel="000B59FA">
                <w:rPr>
                  <w:rFonts w:hint="eastAsia"/>
                  <w:color w:val="000000"/>
                  <w:sz w:val="18"/>
                  <w:szCs w:val="18"/>
                </w:rPr>
                <w:delText>0</w:delText>
              </w:r>
            </w:del>
          </w:p>
        </w:tc>
        <w:tc>
          <w:tcPr>
            <w:tcW w:w="0" w:type="auto"/>
            <w:gridSpan w:val="2"/>
            <w:tcBorders>
              <w:top w:val="nil"/>
              <w:left w:val="nil"/>
              <w:bottom w:val="nil"/>
              <w:right w:val="nil"/>
            </w:tcBorders>
            <w:hideMark/>
          </w:tcPr>
          <w:p w14:paraId="160E9B4B" w14:textId="355F331B" w:rsidR="007A1562" w:rsidRPr="007506B0" w:rsidDel="000B59FA" w:rsidRDefault="007A1562" w:rsidP="00150A21">
            <w:pPr>
              <w:jc w:val="center"/>
              <w:rPr>
                <w:del w:id="1925" w:author="Dylan CHEN" w:date="2026-08-20T16:01:00Z" w16du:dateUtc="2026-08-20T08:01:00Z"/>
                <w:color w:val="000000"/>
                <w:sz w:val="18"/>
                <w:szCs w:val="18"/>
              </w:rPr>
            </w:pPr>
            <w:del w:id="1926" w:author="Dylan CHEN" w:date="2026-08-20T16:01:00Z" w16du:dateUtc="2026-08-20T08:01:00Z">
              <w:r w:rsidRPr="007506B0" w:rsidDel="000B59FA">
                <w:rPr>
                  <w:color w:val="000000"/>
                  <w:sz w:val="18"/>
                  <w:szCs w:val="18"/>
                </w:rPr>
                <w:delText>Mechanisms for Answers Reduction</w:delText>
              </w:r>
            </w:del>
          </w:p>
        </w:tc>
        <w:tc>
          <w:tcPr>
            <w:tcW w:w="0" w:type="auto"/>
            <w:tcBorders>
              <w:top w:val="nil"/>
              <w:left w:val="nil"/>
              <w:bottom w:val="nil"/>
              <w:right w:val="nil"/>
            </w:tcBorders>
            <w:hideMark/>
          </w:tcPr>
          <w:p w14:paraId="496837B4" w14:textId="31171DAF" w:rsidR="007A1562" w:rsidRPr="007506B0" w:rsidDel="000B59FA" w:rsidRDefault="007A1562" w:rsidP="00150A21">
            <w:pPr>
              <w:rPr>
                <w:del w:id="1927" w:author="Dylan CHEN" w:date="2026-08-20T16:01:00Z" w16du:dateUtc="2026-08-20T08:01:00Z"/>
                <w:color w:val="000000"/>
                <w:sz w:val="18"/>
                <w:szCs w:val="18"/>
              </w:rPr>
            </w:pPr>
            <w:del w:id="1928" w:author="Dylan CHEN" w:date="2026-08-20T16:01:00Z" w16du:dateUtc="2026-08-20T08:01:00Z">
              <w:r w:rsidRPr="007506B0" w:rsidDel="000B59FA">
                <w:rPr>
                  <w:color w:val="000000"/>
                  <w:sz w:val="18"/>
                  <w:szCs w:val="18"/>
                </w:rPr>
                <w:delText>All questions with at least one answer (either from AI or human, N = 3,235)</w:delText>
              </w:r>
            </w:del>
          </w:p>
        </w:tc>
      </w:tr>
      <w:tr w:rsidR="00CB28C2" w:rsidRPr="00434354" w:rsidDel="000B59FA" w14:paraId="4E40A0FD" w14:textId="550A580D" w:rsidTr="003650CE">
        <w:trPr>
          <w:jc w:val="center"/>
          <w:del w:id="1929" w:author="Dylan CHEN" w:date="2026-08-20T16:01:00Z"/>
        </w:trPr>
        <w:tc>
          <w:tcPr>
            <w:tcW w:w="0" w:type="auto"/>
            <w:tcBorders>
              <w:top w:val="nil"/>
              <w:left w:val="nil"/>
              <w:bottom w:val="nil"/>
              <w:right w:val="nil"/>
            </w:tcBorders>
            <w:noWrap/>
            <w:hideMark/>
          </w:tcPr>
          <w:p w14:paraId="6679BF40" w14:textId="428B60E6" w:rsidR="007A1562" w:rsidRPr="007506B0" w:rsidDel="000B59FA" w:rsidRDefault="007A1562" w:rsidP="00150A21">
            <w:pPr>
              <w:rPr>
                <w:del w:id="1930" w:author="Dylan CHEN" w:date="2026-08-20T16:01:00Z" w16du:dateUtc="2026-08-20T08:01:00Z"/>
                <w:color w:val="000000"/>
                <w:sz w:val="18"/>
                <w:szCs w:val="18"/>
              </w:rPr>
            </w:pPr>
            <w:del w:id="1931" w:author="Dylan CHEN" w:date="2026-08-20T16:01:00Z" w16du:dateUtc="2026-08-20T08:01:00Z">
              <w:r w:rsidRPr="007506B0" w:rsidDel="000B59FA">
                <w:rPr>
                  <w:color w:val="000000"/>
                  <w:sz w:val="18"/>
                  <w:szCs w:val="18"/>
                </w:rPr>
                <w:delText>Table 1</w:delText>
              </w:r>
              <w:r w:rsidDel="000B59FA">
                <w:rPr>
                  <w:rFonts w:hint="eastAsia"/>
                  <w:color w:val="000000"/>
                  <w:sz w:val="18"/>
                  <w:szCs w:val="18"/>
                </w:rPr>
                <w:delText>2</w:delText>
              </w:r>
            </w:del>
          </w:p>
        </w:tc>
        <w:tc>
          <w:tcPr>
            <w:tcW w:w="0" w:type="auto"/>
            <w:vMerge w:val="restart"/>
            <w:tcBorders>
              <w:top w:val="nil"/>
              <w:left w:val="nil"/>
              <w:bottom w:val="nil"/>
              <w:right w:val="nil"/>
            </w:tcBorders>
            <w:hideMark/>
          </w:tcPr>
          <w:p w14:paraId="67AAE6A9" w14:textId="4487398C" w:rsidR="007A1562" w:rsidRPr="007506B0" w:rsidDel="000B59FA" w:rsidRDefault="007A1562" w:rsidP="00150A21">
            <w:pPr>
              <w:jc w:val="center"/>
              <w:rPr>
                <w:del w:id="1932" w:author="Dylan CHEN" w:date="2026-08-20T16:01:00Z" w16du:dateUtc="2026-08-20T08:01:00Z"/>
                <w:color w:val="000000"/>
                <w:sz w:val="18"/>
                <w:szCs w:val="18"/>
              </w:rPr>
            </w:pPr>
            <w:del w:id="1933" w:author="Dylan CHEN" w:date="2026-08-20T16:01:00Z" w16du:dateUtc="2026-08-20T08:01:00Z">
              <w:r w:rsidRPr="007506B0" w:rsidDel="000B59FA">
                <w:rPr>
                  <w:color w:val="000000"/>
                  <w:sz w:val="18"/>
                  <w:szCs w:val="18"/>
                </w:rPr>
                <w:delText>Mechanisms for Recognition Reduction</w:delText>
              </w:r>
            </w:del>
          </w:p>
        </w:tc>
        <w:tc>
          <w:tcPr>
            <w:tcW w:w="0" w:type="auto"/>
            <w:tcBorders>
              <w:top w:val="nil"/>
              <w:left w:val="nil"/>
              <w:bottom w:val="nil"/>
              <w:right w:val="nil"/>
            </w:tcBorders>
            <w:hideMark/>
          </w:tcPr>
          <w:p w14:paraId="225FCBF2" w14:textId="7F265D0A" w:rsidR="007A1562" w:rsidRPr="007506B0" w:rsidDel="000B59FA" w:rsidRDefault="007A1562" w:rsidP="00150A21">
            <w:pPr>
              <w:rPr>
                <w:del w:id="1934" w:author="Dylan CHEN" w:date="2026-08-20T16:01:00Z" w16du:dateUtc="2026-08-20T08:01:00Z"/>
                <w:color w:val="000000"/>
                <w:sz w:val="18"/>
                <w:szCs w:val="18"/>
              </w:rPr>
            </w:pPr>
            <w:del w:id="1935" w:author="Dylan CHEN" w:date="2026-08-20T16:01:00Z" w16du:dateUtc="2026-08-20T08:01:00Z">
              <w:r w:rsidRPr="007506B0" w:rsidDel="000B59FA">
                <w:rPr>
                  <w:color w:val="000000"/>
                  <w:sz w:val="18"/>
                  <w:szCs w:val="18"/>
                </w:rPr>
                <w:delText xml:space="preserve">Test for </w:delText>
              </w:r>
              <w:r w:rsidDel="000B59FA">
                <w:rPr>
                  <w:rFonts w:hint="eastAsia"/>
                  <w:color w:val="000000"/>
                  <w:sz w:val="18"/>
                  <w:szCs w:val="18"/>
                </w:rPr>
                <w:delText>attention diversion mechanism and quality degradation mechanism</w:delText>
              </w:r>
            </w:del>
          </w:p>
        </w:tc>
        <w:tc>
          <w:tcPr>
            <w:tcW w:w="0" w:type="auto"/>
            <w:tcBorders>
              <w:top w:val="nil"/>
              <w:left w:val="nil"/>
              <w:bottom w:val="nil"/>
              <w:right w:val="nil"/>
            </w:tcBorders>
            <w:hideMark/>
          </w:tcPr>
          <w:p w14:paraId="501FC1A1" w14:textId="21946599" w:rsidR="007A1562" w:rsidRPr="007506B0" w:rsidDel="000B59FA" w:rsidRDefault="007A1562" w:rsidP="00150A21">
            <w:pPr>
              <w:rPr>
                <w:del w:id="1936" w:author="Dylan CHEN" w:date="2026-08-20T16:01:00Z" w16du:dateUtc="2026-08-20T08:01:00Z"/>
                <w:color w:val="000000"/>
                <w:sz w:val="18"/>
                <w:szCs w:val="18"/>
              </w:rPr>
            </w:pPr>
            <w:del w:id="1937" w:author="Dylan CHEN" w:date="2026-08-20T16:01:00Z" w16du:dateUtc="2026-08-20T08:01:00Z">
              <w:r w:rsidRPr="007506B0" w:rsidDel="000B59FA">
                <w:rPr>
                  <w:color w:val="000000"/>
                  <w:sz w:val="18"/>
                  <w:szCs w:val="18"/>
                </w:rPr>
                <w:delText>All answers (N = 4,670)</w:delText>
              </w:r>
            </w:del>
          </w:p>
        </w:tc>
      </w:tr>
      <w:tr w:rsidR="00CB28C2" w:rsidRPr="00434354" w:rsidDel="000B59FA" w14:paraId="2779C1E6" w14:textId="793131F3" w:rsidTr="003650CE">
        <w:trPr>
          <w:jc w:val="center"/>
          <w:del w:id="1938" w:author="Dylan CHEN" w:date="2026-08-20T16:01:00Z"/>
        </w:trPr>
        <w:tc>
          <w:tcPr>
            <w:tcW w:w="0" w:type="auto"/>
            <w:tcBorders>
              <w:top w:val="nil"/>
              <w:left w:val="nil"/>
              <w:bottom w:val="nil"/>
              <w:right w:val="nil"/>
            </w:tcBorders>
            <w:noWrap/>
            <w:hideMark/>
          </w:tcPr>
          <w:p w14:paraId="206CEA0C" w14:textId="33B624E8" w:rsidR="007A1562" w:rsidRPr="007506B0" w:rsidDel="000B59FA" w:rsidRDefault="007A1562" w:rsidP="00150A21">
            <w:pPr>
              <w:rPr>
                <w:del w:id="1939" w:author="Dylan CHEN" w:date="2026-08-20T16:01:00Z" w16du:dateUtc="2026-08-20T08:01:00Z"/>
                <w:color w:val="000000"/>
                <w:sz w:val="18"/>
                <w:szCs w:val="18"/>
              </w:rPr>
            </w:pPr>
            <w:del w:id="1940" w:author="Dylan CHEN" w:date="2026-08-20T16:01:00Z" w16du:dateUtc="2026-08-20T08:01:00Z">
              <w:r w:rsidRPr="007506B0" w:rsidDel="000B59FA">
                <w:rPr>
                  <w:color w:val="000000"/>
                  <w:sz w:val="18"/>
                  <w:szCs w:val="18"/>
                </w:rPr>
                <w:delText>Table 13</w:delText>
              </w:r>
            </w:del>
          </w:p>
        </w:tc>
        <w:tc>
          <w:tcPr>
            <w:tcW w:w="0" w:type="auto"/>
            <w:vMerge/>
            <w:tcBorders>
              <w:top w:val="nil"/>
              <w:left w:val="nil"/>
              <w:bottom w:val="nil"/>
              <w:right w:val="nil"/>
            </w:tcBorders>
            <w:hideMark/>
          </w:tcPr>
          <w:p w14:paraId="0D5B8390" w14:textId="6DB29E1D" w:rsidR="007A1562" w:rsidRPr="007506B0" w:rsidDel="000B59FA" w:rsidRDefault="007A1562" w:rsidP="00150A21">
            <w:pPr>
              <w:rPr>
                <w:del w:id="1941" w:author="Dylan CHEN" w:date="2026-08-20T16:01:00Z" w16du:dateUtc="2026-08-20T08:01:00Z"/>
                <w:color w:val="000000"/>
                <w:sz w:val="18"/>
                <w:szCs w:val="18"/>
              </w:rPr>
            </w:pPr>
          </w:p>
        </w:tc>
        <w:tc>
          <w:tcPr>
            <w:tcW w:w="0" w:type="auto"/>
            <w:tcBorders>
              <w:top w:val="nil"/>
              <w:left w:val="nil"/>
              <w:bottom w:val="nil"/>
              <w:right w:val="nil"/>
            </w:tcBorders>
            <w:hideMark/>
          </w:tcPr>
          <w:p w14:paraId="0AD2DD71" w14:textId="0ABE1AC2" w:rsidR="007A1562" w:rsidRPr="007506B0" w:rsidDel="000B59FA" w:rsidRDefault="007A1562" w:rsidP="00150A21">
            <w:pPr>
              <w:rPr>
                <w:del w:id="1942" w:author="Dylan CHEN" w:date="2026-08-20T16:01:00Z" w16du:dateUtc="2026-08-20T08:01:00Z"/>
                <w:color w:val="000000"/>
                <w:sz w:val="18"/>
                <w:szCs w:val="18"/>
              </w:rPr>
            </w:pPr>
            <w:del w:id="1943" w:author="Dylan CHEN" w:date="2026-08-20T16:01:00Z" w16du:dateUtc="2026-08-20T08:01:00Z">
              <w:r w:rsidRPr="007506B0" w:rsidDel="000B59FA">
                <w:rPr>
                  <w:color w:val="000000"/>
                  <w:sz w:val="18"/>
                  <w:szCs w:val="18"/>
                </w:rPr>
                <w:delText xml:space="preserve">Test </w:delText>
              </w:r>
              <w:r w:rsidRPr="002B0CAE" w:rsidDel="000B59FA">
                <w:rPr>
                  <w:color w:val="000000"/>
                  <w:sz w:val="18"/>
                  <w:szCs w:val="18"/>
                </w:rPr>
                <w:delText xml:space="preserve">for </w:delText>
              </w:r>
              <w:r w:rsidDel="000B59FA">
                <w:rPr>
                  <w:rFonts w:hint="eastAsia"/>
                  <w:color w:val="000000"/>
                  <w:sz w:val="18"/>
                  <w:szCs w:val="18"/>
                </w:rPr>
                <w:delText xml:space="preserve">elevated </w:delText>
              </w:r>
              <w:r w:rsidRPr="002B0CAE" w:rsidDel="000B59FA">
                <w:rPr>
                  <w:color w:val="000000"/>
                  <w:sz w:val="18"/>
                  <w:szCs w:val="18"/>
                </w:rPr>
                <w:delText>expectation</w:delText>
              </w:r>
              <w:r w:rsidDel="000B59FA">
                <w:rPr>
                  <w:rFonts w:hint="eastAsia"/>
                  <w:color w:val="000000"/>
                  <w:sz w:val="18"/>
                  <w:szCs w:val="18"/>
                </w:rPr>
                <w:delText>s</w:delText>
              </w:r>
              <w:r w:rsidRPr="007506B0" w:rsidDel="000B59FA">
                <w:rPr>
                  <w:color w:val="000000"/>
                  <w:sz w:val="18"/>
                  <w:szCs w:val="18"/>
                </w:rPr>
                <w:delText xml:space="preserve"> mechanism</w:delText>
              </w:r>
            </w:del>
          </w:p>
        </w:tc>
        <w:tc>
          <w:tcPr>
            <w:tcW w:w="0" w:type="auto"/>
            <w:tcBorders>
              <w:top w:val="nil"/>
              <w:left w:val="nil"/>
              <w:bottom w:val="nil"/>
              <w:right w:val="nil"/>
            </w:tcBorders>
            <w:hideMark/>
          </w:tcPr>
          <w:p w14:paraId="5685FF62" w14:textId="620F1F50" w:rsidR="007A1562" w:rsidRPr="007506B0" w:rsidDel="000B59FA" w:rsidRDefault="00CB28C2" w:rsidP="00150A21">
            <w:pPr>
              <w:rPr>
                <w:del w:id="1944" w:author="Dylan CHEN" w:date="2026-08-20T16:01:00Z" w16du:dateUtc="2026-08-20T08:01:00Z"/>
                <w:color w:val="000000"/>
                <w:sz w:val="18"/>
                <w:szCs w:val="18"/>
              </w:rPr>
            </w:pPr>
            <w:del w:id="1945" w:author="Dylan CHEN" w:date="2026-08-20T16:01:00Z" w16du:dateUtc="2026-08-20T08:01:00Z">
              <w:r w:rsidDel="000B59FA">
                <w:rPr>
                  <w:color w:val="000000"/>
                  <w:sz w:val="18"/>
                  <w:szCs w:val="18"/>
                </w:rPr>
                <w:delText>A</w:delText>
              </w:r>
              <w:r w:rsidR="007A1562" w:rsidDel="000B59FA">
                <w:rPr>
                  <w:rFonts w:hint="eastAsia"/>
                  <w:color w:val="000000"/>
                  <w:sz w:val="18"/>
                  <w:szCs w:val="18"/>
                </w:rPr>
                <w:delText xml:space="preserve">nswers </w:delText>
              </w:r>
              <w:r w:rsidDel="000B59FA">
                <w:rPr>
                  <w:color w:val="000000"/>
                  <w:sz w:val="18"/>
                  <w:szCs w:val="18"/>
                </w:rPr>
                <w:delText>with high-</w:delText>
              </w:r>
              <w:r w:rsidR="007A1562" w:rsidRPr="007506B0" w:rsidDel="000B59FA">
                <w:rPr>
                  <w:color w:val="000000"/>
                  <w:sz w:val="18"/>
                  <w:szCs w:val="18"/>
                </w:rPr>
                <w:delText xml:space="preserve">quality </w:delText>
              </w:r>
              <w:r w:rsidDel="000B59FA">
                <w:rPr>
                  <w:color w:val="000000"/>
                  <w:sz w:val="18"/>
                  <w:szCs w:val="18"/>
                </w:rPr>
                <w:delText xml:space="preserve">(top 25%) </w:delText>
              </w:r>
              <w:r w:rsidR="007A1562" w:rsidRPr="007506B0" w:rsidDel="000B59FA">
                <w:rPr>
                  <w:color w:val="000000"/>
                  <w:sz w:val="18"/>
                  <w:szCs w:val="18"/>
                </w:rPr>
                <w:delText>first answers (1,697</w:delText>
              </w:r>
              <w:r w:rsidDel="000B59FA">
                <w:rPr>
                  <w:color w:val="000000"/>
                  <w:sz w:val="18"/>
                  <w:szCs w:val="18"/>
                </w:rPr>
                <w:delText>)</w:delText>
              </w:r>
              <w:r w:rsidR="007A1562" w:rsidRPr="007506B0" w:rsidDel="000B59FA">
                <w:rPr>
                  <w:color w:val="000000"/>
                  <w:sz w:val="18"/>
                  <w:szCs w:val="18"/>
                </w:rPr>
                <w:delText xml:space="preserve"> &amp; </w:delText>
              </w:r>
              <w:r w:rsidDel="000B59FA">
                <w:rPr>
                  <w:color w:val="000000"/>
                  <w:sz w:val="18"/>
                  <w:szCs w:val="18"/>
                </w:rPr>
                <w:delText>bottom (25%) low-quality first answer (</w:delText>
              </w:r>
              <w:r w:rsidR="007A1562" w:rsidRPr="007506B0" w:rsidDel="000B59FA">
                <w:rPr>
                  <w:color w:val="000000"/>
                  <w:sz w:val="18"/>
                  <w:szCs w:val="18"/>
                </w:rPr>
                <w:delText>1,945)</w:delText>
              </w:r>
            </w:del>
          </w:p>
        </w:tc>
      </w:tr>
      <w:tr w:rsidR="00CB28C2" w:rsidRPr="00434354" w:rsidDel="000B59FA" w14:paraId="5AE33290" w14:textId="3865F427" w:rsidTr="003650CE">
        <w:trPr>
          <w:jc w:val="center"/>
          <w:del w:id="1946" w:author="Dylan CHEN" w:date="2026-08-20T16:01:00Z"/>
        </w:trPr>
        <w:tc>
          <w:tcPr>
            <w:tcW w:w="0" w:type="auto"/>
            <w:tcBorders>
              <w:top w:val="nil"/>
              <w:left w:val="nil"/>
              <w:bottom w:val="nil"/>
              <w:right w:val="nil"/>
            </w:tcBorders>
            <w:noWrap/>
            <w:hideMark/>
          </w:tcPr>
          <w:p w14:paraId="05105320" w14:textId="5A253539" w:rsidR="007A1562" w:rsidRPr="007506B0" w:rsidDel="000B59FA" w:rsidRDefault="007A1562" w:rsidP="00150A21">
            <w:pPr>
              <w:rPr>
                <w:del w:id="1947" w:author="Dylan CHEN" w:date="2026-08-20T16:01:00Z" w16du:dateUtc="2026-08-20T08:01:00Z"/>
                <w:color w:val="000000"/>
                <w:sz w:val="18"/>
                <w:szCs w:val="18"/>
              </w:rPr>
            </w:pPr>
            <w:del w:id="1948" w:author="Dylan CHEN" w:date="2026-08-20T16:01:00Z" w16du:dateUtc="2026-08-20T08:01:00Z">
              <w:r w:rsidRPr="007506B0" w:rsidDel="000B59FA">
                <w:rPr>
                  <w:color w:val="000000"/>
                  <w:sz w:val="18"/>
                  <w:szCs w:val="18"/>
                </w:rPr>
                <w:delText>Table 14</w:delText>
              </w:r>
            </w:del>
          </w:p>
        </w:tc>
        <w:tc>
          <w:tcPr>
            <w:tcW w:w="0" w:type="auto"/>
            <w:gridSpan w:val="2"/>
            <w:tcBorders>
              <w:top w:val="nil"/>
              <w:left w:val="nil"/>
              <w:bottom w:val="nil"/>
              <w:right w:val="nil"/>
            </w:tcBorders>
            <w:hideMark/>
          </w:tcPr>
          <w:p w14:paraId="5E519970" w14:textId="692DBC7F" w:rsidR="007A1562" w:rsidRPr="007506B0" w:rsidDel="000B59FA" w:rsidRDefault="007A1562" w:rsidP="00150A21">
            <w:pPr>
              <w:rPr>
                <w:del w:id="1949" w:author="Dylan CHEN" w:date="2026-08-20T16:01:00Z" w16du:dateUtc="2026-08-20T08:01:00Z"/>
                <w:color w:val="000000"/>
                <w:sz w:val="18"/>
                <w:szCs w:val="18"/>
              </w:rPr>
            </w:pPr>
            <w:del w:id="1950" w:author="Dylan CHEN" w:date="2026-08-20T16:01:00Z" w16du:dateUtc="2026-08-20T08:01:00Z">
              <w:r w:rsidRPr="007506B0" w:rsidDel="000B59FA">
                <w:rPr>
                  <w:color w:val="000000"/>
                  <w:sz w:val="18"/>
                  <w:szCs w:val="18"/>
                </w:rPr>
                <w:delText>Is There an Illusion of Authority for AI-generated Answers?</w:delText>
              </w:r>
            </w:del>
          </w:p>
        </w:tc>
        <w:tc>
          <w:tcPr>
            <w:tcW w:w="0" w:type="auto"/>
            <w:tcBorders>
              <w:top w:val="nil"/>
              <w:left w:val="nil"/>
              <w:bottom w:val="nil"/>
              <w:right w:val="nil"/>
            </w:tcBorders>
            <w:hideMark/>
          </w:tcPr>
          <w:p w14:paraId="7B783AF8" w14:textId="5E0D1EDD" w:rsidR="007A1562" w:rsidRPr="007506B0" w:rsidDel="000B59FA" w:rsidRDefault="007A1562" w:rsidP="00150A21">
            <w:pPr>
              <w:rPr>
                <w:del w:id="1951" w:author="Dylan CHEN" w:date="2026-08-20T16:01:00Z" w16du:dateUtc="2026-08-20T08:01:00Z"/>
                <w:color w:val="000000"/>
                <w:sz w:val="18"/>
                <w:szCs w:val="18"/>
              </w:rPr>
            </w:pPr>
            <w:del w:id="1952" w:author="Dylan CHEN" w:date="2026-08-20T16:01:00Z" w16du:dateUtc="2026-08-20T08:01:00Z">
              <w:r w:rsidRPr="007506B0" w:rsidDel="000B59FA">
                <w:rPr>
                  <w:color w:val="000000"/>
                  <w:sz w:val="18"/>
                  <w:szCs w:val="18"/>
                </w:rPr>
                <w:delText xml:space="preserve">All questions with LLM-based quality scores </w:delText>
              </w:r>
              <w:r w:rsidR="00CB28C2" w:rsidDel="000B59FA">
                <w:rPr>
                  <w:color w:val="000000"/>
                  <w:sz w:val="18"/>
                  <w:szCs w:val="18"/>
                </w:rPr>
                <w:delText xml:space="preserve">for the first answer </w:delText>
              </w:r>
              <w:r w:rsidRPr="007506B0" w:rsidDel="000B59FA">
                <w:rPr>
                  <w:color w:val="000000"/>
                  <w:sz w:val="18"/>
                  <w:szCs w:val="18"/>
                </w:rPr>
                <w:delText>(N = 3,216)</w:delText>
              </w:r>
            </w:del>
          </w:p>
        </w:tc>
      </w:tr>
      <w:tr w:rsidR="00CB28C2" w:rsidRPr="00434354" w:rsidDel="000B59FA" w14:paraId="0B22C2FA" w14:textId="4BF75E51" w:rsidTr="003650CE">
        <w:trPr>
          <w:jc w:val="center"/>
          <w:del w:id="1953" w:author="Dylan CHEN" w:date="2026-08-20T16:01:00Z"/>
        </w:trPr>
        <w:tc>
          <w:tcPr>
            <w:tcW w:w="0" w:type="auto"/>
            <w:tcBorders>
              <w:top w:val="nil"/>
              <w:left w:val="nil"/>
              <w:bottom w:val="nil"/>
              <w:right w:val="nil"/>
            </w:tcBorders>
            <w:noWrap/>
            <w:hideMark/>
          </w:tcPr>
          <w:p w14:paraId="5917A7E3" w14:textId="518B2FDA" w:rsidR="007A1562" w:rsidRPr="007506B0" w:rsidDel="000B59FA" w:rsidRDefault="007A1562" w:rsidP="00150A21">
            <w:pPr>
              <w:rPr>
                <w:del w:id="1954" w:author="Dylan CHEN" w:date="2026-08-20T16:01:00Z" w16du:dateUtc="2026-08-20T08:01:00Z"/>
                <w:color w:val="000000"/>
                <w:sz w:val="18"/>
                <w:szCs w:val="18"/>
              </w:rPr>
            </w:pPr>
            <w:del w:id="1955" w:author="Dylan CHEN" w:date="2026-08-20T16:01:00Z" w16du:dateUtc="2026-08-20T08:01:00Z">
              <w:r w:rsidRPr="007506B0" w:rsidDel="000B59FA">
                <w:rPr>
                  <w:color w:val="000000"/>
                  <w:sz w:val="18"/>
                  <w:szCs w:val="18"/>
                </w:rPr>
                <w:delText>Table 15</w:delText>
              </w:r>
            </w:del>
          </w:p>
        </w:tc>
        <w:tc>
          <w:tcPr>
            <w:tcW w:w="0" w:type="auto"/>
            <w:gridSpan w:val="2"/>
            <w:tcBorders>
              <w:top w:val="nil"/>
              <w:left w:val="nil"/>
              <w:bottom w:val="nil"/>
              <w:right w:val="nil"/>
            </w:tcBorders>
            <w:hideMark/>
          </w:tcPr>
          <w:p w14:paraId="7B9086AE" w14:textId="1894DD4F" w:rsidR="007A1562" w:rsidRPr="007506B0" w:rsidDel="000B59FA" w:rsidRDefault="007A1562" w:rsidP="00150A21">
            <w:pPr>
              <w:rPr>
                <w:del w:id="1956" w:author="Dylan CHEN" w:date="2026-08-20T16:01:00Z" w16du:dateUtc="2026-08-20T08:01:00Z"/>
                <w:color w:val="000000"/>
                <w:sz w:val="18"/>
                <w:szCs w:val="18"/>
              </w:rPr>
            </w:pPr>
            <w:del w:id="1957" w:author="Dylan CHEN" w:date="2026-08-20T16:01:00Z" w16du:dateUtc="2026-08-20T08:01:00Z">
              <w:r w:rsidRPr="007506B0" w:rsidDel="000B59FA">
                <w:rPr>
                  <w:color w:val="000000"/>
                  <w:sz w:val="18"/>
                  <w:szCs w:val="18"/>
                </w:rPr>
                <w:delText>How Do Answerers Respond to AI-generated Answers?</w:delText>
              </w:r>
            </w:del>
          </w:p>
        </w:tc>
        <w:tc>
          <w:tcPr>
            <w:tcW w:w="0" w:type="auto"/>
            <w:tcBorders>
              <w:top w:val="nil"/>
              <w:left w:val="nil"/>
              <w:bottom w:val="nil"/>
              <w:right w:val="nil"/>
            </w:tcBorders>
            <w:hideMark/>
          </w:tcPr>
          <w:p w14:paraId="728BAB88" w14:textId="3405576A" w:rsidR="007A1562" w:rsidRPr="007506B0" w:rsidDel="000B59FA" w:rsidRDefault="007A1562" w:rsidP="00150A21">
            <w:pPr>
              <w:rPr>
                <w:del w:id="1958" w:author="Dylan CHEN" w:date="2026-08-20T16:01:00Z" w16du:dateUtc="2026-08-20T08:01:00Z"/>
                <w:color w:val="000000"/>
                <w:sz w:val="18"/>
                <w:szCs w:val="18"/>
              </w:rPr>
            </w:pPr>
            <w:del w:id="1959" w:author="Dylan CHEN" w:date="2026-08-20T16:01:00Z" w16du:dateUtc="2026-08-20T08:01:00Z">
              <w:r w:rsidRPr="007506B0" w:rsidDel="000B59FA">
                <w:rPr>
                  <w:color w:val="000000"/>
                  <w:sz w:val="18"/>
                  <w:szCs w:val="18"/>
                </w:rPr>
                <w:delText>Column</w:delText>
              </w:r>
              <w:r w:rsidDel="000B59FA">
                <w:rPr>
                  <w:rFonts w:hint="eastAsia"/>
                  <w:color w:val="000000"/>
                  <w:sz w:val="18"/>
                  <w:szCs w:val="18"/>
                </w:rPr>
                <w:delText>s</w:delText>
              </w:r>
              <w:r w:rsidRPr="007506B0" w:rsidDel="000B59FA">
                <w:rPr>
                  <w:color w:val="000000"/>
                  <w:sz w:val="18"/>
                  <w:szCs w:val="18"/>
                </w:rPr>
                <w:delText xml:space="preserve"> 1</w:delText>
              </w:r>
              <w:r w:rsidDel="000B59FA">
                <w:rPr>
                  <w:rFonts w:hint="eastAsia"/>
                  <w:color w:val="000000"/>
                  <w:sz w:val="18"/>
                  <w:szCs w:val="18"/>
                </w:rPr>
                <w:delText>-2</w:delText>
              </w:r>
              <w:r w:rsidRPr="007506B0" w:rsidDel="000B59FA">
                <w:rPr>
                  <w:color w:val="000000"/>
                  <w:sz w:val="18"/>
                  <w:szCs w:val="18"/>
                </w:rPr>
                <w:delText>: all questions with at least two answers (either from AI or human, N = 1,058)</w:delText>
              </w:r>
              <w:r w:rsidDel="000B59FA">
                <w:rPr>
                  <w:rFonts w:hint="eastAsia"/>
                  <w:color w:val="000000"/>
                  <w:sz w:val="18"/>
                  <w:szCs w:val="18"/>
                </w:rPr>
                <w:delText xml:space="preserve"> </w:delText>
              </w:r>
              <w:r w:rsidRPr="007506B0" w:rsidDel="000B59FA">
                <w:rPr>
                  <w:color w:val="000000"/>
                  <w:sz w:val="18"/>
                  <w:szCs w:val="18"/>
                </w:rPr>
                <w:br/>
                <w:delText>Columns 3-5: all answers with a LLM-generated quality scores (N = 4,634)</w:delText>
              </w:r>
            </w:del>
          </w:p>
        </w:tc>
      </w:tr>
      <w:tr w:rsidR="00CB28C2" w:rsidRPr="00434354" w:rsidDel="000B59FA" w14:paraId="3B8F6B1B" w14:textId="522DFB45" w:rsidTr="003650CE">
        <w:trPr>
          <w:jc w:val="center"/>
          <w:del w:id="1960" w:author="Dylan CHEN" w:date="2026-08-20T16:01:00Z"/>
        </w:trPr>
        <w:tc>
          <w:tcPr>
            <w:tcW w:w="0" w:type="auto"/>
            <w:tcBorders>
              <w:top w:val="nil"/>
              <w:left w:val="nil"/>
              <w:bottom w:val="single" w:sz="4" w:space="0" w:color="auto"/>
              <w:right w:val="nil"/>
            </w:tcBorders>
            <w:noWrap/>
            <w:hideMark/>
          </w:tcPr>
          <w:p w14:paraId="4F9EA14C" w14:textId="6B539B32" w:rsidR="007A1562" w:rsidRPr="007506B0" w:rsidDel="000B59FA" w:rsidRDefault="007A1562" w:rsidP="00150A21">
            <w:pPr>
              <w:rPr>
                <w:del w:id="1961" w:author="Dylan CHEN" w:date="2026-08-20T16:01:00Z" w16du:dateUtc="2026-08-20T08:01:00Z"/>
                <w:color w:val="000000"/>
                <w:sz w:val="18"/>
                <w:szCs w:val="18"/>
              </w:rPr>
            </w:pPr>
            <w:del w:id="1962" w:author="Dylan CHEN" w:date="2026-08-20T16:01:00Z" w16du:dateUtc="2026-08-20T08:01:00Z">
              <w:r w:rsidRPr="007506B0" w:rsidDel="000B59FA">
                <w:rPr>
                  <w:color w:val="000000"/>
                  <w:sz w:val="18"/>
                  <w:szCs w:val="18"/>
                </w:rPr>
                <w:delText>Table 1</w:delText>
              </w:r>
              <w:r w:rsidDel="000B59FA">
                <w:rPr>
                  <w:rFonts w:hint="eastAsia"/>
                  <w:color w:val="000000"/>
                  <w:sz w:val="18"/>
                  <w:szCs w:val="18"/>
                </w:rPr>
                <w:delText>6</w:delText>
              </w:r>
            </w:del>
          </w:p>
        </w:tc>
        <w:tc>
          <w:tcPr>
            <w:tcW w:w="0" w:type="auto"/>
            <w:gridSpan w:val="2"/>
            <w:tcBorders>
              <w:top w:val="nil"/>
              <w:left w:val="nil"/>
              <w:bottom w:val="single" w:sz="4" w:space="0" w:color="auto"/>
              <w:right w:val="nil"/>
            </w:tcBorders>
            <w:hideMark/>
          </w:tcPr>
          <w:p w14:paraId="139ECE75" w14:textId="1A217CB3" w:rsidR="007A1562" w:rsidRPr="007506B0" w:rsidDel="000B59FA" w:rsidRDefault="007A1562" w:rsidP="00150A21">
            <w:pPr>
              <w:rPr>
                <w:del w:id="1963" w:author="Dylan CHEN" w:date="2026-08-20T16:01:00Z" w16du:dateUtc="2026-08-20T08:01:00Z"/>
                <w:color w:val="000000"/>
                <w:sz w:val="18"/>
                <w:szCs w:val="18"/>
              </w:rPr>
            </w:pPr>
            <w:del w:id="1964" w:author="Dylan CHEN" w:date="2026-08-20T16:01:00Z" w16du:dateUtc="2026-08-20T08:01:00Z">
              <w:r w:rsidRPr="007506B0" w:rsidDel="000B59FA">
                <w:rPr>
                  <w:color w:val="000000"/>
                  <w:sz w:val="18"/>
                  <w:szCs w:val="18"/>
                </w:rPr>
                <w:delText xml:space="preserve">Broader Platform Engagement: Effects of AI-Generated Answers on Questioner Activity and Question Visibility </w:delText>
              </w:r>
            </w:del>
          </w:p>
        </w:tc>
        <w:tc>
          <w:tcPr>
            <w:tcW w:w="0" w:type="auto"/>
            <w:tcBorders>
              <w:top w:val="nil"/>
              <w:left w:val="nil"/>
              <w:bottom w:val="single" w:sz="4" w:space="0" w:color="auto"/>
              <w:right w:val="nil"/>
            </w:tcBorders>
            <w:hideMark/>
          </w:tcPr>
          <w:p w14:paraId="4E631CEB" w14:textId="66B582BE" w:rsidR="007A1562" w:rsidDel="000B59FA" w:rsidRDefault="007A1562" w:rsidP="00150A21">
            <w:pPr>
              <w:rPr>
                <w:del w:id="1965" w:author="Dylan CHEN" w:date="2026-08-20T16:01:00Z" w16du:dateUtc="2026-08-20T08:01:00Z"/>
                <w:color w:val="000000"/>
                <w:sz w:val="18"/>
                <w:szCs w:val="18"/>
              </w:rPr>
            </w:pPr>
            <w:del w:id="1966" w:author="Dylan CHEN" w:date="2026-08-20T16:01:00Z" w16du:dateUtc="2026-08-20T08:01:00Z">
              <w:r w:rsidDel="000B59FA">
                <w:rPr>
                  <w:rFonts w:hint="eastAsia"/>
                  <w:color w:val="000000"/>
                  <w:sz w:val="18"/>
                  <w:szCs w:val="18"/>
                </w:rPr>
                <w:delText xml:space="preserve">Columns 1,2,3 and 5: </w:delText>
              </w:r>
              <w:r w:rsidRPr="007506B0" w:rsidDel="000B59FA">
                <w:rPr>
                  <w:color w:val="000000"/>
                  <w:sz w:val="18"/>
                  <w:szCs w:val="18"/>
                </w:rPr>
                <w:delText>All questions (N = 3,613)</w:delText>
              </w:r>
            </w:del>
          </w:p>
          <w:p w14:paraId="4B5948F9" w14:textId="1686F33C" w:rsidR="007A1562" w:rsidRPr="007506B0" w:rsidDel="000B59FA" w:rsidRDefault="007A1562" w:rsidP="00150A21">
            <w:pPr>
              <w:rPr>
                <w:del w:id="1967" w:author="Dylan CHEN" w:date="2026-08-20T16:01:00Z" w16du:dateUtc="2026-08-20T08:01:00Z"/>
                <w:color w:val="000000"/>
                <w:sz w:val="18"/>
                <w:szCs w:val="18"/>
              </w:rPr>
            </w:pPr>
            <w:del w:id="1968" w:author="Dylan CHEN" w:date="2026-08-20T16:01:00Z" w16du:dateUtc="2026-08-20T08:01:00Z">
              <w:r w:rsidDel="000B59FA">
                <w:rPr>
                  <w:rFonts w:hint="eastAsia"/>
                  <w:color w:val="000000"/>
                  <w:sz w:val="18"/>
                  <w:szCs w:val="18"/>
                </w:rPr>
                <w:delText xml:space="preserve">Column 4: </w:delText>
              </w:r>
              <w:r w:rsidRPr="00BC1992" w:rsidDel="000B59FA">
                <w:rPr>
                  <w:color w:val="000000"/>
                  <w:sz w:val="18"/>
                  <w:szCs w:val="18"/>
                </w:rPr>
                <w:delText>questions receiving at least one human answer</w:delText>
              </w:r>
              <w:r w:rsidDel="000B59FA">
                <w:rPr>
                  <w:rFonts w:hint="eastAsia"/>
                  <w:color w:val="000000"/>
                  <w:sz w:val="18"/>
                  <w:szCs w:val="18"/>
                </w:rPr>
                <w:delText xml:space="preserve"> (N = 2,748)</w:delText>
              </w:r>
            </w:del>
          </w:p>
        </w:tc>
      </w:tr>
    </w:tbl>
    <w:p w14:paraId="54D2C300" w14:textId="19EB065D" w:rsidR="000B59FA" w:rsidRDefault="00610894" w:rsidP="000D507F">
      <w:pPr>
        <w:spacing w:before="120" w:after="120"/>
        <w:rPr>
          <w:ins w:id="1969" w:author="Dylan CHEN" w:date="2026-08-20T16:01:00Z" w16du:dateUtc="2026-08-20T08:01:00Z"/>
        </w:rPr>
      </w:pPr>
      <w:ins w:id="1970" w:author="Dylan CHEN" w:date="2026-08-21T10:37:00Z" w16du:dateUtc="2026-08-21T02:37:00Z">
        <w:r w:rsidRPr="00610894">
          <w:t xml:space="preserve">As stated in our opening remark, to make the paper more focused and to ensure the results align more strongly with our updated theoretical framework, we removed all netlike-related results in the manuscript. But we </w:t>
        </w:r>
        <w:r>
          <w:rPr>
            <w:rFonts w:hint="eastAsia"/>
          </w:rPr>
          <w:t>discussed</w:t>
        </w:r>
        <w:r w:rsidRPr="00610894">
          <w:t xml:space="preserve"> the </w:t>
        </w:r>
        <w:r>
          <w:rPr>
            <w:rFonts w:hint="eastAsia"/>
          </w:rPr>
          <w:t>analysis details</w:t>
        </w:r>
        <w:r w:rsidRPr="00610894">
          <w:t xml:space="preserve"> here in response to the reviewer</w:t>
        </w:r>
      </w:ins>
      <w:r w:rsidR="003834AA">
        <w:t>’</w:t>
      </w:r>
      <w:ins w:id="1971" w:author="Dylan CHEN" w:date="2026-08-21T10:37:00Z" w16du:dateUtc="2026-08-21T02:37:00Z">
        <w:r w:rsidRPr="00610894">
          <w:t>s concern.</w:t>
        </w:r>
      </w:ins>
    </w:p>
    <w:p w14:paraId="5C29677F" w14:textId="6AA4F187" w:rsidR="000D507F" w:rsidRPr="00522DE1" w:rsidRDefault="000D507F" w:rsidP="000D507F">
      <w:pPr>
        <w:spacing w:before="120" w:after="120"/>
        <w:rPr>
          <w:b/>
        </w:rPr>
      </w:pPr>
      <w:r w:rsidRPr="00522DE1">
        <w:t>---------------------------------------------------------------------------------------------------------------------</w:t>
      </w:r>
    </w:p>
    <w:p w14:paraId="477B499E" w14:textId="39D1FA44" w:rsidR="000D507F" w:rsidRPr="00522DE1" w:rsidRDefault="00626D48" w:rsidP="000D507F">
      <w:pPr>
        <w:widowControl w:val="0"/>
        <w:autoSpaceDE w:val="0"/>
        <w:spacing w:before="120" w:after="120"/>
        <w:jc w:val="both"/>
        <w:outlineLvl w:val="0"/>
        <w:rPr>
          <w:rFonts w:eastAsia="SimSun"/>
          <w:b/>
          <w:bCs/>
          <w:kern w:val="2"/>
        </w:rPr>
      </w:pPr>
      <w:ins w:id="1972" w:author="Dylan CHEN" w:date="2026-08-20T22:40:00Z" w16du:dateUtc="2026-08-20T14:40:00Z">
        <w:r>
          <w:rPr>
            <w:rFonts w:eastAsia="SimSun" w:hint="eastAsia"/>
            <w:b/>
            <w:bCs/>
            <w:kern w:val="2"/>
          </w:rPr>
          <w:t>#</w:t>
        </w:r>
      </w:ins>
      <w:r w:rsidR="000D507F" w:rsidRPr="00522DE1">
        <w:rPr>
          <w:rFonts w:eastAsia="SimSun"/>
          <w:b/>
          <w:bCs/>
          <w:kern w:val="2"/>
        </w:rPr>
        <w:t>R2-</w:t>
      </w:r>
      <w:r w:rsidR="001535FF" w:rsidRPr="00522DE1">
        <w:rPr>
          <w:rFonts w:eastAsia="SimSun"/>
          <w:b/>
          <w:bCs/>
          <w:kern w:val="2"/>
        </w:rPr>
        <w:t>9</w:t>
      </w:r>
    </w:p>
    <w:p w14:paraId="5FC40AE3" w14:textId="3C168A3E" w:rsidR="000D507F" w:rsidRPr="00522DE1" w:rsidRDefault="0062056C"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R2-9. I suggested the authors run a t-test for their randomization checks. The authors followed. Hence, I am good on that.</w:t>
      </w:r>
    </w:p>
    <w:p w14:paraId="7EE29428"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BE976CA" w14:textId="53037767" w:rsidR="00CD0FED" w:rsidRPr="00522DE1" w:rsidRDefault="003D4073" w:rsidP="0062056C">
      <w:pPr>
        <w:pStyle w:val="NormalWeb"/>
      </w:pPr>
      <w:r>
        <w:t>We are happy you are satisfied with this response</w:t>
      </w:r>
      <w:r w:rsidR="0062056C" w:rsidRPr="00522DE1">
        <w:t>.</w:t>
      </w:r>
    </w:p>
    <w:p w14:paraId="157A7D38" w14:textId="77777777" w:rsidR="000D507F" w:rsidRPr="00522DE1" w:rsidRDefault="000D507F" w:rsidP="000D507F">
      <w:pPr>
        <w:spacing w:before="120" w:after="120"/>
        <w:rPr>
          <w:b/>
        </w:rPr>
      </w:pPr>
      <w:r w:rsidRPr="00522DE1">
        <w:t>---------------------------------------------------------------------------------------------------------------------</w:t>
      </w:r>
    </w:p>
    <w:p w14:paraId="172292BB" w14:textId="1320A080" w:rsidR="000D507F" w:rsidRPr="00522DE1" w:rsidRDefault="002D45CB" w:rsidP="000D507F">
      <w:pPr>
        <w:widowControl w:val="0"/>
        <w:autoSpaceDE w:val="0"/>
        <w:spacing w:before="120" w:after="120"/>
        <w:jc w:val="both"/>
        <w:outlineLvl w:val="0"/>
        <w:rPr>
          <w:rFonts w:eastAsia="SimSun"/>
          <w:b/>
          <w:bCs/>
          <w:kern w:val="2"/>
        </w:rPr>
      </w:pPr>
      <w:ins w:id="1973" w:author="Dylan CHEN" w:date="2026-08-20T17:43:00Z" w16du:dateUtc="2026-08-20T09:43:00Z">
        <w:r>
          <w:rPr>
            <w:rFonts w:eastAsia="SimSun" w:hint="eastAsia"/>
            <w:b/>
            <w:bCs/>
            <w:kern w:val="2"/>
          </w:rPr>
          <w:t>#</w:t>
        </w:r>
      </w:ins>
      <w:r w:rsidR="000D507F" w:rsidRPr="00522DE1">
        <w:rPr>
          <w:rFonts w:eastAsia="SimSun"/>
          <w:b/>
          <w:bCs/>
          <w:kern w:val="2"/>
        </w:rPr>
        <w:t>R2-</w:t>
      </w:r>
      <w:r w:rsidR="001535FF" w:rsidRPr="00522DE1">
        <w:rPr>
          <w:rFonts w:eastAsia="SimSun"/>
          <w:b/>
          <w:bCs/>
          <w:kern w:val="2"/>
        </w:rPr>
        <w:t>10</w:t>
      </w:r>
      <w:r w:rsidR="00407505" w:rsidRPr="00522DE1">
        <w:rPr>
          <w:rFonts w:eastAsia="SimSun"/>
          <w:b/>
          <w:bCs/>
          <w:kern w:val="2"/>
        </w:rPr>
        <w:t xml:space="preserve"> (5 mins)</w:t>
      </w:r>
    </w:p>
    <w:p w14:paraId="20FEA927" w14:textId="33193D2B" w:rsidR="0062056C"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R2-10. I questioned how the authors claimed that AI-generated answers appear within five minutes after question posting. They responded that they monitored/observed the platform in real time.</w:t>
      </w:r>
    </w:p>
    <w:p w14:paraId="70C4BEE1" w14:textId="64ABEFBE" w:rsidR="008155B6" w:rsidRPr="00522DE1" w:rsidRDefault="0062056C" w:rsidP="0062056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There are 1,766 questions in the treatment group, which contain an AI answer. Those 1,766 questions are posted across 150 days. I am really curious about how the authors monitor and observe. </w:t>
      </w:r>
      <w:r w:rsidRPr="00633B15">
        <w:rPr>
          <w:rFonts w:eastAsia="SimSun"/>
          <w:i/>
          <w:iCs/>
          <w:kern w:val="2"/>
          <w:highlight w:val="yellow"/>
          <w:rPrChange w:id="1974" w:author="Dylan CHEN" w:date="2026-08-05T14:53:00Z" w16du:dateUtc="2026-08-05T06:53:00Z">
            <w:rPr>
              <w:rFonts w:eastAsia="SimSun"/>
              <w:i/>
              <w:iCs/>
              <w:kern w:val="2"/>
            </w:rPr>
          </w:rPrChange>
        </w:rPr>
        <w:t>They should explain the process more clearly</w:t>
      </w:r>
      <w:r w:rsidRPr="00522DE1">
        <w:rPr>
          <w:rFonts w:eastAsia="SimSun"/>
          <w:i/>
          <w:iCs/>
          <w:kern w:val="2"/>
        </w:rPr>
        <w:t>. Do they hire students to manually monitor/observe the platforms every five minutes or set up a script to automatically collect the platform every five minutes (does the platform allow them to do so?), or ask the platform to save a snapshot of the question page every five minutes? By saying monitoring/observing in real time without providing the procedures does not help.</w:t>
      </w:r>
    </w:p>
    <w:p w14:paraId="237197A1"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lastRenderedPageBreak/>
        <w:t>Response</w:t>
      </w:r>
    </w:p>
    <w:p w14:paraId="6FAB3A1C" w14:textId="539BF1CF" w:rsidR="00633B15" w:rsidRDefault="00633B15">
      <w:pPr>
        <w:pStyle w:val="Paragraph"/>
        <w:rPr>
          <w:ins w:id="1975" w:author="Dylan CHEN" w:date="2026-08-05T14:53:00Z" w16du:dateUtc="2026-08-05T06:53:00Z"/>
        </w:rPr>
        <w:pPrChange w:id="1976" w:author="Dylan CHEN" w:date="2026-08-05T14:53:00Z" w16du:dateUtc="2026-08-05T06:53:00Z">
          <w:pPr/>
        </w:pPrChange>
      </w:pPr>
      <w:bookmarkStart w:id="1977" w:name="OLE_LINK25"/>
      <w:ins w:id="1978" w:author="Dylan CHEN" w:date="2026-08-05T14:53:00Z" w16du:dateUtc="2026-08-05T06:53:00Z">
        <w:r>
          <w:t xml:space="preserve">Sorry for the confusion. </w:t>
        </w:r>
        <w:r w:rsidRPr="00633B15">
          <w:t>To clarify the underlying mechanism: on this platform, an AI-generated answer is, by design, always positioned before any human-generated answer for a treated question. The AI answer is not interleaved with human answers according to posting time; it is anchored to the top of the answer list.</w:t>
        </w:r>
      </w:ins>
    </w:p>
    <w:p w14:paraId="16E12714" w14:textId="77777777" w:rsidR="00633B15" w:rsidRDefault="00633B15">
      <w:pPr>
        <w:pStyle w:val="Paragraph"/>
        <w:rPr>
          <w:ins w:id="1979" w:author="Dylan CHEN" w:date="2026-08-05T14:53:00Z" w16du:dateUtc="2026-08-05T06:53:00Z"/>
        </w:rPr>
        <w:pPrChange w:id="1980" w:author="Dylan CHEN" w:date="2026-08-05T14:53:00Z" w16du:dateUtc="2026-08-05T06:53:00Z">
          <w:pPr/>
        </w:pPrChange>
      </w:pPr>
      <w:ins w:id="1981" w:author="Dylan CHEN" w:date="2026-08-05T14:53:00Z" w16du:dateUtc="2026-08-05T06:53:00Z">
        <w:r>
          <w:t xml:space="preserve">Due to the </w:t>
        </w:r>
        <w:r>
          <w:rPr>
            <w:rFonts w:hint="eastAsia"/>
          </w:rPr>
          <w:t xml:space="preserve">time </w:t>
        </w:r>
        <w:r>
          <w:t>need</w:t>
        </w:r>
        <w:r>
          <w:rPr>
            <w:rFonts w:hint="eastAsia"/>
          </w:rPr>
          <w:t>ed</w:t>
        </w:r>
        <w:r>
          <w:t xml:space="preserve"> </w:t>
        </w:r>
        <w:r>
          <w:rPr>
            <w:rFonts w:hint="eastAsia"/>
          </w:rPr>
          <w:t>for</w:t>
        </w:r>
        <w:r>
          <w:t xml:space="preserve"> </w:t>
        </w:r>
        <w:r>
          <w:rPr>
            <w:rFonts w:hint="eastAsia"/>
          </w:rPr>
          <w:t xml:space="preserve">AI </w:t>
        </w:r>
        <w:r>
          <w:t xml:space="preserve">answer generation, there is a small delay. </w:t>
        </w:r>
        <w:r w:rsidRPr="00633B15">
          <w:t>In practice, this window is negligible relative to human response latency</w:t>
        </w:r>
        <w:r>
          <w:rPr>
            <w:rFonts w:hint="eastAsia"/>
          </w:rPr>
          <w:t xml:space="preserve">, </w:t>
        </w:r>
        <w:r>
          <w:t xml:space="preserve">since the first human answer is posted </w:t>
        </w:r>
        <w:r>
          <w:rPr>
            <w:rFonts w:hint="eastAsia"/>
          </w:rPr>
          <w:t>22.067</w:t>
        </w:r>
        <w:r>
          <w:t xml:space="preserve"> </w:t>
        </w:r>
        <w:r>
          <w:rPr>
            <w:rFonts w:hint="eastAsia"/>
          </w:rPr>
          <w:t>hours</w:t>
        </w:r>
        <w:r>
          <w:t xml:space="preserve"> on average. It will be faster than most humans.</w:t>
        </w:r>
      </w:ins>
    </w:p>
    <w:p w14:paraId="3559A9DC" w14:textId="3898A970" w:rsidR="00D43EC2" w:rsidRDefault="00D43EC2" w:rsidP="00D43EC2">
      <w:pPr>
        <w:pStyle w:val="Paragraph"/>
        <w:rPr>
          <w:ins w:id="1982" w:author="Dylan CHEN" w:date="2026-08-04T17:12:00Z" w16du:dateUtc="2026-08-04T09:12:00Z"/>
        </w:rPr>
      </w:pPr>
      <w:ins w:id="1983" w:author="Dylan CHEN" w:date="2026-08-04T17:11:00Z" w16du:dateUtc="2026-08-04T09:11:00Z">
        <w:r w:rsidRPr="00D43EC2">
          <w:t xml:space="preserve">The five-minute appearance of the AI answer was produced by us </w:t>
        </w:r>
      </w:ins>
      <w:ins w:id="1984" w:author="Dylan CHEN" w:date="2026-08-04T17:12:00Z" w16du:dateUtc="2026-08-04T09:12:00Z">
        <w:r>
          <w:rPr>
            <w:rFonts w:hint="eastAsia"/>
          </w:rPr>
          <w:t xml:space="preserve">manually </w:t>
        </w:r>
      </w:ins>
      <w:ins w:id="1985" w:author="Dylan CHEN" w:date="2026-08-04T17:11:00Z" w16du:dateUtc="2026-08-04T09:11:00Z">
        <w:r w:rsidRPr="00D43EC2">
          <w:t>repeatedly monitoring the platform</w:t>
        </w:r>
      </w:ins>
      <w:ins w:id="1986" w:author="Dylan CHEN" w:date="2026-08-04T17:12:00Z" w16du:dateUtc="2026-08-04T09:12:00Z">
        <w:r>
          <w:rPr>
            <w:rFonts w:hint="eastAsia"/>
          </w:rPr>
          <w:t xml:space="preserve"> </w:t>
        </w:r>
      </w:ins>
      <w:ins w:id="1987" w:author="Dylan CHEN" w:date="2026-08-06T10:44:00Z" w16du:dateUtc="2026-08-06T02:44:00Z">
        <w:r w:rsidR="00CB3FE1">
          <w:rPr>
            <w:rFonts w:hint="eastAsia"/>
          </w:rPr>
          <w:t>at</w:t>
        </w:r>
      </w:ins>
      <w:ins w:id="1988" w:author="Dylan CHEN" w:date="2026-08-04T17:12:00Z" w16du:dateUtc="2026-08-04T09:12:00Z">
        <w:r>
          <w:rPr>
            <w:rFonts w:hint="eastAsia"/>
          </w:rPr>
          <w:t xml:space="preserve"> the </w:t>
        </w:r>
        <w:r>
          <w:t>beginning</w:t>
        </w:r>
        <w:r>
          <w:rPr>
            <w:rFonts w:hint="eastAsia"/>
          </w:rPr>
          <w:t xml:space="preserve"> of this research</w:t>
        </w:r>
      </w:ins>
      <w:ins w:id="1989" w:author="Dylan CHEN" w:date="2026-08-04T17:11:00Z" w16du:dateUtc="2026-08-04T09:11:00Z">
        <w:r w:rsidRPr="00D43EC2">
          <w:t xml:space="preserve">. </w:t>
        </w:r>
      </w:ins>
      <w:ins w:id="1990" w:author="Dylan CHEN" w:date="2026-08-04T17:12:00Z" w16du:dateUtc="2026-08-04T09:12:00Z">
        <w:r>
          <w:t>What</w:t>
        </w:r>
      </w:ins>
      <w:r w:rsidR="003834AA">
        <w:t>’</w:t>
      </w:r>
      <w:ins w:id="1991" w:author="Dylan CHEN" w:date="2026-08-04T17:12:00Z" w16du:dateUtc="2026-08-04T09:12:00Z">
        <w:r>
          <w:rPr>
            <w:rFonts w:hint="eastAsia"/>
          </w:rPr>
          <w:t xml:space="preserve">s more, </w:t>
        </w:r>
      </w:ins>
      <w:ins w:id="1992" w:author="Dylan CHEN" w:date="2026-08-06T10:44:00Z" w16du:dateUtc="2026-08-06T02:44:00Z">
        <w:r w:rsidR="00CB3FE1">
          <w:rPr>
            <w:rFonts w:hint="eastAsia"/>
          </w:rPr>
          <w:t>i</w:t>
        </w:r>
      </w:ins>
      <w:ins w:id="1993" w:author="Dylan CHEN" w:date="2026-08-04T17:11:00Z" w16du:dateUtc="2026-08-04T09:11:00Z">
        <w:r w:rsidRPr="00D43EC2">
          <w:t>t was produced by the platform</w:t>
        </w:r>
      </w:ins>
      <w:r w:rsidR="003834AA">
        <w:t>’</w:t>
      </w:r>
      <w:ins w:id="1994" w:author="Dylan CHEN" w:date="2026-08-04T17:11:00Z" w16du:dateUtc="2026-08-04T09:11:00Z">
        <w:r w:rsidRPr="00D43EC2">
          <w:t>s own procedure. When a new question was posted during the experimental period, the platform</w:t>
        </w:r>
      </w:ins>
      <w:r w:rsidR="003834AA">
        <w:t>’</w:t>
      </w:r>
      <w:ins w:id="1995" w:author="Dylan CHEN" w:date="2026-08-04T17:11:00Z" w16du:dateUtc="2026-08-04T09:11:00Z">
        <w:r w:rsidRPr="00D43EC2">
          <w:t>s system randomly assigned it to the treatment or control condition, and for treatment questions</w:t>
        </w:r>
      </w:ins>
      <w:ins w:id="1996" w:author="Dylan CHEN" w:date="2026-08-05T14:54:00Z" w16du:dateUtc="2026-08-05T06:54:00Z">
        <w:r w:rsidR="00633B15">
          <w:rPr>
            <w:rFonts w:hint="eastAsia"/>
          </w:rPr>
          <w:t>,</w:t>
        </w:r>
      </w:ins>
      <w:ins w:id="1997" w:author="Dylan CHEN" w:date="2026-08-04T17:11:00Z" w16du:dateUtc="2026-08-04T09:11:00Z">
        <w:r w:rsidRPr="00D43EC2">
          <w:t xml:space="preserve"> the internal GenAI generated and posted its answer automatically after the question appeared. </w:t>
        </w:r>
      </w:ins>
    </w:p>
    <w:p w14:paraId="3CCC7CB2" w14:textId="156D64E9" w:rsidR="00D43EC2" w:rsidRDefault="00D43EC2">
      <w:pPr>
        <w:pStyle w:val="Paragraph"/>
        <w:rPr>
          <w:ins w:id="1998" w:author="Dylan CHEN" w:date="2026-08-04T17:11:00Z" w16du:dateUtc="2026-08-04T09:11:00Z"/>
        </w:rPr>
        <w:pPrChange w:id="1999" w:author="Dylan CHEN" w:date="2026-08-04T17:11:00Z" w16du:dateUtc="2026-08-04T09:11:00Z">
          <w:pPr>
            <w:spacing w:before="120" w:after="120"/>
          </w:pPr>
        </w:pPrChange>
      </w:pPr>
      <w:ins w:id="2000" w:author="Dylan CHEN" w:date="2026-08-04T17:11:00Z" w16du:dateUtc="2026-08-04T09:11:00Z">
        <w:r w:rsidRPr="00D43EC2">
          <w:t xml:space="preserve">The five-minute figure describes </w:t>
        </w:r>
      </w:ins>
      <w:ins w:id="2001" w:author="Dylan CHEN" w:date="2026-08-04T17:12:00Z" w16du:dateUtc="2026-08-04T09:12:00Z">
        <w:r>
          <w:rPr>
            <w:rFonts w:hint="eastAsia"/>
          </w:rPr>
          <w:t>our</w:t>
        </w:r>
      </w:ins>
      <w:ins w:id="2002" w:author="Dylan CHEN" w:date="2026-08-04T17:11:00Z" w16du:dateUtc="2026-08-04T09:11:00Z">
        <w:r w:rsidRPr="00D43EC2">
          <w:t xml:space="preserve"> manual observation cadence on our side. We have revised the relevant text to state the procedure explicitly and to attribute the timing to the platform</w:t>
        </w:r>
      </w:ins>
      <w:r w:rsidR="003834AA">
        <w:t>’</w:t>
      </w:r>
      <w:ins w:id="2003" w:author="Dylan CHEN" w:date="2026-08-04T17:11:00Z" w16du:dateUtc="2026-08-04T09:11:00Z">
        <w:r w:rsidRPr="00D43EC2">
          <w:t>s automated assignment.</w:t>
        </w:r>
      </w:ins>
    </w:p>
    <w:bookmarkEnd w:id="1977"/>
    <w:p w14:paraId="5B7275C2" w14:textId="4F02810D" w:rsidR="00407505" w:rsidRPr="00D43EC2" w:rsidDel="00D43EC2" w:rsidRDefault="00407505" w:rsidP="000D507F">
      <w:pPr>
        <w:spacing w:before="120" w:after="120"/>
        <w:rPr>
          <w:del w:id="2004" w:author="Dylan CHEN" w:date="2026-08-04T17:12:00Z" w16du:dateUtc="2026-08-04T09:12:00Z"/>
          <w:rFonts w:ascii="Heiti TC" w:eastAsia="Heiti TC" w:hAnsi="Heiti TC" w:cs="Heiti TC"/>
          <w:rPrChange w:id="2005" w:author="Dylan CHEN" w:date="2026-08-04T16:43:00Z" w16du:dateUtc="2026-08-04T08:43:00Z">
            <w:rPr>
              <w:del w:id="2006" w:author="Dylan CHEN" w:date="2026-08-04T17:12:00Z" w16du:dateUtc="2026-08-04T09:12:00Z"/>
            </w:rPr>
          </w:rPrChange>
        </w:rPr>
      </w:pPr>
    </w:p>
    <w:p w14:paraId="48BD0955" w14:textId="34A5E5ED" w:rsidR="000D507F" w:rsidRPr="00522DE1" w:rsidRDefault="000D507F" w:rsidP="000D507F">
      <w:pPr>
        <w:spacing w:before="120" w:after="120"/>
        <w:rPr>
          <w:b/>
        </w:rPr>
      </w:pPr>
      <w:r w:rsidRPr="00522DE1">
        <w:t>---------------------------------------------------------------------------------------------------------------------</w:t>
      </w:r>
    </w:p>
    <w:p w14:paraId="49B87FBA" w14:textId="36B3AB30" w:rsidR="000D507F" w:rsidRPr="00522DE1" w:rsidRDefault="00626D48" w:rsidP="000D507F">
      <w:pPr>
        <w:widowControl w:val="0"/>
        <w:autoSpaceDE w:val="0"/>
        <w:spacing w:before="120" w:after="120"/>
        <w:jc w:val="both"/>
        <w:outlineLvl w:val="0"/>
        <w:rPr>
          <w:rFonts w:eastAsia="SimSun"/>
          <w:b/>
          <w:bCs/>
          <w:kern w:val="2"/>
        </w:rPr>
      </w:pPr>
      <w:ins w:id="2007" w:author="Dylan CHEN" w:date="2026-08-20T22:40:00Z" w16du:dateUtc="2026-08-20T14:40:00Z">
        <w:r>
          <w:rPr>
            <w:rFonts w:eastAsia="SimSun" w:hint="eastAsia"/>
            <w:b/>
            <w:bCs/>
            <w:kern w:val="2"/>
          </w:rPr>
          <w:t>#</w:t>
        </w:r>
      </w:ins>
      <w:r w:rsidR="000D507F" w:rsidRPr="00522DE1">
        <w:rPr>
          <w:rFonts w:eastAsia="SimSun"/>
          <w:b/>
          <w:bCs/>
          <w:kern w:val="2"/>
        </w:rPr>
        <w:t>R2-</w:t>
      </w:r>
      <w:r w:rsidR="00EA56CE" w:rsidRPr="00522DE1">
        <w:rPr>
          <w:rFonts w:eastAsia="SimSun"/>
          <w:b/>
          <w:bCs/>
          <w:kern w:val="2"/>
        </w:rPr>
        <w:t>1</w:t>
      </w:r>
      <w:r w:rsidR="001535FF" w:rsidRPr="00522DE1">
        <w:rPr>
          <w:rFonts w:eastAsia="SimSun"/>
          <w:b/>
          <w:bCs/>
          <w:kern w:val="2"/>
        </w:rPr>
        <w:t>1</w:t>
      </w:r>
    </w:p>
    <w:p w14:paraId="4608D0F2" w14:textId="7E626886"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t>R2-11. The authors</w:t>
      </w:r>
      <w:r w:rsidR="003834AA">
        <w:t>’</w:t>
      </w:r>
      <w:r w:rsidRPr="00522DE1">
        <w:t xml:space="preserve"> explanation for the question</w:t>
      </w:r>
      <w:r w:rsidR="003834AA">
        <w:t>’</w:t>
      </w:r>
      <w:r w:rsidRPr="00522DE1">
        <w:t>s zero length makes sense.</w:t>
      </w:r>
    </w:p>
    <w:p w14:paraId="5B44AD9A"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619A7E6" w14:textId="77777777" w:rsidR="00AD5278" w:rsidRPr="00522DE1" w:rsidRDefault="00AD5278" w:rsidP="00AD5278">
      <w:pPr>
        <w:pStyle w:val="NormalWeb"/>
      </w:pPr>
      <w:r>
        <w:t>We are happy you are satisfied with this response</w:t>
      </w:r>
      <w:r w:rsidRPr="00522DE1">
        <w:t>.</w:t>
      </w:r>
    </w:p>
    <w:p w14:paraId="3E7AA2A1" w14:textId="77777777" w:rsidR="000D507F" w:rsidRPr="00522DE1" w:rsidRDefault="000D507F" w:rsidP="000D507F">
      <w:pPr>
        <w:spacing w:before="120" w:after="120"/>
        <w:rPr>
          <w:b/>
        </w:rPr>
      </w:pPr>
      <w:r w:rsidRPr="00522DE1">
        <w:t>---------------------------------------------------------------------------------------------------------------------</w:t>
      </w:r>
    </w:p>
    <w:p w14:paraId="6A2C422A" w14:textId="3EB15F9B" w:rsidR="000D507F" w:rsidRPr="00522DE1" w:rsidRDefault="00E02E4F" w:rsidP="000D507F">
      <w:pPr>
        <w:widowControl w:val="0"/>
        <w:autoSpaceDE w:val="0"/>
        <w:spacing w:before="120" w:after="120"/>
        <w:jc w:val="both"/>
        <w:outlineLvl w:val="0"/>
        <w:rPr>
          <w:rFonts w:eastAsia="SimSun"/>
          <w:b/>
          <w:bCs/>
          <w:kern w:val="2"/>
        </w:rPr>
      </w:pPr>
      <w:ins w:id="2008" w:author="Dylan CHEN" w:date="2026-08-20T18:13:00Z" w16du:dateUtc="2026-08-20T10:13:00Z">
        <w:r>
          <w:rPr>
            <w:rFonts w:eastAsia="SimSun" w:hint="eastAsia"/>
            <w:b/>
            <w:bCs/>
            <w:kern w:val="2"/>
          </w:rPr>
          <w:t>#</w:t>
        </w:r>
      </w:ins>
      <w:r w:rsidR="000D507F" w:rsidRPr="00522DE1">
        <w:rPr>
          <w:rFonts w:eastAsia="SimSun"/>
          <w:b/>
          <w:bCs/>
          <w:kern w:val="2"/>
        </w:rPr>
        <w:t>R2-</w:t>
      </w:r>
      <w:r w:rsidR="00EA56CE" w:rsidRPr="00522DE1">
        <w:rPr>
          <w:rFonts w:eastAsia="SimSun"/>
          <w:b/>
          <w:bCs/>
          <w:kern w:val="2"/>
        </w:rPr>
        <w:t>1</w:t>
      </w:r>
      <w:r w:rsidR="001535FF" w:rsidRPr="00522DE1">
        <w:rPr>
          <w:rFonts w:eastAsia="SimSun"/>
          <w:b/>
          <w:bCs/>
          <w:kern w:val="2"/>
        </w:rPr>
        <w:t>2</w:t>
      </w:r>
      <w:r w:rsidR="00EE0CC9" w:rsidRPr="00522DE1">
        <w:rPr>
          <w:rFonts w:eastAsia="SimSun"/>
          <w:b/>
          <w:bCs/>
          <w:kern w:val="2"/>
        </w:rPr>
        <w:t xml:space="preserve"> (questioner random effect)</w:t>
      </w:r>
    </w:p>
    <w:p w14:paraId="48C4713D" w14:textId="4DE63173"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R2-12. In the earlier round, I suggest that the authors add a question poster/questioner-level fixed effect to remove questioner-level confounders.</w:t>
      </w:r>
    </w:p>
    <w:p w14:paraId="2C260AAB" w14:textId="4528EBAD"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response, the authors clarified that the questioner characteristics are unlikely to confound the effect because treatment assignment is randomized at the question level. Adding questioner fixed effects reduces the sample size substantially, and excluding single-question posters may affect the generalizability. Conducting the question poster random effects and found consistent results.</w:t>
      </w:r>
    </w:p>
    <w:p w14:paraId="60F779D8" w14:textId="5A618E66"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would respectfully disagree with the authors</w:t>
      </w:r>
      <w:r w:rsidR="003834AA">
        <w:rPr>
          <w:rFonts w:eastAsia="SimSun"/>
          <w:i/>
          <w:iCs/>
          <w:kern w:val="2"/>
        </w:rPr>
        <w:t>’</w:t>
      </w:r>
      <w:r w:rsidRPr="00522DE1">
        <w:rPr>
          <w:rFonts w:eastAsia="SimSun"/>
          <w:i/>
          <w:iCs/>
          <w:kern w:val="2"/>
        </w:rPr>
        <w:t xml:space="preserve"> arguments and want to ask for more clarification. First, treatment assignment is randomized, but we still need to test whether the randomization works. The authors run balance tests on observable characteristics and found no systematic differences, but those unobservable characteristics that can confound the results cannot be tested.</w:t>
      </w:r>
    </w:p>
    <w:p w14:paraId="4EF49BCF" w14:textId="0FDF1AFF"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adding questioner-fixed effects reduces the sample size substantially. The authors need to show the statistics of the samples in detail. I don</w:t>
      </w:r>
      <w:r w:rsidR="003834AA">
        <w:rPr>
          <w:rFonts w:eastAsia="SimSun"/>
          <w:i/>
          <w:iCs/>
          <w:kern w:val="2"/>
        </w:rPr>
        <w:t>’</w:t>
      </w:r>
      <w:r w:rsidRPr="00522DE1">
        <w:rPr>
          <w:rFonts w:eastAsia="SimSun"/>
          <w:i/>
          <w:iCs/>
          <w:kern w:val="2"/>
        </w:rPr>
        <w:t xml:space="preserve">t think focusing on questioners posting on more than one question will lose the generalizability. I may think the platforms </w:t>
      </w:r>
      <w:r w:rsidRPr="00522DE1">
        <w:rPr>
          <w:rFonts w:eastAsia="SimSun"/>
          <w:i/>
          <w:iCs/>
          <w:kern w:val="2"/>
        </w:rPr>
        <w:lastRenderedPageBreak/>
        <w:t>want to know whether their way of using generative AI would affect both new and existing users (who post more than one question).</w:t>
      </w:r>
    </w:p>
    <w:p w14:paraId="3EF32F22" w14:textId="38B44EDD" w:rsidR="000D507F"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Third, I appreciate that the authors run the questioner random effect model. However, I may not think the key assumption for random effects models suits this context. To run the random effect model, the authors need to show E(u_i|X_i) = 0, while they can only get E(u_i|treatment) = 0 through the randomization. Therefore, the assumption of running the random effect does not hold.</w:t>
      </w:r>
    </w:p>
    <w:p w14:paraId="1263F815"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2D793851" w14:textId="77777777" w:rsidR="00E02E4F" w:rsidRDefault="00E02E4F">
      <w:pPr>
        <w:pStyle w:val="Paragraph"/>
        <w:rPr>
          <w:ins w:id="2009" w:author="Dylan CHEN" w:date="2026-08-20T18:12:00Z" w16du:dateUtc="2026-08-20T10:12:00Z"/>
        </w:rPr>
        <w:pPrChange w:id="2010" w:author="Dylan CHEN" w:date="2026-08-20T18:13:00Z" w16du:dateUtc="2026-08-20T10:13:00Z">
          <w:pPr>
            <w:pStyle w:val="NormalWeb"/>
          </w:pPr>
        </w:pPrChange>
      </w:pPr>
      <w:ins w:id="2011" w:author="Dylan CHEN" w:date="2026-08-20T18:12:00Z" w16du:dateUtc="2026-08-20T10:12:00Z">
        <w:r>
          <w:t>We thank the reviewer for the continued guidance on this point and for encouraging us to examine the identification more closely. We took the three concerns seriously and looked into each of them in turn.</w:t>
        </w:r>
      </w:ins>
    </w:p>
    <w:p w14:paraId="1E724994" w14:textId="41BD1011" w:rsidR="00E02E4F" w:rsidRDefault="00E02E4F">
      <w:pPr>
        <w:pStyle w:val="Paragraph"/>
        <w:rPr>
          <w:ins w:id="2012" w:author="Dylan CHEN" w:date="2026-08-20T18:12:00Z" w16du:dateUtc="2026-08-20T10:12:00Z"/>
        </w:rPr>
        <w:pPrChange w:id="2013" w:author="Dylan CHEN" w:date="2026-08-20T18:13:00Z" w16du:dateUtc="2026-08-20T10:13:00Z">
          <w:pPr>
            <w:pStyle w:val="NormalWeb"/>
          </w:pPr>
        </w:pPrChange>
      </w:pPr>
      <w:ins w:id="2014" w:author="Dylan CHEN" w:date="2026-08-20T18:12:00Z" w16du:dateUtc="2026-08-20T10:12:00Z">
        <w:r>
          <w:rPr>
            <w:rStyle w:val="Emphasis"/>
          </w:rPr>
          <w:t>On the sample restriction from questioner fixed effects.</w:t>
        </w:r>
        <w:r>
          <w:t xml:space="preserve"> Implementing questioner fixed effects requires dropping all posters who contributed only a single question during our observation period, because such observations provide no within-questioner variation. In our data, 934 of the 3,613 questions were posted by single-question posters. Removing them would reduce the estimation sample by this amount and lower the statistical power available for our tests. We therefore report the questioner random effects specification, which retains the full sample</w:t>
        </w:r>
      </w:ins>
      <w:ins w:id="2015" w:author="Dylan CHEN" w:date="2026-08-20T18:13:00Z" w16du:dateUtc="2026-08-20T10:13:00Z">
        <w:r>
          <w:rPr>
            <w:rFonts w:hint="eastAsia"/>
          </w:rPr>
          <w:t>.</w:t>
        </w:r>
      </w:ins>
    </w:p>
    <w:p w14:paraId="217D778D" w14:textId="77777777" w:rsidR="00E02E4F" w:rsidRDefault="00E02E4F">
      <w:pPr>
        <w:pStyle w:val="Paragraph"/>
        <w:rPr>
          <w:ins w:id="2016" w:author="Dylan CHEN" w:date="2026-08-20T18:12:00Z" w16du:dateUtc="2026-08-20T10:12:00Z"/>
        </w:rPr>
        <w:pPrChange w:id="2017" w:author="Dylan CHEN" w:date="2026-08-20T18:13:00Z" w16du:dateUtc="2026-08-20T10:13:00Z">
          <w:pPr>
            <w:pStyle w:val="NormalWeb"/>
          </w:pPr>
        </w:pPrChange>
      </w:pPr>
      <w:ins w:id="2018" w:author="Dylan CHEN" w:date="2026-08-20T18:12:00Z" w16du:dateUtc="2026-08-20T10:12:00Z">
        <w:r>
          <w:rPr>
            <w:rStyle w:val="Emphasis"/>
          </w:rPr>
          <w:t>On whether the randomization worked.</w:t>
        </w:r>
        <w:r>
          <w:t xml:space="preserve"> We agree that randomization should be verified rather than assumed. Two points are relevant here. First, the assignment was carried out by the platform (SegmentFault) as part of its own randomized experiment, so the randomized nature of the treatment is a feature of the design rather than an inference on our part. Second, we conducted a series of randomization checks on observable characteristics and did not find evidence of imbalance. We report these checks in the revised manuscript.</w:t>
        </w:r>
      </w:ins>
    </w:p>
    <w:p w14:paraId="65602C52" w14:textId="77777777" w:rsidR="00E02E4F" w:rsidRDefault="00E02E4F">
      <w:pPr>
        <w:pStyle w:val="Paragraph"/>
        <w:rPr>
          <w:ins w:id="2019" w:author="Dylan CHEN" w:date="2026-08-20T18:12:00Z" w16du:dateUtc="2026-08-20T10:12:00Z"/>
        </w:rPr>
        <w:pPrChange w:id="2020" w:author="Dylan CHEN" w:date="2026-08-20T18:13:00Z" w16du:dateUtc="2026-08-20T10:13:00Z">
          <w:pPr>
            <w:pStyle w:val="NormalWeb"/>
          </w:pPr>
        </w:pPrChange>
      </w:pPr>
      <w:ins w:id="2021" w:author="Dylan CHEN" w:date="2026-08-20T18:12:00Z" w16du:dateUtc="2026-08-20T10:12:00Z">
        <w:r>
          <w:rPr>
            <w:rStyle w:val="Emphasis"/>
          </w:rPr>
          <w:t>On unobservable characteristics that cannot be tested directly.</w:t>
        </w:r>
        <w:r>
          <w:t xml:space="preserve"> The reviewer is correct that unobservable question-level characteristics cannot be measured directly, and this limitation is shared by any observational or experimental specification. What we can do is assess how sensitive our estimates would need to be to unobserved confounding before the conclusions would change. We therefore report the Oster (2019) bounds, and the results indicate that our estimates are robust to plausible degrees of unobserved omitted variable bias.</w:t>
        </w:r>
      </w:ins>
    </w:p>
    <w:p w14:paraId="3591264C" w14:textId="1E394FBE" w:rsidR="00E02E4F" w:rsidRDefault="00E02E4F">
      <w:pPr>
        <w:pStyle w:val="Paragraph"/>
        <w:rPr>
          <w:ins w:id="2022" w:author="Dylan CHEN" w:date="2026-08-20T18:12:00Z" w16du:dateUtc="2026-08-20T10:12:00Z"/>
        </w:rPr>
        <w:pPrChange w:id="2023" w:author="Dylan CHEN" w:date="2026-08-20T18:13:00Z" w16du:dateUtc="2026-08-20T10:13:00Z">
          <w:pPr>
            <w:pStyle w:val="NormalWeb"/>
          </w:pPr>
        </w:pPrChange>
      </w:pPr>
      <w:ins w:id="2024" w:author="Dylan CHEN" w:date="2026-08-20T18:12:00Z" w16du:dateUtc="2026-08-20T10:12:00Z">
        <w:r>
          <w:rPr>
            <w:rStyle w:val="Emphasis"/>
          </w:rPr>
          <w:t>On the assumption underlying the random effects model.</w:t>
        </w:r>
        <w:r>
          <w:t xml:space="preserve"> We would add one brief clarification. Because our parameter of interest is the treatment effect, the consistency of that coefficient depends on the error term being uncorrelated with treatment assignment, which the platform</w:t>
        </w:r>
      </w:ins>
      <w:r w:rsidR="003834AA">
        <w:t>’</w:t>
      </w:r>
      <w:ins w:id="2025" w:author="Dylan CHEN" w:date="2026-08-20T18:12:00Z" w16du:dateUtc="2026-08-20T10:12:00Z">
        <w:r>
          <w:t>s randomization ensures. The additional covariates enter to improve efficiency rather than to achieve identification of the treatment effect. In this sense the condition we rely on for the coefficient of interest is met by the design.</w:t>
        </w:r>
      </w:ins>
    </w:p>
    <w:p w14:paraId="233A6EAC" w14:textId="0911A65A" w:rsidR="0078116C" w:rsidRDefault="00E02E4F">
      <w:pPr>
        <w:pStyle w:val="Paragraph"/>
        <w:rPr>
          <w:ins w:id="2026" w:author="Dylan CHEN" w:date="2026-08-21T23:09:00Z" w16du:dateUtc="2026-08-21T15:09:00Z"/>
        </w:rPr>
      </w:pPr>
      <w:ins w:id="2027" w:author="Dylan CHEN" w:date="2026-08-20T18:12:00Z" w16du:dateUtc="2026-08-20T10:12:00Z">
        <w:r>
          <w:t>We have updated the manuscript accordingly and describe these analyses in the revised results and robustness sections.</w:t>
        </w:r>
      </w:ins>
    </w:p>
    <w:p w14:paraId="5376D4AA" w14:textId="77777777" w:rsidR="00BE7589" w:rsidRDefault="00BE7589">
      <w:pPr>
        <w:pStyle w:val="Paragraph"/>
        <w:rPr>
          <w:ins w:id="2028" w:author="Dylan CHEN" w:date="2026-08-21T23:09:00Z" w16du:dateUtc="2026-08-21T15:09:00Z"/>
        </w:rPr>
      </w:pPr>
    </w:p>
    <w:p w14:paraId="3AD3538C" w14:textId="05C6B33B" w:rsidR="00BE7589" w:rsidRPr="00BE7589" w:rsidRDefault="00BE7589" w:rsidP="00BE7589">
      <w:pPr>
        <w:pStyle w:val="NormalWeb"/>
        <w:rPr>
          <w:ins w:id="2029" w:author="Dylan CHEN" w:date="2026-08-21T23:09:00Z" w16du:dateUtc="2026-08-21T15:09:00Z"/>
          <w:rFonts w:hint="eastAsia"/>
          <w:b/>
          <w:bCs/>
          <w:color w:val="000000"/>
          <w:rPrChange w:id="2030" w:author="Dylan CHEN" w:date="2026-08-21T23:09:00Z" w16du:dateUtc="2026-08-21T15:09:00Z">
            <w:rPr>
              <w:ins w:id="2031" w:author="Dylan CHEN" w:date="2026-08-21T23:09:00Z" w16du:dateUtc="2026-08-21T15:09:00Z"/>
              <w:rFonts w:hint="eastAsia"/>
              <w:color w:val="000000"/>
            </w:rPr>
          </w:rPrChange>
        </w:rPr>
      </w:pPr>
      <w:ins w:id="2032" w:author="Dylan CHEN" w:date="2026-08-21T23:09:00Z" w16du:dateUtc="2026-08-21T15:09:00Z">
        <w:r w:rsidRPr="00BE7589">
          <w:rPr>
            <w:b/>
            <w:bCs/>
            <w:color w:val="000000"/>
            <w:rPrChange w:id="2033" w:author="Dylan CHEN" w:date="2026-08-21T23:09:00Z" w16du:dateUtc="2026-08-21T15:09:00Z">
              <w:rPr>
                <w:color w:val="000000"/>
              </w:rPr>
            </w:rPrChange>
          </w:rPr>
          <w:t>Reference</w:t>
        </w:r>
      </w:ins>
    </w:p>
    <w:p w14:paraId="163565A3" w14:textId="5C91A74E" w:rsidR="00BE7589" w:rsidRPr="00BE7589" w:rsidRDefault="00BE7589" w:rsidP="00BE7589">
      <w:pPr>
        <w:pStyle w:val="NormalWeb"/>
        <w:rPr>
          <w:rFonts w:hint="eastAsia"/>
          <w:color w:val="000000"/>
          <w:rPrChange w:id="2034" w:author="Dylan CHEN" w:date="2026-08-21T23:09:00Z" w16du:dateUtc="2026-08-21T15:09:00Z">
            <w:rPr>
              <w:rFonts w:hint="eastAsia"/>
            </w:rPr>
          </w:rPrChange>
        </w:rPr>
      </w:pPr>
      <w:ins w:id="2035" w:author="Dylan CHEN" w:date="2026-08-21T23:09:00Z" w16du:dateUtc="2026-08-21T15:09:00Z">
        <w:r>
          <w:rPr>
            <w:color w:val="000000"/>
          </w:rPr>
          <w:t>Oster, E. (2019). Unobservable selection and coefficient stability: Theory and evidence. Journal of Business &amp; Economic Statistics, 37(2), 187–204.</w:t>
        </w:r>
      </w:ins>
    </w:p>
    <w:p w14:paraId="109E6A7C" w14:textId="77777777" w:rsidR="000D507F" w:rsidRPr="00522DE1" w:rsidRDefault="000D507F" w:rsidP="000D507F">
      <w:pPr>
        <w:spacing w:before="120" w:after="120"/>
        <w:rPr>
          <w:b/>
        </w:rPr>
      </w:pPr>
      <w:r w:rsidRPr="00522DE1">
        <w:lastRenderedPageBreak/>
        <w:t>---------------------------------------------------------------------------------------------------------------------</w:t>
      </w:r>
    </w:p>
    <w:p w14:paraId="0E6D6726" w14:textId="2DCAAE28" w:rsidR="000D507F" w:rsidRPr="00522DE1" w:rsidRDefault="00626D48" w:rsidP="000D507F">
      <w:pPr>
        <w:widowControl w:val="0"/>
        <w:autoSpaceDE w:val="0"/>
        <w:spacing w:before="120" w:after="120"/>
        <w:jc w:val="both"/>
        <w:outlineLvl w:val="0"/>
        <w:rPr>
          <w:rFonts w:eastAsia="SimSun"/>
          <w:b/>
          <w:bCs/>
          <w:kern w:val="2"/>
        </w:rPr>
      </w:pPr>
      <w:ins w:id="2036" w:author="Dylan CHEN" w:date="2026-08-20T22:40:00Z" w16du:dateUtc="2026-08-20T14:40:00Z">
        <w:r>
          <w:rPr>
            <w:rFonts w:eastAsia="SimSun" w:hint="eastAsia"/>
            <w:b/>
            <w:bCs/>
            <w:kern w:val="2"/>
          </w:rPr>
          <w:t>#</w:t>
        </w:r>
      </w:ins>
      <w:r w:rsidR="000D507F" w:rsidRPr="00522DE1">
        <w:rPr>
          <w:rFonts w:eastAsia="SimSun"/>
          <w:b/>
          <w:bCs/>
          <w:kern w:val="2"/>
        </w:rPr>
        <w:t>R2-</w:t>
      </w:r>
      <w:r w:rsidR="00EA56CE" w:rsidRPr="00522DE1">
        <w:rPr>
          <w:rFonts w:eastAsia="SimSun"/>
          <w:b/>
          <w:bCs/>
          <w:kern w:val="2"/>
        </w:rPr>
        <w:t>1</w:t>
      </w:r>
      <w:r w:rsidR="001535FF" w:rsidRPr="00522DE1">
        <w:rPr>
          <w:rFonts w:eastAsia="SimSun"/>
          <w:b/>
          <w:bCs/>
          <w:kern w:val="2"/>
        </w:rPr>
        <w:t>3</w:t>
      </w:r>
    </w:p>
    <w:p w14:paraId="161AC80B" w14:textId="29F763BF"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R2-13. I suggested running question-level aggregation when examining the impact on the answer viewer because the IV and DV are not at the same level. The authors followed and found consistent results. I am good with that.</w:t>
      </w:r>
    </w:p>
    <w:p w14:paraId="32162230" w14:textId="20D01C9B"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R2-14. I suggested the author justify why they used the cubic polynomial, and they followed. I am good with that.</w:t>
      </w:r>
    </w:p>
    <w:p w14:paraId="3C3820C5" w14:textId="52D10F6A" w:rsidR="000D507F" w:rsidRPr="00522DE1" w:rsidRDefault="00EE0CC9" w:rsidP="000D507F">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R2-15. I suggested the authors verify whether users see the AI-generated answers in the question list page. They followed and provided the Wayback Machine proof. I am good with that.</w:t>
      </w:r>
    </w:p>
    <w:p w14:paraId="504E0600" w14:textId="77777777" w:rsidR="000D507F" w:rsidRPr="00522DE1"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6CE300D3" w14:textId="29469F54" w:rsidR="0078116C" w:rsidRPr="00522DE1" w:rsidRDefault="00AD5278" w:rsidP="006302D4">
      <w:pPr>
        <w:pStyle w:val="NormalWeb"/>
      </w:pPr>
      <w:r>
        <w:t>We are happy you are satisfied with these responses</w:t>
      </w:r>
      <w:r w:rsidRPr="00522DE1">
        <w:t>.</w:t>
      </w:r>
    </w:p>
    <w:p w14:paraId="776E43E8" w14:textId="77777777" w:rsidR="000D507F" w:rsidRPr="00522DE1" w:rsidRDefault="000D507F" w:rsidP="000D507F">
      <w:pPr>
        <w:spacing w:before="120" w:after="120"/>
        <w:rPr>
          <w:b/>
        </w:rPr>
      </w:pPr>
      <w:r w:rsidRPr="00522DE1">
        <w:t>---------------------------------------------------------------------------------------------------------------------</w:t>
      </w:r>
    </w:p>
    <w:p w14:paraId="60CD889A" w14:textId="7B29DA99" w:rsidR="000D507F" w:rsidRPr="00522DE1" w:rsidRDefault="000B59FA" w:rsidP="000D507F">
      <w:pPr>
        <w:widowControl w:val="0"/>
        <w:autoSpaceDE w:val="0"/>
        <w:spacing w:before="120" w:after="120"/>
        <w:jc w:val="both"/>
        <w:outlineLvl w:val="0"/>
        <w:rPr>
          <w:rFonts w:eastAsia="SimSun"/>
          <w:b/>
          <w:bCs/>
          <w:kern w:val="2"/>
        </w:rPr>
      </w:pPr>
      <w:ins w:id="2037" w:author="Dylan CHEN" w:date="2026-08-20T16:04:00Z" w16du:dateUtc="2026-08-20T08:04:00Z">
        <w:r>
          <w:rPr>
            <w:rFonts w:eastAsia="SimSun" w:hint="eastAsia"/>
            <w:b/>
            <w:bCs/>
            <w:kern w:val="2"/>
          </w:rPr>
          <w:t>#</w:t>
        </w:r>
      </w:ins>
      <w:r w:rsidR="000B7F20">
        <w:rPr>
          <w:rFonts w:eastAsia="SimSun"/>
          <w:b/>
          <w:bCs/>
          <w:kern w:val="2"/>
        </w:rPr>
        <w:t>*</w:t>
      </w:r>
      <w:r w:rsidR="000D507F" w:rsidRPr="00522DE1">
        <w:rPr>
          <w:rFonts w:eastAsia="SimSun"/>
          <w:b/>
          <w:bCs/>
          <w:kern w:val="2"/>
        </w:rPr>
        <w:t>R2-1</w:t>
      </w:r>
      <w:r w:rsidR="005D4D04">
        <w:rPr>
          <w:rFonts w:eastAsia="SimSun"/>
          <w:b/>
          <w:bCs/>
          <w:kern w:val="2"/>
        </w:rPr>
        <w:t>4</w:t>
      </w:r>
    </w:p>
    <w:p w14:paraId="1583DB7A" w14:textId="77777777"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R2-16. I raised a concern about the results of Table 5 in the last round. Specifically, Table 5 reveals that there is no statistical significance in the differences in the number of answers between the questions before and during the experimental period for the control questions. However, the different numbers disclosed by the authors reveal a big difference. For example, the average number of answers for control questions is 1.372, and the overall number of answers per question (including both the experimental period and pre-experimental period) is 1.9.</w:t>
      </w:r>
    </w:p>
    <w:p w14:paraId="3FEE3A4D" w14:textId="7058FE8B"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4F7EBF">
        <w:rPr>
          <w:rFonts w:eastAsia="SimSun"/>
          <w:i/>
          <w:iCs/>
          <w:kern w:val="2"/>
          <w:highlight w:val="yellow"/>
          <w:rPrChange w:id="2038" w:author="Dylan CHEN" w:date="2026-08-05T16:51:00Z" w16du:dateUtc="2026-08-05T08:51:00Z">
            <w:rPr>
              <w:rFonts w:eastAsia="SimSun"/>
              <w:i/>
              <w:iCs/>
              <w:kern w:val="2"/>
            </w:rPr>
          </w:rPrChange>
        </w:rPr>
        <w:t>The authors responded that the difference between 1.9 and 1.372 is not statistically significant and falls within normal sampling variation.</w:t>
      </w:r>
    </w:p>
    <w:p w14:paraId="679800C3" w14:textId="15C98DFE"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respectively disagree. First, the authors need to show how they conduct the statistical analysis. The overall number of answers per question is 1.9, while the experimental period is 1.372, signaling that the pre-experimental period has a number of answers per question higher than 1.9. The authors need to show the numbers and be more transparent.</w:t>
      </w:r>
    </w:p>
    <w:p w14:paraId="47FE54BC" w14:textId="60FD5F26" w:rsidR="000D507F"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4F7EBF">
        <w:rPr>
          <w:rFonts w:eastAsia="SimSun"/>
          <w:i/>
          <w:iCs/>
          <w:kern w:val="2"/>
          <w:highlight w:val="yellow"/>
          <w:rPrChange w:id="2039" w:author="Dylan CHEN" w:date="2026-08-05T16:51:00Z" w16du:dateUtc="2026-08-05T08:51:00Z">
            <w:rPr>
              <w:rFonts w:eastAsia="SimSun"/>
              <w:i/>
              <w:iCs/>
              <w:kern w:val="2"/>
            </w:rPr>
          </w:rPrChange>
        </w:rPr>
        <w:t xml:space="preserve">Second, the authors attribute the difference to </w:t>
      </w:r>
      <w:r w:rsidR="00E71BCF">
        <w:rPr>
          <w:rFonts w:eastAsia="SimSun"/>
          <w:i/>
          <w:iCs/>
          <w:kern w:val="2"/>
          <w:highlight w:val="yellow"/>
        </w:rPr>
        <w:t>“</w:t>
      </w:r>
      <w:r w:rsidRPr="004F7EBF">
        <w:rPr>
          <w:rFonts w:eastAsia="SimSun"/>
          <w:i/>
          <w:iCs/>
          <w:kern w:val="2"/>
          <w:highlight w:val="yellow"/>
          <w:rPrChange w:id="2040" w:author="Dylan CHEN" w:date="2026-08-05T16:51:00Z" w16du:dateUtc="2026-08-05T08:51:00Z">
            <w:rPr>
              <w:rFonts w:eastAsia="SimSun"/>
              <w:i/>
              <w:iCs/>
              <w:kern w:val="2"/>
            </w:rPr>
          </w:rPrChange>
        </w:rPr>
        <w:t>normal sampling variation</w:t>
      </w:r>
      <w:r w:rsidR="00E71BCF">
        <w:rPr>
          <w:rFonts w:eastAsia="SimSun"/>
          <w:i/>
          <w:iCs/>
          <w:kern w:val="2"/>
          <w:highlight w:val="yellow"/>
        </w:rPr>
        <w:t>”</w:t>
      </w:r>
      <w:r w:rsidRPr="004F7EBF">
        <w:rPr>
          <w:rFonts w:eastAsia="SimSun"/>
          <w:i/>
          <w:iCs/>
          <w:kern w:val="2"/>
          <w:highlight w:val="yellow"/>
          <w:rPrChange w:id="2041" w:author="Dylan CHEN" w:date="2026-08-05T16:51:00Z" w16du:dateUtc="2026-08-05T08:51:00Z">
            <w:rPr>
              <w:rFonts w:eastAsia="SimSun"/>
              <w:i/>
              <w:iCs/>
              <w:kern w:val="2"/>
            </w:rPr>
          </w:rPrChange>
        </w:rPr>
        <w:t xml:space="preserve"> without specifying the sampling process and the variance.</w:t>
      </w:r>
    </w:p>
    <w:p w14:paraId="03059382" w14:textId="77777777" w:rsidR="000D507F" w:rsidRDefault="000D507F" w:rsidP="000D507F">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824FC20" w14:textId="2AD31820" w:rsidR="00236B18" w:rsidRDefault="00236B18" w:rsidP="00E272B6">
      <w:pPr>
        <w:pStyle w:val="Paragraph"/>
      </w:pPr>
      <w:r>
        <w:t xml:space="preserve">We thank the reviewer for </w:t>
      </w:r>
      <w:r w:rsidR="00CF46D7">
        <w:t>the comment</w:t>
      </w:r>
      <w:r>
        <w:t xml:space="preserve">. </w:t>
      </w:r>
    </w:p>
    <w:p w14:paraId="63DAA078" w14:textId="7819189E" w:rsidR="00962907" w:rsidRDefault="001F66D8" w:rsidP="00E272B6">
      <w:pPr>
        <w:pStyle w:val="Paragraph"/>
      </w:pPr>
      <w:r>
        <w:t xml:space="preserve">First, we want to clarify that </w:t>
      </w:r>
      <w:r w:rsidR="00962907">
        <w:t xml:space="preserve">the two numbers </w:t>
      </w:r>
      <w:r w:rsidRPr="001F66D8">
        <w:t>1.372</w:t>
      </w:r>
      <w:r>
        <w:t xml:space="preserve"> </w:t>
      </w:r>
      <w:r w:rsidR="00962907">
        <w:t xml:space="preserve">and </w:t>
      </w:r>
      <w:r>
        <w:t xml:space="preserve">1.9 </w:t>
      </w:r>
      <w:r w:rsidR="00236B18">
        <w:t xml:space="preserve">come from </w:t>
      </w:r>
      <w:r w:rsidR="00236B18">
        <w:rPr>
          <w:rStyle w:val="Strong"/>
        </w:rPr>
        <w:t xml:space="preserve">different populations </w:t>
      </w:r>
      <w:r w:rsidR="00236B18">
        <w:t>and cannot be directly compared to infer a trend.</w:t>
      </w:r>
      <w:r w:rsidR="00962907">
        <w:t xml:space="preserve"> 1.372 is on the control group in </w:t>
      </w:r>
      <w:ins w:id="2042" w:author="Dylan CHEN" w:date="2026-08-05T16:51:00Z" w16du:dateUtc="2026-08-05T08:51:00Z">
        <w:r w:rsidR="004F7EBF">
          <w:rPr>
            <w:rFonts w:hint="eastAsia"/>
          </w:rPr>
          <w:t xml:space="preserve">the </w:t>
        </w:r>
      </w:ins>
      <w:r w:rsidR="00962907">
        <w:t>post-experiment period</w:t>
      </w:r>
      <w:ins w:id="2043" w:author="Dylan CHEN" w:date="2026-08-05T16:51:00Z" w16du:dateUtc="2026-08-05T08:51:00Z">
        <w:r w:rsidR="004F7EBF">
          <w:rPr>
            <w:rFonts w:hint="eastAsia"/>
          </w:rPr>
          <w:t>,</w:t>
        </w:r>
      </w:ins>
      <w:r w:rsidR="00962907">
        <w:t xml:space="preserve"> and 1.9 is on the entire population.</w:t>
      </w:r>
      <w:r w:rsidR="008B6505">
        <w:t xml:space="preserve"> O</w:t>
      </w:r>
      <w:r w:rsidR="00962907">
        <w:t xml:space="preserve">ur statement on </w:t>
      </w:r>
      <w:r w:rsidR="00E71BCF">
        <w:rPr>
          <w:rStyle w:val="Emphasis"/>
        </w:rPr>
        <w:t>“</w:t>
      </w:r>
      <w:r w:rsidR="00962907">
        <w:rPr>
          <w:rStyle w:val="Emphasis"/>
        </w:rPr>
        <w:t>normal sampling variation</w:t>
      </w:r>
      <w:r w:rsidR="00E71BCF">
        <w:rPr>
          <w:rStyle w:val="Emphasis"/>
        </w:rPr>
        <w:t>”</w:t>
      </w:r>
      <w:r w:rsidR="00962907">
        <w:t xml:space="preserve"> </w:t>
      </w:r>
      <w:ins w:id="2044" w:author="Dylan CHEN" w:date="2026-08-05T16:51:00Z" w16du:dateUtc="2026-08-05T08:51:00Z">
        <w:r w:rsidR="004F7EBF">
          <w:rPr>
            <w:rFonts w:hint="eastAsia"/>
          </w:rPr>
          <w:t xml:space="preserve">was </w:t>
        </w:r>
      </w:ins>
      <w:r w:rsidR="00962907">
        <w:t xml:space="preserve">intended </w:t>
      </w:r>
      <w:ins w:id="2045" w:author="Dylan CHEN" w:date="2026-08-05T16:51:00Z" w16du:dateUtc="2026-08-05T08:51:00Z">
        <w:r w:rsidR="004F7EBF">
          <w:rPr>
            <w:rFonts w:hint="eastAsia"/>
          </w:rPr>
          <w:t xml:space="preserve">to </w:t>
        </w:r>
      </w:ins>
      <w:r w:rsidR="00962907">
        <w:t xml:space="preserve">explain that the two numbers come from different </w:t>
      </w:r>
      <w:r w:rsidR="00962907">
        <w:rPr>
          <w:rStyle w:val="Strong"/>
        </w:rPr>
        <w:t>samples</w:t>
      </w:r>
      <w:r w:rsidR="008B6505">
        <w:rPr>
          <w:rStyle w:val="Strong"/>
        </w:rPr>
        <w:t>.</w:t>
      </w:r>
      <w:r w:rsidR="00962907">
        <w:t xml:space="preserve"> </w:t>
      </w:r>
    </w:p>
    <w:p w14:paraId="457D750E" w14:textId="465D597A" w:rsidR="00236B18" w:rsidRDefault="00962907">
      <w:pPr>
        <w:pStyle w:val="Paragraph"/>
      </w:pPr>
      <w:r>
        <w:t>Second, it should be noted that p</w:t>
      </w:r>
      <w:r w:rsidR="00236B18">
        <w:t xml:space="preserve">re-experiment questions have been on the platform longer and have mechanically accumulated more answers over time. </w:t>
      </w:r>
      <w:r>
        <w:t xml:space="preserve">For the same reason, a </w:t>
      </w:r>
      <w:r w:rsidR="00236B18">
        <w:t>raw comparison conflates time-on-platform with behavioral change.</w:t>
      </w:r>
      <w:r>
        <w:t xml:space="preserve"> The fact </w:t>
      </w:r>
      <w:ins w:id="2046" w:author="Dylan CHEN" w:date="2026-08-20T16:05:00Z" w16du:dateUtc="2026-08-20T08:05:00Z">
        <w:r w:rsidR="000B59FA">
          <w:rPr>
            <w:rFonts w:hint="eastAsia"/>
          </w:rPr>
          <w:t xml:space="preserve">that </w:t>
        </w:r>
      </w:ins>
      <w:r>
        <w:t xml:space="preserve">1.9 is larger than 1.372 does not </w:t>
      </w:r>
      <w:r>
        <w:lastRenderedPageBreak/>
        <w:t xml:space="preserve">necessarily indicate a decrease in </w:t>
      </w:r>
      <w:ins w:id="2047" w:author="Dylan CHEN" w:date="2026-08-05T16:52:00Z" w16du:dateUtc="2026-08-05T08:52:00Z">
        <w:r w:rsidR="004F7EBF">
          <w:rPr>
            <w:rFonts w:hint="eastAsia"/>
          </w:rPr>
          <w:t xml:space="preserve">the </w:t>
        </w:r>
      </w:ins>
      <w:r>
        <w:t>number of answers</w:t>
      </w:r>
      <w:r w:rsidR="00313A47">
        <w:t>.</w:t>
      </w:r>
    </w:p>
    <w:p w14:paraId="61A3D0D8" w14:textId="57E8113D" w:rsidR="00313A47" w:rsidRDefault="00313A47" w:rsidP="000B34A9">
      <w:pPr>
        <w:pStyle w:val="Paragraph"/>
      </w:pPr>
      <w:r>
        <w:t xml:space="preserve">Third, our studied period is small. Even though there is a decreasing trend, it may not be reflected or affect our analysis. </w:t>
      </w:r>
    </w:p>
    <w:p w14:paraId="0459C0CD" w14:textId="7ED34F3F" w:rsidR="00CF46D7" w:rsidRDefault="00313A47" w:rsidP="00841A6C">
      <w:pPr>
        <w:pStyle w:val="Paragraph"/>
      </w:pPr>
      <w:r>
        <w:t>Due to these reasons, o</w:t>
      </w:r>
      <w:r w:rsidR="00962907">
        <w:t xml:space="preserve">ur spillover test </w:t>
      </w:r>
      <w:del w:id="2048" w:author="Dylan CHEN" w:date="2026-08-20T16:05:00Z" w16du:dateUtc="2026-08-20T08:05:00Z">
        <w:r w:rsidR="00962907" w:rsidDel="000B59FA">
          <w:delText xml:space="preserve">in Table 5 </w:delText>
        </w:r>
      </w:del>
      <w:r w:rsidR="00962907">
        <w:t xml:space="preserve">compares </w:t>
      </w:r>
      <w:r w:rsidR="00962907">
        <w:rPr>
          <w:rStyle w:val="Strong"/>
        </w:rPr>
        <w:t>pre-experiment questions</w:t>
      </w:r>
      <w:r w:rsidR="00962907">
        <w:t xml:space="preserve"> (N = 4,137; mean = 1.482, SD = 1.131) against </w:t>
      </w:r>
      <w:r w:rsidR="00962907">
        <w:rPr>
          <w:rStyle w:val="Strong"/>
        </w:rPr>
        <w:t>control-group questions during the experiment</w:t>
      </w:r>
      <w:r w:rsidR="00962907">
        <w:t xml:space="preserve"> (N = 1,847; mean = 1.305, SD = 1.172). These two group</w:t>
      </w:r>
      <w:ins w:id="2049" w:author="Dylan CHEN" w:date="2026-08-05T16:52:00Z" w16du:dateUtc="2026-08-05T08:52:00Z">
        <w:r w:rsidR="004F7EBF">
          <w:rPr>
            <w:rFonts w:hint="eastAsia"/>
          </w:rPr>
          <w:t>s</w:t>
        </w:r>
      </w:ins>
      <w:r w:rsidR="00962907">
        <w:t xml:space="preserve"> of questions are essentially the same type of questions without AI answers. </w:t>
      </w:r>
      <w:r>
        <w:t>Further</w:t>
      </w:r>
      <w:del w:id="2050" w:author="Dylan CHEN" w:date="2026-08-05T16:52:00Z" w16du:dateUtc="2026-08-05T08:52:00Z">
        <w:r w:rsidDel="004F7EBF">
          <w:delText xml:space="preserve"> </w:delText>
        </w:r>
      </w:del>
      <w:r>
        <w:t xml:space="preserve">more, we </w:t>
      </w:r>
      <w:r w:rsidR="00236B18">
        <w:t xml:space="preserve">employ a </w:t>
      </w:r>
      <w:r w:rsidR="00236B18">
        <w:rPr>
          <w:rStyle w:val="Strong"/>
        </w:rPr>
        <w:t>regression that controls for a cubic polynomial of question age</w:t>
      </w:r>
      <w:r w:rsidR="00236B18">
        <w:t xml:space="preserve"> and other covariates. Once the mechanical age effect is removed, the coefficient on the post-AI deployment indicator is </w:t>
      </w:r>
      <w:r w:rsidR="00236B18">
        <w:rPr>
          <w:rStyle w:val="Strong"/>
        </w:rPr>
        <w:t>−0.022 (SE = 0.015</w:t>
      </w:r>
      <w:r w:rsidR="00CF46D7">
        <w:rPr>
          <w:rStyle w:val="Strong"/>
        </w:rPr>
        <w:t xml:space="preserve">; </w:t>
      </w:r>
      <w:r w:rsidR="00CF46D7">
        <w:t>p &gt; 0.10</w:t>
      </w:r>
      <w:r w:rsidR="00236B18">
        <w:rPr>
          <w:rStyle w:val="Strong"/>
        </w:rPr>
        <w:t>)</w:t>
      </w:r>
      <w:r w:rsidR="00236B18">
        <w:t xml:space="preserve">. </w:t>
      </w:r>
      <w:r w:rsidR="00CF46D7">
        <w:t xml:space="preserve">Our claim that </w:t>
      </w:r>
      <w:r w:rsidR="00E71BCF">
        <w:rPr>
          <w:rStyle w:val="Emphasis"/>
        </w:rPr>
        <w:t>“</w:t>
      </w:r>
      <w:r w:rsidR="00CF46D7">
        <w:rPr>
          <w:rStyle w:val="Emphasis"/>
        </w:rPr>
        <w:t>the difference is not statistically significant</w:t>
      </w:r>
      <w:r w:rsidR="00E71BCF">
        <w:rPr>
          <w:rStyle w:val="Emphasis"/>
        </w:rPr>
        <w:t>”</w:t>
      </w:r>
      <w:r w:rsidR="00CF46D7">
        <w:t xml:space="preserve"> referred to this result. </w:t>
      </w:r>
    </w:p>
    <w:p w14:paraId="65D60F9B" w14:textId="636E211D" w:rsidR="00CF46D7" w:rsidRDefault="00CF46D7" w:rsidP="00CF46D7">
      <w:pPr>
        <w:pStyle w:val="Paragraph"/>
      </w:pPr>
      <w:r>
        <w:t xml:space="preserve">This confirms that the introduction of internal GenAI did not change the patterns </w:t>
      </w:r>
      <w:ins w:id="2051" w:author="Dylan CHEN" w:date="2026-08-05T16:52:00Z" w16du:dateUtc="2026-08-05T08:52:00Z">
        <w:r w:rsidR="004F7EBF">
          <w:rPr>
            <w:rFonts w:hint="eastAsia"/>
          </w:rPr>
          <w:t xml:space="preserve">of </w:t>
        </w:r>
      </w:ins>
      <w:r>
        <w:t>human answering for control-group questions.</w:t>
      </w:r>
    </w:p>
    <w:p w14:paraId="1FBD4B2F" w14:textId="147B5A4F" w:rsidR="00CF46D7" w:rsidRDefault="00CF46D7" w:rsidP="00CF46D7">
      <w:pPr>
        <w:pStyle w:val="Paragraph"/>
      </w:pPr>
      <w:r>
        <w:t>Following the reviewer</w:t>
      </w:r>
      <w:r w:rsidR="003834AA">
        <w:t>’</w:t>
      </w:r>
      <w:r>
        <w:t xml:space="preserve">s suggestion, we have clarified this </w:t>
      </w:r>
      <w:r w:rsidR="002E0717">
        <w:rPr>
          <w:rFonts w:hint="eastAsia"/>
        </w:rPr>
        <w:t>in Section 6.2.3</w:t>
      </w:r>
      <w:r>
        <w:t>.</w:t>
      </w:r>
    </w:p>
    <w:p w14:paraId="63A88DB0" w14:textId="77777777" w:rsidR="000D507F" w:rsidRPr="00522DE1" w:rsidRDefault="000D507F" w:rsidP="000D507F">
      <w:pPr>
        <w:spacing w:before="120" w:after="120"/>
        <w:rPr>
          <w:b/>
        </w:rPr>
      </w:pPr>
      <w:r w:rsidRPr="00522DE1">
        <w:t>---------------------------------------------------------------------------------------------------------------------</w:t>
      </w:r>
    </w:p>
    <w:p w14:paraId="5450869F" w14:textId="3CB24F62" w:rsidR="000D507F" w:rsidRPr="00522DE1" w:rsidRDefault="002D45CB" w:rsidP="000D507F">
      <w:pPr>
        <w:widowControl w:val="0"/>
        <w:autoSpaceDE w:val="0"/>
        <w:spacing w:before="120" w:after="120"/>
        <w:jc w:val="both"/>
        <w:outlineLvl w:val="0"/>
        <w:rPr>
          <w:rFonts w:eastAsia="SimSun"/>
          <w:b/>
          <w:bCs/>
          <w:kern w:val="2"/>
        </w:rPr>
      </w:pPr>
      <w:ins w:id="2052" w:author="Dylan CHEN" w:date="2026-08-20T17:40:00Z" w16du:dateUtc="2026-08-20T09:40:00Z">
        <w:r>
          <w:rPr>
            <w:rFonts w:eastAsia="SimSun" w:hint="eastAsia"/>
            <w:b/>
            <w:bCs/>
            <w:kern w:val="2"/>
          </w:rPr>
          <w:t>#</w:t>
        </w:r>
      </w:ins>
      <w:r w:rsidR="000D507F" w:rsidRPr="00522DE1">
        <w:rPr>
          <w:rFonts w:eastAsia="SimSun"/>
          <w:b/>
          <w:bCs/>
          <w:kern w:val="2"/>
        </w:rPr>
        <w:t>R2-1</w:t>
      </w:r>
      <w:r w:rsidR="005D4D04">
        <w:rPr>
          <w:rFonts w:eastAsia="SimSun"/>
          <w:b/>
          <w:bCs/>
          <w:kern w:val="2"/>
        </w:rPr>
        <w:t>5</w:t>
      </w:r>
    </w:p>
    <w:p w14:paraId="5129B7AD" w14:textId="6404992C"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R2-17. In the earlier round, I challenged the authors</w:t>
      </w:r>
      <w:r w:rsidR="003834AA">
        <w:rPr>
          <w:rFonts w:eastAsia="SimSun"/>
          <w:i/>
          <w:iCs/>
          <w:kern w:val="2"/>
        </w:rPr>
        <w:t>’</w:t>
      </w:r>
      <w:r w:rsidRPr="00522DE1">
        <w:rPr>
          <w:rFonts w:eastAsia="SimSun"/>
          <w:i/>
          <w:iCs/>
          <w:kern w:val="2"/>
        </w:rPr>
        <w:t xml:space="preserve"> way of testing the content quality mechanisms by suggesting that they should first test that the AI answers are of higher quality and second test whether this higher quality AI-generated answers demotivate users from generating answers.</w:t>
      </w:r>
    </w:p>
    <w:p w14:paraId="4AC1747C" w14:textId="4958B0DA"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response, the authors followed but argued the validity of their original approach, which only controlled the first answer quality by citing highly influential papers.</w:t>
      </w:r>
    </w:p>
    <w:p w14:paraId="7A9E9DF9" w14:textId="6B2B74F0"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Since the authors argued, I want to respond and raise the authors</w:t>
      </w:r>
      <w:r w:rsidR="003834AA">
        <w:rPr>
          <w:rFonts w:eastAsia="SimSun"/>
          <w:i/>
          <w:iCs/>
          <w:kern w:val="2"/>
        </w:rPr>
        <w:t>’</w:t>
      </w:r>
      <w:r w:rsidRPr="00522DE1">
        <w:rPr>
          <w:rFonts w:eastAsia="SimSun"/>
          <w:i/>
          <w:iCs/>
          <w:kern w:val="2"/>
        </w:rPr>
        <w:t xml:space="preserve"> incorrect operations of only including the controls to test a mechanism.</w:t>
      </w:r>
    </w:p>
    <w:p w14:paraId="75D9AFEB" w14:textId="123D262C"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First, by including controls, </w:t>
      </w:r>
      <w:r w:rsidRPr="004F7EBF">
        <w:rPr>
          <w:rFonts w:eastAsia="SimSun"/>
          <w:i/>
          <w:iCs/>
          <w:kern w:val="2"/>
        </w:rPr>
        <w:t xml:space="preserve">the </w:t>
      </w:r>
      <w:r w:rsidRPr="004F7EBF">
        <w:rPr>
          <w:rFonts w:eastAsia="SimSun"/>
          <w:i/>
          <w:iCs/>
          <w:kern w:val="2"/>
          <w:rPrChange w:id="2053" w:author="Dylan CHEN" w:date="2026-08-05T16:53:00Z" w16du:dateUtc="2026-08-05T08:53:00Z">
            <w:rPr>
              <w:rFonts w:eastAsia="SimSun"/>
              <w:i/>
              <w:iCs/>
              <w:kern w:val="2"/>
              <w:highlight w:val="yellow"/>
            </w:rPr>
          </w:rPrChange>
        </w:rPr>
        <w:t>authors didn</w:t>
      </w:r>
      <w:r w:rsidR="003834AA">
        <w:rPr>
          <w:rFonts w:eastAsia="SimSun"/>
          <w:i/>
          <w:iCs/>
          <w:kern w:val="2"/>
        </w:rPr>
        <w:t>’</w:t>
      </w:r>
      <w:r w:rsidRPr="004F7EBF">
        <w:rPr>
          <w:rFonts w:eastAsia="SimSun"/>
          <w:i/>
          <w:iCs/>
          <w:kern w:val="2"/>
          <w:rPrChange w:id="2054" w:author="Dylan CHEN" w:date="2026-08-05T16:53:00Z" w16du:dateUtc="2026-08-05T08:53:00Z">
            <w:rPr>
              <w:rFonts w:eastAsia="SimSun"/>
              <w:i/>
              <w:iCs/>
              <w:kern w:val="2"/>
              <w:highlight w:val="yellow"/>
            </w:rPr>
          </w:rPrChange>
        </w:rPr>
        <w:t>t test whether AI answers are of higher quality</w:t>
      </w:r>
      <w:r w:rsidRPr="004F7EBF">
        <w:rPr>
          <w:rFonts w:eastAsia="SimSun"/>
          <w:i/>
          <w:iCs/>
          <w:kern w:val="2"/>
        </w:rPr>
        <w:t>, leaving their proposed theoretical mechanisms for higher AI answer quality in the air and untested (as supported by the authors</w:t>
      </w:r>
      <w:r w:rsidR="003834AA">
        <w:rPr>
          <w:rFonts w:eastAsia="SimSun"/>
          <w:i/>
          <w:iCs/>
          <w:kern w:val="2"/>
        </w:rPr>
        <w:t>’</w:t>
      </w:r>
      <w:r w:rsidRPr="004F7EBF">
        <w:rPr>
          <w:rFonts w:eastAsia="SimSun"/>
          <w:i/>
          <w:iCs/>
          <w:kern w:val="2"/>
        </w:rPr>
        <w:t xml:space="preserve"> response: </w:t>
      </w:r>
      <w:r w:rsidR="00E71BCF">
        <w:rPr>
          <w:rFonts w:eastAsia="SimSun"/>
          <w:i/>
          <w:iCs/>
          <w:kern w:val="2"/>
        </w:rPr>
        <w:t>“</w:t>
      </w:r>
      <w:r w:rsidRPr="004F7EBF">
        <w:rPr>
          <w:rFonts w:eastAsia="SimSun"/>
          <w:i/>
          <w:iCs/>
          <w:kern w:val="2"/>
        </w:rPr>
        <w:t>By holding answer quality constant</w:t>
      </w:r>
      <w:r w:rsidRPr="00522DE1">
        <w:rPr>
          <w:rFonts w:eastAsia="SimSun"/>
          <w:i/>
          <w:iCs/>
          <w:kern w:val="2"/>
        </w:rPr>
        <w:t xml:space="preserve"> (controlling for it), we remove the portion of the AI effect that works through quality differences.</w:t>
      </w:r>
      <w:r w:rsidR="00E71BCF">
        <w:rPr>
          <w:rFonts w:eastAsia="SimSun"/>
          <w:i/>
          <w:iCs/>
          <w:kern w:val="2"/>
        </w:rPr>
        <w:t>”</w:t>
      </w:r>
      <w:r w:rsidRPr="00522DE1">
        <w:rPr>
          <w:rFonts w:eastAsia="SimSun"/>
          <w:i/>
          <w:iCs/>
          <w:kern w:val="2"/>
        </w:rPr>
        <w:t>)</w:t>
      </w:r>
    </w:p>
    <w:p w14:paraId="73C011A1" w14:textId="1DAA28AF"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Second, I agree with the authors that (β₁ - β₁</w:t>
      </w:r>
      <w:r w:rsidR="003834AA">
        <w:rPr>
          <w:rFonts w:eastAsia="SimSun"/>
          <w:i/>
          <w:iCs/>
          <w:kern w:val="2"/>
        </w:rPr>
        <w:t>’</w:t>
      </w:r>
      <w:r w:rsidRPr="00522DE1">
        <w:rPr>
          <w:rFonts w:eastAsia="SimSun"/>
          <w:i/>
          <w:iCs/>
          <w:kern w:val="2"/>
        </w:rPr>
        <w:t>) represents the portion of the effect that operates through answer quality. However, the authors did not test whether this difference was significant in their original submission. Therefore, the authors cannot conclude whether the reduced effect of AI answers on human answers stems from answer quality.</w:t>
      </w:r>
    </w:p>
    <w:p w14:paraId="5895E746" w14:textId="6A857FBF" w:rsidR="00EE0CC9"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highlight w:val="yellow"/>
        </w:rPr>
        <w:t>Accordingly, in this new approach, we still need to understand whether the effect difference before and after including the answer quality is significant or not (i.e., whether the difference of -0.153 and -0.113 in Table 9 is significant or not).</w:t>
      </w:r>
    </w:p>
    <w:p w14:paraId="7CDD952A" w14:textId="7B548743" w:rsidR="00355323" w:rsidRPr="00522DE1" w:rsidRDefault="00EE0CC9" w:rsidP="00EE0CC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In addition, the authors </w:t>
      </w:r>
      <w:r w:rsidRPr="00522DE1">
        <w:rPr>
          <w:rFonts w:eastAsia="SimSun"/>
          <w:i/>
          <w:iCs/>
          <w:kern w:val="2"/>
          <w:highlight w:val="yellow"/>
        </w:rPr>
        <w:t>only used answer length as the answer quality measure.</w:t>
      </w:r>
      <w:r w:rsidRPr="00522DE1">
        <w:rPr>
          <w:rFonts w:eastAsia="SimSun"/>
          <w:i/>
          <w:iCs/>
          <w:kern w:val="2"/>
        </w:rPr>
        <w:t xml:space="preserve"> It can be problematic. The internal GenAI in-built prompt can control the length of AI answers. The authors need to test other quality measures that can also mediate the effects.</w:t>
      </w:r>
      <w:r w:rsidR="001701B5" w:rsidRPr="00522DE1">
        <w:rPr>
          <w:rFonts w:eastAsia="SimSun"/>
          <w:i/>
          <w:iCs/>
          <w:kern w:val="2"/>
        </w:rPr>
        <w:t xml:space="preserve"> </w:t>
      </w:r>
    </w:p>
    <w:p w14:paraId="588A302C" w14:textId="093EFB82" w:rsidR="004F481B" w:rsidRPr="00522DE1" w:rsidRDefault="000D507F" w:rsidP="006302D4">
      <w:pPr>
        <w:widowControl w:val="0"/>
        <w:autoSpaceDE w:val="0"/>
        <w:autoSpaceDN w:val="0"/>
        <w:adjustRightInd w:val="0"/>
        <w:spacing w:before="120" w:after="120"/>
        <w:jc w:val="both"/>
      </w:pPr>
      <w:r w:rsidRPr="00522DE1">
        <w:rPr>
          <w:rFonts w:eastAsia="SimSun"/>
          <w:b/>
          <w:bCs/>
          <w:i/>
          <w:iCs/>
          <w:kern w:val="2"/>
          <w:u w:val="single"/>
        </w:rPr>
        <w:t>Response</w:t>
      </w:r>
    </w:p>
    <w:p w14:paraId="025DEA98" w14:textId="7B7C8EDE" w:rsidR="00D43EC2" w:rsidRDefault="00D43EC2" w:rsidP="00D43EC2">
      <w:pPr>
        <w:pStyle w:val="Paragraph"/>
        <w:rPr>
          <w:ins w:id="2055" w:author="Dylan CHEN" w:date="2026-08-04T17:13:00Z" w16du:dateUtc="2026-08-04T09:13:00Z"/>
        </w:rPr>
      </w:pPr>
      <w:ins w:id="2056" w:author="Dylan CHEN" w:date="2026-08-04T17:13:00Z" w16du:dateUtc="2026-08-04T09:13:00Z">
        <w:r w:rsidRPr="00D43EC2">
          <w:t>We thank the reviewer for pressing on both points, and we address them in turn.</w:t>
        </w:r>
      </w:ins>
    </w:p>
    <w:p w14:paraId="3CBEDF2F" w14:textId="7B790C25" w:rsidR="00D43EC2" w:rsidRDefault="00D43EC2" w:rsidP="00D43EC2">
      <w:pPr>
        <w:pStyle w:val="Paragraph"/>
        <w:rPr>
          <w:ins w:id="2057" w:author="Dylan CHEN" w:date="2026-08-04T17:13:00Z" w16du:dateUtc="2026-08-04T09:13:00Z"/>
        </w:rPr>
      </w:pPr>
      <w:ins w:id="2058" w:author="Dylan CHEN" w:date="2026-08-04T17:13:00Z" w16du:dateUtc="2026-08-04T09:13:00Z">
        <w:r w:rsidRPr="00D43EC2">
          <w:lastRenderedPageBreak/>
          <w:t>On the significance of the coefficient difference between −0.153 and −0.113, and on control-based mediation more generally, we no longer use the control-based approach to establish mechanisms. As described in our opening remark and in our response to R2-1, every mechanism in the revised paper is now derived directly from theoretical argument under the dual-process framework and tested through predictions stated in advance, rather than through the change in a coefficient after adding a control. There is therefore no longer a coefficient-difference test of the kind the reviewer refers to, and no corresponding new result, because that inference strategy has been removed from the paper.</w:t>
        </w:r>
      </w:ins>
    </w:p>
    <w:p w14:paraId="6F1DF06A" w14:textId="77777777" w:rsidR="002D45CB" w:rsidRPr="002D45CB" w:rsidRDefault="00D43EC2" w:rsidP="002D45CB">
      <w:pPr>
        <w:widowControl w:val="0"/>
        <w:snapToGrid w:val="0"/>
        <w:spacing w:afterLines="50" w:after="120"/>
        <w:rPr>
          <w:ins w:id="2059" w:author="Dylan CHEN" w:date="2026-08-20T17:40:00Z" w16du:dateUtc="2026-08-20T09:40:00Z"/>
          <w:rFonts w:eastAsia="DengXian"/>
          <w:color w:val="000000"/>
          <w:kern w:val="2"/>
        </w:rPr>
      </w:pPr>
      <w:ins w:id="2060" w:author="Dylan CHEN" w:date="2026-08-04T17:14:00Z" w16du:dateUtc="2026-08-04T09:14:00Z">
        <w:r w:rsidRPr="00D43EC2">
          <w:t xml:space="preserve">On the measurement of AI answer quality beyond length, we make three clarifications and additions. </w:t>
        </w:r>
      </w:ins>
      <w:ins w:id="2061" w:author="Dylan CHEN" w:date="2026-08-20T17:40:00Z" w16du:dateUtc="2026-08-20T09:40:00Z">
        <w:r w:rsidR="002D45CB" w:rsidRPr="002D45CB">
          <w:rPr>
            <w:rFonts w:eastAsia="DengXian"/>
            <w:b/>
            <w:bCs/>
            <w:color w:val="000000"/>
            <w:kern w:val="2"/>
          </w:rPr>
          <w:t>First, we clarify that answer length measures coverage rather than overall quality.</w:t>
        </w:r>
        <w:r w:rsidR="002D45CB" w:rsidRPr="002D45CB">
          <w:rPr>
            <w:rFonts w:eastAsia="DengXian"/>
            <w:color w:val="000000"/>
            <w:kern w:val="2"/>
          </w:rPr>
          <w:t xml:space="preserve"> In our original framing, we imprecisely characterized length as a quality proxy. We now position it specifically as a measure of answer coverage, which captures the breadth and thoroughness of comprehensiveness. This is conceptually distinct from the dimensions captured by our original LLM-based measures. As detailed in Appendix B, the LLM assessment focuses on objective quality dimensions such as accuracy, clarity, and relevance, which evaluate how well an answer addresses what it chooses to cover rather than how much ground it covers. This distinction explains the divergent mediation patterns. Potential human answerers are deterred primarily by the perceived high coverage of the AI answer, a surface cue that can be inferred from length at a glance, rather than by fine-grained quality, which becomes available only through effortful evaluation.</w:t>
        </w:r>
      </w:ins>
    </w:p>
    <w:p w14:paraId="6A9D0991" w14:textId="33918119" w:rsidR="002D45CB" w:rsidRPr="002D45CB" w:rsidRDefault="002D45CB" w:rsidP="002D45CB">
      <w:pPr>
        <w:widowControl w:val="0"/>
        <w:snapToGrid w:val="0"/>
        <w:spacing w:afterLines="50" w:after="120"/>
        <w:rPr>
          <w:ins w:id="2062" w:author="Dylan CHEN" w:date="2026-08-20T17:40:00Z" w16du:dateUtc="2026-08-20T09:40:00Z"/>
          <w:rFonts w:eastAsia="DengXian"/>
          <w:color w:val="000000"/>
          <w:kern w:val="2"/>
        </w:rPr>
      </w:pPr>
      <w:ins w:id="2063" w:author="Dylan CHEN" w:date="2026-08-20T17:40:00Z" w16du:dateUtc="2026-08-20T09:40:00Z">
        <w:r w:rsidRPr="002D45CB">
          <w:rPr>
            <w:rFonts w:eastAsia="DengXian"/>
            <w:b/>
            <w:bCs/>
            <w:color w:val="000000"/>
            <w:kern w:val="2"/>
          </w:rPr>
          <w:t>Second, we highlight the 3 validation tests we conduct for the LLM-based quality measure.</w:t>
        </w:r>
        <w:r w:rsidRPr="002D45CB">
          <w:rPr>
            <w:rFonts w:eastAsia="DengXian"/>
            <w:color w:val="000000"/>
            <w:kern w:val="2"/>
          </w:rPr>
          <w:t xml:space="preserve"> Failed AI answers (for example, “I</w:t>
        </w:r>
      </w:ins>
      <w:r w:rsidR="003834AA">
        <w:rPr>
          <w:rFonts w:eastAsia="DengXian"/>
          <w:color w:val="000000"/>
          <w:kern w:val="2"/>
        </w:rPr>
        <w:t>’</w:t>
      </w:r>
      <w:ins w:id="2064" w:author="Dylan CHEN" w:date="2026-08-20T17:40:00Z" w16du:dateUtc="2026-08-20T09:40:00Z">
        <w:r w:rsidRPr="002D45CB">
          <w:rPr>
            <w:rFonts w:eastAsia="DengXian"/>
            <w:color w:val="000000"/>
            <w:kern w:val="2"/>
          </w:rPr>
          <w:t>m sorry, I can</w:t>
        </w:r>
      </w:ins>
      <w:r w:rsidR="003834AA">
        <w:rPr>
          <w:rFonts w:eastAsia="DengXian"/>
          <w:color w:val="000000"/>
          <w:kern w:val="2"/>
        </w:rPr>
        <w:t>’</w:t>
      </w:r>
      <w:ins w:id="2065" w:author="Dylan CHEN" w:date="2026-08-20T17:40:00Z" w16du:dateUtc="2026-08-20T09:40:00Z">
        <w:r w:rsidRPr="002D45CB">
          <w:rPr>
            <w:rFonts w:eastAsia="DengXian"/>
            <w:color w:val="000000"/>
            <w:kern w:val="2"/>
          </w:rPr>
          <w:t>t provide a detailed answer”) received significantly lower quality ratings than substantive answers (p &lt; 0.001). Human answers accepted by questioners received significantly higher ratings than non-accepted answers (p &lt; 0.05). Answers with above-median or above-mean net likes received significantly higher ratings than those below the median (p &lt; 0.001). These results support the validity of the measures.</w:t>
        </w:r>
      </w:ins>
    </w:p>
    <w:p w14:paraId="2584F1A5" w14:textId="30CF5E0C" w:rsidR="002D45CB" w:rsidRPr="002D45CB" w:rsidRDefault="002D45CB" w:rsidP="002D45CB">
      <w:pPr>
        <w:widowControl w:val="0"/>
        <w:snapToGrid w:val="0"/>
        <w:spacing w:afterLines="50" w:after="120"/>
        <w:rPr>
          <w:ins w:id="2066" w:author="Dylan CHEN" w:date="2026-08-20T17:40:00Z" w16du:dateUtc="2026-08-20T09:40:00Z"/>
          <w:rFonts w:eastAsia="DengXian"/>
          <w:color w:val="000000"/>
          <w:kern w:val="2"/>
        </w:rPr>
      </w:pPr>
      <w:ins w:id="2067" w:author="Dylan CHEN" w:date="2026-08-20T17:40:00Z" w16du:dateUtc="2026-08-20T09:40:00Z">
        <w:r w:rsidRPr="002D45CB">
          <w:rPr>
            <w:rFonts w:eastAsia="DengXian"/>
            <w:b/>
            <w:bCs/>
            <w:color w:val="000000"/>
            <w:kern w:val="2"/>
          </w:rPr>
          <w:t>Third, we examined what answer length actually captures.</w:t>
        </w:r>
        <w:r w:rsidRPr="002D45CB">
          <w:rPr>
            <w:rFonts w:eastAsia="DengXian"/>
            <w:color w:val="000000"/>
            <w:kern w:val="2"/>
          </w:rPr>
          <w:t xml:space="preserve"> Length can reflect perceived quality, or it can reflect perceived coverage, meaning the impression that an answer spans many aspects of the problem. To separate these two readings, we added a second content variable, the number of bullet points in the answer. GenAI answers in this setting are typically well formatted and well structured, and an answer that enumerates several points tends to convey broad coverage, which motivates a human perception of comprehensiveness. If length were operating mainly through perceived coverage, its effect should track this coverage variable rather than a direct quality signal. Our results indicate that the role of length does operate largely through perceived coverage and not through perceived quality. We report this analysis in </w:t>
        </w:r>
        <w:r>
          <w:rPr>
            <w:rFonts w:eastAsia="DengXian" w:hint="eastAsia"/>
            <w:color w:val="000000"/>
            <w:kern w:val="2"/>
          </w:rPr>
          <w:t xml:space="preserve">the </w:t>
        </w:r>
        <w:r w:rsidRPr="002D45CB">
          <w:rPr>
            <w:rFonts w:eastAsia="DengXian"/>
            <w:color w:val="000000"/>
            <w:kern w:val="2"/>
          </w:rPr>
          <w:t>mechanism part.</w:t>
        </w:r>
      </w:ins>
    </w:p>
    <w:p w14:paraId="3FCDD48A" w14:textId="783704FB" w:rsidR="00F30EA2" w:rsidRPr="00D43EC2" w:rsidRDefault="00F30EA2">
      <w:pPr>
        <w:pStyle w:val="Paragraph"/>
        <w:rPr>
          <w:rFonts w:ascii="Heiti TC" w:eastAsia="Heiti TC" w:hAnsi="Heiti TC" w:cs="Heiti TC"/>
          <w:rPrChange w:id="2068" w:author="Dylan CHEN" w:date="2026-08-04T16:46:00Z" w16du:dateUtc="2026-08-04T08:46:00Z">
            <w:rPr/>
          </w:rPrChange>
        </w:rPr>
        <w:pPrChange w:id="2069" w:author="Dylan CHEN" w:date="2026-08-04T17:14:00Z" w16du:dateUtc="2026-08-04T09:14:00Z">
          <w:pPr>
            <w:pStyle w:val="NormalWeb"/>
            <w:spacing w:before="0" w:beforeAutospacing="0" w:after="0" w:afterAutospacing="0"/>
            <w:ind w:left="720" w:hanging="720"/>
          </w:pPr>
        </w:pPrChange>
      </w:pPr>
    </w:p>
    <w:p w14:paraId="5AAA984A" w14:textId="77777777" w:rsidR="00CA2329" w:rsidRPr="00522DE1" w:rsidRDefault="00CA2329" w:rsidP="00CA2329">
      <w:pPr>
        <w:spacing w:before="120" w:after="120"/>
        <w:rPr>
          <w:b/>
        </w:rPr>
      </w:pPr>
      <w:r w:rsidRPr="00522DE1">
        <w:t>---------------------------------------------------------------------------------------------------------------------</w:t>
      </w:r>
    </w:p>
    <w:p w14:paraId="5DA13AEE" w14:textId="24D77E3D" w:rsidR="00CA2329" w:rsidRPr="00522DE1" w:rsidRDefault="00626D48" w:rsidP="00CA2329">
      <w:pPr>
        <w:widowControl w:val="0"/>
        <w:autoSpaceDE w:val="0"/>
        <w:spacing w:before="120" w:after="120"/>
        <w:jc w:val="both"/>
        <w:outlineLvl w:val="0"/>
        <w:rPr>
          <w:rFonts w:eastAsia="SimSun"/>
          <w:b/>
          <w:bCs/>
          <w:kern w:val="2"/>
        </w:rPr>
      </w:pPr>
      <w:ins w:id="2070" w:author="Dylan CHEN" w:date="2026-08-20T22:40:00Z" w16du:dateUtc="2026-08-20T14:40:00Z">
        <w:r>
          <w:rPr>
            <w:rFonts w:eastAsia="SimSun" w:hint="eastAsia"/>
            <w:b/>
            <w:bCs/>
            <w:kern w:val="2"/>
          </w:rPr>
          <w:t>#</w:t>
        </w:r>
      </w:ins>
      <w:r w:rsidR="00CA2329" w:rsidRPr="00522DE1">
        <w:rPr>
          <w:rFonts w:eastAsia="SimSun"/>
          <w:b/>
          <w:bCs/>
          <w:kern w:val="2"/>
        </w:rPr>
        <w:t>R2-1</w:t>
      </w:r>
      <w:r w:rsidR="00CF5CBF">
        <w:rPr>
          <w:rFonts w:eastAsia="SimSun"/>
          <w:b/>
          <w:bCs/>
          <w:kern w:val="2"/>
        </w:rPr>
        <w:t>6</w:t>
      </w:r>
    </w:p>
    <w:p w14:paraId="004B9E90" w14:textId="03AAB25E" w:rsidR="00CA2329" w:rsidRPr="00522DE1" w:rsidRDefault="00EE0CC9" w:rsidP="00CA232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R2-18. I raised concerns about the measurement of the </w:t>
      </w:r>
      <w:r w:rsidR="00E71BCF">
        <w:rPr>
          <w:rFonts w:eastAsia="SimSun"/>
          <w:i/>
          <w:iCs/>
          <w:kern w:val="2"/>
        </w:rPr>
        <w:t>“</w:t>
      </w:r>
      <w:r w:rsidRPr="00522DE1">
        <w:rPr>
          <w:rFonts w:eastAsia="SimSun"/>
          <w:i/>
          <w:iCs/>
          <w:kern w:val="2"/>
        </w:rPr>
        <w:t>first-answer seeking tendency.</w:t>
      </w:r>
      <w:r w:rsidR="00E71BCF">
        <w:rPr>
          <w:rFonts w:eastAsia="SimSun"/>
          <w:i/>
          <w:iCs/>
          <w:kern w:val="2"/>
        </w:rPr>
        <w:t>”</w:t>
      </w:r>
      <w:r w:rsidRPr="00522DE1">
        <w:rPr>
          <w:rFonts w:eastAsia="SimSun"/>
          <w:i/>
          <w:iCs/>
          <w:kern w:val="2"/>
        </w:rPr>
        <w:t xml:space="preserve"> The authors clarified that they measured the preference/tendency using observed choice rather than stated intentions. I think it makes sense and can mitigate my concern.</w:t>
      </w:r>
    </w:p>
    <w:p w14:paraId="454614ED" w14:textId="77777777" w:rsidR="00CA2329" w:rsidRPr="00522DE1" w:rsidRDefault="00CA2329" w:rsidP="00CA2329">
      <w:pPr>
        <w:widowControl w:val="0"/>
        <w:autoSpaceDE w:val="0"/>
        <w:autoSpaceDN w:val="0"/>
        <w:adjustRightInd w:val="0"/>
        <w:spacing w:before="120" w:after="120"/>
        <w:jc w:val="both"/>
      </w:pPr>
      <w:r w:rsidRPr="00522DE1">
        <w:rPr>
          <w:rFonts w:eastAsia="SimSun"/>
          <w:b/>
          <w:bCs/>
          <w:i/>
          <w:iCs/>
          <w:kern w:val="2"/>
          <w:u w:val="single"/>
        </w:rPr>
        <w:t>Response</w:t>
      </w:r>
    </w:p>
    <w:p w14:paraId="5EB9538D" w14:textId="77777777" w:rsidR="00CF5CBF" w:rsidRPr="00522DE1" w:rsidRDefault="00CF5CBF" w:rsidP="00CF5CBF">
      <w:pPr>
        <w:pStyle w:val="NormalWeb"/>
      </w:pPr>
      <w:r>
        <w:lastRenderedPageBreak/>
        <w:t>We are happy you are satisfied with this response</w:t>
      </w:r>
      <w:r w:rsidRPr="00522DE1">
        <w:t>.</w:t>
      </w:r>
    </w:p>
    <w:p w14:paraId="4F6C41E1" w14:textId="77777777" w:rsidR="001463FA" w:rsidRPr="00522DE1" w:rsidRDefault="001463FA" w:rsidP="001463FA">
      <w:pPr>
        <w:spacing w:before="120" w:after="120"/>
        <w:rPr>
          <w:b/>
        </w:rPr>
      </w:pPr>
      <w:r w:rsidRPr="00522DE1">
        <w:t>---------------------------------------------------------------------------------------------------------------------</w:t>
      </w:r>
    </w:p>
    <w:p w14:paraId="072823F1" w14:textId="7E56AAD1" w:rsidR="001463FA" w:rsidRPr="00522DE1" w:rsidRDefault="000B59FA" w:rsidP="001463FA">
      <w:pPr>
        <w:widowControl w:val="0"/>
        <w:autoSpaceDE w:val="0"/>
        <w:spacing w:before="120" w:after="120"/>
        <w:jc w:val="both"/>
        <w:outlineLvl w:val="0"/>
        <w:rPr>
          <w:rFonts w:eastAsia="SimSun"/>
          <w:b/>
          <w:bCs/>
          <w:kern w:val="2"/>
        </w:rPr>
      </w:pPr>
      <w:ins w:id="2071" w:author="Dylan CHEN" w:date="2026-08-20T16:05:00Z" w16du:dateUtc="2026-08-20T08:05:00Z">
        <w:r>
          <w:rPr>
            <w:rFonts w:eastAsia="SimSun" w:hint="eastAsia"/>
            <w:b/>
            <w:bCs/>
            <w:kern w:val="2"/>
          </w:rPr>
          <w:t>#</w:t>
        </w:r>
      </w:ins>
      <w:r w:rsidR="000B7F20">
        <w:rPr>
          <w:rFonts w:eastAsia="SimSun"/>
          <w:b/>
          <w:bCs/>
          <w:kern w:val="2"/>
        </w:rPr>
        <w:t>*</w:t>
      </w:r>
      <w:r w:rsidR="001463FA" w:rsidRPr="00522DE1">
        <w:rPr>
          <w:rFonts w:eastAsia="SimSun"/>
          <w:b/>
          <w:bCs/>
          <w:kern w:val="2"/>
        </w:rPr>
        <w:t>R2-1</w:t>
      </w:r>
      <w:r w:rsidR="00CF5CBF">
        <w:rPr>
          <w:rFonts w:eastAsia="SimSun"/>
          <w:b/>
          <w:bCs/>
          <w:kern w:val="2"/>
        </w:rPr>
        <w:t>7</w:t>
      </w:r>
    </w:p>
    <w:p w14:paraId="1F03351A" w14:textId="0AFCDA9E"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R2-19. I challenged the AI</w:t>
      </w:r>
      <w:r w:rsidR="003834AA">
        <w:rPr>
          <w:rFonts w:eastAsia="SimSun"/>
          <w:i/>
          <w:iCs/>
          <w:kern w:val="2"/>
        </w:rPr>
        <w:t>’</w:t>
      </w:r>
      <w:r w:rsidRPr="00522DE1">
        <w:rPr>
          <w:rFonts w:eastAsia="SimSun"/>
          <w:i/>
          <w:iCs/>
          <w:kern w:val="2"/>
        </w:rPr>
        <w:t>s position effect by arguing that the reduction in the effect of AI answers on the number of human answers stems from the fact that those who tend to generate the first answer usually provide high-quality answers (because they prioritize quality), and then these high-quality human answers deter others from contributing.</w:t>
      </w:r>
    </w:p>
    <w:p w14:paraId="2DE510F0" w14:textId="32CB0941"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response, the authors conducted an additional analysis by including the hasHighQuality1Ans_i (=1 if the first human answer has an above-median LLM-generated content quality score) as the control variable and found that this variable positively affects the answerNum_i.</w:t>
      </w:r>
    </w:p>
    <w:p w14:paraId="5E0147B2" w14:textId="47C783A8" w:rsidR="001463FA"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feel my concern was not well addressed. </w:t>
      </w:r>
      <w:r w:rsidRPr="004F7EBF">
        <w:rPr>
          <w:rFonts w:eastAsia="SimSun"/>
          <w:i/>
          <w:iCs/>
          <w:kern w:val="2"/>
          <w:highlight w:val="yellow"/>
          <w:rPrChange w:id="2072" w:author="Dylan CHEN" w:date="2026-08-05T16:57:00Z" w16du:dateUtc="2026-08-05T08:57:00Z">
            <w:rPr>
              <w:rFonts w:eastAsia="SimSun"/>
              <w:i/>
              <w:iCs/>
              <w:kern w:val="2"/>
            </w:rPr>
          </w:rPrChange>
        </w:rPr>
        <w:t>A more direct test is to only focus on the control group and regress the answerNum_i on the hasHighQuality1Ans_</w:t>
      </w:r>
      <w:r w:rsidRPr="00522DE1">
        <w:rPr>
          <w:rFonts w:eastAsia="SimSun"/>
          <w:i/>
          <w:iCs/>
          <w:kern w:val="2"/>
        </w:rPr>
        <w:t>i. If it has a positive effect, my early argument was disapproved.</w:t>
      </w:r>
      <w:r w:rsidR="001463FA" w:rsidRPr="00522DE1">
        <w:rPr>
          <w:rFonts w:eastAsia="SimSun"/>
          <w:i/>
          <w:iCs/>
          <w:kern w:val="2"/>
        </w:rPr>
        <w:t xml:space="preserve"> </w:t>
      </w:r>
    </w:p>
    <w:p w14:paraId="13A2A74F" w14:textId="77777777" w:rsidR="001463FA" w:rsidRPr="00522DE1" w:rsidRDefault="001463FA" w:rsidP="001463FA">
      <w:pPr>
        <w:widowControl w:val="0"/>
        <w:autoSpaceDE w:val="0"/>
        <w:autoSpaceDN w:val="0"/>
        <w:adjustRightInd w:val="0"/>
        <w:spacing w:before="120" w:after="120"/>
        <w:jc w:val="both"/>
      </w:pPr>
      <w:r w:rsidRPr="00522DE1">
        <w:rPr>
          <w:rFonts w:eastAsia="SimSun"/>
          <w:b/>
          <w:bCs/>
          <w:i/>
          <w:iCs/>
          <w:kern w:val="2"/>
          <w:u w:val="single"/>
        </w:rPr>
        <w:t>Response</w:t>
      </w:r>
    </w:p>
    <w:p w14:paraId="70E6EB53" w14:textId="77777777" w:rsidR="00D43EC2" w:rsidRDefault="00D43EC2" w:rsidP="002538F8">
      <w:pPr>
        <w:pStyle w:val="Paragraph"/>
        <w:rPr>
          <w:ins w:id="2073" w:author="Dylan CHEN" w:date="2026-08-04T17:14:00Z" w16du:dateUtc="2026-08-04T09:14:00Z"/>
        </w:rPr>
      </w:pPr>
      <w:ins w:id="2074" w:author="Dylan CHEN" w:date="2026-08-04T17:14:00Z" w16du:dateUtc="2026-08-04T09:14:00Z">
        <w:r w:rsidRPr="00D43EC2">
          <w:t>We thank the reviewer for proposing this more direct test. We first report the analysis and then note the change in scope.</w:t>
        </w:r>
      </w:ins>
    </w:p>
    <w:p w14:paraId="3FFBE4DA" w14:textId="6FC197BC" w:rsidR="002D3ABB" w:rsidRDefault="00CF5CBF" w:rsidP="002538F8">
      <w:pPr>
        <w:pStyle w:val="Paragraph"/>
        <w:rPr>
          <w:ins w:id="2075" w:author="Dylan CHEN" w:date="2026-03-17T16:14:00Z" w16du:dateUtc="2026-03-17T08:14:00Z"/>
        </w:rPr>
      </w:pPr>
      <w:r>
        <w:t>Following the suggestion</w:t>
      </w:r>
      <w:ins w:id="2076" w:author="Dylan CHEN" w:date="2026-03-16T10:23:00Z" w16du:dateUtc="2026-03-16T02:23:00Z">
        <w:r w:rsidR="002538F8">
          <w:rPr>
            <w:rFonts w:hint="eastAsia"/>
          </w:rPr>
          <w:t>, we</w:t>
        </w:r>
        <w:r w:rsidR="002538F8" w:rsidRPr="002538F8">
          <w:t xml:space="preserve"> restricted the sample to the control group and regressed answerNum on hasHighQuality1Ans. The estimated coefficient is statistically insignificant</w:t>
        </w:r>
      </w:ins>
      <w:ins w:id="2077" w:author="Dylan CHEN" w:date="2026-03-17T16:14:00Z" w16du:dateUtc="2026-03-17T08:14:00Z">
        <w:r w:rsidR="002D3ABB">
          <w:rPr>
            <w:rFonts w:hint="eastAsia"/>
          </w:rPr>
          <w:t xml:space="preserve"> (See Table below)</w:t>
        </w:r>
      </w:ins>
      <w:ins w:id="2078" w:author="Dylan CHEN" w:date="2026-03-16T10:23:00Z" w16du:dateUtc="2026-03-16T02:23:00Z">
        <w:r w:rsidR="002538F8" w:rsidRPr="002538F8">
          <w:t xml:space="preserve">. This result indicates that a high-quality first human answer does not deter subsequent human contributions. </w:t>
        </w:r>
      </w:ins>
    </w:p>
    <w:p w14:paraId="675BDDD4" w14:textId="6EED9034" w:rsidR="002D3ABB" w:rsidRPr="00E272B6" w:rsidRDefault="00006439">
      <w:pPr>
        <w:pStyle w:val="TableFiguretitle"/>
        <w:pPrChange w:id="2079" w:author="Dylan CHEN" w:date="2026-03-17T16:32:00Z" w16du:dateUtc="2026-03-17T08:32:00Z">
          <w:pPr>
            <w:pStyle w:val="Paragraph"/>
          </w:pPr>
        </w:pPrChange>
      </w:pPr>
      <w:ins w:id="2080" w:author="Dylan CHEN" w:date="2026-08-21T22:48:00Z" w16du:dateUtc="2026-08-21T14:48:00Z">
        <w:r>
          <w:rPr>
            <w:rFonts w:hint="eastAsia"/>
          </w:rPr>
          <w:t>Table</w:t>
        </w:r>
      </w:ins>
      <w:ins w:id="2081" w:author="Dylan CHEN" w:date="2026-03-17T16:31:00Z" w16du:dateUtc="2026-03-17T08:31:00Z">
        <w:r w:rsidR="00895959">
          <w:rPr>
            <w:rFonts w:hint="eastAsia"/>
          </w:rPr>
          <w:t xml:space="preserve"> </w:t>
        </w:r>
        <w:r w:rsidR="00895959">
          <w:rPr>
            <w:rFonts w:eastAsia="SimSun" w:hint="eastAsia"/>
          </w:rPr>
          <w:t>R2-17</w:t>
        </w:r>
        <w:r w:rsidR="00895959" w:rsidRPr="00455ECF">
          <w:rPr>
            <w:rFonts w:eastAsia="SimSun"/>
          </w:rPr>
          <w:t xml:space="preserve">. </w:t>
        </w:r>
        <w:r w:rsidR="00895959">
          <w:t>Testing R2</w:t>
        </w:r>
      </w:ins>
      <w:r w:rsidR="003834AA">
        <w:t>’</w:t>
      </w:r>
      <w:ins w:id="2082" w:author="Dylan CHEN" w:date="2026-03-17T16:31:00Z" w16du:dateUtc="2026-03-17T08:31:00Z">
        <w:r w:rsidR="00895959">
          <w:t>s Alternative Explanation That First-Position High</w:t>
        </w:r>
      </w:ins>
      <w:ins w:id="2083" w:author="Dylan CHEN" w:date="2026-08-21T22:48:00Z" w16du:dateUtc="2026-08-21T14:48:00Z">
        <w:r>
          <w:rPr>
            <w:rFonts w:hint="eastAsia"/>
          </w:rPr>
          <w:t>-</w:t>
        </w:r>
      </w:ins>
      <w:ins w:id="2084" w:author="Dylan CHEN" w:date="2026-03-17T16:31:00Z" w16du:dateUtc="2026-03-17T08:31:00Z">
        <w:r w:rsidR="00895959">
          <w:t>Quality Answerer Deter Others</w:t>
        </w:r>
      </w:ins>
      <w:r w:rsidR="003834AA">
        <w:t>’</w:t>
      </w:r>
      <w:ins w:id="2085" w:author="Dylan CHEN" w:date="2026-03-17T16:31:00Z" w16du:dateUtc="2026-03-17T08:31:00Z">
        <w:r w:rsidR="00895959">
          <w:t xml:space="preserve"> Participation</w:t>
        </w:r>
      </w:ins>
    </w:p>
    <w:tbl>
      <w:tblPr>
        <w:tblW w:w="5000" w:type="pct"/>
        <w:jc w:val="center"/>
        <w:tblLayout w:type="fixed"/>
        <w:tblLook w:val="04A0" w:firstRow="1" w:lastRow="0" w:firstColumn="1" w:lastColumn="0" w:noHBand="0" w:noVBand="1"/>
        <w:tblPrChange w:id="2086" w:author="Dylan CHEN" w:date="2026-03-17T16:12:00Z" w16du:dateUtc="2026-03-17T08:12:00Z">
          <w:tblPr>
            <w:tblW w:w="4120" w:type="dxa"/>
            <w:tblLook w:val="04A0" w:firstRow="1" w:lastRow="0" w:firstColumn="1" w:lastColumn="0" w:noHBand="0" w:noVBand="1"/>
          </w:tblPr>
        </w:tblPrChange>
      </w:tblPr>
      <w:tblGrid>
        <w:gridCol w:w="4135"/>
        <w:gridCol w:w="5225"/>
        <w:tblGridChange w:id="2087">
          <w:tblGrid>
            <w:gridCol w:w="1820"/>
            <w:gridCol w:w="2300"/>
            <w:gridCol w:w="15"/>
            <w:gridCol w:w="5225"/>
          </w:tblGrid>
        </w:tblGridChange>
      </w:tblGrid>
      <w:tr w:rsidR="002D3ABB" w14:paraId="27110180" w14:textId="77777777" w:rsidTr="002D3ABB">
        <w:trPr>
          <w:trHeight w:val="320"/>
          <w:jc w:val="center"/>
          <w:ins w:id="2088" w:author="Dylan CHEN" w:date="2026-03-17T16:12:00Z"/>
          <w:trPrChange w:id="2089" w:author="Dylan CHEN" w:date="2026-03-17T16:12:00Z" w16du:dateUtc="2026-03-17T08:12:00Z">
            <w:trPr>
              <w:gridAfter w:val="0"/>
              <w:trHeight w:val="320"/>
            </w:trPr>
          </w:trPrChange>
        </w:trPr>
        <w:tc>
          <w:tcPr>
            <w:tcW w:w="1820" w:type="dxa"/>
            <w:tcBorders>
              <w:top w:val="single" w:sz="4" w:space="0" w:color="auto"/>
              <w:left w:val="nil"/>
              <w:bottom w:val="nil"/>
              <w:right w:val="nil"/>
            </w:tcBorders>
            <w:noWrap/>
            <w:hideMark/>
            <w:tcPrChange w:id="2090" w:author="Dylan CHEN" w:date="2026-03-17T16:12:00Z" w16du:dateUtc="2026-03-17T08:12:00Z">
              <w:tcPr>
                <w:tcW w:w="1820" w:type="dxa"/>
                <w:tcBorders>
                  <w:top w:val="single" w:sz="4" w:space="0" w:color="auto"/>
                  <w:left w:val="nil"/>
                  <w:bottom w:val="nil"/>
                  <w:right w:val="nil"/>
                </w:tcBorders>
                <w:noWrap/>
                <w:vAlign w:val="bottom"/>
                <w:hideMark/>
              </w:tcPr>
            </w:tcPrChange>
          </w:tcPr>
          <w:p w14:paraId="2DC8BBE6" w14:textId="0714D3B3" w:rsidR="002D3ABB" w:rsidRDefault="002D3ABB">
            <w:pPr>
              <w:rPr>
                <w:ins w:id="2091" w:author="Dylan CHEN" w:date="2026-03-17T16:12:00Z" w16du:dateUtc="2026-03-17T08:12:00Z"/>
                <w:color w:val="000000"/>
                <w:sz w:val="20"/>
                <w:szCs w:val="20"/>
              </w:rPr>
            </w:pPr>
          </w:p>
        </w:tc>
        <w:tc>
          <w:tcPr>
            <w:tcW w:w="2300" w:type="dxa"/>
            <w:tcBorders>
              <w:top w:val="single" w:sz="4" w:space="0" w:color="auto"/>
              <w:left w:val="nil"/>
              <w:bottom w:val="nil"/>
              <w:right w:val="nil"/>
            </w:tcBorders>
            <w:noWrap/>
            <w:hideMark/>
            <w:tcPrChange w:id="2092" w:author="Dylan CHEN" w:date="2026-03-17T16:12:00Z" w16du:dateUtc="2026-03-17T08:12:00Z">
              <w:tcPr>
                <w:tcW w:w="2300" w:type="dxa"/>
                <w:tcBorders>
                  <w:top w:val="single" w:sz="4" w:space="0" w:color="auto"/>
                  <w:left w:val="nil"/>
                  <w:bottom w:val="nil"/>
                  <w:right w:val="nil"/>
                </w:tcBorders>
                <w:noWrap/>
                <w:vAlign w:val="center"/>
                <w:hideMark/>
              </w:tcPr>
            </w:tcPrChange>
          </w:tcPr>
          <w:p w14:paraId="08DD263F" w14:textId="77777777" w:rsidR="002D3ABB" w:rsidRDefault="002D3ABB">
            <w:pPr>
              <w:jc w:val="center"/>
              <w:rPr>
                <w:ins w:id="2093" w:author="Dylan CHEN" w:date="2026-03-17T16:12:00Z" w16du:dateUtc="2026-03-17T08:12:00Z"/>
                <w:sz w:val="20"/>
                <w:szCs w:val="20"/>
              </w:rPr>
            </w:pPr>
            <w:ins w:id="2094" w:author="Dylan CHEN" w:date="2026-03-17T16:12:00Z" w16du:dateUtc="2026-03-17T08:12:00Z">
              <w:r>
                <w:rPr>
                  <w:sz w:val="20"/>
                  <w:szCs w:val="20"/>
                </w:rPr>
                <w:t>(1)</w:t>
              </w:r>
            </w:ins>
          </w:p>
        </w:tc>
      </w:tr>
      <w:tr w:rsidR="002D3ABB" w14:paraId="0FB8E861" w14:textId="77777777" w:rsidTr="002D3ABB">
        <w:trPr>
          <w:trHeight w:val="320"/>
          <w:jc w:val="center"/>
          <w:ins w:id="2095" w:author="Dylan CHEN" w:date="2026-03-17T16:12:00Z"/>
          <w:trPrChange w:id="2096" w:author="Dylan CHEN" w:date="2026-03-17T16:12:00Z" w16du:dateUtc="2026-03-17T08:12:00Z">
            <w:trPr>
              <w:gridAfter w:val="0"/>
              <w:trHeight w:val="320"/>
            </w:trPr>
          </w:trPrChange>
        </w:trPr>
        <w:tc>
          <w:tcPr>
            <w:tcW w:w="1820" w:type="dxa"/>
            <w:tcBorders>
              <w:top w:val="nil"/>
              <w:left w:val="nil"/>
              <w:bottom w:val="nil"/>
              <w:right w:val="nil"/>
            </w:tcBorders>
            <w:noWrap/>
            <w:hideMark/>
            <w:tcPrChange w:id="2097" w:author="Dylan CHEN" w:date="2026-03-17T16:12:00Z" w16du:dateUtc="2026-03-17T08:12:00Z">
              <w:tcPr>
                <w:tcW w:w="1820" w:type="dxa"/>
                <w:tcBorders>
                  <w:top w:val="nil"/>
                  <w:left w:val="nil"/>
                  <w:bottom w:val="nil"/>
                  <w:right w:val="nil"/>
                </w:tcBorders>
                <w:noWrap/>
                <w:vAlign w:val="bottom"/>
                <w:hideMark/>
              </w:tcPr>
            </w:tcPrChange>
          </w:tcPr>
          <w:p w14:paraId="52735155" w14:textId="77777777" w:rsidR="002D3ABB" w:rsidRDefault="002D3ABB">
            <w:pPr>
              <w:jc w:val="center"/>
              <w:rPr>
                <w:ins w:id="2098" w:author="Dylan CHEN" w:date="2026-03-17T16:12:00Z" w16du:dateUtc="2026-03-17T08:12:00Z"/>
                <w:sz w:val="20"/>
                <w:szCs w:val="20"/>
              </w:rPr>
            </w:pPr>
          </w:p>
        </w:tc>
        <w:tc>
          <w:tcPr>
            <w:tcW w:w="2300" w:type="dxa"/>
            <w:tcBorders>
              <w:top w:val="nil"/>
              <w:left w:val="nil"/>
              <w:bottom w:val="single" w:sz="4" w:space="0" w:color="auto"/>
              <w:right w:val="nil"/>
            </w:tcBorders>
            <w:noWrap/>
            <w:hideMark/>
            <w:tcPrChange w:id="2099" w:author="Dylan CHEN" w:date="2026-03-17T16:12:00Z" w16du:dateUtc="2026-03-17T08:12:00Z">
              <w:tcPr>
                <w:tcW w:w="2300" w:type="dxa"/>
                <w:tcBorders>
                  <w:top w:val="nil"/>
                  <w:left w:val="nil"/>
                  <w:bottom w:val="single" w:sz="4" w:space="0" w:color="auto"/>
                  <w:right w:val="nil"/>
                </w:tcBorders>
                <w:noWrap/>
                <w:vAlign w:val="bottom"/>
                <w:hideMark/>
              </w:tcPr>
            </w:tcPrChange>
          </w:tcPr>
          <w:p w14:paraId="2D040ECF" w14:textId="0E4A966B" w:rsidR="002D3ABB" w:rsidRDefault="002D3ABB">
            <w:pPr>
              <w:jc w:val="center"/>
              <w:rPr>
                <w:ins w:id="2100" w:author="Dylan CHEN" w:date="2026-03-17T16:12:00Z" w16du:dateUtc="2026-03-17T08:12:00Z"/>
                <w:color w:val="000000"/>
                <w:sz w:val="20"/>
                <w:szCs w:val="20"/>
              </w:rPr>
              <w:pPrChange w:id="2101" w:author="Dylan CHEN" w:date="2026-03-17T16:12:00Z" w16du:dateUtc="2026-03-17T08:12:00Z">
                <w:pPr/>
              </w:pPrChange>
            </w:pPr>
            <w:ins w:id="2102" w:author="Dylan CHEN" w:date="2026-03-17T16:12:00Z" w16du:dateUtc="2026-03-17T08:12:00Z">
              <w:r>
                <w:rPr>
                  <w:color w:val="000000"/>
                  <w:sz w:val="20"/>
                  <w:szCs w:val="20"/>
                </w:rPr>
                <w:t xml:space="preserve">DV: </w:t>
              </w:r>
            </w:ins>
            <w:ins w:id="2103" w:author="Dylan CHEN" w:date="2026-08-06T10:45:00Z" w16du:dateUtc="2026-08-06T02:45:00Z">
              <w:r w:rsidR="00CB3FE1">
                <w:rPr>
                  <w:sz w:val="20"/>
                  <w:szCs w:val="20"/>
                </w:rPr>
                <w:t>answerNum</w:t>
              </w:r>
              <w:r w:rsidR="00CB3FE1" w:rsidRPr="00546646">
                <w:rPr>
                  <w:sz w:val="20"/>
                  <w:szCs w:val="20"/>
                  <w:vertAlign w:val="subscript"/>
                </w:rPr>
                <w:t>i</w:t>
              </w:r>
            </w:ins>
          </w:p>
        </w:tc>
      </w:tr>
      <w:tr w:rsidR="002D3ABB" w14:paraId="6616E287" w14:textId="77777777" w:rsidTr="002D3ABB">
        <w:trPr>
          <w:trHeight w:val="320"/>
          <w:jc w:val="center"/>
          <w:ins w:id="2104" w:author="Dylan CHEN" w:date="2026-03-17T16:12:00Z"/>
          <w:trPrChange w:id="2105" w:author="Dylan CHEN" w:date="2026-03-17T16:12:00Z" w16du:dateUtc="2026-03-17T08:12:00Z">
            <w:trPr>
              <w:gridAfter w:val="0"/>
              <w:trHeight w:val="320"/>
            </w:trPr>
          </w:trPrChange>
        </w:trPr>
        <w:tc>
          <w:tcPr>
            <w:tcW w:w="1820" w:type="dxa"/>
            <w:vMerge w:val="restart"/>
            <w:tcBorders>
              <w:top w:val="nil"/>
              <w:left w:val="nil"/>
              <w:bottom w:val="single" w:sz="4" w:space="0" w:color="000000"/>
              <w:right w:val="nil"/>
            </w:tcBorders>
            <w:noWrap/>
            <w:hideMark/>
            <w:tcPrChange w:id="2106" w:author="Dylan CHEN" w:date="2026-03-17T16:12:00Z" w16du:dateUtc="2026-03-17T08:12:00Z">
              <w:tcPr>
                <w:tcW w:w="1820" w:type="dxa"/>
                <w:vMerge w:val="restart"/>
                <w:tcBorders>
                  <w:top w:val="nil"/>
                  <w:left w:val="nil"/>
                  <w:bottom w:val="single" w:sz="4" w:space="0" w:color="000000"/>
                  <w:right w:val="nil"/>
                </w:tcBorders>
                <w:noWrap/>
                <w:vAlign w:val="center"/>
                <w:hideMark/>
              </w:tcPr>
            </w:tcPrChange>
          </w:tcPr>
          <w:p w14:paraId="43B78829" w14:textId="5B1CC703" w:rsidR="002D3ABB" w:rsidRDefault="00CB3FE1">
            <w:pPr>
              <w:rPr>
                <w:ins w:id="2107" w:author="Dylan CHEN" w:date="2026-03-17T16:12:00Z" w16du:dateUtc="2026-03-17T08:12:00Z"/>
                <w:sz w:val="20"/>
                <w:szCs w:val="20"/>
              </w:rPr>
            </w:pPr>
            <w:ins w:id="2108" w:author="Dylan CHEN" w:date="2026-08-06T10:45:00Z" w16du:dateUtc="2026-08-06T02:45:00Z">
              <w:r>
                <w:rPr>
                  <w:color w:val="000000"/>
                  <w:sz w:val="20"/>
                  <w:szCs w:val="20"/>
                </w:rPr>
                <w:t>hasHighQuality1Ans</w:t>
              </w:r>
              <w:r w:rsidRPr="00546646">
                <w:rPr>
                  <w:color w:val="000000"/>
                  <w:sz w:val="20"/>
                  <w:szCs w:val="20"/>
                  <w:vertAlign w:val="subscript"/>
                </w:rPr>
                <w:t>i</w:t>
              </w:r>
            </w:ins>
          </w:p>
        </w:tc>
        <w:tc>
          <w:tcPr>
            <w:tcW w:w="2300" w:type="dxa"/>
            <w:tcBorders>
              <w:top w:val="nil"/>
              <w:left w:val="nil"/>
              <w:bottom w:val="nil"/>
              <w:right w:val="nil"/>
            </w:tcBorders>
            <w:noWrap/>
            <w:hideMark/>
            <w:tcPrChange w:id="2109" w:author="Dylan CHEN" w:date="2026-03-17T16:12:00Z" w16du:dateUtc="2026-03-17T08:12:00Z">
              <w:tcPr>
                <w:tcW w:w="2300" w:type="dxa"/>
                <w:tcBorders>
                  <w:top w:val="nil"/>
                  <w:left w:val="nil"/>
                  <w:bottom w:val="nil"/>
                  <w:right w:val="nil"/>
                </w:tcBorders>
                <w:noWrap/>
                <w:vAlign w:val="center"/>
                <w:hideMark/>
              </w:tcPr>
            </w:tcPrChange>
          </w:tcPr>
          <w:p w14:paraId="72EF6C33" w14:textId="77777777" w:rsidR="002D3ABB" w:rsidRDefault="002D3ABB">
            <w:pPr>
              <w:jc w:val="center"/>
              <w:rPr>
                <w:ins w:id="2110" w:author="Dylan CHEN" w:date="2026-03-17T16:12:00Z" w16du:dateUtc="2026-03-17T08:12:00Z"/>
                <w:color w:val="000000"/>
                <w:sz w:val="20"/>
                <w:szCs w:val="20"/>
              </w:rPr>
            </w:pPr>
            <w:ins w:id="2111" w:author="Dylan CHEN" w:date="2026-03-17T16:12:00Z" w16du:dateUtc="2026-03-17T08:12:00Z">
              <w:r>
                <w:rPr>
                  <w:color w:val="000000"/>
                  <w:sz w:val="20"/>
                  <w:szCs w:val="20"/>
                </w:rPr>
                <w:t>0.012</w:t>
              </w:r>
            </w:ins>
          </w:p>
        </w:tc>
      </w:tr>
      <w:tr w:rsidR="002D3ABB" w14:paraId="6FC0A602" w14:textId="77777777" w:rsidTr="002D3ABB">
        <w:trPr>
          <w:trHeight w:val="320"/>
          <w:jc w:val="center"/>
          <w:ins w:id="2112" w:author="Dylan CHEN" w:date="2026-03-17T16:12:00Z"/>
          <w:trPrChange w:id="2113" w:author="Dylan CHEN" w:date="2026-03-17T16:12:00Z" w16du:dateUtc="2026-03-17T08:12:00Z">
            <w:trPr>
              <w:gridAfter w:val="0"/>
              <w:trHeight w:val="320"/>
            </w:trPr>
          </w:trPrChange>
        </w:trPr>
        <w:tc>
          <w:tcPr>
            <w:tcW w:w="1820" w:type="dxa"/>
            <w:vMerge/>
            <w:tcBorders>
              <w:top w:val="nil"/>
              <w:left w:val="nil"/>
              <w:bottom w:val="single" w:sz="4" w:space="0" w:color="000000"/>
              <w:right w:val="nil"/>
            </w:tcBorders>
            <w:hideMark/>
            <w:tcPrChange w:id="2114" w:author="Dylan CHEN" w:date="2026-03-17T16:12:00Z" w16du:dateUtc="2026-03-17T08:12:00Z">
              <w:tcPr>
                <w:tcW w:w="1820" w:type="dxa"/>
                <w:vMerge/>
                <w:tcBorders>
                  <w:top w:val="nil"/>
                  <w:left w:val="nil"/>
                  <w:bottom w:val="single" w:sz="4" w:space="0" w:color="000000"/>
                  <w:right w:val="nil"/>
                </w:tcBorders>
                <w:vAlign w:val="center"/>
                <w:hideMark/>
              </w:tcPr>
            </w:tcPrChange>
          </w:tcPr>
          <w:p w14:paraId="16FD3494" w14:textId="77777777" w:rsidR="002D3ABB" w:rsidRDefault="002D3ABB">
            <w:pPr>
              <w:rPr>
                <w:ins w:id="2115" w:author="Dylan CHEN" w:date="2026-03-17T16:12:00Z" w16du:dateUtc="2026-03-17T08:12:00Z"/>
                <w:sz w:val="20"/>
                <w:szCs w:val="20"/>
              </w:rPr>
            </w:pPr>
          </w:p>
        </w:tc>
        <w:tc>
          <w:tcPr>
            <w:tcW w:w="2300" w:type="dxa"/>
            <w:tcBorders>
              <w:top w:val="nil"/>
              <w:left w:val="nil"/>
              <w:bottom w:val="single" w:sz="4" w:space="0" w:color="auto"/>
              <w:right w:val="nil"/>
            </w:tcBorders>
            <w:noWrap/>
            <w:hideMark/>
            <w:tcPrChange w:id="2116" w:author="Dylan CHEN" w:date="2026-03-17T16:12:00Z" w16du:dateUtc="2026-03-17T08:12:00Z">
              <w:tcPr>
                <w:tcW w:w="2300" w:type="dxa"/>
                <w:tcBorders>
                  <w:top w:val="nil"/>
                  <w:left w:val="nil"/>
                  <w:bottom w:val="single" w:sz="4" w:space="0" w:color="auto"/>
                  <w:right w:val="nil"/>
                </w:tcBorders>
                <w:noWrap/>
                <w:vAlign w:val="center"/>
                <w:hideMark/>
              </w:tcPr>
            </w:tcPrChange>
          </w:tcPr>
          <w:p w14:paraId="0AD6DBF3" w14:textId="77777777" w:rsidR="002D3ABB" w:rsidRDefault="002D3ABB">
            <w:pPr>
              <w:jc w:val="center"/>
              <w:rPr>
                <w:ins w:id="2117" w:author="Dylan CHEN" w:date="2026-03-17T16:12:00Z" w16du:dateUtc="2026-03-17T08:12:00Z"/>
                <w:color w:val="000000"/>
                <w:sz w:val="20"/>
                <w:szCs w:val="20"/>
              </w:rPr>
            </w:pPr>
            <w:ins w:id="2118" w:author="Dylan CHEN" w:date="2026-03-17T16:12:00Z" w16du:dateUtc="2026-03-17T08:12:00Z">
              <w:r>
                <w:rPr>
                  <w:color w:val="000000"/>
                  <w:sz w:val="20"/>
                  <w:szCs w:val="20"/>
                </w:rPr>
                <w:t>(0.015)</w:t>
              </w:r>
            </w:ins>
          </w:p>
        </w:tc>
      </w:tr>
      <w:tr w:rsidR="002D3ABB" w14:paraId="5226311F" w14:textId="77777777" w:rsidTr="002D3ABB">
        <w:trPr>
          <w:trHeight w:val="320"/>
          <w:jc w:val="center"/>
          <w:ins w:id="2119" w:author="Dylan CHEN" w:date="2026-03-17T16:12:00Z"/>
          <w:trPrChange w:id="2120" w:author="Dylan CHEN" w:date="2026-03-17T16:12:00Z" w16du:dateUtc="2026-03-17T08:12:00Z">
            <w:trPr>
              <w:gridAfter w:val="0"/>
              <w:trHeight w:val="320"/>
            </w:trPr>
          </w:trPrChange>
        </w:trPr>
        <w:tc>
          <w:tcPr>
            <w:tcW w:w="1820" w:type="dxa"/>
            <w:tcBorders>
              <w:top w:val="nil"/>
              <w:left w:val="nil"/>
              <w:bottom w:val="nil"/>
              <w:right w:val="nil"/>
            </w:tcBorders>
            <w:noWrap/>
            <w:hideMark/>
            <w:tcPrChange w:id="2121" w:author="Dylan CHEN" w:date="2026-03-17T16:12:00Z" w16du:dateUtc="2026-03-17T08:12:00Z">
              <w:tcPr>
                <w:tcW w:w="1820" w:type="dxa"/>
                <w:tcBorders>
                  <w:top w:val="nil"/>
                  <w:left w:val="nil"/>
                  <w:bottom w:val="nil"/>
                  <w:right w:val="nil"/>
                </w:tcBorders>
                <w:noWrap/>
                <w:vAlign w:val="center"/>
                <w:hideMark/>
              </w:tcPr>
            </w:tcPrChange>
          </w:tcPr>
          <w:p w14:paraId="4CAD856D" w14:textId="77777777" w:rsidR="002D3ABB" w:rsidRDefault="002D3ABB">
            <w:pPr>
              <w:rPr>
                <w:ins w:id="2122" w:author="Dylan CHEN" w:date="2026-03-17T16:12:00Z" w16du:dateUtc="2026-03-17T08:12:00Z"/>
                <w:sz w:val="20"/>
                <w:szCs w:val="20"/>
              </w:rPr>
            </w:pPr>
            <w:ins w:id="2123" w:author="Dylan CHEN" w:date="2026-03-17T16:12:00Z" w16du:dateUtc="2026-03-17T08:12:00Z">
              <w:r>
                <w:rPr>
                  <w:sz w:val="20"/>
                  <w:szCs w:val="20"/>
                </w:rPr>
                <w:t>other controls</w:t>
              </w:r>
            </w:ins>
          </w:p>
        </w:tc>
        <w:tc>
          <w:tcPr>
            <w:tcW w:w="2300" w:type="dxa"/>
            <w:tcBorders>
              <w:top w:val="nil"/>
              <w:left w:val="nil"/>
              <w:bottom w:val="nil"/>
              <w:right w:val="nil"/>
            </w:tcBorders>
            <w:noWrap/>
            <w:hideMark/>
            <w:tcPrChange w:id="2124" w:author="Dylan CHEN" w:date="2026-03-17T16:12:00Z" w16du:dateUtc="2026-03-17T08:12:00Z">
              <w:tcPr>
                <w:tcW w:w="2300" w:type="dxa"/>
                <w:tcBorders>
                  <w:top w:val="nil"/>
                  <w:left w:val="nil"/>
                  <w:bottom w:val="nil"/>
                  <w:right w:val="nil"/>
                </w:tcBorders>
                <w:noWrap/>
                <w:vAlign w:val="center"/>
                <w:hideMark/>
              </w:tcPr>
            </w:tcPrChange>
          </w:tcPr>
          <w:p w14:paraId="37E47340" w14:textId="77777777" w:rsidR="002D3ABB" w:rsidRDefault="002D3ABB">
            <w:pPr>
              <w:jc w:val="center"/>
              <w:rPr>
                <w:ins w:id="2125" w:author="Dylan CHEN" w:date="2026-03-17T16:12:00Z" w16du:dateUtc="2026-03-17T08:12:00Z"/>
                <w:sz w:val="20"/>
                <w:szCs w:val="20"/>
              </w:rPr>
            </w:pPr>
            <w:ins w:id="2126" w:author="Dylan CHEN" w:date="2026-03-17T16:12:00Z" w16du:dateUtc="2026-03-17T08:12:00Z">
              <w:r>
                <w:rPr>
                  <w:sz w:val="20"/>
                  <w:szCs w:val="20"/>
                </w:rPr>
                <w:t>√</w:t>
              </w:r>
            </w:ins>
          </w:p>
        </w:tc>
      </w:tr>
      <w:tr w:rsidR="002D3ABB" w14:paraId="68FA2931" w14:textId="77777777" w:rsidTr="002D3ABB">
        <w:trPr>
          <w:trHeight w:val="320"/>
          <w:jc w:val="center"/>
          <w:ins w:id="2127" w:author="Dylan CHEN" w:date="2026-03-17T16:12:00Z"/>
          <w:trPrChange w:id="2128" w:author="Dylan CHEN" w:date="2026-03-17T16:12:00Z" w16du:dateUtc="2026-03-17T08:12:00Z">
            <w:trPr>
              <w:gridAfter w:val="0"/>
              <w:trHeight w:val="320"/>
            </w:trPr>
          </w:trPrChange>
        </w:trPr>
        <w:tc>
          <w:tcPr>
            <w:tcW w:w="1820" w:type="dxa"/>
            <w:tcBorders>
              <w:top w:val="nil"/>
              <w:left w:val="nil"/>
              <w:bottom w:val="nil"/>
              <w:right w:val="nil"/>
            </w:tcBorders>
            <w:noWrap/>
            <w:hideMark/>
            <w:tcPrChange w:id="2129" w:author="Dylan CHEN" w:date="2026-03-17T16:12:00Z" w16du:dateUtc="2026-03-17T08:12:00Z">
              <w:tcPr>
                <w:tcW w:w="1820" w:type="dxa"/>
                <w:tcBorders>
                  <w:top w:val="nil"/>
                  <w:left w:val="nil"/>
                  <w:bottom w:val="nil"/>
                  <w:right w:val="nil"/>
                </w:tcBorders>
                <w:noWrap/>
                <w:vAlign w:val="bottom"/>
                <w:hideMark/>
              </w:tcPr>
            </w:tcPrChange>
          </w:tcPr>
          <w:p w14:paraId="1E37480F" w14:textId="77777777" w:rsidR="002D3ABB" w:rsidRDefault="002D3ABB">
            <w:pPr>
              <w:rPr>
                <w:ins w:id="2130" w:author="Dylan CHEN" w:date="2026-03-17T16:12:00Z" w16du:dateUtc="2026-03-17T08:12:00Z"/>
                <w:color w:val="000000"/>
                <w:sz w:val="20"/>
                <w:szCs w:val="20"/>
              </w:rPr>
            </w:pPr>
            <w:ins w:id="2131" w:author="Dylan CHEN" w:date="2026-03-17T16:12:00Z" w16du:dateUtc="2026-03-17T08:12:00Z">
              <w:r>
                <w:rPr>
                  <w:color w:val="000000"/>
                  <w:sz w:val="20"/>
                  <w:szCs w:val="20"/>
                </w:rPr>
                <w:t>answer timing FE</w:t>
              </w:r>
            </w:ins>
          </w:p>
        </w:tc>
        <w:tc>
          <w:tcPr>
            <w:tcW w:w="2300" w:type="dxa"/>
            <w:tcBorders>
              <w:top w:val="nil"/>
              <w:left w:val="nil"/>
              <w:bottom w:val="nil"/>
              <w:right w:val="nil"/>
            </w:tcBorders>
            <w:noWrap/>
            <w:hideMark/>
            <w:tcPrChange w:id="2132" w:author="Dylan CHEN" w:date="2026-03-17T16:12:00Z" w16du:dateUtc="2026-03-17T08:12:00Z">
              <w:tcPr>
                <w:tcW w:w="2300" w:type="dxa"/>
                <w:tcBorders>
                  <w:top w:val="nil"/>
                  <w:left w:val="nil"/>
                  <w:bottom w:val="nil"/>
                  <w:right w:val="nil"/>
                </w:tcBorders>
                <w:noWrap/>
                <w:vAlign w:val="center"/>
                <w:hideMark/>
              </w:tcPr>
            </w:tcPrChange>
          </w:tcPr>
          <w:p w14:paraId="49D41A1A" w14:textId="77777777" w:rsidR="002D3ABB" w:rsidRDefault="002D3ABB">
            <w:pPr>
              <w:jc w:val="center"/>
              <w:rPr>
                <w:ins w:id="2133" w:author="Dylan CHEN" w:date="2026-03-17T16:12:00Z" w16du:dateUtc="2026-03-17T08:12:00Z"/>
                <w:sz w:val="20"/>
                <w:szCs w:val="20"/>
              </w:rPr>
            </w:pPr>
            <w:ins w:id="2134" w:author="Dylan CHEN" w:date="2026-03-17T16:12:00Z" w16du:dateUtc="2026-03-17T08:12:00Z">
              <w:r>
                <w:rPr>
                  <w:sz w:val="20"/>
                  <w:szCs w:val="20"/>
                </w:rPr>
                <w:t>√</w:t>
              </w:r>
            </w:ins>
          </w:p>
        </w:tc>
      </w:tr>
      <w:tr w:rsidR="002D3ABB" w14:paraId="008A6422" w14:textId="77777777" w:rsidTr="002D3ABB">
        <w:trPr>
          <w:trHeight w:val="320"/>
          <w:jc w:val="center"/>
          <w:ins w:id="2135" w:author="Dylan CHEN" w:date="2026-03-17T16:12:00Z"/>
          <w:trPrChange w:id="2136" w:author="Dylan CHEN" w:date="2026-03-17T16:12:00Z" w16du:dateUtc="2026-03-17T08:12:00Z">
            <w:trPr>
              <w:gridAfter w:val="0"/>
              <w:trHeight w:val="320"/>
            </w:trPr>
          </w:trPrChange>
        </w:trPr>
        <w:tc>
          <w:tcPr>
            <w:tcW w:w="1820" w:type="dxa"/>
            <w:tcBorders>
              <w:top w:val="nil"/>
              <w:left w:val="nil"/>
              <w:bottom w:val="single" w:sz="4" w:space="0" w:color="auto"/>
              <w:right w:val="nil"/>
            </w:tcBorders>
            <w:noWrap/>
            <w:hideMark/>
            <w:tcPrChange w:id="2137" w:author="Dylan CHEN" w:date="2026-03-17T16:12:00Z" w16du:dateUtc="2026-03-17T08:12:00Z">
              <w:tcPr>
                <w:tcW w:w="1820" w:type="dxa"/>
                <w:tcBorders>
                  <w:top w:val="nil"/>
                  <w:left w:val="nil"/>
                  <w:bottom w:val="single" w:sz="4" w:space="0" w:color="auto"/>
                  <w:right w:val="nil"/>
                </w:tcBorders>
                <w:noWrap/>
                <w:vAlign w:val="center"/>
                <w:hideMark/>
              </w:tcPr>
            </w:tcPrChange>
          </w:tcPr>
          <w:p w14:paraId="600B1D28" w14:textId="77777777" w:rsidR="002D3ABB" w:rsidRDefault="002D3ABB">
            <w:pPr>
              <w:rPr>
                <w:ins w:id="2138" w:author="Dylan CHEN" w:date="2026-03-17T16:12:00Z" w16du:dateUtc="2026-03-17T08:12:00Z"/>
                <w:sz w:val="20"/>
                <w:szCs w:val="20"/>
              </w:rPr>
            </w:pPr>
            <w:ins w:id="2139" w:author="Dylan CHEN" w:date="2026-03-17T16:12:00Z" w16du:dateUtc="2026-03-17T08:12:00Z">
              <w:r>
                <w:rPr>
                  <w:sz w:val="20"/>
                  <w:szCs w:val="20"/>
                </w:rPr>
                <w:t>conly control sample</w:t>
              </w:r>
            </w:ins>
          </w:p>
        </w:tc>
        <w:tc>
          <w:tcPr>
            <w:tcW w:w="2300" w:type="dxa"/>
            <w:tcBorders>
              <w:top w:val="nil"/>
              <w:left w:val="nil"/>
              <w:bottom w:val="single" w:sz="4" w:space="0" w:color="auto"/>
              <w:right w:val="nil"/>
            </w:tcBorders>
            <w:noWrap/>
            <w:hideMark/>
            <w:tcPrChange w:id="2140" w:author="Dylan CHEN" w:date="2026-03-17T16:12:00Z" w16du:dateUtc="2026-03-17T08:12:00Z">
              <w:tcPr>
                <w:tcW w:w="2300" w:type="dxa"/>
                <w:tcBorders>
                  <w:top w:val="nil"/>
                  <w:left w:val="nil"/>
                  <w:bottom w:val="single" w:sz="4" w:space="0" w:color="auto"/>
                  <w:right w:val="nil"/>
                </w:tcBorders>
                <w:noWrap/>
                <w:vAlign w:val="bottom"/>
                <w:hideMark/>
              </w:tcPr>
            </w:tcPrChange>
          </w:tcPr>
          <w:p w14:paraId="256A7800" w14:textId="365DE63C" w:rsidR="002D3ABB" w:rsidRDefault="002D3ABB">
            <w:pPr>
              <w:jc w:val="center"/>
              <w:rPr>
                <w:ins w:id="2141" w:author="Dylan CHEN" w:date="2026-03-17T16:12:00Z" w16du:dateUtc="2026-03-17T08:12:00Z"/>
                <w:color w:val="000000"/>
                <w:sz w:val="20"/>
                <w:szCs w:val="20"/>
              </w:rPr>
            </w:pPr>
            <w:ins w:id="2142" w:author="Dylan CHEN" w:date="2026-03-17T16:13:00Z" w16du:dateUtc="2026-03-17T08:13:00Z">
              <w:r>
                <w:rPr>
                  <w:sz w:val="20"/>
                  <w:szCs w:val="20"/>
                </w:rPr>
                <w:t>√</w:t>
              </w:r>
            </w:ins>
            <w:ins w:id="2143" w:author="Dylan CHEN" w:date="2026-03-17T16:12:00Z" w16du:dateUtc="2026-03-17T08:12:00Z">
              <w:r>
                <w:rPr>
                  <w:color w:val="000000"/>
                  <w:sz w:val="20"/>
                  <w:szCs w:val="20"/>
                </w:rPr>
                <w:t> </w:t>
              </w:r>
            </w:ins>
          </w:p>
        </w:tc>
      </w:tr>
      <w:tr w:rsidR="002D3ABB" w14:paraId="0E792329" w14:textId="77777777" w:rsidTr="002D3ABB">
        <w:trPr>
          <w:trHeight w:val="320"/>
          <w:jc w:val="center"/>
          <w:ins w:id="2144" w:author="Dylan CHEN" w:date="2026-03-17T16:12:00Z"/>
          <w:trPrChange w:id="2145" w:author="Dylan CHEN" w:date="2026-03-17T16:12:00Z" w16du:dateUtc="2026-03-17T08:12:00Z">
            <w:trPr>
              <w:gridAfter w:val="0"/>
              <w:trHeight w:val="320"/>
            </w:trPr>
          </w:trPrChange>
        </w:trPr>
        <w:tc>
          <w:tcPr>
            <w:tcW w:w="1820" w:type="dxa"/>
            <w:tcBorders>
              <w:top w:val="nil"/>
              <w:left w:val="nil"/>
              <w:bottom w:val="single" w:sz="4" w:space="0" w:color="auto"/>
              <w:right w:val="nil"/>
            </w:tcBorders>
            <w:noWrap/>
            <w:hideMark/>
            <w:tcPrChange w:id="2146" w:author="Dylan CHEN" w:date="2026-03-17T16:12:00Z" w16du:dateUtc="2026-03-17T08:12:00Z">
              <w:tcPr>
                <w:tcW w:w="1820" w:type="dxa"/>
                <w:tcBorders>
                  <w:top w:val="nil"/>
                  <w:left w:val="nil"/>
                  <w:bottom w:val="single" w:sz="4" w:space="0" w:color="auto"/>
                  <w:right w:val="nil"/>
                </w:tcBorders>
                <w:noWrap/>
                <w:vAlign w:val="bottom"/>
                <w:hideMark/>
              </w:tcPr>
            </w:tcPrChange>
          </w:tcPr>
          <w:p w14:paraId="58300E71" w14:textId="77777777" w:rsidR="002D3ABB" w:rsidRDefault="002D3ABB">
            <w:pPr>
              <w:rPr>
                <w:ins w:id="2147" w:author="Dylan CHEN" w:date="2026-03-17T16:12:00Z" w16du:dateUtc="2026-03-17T08:12:00Z"/>
                <w:color w:val="000000"/>
                <w:sz w:val="20"/>
                <w:szCs w:val="20"/>
              </w:rPr>
            </w:pPr>
            <w:ins w:id="2148" w:author="Dylan CHEN" w:date="2026-03-17T16:12:00Z" w16du:dateUtc="2026-03-17T08:12:00Z">
              <w:r>
                <w:rPr>
                  <w:color w:val="000000"/>
                  <w:sz w:val="20"/>
                  <w:szCs w:val="20"/>
                </w:rPr>
                <w:t>N</w:t>
              </w:r>
            </w:ins>
          </w:p>
        </w:tc>
        <w:tc>
          <w:tcPr>
            <w:tcW w:w="2300" w:type="dxa"/>
            <w:tcBorders>
              <w:top w:val="nil"/>
              <w:left w:val="nil"/>
              <w:bottom w:val="single" w:sz="4" w:space="0" w:color="auto"/>
              <w:right w:val="nil"/>
            </w:tcBorders>
            <w:noWrap/>
            <w:hideMark/>
            <w:tcPrChange w:id="2149" w:author="Dylan CHEN" w:date="2026-03-17T16:12:00Z" w16du:dateUtc="2026-03-17T08:12:00Z">
              <w:tcPr>
                <w:tcW w:w="2300" w:type="dxa"/>
                <w:tcBorders>
                  <w:top w:val="nil"/>
                  <w:left w:val="nil"/>
                  <w:bottom w:val="single" w:sz="4" w:space="0" w:color="auto"/>
                  <w:right w:val="nil"/>
                </w:tcBorders>
                <w:noWrap/>
                <w:vAlign w:val="bottom"/>
                <w:hideMark/>
              </w:tcPr>
            </w:tcPrChange>
          </w:tcPr>
          <w:p w14:paraId="46A6F7B1" w14:textId="77777777" w:rsidR="002D3ABB" w:rsidRDefault="002D3ABB">
            <w:pPr>
              <w:jc w:val="center"/>
              <w:rPr>
                <w:ins w:id="2150" w:author="Dylan CHEN" w:date="2026-03-17T16:12:00Z" w16du:dateUtc="2026-03-17T08:12:00Z"/>
                <w:color w:val="000000"/>
                <w:sz w:val="20"/>
                <w:szCs w:val="20"/>
              </w:rPr>
            </w:pPr>
            <w:ins w:id="2151" w:author="Dylan CHEN" w:date="2026-03-17T16:12:00Z" w16du:dateUtc="2026-03-17T08:12:00Z">
              <w:r>
                <w:rPr>
                  <w:color w:val="000000"/>
                  <w:sz w:val="20"/>
                  <w:szCs w:val="20"/>
                </w:rPr>
                <w:t>1,451</w:t>
              </w:r>
            </w:ins>
          </w:p>
        </w:tc>
      </w:tr>
    </w:tbl>
    <w:p w14:paraId="71F25F1D" w14:textId="34D36B50" w:rsidR="006A0A04" w:rsidRDefault="006A0A04" w:rsidP="002538F8">
      <w:pPr>
        <w:pStyle w:val="Paragraph"/>
        <w:rPr>
          <w:ins w:id="2152" w:author="Dylan CHEN" w:date="2026-03-16T10:23:00Z" w16du:dateUtc="2026-03-16T02:23:00Z"/>
        </w:rPr>
      </w:pPr>
      <w:del w:id="2153" w:author="Dylan CHEN" w:date="2026-03-17T16:12:00Z" w16du:dateUtc="2026-03-17T08:12:00Z">
        <w:r w:rsidDel="002D3ABB">
          <w:delText>[Put the table here]</w:delText>
        </w:r>
      </w:del>
    </w:p>
    <w:p w14:paraId="7D60969B" w14:textId="70F597BA" w:rsidR="00D43EC2" w:rsidRDefault="002538F8">
      <w:pPr>
        <w:pStyle w:val="Paragraph"/>
        <w:rPr>
          <w:ins w:id="2154" w:author="Dylan CHEN" w:date="2026-08-04T17:14:00Z" w16du:dateUtc="2026-08-04T09:14:00Z"/>
        </w:rPr>
      </w:pPr>
      <w:ins w:id="2155" w:author="Dylan CHEN" w:date="2026-03-16T10:23:00Z" w16du:dateUtc="2026-03-16T02:23:00Z">
        <w:r w:rsidRPr="002538F8">
          <w:t xml:space="preserve">As the reviewer noted, this positive coefficient is inconsistent with the alternative explanation that </w:t>
        </w:r>
        <w:bookmarkStart w:id="2156" w:name="OLE_LINK4"/>
        <w:r w:rsidRPr="002538F8">
          <w:t xml:space="preserve">first-position </w:t>
        </w:r>
        <w:r w:rsidR="00D5349D">
          <w:rPr>
            <w:rFonts w:hint="eastAsia"/>
          </w:rPr>
          <w:t>h</w:t>
        </w:r>
      </w:ins>
      <w:ins w:id="2157" w:author="Dylan CHEN" w:date="2026-03-16T10:24:00Z" w16du:dateUtc="2026-03-16T02:24:00Z">
        <w:r w:rsidR="00D5349D">
          <w:rPr>
            <w:rFonts w:hint="eastAsia"/>
          </w:rPr>
          <w:t>igh quality answerer</w:t>
        </w:r>
      </w:ins>
      <w:ins w:id="2158" w:author="Dylan CHEN" w:date="2026-03-16T10:23:00Z" w16du:dateUtc="2026-03-16T02:23:00Z">
        <w:r w:rsidRPr="002538F8">
          <w:t xml:space="preserve"> </w:t>
        </w:r>
      </w:ins>
      <w:ins w:id="2159" w:author="Dylan CHEN" w:date="2026-03-16T10:24:00Z" w16du:dateUtc="2026-03-16T02:24:00Z">
        <w:r w:rsidR="00D5349D">
          <w:rPr>
            <w:rFonts w:hint="eastAsia"/>
          </w:rPr>
          <w:t xml:space="preserve">deter </w:t>
        </w:r>
      </w:ins>
      <w:ins w:id="2160" w:author="Dylan CHEN" w:date="2026-03-16T10:23:00Z" w16du:dateUtc="2026-03-16T02:23:00Z">
        <w:r w:rsidRPr="002538F8">
          <w:t>others</w:t>
        </w:r>
      </w:ins>
      <w:r w:rsidR="003834AA">
        <w:t>’</w:t>
      </w:r>
      <w:ins w:id="2161" w:author="Dylan CHEN" w:date="2026-03-16T10:23:00Z" w16du:dateUtc="2026-03-16T02:23:00Z">
        <w:r w:rsidRPr="002538F8">
          <w:t xml:space="preserve"> participation</w:t>
        </w:r>
        <w:bookmarkEnd w:id="2156"/>
        <w:r w:rsidRPr="002538F8">
          <w:t>.</w:t>
        </w:r>
      </w:ins>
      <w:ins w:id="2162" w:author="Dylan CHEN" w:date="2026-08-04T17:14:00Z" w16du:dateUtc="2026-08-04T09:14:00Z">
        <w:r w:rsidR="00D43EC2" w:rsidRPr="00D43EC2">
          <w:t xml:space="preserve"> </w:t>
        </w:r>
      </w:ins>
    </w:p>
    <w:p w14:paraId="48FD4237" w14:textId="77777777" w:rsidR="000B59FA" w:rsidRDefault="000B59FA">
      <w:pPr>
        <w:pStyle w:val="Paragraph"/>
        <w:rPr>
          <w:ins w:id="2163" w:author="Dylan CHEN" w:date="2026-08-20T16:07:00Z" w16du:dateUtc="2026-08-20T08:07:00Z"/>
        </w:rPr>
      </w:pPr>
      <w:ins w:id="2164" w:author="Dylan CHEN" w:date="2026-08-20T16:07:00Z" w16du:dateUtc="2026-08-20T08:07:00Z">
        <w:r w:rsidRPr="000B59FA">
          <w:t xml:space="preserve">As stated in our opening remark, to make the paper more focused and to ensure the results align more strongly with our updated theoretical framework, the position effect has been removed from the manuscript in this revision. </w:t>
        </w:r>
      </w:ins>
    </w:p>
    <w:p w14:paraId="692FAA89" w14:textId="00D00FDD" w:rsidR="002538F8" w:rsidRPr="00522DE1" w:rsidRDefault="00D43EC2">
      <w:pPr>
        <w:pStyle w:val="Paragraph"/>
        <w:pPrChange w:id="2165" w:author="Dylan CHEN" w:date="2026-03-16T10:23:00Z" w16du:dateUtc="2026-03-16T02:23:00Z">
          <w:pPr>
            <w:pStyle w:val="NormalWeb"/>
          </w:pPr>
        </w:pPrChange>
      </w:pPr>
      <w:ins w:id="2166" w:author="Dylan CHEN" w:date="2026-08-04T17:14:00Z" w16du:dateUtc="2026-08-04T09:14:00Z">
        <w:r w:rsidRPr="00D43EC2">
          <w:t>We report the test above so that the reviewer can see the alternative explanation does not hold, and we note that the broader position argument is no longer part of the paper.</w:t>
        </w:r>
      </w:ins>
    </w:p>
    <w:p w14:paraId="4A2B5FCB" w14:textId="77777777" w:rsidR="000A3656" w:rsidRPr="00522DE1" w:rsidRDefault="000A3656" w:rsidP="000A3656">
      <w:pPr>
        <w:spacing w:before="120" w:after="120"/>
        <w:rPr>
          <w:b/>
        </w:rPr>
      </w:pPr>
      <w:r w:rsidRPr="00522DE1">
        <w:lastRenderedPageBreak/>
        <w:t>---------------------------------------------------------------------------------------------------------------------</w:t>
      </w:r>
    </w:p>
    <w:p w14:paraId="7D06DCF6" w14:textId="51B4EAA1" w:rsidR="000A3656" w:rsidRPr="00522DE1" w:rsidRDefault="00680D29" w:rsidP="000A3656">
      <w:pPr>
        <w:widowControl w:val="0"/>
        <w:autoSpaceDE w:val="0"/>
        <w:spacing w:before="120" w:after="120"/>
        <w:jc w:val="both"/>
        <w:outlineLvl w:val="0"/>
        <w:rPr>
          <w:rFonts w:eastAsia="SimSun"/>
          <w:b/>
          <w:bCs/>
          <w:kern w:val="2"/>
        </w:rPr>
      </w:pPr>
      <w:ins w:id="2167" w:author="Dylan CHEN" w:date="2026-08-20T22:35:00Z" w16du:dateUtc="2026-08-20T14:35:00Z">
        <w:r>
          <w:rPr>
            <w:rFonts w:eastAsia="SimSun" w:hint="eastAsia"/>
            <w:b/>
            <w:bCs/>
            <w:kern w:val="2"/>
          </w:rPr>
          <w:t>#</w:t>
        </w:r>
      </w:ins>
      <w:r w:rsidR="000A3656" w:rsidRPr="00522DE1">
        <w:rPr>
          <w:rFonts w:eastAsia="SimSun"/>
          <w:b/>
          <w:bCs/>
          <w:kern w:val="2"/>
        </w:rPr>
        <w:t>R2-</w:t>
      </w:r>
      <w:r w:rsidR="00EB6634">
        <w:rPr>
          <w:rFonts w:eastAsia="SimSun"/>
          <w:b/>
          <w:bCs/>
          <w:kern w:val="2"/>
        </w:rPr>
        <w:t>18</w:t>
      </w:r>
    </w:p>
    <w:p w14:paraId="559CF780" w14:textId="77777777"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2-20. I commented that the source effect was not tested.</w:t>
      </w:r>
    </w:p>
    <w:p w14:paraId="01CFCBBC" w14:textId="0F484861"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 authors responded that </w:t>
      </w:r>
      <w:r w:rsidR="00E71BCF">
        <w:rPr>
          <w:rFonts w:eastAsia="SimSun"/>
          <w:i/>
          <w:iCs/>
          <w:kern w:val="2"/>
        </w:rPr>
        <w:t>“</w:t>
      </w:r>
      <w:r w:rsidRPr="00522DE1">
        <w:rPr>
          <w:rFonts w:eastAsia="SimSun"/>
          <w:i/>
          <w:iCs/>
          <w:kern w:val="2"/>
        </w:rPr>
        <w:t>the source effect is tested in Section 6.3.1.3 Table 11.</w:t>
      </w:r>
      <w:r w:rsidR="00E71BCF">
        <w:rPr>
          <w:rFonts w:eastAsia="SimSun"/>
          <w:i/>
          <w:iCs/>
          <w:kern w:val="2"/>
        </w:rPr>
        <w:t>”</w:t>
      </w:r>
      <w:r w:rsidRPr="00522DE1">
        <w:rPr>
          <w:rFonts w:eastAsia="SimSun"/>
          <w:i/>
          <w:iCs/>
          <w:kern w:val="2"/>
        </w:rPr>
        <w:t xml:space="preserve"> Specifically, </w:t>
      </w:r>
      <w:r w:rsidR="00E71BCF">
        <w:rPr>
          <w:rFonts w:eastAsia="SimSun"/>
          <w:i/>
          <w:iCs/>
          <w:kern w:val="2"/>
        </w:rPr>
        <w:t>“</w:t>
      </w:r>
      <w:r w:rsidRPr="00522DE1">
        <w:rPr>
          <w:rFonts w:eastAsia="SimSun"/>
          <w:i/>
          <w:iCs/>
          <w:kern w:val="2"/>
        </w:rPr>
        <w:t>After controlling for the quality of the first answer (content effect) and whether the first human answerer has a first position seeking tendency (position effect), the estimated treatment effect becomes smaller but remains statistically significant. This residual effect, the portion of the AI impact that persists after accounting for content quality and position, indicates that the mere fact that an answer is provided by AI (rather than a human) independently affects user behavior.</w:t>
      </w:r>
      <w:r w:rsidR="00E71BCF">
        <w:rPr>
          <w:rFonts w:eastAsia="SimSun"/>
          <w:i/>
          <w:iCs/>
          <w:kern w:val="2"/>
        </w:rPr>
        <w:t>”</w:t>
      </w:r>
    </w:p>
    <w:p w14:paraId="441F9680" w14:textId="35F03203" w:rsidR="000A365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4F7EBF">
        <w:rPr>
          <w:rFonts w:eastAsia="SimSun"/>
          <w:i/>
          <w:iCs/>
          <w:kern w:val="2"/>
          <w:highlight w:val="yellow"/>
          <w:rPrChange w:id="2168" w:author="Dylan CHEN" w:date="2026-08-05T16:58:00Z" w16du:dateUtc="2026-08-05T08:58:00Z">
            <w:rPr>
              <w:rFonts w:eastAsia="SimSun"/>
              <w:i/>
              <w:iCs/>
              <w:kern w:val="2"/>
            </w:rPr>
          </w:rPrChange>
        </w:rPr>
        <w:t>I respectively disagree because there can be other reasons aside from the position and content, like anchoring reference, cognitive offloading, etc., for explaining the residual effect.</w:t>
      </w:r>
      <w:r w:rsidR="000A3656" w:rsidRPr="00522DE1">
        <w:rPr>
          <w:rFonts w:eastAsia="SimSun"/>
          <w:i/>
          <w:iCs/>
          <w:kern w:val="2"/>
        </w:rPr>
        <w:t xml:space="preserve"> </w:t>
      </w:r>
    </w:p>
    <w:p w14:paraId="75D6FC6C" w14:textId="77777777" w:rsidR="000A3656" w:rsidRPr="00522DE1" w:rsidRDefault="000A3656" w:rsidP="000A3656">
      <w:pPr>
        <w:widowControl w:val="0"/>
        <w:autoSpaceDE w:val="0"/>
        <w:autoSpaceDN w:val="0"/>
        <w:adjustRightInd w:val="0"/>
        <w:spacing w:before="120" w:after="120"/>
        <w:jc w:val="both"/>
      </w:pPr>
      <w:r w:rsidRPr="00522DE1">
        <w:rPr>
          <w:rFonts w:eastAsia="SimSun"/>
          <w:b/>
          <w:bCs/>
          <w:i/>
          <w:iCs/>
          <w:kern w:val="2"/>
          <w:u w:val="single"/>
        </w:rPr>
        <w:t>Response</w:t>
      </w:r>
    </w:p>
    <w:p w14:paraId="7FA8DA94" w14:textId="38BF1F3D" w:rsidR="00D43EC2" w:rsidRDefault="00D43EC2" w:rsidP="00D43EC2">
      <w:pPr>
        <w:pStyle w:val="Paragraph"/>
        <w:rPr>
          <w:ins w:id="2169" w:author="Dylan CHEN" w:date="2026-08-04T17:15:00Z" w16du:dateUtc="2026-08-04T09:15:00Z"/>
        </w:rPr>
      </w:pPr>
      <w:ins w:id="2170" w:author="Dylan CHEN" w:date="2026-08-04T17:15:00Z" w16du:dateUtc="2026-08-04T09:15:00Z">
        <w:r w:rsidRPr="00D43EC2">
          <w:t>We agree with the reviewer that the earlier residual, defined as what remained after controlling for content and position, could reflect several forces and should not be labeled a single</w:t>
        </w:r>
      </w:ins>
      <w:ins w:id="2171" w:author="Dylan CHEN" w:date="2026-08-20T22:27:00Z" w16du:dateUtc="2026-08-20T14:27:00Z">
        <w:r w:rsidR="00BC5B75">
          <w:rPr>
            <w:rFonts w:hint="eastAsia"/>
          </w:rPr>
          <w:t>-</w:t>
        </w:r>
      </w:ins>
      <w:ins w:id="2172" w:author="Dylan CHEN" w:date="2026-08-04T17:15:00Z" w16du:dateUtc="2026-08-04T09:15:00Z">
        <w:r w:rsidRPr="00D43EC2">
          <w:t>source effect by elimination. Our revised framework addresses this directly</w:t>
        </w:r>
      </w:ins>
      <w:ins w:id="2173" w:author="Dylan CHEN" w:date="2026-08-05T16:58:00Z" w16du:dateUtc="2026-08-05T08:58:00Z">
        <w:r w:rsidR="004F7EBF">
          <w:rPr>
            <w:rFonts w:hint="eastAsia"/>
          </w:rPr>
          <w:t xml:space="preserve"> </w:t>
        </w:r>
        <w:r w:rsidR="004F7EBF">
          <w:t>because</w:t>
        </w:r>
        <w:r w:rsidR="004F7EBF">
          <w:rPr>
            <w:rFonts w:hint="eastAsia"/>
          </w:rPr>
          <w:t xml:space="preserve"> we test AI</w:t>
        </w:r>
      </w:ins>
      <w:ins w:id="2174" w:author="Dylan CHEN" w:date="2026-08-05T16:59:00Z" w16du:dateUtc="2026-08-05T08:59:00Z">
        <w:r w:rsidR="004F7EBF">
          <w:rPr>
            <w:rFonts w:hint="eastAsia"/>
          </w:rPr>
          <w:t xml:space="preserve"> label effect and AI content directly based on a new theoretical framework</w:t>
        </w:r>
      </w:ins>
      <w:ins w:id="2175" w:author="Dylan CHEN" w:date="2026-08-04T17:15:00Z" w16du:dateUtc="2026-08-04T09:15:00Z">
        <w:r w:rsidRPr="00D43EC2">
          <w:t>.</w:t>
        </w:r>
      </w:ins>
    </w:p>
    <w:p w14:paraId="165559F0" w14:textId="67BA2158" w:rsidR="00D43EC2" w:rsidRDefault="00D43EC2" w:rsidP="00D43EC2">
      <w:pPr>
        <w:pStyle w:val="Paragraph"/>
        <w:rPr>
          <w:ins w:id="2176" w:author="Dylan CHEN" w:date="2026-08-05T17:01:00Z" w16du:dateUtc="2026-08-05T09:01:00Z"/>
        </w:rPr>
      </w:pPr>
      <w:ins w:id="2177" w:author="Dylan CHEN" w:date="2026-08-04T17:15:00Z" w16du:dateUtc="2026-08-04T09:15:00Z">
        <w:r w:rsidRPr="00D43EC2">
          <w:t xml:space="preserve">The forces the reviewer names are now theorized inside the framework rather than left in a residual. </w:t>
        </w:r>
      </w:ins>
      <w:ins w:id="2178" w:author="Dylan CHEN" w:date="2026-08-20T22:34:00Z" w16du:dateUtc="2026-08-20T14:34:00Z">
        <w:r w:rsidR="00680D29" w:rsidRPr="00680D29">
          <w:t>Anchoring is now the explicit core of H4: the weak competitor judgment formed from the bare AI label acts as a kind of anchor on subsequent effort. Having judged the rival to be weak, the member expects that even a fairly modest answer will be enough to come out ahead. The law of least effort holds that people supply effort only up to the level a goal requires, and no further (Kahneman 2011)</w:t>
        </w:r>
        <w:r w:rsidR="00680D29">
          <w:rPr>
            <w:rFonts w:hint="eastAsia"/>
          </w:rPr>
          <w:t xml:space="preserve">. </w:t>
        </w:r>
      </w:ins>
      <w:ins w:id="2179" w:author="Dylan CHEN" w:date="2026-08-04T17:15:00Z" w16du:dateUtc="2026-08-04T09:15:00Z">
        <w:r w:rsidRPr="00D43EC2">
          <w:t xml:space="preserve">Cognitive offloading operates through the law of least effort that governs the fast stage. What we previously called the residual source effect is now positively theorized as the </w:t>
        </w:r>
      </w:ins>
      <w:ins w:id="2180" w:author="Dylan CHEN" w:date="2026-08-05T17:00:00Z" w16du:dateUtc="2026-08-05T09:00:00Z">
        <w:r w:rsidR="004F7EBF">
          <w:t>AI label effect</w:t>
        </w:r>
      </w:ins>
      <w:ins w:id="2181" w:author="Dylan CHEN" w:date="2026-08-04T17:15:00Z" w16du:dateUtc="2026-08-04T09:15:00Z">
        <w:r w:rsidRPr="00D43EC2">
          <w:t>, that is, the weak competitor perception that the bare label triggers through the availability heuristic in H1, rather than an unexplained remainder.</w:t>
        </w:r>
      </w:ins>
    </w:p>
    <w:p w14:paraId="1AA0DB39" w14:textId="58A209E2" w:rsidR="004F7EBF" w:rsidRDefault="00D43EC2">
      <w:pPr>
        <w:pStyle w:val="Paragraph"/>
        <w:rPr>
          <w:ins w:id="2182" w:author="Dylan CHEN" w:date="2026-08-21T23:09:00Z" w16du:dateUtc="2026-08-21T15:09:00Z"/>
        </w:rPr>
      </w:pPr>
      <w:ins w:id="2183" w:author="Dylan CHEN" w:date="2026-08-04T17:15:00Z" w16du:dateUtc="2026-08-04T09:15:00Z">
        <w:r w:rsidRPr="00D43EC2">
          <w:t>Consistent with this, and as described in our opening remark and our responses to R2-1 and R2-15, we no longer use the three-way control-based decomposition into position, content, and source. Each effect is now derived from theory and tested through a prediction stated in advance, so there is no residual term to interpret.</w:t>
        </w:r>
      </w:ins>
    </w:p>
    <w:p w14:paraId="2C26FF79" w14:textId="77777777" w:rsidR="00BE7589" w:rsidRDefault="00BE7589">
      <w:pPr>
        <w:pStyle w:val="Paragraph"/>
        <w:rPr>
          <w:ins w:id="2184" w:author="Dylan CHEN" w:date="2026-08-21T23:09:00Z" w16du:dateUtc="2026-08-21T15:09:00Z"/>
        </w:rPr>
      </w:pPr>
    </w:p>
    <w:p w14:paraId="5EC038CE" w14:textId="6CE33117" w:rsidR="00BE7589" w:rsidRPr="00BE7589" w:rsidRDefault="00BE7589" w:rsidP="00BE7589">
      <w:pPr>
        <w:pStyle w:val="NormalWeb"/>
        <w:rPr>
          <w:ins w:id="2185" w:author="Dylan CHEN" w:date="2026-08-21T23:09:00Z" w16du:dateUtc="2026-08-21T15:09:00Z"/>
          <w:rFonts w:hint="eastAsia"/>
          <w:b/>
          <w:bCs/>
          <w:color w:val="000000"/>
          <w:rPrChange w:id="2186" w:author="Dylan CHEN" w:date="2026-08-21T23:09:00Z" w16du:dateUtc="2026-08-21T15:09:00Z">
            <w:rPr>
              <w:ins w:id="2187" w:author="Dylan CHEN" w:date="2026-08-21T23:09:00Z" w16du:dateUtc="2026-08-21T15:09:00Z"/>
              <w:rFonts w:hint="eastAsia"/>
              <w:color w:val="000000"/>
            </w:rPr>
          </w:rPrChange>
        </w:rPr>
      </w:pPr>
      <w:ins w:id="2188" w:author="Dylan CHEN" w:date="2026-08-21T23:09:00Z" w16du:dateUtc="2026-08-21T15:09:00Z">
        <w:r w:rsidRPr="00BE7589">
          <w:rPr>
            <w:b/>
            <w:bCs/>
            <w:color w:val="000000"/>
            <w:rPrChange w:id="2189" w:author="Dylan CHEN" w:date="2026-08-21T23:09:00Z" w16du:dateUtc="2026-08-21T15:09:00Z">
              <w:rPr>
                <w:color w:val="000000"/>
              </w:rPr>
            </w:rPrChange>
          </w:rPr>
          <w:t>Reference</w:t>
        </w:r>
      </w:ins>
    </w:p>
    <w:p w14:paraId="3FCFE07D" w14:textId="7585EF1D" w:rsidR="00BE7589" w:rsidRPr="00BE7589" w:rsidRDefault="00BE7589" w:rsidP="00BE7589">
      <w:pPr>
        <w:pStyle w:val="NormalWeb"/>
        <w:rPr>
          <w:rFonts w:hint="eastAsia"/>
          <w:color w:val="000000"/>
          <w:rPrChange w:id="2190" w:author="Dylan CHEN" w:date="2026-08-21T23:09:00Z" w16du:dateUtc="2026-08-21T15:09:00Z">
            <w:rPr>
              <w:rFonts w:hint="eastAsia"/>
            </w:rPr>
          </w:rPrChange>
        </w:rPr>
      </w:pPr>
      <w:ins w:id="2191" w:author="Dylan CHEN" w:date="2026-08-21T23:09:00Z" w16du:dateUtc="2026-08-21T15:09:00Z">
        <w:r>
          <w:rPr>
            <w:color w:val="000000"/>
          </w:rPr>
          <w:t>Kahneman, D. (2011). Thinking, fast and slow. Farrar, Straus and Giroux.</w:t>
        </w:r>
      </w:ins>
    </w:p>
    <w:p w14:paraId="635E3913" w14:textId="77777777" w:rsidR="00CA2329" w:rsidRPr="00522DE1" w:rsidRDefault="00CA2329" w:rsidP="00CA2329">
      <w:pPr>
        <w:spacing w:before="120" w:after="120"/>
        <w:rPr>
          <w:b/>
        </w:rPr>
      </w:pPr>
      <w:r w:rsidRPr="00522DE1">
        <w:t>---------------------------------------------------------------------------------------------------------------------</w:t>
      </w:r>
    </w:p>
    <w:p w14:paraId="30C0680B" w14:textId="34D7B8DF" w:rsidR="00CA2329" w:rsidRPr="00522DE1" w:rsidRDefault="00626D48" w:rsidP="00CA2329">
      <w:pPr>
        <w:widowControl w:val="0"/>
        <w:autoSpaceDE w:val="0"/>
        <w:spacing w:before="120" w:after="120"/>
        <w:jc w:val="both"/>
        <w:outlineLvl w:val="0"/>
        <w:rPr>
          <w:rFonts w:eastAsia="SimSun"/>
          <w:b/>
          <w:bCs/>
          <w:kern w:val="2"/>
        </w:rPr>
      </w:pPr>
      <w:ins w:id="2192" w:author="Dylan CHEN" w:date="2026-08-20T22:39:00Z" w16du:dateUtc="2026-08-20T14:39:00Z">
        <w:r>
          <w:rPr>
            <w:rFonts w:eastAsia="SimSun" w:hint="eastAsia"/>
            <w:b/>
            <w:bCs/>
            <w:kern w:val="2"/>
          </w:rPr>
          <w:t>#</w:t>
        </w:r>
      </w:ins>
      <w:r w:rsidR="00CA2329" w:rsidRPr="00522DE1">
        <w:rPr>
          <w:rFonts w:eastAsia="SimSun"/>
          <w:b/>
          <w:bCs/>
          <w:kern w:val="2"/>
        </w:rPr>
        <w:t>R2-</w:t>
      </w:r>
      <w:r w:rsidR="00EB6634">
        <w:rPr>
          <w:rFonts w:eastAsia="SimSun"/>
          <w:b/>
          <w:bCs/>
          <w:kern w:val="2"/>
        </w:rPr>
        <w:t>19</w:t>
      </w:r>
    </w:p>
    <w:p w14:paraId="11C6F320" w14:textId="0DE14EFE" w:rsidR="00CA2329" w:rsidRPr="00522DE1" w:rsidRDefault="002E4C86" w:rsidP="00CA2329">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R2-21. I commented that the experts should be domain-specific. The authors followed. I am good on that.</w:t>
      </w:r>
      <w:r w:rsidR="00CA2329" w:rsidRPr="00522DE1">
        <w:rPr>
          <w:rFonts w:eastAsia="SimSun"/>
          <w:i/>
          <w:iCs/>
          <w:kern w:val="2"/>
        </w:rPr>
        <w:t xml:space="preserve"> </w:t>
      </w:r>
    </w:p>
    <w:p w14:paraId="1869D04B" w14:textId="77777777" w:rsidR="00CA2329" w:rsidRPr="00522DE1" w:rsidRDefault="00CA2329" w:rsidP="00CA2329">
      <w:pPr>
        <w:widowControl w:val="0"/>
        <w:autoSpaceDE w:val="0"/>
        <w:autoSpaceDN w:val="0"/>
        <w:adjustRightInd w:val="0"/>
        <w:spacing w:before="120" w:after="120"/>
        <w:jc w:val="both"/>
      </w:pPr>
      <w:r w:rsidRPr="00522DE1">
        <w:rPr>
          <w:rFonts w:eastAsia="SimSun"/>
          <w:b/>
          <w:bCs/>
          <w:i/>
          <w:iCs/>
          <w:kern w:val="2"/>
          <w:u w:val="single"/>
        </w:rPr>
        <w:t>Response</w:t>
      </w:r>
    </w:p>
    <w:p w14:paraId="691DD7F3" w14:textId="77777777" w:rsidR="00CF5CBF" w:rsidRPr="00522DE1" w:rsidRDefault="00CF5CBF" w:rsidP="00CF5CBF">
      <w:pPr>
        <w:pStyle w:val="NormalWeb"/>
      </w:pPr>
      <w:r>
        <w:lastRenderedPageBreak/>
        <w:t>We are happy you are satisfied with this response</w:t>
      </w:r>
      <w:r w:rsidRPr="00522DE1">
        <w:t>.</w:t>
      </w:r>
    </w:p>
    <w:p w14:paraId="42FE4BF3" w14:textId="77777777" w:rsidR="000D507F" w:rsidRPr="00522DE1" w:rsidRDefault="000D507F" w:rsidP="000D507F">
      <w:pPr>
        <w:spacing w:before="120" w:after="120"/>
        <w:rPr>
          <w:b/>
        </w:rPr>
      </w:pPr>
      <w:r w:rsidRPr="00522DE1">
        <w:t>---------------------------------------------------------------------------------------------------------------------</w:t>
      </w:r>
    </w:p>
    <w:p w14:paraId="6F1B21C9" w14:textId="0A676578" w:rsidR="00652741" w:rsidRPr="00522DE1" w:rsidRDefault="00626D48" w:rsidP="00652741">
      <w:pPr>
        <w:widowControl w:val="0"/>
        <w:autoSpaceDE w:val="0"/>
        <w:spacing w:before="120" w:after="120"/>
        <w:jc w:val="both"/>
        <w:outlineLvl w:val="0"/>
        <w:rPr>
          <w:rFonts w:eastAsia="SimSun"/>
          <w:b/>
          <w:bCs/>
          <w:kern w:val="2"/>
        </w:rPr>
      </w:pPr>
      <w:ins w:id="2193" w:author="Dylan CHEN" w:date="2026-08-20T22:39:00Z" w16du:dateUtc="2026-08-20T14:39:00Z">
        <w:r>
          <w:rPr>
            <w:rFonts w:eastAsia="SimSun" w:hint="eastAsia"/>
            <w:b/>
            <w:bCs/>
            <w:kern w:val="2"/>
          </w:rPr>
          <w:t>#</w:t>
        </w:r>
      </w:ins>
      <w:r w:rsidR="00652741" w:rsidRPr="00522DE1">
        <w:rPr>
          <w:rFonts w:eastAsia="SimSun"/>
          <w:b/>
          <w:bCs/>
          <w:kern w:val="2"/>
        </w:rPr>
        <w:t>R2-</w:t>
      </w:r>
      <w:r w:rsidR="001535FF" w:rsidRPr="00522DE1">
        <w:rPr>
          <w:rFonts w:eastAsia="SimSun"/>
          <w:b/>
          <w:bCs/>
          <w:kern w:val="2"/>
        </w:rPr>
        <w:t>2</w:t>
      </w:r>
      <w:r w:rsidR="00EB6634">
        <w:rPr>
          <w:rFonts w:eastAsia="SimSun"/>
          <w:b/>
          <w:bCs/>
          <w:kern w:val="2"/>
        </w:rPr>
        <w:t>0</w:t>
      </w:r>
      <w:r w:rsidR="002E4C86" w:rsidRPr="00522DE1">
        <w:rPr>
          <w:rFonts w:eastAsia="SimSun"/>
          <w:b/>
          <w:bCs/>
          <w:kern w:val="2"/>
        </w:rPr>
        <w:t xml:space="preserve"> # R2-8</w:t>
      </w:r>
    </w:p>
    <w:p w14:paraId="11E39FBD" w14:textId="77777777"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R2-22. I challenged the subsample sizes in the test of the expectation-based mechanism.</w:t>
      </w:r>
    </w:p>
    <w:p w14:paraId="6473D5A6" w14:textId="77777777" w:rsidR="002E4C86"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The authors responded that they explained in their response to my comment R2-8.</w:t>
      </w:r>
    </w:p>
    <w:p w14:paraId="7EEC09F0" w14:textId="306F9D83" w:rsidR="00652741" w:rsidRPr="00522DE1" w:rsidRDefault="002E4C86" w:rsidP="002E4C8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As a clarification to the R2-8, the authors didn</w:t>
      </w:r>
      <w:r w:rsidR="003834AA">
        <w:rPr>
          <w:rFonts w:eastAsia="SimSun"/>
          <w:i/>
          <w:iCs/>
          <w:kern w:val="2"/>
        </w:rPr>
        <w:t>’</w:t>
      </w:r>
      <w:r w:rsidRPr="00522DE1">
        <w:rPr>
          <w:rFonts w:eastAsia="SimSun"/>
          <w:i/>
          <w:iCs/>
          <w:kern w:val="2"/>
        </w:rPr>
        <w:t>t address my comments regarding this subsample size.</w:t>
      </w:r>
    </w:p>
    <w:p w14:paraId="40462802" w14:textId="77777777" w:rsidR="00652741" w:rsidRPr="00522DE1" w:rsidRDefault="00652741" w:rsidP="00652741">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99517E6" w14:textId="5A6C597C" w:rsidR="002E4C86" w:rsidRDefault="00006439" w:rsidP="00652741">
      <w:pPr>
        <w:spacing w:before="120" w:after="120"/>
        <w:rPr>
          <w:ins w:id="2194" w:author="Dylan CHEN" w:date="2026-08-04T17:16:00Z" w16du:dateUtc="2026-08-04T09:16:00Z"/>
        </w:rPr>
      </w:pPr>
      <w:ins w:id="2195" w:author="Dylan CHEN" w:date="2026-08-21T22:42:00Z" w16du:dateUtc="2026-08-21T14:42:00Z">
        <w:r w:rsidRPr="00006439">
          <w:t>We appreciate the reviewer</w:t>
        </w:r>
      </w:ins>
      <w:r w:rsidR="003834AA">
        <w:t>’</w:t>
      </w:r>
      <w:ins w:id="2196" w:author="Dylan CHEN" w:date="2026-08-21T22:42:00Z" w16du:dateUtc="2026-08-21T14:42:00Z">
        <w:r w:rsidRPr="00006439">
          <w:t>s clarification. As explained in our response to R2-8</w:t>
        </w:r>
      </w:ins>
      <w:del w:id="2197" w:author="Dylan CHEN" w:date="2026-08-21T22:42:00Z" w16du:dateUtc="2026-08-21T14:42:00Z">
        <w:r w:rsidR="00EB6634" w:rsidDel="00006439">
          <w:delText>We appreciate the suggestion of comment, as explained in R2-8</w:delText>
        </w:r>
      </w:del>
      <w:r w:rsidR="00EB6634">
        <w:t xml:space="preserve">, </w:t>
      </w:r>
      <w:del w:id="2198" w:author="Dylan CHEN" w:date="2026-08-04T17:15:00Z" w16du:dateUtc="2026-08-04T09:15:00Z">
        <w:r w:rsidR="00EB6634" w:rsidDel="00D43EC2">
          <w:delText>XXXXX</w:delText>
        </w:r>
      </w:del>
      <w:ins w:id="2199" w:author="Dylan CHEN" w:date="2026-08-04T17:15:00Z" w16du:dateUtc="2026-08-04T09:15:00Z">
        <w:r w:rsidR="00D43EC2">
          <w:rPr>
            <w:rFonts w:hint="eastAsia"/>
          </w:rPr>
          <w:t>w</w:t>
        </w:r>
        <w:r w:rsidR="00D43EC2" w:rsidRPr="00D43EC2">
          <w:t xml:space="preserve">e apologize that our earlier reply to R2-8 did not directly report the subsample sizes for the expectation-based test. To be fully transparent, the earlier </w:t>
        </w:r>
      </w:ins>
      <w:r w:rsidR="00E71BCF">
        <w:t>“</w:t>
      </w:r>
      <w:ins w:id="2200" w:author="Dylan CHEN" w:date="2026-08-04T17:15:00Z" w16du:dateUtc="2026-08-04T09:15:00Z">
        <w:r w:rsidR="00D43EC2" w:rsidRPr="00D43EC2">
          <w:t>993 versus 993</w:t>
        </w:r>
      </w:ins>
      <w:r w:rsidR="00E71BCF">
        <w:t>”</w:t>
      </w:r>
      <w:ins w:id="2201" w:author="Dylan CHEN" w:date="2026-08-04T17:15:00Z" w16du:dateUtc="2026-08-04T09:15:00Z">
        <w:r w:rsidR="00D43EC2" w:rsidRPr="00D43EC2">
          <w:t xml:space="preserve"> figures were a reporting error in the letter. The actual analyses used the high-quality first-answer subsample (top 25%, N = 1,697) and the low-quality first-answer subsample (bottom 25%, N = 1,945), as now documented in Online Appendix C (Table 13).</w:t>
        </w:r>
      </w:ins>
    </w:p>
    <w:p w14:paraId="07E3ED54" w14:textId="56FF7918" w:rsidR="00D43EC2" w:rsidRPr="00522DE1" w:rsidRDefault="00D43EC2">
      <w:pPr>
        <w:pStyle w:val="Paragraph"/>
        <w:pPrChange w:id="2202" w:author="Dylan CHEN" w:date="2026-08-04T17:16:00Z" w16du:dateUtc="2026-08-04T09:16:00Z">
          <w:pPr>
            <w:spacing w:before="120" w:after="120"/>
          </w:pPr>
        </w:pPrChange>
      </w:pPr>
      <w:ins w:id="2203" w:author="Dylan CHEN" w:date="2026-08-04T17:16:00Z" w16du:dateUtc="2026-08-04T09:16:00Z">
        <w:r w:rsidRPr="00D43EC2">
          <w:t>We also note, as stated in our opening remark and our response to R2-6, that this revision removes all results using net likes as the dependent variable, which includes the expectation-based (elevated expectations) mechanism itself. We have reported the corrected subsample sizes here for completeness and to confirm that the original analyses were conducted on the correct samples.</w:t>
        </w:r>
      </w:ins>
    </w:p>
    <w:p w14:paraId="7F5E28FF" w14:textId="5434D325" w:rsidR="00652741" w:rsidRPr="00522DE1" w:rsidRDefault="00652741" w:rsidP="00652741">
      <w:pPr>
        <w:spacing w:before="120" w:after="120"/>
        <w:rPr>
          <w:b/>
        </w:rPr>
      </w:pPr>
      <w:r w:rsidRPr="00522DE1">
        <w:t>---------------------------------------------------------------------------------------------------------------------</w:t>
      </w:r>
    </w:p>
    <w:p w14:paraId="19C7CF7F" w14:textId="1822DF61" w:rsidR="00C033C0" w:rsidRPr="00522DE1" w:rsidRDefault="000B59FA" w:rsidP="00C033C0">
      <w:pPr>
        <w:widowControl w:val="0"/>
        <w:autoSpaceDE w:val="0"/>
        <w:spacing w:before="120" w:after="120"/>
        <w:jc w:val="both"/>
        <w:outlineLvl w:val="0"/>
        <w:rPr>
          <w:rFonts w:eastAsia="SimSun"/>
          <w:b/>
          <w:bCs/>
          <w:kern w:val="2"/>
        </w:rPr>
      </w:pPr>
      <w:ins w:id="2204" w:author="Dylan CHEN" w:date="2026-08-20T16:08:00Z" w16du:dateUtc="2026-08-20T08:08:00Z">
        <w:r>
          <w:rPr>
            <w:rFonts w:eastAsia="SimSun" w:hint="eastAsia"/>
            <w:b/>
            <w:bCs/>
            <w:kern w:val="2"/>
          </w:rPr>
          <w:t>#</w:t>
        </w:r>
      </w:ins>
      <w:r w:rsidR="00C033C0" w:rsidRPr="00522DE1">
        <w:rPr>
          <w:rFonts w:eastAsia="SimSun"/>
          <w:b/>
          <w:bCs/>
          <w:kern w:val="2"/>
        </w:rPr>
        <w:t>R2-2</w:t>
      </w:r>
      <w:r w:rsidR="00EB6634">
        <w:rPr>
          <w:rFonts w:eastAsia="SimSun"/>
          <w:b/>
          <w:bCs/>
          <w:kern w:val="2"/>
        </w:rPr>
        <w:t>1</w:t>
      </w:r>
    </w:p>
    <w:p w14:paraId="217007F1" w14:textId="77777777" w:rsidR="00C033C0" w:rsidRPr="00522DE1" w:rsidRDefault="00C033C0" w:rsidP="00C033C0">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Here are some of the new comments I have while reading the revised paper. Since this is a revision, I focused only on comments that raised major concerns.</w:t>
      </w:r>
    </w:p>
    <w:p w14:paraId="61ED62FE" w14:textId="1769BB0D" w:rsidR="00C033C0" w:rsidRPr="00D241ED" w:rsidRDefault="00EB6634" w:rsidP="00D241ED">
      <w:pPr>
        <w:widowControl w:val="0"/>
        <w:autoSpaceDE w:val="0"/>
        <w:autoSpaceDN w:val="0"/>
        <w:adjustRightInd w:val="0"/>
        <w:spacing w:before="120" w:after="120"/>
        <w:ind w:left="480"/>
        <w:jc w:val="both"/>
        <w:rPr>
          <w:rFonts w:eastAsia="SimSun"/>
          <w:i/>
          <w:iCs/>
          <w:kern w:val="2"/>
        </w:rPr>
      </w:pPr>
      <w:r>
        <w:rPr>
          <w:rFonts w:eastAsia="SimSun"/>
          <w:i/>
          <w:iCs/>
          <w:kern w:val="2"/>
        </w:rPr>
        <w:t xml:space="preserve">1. </w:t>
      </w:r>
      <w:r w:rsidR="00C033C0" w:rsidRPr="00D241ED">
        <w:rPr>
          <w:rFonts w:eastAsia="SimSun"/>
          <w:i/>
          <w:iCs/>
          <w:kern w:val="2"/>
        </w:rPr>
        <w:t xml:space="preserve">The reputation scores of the questioners are different across the treated and control groups, where the reputation scores of the questioners in the control group are higher. This is concerning. The authors ran the balance tests using the log reputation score, </w:t>
      </w:r>
      <w:r w:rsidR="00C033C0" w:rsidRPr="00D241ED">
        <w:rPr>
          <w:rFonts w:eastAsia="SimSun"/>
          <w:i/>
          <w:iCs/>
          <w:kern w:val="2"/>
          <w:highlight w:val="yellow"/>
        </w:rPr>
        <w:t>which shows insignificant (p=0.065). How about the raw reputation score?</w:t>
      </w:r>
    </w:p>
    <w:p w14:paraId="7FD5B589"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356851E" w14:textId="1E08678A" w:rsidR="006A0A04" w:rsidRDefault="0071464B">
      <w:pPr>
        <w:pStyle w:val="Paragraph"/>
      </w:pPr>
      <w:r w:rsidRPr="0071464B">
        <w:t xml:space="preserve">Thank you for raising this point. </w:t>
      </w:r>
    </w:p>
    <w:p w14:paraId="6F530ED8" w14:textId="6AF2E652" w:rsidR="005E6416" w:rsidRDefault="0071464B">
      <w:pPr>
        <w:pStyle w:val="Paragraph"/>
      </w:pPr>
      <w:r w:rsidRPr="0071464B">
        <w:t xml:space="preserve">The raw reputation score in our sample is highly right-skewed </w:t>
      </w:r>
      <w:r w:rsidR="00455ECF">
        <w:rPr>
          <w:rFonts w:hint="eastAsia"/>
        </w:rPr>
        <w:t>(Please see figure below</w:t>
      </w:r>
      <w:ins w:id="2205" w:author="Dylan CHEN" w:date="2026-03-30T15:22:00Z" w16du:dateUtc="2026-03-30T07:22:00Z">
        <w:r w:rsidR="000F2BB4">
          <w:rPr>
            <w:rFonts w:hint="eastAsia"/>
          </w:rPr>
          <w:t>, left panel</w:t>
        </w:r>
      </w:ins>
      <w:r w:rsidR="00455ECF">
        <w:rPr>
          <w:rFonts w:hint="eastAsia"/>
        </w:rPr>
        <w:t>)</w:t>
      </w:r>
      <w:r w:rsidRPr="0071464B">
        <w:t>, which severely violates the normality assumption underlying the t-test. The log transformation brings the distribution much closer to normality and better satisfies the statistical requirements</w:t>
      </w:r>
      <w:ins w:id="2206" w:author="Dylan CHEN" w:date="2026-03-30T15:21:00Z" w16du:dateUtc="2026-03-30T07:21:00Z">
        <w:r w:rsidR="000F2BB4">
          <w:rPr>
            <w:rFonts w:hint="eastAsia"/>
          </w:rPr>
          <w:t xml:space="preserve"> (Please see fi</w:t>
        </w:r>
      </w:ins>
      <w:ins w:id="2207" w:author="Dylan CHEN" w:date="2026-03-30T15:22:00Z" w16du:dateUtc="2026-03-30T07:22:00Z">
        <w:r w:rsidR="000F2BB4">
          <w:rPr>
            <w:rFonts w:hint="eastAsia"/>
          </w:rPr>
          <w:t>gure below, right panel</w:t>
        </w:r>
      </w:ins>
      <w:ins w:id="2208" w:author="Dylan CHEN" w:date="2026-03-30T15:21:00Z" w16du:dateUtc="2026-03-30T07:21:00Z">
        <w:r w:rsidR="000F2BB4">
          <w:rPr>
            <w:rFonts w:hint="eastAsia"/>
          </w:rPr>
          <w:t>)</w:t>
        </w:r>
      </w:ins>
      <w:r w:rsidRPr="0071464B">
        <w:t>.</w:t>
      </w:r>
    </w:p>
    <w:p w14:paraId="49069B44" w14:textId="063FC64D" w:rsidR="005E6416" w:rsidRDefault="005E6416" w:rsidP="005E6416">
      <w:pPr>
        <w:pStyle w:val="Paragraph"/>
      </w:pPr>
      <w:r>
        <w:t>Following the suggestion of the reviewer, we conducted a Mann-Whitney-Wilcoxon test for balance test of the reputation score, which does not assume normality. The result (W = 1,667,892, p = 0.238) confirms that there is no statistically significant difference in questioner reputation between the treatment and control groups.</w:t>
      </w:r>
    </w:p>
    <w:p w14:paraId="6E673870" w14:textId="720AF6AA" w:rsidR="00715613" w:rsidRDefault="00715613" w:rsidP="005E6416">
      <w:pPr>
        <w:pStyle w:val="Paragraph"/>
      </w:pPr>
      <w:r>
        <w:t xml:space="preserve">The revisions are reported in </w:t>
      </w:r>
      <w:del w:id="2209" w:author="Dylan CHEN" w:date="2026-03-30T15:22:00Z" w16du:dateUtc="2026-03-30T07:22:00Z">
        <w:r w:rsidDel="000F2BB4">
          <w:delText>Section XXXX</w:delText>
        </w:r>
      </w:del>
      <w:ins w:id="2210" w:author="Dylan CHEN" w:date="2026-03-30T15:22:00Z" w16du:dateUtc="2026-03-30T07:22:00Z">
        <w:r w:rsidR="000F2BB4">
          <w:rPr>
            <w:rFonts w:hint="eastAsia"/>
          </w:rPr>
          <w:t>Online Appendix A</w:t>
        </w:r>
      </w:ins>
      <w:r>
        <w:t xml:space="preserve"> in the paper.</w:t>
      </w:r>
    </w:p>
    <w:p w14:paraId="302AA8F2" w14:textId="0CCFF4EA" w:rsidR="006A0A04" w:rsidDel="000F2BB4" w:rsidRDefault="00402005">
      <w:pPr>
        <w:pStyle w:val="Paragraph"/>
        <w:rPr>
          <w:del w:id="2211" w:author="Dylan CHEN" w:date="2026-03-30T15:22:00Z" w16du:dateUtc="2026-03-30T07:22:00Z"/>
        </w:rPr>
      </w:pPr>
      <w:ins w:id="2212" w:author="Dylan CHEN" w:date="2026-08-05T17:20:00Z" w16du:dateUtc="2026-08-05T09:20:00Z">
        <w:r w:rsidRPr="00402005">
          <w:rPr>
            <w:noProof/>
          </w:rPr>
          <w:lastRenderedPageBreak/>
          <w:drawing>
            <wp:inline distT="0" distB="0" distL="0" distR="0" wp14:anchorId="26ED3A37" wp14:editId="7308D8B2">
              <wp:extent cx="2951513" cy="1967675"/>
              <wp:effectExtent l="0" t="0" r="0" b="1270"/>
              <wp:docPr id="131181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18732" name=""/>
                      <pic:cNvPicPr/>
                    </pic:nvPicPr>
                    <pic:blipFill>
                      <a:blip r:embed="rId15"/>
                      <a:stretch>
                        <a:fillRect/>
                      </a:stretch>
                    </pic:blipFill>
                    <pic:spPr>
                      <a:xfrm>
                        <a:off x="0" y="0"/>
                        <a:ext cx="3004808" cy="2003205"/>
                      </a:xfrm>
                      <a:prstGeom prst="rect">
                        <a:avLst/>
                      </a:prstGeom>
                    </pic:spPr>
                  </pic:pic>
                </a:graphicData>
              </a:graphic>
            </wp:inline>
          </w:drawing>
        </w:r>
        <w:r w:rsidRPr="00402005" w:rsidDel="000F2BB4">
          <w:t xml:space="preserve"> </w:t>
        </w:r>
      </w:ins>
      <w:del w:id="2213" w:author="Dylan CHEN" w:date="2026-03-30T15:22:00Z" w16du:dateUtc="2026-03-30T07:22:00Z">
        <w:r w:rsidR="005E6416" w:rsidDel="000F2BB4">
          <w:delText>[</w:delText>
        </w:r>
        <w:r w:rsidR="005E6416" w:rsidRPr="000B34A9" w:rsidDel="000F2BB4">
          <w:rPr>
            <w:highlight w:val="yellow"/>
          </w:rPr>
          <w:delText>Make a another figure for log-transformed distribution</w:delText>
        </w:r>
        <w:r w:rsidR="005E6416" w:rsidDel="000F2BB4">
          <w:delText>]</w:delText>
        </w:r>
        <w:r w:rsidR="0071464B" w:rsidRPr="0071464B" w:rsidDel="000F2BB4">
          <w:delText xml:space="preserve"> </w:delText>
        </w:r>
      </w:del>
    </w:p>
    <w:p w14:paraId="45F0D3D3" w14:textId="72F93DFC" w:rsidR="00143BC2" w:rsidRDefault="00143BC2" w:rsidP="00143BC2">
      <w:pPr>
        <w:pStyle w:val="Paragraph"/>
        <w:jc w:val="center"/>
      </w:pPr>
      <w:del w:id="2214" w:author="Dylan CHEN" w:date="2026-08-05T17:20:00Z" w16du:dateUtc="2026-08-05T09:20:00Z">
        <w:r w:rsidRPr="00455ECF" w:rsidDel="00402005">
          <w:rPr>
            <w:noProof/>
          </w:rPr>
          <w:drawing>
            <wp:inline distT="0" distB="0" distL="0" distR="0" wp14:anchorId="35FCC191" wp14:editId="5ECBEB79">
              <wp:extent cx="2926080" cy="1828801"/>
              <wp:effectExtent l="0" t="0" r="7620" b="0"/>
              <wp:docPr id="19494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6977" name=""/>
                      <pic:cNvPicPr/>
                    </pic:nvPicPr>
                    <pic:blipFill>
                      <a:blip r:embed="rId16"/>
                      <a:stretch>
                        <a:fillRect/>
                      </a:stretch>
                    </pic:blipFill>
                    <pic:spPr>
                      <a:xfrm>
                        <a:off x="0" y="0"/>
                        <a:ext cx="2926080" cy="1828801"/>
                      </a:xfrm>
                      <a:prstGeom prst="rect">
                        <a:avLst/>
                      </a:prstGeom>
                    </pic:spPr>
                  </pic:pic>
                </a:graphicData>
              </a:graphic>
            </wp:inline>
          </w:drawing>
        </w:r>
      </w:del>
      <w:del w:id="2215" w:author="Dylan CHEN" w:date="2026-03-30T15:20:00Z" w16du:dateUtc="2026-03-30T07:20:00Z">
        <w:r w:rsidR="005E6416" w:rsidRPr="00455ECF" w:rsidDel="00884C84">
          <w:rPr>
            <w:noProof/>
          </w:rPr>
          <w:drawing>
            <wp:inline distT="0" distB="0" distL="0" distR="0" wp14:anchorId="4B6BA4DD" wp14:editId="2F93F50F">
              <wp:extent cx="2926080" cy="1828801"/>
              <wp:effectExtent l="0" t="0" r="7620" b="0"/>
              <wp:docPr id="33163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6977" name=""/>
                      <pic:cNvPicPr/>
                    </pic:nvPicPr>
                    <pic:blipFill>
                      <a:blip r:embed="rId16"/>
                      <a:stretch>
                        <a:fillRect/>
                      </a:stretch>
                    </pic:blipFill>
                    <pic:spPr>
                      <a:xfrm>
                        <a:off x="0" y="0"/>
                        <a:ext cx="2926080" cy="1828801"/>
                      </a:xfrm>
                      <a:prstGeom prst="rect">
                        <a:avLst/>
                      </a:prstGeom>
                    </pic:spPr>
                  </pic:pic>
                </a:graphicData>
              </a:graphic>
            </wp:inline>
          </w:drawing>
        </w:r>
      </w:del>
      <w:ins w:id="2216" w:author="Dylan CHEN" w:date="2026-08-05T17:20:00Z" w16du:dateUtc="2026-08-05T09:20:00Z">
        <w:r w:rsidR="00402005" w:rsidRPr="00402005">
          <w:rPr>
            <w:noProof/>
          </w:rPr>
          <w:drawing>
            <wp:inline distT="0" distB="0" distL="0" distR="0" wp14:anchorId="283B2D8D" wp14:editId="34C1497F">
              <wp:extent cx="2847372" cy="1898248"/>
              <wp:effectExtent l="0" t="0" r="0" b="0"/>
              <wp:docPr id="121346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6442" name=""/>
                      <pic:cNvPicPr/>
                    </pic:nvPicPr>
                    <pic:blipFill>
                      <a:blip r:embed="rId17"/>
                      <a:stretch>
                        <a:fillRect/>
                      </a:stretch>
                    </pic:blipFill>
                    <pic:spPr>
                      <a:xfrm>
                        <a:off x="0" y="0"/>
                        <a:ext cx="2879002" cy="1919335"/>
                      </a:xfrm>
                      <a:prstGeom prst="rect">
                        <a:avLst/>
                      </a:prstGeom>
                    </pic:spPr>
                  </pic:pic>
                </a:graphicData>
              </a:graphic>
            </wp:inline>
          </w:drawing>
        </w:r>
      </w:ins>
    </w:p>
    <w:p w14:paraId="42FB190C" w14:textId="29237AF0" w:rsidR="00143BC2" w:rsidRPr="00455ECF" w:rsidRDefault="00143BC2" w:rsidP="00143BC2">
      <w:pPr>
        <w:pStyle w:val="TableFiguretitle"/>
        <w:rPr>
          <w:rFonts w:eastAsia="SimSun"/>
        </w:rPr>
      </w:pPr>
      <w:bookmarkStart w:id="2217" w:name="OLE_LINK8"/>
      <w:r>
        <w:rPr>
          <w:rFonts w:hint="eastAsia"/>
        </w:rPr>
        <w:t xml:space="preserve">Figure </w:t>
      </w:r>
      <w:r>
        <w:rPr>
          <w:rFonts w:eastAsia="SimSun" w:hint="eastAsia"/>
        </w:rPr>
        <w:t>R2-21</w:t>
      </w:r>
      <w:r w:rsidRPr="00455ECF">
        <w:rPr>
          <w:rFonts w:eastAsia="SimSun"/>
        </w:rPr>
        <w:t xml:space="preserve">. </w:t>
      </w:r>
      <w:r>
        <w:rPr>
          <w:rFonts w:eastAsia="SimSun" w:hint="eastAsia"/>
        </w:rPr>
        <w:t>Dist</w:t>
      </w:r>
      <w:del w:id="2218" w:author="Dylan CHEN" w:date="2026-08-06T10:45:00Z" w16du:dateUtc="2026-08-06T02:45:00Z">
        <w:r w:rsidDel="00CB3FE1">
          <w:rPr>
            <w:rFonts w:eastAsia="SimSun" w:hint="eastAsia"/>
          </w:rPr>
          <w:delText>ub</w:delText>
        </w:r>
      </w:del>
      <w:ins w:id="2219" w:author="Dylan CHEN" w:date="2026-08-06T10:45:00Z" w16du:dateUtc="2026-08-06T02:45:00Z">
        <w:r w:rsidR="00CB3FE1">
          <w:rPr>
            <w:rFonts w:eastAsia="SimSun" w:hint="eastAsia"/>
          </w:rPr>
          <w:t>rib</w:t>
        </w:r>
      </w:ins>
      <w:r>
        <w:rPr>
          <w:rFonts w:eastAsia="SimSun" w:hint="eastAsia"/>
        </w:rPr>
        <w:t>ution of The Reputation Scores</w:t>
      </w:r>
      <w:ins w:id="2220" w:author="Xin Li" w:date="2026-03-28T09:20:00Z" w16du:dateUtc="2026-03-28T01:20:00Z">
        <w:del w:id="2221" w:author="Dylan CHEN" w:date="2026-08-05T17:20:00Z" w16du:dateUtc="2026-08-05T09:20:00Z">
          <w:r w:rsidR="00DA1CD8" w:rsidDel="00402005">
            <w:rPr>
              <w:rFonts w:eastAsia="SimSun"/>
            </w:rPr>
            <w:delText xml:space="preserve"> [Remove kenerl density]</w:delText>
          </w:r>
        </w:del>
      </w:ins>
    </w:p>
    <w:bookmarkEnd w:id="2217"/>
    <w:p w14:paraId="72E32E09" w14:textId="77777777" w:rsidR="00143BC2" w:rsidRDefault="00143BC2">
      <w:pPr>
        <w:pStyle w:val="Paragraph"/>
        <w:rPr>
          <w:ins w:id="2222" w:author="Dylan CHEN" w:date="2026-03-27T23:26:00Z" w16du:dateUtc="2026-03-27T15:26:00Z"/>
        </w:rPr>
      </w:pPr>
    </w:p>
    <w:p w14:paraId="44A233EB" w14:textId="00D01B79" w:rsidR="00EB6634" w:rsidRPr="00522DE1" w:rsidDel="003E3770" w:rsidRDefault="00AE06B1">
      <w:pPr>
        <w:pStyle w:val="Paragraph"/>
        <w:rPr>
          <w:del w:id="2223" w:author="Dylan CHEN" w:date="2026-03-16T10:27:00Z" w16du:dateUtc="2026-03-16T02:27:00Z"/>
        </w:rPr>
        <w:pPrChange w:id="2224" w:author="Xin Li" w:date="2026-03-10T14:27:00Z" w16du:dateUtc="2026-03-10T06:27:00Z">
          <w:pPr>
            <w:widowControl w:val="0"/>
            <w:autoSpaceDE w:val="0"/>
            <w:autoSpaceDN w:val="0"/>
            <w:adjustRightInd w:val="0"/>
            <w:spacing w:before="120" w:after="120"/>
            <w:jc w:val="both"/>
          </w:pPr>
        </w:pPrChange>
      </w:pPr>
      <w:del w:id="2225" w:author="Dylan CHEN" w:date="2026-03-16T10:27:00Z" w16du:dateUtc="2026-03-16T02:27:00Z">
        <w:r w:rsidDel="003E3770">
          <w:delText xml:space="preserve">Thanks for the suggestion. We have conducted additional test on raw, reputation score the </w:delText>
        </w:r>
        <w:r w:rsidRPr="00AE06B1" w:rsidDel="003E3770">
          <w:delText>p</w:delText>
        </w:r>
        <w:r w:rsidDel="003E3770">
          <w:delText xml:space="preserve"> value is </w:delText>
        </w:r>
        <w:r w:rsidRPr="00AE06B1" w:rsidDel="003E3770">
          <w:delText>0.02130587</w:delText>
        </w:r>
        <w:r w:rsidDel="003E3770">
          <w:delText>. In the revision, we have reported this in the paper.</w:delText>
        </w:r>
      </w:del>
    </w:p>
    <w:p w14:paraId="1DAE8E9F"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t>---------------------------------------------------------------------------------------------------------------------</w:t>
      </w:r>
    </w:p>
    <w:p w14:paraId="4CA231D8" w14:textId="71E69A8B" w:rsidR="00EB6634" w:rsidRPr="00522DE1" w:rsidRDefault="00E82A2B" w:rsidP="00EB6634">
      <w:pPr>
        <w:widowControl w:val="0"/>
        <w:autoSpaceDE w:val="0"/>
        <w:spacing w:before="120" w:after="120"/>
        <w:jc w:val="both"/>
        <w:outlineLvl w:val="0"/>
        <w:rPr>
          <w:rFonts w:eastAsia="SimSun"/>
          <w:b/>
          <w:bCs/>
          <w:kern w:val="2"/>
        </w:rPr>
      </w:pPr>
      <w:ins w:id="2226" w:author="Dylan CHEN" w:date="2026-08-20T16:18:00Z" w16du:dateUtc="2026-08-20T08:18:00Z">
        <w:r>
          <w:rPr>
            <w:rFonts w:eastAsia="SimSun" w:hint="eastAsia"/>
            <w:b/>
            <w:bCs/>
            <w:kern w:val="2"/>
          </w:rPr>
          <w:t>#</w:t>
        </w:r>
      </w:ins>
      <w:r w:rsidR="000B7F20">
        <w:rPr>
          <w:rFonts w:eastAsia="SimSun"/>
          <w:b/>
          <w:bCs/>
          <w:kern w:val="2"/>
        </w:rPr>
        <w:t>*</w:t>
      </w:r>
      <w:r w:rsidR="00EB6634" w:rsidRPr="00522DE1">
        <w:rPr>
          <w:rFonts w:eastAsia="SimSun"/>
          <w:b/>
          <w:bCs/>
          <w:kern w:val="2"/>
        </w:rPr>
        <w:t>R2-2</w:t>
      </w:r>
      <w:r w:rsidR="00EB6634">
        <w:rPr>
          <w:rFonts w:eastAsia="SimSun"/>
          <w:b/>
          <w:bCs/>
          <w:kern w:val="2"/>
        </w:rPr>
        <w:t>2</w:t>
      </w:r>
    </w:p>
    <w:p w14:paraId="6AFB9E2F" w14:textId="04F80724" w:rsidR="00C033C0" w:rsidRPr="00D241ED" w:rsidRDefault="00EB6634" w:rsidP="00D241ED">
      <w:pPr>
        <w:widowControl w:val="0"/>
        <w:autoSpaceDE w:val="0"/>
        <w:autoSpaceDN w:val="0"/>
        <w:adjustRightInd w:val="0"/>
        <w:spacing w:before="120" w:after="120"/>
        <w:ind w:left="480"/>
        <w:jc w:val="both"/>
        <w:rPr>
          <w:rFonts w:eastAsia="SimSun"/>
          <w:i/>
          <w:iCs/>
          <w:kern w:val="2"/>
        </w:rPr>
      </w:pPr>
      <w:r>
        <w:rPr>
          <w:rFonts w:eastAsia="SimSun"/>
          <w:i/>
          <w:iCs/>
          <w:kern w:val="2"/>
        </w:rPr>
        <w:t xml:space="preserve">2. </w:t>
      </w:r>
      <w:r w:rsidR="00C033C0" w:rsidRPr="00D241ED">
        <w:rPr>
          <w:rFonts w:eastAsia="SimSun"/>
          <w:i/>
          <w:iCs/>
          <w:kern w:val="2"/>
        </w:rPr>
        <w:t xml:space="preserve">The authors progressively add controls that look good, </w:t>
      </w:r>
      <w:r w:rsidR="00C033C0" w:rsidRPr="00D241ED">
        <w:rPr>
          <w:rFonts w:eastAsia="SimSun"/>
          <w:i/>
          <w:iCs/>
          <w:kern w:val="2"/>
          <w:highlight w:val="yellow"/>
        </w:rPr>
        <w:t>but they need to start with no controls (including removing the question timing FE)</w:t>
      </w:r>
    </w:p>
    <w:p w14:paraId="20E9A93F"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F0EAA2E" w14:textId="4405C7F3" w:rsidR="00EB6634" w:rsidRDefault="00640A3C" w:rsidP="00E272B6">
      <w:pPr>
        <w:pStyle w:val="NormalWeb"/>
        <w:rPr>
          <w:ins w:id="2227" w:author="Dylan CHEN" w:date="2026-08-20T16:17:00Z" w16du:dateUtc="2026-08-20T08:17:00Z"/>
        </w:rPr>
      </w:pPr>
      <w:r>
        <w:t>Following the suggestion of the reviewer, we have include</w:t>
      </w:r>
      <w:r w:rsidR="003E3770">
        <w:rPr>
          <w:rFonts w:hint="eastAsia"/>
        </w:rPr>
        <w:t>d</w:t>
      </w:r>
      <w:r>
        <w:t xml:space="preserve"> </w:t>
      </w:r>
      <w:r w:rsidR="003E3770">
        <w:t xml:space="preserve">a baseline specification with no control variables and no question timing fixed effects. The treatment effect remains consistent in both direction and statistical significance. This result is reported </w:t>
      </w:r>
      <w:ins w:id="2228" w:author="Dylan CHEN" w:date="2026-08-20T16:18:00Z" w16du:dateUtc="2026-08-20T08:18:00Z">
        <w:r w:rsidR="00E82A2B">
          <w:rPr>
            <w:rFonts w:hint="eastAsia"/>
          </w:rPr>
          <w:t>below</w:t>
        </w:r>
      </w:ins>
      <w:del w:id="2229" w:author="Dylan CHEN" w:date="2026-08-05T17:21:00Z" w16du:dateUtc="2026-08-05T09:21:00Z">
        <w:r w:rsidR="003E3770" w:rsidDel="00402005">
          <w:delText xml:space="preserve">in Table </w:delText>
        </w:r>
        <w:r w:rsidR="00C45A51" w:rsidDel="00402005">
          <w:rPr>
            <w:rFonts w:hint="eastAsia"/>
          </w:rPr>
          <w:delText>3</w:delText>
        </w:r>
        <w:r w:rsidR="003E3770" w:rsidDel="00402005">
          <w:delText xml:space="preserve"> </w:delText>
        </w:r>
        <w:r w:rsidR="004B3847" w:rsidDel="00402005">
          <w:delText>in Section 6.1</w:delText>
        </w:r>
      </w:del>
      <w:r w:rsidR="004B3847">
        <w:t xml:space="preserve"> </w:t>
      </w:r>
      <w:r w:rsidR="003E3770">
        <w:t>and further confirms the robustness of our findings.</w:t>
      </w:r>
    </w:p>
    <w:p w14:paraId="30520E8C" w14:textId="1B81EBCD" w:rsidR="00E82A2B" w:rsidRPr="00E82A2B" w:rsidRDefault="00E82A2B" w:rsidP="00E82A2B">
      <w:pPr>
        <w:spacing w:after="120"/>
        <w:jc w:val="center"/>
        <w:rPr>
          <w:ins w:id="2230" w:author="Dylan CHEN" w:date="2026-08-20T16:17:00Z" w16du:dateUtc="2026-08-20T08:17:00Z"/>
          <w:rFonts w:eastAsia="SimSun"/>
          <w:b/>
          <w:color w:val="000000"/>
          <w:sz w:val="22"/>
          <w:szCs w:val="22"/>
        </w:rPr>
      </w:pPr>
      <w:bookmarkStart w:id="2231" w:name="_Ref194135045"/>
      <w:bookmarkStart w:id="2232" w:name="_Ref177391826"/>
      <w:ins w:id="2233" w:author="Dylan CHEN" w:date="2026-08-20T16:17:00Z" w16du:dateUtc="2026-08-20T08:17:00Z">
        <w:r w:rsidRPr="00E82A2B">
          <w:rPr>
            <w:rFonts w:eastAsia="SimSun"/>
            <w:b/>
            <w:color w:val="000000"/>
            <w:sz w:val="22"/>
            <w:szCs w:val="22"/>
          </w:rPr>
          <w:t xml:space="preserve">Table </w:t>
        </w:r>
      </w:ins>
      <w:bookmarkEnd w:id="2231"/>
      <w:ins w:id="2234" w:author="Dylan CHEN" w:date="2026-08-20T16:18:00Z" w16du:dateUtc="2026-08-20T08:18:00Z">
        <w:r>
          <w:rPr>
            <w:rFonts w:eastAsia="SimSun" w:hint="eastAsia"/>
            <w:b/>
            <w:color w:val="000000"/>
            <w:sz w:val="22"/>
            <w:szCs w:val="22"/>
          </w:rPr>
          <w:t>R2-22</w:t>
        </w:r>
      </w:ins>
      <w:ins w:id="2235" w:author="Dylan CHEN" w:date="2026-08-20T16:17:00Z" w16du:dateUtc="2026-08-20T08:17:00Z">
        <w:r w:rsidRPr="00E82A2B">
          <w:rPr>
            <w:rFonts w:eastAsia="SimSun"/>
            <w:b/>
            <w:color w:val="000000"/>
            <w:sz w:val="22"/>
            <w:szCs w:val="22"/>
          </w:rPr>
          <w:t xml:space="preserve">. </w:t>
        </w:r>
        <w:bookmarkEnd w:id="2232"/>
        <w:r w:rsidRPr="00E82A2B">
          <w:rPr>
            <w:rFonts w:eastAsia="SimSun"/>
            <w:b/>
            <w:color w:val="000000"/>
            <w:sz w:val="22"/>
            <w:szCs w:val="22"/>
          </w:rPr>
          <w:t>The impact of AI-generated answers on the answer supply and viewer recognition</w:t>
        </w:r>
      </w:ins>
    </w:p>
    <w:tbl>
      <w:tblPr>
        <w:tblW w:w="5000" w:type="pct"/>
        <w:jc w:val="center"/>
        <w:tblLayout w:type="fixed"/>
        <w:tblLook w:val="04A0" w:firstRow="1" w:lastRow="0" w:firstColumn="1" w:lastColumn="0" w:noHBand="0" w:noVBand="1"/>
      </w:tblPr>
      <w:tblGrid>
        <w:gridCol w:w="1620"/>
        <w:gridCol w:w="900"/>
        <w:gridCol w:w="938"/>
        <w:gridCol w:w="1117"/>
        <w:gridCol w:w="1117"/>
        <w:gridCol w:w="917"/>
        <w:gridCol w:w="917"/>
        <w:gridCol w:w="917"/>
        <w:gridCol w:w="917"/>
      </w:tblGrid>
      <w:tr w:rsidR="00E82A2B" w:rsidRPr="00E82A2B" w14:paraId="2FB0E4F3" w14:textId="77777777" w:rsidTr="00E83740">
        <w:trPr>
          <w:trHeight w:val="320"/>
          <w:jc w:val="center"/>
          <w:ins w:id="2236" w:author="Dylan CHEN" w:date="2026-08-20T16:17:00Z"/>
        </w:trPr>
        <w:tc>
          <w:tcPr>
            <w:tcW w:w="1620" w:type="dxa"/>
            <w:tcBorders>
              <w:top w:val="single" w:sz="8" w:space="0" w:color="auto"/>
              <w:left w:val="nil"/>
              <w:bottom w:val="nil"/>
              <w:right w:val="nil"/>
            </w:tcBorders>
            <w:noWrap/>
            <w:tcMar>
              <w:left w:w="14" w:type="dxa"/>
              <w:right w:w="14" w:type="dxa"/>
            </w:tcMar>
            <w:hideMark/>
          </w:tcPr>
          <w:p w14:paraId="5704CE26" w14:textId="77777777" w:rsidR="00E82A2B" w:rsidRPr="00E82A2B" w:rsidRDefault="00E82A2B" w:rsidP="00E82A2B">
            <w:pPr>
              <w:jc w:val="center"/>
              <w:rPr>
                <w:ins w:id="2237" w:author="Dylan CHEN" w:date="2026-08-20T16:17:00Z" w16du:dateUtc="2026-08-20T08:17:00Z"/>
                <w:color w:val="000000"/>
                <w:sz w:val="20"/>
                <w:szCs w:val="20"/>
              </w:rPr>
            </w:pPr>
          </w:p>
        </w:tc>
        <w:tc>
          <w:tcPr>
            <w:tcW w:w="900" w:type="dxa"/>
            <w:tcBorders>
              <w:top w:val="single" w:sz="8" w:space="0" w:color="auto"/>
              <w:left w:val="nil"/>
              <w:bottom w:val="nil"/>
              <w:right w:val="nil"/>
            </w:tcBorders>
            <w:noWrap/>
            <w:tcMar>
              <w:left w:w="14" w:type="dxa"/>
              <w:right w:w="14" w:type="dxa"/>
            </w:tcMar>
            <w:hideMark/>
          </w:tcPr>
          <w:p w14:paraId="6E6577F8" w14:textId="77777777" w:rsidR="00E82A2B" w:rsidRPr="00E82A2B" w:rsidRDefault="00E82A2B" w:rsidP="00E82A2B">
            <w:pPr>
              <w:jc w:val="center"/>
              <w:rPr>
                <w:ins w:id="2238" w:author="Dylan CHEN" w:date="2026-08-20T16:17:00Z" w16du:dateUtc="2026-08-20T08:17:00Z"/>
                <w:color w:val="000000"/>
                <w:sz w:val="20"/>
                <w:szCs w:val="20"/>
              </w:rPr>
            </w:pPr>
            <w:ins w:id="2239" w:author="Dylan CHEN" w:date="2026-08-20T16:17:00Z" w16du:dateUtc="2026-08-20T08:17:00Z">
              <w:r w:rsidRPr="00E82A2B">
                <w:rPr>
                  <w:color w:val="000000"/>
                  <w:sz w:val="20"/>
                  <w:szCs w:val="20"/>
                </w:rPr>
                <w:t>(1)</w:t>
              </w:r>
            </w:ins>
          </w:p>
        </w:tc>
        <w:tc>
          <w:tcPr>
            <w:tcW w:w="938" w:type="dxa"/>
            <w:tcBorders>
              <w:top w:val="single" w:sz="8" w:space="0" w:color="auto"/>
              <w:left w:val="nil"/>
              <w:bottom w:val="nil"/>
              <w:right w:val="nil"/>
            </w:tcBorders>
            <w:noWrap/>
            <w:tcMar>
              <w:left w:w="14" w:type="dxa"/>
              <w:right w:w="14" w:type="dxa"/>
            </w:tcMar>
            <w:hideMark/>
          </w:tcPr>
          <w:p w14:paraId="45B86213" w14:textId="77777777" w:rsidR="00E82A2B" w:rsidRPr="00E82A2B" w:rsidRDefault="00E82A2B" w:rsidP="00E82A2B">
            <w:pPr>
              <w:jc w:val="center"/>
              <w:rPr>
                <w:ins w:id="2240" w:author="Dylan CHEN" w:date="2026-08-20T16:17:00Z" w16du:dateUtc="2026-08-20T08:17:00Z"/>
                <w:color w:val="000000"/>
                <w:sz w:val="20"/>
                <w:szCs w:val="20"/>
              </w:rPr>
            </w:pPr>
            <w:ins w:id="2241" w:author="Dylan CHEN" w:date="2026-08-20T16:17:00Z" w16du:dateUtc="2026-08-20T08:17:00Z">
              <w:r w:rsidRPr="00E82A2B">
                <w:rPr>
                  <w:color w:val="000000"/>
                  <w:sz w:val="20"/>
                  <w:szCs w:val="20"/>
                </w:rPr>
                <w:t>(2)</w:t>
              </w:r>
            </w:ins>
          </w:p>
        </w:tc>
        <w:tc>
          <w:tcPr>
            <w:tcW w:w="1117" w:type="dxa"/>
            <w:tcBorders>
              <w:top w:val="single" w:sz="8" w:space="0" w:color="auto"/>
              <w:left w:val="nil"/>
              <w:bottom w:val="nil"/>
              <w:right w:val="nil"/>
            </w:tcBorders>
            <w:noWrap/>
            <w:tcMar>
              <w:left w:w="14" w:type="dxa"/>
              <w:right w:w="14" w:type="dxa"/>
            </w:tcMar>
            <w:hideMark/>
          </w:tcPr>
          <w:p w14:paraId="4D974BD7" w14:textId="77777777" w:rsidR="00E82A2B" w:rsidRPr="00E82A2B" w:rsidRDefault="00E82A2B" w:rsidP="00E82A2B">
            <w:pPr>
              <w:jc w:val="center"/>
              <w:rPr>
                <w:ins w:id="2242" w:author="Dylan CHEN" w:date="2026-08-20T16:17:00Z" w16du:dateUtc="2026-08-20T08:17:00Z"/>
                <w:color w:val="000000"/>
                <w:sz w:val="20"/>
                <w:szCs w:val="20"/>
              </w:rPr>
            </w:pPr>
            <w:ins w:id="2243" w:author="Dylan CHEN" w:date="2026-08-20T16:17:00Z" w16du:dateUtc="2026-08-20T08:17:00Z">
              <w:r w:rsidRPr="00E82A2B">
                <w:rPr>
                  <w:color w:val="000000"/>
                  <w:sz w:val="20"/>
                  <w:szCs w:val="20"/>
                </w:rPr>
                <w:t>(3)</w:t>
              </w:r>
            </w:ins>
          </w:p>
        </w:tc>
        <w:tc>
          <w:tcPr>
            <w:tcW w:w="1117" w:type="dxa"/>
            <w:tcBorders>
              <w:top w:val="single" w:sz="8" w:space="0" w:color="auto"/>
              <w:left w:val="nil"/>
              <w:bottom w:val="nil"/>
              <w:right w:val="nil"/>
            </w:tcBorders>
            <w:noWrap/>
            <w:tcMar>
              <w:left w:w="14" w:type="dxa"/>
              <w:right w:w="14" w:type="dxa"/>
            </w:tcMar>
            <w:hideMark/>
          </w:tcPr>
          <w:p w14:paraId="4045683F" w14:textId="77777777" w:rsidR="00E82A2B" w:rsidRPr="00E82A2B" w:rsidRDefault="00E82A2B" w:rsidP="00E82A2B">
            <w:pPr>
              <w:jc w:val="center"/>
              <w:rPr>
                <w:ins w:id="2244" w:author="Dylan CHEN" w:date="2026-08-20T16:17:00Z" w16du:dateUtc="2026-08-20T08:17:00Z"/>
                <w:color w:val="000000"/>
                <w:sz w:val="20"/>
                <w:szCs w:val="20"/>
              </w:rPr>
            </w:pPr>
            <w:ins w:id="2245" w:author="Dylan CHEN" w:date="2026-08-20T16:17:00Z" w16du:dateUtc="2026-08-20T08:17:00Z">
              <w:r w:rsidRPr="00E82A2B">
                <w:rPr>
                  <w:color w:val="000000"/>
                  <w:sz w:val="20"/>
                  <w:szCs w:val="20"/>
                </w:rPr>
                <w:t>(4)</w:t>
              </w:r>
            </w:ins>
          </w:p>
        </w:tc>
        <w:tc>
          <w:tcPr>
            <w:tcW w:w="917" w:type="dxa"/>
            <w:tcBorders>
              <w:top w:val="single" w:sz="8" w:space="0" w:color="auto"/>
              <w:left w:val="nil"/>
              <w:bottom w:val="nil"/>
              <w:right w:val="nil"/>
            </w:tcBorders>
            <w:noWrap/>
            <w:tcMar>
              <w:left w:w="14" w:type="dxa"/>
              <w:right w:w="14" w:type="dxa"/>
            </w:tcMar>
            <w:hideMark/>
          </w:tcPr>
          <w:p w14:paraId="41BD1D5E" w14:textId="77777777" w:rsidR="00E82A2B" w:rsidRPr="00E82A2B" w:rsidRDefault="00E82A2B" w:rsidP="00E82A2B">
            <w:pPr>
              <w:jc w:val="center"/>
              <w:rPr>
                <w:ins w:id="2246" w:author="Dylan CHEN" w:date="2026-08-20T16:17:00Z" w16du:dateUtc="2026-08-20T08:17:00Z"/>
                <w:color w:val="000000"/>
                <w:sz w:val="20"/>
                <w:szCs w:val="20"/>
              </w:rPr>
            </w:pPr>
            <w:ins w:id="2247" w:author="Dylan CHEN" w:date="2026-08-20T16:17:00Z" w16du:dateUtc="2026-08-20T08:17:00Z">
              <w:r w:rsidRPr="00E82A2B">
                <w:rPr>
                  <w:color w:val="000000"/>
                  <w:sz w:val="20"/>
                  <w:szCs w:val="20"/>
                </w:rPr>
                <w:t>(5)</w:t>
              </w:r>
            </w:ins>
          </w:p>
        </w:tc>
        <w:tc>
          <w:tcPr>
            <w:tcW w:w="917" w:type="dxa"/>
            <w:tcBorders>
              <w:top w:val="single" w:sz="8" w:space="0" w:color="auto"/>
              <w:left w:val="nil"/>
              <w:bottom w:val="nil"/>
              <w:right w:val="nil"/>
            </w:tcBorders>
            <w:noWrap/>
            <w:tcMar>
              <w:left w:w="14" w:type="dxa"/>
              <w:right w:w="14" w:type="dxa"/>
            </w:tcMar>
            <w:hideMark/>
          </w:tcPr>
          <w:p w14:paraId="0F1C68E2" w14:textId="77777777" w:rsidR="00E82A2B" w:rsidRPr="00E82A2B" w:rsidRDefault="00E82A2B" w:rsidP="00E82A2B">
            <w:pPr>
              <w:jc w:val="center"/>
              <w:rPr>
                <w:ins w:id="2248" w:author="Dylan CHEN" w:date="2026-08-20T16:17:00Z" w16du:dateUtc="2026-08-20T08:17:00Z"/>
                <w:color w:val="000000"/>
                <w:sz w:val="20"/>
                <w:szCs w:val="20"/>
              </w:rPr>
            </w:pPr>
            <w:ins w:id="2249" w:author="Dylan CHEN" w:date="2026-08-20T16:17:00Z" w16du:dateUtc="2026-08-20T08:17:00Z">
              <w:r w:rsidRPr="00E82A2B">
                <w:rPr>
                  <w:color w:val="000000"/>
                  <w:sz w:val="20"/>
                  <w:szCs w:val="20"/>
                </w:rPr>
                <w:t>(6)</w:t>
              </w:r>
            </w:ins>
          </w:p>
        </w:tc>
        <w:tc>
          <w:tcPr>
            <w:tcW w:w="917" w:type="dxa"/>
            <w:tcBorders>
              <w:top w:val="single" w:sz="8" w:space="0" w:color="auto"/>
              <w:left w:val="nil"/>
              <w:bottom w:val="nil"/>
              <w:right w:val="nil"/>
            </w:tcBorders>
            <w:noWrap/>
            <w:tcMar>
              <w:left w:w="14" w:type="dxa"/>
              <w:right w:w="14" w:type="dxa"/>
            </w:tcMar>
            <w:hideMark/>
          </w:tcPr>
          <w:p w14:paraId="4FF04F63" w14:textId="77777777" w:rsidR="00E82A2B" w:rsidRPr="00E82A2B" w:rsidRDefault="00E82A2B" w:rsidP="00E82A2B">
            <w:pPr>
              <w:jc w:val="center"/>
              <w:rPr>
                <w:ins w:id="2250" w:author="Dylan CHEN" w:date="2026-08-20T16:17:00Z" w16du:dateUtc="2026-08-20T08:17:00Z"/>
                <w:color w:val="000000"/>
                <w:sz w:val="20"/>
                <w:szCs w:val="20"/>
              </w:rPr>
            </w:pPr>
            <w:ins w:id="2251" w:author="Dylan CHEN" w:date="2026-08-20T16:17:00Z" w16du:dateUtc="2026-08-20T08:17:00Z">
              <w:r w:rsidRPr="00E82A2B">
                <w:rPr>
                  <w:color w:val="000000"/>
                  <w:sz w:val="20"/>
                  <w:szCs w:val="20"/>
                </w:rPr>
                <w:t>(7)</w:t>
              </w:r>
            </w:ins>
          </w:p>
        </w:tc>
        <w:tc>
          <w:tcPr>
            <w:tcW w:w="917" w:type="dxa"/>
            <w:tcBorders>
              <w:top w:val="single" w:sz="8" w:space="0" w:color="auto"/>
              <w:left w:val="nil"/>
              <w:bottom w:val="nil"/>
              <w:right w:val="nil"/>
            </w:tcBorders>
            <w:noWrap/>
            <w:tcMar>
              <w:left w:w="14" w:type="dxa"/>
              <w:right w:w="14" w:type="dxa"/>
            </w:tcMar>
            <w:hideMark/>
          </w:tcPr>
          <w:p w14:paraId="51226606" w14:textId="77777777" w:rsidR="00E82A2B" w:rsidRPr="00E82A2B" w:rsidRDefault="00E82A2B" w:rsidP="00E82A2B">
            <w:pPr>
              <w:jc w:val="center"/>
              <w:rPr>
                <w:ins w:id="2252" w:author="Dylan CHEN" w:date="2026-08-20T16:17:00Z" w16du:dateUtc="2026-08-20T08:17:00Z"/>
                <w:color w:val="000000"/>
                <w:sz w:val="20"/>
                <w:szCs w:val="20"/>
              </w:rPr>
            </w:pPr>
            <w:ins w:id="2253" w:author="Dylan CHEN" w:date="2026-08-20T16:17:00Z" w16du:dateUtc="2026-08-20T08:17:00Z">
              <w:r w:rsidRPr="00E82A2B">
                <w:rPr>
                  <w:color w:val="000000"/>
                  <w:sz w:val="20"/>
                  <w:szCs w:val="20"/>
                </w:rPr>
                <w:t>(8)</w:t>
              </w:r>
            </w:ins>
          </w:p>
        </w:tc>
      </w:tr>
      <w:tr w:rsidR="00E82A2B" w:rsidRPr="00E82A2B" w14:paraId="59F1F2B1" w14:textId="77777777" w:rsidTr="00E83740">
        <w:trPr>
          <w:trHeight w:val="340"/>
          <w:jc w:val="center"/>
          <w:ins w:id="2254" w:author="Dylan CHEN" w:date="2026-08-20T16:17:00Z"/>
        </w:trPr>
        <w:tc>
          <w:tcPr>
            <w:tcW w:w="1620" w:type="dxa"/>
            <w:tcBorders>
              <w:top w:val="nil"/>
              <w:left w:val="nil"/>
              <w:bottom w:val="nil"/>
              <w:right w:val="nil"/>
            </w:tcBorders>
            <w:noWrap/>
            <w:tcMar>
              <w:left w:w="14" w:type="dxa"/>
              <w:right w:w="14" w:type="dxa"/>
            </w:tcMar>
            <w:hideMark/>
          </w:tcPr>
          <w:p w14:paraId="304BFFEA" w14:textId="77777777" w:rsidR="00E82A2B" w:rsidRPr="00E82A2B" w:rsidRDefault="00E82A2B" w:rsidP="00E82A2B">
            <w:pPr>
              <w:jc w:val="center"/>
              <w:rPr>
                <w:ins w:id="2255" w:author="Dylan CHEN" w:date="2026-08-20T16:17:00Z" w16du:dateUtc="2026-08-20T08:17:00Z"/>
                <w:color w:val="000000"/>
                <w:sz w:val="20"/>
                <w:szCs w:val="20"/>
              </w:rPr>
            </w:pPr>
          </w:p>
        </w:tc>
        <w:tc>
          <w:tcPr>
            <w:tcW w:w="4072" w:type="dxa"/>
            <w:gridSpan w:val="4"/>
            <w:tcBorders>
              <w:top w:val="nil"/>
              <w:left w:val="nil"/>
              <w:bottom w:val="nil"/>
              <w:right w:val="nil"/>
            </w:tcBorders>
            <w:noWrap/>
            <w:tcMar>
              <w:left w:w="14" w:type="dxa"/>
              <w:right w:w="14" w:type="dxa"/>
            </w:tcMar>
            <w:hideMark/>
          </w:tcPr>
          <w:p w14:paraId="6EA59257" w14:textId="77777777" w:rsidR="00E82A2B" w:rsidRPr="00E82A2B" w:rsidRDefault="00E82A2B" w:rsidP="00E82A2B">
            <w:pPr>
              <w:jc w:val="center"/>
              <w:rPr>
                <w:ins w:id="2256" w:author="Dylan CHEN" w:date="2026-08-20T16:17:00Z" w16du:dateUtc="2026-08-20T08:17:00Z"/>
                <w:color w:val="000000"/>
                <w:sz w:val="20"/>
                <w:szCs w:val="20"/>
              </w:rPr>
            </w:pPr>
            <w:ins w:id="2257" w:author="Dylan CHEN" w:date="2026-08-20T16:17:00Z" w16du:dateUtc="2026-08-20T08:17:00Z">
              <w:r w:rsidRPr="00E82A2B">
                <w:rPr>
                  <w:color w:val="000000"/>
                  <w:sz w:val="20"/>
                  <w:szCs w:val="20"/>
                </w:rPr>
                <w:t>DV: log of the number of human answers provided within 7 days (answerNum</w:t>
              </w:r>
              <w:r w:rsidRPr="00E82A2B">
                <w:rPr>
                  <w:color w:val="000000"/>
                  <w:sz w:val="20"/>
                  <w:szCs w:val="20"/>
                  <w:vertAlign w:val="subscript"/>
                </w:rPr>
                <w:t>i</w:t>
              </w:r>
              <w:r w:rsidRPr="00E82A2B">
                <w:rPr>
                  <w:color w:val="000000"/>
                  <w:sz w:val="20"/>
                  <w:szCs w:val="20"/>
                </w:rPr>
                <w:t>)</w:t>
              </w:r>
            </w:ins>
          </w:p>
        </w:tc>
        <w:tc>
          <w:tcPr>
            <w:tcW w:w="3668" w:type="dxa"/>
            <w:gridSpan w:val="4"/>
            <w:tcBorders>
              <w:top w:val="nil"/>
              <w:left w:val="nil"/>
              <w:bottom w:val="nil"/>
              <w:right w:val="nil"/>
            </w:tcBorders>
            <w:noWrap/>
            <w:tcMar>
              <w:left w:w="14" w:type="dxa"/>
              <w:right w:w="14" w:type="dxa"/>
            </w:tcMar>
            <w:hideMark/>
          </w:tcPr>
          <w:p w14:paraId="60EC07BE" w14:textId="77777777" w:rsidR="00E82A2B" w:rsidRPr="00E82A2B" w:rsidRDefault="00E82A2B" w:rsidP="00E82A2B">
            <w:pPr>
              <w:jc w:val="center"/>
              <w:rPr>
                <w:ins w:id="2258" w:author="Dylan CHEN" w:date="2026-08-20T16:17:00Z" w16du:dateUtc="2026-08-20T08:17:00Z"/>
                <w:color w:val="000000"/>
                <w:sz w:val="20"/>
                <w:szCs w:val="20"/>
              </w:rPr>
            </w:pPr>
            <w:ins w:id="2259" w:author="Dylan CHEN" w:date="2026-08-20T16:17:00Z" w16du:dateUtc="2026-08-20T08:17:00Z">
              <w:r w:rsidRPr="00E82A2B">
                <w:rPr>
                  <w:color w:val="000000"/>
                  <w:sz w:val="20"/>
                  <w:szCs w:val="20"/>
                </w:rPr>
                <w:t>DV: number of net likes received by an answer (netlikeNum</w:t>
              </w:r>
              <w:r w:rsidRPr="00E82A2B">
                <w:rPr>
                  <w:color w:val="000000"/>
                  <w:sz w:val="20"/>
                  <w:szCs w:val="20"/>
                  <w:vertAlign w:val="subscript"/>
                </w:rPr>
                <w:t>ij</w:t>
              </w:r>
              <w:r w:rsidRPr="00E82A2B">
                <w:rPr>
                  <w:color w:val="000000"/>
                  <w:sz w:val="20"/>
                  <w:szCs w:val="20"/>
                </w:rPr>
                <w:t>)</w:t>
              </w:r>
            </w:ins>
          </w:p>
        </w:tc>
      </w:tr>
      <w:tr w:rsidR="00E82A2B" w:rsidRPr="00E82A2B" w14:paraId="2023F560" w14:textId="77777777" w:rsidTr="00E83740">
        <w:trPr>
          <w:trHeight w:val="320"/>
          <w:jc w:val="center"/>
          <w:ins w:id="2260" w:author="Dylan CHEN" w:date="2026-08-20T16:17:00Z"/>
        </w:trPr>
        <w:tc>
          <w:tcPr>
            <w:tcW w:w="1620" w:type="dxa"/>
            <w:tcBorders>
              <w:top w:val="nil"/>
              <w:left w:val="nil"/>
              <w:bottom w:val="nil"/>
              <w:right w:val="nil"/>
            </w:tcBorders>
            <w:noWrap/>
            <w:tcMar>
              <w:left w:w="14" w:type="dxa"/>
              <w:right w:w="14" w:type="dxa"/>
            </w:tcMar>
            <w:hideMark/>
          </w:tcPr>
          <w:p w14:paraId="31F85501" w14:textId="77777777" w:rsidR="00E82A2B" w:rsidRPr="00E82A2B" w:rsidRDefault="00E82A2B" w:rsidP="00E82A2B">
            <w:pPr>
              <w:rPr>
                <w:ins w:id="2261" w:author="Dylan CHEN" w:date="2026-08-20T16:17:00Z" w16du:dateUtc="2026-08-20T08:17:00Z"/>
                <w:i/>
                <w:iCs/>
                <w:color w:val="000000"/>
                <w:sz w:val="20"/>
                <w:szCs w:val="20"/>
              </w:rPr>
            </w:pPr>
            <w:ins w:id="2262" w:author="Dylan CHEN" w:date="2026-08-20T16:17:00Z" w16du:dateUtc="2026-08-20T08:17:00Z">
              <w:r w:rsidRPr="00E82A2B">
                <w:rPr>
                  <w:i/>
                  <w:iCs/>
                  <w:color w:val="000000"/>
                  <w:sz w:val="20"/>
                  <w:szCs w:val="20"/>
                </w:rPr>
                <w:t>AI</w:t>
              </w:r>
              <w:r w:rsidRPr="00E82A2B">
                <w:rPr>
                  <w:i/>
                  <w:iCs/>
                  <w:color w:val="000000"/>
                  <w:sz w:val="20"/>
                  <w:szCs w:val="20"/>
                  <w:vertAlign w:val="subscript"/>
                </w:rPr>
                <w:t>i</w:t>
              </w:r>
            </w:ins>
          </w:p>
        </w:tc>
        <w:tc>
          <w:tcPr>
            <w:tcW w:w="900" w:type="dxa"/>
            <w:tcBorders>
              <w:top w:val="nil"/>
              <w:left w:val="nil"/>
              <w:bottom w:val="nil"/>
              <w:right w:val="nil"/>
            </w:tcBorders>
            <w:noWrap/>
            <w:tcMar>
              <w:left w:w="14" w:type="dxa"/>
              <w:right w:w="14" w:type="dxa"/>
            </w:tcMar>
            <w:hideMark/>
          </w:tcPr>
          <w:p w14:paraId="1EE1E600" w14:textId="77777777" w:rsidR="00E82A2B" w:rsidRPr="00E82A2B" w:rsidRDefault="00E82A2B" w:rsidP="00E82A2B">
            <w:pPr>
              <w:jc w:val="center"/>
              <w:rPr>
                <w:ins w:id="2263" w:author="Dylan CHEN" w:date="2026-08-20T16:17:00Z" w16du:dateUtc="2026-08-20T08:17:00Z"/>
                <w:color w:val="000000"/>
                <w:sz w:val="20"/>
                <w:szCs w:val="20"/>
              </w:rPr>
            </w:pPr>
            <w:ins w:id="2264" w:author="Dylan CHEN" w:date="2026-08-20T16:17:00Z" w16du:dateUtc="2026-08-20T08:17:00Z">
              <w:r w:rsidRPr="00E82A2B">
                <w:rPr>
                  <w:color w:val="000000"/>
                  <w:sz w:val="20"/>
                  <w:szCs w:val="20"/>
                </w:rPr>
                <w:t>-0.052 ***</w:t>
              </w:r>
            </w:ins>
          </w:p>
        </w:tc>
        <w:tc>
          <w:tcPr>
            <w:tcW w:w="938" w:type="dxa"/>
            <w:tcBorders>
              <w:top w:val="nil"/>
              <w:left w:val="nil"/>
              <w:bottom w:val="nil"/>
              <w:right w:val="nil"/>
            </w:tcBorders>
            <w:noWrap/>
            <w:tcMar>
              <w:left w:w="14" w:type="dxa"/>
              <w:right w:w="14" w:type="dxa"/>
            </w:tcMar>
            <w:hideMark/>
          </w:tcPr>
          <w:p w14:paraId="5B415149" w14:textId="77777777" w:rsidR="00E82A2B" w:rsidRPr="00E82A2B" w:rsidRDefault="00E82A2B" w:rsidP="00E82A2B">
            <w:pPr>
              <w:jc w:val="center"/>
              <w:rPr>
                <w:ins w:id="2265" w:author="Dylan CHEN" w:date="2026-08-20T16:17:00Z" w16du:dateUtc="2026-08-20T08:17:00Z"/>
                <w:color w:val="000000"/>
                <w:sz w:val="20"/>
                <w:szCs w:val="20"/>
              </w:rPr>
            </w:pPr>
            <w:ins w:id="2266" w:author="Dylan CHEN" w:date="2026-08-20T16:17:00Z" w16du:dateUtc="2026-08-20T08:17:00Z">
              <w:r w:rsidRPr="00E82A2B">
                <w:rPr>
                  <w:color w:val="000000"/>
                  <w:sz w:val="20"/>
                  <w:szCs w:val="20"/>
                </w:rPr>
                <w:t>-0.050 ***</w:t>
              </w:r>
            </w:ins>
          </w:p>
        </w:tc>
        <w:tc>
          <w:tcPr>
            <w:tcW w:w="1117" w:type="dxa"/>
            <w:tcBorders>
              <w:top w:val="nil"/>
              <w:left w:val="nil"/>
              <w:bottom w:val="nil"/>
              <w:right w:val="nil"/>
            </w:tcBorders>
            <w:noWrap/>
            <w:tcMar>
              <w:left w:w="14" w:type="dxa"/>
              <w:right w:w="14" w:type="dxa"/>
            </w:tcMar>
            <w:hideMark/>
          </w:tcPr>
          <w:p w14:paraId="73D83BB4" w14:textId="77777777" w:rsidR="00E82A2B" w:rsidRPr="00E82A2B" w:rsidRDefault="00E82A2B" w:rsidP="00E82A2B">
            <w:pPr>
              <w:jc w:val="center"/>
              <w:rPr>
                <w:ins w:id="2267" w:author="Dylan CHEN" w:date="2026-08-20T16:17:00Z" w16du:dateUtc="2026-08-20T08:17:00Z"/>
                <w:color w:val="000000"/>
                <w:sz w:val="20"/>
                <w:szCs w:val="20"/>
              </w:rPr>
            </w:pPr>
            <w:ins w:id="2268" w:author="Dylan CHEN" w:date="2026-08-20T16:17:00Z" w16du:dateUtc="2026-08-20T08:17:00Z">
              <w:r w:rsidRPr="00E82A2B">
                <w:rPr>
                  <w:color w:val="000000"/>
                  <w:sz w:val="20"/>
                  <w:szCs w:val="20"/>
                </w:rPr>
                <w:t>-0.048 ***</w:t>
              </w:r>
            </w:ins>
          </w:p>
        </w:tc>
        <w:tc>
          <w:tcPr>
            <w:tcW w:w="1117" w:type="dxa"/>
            <w:tcBorders>
              <w:top w:val="nil"/>
              <w:left w:val="nil"/>
              <w:bottom w:val="nil"/>
              <w:right w:val="nil"/>
            </w:tcBorders>
            <w:noWrap/>
            <w:tcMar>
              <w:left w:w="14" w:type="dxa"/>
              <w:right w:w="14" w:type="dxa"/>
            </w:tcMar>
            <w:hideMark/>
          </w:tcPr>
          <w:p w14:paraId="49774E98" w14:textId="77777777" w:rsidR="00E82A2B" w:rsidRPr="00E82A2B" w:rsidRDefault="00E82A2B" w:rsidP="00E82A2B">
            <w:pPr>
              <w:jc w:val="center"/>
              <w:rPr>
                <w:ins w:id="2269" w:author="Dylan CHEN" w:date="2026-08-20T16:17:00Z" w16du:dateUtc="2026-08-20T08:17:00Z"/>
                <w:color w:val="000000"/>
                <w:sz w:val="20"/>
                <w:szCs w:val="20"/>
              </w:rPr>
            </w:pPr>
            <w:ins w:id="2270" w:author="Dylan CHEN" w:date="2026-08-20T16:17:00Z" w16du:dateUtc="2026-08-20T08:17:00Z">
              <w:r w:rsidRPr="00E82A2B">
                <w:rPr>
                  <w:color w:val="000000"/>
                  <w:sz w:val="20"/>
                  <w:szCs w:val="20"/>
                </w:rPr>
                <w:t>-0.046 ***</w:t>
              </w:r>
            </w:ins>
          </w:p>
        </w:tc>
        <w:tc>
          <w:tcPr>
            <w:tcW w:w="917" w:type="dxa"/>
            <w:tcBorders>
              <w:top w:val="nil"/>
              <w:left w:val="nil"/>
              <w:bottom w:val="nil"/>
              <w:right w:val="nil"/>
            </w:tcBorders>
            <w:noWrap/>
            <w:tcMar>
              <w:left w:w="14" w:type="dxa"/>
              <w:right w:w="14" w:type="dxa"/>
            </w:tcMar>
            <w:hideMark/>
          </w:tcPr>
          <w:p w14:paraId="010EEDC5" w14:textId="77777777" w:rsidR="00E82A2B" w:rsidRPr="00E82A2B" w:rsidRDefault="00E82A2B" w:rsidP="00E82A2B">
            <w:pPr>
              <w:jc w:val="center"/>
              <w:rPr>
                <w:ins w:id="2271" w:author="Dylan CHEN" w:date="2026-08-20T16:17:00Z" w16du:dateUtc="2026-08-20T08:17:00Z"/>
                <w:color w:val="000000"/>
                <w:sz w:val="20"/>
                <w:szCs w:val="20"/>
              </w:rPr>
            </w:pPr>
            <w:ins w:id="2272" w:author="Dylan CHEN" w:date="2026-08-20T16:17:00Z" w16du:dateUtc="2026-08-20T08:17:00Z">
              <w:r w:rsidRPr="00E82A2B">
                <w:rPr>
                  <w:color w:val="000000"/>
                  <w:sz w:val="20"/>
                  <w:szCs w:val="20"/>
                </w:rPr>
                <w:t>-0.049 **</w:t>
              </w:r>
            </w:ins>
          </w:p>
        </w:tc>
        <w:tc>
          <w:tcPr>
            <w:tcW w:w="917" w:type="dxa"/>
            <w:tcBorders>
              <w:top w:val="nil"/>
              <w:left w:val="nil"/>
              <w:bottom w:val="nil"/>
              <w:right w:val="nil"/>
            </w:tcBorders>
            <w:noWrap/>
            <w:tcMar>
              <w:left w:w="14" w:type="dxa"/>
              <w:right w:w="14" w:type="dxa"/>
            </w:tcMar>
            <w:hideMark/>
          </w:tcPr>
          <w:p w14:paraId="34C45C29" w14:textId="77777777" w:rsidR="00E82A2B" w:rsidRPr="00E82A2B" w:rsidRDefault="00E82A2B" w:rsidP="00E82A2B">
            <w:pPr>
              <w:jc w:val="center"/>
              <w:rPr>
                <w:ins w:id="2273" w:author="Dylan CHEN" w:date="2026-08-20T16:17:00Z" w16du:dateUtc="2026-08-20T08:17:00Z"/>
                <w:color w:val="000000"/>
                <w:sz w:val="20"/>
                <w:szCs w:val="20"/>
              </w:rPr>
            </w:pPr>
            <w:ins w:id="2274" w:author="Dylan CHEN" w:date="2026-08-20T16:17:00Z" w16du:dateUtc="2026-08-20T08:17:00Z">
              <w:r w:rsidRPr="00E82A2B">
                <w:rPr>
                  <w:color w:val="000000"/>
                  <w:sz w:val="20"/>
                  <w:szCs w:val="20"/>
                </w:rPr>
                <w:t>-0.052 **</w:t>
              </w:r>
            </w:ins>
          </w:p>
        </w:tc>
        <w:tc>
          <w:tcPr>
            <w:tcW w:w="917" w:type="dxa"/>
            <w:tcBorders>
              <w:top w:val="nil"/>
              <w:left w:val="nil"/>
              <w:bottom w:val="nil"/>
              <w:right w:val="nil"/>
            </w:tcBorders>
            <w:noWrap/>
            <w:tcMar>
              <w:left w:w="14" w:type="dxa"/>
              <w:right w:w="14" w:type="dxa"/>
            </w:tcMar>
            <w:hideMark/>
          </w:tcPr>
          <w:p w14:paraId="6C105035" w14:textId="77777777" w:rsidR="00E82A2B" w:rsidRPr="00E82A2B" w:rsidRDefault="00E82A2B" w:rsidP="00E82A2B">
            <w:pPr>
              <w:jc w:val="center"/>
              <w:rPr>
                <w:ins w:id="2275" w:author="Dylan CHEN" w:date="2026-08-20T16:17:00Z" w16du:dateUtc="2026-08-20T08:17:00Z"/>
                <w:color w:val="000000"/>
                <w:sz w:val="20"/>
                <w:szCs w:val="20"/>
              </w:rPr>
            </w:pPr>
            <w:ins w:id="2276" w:author="Dylan CHEN" w:date="2026-08-20T16:17:00Z" w16du:dateUtc="2026-08-20T08:17:00Z">
              <w:r w:rsidRPr="00E82A2B">
                <w:rPr>
                  <w:color w:val="000000"/>
                  <w:sz w:val="20"/>
                  <w:szCs w:val="20"/>
                </w:rPr>
                <w:t>-0.052 **</w:t>
              </w:r>
            </w:ins>
          </w:p>
        </w:tc>
        <w:tc>
          <w:tcPr>
            <w:tcW w:w="917" w:type="dxa"/>
            <w:tcBorders>
              <w:top w:val="nil"/>
              <w:left w:val="nil"/>
              <w:bottom w:val="nil"/>
              <w:right w:val="nil"/>
            </w:tcBorders>
            <w:noWrap/>
            <w:tcMar>
              <w:left w:w="14" w:type="dxa"/>
              <w:right w:w="14" w:type="dxa"/>
            </w:tcMar>
            <w:hideMark/>
          </w:tcPr>
          <w:p w14:paraId="48E1F940" w14:textId="77777777" w:rsidR="00E82A2B" w:rsidRPr="00E82A2B" w:rsidRDefault="00E82A2B" w:rsidP="00E82A2B">
            <w:pPr>
              <w:jc w:val="center"/>
              <w:rPr>
                <w:ins w:id="2277" w:author="Dylan CHEN" w:date="2026-08-20T16:17:00Z" w16du:dateUtc="2026-08-20T08:17:00Z"/>
                <w:color w:val="000000"/>
                <w:sz w:val="20"/>
                <w:szCs w:val="20"/>
              </w:rPr>
            </w:pPr>
            <w:ins w:id="2278" w:author="Dylan CHEN" w:date="2026-08-20T16:17:00Z" w16du:dateUtc="2026-08-20T08:17:00Z">
              <w:r w:rsidRPr="00E82A2B">
                <w:rPr>
                  <w:color w:val="000000"/>
                  <w:sz w:val="20"/>
                  <w:szCs w:val="20"/>
                </w:rPr>
                <w:t>-0.046 *</w:t>
              </w:r>
            </w:ins>
          </w:p>
        </w:tc>
      </w:tr>
      <w:tr w:rsidR="00E82A2B" w:rsidRPr="00E82A2B" w14:paraId="6A576C85" w14:textId="77777777" w:rsidTr="00E83740">
        <w:trPr>
          <w:trHeight w:val="340"/>
          <w:jc w:val="center"/>
          <w:ins w:id="2279" w:author="Dylan CHEN" w:date="2026-08-20T16:17:00Z"/>
        </w:trPr>
        <w:tc>
          <w:tcPr>
            <w:tcW w:w="1620" w:type="dxa"/>
            <w:tcBorders>
              <w:top w:val="nil"/>
              <w:left w:val="nil"/>
              <w:bottom w:val="single" w:sz="8" w:space="0" w:color="auto"/>
              <w:right w:val="nil"/>
            </w:tcBorders>
            <w:noWrap/>
            <w:tcMar>
              <w:left w:w="14" w:type="dxa"/>
              <w:right w:w="14" w:type="dxa"/>
            </w:tcMar>
            <w:hideMark/>
          </w:tcPr>
          <w:p w14:paraId="1E8937A6" w14:textId="77777777" w:rsidR="00E82A2B" w:rsidRPr="00E82A2B" w:rsidRDefault="00E82A2B" w:rsidP="00E82A2B">
            <w:pPr>
              <w:rPr>
                <w:ins w:id="2280" w:author="Dylan CHEN" w:date="2026-08-20T16:17:00Z" w16du:dateUtc="2026-08-20T08:17:00Z"/>
                <w:i/>
                <w:iCs/>
                <w:color w:val="000000"/>
                <w:sz w:val="20"/>
                <w:szCs w:val="20"/>
              </w:rPr>
            </w:pPr>
            <w:ins w:id="2281" w:author="Dylan CHEN" w:date="2026-08-20T16:17:00Z" w16du:dateUtc="2026-08-20T08:17:00Z">
              <w:r w:rsidRPr="00E82A2B">
                <w:rPr>
                  <w:i/>
                  <w:iCs/>
                  <w:color w:val="000000"/>
                  <w:sz w:val="20"/>
                  <w:szCs w:val="20"/>
                </w:rPr>
                <w:t> </w:t>
              </w:r>
            </w:ins>
          </w:p>
        </w:tc>
        <w:tc>
          <w:tcPr>
            <w:tcW w:w="900" w:type="dxa"/>
            <w:tcBorders>
              <w:top w:val="nil"/>
              <w:left w:val="nil"/>
              <w:bottom w:val="single" w:sz="8" w:space="0" w:color="auto"/>
              <w:right w:val="nil"/>
            </w:tcBorders>
            <w:noWrap/>
            <w:tcMar>
              <w:left w:w="14" w:type="dxa"/>
              <w:right w:w="14" w:type="dxa"/>
            </w:tcMar>
            <w:hideMark/>
          </w:tcPr>
          <w:p w14:paraId="112891A2" w14:textId="77777777" w:rsidR="00E82A2B" w:rsidRPr="00E82A2B" w:rsidRDefault="00E82A2B" w:rsidP="00E82A2B">
            <w:pPr>
              <w:jc w:val="center"/>
              <w:rPr>
                <w:ins w:id="2282" w:author="Dylan CHEN" w:date="2026-08-20T16:17:00Z" w16du:dateUtc="2026-08-20T08:17:00Z"/>
                <w:color w:val="000000"/>
                <w:sz w:val="20"/>
                <w:szCs w:val="20"/>
              </w:rPr>
            </w:pPr>
            <w:ins w:id="2283" w:author="Dylan CHEN" w:date="2026-08-20T16:17:00Z" w16du:dateUtc="2026-08-20T08:17:00Z">
              <w:r w:rsidRPr="00E82A2B">
                <w:rPr>
                  <w:color w:val="000000"/>
                  <w:sz w:val="20"/>
                  <w:szCs w:val="20"/>
                </w:rPr>
                <w:t>(0.011)</w:t>
              </w:r>
            </w:ins>
          </w:p>
        </w:tc>
        <w:tc>
          <w:tcPr>
            <w:tcW w:w="938" w:type="dxa"/>
            <w:tcBorders>
              <w:top w:val="nil"/>
              <w:left w:val="nil"/>
              <w:bottom w:val="single" w:sz="8" w:space="0" w:color="auto"/>
              <w:right w:val="nil"/>
            </w:tcBorders>
            <w:noWrap/>
            <w:tcMar>
              <w:left w:w="14" w:type="dxa"/>
              <w:right w:w="14" w:type="dxa"/>
            </w:tcMar>
            <w:hideMark/>
          </w:tcPr>
          <w:p w14:paraId="5C679B6A" w14:textId="77777777" w:rsidR="00E82A2B" w:rsidRPr="00E82A2B" w:rsidRDefault="00E82A2B" w:rsidP="00E82A2B">
            <w:pPr>
              <w:jc w:val="center"/>
              <w:rPr>
                <w:ins w:id="2284" w:author="Dylan CHEN" w:date="2026-08-20T16:17:00Z" w16du:dateUtc="2026-08-20T08:17:00Z"/>
                <w:color w:val="000000"/>
                <w:sz w:val="20"/>
                <w:szCs w:val="20"/>
              </w:rPr>
            </w:pPr>
            <w:ins w:id="2285" w:author="Dylan CHEN" w:date="2026-08-20T16:17:00Z" w16du:dateUtc="2026-08-20T08:17:00Z">
              <w:r w:rsidRPr="00E82A2B">
                <w:rPr>
                  <w:color w:val="000000"/>
                  <w:sz w:val="20"/>
                  <w:szCs w:val="20"/>
                </w:rPr>
                <w:t>(0.011)</w:t>
              </w:r>
            </w:ins>
          </w:p>
        </w:tc>
        <w:tc>
          <w:tcPr>
            <w:tcW w:w="1117" w:type="dxa"/>
            <w:tcBorders>
              <w:top w:val="nil"/>
              <w:left w:val="nil"/>
              <w:bottom w:val="single" w:sz="8" w:space="0" w:color="auto"/>
              <w:right w:val="nil"/>
            </w:tcBorders>
            <w:noWrap/>
            <w:tcMar>
              <w:left w:w="14" w:type="dxa"/>
              <w:right w:w="14" w:type="dxa"/>
            </w:tcMar>
            <w:hideMark/>
          </w:tcPr>
          <w:p w14:paraId="0DC207C1" w14:textId="77777777" w:rsidR="00E82A2B" w:rsidRPr="00E82A2B" w:rsidRDefault="00E82A2B" w:rsidP="00E82A2B">
            <w:pPr>
              <w:jc w:val="center"/>
              <w:rPr>
                <w:ins w:id="2286" w:author="Dylan CHEN" w:date="2026-08-20T16:17:00Z" w16du:dateUtc="2026-08-20T08:17:00Z"/>
                <w:color w:val="000000"/>
                <w:sz w:val="20"/>
                <w:szCs w:val="20"/>
              </w:rPr>
            </w:pPr>
            <w:ins w:id="2287" w:author="Dylan CHEN" w:date="2026-08-20T16:17:00Z" w16du:dateUtc="2026-08-20T08:17:00Z">
              <w:r w:rsidRPr="00E82A2B">
                <w:rPr>
                  <w:color w:val="000000"/>
                  <w:sz w:val="20"/>
                  <w:szCs w:val="20"/>
                </w:rPr>
                <w:t>(0.011)</w:t>
              </w:r>
            </w:ins>
          </w:p>
        </w:tc>
        <w:tc>
          <w:tcPr>
            <w:tcW w:w="1117" w:type="dxa"/>
            <w:tcBorders>
              <w:top w:val="nil"/>
              <w:left w:val="nil"/>
              <w:bottom w:val="single" w:sz="8" w:space="0" w:color="auto"/>
              <w:right w:val="nil"/>
            </w:tcBorders>
            <w:noWrap/>
            <w:tcMar>
              <w:left w:w="14" w:type="dxa"/>
              <w:right w:w="14" w:type="dxa"/>
            </w:tcMar>
            <w:hideMark/>
          </w:tcPr>
          <w:p w14:paraId="67B02D36" w14:textId="77777777" w:rsidR="00E82A2B" w:rsidRPr="00E82A2B" w:rsidRDefault="00E82A2B" w:rsidP="00E82A2B">
            <w:pPr>
              <w:jc w:val="center"/>
              <w:rPr>
                <w:ins w:id="2288" w:author="Dylan CHEN" w:date="2026-08-20T16:17:00Z" w16du:dateUtc="2026-08-20T08:17:00Z"/>
                <w:color w:val="000000"/>
                <w:sz w:val="20"/>
                <w:szCs w:val="20"/>
              </w:rPr>
            </w:pPr>
            <w:ins w:id="2289" w:author="Dylan CHEN" w:date="2026-08-20T16:17:00Z" w16du:dateUtc="2026-08-20T08:17:00Z">
              <w:r w:rsidRPr="00E82A2B">
                <w:rPr>
                  <w:color w:val="000000"/>
                  <w:sz w:val="20"/>
                  <w:szCs w:val="20"/>
                </w:rPr>
                <w:t>(0.011)</w:t>
              </w:r>
            </w:ins>
          </w:p>
        </w:tc>
        <w:tc>
          <w:tcPr>
            <w:tcW w:w="917" w:type="dxa"/>
            <w:tcBorders>
              <w:top w:val="nil"/>
              <w:left w:val="nil"/>
              <w:bottom w:val="single" w:sz="8" w:space="0" w:color="auto"/>
              <w:right w:val="nil"/>
            </w:tcBorders>
            <w:noWrap/>
            <w:tcMar>
              <w:left w:w="14" w:type="dxa"/>
              <w:right w:w="14" w:type="dxa"/>
            </w:tcMar>
            <w:hideMark/>
          </w:tcPr>
          <w:p w14:paraId="6CC35000" w14:textId="77777777" w:rsidR="00E82A2B" w:rsidRPr="00E82A2B" w:rsidRDefault="00E82A2B" w:rsidP="00E82A2B">
            <w:pPr>
              <w:jc w:val="center"/>
              <w:rPr>
                <w:ins w:id="2290" w:author="Dylan CHEN" w:date="2026-08-20T16:17:00Z" w16du:dateUtc="2026-08-20T08:17:00Z"/>
                <w:color w:val="000000"/>
                <w:sz w:val="20"/>
                <w:szCs w:val="20"/>
              </w:rPr>
            </w:pPr>
            <w:ins w:id="2291" w:author="Dylan CHEN" w:date="2026-08-20T16:17:00Z" w16du:dateUtc="2026-08-20T08:17:00Z">
              <w:r w:rsidRPr="00E82A2B">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
          <w:p w14:paraId="1BE0F29C" w14:textId="77777777" w:rsidR="00E82A2B" w:rsidRPr="00E82A2B" w:rsidRDefault="00E82A2B" w:rsidP="00E82A2B">
            <w:pPr>
              <w:jc w:val="center"/>
              <w:rPr>
                <w:ins w:id="2292" w:author="Dylan CHEN" w:date="2026-08-20T16:17:00Z" w16du:dateUtc="2026-08-20T08:17:00Z"/>
                <w:color w:val="000000"/>
                <w:sz w:val="20"/>
                <w:szCs w:val="20"/>
              </w:rPr>
            </w:pPr>
            <w:ins w:id="2293" w:author="Dylan CHEN" w:date="2026-08-20T16:17:00Z" w16du:dateUtc="2026-08-20T08:17:00Z">
              <w:r w:rsidRPr="00E82A2B">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
          <w:p w14:paraId="1FC7FFA6" w14:textId="77777777" w:rsidR="00E82A2B" w:rsidRPr="00E82A2B" w:rsidRDefault="00E82A2B" w:rsidP="00E82A2B">
            <w:pPr>
              <w:jc w:val="center"/>
              <w:rPr>
                <w:ins w:id="2294" w:author="Dylan CHEN" w:date="2026-08-20T16:17:00Z" w16du:dateUtc="2026-08-20T08:17:00Z"/>
                <w:color w:val="000000"/>
                <w:sz w:val="20"/>
                <w:szCs w:val="20"/>
              </w:rPr>
            </w:pPr>
            <w:ins w:id="2295" w:author="Dylan CHEN" w:date="2026-08-20T16:17:00Z" w16du:dateUtc="2026-08-20T08:17:00Z">
              <w:r w:rsidRPr="00E82A2B">
                <w:rPr>
                  <w:color w:val="000000"/>
                  <w:sz w:val="20"/>
                  <w:szCs w:val="20"/>
                </w:rPr>
                <w:t>(0.020)</w:t>
              </w:r>
            </w:ins>
          </w:p>
        </w:tc>
        <w:tc>
          <w:tcPr>
            <w:tcW w:w="917" w:type="dxa"/>
            <w:tcBorders>
              <w:top w:val="nil"/>
              <w:left w:val="nil"/>
              <w:bottom w:val="single" w:sz="8" w:space="0" w:color="auto"/>
              <w:right w:val="nil"/>
            </w:tcBorders>
            <w:noWrap/>
            <w:tcMar>
              <w:left w:w="14" w:type="dxa"/>
              <w:right w:w="14" w:type="dxa"/>
            </w:tcMar>
            <w:hideMark/>
          </w:tcPr>
          <w:p w14:paraId="56A746E4" w14:textId="77777777" w:rsidR="00E82A2B" w:rsidRPr="00E82A2B" w:rsidRDefault="00E82A2B" w:rsidP="00E82A2B">
            <w:pPr>
              <w:jc w:val="center"/>
              <w:rPr>
                <w:ins w:id="2296" w:author="Dylan CHEN" w:date="2026-08-20T16:17:00Z" w16du:dateUtc="2026-08-20T08:17:00Z"/>
                <w:color w:val="000000"/>
                <w:sz w:val="20"/>
                <w:szCs w:val="20"/>
              </w:rPr>
            </w:pPr>
            <w:ins w:id="2297" w:author="Dylan CHEN" w:date="2026-08-20T16:17:00Z" w16du:dateUtc="2026-08-20T08:17:00Z">
              <w:r w:rsidRPr="00E82A2B">
                <w:rPr>
                  <w:color w:val="000000"/>
                  <w:sz w:val="20"/>
                  <w:szCs w:val="20"/>
                </w:rPr>
                <w:t>(0.019)</w:t>
              </w:r>
            </w:ins>
          </w:p>
        </w:tc>
      </w:tr>
      <w:tr w:rsidR="00E82A2B" w:rsidRPr="00E82A2B" w14:paraId="406F2178" w14:textId="77777777" w:rsidTr="00E83740">
        <w:trPr>
          <w:trHeight w:val="320"/>
          <w:jc w:val="center"/>
          <w:ins w:id="2298" w:author="Dylan CHEN" w:date="2026-08-20T16:17:00Z"/>
        </w:trPr>
        <w:tc>
          <w:tcPr>
            <w:tcW w:w="1620" w:type="dxa"/>
            <w:tcBorders>
              <w:top w:val="nil"/>
              <w:left w:val="nil"/>
              <w:bottom w:val="nil"/>
              <w:right w:val="nil"/>
            </w:tcBorders>
            <w:noWrap/>
            <w:tcMar>
              <w:left w:w="14" w:type="dxa"/>
              <w:right w:w="14" w:type="dxa"/>
            </w:tcMar>
            <w:hideMark/>
          </w:tcPr>
          <w:p w14:paraId="36EB2666" w14:textId="77777777" w:rsidR="00E82A2B" w:rsidRPr="00E82A2B" w:rsidRDefault="00E82A2B" w:rsidP="00E82A2B">
            <w:pPr>
              <w:rPr>
                <w:ins w:id="2299" w:author="Dylan CHEN" w:date="2026-08-20T16:17:00Z" w16du:dateUtc="2026-08-20T08:17:00Z"/>
                <w:color w:val="000000"/>
                <w:sz w:val="20"/>
                <w:szCs w:val="20"/>
              </w:rPr>
            </w:pPr>
            <w:ins w:id="2300" w:author="Dylan CHEN" w:date="2026-08-20T16:17:00Z" w16du:dateUtc="2026-08-20T08:17:00Z">
              <w:r w:rsidRPr="00E82A2B">
                <w:rPr>
                  <w:color w:val="000000"/>
                  <w:sz w:val="20"/>
                  <w:szCs w:val="20"/>
                </w:rPr>
                <w:t>question controls</w:t>
              </w:r>
            </w:ins>
          </w:p>
        </w:tc>
        <w:tc>
          <w:tcPr>
            <w:tcW w:w="900" w:type="dxa"/>
            <w:tcBorders>
              <w:top w:val="nil"/>
              <w:left w:val="nil"/>
              <w:bottom w:val="nil"/>
              <w:right w:val="nil"/>
            </w:tcBorders>
            <w:noWrap/>
            <w:tcMar>
              <w:left w:w="14" w:type="dxa"/>
              <w:right w:w="14" w:type="dxa"/>
            </w:tcMar>
            <w:hideMark/>
          </w:tcPr>
          <w:p w14:paraId="762CE919" w14:textId="77777777" w:rsidR="00E82A2B" w:rsidRPr="00E82A2B" w:rsidRDefault="00E82A2B" w:rsidP="00E82A2B">
            <w:pPr>
              <w:rPr>
                <w:ins w:id="2301" w:author="Dylan CHEN" w:date="2026-08-20T16:17:00Z" w16du:dateUtc="2026-08-20T08:17:00Z"/>
                <w:rFonts w:ascii="Georgia" w:hAnsi="Georgia"/>
                <w:color w:val="000000"/>
                <w:sz w:val="20"/>
                <w:szCs w:val="20"/>
              </w:rPr>
            </w:pPr>
          </w:p>
        </w:tc>
        <w:tc>
          <w:tcPr>
            <w:tcW w:w="938" w:type="dxa"/>
            <w:tcBorders>
              <w:top w:val="nil"/>
              <w:left w:val="nil"/>
              <w:bottom w:val="nil"/>
              <w:right w:val="nil"/>
            </w:tcBorders>
            <w:noWrap/>
            <w:tcMar>
              <w:left w:w="14" w:type="dxa"/>
              <w:right w:w="14" w:type="dxa"/>
            </w:tcMar>
            <w:hideMark/>
          </w:tcPr>
          <w:p w14:paraId="33F76050" w14:textId="77777777" w:rsidR="00E82A2B" w:rsidRPr="00E82A2B" w:rsidRDefault="00E82A2B" w:rsidP="00E82A2B">
            <w:pPr>
              <w:rPr>
                <w:ins w:id="2302" w:author="Dylan CHEN" w:date="2026-08-20T16:17:00Z" w16du:dateUtc="2026-08-20T08:17:00Z"/>
                <w:rFonts w:ascii="Georgia" w:hAnsi="Georgia"/>
                <w:color w:val="000000"/>
                <w:sz w:val="20"/>
                <w:szCs w:val="20"/>
              </w:rPr>
            </w:pPr>
          </w:p>
        </w:tc>
        <w:tc>
          <w:tcPr>
            <w:tcW w:w="1117" w:type="dxa"/>
            <w:tcBorders>
              <w:top w:val="nil"/>
              <w:left w:val="nil"/>
              <w:bottom w:val="nil"/>
              <w:right w:val="nil"/>
            </w:tcBorders>
            <w:noWrap/>
            <w:tcMar>
              <w:left w:w="14" w:type="dxa"/>
              <w:right w:w="14" w:type="dxa"/>
            </w:tcMar>
            <w:hideMark/>
          </w:tcPr>
          <w:p w14:paraId="3436BD0C" w14:textId="77777777" w:rsidR="00E82A2B" w:rsidRPr="00E82A2B" w:rsidRDefault="00E82A2B" w:rsidP="00E82A2B">
            <w:pPr>
              <w:jc w:val="center"/>
              <w:rPr>
                <w:ins w:id="2303" w:author="Dylan CHEN" w:date="2026-08-20T16:17:00Z" w16du:dateUtc="2026-08-20T08:17:00Z"/>
                <w:color w:val="000000"/>
                <w:sz w:val="20"/>
                <w:szCs w:val="20"/>
              </w:rPr>
            </w:pPr>
            <w:ins w:id="2304" w:author="Dylan CHEN" w:date="2026-08-20T16:17:00Z" w16du:dateUtc="2026-08-20T08:17:00Z">
              <w:r w:rsidRPr="00E82A2B">
                <w:rPr>
                  <w:color w:val="000000"/>
                  <w:sz w:val="20"/>
                  <w:szCs w:val="20"/>
                </w:rPr>
                <w:t>√</w:t>
              </w:r>
            </w:ins>
          </w:p>
        </w:tc>
        <w:tc>
          <w:tcPr>
            <w:tcW w:w="1117" w:type="dxa"/>
            <w:tcBorders>
              <w:top w:val="nil"/>
              <w:left w:val="nil"/>
              <w:bottom w:val="nil"/>
              <w:right w:val="nil"/>
            </w:tcBorders>
            <w:noWrap/>
            <w:tcMar>
              <w:left w:w="14" w:type="dxa"/>
              <w:right w:w="14" w:type="dxa"/>
            </w:tcMar>
            <w:hideMark/>
          </w:tcPr>
          <w:p w14:paraId="32FF42FC" w14:textId="77777777" w:rsidR="00E82A2B" w:rsidRPr="00E82A2B" w:rsidRDefault="00E82A2B" w:rsidP="00E82A2B">
            <w:pPr>
              <w:jc w:val="center"/>
              <w:rPr>
                <w:ins w:id="2305" w:author="Dylan CHEN" w:date="2026-08-20T16:17:00Z" w16du:dateUtc="2026-08-20T08:17:00Z"/>
                <w:color w:val="000000"/>
                <w:sz w:val="20"/>
                <w:szCs w:val="20"/>
              </w:rPr>
            </w:pPr>
            <w:ins w:id="2306" w:author="Dylan CHEN" w:date="2026-08-20T16:17:00Z" w16du:dateUtc="2026-08-20T08:17:00Z">
              <w:r w:rsidRPr="00E82A2B">
                <w:rPr>
                  <w:color w:val="000000"/>
                  <w:sz w:val="20"/>
                  <w:szCs w:val="20"/>
                </w:rPr>
                <w:t>√</w:t>
              </w:r>
            </w:ins>
          </w:p>
        </w:tc>
        <w:tc>
          <w:tcPr>
            <w:tcW w:w="917" w:type="dxa"/>
            <w:tcBorders>
              <w:top w:val="nil"/>
              <w:left w:val="nil"/>
              <w:bottom w:val="nil"/>
              <w:right w:val="nil"/>
            </w:tcBorders>
            <w:noWrap/>
            <w:tcMar>
              <w:left w:w="14" w:type="dxa"/>
              <w:right w:w="14" w:type="dxa"/>
            </w:tcMar>
            <w:hideMark/>
          </w:tcPr>
          <w:p w14:paraId="05B99E48" w14:textId="77777777" w:rsidR="00E82A2B" w:rsidRPr="00E82A2B" w:rsidRDefault="00E82A2B" w:rsidP="00E82A2B">
            <w:pPr>
              <w:jc w:val="center"/>
              <w:rPr>
                <w:ins w:id="2307" w:author="Dylan CHEN" w:date="2026-08-20T16:17:00Z" w16du:dateUtc="2026-08-20T08:17:00Z"/>
                <w:color w:val="000000"/>
                <w:sz w:val="20"/>
                <w:szCs w:val="20"/>
              </w:rPr>
            </w:pPr>
          </w:p>
        </w:tc>
        <w:tc>
          <w:tcPr>
            <w:tcW w:w="917" w:type="dxa"/>
            <w:tcBorders>
              <w:top w:val="nil"/>
              <w:left w:val="nil"/>
              <w:bottom w:val="nil"/>
              <w:right w:val="nil"/>
            </w:tcBorders>
            <w:noWrap/>
            <w:tcMar>
              <w:left w:w="14" w:type="dxa"/>
              <w:right w:w="14" w:type="dxa"/>
            </w:tcMar>
            <w:hideMark/>
          </w:tcPr>
          <w:p w14:paraId="3CF9F6BD" w14:textId="77777777" w:rsidR="00E82A2B" w:rsidRPr="00E82A2B" w:rsidRDefault="00E82A2B" w:rsidP="00E82A2B">
            <w:pPr>
              <w:jc w:val="center"/>
              <w:rPr>
                <w:ins w:id="2308" w:author="Dylan CHEN" w:date="2026-08-20T16:17:00Z" w16du:dateUtc="2026-08-20T08:17:00Z"/>
                <w:sz w:val="20"/>
                <w:szCs w:val="20"/>
              </w:rPr>
            </w:pPr>
          </w:p>
        </w:tc>
        <w:tc>
          <w:tcPr>
            <w:tcW w:w="917" w:type="dxa"/>
            <w:tcBorders>
              <w:top w:val="nil"/>
              <w:left w:val="nil"/>
              <w:bottom w:val="nil"/>
              <w:right w:val="nil"/>
            </w:tcBorders>
            <w:noWrap/>
            <w:tcMar>
              <w:left w:w="14" w:type="dxa"/>
              <w:right w:w="14" w:type="dxa"/>
            </w:tcMar>
            <w:hideMark/>
          </w:tcPr>
          <w:p w14:paraId="5C7B8E8B" w14:textId="77777777" w:rsidR="00E82A2B" w:rsidRPr="00E82A2B" w:rsidRDefault="00E82A2B" w:rsidP="00E82A2B">
            <w:pPr>
              <w:jc w:val="center"/>
              <w:rPr>
                <w:ins w:id="2309" w:author="Dylan CHEN" w:date="2026-08-20T16:17:00Z" w16du:dateUtc="2026-08-20T08:17:00Z"/>
                <w:color w:val="000000"/>
                <w:sz w:val="20"/>
                <w:szCs w:val="20"/>
              </w:rPr>
            </w:pPr>
            <w:ins w:id="2310" w:author="Dylan CHEN" w:date="2026-08-20T16:17:00Z" w16du:dateUtc="2026-08-20T08:17:00Z">
              <w:r w:rsidRPr="00E82A2B">
                <w:rPr>
                  <w:color w:val="000000"/>
                  <w:sz w:val="20"/>
                  <w:szCs w:val="20"/>
                </w:rPr>
                <w:t>√</w:t>
              </w:r>
            </w:ins>
          </w:p>
        </w:tc>
        <w:tc>
          <w:tcPr>
            <w:tcW w:w="917" w:type="dxa"/>
            <w:tcBorders>
              <w:top w:val="nil"/>
              <w:left w:val="nil"/>
              <w:bottom w:val="nil"/>
              <w:right w:val="nil"/>
            </w:tcBorders>
            <w:noWrap/>
            <w:tcMar>
              <w:left w:w="14" w:type="dxa"/>
              <w:right w:w="14" w:type="dxa"/>
            </w:tcMar>
            <w:hideMark/>
          </w:tcPr>
          <w:p w14:paraId="0B185B31" w14:textId="77777777" w:rsidR="00E82A2B" w:rsidRPr="00E82A2B" w:rsidRDefault="00E82A2B" w:rsidP="00E82A2B">
            <w:pPr>
              <w:jc w:val="center"/>
              <w:rPr>
                <w:ins w:id="2311" w:author="Dylan CHEN" w:date="2026-08-20T16:17:00Z" w16du:dateUtc="2026-08-20T08:17:00Z"/>
                <w:color w:val="000000"/>
                <w:sz w:val="20"/>
                <w:szCs w:val="20"/>
              </w:rPr>
            </w:pPr>
            <w:ins w:id="2312" w:author="Dylan CHEN" w:date="2026-08-20T16:17:00Z" w16du:dateUtc="2026-08-20T08:17:00Z">
              <w:r w:rsidRPr="00E82A2B">
                <w:rPr>
                  <w:color w:val="000000"/>
                  <w:sz w:val="20"/>
                  <w:szCs w:val="20"/>
                </w:rPr>
                <w:t>√</w:t>
              </w:r>
            </w:ins>
          </w:p>
        </w:tc>
      </w:tr>
      <w:tr w:rsidR="00E82A2B" w:rsidRPr="00E82A2B" w14:paraId="6F131E55" w14:textId="77777777" w:rsidTr="00E83740">
        <w:trPr>
          <w:trHeight w:val="320"/>
          <w:jc w:val="center"/>
          <w:ins w:id="2313" w:author="Dylan CHEN" w:date="2026-08-20T16:17:00Z"/>
        </w:trPr>
        <w:tc>
          <w:tcPr>
            <w:tcW w:w="1620" w:type="dxa"/>
            <w:tcBorders>
              <w:top w:val="nil"/>
              <w:left w:val="nil"/>
              <w:bottom w:val="nil"/>
              <w:right w:val="nil"/>
            </w:tcBorders>
            <w:noWrap/>
            <w:tcMar>
              <w:left w:w="14" w:type="dxa"/>
              <w:right w:w="14" w:type="dxa"/>
            </w:tcMar>
            <w:hideMark/>
          </w:tcPr>
          <w:p w14:paraId="0263DB0E" w14:textId="77777777" w:rsidR="00E82A2B" w:rsidRPr="00E82A2B" w:rsidRDefault="00E82A2B" w:rsidP="00E82A2B">
            <w:pPr>
              <w:rPr>
                <w:ins w:id="2314" w:author="Dylan CHEN" w:date="2026-08-20T16:17:00Z" w16du:dateUtc="2026-08-20T08:17:00Z"/>
                <w:color w:val="000000"/>
                <w:sz w:val="20"/>
                <w:szCs w:val="20"/>
              </w:rPr>
            </w:pPr>
            <w:ins w:id="2315" w:author="Dylan CHEN" w:date="2026-08-20T16:17:00Z" w16du:dateUtc="2026-08-20T08:17:00Z">
              <w:r w:rsidRPr="00E82A2B">
                <w:rPr>
                  <w:color w:val="000000"/>
                  <w:sz w:val="20"/>
                  <w:szCs w:val="20"/>
                </w:rPr>
                <w:t>questioner controls</w:t>
              </w:r>
            </w:ins>
          </w:p>
        </w:tc>
        <w:tc>
          <w:tcPr>
            <w:tcW w:w="900" w:type="dxa"/>
            <w:tcBorders>
              <w:top w:val="nil"/>
              <w:left w:val="nil"/>
              <w:bottom w:val="nil"/>
              <w:right w:val="nil"/>
            </w:tcBorders>
            <w:noWrap/>
            <w:tcMar>
              <w:left w:w="14" w:type="dxa"/>
              <w:right w:w="14" w:type="dxa"/>
            </w:tcMar>
            <w:hideMark/>
          </w:tcPr>
          <w:p w14:paraId="4BD74F20" w14:textId="77777777" w:rsidR="00E82A2B" w:rsidRPr="00E82A2B" w:rsidRDefault="00E82A2B" w:rsidP="00E82A2B">
            <w:pPr>
              <w:rPr>
                <w:ins w:id="2316" w:author="Dylan CHEN" w:date="2026-08-20T16:17:00Z" w16du:dateUtc="2026-08-20T08:17:00Z"/>
                <w:color w:val="000000"/>
                <w:sz w:val="20"/>
                <w:szCs w:val="20"/>
              </w:rPr>
            </w:pPr>
          </w:p>
        </w:tc>
        <w:tc>
          <w:tcPr>
            <w:tcW w:w="938" w:type="dxa"/>
            <w:tcBorders>
              <w:top w:val="nil"/>
              <w:left w:val="nil"/>
              <w:bottom w:val="nil"/>
              <w:right w:val="nil"/>
            </w:tcBorders>
            <w:noWrap/>
            <w:tcMar>
              <w:left w:w="14" w:type="dxa"/>
              <w:right w:w="14" w:type="dxa"/>
            </w:tcMar>
            <w:hideMark/>
          </w:tcPr>
          <w:p w14:paraId="1E034A75" w14:textId="77777777" w:rsidR="00E82A2B" w:rsidRPr="00E82A2B" w:rsidRDefault="00E82A2B" w:rsidP="00E82A2B">
            <w:pPr>
              <w:jc w:val="center"/>
              <w:rPr>
                <w:ins w:id="2317" w:author="Dylan CHEN" w:date="2026-08-20T16:17:00Z" w16du:dateUtc="2026-08-20T08:17:00Z"/>
                <w:color w:val="000000"/>
                <w:sz w:val="20"/>
                <w:szCs w:val="20"/>
              </w:rPr>
            </w:pPr>
          </w:p>
        </w:tc>
        <w:tc>
          <w:tcPr>
            <w:tcW w:w="1117" w:type="dxa"/>
            <w:tcBorders>
              <w:top w:val="nil"/>
              <w:left w:val="nil"/>
              <w:bottom w:val="nil"/>
              <w:right w:val="nil"/>
            </w:tcBorders>
            <w:noWrap/>
            <w:tcMar>
              <w:left w:w="14" w:type="dxa"/>
              <w:right w:w="14" w:type="dxa"/>
            </w:tcMar>
            <w:hideMark/>
          </w:tcPr>
          <w:p w14:paraId="7F4C2E16" w14:textId="77777777" w:rsidR="00E82A2B" w:rsidRPr="00E82A2B" w:rsidRDefault="00E82A2B" w:rsidP="00E82A2B">
            <w:pPr>
              <w:jc w:val="center"/>
              <w:rPr>
                <w:ins w:id="2318" w:author="Dylan CHEN" w:date="2026-08-20T16:17:00Z" w16du:dateUtc="2026-08-20T08:17:00Z"/>
                <w:sz w:val="20"/>
                <w:szCs w:val="20"/>
              </w:rPr>
            </w:pPr>
          </w:p>
        </w:tc>
        <w:tc>
          <w:tcPr>
            <w:tcW w:w="1117" w:type="dxa"/>
            <w:tcBorders>
              <w:top w:val="nil"/>
              <w:left w:val="nil"/>
              <w:bottom w:val="nil"/>
              <w:right w:val="nil"/>
            </w:tcBorders>
            <w:noWrap/>
            <w:tcMar>
              <w:left w:w="14" w:type="dxa"/>
              <w:right w:w="14" w:type="dxa"/>
            </w:tcMar>
            <w:hideMark/>
          </w:tcPr>
          <w:p w14:paraId="2890FC0D" w14:textId="77777777" w:rsidR="00E82A2B" w:rsidRPr="00E82A2B" w:rsidRDefault="00E82A2B" w:rsidP="00E82A2B">
            <w:pPr>
              <w:jc w:val="center"/>
              <w:rPr>
                <w:ins w:id="2319" w:author="Dylan CHEN" w:date="2026-08-20T16:17:00Z" w16du:dateUtc="2026-08-20T08:17:00Z"/>
                <w:color w:val="000000"/>
                <w:sz w:val="20"/>
                <w:szCs w:val="20"/>
              </w:rPr>
            </w:pPr>
            <w:ins w:id="2320" w:author="Dylan CHEN" w:date="2026-08-20T16:17:00Z" w16du:dateUtc="2026-08-20T08:17:00Z">
              <w:r w:rsidRPr="00E82A2B">
                <w:rPr>
                  <w:color w:val="000000"/>
                  <w:sz w:val="20"/>
                  <w:szCs w:val="20"/>
                </w:rPr>
                <w:t>√</w:t>
              </w:r>
            </w:ins>
          </w:p>
        </w:tc>
        <w:tc>
          <w:tcPr>
            <w:tcW w:w="917" w:type="dxa"/>
            <w:tcBorders>
              <w:top w:val="nil"/>
              <w:left w:val="nil"/>
              <w:bottom w:val="nil"/>
              <w:right w:val="nil"/>
            </w:tcBorders>
            <w:noWrap/>
            <w:tcMar>
              <w:left w:w="14" w:type="dxa"/>
              <w:right w:w="14" w:type="dxa"/>
            </w:tcMar>
            <w:hideMark/>
          </w:tcPr>
          <w:p w14:paraId="5D225484" w14:textId="77777777" w:rsidR="00E82A2B" w:rsidRPr="00E82A2B" w:rsidRDefault="00E82A2B" w:rsidP="00E82A2B">
            <w:pPr>
              <w:jc w:val="center"/>
              <w:rPr>
                <w:ins w:id="2321" w:author="Dylan CHEN" w:date="2026-08-20T16:17:00Z" w16du:dateUtc="2026-08-20T08:17:00Z"/>
                <w:color w:val="000000"/>
                <w:sz w:val="20"/>
                <w:szCs w:val="20"/>
              </w:rPr>
            </w:pPr>
          </w:p>
        </w:tc>
        <w:tc>
          <w:tcPr>
            <w:tcW w:w="917" w:type="dxa"/>
            <w:tcBorders>
              <w:top w:val="nil"/>
              <w:left w:val="nil"/>
              <w:bottom w:val="nil"/>
              <w:right w:val="nil"/>
            </w:tcBorders>
            <w:noWrap/>
            <w:tcMar>
              <w:left w:w="14" w:type="dxa"/>
              <w:right w:w="14" w:type="dxa"/>
            </w:tcMar>
            <w:hideMark/>
          </w:tcPr>
          <w:p w14:paraId="091124F9" w14:textId="77777777" w:rsidR="00E82A2B" w:rsidRPr="00E82A2B" w:rsidRDefault="00E82A2B" w:rsidP="00E82A2B">
            <w:pPr>
              <w:jc w:val="center"/>
              <w:rPr>
                <w:ins w:id="2322" w:author="Dylan CHEN" w:date="2026-08-20T16:17:00Z" w16du:dateUtc="2026-08-20T08:17:00Z"/>
                <w:sz w:val="20"/>
                <w:szCs w:val="20"/>
              </w:rPr>
            </w:pPr>
          </w:p>
        </w:tc>
        <w:tc>
          <w:tcPr>
            <w:tcW w:w="917" w:type="dxa"/>
            <w:tcBorders>
              <w:top w:val="nil"/>
              <w:left w:val="nil"/>
              <w:bottom w:val="nil"/>
              <w:right w:val="nil"/>
            </w:tcBorders>
            <w:noWrap/>
            <w:tcMar>
              <w:left w:w="14" w:type="dxa"/>
              <w:right w:w="14" w:type="dxa"/>
            </w:tcMar>
            <w:hideMark/>
          </w:tcPr>
          <w:p w14:paraId="71C40FD6" w14:textId="77777777" w:rsidR="00E82A2B" w:rsidRPr="00E82A2B" w:rsidRDefault="00E82A2B" w:rsidP="00E82A2B">
            <w:pPr>
              <w:jc w:val="center"/>
              <w:rPr>
                <w:ins w:id="2323" w:author="Dylan CHEN" w:date="2026-08-20T16:17:00Z" w16du:dateUtc="2026-08-20T08:17:00Z"/>
                <w:sz w:val="20"/>
                <w:szCs w:val="20"/>
              </w:rPr>
            </w:pPr>
          </w:p>
        </w:tc>
        <w:tc>
          <w:tcPr>
            <w:tcW w:w="917" w:type="dxa"/>
            <w:tcBorders>
              <w:top w:val="nil"/>
              <w:left w:val="nil"/>
              <w:bottom w:val="nil"/>
              <w:right w:val="nil"/>
            </w:tcBorders>
            <w:noWrap/>
            <w:tcMar>
              <w:left w:w="14" w:type="dxa"/>
              <w:right w:w="14" w:type="dxa"/>
            </w:tcMar>
            <w:hideMark/>
          </w:tcPr>
          <w:p w14:paraId="09A08B78" w14:textId="77777777" w:rsidR="00E82A2B" w:rsidRPr="00E82A2B" w:rsidRDefault="00E82A2B" w:rsidP="00E82A2B">
            <w:pPr>
              <w:jc w:val="center"/>
              <w:rPr>
                <w:ins w:id="2324" w:author="Dylan CHEN" w:date="2026-08-20T16:17:00Z" w16du:dateUtc="2026-08-20T08:17:00Z"/>
                <w:color w:val="000000"/>
                <w:sz w:val="20"/>
                <w:szCs w:val="20"/>
              </w:rPr>
            </w:pPr>
            <w:ins w:id="2325" w:author="Dylan CHEN" w:date="2026-08-20T16:17:00Z" w16du:dateUtc="2026-08-20T08:17:00Z">
              <w:r w:rsidRPr="00E82A2B">
                <w:rPr>
                  <w:color w:val="000000"/>
                  <w:sz w:val="20"/>
                  <w:szCs w:val="20"/>
                </w:rPr>
                <w:t>√</w:t>
              </w:r>
            </w:ins>
          </w:p>
        </w:tc>
      </w:tr>
      <w:tr w:rsidR="00E82A2B" w:rsidRPr="00E82A2B" w14:paraId="30CD42EE" w14:textId="77777777" w:rsidTr="00E83740">
        <w:trPr>
          <w:trHeight w:val="320"/>
          <w:jc w:val="center"/>
          <w:ins w:id="2326" w:author="Dylan CHEN" w:date="2026-08-20T16:17:00Z"/>
        </w:trPr>
        <w:tc>
          <w:tcPr>
            <w:tcW w:w="1620" w:type="dxa"/>
            <w:tcBorders>
              <w:top w:val="nil"/>
              <w:left w:val="nil"/>
              <w:bottom w:val="nil"/>
              <w:right w:val="nil"/>
            </w:tcBorders>
            <w:noWrap/>
            <w:tcMar>
              <w:left w:w="14" w:type="dxa"/>
              <w:right w:w="14" w:type="dxa"/>
            </w:tcMar>
            <w:hideMark/>
          </w:tcPr>
          <w:p w14:paraId="4B7F955E" w14:textId="77777777" w:rsidR="00E82A2B" w:rsidRPr="00E82A2B" w:rsidRDefault="00E82A2B" w:rsidP="00E82A2B">
            <w:pPr>
              <w:rPr>
                <w:ins w:id="2327" w:author="Dylan CHEN" w:date="2026-08-20T16:17:00Z" w16du:dateUtc="2026-08-20T08:17:00Z"/>
                <w:color w:val="000000"/>
                <w:sz w:val="20"/>
                <w:szCs w:val="20"/>
              </w:rPr>
            </w:pPr>
            <w:ins w:id="2328" w:author="Dylan CHEN" w:date="2026-08-20T16:17:00Z" w16du:dateUtc="2026-08-20T08:17:00Z">
              <w:r w:rsidRPr="00E82A2B">
                <w:rPr>
                  <w:color w:val="000000"/>
                  <w:sz w:val="20"/>
                  <w:szCs w:val="20"/>
                </w:rPr>
                <w:t>question timing FE</w:t>
              </w:r>
            </w:ins>
          </w:p>
        </w:tc>
        <w:tc>
          <w:tcPr>
            <w:tcW w:w="900" w:type="dxa"/>
            <w:tcBorders>
              <w:top w:val="nil"/>
              <w:left w:val="nil"/>
              <w:bottom w:val="nil"/>
              <w:right w:val="nil"/>
            </w:tcBorders>
            <w:noWrap/>
            <w:tcMar>
              <w:left w:w="14" w:type="dxa"/>
              <w:right w:w="14" w:type="dxa"/>
            </w:tcMar>
            <w:hideMark/>
          </w:tcPr>
          <w:p w14:paraId="789225F7" w14:textId="77777777" w:rsidR="00E82A2B" w:rsidRPr="00E82A2B" w:rsidRDefault="00E82A2B" w:rsidP="00E82A2B">
            <w:pPr>
              <w:rPr>
                <w:ins w:id="2329" w:author="Dylan CHEN" w:date="2026-08-20T16:17:00Z" w16du:dateUtc="2026-08-20T08:17:00Z"/>
                <w:color w:val="000000"/>
                <w:sz w:val="20"/>
                <w:szCs w:val="20"/>
              </w:rPr>
            </w:pPr>
          </w:p>
        </w:tc>
        <w:tc>
          <w:tcPr>
            <w:tcW w:w="938" w:type="dxa"/>
            <w:tcBorders>
              <w:top w:val="nil"/>
              <w:left w:val="nil"/>
              <w:bottom w:val="nil"/>
              <w:right w:val="nil"/>
            </w:tcBorders>
            <w:noWrap/>
            <w:tcMar>
              <w:left w:w="14" w:type="dxa"/>
              <w:right w:w="14" w:type="dxa"/>
            </w:tcMar>
            <w:hideMark/>
          </w:tcPr>
          <w:p w14:paraId="19C76760" w14:textId="77777777" w:rsidR="00E82A2B" w:rsidRPr="00E82A2B" w:rsidRDefault="00E82A2B" w:rsidP="00E82A2B">
            <w:pPr>
              <w:jc w:val="center"/>
              <w:rPr>
                <w:ins w:id="2330" w:author="Dylan CHEN" w:date="2026-08-20T16:17:00Z" w16du:dateUtc="2026-08-20T08:17:00Z"/>
                <w:color w:val="000000"/>
                <w:sz w:val="20"/>
                <w:szCs w:val="20"/>
              </w:rPr>
            </w:pPr>
            <w:ins w:id="2331" w:author="Dylan CHEN" w:date="2026-08-20T16:17:00Z" w16du:dateUtc="2026-08-20T08:17:00Z">
              <w:r w:rsidRPr="00E82A2B">
                <w:rPr>
                  <w:color w:val="000000"/>
                  <w:sz w:val="20"/>
                  <w:szCs w:val="20"/>
                </w:rPr>
                <w:t>√</w:t>
              </w:r>
            </w:ins>
          </w:p>
        </w:tc>
        <w:tc>
          <w:tcPr>
            <w:tcW w:w="1117" w:type="dxa"/>
            <w:tcBorders>
              <w:top w:val="nil"/>
              <w:left w:val="nil"/>
              <w:bottom w:val="nil"/>
              <w:right w:val="nil"/>
            </w:tcBorders>
            <w:noWrap/>
            <w:tcMar>
              <w:left w:w="14" w:type="dxa"/>
              <w:right w:w="14" w:type="dxa"/>
            </w:tcMar>
            <w:hideMark/>
          </w:tcPr>
          <w:p w14:paraId="11D57DE8" w14:textId="77777777" w:rsidR="00E82A2B" w:rsidRPr="00E82A2B" w:rsidRDefault="00E82A2B" w:rsidP="00E82A2B">
            <w:pPr>
              <w:jc w:val="center"/>
              <w:rPr>
                <w:ins w:id="2332" w:author="Dylan CHEN" w:date="2026-08-20T16:17:00Z" w16du:dateUtc="2026-08-20T08:17:00Z"/>
                <w:color w:val="000000"/>
                <w:sz w:val="20"/>
                <w:szCs w:val="20"/>
              </w:rPr>
            </w:pPr>
            <w:ins w:id="2333" w:author="Dylan CHEN" w:date="2026-08-20T16:17:00Z" w16du:dateUtc="2026-08-20T08:17:00Z">
              <w:r w:rsidRPr="00E82A2B">
                <w:rPr>
                  <w:color w:val="000000"/>
                  <w:sz w:val="20"/>
                  <w:szCs w:val="20"/>
                </w:rPr>
                <w:t>√</w:t>
              </w:r>
            </w:ins>
          </w:p>
        </w:tc>
        <w:tc>
          <w:tcPr>
            <w:tcW w:w="1117" w:type="dxa"/>
            <w:tcBorders>
              <w:top w:val="nil"/>
              <w:left w:val="nil"/>
              <w:bottom w:val="nil"/>
              <w:right w:val="nil"/>
            </w:tcBorders>
            <w:noWrap/>
            <w:tcMar>
              <w:left w:w="14" w:type="dxa"/>
              <w:right w:w="14" w:type="dxa"/>
            </w:tcMar>
            <w:hideMark/>
          </w:tcPr>
          <w:p w14:paraId="464BF151" w14:textId="77777777" w:rsidR="00E82A2B" w:rsidRPr="00E82A2B" w:rsidRDefault="00E82A2B" w:rsidP="00E82A2B">
            <w:pPr>
              <w:jc w:val="center"/>
              <w:rPr>
                <w:ins w:id="2334" w:author="Dylan CHEN" w:date="2026-08-20T16:17:00Z" w16du:dateUtc="2026-08-20T08:17:00Z"/>
                <w:color w:val="000000"/>
                <w:sz w:val="20"/>
                <w:szCs w:val="20"/>
              </w:rPr>
            </w:pPr>
            <w:ins w:id="2335" w:author="Dylan CHEN" w:date="2026-08-20T16:17:00Z" w16du:dateUtc="2026-08-20T08:17:00Z">
              <w:r w:rsidRPr="00E82A2B">
                <w:rPr>
                  <w:color w:val="000000"/>
                  <w:sz w:val="20"/>
                  <w:szCs w:val="20"/>
                </w:rPr>
                <w:t>√</w:t>
              </w:r>
            </w:ins>
          </w:p>
        </w:tc>
        <w:tc>
          <w:tcPr>
            <w:tcW w:w="917" w:type="dxa"/>
            <w:tcBorders>
              <w:top w:val="nil"/>
              <w:left w:val="nil"/>
              <w:bottom w:val="nil"/>
              <w:right w:val="nil"/>
            </w:tcBorders>
            <w:noWrap/>
            <w:tcMar>
              <w:left w:w="14" w:type="dxa"/>
              <w:right w:w="14" w:type="dxa"/>
            </w:tcMar>
            <w:hideMark/>
          </w:tcPr>
          <w:p w14:paraId="6A758791" w14:textId="77777777" w:rsidR="00E82A2B" w:rsidRPr="00E82A2B" w:rsidRDefault="00E82A2B" w:rsidP="00E82A2B">
            <w:pPr>
              <w:jc w:val="center"/>
              <w:rPr>
                <w:ins w:id="2336" w:author="Dylan CHEN" w:date="2026-08-20T16:17:00Z" w16du:dateUtc="2026-08-20T08:17:00Z"/>
                <w:color w:val="000000"/>
                <w:sz w:val="20"/>
                <w:szCs w:val="20"/>
              </w:rPr>
            </w:pPr>
          </w:p>
        </w:tc>
        <w:tc>
          <w:tcPr>
            <w:tcW w:w="917" w:type="dxa"/>
            <w:tcBorders>
              <w:top w:val="nil"/>
              <w:left w:val="nil"/>
              <w:bottom w:val="nil"/>
              <w:right w:val="nil"/>
            </w:tcBorders>
            <w:noWrap/>
            <w:tcMar>
              <w:left w:w="14" w:type="dxa"/>
              <w:right w:w="14" w:type="dxa"/>
            </w:tcMar>
            <w:hideMark/>
          </w:tcPr>
          <w:p w14:paraId="39DEA908" w14:textId="77777777" w:rsidR="00E82A2B" w:rsidRPr="00E82A2B" w:rsidRDefault="00E82A2B" w:rsidP="00E82A2B">
            <w:pPr>
              <w:jc w:val="center"/>
              <w:rPr>
                <w:ins w:id="2337" w:author="Dylan CHEN" w:date="2026-08-20T16:17:00Z" w16du:dateUtc="2026-08-20T08:17:00Z"/>
                <w:sz w:val="20"/>
                <w:szCs w:val="20"/>
              </w:rPr>
            </w:pPr>
          </w:p>
        </w:tc>
        <w:tc>
          <w:tcPr>
            <w:tcW w:w="917" w:type="dxa"/>
            <w:tcBorders>
              <w:top w:val="nil"/>
              <w:left w:val="nil"/>
              <w:bottom w:val="nil"/>
              <w:right w:val="nil"/>
            </w:tcBorders>
            <w:noWrap/>
            <w:tcMar>
              <w:left w:w="14" w:type="dxa"/>
              <w:right w:w="14" w:type="dxa"/>
            </w:tcMar>
            <w:hideMark/>
          </w:tcPr>
          <w:p w14:paraId="2E076C34" w14:textId="77777777" w:rsidR="00E82A2B" w:rsidRPr="00E82A2B" w:rsidRDefault="00E82A2B" w:rsidP="00E82A2B">
            <w:pPr>
              <w:jc w:val="center"/>
              <w:rPr>
                <w:ins w:id="2338" w:author="Dylan CHEN" w:date="2026-08-20T16:17:00Z" w16du:dateUtc="2026-08-20T08:17:00Z"/>
                <w:sz w:val="20"/>
                <w:szCs w:val="20"/>
              </w:rPr>
            </w:pPr>
          </w:p>
        </w:tc>
        <w:tc>
          <w:tcPr>
            <w:tcW w:w="917" w:type="dxa"/>
            <w:tcBorders>
              <w:top w:val="nil"/>
              <w:left w:val="nil"/>
              <w:bottom w:val="nil"/>
              <w:right w:val="nil"/>
            </w:tcBorders>
            <w:noWrap/>
            <w:tcMar>
              <w:left w:w="14" w:type="dxa"/>
              <w:right w:w="14" w:type="dxa"/>
            </w:tcMar>
            <w:hideMark/>
          </w:tcPr>
          <w:p w14:paraId="6DCEC7A0" w14:textId="77777777" w:rsidR="00E82A2B" w:rsidRPr="00E82A2B" w:rsidRDefault="00E82A2B" w:rsidP="00E82A2B">
            <w:pPr>
              <w:jc w:val="center"/>
              <w:rPr>
                <w:ins w:id="2339" w:author="Dylan CHEN" w:date="2026-08-20T16:17:00Z" w16du:dateUtc="2026-08-20T08:17:00Z"/>
                <w:sz w:val="20"/>
                <w:szCs w:val="20"/>
              </w:rPr>
            </w:pPr>
          </w:p>
        </w:tc>
      </w:tr>
      <w:tr w:rsidR="00E82A2B" w:rsidRPr="00E82A2B" w14:paraId="3394F9F0" w14:textId="77777777" w:rsidTr="00E83740">
        <w:trPr>
          <w:trHeight w:val="320"/>
          <w:jc w:val="center"/>
          <w:ins w:id="2340" w:author="Dylan CHEN" w:date="2026-08-20T16:17:00Z"/>
        </w:trPr>
        <w:tc>
          <w:tcPr>
            <w:tcW w:w="1620" w:type="dxa"/>
            <w:tcBorders>
              <w:top w:val="nil"/>
              <w:left w:val="nil"/>
              <w:bottom w:val="nil"/>
              <w:right w:val="nil"/>
            </w:tcBorders>
            <w:noWrap/>
            <w:tcMar>
              <w:left w:w="14" w:type="dxa"/>
              <w:right w:w="14" w:type="dxa"/>
            </w:tcMar>
            <w:hideMark/>
          </w:tcPr>
          <w:p w14:paraId="4D8D7D66" w14:textId="77777777" w:rsidR="00E82A2B" w:rsidRPr="00E82A2B" w:rsidRDefault="00E82A2B" w:rsidP="00E82A2B">
            <w:pPr>
              <w:rPr>
                <w:ins w:id="2341" w:author="Dylan CHEN" w:date="2026-08-20T16:17:00Z" w16du:dateUtc="2026-08-20T08:17:00Z"/>
                <w:color w:val="000000"/>
                <w:sz w:val="20"/>
                <w:szCs w:val="20"/>
              </w:rPr>
            </w:pPr>
            <w:ins w:id="2342" w:author="Dylan CHEN" w:date="2026-08-20T16:17:00Z" w16du:dateUtc="2026-08-20T08:17:00Z">
              <w:r w:rsidRPr="00E82A2B">
                <w:rPr>
                  <w:color w:val="000000"/>
                  <w:sz w:val="20"/>
                  <w:szCs w:val="20"/>
                </w:rPr>
                <w:t>answer timing FE</w:t>
              </w:r>
            </w:ins>
          </w:p>
        </w:tc>
        <w:tc>
          <w:tcPr>
            <w:tcW w:w="900" w:type="dxa"/>
            <w:tcBorders>
              <w:top w:val="nil"/>
              <w:left w:val="nil"/>
              <w:bottom w:val="nil"/>
              <w:right w:val="nil"/>
            </w:tcBorders>
            <w:noWrap/>
            <w:tcMar>
              <w:left w:w="14" w:type="dxa"/>
              <w:right w:w="14" w:type="dxa"/>
            </w:tcMar>
            <w:hideMark/>
          </w:tcPr>
          <w:p w14:paraId="4810A332" w14:textId="77777777" w:rsidR="00E82A2B" w:rsidRPr="00E82A2B" w:rsidRDefault="00E82A2B" w:rsidP="00E82A2B">
            <w:pPr>
              <w:rPr>
                <w:ins w:id="2343" w:author="Dylan CHEN" w:date="2026-08-20T16:17:00Z" w16du:dateUtc="2026-08-20T08:17:00Z"/>
                <w:color w:val="000000"/>
                <w:sz w:val="20"/>
                <w:szCs w:val="20"/>
              </w:rPr>
            </w:pPr>
          </w:p>
        </w:tc>
        <w:tc>
          <w:tcPr>
            <w:tcW w:w="938" w:type="dxa"/>
            <w:tcBorders>
              <w:top w:val="nil"/>
              <w:left w:val="nil"/>
              <w:bottom w:val="nil"/>
              <w:right w:val="nil"/>
            </w:tcBorders>
            <w:noWrap/>
            <w:tcMar>
              <w:left w:w="14" w:type="dxa"/>
              <w:right w:w="14" w:type="dxa"/>
            </w:tcMar>
            <w:hideMark/>
          </w:tcPr>
          <w:p w14:paraId="415199A5" w14:textId="77777777" w:rsidR="00E82A2B" w:rsidRPr="00E82A2B" w:rsidRDefault="00E82A2B" w:rsidP="00E82A2B">
            <w:pPr>
              <w:jc w:val="center"/>
              <w:rPr>
                <w:ins w:id="2344" w:author="Dylan CHEN" w:date="2026-08-20T16:17:00Z" w16du:dateUtc="2026-08-20T08:17:00Z"/>
                <w:color w:val="000000"/>
                <w:sz w:val="20"/>
                <w:szCs w:val="20"/>
              </w:rPr>
            </w:pPr>
          </w:p>
        </w:tc>
        <w:tc>
          <w:tcPr>
            <w:tcW w:w="1117" w:type="dxa"/>
            <w:tcBorders>
              <w:top w:val="nil"/>
              <w:left w:val="nil"/>
              <w:bottom w:val="nil"/>
              <w:right w:val="nil"/>
            </w:tcBorders>
            <w:noWrap/>
            <w:tcMar>
              <w:left w:w="14" w:type="dxa"/>
              <w:right w:w="14" w:type="dxa"/>
            </w:tcMar>
            <w:hideMark/>
          </w:tcPr>
          <w:p w14:paraId="728018AB" w14:textId="77777777" w:rsidR="00E82A2B" w:rsidRPr="00E82A2B" w:rsidRDefault="00E82A2B" w:rsidP="00E82A2B">
            <w:pPr>
              <w:jc w:val="center"/>
              <w:rPr>
                <w:ins w:id="2345" w:author="Dylan CHEN" w:date="2026-08-20T16:17:00Z" w16du:dateUtc="2026-08-20T08:17:00Z"/>
                <w:sz w:val="20"/>
                <w:szCs w:val="20"/>
              </w:rPr>
            </w:pPr>
          </w:p>
        </w:tc>
        <w:tc>
          <w:tcPr>
            <w:tcW w:w="1117" w:type="dxa"/>
            <w:tcBorders>
              <w:top w:val="nil"/>
              <w:left w:val="nil"/>
              <w:bottom w:val="nil"/>
              <w:right w:val="nil"/>
            </w:tcBorders>
            <w:noWrap/>
            <w:tcMar>
              <w:left w:w="14" w:type="dxa"/>
              <w:right w:w="14" w:type="dxa"/>
            </w:tcMar>
            <w:hideMark/>
          </w:tcPr>
          <w:p w14:paraId="373F4E22" w14:textId="77777777" w:rsidR="00E82A2B" w:rsidRPr="00E82A2B" w:rsidRDefault="00E82A2B" w:rsidP="00E82A2B">
            <w:pPr>
              <w:jc w:val="center"/>
              <w:rPr>
                <w:ins w:id="2346" w:author="Dylan CHEN" w:date="2026-08-20T16:17:00Z" w16du:dateUtc="2026-08-20T08:17:00Z"/>
                <w:sz w:val="20"/>
                <w:szCs w:val="20"/>
              </w:rPr>
            </w:pPr>
          </w:p>
        </w:tc>
        <w:tc>
          <w:tcPr>
            <w:tcW w:w="917" w:type="dxa"/>
            <w:tcBorders>
              <w:top w:val="nil"/>
              <w:left w:val="nil"/>
              <w:bottom w:val="nil"/>
              <w:right w:val="nil"/>
            </w:tcBorders>
            <w:noWrap/>
            <w:tcMar>
              <w:left w:w="14" w:type="dxa"/>
              <w:right w:w="14" w:type="dxa"/>
            </w:tcMar>
            <w:hideMark/>
          </w:tcPr>
          <w:p w14:paraId="12A54B7E" w14:textId="77777777" w:rsidR="00E82A2B" w:rsidRPr="00E82A2B" w:rsidRDefault="00E82A2B" w:rsidP="00E82A2B">
            <w:pPr>
              <w:jc w:val="center"/>
              <w:rPr>
                <w:ins w:id="2347" w:author="Dylan CHEN" w:date="2026-08-20T16:17:00Z" w16du:dateUtc="2026-08-20T08:17:00Z"/>
                <w:sz w:val="20"/>
                <w:szCs w:val="20"/>
              </w:rPr>
            </w:pPr>
          </w:p>
        </w:tc>
        <w:tc>
          <w:tcPr>
            <w:tcW w:w="917" w:type="dxa"/>
            <w:tcBorders>
              <w:top w:val="nil"/>
              <w:left w:val="nil"/>
              <w:bottom w:val="nil"/>
              <w:right w:val="nil"/>
            </w:tcBorders>
            <w:noWrap/>
            <w:tcMar>
              <w:left w:w="14" w:type="dxa"/>
              <w:right w:w="14" w:type="dxa"/>
            </w:tcMar>
            <w:hideMark/>
          </w:tcPr>
          <w:p w14:paraId="6A4DCBC8" w14:textId="77777777" w:rsidR="00E82A2B" w:rsidRPr="00E82A2B" w:rsidRDefault="00E82A2B" w:rsidP="00E82A2B">
            <w:pPr>
              <w:jc w:val="center"/>
              <w:rPr>
                <w:ins w:id="2348" w:author="Dylan CHEN" w:date="2026-08-20T16:17:00Z" w16du:dateUtc="2026-08-20T08:17:00Z"/>
                <w:color w:val="000000"/>
                <w:sz w:val="20"/>
                <w:szCs w:val="20"/>
              </w:rPr>
            </w:pPr>
            <w:ins w:id="2349" w:author="Dylan CHEN" w:date="2026-08-20T16:17:00Z" w16du:dateUtc="2026-08-20T08:17:00Z">
              <w:r w:rsidRPr="00E82A2B">
                <w:rPr>
                  <w:color w:val="000000"/>
                  <w:sz w:val="20"/>
                  <w:szCs w:val="20"/>
                </w:rPr>
                <w:t>√</w:t>
              </w:r>
            </w:ins>
          </w:p>
        </w:tc>
        <w:tc>
          <w:tcPr>
            <w:tcW w:w="917" w:type="dxa"/>
            <w:tcBorders>
              <w:top w:val="nil"/>
              <w:left w:val="nil"/>
              <w:bottom w:val="nil"/>
              <w:right w:val="nil"/>
            </w:tcBorders>
            <w:noWrap/>
            <w:tcMar>
              <w:left w:w="14" w:type="dxa"/>
              <w:right w:w="14" w:type="dxa"/>
            </w:tcMar>
            <w:hideMark/>
          </w:tcPr>
          <w:p w14:paraId="458F9B89" w14:textId="77777777" w:rsidR="00E82A2B" w:rsidRPr="00E82A2B" w:rsidRDefault="00E82A2B" w:rsidP="00E82A2B">
            <w:pPr>
              <w:jc w:val="center"/>
              <w:rPr>
                <w:ins w:id="2350" w:author="Dylan CHEN" w:date="2026-08-20T16:17:00Z" w16du:dateUtc="2026-08-20T08:17:00Z"/>
                <w:color w:val="000000"/>
                <w:sz w:val="20"/>
                <w:szCs w:val="20"/>
              </w:rPr>
            </w:pPr>
            <w:ins w:id="2351" w:author="Dylan CHEN" w:date="2026-08-20T16:17:00Z" w16du:dateUtc="2026-08-20T08:17:00Z">
              <w:r w:rsidRPr="00E82A2B">
                <w:rPr>
                  <w:color w:val="000000"/>
                  <w:sz w:val="20"/>
                  <w:szCs w:val="20"/>
                </w:rPr>
                <w:t>√</w:t>
              </w:r>
            </w:ins>
          </w:p>
        </w:tc>
        <w:tc>
          <w:tcPr>
            <w:tcW w:w="917" w:type="dxa"/>
            <w:tcBorders>
              <w:top w:val="nil"/>
              <w:left w:val="nil"/>
              <w:bottom w:val="nil"/>
              <w:right w:val="nil"/>
            </w:tcBorders>
            <w:noWrap/>
            <w:tcMar>
              <w:left w:w="14" w:type="dxa"/>
              <w:right w:w="14" w:type="dxa"/>
            </w:tcMar>
            <w:hideMark/>
          </w:tcPr>
          <w:p w14:paraId="314EB57B" w14:textId="77777777" w:rsidR="00E82A2B" w:rsidRPr="00E82A2B" w:rsidRDefault="00E82A2B" w:rsidP="00E82A2B">
            <w:pPr>
              <w:jc w:val="center"/>
              <w:rPr>
                <w:ins w:id="2352" w:author="Dylan CHEN" w:date="2026-08-20T16:17:00Z" w16du:dateUtc="2026-08-20T08:17:00Z"/>
                <w:color w:val="000000"/>
                <w:sz w:val="20"/>
                <w:szCs w:val="20"/>
              </w:rPr>
            </w:pPr>
            <w:ins w:id="2353" w:author="Dylan CHEN" w:date="2026-08-20T16:17:00Z" w16du:dateUtc="2026-08-20T08:17:00Z">
              <w:r w:rsidRPr="00E82A2B">
                <w:rPr>
                  <w:color w:val="000000"/>
                  <w:sz w:val="20"/>
                  <w:szCs w:val="20"/>
                </w:rPr>
                <w:t>√</w:t>
              </w:r>
            </w:ins>
          </w:p>
        </w:tc>
      </w:tr>
      <w:tr w:rsidR="00E82A2B" w:rsidRPr="00E82A2B" w14:paraId="5ACA8099" w14:textId="77777777" w:rsidTr="00E83740">
        <w:trPr>
          <w:trHeight w:val="340"/>
          <w:jc w:val="center"/>
          <w:ins w:id="2354" w:author="Dylan CHEN" w:date="2026-08-20T16:17:00Z"/>
        </w:trPr>
        <w:tc>
          <w:tcPr>
            <w:tcW w:w="1620" w:type="dxa"/>
            <w:tcBorders>
              <w:top w:val="nil"/>
              <w:left w:val="nil"/>
              <w:bottom w:val="single" w:sz="8" w:space="0" w:color="auto"/>
              <w:right w:val="nil"/>
            </w:tcBorders>
            <w:noWrap/>
            <w:tcMar>
              <w:left w:w="14" w:type="dxa"/>
              <w:right w:w="14" w:type="dxa"/>
            </w:tcMar>
            <w:hideMark/>
          </w:tcPr>
          <w:p w14:paraId="75454640" w14:textId="77777777" w:rsidR="00E82A2B" w:rsidRPr="00E82A2B" w:rsidRDefault="00E82A2B" w:rsidP="00E82A2B">
            <w:pPr>
              <w:rPr>
                <w:ins w:id="2355" w:author="Dylan CHEN" w:date="2026-08-20T16:17:00Z" w16du:dateUtc="2026-08-20T08:17:00Z"/>
                <w:color w:val="000000"/>
                <w:sz w:val="20"/>
                <w:szCs w:val="20"/>
              </w:rPr>
            </w:pPr>
            <w:ins w:id="2356" w:author="Dylan CHEN" w:date="2026-08-20T16:17:00Z" w16du:dateUtc="2026-08-20T08:17:00Z">
              <w:r w:rsidRPr="00E82A2B">
                <w:rPr>
                  <w:color w:val="000000"/>
                  <w:sz w:val="20"/>
                  <w:szCs w:val="20"/>
                </w:rPr>
                <w:t>N</w:t>
              </w:r>
            </w:ins>
          </w:p>
        </w:tc>
        <w:tc>
          <w:tcPr>
            <w:tcW w:w="900" w:type="dxa"/>
            <w:tcBorders>
              <w:top w:val="nil"/>
              <w:left w:val="nil"/>
              <w:bottom w:val="single" w:sz="8" w:space="0" w:color="auto"/>
              <w:right w:val="nil"/>
            </w:tcBorders>
            <w:noWrap/>
            <w:tcMar>
              <w:left w:w="14" w:type="dxa"/>
              <w:right w:w="14" w:type="dxa"/>
            </w:tcMar>
            <w:hideMark/>
          </w:tcPr>
          <w:p w14:paraId="7DA4EBD3" w14:textId="77777777" w:rsidR="00E82A2B" w:rsidRPr="00E82A2B" w:rsidRDefault="00E82A2B" w:rsidP="00E82A2B">
            <w:pPr>
              <w:jc w:val="center"/>
              <w:rPr>
                <w:ins w:id="2357" w:author="Dylan CHEN" w:date="2026-08-20T16:17:00Z" w16du:dateUtc="2026-08-20T08:17:00Z"/>
                <w:color w:val="000000"/>
                <w:sz w:val="20"/>
                <w:szCs w:val="20"/>
              </w:rPr>
            </w:pPr>
            <w:ins w:id="2358" w:author="Dylan CHEN" w:date="2026-08-20T16:17:00Z" w16du:dateUtc="2026-08-20T08:17:00Z">
              <w:r w:rsidRPr="00E82A2B">
                <w:rPr>
                  <w:color w:val="000000"/>
                  <w:sz w:val="20"/>
                  <w:szCs w:val="20"/>
                </w:rPr>
                <w:t>3,613</w:t>
              </w:r>
            </w:ins>
          </w:p>
        </w:tc>
        <w:tc>
          <w:tcPr>
            <w:tcW w:w="938" w:type="dxa"/>
            <w:tcBorders>
              <w:top w:val="nil"/>
              <w:left w:val="nil"/>
              <w:bottom w:val="single" w:sz="8" w:space="0" w:color="auto"/>
              <w:right w:val="nil"/>
            </w:tcBorders>
            <w:noWrap/>
            <w:tcMar>
              <w:left w:w="14" w:type="dxa"/>
              <w:right w:w="14" w:type="dxa"/>
            </w:tcMar>
            <w:hideMark/>
          </w:tcPr>
          <w:p w14:paraId="3AF7F11E" w14:textId="77777777" w:rsidR="00E82A2B" w:rsidRPr="00E82A2B" w:rsidRDefault="00E82A2B" w:rsidP="00E82A2B">
            <w:pPr>
              <w:jc w:val="center"/>
              <w:rPr>
                <w:ins w:id="2359" w:author="Dylan CHEN" w:date="2026-08-20T16:17:00Z" w16du:dateUtc="2026-08-20T08:17:00Z"/>
                <w:color w:val="000000"/>
                <w:sz w:val="20"/>
                <w:szCs w:val="20"/>
              </w:rPr>
            </w:pPr>
            <w:ins w:id="2360" w:author="Dylan CHEN" w:date="2026-08-20T16:17:00Z" w16du:dateUtc="2026-08-20T08:17:00Z">
              <w:r w:rsidRPr="00E82A2B">
                <w:rPr>
                  <w:color w:val="000000"/>
                  <w:sz w:val="20"/>
                  <w:szCs w:val="20"/>
                </w:rPr>
                <w:t>3,613</w:t>
              </w:r>
            </w:ins>
          </w:p>
        </w:tc>
        <w:tc>
          <w:tcPr>
            <w:tcW w:w="1117" w:type="dxa"/>
            <w:tcBorders>
              <w:top w:val="nil"/>
              <w:left w:val="nil"/>
              <w:bottom w:val="single" w:sz="8" w:space="0" w:color="auto"/>
              <w:right w:val="nil"/>
            </w:tcBorders>
            <w:noWrap/>
            <w:tcMar>
              <w:left w:w="14" w:type="dxa"/>
              <w:right w:w="14" w:type="dxa"/>
            </w:tcMar>
            <w:hideMark/>
          </w:tcPr>
          <w:p w14:paraId="54E9E24A" w14:textId="77777777" w:rsidR="00E82A2B" w:rsidRPr="00E82A2B" w:rsidRDefault="00E82A2B" w:rsidP="00E82A2B">
            <w:pPr>
              <w:jc w:val="center"/>
              <w:rPr>
                <w:ins w:id="2361" w:author="Dylan CHEN" w:date="2026-08-20T16:17:00Z" w16du:dateUtc="2026-08-20T08:17:00Z"/>
                <w:color w:val="000000"/>
                <w:sz w:val="20"/>
                <w:szCs w:val="20"/>
              </w:rPr>
            </w:pPr>
            <w:ins w:id="2362" w:author="Dylan CHEN" w:date="2026-08-20T16:17:00Z" w16du:dateUtc="2026-08-20T08:17:00Z">
              <w:r w:rsidRPr="00E82A2B">
                <w:rPr>
                  <w:color w:val="000000"/>
                  <w:sz w:val="20"/>
                  <w:szCs w:val="20"/>
                </w:rPr>
                <w:t>3,613</w:t>
              </w:r>
            </w:ins>
          </w:p>
        </w:tc>
        <w:tc>
          <w:tcPr>
            <w:tcW w:w="1117" w:type="dxa"/>
            <w:tcBorders>
              <w:top w:val="nil"/>
              <w:left w:val="nil"/>
              <w:bottom w:val="single" w:sz="8" w:space="0" w:color="auto"/>
              <w:right w:val="nil"/>
            </w:tcBorders>
            <w:noWrap/>
            <w:tcMar>
              <w:left w:w="14" w:type="dxa"/>
              <w:right w:w="14" w:type="dxa"/>
            </w:tcMar>
            <w:hideMark/>
          </w:tcPr>
          <w:p w14:paraId="2B9B1B48" w14:textId="77777777" w:rsidR="00E82A2B" w:rsidRPr="00E82A2B" w:rsidRDefault="00E82A2B" w:rsidP="00E82A2B">
            <w:pPr>
              <w:jc w:val="center"/>
              <w:rPr>
                <w:ins w:id="2363" w:author="Dylan CHEN" w:date="2026-08-20T16:17:00Z" w16du:dateUtc="2026-08-20T08:17:00Z"/>
                <w:color w:val="000000"/>
                <w:sz w:val="20"/>
                <w:szCs w:val="20"/>
              </w:rPr>
            </w:pPr>
            <w:ins w:id="2364" w:author="Dylan CHEN" w:date="2026-08-20T16:17:00Z" w16du:dateUtc="2026-08-20T08:17:00Z">
              <w:r w:rsidRPr="00E82A2B">
                <w:rPr>
                  <w:color w:val="000000"/>
                  <w:sz w:val="20"/>
                  <w:szCs w:val="20"/>
                </w:rPr>
                <w:t>3,613</w:t>
              </w:r>
            </w:ins>
          </w:p>
        </w:tc>
        <w:tc>
          <w:tcPr>
            <w:tcW w:w="917" w:type="dxa"/>
            <w:tcBorders>
              <w:top w:val="nil"/>
              <w:left w:val="nil"/>
              <w:bottom w:val="single" w:sz="8" w:space="0" w:color="auto"/>
              <w:right w:val="nil"/>
            </w:tcBorders>
            <w:noWrap/>
            <w:tcMar>
              <w:left w:w="14" w:type="dxa"/>
              <w:right w:w="14" w:type="dxa"/>
            </w:tcMar>
            <w:hideMark/>
          </w:tcPr>
          <w:p w14:paraId="7872704B" w14:textId="77777777" w:rsidR="00E82A2B" w:rsidRPr="00E82A2B" w:rsidRDefault="00E82A2B" w:rsidP="00E82A2B">
            <w:pPr>
              <w:jc w:val="center"/>
              <w:rPr>
                <w:ins w:id="2365" w:author="Dylan CHEN" w:date="2026-08-20T16:17:00Z" w16du:dateUtc="2026-08-20T08:17:00Z"/>
                <w:color w:val="000000"/>
                <w:sz w:val="20"/>
                <w:szCs w:val="20"/>
              </w:rPr>
            </w:pPr>
            <w:ins w:id="2366" w:author="Dylan CHEN" w:date="2026-08-20T16:17:00Z" w16du:dateUtc="2026-08-20T08:17:00Z">
              <w:r w:rsidRPr="00E82A2B">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
          <w:p w14:paraId="594AF6F7" w14:textId="77777777" w:rsidR="00E82A2B" w:rsidRPr="00E82A2B" w:rsidRDefault="00E82A2B" w:rsidP="00E82A2B">
            <w:pPr>
              <w:jc w:val="center"/>
              <w:rPr>
                <w:ins w:id="2367" w:author="Dylan CHEN" w:date="2026-08-20T16:17:00Z" w16du:dateUtc="2026-08-20T08:17:00Z"/>
                <w:color w:val="000000"/>
                <w:sz w:val="20"/>
                <w:szCs w:val="20"/>
              </w:rPr>
            </w:pPr>
            <w:ins w:id="2368" w:author="Dylan CHEN" w:date="2026-08-20T16:17:00Z" w16du:dateUtc="2026-08-20T08:17:00Z">
              <w:r w:rsidRPr="00E82A2B">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
          <w:p w14:paraId="2BF13607" w14:textId="77777777" w:rsidR="00E82A2B" w:rsidRPr="00E82A2B" w:rsidRDefault="00E82A2B" w:rsidP="00E82A2B">
            <w:pPr>
              <w:jc w:val="center"/>
              <w:rPr>
                <w:ins w:id="2369" w:author="Dylan CHEN" w:date="2026-08-20T16:17:00Z" w16du:dateUtc="2026-08-20T08:17:00Z"/>
                <w:color w:val="000000"/>
                <w:sz w:val="20"/>
                <w:szCs w:val="20"/>
              </w:rPr>
            </w:pPr>
            <w:ins w:id="2370" w:author="Dylan CHEN" w:date="2026-08-20T16:17:00Z" w16du:dateUtc="2026-08-20T08:17:00Z">
              <w:r w:rsidRPr="00E82A2B">
                <w:rPr>
                  <w:color w:val="000000"/>
                  <w:sz w:val="20"/>
                  <w:szCs w:val="20"/>
                </w:rPr>
                <w:t>4,670</w:t>
              </w:r>
            </w:ins>
          </w:p>
        </w:tc>
        <w:tc>
          <w:tcPr>
            <w:tcW w:w="917" w:type="dxa"/>
            <w:tcBorders>
              <w:top w:val="nil"/>
              <w:left w:val="nil"/>
              <w:bottom w:val="single" w:sz="8" w:space="0" w:color="auto"/>
              <w:right w:val="nil"/>
            </w:tcBorders>
            <w:noWrap/>
            <w:tcMar>
              <w:left w:w="14" w:type="dxa"/>
              <w:right w:w="14" w:type="dxa"/>
            </w:tcMar>
            <w:hideMark/>
          </w:tcPr>
          <w:p w14:paraId="5FB26B48" w14:textId="77777777" w:rsidR="00E82A2B" w:rsidRPr="00E82A2B" w:rsidRDefault="00E82A2B" w:rsidP="00E82A2B">
            <w:pPr>
              <w:jc w:val="center"/>
              <w:rPr>
                <w:ins w:id="2371" w:author="Dylan CHEN" w:date="2026-08-20T16:17:00Z" w16du:dateUtc="2026-08-20T08:17:00Z"/>
                <w:color w:val="000000"/>
                <w:sz w:val="20"/>
                <w:szCs w:val="20"/>
              </w:rPr>
            </w:pPr>
            <w:ins w:id="2372" w:author="Dylan CHEN" w:date="2026-08-20T16:17:00Z" w16du:dateUtc="2026-08-20T08:17:00Z">
              <w:r w:rsidRPr="00E82A2B">
                <w:rPr>
                  <w:color w:val="000000"/>
                  <w:sz w:val="20"/>
                  <w:szCs w:val="20"/>
                </w:rPr>
                <w:t>4,670</w:t>
              </w:r>
            </w:ins>
          </w:p>
        </w:tc>
      </w:tr>
    </w:tbl>
    <w:p w14:paraId="7BA23015" w14:textId="5DC1CE33" w:rsidR="00E82A2B" w:rsidRPr="00522DE1" w:rsidRDefault="00E82A2B" w:rsidP="00E272B6">
      <w:pPr>
        <w:pStyle w:val="NormalWeb"/>
      </w:pPr>
      <w:ins w:id="2373" w:author="Dylan CHEN" w:date="2026-08-20T16:18:00Z" w16du:dateUtc="2026-08-20T08:18:00Z">
        <w:r w:rsidRPr="00E82A2B">
          <w:t>As stated in our opening remark, to make the paper more focused and to ensure the results align more strongly with our updated theoretical framework, we have respectfully placed this analysis here but removed all netlike-related results in the manuscript.</w:t>
        </w:r>
      </w:ins>
    </w:p>
    <w:p w14:paraId="30A38DD0" w14:textId="77777777" w:rsidR="00EB6634" w:rsidRPr="00522DE1" w:rsidRDefault="00EB6634" w:rsidP="00EB6634">
      <w:pPr>
        <w:widowControl w:val="0"/>
        <w:autoSpaceDE w:val="0"/>
        <w:autoSpaceDN w:val="0"/>
        <w:adjustRightInd w:val="0"/>
        <w:spacing w:before="120" w:after="120"/>
        <w:jc w:val="both"/>
        <w:rPr>
          <w:rFonts w:eastAsia="SimSun"/>
          <w:b/>
          <w:bCs/>
          <w:i/>
          <w:iCs/>
          <w:kern w:val="2"/>
          <w:u w:val="single"/>
        </w:rPr>
      </w:pPr>
      <w:r w:rsidRPr="00522DE1">
        <w:t>---------------------------------------------------------------------------------------------------------------------</w:t>
      </w:r>
    </w:p>
    <w:p w14:paraId="0D843C02" w14:textId="3569427E" w:rsidR="00EB6634" w:rsidRPr="00522DE1" w:rsidRDefault="008A5176" w:rsidP="00EB6634">
      <w:pPr>
        <w:widowControl w:val="0"/>
        <w:autoSpaceDE w:val="0"/>
        <w:spacing w:before="120" w:after="120"/>
        <w:jc w:val="both"/>
        <w:outlineLvl w:val="0"/>
        <w:rPr>
          <w:rFonts w:eastAsia="SimSun"/>
          <w:b/>
          <w:bCs/>
          <w:kern w:val="2"/>
        </w:rPr>
      </w:pPr>
      <w:ins w:id="2374" w:author="Dylan CHEN" w:date="2026-08-20T16:32:00Z" w16du:dateUtc="2026-08-20T08:32:00Z">
        <w:r>
          <w:rPr>
            <w:rFonts w:eastAsia="SimSun" w:hint="eastAsia"/>
            <w:b/>
            <w:bCs/>
            <w:kern w:val="2"/>
          </w:rPr>
          <w:lastRenderedPageBreak/>
          <w:t>#</w:t>
        </w:r>
      </w:ins>
      <w:r w:rsidR="000B7F20">
        <w:rPr>
          <w:rFonts w:eastAsia="SimSun"/>
          <w:b/>
          <w:bCs/>
          <w:kern w:val="2"/>
        </w:rPr>
        <w:t>*</w:t>
      </w:r>
      <w:r w:rsidR="00EB6634" w:rsidRPr="00522DE1">
        <w:rPr>
          <w:rFonts w:eastAsia="SimSun"/>
          <w:b/>
          <w:bCs/>
          <w:kern w:val="2"/>
        </w:rPr>
        <w:t>R2-2</w:t>
      </w:r>
      <w:r w:rsidR="00EB6634">
        <w:rPr>
          <w:rFonts w:eastAsia="SimSun"/>
          <w:b/>
          <w:bCs/>
          <w:kern w:val="2"/>
        </w:rPr>
        <w:t>3</w:t>
      </w:r>
    </w:p>
    <w:p w14:paraId="51F07133" w14:textId="4EB98A06" w:rsidR="00C033C0" w:rsidRPr="00D241ED" w:rsidRDefault="00EB6634" w:rsidP="00D241ED">
      <w:pPr>
        <w:widowControl w:val="0"/>
        <w:autoSpaceDE w:val="0"/>
        <w:autoSpaceDN w:val="0"/>
        <w:adjustRightInd w:val="0"/>
        <w:spacing w:before="120" w:after="120"/>
        <w:ind w:left="480"/>
        <w:jc w:val="both"/>
        <w:rPr>
          <w:rFonts w:eastAsia="SimSun"/>
          <w:i/>
          <w:iCs/>
          <w:kern w:val="2"/>
        </w:rPr>
      </w:pPr>
      <w:r>
        <w:rPr>
          <w:rFonts w:eastAsia="SimSun"/>
          <w:i/>
          <w:iCs/>
          <w:kern w:val="2"/>
        </w:rPr>
        <w:t xml:space="preserve">3. </w:t>
      </w:r>
      <w:r w:rsidR="00C033C0" w:rsidRPr="00D241ED">
        <w:rPr>
          <w:rFonts w:eastAsia="SimSun"/>
          <w:i/>
          <w:iCs/>
          <w:kern w:val="2"/>
        </w:rPr>
        <w:t>The netlike number has negative values. How did the authors adjust the non-negativity for running the Poisson model in column 6 of Table 5? If the authors can shift/adjust netlikeNum for the non-negativity</w:t>
      </w:r>
      <w:r w:rsidR="00C033C0" w:rsidRPr="00B9646D">
        <w:rPr>
          <w:rFonts w:eastAsia="SimSun"/>
          <w:i/>
          <w:iCs/>
          <w:kern w:val="2"/>
          <w:highlight w:val="yellow"/>
          <w:rPrChange w:id="2375" w:author="Dylan CHEN" w:date="2026-08-05T17:23:00Z" w16du:dateUtc="2026-08-05T09:23:00Z">
            <w:rPr>
              <w:rFonts w:eastAsia="SimSun"/>
              <w:i/>
              <w:iCs/>
              <w:kern w:val="2"/>
            </w:rPr>
          </w:rPrChange>
        </w:rPr>
        <w:t>, they can also do it to run a log-transformation model for netlikeNum</w:t>
      </w:r>
      <w:r w:rsidR="00C033C0" w:rsidRPr="00D241ED">
        <w:rPr>
          <w:rFonts w:eastAsia="SimSun"/>
          <w:i/>
          <w:iCs/>
          <w:kern w:val="2"/>
        </w:rPr>
        <w:t>.</w:t>
      </w:r>
    </w:p>
    <w:p w14:paraId="27F17EBB"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62EAFA2" w14:textId="5E81244B" w:rsidR="006A0A04" w:rsidRDefault="00170888" w:rsidP="00AF7549">
      <w:pPr>
        <w:widowControl w:val="0"/>
        <w:autoSpaceDE w:val="0"/>
        <w:autoSpaceDN w:val="0"/>
        <w:adjustRightInd w:val="0"/>
        <w:spacing w:before="120" w:after="120"/>
        <w:jc w:val="both"/>
      </w:pPr>
      <w:r>
        <w:t xml:space="preserve">For the Poisson model, we shifted </w:t>
      </w:r>
      <w:r w:rsidR="005C0277" w:rsidRPr="00417031">
        <w:rPr>
          <w:rFonts w:hint="eastAsia"/>
          <w:i/>
          <w:iCs/>
        </w:rPr>
        <w:t>netlikeNum</w:t>
      </w:r>
      <w:r w:rsidR="005C0277">
        <w:t xml:space="preserve"> </w:t>
      </w:r>
      <w:r>
        <w:t xml:space="preserve">by adding a constant </w:t>
      </w:r>
      <w:r w:rsidR="00E71BCF">
        <w:t>“</w:t>
      </w:r>
      <w:r w:rsidR="006A0A04">
        <w:t>3</w:t>
      </w:r>
      <w:r w:rsidR="00E71BCF">
        <w:t>”</w:t>
      </w:r>
      <w:r w:rsidR="006A0A04">
        <w:t xml:space="preserve"> </w:t>
      </w:r>
      <w:r w:rsidR="005C0277">
        <w:rPr>
          <w:rFonts w:hint="eastAsia"/>
        </w:rPr>
        <w:t xml:space="preserve">(the minimum value of the </w:t>
      </w:r>
      <w:r w:rsidR="005C0277" w:rsidRPr="000B34A9">
        <w:rPr>
          <w:i/>
          <w:iCs/>
        </w:rPr>
        <w:t>netlikeNum</w:t>
      </w:r>
      <w:r w:rsidR="005C0277">
        <w:rPr>
          <w:rFonts w:hint="eastAsia"/>
        </w:rPr>
        <w:t xml:space="preserve">) </w:t>
      </w:r>
      <w:r>
        <w:t xml:space="preserve">to satisfy the non-negativity requirement. </w:t>
      </w:r>
    </w:p>
    <w:p w14:paraId="6114A11D" w14:textId="70B7CABF" w:rsidR="00170888" w:rsidRDefault="006A0A04" w:rsidP="00AF7549">
      <w:pPr>
        <w:widowControl w:val="0"/>
        <w:autoSpaceDE w:val="0"/>
        <w:autoSpaceDN w:val="0"/>
        <w:adjustRightInd w:val="0"/>
        <w:spacing w:before="120" w:after="120"/>
        <w:jc w:val="both"/>
        <w:rPr>
          <w:ins w:id="2376" w:author="Dylan CHEN" w:date="2026-08-05T17:22:00Z" w16du:dateUtc="2026-08-05T09:22:00Z"/>
        </w:rPr>
      </w:pPr>
      <w:r>
        <w:t>W</w:t>
      </w:r>
      <w:r w:rsidR="00170888">
        <w:t>e also estimated a log-transformation model using log(</w:t>
      </w:r>
      <w:r w:rsidR="005C0277" w:rsidRPr="00417031">
        <w:rPr>
          <w:rFonts w:hint="eastAsia"/>
          <w:i/>
          <w:iCs/>
        </w:rPr>
        <w:t>netlikeNum</w:t>
      </w:r>
      <w:r w:rsidR="005C0277">
        <w:t xml:space="preserve"> </w:t>
      </w:r>
      <w:r w:rsidR="00170888">
        <w:t xml:space="preserve">+ </w:t>
      </w:r>
      <w:r>
        <w:t>3</w:t>
      </w:r>
      <w:r w:rsidR="005C0277">
        <w:rPr>
          <w:rFonts w:hint="eastAsia"/>
        </w:rPr>
        <w:t xml:space="preserve"> + 1</w:t>
      </w:r>
      <w:r w:rsidR="00170888">
        <w:t>) as an additional robustness check. The results remain consistent across both specifications</w:t>
      </w:r>
      <w:r w:rsidR="00AF7549">
        <w:rPr>
          <w:rFonts w:hint="eastAsia"/>
        </w:rPr>
        <w:t xml:space="preserve"> and </w:t>
      </w:r>
      <w:r w:rsidR="00AF7549">
        <w:t>further validate</w:t>
      </w:r>
      <w:del w:id="2377" w:author="Dylan CHEN" w:date="2026-08-21T22:43:00Z" w16du:dateUtc="2026-08-21T14:43:00Z">
        <w:r w:rsidR="00AF7549" w:rsidDel="00006439">
          <w:delText>s</w:delText>
        </w:r>
      </w:del>
      <w:r w:rsidR="00AF7549">
        <w:t xml:space="preserve"> our findings</w:t>
      </w:r>
      <w:r w:rsidR="00170888">
        <w:t xml:space="preserve">. This analysis is reported </w:t>
      </w:r>
      <w:del w:id="2378" w:author="Dylan CHEN" w:date="2026-08-05T17:22:00Z" w16du:dateUtc="2026-08-05T09:22:00Z">
        <w:r w:rsidR="00170888" w:rsidDel="00B9646D">
          <w:delText xml:space="preserve">in Table </w:delText>
        </w:r>
        <w:r w:rsidR="00E745DD" w:rsidDel="00B9646D">
          <w:rPr>
            <w:rFonts w:hint="eastAsia"/>
          </w:rPr>
          <w:delText>5</w:delText>
        </w:r>
        <w:r w:rsidR="000B7F20" w:rsidDel="00B9646D">
          <w:delText xml:space="preserve"> in Section 6.2.1</w:delText>
        </w:r>
      </w:del>
      <w:ins w:id="2379" w:author="Dylan CHEN" w:date="2026-08-05T17:22:00Z" w16du:dateUtc="2026-08-05T09:22:00Z">
        <w:r w:rsidR="00B9646D">
          <w:rPr>
            <w:rFonts w:hint="eastAsia"/>
          </w:rPr>
          <w:t>below</w:t>
        </w:r>
      </w:ins>
      <w:r w:rsidR="00170888">
        <w:t>.</w:t>
      </w:r>
    </w:p>
    <w:p w14:paraId="68565C3D" w14:textId="412E9E52" w:rsidR="00B9646D" w:rsidRDefault="00B9646D">
      <w:pPr>
        <w:pStyle w:val="Paragraph"/>
        <w:rPr>
          <w:ins w:id="2380" w:author="Dylan CHEN" w:date="2026-08-05T17:21:00Z" w16du:dateUtc="2026-08-05T09:21:00Z"/>
          <w:rFonts w:hint="eastAsia"/>
        </w:rPr>
        <w:pPrChange w:id="2381" w:author="Dylan CHEN" w:date="2026-08-05T17:22:00Z" w16du:dateUtc="2026-08-05T09:22:00Z">
          <w:pPr>
            <w:widowControl w:val="0"/>
            <w:autoSpaceDE w:val="0"/>
            <w:autoSpaceDN w:val="0"/>
            <w:adjustRightInd w:val="0"/>
            <w:spacing w:before="120" w:after="120"/>
            <w:jc w:val="both"/>
          </w:pPr>
        </w:pPrChange>
      </w:pPr>
      <w:ins w:id="2382" w:author="Dylan CHEN" w:date="2026-08-05T17:22:00Z" w16du:dateUtc="2026-08-05T09:22:00Z">
        <w:r w:rsidRPr="00B9646D">
          <w:rPr>
            <w:b/>
            <w:bCs/>
          </w:rPr>
          <w:t xml:space="preserve">Viewer Recognition </w:t>
        </w:r>
        <w:r w:rsidRPr="00B9646D">
          <w:t xml:space="preserve">of human answers. Table </w:t>
        </w:r>
      </w:ins>
      <w:ins w:id="2383" w:author="Dylan CHEN" w:date="2026-08-05T17:23:00Z" w16du:dateUtc="2026-08-05T09:23:00Z">
        <w:r>
          <w:rPr>
            <w:rFonts w:hint="eastAsia"/>
          </w:rPr>
          <w:t>R2-23</w:t>
        </w:r>
      </w:ins>
      <w:ins w:id="2384" w:author="Dylan CHEN" w:date="2026-08-05T17:22:00Z" w16du:dateUtc="2026-08-05T09:22:00Z">
        <w:r w:rsidRPr="00B9646D">
          <w:t xml:space="preserve"> addresses the concern that answer timing fixed effects may be too restrictive, given that net likes accumulate differently over different time periods. We then adopt a more flexible approach to capture the non-linear relationship between question age and net likes accumulation. Column 1 presents the baseline specification without controlling for answer age, while Columns 2-4 progressively add polynomial controls: linear (Column 2), quadratic (Column 3), and cubic (Column 4) terms of answer age. Column 5 reports our preferred specification with answer timing fixed effects. Column 6 employs the logarithm of the net number of likes as the dependent variable. Column 7 implements a Poisson model. (Since the minimum number of likes in the data is -3. We adjust the analyses in columns 6 and 7 for non-positive values by shifting </w:t>
        </w:r>
      </w:ins>
      <w:ins w:id="2385" w:author="Dylan CHEN" w:date="2026-08-05T17:23:00Z" w16du:dateUtc="2026-08-05T09:23:00Z">
        <w:r>
          <w:rPr>
            <w:rFonts w:hint="eastAsia"/>
          </w:rPr>
          <w:t xml:space="preserve">by </w:t>
        </w:r>
      </w:ins>
      <w:ins w:id="2386" w:author="Dylan CHEN" w:date="2026-08-05T17:22:00Z" w16du:dateUtc="2026-08-05T09:22:00Z">
        <w:r w:rsidRPr="00B9646D">
          <w:t>3.) All specifications show consistent negative effects</w:t>
        </w:r>
      </w:ins>
      <w:ins w:id="2387" w:author="Dylan CHEN" w:date="2026-08-21T22:50:00Z" w16du:dateUtc="2026-08-21T14:50:00Z">
        <w:r w:rsidR="005D507F">
          <w:rPr>
            <w:rFonts w:hint="eastAsia"/>
          </w:rPr>
          <w:t>.</w:t>
        </w:r>
      </w:ins>
    </w:p>
    <w:p w14:paraId="54E7EACE" w14:textId="684A80CA" w:rsidR="00B9646D" w:rsidRPr="00B9646D" w:rsidRDefault="00B9646D" w:rsidP="00B9646D">
      <w:pPr>
        <w:spacing w:after="120"/>
        <w:jc w:val="center"/>
        <w:rPr>
          <w:ins w:id="2388" w:author="Dylan CHEN" w:date="2026-08-05T17:22:00Z" w16du:dateUtc="2026-08-05T09:22:00Z"/>
          <w:rFonts w:eastAsia="SimSun"/>
          <w:b/>
          <w:color w:val="000000"/>
          <w:sz w:val="22"/>
          <w:szCs w:val="22"/>
        </w:rPr>
      </w:pPr>
      <w:bookmarkStart w:id="2389" w:name="_Ref210225098"/>
      <w:ins w:id="2390" w:author="Dylan CHEN" w:date="2026-08-05T17:22:00Z" w16du:dateUtc="2026-08-05T09:22:00Z">
        <w:r w:rsidRPr="00B9646D">
          <w:rPr>
            <w:rFonts w:eastAsia="SimSun"/>
            <w:b/>
            <w:color w:val="000000"/>
            <w:sz w:val="22"/>
            <w:szCs w:val="22"/>
          </w:rPr>
          <w:t xml:space="preserve">Table </w:t>
        </w:r>
      </w:ins>
      <w:bookmarkEnd w:id="2389"/>
      <w:ins w:id="2391" w:author="Dylan CHEN" w:date="2026-08-05T17:23:00Z" w16du:dateUtc="2026-08-05T09:23:00Z">
        <w:r>
          <w:rPr>
            <w:rFonts w:eastAsia="SimSun" w:hint="eastAsia"/>
            <w:b/>
            <w:color w:val="000000"/>
            <w:sz w:val="22"/>
            <w:szCs w:val="22"/>
          </w:rPr>
          <w:t>R2-23</w:t>
        </w:r>
      </w:ins>
      <w:ins w:id="2392" w:author="Dylan CHEN" w:date="2026-08-05T17:22:00Z" w16du:dateUtc="2026-08-05T09:22:00Z">
        <w:r w:rsidRPr="00B9646D">
          <w:rPr>
            <w:rFonts w:eastAsia="SimSun"/>
            <w:b/>
            <w:color w:val="000000"/>
            <w:sz w:val="22"/>
            <w:szCs w:val="22"/>
          </w:rPr>
          <w:t>. Robustness checks: alternative model specifications for viewer recognition</w:t>
        </w:r>
      </w:ins>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B9646D" w:rsidRPr="00B9646D" w14:paraId="6CE69C7B" w14:textId="77777777" w:rsidTr="00546646">
        <w:trPr>
          <w:trHeight w:val="340"/>
          <w:jc w:val="center"/>
          <w:ins w:id="2393" w:author="Dylan CHEN" w:date="2026-08-05T17:22:00Z"/>
        </w:trPr>
        <w:tc>
          <w:tcPr>
            <w:tcW w:w="2044" w:type="dxa"/>
            <w:tcBorders>
              <w:top w:val="single" w:sz="8" w:space="0" w:color="auto"/>
              <w:left w:val="nil"/>
              <w:bottom w:val="nil"/>
              <w:right w:val="nil"/>
            </w:tcBorders>
            <w:noWrap/>
            <w:tcMar>
              <w:left w:w="29" w:type="dxa"/>
              <w:right w:w="29" w:type="dxa"/>
            </w:tcMar>
            <w:hideMark/>
          </w:tcPr>
          <w:p w14:paraId="6027B607" w14:textId="77777777" w:rsidR="00B9646D" w:rsidRPr="00B9646D" w:rsidRDefault="00B9646D" w:rsidP="00B9646D">
            <w:pPr>
              <w:rPr>
                <w:ins w:id="2394" w:author="Dylan CHEN" w:date="2026-08-05T17:22:00Z" w16du:dateUtc="2026-08-05T09:22:00Z"/>
                <w:color w:val="000000"/>
                <w:sz w:val="20"/>
                <w:szCs w:val="20"/>
              </w:rPr>
            </w:pPr>
            <w:ins w:id="2395" w:author="Dylan CHEN" w:date="2026-08-05T17:22:00Z" w16du:dateUtc="2026-08-05T09:22:00Z">
              <w:r w:rsidRPr="00B9646D">
                <w:rPr>
                  <w:color w:val="000000"/>
                  <w:sz w:val="20"/>
                  <w:szCs w:val="20"/>
                </w:rPr>
                <w:t> </w:t>
              </w:r>
            </w:ins>
          </w:p>
        </w:tc>
        <w:tc>
          <w:tcPr>
            <w:tcW w:w="6097" w:type="dxa"/>
            <w:gridSpan w:val="6"/>
            <w:tcBorders>
              <w:top w:val="single" w:sz="8" w:space="0" w:color="auto"/>
              <w:left w:val="nil"/>
              <w:bottom w:val="nil"/>
              <w:right w:val="nil"/>
            </w:tcBorders>
            <w:noWrap/>
            <w:tcMar>
              <w:left w:w="29" w:type="dxa"/>
              <w:right w:w="29" w:type="dxa"/>
            </w:tcMar>
            <w:hideMark/>
          </w:tcPr>
          <w:p w14:paraId="6E7F1889" w14:textId="77777777" w:rsidR="00B9646D" w:rsidRPr="00B9646D" w:rsidRDefault="00B9646D" w:rsidP="00B9646D">
            <w:pPr>
              <w:jc w:val="center"/>
              <w:rPr>
                <w:ins w:id="2396" w:author="Dylan CHEN" w:date="2026-08-05T17:22:00Z" w16du:dateUtc="2026-08-05T09:22:00Z"/>
                <w:color w:val="000000"/>
                <w:sz w:val="20"/>
                <w:szCs w:val="20"/>
              </w:rPr>
            </w:pPr>
            <w:ins w:id="2397" w:author="Dylan CHEN" w:date="2026-08-05T17:22:00Z" w16du:dateUtc="2026-08-05T09:22:00Z">
              <w:r w:rsidRPr="00B9646D">
                <w:rPr>
                  <w:color w:val="000000"/>
                  <w:sz w:val="20"/>
                  <w:szCs w:val="20"/>
                </w:rPr>
                <w:t>OLS</w:t>
              </w:r>
            </w:ins>
          </w:p>
        </w:tc>
        <w:tc>
          <w:tcPr>
            <w:tcW w:w="1219" w:type="dxa"/>
            <w:tcBorders>
              <w:top w:val="single" w:sz="8" w:space="0" w:color="auto"/>
              <w:left w:val="nil"/>
              <w:bottom w:val="nil"/>
              <w:right w:val="nil"/>
            </w:tcBorders>
            <w:noWrap/>
            <w:tcMar>
              <w:left w:w="29" w:type="dxa"/>
              <w:right w:w="29" w:type="dxa"/>
            </w:tcMar>
            <w:hideMark/>
          </w:tcPr>
          <w:p w14:paraId="1CDD327D" w14:textId="77777777" w:rsidR="00B9646D" w:rsidRPr="00B9646D" w:rsidRDefault="00B9646D" w:rsidP="00B9646D">
            <w:pPr>
              <w:jc w:val="center"/>
              <w:rPr>
                <w:ins w:id="2398" w:author="Dylan CHEN" w:date="2026-08-05T17:22:00Z" w16du:dateUtc="2026-08-05T09:22:00Z"/>
                <w:color w:val="000000"/>
                <w:sz w:val="20"/>
                <w:szCs w:val="20"/>
              </w:rPr>
            </w:pPr>
            <w:ins w:id="2399" w:author="Dylan CHEN" w:date="2026-08-05T17:22:00Z" w16du:dateUtc="2026-08-05T09:22:00Z">
              <w:r w:rsidRPr="00B9646D">
                <w:rPr>
                  <w:color w:val="000000"/>
                  <w:sz w:val="20"/>
                  <w:szCs w:val="20"/>
                </w:rPr>
                <w:t>Poisson</w:t>
              </w:r>
            </w:ins>
          </w:p>
        </w:tc>
      </w:tr>
      <w:tr w:rsidR="00B9646D" w:rsidRPr="00B9646D" w14:paraId="45B51A56" w14:textId="77777777" w:rsidTr="00546646">
        <w:trPr>
          <w:trHeight w:val="320"/>
          <w:jc w:val="center"/>
          <w:ins w:id="2400" w:author="Dylan CHEN" w:date="2026-08-05T17:22:00Z"/>
        </w:trPr>
        <w:tc>
          <w:tcPr>
            <w:tcW w:w="2044" w:type="dxa"/>
            <w:tcBorders>
              <w:top w:val="nil"/>
              <w:left w:val="nil"/>
              <w:bottom w:val="nil"/>
              <w:right w:val="nil"/>
            </w:tcBorders>
            <w:noWrap/>
            <w:tcMar>
              <w:left w:w="29" w:type="dxa"/>
              <w:right w:w="29" w:type="dxa"/>
            </w:tcMar>
            <w:hideMark/>
          </w:tcPr>
          <w:p w14:paraId="660E07ED" w14:textId="77777777" w:rsidR="00B9646D" w:rsidRPr="00B9646D" w:rsidRDefault="00B9646D" w:rsidP="00B9646D">
            <w:pPr>
              <w:jc w:val="center"/>
              <w:rPr>
                <w:ins w:id="2401" w:author="Dylan CHEN" w:date="2026-08-05T17:22:00Z" w16du:dateUtc="2026-08-05T09:22:00Z"/>
                <w:color w:val="000000"/>
                <w:sz w:val="20"/>
                <w:szCs w:val="20"/>
              </w:rPr>
            </w:pPr>
          </w:p>
        </w:tc>
        <w:tc>
          <w:tcPr>
            <w:tcW w:w="729" w:type="dxa"/>
            <w:tcBorders>
              <w:top w:val="nil"/>
              <w:left w:val="nil"/>
              <w:bottom w:val="nil"/>
              <w:right w:val="nil"/>
            </w:tcBorders>
            <w:noWrap/>
            <w:tcMar>
              <w:left w:w="29" w:type="dxa"/>
              <w:right w:w="29" w:type="dxa"/>
            </w:tcMar>
            <w:hideMark/>
          </w:tcPr>
          <w:p w14:paraId="435308DB" w14:textId="77777777" w:rsidR="00B9646D" w:rsidRPr="00B9646D" w:rsidRDefault="00B9646D" w:rsidP="00B9646D">
            <w:pPr>
              <w:jc w:val="center"/>
              <w:rPr>
                <w:ins w:id="2402" w:author="Dylan CHEN" w:date="2026-08-05T17:22:00Z" w16du:dateUtc="2026-08-05T09:22:00Z"/>
                <w:color w:val="000000"/>
                <w:sz w:val="20"/>
                <w:szCs w:val="20"/>
              </w:rPr>
            </w:pPr>
            <w:ins w:id="2403" w:author="Dylan CHEN" w:date="2026-08-05T17:22:00Z" w16du:dateUtc="2026-08-05T09:22:00Z">
              <w:r w:rsidRPr="00B9646D">
                <w:rPr>
                  <w:color w:val="000000"/>
                  <w:sz w:val="20"/>
                  <w:szCs w:val="20"/>
                </w:rPr>
                <w:t>(1)</w:t>
              </w:r>
            </w:ins>
          </w:p>
        </w:tc>
        <w:tc>
          <w:tcPr>
            <w:tcW w:w="917" w:type="dxa"/>
            <w:tcBorders>
              <w:top w:val="nil"/>
              <w:left w:val="nil"/>
              <w:bottom w:val="nil"/>
              <w:right w:val="nil"/>
            </w:tcBorders>
            <w:noWrap/>
            <w:tcMar>
              <w:left w:w="29" w:type="dxa"/>
              <w:right w:w="29" w:type="dxa"/>
            </w:tcMar>
            <w:hideMark/>
          </w:tcPr>
          <w:p w14:paraId="638799C4" w14:textId="77777777" w:rsidR="00B9646D" w:rsidRPr="00B9646D" w:rsidRDefault="00B9646D" w:rsidP="00B9646D">
            <w:pPr>
              <w:jc w:val="center"/>
              <w:rPr>
                <w:ins w:id="2404" w:author="Dylan CHEN" w:date="2026-08-05T17:22:00Z" w16du:dateUtc="2026-08-05T09:22:00Z"/>
                <w:color w:val="000000"/>
                <w:sz w:val="20"/>
                <w:szCs w:val="20"/>
              </w:rPr>
            </w:pPr>
            <w:ins w:id="2405" w:author="Dylan CHEN" w:date="2026-08-05T17:22:00Z" w16du:dateUtc="2026-08-05T09:22:00Z">
              <w:r w:rsidRPr="00B9646D">
                <w:rPr>
                  <w:color w:val="000000"/>
                  <w:sz w:val="20"/>
                  <w:szCs w:val="20"/>
                </w:rPr>
                <w:t>(2)</w:t>
              </w:r>
            </w:ins>
          </w:p>
        </w:tc>
        <w:tc>
          <w:tcPr>
            <w:tcW w:w="810" w:type="dxa"/>
            <w:tcBorders>
              <w:top w:val="nil"/>
              <w:left w:val="nil"/>
              <w:bottom w:val="nil"/>
              <w:right w:val="nil"/>
            </w:tcBorders>
            <w:noWrap/>
            <w:tcMar>
              <w:left w:w="29" w:type="dxa"/>
              <w:right w:w="29" w:type="dxa"/>
            </w:tcMar>
            <w:hideMark/>
          </w:tcPr>
          <w:p w14:paraId="6422D6BB" w14:textId="77777777" w:rsidR="00B9646D" w:rsidRPr="00B9646D" w:rsidRDefault="00B9646D" w:rsidP="00B9646D">
            <w:pPr>
              <w:jc w:val="center"/>
              <w:rPr>
                <w:ins w:id="2406" w:author="Dylan CHEN" w:date="2026-08-05T17:22:00Z" w16du:dateUtc="2026-08-05T09:22:00Z"/>
                <w:color w:val="000000"/>
                <w:sz w:val="20"/>
                <w:szCs w:val="20"/>
              </w:rPr>
            </w:pPr>
            <w:ins w:id="2407" w:author="Dylan CHEN" w:date="2026-08-05T17:22:00Z" w16du:dateUtc="2026-08-05T09:22:00Z">
              <w:r w:rsidRPr="00B9646D">
                <w:rPr>
                  <w:color w:val="000000"/>
                  <w:sz w:val="20"/>
                  <w:szCs w:val="20"/>
                </w:rPr>
                <w:t>(3)</w:t>
              </w:r>
            </w:ins>
          </w:p>
        </w:tc>
        <w:tc>
          <w:tcPr>
            <w:tcW w:w="900" w:type="dxa"/>
            <w:tcBorders>
              <w:top w:val="nil"/>
              <w:left w:val="nil"/>
              <w:bottom w:val="nil"/>
              <w:right w:val="nil"/>
            </w:tcBorders>
            <w:noWrap/>
            <w:tcMar>
              <w:left w:w="29" w:type="dxa"/>
              <w:right w:w="29" w:type="dxa"/>
            </w:tcMar>
            <w:hideMark/>
          </w:tcPr>
          <w:p w14:paraId="2794BEAB" w14:textId="77777777" w:rsidR="00B9646D" w:rsidRPr="00B9646D" w:rsidRDefault="00B9646D" w:rsidP="00B9646D">
            <w:pPr>
              <w:jc w:val="center"/>
              <w:rPr>
                <w:ins w:id="2408" w:author="Dylan CHEN" w:date="2026-08-05T17:22:00Z" w16du:dateUtc="2026-08-05T09:22:00Z"/>
                <w:color w:val="000000"/>
                <w:sz w:val="20"/>
                <w:szCs w:val="20"/>
              </w:rPr>
            </w:pPr>
            <w:ins w:id="2409" w:author="Dylan CHEN" w:date="2026-08-05T17:22:00Z" w16du:dateUtc="2026-08-05T09:22:00Z">
              <w:r w:rsidRPr="00B9646D">
                <w:rPr>
                  <w:color w:val="000000"/>
                  <w:sz w:val="20"/>
                  <w:szCs w:val="20"/>
                </w:rPr>
                <w:t>(4)</w:t>
              </w:r>
            </w:ins>
          </w:p>
        </w:tc>
        <w:tc>
          <w:tcPr>
            <w:tcW w:w="990" w:type="dxa"/>
            <w:tcBorders>
              <w:top w:val="nil"/>
              <w:left w:val="nil"/>
              <w:bottom w:val="nil"/>
              <w:right w:val="nil"/>
            </w:tcBorders>
            <w:noWrap/>
            <w:tcMar>
              <w:left w:w="29" w:type="dxa"/>
              <w:right w:w="29" w:type="dxa"/>
            </w:tcMar>
            <w:hideMark/>
          </w:tcPr>
          <w:p w14:paraId="10636DD5" w14:textId="77777777" w:rsidR="00B9646D" w:rsidRPr="00B9646D" w:rsidRDefault="00B9646D" w:rsidP="00B9646D">
            <w:pPr>
              <w:jc w:val="center"/>
              <w:rPr>
                <w:ins w:id="2410" w:author="Dylan CHEN" w:date="2026-08-05T17:22:00Z" w16du:dateUtc="2026-08-05T09:22:00Z"/>
                <w:color w:val="000000"/>
                <w:sz w:val="20"/>
                <w:szCs w:val="20"/>
              </w:rPr>
            </w:pPr>
            <w:ins w:id="2411" w:author="Dylan CHEN" w:date="2026-08-05T17:22:00Z" w16du:dateUtc="2026-08-05T09:22:00Z">
              <w:r w:rsidRPr="00B9646D">
                <w:rPr>
                  <w:color w:val="000000"/>
                  <w:sz w:val="20"/>
                  <w:szCs w:val="20"/>
                </w:rPr>
                <w:t>(5)</w:t>
              </w:r>
            </w:ins>
          </w:p>
        </w:tc>
        <w:tc>
          <w:tcPr>
            <w:tcW w:w="1751" w:type="dxa"/>
            <w:tcBorders>
              <w:top w:val="nil"/>
              <w:left w:val="nil"/>
              <w:bottom w:val="nil"/>
              <w:right w:val="nil"/>
            </w:tcBorders>
            <w:noWrap/>
            <w:tcMar>
              <w:left w:w="29" w:type="dxa"/>
              <w:right w:w="29" w:type="dxa"/>
            </w:tcMar>
            <w:hideMark/>
          </w:tcPr>
          <w:p w14:paraId="51793156" w14:textId="77777777" w:rsidR="00B9646D" w:rsidRPr="00B9646D" w:rsidRDefault="00B9646D" w:rsidP="00B9646D">
            <w:pPr>
              <w:jc w:val="center"/>
              <w:rPr>
                <w:ins w:id="2412" w:author="Dylan CHEN" w:date="2026-08-05T17:22:00Z" w16du:dateUtc="2026-08-05T09:22:00Z"/>
                <w:color w:val="000000"/>
                <w:sz w:val="20"/>
                <w:szCs w:val="20"/>
              </w:rPr>
            </w:pPr>
            <w:ins w:id="2413" w:author="Dylan CHEN" w:date="2026-08-05T17:22:00Z" w16du:dateUtc="2026-08-05T09:22:00Z">
              <w:r w:rsidRPr="00B9646D">
                <w:rPr>
                  <w:color w:val="000000"/>
                  <w:sz w:val="20"/>
                  <w:szCs w:val="20"/>
                </w:rPr>
                <w:t>(6)</w:t>
              </w:r>
            </w:ins>
          </w:p>
        </w:tc>
        <w:tc>
          <w:tcPr>
            <w:tcW w:w="1219" w:type="dxa"/>
            <w:tcBorders>
              <w:top w:val="nil"/>
              <w:left w:val="nil"/>
              <w:bottom w:val="nil"/>
              <w:right w:val="nil"/>
            </w:tcBorders>
            <w:noWrap/>
            <w:tcMar>
              <w:left w:w="29" w:type="dxa"/>
              <w:right w:w="29" w:type="dxa"/>
            </w:tcMar>
            <w:hideMark/>
          </w:tcPr>
          <w:p w14:paraId="3166897C" w14:textId="77777777" w:rsidR="00B9646D" w:rsidRPr="00B9646D" w:rsidRDefault="00B9646D" w:rsidP="00B9646D">
            <w:pPr>
              <w:jc w:val="center"/>
              <w:rPr>
                <w:ins w:id="2414" w:author="Dylan CHEN" w:date="2026-08-05T17:22:00Z" w16du:dateUtc="2026-08-05T09:22:00Z"/>
                <w:color w:val="000000"/>
                <w:sz w:val="20"/>
                <w:szCs w:val="20"/>
              </w:rPr>
            </w:pPr>
            <w:ins w:id="2415" w:author="Dylan CHEN" w:date="2026-08-05T17:22:00Z" w16du:dateUtc="2026-08-05T09:22:00Z">
              <w:r w:rsidRPr="00B9646D">
                <w:rPr>
                  <w:color w:val="000000"/>
                  <w:sz w:val="20"/>
                  <w:szCs w:val="20"/>
                </w:rPr>
                <w:t>(7)</w:t>
              </w:r>
            </w:ins>
          </w:p>
        </w:tc>
      </w:tr>
      <w:tr w:rsidR="00B9646D" w:rsidRPr="00B9646D" w14:paraId="6F4A930F" w14:textId="77777777" w:rsidTr="00546646">
        <w:trPr>
          <w:trHeight w:val="360"/>
          <w:jc w:val="center"/>
          <w:ins w:id="2416" w:author="Dylan CHEN" w:date="2026-08-05T17:22:00Z"/>
        </w:trPr>
        <w:tc>
          <w:tcPr>
            <w:tcW w:w="2044" w:type="dxa"/>
            <w:tcBorders>
              <w:top w:val="nil"/>
              <w:left w:val="nil"/>
              <w:bottom w:val="nil"/>
              <w:right w:val="nil"/>
            </w:tcBorders>
            <w:noWrap/>
            <w:tcMar>
              <w:left w:w="29" w:type="dxa"/>
              <w:right w:w="29" w:type="dxa"/>
            </w:tcMar>
            <w:hideMark/>
          </w:tcPr>
          <w:p w14:paraId="4FC0293C" w14:textId="77777777" w:rsidR="00B9646D" w:rsidRPr="00B9646D" w:rsidRDefault="00B9646D" w:rsidP="00B9646D">
            <w:pPr>
              <w:jc w:val="right"/>
              <w:rPr>
                <w:ins w:id="2417" w:author="Dylan CHEN" w:date="2026-08-05T17:22:00Z" w16du:dateUtc="2026-08-05T09:22:00Z"/>
                <w:color w:val="000000"/>
                <w:sz w:val="20"/>
                <w:szCs w:val="20"/>
              </w:rPr>
            </w:pPr>
            <w:ins w:id="2418" w:author="Dylan CHEN" w:date="2026-08-05T17:22:00Z" w16du:dateUtc="2026-08-05T09:22:00Z">
              <w:r w:rsidRPr="00B9646D">
                <w:rPr>
                  <w:color w:val="000000"/>
                  <w:sz w:val="20"/>
                  <w:szCs w:val="20"/>
                </w:rPr>
                <w:t xml:space="preserve">DV: </w:t>
              </w:r>
            </w:ins>
          </w:p>
        </w:tc>
        <w:tc>
          <w:tcPr>
            <w:tcW w:w="4346" w:type="dxa"/>
            <w:gridSpan w:val="5"/>
            <w:tcBorders>
              <w:top w:val="nil"/>
              <w:left w:val="nil"/>
              <w:bottom w:val="single" w:sz="8" w:space="0" w:color="auto"/>
              <w:right w:val="nil"/>
            </w:tcBorders>
            <w:noWrap/>
            <w:tcMar>
              <w:left w:w="29" w:type="dxa"/>
              <w:right w:w="29" w:type="dxa"/>
            </w:tcMar>
            <w:hideMark/>
          </w:tcPr>
          <w:p w14:paraId="19FAD464" w14:textId="77777777" w:rsidR="00B9646D" w:rsidRPr="00B9646D" w:rsidRDefault="00B9646D" w:rsidP="00B9646D">
            <w:pPr>
              <w:jc w:val="center"/>
              <w:rPr>
                <w:ins w:id="2419" w:author="Dylan CHEN" w:date="2026-08-05T17:22:00Z" w16du:dateUtc="2026-08-05T09:22:00Z"/>
                <w:i/>
                <w:iCs/>
                <w:color w:val="000000"/>
                <w:sz w:val="20"/>
                <w:szCs w:val="20"/>
              </w:rPr>
            </w:pPr>
            <w:ins w:id="2420" w:author="Dylan CHEN" w:date="2026-08-05T17:22:00Z" w16du:dateUtc="2026-08-05T09:22:00Z">
              <w:r w:rsidRPr="00B9646D">
                <w:rPr>
                  <w:i/>
                  <w:iCs/>
                  <w:color w:val="000000"/>
                  <w:sz w:val="20"/>
                  <w:szCs w:val="20"/>
                </w:rPr>
                <w:t>netlikeNum</w:t>
              </w:r>
              <w:r w:rsidRPr="00B9646D">
                <w:rPr>
                  <w:i/>
                  <w:iCs/>
                  <w:color w:val="000000"/>
                  <w:sz w:val="20"/>
                  <w:szCs w:val="20"/>
                  <w:vertAlign w:val="subscript"/>
                </w:rPr>
                <w:t>ij</w:t>
              </w:r>
            </w:ins>
          </w:p>
        </w:tc>
        <w:tc>
          <w:tcPr>
            <w:tcW w:w="1751" w:type="dxa"/>
            <w:tcBorders>
              <w:top w:val="nil"/>
              <w:left w:val="nil"/>
              <w:bottom w:val="single" w:sz="8" w:space="0" w:color="auto"/>
              <w:right w:val="nil"/>
            </w:tcBorders>
            <w:noWrap/>
            <w:tcMar>
              <w:left w:w="29" w:type="dxa"/>
              <w:right w:w="29" w:type="dxa"/>
            </w:tcMar>
            <w:hideMark/>
          </w:tcPr>
          <w:p w14:paraId="46B2C1E4" w14:textId="77777777" w:rsidR="00B9646D" w:rsidRPr="00B9646D" w:rsidRDefault="00B9646D" w:rsidP="00B9646D">
            <w:pPr>
              <w:jc w:val="center"/>
              <w:rPr>
                <w:ins w:id="2421" w:author="Dylan CHEN" w:date="2026-08-05T17:22:00Z" w16du:dateUtc="2026-08-05T09:22:00Z"/>
                <w:color w:val="000000"/>
                <w:sz w:val="20"/>
                <w:szCs w:val="20"/>
              </w:rPr>
            </w:pPr>
            <w:bookmarkStart w:id="2422" w:name="OLE_LINK5"/>
            <w:ins w:id="2423" w:author="Dylan CHEN" w:date="2026-08-05T17:22:00Z" w16du:dateUtc="2026-08-05T09:22:00Z">
              <w:r w:rsidRPr="00B9646D">
                <w:rPr>
                  <w:color w:val="000000"/>
                  <w:sz w:val="20"/>
                  <w:szCs w:val="20"/>
                </w:rPr>
                <w:t>log [</w:t>
              </w:r>
              <w:r w:rsidRPr="00B9646D">
                <w:rPr>
                  <w:i/>
                  <w:iCs/>
                  <w:color w:val="000000"/>
                  <w:sz w:val="20"/>
                  <w:szCs w:val="20"/>
                </w:rPr>
                <w:t>netlikeNum</w:t>
              </w:r>
              <w:r w:rsidRPr="00B9646D">
                <w:rPr>
                  <w:i/>
                  <w:iCs/>
                  <w:color w:val="000000"/>
                  <w:sz w:val="20"/>
                  <w:szCs w:val="20"/>
                  <w:vertAlign w:val="subscript"/>
                </w:rPr>
                <w:t>ij</w:t>
              </w:r>
              <w:r w:rsidRPr="00B9646D">
                <w:rPr>
                  <w:color w:val="000000"/>
                  <w:sz w:val="20"/>
                  <w:szCs w:val="20"/>
                </w:rPr>
                <w:t xml:space="preserve"> +shift + 1]</w:t>
              </w:r>
              <w:bookmarkEnd w:id="2422"/>
            </w:ins>
          </w:p>
        </w:tc>
        <w:tc>
          <w:tcPr>
            <w:tcW w:w="1219" w:type="dxa"/>
            <w:tcBorders>
              <w:top w:val="nil"/>
              <w:left w:val="nil"/>
              <w:bottom w:val="single" w:sz="8" w:space="0" w:color="auto"/>
              <w:right w:val="nil"/>
            </w:tcBorders>
            <w:noWrap/>
            <w:tcMar>
              <w:left w:w="29" w:type="dxa"/>
              <w:right w:w="29" w:type="dxa"/>
            </w:tcMar>
            <w:hideMark/>
          </w:tcPr>
          <w:p w14:paraId="52C51F32" w14:textId="77777777" w:rsidR="00B9646D" w:rsidRPr="00B9646D" w:rsidRDefault="00B9646D" w:rsidP="00B9646D">
            <w:pPr>
              <w:jc w:val="center"/>
              <w:rPr>
                <w:ins w:id="2424" w:author="Dylan CHEN" w:date="2026-08-05T17:22:00Z" w16du:dateUtc="2026-08-05T09:22:00Z"/>
                <w:color w:val="000000"/>
                <w:sz w:val="20"/>
                <w:szCs w:val="20"/>
              </w:rPr>
            </w:pPr>
            <w:ins w:id="2425" w:author="Dylan CHEN" w:date="2026-08-05T17:22:00Z" w16du:dateUtc="2026-08-05T09:22:00Z">
              <w:r w:rsidRPr="00B9646D">
                <w:rPr>
                  <w:i/>
                  <w:iCs/>
                  <w:color w:val="000000"/>
                  <w:sz w:val="20"/>
                  <w:szCs w:val="20"/>
                </w:rPr>
                <w:t>netlikeNum</w:t>
              </w:r>
              <w:r w:rsidRPr="00B9646D">
                <w:rPr>
                  <w:i/>
                  <w:iCs/>
                  <w:color w:val="000000"/>
                  <w:sz w:val="20"/>
                  <w:szCs w:val="20"/>
                  <w:vertAlign w:val="subscript"/>
                </w:rPr>
                <w:t>ij</w:t>
              </w:r>
              <w:r w:rsidRPr="00B9646D">
                <w:rPr>
                  <w:color w:val="000000"/>
                  <w:sz w:val="20"/>
                  <w:szCs w:val="20"/>
                </w:rPr>
                <w:t xml:space="preserve"> +shifted</w:t>
              </w:r>
            </w:ins>
          </w:p>
        </w:tc>
      </w:tr>
      <w:tr w:rsidR="00B9646D" w:rsidRPr="00B9646D" w14:paraId="1B5CF1C6" w14:textId="77777777" w:rsidTr="00546646">
        <w:trPr>
          <w:trHeight w:val="320"/>
          <w:jc w:val="center"/>
          <w:ins w:id="2426" w:author="Dylan CHEN" w:date="2026-08-05T17:22:00Z"/>
        </w:trPr>
        <w:tc>
          <w:tcPr>
            <w:tcW w:w="2044" w:type="dxa"/>
            <w:vMerge w:val="restart"/>
            <w:tcBorders>
              <w:top w:val="nil"/>
              <w:left w:val="nil"/>
              <w:bottom w:val="single" w:sz="8" w:space="0" w:color="000000"/>
              <w:right w:val="nil"/>
            </w:tcBorders>
            <w:noWrap/>
            <w:tcMar>
              <w:left w:w="29" w:type="dxa"/>
              <w:right w:w="29" w:type="dxa"/>
            </w:tcMar>
            <w:hideMark/>
          </w:tcPr>
          <w:p w14:paraId="1AF894BF" w14:textId="77777777" w:rsidR="00B9646D" w:rsidRPr="00B9646D" w:rsidRDefault="00B9646D" w:rsidP="00B9646D">
            <w:pPr>
              <w:rPr>
                <w:ins w:id="2427" w:author="Dylan CHEN" w:date="2026-08-05T17:22:00Z" w16du:dateUtc="2026-08-05T09:22:00Z"/>
                <w:i/>
                <w:iCs/>
                <w:color w:val="000000"/>
                <w:sz w:val="20"/>
                <w:szCs w:val="20"/>
              </w:rPr>
            </w:pPr>
            <w:ins w:id="2428" w:author="Dylan CHEN" w:date="2026-08-05T17:22:00Z" w16du:dateUtc="2026-08-05T09:22:00Z">
              <w:r w:rsidRPr="00B9646D">
                <w:rPr>
                  <w:i/>
                  <w:iCs/>
                  <w:color w:val="000000"/>
                  <w:sz w:val="20"/>
                  <w:szCs w:val="20"/>
                </w:rPr>
                <w:t>AI</w:t>
              </w:r>
              <w:r w:rsidRPr="00B9646D">
                <w:rPr>
                  <w:i/>
                  <w:iCs/>
                  <w:color w:val="000000"/>
                  <w:sz w:val="20"/>
                  <w:szCs w:val="20"/>
                  <w:vertAlign w:val="subscript"/>
                </w:rPr>
                <w:t>i</w:t>
              </w:r>
            </w:ins>
          </w:p>
        </w:tc>
        <w:tc>
          <w:tcPr>
            <w:tcW w:w="729" w:type="dxa"/>
            <w:tcBorders>
              <w:top w:val="nil"/>
              <w:left w:val="nil"/>
              <w:bottom w:val="nil"/>
              <w:right w:val="nil"/>
            </w:tcBorders>
            <w:noWrap/>
            <w:tcMar>
              <w:left w:w="29" w:type="dxa"/>
              <w:right w:w="29" w:type="dxa"/>
            </w:tcMar>
            <w:hideMark/>
          </w:tcPr>
          <w:p w14:paraId="4D6F2540" w14:textId="77777777" w:rsidR="00B9646D" w:rsidRPr="00B9646D" w:rsidRDefault="00B9646D" w:rsidP="00B9646D">
            <w:pPr>
              <w:jc w:val="center"/>
              <w:rPr>
                <w:ins w:id="2429" w:author="Dylan CHEN" w:date="2026-08-05T17:22:00Z" w16du:dateUtc="2026-08-05T09:22:00Z"/>
                <w:color w:val="000000"/>
                <w:sz w:val="20"/>
                <w:szCs w:val="20"/>
              </w:rPr>
            </w:pPr>
            <w:ins w:id="2430" w:author="Dylan CHEN" w:date="2026-08-05T17:22:00Z" w16du:dateUtc="2026-08-05T09:22:00Z">
              <w:r w:rsidRPr="00B9646D">
                <w:rPr>
                  <w:color w:val="000000"/>
                  <w:sz w:val="20"/>
                  <w:szCs w:val="20"/>
                </w:rPr>
                <w:t>-0.044 *</w:t>
              </w:r>
            </w:ins>
          </w:p>
        </w:tc>
        <w:tc>
          <w:tcPr>
            <w:tcW w:w="917" w:type="dxa"/>
            <w:tcBorders>
              <w:top w:val="nil"/>
              <w:left w:val="nil"/>
              <w:bottom w:val="nil"/>
              <w:right w:val="nil"/>
            </w:tcBorders>
            <w:noWrap/>
            <w:tcMar>
              <w:left w:w="29" w:type="dxa"/>
              <w:right w:w="29" w:type="dxa"/>
            </w:tcMar>
            <w:hideMark/>
          </w:tcPr>
          <w:p w14:paraId="3BF4D521" w14:textId="77777777" w:rsidR="00B9646D" w:rsidRPr="00B9646D" w:rsidRDefault="00B9646D" w:rsidP="00B9646D">
            <w:pPr>
              <w:jc w:val="center"/>
              <w:rPr>
                <w:ins w:id="2431" w:author="Dylan CHEN" w:date="2026-08-05T17:22:00Z" w16du:dateUtc="2026-08-05T09:22:00Z"/>
                <w:color w:val="000000"/>
                <w:sz w:val="20"/>
                <w:szCs w:val="20"/>
              </w:rPr>
            </w:pPr>
            <w:ins w:id="2432" w:author="Dylan CHEN" w:date="2026-08-05T17:22:00Z" w16du:dateUtc="2026-08-05T09:22:00Z">
              <w:r w:rsidRPr="00B9646D">
                <w:rPr>
                  <w:color w:val="000000"/>
                  <w:sz w:val="20"/>
                  <w:szCs w:val="20"/>
                </w:rPr>
                <w:t>-0.044 *</w:t>
              </w:r>
            </w:ins>
          </w:p>
        </w:tc>
        <w:tc>
          <w:tcPr>
            <w:tcW w:w="810" w:type="dxa"/>
            <w:tcBorders>
              <w:top w:val="nil"/>
              <w:left w:val="nil"/>
              <w:bottom w:val="nil"/>
              <w:right w:val="nil"/>
            </w:tcBorders>
            <w:noWrap/>
            <w:tcMar>
              <w:left w:w="29" w:type="dxa"/>
              <w:right w:w="29" w:type="dxa"/>
            </w:tcMar>
            <w:hideMark/>
          </w:tcPr>
          <w:p w14:paraId="3AA11467" w14:textId="77777777" w:rsidR="00B9646D" w:rsidRPr="00B9646D" w:rsidRDefault="00B9646D" w:rsidP="00B9646D">
            <w:pPr>
              <w:jc w:val="center"/>
              <w:rPr>
                <w:ins w:id="2433" w:author="Dylan CHEN" w:date="2026-08-05T17:22:00Z" w16du:dateUtc="2026-08-05T09:22:00Z"/>
                <w:color w:val="000000"/>
                <w:sz w:val="20"/>
                <w:szCs w:val="20"/>
              </w:rPr>
            </w:pPr>
            <w:ins w:id="2434" w:author="Dylan CHEN" w:date="2026-08-05T17:22:00Z" w16du:dateUtc="2026-08-05T09:22:00Z">
              <w:r w:rsidRPr="00B9646D">
                <w:rPr>
                  <w:color w:val="000000"/>
                  <w:sz w:val="20"/>
                  <w:szCs w:val="20"/>
                </w:rPr>
                <w:t>-0.044 *</w:t>
              </w:r>
            </w:ins>
          </w:p>
        </w:tc>
        <w:tc>
          <w:tcPr>
            <w:tcW w:w="900" w:type="dxa"/>
            <w:tcBorders>
              <w:top w:val="nil"/>
              <w:left w:val="nil"/>
              <w:bottom w:val="nil"/>
              <w:right w:val="nil"/>
            </w:tcBorders>
            <w:noWrap/>
            <w:tcMar>
              <w:left w:w="29" w:type="dxa"/>
              <w:right w:w="29" w:type="dxa"/>
            </w:tcMar>
            <w:hideMark/>
          </w:tcPr>
          <w:p w14:paraId="50987CD9" w14:textId="77777777" w:rsidR="00B9646D" w:rsidRPr="00B9646D" w:rsidRDefault="00B9646D" w:rsidP="00B9646D">
            <w:pPr>
              <w:jc w:val="center"/>
              <w:rPr>
                <w:ins w:id="2435" w:author="Dylan CHEN" w:date="2026-08-05T17:22:00Z" w16du:dateUtc="2026-08-05T09:22:00Z"/>
                <w:color w:val="000000"/>
                <w:sz w:val="20"/>
                <w:szCs w:val="20"/>
              </w:rPr>
            </w:pPr>
            <w:ins w:id="2436" w:author="Dylan CHEN" w:date="2026-08-05T17:22:00Z" w16du:dateUtc="2026-08-05T09:22:00Z">
              <w:r w:rsidRPr="00B9646D">
                <w:rPr>
                  <w:color w:val="000000"/>
                  <w:sz w:val="20"/>
                  <w:szCs w:val="20"/>
                </w:rPr>
                <w:t>-0.044 *</w:t>
              </w:r>
            </w:ins>
          </w:p>
        </w:tc>
        <w:tc>
          <w:tcPr>
            <w:tcW w:w="990" w:type="dxa"/>
            <w:tcBorders>
              <w:top w:val="nil"/>
              <w:left w:val="nil"/>
              <w:bottom w:val="nil"/>
              <w:right w:val="nil"/>
            </w:tcBorders>
            <w:noWrap/>
            <w:tcMar>
              <w:left w:w="29" w:type="dxa"/>
              <w:right w:w="29" w:type="dxa"/>
            </w:tcMar>
            <w:hideMark/>
          </w:tcPr>
          <w:p w14:paraId="04FA6AFA" w14:textId="77777777" w:rsidR="00B9646D" w:rsidRPr="00B9646D" w:rsidRDefault="00B9646D" w:rsidP="00B9646D">
            <w:pPr>
              <w:jc w:val="center"/>
              <w:rPr>
                <w:ins w:id="2437" w:author="Dylan CHEN" w:date="2026-08-05T17:22:00Z" w16du:dateUtc="2026-08-05T09:22:00Z"/>
                <w:color w:val="000000"/>
                <w:sz w:val="20"/>
                <w:szCs w:val="20"/>
              </w:rPr>
            </w:pPr>
            <w:ins w:id="2438" w:author="Dylan CHEN" w:date="2026-08-05T17:22:00Z" w16du:dateUtc="2026-08-05T09:22:00Z">
              <w:r w:rsidRPr="00B9646D">
                <w:rPr>
                  <w:color w:val="000000"/>
                  <w:sz w:val="20"/>
                  <w:szCs w:val="20"/>
                </w:rPr>
                <w:t>-0.046 **</w:t>
              </w:r>
            </w:ins>
          </w:p>
        </w:tc>
        <w:tc>
          <w:tcPr>
            <w:tcW w:w="1751" w:type="dxa"/>
            <w:tcBorders>
              <w:top w:val="nil"/>
              <w:left w:val="nil"/>
              <w:bottom w:val="nil"/>
              <w:right w:val="nil"/>
            </w:tcBorders>
            <w:noWrap/>
            <w:tcMar>
              <w:left w:w="29" w:type="dxa"/>
              <w:right w:w="29" w:type="dxa"/>
            </w:tcMar>
            <w:hideMark/>
          </w:tcPr>
          <w:p w14:paraId="15E699A4" w14:textId="77777777" w:rsidR="00B9646D" w:rsidRPr="00B9646D" w:rsidRDefault="00B9646D" w:rsidP="00B9646D">
            <w:pPr>
              <w:jc w:val="center"/>
              <w:rPr>
                <w:ins w:id="2439" w:author="Dylan CHEN" w:date="2026-08-05T17:22:00Z" w16du:dateUtc="2026-08-05T09:22:00Z"/>
                <w:color w:val="000000"/>
                <w:sz w:val="20"/>
                <w:szCs w:val="20"/>
              </w:rPr>
            </w:pPr>
            <w:ins w:id="2440" w:author="Dylan CHEN" w:date="2026-08-05T17:22:00Z" w16du:dateUtc="2026-08-05T09:22:00Z">
              <w:r w:rsidRPr="00B9646D">
                <w:rPr>
                  <w:color w:val="000000"/>
                  <w:sz w:val="20"/>
                  <w:szCs w:val="20"/>
                </w:rPr>
                <w:t>-0.010 **</w:t>
              </w:r>
            </w:ins>
          </w:p>
        </w:tc>
        <w:tc>
          <w:tcPr>
            <w:tcW w:w="1219" w:type="dxa"/>
            <w:tcBorders>
              <w:top w:val="nil"/>
              <w:left w:val="nil"/>
              <w:bottom w:val="nil"/>
              <w:right w:val="nil"/>
            </w:tcBorders>
            <w:noWrap/>
            <w:tcMar>
              <w:left w:w="29" w:type="dxa"/>
              <w:right w:w="29" w:type="dxa"/>
            </w:tcMar>
            <w:hideMark/>
          </w:tcPr>
          <w:p w14:paraId="4AA0F17C" w14:textId="77777777" w:rsidR="00B9646D" w:rsidRPr="00B9646D" w:rsidRDefault="00B9646D" w:rsidP="00B9646D">
            <w:pPr>
              <w:jc w:val="center"/>
              <w:rPr>
                <w:ins w:id="2441" w:author="Dylan CHEN" w:date="2026-08-05T17:22:00Z" w16du:dateUtc="2026-08-05T09:22:00Z"/>
                <w:color w:val="000000"/>
                <w:sz w:val="20"/>
                <w:szCs w:val="20"/>
              </w:rPr>
            </w:pPr>
            <w:ins w:id="2442" w:author="Dylan CHEN" w:date="2026-08-05T17:22:00Z" w16du:dateUtc="2026-08-05T09:22:00Z">
              <w:r w:rsidRPr="00B9646D">
                <w:rPr>
                  <w:color w:val="000000"/>
                  <w:sz w:val="20"/>
                  <w:szCs w:val="20"/>
                </w:rPr>
                <w:t>-0.014 *</w:t>
              </w:r>
            </w:ins>
          </w:p>
        </w:tc>
      </w:tr>
      <w:tr w:rsidR="00B9646D" w:rsidRPr="00B9646D" w14:paraId="1F2C4657" w14:textId="77777777" w:rsidTr="00546646">
        <w:trPr>
          <w:trHeight w:val="340"/>
          <w:jc w:val="center"/>
          <w:ins w:id="2443" w:author="Dylan CHEN" w:date="2026-08-05T17:22:00Z"/>
        </w:trPr>
        <w:tc>
          <w:tcPr>
            <w:tcW w:w="2044" w:type="dxa"/>
            <w:vMerge/>
            <w:tcBorders>
              <w:top w:val="nil"/>
              <w:left w:val="nil"/>
              <w:bottom w:val="single" w:sz="8" w:space="0" w:color="000000"/>
              <w:right w:val="nil"/>
            </w:tcBorders>
            <w:tcMar>
              <w:left w:w="29" w:type="dxa"/>
              <w:right w:w="29" w:type="dxa"/>
            </w:tcMar>
            <w:hideMark/>
          </w:tcPr>
          <w:p w14:paraId="57B3F698" w14:textId="77777777" w:rsidR="00B9646D" w:rsidRPr="00B9646D" w:rsidRDefault="00B9646D" w:rsidP="00B9646D">
            <w:pPr>
              <w:rPr>
                <w:ins w:id="2444" w:author="Dylan CHEN" w:date="2026-08-05T17:22:00Z" w16du:dateUtc="2026-08-05T09:22:00Z"/>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2E0811DE" w14:textId="77777777" w:rsidR="00B9646D" w:rsidRPr="00B9646D" w:rsidRDefault="00B9646D" w:rsidP="00B9646D">
            <w:pPr>
              <w:jc w:val="center"/>
              <w:rPr>
                <w:ins w:id="2445" w:author="Dylan CHEN" w:date="2026-08-05T17:22:00Z" w16du:dateUtc="2026-08-05T09:22:00Z"/>
                <w:color w:val="000000"/>
                <w:sz w:val="20"/>
                <w:szCs w:val="20"/>
              </w:rPr>
            </w:pPr>
            <w:ins w:id="2446" w:author="Dylan CHEN" w:date="2026-08-05T17:22:00Z" w16du:dateUtc="2026-08-05T09:22:00Z">
              <w:r w:rsidRPr="00B9646D">
                <w:rPr>
                  <w:color w:val="000000"/>
                  <w:sz w:val="20"/>
                  <w:szCs w:val="20"/>
                </w:rPr>
                <w:t>(0.020)</w:t>
              </w:r>
            </w:ins>
          </w:p>
        </w:tc>
        <w:tc>
          <w:tcPr>
            <w:tcW w:w="917" w:type="dxa"/>
            <w:tcBorders>
              <w:top w:val="nil"/>
              <w:left w:val="nil"/>
              <w:bottom w:val="single" w:sz="8" w:space="0" w:color="auto"/>
              <w:right w:val="nil"/>
            </w:tcBorders>
            <w:noWrap/>
            <w:tcMar>
              <w:left w:w="29" w:type="dxa"/>
              <w:right w:w="29" w:type="dxa"/>
            </w:tcMar>
            <w:hideMark/>
          </w:tcPr>
          <w:p w14:paraId="06A233AA" w14:textId="77777777" w:rsidR="00B9646D" w:rsidRPr="00B9646D" w:rsidRDefault="00B9646D" w:rsidP="00B9646D">
            <w:pPr>
              <w:jc w:val="center"/>
              <w:rPr>
                <w:ins w:id="2447" w:author="Dylan CHEN" w:date="2026-08-05T17:22:00Z" w16du:dateUtc="2026-08-05T09:22:00Z"/>
                <w:color w:val="000000"/>
                <w:sz w:val="20"/>
                <w:szCs w:val="20"/>
              </w:rPr>
            </w:pPr>
            <w:ins w:id="2448" w:author="Dylan CHEN" w:date="2026-08-05T17:22:00Z" w16du:dateUtc="2026-08-05T09:22:00Z">
              <w:r w:rsidRPr="00B9646D">
                <w:rPr>
                  <w:color w:val="000000"/>
                  <w:sz w:val="20"/>
                  <w:szCs w:val="20"/>
                </w:rPr>
                <w:t>(0.020)</w:t>
              </w:r>
            </w:ins>
          </w:p>
        </w:tc>
        <w:tc>
          <w:tcPr>
            <w:tcW w:w="810" w:type="dxa"/>
            <w:tcBorders>
              <w:top w:val="nil"/>
              <w:left w:val="nil"/>
              <w:bottom w:val="single" w:sz="8" w:space="0" w:color="auto"/>
              <w:right w:val="nil"/>
            </w:tcBorders>
            <w:noWrap/>
            <w:tcMar>
              <w:left w:w="29" w:type="dxa"/>
              <w:right w:w="29" w:type="dxa"/>
            </w:tcMar>
            <w:hideMark/>
          </w:tcPr>
          <w:p w14:paraId="17A4B536" w14:textId="77777777" w:rsidR="00B9646D" w:rsidRPr="00B9646D" w:rsidRDefault="00B9646D" w:rsidP="00B9646D">
            <w:pPr>
              <w:jc w:val="center"/>
              <w:rPr>
                <w:ins w:id="2449" w:author="Dylan CHEN" w:date="2026-08-05T17:22:00Z" w16du:dateUtc="2026-08-05T09:22:00Z"/>
                <w:color w:val="000000"/>
                <w:sz w:val="20"/>
                <w:szCs w:val="20"/>
              </w:rPr>
            </w:pPr>
            <w:ins w:id="2450" w:author="Dylan CHEN" w:date="2026-08-05T17:22:00Z" w16du:dateUtc="2026-08-05T09:22:00Z">
              <w:r w:rsidRPr="00B9646D">
                <w:rPr>
                  <w:color w:val="000000"/>
                  <w:sz w:val="20"/>
                  <w:szCs w:val="20"/>
                </w:rPr>
                <w:t>(0.020)</w:t>
              </w:r>
            </w:ins>
          </w:p>
        </w:tc>
        <w:tc>
          <w:tcPr>
            <w:tcW w:w="900" w:type="dxa"/>
            <w:tcBorders>
              <w:top w:val="nil"/>
              <w:left w:val="nil"/>
              <w:bottom w:val="single" w:sz="8" w:space="0" w:color="auto"/>
              <w:right w:val="nil"/>
            </w:tcBorders>
            <w:noWrap/>
            <w:tcMar>
              <w:left w:w="29" w:type="dxa"/>
              <w:right w:w="29" w:type="dxa"/>
            </w:tcMar>
            <w:hideMark/>
          </w:tcPr>
          <w:p w14:paraId="24C891CA" w14:textId="77777777" w:rsidR="00B9646D" w:rsidRPr="00B9646D" w:rsidRDefault="00B9646D" w:rsidP="00B9646D">
            <w:pPr>
              <w:jc w:val="center"/>
              <w:rPr>
                <w:ins w:id="2451" w:author="Dylan CHEN" w:date="2026-08-05T17:22:00Z" w16du:dateUtc="2026-08-05T09:22:00Z"/>
                <w:color w:val="000000"/>
                <w:sz w:val="20"/>
                <w:szCs w:val="20"/>
              </w:rPr>
            </w:pPr>
            <w:ins w:id="2452" w:author="Dylan CHEN" w:date="2026-08-05T17:22:00Z" w16du:dateUtc="2026-08-05T09:22:00Z">
              <w:r w:rsidRPr="00B9646D">
                <w:rPr>
                  <w:color w:val="000000"/>
                  <w:sz w:val="20"/>
                  <w:szCs w:val="20"/>
                </w:rPr>
                <w:t>(0.020)</w:t>
              </w:r>
            </w:ins>
          </w:p>
        </w:tc>
        <w:tc>
          <w:tcPr>
            <w:tcW w:w="990" w:type="dxa"/>
            <w:tcBorders>
              <w:top w:val="nil"/>
              <w:left w:val="nil"/>
              <w:bottom w:val="single" w:sz="8" w:space="0" w:color="auto"/>
              <w:right w:val="nil"/>
            </w:tcBorders>
            <w:noWrap/>
            <w:tcMar>
              <w:left w:w="29" w:type="dxa"/>
              <w:right w:w="29" w:type="dxa"/>
            </w:tcMar>
            <w:hideMark/>
          </w:tcPr>
          <w:p w14:paraId="3D8DBC90" w14:textId="77777777" w:rsidR="00B9646D" w:rsidRPr="00B9646D" w:rsidRDefault="00B9646D" w:rsidP="00B9646D">
            <w:pPr>
              <w:jc w:val="center"/>
              <w:rPr>
                <w:ins w:id="2453" w:author="Dylan CHEN" w:date="2026-08-05T17:22:00Z" w16du:dateUtc="2026-08-05T09:22:00Z"/>
                <w:color w:val="000000"/>
                <w:sz w:val="20"/>
                <w:szCs w:val="20"/>
              </w:rPr>
            </w:pPr>
            <w:ins w:id="2454" w:author="Dylan CHEN" w:date="2026-08-05T17:22:00Z" w16du:dateUtc="2026-08-05T09:22:00Z">
              <w:r w:rsidRPr="00B9646D">
                <w:rPr>
                  <w:color w:val="000000"/>
                  <w:sz w:val="20"/>
                  <w:szCs w:val="20"/>
                </w:rPr>
                <w:t>(0.019)</w:t>
              </w:r>
            </w:ins>
          </w:p>
        </w:tc>
        <w:tc>
          <w:tcPr>
            <w:tcW w:w="1751" w:type="dxa"/>
            <w:tcBorders>
              <w:top w:val="nil"/>
              <w:left w:val="nil"/>
              <w:bottom w:val="single" w:sz="8" w:space="0" w:color="auto"/>
              <w:right w:val="nil"/>
            </w:tcBorders>
            <w:noWrap/>
            <w:tcMar>
              <w:left w:w="29" w:type="dxa"/>
              <w:right w:w="29" w:type="dxa"/>
            </w:tcMar>
            <w:hideMark/>
          </w:tcPr>
          <w:p w14:paraId="0187B36A" w14:textId="77777777" w:rsidR="00B9646D" w:rsidRPr="00B9646D" w:rsidRDefault="00B9646D" w:rsidP="00B9646D">
            <w:pPr>
              <w:jc w:val="center"/>
              <w:rPr>
                <w:ins w:id="2455" w:author="Dylan CHEN" w:date="2026-08-05T17:22:00Z" w16du:dateUtc="2026-08-05T09:22:00Z"/>
                <w:color w:val="000000"/>
                <w:sz w:val="20"/>
                <w:szCs w:val="20"/>
              </w:rPr>
            </w:pPr>
            <w:ins w:id="2456" w:author="Dylan CHEN" w:date="2026-08-05T17:22:00Z" w16du:dateUtc="2026-08-05T09:22:00Z">
              <w:r w:rsidRPr="00B9646D">
                <w:rPr>
                  <w:color w:val="000000"/>
                  <w:sz w:val="20"/>
                  <w:szCs w:val="20"/>
                </w:rPr>
                <w:t>(0.004)</w:t>
              </w:r>
            </w:ins>
          </w:p>
        </w:tc>
        <w:tc>
          <w:tcPr>
            <w:tcW w:w="1219" w:type="dxa"/>
            <w:tcBorders>
              <w:top w:val="nil"/>
              <w:left w:val="nil"/>
              <w:bottom w:val="single" w:sz="8" w:space="0" w:color="auto"/>
              <w:right w:val="nil"/>
            </w:tcBorders>
            <w:noWrap/>
            <w:tcMar>
              <w:left w:w="29" w:type="dxa"/>
              <w:right w:w="29" w:type="dxa"/>
            </w:tcMar>
            <w:hideMark/>
          </w:tcPr>
          <w:p w14:paraId="4DFA877B" w14:textId="77777777" w:rsidR="00B9646D" w:rsidRPr="00B9646D" w:rsidRDefault="00B9646D" w:rsidP="00B9646D">
            <w:pPr>
              <w:jc w:val="center"/>
              <w:rPr>
                <w:ins w:id="2457" w:author="Dylan CHEN" w:date="2026-08-05T17:22:00Z" w16du:dateUtc="2026-08-05T09:22:00Z"/>
                <w:color w:val="000000"/>
                <w:sz w:val="20"/>
                <w:szCs w:val="20"/>
              </w:rPr>
            </w:pPr>
            <w:ins w:id="2458" w:author="Dylan CHEN" w:date="2026-08-05T17:22:00Z" w16du:dateUtc="2026-08-05T09:22:00Z">
              <w:r w:rsidRPr="00B9646D">
                <w:rPr>
                  <w:color w:val="000000"/>
                  <w:sz w:val="20"/>
                  <w:szCs w:val="20"/>
                </w:rPr>
                <w:t>(0.006)</w:t>
              </w:r>
            </w:ins>
          </w:p>
        </w:tc>
      </w:tr>
      <w:tr w:rsidR="00B9646D" w:rsidRPr="00B9646D" w14:paraId="1EA6FA54" w14:textId="77777777" w:rsidTr="00546646">
        <w:trPr>
          <w:trHeight w:val="340"/>
          <w:jc w:val="center"/>
          <w:ins w:id="2459" w:author="Dylan CHEN" w:date="2026-08-05T17:22:00Z"/>
        </w:trPr>
        <w:tc>
          <w:tcPr>
            <w:tcW w:w="2044" w:type="dxa"/>
            <w:tcBorders>
              <w:top w:val="nil"/>
              <w:left w:val="nil"/>
              <w:bottom w:val="nil"/>
              <w:right w:val="nil"/>
            </w:tcBorders>
            <w:noWrap/>
            <w:tcMar>
              <w:left w:w="29" w:type="dxa"/>
              <w:right w:w="29" w:type="dxa"/>
            </w:tcMar>
            <w:hideMark/>
          </w:tcPr>
          <w:p w14:paraId="00932F95" w14:textId="77777777" w:rsidR="00B9646D" w:rsidRPr="00B9646D" w:rsidRDefault="00B9646D" w:rsidP="00B9646D">
            <w:pPr>
              <w:rPr>
                <w:ins w:id="2460" w:author="Dylan CHEN" w:date="2026-08-05T17:22:00Z" w16du:dateUtc="2026-08-05T09:22:00Z"/>
                <w:color w:val="000000"/>
                <w:sz w:val="20"/>
                <w:szCs w:val="20"/>
              </w:rPr>
            </w:pPr>
            <w:ins w:id="2461" w:author="Dylan CHEN" w:date="2026-08-05T17:22:00Z" w16du:dateUtc="2026-08-05T09:22:00Z">
              <w:r w:rsidRPr="00B9646D">
                <w:rPr>
                  <w:color w:val="000000"/>
                  <w:sz w:val="20"/>
                  <w:szCs w:val="20"/>
                </w:rPr>
                <w:t>controlling for answer age (</w:t>
              </w:r>
              <w:r w:rsidRPr="00B9646D">
                <w:rPr>
                  <w:i/>
                  <w:iCs/>
                  <w:color w:val="000000"/>
                  <w:sz w:val="20"/>
                  <w:szCs w:val="20"/>
                </w:rPr>
                <w:t>age</w:t>
              </w:r>
              <w:r w:rsidRPr="00B9646D">
                <w:rPr>
                  <w:i/>
                  <w:iCs/>
                  <w:color w:val="000000"/>
                  <w:sz w:val="20"/>
                  <w:szCs w:val="20"/>
                  <w:vertAlign w:val="subscript"/>
                </w:rPr>
                <w:t>j</w:t>
              </w:r>
              <w:r w:rsidRPr="00B9646D">
                <w:rPr>
                  <w:color w:val="000000"/>
                  <w:sz w:val="20"/>
                  <w:szCs w:val="20"/>
                </w:rPr>
                <w:t>)</w:t>
              </w:r>
            </w:ins>
          </w:p>
        </w:tc>
        <w:tc>
          <w:tcPr>
            <w:tcW w:w="729" w:type="dxa"/>
            <w:tcBorders>
              <w:top w:val="nil"/>
              <w:left w:val="nil"/>
              <w:bottom w:val="nil"/>
              <w:right w:val="nil"/>
            </w:tcBorders>
            <w:noWrap/>
            <w:tcMar>
              <w:left w:w="29" w:type="dxa"/>
              <w:right w:w="29" w:type="dxa"/>
            </w:tcMar>
            <w:hideMark/>
          </w:tcPr>
          <w:p w14:paraId="29950E8B" w14:textId="77777777" w:rsidR="00B9646D" w:rsidRPr="00B9646D" w:rsidRDefault="00B9646D" w:rsidP="00B9646D">
            <w:pPr>
              <w:rPr>
                <w:ins w:id="2462" w:author="Dylan CHEN" w:date="2026-08-05T17:22:00Z" w16du:dateUtc="2026-08-05T09:22:00Z"/>
                <w:color w:val="000000"/>
                <w:sz w:val="20"/>
                <w:szCs w:val="20"/>
              </w:rPr>
            </w:pPr>
          </w:p>
        </w:tc>
        <w:tc>
          <w:tcPr>
            <w:tcW w:w="917" w:type="dxa"/>
            <w:tcBorders>
              <w:top w:val="nil"/>
              <w:left w:val="nil"/>
              <w:bottom w:val="nil"/>
              <w:right w:val="nil"/>
            </w:tcBorders>
            <w:noWrap/>
            <w:tcMar>
              <w:left w:w="29" w:type="dxa"/>
              <w:right w:w="29" w:type="dxa"/>
            </w:tcMar>
            <w:hideMark/>
          </w:tcPr>
          <w:p w14:paraId="565BB2CD" w14:textId="77777777" w:rsidR="00B9646D" w:rsidRPr="00B9646D" w:rsidRDefault="00B9646D" w:rsidP="00B9646D">
            <w:pPr>
              <w:jc w:val="center"/>
              <w:rPr>
                <w:ins w:id="2463" w:author="Dylan CHEN" w:date="2026-08-05T17:22:00Z" w16du:dateUtc="2026-08-05T09:22:00Z"/>
                <w:color w:val="000000"/>
                <w:sz w:val="20"/>
                <w:szCs w:val="20"/>
              </w:rPr>
            </w:pPr>
            <w:ins w:id="2464" w:author="Dylan CHEN" w:date="2026-08-05T17:22:00Z" w16du:dateUtc="2026-08-05T09:22:00Z">
              <w:r w:rsidRPr="00B9646D">
                <w:rPr>
                  <w:color w:val="000000"/>
                  <w:sz w:val="20"/>
                  <w:szCs w:val="20"/>
                </w:rPr>
                <w:t>√</w:t>
              </w:r>
            </w:ins>
          </w:p>
        </w:tc>
        <w:tc>
          <w:tcPr>
            <w:tcW w:w="810" w:type="dxa"/>
            <w:tcBorders>
              <w:top w:val="nil"/>
              <w:left w:val="nil"/>
              <w:bottom w:val="nil"/>
              <w:right w:val="nil"/>
            </w:tcBorders>
            <w:noWrap/>
            <w:tcMar>
              <w:left w:w="29" w:type="dxa"/>
              <w:right w:w="29" w:type="dxa"/>
            </w:tcMar>
            <w:hideMark/>
          </w:tcPr>
          <w:p w14:paraId="16E752AE" w14:textId="77777777" w:rsidR="00B9646D" w:rsidRPr="00B9646D" w:rsidRDefault="00B9646D" w:rsidP="00B9646D">
            <w:pPr>
              <w:jc w:val="center"/>
              <w:rPr>
                <w:ins w:id="2465" w:author="Dylan CHEN" w:date="2026-08-05T17:22:00Z" w16du:dateUtc="2026-08-05T09:22:00Z"/>
                <w:color w:val="000000"/>
                <w:sz w:val="20"/>
                <w:szCs w:val="20"/>
              </w:rPr>
            </w:pPr>
            <w:ins w:id="2466" w:author="Dylan CHEN" w:date="2026-08-05T17:22:00Z" w16du:dateUtc="2026-08-05T09:22:00Z">
              <w:r w:rsidRPr="00B9646D">
                <w:rPr>
                  <w:color w:val="000000"/>
                  <w:sz w:val="20"/>
                  <w:szCs w:val="20"/>
                </w:rPr>
                <w:t>√</w:t>
              </w:r>
            </w:ins>
          </w:p>
        </w:tc>
        <w:tc>
          <w:tcPr>
            <w:tcW w:w="900" w:type="dxa"/>
            <w:tcBorders>
              <w:top w:val="nil"/>
              <w:left w:val="nil"/>
              <w:bottom w:val="nil"/>
              <w:right w:val="nil"/>
            </w:tcBorders>
            <w:noWrap/>
            <w:tcMar>
              <w:left w:w="29" w:type="dxa"/>
              <w:right w:w="29" w:type="dxa"/>
            </w:tcMar>
            <w:hideMark/>
          </w:tcPr>
          <w:p w14:paraId="435BA42B" w14:textId="77777777" w:rsidR="00B9646D" w:rsidRPr="00B9646D" w:rsidRDefault="00B9646D" w:rsidP="00B9646D">
            <w:pPr>
              <w:jc w:val="center"/>
              <w:rPr>
                <w:ins w:id="2467" w:author="Dylan CHEN" w:date="2026-08-05T17:22:00Z" w16du:dateUtc="2026-08-05T09:22:00Z"/>
                <w:color w:val="000000"/>
                <w:sz w:val="20"/>
                <w:szCs w:val="20"/>
              </w:rPr>
            </w:pPr>
            <w:ins w:id="2468" w:author="Dylan CHEN" w:date="2026-08-05T17:22:00Z" w16du:dateUtc="2026-08-05T09:22:00Z">
              <w:r w:rsidRPr="00B9646D">
                <w:rPr>
                  <w:color w:val="000000"/>
                  <w:sz w:val="20"/>
                  <w:szCs w:val="20"/>
                </w:rPr>
                <w:t>√</w:t>
              </w:r>
            </w:ins>
          </w:p>
        </w:tc>
        <w:tc>
          <w:tcPr>
            <w:tcW w:w="990" w:type="dxa"/>
            <w:tcBorders>
              <w:top w:val="nil"/>
              <w:left w:val="nil"/>
              <w:bottom w:val="nil"/>
              <w:right w:val="nil"/>
            </w:tcBorders>
            <w:noWrap/>
            <w:tcMar>
              <w:left w:w="29" w:type="dxa"/>
              <w:right w:w="29" w:type="dxa"/>
            </w:tcMar>
            <w:hideMark/>
          </w:tcPr>
          <w:p w14:paraId="2DB5DFFC" w14:textId="77777777" w:rsidR="00B9646D" w:rsidRPr="00B9646D" w:rsidRDefault="00B9646D" w:rsidP="00B9646D">
            <w:pPr>
              <w:jc w:val="center"/>
              <w:rPr>
                <w:ins w:id="2469" w:author="Dylan CHEN" w:date="2026-08-05T17:22:00Z" w16du:dateUtc="2026-08-05T09:22:00Z"/>
                <w:color w:val="000000"/>
                <w:sz w:val="20"/>
                <w:szCs w:val="20"/>
              </w:rPr>
            </w:pPr>
          </w:p>
        </w:tc>
        <w:tc>
          <w:tcPr>
            <w:tcW w:w="1751" w:type="dxa"/>
            <w:tcBorders>
              <w:top w:val="nil"/>
              <w:left w:val="nil"/>
              <w:bottom w:val="nil"/>
              <w:right w:val="nil"/>
            </w:tcBorders>
            <w:noWrap/>
            <w:tcMar>
              <w:left w:w="29" w:type="dxa"/>
              <w:right w:w="29" w:type="dxa"/>
            </w:tcMar>
            <w:hideMark/>
          </w:tcPr>
          <w:p w14:paraId="355EA2A2" w14:textId="77777777" w:rsidR="00B9646D" w:rsidRPr="00B9646D" w:rsidRDefault="00B9646D" w:rsidP="00B9646D">
            <w:pPr>
              <w:rPr>
                <w:ins w:id="2470" w:author="Dylan CHEN" w:date="2026-08-05T17:22:00Z" w16du:dateUtc="2026-08-05T09:22:00Z"/>
                <w:sz w:val="20"/>
                <w:szCs w:val="20"/>
              </w:rPr>
            </w:pPr>
          </w:p>
        </w:tc>
        <w:tc>
          <w:tcPr>
            <w:tcW w:w="1219" w:type="dxa"/>
            <w:tcBorders>
              <w:top w:val="nil"/>
              <w:left w:val="nil"/>
              <w:bottom w:val="nil"/>
              <w:right w:val="nil"/>
            </w:tcBorders>
            <w:noWrap/>
            <w:tcMar>
              <w:left w:w="29" w:type="dxa"/>
              <w:right w:w="29" w:type="dxa"/>
            </w:tcMar>
            <w:hideMark/>
          </w:tcPr>
          <w:p w14:paraId="0A9203C3" w14:textId="77777777" w:rsidR="00B9646D" w:rsidRPr="00B9646D" w:rsidRDefault="00B9646D" w:rsidP="00B9646D">
            <w:pPr>
              <w:rPr>
                <w:ins w:id="2471" w:author="Dylan CHEN" w:date="2026-08-05T17:22:00Z" w16du:dateUtc="2026-08-05T09:22:00Z"/>
                <w:sz w:val="20"/>
                <w:szCs w:val="20"/>
              </w:rPr>
            </w:pPr>
          </w:p>
        </w:tc>
      </w:tr>
      <w:tr w:rsidR="00B9646D" w:rsidRPr="00B9646D" w14:paraId="2AD6322E" w14:textId="77777777" w:rsidTr="00546646">
        <w:trPr>
          <w:trHeight w:val="340"/>
          <w:jc w:val="center"/>
          <w:ins w:id="2472" w:author="Dylan CHEN" w:date="2026-08-05T17:22:00Z"/>
        </w:trPr>
        <w:tc>
          <w:tcPr>
            <w:tcW w:w="2044" w:type="dxa"/>
            <w:tcBorders>
              <w:top w:val="nil"/>
              <w:left w:val="nil"/>
              <w:bottom w:val="nil"/>
              <w:right w:val="nil"/>
            </w:tcBorders>
            <w:noWrap/>
            <w:tcMar>
              <w:left w:w="29" w:type="dxa"/>
              <w:right w:w="29" w:type="dxa"/>
            </w:tcMar>
            <w:hideMark/>
          </w:tcPr>
          <w:p w14:paraId="06DE1B9F" w14:textId="77777777" w:rsidR="00B9646D" w:rsidRPr="00B9646D" w:rsidRDefault="00B9646D" w:rsidP="00B9646D">
            <w:pPr>
              <w:rPr>
                <w:ins w:id="2473" w:author="Dylan CHEN" w:date="2026-08-05T17:22:00Z" w16du:dateUtc="2026-08-05T09:22:00Z"/>
                <w:color w:val="000000"/>
                <w:sz w:val="20"/>
                <w:szCs w:val="20"/>
              </w:rPr>
            </w:pPr>
            <w:ins w:id="2474" w:author="Dylan CHEN" w:date="2026-08-05T17:22:00Z" w16du:dateUtc="2026-08-05T09:22:00Z">
              <w:r w:rsidRPr="00B9646D">
                <w:rPr>
                  <w:color w:val="000000"/>
                  <w:sz w:val="20"/>
                  <w:szCs w:val="20"/>
                </w:rPr>
                <w:t xml:space="preserve">controlling for </w:t>
              </w:r>
              <w:r w:rsidRPr="00B9646D">
                <w:rPr>
                  <w:i/>
                  <w:iCs/>
                  <w:color w:val="000000"/>
                  <w:sz w:val="20"/>
                  <w:szCs w:val="20"/>
                </w:rPr>
                <w:t>age</w:t>
              </w:r>
              <w:r w:rsidRPr="00B9646D">
                <w:rPr>
                  <w:i/>
                  <w:iCs/>
                  <w:color w:val="000000"/>
                  <w:sz w:val="20"/>
                  <w:szCs w:val="20"/>
                  <w:vertAlign w:val="subscript"/>
                </w:rPr>
                <w:t>j</w:t>
              </w:r>
              <w:r w:rsidRPr="00B9646D">
                <w:rPr>
                  <w:i/>
                  <w:iCs/>
                  <w:color w:val="000000"/>
                  <w:sz w:val="20"/>
                  <w:szCs w:val="20"/>
                  <w:vertAlign w:val="superscript"/>
                </w:rPr>
                <w:t>2</w:t>
              </w:r>
            </w:ins>
          </w:p>
        </w:tc>
        <w:tc>
          <w:tcPr>
            <w:tcW w:w="729" w:type="dxa"/>
            <w:tcBorders>
              <w:top w:val="nil"/>
              <w:left w:val="nil"/>
              <w:bottom w:val="nil"/>
              <w:right w:val="nil"/>
            </w:tcBorders>
            <w:noWrap/>
            <w:tcMar>
              <w:left w:w="29" w:type="dxa"/>
              <w:right w:w="29" w:type="dxa"/>
            </w:tcMar>
            <w:hideMark/>
          </w:tcPr>
          <w:p w14:paraId="11D65198" w14:textId="77777777" w:rsidR="00B9646D" w:rsidRPr="00B9646D" w:rsidRDefault="00B9646D" w:rsidP="00B9646D">
            <w:pPr>
              <w:rPr>
                <w:ins w:id="2475" w:author="Dylan CHEN" w:date="2026-08-05T17:22:00Z" w16du:dateUtc="2026-08-05T09:22:00Z"/>
                <w:color w:val="000000"/>
                <w:sz w:val="20"/>
                <w:szCs w:val="20"/>
              </w:rPr>
            </w:pPr>
          </w:p>
        </w:tc>
        <w:tc>
          <w:tcPr>
            <w:tcW w:w="917" w:type="dxa"/>
            <w:tcBorders>
              <w:top w:val="nil"/>
              <w:left w:val="nil"/>
              <w:bottom w:val="nil"/>
              <w:right w:val="nil"/>
            </w:tcBorders>
            <w:noWrap/>
            <w:tcMar>
              <w:left w:w="29" w:type="dxa"/>
              <w:right w:w="29" w:type="dxa"/>
            </w:tcMar>
            <w:hideMark/>
          </w:tcPr>
          <w:p w14:paraId="6604FBD9" w14:textId="77777777" w:rsidR="00B9646D" w:rsidRPr="00B9646D" w:rsidRDefault="00B9646D" w:rsidP="00B9646D">
            <w:pPr>
              <w:rPr>
                <w:ins w:id="2476" w:author="Dylan CHEN" w:date="2026-08-05T17:22:00Z" w16du:dateUtc="2026-08-05T09:22:00Z"/>
                <w:color w:val="000000"/>
                <w:sz w:val="20"/>
                <w:szCs w:val="20"/>
              </w:rPr>
            </w:pPr>
          </w:p>
        </w:tc>
        <w:tc>
          <w:tcPr>
            <w:tcW w:w="810" w:type="dxa"/>
            <w:tcBorders>
              <w:top w:val="nil"/>
              <w:left w:val="nil"/>
              <w:bottom w:val="nil"/>
              <w:right w:val="nil"/>
            </w:tcBorders>
            <w:noWrap/>
            <w:tcMar>
              <w:left w:w="29" w:type="dxa"/>
              <w:right w:w="29" w:type="dxa"/>
            </w:tcMar>
            <w:hideMark/>
          </w:tcPr>
          <w:p w14:paraId="683EA68C" w14:textId="77777777" w:rsidR="00B9646D" w:rsidRPr="00B9646D" w:rsidRDefault="00B9646D" w:rsidP="00B9646D">
            <w:pPr>
              <w:jc w:val="center"/>
              <w:rPr>
                <w:ins w:id="2477" w:author="Dylan CHEN" w:date="2026-08-05T17:22:00Z" w16du:dateUtc="2026-08-05T09:22:00Z"/>
                <w:color w:val="000000"/>
                <w:sz w:val="20"/>
                <w:szCs w:val="20"/>
              </w:rPr>
            </w:pPr>
            <w:ins w:id="2478" w:author="Dylan CHEN" w:date="2026-08-05T17:22:00Z" w16du:dateUtc="2026-08-05T09:22:00Z">
              <w:r w:rsidRPr="00B9646D">
                <w:rPr>
                  <w:color w:val="000000"/>
                  <w:sz w:val="20"/>
                  <w:szCs w:val="20"/>
                </w:rPr>
                <w:t>√</w:t>
              </w:r>
            </w:ins>
          </w:p>
        </w:tc>
        <w:tc>
          <w:tcPr>
            <w:tcW w:w="900" w:type="dxa"/>
            <w:tcBorders>
              <w:top w:val="nil"/>
              <w:left w:val="nil"/>
              <w:bottom w:val="nil"/>
              <w:right w:val="nil"/>
            </w:tcBorders>
            <w:noWrap/>
            <w:tcMar>
              <w:left w:w="29" w:type="dxa"/>
              <w:right w:w="29" w:type="dxa"/>
            </w:tcMar>
            <w:hideMark/>
          </w:tcPr>
          <w:p w14:paraId="46882638" w14:textId="77777777" w:rsidR="00B9646D" w:rsidRPr="00B9646D" w:rsidRDefault="00B9646D" w:rsidP="00B9646D">
            <w:pPr>
              <w:jc w:val="center"/>
              <w:rPr>
                <w:ins w:id="2479" w:author="Dylan CHEN" w:date="2026-08-05T17:22:00Z" w16du:dateUtc="2026-08-05T09:22:00Z"/>
                <w:color w:val="000000"/>
                <w:sz w:val="20"/>
                <w:szCs w:val="20"/>
              </w:rPr>
            </w:pPr>
            <w:ins w:id="2480" w:author="Dylan CHEN" w:date="2026-08-05T17:22:00Z" w16du:dateUtc="2026-08-05T09:22:00Z">
              <w:r w:rsidRPr="00B9646D">
                <w:rPr>
                  <w:color w:val="000000"/>
                  <w:sz w:val="20"/>
                  <w:szCs w:val="20"/>
                </w:rPr>
                <w:t>√</w:t>
              </w:r>
            </w:ins>
          </w:p>
        </w:tc>
        <w:tc>
          <w:tcPr>
            <w:tcW w:w="990" w:type="dxa"/>
            <w:tcBorders>
              <w:top w:val="nil"/>
              <w:left w:val="nil"/>
              <w:bottom w:val="nil"/>
              <w:right w:val="nil"/>
            </w:tcBorders>
            <w:noWrap/>
            <w:tcMar>
              <w:left w:w="29" w:type="dxa"/>
              <w:right w:w="29" w:type="dxa"/>
            </w:tcMar>
            <w:hideMark/>
          </w:tcPr>
          <w:p w14:paraId="702F189E" w14:textId="77777777" w:rsidR="00B9646D" w:rsidRPr="00B9646D" w:rsidRDefault="00B9646D" w:rsidP="00B9646D">
            <w:pPr>
              <w:jc w:val="center"/>
              <w:rPr>
                <w:ins w:id="2481" w:author="Dylan CHEN" w:date="2026-08-05T17:22:00Z" w16du:dateUtc="2026-08-05T09:22:00Z"/>
                <w:color w:val="000000"/>
                <w:sz w:val="20"/>
                <w:szCs w:val="20"/>
              </w:rPr>
            </w:pPr>
          </w:p>
        </w:tc>
        <w:tc>
          <w:tcPr>
            <w:tcW w:w="1751" w:type="dxa"/>
            <w:tcBorders>
              <w:top w:val="nil"/>
              <w:left w:val="nil"/>
              <w:bottom w:val="nil"/>
              <w:right w:val="nil"/>
            </w:tcBorders>
            <w:noWrap/>
            <w:tcMar>
              <w:left w:w="29" w:type="dxa"/>
              <w:right w:w="29" w:type="dxa"/>
            </w:tcMar>
            <w:hideMark/>
          </w:tcPr>
          <w:p w14:paraId="59D06347" w14:textId="77777777" w:rsidR="00B9646D" w:rsidRPr="00B9646D" w:rsidRDefault="00B9646D" w:rsidP="00B9646D">
            <w:pPr>
              <w:rPr>
                <w:ins w:id="2482" w:author="Dylan CHEN" w:date="2026-08-05T17:22:00Z" w16du:dateUtc="2026-08-05T09:22:00Z"/>
                <w:sz w:val="20"/>
                <w:szCs w:val="20"/>
              </w:rPr>
            </w:pPr>
          </w:p>
        </w:tc>
        <w:tc>
          <w:tcPr>
            <w:tcW w:w="1219" w:type="dxa"/>
            <w:tcBorders>
              <w:top w:val="nil"/>
              <w:left w:val="nil"/>
              <w:bottom w:val="nil"/>
              <w:right w:val="nil"/>
            </w:tcBorders>
            <w:noWrap/>
            <w:tcMar>
              <w:left w:w="29" w:type="dxa"/>
              <w:right w:w="29" w:type="dxa"/>
            </w:tcMar>
            <w:hideMark/>
          </w:tcPr>
          <w:p w14:paraId="2A7D7AA1" w14:textId="77777777" w:rsidR="00B9646D" w:rsidRPr="00B9646D" w:rsidRDefault="00B9646D" w:rsidP="00B9646D">
            <w:pPr>
              <w:rPr>
                <w:ins w:id="2483" w:author="Dylan CHEN" w:date="2026-08-05T17:22:00Z" w16du:dateUtc="2026-08-05T09:22:00Z"/>
                <w:sz w:val="20"/>
                <w:szCs w:val="20"/>
              </w:rPr>
            </w:pPr>
          </w:p>
        </w:tc>
      </w:tr>
      <w:tr w:rsidR="00B9646D" w:rsidRPr="00B9646D" w14:paraId="7D10D20C" w14:textId="77777777" w:rsidTr="00546646">
        <w:trPr>
          <w:trHeight w:val="340"/>
          <w:jc w:val="center"/>
          <w:ins w:id="2484" w:author="Dylan CHEN" w:date="2026-08-05T17:22:00Z"/>
        </w:trPr>
        <w:tc>
          <w:tcPr>
            <w:tcW w:w="2044" w:type="dxa"/>
            <w:tcBorders>
              <w:top w:val="nil"/>
              <w:left w:val="nil"/>
              <w:bottom w:val="nil"/>
              <w:right w:val="nil"/>
            </w:tcBorders>
            <w:noWrap/>
            <w:tcMar>
              <w:left w:w="29" w:type="dxa"/>
              <w:right w:w="29" w:type="dxa"/>
            </w:tcMar>
            <w:hideMark/>
          </w:tcPr>
          <w:p w14:paraId="764FD152" w14:textId="77777777" w:rsidR="00B9646D" w:rsidRPr="00B9646D" w:rsidRDefault="00B9646D" w:rsidP="00B9646D">
            <w:pPr>
              <w:rPr>
                <w:ins w:id="2485" w:author="Dylan CHEN" w:date="2026-08-05T17:22:00Z" w16du:dateUtc="2026-08-05T09:22:00Z"/>
                <w:color w:val="000000"/>
                <w:sz w:val="20"/>
                <w:szCs w:val="20"/>
              </w:rPr>
            </w:pPr>
            <w:ins w:id="2486" w:author="Dylan CHEN" w:date="2026-08-05T17:22:00Z" w16du:dateUtc="2026-08-05T09:22:00Z">
              <w:r w:rsidRPr="00B9646D">
                <w:rPr>
                  <w:color w:val="000000"/>
                  <w:sz w:val="20"/>
                  <w:szCs w:val="20"/>
                </w:rPr>
                <w:t xml:space="preserve">controlling for </w:t>
              </w:r>
              <w:r w:rsidRPr="00B9646D">
                <w:rPr>
                  <w:i/>
                  <w:iCs/>
                  <w:color w:val="000000"/>
                  <w:sz w:val="20"/>
                  <w:szCs w:val="20"/>
                </w:rPr>
                <w:t>age</w:t>
              </w:r>
              <w:r w:rsidRPr="00B9646D">
                <w:rPr>
                  <w:i/>
                  <w:iCs/>
                  <w:color w:val="000000"/>
                  <w:sz w:val="20"/>
                  <w:szCs w:val="20"/>
                  <w:vertAlign w:val="subscript"/>
                </w:rPr>
                <w:t>j</w:t>
              </w:r>
              <w:r w:rsidRPr="00B9646D">
                <w:rPr>
                  <w:i/>
                  <w:iCs/>
                  <w:color w:val="000000"/>
                  <w:sz w:val="20"/>
                  <w:szCs w:val="20"/>
                  <w:vertAlign w:val="superscript"/>
                </w:rPr>
                <w:t>3</w:t>
              </w:r>
            </w:ins>
          </w:p>
        </w:tc>
        <w:tc>
          <w:tcPr>
            <w:tcW w:w="729" w:type="dxa"/>
            <w:tcBorders>
              <w:top w:val="nil"/>
              <w:left w:val="nil"/>
              <w:bottom w:val="nil"/>
              <w:right w:val="nil"/>
            </w:tcBorders>
            <w:noWrap/>
            <w:tcMar>
              <w:left w:w="29" w:type="dxa"/>
              <w:right w:w="29" w:type="dxa"/>
            </w:tcMar>
            <w:hideMark/>
          </w:tcPr>
          <w:p w14:paraId="6F1E22FC" w14:textId="77777777" w:rsidR="00B9646D" w:rsidRPr="00B9646D" w:rsidRDefault="00B9646D" w:rsidP="00B9646D">
            <w:pPr>
              <w:rPr>
                <w:ins w:id="2487" w:author="Dylan CHEN" w:date="2026-08-05T17:22:00Z" w16du:dateUtc="2026-08-05T09:22:00Z"/>
                <w:color w:val="000000"/>
                <w:sz w:val="20"/>
                <w:szCs w:val="20"/>
              </w:rPr>
            </w:pPr>
          </w:p>
        </w:tc>
        <w:tc>
          <w:tcPr>
            <w:tcW w:w="917" w:type="dxa"/>
            <w:tcBorders>
              <w:top w:val="nil"/>
              <w:left w:val="nil"/>
              <w:bottom w:val="nil"/>
              <w:right w:val="nil"/>
            </w:tcBorders>
            <w:noWrap/>
            <w:tcMar>
              <w:left w:w="29" w:type="dxa"/>
              <w:right w:w="29" w:type="dxa"/>
            </w:tcMar>
            <w:hideMark/>
          </w:tcPr>
          <w:p w14:paraId="72310279" w14:textId="77777777" w:rsidR="00B9646D" w:rsidRPr="00B9646D" w:rsidRDefault="00B9646D" w:rsidP="00B9646D">
            <w:pPr>
              <w:rPr>
                <w:ins w:id="2488" w:author="Dylan CHEN" w:date="2026-08-05T17:22:00Z" w16du:dateUtc="2026-08-05T09:22:00Z"/>
                <w:color w:val="000000"/>
                <w:sz w:val="20"/>
                <w:szCs w:val="20"/>
              </w:rPr>
            </w:pPr>
          </w:p>
        </w:tc>
        <w:tc>
          <w:tcPr>
            <w:tcW w:w="810" w:type="dxa"/>
            <w:tcBorders>
              <w:top w:val="nil"/>
              <w:left w:val="nil"/>
              <w:bottom w:val="nil"/>
              <w:right w:val="nil"/>
            </w:tcBorders>
            <w:noWrap/>
            <w:tcMar>
              <w:left w:w="29" w:type="dxa"/>
              <w:right w:w="29" w:type="dxa"/>
            </w:tcMar>
            <w:hideMark/>
          </w:tcPr>
          <w:p w14:paraId="5D38CF92" w14:textId="77777777" w:rsidR="00B9646D" w:rsidRPr="00B9646D" w:rsidRDefault="00B9646D" w:rsidP="00B9646D">
            <w:pPr>
              <w:rPr>
                <w:ins w:id="2489" w:author="Dylan CHEN" w:date="2026-08-05T17:22:00Z" w16du:dateUtc="2026-08-05T09:22:00Z"/>
                <w:sz w:val="20"/>
                <w:szCs w:val="20"/>
              </w:rPr>
            </w:pPr>
          </w:p>
        </w:tc>
        <w:tc>
          <w:tcPr>
            <w:tcW w:w="900" w:type="dxa"/>
            <w:tcBorders>
              <w:top w:val="nil"/>
              <w:left w:val="nil"/>
              <w:bottom w:val="nil"/>
              <w:right w:val="nil"/>
            </w:tcBorders>
            <w:noWrap/>
            <w:tcMar>
              <w:left w:w="29" w:type="dxa"/>
              <w:right w:w="29" w:type="dxa"/>
            </w:tcMar>
            <w:hideMark/>
          </w:tcPr>
          <w:p w14:paraId="677FF85E" w14:textId="77777777" w:rsidR="00B9646D" w:rsidRPr="00B9646D" w:rsidRDefault="00B9646D" w:rsidP="00B9646D">
            <w:pPr>
              <w:jc w:val="center"/>
              <w:rPr>
                <w:ins w:id="2490" w:author="Dylan CHEN" w:date="2026-08-05T17:22:00Z" w16du:dateUtc="2026-08-05T09:22:00Z"/>
                <w:color w:val="000000"/>
                <w:sz w:val="20"/>
                <w:szCs w:val="20"/>
              </w:rPr>
            </w:pPr>
            <w:ins w:id="2491" w:author="Dylan CHEN" w:date="2026-08-05T17:22:00Z" w16du:dateUtc="2026-08-05T09:22:00Z">
              <w:r w:rsidRPr="00B9646D">
                <w:rPr>
                  <w:color w:val="000000"/>
                  <w:sz w:val="20"/>
                  <w:szCs w:val="20"/>
                </w:rPr>
                <w:t>√</w:t>
              </w:r>
            </w:ins>
          </w:p>
        </w:tc>
        <w:tc>
          <w:tcPr>
            <w:tcW w:w="990" w:type="dxa"/>
            <w:tcBorders>
              <w:top w:val="nil"/>
              <w:left w:val="nil"/>
              <w:bottom w:val="nil"/>
              <w:right w:val="nil"/>
            </w:tcBorders>
            <w:noWrap/>
            <w:tcMar>
              <w:left w:w="29" w:type="dxa"/>
              <w:right w:w="29" w:type="dxa"/>
            </w:tcMar>
            <w:hideMark/>
          </w:tcPr>
          <w:p w14:paraId="3368104E" w14:textId="77777777" w:rsidR="00B9646D" w:rsidRPr="00B9646D" w:rsidRDefault="00B9646D" w:rsidP="00B9646D">
            <w:pPr>
              <w:jc w:val="center"/>
              <w:rPr>
                <w:ins w:id="2492" w:author="Dylan CHEN" w:date="2026-08-05T17:22:00Z" w16du:dateUtc="2026-08-05T09:22:00Z"/>
                <w:color w:val="000000"/>
                <w:sz w:val="20"/>
                <w:szCs w:val="20"/>
              </w:rPr>
            </w:pPr>
          </w:p>
        </w:tc>
        <w:tc>
          <w:tcPr>
            <w:tcW w:w="1751" w:type="dxa"/>
            <w:tcBorders>
              <w:top w:val="nil"/>
              <w:left w:val="nil"/>
              <w:bottom w:val="nil"/>
              <w:right w:val="nil"/>
            </w:tcBorders>
            <w:noWrap/>
            <w:tcMar>
              <w:left w:w="29" w:type="dxa"/>
              <w:right w:w="29" w:type="dxa"/>
            </w:tcMar>
            <w:hideMark/>
          </w:tcPr>
          <w:p w14:paraId="3A46583A" w14:textId="77777777" w:rsidR="00B9646D" w:rsidRPr="00B9646D" w:rsidRDefault="00B9646D" w:rsidP="00B9646D">
            <w:pPr>
              <w:rPr>
                <w:ins w:id="2493" w:author="Dylan CHEN" w:date="2026-08-05T17:22:00Z" w16du:dateUtc="2026-08-05T09:22:00Z"/>
                <w:sz w:val="20"/>
                <w:szCs w:val="20"/>
              </w:rPr>
            </w:pPr>
          </w:p>
        </w:tc>
        <w:tc>
          <w:tcPr>
            <w:tcW w:w="1219" w:type="dxa"/>
            <w:tcBorders>
              <w:top w:val="nil"/>
              <w:left w:val="nil"/>
              <w:bottom w:val="nil"/>
              <w:right w:val="nil"/>
            </w:tcBorders>
            <w:noWrap/>
            <w:tcMar>
              <w:left w:w="29" w:type="dxa"/>
              <w:right w:w="29" w:type="dxa"/>
            </w:tcMar>
            <w:hideMark/>
          </w:tcPr>
          <w:p w14:paraId="37B38562" w14:textId="77777777" w:rsidR="00B9646D" w:rsidRPr="00B9646D" w:rsidRDefault="00B9646D" w:rsidP="00B9646D">
            <w:pPr>
              <w:rPr>
                <w:ins w:id="2494" w:author="Dylan CHEN" w:date="2026-08-05T17:22:00Z" w16du:dateUtc="2026-08-05T09:22:00Z"/>
                <w:sz w:val="20"/>
                <w:szCs w:val="20"/>
              </w:rPr>
            </w:pPr>
          </w:p>
        </w:tc>
      </w:tr>
      <w:tr w:rsidR="00B9646D" w:rsidRPr="00B9646D" w14:paraId="717DA09A" w14:textId="77777777" w:rsidTr="00546646">
        <w:trPr>
          <w:trHeight w:val="320"/>
          <w:jc w:val="center"/>
          <w:ins w:id="2495" w:author="Dylan CHEN" w:date="2026-08-05T17:22:00Z"/>
        </w:trPr>
        <w:tc>
          <w:tcPr>
            <w:tcW w:w="2044" w:type="dxa"/>
            <w:tcBorders>
              <w:top w:val="nil"/>
              <w:left w:val="nil"/>
              <w:bottom w:val="nil"/>
              <w:right w:val="nil"/>
            </w:tcBorders>
            <w:noWrap/>
            <w:tcMar>
              <w:left w:w="29" w:type="dxa"/>
              <w:right w:w="29" w:type="dxa"/>
            </w:tcMar>
            <w:hideMark/>
          </w:tcPr>
          <w:p w14:paraId="09570136" w14:textId="77777777" w:rsidR="00B9646D" w:rsidRPr="00B9646D" w:rsidRDefault="00B9646D" w:rsidP="00B9646D">
            <w:pPr>
              <w:rPr>
                <w:ins w:id="2496" w:author="Dylan CHEN" w:date="2026-08-05T17:22:00Z" w16du:dateUtc="2026-08-05T09:22:00Z"/>
                <w:color w:val="000000"/>
                <w:sz w:val="20"/>
                <w:szCs w:val="20"/>
              </w:rPr>
            </w:pPr>
            <w:ins w:id="2497" w:author="Dylan CHEN" w:date="2026-08-05T17:22:00Z" w16du:dateUtc="2026-08-05T09:22:00Z">
              <w:r w:rsidRPr="00B9646D">
                <w:rPr>
                  <w:color w:val="000000"/>
                  <w:sz w:val="20"/>
                  <w:szCs w:val="20"/>
                </w:rPr>
                <w:t>answer timing FE</w:t>
              </w:r>
            </w:ins>
          </w:p>
        </w:tc>
        <w:tc>
          <w:tcPr>
            <w:tcW w:w="729" w:type="dxa"/>
            <w:tcBorders>
              <w:top w:val="nil"/>
              <w:left w:val="nil"/>
              <w:bottom w:val="nil"/>
              <w:right w:val="nil"/>
            </w:tcBorders>
            <w:noWrap/>
            <w:tcMar>
              <w:left w:w="29" w:type="dxa"/>
              <w:right w:w="29" w:type="dxa"/>
            </w:tcMar>
            <w:hideMark/>
          </w:tcPr>
          <w:p w14:paraId="69D628D7" w14:textId="77777777" w:rsidR="00B9646D" w:rsidRPr="00B9646D" w:rsidRDefault="00B9646D" w:rsidP="00B9646D">
            <w:pPr>
              <w:rPr>
                <w:ins w:id="2498" w:author="Dylan CHEN" w:date="2026-08-05T17:22:00Z" w16du:dateUtc="2026-08-05T09:22:00Z"/>
                <w:color w:val="000000"/>
                <w:sz w:val="20"/>
                <w:szCs w:val="20"/>
              </w:rPr>
            </w:pPr>
          </w:p>
        </w:tc>
        <w:tc>
          <w:tcPr>
            <w:tcW w:w="917" w:type="dxa"/>
            <w:tcBorders>
              <w:top w:val="nil"/>
              <w:left w:val="nil"/>
              <w:bottom w:val="nil"/>
              <w:right w:val="nil"/>
            </w:tcBorders>
            <w:noWrap/>
            <w:tcMar>
              <w:left w:w="29" w:type="dxa"/>
              <w:right w:w="29" w:type="dxa"/>
            </w:tcMar>
            <w:hideMark/>
          </w:tcPr>
          <w:p w14:paraId="57E9B119" w14:textId="77777777" w:rsidR="00B9646D" w:rsidRPr="00B9646D" w:rsidRDefault="00B9646D" w:rsidP="00B9646D">
            <w:pPr>
              <w:rPr>
                <w:ins w:id="2499" w:author="Dylan CHEN" w:date="2026-08-05T17:22:00Z" w16du:dateUtc="2026-08-05T09:22:00Z"/>
                <w:color w:val="000000"/>
                <w:sz w:val="20"/>
                <w:szCs w:val="20"/>
              </w:rPr>
            </w:pPr>
          </w:p>
        </w:tc>
        <w:tc>
          <w:tcPr>
            <w:tcW w:w="810" w:type="dxa"/>
            <w:tcBorders>
              <w:top w:val="nil"/>
              <w:left w:val="nil"/>
              <w:bottom w:val="nil"/>
              <w:right w:val="nil"/>
            </w:tcBorders>
            <w:noWrap/>
            <w:tcMar>
              <w:left w:w="29" w:type="dxa"/>
              <w:right w:w="29" w:type="dxa"/>
            </w:tcMar>
            <w:hideMark/>
          </w:tcPr>
          <w:p w14:paraId="3B3BE2A0" w14:textId="77777777" w:rsidR="00B9646D" w:rsidRPr="00B9646D" w:rsidRDefault="00B9646D" w:rsidP="00B9646D">
            <w:pPr>
              <w:rPr>
                <w:ins w:id="2500" w:author="Dylan CHEN" w:date="2026-08-05T17:22:00Z" w16du:dateUtc="2026-08-05T09:22:00Z"/>
                <w:sz w:val="20"/>
                <w:szCs w:val="20"/>
              </w:rPr>
            </w:pPr>
          </w:p>
        </w:tc>
        <w:tc>
          <w:tcPr>
            <w:tcW w:w="900" w:type="dxa"/>
            <w:tcBorders>
              <w:top w:val="nil"/>
              <w:left w:val="nil"/>
              <w:bottom w:val="nil"/>
              <w:right w:val="nil"/>
            </w:tcBorders>
            <w:noWrap/>
            <w:tcMar>
              <w:left w:w="29" w:type="dxa"/>
              <w:right w:w="29" w:type="dxa"/>
            </w:tcMar>
            <w:hideMark/>
          </w:tcPr>
          <w:p w14:paraId="0371E61A" w14:textId="77777777" w:rsidR="00B9646D" w:rsidRPr="00B9646D" w:rsidRDefault="00B9646D" w:rsidP="00B9646D">
            <w:pPr>
              <w:rPr>
                <w:ins w:id="2501" w:author="Dylan CHEN" w:date="2026-08-05T17:22:00Z" w16du:dateUtc="2026-08-05T09:22:00Z"/>
                <w:sz w:val="20"/>
                <w:szCs w:val="20"/>
              </w:rPr>
            </w:pPr>
          </w:p>
        </w:tc>
        <w:tc>
          <w:tcPr>
            <w:tcW w:w="990" w:type="dxa"/>
            <w:tcBorders>
              <w:top w:val="nil"/>
              <w:left w:val="nil"/>
              <w:bottom w:val="nil"/>
              <w:right w:val="nil"/>
            </w:tcBorders>
            <w:noWrap/>
            <w:tcMar>
              <w:left w:w="29" w:type="dxa"/>
              <w:right w:w="29" w:type="dxa"/>
            </w:tcMar>
            <w:hideMark/>
          </w:tcPr>
          <w:p w14:paraId="43951BFB" w14:textId="77777777" w:rsidR="00B9646D" w:rsidRPr="00B9646D" w:rsidRDefault="00B9646D" w:rsidP="00B9646D">
            <w:pPr>
              <w:jc w:val="center"/>
              <w:rPr>
                <w:ins w:id="2502" w:author="Dylan CHEN" w:date="2026-08-05T17:22:00Z" w16du:dateUtc="2026-08-05T09:22:00Z"/>
                <w:color w:val="000000"/>
                <w:sz w:val="20"/>
                <w:szCs w:val="20"/>
              </w:rPr>
            </w:pPr>
            <w:ins w:id="2503" w:author="Dylan CHEN" w:date="2026-08-05T17:22:00Z" w16du:dateUtc="2026-08-05T09:22:00Z">
              <w:r w:rsidRPr="00B9646D">
                <w:rPr>
                  <w:color w:val="000000"/>
                  <w:sz w:val="20"/>
                  <w:szCs w:val="20"/>
                </w:rPr>
                <w:t>√</w:t>
              </w:r>
            </w:ins>
          </w:p>
        </w:tc>
        <w:tc>
          <w:tcPr>
            <w:tcW w:w="1751" w:type="dxa"/>
            <w:tcBorders>
              <w:top w:val="nil"/>
              <w:left w:val="nil"/>
              <w:bottom w:val="nil"/>
              <w:right w:val="nil"/>
            </w:tcBorders>
            <w:noWrap/>
            <w:tcMar>
              <w:left w:w="29" w:type="dxa"/>
              <w:right w:w="29" w:type="dxa"/>
            </w:tcMar>
            <w:hideMark/>
          </w:tcPr>
          <w:p w14:paraId="4A5F504A" w14:textId="77777777" w:rsidR="00B9646D" w:rsidRPr="00B9646D" w:rsidRDefault="00B9646D" w:rsidP="00B9646D">
            <w:pPr>
              <w:jc w:val="center"/>
              <w:rPr>
                <w:ins w:id="2504" w:author="Dylan CHEN" w:date="2026-08-05T17:22:00Z" w16du:dateUtc="2026-08-05T09:22:00Z"/>
                <w:color w:val="000000"/>
                <w:sz w:val="20"/>
                <w:szCs w:val="20"/>
              </w:rPr>
            </w:pPr>
            <w:ins w:id="2505" w:author="Dylan CHEN" w:date="2026-08-05T17:22:00Z" w16du:dateUtc="2026-08-05T09:22:00Z">
              <w:r w:rsidRPr="00B9646D">
                <w:rPr>
                  <w:color w:val="000000"/>
                  <w:sz w:val="20"/>
                  <w:szCs w:val="20"/>
                </w:rPr>
                <w:t>√</w:t>
              </w:r>
            </w:ins>
          </w:p>
        </w:tc>
        <w:tc>
          <w:tcPr>
            <w:tcW w:w="1219" w:type="dxa"/>
            <w:tcBorders>
              <w:top w:val="nil"/>
              <w:left w:val="nil"/>
              <w:bottom w:val="nil"/>
              <w:right w:val="nil"/>
            </w:tcBorders>
            <w:noWrap/>
            <w:tcMar>
              <w:left w:w="29" w:type="dxa"/>
              <w:right w:w="29" w:type="dxa"/>
            </w:tcMar>
            <w:hideMark/>
          </w:tcPr>
          <w:p w14:paraId="4597F422" w14:textId="77777777" w:rsidR="00B9646D" w:rsidRPr="00B9646D" w:rsidRDefault="00B9646D" w:rsidP="00B9646D">
            <w:pPr>
              <w:jc w:val="center"/>
              <w:rPr>
                <w:ins w:id="2506" w:author="Dylan CHEN" w:date="2026-08-05T17:22:00Z" w16du:dateUtc="2026-08-05T09:22:00Z"/>
                <w:color w:val="000000"/>
                <w:sz w:val="20"/>
                <w:szCs w:val="20"/>
              </w:rPr>
            </w:pPr>
            <w:ins w:id="2507" w:author="Dylan CHEN" w:date="2026-08-05T17:22:00Z" w16du:dateUtc="2026-08-05T09:22:00Z">
              <w:r w:rsidRPr="00B9646D">
                <w:rPr>
                  <w:color w:val="000000"/>
                  <w:sz w:val="20"/>
                  <w:szCs w:val="20"/>
                </w:rPr>
                <w:t>√</w:t>
              </w:r>
            </w:ins>
          </w:p>
        </w:tc>
      </w:tr>
      <w:tr w:rsidR="00B9646D" w:rsidRPr="00B9646D" w14:paraId="69F535C2" w14:textId="77777777" w:rsidTr="00546646">
        <w:trPr>
          <w:trHeight w:val="340"/>
          <w:jc w:val="center"/>
          <w:ins w:id="2508" w:author="Dylan CHEN" w:date="2026-08-05T17:22:00Z"/>
        </w:trPr>
        <w:tc>
          <w:tcPr>
            <w:tcW w:w="2044" w:type="dxa"/>
            <w:tcBorders>
              <w:top w:val="nil"/>
              <w:left w:val="nil"/>
              <w:bottom w:val="single" w:sz="8" w:space="0" w:color="auto"/>
              <w:right w:val="nil"/>
            </w:tcBorders>
            <w:noWrap/>
            <w:tcMar>
              <w:left w:w="29" w:type="dxa"/>
              <w:right w:w="29" w:type="dxa"/>
            </w:tcMar>
            <w:hideMark/>
          </w:tcPr>
          <w:p w14:paraId="7B87357E" w14:textId="77777777" w:rsidR="00B9646D" w:rsidRPr="00B9646D" w:rsidRDefault="00B9646D" w:rsidP="00B9646D">
            <w:pPr>
              <w:rPr>
                <w:ins w:id="2509" w:author="Dylan CHEN" w:date="2026-08-05T17:22:00Z" w16du:dateUtc="2026-08-05T09:22:00Z"/>
                <w:color w:val="000000"/>
                <w:sz w:val="20"/>
                <w:szCs w:val="20"/>
              </w:rPr>
            </w:pPr>
            <w:ins w:id="2510" w:author="Dylan CHEN" w:date="2026-08-05T17:22:00Z" w16du:dateUtc="2026-08-05T09:22:00Z">
              <w:r w:rsidRPr="00B9646D">
                <w:rPr>
                  <w:color w:val="000000"/>
                  <w:sz w:val="20"/>
                  <w:szCs w:val="20"/>
                </w:rPr>
                <w:t>other controls</w:t>
              </w:r>
            </w:ins>
          </w:p>
        </w:tc>
        <w:tc>
          <w:tcPr>
            <w:tcW w:w="729" w:type="dxa"/>
            <w:tcBorders>
              <w:top w:val="nil"/>
              <w:left w:val="nil"/>
              <w:bottom w:val="single" w:sz="8" w:space="0" w:color="auto"/>
              <w:right w:val="nil"/>
            </w:tcBorders>
            <w:noWrap/>
            <w:tcMar>
              <w:left w:w="29" w:type="dxa"/>
              <w:right w:w="29" w:type="dxa"/>
            </w:tcMar>
            <w:hideMark/>
          </w:tcPr>
          <w:p w14:paraId="0D1C253A" w14:textId="77777777" w:rsidR="00B9646D" w:rsidRPr="00B9646D" w:rsidRDefault="00B9646D" w:rsidP="00B9646D">
            <w:pPr>
              <w:jc w:val="center"/>
              <w:rPr>
                <w:ins w:id="2511" w:author="Dylan CHEN" w:date="2026-08-05T17:22:00Z" w16du:dateUtc="2026-08-05T09:22:00Z"/>
                <w:color w:val="000000"/>
                <w:sz w:val="20"/>
                <w:szCs w:val="20"/>
              </w:rPr>
            </w:pPr>
            <w:ins w:id="2512" w:author="Dylan CHEN" w:date="2026-08-05T17:22:00Z" w16du:dateUtc="2026-08-05T09:22:00Z">
              <w:r w:rsidRPr="00B9646D">
                <w:rPr>
                  <w:color w:val="000000"/>
                  <w:sz w:val="20"/>
                  <w:szCs w:val="20"/>
                </w:rPr>
                <w:t>√</w:t>
              </w:r>
            </w:ins>
          </w:p>
        </w:tc>
        <w:tc>
          <w:tcPr>
            <w:tcW w:w="917" w:type="dxa"/>
            <w:tcBorders>
              <w:top w:val="nil"/>
              <w:left w:val="nil"/>
              <w:bottom w:val="single" w:sz="8" w:space="0" w:color="auto"/>
              <w:right w:val="nil"/>
            </w:tcBorders>
            <w:noWrap/>
            <w:tcMar>
              <w:left w:w="29" w:type="dxa"/>
              <w:right w:w="29" w:type="dxa"/>
            </w:tcMar>
            <w:hideMark/>
          </w:tcPr>
          <w:p w14:paraId="0BCCDEB1" w14:textId="77777777" w:rsidR="00B9646D" w:rsidRPr="00B9646D" w:rsidRDefault="00B9646D" w:rsidP="00B9646D">
            <w:pPr>
              <w:jc w:val="center"/>
              <w:rPr>
                <w:ins w:id="2513" w:author="Dylan CHEN" w:date="2026-08-05T17:22:00Z" w16du:dateUtc="2026-08-05T09:22:00Z"/>
                <w:color w:val="000000"/>
                <w:sz w:val="20"/>
                <w:szCs w:val="20"/>
              </w:rPr>
            </w:pPr>
            <w:ins w:id="2514" w:author="Dylan CHEN" w:date="2026-08-05T17:22:00Z" w16du:dateUtc="2026-08-05T09:22:00Z">
              <w:r w:rsidRPr="00B9646D">
                <w:rPr>
                  <w:color w:val="000000"/>
                  <w:sz w:val="20"/>
                  <w:szCs w:val="20"/>
                </w:rPr>
                <w:t>√</w:t>
              </w:r>
            </w:ins>
          </w:p>
        </w:tc>
        <w:tc>
          <w:tcPr>
            <w:tcW w:w="810" w:type="dxa"/>
            <w:tcBorders>
              <w:top w:val="nil"/>
              <w:left w:val="nil"/>
              <w:bottom w:val="single" w:sz="8" w:space="0" w:color="auto"/>
              <w:right w:val="nil"/>
            </w:tcBorders>
            <w:noWrap/>
            <w:tcMar>
              <w:left w:w="29" w:type="dxa"/>
              <w:right w:w="29" w:type="dxa"/>
            </w:tcMar>
            <w:hideMark/>
          </w:tcPr>
          <w:p w14:paraId="4D87DDC1" w14:textId="77777777" w:rsidR="00B9646D" w:rsidRPr="00B9646D" w:rsidRDefault="00B9646D" w:rsidP="00B9646D">
            <w:pPr>
              <w:jc w:val="center"/>
              <w:rPr>
                <w:ins w:id="2515" w:author="Dylan CHEN" w:date="2026-08-05T17:22:00Z" w16du:dateUtc="2026-08-05T09:22:00Z"/>
                <w:color w:val="000000"/>
                <w:sz w:val="20"/>
                <w:szCs w:val="20"/>
              </w:rPr>
            </w:pPr>
            <w:ins w:id="2516" w:author="Dylan CHEN" w:date="2026-08-05T17:22:00Z" w16du:dateUtc="2026-08-05T09:22:00Z">
              <w:r w:rsidRPr="00B9646D">
                <w:rPr>
                  <w:color w:val="000000"/>
                  <w:sz w:val="20"/>
                  <w:szCs w:val="20"/>
                </w:rPr>
                <w:t>√</w:t>
              </w:r>
            </w:ins>
          </w:p>
        </w:tc>
        <w:tc>
          <w:tcPr>
            <w:tcW w:w="900" w:type="dxa"/>
            <w:tcBorders>
              <w:top w:val="nil"/>
              <w:left w:val="nil"/>
              <w:bottom w:val="single" w:sz="8" w:space="0" w:color="auto"/>
              <w:right w:val="nil"/>
            </w:tcBorders>
            <w:noWrap/>
            <w:tcMar>
              <w:left w:w="29" w:type="dxa"/>
              <w:right w:w="29" w:type="dxa"/>
            </w:tcMar>
            <w:hideMark/>
          </w:tcPr>
          <w:p w14:paraId="70530A74" w14:textId="77777777" w:rsidR="00B9646D" w:rsidRPr="00B9646D" w:rsidRDefault="00B9646D" w:rsidP="00B9646D">
            <w:pPr>
              <w:jc w:val="center"/>
              <w:rPr>
                <w:ins w:id="2517" w:author="Dylan CHEN" w:date="2026-08-05T17:22:00Z" w16du:dateUtc="2026-08-05T09:22:00Z"/>
                <w:color w:val="000000"/>
                <w:sz w:val="20"/>
                <w:szCs w:val="20"/>
              </w:rPr>
            </w:pPr>
            <w:ins w:id="2518" w:author="Dylan CHEN" w:date="2026-08-05T17:22:00Z" w16du:dateUtc="2026-08-05T09:22:00Z">
              <w:r w:rsidRPr="00B9646D">
                <w:rPr>
                  <w:color w:val="000000"/>
                  <w:sz w:val="20"/>
                  <w:szCs w:val="20"/>
                </w:rPr>
                <w:t>√</w:t>
              </w:r>
            </w:ins>
          </w:p>
        </w:tc>
        <w:tc>
          <w:tcPr>
            <w:tcW w:w="990" w:type="dxa"/>
            <w:tcBorders>
              <w:top w:val="nil"/>
              <w:left w:val="nil"/>
              <w:bottom w:val="single" w:sz="8" w:space="0" w:color="auto"/>
              <w:right w:val="nil"/>
            </w:tcBorders>
            <w:noWrap/>
            <w:tcMar>
              <w:left w:w="29" w:type="dxa"/>
              <w:right w:w="29" w:type="dxa"/>
            </w:tcMar>
            <w:hideMark/>
          </w:tcPr>
          <w:p w14:paraId="3CC50013" w14:textId="77777777" w:rsidR="00B9646D" w:rsidRPr="00B9646D" w:rsidRDefault="00B9646D" w:rsidP="00B9646D">
            <w:pPr>
              <w:jc w:val="center"/>
              <w:rPr>
                <w:ins w:id="2519" w:author="Dylan CHEN" w:date="2026-08-05T17:22:00Z" w16du:dateUtc="2026-08-05T09:22:00Z"/>
                <w:color w:val="000000"/>
                <w:sz w:val="20"/>
                <w:szCs w:val="20"/>
              </w:rPr>
            </w:pPr>
            <w:ins w:id="2520" w:author="Dylan CHEN" w:date="2026-08-05T17:22:00Z" w16du:dateUtc="2026-08-05T09:22:00Z">
              <w:r w:rsidRPr="00B9646D">
                <w:rPr>
                  <w:color w:val="000000"/>
                  <w:sz w:val="20"/>
                  <w:szCs w:val="20"/>
                </w:rPr>
                <w:t>√</w:t>
              </w:r>
            </w:ins>
          </w:p>
        </w:tc>
        <w:tc>
          <w:tcPr>
            <w:tcW w:w="1751" w:type="dxa"/>
            <w:tcBorders>
              <w:top w:val="nil"/>
              <w:left w:val="nil"/>
              <w:bottom w:val="single" w:sz="8" w:space="0" w:color="auto"/>
              <w:right w:val="nil"/>
            </w:tcBorders>
            <w:noWrap/>
            <w:tcMar>
              <w:left w:w="29" w:type="dxa"/>
              <w:right w:w="29" w:type="dxa"/>
            </w:tcMar>
            <w:hideMark/>
          </w:tcPr>
          <w:p w14:paraId="6CA09D02" w14:textId="77777777" w:rsidR="00B9646D" w:rsidRPr="00B9646D" w:rsidRDefault="00B9646D" w:rsidP="00B9646D">
            <w:pPr>
              <w:jc w:val="center"/>
              <w:rPr>
                <w:ins w:id="2521" w:author="Dylan CHEN" w:date="2026-08-05T17:22:00Z" w16du:dateUtc="2026-08-05T09:22:00Z"/>
                <w:color w:val="000000"/>
                <w:sz w:val="20"/>
                <w:szCs w:val="20"/>
              </w:rPr>
            </w:pPr>
            <w:ins w:id="2522" w:author="Dylan CHEN" w:date="2026-08-05T17:22:00Z" w16du:dateUtc="2026-08-05T09:22:00Z">
              <w:r w:rsidRPr="00B9646D">
                <w:rPr>
                  <w:color w:val="000000"/>
                  <w:sz w:val="20"/>
                  <w:szCs w:val="20"/>
                </w:rPr>
                <w:t>√</w:t>
              </w:r>
            </w:ins>
          </w:p>
        </w:tc>
        <w:tc>
          <w:tcPr>
            <w:tcW w:w="1219" w:type="dxa"/>
            <w:tcBorders>
              <w:top w:val="nil"/>
              <w:left w:val="nil"/>
              <w:bottom w:val="single" w:sz="8" w:space="0" w:color="auto"/>
              <w:right w:val="nil"/>
            </w:tcBorders>
            <w:noWrap/>
            <w:tcMar>
              <w:left w:w="29" w:type="dxa"/>
              <w:right w:w="29" w:type="dxa"/>
            </w:tcMar>
            <w:hideMark/>
          </w:tcPr>
          <w:p w14:paraId="68B45A33" w14:textId="77777777" w:rsidR="00B9646D" w:rsidRPr="00B9646D" w:rsidRDefault="00B9646D" w:rsidP="00B9646D">
            <w:pPr>
              <w:jc w:val="center"/>
              <w:rPr>
                <w:ins w:id="2523" w:author="Dylan CHEN" w:date="2026-08-05T17:22:00Z" w16du:dateUtc="2026-08-05T09:22:00Z"/>
                <w:color w:val="000000"/>
                <w:sz w:val="20"/>
                <w:szCs w:val="20"/>
              </w:rPr>
            </w:pPr>
            <w:ins w:id="2524" w:author="Dylan CHEN" w:date="2026-08-05T17:22:00Z" w16du:dateUtc="2026-08-05T09:22:00Z">
              <w:r w:rsidRPr="00B9646D">
                <w:rPr>
                  <w:color w:val="000000"/>
                  <w:sz w:val="20"/>
                  <w:szCs w:val="20"/>
                </w:rPr>
                <w:t>√ </w:t>
              </w:r>
            </w:ins>
          </w:p>
        </w:tc>
      </w:tr>
      <w:tr w:rsidR="00B9646D" w:rsidRPr="00B9646D" w14:paraId="216547DE" w14:textId="77777777" w:rsidTr="00546646">
        <w:trPr>
          <w:trHeight w:val="320"/>
          <w:jc w:val="center"/>
          <w:ins w:id="2525" w:author="Dylan CHEN" w:date="2026-08-05T17:22:00Z"/>
        </w:trPr>
        <w:tc>
          <w:tcPr>
            <w:tcW w:w="2044" w:type="dxa"/>
            <w:tcBorders>
              <w:top w:val="nil"/>
              <w:left w:val="nil"/>
              <w:bottom w:val="nil"/>
              <w:right w:val="nil"/>
            </w:tcBorders>
            <w:noWrap/>
            <w:tcMar>
              <w:left w:w="29" w:type="dxa"/>
              <w:right w:w="29" w:type="dxa"/>
            </w:tcMar>
            <w:hideMark/>
          </w:tcPr>
          <w:p w14:paraId="7F1C4E81" w14:textId="77777777" w:rsidR="00B9646D" w:rsidRPr="00B9646D" w:rsidRDefault="00B9646D" w:rsidP="00B9646D">
            <w:pPr>
              <w:rPr>
                <w:ins w:id="2526" w:author="Dylan CHEN" w:date="2026-08-05T17:22:00Z" w16du:dateUtc="2026-08-05T09:22:00Z"/>
                <w:color w:val="000000"/>
                <w:sz w:val="20"/>
                <w:szCs w:val="20"/>
              </w:rPr>
            </w:pPr>
            <w:ins w:id="2527" w:author="Dylan CHEN" w:date="2026-08-05T17:22:00Z" w16du:dateUtc="2026-08-05T09:22:00Z">
              <w:r w:rsidRPr="00B9646D">
                <w:rPr>
                  <w:color w:val="000000"/>
                  <w:sz w:val="20"/>
                  <w:szCs w:val="20"/>
                </w:rPr>
                <w:t>N</w:t>
              </w:r>
            </w:ins>
          </w:p>
        </w:tc>
        <w:tc>
          <w:tcPr>
            <w:tcW w:w="729" w:type="dxa"/>
            <w:tcBorders>
              <w:top w:val="nil"/>
              <w:left w:val="nil"/>
              <w:bottom w:val="nil"/>
              <w:right w:val="nil"/>
            </w:tcBorders>
            <w:noWrap/>
            <w:tcMar>
              <w:left w:w="29" w:type="dxa"/>
              <w:right w:w="29" w:type="dxa"/>
            </w:tcMar>
            <w:hideMark/>
          </w:tcPr>
          <w:p w14:paraId="7BFCB4CE" w14:textId="77777777" w:rsidR="00B9646D" w:rsidRPr="00B9646D" w:rsidRDefault="00B9646D" w:rsidP="00B9646D">
            <w:pPr>
              <w:jc w:val="center"/>
              <w:rPr>
                <w:ins w:id="2528" w:author="Dylan CHEN" w:date="2026-08-05T17:22:00Z" w16du:dateUtc="2026-08-05T09:22:00Z"/>
                <w:color w:val="000000"/>
                <w:sz w:val="20"/>
                <w:szCs w:val="20"/>
              </w:rPr>
            </w:pPr>
            <w:ins w:id="2529" w:author="Dylan CHEN" w:date="2026-08-05T17:22:00Z" w16du:dateUtc="2026-08-05T09:22:00Z">
              <w:r w:rsidRPr="00B9646D">
                <w:rPr>
                  <w:color w:val="000000"/>
                  <w:sz w:val="20"/>
                  <w:szCs w:val="20"/>
                </w:rPr>
                <w:t>4,670</w:t>
              </w:r>
            </w:ins>
          </w:p>
        </w:tc>
        <w:tc>
          <w:tcPr>
            <w:tcW w:w="917" w:type="dxa"/>
            <w:tcBorders>
              <w:top w:val="nil"/>
              <w:left w:val="nil"/>
              <w:bottom w:val="nil"/>
              <w:right w:val="nil"/>
            </w:tcBorders>
            <w:noWrap/>
            <w:tcMar>
              <w:left w:w="29" w:type="dxa"/>
              <w:right w:w="29" w:type="dxa"/>
            </w:tcMar>
            <w:hideMark/>
          </w:tcPr>
          <w:p w14:paraId="28B12C1D" w14:textId="77777777" w:rsidR="00B9646D" w:rsidRPr="00B9646D" w:rsidRDefault="00B9646D" w:rsidP="00B9646D">
            <w:pPr>
              <w:jc w:val="center"/>
              <w:rPr>
                <w:ins w:id="2530" w:author="Dylan CHEN" w:date="2026-08-05T17:22:00Z" w16du:dateUtc="2026-08-05T09:22:00Z"/>
                <w:color w:val="000000"/>
                <w:sz w:val="20"/>
                <w:szCs w:val="20"/>
              </w:rPr>
            </w:pPr>
            <w:ins w:id="2531" w:author="Dylan CHEN" w:date="2026-08-05T17:22:00Z" w16du:dateUtc="2026-08-05T09:22:00Z">
              <w:r w:rsidRPr="00B9646D">
                <w:rPr>
                  <w:color w:val="000000"/>
                  <w:sz w:val="20"/>
                  <w:szCs w:val="20"/>
                </w:rPr>
                <w:t>4,670</w:t>
              </w:r>
            </w:ins>
          </w:p>
        </w:tc>
        <w:tc>
          <w:tcPr>
            <w:tcW w:w="810" w:type="dxa"/>
            <w:tcBorders>
              <w:top w:val="nil"/>
              <w:left w:val="nil"/>
              <w:bottom w:val="nil"/>
              <w:right w:val="nil"/>
            </w:tcBorders>
            <w:noWrap/>
            <w:tcMar>
              <w:left w:w="29" w:type="dxa"/>
              <w:right w:w="29" w:type="dxa"/>
            </w:tcMar>
            <w:hideMark/>
          </w:tcPr>
          <w:p w14:paraId="2FF60FF4" w14:textId="77777777" w:rsidR="00B9646D" w:rsidRPr="00B9646D" w:rsidRDefault="00B9646D" w:rsidP="00B9646D">
            <w:pPr>
              <w:jc w:val="center"/>
              <w:rPr>
                <w:ins w:id="2532" w:author="Dylan CHEN" w:date="2026-08-05T17:22:00Z" w16du:dateUtc="2026-08-05T09:22:00Z"/>
                <w:color w:val="000000"/>
                <w:sz w:val="20"/>
                <w:szCs w:val="20"/>
              </w:rPr>
            </w:pPr>
            <w:ins w:id="2533" w:author="Dylan CHEN" w:date="2026-08-05T17:22:00Z" w16du:dateUtc="2026-08-05T09:22:00Z">
              <w:r w:rsidRPr="00B9646D">
                <w:rPr>
                  <w:color w:val="000000"/>
                  <w:sz w:val="20"/>
                  <w:szCs w:val="20"/>
                </w:rPr>
                <w:t>4,670</w:t>
              </w:r>
            </w:ins>
          </w:p>
        </w:tc>
        <w:tc>
          <w:tcPr>
            <w:tcW w:w="900" w:type="dxa"/>
            <w:tcBorders>
              <w:top w:val="nil"/>
              <w:left w:val="nil"/>
              <w:bottom w:val="nil"/>
              <w:right w:val="nil"/>
            </w:tcBorders>
            <w:noWrap/>
            <w:tcMar>
              <w:left w:w="29" w:type="dxa"/>
              <w:right w:w="29" w:type="dxa"/>
            </w:tcMar>
            <w:hideMark/>
          </w:tcPr>
          <w:p w14:paraId="0DCEDF0E" w14:textId="77777777" w:rsidR="00B9646D" w:rsidRPr="00B9646D" w:rsidRDefault="00B9646D" w:rsidP="00B9646D">
            <w:pPr>
              <w:jc w:val="center"/>
              <w:rPr>
                <w:ins w:id="2534" w:author="Dylan CHEN" w:date="2026-08-05T17:22:00Z" w16du:dateUtc="2026-08-05T09:22:00Z"/>
                <w:color w:val="000000"/>
                <w:sz w:val="20"/>
                <w:szCs w:val="20"/>
              </w:rPr>
            </w:pPr>
            <w:ins w:id="2535" w:author="Dylan CHEN" w:date="2026-08-05T17:22:00Z" w16du:dateUtc="2026-08-05T09:22:00Z">
              <w:r w:rsidRPr="00B9646D">
                <w:rPr>
                  <w:color w:val="000000"/>
                  <w:sz w:val="20"/>
                  <w:szCs w:val="20"/>
                </w:rPr>
                <w:t>4,670</w:t>
              </w:r>
            </w:ins>
          </w:p>
        </w:tc>
        <w:tc>
          <w:tcPr>
            <w:tcW w:w="990" w:type="dxa"/>
            <w:tcBorders>
              <w:top w:val="nil"/>
              <w:left w:val="nil"/>
              <w:bottom w:val="nil"/>
              <w:right w:val="nil"/>
            </w:tcBorders>
            <w:noWrap/>
            <w:tcMar>
              <w:left w:w="29" w:type="dxa"/>
              <w:right w:w="29" w:type="dxa"/>
            </w:tcMar>
            <w:hideMark/>
          </w:tcPr>
          <w:p w14:paraId="544FE6A4" w14:textId="77777777" w:rsidR="00B9646D" w:rsidRPr="00B9646D" w:rsidRDefault="00B9646D" w:rsidP="00B9646D">
            <w:pPr>
              <w:jc w:val="center"/>
              <w:rPr>
                <w:ins w:id="2536" w:author="Dylan CHEN" w:date="2026-08-05T17:22:00Z" w16du:dateUtc="2026-08-05T09:22:00Z"/>
                <w:color w:val="000000"/>
                <w:sz w:val="20"/>
                <w:szCs w:val="20"/>
              </w:rPr>
            </w:pPr>
            <w:ins w:id="2537" w:author="Dylan CHEN" w:date="2026-08-05T17:22:00Z" w16du:dateUtc="2026-08-05T09:22:00Z">
              <w:r w:rsidRPr="00B9646D">
                <w:rPr>
                  <w:color w:val="000000"/>
                  <w:sz w:val="20"/>
                  <w:szCs w:val="20"/>
                </w:rPr>
                <w:t>4,670</w:t>
              </w:r>
            </w:ins>
          </w:p>
        </w:tc>
        <w:tc>
          <w:tcPr>
            <w:tcW w:w="1751" w:type="dxa"/>
            <w:tcBorders>
              <w:top w:val="nil"/>
              <w:left w:val="nil"/>
              <w:bottom w:val="nil"/>
              <w:right w:val="nil"/>
            </w:tcBorders>
            <w:noWrap/>
            <w:tcMar>
              <w:left w:w="29" w:type="dxa"/>
              <w:right w:w="29" w:type="dxa"/>
            </w:tcMar>
            <w:hideMark/>
          </w:tcPr>
          <w:p w14:paraId="184FF128" w14:textId="77777777" w:rsidR="00B9646D" w:rsidRPr="00B9646D" w:rsidRDefault="00B9646D" w:rsidP="00B9646D">
            <w:pPr>
              <w:jc w:val="center"/>
              <w:rPr>
                <w:ins w:id="2538" w:author="Dylan CHEN" w:date="2026-08-05T17:22:00Z" w16du:dateUtc="2026-08-05T09:22:00Z"/>
                <w:color w:val="000000"/>
                <w:sz w:val="20"/>
                <w:szCs w:val="20"/>
              </w:rPr>
            </w:pPr>
            <w:ins w:id="2539" w:author="Dylan CHEN" w:date="2026-08-05T17:22:00Z" w16du:dateUtc="2026-08-05T09:22:00Z">
              <w:r w:rsidRPr="00B9646D">
                <w:rPr>
                  <w:color w:val="000000"/>
                  <w:sz w:val="20"/>
                  <w:szCs w:val="20"/>
                </w:rPr>
                <w:t>4,670</w:t>
              </w:r>
            </w:ins>
          </w:p>
        </w:tc>
        <w:tc>
          <w:tcPr>
            <w:tcW w:w="1219" w:type="dxa"/>
            <w:tcBorders>
              <w:top w:val="nil"/>
              <w:left w:val="nil"/>
              <w:bottom w:val="nil"/>
              <w:right w:val="nil"/>
            </w:tcBorders>
            <w:noWrap/>
            <w:tcMar>
              <w:left w:w="29" w:type="dxa"/>
              <w:right w:w="29" w:type="dxa"/>
            </w:tcMar>
            <w:hideMark/>
          </w:tcPr>
          <w:p w14:paraId="4DE33B43" w14:textId="77777777" w:rsidR="00B9646D" w:rsidRPr="00B9646D" w:rsidRDefault="00B9646D" w:rsidP="00B9646D">
            <w:pPr>
              <w:jc w:val="center"/>
              <w:rPr>
                <w:ins w:id="2540" w:author="Dylan CHEN" w:date="2026-08-05T17:22:00Z" w16du:dateUtc="2026-08-05T09:22:00Z"/>
                <w:color w:val="000000"/>
                <w:sz w:val="20"/>
                <w:szCs w:val="20"/>
              </w:rPr>
            </w:pPr>
            <w:ins w:id="2541" w:author="Dylan CHEN" w:date="2026-08-05T17:22:00Z" w16du:dateUtc="2026-08-05T09:22:00Z">
              <w:r w:rsidRPr="00B9646D">
                <w:rPr>
                  <w:color w:val="000000"/>
                  <w:sz w:val="20"/>
                  <w:szCs w:val="20"/>
                </w:rPr>
                <w:t>4,670</w:t>
              </w:r>
            </w:ins>
          </w:p>
        </w:tc>
      </w:tr>
      <w:tr w:rsidR="00B9646D" w:rsidRPr="00B9646D" w14:paraId="32CFA65A" w14:textId="77777777" w:rsidTr="00546646">
        <w:trPr>
          <w:trHeight w:val="320"/>
          <w:jc w:val="center"/>
          <w:ins w:id="2542" w:author="Dylan CHEN" w:date="2026-08-05T17:22:00Z"/>
        </w:trPr>
        <w:tc>
          <w:tcPr>
            <w:tcW w:w="2044" w:type="dxa"/>
            <w:tcBorders>
              <w:top w:val="nil"/>
              <w:left w:val="nil"/>
              <w:bottom w:val="nil"/>
              <w:right w:val="nil"/>
            </w:tcBorders>
            <w:noWrap/>
            <w:tcMar>
              <w:left w:w="29" w:type="dxa"/>
              <w:right w:w="29" w:type="dxa"/>
            </w:tcMar>
            <w:hideMark/>
          </w:tcPr>
          <w:p w14:paraId="4582D0E9" w14:textId="77777777" w:rsidR="00B9646D" w:rsidRPr="00B9646D" w:rsidRDefault="00B9646D" w:rsidP="00B9646D">
            <w:pPr>
              <w:rPr>
                <w:ins w:id="2543" w:author="Dylan CHEN" w:date="2026-08-05T17:22:00Z" w16du:dateUtc="2026-08-05T09:22:00Z"/>
                <w:color w:val="000000"/>
                <w:sz w:val="20"/>
                <w:szCs w:val="20"/>
              </w:rPr>
            </w:pPr>
            <w:ins w:id="2544" w:author="Dylan CHEN" w:date="2026-08-05T17:22:00Z" w16du:dateUtc="2026-08-05T09:22:00Z">
              <w:r w:rsidRPr="00B9646D">
                <w:rPr>
                  <w:color w:val="000000"/>
                  <w:sz w:val="20"/>
                  <w:szCs w:val="20"/>
                </w:rPr>
                <w:t>log likelihood</w:t>
              </w:r>
            </w:ins>
          </w:p>
        </w:tc>
        <w:tc>
          <w:tcPr>
            <w:tcW w:w="729" w:type="dxa"/>
            <w:tcBorders>
              <w:top w:val="nil"/>
              <w:left w:val="nil"/>
              <w:bottom w:val="nil"/>
              <w:right w:val="nil"/>
            </w:tcBorders>
            <w:noWrap/>
            <w:tcMar>
              <w:left w:w="29" w:type="dxa"/>
              <w:right w:w="29" w:type="dxa"/>
            </w:tcMar>
            <w:hideMark/>
          </w:tcPr>
          <w:p w14:paraId="46955C80" w14:textId="77777777" w:rsidR="00B9646D" w:rsidRPr="00B9646D" w:rsidRDefault="00B9646D" w:rsidP="00B9646D">
            <w:pPr>
              <w:rPr>
                <w:ins w:id="2545" w:author="Dylan CHEN" w:date="2026-08-05T17:22:00Z" w16du:dateUtc="2026-08-05T09:22:00Z"/>
                <w:color w:val="000000"/>
                <w:sz w:val="20"/>
                <w:szCs w:val="20"/>
              </w:rPr>
            </w:pPr>
          </w:p>
        </w:tc>
        <w:tc>
          <w:tcPr>
            <w:tcW w:w="917" w:type="dxa"/>
            <w:tcBorders>
              <w:top w:val="nil"/>
              <w:left w:val="nil"/>
              <w:bottom w:val="nil"/>
              <w:right w:val="nil"/>
            </w:tcBorders>
            <w:noWrap/>
            <w:tcMar>
              <w:left w:w="29" w:type="dxa"/>
              <w:right w:w="29" w:type="dxa"/>
            </w:tcMar>
            <w:hideMark/>
          </w:tcPr>
          <w:p w14:paraId="6B0A7CE1" w14:textId="77777777" w:rsidR="00B9646D" w:rsidRPr="00B9646D" w:rsidRDefault="00B9646D" w:rsidP="00B9646D">
            <w:pPr>
              <w:rPr>
                <w:ins w:id="2546" w:author="Dylan CHEN" w:date="2026-08-05T17:22:00Z" w16du:dateUtc="2026-08-05T09:22:00Z"/>
                <w:sz w:val="20"/>
                <w:szCs w:val="20"/>
              </w:rPr>
            </w:pPr>
          </w:p>
        </w:tc>
        <w:tc>
          <w:tcPr>
            <w:tcW w:w="810" w:type="dxa"/>
            <w:tcBorders>
              <w:top w:val="nil"/>
              <w:left w:val="nil"/>
              <w:bottom w:val="nil"/>
              <w:right w:val="nil"/>
            </w:tcBorders>
            <w:noWrap/>
            <w:tcMar>
              <w:left w:w="29" w:type="dxa"/>
              <w:right w:w="29" w:type="dxa"/>
            </w:tcMar>
            <w:hideMark/>
          </w:tcPr>
          <w:p w14:paraId="0C65B08A" w14:textId="77777777" w:rsidR="00B9646D" w:rsidRPr="00B9646D" w:rsidRDefault="00B9646D" w:rsidP="00B9646D">
            <w:pPr>
              <w:rPr>
                <w:ins w:id="2547" w:author="Dylan CHEN" w:date="2026-08-05T17:22:00Z" w16du:dateUtc="2026-08-05T09:22:00Z"/>
                <w:sz w:val="20"/>
                <w:szCs w:val="20"/>
              </w:rPr>
            </w:pPr>
          </w:p>
        </w:tc>
        <w:tc>
          <w:tcPr>
            <w:tcW w:w="900" w:type="dxa"/>
            <w:tcBorders>
              <w:top w:val="nil"/>
              <w:left w:val="nil"/>
              <w:bottom w:val="nil"/>
              <w:right w:val="nil"/>
            </w:tcBorders>
            <w:noWrap/>
            <w:tcMar>
              <w:left w:w="29" w:type="dxa"/>
              <w:right w:w="29" w:type="dxa"/>
            </w:tcMar>
            <w:hideMark/>
          </w:tcPr>
          <w:p w14:paraId="343247B8" w14:textId="77777777" w:rsidR="00B9646D" w:rsidRPr="00B9646D" w:rsidRDefault="00B9646D" w:rsidP="00B9646D">
            <w:pPr>
              <w:rPr>
                <w:ins w:id="2548" w:author="Dylan CHEN" w:date="2026-08-05T17:22:00Z" w16du:dateUtc="2026-08-05T09:22:00Z"/>
                <w:sz w:val="20"/>
                <w:szCs w:val="20"/>
              </w:rPr>
            </w:pPr>
          </w:p>
        </w:tc>
        <w:tc>
          <w:tcPr>
            <w:tcW w:w="990" w:type="dxa"/>
            <w:tcBorders>
              <w:top w:val="nil"/>
              <w:left w:val="nil"/>
              <w:bottom w:val="nil"/>
              <w:right w:val="nil"/>
            </w:tcBorders>
            <w:noWrap/>
            <w:tcMar>
              <w:left w:w="29" w:type="dxa"/>
              <w:right w:w="29" w:type="dxa"/>
            </w:tcMar>
            <w:hideMark/>
          </w:tcPr>
          <w:p w14:paraId="07F6306B" w14:textId="77777777" w:rsidR="00B9646D" w:rsidRPr="00B9646D" w:rsidRDefault="00B9646D" w:rsidP="00B9646D">
            <w:pPr>
              <w:rPr>
                <w:ins w:id="2549" w:author="Dylan CHEN" w:date="2026-08-05T17:22:00Z" w16du:dateUtc="2026-08-05T09:22:00Z"/>
                <w:sz w:val="20"/>
                <w:szCs w:val="20"/>
              </w:rPr>
            </w:pPr>
          </w:p>
        </w:tc>
        <w:tc>
          <w:tcPr>
            <w:tcW w:w="1751" w:type="dxa"/>
            <w:tcBorders>
              <w:top w:val="nil"/>
              <w:left w:val="nil"/>
              <w:bottom w:val="nil"/>
              <w:right w:val="nil"/>
            </w:tcBorders>
            <w:noWrap/>
            <w:tcMar>
              <w:left w:w="29" w:type="dxa"/>
              <w:right w:w="29" w:type="dxa"/>
            </w:tcMar>
            <w:hideMark/>
          </w:tcPr>
          <w:p w14:paraId="0AAC32CB" w14:textId="77777777" w:rsidR="00B9646D" w:rsidRPr="00B9646D" w:rsidRDefault="00B9646D" w:rsidP="00B9646D">
            <w:pPr>
              <w:rPr>
                <w:ins w:id="2550" w:author="Dylan CHEN" w:date="2026-08-05T17:22:00Z" w16du:dateUtc="2026-08-05T09:22:00Z"/>
                <w:sz w:val="20"/>
                <w:szCs w:val="20"/>
              </w:rPr>
            </w:pPr>
          </w:p>
        </w:tc>
        <w:tc>
          <w:tcPr>
            <w:tcW w:w="1219" w:type="dxa"/>
            <w:tcBorders>
              <w:top w:val="nil"/>
              <w:left w:val="nil"/>
              <w:bottom w:val="nil"/>
              <w:right w:val="nil"/>
            </w:tcBorders>
            <w:noWrap/>
            <w:tcMar>
              <w:left w:w="29" w:type="dxa"/>
              <w:right w:w="29" w:type="dxa"/>
            </w:tcMar>
            <w:hideMark/>
          </w:tcPr>
          <w:p w14:paraId="0B2558E3" w14:textId="77777777" w:rsidR="00B9646D" w:rsidRPr="00B9646D" w:rsidRDefault="00B9646D" w:rsidP="00B9646D">
            <w:pPr>
              <w:jc w:val="center"/>
              <w:rPr>
                <w:ins w:id="2551" w:author="Dylan CHEN" w:date="2026-08-05T17:22:00Z" w16du:dateUtc="2026-08-05T09:22:00Z"/>
                <w:color w:val="000000"/>
                <w:sz w:val="20"/>
                <w:szCs w:val="20"/>
              </w:rPr>
            </w:pPr>
            <w:ins w:id="2552" w:author="Dylan CHEN" w:date="2026-08-05T17:22:00Z" w16du:dateUtc="2026-08-05T09:22:00Z">
              <w:r w:rsidRPr="00B9646D">
                <w:rPr>
                  <w:color w:val="000000"/>
                  <w:sz w:val="20"/>
                  <w:szCs w:val="20"/>
                </w:rPr>
                <w:t>-7408.622</w:t>
              </w:r>
            </w:ins>
          </w:p>
        </w:tc>
      </w:tr>
      <w:tr w:rsidR="00B9646D" w:rsidRPr="00B9646D" w14:paraId="0EEAE4B7" w14:textId="77777777" w:rsidTr="00546646">
        <w:trPr>
          <w:trHeight w:val="340"/>
          <w:jc w:val="center"/>
          <w:ins w:id="2553" w:author="Dylan CHEN" w:date="2026-08-05T17:22:00Z"/>
        </w:trPr>
        <w:tc>
          <w:tcPr>
            <w:tcW w:w="2044" w:type="dxa"/>
            <w:tcBorders>
              <w:top w:val="nil"/>
              <w:left w:val="nil"/>
              <w:bottom w:val="single" w:sz="8" w:space="0" w:color="auto"/>
              <w:right w:val="nil"/>
            </w:tcBorders>
            <w:noWrap/>
            <w:tcMar>
              <w:left w:w="29" w:type="dxa"/>
              <w:right w:w="29" w:type="dxa"/>
            </w:tcMar>
            <w:hideMark/>
          </w:tcPr>
          <w:p w14:paraId="632D92C6" w14:textId="77777777" w:rsidR="00B9646D" w:rsidRPr="00B9646D" w:rsidRDefault="00B9646D" w:rsidP="00B9646D">
            <w:pPr>
              <w:rPr>
                <w:ins w:id="2554" w:author="Dylan CHEN" w:date="2026-08-05T17:22:00Z" w16du:dateUtc="2026-08-05T09:22:00Z"/>
                <w:color w:val="000000"/>
                <w:sz w:val="20"/>
                <w:szCs w:val="20"/>
              </w:rPr>
            </w:pPr>
            <w:ins w:id="2555" w:author="Dylan CHEN" w:date="2026-08-05T17:22:00Z" w16du:dateUtc="2026-08-05T09:22:00Z">
              <w:r w:rsidRPr="00B9646D">
                <w:rPr>
                  <w:color w:val="000000"/>
                  <w:sz w:val="20"/>
                  <w:szCs w:val="20"/>
                </w:rPr>
                <w:t>pseudo R^2</w:t>
              </w:r>
            </w:ins>
          </w:p>
        </w:tc>
        <w:tc>
          <w:tcPr>
            <w:tcW w:w="729" w:type="dxa"/>
            <w:tcBorders>
              <w:top w:val="nil"/>
              <w:left w:val="nil"/>
              <w:bottom w:val="single" w:sz="8" w:space="0" w:color="auto"/>
              <w:right w:val="nil"/>
            </w:tcBorders>
            <w:noWrap/>
            <w:tcMar>
              <w:left w:w="29" w:type="dxa"/>
              <w:right w:w="29" w:type="dxa"/>
            </w:tcMar>
            <w:hideMark/>
          </w:tcPr>
          <w:p w14:paraId="6664AC17" w14:textId="77777777" w:rsidR="00B9646D" w:rsidRPr="00B9646D" w:rsidRDefault="00B9646D" w:rsidP="00B9646D">
            <w:pPr>
              <w:jc w:val="center"/>
              <w:rPr>
                <w:ins w:id="2556" w:author="Dylan CHEN" w:date="2026-08-05T17:22:00Z" w16du:dateUtc="2026-08-05T09:22:00Z"/>
                <w:color w:val="000000"/>
                <w:sz w:val="20"/>
                <w:szCs w:val="20"/>
              </w:rPr>
            </w:pPr>
            <w:ins w:id="2557" w:author="Dylan CHEN" w:date="2026-08-05T17:22:00Z" w16du:dateUtc="2026-08-05T09:22:00Z">
              <w:r w:rsidRPr="00B9646D">
                <w:rPr>
                  <w:color w:val="000000"/>
                  <w:sz w:val="20"/>
                  <w:szCs w:val="20"/>
                </w:rPr>
                <w:t> </w:t>
              </w:r>
            </w:ins>
          </w:p>
        </w:tc>
        <w:tc>
          <w:tcPr>
            <w:tcW w:w="917" w:type="dxa"/>
            <w:tcBorders>
              <w:top w:val="nil"/>
              <w:left w:val="nil"/>
              <w:bottom w:val="single" w:sz="8" w:space="0" w:color="auto"/>
              <w:right w:val="nil"/>
            </w:tcBorders>
            <w:noWrap/>
            <w:tcMar>
              <w:left w:w="29" w:type="dxa"/>
              <w:right w:w="29" w:type="dxa"/>
            </w:tcMar>
            <w:hideMark/>
          </w:tcPr>
          <w:p w14:paraId="3F2AD95A" w14:textId="77777777" w:rsidR="00B9646D" w:rsidRPr="00B9646D" w:rsidRDefault="00B9646D" w:rsidP="00B9646D">
            <w:pPr>
              <w:jc w:val="center"/>
              <w:rPr>
                <w:ins w:id="2558" w:author="Dylan CHEN" w:date="2026-08-05T17:22:00Z" w16du:dateUtc="2026-08-05T09:22:00Z"/>
                <w:color w:val="000000"/>
                <w:sz w:val="20"/>
                <w:szCs w:val="20"/>
              </w:rPr>
            </w:pPr>
            <w:ins w:id="2559" w:author="Dylan CHEN" w:date="2026-08-05T17:22:00Z" w16du:dateUtc="2026-08-05T09:22:00Z">
              <w:r w:rsidRPr="00B9646D">
                <w:rPr>
                  <w:color w:val="000000"/>
                  <w:sz w:val="20"/>
                  <w:szCs w:val="20"/>
                </w:rPr>
                <w:t> </w:t>
              </w:r>
            </w:ins>
          </w:p>
        </w:tc>
        <w:tc>
          <w:tcPr>
            <w:tcW w:w="810" w:type="dxa"/>
            <w:tcBorders>
              <w:top w:val="nil"/>
              <w:left w:val="nil"/>
              <w:bottom w:val="single" w:sz="8" w:space="0" w:color="auto"/>
              <w:right w:val="nil"/>
            </w:tcBorders>
            <w:noWrap/>
            <w:tcMar>
              <w:left w:w="29" w:type="dxa"/>
              <w:right w:w="29" w:type="dxa"/>
            </w:tcMar>
            <w:hideMark/>
          </w:tcPr>
          <w:p w14:paraId="69E13A38" w14:textId="77777777" w:rsidR="00B9646D" w:rsidRPr="00B9646D" w:rsidRDefault="00B9646D" w:rsidP="00B9646D">
            <w:pPr>
              <w:jc w:val="center"/>
              <w:rPr>
                <w:ins w:id="2560" w:author="Dylan CHEN" w:date="2026-08-05T17:22:00Z" w16du:dateUtc="2026-08-05T09:22:00Z"/>
                <w:color w:val="000000"/>
                <w:sz w:val="20"/>
                <w:szCs w:val="20"/>
              </w:rPr>
            </w:pPr>
            <w:ins w:id="2561" w:author="Dylan CHEN" w:date="2026-08-05T17:22:00Z" w16du:dateUtc="2026-08-05T09:22:00Z">
              <w:r w:rsidRPr="00B9646D">
                <w:rPr>
                  <w:color w:val="000000"/>
                  <w:sz w:val="20"/>
                  <w:szCs w:val="20"/>
                </w:rPr>
                <w:t> </w:t>
              </w:r>
            </w:ins>
          </w:p>
        </w:tc>
        <w:tc>
          <w:tcPr>
            <w:tcW w:w="900" w:type="dxa"/>
            <w:tcBorders>
              <w:top w:val="nil"/>
              <w:left w:val="nil"/>
              <w:bottom w:val="single" w:sz="8" w:space="0" w:color="auto"/>
              <w:right w:val="nil"/>
            </w:tcBorders>
            <w:noWrap/>
            <w:tcMar>
              <w:left w:w="29" w:type="dxa"/>
              <w:right w:w="29" w:type="dxa"/>
            </w:tcMar>
            <w:hideMark/>
          </w:tcPr>
          <w:p w14:paraId="00835F19" w14:textId="77777777" w:rsidR="00B9646D" w:rsidRPr="00B9646D" w:rsidRDefault="00B9646D" w:rsidP="00B9646D">
            <w:pPr>
              <w:jc w:val="center"/>
              <w:rPr>
                <w:ins w:id="2562" w:author="Dylan CHEN" w:date="2026-08-05T17:22:00Z" w16du:dateUtc="2026-08-05T09:22:00Z"/>
                <w:color w:val="000000"/>
                <w:sz w:val="20"/>
                <w:szCs w:val="20"/>
              </w:rPr>
            </w:pPr>
            <w:ins w:id="2563" w:author="Dylan CHEN" w:date="2026-08-05T17:22:00Z" w16du:dateUtc="2026-08-05T09:22:00Z">
              <w:r w:rsidRPr="00B9646D">
                <w:rPr>
                  <w:color w:val="000000"/>
                  <w:sz w:val="20"/>
                  <w:szCs w:val="20"/>
                </w:rPr>
                <w:t> </w:t>
              </w:r>
            </w:ins>
          </w:p>
        </w:tc>
        <w:tc>
          <w:tcPr>
            <w:tcW w:w="990" w:type="dxa"/>
            <w:tcBorders>
              <w:top w:val="nil"/>
              <w:left w:val="nil"/>
              <w:bottom w:val="single" w:sz="8" w:space="0" w:color="auto"/>
              <w:right w:val="nil"/>
            </w:tcBorders>
            <w:noWrap/>
            <w:tcMar>
              <w:left w:w="29" w:type="dxa"/>
              <w:right w:w="29" w:type="dxa"/>
            </w:tcMar>
            <w:hideMark/>
          </w:tcPr>
          <w:p w14:paraId="4AE3F303" w14:textId="77777777" w:rsidR="00B9646D" w:rsidRPr="00B9646D" w:rsidRDefault="00B9646D" w:rsidP="00B9646D">
            <w:pPr>
              <w:jc w:val="center"/>
              <w:rPr>
                <w:ins w:id="2564" w:author="Dylan CHEN" w:date="2026-08-05T17:22:00Z" w16du:dateUtc="2026-08-05T09:22:00Z"/>
                <w:color w:val="000000"/>
                <w:sz w:val="20"/>
                <w:szCs w:val="20"/>
              </w:rPr>
            </w:pPr>
            <w:ins w:id="2565" w:author="Dylan CHEN" w:date="2026-08-05T17:22:00Z" w16du:dateUtc="2026-08-05T09:22:00Z">
              <w:r w:rsidRPr="00B9646D">
                <w:rPr>
                  <w:color w:val="000000"/>
                  <w:sz w:val="20"/>
                  <w:szCs w:val="20"/>
                </w:rPr>
                <w:t> </w:t>
              </w:r>
            </w:ins>
          </w:p>
        </w:tc>
        <w:tc>
          <w:tcPr>
            <w:tcW w:w="1751" w:type="dxa"/>
            <w:tcBorders>
              <w:top w:val="nil"/>
              <w:left w:val="nil"/>
              <w:bottom w:val="single" w:sz="8" w:space="0" w:color="auto"/>
              <w:right w:val="nil"/>
            </w:tcBorders>
            <w:noWrap/>
            <w:tcMar>
              <w:left w:w="29" w:type="dxa"/>
              <w:right w:w="29" w:type="dxa"/>
            </w:tcMar>
            <w:hideMark/>
          </w:tcPr>
          <w:p w14:paraId="25EE8505" w14:textId="77777777" w:rsidR="00B9646D" w:rsidRPr="00B9646D" w:rsidRDefault="00B9646D" w:rsidP="00B9646D">
            <w:pPr>
              <w:jc w:val="center"/>
              <w:rPr>
                <w:ins w:id="2566" w:author="Dylan CHEN" w:date="2026-08-05T17:22:00Z" w16du:dateUtc="2026-08-05T09:22:00Z"/>
                <w:color w:val="000000"/>
                <w:sz w:val="20"/>
                <w:szCs w:val="20"/>
              </w:rPr>
            </w:pPr>
            <w:ins w:id="2567" w:author="Dylan CHEN" w:date="2026-08-05T17:22:00Z" w16du:dateUtc="2026-08-05T09:22:00Z">
              <w:r w:rsidRPr="00B9646D">
                <w:rPr>
                  <w:color w:val="000000"/>
                  <w:sz w:val="20"/>
                  <w:szCs w:val="20"/>
                </w:rPr>
                <w:t> </w:t>
              </w:r>
            </w:ins>
          </w:p>
        </w:tc>
        <w:tc>
          <w:tcPr>
            <w:tcW w:w="1219" w:type="dxa"/>
            <w:tcBorders>
              <w:top w:val="nil"/>
              <w:left w:val="nil"/>
              <w:bottom w:val="single" w:sz="8" w:space="0" w:color="auto"/>
              <w:right w:val="nil"/>
            </w:tcBorders>
            <w:noWrap/>
            <w:tcMar>
              <w:left w:w="29" w:type="dxa"/>
              <w:right w:w="29" w:type="dxa"/>
            </w:tcMar>
            <w:hideMark/>
          </w:tcPr>
          <w:p w14:paraId="4A71E855" w14:textId="77777777" w:rsidR="00B9646D" w:rsidRPr="00B9646D" w:rsidRDefault="00B9646D" w:rsidP="00B9646D">
            <w:pPr>
              <w:jc w:val="center"/>
              <w:rPr>
                <w:ins w:id="2568" w:author="Dylan CHEN" w:date="2026-08-05T17:22:00Z" w16du:dateUtc="2026-08-05T09:22:00Z"/>
                <w:color w:val="000000"/>
                <w:sz w:val="20"/>
                <w:szCs w:val="20"/>
              </w:rPr>
            </w:pPr>
            <w:ins w:id="2569" w:author="Dylan CHEN" w:date="2026-08-05T17:22:00Z" w16du:dateUtc="2026-08-05T09:22:00Z">
              <w:r w:rsidRPr="00B9646D">
                <w:rPr>
                  <w:color w:val="000000"/>
                  <w:sz w:val="20"/>
                  <w:szCs w:val="20"/>
                </w:rPr>
                <w:t>-0.022</w:t>
              </w:r>
            </w:ins>
          </w:p>
        </w:tc>
      </w:tr>
    </w:tbl>
    <w:p w14:paraId="6455002B" w14:textId="77777777" w:rsidR="00B9646D" w:rsidRPr="00B9646D" w:rsidRDefault="00B9646D" w:rsidP="00B9646D">
      <w:pPr>
        <w:spacing w:afterLines="50" w:after="120"/>
        <w:rPr>
          <w:ins w:id="2570" w:author="Dylan CHEN" w:date="2026-08-05T17:22:00Z" w16du:dateUtc="2026-08-05T09:22:00Z"/>
          <w:rFonts w:eastAsia="SimSun"/>
          <w:sz w:val="20"/>
          <w:szCs w:val="20"/>
        </w:rPr>
      </w:pPr>
      <w:ins w:id="2571" w:author="Dylan CHEN" w:date="2026-08-05T17:22:00Z" w16du:dateUtc="2026-08-05T09:22:00Z">
        <w:r w:rsidRPr="00B9646D">
          <w:rPr>
            <w:rFonts w:eastAsia="SimSun"/>
            <w:sz w:val="20"/>
            <w:szCs w:val="20"/>
          </w:rPr>
          <w:t>Notes: 1. ***p&lt;0.001; **p&lt;0.01; *p&lt;0.05.</w:t>
        </w:r>
        <w:r w:rsidRPr="00B9646D">
          <w:rPr>
            <w:rFonts w:eastAsia="SimSun"/>
            <w:sz w:val="20"/>
            <w:szCs w:val="20"/>
          </w:rPr>
          <w:br/>
          <w:t>2. Answer timing FE indicates the date on which the answer was posted.</w:t>
        </w:r>
      </w:ins>
    </w:p>
    <w:p w14:paraId="677D9148" w14:textId="3DE8D1A1" w:rsidR="00402005" w:rsidRPr="00522DE1" w:rsidRDefault="008A5176" w:rsidP="00AF7549">
      <w:pPr>
        <w:widowControl w:val="0"/>
        <w:autoSpaceDE w:val="0"/>
        <w:autoSpaceDN w:val="0"/>
        <w:adjustRightInd w:val="0"/>
        <w:spacing w:before="120" w:after="120"/>
        <w:jc w:val="both"/>
      </w:pPr>
      <w:ins w:id="2572" w:author="Dylan CHEN" w:date="2026-08-20T16:32:00Z" w16du:dateUtc="2026-08-20T08:32:00Z">
        <w:r w:rsidRPr="008A5176">
          <w:t>As stated in our opening remark, to make the paper more focused and to ensure the results align more strongly with our updated theoretical framework, we have respectfully placed this analysis here but removed all netlike-related results in the manuscript.</w:t>
        </w:r>
      </w:ins>
    </w:p>
    <w:p w14:paraId="5243FEA2" w14:textId="2D64B715"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lastRenderedPageBreak/>
        <w:t>---------------------------------------------------------------------------------------------------------------------</w:t>
      </w:r>
    </w:p>
    <w:p w14:paraId="0EDD0149" w14:textId="3384913B" w:rsidR="00C033C0" w:rsidRPr="00522DE1" w:rsidRDefault="008A5176" w:rsidP="00C033C0">
      <w:pPr>
        <w:widowControl w:val="0"/>
        <w:autoSpaceDE w:val="0"/>
        <w:spacing w:before="120" w:after="120"/>
        <w:jc w:val="both"/>
        <w:outlineLvl w:val="0"/>
        <w:rPr>
          <w:rFonts w:eastAsia="SimSun"/>
          <w:b/>
          <w:bCs/>
          <w:kern w:val="2"/>
        </w:rPr>
      </w:pPr>
      <w:bookmarkStart w:id="2573" w:name="OLE_LINK12"/>
      <w:ins w:id="2574" w:author="Dylan CHEN" w:date="2026-08-20T16:33:00Z" w16du:dateUtc="2026-08-20T08:33:00Z">
        <w:r>
          <w:rPr>
            <w:rFonts w:eastAsia="SimSun" w:hint="eastAsia"/>
            <w:b/>
            <w:bCs/>
            <w:kern w:val="2"/>
          </w:rPr>
          <w:t>#</w:t>
        </w:r>
      </w:ins>
      <w:ins w:id="2575" w:author="Xin Li" w:date="2026-03-28T08:27:00Z" w16du:dateUtc="2026-03-28T00:27:00Z">
        <w:r w:rsidR="00715613">
          <w:rPr>
            <w:rFonts w:eastAsia="SimSun"/>
            <w:b/>
            <w:bCs/>
            <w:kern w:val="2"/>
          </w:rPr>
          <w:t>*</w:t>
        </w:r>
      </w:ins>
      <w:r w:rsidR="00C033C0" w:rsidRPr="00522DE1">
        <w:rPr>
          <w:rFonts w:eastAsia="SimSun"/>
          <w:b/>
          <w:bCs/>
          <w:kern w:val="2"/>
        </w:rPr>
        <w:t>R2-24</w:t>
      </w:r>
    </w:p>
    <w:p w14:paraId="4F86F5E8" w14:textId="1483FCCF" w:rsidR="00C033C0" w:rsidRPr="00D241ED" w:rsidRDefault="00D178B7" w:rsidP="00D241ED">
      <w:pPr>
        <w:widowControl w:val="0"/>
        <w:autoSpaceDE w:val="0"/>
        <w:autoSpaceDN w:val="0"/>
        <w:adjustRightInd w:val="0"/>
        <w:spacing w:before="120" w:after="120"/>
        <w:ind w:left="480"/>
        <w:jc w:val="both"/>
        <w:rPr>
          <w:rFonts w:eastAsia="SimSun"/>
          <w:i/>
          <w:iCs/>
          <w:kern w:val="2"/>
        </w:rPr>
      </w:pPr>
      <w:r>
        <w:rPr>
          <w:i/>
          <w:iCs/>
        </w:rPr>
        <w:t xml:space="preserve">4. </w:t>
      </w:r>
      <w:r w:rsidR="00C033C0" w:rsidRPr="00D241ED">
        <w:rPr>
          <w:i/>
          <w:iCs/>
        </w:rPr>
        <w:t>Human answerers select to provide answers to questions without an AI answer because they want to gain recognition. The treatment effect is at the answerer level, who can select to join the treatment or control group. Testing the potential spillover effects is the right direction. However, more work is needed. Table 7 should follow Table 3, gradually adding controls, and all robustness checks conducted for the main effects should be applied to test for spillover effects.</w:t>
      </w:r>
    </w:p>
    <w:p w14:paraId="07949B74"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48C95A8" w14:textId="17E68F01" w:rsidR="00692D0A" w:rsidRPr="000B34A9" w:rsidRDefault="00640A3C" w:rsidP="000B7F20">
      <w:pPr>
        <w:widowControl w:val="0"/>
        <w:autoSpaceDE w:val="0"/>
        <w:autoSpaceDN w:val="0"/>
        <w:adjustRightInd w:val="0"/>
        <w:spacing w:before="120" w:after="120"/>
        <w:jc w:val="both"/>
        <w:rPr>
          <w:rFonts w:ascii="Heiti TC" w:eastAsia="Heiti TC" w:hAnsi="Heiti TC" w:cs="Heiti TC"/>
          <w:szCs w:val="22"/>
          <w:lang w:val="en-HK"/>
        </w:rPr>
      </w:pPr>
      <w:r>
        <w:rPr>
          <w:kern w:val="2"/>
        </w:rPr>
        <w:t>Following the suggestion of the reviewer,</w:t>
      </w:r>
      <w:r w:rsidR="00775686">
        <w:rPr>
          <w:rFonts w:hint="eastAsia"/>
          <w:kern w:val="2"/>
        </w:rPr>
        <w:t xml:space="preserve"> </w:t>
      </w:r>
      <w:r w:rsidR="00775686">
        <w:rPr>
          <w:rFonts w:hint="eastAsia"/>
        </w:rPr>
        <w:t>w</w:t>
      </w:r>
      <w:r w:rsidR="002E0E67">
        <w:t>e have revised the spillover analysis to mirror the progressive control structure</w:t>
      </w:r>
      <w:del w:id="2576" w:author="Dylan CHEN" w:date="2026-08-20T16:33:00Z" w16du:dateUtc="2026-08-20T08:33:00Z">
        <w:r w:rsidR="002E0E67" w:rsidDel="00F268A4">
          <w:delText xml:space="preserve"> in Table 3</w:delText>
        </w:r>
      </w:del>
      <w:ins w:id="2577" w:author="Dylan CHEN" w:date="2026-08-20T16:33:00Z" w16du:dateUtc="2026-08-20T08:33:00Z">
        <w:r w:rsidR="00F268A4">
          <w:rPr>
            <w:rFonts w:hint="eastAsia"/>
          </w:rPr>
          <w:t xml:space="preserve"> required in R2-22</w:t>
        </w:r>
      </w:ins>
      <w:r w:rsidR="002E0E67">
        <w:rPr>
          <w:rFonts w:hint="eastAsia"/>
        </w:rPr>
        <w:t>.</w:t>
      </w:r>
      <w:r w:rsidR="002E0E67">
        <w:t xml:space="preserve"> </w:t>
      </w:r>
      <w:r w:rsidR="00692D0A">
        <w:t>We also applied all robustness checks conducted for the main effects to the spillover tests.</w:t>
      </w:r>
    </w:p>
    <w:p w14:paraId="30183D8A" w14:textId="5CF9E2A9" w:rsidR="00414CFA" w:rsidRDefault="00692D0A" w:rsidP="00C033C0">
      <w:pPr>
        <w:widowControl w:val="0"/>
        <w:autoSpaceDE w:val="0"/>
        <w:autoSpaceDN w:val="0"/>
        <w:adjustRightInd w:val="0"/>
        <w:spacing w:before="120" w:after="120"/>
        <w:jc w:val="both"/>
      </w:pPr>
      <w:r>
        <w:t>All results remain consistent across specifications, showing no significant spillover effects. The updated results are reported below.</w:t>
      </w:r>
      <w:r w:rsidR="00C34CE8">
        <w:rPr>
          <w:rFonts w:hint="eastAsia"/>
        </w:rPr>
        <w:t xml:space="preserve"> </w:t>
      </w:r>
      <w:del w:id="2578" w:author="Dylan CHEN" w:date="2026-08-05T17:24:00Z" w16du:dateUtc="2026-08-05T09:24:00Z">
        <w:r w:rsidR="00C34CE8" w:rsidDel="00B9646D">
          <w:rPr>
            <w:rFonts w:hint="eastAsia"/>
          </w:rPr>
          <w:delText>Due to the page limit</w:delText>
        </w:r>
        <w:r w:rsidR="000B7F20" w:rsidDel="00B9646D">
          <w:delText xml:space="preserve"> of MISQ</w:delText>
        </w:r>
        <w:r w:rsidR="00C34CE8" w:rsidDel="00B9646D">
          <w:rPr>
            <w:rFonts w:hint="eastAsia"/>
          </w:rPr>
          <w:delText xml:space="preserve">, we </w:delText>
        </w:r>
        <w:r w:rsidR="000B7F20" w:rsidRPr="00D321AE" w:rsidDel="00B9646D">
          <w:rPr>
            <w:highlight w:val="yellow"/>
          </w:rPr>
          <w:delText xml:space="preserve">put the results into the </w:delText>
        </w:r>
        <w:r w:rsidR="00602974" w:rsidDel="00B9646D">
          <w:rPr>
            <w:rFonts w:hint="eastAsia"/>
            <w:highlight w:val="yellow"/>
          </w:rPr>
          <w:delText>O</w:delText>
        </w:r>
        <w:r w:rsidR="000B7F20" w:rsidRPr="00D321AE" w:rsidDel="00B9646D">
          <w:rPr>
            <w:highlight w:val="yellow"/>
          </w:rPr>
          <w:delText xml:space="preserve">nline </w:delText>
        </w:r>
        <w:r w:rsidR="00602974" w:rsidDel="00B9646D">
          <w:rPr>
            <w:rFonts w:hint="eastAsia"/>
            <w:highlight w:val="yellow"/>
          </w:rPr>
          <w:delText>A</w:delText>
        </w:r>
        <w:r w:rsidR="000B7F20" w:rsidRPr="00D321AE" w:rsidDel="00B9646D">
          <w:rPr>
            <w:highlight w:val="yellow"/>
          </w:rPr>
          <w:delText>ppendix</w:delText>
        </w:r>
        <w:r w:rsidR="00602974" w:rsidDel="00B9646D">
          <w:rPr>
            <w:rFonts w:hint="eastAsia"/>
            <w:highlight w:val="yellow"/>
          </w:rPr>
          <w:delText xml:space="preserve"> F</w:delText>
        </w:r>
        <w:r w:rsidR="00BE4622" w:rsidRPr="00D321AE" w:rsidDel="00B9646D">
          <w:rPr>
            <w:highlight w:val="yellow"/>
          </w:rPr>
          <w:delText>.</w:delText>
        </w:r>
      </w:del>
    </w:p>
    <w:p w14:paraId="7886C618" w14:textId="528D6D00" w:rsidR="001B5275" w:rsidRPr="00E272B6" w:rsidRDefault="00EE23AE" w:rsidP="000B34A9">
      <w:pPr>
        <w:pStyle w:val="TableFiguretitle"/>
      </w:pPr>
      <w:r>
        <w:rPr>
          <w:rFonts w:hint="eastAsia"/>
        </w:rPr>
        <w:t>Table</w:t>
      </w:r>
      <w:r w:rsidR="00414CFA">
        <w:rPr>
          <w:rFonts w:hint="eastAsia"/>
        </w:rPr>
        <w:t xml:space="preserve"> </w:t>
      </w:r>
      <w:r w:rsidR="00414CFA">
        <w:rPr>
          <w:rFonts w:eastAsia="SimSun" w:hint="eastAsia"/>
        </w:rPr>
        <w:t>R2-24-1</w:t>
      </w:r>
      <w:r w:rsidR="00414CFA" w:rsidRPr="00455ECF">
        <w:rPr>
          <w:rFonts w:eastAsia="SimSun"/>
        </w:rPr>
        <w:t xml:space="preserve">. </w:t>
      </w:r>
      <w:r w:rsidR="00885A62" w:rsidRPr="00885A62">
        <w:t>Testing Potential Spillover Effect</w:t>
      </w:r>
    </w:p>
    <w:tbl>
      <w:tblPr>
        <w:tblW w:w="5000" w:type="pct"/>
        <w:jc w:val="center"/>
        <w:tblLayout w:type="fixed"/>
        <w:tblCellMar>
          <w:left w:w="29" w:type="dxa"/>
          <w:right w:w="29" w:type="dxa"/>
        </w:tblCellMar>
        <w:tblLook w:val="04A0" w:firstRow="1" w:lastRow="0" w:firstColumn="1" w:lastColumn="0" w:noHBand="0" w:noVBand="1"/>
      </w:tblPr>
      <w:tblGrid>
        <w:gridCol w:w="2669"/>
        <w:gridCol w:w="1248"/>
        <w:gridCol w:w="1247"/>
        <w:gridCol w:w="1247"/>
        <w:gridCol w:w="983"/>
        <w:gridCol w:w="983"/>
        <w:gridCol w:w="983"/>
      </w:tblGrid>
      <w:tr w:rsidR="00CD6E61" w14:paraId="07B74AC4" w14:textId="77777777" w:rsidTr="000B34A9">
        <w:trPr>
          <w:trHeight w:val="320"/>
          <w:jc w:val="center"/>
        </w:trPr>
        <w:tc>
          <w:tcPr>
            <w:tcW w:w="2669" w:type="dxa"/>
            <w:tcBorders>
              <w:top w:val="single" w:sz="8" w:space="0" w:color="auto"/>
              <w:left w:val="nil"/>
              <w:bottom w:val="nil"/>
              <w:right w:val="nil"/>
            </w:tcBorders>
            <w:noWrap/>
            <w:vAlign w:val="center"/>
            <w:hideMark/>
          </w:tcPr>
          <w:p w14:paraId="520792A9" w14:textId="77777777" w:rsidR="00CD6E61" w:rsidRDefault="00CD6E61">
            <w:pPr>
              <w:jc w:val="center"/>
              <w:rPr>
                <w:color w:val="000000"/>
                <w:sz w:val="20"/>
                <w:szCs w:val="20"/>
              </w:rPr>
            </w:pPr>
          </w:p>
        </w:tc>
        <w:tc>
          <w:tcPr>
            <w:tcW w:w="1248" w:type="dxa"/>
            <w:tcBorders>
              <w:top w:val="single" w:sz="8" w:space="0" w:color="auto"/>
              <w:left w:val="nil"/>
              <w:bottom w:val="nil"/>
              <w:right w:val="nil"/>
            </w:tcBorders>
            <w:noWrap/>
            <w:vAlign w:val="center"/>
            <w:hideMark/>
          </w:tcPr>
          <w:p w14:paraId="079245A0" w14:textId="77777777" w:rsidR="00CD6E61" w:rsidRDefault="00CD6E61">
            <w:pPr>
              <w:jc w:val="center"/>
              <w:rPr>
                <w:color w:val="000000"/>
                <w:sz w:val="20"/>
                <w:szCs w:val="20"/>
              </w:rPr>
            </w:pPr>
            <w:r>
              <w:rPr>
                <w:color w:val="000000"/>
                <w:sz w:val="20"/>
                <w:szCs w:val="20"/>
              </w:rPr>
              <w:t>(1)</w:t>
            </w:r>
          </w:p>
        </w:tc>
        <w:tc>
          <w:tcPr>
            <w:tcW w:w="1247" w:type="dxa"/>
            <w:tcBorders>
              <w:top w:val="single" w:sz="8" w:space="0" w:color="auto"/>
              <w:left w:val="nil"/>
              <w:bottom w:val="nil"/>
              <w:right w:val="nil"/>
            </w:tcBorders>
            <w:noWrap/>
            <w:vAlign w:val="center"/>
            <w:hideMark/>
          </w:tcPr>
          <w:p w14:paraId="1185B1A4" w14:textId="77777777" w:rsidR="00CD6E61" w:rsidRDefault="00CD6E61">
            <w:pPr>
              <w:jc w:val="center"/>
              <w:rPr>
                <w:color w:val="000000"/>
                <w:sz w:val="20"/>
                <w:szCs w:val="20"/>
              </w:rPr>
            </w:pPr>
            <w:r>
              <w:rPr>
                <w:color w:val="000000"/>
                <w:sz w:val="20"/>
                <w:szCs w:val="20"/>
              </w:rPr>
              <w:t>(2)</w:t>
            </w:r>
          </w:p>
        </w:tc>
        <w:tc>
          <w:tcPr>
            <w:tcW w:w="1247" w:type="dxa"/>
            <w:tcBorders>
              <w:top w:val="single" w:sz="8" w:space="0" w:color="auto"/>
              <w:left w:val="nil"/>
              <w:bottom w:val="nil"/>
              <w:right w:val="nil"/>
            </w:tcBorders>
            <w:noWrap/>
            <w:vAlign w:val="center"/>
            <w:hideMark/>
          </w:tcPr>
          <w:p w14:paraId="50FCA1FD" w14:textId="77777777" w:rsidR="00CD6E61" w:rsidRDefault="00CD6E61">
            <w:pPr>
              <w:jc w:val="center"/>
              <w:rPr>
                <w:color w:val="000000"/>
                <w:sz w:val="20"/>
                <w:szCs w:val="20"/>
              </w:rPr>
            </w:pPr>
            <w:r>
              <w:rPr>
                <w:color w:val="000000"/>
                <w:sz w:val="20"/>
                <w:szCs w:val="20"/>
              </w:rPr>
              <w:t>(3)</w:t>
            </w:r>
          </w:p>
        </w:tc>
        <w:tc>
          <w:tcPr>
            <w:tcW w:w="983" w:type="dxa"/>
            <w:tcBorders>
              <w:top w:val="single" w:sz="8" w:space="0" w:color="auto"/>
              <w:left w:val="nil"/>
              <w:bottom w:val="nil"/>
              <w:right w:val="nil"/>
            </w:tcBorders>
            <w:noWrap/>
            <w:vAlign w:val="center"/>
            <w:hideMark/>
          </w:tcPr>
          <w:p w14:paraId="06DF56B5" w14:textId="77777777" w:rsidR="00CD6E61" w:rsidRDefault="00CD6E61">
            <w:pPr>
              <w:jc w:val="center"/>
              <w:rPr>
                <w:color w:val="000000"/>
                <w:sz w:val="20"/>
                <w:szCs w:val="20"/>
              </w:rPr>
            </w:pPr>
            <w:r>
              <w:rPr>
                <w:color w:val="000000"/>
                <w:sz w:val="20"/>
                <w:szCs w:val="20"/>
              </w:rPr>
              <w:t>(4)</w:t>
            </w:r>
          </w:p>
        </w:tc>
        <w:tc>
          <w:tcPr>
            <w:tcW w:w="983" w:type="dxa"/>
            <w:tcBorders>
              <w:top w:val="single" w:sz="8" w:space="0" w:color="auto"/>
              <w:left w:val="nil"/>
              <w:bottom w:val="nil"/>
              <w:right w:val="nil"/>
            </w:tcBorders>
            <w:noWrap/>
            <w:vAlign w:val="center"/>
            <w:hideMark/>
          </w:tcPr>
          <w:p w14:paraId="410E1188" w14:textId="77777777" w:rsidR="00CD6E61" w:rsidRDefault="00CD6E61">
            <w:pPr>
              <w:jc w:val="center"/>
              <w:rPr>
                <w:color w:val="000000"/>
                <w:sz w:val="20"/>
                <w:szCs w:val="20"/>
              </w:rPr>
            </w:pPr>
            <w:r>
              <w:rPr>
                <w:color w:val="000000"/>
                <w:sz w:val="20"/>
                <w:szCs w:val="20"/>
              </w:rPr>
              <w:t>(5)</w:t>
            </w:r>
          </w:p>
        </w:tc>
        <w:tc>
          <w:tcPr>
            <w:tcW w:w="983" w:type="dxa"/>
            <w:tcBorders>
              <w:top w:val="single" w:sz="8" w:space="0" w:color="auto"/>
              <w:left w:val="nil"/>
              <w:bottom w:val="nil"/>
              <w:right w:val="nil"/>
            </w:tcBorders>
            <w:noWrap/>
            <w:vAlign w:val="center"/>
            <w:hideMark/>
          </w:tcPr>
          <w:p w14:paraId="53C35596" w14:textId="77777777" w:rsidR="00CD6E61" w:rsidRDefault="00CD6E61">
            <w:pPr>
              <w:jc w:val="center"/>
              <w:rPr>
                <w:color w:val="000000"/>
                <w:sz w:val="20"/>
                <w:szCs w:val="20"/>
              </w:rPr>
            </w:pPr>
            <w:r>
              <w:rPr>
                <w:color w:val="000000"/>
                <w:sz w:val="20"/>
                <w:szCs w:val="20"/>
              </w:rPr>
              <w:t>(6)</w:t>
            </w:r>
          </w:p>
        </w:tc>
      </w:tr>
      <w:tr w:rsidR="00CD6E61" w14:paraId="582CA7A0" w14:textId="77777777" w:rsidTr="000B34A9">
        <w:trPr>
          <w:trHeight w:val="360"/>
          <w:jc w:val="center"/>
        </w:trPr>
        <w:tc>
          <w:tcPr>
            <w:tcW w:w="2669" w:type="dxa"/>
            <w:tcBorders>
              <w:top w:val="nil"/>
              <w:left w:val="nil"/>
              <w:bottom w:val="nil"/>
              <w:right w:val="nil"/>
            </w:tcBorders>
            <w:noWrap/>
            <w:vAlign w:val="center"/>
            <w:hideMark/>
          </w:tcPr>
          <w:p w14:paraId="1DBBEA91" w14:textId="77777777" w:rsidR="00CD6E61" w:rsidRDefault="00CD6E61">
            <w:pPr>
              <w:jc w:val="center"/>
              <w:rPr>
                <w:color w:val="000000"/>
                <w:sz w:val="20"/>
                <w:szCs w:val="20"/>
              </w:rPr>
            </w:pPr>
          </w:p>
        </w:tc>
        <w:tc>
          <w:tcPr>
            <w:tcW w:w="3742" w:type="dxa"/>
            <w:gridSpan w:val="3"/>
            <w:tcBorders>
              <w:top w:val="nil"/>
              <w:left w:val="nil"/>
              <w:bottom w:val="nil"/>
              <w:right w:val="nil"/>
            </w:tcBorders>
            <w:noWrap/>
            <w:vAlign w:val="center"/>
            <w:hideMark/>
          </w:tcPr>
          <w:p w14:paraId="4D227A57" w14:textId="77777777" w:rsidR="00CD6E61" w:rsidRDefault="00CD6E61">
            <w:pPr>
              <w:jc w:val="center"/>
              <w:rPr>
                <w:color w:val="000000"/>
                <w:sz w:val="20"/>
                <w:szCs w:val="20"/>
              </w:rPr>
            </w:pPr>
            <w:r>
              <w:rPr>
                <w:color w:val="000000"/>
                <w:sz w:val="20"/>
                <w:szCs w:val="20"/>
              </w:rPr>
              <w:t>DV: log of the number of human answers provided within 7 days (answerNum</w:t>
            </w:r>
            <w:r w:rsidRPr="000B34A9">
              <w:rPr>
                <w:color w:val="000000"/>
                <w:sz w:val="20"/>
                <w:szCs w:val="20"/>
                <w:vertAlign w:val="subscript"/>
              </w:rPr>
              <w:t>i</w:t>
            </w:r>
            <w:r>
              <w:rPr>
                <w:color w:val="000000"/>
                <w:sz w:val="20"/>
                <w:szCs w:val="20"/>
              </w:rPr>
              <w:t>)</w:t>
            </w:r>
          </w:p>
        </w:tc>
        <w:tc>
          <w:tcPr>
            <w:tcW w:w="2949" w:type="dxa"/>
            <w:gridSpan w:val="3"/>
            <w:tcBorders>
              <w:top w:val="nil"/>
              <w:left w:val="nil"/>
              <w:bottom w:val="nil"/>
              <w:right w:val="nil"/>
            </w:tcBorders>
            <w:noWrap/>
            <w:vAlign w:val="center"/>
            <w:hideMark/>
          </w:tcPr>
          <w:p w14:paraId="3EBC4840" w14:textId="77777777" w:rsidR="00CD6E61" w:rsidRDefault="00CD6E61">
            <w:pPr>
              <w:jc w:val="center"/>
              <w:rPr>
                <w:color w:val="000000"/>
                <w:sz w:val="20"/>
                <w:szCs w:val="20"/>
              </w:rPr>
            </w:pPr>
            <w:r>
              <w:rPr>
                <w:color w:val="000000"/>
                <w:sz w:val="20"/>
                <w:szCs w:val="20"/>
              </w:rPr>
              <w:t>DV: number of net likes received by an answer (netlikeNum</w:t>
            </w:r>
            <w:r w:rsidRPr="000B34A9">
              <w:rPr>
                <w:color w:val="000000"/>
                <w:sz w:val="20"/>
                <w:szCs w:val="20"/>
                <w:vertAlign w:val="subscript"/>
              </w:rPr>
              <w:t>ij</w:t>
            </w:r>
            <w:r>
              <w:rPr>
                <w:color w:val="000000"/>
                <w:sz w:val="20"/>
                <w:szCs w:val="20"/>
              </w:rPr>
              <w:t>)</w:t>
            </w:r>
          </w:p>
        </w:tc>
      </w:tr>
      <w:tr w:rsidR="00CD6E61" w14:paraId="7BA7A42B" w14:textId="77777777" w:rsidTr="000B34A9">
        <w:trPr>
          <w:trHeight w:val="320"/>
          <w:jc w:val="center"/>
        </w:trPr>
        <w:tc>
          <w:tcPr>
            <w:tcW w:w="2669" w:type="dxa"/>
            <w:vMerge w:val="restart"/>
            <w:tcBorders>
              <w:top w:val="nil"/>
              <w:left w:val="nil"/>
              <w:bottom w:val="single" w:sz="8" w:space="0" w:color="000000"/>
              <w:right w:val="nil"/>
            </w:tcBorders>
            <w:noWrap/>
            <w:vAlign w:val="center"/>
            <w:hideMark/>
          </w:tcPr>
          <w:p w14:paraId="44277FF0" w14:textId="77777777" w:rsidR="00CD6E61" w:rsidRDefault="00CD6E61">
            <w:pPr>
              <w:rPr>
                <w:i/>
                <w:iCs/>
                <w:color w:val="000000"/>
                <w:sz w:val="20"/>
                <w:szCs w:val="20"/>
              </w:rPr>
            </w:pPr>
            <w:r>
              <w:rPr>
                <w:i/>
                <w:iCs/>
                <w:color w:val="000000"/>
                <w:sz w:val="20"/>
                <w:szCs w:val="20"/>
              </w:rPr>
              <w:t>post-AI deployment control group indicator</w:t>
            </w:r>
          </w:p>
        </w:tc>
        <w:tc>
          <w:tcPr>
            <w:tcW w:w="1248" w:type="dxa"/>
            <w:tcBorders>
              <w:top w:val="nil"/>
              <w:left w:val="nil"/>
              <w:bottom w:val="nil"/>
              <w:right w:val="nil"/>
            </w:tcBorders>
            <w:noWrap/>
            <w:vAlign w:val="center"/>
            <w:hideMark/>
          </w:tcPr>
          <w:p w14:paraId="3A63F9B9" w14:textId="77777777" w:rsidR="00CD6E61" w:rsidRDefault="00CD6E61">
            <w:pPr>
              <w:jc w:val="center"/>
              <w:rPr>
                <w:color w:val="000000"/>
                <w:sz w:val="20"/>
                <w:szCs w:val="20"/>
              </w:rPr>
            </w:pPr>
            <w:r>
              <w:rPr>
                <w:color w:val="000000"/>
                <w:sz w:val="20"/>
                <w:szCs w:val="20"/>
              </w:rPr>
              <w:t>-0.027</w:t>
            </w:r>
          </w:p>
        </w:tc>
        <w:tc>
          <w:tcPr>
            <w:tcW w:w="1247" w:type="dxa"/>
            <w:tcBorders>
              <w:top w:val="nil"/>
              <w:left w:val="nil"/>
              <w:bottom w:val="nil"/>
              <w:right w:val="nil"/>
            </w:tcBorders>
            <w:noWrap/>
            <w:vAlign w:val="center"/>
            <w:hideMark/>
          </w:tcPr>
          <w:p w14:paraId="286FF863" w14:textId="77777777" w:rsidR="00CD6E61" w:rsidRDefault="00CD6E61">
            <w:pPr>
              <w:jc w:val="center"/>
              <w:rPr>
                <w:color w:val="000000"/>
                <w:sz w:val="20"/>
                <w:szCs w:val="20"/>
              </w:rPr>
            </w:pPr>
            <w:r>
              <w:rPr>
                <w:color w:val="000000"/>
                <w:sz w:val="20"/>
                <w:szCs w:val="20"/>
              </w:rPr>
              <w:t>-0.022</w:t>
            </w:r>
          </w:p>
        </w:tc>
        <w:tc>
          <w:tcPr>
            <w:tcW w:w="1247" w:type="dxa"/>
            <w:tcBorders>
              <w:top w:val="nil"/>
              <w:left w:val="nil"/>
              <w:bottom w:val="nil"/>
              <w:right w:val="nil"/>
            </w:tcBorders>
            <w:noWrap/>
            <w:vAlign w:val="center"/>
            <w:hideMark/>
          </w:tcPr>
          <w:p w14:paraId="6A98C10F" w14:textId="77777777" w:rsidR="00CD6E61" w:rsidRDefault="00CD6E61">
            <w:pPr>
              <w:jc w:val="center"/>
              <w:rPr>
                <w:color w:val="000000"/>
                <w:sz w:val="20"/>
                <w:szCs w:val="20"/>
              </w:rPr>
            </w:pPr>
            <w:r>
              <w:rPr>
                <w:color w:val="000000"/>
                <w:sz w:val="20"/>
                <w:szCs w:val="20"/>
              </w:rPr>
              <w:t>-0.022</w:t>
            </w:r>
          </w:p>
        </w:tc>
        <w:tc>
          <w:tcPr>
            <w:tcW w:w="983" w:type="dxa"/>
            <w:tcBorders>
              <w:top w:val="nil"/>
              <w:left w:val="nil"/>
              <w:bottom w:val="nil"/>
              <w:right w:val="nil"/>
            </w:tcBorders>
            <w:noWrap/>
            <w:vAlign w:val="center"/>
            <w:hideMark/>
          </w:tcPr>
          <w:p w14:paraId="01334727" w14:textId="77777777" w:rsidR="00CD6E61" w:rsidRDefault="00CD6E61">
            <w:pPr>
              <w:jc w:val="center"/>
              <w:rPr>
                <w:color w:val="000000"/>
                <w:sz w:val="20"/>
                <w:szCs w:val="20"/>
              </w:rPr>
            </w:pPr>
            <w:r>
              <w:rPr>
                <w:color w:val="000000"/>
                <w:sz w:val="20"/>
                <w:szCs w:val="20"/>
              </w:rPr>
              <w:t>-0.024</w:t>
            </w:r>
          </w:p>
        </w:tc>
        <w:tc>
          <w:tcPr>
            <w:tcW w:w="983" w:type="dxa"/>
            <w:tcBorders>
              <w:top w:val="nil"/>
              <w:left w:val="nil"/>
              <w:bottom w:val="nil"/>
              <w:right w:val="nil"/>
            </w:tcBorders>
            <w:noWrap/>
            <w:vAlign w:val="center"/>
            <w:hideMark/>
          </w:tcPr>
          <w:p w14:paraId="273D4975" w14:textId="77777777" w:rsidR="00CD6E61" w:rsidRDefault="00CD6E61">
            <w:pPr>
              <w:jc w:val="center"/>
              <w:rPr>
                <w:color w:val="000000"/>
                <w:sz w:val="20"/>
                <w:szCs w:val="20"/>
              </w:rPr>
            </w:pPr>
            <w:r>
              <w:rPr>
                <w:color w:val="000000"/>
                <w:sz w:val="20"/>
                <w:szCs w:val="20"/>
              </w:rPr>
              <w:t>-0.018</w:t>
            </w:r>
          </w:p>
        </w:tc>
        <w:tc>
          <w:tcPr>
            <w:tcW w:w="983" w:type="dxa"/>
            <w:tcBorders>
              <w:top w:val="nil"/>
              <w:left w:val="nil"/>
              <w:bottom w:val="nil"/>
              <w:right w:val="nil"/>
            </w:tcBorders>
            <w:noWrap/>
            <w:vAlign w:val="center"/>
            <w:hideMark/>
          </w:tcPr>
          <w:p w14:paraId="7537E05F" w14:textId="77777777" w:rsidR="00CD6E61" w:rsidRDefault="00CD6E61">
            <w:pPr>
              <w:jc w:val="center"/>
              <w:rPr>
                <w:color w:val="000000"/>
                <w:sz w:val="20"/>
                <w:szCs w:val="20"/>
              </w:rPr>
            </w:pPr>
            <w:r>
              <w:rPr>
                <w:color w:val="000000"/>
                <w:sz w:val="20"/>
                <w:szCs w:val="20"/>
              </w:rPr>
              <w:t>-0.016</w:t>
            </w:r>
          </w:p>
        </w:tc>
      </w:tr>
      <w:tr w:rsidR="00CD6E61" w14:paraId="50F5F617" w14:textId="77777777" w:rsidTr="000B34A9">
        <w:trPr>
          <w:trHeight w:val="340"/>
          <w:jc w:val="center"/>
        </w:trPr>
        <w:tc>
          <w:tcPr>
            <w:tcW w:w="2669" w:type="dxa"/>
            <w:vMerge/>
            <w:tcBorders>
              <w:top w:val="nil"/>
              <w:left w:val="nil"/>
              <w:bottom w:val="single" w:sz="8" w:space="0" w:color="000000"/>
              <w:right w:val="nil"/>
            </w:tcBorders>
            <w:vAlign w:val="center"/>
            <w:hideMark/>
          </w:tcPr>
          <w:p w14:paraId="6951ED3F" w14:textId="77777777" w:rsidR="00CD6E61" w:rsidRDefault="00CD6E61">
            <w:pPr>
              <w:rPr>
                <w:i/>
                <w:iCs/>
                <w:color w:val="000000"/>
                <w:sz w:val="20"/>
                <w:szCs w:val="20"/>
              </w:rPr>
            </w:pPr>
          </w:p>
        </w:tc>
        <w:tc>
          <w:tcPr>
            <w:tcW w:w="1248" w:type="dxa"/>
            <w:tcBorders>
              <w:top w:val="nil"/>
              <w:left w:val="nil"/>
              <w:bottom w:val="single" w:sz="8" w:space="0" w:color="auto"/>
              <w:right w:val="nil"/>
            </w:tcBorders>
            <w:noWrap/>
            <w:vAlign w:val="center"/>
            <w:hideMark/>
          </w:tcPr>
          <w:p w14:paraId="07076BD2" w14:textId="77777777" w:rsidR="00CD6E61" w:rsidRDefault="00CD6E61">
            <w:pPr>
              <w:jc w:val="center"/>
              <w:rPr>
                <w:color w:val="000000"/>
                <w:sz w:val="20"/>
                <w:szCs w:val="20"/>
              </w:rPr>
            </w:pPr>
            <w:r>
              <w:rPr>
                <w:color w:val="000000"/>
                <w:sz w:val="20"/>
                <w:szCs w:val="20"/>
              </w:rPr>
              <w:t>(0.015)</w:t>
            </w:r>
          </w:p>
        </w:tc>
        <w:tc>
          <w:tcPr>
            <w:tcW w:w="1247" w:type="dxa"/>
            <w:tcBorders>
              <w:top w:val="nil"/>
              <w:left w:val="nil"/>
              <w:bottom w:val="single" w:sz="8" w:space="0" w:color="auto"/>
              <w:right w:val="nil"/>
            </w:tcBorders>
            <w:noWrap/>
            <w:vAlign w:val="center"/>
            <w:hideMark/>
          </w:tcPr>
          <w:p w14:paraId="42C01A46" w14:textId="77777777" w:rsidR="00CD6E61" w:rsidRDefault="00CD6E61">
            <w:pPr>
              <w:jc w:val="center"/>
              <w:rPr>
                <w:color w:val="000000"/>
                <w:sz w:val="20"/>
                <w:szCs w:val="20"/>
              </w:rPr>
            </w:pPr>
            <w:r>
              <w:rPr>
                <w:color w:val="000000"/>
                <w:sz w:val="20"/>
                <w:szCs w:val="20"/>
              </w:rPr>
              <w:t>(0.015)</w:t>
            </w:r>
          </w:p>
        </w:tc>
        <w:tc>
          <w:tcPr>
            <w:tcW w:w="1247" w:type="dxa"/>
            <w:tcBorders>
              <w:top w:val="nil"/>
              <w:left w:val="nil"/>
              <w:bottom w:val="single" w:sz="8" w:space="0" w:color="auto"/>
              <w:right w:val="nil"/>
            </w:tcBorders>
            <w:noWrap/>
            <w:vAlign w:val="center"/>
            <w:hideMark/>
          </w:tcPr>
          <w:p w14:paraId="5EBCD81A" w14:textId="77777777" w:rsidR="00CD6E61" w:rsidRDefault="00CD6E61">
            <w:pPr>
              <w:jc w:val="center"/>
              <w:rPr>
                <w:color w:val="000000"/>
                <w:sz w:val="20"/>
                <w:szCs w:val="20"/>
              </w:rPr>
            </w:pPr>
            <w:r>
              <w:rPr>
                <w:color w:val="000000"/>
                <w:sz w:val="20"/>
                <w:szCs w:val="20"/>
              </w:rPr>
              <w:t>(0.015)</w:t>
            </w:r>
          </w:p>
        </w:tc>
        <w:tc>
          <w:tcPr>
            <w:tcW w:w="983" w:type="dxa"/>
            <w:tcBorders>
              <w:top w:val="nil"/>
              <w:left w:val="nil"/>
              <w:bottom w:val="single" w:sz="8" w:space="0" w:color="auto"/>
              <w:right w:val="nil"/>
            </w:tcBorders>
            <w:noWrap/>
            <w:vAlign w:val="center"/>
            <w:hideMark/>
          </w:tcPr>
          <w:p w14:paraId="0DBB5423" w14:textId="77777777" w:rsidR="00CD6E61" w:rsidRDefault="00CD6E61">
            <w:pPr>
              <w:jc w:val="center"/>
              <w:rPr>
                <w:color w:val="000000"/>
                <w:sz w:val="20"/>
                <w:szCs w:val="20"/>
              </w:rPr>
            </w:pPr>
            <w:r>
              <w:rPr>
                <w:color w:val="000000"/>
                <w:sz w:val="20"/>
                <w:szCs w:val="20"/>
              </w:rPr>
              <w:t>(0.027)</w:t>
            </w:r>
          </w:p>
        </w:tc>
        <w:tc>
          <w:tcPr>
            <w:tcW w:w="983" w:type="dxa"/>
            <w:tcBorders>
              <w:top w:val="nil"/>
              <w:left w:val="nil"/>
              <w:bottom w:val="single" w:sz="8" w:space="0" w:color="auto"/>
              <w:right w:val="nil"/>
            </w:tcBorders>
            <w:noWrap/>
            <w:vAlign w:val="center"/>
            <w:hideMark/>
          </w:tcPr>
          <w:p w14:paraId="66976B66" w14:textId="77777777" w:rsidR="00CD6E61" w:rsidRDefault="00CD6E61">
            <w:pPr>
              <w:jc w:val="center"/>
              <w:rPr>
                <w:color w:val="000000"/>
                <w:sz w:val="20"/>
                <w:szCs w:val="20"/>
              </w:rPr>
            </w:pPr>
            <w:r>
              <w:rPr>
                <w:color w:val="000000"/>
                <w:sz w:val="20"/>
                <w:szCs w:val="20"/>
              </w:rPr>
              <w:t>(0.026)</w:t>
            </w:r>
          </w:p>
        </w:tc>
        <w:tc>
          <w:tcPr>
            <w:tcW w:w="983" w:type="dxa"/>
            <w:tcBorders>
              <w:top w:val="nil"/>
              <w:left w:val="nil"/>
              <w:bottom w:val="single" w:sz="8" w:space="0" w:color="auto"/>
              <w:right w:val="nil"/>
            </w:tcBorders>
            <w:noWrap/>
            <w:vAlign w:val="center"/>
            <w:hideMark/>
          </w:tcPr>
          <w:p w14:paraId="5A001A18" w14:textId="77777777" w:rsidR="00CD6E61" w:rsidRDefault="00CD6E61">
            <w:pPr>
              <w:jc w:val="center"/>
              <w:rPr>
                <w:color w:val="000000"/>
                <w:sz w:val="20"/>
                <w:szCs w:val="20"/>
              </w:rPr>
            </w:pPr>
            <w:r>
              <w:rPr>
                <w:color w:val="000000"/>
                <w:sz w:val="20"/>
                <w:szCs w:val="20"/>
              </w:rPr>
              <w:t>(0.026)</w:t>
            </w:r>
          </w:p>
        </w:tc>
      </w:tr>
      <w:tr w:rsidR="00CD6E61" w14:paraId="5D29370C" w14:textId="77777777" w:rsidTr="000B34A9">
        <w:trPr>
          <w:trHeight w:val="340"/>
          <w:jc w:val="center"/>
        </w:trPr>
        <w:tc>
          <w:tcPr>
            <w:tcW w:w="2669" w:type="dxa"/>
            <w:tcBorders>
              <w:top w:val="nil"/>
              <w:left w:val="nil"/>
              <w:bottom w:val="nil"/>
              <w:right w:val="nil"/>
            </w:tcBorders>
            <w:noWrap/>
            <w:vAlign w:val="center"/>
            <w:hideMark/>
          </w:tcPr>
          <w:p w14:paraId="06EEB55D" w14:textId="77777777" w:rsidR="00CD6E61" w:rsidRDefault="00CD6E61">
            <w:pPr>
              <w:rPr>
                <w:color w:val="000000"/>
                <w:sz w:val="20"/>
                <w:szCs w:val="20"/>
              </w:rPr>
            </w:pPr>
            <w:r>
              <w:rPr>
                <w:color w:val="000000"/>
                <w:sz w:val="20"/>
                <w:szCs w:val="20"/>
              </w:rPr>
              <w:t>question controls</w:t>
            </w:r>
          </w:p>
        </w:tc>
        <w:tc>
          <w:tcPr>
            <w:tcW w:w="1248" w:type="dxa"/>
            <w:tcBorders>
              <w:top w:val="nil"/>
              <w:left w:val="nil"/>
              <w:bottom w:val="nil"/>
              <w:right w:val="nil"/>
            </w:tcBorders>
            <w:noWrap/>
            <w:vAlign w:val="center"/>
            <w:hideMark/>
          </w:tcPr>
          <w:p w14:paraId="0EB05E92" w14:textId="266A937D" w:rsidR="00CD6E61" w:rsidRDefault="00CD6E61">
            <w:pPr>
              <w:jc w:val="center"/>
              <w:rPr>
                <w:color w:val="000000"/>
                <w:sz w:val="20"/>
                <w:szCs w:val="20"/>
              </w:rPr>
            </w:pPr>
          </w:p>
        </w:tc>
        <w:tc>
          <w:tcPr>
            <w:tcW w:w="1247" w:type="dxa"/>
            <w:tcBorders>
              <w:top w:val="nil"/>
              <w:left w:val="nil"/>
              <w:bottom w:val="nil"/>
              <w:right w:val="nil"/>
            </w:tcBorders>
            <w:noWrap/>
            <w:vAlign w:val="center"/>
            <w:hideMark/>
          </w:tcPr>
          <w:p w14:paraId="1F28B9D8" w14:textId="77777777" w:rsidR="00CD6E61" w:rsidRDefault="00CD6E61">
            <w:pPr>
              <w:jc w:val="center"/>
              <w:rPr>
                <w:color w:val="000000"/>
                <w:sz w:val="20"/>
                <w:szCs w:val="20"/>
              </w:rPr>
            </w:pPr>
            <w:r>
              <w:rPr>
                <w:color w:val="000000"/>
                <w:sz w:val="20"/>
                <w:szCs w:val="20"/>
              </w:rPr>
              <w:t>√</w:t>
            </w:r>
          </w:p>
        </w:tc>
        <w:tc>
          <w:tcPr>
            <w:tcW w:w="1247" w:type="dxa"/>
            <w:tcBorders>
              <w:top w:val="nil"/>
              <w:left w:val="nil"/>
              <w:bottom w:val="nil"/>
              <w:right w:val="nil"/>
            </w:tcBorders>
            <w:noWrap/>
            <w:vAlign w:val="center"/>
            <w:hideMark/>
          </w:tcPr>
          <w:p w14:paraId="786E4CC9"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3A84B980" w14:textId="77777777" w:rsidR="00CD6E61" w:rsidRDefault="00CD6E61">
            <w:pPr>
              <w:jc w:val="center"/>
              <w:rPr>
                <w:color w:val="000000"/>
                <w:sz w:val="20"/>
                <w:szCs w:val="20"/>
              </w:rPr>
            </w:pPr>
          </w:p>
        </w:tc>
        <w:tc>
          <w:tcPr>
            <w:tcW w:w="983" w:type="dxa"/>
            <w:tcBorders>
              <w:top w:val="nil"/>
              <w:left w:val="nil"/>
              <w:bottom w:val="nil"/>
              <w:right w:val="nil"/>
            </w:tcBorders>
            <w:noWrap/>
            <w:vAlign w:val="center"/>
            <w:hideMark/>
          </w:tcPr>
          <w:p w14:paraId="10CD2E5B"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2A781E25" w14:textId="77777777" w:rsidR="00CD6E61" w:rsidRDefault="00CD6E61">
            <w:pPr>
              <w:jc w:val="center"/>
              <w:rPr>
                <w:color w:val="000000"/>
                <w:sz w:val="20"/>
                <w:szCs w:val="20"/>
              </w:rPr>
            </w:pPr>
            <w:r>
              <w:rPr>
                <w:color w:val="000000"/>
                <w:sz w:val="20"/>
                <w:szCs w:val="20"/>
              </w:rPr>
              <w:t>√</w:t>
            </w:r>
          </w:p>
        </w:tc>
      </w:tr>
      <w:tr w:rsidR="00CD6E61" w14:paraId="0E957F4C" w14:textId="77777777" w:rsidTr="000B34A9">
        <w:trPr>
          <w:trHeight w:val="340"/>
          <w:jc w:val="center"/>
        </w:trPr>
        <w:tc>
          <w:tcPr>
            <w:tcW w:w="2669" w:type="dxa"/>
            <w:tcBorders>
              <w:top w:val="nil"/>
              <w:left w:val="nil"/>
              <w:bottom w:val="nil"/>
              <w:right w:val="nil"/>
            </w:tcBorders>
            <w:noWrap/>
            <w:vAlign w:val="center"/>
            <w:hideMark/>
          </w:tcPr>
          <w:p w14:paraId="1131BDC0" w14:textId="77777777" w:rsidR="00CD6E61" w:rsidRDefault="00CD6E61">
            <w:pPr>
              <w:rPr>
                <w:color w:val="000000"/>
                <w:sz w:val="20"/>
                <w:szCs w:val="20"/>
              </w:rPr>
            </w:pPr>
            <w:r>
              <w:rPr>
                <w:color w:val="000000"/>
                <w:sz w:val="20"/>
                <w:szCs w:val="20"/>
              </w:rPr>
              <w:t>questioner controls</w:t>
            </w:r>
          </w:p>
        </w:tc>
        <w:tc>
          <w:tcPr>
            <w:tcW w:w="1248" w:type="dxa"/>
            <w:tcBorders>
              <w:top w:val="nil"/>
              <w:left w:val="nil"/>
              <w:bottom w:val="nil"/>
              <w:right w:val="nil"/>
            </w:tcBorders>
            <w:noWrap/>
            <w:vAlign w:val="center"/>
            <w:hideMark/>
          </w:tcPr>
          <w:p w14:paraId="3C4921ED" w14:textId="0861E718" w:rsidR="00CD6E61" w:rsidRDefault="00CD6E61">
            <w:pPr>
              <w:jc w:val="center"/>
              <w:rPr>
                <w:color w:val="000000"/>
                <w:sz w:val="20"/>
                <w:szCs w:val="20"/>
              </w:rPr>
            </w:pPr>
          </w:p>
        </w:tc>
        <w:tc>
          <w:tcPr>
            <w:tcW w:w="1247" w:type="dxa"/>
            <w:tcBorders>
              <w:top w:val="nil"/>
              <w:left w:val="nil"/>
              <w:bottom w:val="nil"/>
              <w:right w:val="nil"/>
            </w:tcBorders>
            <w:noWrap/>
            <w:vAlign w:val="center"/>
            <w:hideMark/>
          </w:tcPr>
          <w:p w14:paraId="5CA75D42" w14:textId="77777777" w:rsidR="00CD6E61" w:rsidRDefault="00CD6E61">
            <w:pPr>
              <w:jc w:val="center"/>
              <w:rPr>
                <w:color w:val="000000"/>
                <w:sz w:val="20"/>
                <w:szCs w:val="20"/>
              </w:rPr>
            </w:pPr>
          </w:p>
        </w:tc>
        <w:tc>
          <w:tcPr>
            <w:tcW w:w="1247" w:type="dxa"/>
            <w:tcBorders>
              <w:top w:val="nil"/>
              <w:left w:val="nil"/>
              <w:bottom w:val="nil"/>
              <w:right w:val="nil"/>
            </w:tcBorders>
            <w:noWrap/>
            <w:vAlign w:val="center"/>
            <w:hideMark/>
          </w:tcPr>
          <w:p w14:paraId="1BB196DA"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06F4F5ED" w14:textId="77777777" w:rsidR="00CD6E61" w:rsidRDefault="00CD6E61">
            <w:pPr>
              <w:jc w:val="center"/>
              <w:rPr>
                <w:color w:val="000000"/>
                <w:sz w:val="20"/>
                <w:szCs w:val="20"/>
              </w:rPr>
            </w:pPr>
          </w:p>
        </w:tc>
        <w:tc>
          <w:tcPr>
            <w:tcW w:w="983" w:type="dxa"/>
            <w:tcBorders>
              <w:top w:val="nil"/>
              <w:left w:val="nil"/>
              <w:bottom w:val="nil"/>
              <w:right w:val="nil"/>
            </w:tcBorders>
            <w:noWrap/>
            <w:vAlign w:val="center"/>
            <w:hideMark/>
          </w:tcPr>
          <w:p w14:paraId="7E8B3892" w14:textId="77777777" w:rsidR="00CD6E61" w:rsidRDefault="00CD6E61">
            <w:pPr>
              <w:jc w:val="center"/>
              <w:rPr>
                <w:sz w:val="20"/>
                <w:szCs w:val="20"/>
              </w:rPr>
            </w:pPr>
          </w:p>
        </w:tc>
        <w:tc>
          <w:tcPr>
            <w:tcW w:w="983" w:type="dxa"/>
            <w:tcBorders>
              <w:top w:val="nil"/>
              <w:left w:val="nil"/>
              <w:bottom w:val="nil"/>
              <w:right w:val="nil"/>
            </w:tcBorders>
            <w:noWrap/>
            <w:vAlign w:val="center"/>
            <w:hideMark/>
          </w:tcPr>
          <w:p w14:paraId="3E063113" w14:textId="77777777" w:rsidR="00CD6E61" w:rsidRDefault="00CD6E61">
            <w:pPr>
              <w:jc w:val="center"/>
              <w:rPr>
                <w:color w:val="000000"/>
                <w:sz w:val="20"/>
                <w:szCs w:val="20"/>
              </w:rPr>
            </w:pPr>
            <w:r>
              <w:rPr>
                <w:color w:val="000000"/>
                <w:sz w:val="20"/>
                <w:szCs w:val="20"/>
              </w:rPr>
              <w:t>√</w:t>
            </w:r>
          </w:p>
        </w:tc>
      </w:tr>
      <w:tr w:rsidR="00CD6E61" w14:paraId="16B90822" w14:textId="77777777" w:rsidTr="000B34A9">
        <w:trPr>
          <w:trHeight w:val="340"/>
          <w:jc w:val="center"/>
        </w:trPr>
        <w:tc>
          <w:tcPr>
            <w:tcW w:w="2669" w:type="dxa"/>
            <w:tcBorders>
              <w:top w:val="nil"/>
              <w:left w:val="nil"/>
              <w:bottom w:val="nil"/>
              <w:right w:val="nil"/>
            </w:tcBorders>
            <w:noWrap/>
            <w:vAlign w:val="center"/>
            <w:hideMark/>
          </w:tcPr>
          <w:p w14:paraId="18412E79" w14:textId="77777777" w:rsidR="00CD6E61" w:rsidRDefault="00CD6E61">
            <w:pPr>
              <w:rPr>
                <w:color w:val="000000"/>
                <w:sz w:val="20"/>
                <w:szCs w:val="20"/>
              </w:rPr>
            </w:pPr>
            <w:r>
              <w:rPr>
                <w:color w:val="000000"/>
                <w:sz w:val="20"/>
                <w:szCs w:val="20"/>
              </w:rPr>
              <w:t>controlling for a cubic polynomial of question/answer age</w:t>
            </w:r>
          </w:p>
        </w:tc>
        <w:tc>
          <w:tcPr>
            <w:tcW w:w="1248" w:type="dxa"/>
            <w:tcBorders>
              <w:top w:val="nil"/>
              <w:left w:val="nil"/>
              <w:bottom w:val="nil"/>
              <w:right w:val="nil"/>
            </w:tcBorders>
            <w:noWrap/>
            <w:vAlign w:val="center"/>
            <w:hideMark/>
          </w:tcPr>
          <w:p w14:paraId="17A0A3B6" w14:textId="77777777" w:rsidR="00CD6E61" w:rsidRDefault="00CD6E61">
            <w:pPr>
              <w:jc w:val="center"/>
              <w:rPr>
                <w:color w:val="000000"/>
                <w:sz w:val="20"/>
                <w:szCs w:val="20"/>
              </w:rPr>
            </w:pPr>
            <w:r>
              <w:rPr>
                <w:color w:val="000000"/>
                <w:sz w:val="20"/>
                <w:szCs w:val="20"/>
              </w:rPr>
              <w:t>√</w:t>
            </w:r>
          </w:p>
        </w:tc>
        <w:tc>
          <w:tcPr>
            <w:tcW w:w="1247" w:type="dxa"/>
            <w:tcBorders>
              <w:top w:val="nil"/>
              <w:left w:val="nil"/>
              <w:bottom w:val="nil"/>
              <w:right w:val="nil"/>
            </w:tcBorders>
            <w:noWrap/>
            <w:vAlign w:val="center"/>
            <w:hideMark/>
          </w:tcPr>
          <w:p w14:paraId="08B54919" w14:textId="77777777" w:rsidR="00CD6E61" w:rsidRDefault="00CD6E61">
            <w:pPr>
              <w:jc w:val="center"/>
              <w:rPr>
                <w:color w:val="000000"/>
                <w:sz w:val="20"/>
                <w:szCs w:val="20"/>
              </w:rPr>
            </w:pPr>
            <w:r>
              <w:rPr>
                <w:color w:val="000000"/>
                <w:sz w:val="20"/>
                <w:szCs w:val="20"/>
              </w:rPr>
              <w:t>√</w:t>
            </w:r>
          </w:p>
        </w:tc>
        <w:tc>
          <w:tcPr>
            <w:tcW w:w="1247" w:type="dxa"/>
            <w:tcBorders>
              <w:top w:val="nil"/>
              <w:left w:val="nil"/>
              <w:bottom w:val="nil"/>
              <w:right w:val="nil"/>
            </w:tcBorders>
            <w:noWrap/>
            <w:vAlign w:val="center"/>
            <w:hideMark/>
          </w:tcPr>
          <w:p w14:paraId="2DC1FE9A"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06512E78"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737060DF" w14:textId="77777777" w:rsidR="00CD6E61" w:rsidRDefault="00CD6E61">
            <w:pPr>
              <w:jc w:val="center"/>
              <w:rPr>
                <w:color w:val="000000"/>
                <w:sz w:val="20"/>
                <w:szCs w:val="20"/>
              </w:rPr>
            </w:pPr>
            <w:r>
              <w:rPr>
                <w:color w:val="000000"/>
                <w:sz w:val="20"/>
                <w:szCs w:val="20"/>
              </w:rPr>
              <w:t>√</w:t>
            </w:r>
          </w:p>
        </w:tc>
        <w:tc>
          <w:tcPr>
            <w:tcW w:w="983" w:type="dxa"/>
            <w:tcBorders>
              <w:top w:val="nil"/>
              <w:left w:val="nil"/>
              <w:bottom w:val="nil"/>
              <w:right w:val="nil"/>
            </w:tcBorders>
            <w:noWrap/>
            <w:vAlign w:val="center"/>
            <w:hideMark/>
          </w:tcPr>
          <w:p w14:paraId="39413C74" w14:textId="77777777" w:rsidR="00CD6E61" w:rsidRDefault="00CD6E61">
            <w:pPr>
              <w:jc w:val="center"/>
              <w:rPr>
                <w:color w:val="000000"/>
                <w:sz w:val="20"/>
                <w:szCs w:val="20"/>
              </w:rPr>
            </w:pPr>
            <w:r>
              <w:rPr>
                <w:color w:val="000000"/>
                <w:sz w:val="20"/>
                <w:szCs w:val="20"/>
              </w:rPr>
              <w:t>√</w:t>
            </w:r>
          </w:p>
        </w:tc>
      </w:tr>
      <w:tr w:rsidR="00CD6E61" w14:paraId="33216857" w14:textId="77777777" w:rsidTr="000B34A9">
        <w:trPr>
          <w:trHeight w:val="340"/>
          <w:jc w:val="center"/>
        </w:trPr>
        <w:tc>
          <w:tcPr>
            <w:tcW w:w="2669" w:type="dxa"/>
            <w:tcBorders>
              <w:top w:val="nil"/>
              <w:left w:val="nil"/>
              <w:bottom w:val="single" w:sz="8" w:space="0" w:color="auto"/>
              <w:right w:val="nil"/>
            </w:tcBorders>
            <w:noWrap/>
            <w:vAlign w:val="center"/>
            <w:hideMark/>
          </w:tcPr>
          <w:p w14:paraId="5379B999" w14:textId="77777777" w:rsidR="00CD6E61" w:rsidRDefault="00CD6E61">
            <w:pPr>
              <w:rPr>
                <w:color w:val="000000"/>
                <w:sz w:val="20"/>
                <w:szCs w:val="20"/>
              </w:rPr>
            </w:pPr>
            <w:r>
              <w:rPr>
                <w:color w:val="000000"/>
                <w:sz w:val="20"/>
                <w:szCs w:val="20"/>
              </w:rPr>
              <w:t>N</w:t>
            </w:r>
          </w:p>
        </w:tc>
        <w:tc>
          <w:tcPr>
            <w:tcW w:w="1248" w:type="dxa"/>
            <w:tcBorders>
              <w:top w:val="nil"/>
              <w:left w:val="nil"/>
              <w:bottom w:val="single" w:sz="8" w:space="0" w:color="auto"/>
              <w:right w:val="nil"/>
            </w:tcBorders>
            <w:noWrap/>
            <w:vAlign w:val="center"/>
            <w:hideMark/>
          </w:tcPr>
          <w:p w14:paraId="7FD1F3BA" w14:textId="77777777" w:rsidR="00CD6E61" w:rsidRDefault="00CD6E61">
            <w:pPr>
              <w:jc w:val="center"/>
              <w:rPr>
                <w:color w:val="000000"/>
                <w:sz w:val="20"/>
                <w:szCs w:val="20"/>
              </w:rPr>
            </w:pPr>
            <w:r>
              <w:rPr>
                <w:color w:val="000000"/>
                <w:sz w:val="20"/>
                <w:szCs w:val="20"/>
              </w:rPr>
              <w:t>5,984</w:t>
            </w:r>
          </w:p>
        </w:tc>
        <w:tc>
          <w:tcPr>
            <w:tcW w:w="1247" w:type="dxa"/>
            <w:tcBorders>
              <w:top w:val="nil"/>
              <w:left w:val="nil"/>
              <w:bottom w:val="single" w:sz="8" w:space="0" w:color="auto"/>
              <w:right w:val="nil"/>
            </w:tcBorders>
            <w:noWrap/>
            <w:vAlign w:val="center"/>
            <w:hideMark/>
          </w:tcPr>
          <w:p w14:paraId="34801BE9" w14:textId="77777777" w:rsidR="00CD6E61" w:rsidRDefault="00CD6E61">
            <w:pPr>
              <w:jc w:val="center"/>
              <w:rPr>
                <w:color w:val="000000"/>
                <w:sz w:val="20"/>
                <w:szCs w:val="20"/>
              </w:rPr>
            </w:pPr>
            <w:r>
              <w:rPr>
                <w:color w:val="000000"/>
                <w:sz w:val="20"/>
                <w:szCs w:val="20"/>
              </w:rPr>
              <w:t>5,984</w:t>
            </w:r>
          </w:p>
        </w:tc>
        <w:tc>
          <w:tcPr>
            <w:tcW w:w="1247" w:type="dxa"/>
            <w:tcBorders>
              <w:top w:val="nil"/>
              <w:left w:val="nil"/>
              <w:bottom w:val="single" w:sz="8" w:space="0" w:color="auto"/>
              <w:right w:val="nil"/>
            </w:tcBorders>
            <w:noWrap/>
            <w:vAlign w:val="center"/>
            <w:hideMark/>
          </w:tcPr>
          <w:p w14:paraId="31BB7E5B" w14:textId="77777777" w:rsidR="00CD6E61" w:rsidRDefault="00CD6E61">
            <w:pPr>
              <w:jc w:val="center"/>
              <w:rPr>
                <w:color w:val="000000"/>
                <w:sz w:val="20"/>
                <w:szCs w:val="20"/>
              </w:rPr>
            </w:pPr>
            <w:r>
              <w:rPr>
                <w:color w:val="000000"/>
                <w:sz w:val="20"/>
                <w:szCs w:val="20"/>
              </w:rPr>
              <w:t>5,984</w:t>
            </w:r>
          </w:p>
        </w:tc>
        <w:tc>
          <w:tcPr>
            <w:tcW w:w="983" w:type="dxa"/>
            <w:tcBorders>
              <w:top w:val="nil"/>
              <w:left w:val="nil"/>
              <w:bottom w:val="single" w:sz="8" w:space="0" w:color="auto"/>
              <w:right w:val="nil"/>
            </w:tcBorders>
            <w:noWrap/>
            <w:vAlign w:val="center"/>
            <w:hideMark/>
          </w:tcPr>
          <w:p w14:paraId="00EB3231" w14:textId="77777777" w:rsidR="00CD6E61" w:rsidRDefault="00CD6E61">
            <w:pPr>
              <w:jc w:val="center"/>
              <w:rPr>
                <w:color w:val="000000"/>
                <w:sz w:val="20"/>
                <w:szCs w:val="20"/>
              </w:rPr>
            </w:pPr>
            <w:r>
              <w:rPr>
                <w:color w:val="000000"/>
                <w:sz w:val="20"/>
                <w:szCs w:val="20"/>
              </w:rPr>
              <w:t>8,961</w:t>
            </w:r>
          </w:p>
        </w:tc>
        <w:tc>
          <w:tcPr>
            <w:tcW w:w="983" w:type="dxa"/>
            <w:tcBorders>
              <w:top w:val="nil"/>
              <w:left w:val="nil"/>
              <w:bottom w:val="single" w:sz="8" w:space="0" w:color="auto"/>
              <w:right w:val="nil"/>
            </w:tcBorders>
            <w:noWrap/>
            <w:vAlign w:val="center"/>
            <w:hideMark/>
          </w:tcPr>
          <w:p w14:paraId="59F14011" w14:textId="77777777" w:rsidR="00CD6E61" w:rsidRDefault="00CD6E61">
            <w:pPr>
              <w:jc w:val="center"/>
              <w:rPr>
                <w:color w:val="000000"/>
                <w:sz w:val="20"/>
                <w:szCs w:val="20"/>
              </w:rPr>
            </w:pPr>
            <w:r>
              <w:rPr>
                <w:color w:val="000000"/>
                <w:sz w:val="20"/>
                <w:szCs w:val="20"/>
              </w:rPr>
              <w:t>8,961</w:t>
            </w:r>
          </w:p>
        </w:tc>
        <w:tc>
          <w:tcPr>
            <w:tcW w:w="983" w:type="dxa"/>
            <w:tcBorders>
              <w:top w:val="nil"/>
              <w:left w:val="nil"/>
              <w:bottom w:val="single" w:sz="8" w:space="0" w:color="auto"/>
              <w:right w:val="nil"/>
            </w:tcBorders>
            <w:noWrap/>
            <w:vAlign w:val="center"/>
            <w:hideMark/>
          </w:tcPr>
          <w:p w14:paraId="1733A3D9" w14:textId="77777777" w:rsidR="00CD6E61" w:rsidRDefault="00CD6E61">
            <w:pPr>
              <w:jc w:val="center"/>
              <w:rPr>
                <w:color w:val="000000"/>
                <w:sz w:val="20"/>
                <w:szCs w:val="20"/>
              </w:rPr>
            </w:pPr>
            <w:r>
              <w:rPr>
                <w:color w:val="000000"/>
                <w:sz w:val="20"/>
                <w:szCs w:val="20"/>
              </w:rPr>
              <w:t>8,961</w:t>
            </w:r>
          </w:p>
        </w:tc>
      </w:tr>
    </w:tbl>
    <w:p w14:paraId="5A8BB4DA" w14:textId="77777777" w:rsidR="00F24E4B" w:rsidRDefault="00F24E4B" w:rsidP="00F24E4B">
      <w:pPr>
        <w:pStyle w:val="TableFiguretitle"/>
      </w:pPr>
    </w:p>
    <w:p w14:paraId="37B9E9CF" w14:textId="252C0378" w:rsidR="00651D80" w:rsidRPr="00E272B6" w:rsidRDefault="00EE23AE" w:rsidP="000B34A9">
      <w:pPr>
        <w:pStyle w:val="TableFiguretitle"/>
      </w:pPr>
      <w:r>
        <w:rPr>
          <w:rFonts w:hint="eastAsia"/>
        </w:rPr>
        <w:t xml:space="preserve">Table </w:t>
      </w:r>
      <w:r w:rsidR="00F24E4B">
        <w:rPr>
          <w:rFonts w:eastAsia="SimSun" w:hint="eastAsia"/>
        </w:rPr>
        <w:t>R2-24-2</w:t>
      </w:r>
      <w:r w:rsidR="00F24E4B" w:rsidRPr="00455ECF">
        <w:rPr>
          <w:rFonts w:eastAsia="SimSun"/>
        </w:rPr>
        <w:t xml:space="preserve">. </w:t>
      </w:r>
      <w:r w:rsidR="00836257" w:rsidRPr="00836257">
        <w:t>Robustness Checks For Spillover Effects: Alternative Model Specifications For Human Answer Supply</w:t>
      </w:r>
    </w:p>
    <w:tbl>
      <w:tblPr>
        <w:tblW w:w="5000" w:type="pct"/>
        <w:jc w:val="center"/>
        <w:tblLayout w:type="fixed"/>
        <w:tblLook w:val="04A0" w:firstRow="1" w:lastRow="0" w:firstColumn="1" w:lastColumn="0" w:noHBand="0" w:noVBand="1"/>
      </w:tblPr>
      <w:tblGrid>
        <w:gridCol w:w="2485"/>
        <w:gridCol w:w="1662"/>
        <w:gridCol w:w="2288"/>
        <w:gridCol w:w="975"/>
        <w:gridCol w:w="975"/>
        <w:gridCol w:w="975"/>
      </w:tblGrid>
      <w:tr w:rsidR="00CD6E61" w14:paraId="6FA4AD05" w14:textId="77777777" w:rsidTr="000B34A9">
        <w:trPr>
          <w:trHeight w:val="320"/>
          <w:jc w:val="center"/>
        </w:trPr>
        <w:tc>
          <w:tcPr>
            <w:tcW w:w="2485" w:type="dxa"/>
            <w:vMerge w:val="restart"/>
            <w:tcBorders>
              <w:top w:val="single" w:sz="8" w:space="0" w:color="auto"/>
              <w:left w:val="nil"/>
              <w:bottom w:val="nil"/>
              <w:right w:val="nil"/>
            </w:tcBorders>
            <w:noWrap/>
            <w:hideMark/>
          </w:tcPr>
          <w:p w14:paraId="2B11F90E" w14:textId="77777777" w:rsidR="00CD6E61" w:rsidRDefault="00CD6E61">
            <w:pPr>
              <w:jc w:val="center"/>
              <w:rPr>
                <w:color w:val="000000"/>
                <w:sz w:val="20"/>
                <w:szCs w:val="20"/>
              </w:rPr>
            </w:pPr>
            <w:r>
              <w:rPr>
                <w:color w:val="000000"/>
                <w:sz w:val="20"/>
                <w:szCs w:val="20"/>
              </w:rPr>
              <w:t> </w:t>
            </w:r>
          </w:p>
        </w:tc>
        <w:tc>
          <w:tcPr>
            <w:tcW w:w="3950" w:type="dxa"/>
            <w:gridSpan w:val="2"/>
            <w:tcBorders>
              <w:top w:val="single" w:sz="8" w:space="0" w:color="auto"/>
              <w:left w:val="nil"/>
              <w:bottom w:val="nil"/>
              <w:right w:val="nil"/>
            </w:tcBorders>
            <w:noWrap/>
            <w:hideMark/>
          </w:tcPr>
          <w:p w14:paraId="6B8C4D9F" w14:textId="77777777" w:rsidR="00CD6E61" w:rsidRDefault="00CD6E61">
            <w:pPr>
              <w:jc w:val="center"/>
              <w:rPr>
                <w:color w:val="000000"/>
                <w:sz w:val="20"/>
                <w:szCs w:val="20"/>
              </w:rPr>
            </w:pPr>
            <w:r>
              <w:rPr>
                <w:color w:val="000000"/>
                <w:sz w:val="20"/>
                <w:szCs w:val="20"/>
              </w:rPr>
              <w:t>OLS</w:t>
            </w:r>
          </w:p>
        </w:tc>
        <w:tc>
          <w:tcPr>
            <w:tcW w:w="975" w:type="dxa"/>
            <w:tcBorders>
              <w:top w:val="single" w:sz="8" w:space="0" w:color="auto"/>
              <w:left w:val="nil"/>
              <w:bottom w:val="nil"/>
              <w:right w:val="nil"/>
            </w:tcBorders>
            <w:noWrap/>
            <w:hideMark/>
          </w:tcPr>
          <w:p w14:paraId="008ACE2B" w14:textId="77777777" w:rsidR="00CD6E61" w:rsidRDefault="00CD6E61">
            <w:pPr>
              <w:jc w:val="center"/>
              <w:rPr>
                <w:color w:val="000000"/>
                <w:sz w:val="20"/>
                <w:szCs w:val="20"/>
              </w:rPr>
            </w:pPr>
            <w:r>
              <w:rPr>
                <w:color w:val="000000"/>
                <w:sz w:val="20"/>
                <w:szCs w:val="20"/>
              </w:rPr>
              <w:t>Poisson</w:t>
            </w:r>
          </w:p>
        </w:tc>
        <w:tc>
          <w:tcPr>
            <w:tcW w:w="975" w:type="dxa"/>
            <w:tcBorders>
              <w:top w:val="single" w:sz="8" w:space="0" w:color="auto"/>
              <w:left w:val="nil"/>
              <w:bottom w:val="nil"/>
              <w:right w:val="nil"/>
            </w:tcBorders>
            <w:noWrap/>
            <w:hideMark/>
          </w:tcPr>
          <w:p w14:paraId="6813EF68" w14:textId="77777777" w:rsidR="00CD6E61" w:rsidRDefault="00CD6E61">
            <w:pPr>
              <w:jc w:val="center"/>
              <w:rPr>
                <w:color w:val="000000"/>
                <w:sz w:val="20"/>
                <w:szCs w:val="20"/>
              </w:rPr>
            </w:pPr>
            <w:r>
              <w:rPr>
                <w:color w:val="000000"/>
                <w:sz w:val="20"/>
                <w:szCs w:val="20"/>
              </w:rPr>
              <w:t>ZIP</w:t>
            </w:r>
          </w:p>
        </w:tc>
        <w:tc>
          <w:tcPr>
            <w:tcW w:w="975" w:type="dxa"/>
            <w:tcBorders>
              <w:top w:val="single" w:sz="8" w:space="0" w:color="auto"/>
              <w:left w:val="nil"/>
              <w:bottom w:val="nil"/>
              <w:right w:val="nil"/>
            </w:tcBorders>
            <w:noWrap/>
            <w:hideMark/>
          </w:tcPr>
          <w:p w14:paraId="5FD453EE" w14:textId="77777777" w:rsidR="00CD6E61" w:rsidRDefault="00CD6E61">
            <w:pPr>
              <w:jc w:val="center"/>
              <w:rPr>
                <w:color w:val="000000"/>
                <w:sz w:val="20"/>
                <w:szCs w:val="20"/>
              </w:rPr>
            </w:pPr>
            <w:r>
              <w:rPr>
                <w:color w:val="000000"/>
                <w:sz w:val="20"/>
                <w:szCs w:val="20"/>
              </w:rPr>
              <w:t>ZINB</w:t>
            </w:r>
          </w:p>
        </w:tc>
      </w:tr>
      <w:tr w:rsidR="00CD6E61" w14:paraId="559DC9DC" w14:textId="77777777" w:rsidTr="000B34A9">
        <w:trPr>
          <w:trHeight w:val="320"/>
          <w:jc w:val="center"/>
        </w:trPr>
        <w:tc>
          <w:tcPr>
            <w:tcW w:w="2485" w:type="dxa"/>
            <w:vMerge/>
            <w:tcBorders>
              <w:top w:val="single" w:sz="8" w:space="0" w:color="auto"/>
              <w:left w:val="nil"/>
              <w:bottom w:val="nil"/>
              <w:right w:val="nil"/>
            </w:tcBorders>
            <w:hideMark/>
          </w:tcPr>
          <w:p w14:paraId="1B8E97AC" w14:textId="77777777" w:rsidR="00CD6E61" w:rsidRDefault="00CD6E61">
            <w:pPr>
              <w:rPr>
                <w:color w:val="000000"/>
                <w:sz w:val="20"/>
                <w:szCs w:val="20"/>
              </w:rPr>
            </w:pPr>
          </w:p>
        </w:tc>
        <w:tc>
          <w:tcPr>
            <w:tcW w:w="1662" w:type="dxa"/>
            <w:tcBorders>
              <w:top w:val="nil"/>
              <w:left w:val="nil"/>
              <w:bottom w:val="nil"/>
              <w:right w:val="nil"/>
            </w:tcBorders>
            <w:noWrap/>
            <w:hideMark/>
          </w:tcPr>
          <w:p w14:paraId="485D68E4" w14:textId="77777777" w:rsidR="00CD6E61" w:rsidRDefault="00CD6E61">
            <w:pPr>
              <w:jc w:val="center"/>
              <w:rPr>
                <w:color w:val="000000"/>
                <w:sz w:val="20"/>
                <w:szCs w:val="20"/>
              </w:rPr>
            </w:pPr>
            <w:r>
              <w:rPr>
                <w:color w:val="000000"/>
                <w:sz w:val="20"/>
                <w:szCs w:val="20"/>
              </w:rPr>
              <w:t>(1)</w:t>
            </w:r>
          </w:p>
        </w:tc>
        <w:tc>
          <w:tcPr>
            <w:tcW w:w="2288" w:type="dxa"/>
            <w:tcBorders>
              <w:top w:val="nil"/>
              <w:left w:val="nil"/>
              <w:bottom w:val="nil"/>
              <w:right w:val="nil"/>
            </w:tcBorders>
            <w:noWrap/>
            <w:hideMark/>
          </w:tcPr>
          <w:p w14:paraId="428DD0A3" w14:textId="77777777" w:rsidR="00CD6E61" w:rsidRDefault="00CD6E61">
            <w:pPr>
              <w:jc w:val="center"/>
              <w:rPr>
                <w:color w:val="000000"/>
                <w:sz w:val="20"/>
                <w:szCs w:val="20"/>
              </w:rPr>
            </w:pPr>
            <w:r>
              <w:rPr>
                <w:color w:val="000000"/>
                <w:sz w:val="20"/>
                <w:szCs w:val="20"/>
              </w:rPr>
              <w:t>(2)</w:t>
            </w:r>
          </w:p>
        </w:tc>
        <w:tc>
          <w:tcPr>
            <w:tcW w:w="975" w:type="dxa"/>
            <w:tcBorders>
              <w:top w:val="nil"/>
              <w:left w:val="nil"/>
              <w:bottom w:val="nil"/>
              <w:right w:val="nil"/>
            </w:tcBorders>
            <w:noWrap/>
            <w:hideMark/>
          </w:tcPr>
          <w:p w14:paraId="5589E6F0" w14:textId="77777777" w:rsidR="00CD6E61" w:rsidRDefault="00CD6E61">
            <w:pPr>
              <w:jc w:val="center"/>
              <w:rPr>
                <w:color w:val="000000"/>
                <w:sz w:val="20"/>
                <w:szCs w:val="20"/>
              </w:rPr>
            </w:pPr>
            <w:r>
              <w:rPr>
                <w:color w:val="000000"/>
                <w:sz w:val="20"/>
                <w:szCs w:val="20"/>
              </w:rPr>
              <w:t>(3)</w:t>
            </w:r>
          </w:p>
        </w:tc>
        <w:tc>
          <w:tcPr>
            <w:tcW w:w="975" w:type="dxa"/>
            <w:tcBorders>
              <w:top w:val="nil"/>
              <w:left w:val="nil"/>
              <w:bottom w:val="nil"/>
              <w:right w:val="nil"/>
            </w:tcBorders>
            <w:noWrap/>
            <w:hideMark/>
          </w:tcPr>
          <w:p w14:paraId="266D6A58" w14:textId="77777777" w:rsidR="00CD6E61" w:rsidRDefault="00CD6E61">
            <w:pPr>
              <w:jc w:val="center"/>
              <w:rPr>
                <w:color w:val="000000"/>
                <w:sz w:val="20"/>
                <w:szCs w:val="20"/>
              </w:rPr>
            </w:pPr>
            <w:r>
              <w:rPr>
                <w:color w:val="000000"/>
                <w:sz w:val="20"/>
                <w:szCs w:val="20"/>
              </w:rPr>
              <w:t>(4)</w:t>
            </w:r>
          </w:p>
        </w:tc>
        <w:tc>
          <w:tcPr>
            <w:tcW w:w="975" w:type="dxa"/>
            <w:tcBorders>
              <w:top w:val="nil"/>
              <w:left w:val="nil"/>
              <w:bottom w:val="nil"/>
              <w:right w:val="nil"/>
            </w:tcBorders>
            <w:noWrap/>
            <w:hideMark/>
          </w:tcPr>
          <w:p w14:paraId="4E956DB0" w14:textId="77777777" w:rsidR="00CD6E61" w:rsidRDefault="00CD6E61">
            <w:pPr>
              <w:jc w:val="center"/>
              <w:rPr>
                <w:color w:val="000000"/>
                <w:sz w:val="20"/>
                <w:szCs w:val="20"/>
              </w:rPr>
            </w:pPr>
            <w:r>
              <w:rPr>
                <w:color w:val="000000"/>
                <w:sz w:val="20"/>
                <w:szCs w:val="20"/>
              </w:rPr>
              <w:t>(5)</w:t>
            </w:r>
          </w:p>
        </w:tc>
      </w:tr>
      <w:tr w:rsidR="00CD6E61" w14:paraId="55975753" w14:textId="77777777" w:rsidTr="000B34A9">
        <w:trPr>
          <w:trHeight w:val="360"/>
          <w:jc w:val="center"/>
        </w:trPr>
        <w:tc>
          <w:tcPr>
            <w:tcW w:w="2485" w:type="dxa"/>
            <w:vMerge/>
            <w:tcBorders>
              <w:top w:val="single" w:sz="8" w:space="0" w:color="auto"/>
              <w:left w:val="nil"/>
              <w:bottom w:val="nil"/>
              <w:right w:val="nil"/>
            </w:tcBorders>
            <w:hideMark/>
          </w:tcPr>
          <w:p w14:paraId="2155DD5B" w14:textId="77777777" w:rsidR="00CD6E61" w:rsidRDefault="00CD6E61">
            <w:pPr>
              <w:rPr>
                <w:color w:val="000000"/>
                <w:sz w:val="20"/>
                <w:szCs w:val="20"/>
              </w:rPr>
            </w:pPr>
          </w:p>
        </w:tc>
        <w:tc>
          <w:tcPr>
            <w:tcW w:w="3950" w:type="dxa"/>
            <w:gridSpan w:val="2"/>
            <w:tcBorders>
              <w:top w:val="nil"/>
              <w:left w:val="nil"/>
              <w:bottom w:val="single" w:sz="8" w:space="0" w:color="auto"/>
              <w:right w:val="nil"/>
            </w:tcBorders>
            <w:noWrap/>
            <w:hideMark/>
          </w:tcPr>
          <w:p w14:paraId="7619BD21" w14:textId="77777777" w:rsidR="00CD6E61" w:rsidRDefault="00CD6E61">
            <w:pPr>
              <w:jc w:val="center"/>
              <w:rPr>
                <w:color w:val="000000"/>
                <w:sz w:val="20"/>
                <w:szCs w:val="20"/>
              </w:rPr>
            </w:pPr>
            <w:r>
              <w:rPr>
                <w:color w:val="000000"/>
                <w:sz w:val="20"/>
                <w:szCs w:val="20"/>
              </w:rPr>
              <w:t>DV: log of the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c>
          <w:tcPr>
            <w:tcW w:w="2925" w:type="dxa"/>
            <w:gridSpan w:val="3"/>
            <w:tcBorders>
              <w:top w:val="nil"/>
              <w:left w:val="nil"/>
              <w:bottom w:val="single" w:sz="8" w:space="0" w:color="auto"/>
              <w:right w:val="nil"/>
            </w:tcBorders>
            <w:noWrap/>
            <w:hideMark/>
          </w:tcPr>
          <w:p w14:paraId="5479895B" w14:textId="77777777" w:rsidR="00CD6E61" w:rsidRDefault="00CD6E61">
            <w:pPr>
              <w:jc w:val="center"/>
              <w:rPr>
                <w:color w:val="000000"/>
                <w:sz w:val="20"/>
                <w:szCs w:val="20"/>
              </w:rPr>
            </w:pPr>
            <w:r>
              <w:rPr>
                <w:color w:val="000000"/>
                <w:sz w:val="20"/>
                <w:szCs w:val="20"/>
              </w:rPr>
              <w:t>DV: the number of human answers provided within 7 days</w:t>
            </w:r>
          </w:p>
        </w:tc>
      </w:tr>
      <w:tr w:rsidR="00CD6E61" w14:paraId="1F78292C" w14:textId="77777777" w:rsidTr="000B34A9">
        <w:trPr>
          <w:trHeight w:val="320"/>
          <w:jc w:val="center"/>
        </w:trPr>
        <w:tc>
          <w:tcPr>
            <w:tcW w:w="2485" w:type="dxa"/>
            <w:vMerge w:val="restart"/>
            <w:tcBorders>
              <w:top w:val="nil"/>
              <w:left w:val="nil"/>
              <w:bottom w:val="single" w:sz="8" w:space="0" w:color="000000"/>
              <w:right w:val="nil"/>
            </w:tcBorders>
            <w:noWrap/>
            <w:hideMark/>
          </w:tcPr>
          <w:p w14:paraId="29FE013E" w14:textId="77777777" w:rsidR="00CD6E61" w:rsidRDefault="00CD6E61">
            <w:pPr>
              <w:rPr>
                <w:i/>
                <w:iCs/>
                <w:color w:val="000000"/>
                <w:sz w:val="20"/>
                <w:szCs w:val="20"/>
              </w:rPr>
            </w:pPr>
            <w:r>
              <w:rPr>
                <w:i/>
                <w:iCs/>
                <w:color w:val="000000"/>
                <w:sz w:val="20"/>
                <w:szCs w:val="20"/>
              </w:rPr>
              <w:t>post-AI deployment control group indicator</w:t>
            </w:r>
          </w:p>
        </w:tc>
        <w:tc>
          <w:tcPr>
            <w:tcW w:w="1662" w:type="dxa"/>
            <w:tcBorders>
              <w:top w:val="nil"/>
              <w:left w:val="nil"/>
              <w:bottom w:val="nil"/>
              <w:right w:val="nil"/>
            </w:tcBorders>
            <w:noWrap/>
            <w:hideMark/>
          </w:tcPr>
          <w:p w14:paraId="10826531" w14:textId="77777777" w:rsidR="00CD6E61" w:rsidRDefault="00CD6E61">
            <w:pPr>
              <w:jc w:val="center"/>
              <w:rPr>
                <w:color w:val="000000"/>
                <w:sz w:val="20"/>
                <w:szCs w:val="20"/>
              </w:rPr>
            </w:pPr>
            <w:r>
              <w:rPr>
                <w:color w:val="000000"/>
                <w:sz w:val="20"/>
                <w:szCs w:val="20"/>
              </w:rPr>
              <w:t>-0.022</w:t>
            </w:r>
          </w:p>
        </w:tc>
        <w:tc>
          <w:tcPr>
            <w:tcW w:w="2288" w:type="dxa"/>
            <w:tcBorders>
              <w:top w:val="nil"/>
              <w:left w:val="nil"/>
              <w:bottom w:val="nil"/>
              <w:right w:val="nil"/>
            </w:tcBorders>
            <w:noWrap/>
            <w:hideMark/>
          </w:tcPr>
          <w:p w14:paraId="7570CF15" w14:textId="77777777" w:rsidR="00CD6E61" w:rsidRDefault="00CD6E61">
            <w:pPr>
              <w:jc w:val="center"/>
              <w:rPr>
                <w:color w:val="000000"/>
                <w:sz w:val="20"/>
                <w:szCs w:val="20"/>
              </w:rPr>
            </w:pPr>
            <w:r>
              <w:rPr>
                <w:color w:val="000000"/>
                <w:sz w:val="20"/>
                <w:szCs w:val="20"/>
              </w:rPr>
              <w:t>-0.026</w:t>
            </w:r>
          </w:p>
        </w:tc>
        <w:tc>
          <w:tcPr>
            <w:tcW w:w="975" w:type="dxa"/>
            <w:tcBorders>
              <w:top w:val="nil"/>
              <w:left w:val="nil"/>
              <w:bottom w:val="nil"/>
              <w:right w:val="nil"/>
            </w:tcBorders>
            <w:noWrap/>
            <w:hideMark/>
          </w:tcPr>
          <w:p w14:paraId="03C54102" w14:textId="77777777" w:rsidR="00CD6E61" w:rsidRDefault="00CD6E61">
            <w:pPr>
              <w:jc w:val="center"/>
              <w:rPr>
                <w:color w:val="000000"/>
                <w:sz w:val="20"/>
                <w:szCs w:val="20"/>
              </w:rPr>
            </w:pPr>
            <w:r>
              <w:rPr>
                <w:color w:val="000000"/>
                <w:sz w:val="20"/>
                <w:szCs w:val="20"/>
              </w:rPr>
              <w:t>-0.019</w:t>
            </w:r>
          </w:p>
        </w:tc>
        <w:tc>
          <w:tcPr>
            <w:tcW w:w="975" w:type="dxa"/>
            <w:tcBorders>
              <w:top w:val="nil"/>
              <w:left w:val="nil"/>
              <w:bottom w:val="nil"/>
              <w:right w:val="nil"/>
            </w:tcBorders>
            <w:noWrap/>
            <w:hideMark/>
          </w:tcPr>
          <w:p w14:paraId="415B9E40" w14:textId="77777777" w:rsidR="00CD6E61" w:rsidRDefault="00CD6E61">
            <w:pPr>
              <w:jc w:val="center"/>
              <w:rPr>
                <w:color w:val="000000"/>
                <w:sz w:val="20"/>
                <w:szCs w:val="20"/>
              </w:rPr>
            </w:pPr>
            <w:r>
              <w:rPr>
                <w:color w:val="000000"/>
                <w:sz w:val="20"/>
                <w:szCs w:val="20"/>
              </w:rPr>
              <w:t>-0.019</w:t>
            </w:r>
          </w:p>
        </w:tc>
        <w:tc>
          <w:tcPr>
            <w:tcW w:w="975" w:type="dxa"/>
            <w:tcBorders>
              <w:top w:val="nil"/>
              <w:left w:val="nil"/>
              <w:bottom w:val="nil"/>
              <w:right w:val="nil"/>
            </w:tcBorders>
            <w:noWrap/>
            <w:hideMark/>
          </w:tcPr>
          <w:p w14:paraId="72D2E3C0" w14:textId="77777777" w:rsidR="00CD6E61" w:rsidRDefault="00CD6E61">
            <w:pPr>
              <w:jc w:val="center"/>
              <w:rPr>
                <w:color w:val="000000"/>
                <w:sz w:val="20"/>
                <w:szCs w:val="20"/>
              </w:rPr>
            </w:pPr>
            <w:r>
              <w:rPr>
                <w:color w:val="000000"/>
                <w:sz w:val="20"/>
                <w:szCs w:val="20"/>
              </w:rPr>
              <w:t>-0.019</w:t>
            </w:r>
          </w:p>
        </w:tc>
      </w:tr>
      <w:tr w:rsidR="00CD6E61" w14:paraId="2A86E5E1" w14:textId="77777777" w:rsidTr="000B34A9">
        <w:trPr>
          <w:trHeight w:val="340"/>
          <w:jc w:val="center"/>
        </w:trPr>
        <w:tc>
          <w:tcPr>
            <w:tcW w:w="2485" w:type="dxa"/>
            <w:vMerge/>
            <w:tcBorders>
              <w:top w:val="nil"/>
              <w:left w:val="nil"/>
              <w:bottom w:val="single" w:sz="8" w:space="0" w:color="000000"/>
              <w:right w:val="nil"/>
            </w:tcBorders>
            <w:hideMark/>
          </w:tcPr>
          <w:p w14:paraId="5FD05087" w14:textId="77777777" w:rsidR="00CD6E61" w:rsidRDefault="00CD6E61">
            <w:pPr>
              <w:rPr>
                <w:i/>
                <w:iCs/>
                <w:color w:val="000000"/>
                <w:sz w:val="20"/>
                <w:szCs w:val="20"/>
              </w:rPr>
            </w:pPr>
          </w:p>
        </w:tc>
        <w:tc>
          <w:tcPr>
            <w:tcW w:w="1662" w:type="dxa"/>
            <w:tcBorders>
              <w:top w:val="nil"/>
              <w:left w:val="nil"/>
              <w:bottom w:val="single" w:sz="8" w:space="0" w:color="auto"/>
              <w:right w:val="nil"/>
            </w:tcBorders>
            <w:noWrap/>
            <w:hideMark/>
          </w:tcPr>
          <w:p w14:paraId="55AE3930" w14:textId="77777777" w:rsidR="00CD6E61" w:rsidRDefault="00CD6E61">
            <w:pPr>
              <w:jc w:val="center"/>
              <w:rPr>
                <w:color w:val="000000"/>
                <w:sz w:val="20"/>
                <w:szCs w:val="20"/>
              </w:rPr>
            </w:pPr>
            <w:r>
              <w:rPr>
                <w:color w:val="000000"/>
                <w:sz w:val="20"/>
                <w:szCs w:val="20"/>
              </w:rPr>
              <w:t>(0.015)</w:t>
            </w:r>
          </w:p>
        </w:tc>
        <w:tc>
          <w:tcPr>
            <w:tcW w:w="2288" w:type="dxa"/>
            <w:tcBorders>
              <w:top w:val="nil"/>
              <w:left w:val="nil"/>
              <w:bottom w:val="single" w:sz="8" w:space="0" w:color="auto"/>
              <w:right w:val="nil"/>
            </w:tcBorders>
            <w:noWrap/>
            <w:hideMark/>
          </w:tcPr>
          <w:p w14:paraId="17D4C0BB" w14:textId="77777777" w:rsidR="00CD6E61" w:rsidRDefault="00CD6E61">
            <w:pPr>
              <w:jc w:val="center"/>
              <w:rPr>
                <w:color w:val="000000"/>
                <w:sz w:val="20"/>
                <w:szCs w:val="20"/>
              </w:rPr>
            </w:pPr>
            <w:r>
              <w:rPr>
                <w:color w:val="000000"/>
                <w:sz w:val="20"/>
                <w:szCs w:val="20"/>
              </w:rPr>
              <w:t>(0.015)</w:t>
            </w:r>
          </w:p>
        </w:tc>
        <w:tc>
          <w:tcPr>
            <w:tcW w:w="975" w:type="dxa"/>
            <w:tcBorders>
              <w:top w:val="nil"/>
              <w:left w:val="nil"/>
              <w:bottom w:val="single" w:sz="8" w:space="0" w:color="auto"/>
              <w:right w:val="nil"/>
            </w:tcBorders>
            <w:noWrap/>
            <w:hideMark/>
          </w:tcPr>
          <w:p w14:paraId="57F274B0" w14:textId="77777777" w:rsidR="00CD6E61" w:rsidRDefault="00CD6E61">
            <w:pPr>
              <w:jc w:val="center"/>
              <w:rPr>
                <w:color w:val="000000"/>
                <w:sz w:val="20"/>
                <w:szCs w:val="20"/>
              </w:rPr>
            </w:pPr>
            <w:r>
              <w:rPr>
                <w:color w:val="000000"/>
                <w:sz w:val="20"/>
                <w:szCs w:val="20"/>
              </w:rPr>
              <w:t>(0.042)</w:t>
            </w:r>
          </w:p>
        </w:tc>
        <w:tc>
          <w:tcPr>
            <w:tcW w:w="975" w:type="dxa"/>
            <w:tcBorders>
              <w:top w:val="nil"/>
              <w:left w:val="nil"/>
              <w:bottom w:val="single" w:sz="8" w:space="0" w:color="auto"/>
              <w:right w:val="nil"/>
            </w:tcBorders>
            <w:noWrap/>
            <w:hideMark/>
          </w:tcPr>
          <w:p w14:paraId="0B736AF8" w14:textId="77777777" w:rsidR="00CD6E61" w:rsidRDefault="00CD6E61">
            <w:pPr>
              <w:jc w:val="center"/>
              <w:rPr>
                <w:color w:val="000000"/>
                <w:sz w:val="20"/>
                <w:szCs w:val="20"/>
              </w:rPr>
            </w:pPr>
            <w:r>
              <w:rPr>
                <w:color w:val="000000"/>
                <w:sz w:val="20"/>
                <w:szCs w:val="20"/>
              </w:rPr>
              <w:t>(0.042)</w:t>
            </w:r>
          </w:p>
        </w:tc>
        <w:tc>
          <w:tcPr>
            <w:tcW w:w="975" w:type="dxa"/>
            <w:tcBorders>
              <w:top w:val="nil"/>
              <w:left w:val="nil"/>
              <w:bottom w:val="single" w:sz="8" w:space="0" w:color="auto"/>
              <w:right w:val="nil"/>
            </w:tcBorders>
            <w:noWrap/>
            <w:hideMark/>
          </w:tcPr>
          <w:p w14:paraId="65DB5634" w14:textId="77777777" w:rsidR="00CD6E61" w:rsidRDefault="00CD6E61">
            <w:pPr>
              <w:jc w:val="center"/>
              <w:rPr>
                <w:color w:val="000000"/>
                <w:sz w:val="20"/>
                <w:szCs w:val="20"/>
              </w:rPr>
            </w:pPr>
            <w:r>
              <w:rPr>
                <w:color w:val="000000"/>
                <w:sz w:val="20"/>
                <w:szCs w:val="20"/>
              </w:rPr>
              <w:t>(0.042)</w:t>
            </w:r>
          </w:p>
        </w:tc>
      </w:tr>
      <w:tr w:rsidR="00CD6E61" w14:paraId="180ADA85" w14:textId="77777777" w:rsidTr="000B34A9">
        <w:trPr>
          <w:trHeight w:val="320"/>
          <w:jc w:val="center"/>
        </w:trPr>
        <w:tc>
          <w:tcPr>
            <w:tcW w:w="2485" w:type="dxa"/>
            <w:tcBorders>
              <w:top w:val="nil"/>
              <w:left w:val="nil"/>
              <w:bottom w:val="nil"/>
              <w:right w:val="nil"/>
            </w:tcBorders>
            <w:noWrap/>
            <w:hideMark/>
          </w:tcPr>
          <w:p w14:paraId="142DAC2D" w14:textId="77777777" w:rsidR="00CD6E61" w:rsidRDefault="00CD6E61">
            <w:pPr>
              <w:rPr>
                <w:color w:val="000000"/>
                <w:sz w:val="20"/>
                <w:szCs w:val="20"/>
              </w:rPr>
            </w:pPr>
            <w:r>
              <w:rPr>
                <w:color w:val="000000"/>
                <w:sz w:val="20"/>
                <w:szCs w:val="20"/>
              </w:rPr>
              <w:t>other controls</w:t>
            </w:r>
          </w:p>
        </w:tc>
        <w:tc>
          <w:tcPr>
            <w:tcW w:w="1662" w:type="dxa"/>
            <w:tcBorders>
              <w:top w:val="nil"/>
              <w:left w:val="nil"/>
              <w:bottom w:val="nil"/>
              <w:right w:val="nil"/>
            </w:tcBorders>
            <w:noWrap/>
            <w:hideMark/>
          </w:tcPr>
          <w:p w14:paraId="3733001B" w14:textId="77777777" w:rsidR="00CD6E61" w:rsidRDefault="00CD6E61">
            <w:pPr>
              <w:jc w:val="center"/>
              <w:rPr>
                <w:color w:val="000000"/>
                <w:sz w:val="20"/>
                <w:szCs w:val="20"/>
              </w:rPr>
            </w:pPr>
            <w:r>
              <w:rPr>
                <w:color w:val="000000"/>
                <w:sz w:val="20"/>
                <w:szCs w:val="20"/>
              </w:rPr>
              <w:t>√</w:t>
            </w:r>
          </w:p>
        </w:tc>
        <w:tc>
          <w:tcPr>
            <w:tcW w:w="2288" w:type="dxa"/>
            <w:tcBorders>
              <w:top w:val="nil"/>
              <w:left w:val="nil"/>
              <w:bottom w:val="nil"/>
              <w:right w:val="nil"/>
            </w:tcBorders>
            <w:noWrap/>
            <w:hideMark/>
          </w:tcPr>
          <w:p w14:paraId="3A97E9C5"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70EFFBDC"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419E2A32"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6BC5A2FE" w14:textId="77777777" w:rsidR="00CD6E61" w:rsidRDefault="00CD6E61">
            <w:pPr>
              <w:jc w:val="center"/>
              <w:rPr>
                <w:color w:val="000000"/>
                <w:sz w:val="20"/>
                <w:szCs w:val="20"/>
              </w:rPr>
            </w:pPr>
            <w:r>
              <w:rPr>
                <w:color w:val="000000"/>
                <w:sz w:val="20"/>
                <w:szCs w:val="20"/>
              </w:rPr>
              <w:t>√</w:t>
            </w:r>
          </w:p>
        </w:tc>
      </w:tr>
      <w:tr w:rsidR="00CD6E61" w14:paraId="04262ECC" w14:textId="77777777" w:rsidTr="000B34A9">
        <w:trPr>
          <w:trHeight w:val="320"/>
          <w:jc w:val="center"/>
        </w:trPr>
        <w:tc>
          <w:tcPr>
            <w:tcW w:w="2485" w:type="dxa"/>
            <w:tcBorders>
              <w:top w:val="nil"/>
              <w:left w:val="nil"/>
              <w:bottom w:val="nil"/>
              <w:right w:val="nil"/>
            </w:tcBorders>
            <w:noWrap/>
            <w:hideMark/>
          </w:tcPr>
          <w:p w14:paraId="736DD789" w14:textId="77777777" w:rsidR="00CD6E61" w:rsidRDefault="00CD6E61">
            <w:pPr>
              <w:rPr>
                <w:color w:val="000000"/>
                <w:sz w:val="20"/>
                <w:szCs w:val="20"/>
              </w:rPr>
            </w:pPr>
            <w:r>
              <w:rPr>
                <w:color w:val="000000"/>
                <w:sz w:val="20"/>
                <w:szCs w:val="20"/>
              </w:rPr>
              <w:t>controlling for a cubic polynomial of question age</w:t>
            </w:r>
          </w:p>
        </w:tc>
        <w:tc>
          <w:tcPr>
            <w:tcW w:w="1662" w:type="dxa"/>
            <w:tcBorders>
              <w:top w:val="nil"/>
              <w:left w:val="nil"/>
              <w:bottom w:val="nil"/>
              <w:right w:val="nil"/>
            </w:tcBorders>
            <w:noWrap/>
            <w:hideMark/>
          </w:tcPr>
          <w:p w14:paraId="57F29DF3" w14:textId="77777777" w:rsidR="00CD6E61" w:rsidRDefault="00CD6E61">
            <w:pPr>
              <w:jc w:val="center"/>
              <w:rPr>
                <w:color w:val="000000"/>
                <w:sz w:val="20"/>
                <w:szCs w:val="20"/>
              </w:rPr>
            </w:pPr>
            <w:r>
              <w:rPr>
                <w:color w:val="000000"/>
                <w:sz w:val="20"/>
                <w:szCs w:val="20"/>
              </w:rPr>
              <w:t>√</w:t>
            </w:r>
          </w:p>
        </w:tc>
        <w:tc>
          <w:tcPr>
            <w:tcW w:w="2288" w:type="dxa"/>
            <w:tcBorders>
              <w:top w:val="nil"/>
              <w:left w:val="nil"/>
              <w:bottom w:val="nil"/>
              <w:right w:val="nil"/>
            </w:tcBorders>
            <w:noWrap/>
            <w:hideMark/>
          </w:tcPr>
          <w:p w14:paraId="11A264CC"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1E01A0B5"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3F7EF4E1"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nil"/>
              <w:right w:val="nil"/>
            </w:tcBorders>
            <w:noWrap/>
            <w:hideMark/>
          </w:tcPr>
          <w:p w14:paraId="04852D44" w14:textId="77777777" w:rsidR="00CD6E61" w:rsidRDefault="00CD6E61">
            <w:pPr>
              <w:jc w:val="center"/>
              <w:rPr>
                <w:color w:val="000000"/>
                <w:sz w:val="20"/>
                <w:szCs w:val="20"/>
              </w:rPr>
            </w:pPr>
            <w:r>
              <w:rPr>
                <w:color w:val="000000"/>
                <w:sz w:val="20"/>
                <w:szCs w:val="20"/>
              </w:rPr>
              <w:t>√</w:t>
            </w:r>
          </w:p>
        </w:tc>
      </w:tr>
      <w:tr w:rsidR="00CD6E61" w14:paraId="2732B2F2" w14:textId="77777777" w:rsidTr="000B34A9">
        <w:trPr>
          <w:trHeight w:val="340"/>
          <w:jc w:val="center"/>
        </w:trPr>
        <w:tc>
          <w:tcPr>
            <w:tcW w:w="2485" w:type="dxa"/>
            <w:tcBorders>
              <w:top w:val="nil"/>
              <w:left w:val="nil"/>
              <w:bottom w:val="single" w:sz="8" w:space="0" w:color="auto"/>
              <w:right w:val="nil"/>
            </w:tcBorders>
            <w:noWrap/>
            <w:hideMark/>
          </w:tcPr>
          <w:p w14:paraId="47DDF837" w14:textId="77777777" w:rsidR="00CD6E61" w:rsidRDefault="00CD6E61">
            <w:pPr>
              <w:rPr>
                <w:color w:val="000000"/>
                <w:sz w:val="20"/>
                <w:szCs w:val="20"/>
              </w:rPr>
            </w:pPr>
            <w:r>
              <w:rPr>
                <w:color w:val="000000"/>
                <w:sz w:val="20"/>
                <w:szCs w:val="20"/>
              </w:rPr>
              <w:t>questioner random effect</w:t>
            </w:r>
          </w:p>
        </w:tc>
        <w:tc>
          <w:tcPr>
            <w:tcW w:w="1662" w:type="dxa"/>
            <w:tcBorders>
              <w:top w:val="nil"/>
              <w:left w:val="nil"/>
              <w:bottom w:val="single" w:sz="8" w:space="0" w:color="auto"/>
              <w:right w:val="nil"/>
            </w:tcBorders>
            <w:noWrap/>
            <w:hideMark/>
          </w:tcPr>
          <w:p w14:paraId="298820FC" w14:textId="77777777" w:rsidR="00CD6E61" w:rsidRDefault="00CD6E61">
            <w:pPr>
              <w:jc w:val="center"/>
              <w:rPr>
                <w:color w:val="000000"/>
                <w:sz w:val="20"/>
                <w:szCs w:val="20"/>
              </w:rPr>
            </w:pPr>
            <w:r>
              <w:rPr>
                <w:color w:val="000000"/>
                <w:sz w:val="20"/>
                <w:szCs w:val="20"/>
              </w:rPr>
              <w:t> </w:t>
            </w:r>
          </w:p>
        </w:tc>
        <w:tc>
          <w:tcPr>
            <w:tcW w:w="2288" w:type="dxa"/>
            <w:tcBorders>
              <w:top w:val="nil"/>
              <w:left w:val="nil"/>
              <w:bottom w:val="single" w:sz="8" w:space="0" w:color="auto"/>
              <w:right w:val="nil"/>
            </w:tcBorders>
            <w:noWrap/>
            <w:hideMark/>
          </w:tcPr>
          <w:p w14:paraId="66663691" w14:textId="77777777" w:rsidR="00CD6E61" w:rsidRDefault="00CD6E61">
            <w:pPr>
              <w:jc w:val="center"/>
              <w:rPr>
                <w:color w:val="000000"/>
                <w:sz w:val="20"/>
                <w:szCs w:val="20"/>
              </w:rPr>
            </w:pPr>
            <w:r>
              <w:rPr>
                <w:color w:val="000000"/>
                <w:sz w:val="20"/>
                <w:szCs w:val="20"/>
              </w:rPr>
              <w:t>√</w:t>
            </w:r>
          </w:p>
        </w:tc>
        <w:tc>
          <w:tcPr>
            <w:tcW w:w="975" w:type="dxa"/>
            <w:tcBorders>
              <w:top w:val="nil"/>
              <w:left w:val="nil"/>
              <w:bottom w:val="single" w:sz="8" w:space="0" w:color="auto"/>
              <w:right w:val="nil"/>
            </w:tcBorders>
            <w:noWrap/>
            <w:hideMark/>
          </w:tcPr>
          <w:p w14:paraId="7A483C67"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4042328E"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469A4415" w14:textId="77777777" w:rsidR="00CD6E61" w:rsidRDefault="00CD6E61">
            <w:pPr>
              <w:jc w:val="center"/>
              <w:rPr>
                <w:color w:val="000000"/>
                <w:sz w:val="20"/>
                <w:szCs w:val="20"/>
              </w:rPr>
            </w:pPr>
            <w:r>
              <w:rPr>
                <w:color w:val="000000"/>
                <w:sz w:val="20"/>
                <w:szCs w:val="20"/>
              </w:rPr>
              <w:t> </w:t>
            </w:r>
          </w:p>
        </w:tc>
      </w:tr>
      <w:tr w:rsidR="00CD6E61" w14:paraId="1D0D33CA" w14:textId="77777777" w:rsidTr="000B34A9">
        <w:trPr>
          <w:trHeight w:val="320"/>
          <w:jc w:val="center"/>
        </w:trPr>
        <w:tc>
          <w:tcPr>
            <w:tcW w:w="2485" w:type="dxa"/>
            <w:tcBorders>
              <w:top w:val="nil"/>
              <w:left w:val="nil"/>
              <w:bottom w:val="nil"/>
              <w:right w:val="nil"/>
            </w:tcBorders>
            <w:noWrap/>
            <w:hideMark/>
          </w:tcPr>
          <w:p w14:paraId="5F07B52B" w14:textId="77777777" w:rsidR="00CD6E61" w:rsidRDefault="00CD6E61">
            <w:pPr>
              <w:rPr>
                <w:color w:val="000000"/>
                <w:sz w:val="20"/>
                <w:szCs w:val="20"/>
              </w:rPr>
            </w:pPr>
            <w:r>
              <w:rPr>
                <w:color w:val="000000"/>
                <w:sz w:val="20"/>
                <w:szCs w:val="20"/>
              </w:rPr>
              <w:t>N</w:t>
            </w:r>
          </w:p>
        </w:tc>
        <w:tc>
          <w:tcPr>
            <w:tcW w:w="1662" w:type="dxa"/>
            <w:tcBorders>
              <w:top w:val="nil"/>
              <w:left w:val="nil"/>
              <w:bottom w:val="nil"/>
              <w:right w:val="nil"/>
            </w:tcBorders>
            <w:noWrap/>
            <w:hideMark/>
          </w:tcPr>
          <w:p w14:paraId="45BE28DC" w14:textId="77777777" w:rsidR="00CD6E61" w:rsidRDefault="00CD6E61">
            <w:pPr>
              <w:jc w:val="center"/>
              <w:rPr>
                <w:color w:val="000000"/>
                <w:sz w:val="20"/>
                <w:szCs w:val="20"/>
              </w:rPr>
            </w:pPr>
            <w:r>
              <w:rPr>
                <w:color w:val="000000"/>
                <w:sz w:val="20"/>
                <w:szCs w:val="20"/>
              </w:rPr>
              <w:t>5,984</w:t>
            </w:r>
          </w:p>
        </w:tc>
        <w:tc>
          <w:tcPr>
            <w:tcW w:w="2288" w:type="dxa"/>
            <w:tcBorders>
              <w:top w:val="nil"/>
              <w:left w:val="nil"/>
              <w:bottom w:val="nil"/>
              <w:right w:val="nil"/>
            </w:tcBorders>
            <w:noWrap/>
            <w:hideMark/>
          </w:tcPr>
          <w:p w14:paraId="2B324B87" w14:textId="77777777" w:rsidR="00CD6E61" w:rsidRDefault="00CD6E61">
            <w:pPr>
              <w:jc w:val="center"/>
              <w:rPr>
                <w:color w:val="000000"/>
                <w:sz w:val="20"/>
                <w:szCs w:val="20"/>
              </w:rPr>
            </w:pPr>
            <w:r>
              <w:rPr>
                <w:color w:val="000000"/>
                <w:sz w:val="20"/>
                <w:szCs w:val="20"/>
              </w:rPr>
              <w:t>5,984</w:t>
            </w:r>
          </w:p>
        </w:tc>
        <w:tc>
          <w:tcPr>
            <w:tcW w:w="975" w:type="dxa"/>
            <w:tcBorders>
              <w:top w:val="nil"/>
              <w:left w:val="nil"/>
              <w:bottom w:val="nil"/>
              <w:right w:val="nil"/>
            </w:tcBorders>
            <w:noWrap/>
            <w:hideMark/>
          </w:tcPr>
          <w:p w14:paraId="43883815" w14:textId="77777777" w:rsidR="00CD6E61" w:rsidRDefault="00CD6E61">
            <w:pPr>
              <w:jc w:val="center"/>
              <w:rPr>
                <w:color w:val="000000"/>
                <w:sz w:val="20"/>
                <w:szCs w:val="20"/>
              </w:rPr>
            </w:pPr>
            <w:r>
              <w:rPr>
                <w:color w:val="000000"/>
                <w:sz w:val="20"/>
                <w:szCs w:val="20"/>
              </w:rPr>
              <w:t>5,984</w:t>
            </w:r>
          </w:p>
        </w:tc>
        <w:tc>
          <w:tcPr>
            <w:tcW w:w="975" w:type="dxa"/>
            <w:tcBorders>
              <w:top w:val="nil"/>
              <w:left w:val="nil"/>
              <w:bottom w:val="nil"/>
              <w:right w:val="nil"/>
            </w:tcBorders>
            <w:noWrap/>
            <w:hideMark/>
          </w:tcPr>
          <w:p w14:paraId="5BDC66C0" w14:textId="77777777" w:rsidR="00CD6E61" w:rsidRDefault="00CD6E61">
            <w:pPr>
              <w:jc w:val="center"/>
              <w:rPr>
                <w:color w:val="000000"/>
                <w:sz w:val="20"/>
                <w:szCs w:val="20"/>
              </w:rPr>
            </w:pPr>
            <w:r>
              <w:rPr>
                <w:color w:val="000000"/>
                <w:sz w:val="20"/>
                <w:szCs w:val="20"/>
              </w:rPr>
              <w:t>5,984</w:t>
            </w:r>
          </w:p>
        </w:tc>
        <w:tc>
          <w:tcPr>
            <w:tcW w:w="975" w:type="dxa"/>
            <w:tcBorders>
              <w:top w:val="nil"/>
              <w:left w:val="nil"/>
              <w:bottom w:val="nil"/>
              <w:right w:val="nil"/>
            </w:tcBorders>
            <w:noWrap/>
            <w:hideMark/>
          </w:tcPr>
          <w:p w14:paraId="315ECDE2" w14:textId="77777777" w:rsidR="00CD6E61" w:rsidRDefault="00CD6E61">
            <w:pPr>
              <w:jc w:val="center"/>
              <w:rPr>
                <w:color w:val="000000"/>
                <w:sz w:val="20"/>
                <w:szCs w:val="20"/>
              </w:rPr>
            </w:pPr>
            <w:r>
              <w:rPr>
                <w:color w:val="000000"/>
                <w:sz w:val="20"/>
                <w:szCs w:val="20"/>
              </w:rPr>
              <w:t>5,984</w:t>
            </w:r>
          </w:p>
        </w:tc>
      </w:tr>
      <w:tr w:rsidR="00CD6E61" w14:paraId="03F33B42" w14:textId="77777777" w:rsidTr="000B34A9">
        <w:trPr>
          <w:trHeight w:val="320"/>
          <w:jc w:val="center"/>
        </w:trPr>
        <w:tc>
          <w:tcPr>
            <w:tcW w:w="2485" w:type="dxa"/>
            <w:tcBorders>
              <w:top w:val="nil"/>
              <w:left w:val="nil"/>
              <w:bottom w:val="nil"/>
              <w:right w:val="nil"/>
            </w:tcBorders>
            <w:noWrap/>
            <w:hideMark/>
          </w:tcPr>
          <w:p w14:paraId="1E889A50" w14:textId="77777777" w:rsidR="00CD6E61" w:rsidRDefault="00CD6E61">
            <w:pPr>
              <w:rPr>
                <w:color w:val="000000"/>
                <w:sz w:val="20"/>
                <w:szCs w:val="20"/>
              </w:rPr>
            </w:pPr>
            <w:r>
              <w:rPr>
                <w:color w:val="000000"/>
                <w:sz w:val="20"/>
                <w:szCs w:val="20"/>
              </w:rPr>
              <w:lastRenderedPageBreak/>
              <w:t>AIC</w:t>
            </w:r>
          </w:p>
        </w:tc>
        <w:tc>
          <w:tcPr>
            <w:tcW w:w="1662" w:type="dxa"/>
            <w:tcBorders>
              <w:top w:val="nil"/>
              <w:left w:val="nil"/>
              <w:bottom w:val="nil"/>
              <w:right w:val="nil"/>
            </w:tcBorders>
            <w:noWrap/>
            <w:hideMark/>
          </w:tcPr>
          <w:p w14:paraId="79949EF0" w14:textId="77777777" w:rsidR="00CD6E61" w:rsidRDefault="00CD6E61">
            <w:pPr>
              <w:rPr>
                <w:color w:val="000000"/>
                <w:sz w:val="20"/>
                <w:szCs w:val="20"/>
              </w:rPr>
            </w:pPr>
          </w:p>
        </w:tc>
        <w:tc>
          <w:tcPr>
            <w:tcW w:w="2288" w:type="dxa"/>
            <w:tcBorders>
              <w:top w:val="nil"/>
              <w:left w:val="nil"/>
              <w:bottom w:val="nil"/>
              <w:right w:val="nil"/>
            </w:tcBorders>
            <w:noWrap/>
            <w:hideMark/>
          </w:tcPr>
          <w:p w14:paraId="55A26003" w14:textId="77777777" w:rsidR="00CD6E61" w:rsidRDefault="00CD6E61">
            <w:pPr>
              <w:jc w:val="center"/>
              <w:rPr>
                <w:color w:val="000000"/>
                <w:sz w:val="20"/>
                <w:szCs w:val="20"/>
              </w:rPr>
            </w:pPr>
            <w:r>
              <w:rPr>
                <w:color w:val="000000"/>
                <w:sz w:val="20"/>
                <w:szCs w:val="20"/>
              </w:rPr>
              <w:t>2691.088</w:t>
            </w:r>
          </w:p>
        </w:tc>
        <w:tc>
          <w:tcPr>
            <w:tcW w:w="975" w:type="dxa"/>
            <w:tcBorders>
              <w:top w:val="nil"/>
              <w:left w:val="nil"/>
              <w:bottom w:val="nil"/>
              <w:right w:val="nil"/>
            </w:tcBorders>
            <w:noWrap/>
            <w:hideMark/>
          </w:tcPr>
          <w:p w14:paraId="514A3279" w14:textId="77777777" w:rsidR="00CD6E61" w:rsidRDefault="00CD6E61">
            <w:pPr>
              <w:jc w:val="center"/>
              <w:rPr>
                <w:color w:val="000000"/>
                <w:sz w:val="20"/>
                <w:szCs w:val="20"/>
              </w:rPr>
            </w:pPr>
          </w:p>
        </w:tc>
        <w:tc>
          <w:tcPr>
            <w:tcW w:w="975" w:type="dxa"/>
            <w:tcBorders>
              <w:top w:val="nil"/>
              <w:left w:val="nil"/>
              <w:bottom w:val="nil"/>
              <w:right w:val="nil"/>
            </w:tcBorders>
            <w:noWrap/>
            <w:hideMark/>
          </w:tcPr>
          <w:p w14:paraId="267F2E91" w14:textId="77777777" w:rsidR="00CD6E61" w:rsidRDefault="00CD6E61">
            <w:pPr>
              <w:jc w:val="center"/>
              <w:rPr>
                <w:color w:val="000000"/>
                <w:sz w:val="20"/>
                <w:szCs w:val="20"/>
              </w:rPr>
            </w:pPr>
            <w:r>
              <w:rPr>
                <w:color w:val="000000"/>
                <w:sz w:val="20"/>
                <w:szCs w:val="20"/>
              </w:rPr>
              <w:t>17086.635</w:t>
            </w:r>
          </w:p>
        </w:tc>
        <w:tc>
          <w:tcPr>
            <w:tcW w:w="975" w:type="dxa"/>
            <w:tcBorders>
              <w:top w:val="nil"/>
              <w:left w:val="nil"/>
              <w:bottom w:val="nil"/>
              <w:right w:val="nil"/>
            </w:tcBorders>
            <w:noWrap/>
            <w:hideMark/>
          </w:tcPr>
          <w:p w14:paraId="782A25A6" w14:textId="77777777" w:rsidR="00CD6E61" w:rsidRDefault="00CD6E61">
            <w:pPr>
              <w:jc w:val="center"/>
              <w:rPr>
                <w:color w:val="000000"/>
                <w:sz w:val="20"/>
                <w:szCs w:val="20"/>
              </w:rPr>
            </w:pPr>
            <w:r>
              <w:rPr>
                <w:color w:val="000000"/>
                <w:sz w:val="20"/>
                <w:szCs w:val="20"/>
              </w:rPr>
              <w:t>17086.635</w:t>
            </w:r>
          </w:p>
        </w:tc>
      </w:tr>
      <w:tr w:rsidR="00CD6E61" w14:paraId="32701701" w14:textId="77777777" w:rsidTr="000B34A9">
        <w:trPr>
          <w:trHeight w:val="320"/>
          <w:jc w:val="center"/>
        </w:trPr>
        <w:tc>
          <w:tcPr>
            <w:tcW w:w="2485" w:type="dxa"/>
            <w:tcBorders>
              <w:top w:val="nil"/>
              <w:left w:val="nil"/>
              <w:bottom w:val="nil"/>
              <w:right w:val="nil"/>
            </w:tcBorders>
            <w:noWrap/>
            <w:hideMark/>
          </w:tcPr>
          <w:p w14:paraId="2535004F" w14:textId="77777777" w:rsidR="00CD6E61" w:rsidRDefault="00CD6E61">
            <w:pPr>
              <w:rPr>
                <w:color w:val="000000"/>
                <w:sz w:val="20"/>
                <w:szCs w:val="20"/>
              </w:rPr>
            </w:pPr>
            <w:r>
              <w:rPr>
                <w:color w:val="000000"/>
                <w:sz w:val="20"/>
                <w:szCs w:val="20"/>
              </w:rPr>
              <w:t>BIC</w:t>
            </w:r>
          </w:p>
        </w:tc>
        <w:tc>
          <w:tcPr>
            <w:tcW w:w="1662" w:type="dxa"/>
            <w:tcBorders>
              <w:top w:val="nil"/>
              <w:left w:val="nil"/>
              <w:bottom w:val="nil"/>
              <w:right w:val="nil"/>
            </w:tcBorders>
            <w:noWrap/>
            <w:hideMark/>
          </w:tcPr>
          <w:p w14:paraId="7D59AC6A" w14:textId="77777777" w:rsidR="00CD6E61" w:rsidRDefault="00CD6E61">
            <w:pPr>
              <w:rPr>
                <w:color w:val="000000"/>
                <w:sz w:val="20"/>
                <w:szCs w:val="20"/>
              </w:rPr>
            </w:pPr>
          </w:p>
        </w:tc>
        <w:tc>
          <w:tcPr>
            <w:tcW w:w="2288" w:type="dxa"/>
            <w:tcBorders>
              <w:top w:val="nil"/>
              <w:left w:val="nil"/>
              <w:bottom w:val="nil"/>
              <w:right w:val="nil"/>
            </w:tcBorders>
            <w:noWrap/>
            <w:hideMark/>
          </w:tcPr>
          <w:p w14:paraId="743856EA" w14:textId="77777777" w:rsidR="00CD6E61" w:rsidRDefault="00CD6E61">
            <w:pPr>
              <w:jc w:val="center"/>
              <w:rPr>
                <w:color w:val="000000"/>
                <w:sz w:val="20"/>
                <w:szCs w:val="20"/>
              </w:rPr>
            </w:pPr>
            <w:r>
              <w:rPr>
                <w:color w:val="000000"/>
                <w:sz w:val="20"/>
                <w:szCs w:val="20"/>
              </w:rPr>
              <w:t>2979.053</w:t>
            </w:r>
          </w:p>
        </w:tc>
        <w:tc>
          <w:tcPr>
            <w:tcW w:w="975" w:type="dxa"/>
            <w:tcBorders>
              <w:top w:val="nil"/>
              <w:left w:val="nil"/>
              <w:bottom w:val="nil"/>
              <w:right w:val="nil"/>
            </w:tcBorders>
            <w:noWrap/>
            <w:hideMark/>
          </w:tcPr>
          <w:p w14:paraId="306B4B51" w14:textId="77777777" w:rsidR="00CD6E61" w:rsidRDefault="00CD6E61">
            <w:pPr>
              <w:jc w:val="center"/>
              <w:rPr>
                <w:color w:val="000000"/>
                <w:sz w:val="20"/>
                <w:szCs w:val="20"/>
              </w:rPr>
            </w:pPr>
          </w:p>
        </w:tc>
        <w:tc>
          <w:tcPr>
            <w:tcW w:w="975" w:type="dxa"/>
            <w:tcBorders>
              <w:top w:val="nil"/>
              <w:left w:val="nil"/>
              <w:bottom w:val="nil"/>
              <w:right w:val="nil"/>
            </w:tcBorders>
            <w:noWrap/>
            <w:hideMark/>
          </w:tcPr>
          <w:p w14:paraId="1F352317" w14:textId="77777777" w:rsidR="00CD6E61" w:rsidRDefault="00CD6E61">
            <w:pPr>
              <w:rPr>
                <w:sz w:val="20"/>
                <w:szCs w:val="20"/>
              </w:rPr>
            </w:pPr>
          </w:p>
        </w:tc>
        <w:tc>
          <w:tcPr>
            <w:tcW w:w="975" w:type="dxa"/>
            <w:tcBorders>
              <w:top w:val="nil"/>
              <w:left w:val="nil"/>
              <w:bottom w:val="nil"/>
              <w:right w:val="nil"/>
            </w:tcBorders>
            <w:noWrap/>
            <w:hideMark/>
          </w:tcPr>
          <w:p w14:paraId="548FF9D4" w14:textId="77777777" w:rsidR="00CD6E61" w:rsidRDefault="00CD6E61">
            <w:pPr>
              <w:rPr>
                <w:sz w:val="20"/>
                <w:szCs w:val="20"/>
              </w:rPr>
            </w:pPr>
          </w:p>
        </w:tc>
      </w:tr>
      <w:tr w:rsidR="00CD6E61" w14:paraId="6454C224" w14:textId="77777777" w:rsidTr="000B34A9">
        <w:trPr>
          <w:trHeight w:val="320"/>
          <w:jc w:val="center"/>
        </w:trPr>
        <w:tc>
          <w:tcPr>
            <w:tcW w:w="2485" w:type="dxa"/>
            <w:tcBorders>
              <w:top w:val="nil"/>
              <w:left w:val="nil"/>
              <w:bottom w:val="nil"/>
              <w:right w:val="nil"/>
            </w:tcBorders>
            <w:noWrap/>
            <w:hideMark/>
          </w:tcPr>
          <w:p w14:paraId="112F44CD" w14:textId="77777777" w:rsidR="00CD6E61" w:rsidRDefault="00CD6E61">
            <w:pPr>
              <w:rPr>
                <w:color w:val="000000"/>
                <w:sz w:val="20"/>
                <w:szCs w:val="20"/>
              </w:rPr>
            </w:pPr>
            <w:r>
              <w:rPr>
                <w:color w:val="000000"/>
                <w:sz w:val="20"/>
                <w:szCs w:val="20"/>
              </w:rPr>
              <w:t>log likelihood</w:t>
            </w:r>
          </w:p>
        </w:tc>
        <w:tc>
          <w:tcPr>
            <w:tcW w:w="1662" w:type="dxa"/>
            <w:tcBorders>
              <w:top w:val="nil"/>
              <w:left w:val="nil"/>
              <w:bottom w:val="nil"/>
              <w:right w:val="nil"/>
            </w:tcBorders>
            <w:noWrap/>
            <w:hideMark/>
          </w:tcPr>
          <w:p w14:paraId="5D6F323B" w14:textId="77777777" w:rsidR="00CD6E61" w:rsidRDefault="00CD6E61">
            <w:pPr>
              <w:rPr>
                <w:color w:val="000000"/>
                <w:sz w:val="20"/>
                <w:szCs w:val="20"/>
              </w:rPr>
            </w:pPr>
          </w:p>
        </w:tc>
        <w:tc>
          <w:tcPr>
            <w:tcW w:w="2288" w:type="dxa"/>
            <w:tcBorders>
              <w:top w:val="nil"/>
              <w:left w:val="nil"/>
              <w:bottom w:val="nil"/>
              <w:right w:val="nil"/>
            </w:tcBorders>
            <w:noWrap/>
            <w:hideMark/>
          </w:tcPr>
          <w:p w14:paraId="0DE6DF66" w14:textId="77777777" w:rsidR="00CD6E61" w:rsidRDefault="00CD6E61">
            <w:pPr>
              <w:jc w:val="center"/>
              <w:rPr>
                <w:color w:val="000000"/>
                <w:sz w:val="20"/>
                <w:szCs w:val="20"/>
              </w:rPr>
            </w:pPr>
            <w:r>
              <w:rPr>
                <w:color w:val="000000"/>
                <w:sz w:val="20"/>
                <w:szCs w:val="20"/>
              </w:rPr>
              <w:t>-1302.544</w:t>
            </w:r>
          </w:p>
        </w:tc>
        <w:tc>
          <w:tcPr>
            <w:tcW w:w="975" w:type="dxa"/>
            <w:tcBorders>
              <w:top w:val="nil"/>
              <w:left w:val="nil"/>
              <w:bottom w:val="nil"/>
              <w:right w:val="nil"/>
            </w:tcBorders>
            <w:noWrap/>
            <w:hideMark/>
          </w:tcPr>
          <w:p w14:paraId="6D14F6FC" w14:textId="77777777" w:rsidR="00CD6E61" w:rsidRDefault="00CD6E61">
            <w:pPr>
              <w:jc w:val="center"/>
              <w:rPr>
                <w:color w:val="000000"/>
                <w:sz w:val="20"/>
                <w:szCs w:val="20"/>
              </w:rPr>
            </w:pPr>
            <w:r>
              <w:rPr>
                <w:color w:val="000000"/>
                <w:sz w:val="20"/>
                <w:szCs w:val="20"/>
              </w:rPr>
              <w:t>-8501.317</w:t>
            </w:r>
          </w:p>
        </w:tc>
        <w:tc>
          <w:tcPr>
            <w:tcW w:w="975" w:type="dxa"/>
            <w:tcBorders>
              <w:top w:val="nil"/>
              <w:left w:val="nil"/>
              <w:bottom w:val="nil"/>
              <w:right w:val="nil"/>
            </w:tcBorders>
            <w:noWrap/>
            <w:hideMark/>
          </w:tcPr>
          <w:p w14:paraId="585424D2" w14:textId="77777777" w:rsidR="00CD6E61" w:rsidRDefault="00CD6E61">
            <w:pPr>
              <w:jc w:val="center"/>
              <w:rPr>
                <w:color w:val="000000"/>
                <w:sz w:val="20"/>
                <w:szCs w:val="20"/>
              </w:rPr>
            </w:pPr>
            <w:r>
              <w:rPr>
                <w:color w:val="000000"/>
                <w:sz w:val="20"/>
                <w:szCs w:val="20"/>
              </w:rPr>
              <w:t>-8501.317</w:t>
            </w:r>
          </w:p>
        </w:tc>
        <w:tc>
          <w:tcPr>
            <w:tcW w:w="975" w:type="dxa"/>
            <w:tcBorders>
              <w:top w:val="nil"/>
              <w:left w:val="nil"/>
              <w:bottom w:val="nil"/>
              <w:right w:val="nil"/>
            </w:tcBorders>
            <w:noWrap/>
            <w:hideMark/>
          </w:tcPr>
          <w:p w14:paraId="2F156F1F" w14:textId="77777777" w:rsidR="00CD6E61" w:rsidRDefault="00CD6E61">
            <w:pPr>
              <w:jc w:val="center"/>
              <w:rPr>
                <w:color w:val="000000"/>
                <w:sz w:val="20"/>
                <w:szCs w:val="20"/>
              </w:rPr>
            </w:pPr>
            <w:r>
              <w:rPr>
                <w:color w:val="000000"/>
                <w:sz w:val="20"/>
                <w:szCs w:val="20"/>
              </w:rPr>
              <w:t>-8501.317</w:t>
            </w:r>
          </w:p>
        </w:tc>
      </w:tr>
      <w:tr w:rsidR="00CD6E61" w14:paraId="04B08EEC" w14:textId="77777777" w:rsidTr="000B34A9">
        <w:trPr>
          <w:trHeight w:val="320"/>
          <w:jc w:val="center"/>
        </w:trPr>
        <w:tc>
          <w:tcPr>
            <w:tcW w:w="2485" w:type="dxa"/>
            <w:tcBorders>
              <w:top w:val="nil"/>
              <w:left w:val="nil"/>
              <w:bottom w:val="nil"/>
              <w:right w:val="nil"/>
            </w:tcBorders>
            <w:noWrap/>
            <w:hideMark/>
          </w:tcPr>
          <w:p w14:paraId="22A8BCAA" w14:textId="77777777" w:rsidR="00CD6E61" w:rsidRDefault="00CD6E61">
            <w:pPr>
              <w:rPr>
                <w:color w:val="000000"/>
                <w:sz w:val="20"/>
                <w:szCs w:val="20"/>
              </w:rPr>
            </w:pPr>
            <w:r>
              <w:rPr>
                <w:color w:val="000000"/>
                <w:sz w:val="20"/>
                <w:szCs w:val="20"/>
              </w:rPr>
              <w:t>deviance</w:t>
            </w:r>
          </w:p>
        </w:tc>
        <w:tc>
          <w:tcPr>
            <w:tcW w:w="1662" w:type="dxa"/>
            <w:tcBorders>
              <w:top w:val="nil"/>
              <w:left w:val="nil"/>
              <w:bottom w:val="nil"/>
              <w:right w:val="nil"/>
            </w:tcBorders>
            <w:noWrap/>
            <w:hideMark/>
          </w:tcPr>
          <w:p w14:paraId="3E5A9A94" w14:textId="77777777" w:rsidR="00CD6E61" w:rsidRDefault="00CD6E61">
            <w:pPr>
              <w:rPr>
                <w:color w:val="000000"/>
                <w:sz w:val="20"/>
                <w:szCs w:val="20"/>
              </w:rPr>
            </w:pPr>
          </w:p>
        </w:tc>
        <w:tc>
          <w:tcPr>
            <w:tcW w:w="2288" w:type="dxa"/>
            <w:tcBorders>
              <w:top w:val="nil"/>
              <w:left w:val="nil"/>
              <w:bottom w:val="nil"/>
              <w:right w:val="nil"/>
            </w:tcBorders>
            <w:noWrap/>
            <w:hideMark/>
          </w:tcPr>
          <w:p w14:paraId="34E8EAEB" w14:textId="77777777" w:rsidR="00CD6E61" w:rsidRDefault="00CD6E61">
            <w:pPr>
              <w:rPr>
                <w:sz w:val="20"/>
                <w:szCs w:val="20"/>
              </w:rPr>
            </w:pPr>
          </w:p>
        </w:tc>
        <w:tc>
          <w:tcPr>
            <w:tcW w:w="975" w:type="dxa"/>
            <w:tcBorders>
              <w:top w:val="nil"/>
              <w:left w:val="nil"/>
              <w:bottom w:val="nil"/>
              <w:right w:val="nil"/>
            </w:tcBorders>
            <w:noWrap/>
            <w:hideMark/>
          </w:tcPr>
          <w:p w14:paraId="66891A54" w14:textId="77777777" w:rsidR="00CD6E61" w:rsidRDefault="00CD6E61">
            <w:pPr>
              <w:jc w:val="center"/>
              <w:rPr>
                <w:color w:val="000000"/>
                <w:sz w:val="20"/>
                <w:szCs w:val="20"/>
              </w:rPr>
            </w:pPr>
            <w:r>
              <w:rPr>
                <w:color w:val="000000"/>
                <w:sz w:val="20"/>
                <w:szCs w:val="20"/>
              </w:rPr>
              <w:t>5177.952</w:t>
            </w:r>
          </w:p>
        </w:tc>
        <w:tc>
          <w:tcPr>
            <w:tcW w:w="975" w:type="dxa"/>
            <w:tcBorders>
              <w:top w:val="nil"/>
              <w:left w:val="nil"/>
              <w:bottom w:val="nil"/>
              <w:right w:val="nil"/>
            </w:tcBorders>
            <w:noWrap/>
            <w:hideMark/>
          </w:tcPr>
          <w:p w14:paraId="34C3E401" w14:textId="77777777" w:rsidR="00CD6E61" w:rsidRDefault="00CD6E61">
            <w:pPr>
              <w:jc w:val="center"/>
              <w:rPr>
                <w:color w:val="000000"/>
                <w:sz w:val="20"/>
                <w:szCs w:val="20"/>
              </w:rPr>
            </w:pPr>
          </w:p>
        </w:tc>
        <w:tc>
          <w:tcPr>
            <w:tcW w:w="975" w:type="dxa"/>
            <w:tcBorders>
              <w:top w:val="nil"/>
              <w:left w:val="nil"/>
              <w:bottom w:val="nil"/>
              <w:right w:val="nil"/>
            </w:tcBorders>
            <w:noWrap/>
            <w:hideMark/>
          </w:tcPr>
          <w:p w14:paraId="5A0ECBE2" w14:textId="77777777" w:rsidR="00CD6E61" w:rsidRDefault="00CD6E61">
            <w:pPr>
              <w:rPr>
                <w:sz w:val="20"/>
                <w:szCs w:val="20"/>
              </w:rPr>
            </w:pPr>
          </w:p>
        </w:tc>
      </w:tr>
      <w:tr w:rsidR="00CD6E61" w14:paraId="16367592" w14:textId="77777777" w:rsidTr="000B34A9">
        <w:trPr>
          <w:trHeight w:val="340"/>
          <w:jc w:val="center"/>
        </w:trPr>
        <w:tc>
          <w:tcPr>
            <w:tcW w:w="2485" w:type="dxa"/>
            <w:tcBorders>
              <w:top w:val="nil"/>
              <w:left w:val="nil"/>
              <w:bottom w:val="single" w:sz="8" w:space="0" w:color="auto"/>
              <w:right w:val="nil"/>
            </w:tcBorders>
            <w:noWrap/>
            <w:hideMark/>
          </w:tcPr>
          <w:p w14:paraId="0467A3D8" w14:textId="77777777" w:rsidR="00CD6E61" w:rsidRDefault="00CD6E61">
            <w:pPr>
              <w:rPr>
                <w:color w:val="000000"/>
                <w:sz w:val="20"/>
                <w:szCs w:val="20"/>
              </w:rPr>
            </w:pPr>
            <w:r>
              <w:rPr>
                <w:color w:val="000000"/>
                <w:sz w:val="20"/>
                <w:szCs w:val="20"/>
              </w:rPr>
              <w:t>pseudo R^2</w:t>
            </w:r>
          </w:p>
        </w:tc>
        <w:tc>
          <w:tcPr>
            <w:tcW w:w="1662" w:type="dxa"/>
            <w:tcBorders>
              <w:top w:val="nil"/>
              <w:left w:val="nil"/>
              <w:bottom w:val="single" w:sz="8" w:space="0" w:color="auto"/>
              <w:right w:val="nil"/>
            </w:tcBorders>
            <w:noWrap/>
            <w:hideMark/>
          </w:tcPr>
          <w:p w14:paraId="17053A1D" w14:textId="77777777" w:rsidR="00CD6E61" w:rsidRDefault="00CD6E61">
            <w:pPr>
              <w:jc w:val="center"/>
              <w:rPr>
                <w:color w:val="000000"/>
                <w:sz w:val="20"/>
                <w:szCs w:val="20"/>
              </w:rPr>
            </w:pPr>
            <w:r>
              <w:rPr>
                <w:color w:val="000000"/>
                <w:sz w:val="20"/>
                <w:szCs w:val="20"/>
              </w:rPr>
              <w:t> </w:t>
            </w:r>
          </w:p>
        </w:tc>
        <w:tc>
          <w:tcPr>
            <w:tcW w:w="2288" w:type="dxa"/>
            <w:tcBorders>
              <w:top w:val="nil"/>
              <w:left w:val="nil"/>
              <w:bottom w:val="single" w:sz="8" w:space="0" w:color="auto"/>
              <w:right w:val="nil"/>
            </w:tcBorders>
            <w:noWrap/>
            <w:hideMark/>
          </w:tcPr>
          <w:p w14:paraId="3E931731"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2BED9688" w14:textId="77777777" w:rsidR="00CD6E61" w:rsidRDefault="00CD6E61">
            <w:pPr>
              <w:jc w:val="center"/>
              <w:rPr>
                <w:color w:val="000000"/>
                <w:sz w:val="20"/>
                <w:szCs w:val="20"/>
              </w:rPr>
            </w:pPr>
            <w:r>
              <w:rPr>
                <w:color w:val="000000"/>
                <w:sz w:val="20"/>
                <w:szCs w:val="20"/>
              </w:rPr>
              <w:t>0.019</w:t>
            </w:r>
          </w:p>
        </w:tc>
        <w:tc>
          <w:tcPr>
            <w:tcW w:w="975" w:type="dxa"/>
            <w:tcBorders>
              <w:top w:val="nil"/>
              <w:left w:val="nil"/>
              <w:bottom w:val="single" w:sz="8" w:space="0" w:color="auto"/>
              <w:right w:val="nil"/>
            </w:tcBorders>
            <w:noWrap/>
            <w:hideMark/>
          </w:tcPr>
          <w:p w14:paraId="54B4B02E" w14:textId="77777777" w:rsidR="00CD6E61" w:rsidRDefault="00CD6E61">
            <w:pPr>
              <w:jc w:val="center"/>
              <w:rPr>
                <w:color w:val="000000"/>
                <w:sz w:val="20"/>
                <w:szCs w:val="20"/>
              </w:rPr>
            </w:pPr>
            <w:r>
              <w:rPr>
                <w:color w:val="000000"/>
                <w:sz w:val="20"/>
                <w:szCs w:val="20"/>
              </w:rPr>
              <w:t> </w:t>
            </w:r>
          </w:p>
        </w:tc>
        <w:tc>
          <w:tcPr>
            <w:tcW w:w="975" w:type="dxa"/>
            <w:tcBorders>
              <w:top w:val="nil"/>
              <w:left w:val="nil"/>
              <w:bottom w:val="single" w:sz="8" w:space="0" w:color="auto"/>
              <w:right w:val="nil"/>
            </w:tcBorders>
            <w:noWrap/>
            <w:hideMark/>
          </w:tcPr>
          <w:p w14:paraId="32D7A735" w14:textId="77777777" w:rsidR="00CD6E61" w:rsidRDefault="00CD6E61">
            <w:pPr>
              <w:jc w:val="center"/>
              <w:rPr>
                <w:color w:val="000000"/>
                <w:sz w:val="20"/>
                <w:szCs w:val="20"/>
              </w:rPr>
            </w:pPr>
            <w:r>
              <w:rPr>
                <w:color w:val="000000"/>
                <w:sz w:val="20"/>
                <w:szCs w:val="20"/>
              </w:rPr>
              <w:t> </w:t>
            </w:r>
          </w:p>
        </w:tc>
      </w:tr>
    </w:tbl>
    <w:p w14:paraId="5BA0F5EE" w14:textId="77777777" w:rsidR="00C72D3B" w:rsidRDefault="00C72D3B" w:rsidP="00417031">
      <w:pPr>
        <w:widowControl w:val="0"/>
        <w:autoSpaceDE w:val="0"/>
        <w:autoSpaceDN w:val="0"/>
        <w:adjustRightInd w:val="0"/>
        <w:spacing w:before="120" w:after="120"/>
        <w:jc w:val="both"/>
      </w:pPr>
    </w:p>
    <w:p w14:paraId="49078B5E" w14:textId="77777777" w:rsidR="00C72D3B" w:rsidRPr="00417031" w:rsidRDefault="00C72D3B" w:rsidP="00C72D3B">
      <w:pPr>
        <w:pStyle w:val="TableFiguretitle"/>
        <w:rPr>
          <w:sz w:val="24"/>
          <w:szCs w:val="24"/>
        </w:rPr>
      </w:pPr>
      <w:r>
        <w:rPr>
          <w:rFonts w:hint="eastAsia"/>
        </w:rPr>
        <w:t xml:space="preserve">Table </w:t>
      </w:r>
      <w:r>
        <w:rPr>
          <w:rFonts w:eastAsia="SimSun" w:hint="eastAsia"/>
        </w:rPr>
        <w:t>R2-24-3</w:t>
      </w:r>
      <w:r w:rsidRPr="00455ECF">
        <w:rPr>
          <w:rFonts w:eastAsia="SimSun"/>
        </w:rPr>
        <w:t xml:space="preserve">. </w:t>
      </w:r>
      <w:r w:rsidRPr="00836257">
        <w:t>Robustness Checks: Alternative Model Specifications For Viewer Recognition</w:t>
      </w:r>
    </w:p>
    <w:tbl>
      <w:tblPr>
        <w:tblW w:w="5000" w:type="pct"/>
        <w:jc w:val="center"/>
        <w:tblLayout w:type="fixed"/>
        <w:tblCellMar>
          <w:left w:w="29" w:type="dxa"/>
          <w:right w:w="29" w:type="dxa"/>
        </w:tblCellMar>
        <w:tblLook w:val="04A0" w:firstRow="1" w:lastRow="0" w:firstColumn="1" w:lastColumn="0" w:noHBand="0" w:noVBand="1"/>
      </w:tblPr>
      <w:tblGrid>
        <w:gridCol w:w="3027"/>
        <w:gridCol w:w="1101"/>
        <w:gridCol w:w="3211"/>
        <w:gridCol w:w="2021"/>
      </w:tblGrid>
      <w:tr w:rsidR="000C1645" w14:paraId="631FF407" w14:textId="77777777" w:rsidTr="000B34A9">
        <w:trPr>
          <w:trHeight w:val="320"/>
          <w:jc w:val="center"/>
        </w:trPr>
        <w:tc>
          <w:tcPr>
            <w:tcW w:w="2970" w:type="dxa"/>
            <w:tcBorders>
              <w:top w:val="single" w:sz="8" w:space="0" w:color="auto"/>
              <w:left w:val="nil"/>
              <w:bottom w:val="nil"/>
              <w:right w:val="nil"/>
            </w:tcBorders>
            <w:noWrap/>
            <w:hideMark/>
          </w:tcPr>
          <w:p w14:paraId="057A95AE" w14:textId="77777777" w:rsidR="000C1645" w:rsidRDefault="000C1645">
            <w:pPr>
              <w:rPr>
                <w:color w:val="000000"/>
                <w:sz w:val="20"/>
                <w:szCs w:val="20"/>
              </w:rPr>
            </w:pPr>
            <w:r>
              <w:rPr>
                <w:color w:val="000000"/>
                <w:sz w:val="20"/>
                <w:szCs w:val="20"/>
              </w:rPr>
              <w:t> </w:t>
            </w:r>
          </w:p>
        </w:tc>
        <w:tc>
          <w:tcPr>
            <w:tcW w:w="4230" w:type="dxa"/>
            <w:gridSpan w:val="2"/>
            <w:tcBorders>
              <w:top w:val="single" w:sz="8" w:space="0" w:color="auto"/>
              <w:left w:val="nil"/>
              <w:bottom w:val="nil"/>
              <w:right w:val="nil"/>
            </w:tcBorders>
            <w:noWrap/>
            <w:hideMark/>
          </w:tcPr>
          <w:p w14:paraId="4ACCE656" w14:textId="77777777" w:rsidR="000C1645" w:rsidRDefault="000C1645">
            <w:pPr>
              <w:jc w:val="center"/>
              <w:rPr>
                <w:color w:val="000000"/>
                <w:sz w:val="20"/>
                <w:szCs w:val="20"/>
              </w:rPr>
            </w:pPr>
            <w:r>
              <w:rPr>
                <w:color w:val="000000"/>
                <w:sz w:val="20"/>
                <w:szCs w:val="20"/>
              </w:rPr>
              <w:t>OLS</w:t>
            </w:r>
          </w:p>
        </w:tc>
        <w:tc>
          <w:tcPr>
            <w:tcW w:w="1983" w:type="dxa"/>
            <w:tcBorders>
              <w:top w:val="single" w:sz="8" w:space="0" w:color="auto"/>
              <w:left w:val="nil"/>
              <w:bottom w:val="nil"/>
              <w:right w:val="nil"/>
            </w:tcBorders>
            <w:noWrap/>
            <w:hideMark/>
          </w:tcPr>
          <w:p w14:paraId="31AD5EF0" w14:textId="77777777" w:rsidR="000C1645" w:rsidRDefault="000C1645">
            <w:pPr>
              <w:jc w:val="center"/>
              <w:rPr>
                <w:color w:val="000000"/>
                <w:sz w:val="20"/>
                <w:szCs w:val="20"/>
              </w:rPr>
            </w:pPr>
            <w:r>
              <w:rPr>
                <w:color w:val="000000"/>
                <w:sz w:val="20"/>
                <w:szCs w:val="20"/>
              </w:rPr>
              <w:t>Poisson</w:t>
            </w:r>
          </w:p>
        </w:tc>
      </w:tr>
      <w:tr w:rsidR="000C1645" w14:paraId="79245639" w14:textId="77777777" w:rsidTr="000B34A9">
        <w:trPr>
          <w:trHeight w:val="320"/>
          <w:jc w:val="center"/>
        </w:trPr>
        <w:tc>
          <w:tcPr>
            <w:tcW w:w="2970" w:type="dxa"/>
            <w:tcBorders>
              <w:top w:val="nil"/>
              <w:left w:val="nil"/>
              <w:bottom w:val="nil"/>
              <w:right w:val="nil"/>
            </w:tcBorders>
            <w:noWrap/>
            <w:hideMark/>
          </w:tcPr>
          <w:p w14:paraId="5BE19E63" w14:textId="77777777" w:rsidR="000C1645" w:rsidRDefault="000C1645">
            <w:pPr>
              <w:jc w:val="center"/>
              <w:rPr>
                <w:color w:val="000000"/>
                <w:sz w:val="20"/>
                <w:szCs w:val="20"/>
              </w:rPr>
            </w:pPr>
          </w:p>
        </w:tc>
        <w:tc>
          <w:tcPr>
            <w:tcW w:w="1080" w:type="dxa"/>
            <w:tcBorders>
              <w:top w:val="nil"/>
              <w:left w:val="nil"/>
              <w:bottom w:val="nil"/>
              <w:right w:val="nil"/>
            </w:tcBorders>
            <w:noWrap/>
            <w:hideMark/>
          </w:tcPr>
          <w:p w14:paraId="798620BD" w14:textId="77777777" w:rsidR="000C1645" w:rsidRDefault="000C1645">
            <w:pPr>
              <w:jc w:val="center"/>
              <w:rPr>
                <w:color w:val="000000"/>
                <w:sz w:val="20"/>
                <w:szCs w:val="20"/>
              </w:rPr>
            </w:pPr>
            <w:r>
              <w:rPr>
                <w:color w:val="000000"/>
                <w:sz w:val="20"/>
                <w:szCs w:val="20"/>
              </w:rPr>
              <w:t>(1)</w:t>
            </w:r>
          </w:p>
        </w:tc>
        <w:tc>
          <w:tcPr>
            <w:tcW w:w="3150" w:type="dxa"/>
            <w:tcBorders>
              <w:top w:val="nil"/>
              <w:left w:val="nil"/>
              <w:bottom w:val="nil"/>
              <w:right w:val="nil"/>
            </w:tcBorders>
            <w:noWrap/>
            <w:hideMark/>
          </w:tcPr>
          <w:p w14:paraId="29A2FEA1" w14:textId="77777777" w:rsidR="000C1645" w:rsidRDefault="000C1645">
            <w:pPr>
              <w:jc w:val="center"/>
              <w:rPr>
                <w:color w:val="000000"/>
                <w:sz w:val="20"/>
                <w:szCs w:val="20"/>
              </w:rPr>
            </w:pPr>
            <w:r>
              <w:rPr>
                <w:color w:val="000000"/>
                <w:sz w:val="20"/>
                <w:szCs w:val="20"/>
              </w:rPr>
              <w:t>(2)</w:t>
            </w:r>
          </w:p>
        </w:tc>
        <w:tc>
          <w:tcPr>
            <w:tcW w:w="1983" w:type="dxa"/>
            <w:tcBorders>
              <w:top w:val="nil"/>
              <w:left w:val="nil"/>
              <w:bottom w:val="nil"/>
              <w:right w:val="nil"/>
            </w:tcBorders>
            <w:noWrap/>
            <w:hideMark/>
          </w:tcPr>
          <w:p w14:paraId="6D0F25A7" w14:textId="77777777" w:rsidR="000C1645" w:rsidRDefault="000C1645">
            <w:pPr>
              <w:jc w:val="center"/>
              <w:rPr>
                <w:color w:val="000000"/>
                <w:sz w:val="20"/>
                <w:szCs w:val="20"/>
              </w:rPr>
            </w:pPr>
            <w:r>
              <w:rPr>
                <w:color w:val="000000"/>
                <w:sz w:val="20"/>
                <w:szCs w:val="20"/>
              </w:rPr>
              <w:t>(3)</w:t>
            </w:r>
          </w:p>
        </w:tc>
      </w:tr>
      <w:tr w:rsidR="000C1645" w14:paraId="701C21F6" w14:textId="77777777" w:rsidTr="000B34A9">
        <w:trPr>
          <w:trHeight w:val="360"/>
          <w:jc w:val="center"/>
        </w:trPr>
        <w:tc>
          <w:tcPr>
            <w:tcW w:w="2970" w:type="dxa"/>
            <w:tcBorders>
              <w:top w:val="nil"/>
              <w:left w:val="nil"/>
              <w:bottom w:val="nil"/>
              <w:right w:val="nil"/>
            </w:tcBorders>
            <w:noWrap/>
            <w:hideMark/>
          </w:tcPr>
          <w:p w14:paraId="020CD1C1" w14:textId="77777777" w:rsidR="000C1645" w:rsidRDefault="000C1645">
            <w:pPr>
              <w:jc w:val="right"/>
              <w:rPr>
                <w:color w:val="000000"/>
                <w:sz w:val="20"/>
                <w:szCs w:val="20"/>
              </w:rPr>
            </w:pPr>
            <w:r>
              <w:rPr>
                <w:color w:val="000000"/>
                <w:sz w:val="20"/>
                <w:szCs w:val="20"/>
              </w:rPr>
              <w:t xml:space="preserve">DV: </w:t>
            </w:r>
          </w:p>
        </w:tc>
        <w:tc>
          <w:tcPr>
            <w:tcW w:w="1080" w:type="dxa"/>
            <w:tcBorders>
              <w:top w:val="nil"/>
              <w:left w:val="nil"/>
              <w:bottom w:val="single" w:sz="8" w:space="0" w:color="auto"/>
              <w:right w:val="nil"/>
            </w:tcBorders>
            <w:noWrap/>
            <w:hideMark/>
          </w:tcPr>
          <w:p w14:paraId="40D79522" w14:textId="77777777" w:rsidR="000C1645" w:rsidRDefault="000C1645">
            <w:pPr>
              <w:jc w:val="center"/>
              <w:rPr>
                <w:i/>
                <w:iCs/>
                <w:color w:val="000000"/>
                <w:sz w:val="20"/>
                <w:szCs w:val="20"/>
              </w:rPr>
            </w:pPr>
            <w:r>
              <w:rPr>
                <w:i/>
                <w:iCs/>
                <w:color w:val="000000"/>
                <w:sz w:val="20"/>
                <w:szCs w:val="20"/>
              </w:rPr>
              <w:t>netlikeNum</w:t>
            </w:r>
            <w:r>
              <w:rPr>
                <w:i/>
                <w:iCs/>
                <w:color w:val="000000"/>
                <w:sz w:val="20"/>
                <w:szCs w:val="20"/>
                <w:vertAlign w:val="subscript"/>
              </w:rPr>
              <w:t>ij</w:t>
            </w:r>
          </w:p>
        </w:tc>
        <w:tc>
          <w:tcPr>
            <w:tcW w:w="3150" w:type="dxa"/>
            <w:tcBorders>
              <w:top w:val="nil"/>
              <w:left w:val="nil"/>
              <w:bottom w:val="single" w:sz="8" w:space="0" w:color="auto"/>
              <w:right w:val="nil"/>
            </w:tcBorders>
            <w:noWrap/>
            <w:hideMark/>
          </w:tcPr>
          <w:p w14:paraId="2980FFCA" w14:textId="77777777" w:rsidR="000C1645" w:rsidRDefault="000C1645">
            <w:pPr>
              <w:jc w:val="center"/>
              <w:rPr>
                <w:color w:val="000000"/>
                <w:sz w:val="20"/>
                <w:szCs w:val="20"/>
              </w:rPr>
            </w:pPr>
            <w:r>
              <w:rPr>
                <w:color w:val="000000"/>
                <w:sz w:val="20"/>
                <w:szCs w:val="20"/>
              </w:rPr>
              <w:t>log [</w:t>
            </w:r>
            <w:r>
              <w:rPr>
                <w:i/>
                <w:iCs/>
                <w:color w:val="000000"/>
                <w:sz w:val="20"/>
                <w:szCs w:val="20"/>
              </w:rPr>
              <w:t>netlikeNum</w:t>
            </w:r>
            <w:r>
              <w:rPr>
                <w:i/>
                <w:iCs/>
                <w:color w:val="000000"/>
                <w:sz w:val="20"/>
                <w:szCs w:val="20"/>
                <w:vertAlign w:val="subscript"/>
              </w:rPr>
              <w:t>ij</w:t>
            </w:r>
            <w:r>
              <w:rPr>
                <w:color w:val="000000"/>
                <w:sz w:val="20"/>
                <w:szCs w:val="20"/>
              </w:rPr>
              <w:t xml:space="preserve"> (shifted) + 1]</w:t>
            </w:r>
          </w:p>
        </w:tc>
        <w:tc>
          <w:tcPr>
            <w:tcW w:w="1983" w:type="dxa"/>
            <w:tcBorders>
              <w:top w:val="nil"/>
              <w:left w:val="nil"/>
              <w:bottom w:val="single" w:sz="8" w:space="0" w:color="auto"/>
              <w:right w:val="nil"/>
            </w:tcBorders>
            <w:noWrap/>
            <w:hideMark/>
          </w:tcPr>
          <w:p w14:paraId="54E1A8F8" w14:textId="77777777" w:rsidR="000C1645" w:rsidRDefault="000C1645">
            <w:pPr>
              <w:jc w:val="center"/>
              <w:rPr>
                <w:color w:val="000000"/>
                <w:sz w:val="20"/>
                <w:szCs w:val="20"/>
              </w:rPr>
            </w:pPr>
            <w:r>
              <w:rPr>
                <w:i/>
                <w:iCs/>
                <w:color w:val="000000"/>
                <w:sz w:val="20"/>
                <w:szCs w:val="20"/>
              </w:rPr>
              <w:t>netlikeNum</w:t>
            </w:r>
            <w:r>
              <w:rPr>
                <w:i/>
                <w:iCs/>
                <w:color w:val="000000"/>
                <w:sz w:val="20"/>
                <w:szCs w:val="20"/>
                <w:vertAlign w:val="subscript"/>
              </w:rPr>
              <w:t>ij</w:t>
            </w:r>
            <w:r>
              <w:rPr>
                <w:color w:val="000000"/>
                <w:sz w:val="20"/>
                <w:szCs w:val="20"/>
              </w:rPr>
              <w:t xml:space="preserve"> (shifted)</w:t>
            </w:r>
          </w:p>
        </w:tc>
      </w:tr>
      <w:tr w:rsidR="000C1645" w14:paraId="346BD40F" w14:textId="77777777" w:rsidTr="000B34A9">
        <w:trPr>
          <w:trHeight w:val="320"/>
          <w:jc w:val="center"/>
        </w:trPr>
        <w:tc>
          <w:tcPr>
            <w:tcW w:w="2970" w:type="dxa"/>
            <w:vMerge w:val="restart"/>
            <w:tcBorders>
              <w:top w:val="nil"/>
              <w:left w:val="nil"/>
              <w:bottom w:val="single" w:sz="8" w:space="0" w:color="000000"/>
              <w:right w:val="nil"/>
            </w:tcBorders>
            <w:noWrap/>
            <w:hideMark/>
          </w:tcPr>
          <w:p w14:paraId="024FBB7A" w14:textId="77777777" w:rsidR="000C1645" w:rsidRDefault="000C1645">
            <w:pPr>
              <w:rPr>
                <w:i/>
                <w:iCs/>
                <w:color w:val="000000"/>
                <w:sz w:val="20"/>
                <w:szCs w:val="20"/>
              </w:rPr>
            </w:pPr>
            <w:r>
              <w:rPr>
                <w:i/>
                <w:iCs/>
                <w:color w:val="000000"/>
                <w:sz w:val="20"/>
                <w:szCs w:val="20"/>
              </w:rPr>
              <w:t>AI</w:t>
            </w:r>
            <w:r>
              <w:rPr>
                <w:i/>
                <w:iCs/>
                <w:color w:val="000000"/>
                <w:sz w:val="20"/>
                <w:szCs w:val="20"/>
                <w:vertAlign w:val="subscript"/>
              </w:rPr>
              <w:t>i</w:t>
            </w:r>
          </w:p>
        </w:tc>
        <w:tc>
          <w:tcPr>
            <w:tcW w:w="1080" w:type="dxa"/>
            <w:tcBorders>
              <w:top w:val="nil"/>
              <w:left w:val="nil"/>
              <w:bottom w:val="nil"/>
              <w:right w:val="nil"/>
            </w:tcBorders>
            <w:noWrap/>
            <w:hideMark/>
          </w:tcPr>
          <w:p w14:paraId="47D7FA62" w14:textId="77777777" w:rsidR="000C1645" w:rsidRDefault="000C1645">
            <w:pPr>
              <w:jc w:val="center"/>
              <w:rPr>
                <w:color w:val="000000"/>
                <w:sz w:val="20"/>
                <w:szCs w:val="20"/>
              </w:rPr>
            </w:pPr>
            <w:r>
              <w:rPr>
                <w:color w:val="000000"/>
                <w:sz w:val="20"/>
                <w:szCs w:val="20"/>
              </w:rPr>
              <w:t>-0.016</w:t>
            </w:r>
          </w:p>
        </w:tc>
        <w:tc>
          <w:tcPr>
            <w:tcW w:w="3150" w:type="dxa"/>
            <w:tcBorders>
              <w:top w:val="nil"/>
              <w:left w:val="nil"/>
              <w:bottom w:val="nil"/>
              <w:right w:val="nil"/>
            </w:tcBorders>
            <w:noWrap/>
            <w:hideMark/>
          </w:tcPr>
          <w:p w14:paraId="43AD4AE2" w14:textId="77777777" w:rsidR="000C1645" w:rsidRDefault="000C1645">
            <w:pPr>
              <w:jc w:val="center"/>
              <w:rPr>
                <w:color w:val="000000"/>
                <w:sz w:val="20"/>
                <w:szCs w:val="20"/>
              </w:rPr>
            </w:pPr>
            <w:r>
              <w:rPr>
                <w:color w:val="000000"/>
                <w:sz w:val="20"/>
                <w:szCs w:val="20"/>
              </w:rPr>
              <w:t>-0.003</w:t>
            </w:r>
          </w:p>
        </w:tc>
        <w:tc>
          <w:tcPr>
            <w:tcW w:w="1983" w:type="dxa"/>
            <w:tcBorders>
              <w:top w:val="nil"/>
              <w:left w:val="nil"/>
              <w:bottom w:val="nil"/>
              <w:right w:val="nil"/>
            </w:tcBorders>
            <w:noWrap/>
            <w:hideMark/>
          </w:tcPr>
          <w:p w14:paraId="6A1EA34E" w14:textId="77777777" w:rsidR="000C1645" w:rsidRDefault="000C1645">
            <w:pPr>
              <w:jc w:val="center"/>
              <w:rPr>
                <w:color w:val="000000"/>
                <w:sz w:val="20"/>
                <w:szCs w:val="20"/>
              </w:rPr>
            </w:pPr>
            <w:r>
              <w:rPr>
                <w:color w:val="000000"/>
                <w:sz w:val="20"/>
                <w:szCs w:val="20"/>
              </w:rPr>
              <w:t>-0.005</w:t>
            </w:r>
          </w:p>
        </w:tc>
      </w:tr>
      <w:tr w:rsidR="000C1645" w14:paraId="053AB417" w14:textId="77777777" w:rsidTr="000B34A9">
        <w:trPr>
          <w:trHeight w:val="340"/>
          <w:jc w:val="center"/>
        </w:trPr>
        <w:tc>
          <w:tcPr>
            <w:tcW w:w="2970" w:type="dxa"/>
            <w:vMerge/>
            <w:tcBorders>
              <w:top w:val="nil"/>
              <w:left w:val="nil"/>
              <w:bottom w:val="single" w:sz="8" w:space="0" w:color="000000"/>
              <w:right w:val="nil"/>
            </w:tcBorders>
            <w:hideMark/>
          </w:tcPr>
          <w:p w14:paraId="27B30C6E" w14:textId="77777777" w:rsidR="000C1645" w:rsidRDefault="000C1645">
            <w:pPr>
              <w:rPr>
                <w:i/>
                <w:iCs/>
                <w:color w:val="000000"/>
                <w:sz w:val="20"/>
                <w:szCs w:val="20"/>
              </w:rPr>
            </w:pPr>
          </w:p>
        </w:tc>
        <w:tc>
          <w:tcPr>
            <w:tcW w:w="1080" w:type="dxa"/>
            <w:tcBorders>
              <w:top w:val="nil"/>
              <w:left w:val="nil"/>
              <w:bottom w:val="single" w:sz="8" w:space="0" w:color="auto"/>
              <w:right w:val="nil"/>
            </w:tcBorders>
            <w:noWrap/>
            <w:hideMark/>
          </w:tcPr>
          <w:p w14:paraId="1AF0AEA8" w14:textId="77777777" w:rsidR="000C1645" w:rsidRDefault="000C1645">
            <w:pPr>
              <w:jc w:val="center"/>
              <w:rPr>
                <w:color w:val="000000"/>
                <w:sz w:val="20"/>
                <w:szCs w:val="20"/>
              </w:rPr>
            </w:pPr>
            <w:r>
              <w:rPr>
                <w:color w:val="000000"/>
                <w:sz w:val="20"/>
                <w:szCs w:val="20"/>
              </w:rPr>
              <w:t>(0.026)</w:t>
            </w:r>
          </w:p>
        </w:tc>
        <w:tc>
          <w:tcPr>
            <w:tcW w:w="3150" w:type="dxa"/>
            <w:tcBorders>
              <w:top w:val="nil"/>
              <w:left w:val="nil"/>
              <w:bottom w:val="single" w:sz="8" w:space="0" w:color="auto"/>
              <w:right w:val="nil"/>
            </w:tcBorders>
            <w:noWrap/>
            <w:hideMark/>
          </w:tcPr>
          <w:p w14:paraId="1E691C94" w14:textId="77777777" w:rsidR="000C1645" w:rsidRDefault="000C1645">
            <w:pPr>
              <w:jc w:val="center"/>
              <w:rPr>
                <w:color w:val="000000"/>
                <w:sz w:val="20"/>
                <w:szCs w:val="20"/>
              </w:rPr>
            </w:pPr>
            <w:r>
              <w:rPr>
                <w:color w:val="000000"/>
                <w:sz w:val="20"/>
                <w:szCs w:val="20"/>
              </w:rPr>
              <w:t>(0.006)</w:t>
            </w:r>
          </w:p>
        </w:tc>
        <w:tc>
          <w:tcPr>
            <w:tcW w:w="1983" w:type="dxa"/>
            <w:tcBorders>
              <w:top w:val="nil"/>
              <w:left w:val="nil"/>
              <w:bottom w:val="single" w:sz="8" w:space="0" w:color="auto"/>
              <w:right w:val="nil"/>
            </w:tcBorders>
            <w:noWrap/>
            <w:hideMark/>
          </w:tcPr>
          <w:p w14:paraId="417A206C" w14:textId="77777777" w:rsidR="000C1645" w:rsidRDefault="000C1645">
            <w:pPr>
              <w:jc w:val="center"/>
              <w:rPr>
                <w:color w:val="000000"/>
                <w:sz w:val="20"/>
                <w:szCs w:val="20"/>
              </w:rPr>
            </w:pPr>
            <w:r>
              <w:rPr>
                <w:color w:val="000000"/>
                <w:sz w:val="20"/>
                <w:szCs w:val="20"/>
              </w:rPr>
              <w:t>(0.022)</w:t>
            </w:r>
          </w:p>
        </w:tc>
      </w:tr>
      <w:tr w:rsidR="000C1645" w14:paraId="1976DAD8" w14:textId="77777777" w:rsidTr="000B34A9">
        <w:trPr>
          <w:trHeight w:val="320"/>
          <w:jc w:val="center"/>
        </w:trPr>
        <w:tc>
          <w:tcPr>
            <w:tcW w:w="2970" w:type="dxa"/>
            <w:tcBorders>
              <w:top w:val="nil"/>
              <w:left w:val="nil"/>
              <w:bottom w:val="nil"/>
              <w:right w:val="nil"/>
            </w:tcBorders>
            <w:noWrap/>
            <w:hideMark/>
          </w:tcPr>
          <w:p w14:paraId="381B9C90" w14:textId="77777777" w:rsidR="000C1645" w:rsidRDefault="000C1645">
            <w:pPr>
              <w:rPr>
                <w:color w:val="000000"/>
                <w:sz w:val="20"/>
                <w:szCs w:val="20"/>
              </w:rPr>
            </w:pPr>
            <w:r>
              <w:rPr>
                <w:color w:val="000000"/>
                <w:sz w:val="20"/>
                <w:szCs w:val="20"/>
              </w:rPr>
              <w:t>other controls</w:t>
            </w:r>
          </w:p>
        </w:tc>
        <w:tc>
          <w:tcPr>
            <w:tcW w:w="1080" w:type="dxa"/>
            <w:tcBorders>
              <w:top w:val="nil"/>
              <w:left w:val="nil"/>
              <w:bottom w:val="nil"/>
              <w:right w:val="nil"/>
            </w:tcBorders>
            <w:noWrap/>
            <w:hideMark/>
          </w:tcPr>
          <w:p w14:paraId="165221B9" w14:textId="77777777" w:rsidR="000C1645" w:rsidRDefault="000C1645">
            <w:pPr>
              <w:jc w:val="center"/>
              <w:rPr>
                <w:color w:val="000000"/>
                <w:sz w:val="20"/>
                <w:szCs w:val="20"/>
              </w:rPr>
            </w:pPr>
            <w:r>
              <w:rPr>
                <w:color w:val="000000"/>
                <w:sz w:val="20"/>
                <w:szCs w:val="20"/>
              </w:rPr>
              <w:t>√</w:t>
            </w:r>
          </w:p>
        </w:tc>
        <w:tc>
          <w:tcPr>
            <w:tcW w:w="3150" w:type="dxa"/>
            <w:tcBorders>
              <w:top w:val="nil"/>
              <w:left w:val="nil"/>
              <w:bottom w:val="nil"/>
              <w:right w:val="nil"/>
            </w:tcBorders>
            <w:noWrap/>
            <w:hideMark/>
          </w:tcPr>
          <w:p w14:paraId="67E46EC7" w14:textId="77777777" w:rsidR="000C1645" w:rsidRDefault="000C1645">
            <w:pPr>
              <w:jc w:val="center"/>
              <w:rPr>
                <w:color w:val="000000"/>
                <w:sz w:val="20"/>
                <w:szCs w:val="20"/>
              </w:rPr>
            </w:pPr>
            <w:r>
              <w:rPr>
                <w:color w:val="000000"/>
                <w:sz w:val="20"/>
                <w:szCs w:val="20"/>
              </w:rPr>
              <w:t>√</w:t>
            </w:r>
          </w:p>
        </w:tc>
        <w:tc>
          <w:tcPr>
            <w:tcW w:w="1983" w:type="dxa"/>
            <w:tcBorders>
              <w:top w:val="nil"/>
              <w:left w:val="nil"/>
              <w:bottom w:val="nil"/>
              <w:right w:val="nil"/>
            </w:tcBorders>
            <w:noWrap/>
            <w:hideMark/>
          </w:tcPr>
          <w:p w14:paraId="417AA774" w14:textId="77777777" w:rsidR="000C1645" w:rsidRDefault="000C1645">
            <w:pPr>
              <w:jc w:val="center"/>
              <w:rPr>
                <w:color w:val="000000"/>
                <w:sz w:val="20"/>
                <w:szCs w:val="20"/>
              </w:rPr>
            </w:pPr>
            <w:r>
              <w:rPr>
                <w:color w:val="000000"/>
                <w:sz w:val="20"/>
                <w:szCs w:val="20"/>
              </w:rPr>
              <w:t>√</w:t>
            </w:r>
          </w:p>
        </w:tc>
      </w:tr>
      <w:tr w:rsidR="000C1645" w14:paraId="193A326D" w14:textId="77777777" w:rsidTr="000B34A9">
        <w:trPr>
          <w:trHeight w:val="340"/>
          <w:jc w:val="center"/>
        </w:trPr>
        <w:tc>
          <w:tcPr>
            <w:tcW w:w="2970" w:type="dxa"/>
            <w:tcBorders>
              <w:top w:val="nil"/>
              <w:left w:val="nil"/>
              <w:bottom w:val="single" w:sz="8" w:space="0" w:color="auto"/>
              <w:right w:val="nil"/>
            </w:tcBorders>
            <w:noWrap/>
            <w:hideMark/>
          </w:tcPr>
          <w:p w14:paraId="7FB651CD" w14:textId="77777777" w:rsidR="000C1645" w:rsidRDefault="000C1645">
            <w:pPr>
              <w:rPr>
                <w:color w:val="000000"/>
                <w:sz w:val="20"/>
                <w:szCs w:val="20"/>
              </w:rPr>
            </w:pPr>
            <w:r>
              <w:rPr>
                <w:color w:val="000000"/>
                <w:sz w:val="20"/>
                <w:szCs w:val="20"/>
              </w:rPr>
              <w:t>controlling for a cubic polynomial of answer age</w:t>
            </w:r>
          </w:p>
        </w:tc>
        <w:tc>
          <w:tcPr>
            <w:tcW w:w="1080" w:type="dxa"/>
            <w:tcBorders>
              <w:top w:val="nil"/>
              <w:left w:val="nil"/>
              <w:bottom w:val="single" w:sz="8" w:space="0" w:color="auto"/>
              <w:right w:val="nil"/>
            </w:tcBorders>
            <w:noWrap/>
            <w:hideMark/>
          </w:tcPr>
          <w:p w14:paraId="106D34AA" w14:textId="77777777" w:rsidR="000C1645" w:rsidRDefault="000C1645">
            <w:pPr>
              <w:jc w:val="center"/>
              <w:rPr>
                <w:color w:val="000000"/>
                <w:sz w:val="20"/>
                <w:szCs w:val="20"/>
              </w:rPr>
            </w:pPr>
            <w:r>
              <w:rPr>
                <w:color w:val="000000"/>
                <w:sz w:val="20"/>
                <w:szCs w:val="20"/>
              </w:rPr>
              <w:t>√</w:t>
            </w:r>
          </w:p>
        </w:tc>
        <w:tc>
          <w:tcPr>
            <w:tcW w:w="3150" w:type="dxa"/>
            <w:tcBorders>
              <w:top w:val="nil"/>
              <w:left w:val="nil"/>
              <w:bottom w:val="single" w:sz="8" w:space="0" w:color="auto"/>
              <w:right w:val="nil"/>
            </w:tcBorders>
            <w:noWrap/>
            <w:hideMark/>
          </w:tcPr>
          <w:p w14:paraId="488A15BB" w14:textId="77777777" w:rsidR="000C1645" w:rsidRDefault="000C1645">
            <w:pPr>
              <w:jc w:val="center"/>
              <w:rPr>
                <w:color w:val="000000"/>
                <w:sz w:val="20"/>
                <w:szCs w:val="20"/>
              </w:rPr>
            </w:pPr>
            <w:r>
              <w:rPr>
                <w:color w:val="000000"/>
                <w:sz w:val="20"/>
                <w:szCs w:val="20"/>
              </w:rPr>
              <w:t>√</w:t>
            </w:r>
          </w:p>
        </w:tc>
        <w:tc>
          <w:tcPr>
            <w:tcW w:w="1983" w:type="dxa"/>
            <w:tcBorders>
              <w:top w:val="nil"/>
              <w:left w:val="nil"/>
              <w:bottom w:val="single" w:sz="8" w:space="0" w:color="auto"/>
              <w:right w:val="nil"/>
            </w:tcBorders>
            <w:noWrap/>
            <w:hideMark/>
          </w:tcPr>
          <w:p w14:paraId="747074B5" w14:textId="77777777" w:rsidR="000C1645" w:rsidRDefault="000C1645">
            <w:pPr>
              <w:jc w:val="center"/>
              <w:rPr>
                <w:color w:val="000000"/>
                <w:sz w:val="20"/>
                <w:szCs w:val="20"/>
              </w:rPr>
            </w:pPr>
            <w:r>
              <w:rPr>
                <w:color w:val="000000"/>
                <w:sz w:val="20"/>
                <w:szCs w:val="20"/>
              </w:rPr>
              <w:t>√ </w:t>
            </w:r>
          </w:p>
        </w:tc>
      </w:tr>
      <w:tr w:rsidR="000C1645" w14:paraId="40E27A15" w14:textId="77777777" w:rsidTr="000B34A9">
        <w:trPr>
          <w:trHeight w:val="320"/>
          <w:jc w:val="center"/>
        </w:trPr>
        <w:tc>
          <w:tcPr>
            <w:tcW w:w="2970" w:type="dxa"/>
            <w:tcBorders>
              <w:top w:val="nil"/>
              <w:left w:val="nil"/>
              <w:bottom w:val="nil"/>
              <w:right w:val="nil"/>
            </w:tcBorders>
            <w:noWrap/>
            <w:hideMark/>
          </w:tcPr>
          <w:p w14:paraId="68AD3E03" w14:textId="77777777" w:rsidR="000C1645" w:rsidRDefault="000C1645">
            <w:pPr>
              <w:rPr>
                <w:color w:val="000000"/>
                <w:sz w:val="20"/>
                <w:szCs w:val="20"/>
              </w:rPr>
            </w:pPr>
            <w:r>
              <w:rPr>
                <w:color w:val="000000"/>
                <w:sz w:val="20"/>
                <w:szCs w:val="20"/>
              </w:rPr>
              <w:t>N</w:t>
            </w:r>
          </w:p>
        </w:tc>
        <w:tc>
          <w:tcPr>
            <w:tcW w:w="1080" w:type="dxa"/>
            <w:tcBorders>
              <w:top w:val="nil"/>
              <w:left w:val="nil"/>
              <w:bottom w:val="nil"/>
              <w:right w:val="nil"/>
            </w:tcBorders>
            <w:noWrap/>
            <w:hideMark/>
          </w:tcPr>
          <w:p w14:paraId="5930DEB1" w14:textId="77777777" w:rsidR="000C1645" w:rsidRDefault="000C1645">
            <w:pPr>
              <w:jc w:val="center"/>
              <w:rPr>
                <w:color w:val="000000"/>
                <w:sz w:val="20"/>
                <w:szCs w:val="20"/>
              </w:rPr>
            </w:pPr>
            <w:r>
              <w:rPr>
                <w:color w:val="000000"/>
                <w:sz w:val="20"/>
                <w:szCs w:val="20"/>
              </w:rPr>
              <w:t>8,961</w:t>
            </w:r>
          </w:p>
        </w:tc>
        <w:tc>
          <w:tcPr>
            <w:tcW w:w="3150" w:type="dxa"/>
            <w:tcBorders>
              <w:top w:val="nil"/>
              <w:left w:val="nil"/>
              <w:bottom w:val="nil"/>
              <w:right w:val="nil"/>
            </w:tcBorders>
            <w:noWrap/>
            <w:hideMark/>
          </w:tcPr>
          <w:p w14:paraId="42DC11D4" w14:textId="77777777" w:rsidR="000C1645" w:rsidRDefault="000C1645">
            <w:pPr>
              <w:jc w:val="center"/>
              <w:rPr>
                <w:color w:val="000000"/>
                <w:sz w:val="20"/>
                <w:szCs w:val="20"/>
              </w:rPr>
            </w:pPr>
            <w:r>
              <w:rPr>
                <w:color w:val="000000"/>
                <w:sz w:val="20"/>
                <w:szCs w:val="20"/>
              </w:rPr>
              <w:t>8,961</w:t>
            </w:r>
          </w:p>
        </w:tc>
        <w:tc>
          <w:tcPr>
            <w:tcW w:w="1983" w:type="dxa"/>
            <w:tcBorders>
              <w:top w:val="nil"/>
              <w:left w:val="nil"/>
              <w:bottom w:val="nil"/>
              <w:right w:val="nil"/>
            </w:tcBorders>
            <w:noWrap/>
            <w:hideMark/>
          </w:tcPr>
          <w:p w14:paraId="0FA4D094" w14:textId="77777777" w:rsidR="000C1645" w:rsidRDefault="000C1645">
            <w:pPr>
              <w:jc w:val="center"/>
              <w:rPr>
                <w:color w:val="000000"/>
                <w:sz w:val="20"/>
                <w:szCs w:val="20"/>
              </w:rPr>
            </w:pPr>
            <w:r>
              <w:rPr>
                <w:color w:val="000000"/>
                <w:sz w:val="20"/>
                <w:szCs w:val="20"/>
              </w:rPr>
              <w:t>8,961</w:t>
            </w:r>
          </w:p>
        </w:tc>
      </w:tr>
      <w:tr w:rsidR="000C1645" w14:paraId="4F6F2A5D" w14:textId="77777777" w:rsidTr="000B34A9">
        <w:trPr>
          <w:trHeight w:val="320"/>
          <w:jc w:val="center"/>
        </w:trPr>
        <w:tc>
          <w:tcPr>
            <w:tcW w:w="2970" w:type="dxa"/>
            <w:tcBorders>
              <w:top w:val="nil"/>
              <w:left w:val="nil"/>
              <w:bottom w:val="nil"/>
              <w:right w:val="nil"/>
            </w:tcBorders>
            <w:noWrap/>
            <w:hideMark/>
          </w:tcPr>
          <w:p w14:paraId="4B7259EF" w14:textId="77777777" w:rsidR="000C1645" w:rsidRDefault="000C1645">
            <w:pPr>
              <w:rPr>
                <w:color w:val="000000"/>
                <w:sz w:val="20"/>
                <w:szCs w:val="20"/>
              </w:rPr>
            </w:pPr>
            <w:r>
              <w:rPr>
                <w:color w:val="000000"/>
                <w:sz w:val="20"/>
                <w:szCs w:val="20"/>
              </w:rPr>
              <w:t>log likelihood</w:t>
            </w:r>
          </w:p>
        </w:tc>
        <w:tc>
          <w:tcPr>
            <w:tcW w:w="1080" w:type="dxa"/>
            <w:tcBorders>
              <w:top w:val="nil"/>
              <w:left w:val="nil"/>
              <w:bottom w:val="nil"/>
              <w:right w:val="nil"/>
            </w:tcBorders>
            <w:noWrap/>
            <w:hideMark/>
          </w:tcPr>
          <w:p w14:paraId="7CF10BA6" w14:textId="77777777" w:rsidR="000C1645" w:rsidRDefault="000C1645">
            <w:pPr>
              <w:rPr>
                <w:color w:val="000000"/>
                <w:sz w:val="20"/>
                <w:szCs w:val="20"/>
              </w:rPr>
            </w:pPr>
          </w:p>
        </w:tc>
        <w:tc>
          <w:tcPr>
            <w:tcW w:w="3150" w:type="dxa"/>
            <w:tcBorders>
              <w:top w:val="nil"/>
              <w:left w:val="nil"/>
              <w:bottom w:val="nil"/>
              <w:right w:val="nil"/>
            </w:tcBorders>
            <w:noWrap/>
            <w:hideMark/>
          </w:tcPr>
          <w:p w14:paraId="4658D9BD" w14:textId="77777777" w:rsidR="000C1645" w:rsidRDefault="000C1645">
            <w:pPr>
              <w:rPr>
                <w:sz w:val="20"/>
                <w:szCs w:val="20"/>
              </w:rPr>
            </w:pPr>
          </w:p>
        </w:tc>
        <w:tc>
          <w:tcPr>
            <w:tcW w:w="1983" w:type="dxa"/>
            <w:tcBorders>
              <w:top w:val="nil"/>
              <w:left w:val="nil"/>
              <w:bottom w:val="nil"/>
              <w:right w:val="nil"/>
            </w:tcBorders>
            <w:noWrap/>
            <w:hideMark/>
          </w:tcPr>
          <w:p w14:paraId="59A5F9DB" w14:textId="77777777" w:rsidR="000C1645" w:rsidRDefault="000C1645">
            <w:pPr>
              <w:jc w:val="center"/>
              <w:rPr>
                <w:color w:val="000000"/>
                <w:sz w:val="20"/>
                <w:szCs w:val="20"/>
              </w:rPr>
            </w:pPr>
            <w:r>
              <w:rPr>
                <w:color w:val="000000"/>
                <w:sz w:val="20"/>
                <w:szCs w:val="20"/>
              </w:rPr>
              <w:t>-14301.496</w:t>
            </w:r>
          </w:p>
        </w:tc>
      </w:tr>
      <w:tr w:rsidR="000C1645" w14:paraId="0B7C9DFF" w14:textId="77777777" w:rsidTr="000B34A9">
        <w:trPr>
          <w:trHeight w:val="340"/>
          <w:jc w:val="center"/>
        </w:trPr>
        <w:tc>
          <w:tcPr>
            <w:tcW w:w="2970" w:type="dxa"/>
            <w:tcBorders>
              <w:top w:val="nil"/>
              <w:left w:val="nil"/>
              <w:bottom w:val="single" w:sz="8" w:space="0" w:color="auto"/>
              <w:right w:val="nil"/>
            </w:tcBorders>
            <w:noWrap/>
            <w:hideMark/>
          </w:tcPr>
          <w:p w14:paraId="76B90986" w14:textId="77777777" w:rsidR="000C1645" w:rsidRDefault="000C1645">
            <w:pPr>
              <w:rPr>
                <w:color w:val="000000"/>
                <w:sz w:val="20"/>
                <w:szCs w:val="20"/>
              </w:rPr>
            </w:pPr>
            <w:r>
              <w:rPr>
                <w:color w:val="000000"/>
                <w:sz w:val="20"/>
                <w:szCs w:val="20"/>
              </w:rPr>
              <w:t>pseudo R^2</w:t>
            </w:r>
          </w:p>
        </w:tc>
        <w:tc>
          <w:tcPr>
            <w:tcW w:w="1080" w:type="dxa"/>
            <w:tcBorders>
              <w:top w:val="nil"/>
              <w:left w:val="nil"/>
              <w:bottom w:val="single" w:sz="8" w:space="0" w:color="auto"/>
              <w:right w:val="nil"/>
            </w:tcBorders>
            <w:noWrap/>
            <w:hideMark/>
          </w:tcPr>
          <w:p w14:paraId="33AF4E6B" w14:textId="77777777" w:rsidR="000C1645" w:rsidRDefault="000C1645">
            <w:pPr>
              <w:jc w:val="center"/>
              <w:rPr>
                <w:color w:val="000000"/>
                <w:sz w:val="20"/>
                <w:szCs w:val="20"/>
              </w:rPr>
            </w:pPr>
            <w:r>
              <w:rPr>
                <w:color w:val="000000"/>
                <w:sz w:val="20"/>
                <w:szCs w:val="20"/>
              </w:rPr>
              <w:t> </w:t>
            </w:r>
          </w:p>
        </w:tc>
        <w:tc>
          <w:tcPr>
            <w:tcW w:w="3150" w:type="dxa"/>
            <w:tcBorders>
              <w:top w:val="nil"/>
              <w:left w:val="nil"/>
              <w:bottom w:val="single" w:sz="8" w:space="0" w:color="auto"/>
              <w:right w:val="nil"/>
            </w:tcBorders>
            <w:noWrap/>
            <w:hideMark/>
          </w:tcPr>
          <w:p w14:paraId="6760388F" w14:textId="77777777" w:rsidR="000C1645" w:rsidRDefault="000C1645">
            <w:pPr>
              <w:jc w:val="center"/>
              <w:rPr>
                <w:color w:val="000000"/>
                <w:sz w:val="20"/>
                <w:szCs w:val="20"/>
              </w:rPr>
            </w:pPr>
            <w:r>
              <w:rPr>
                <w:color w:val="000000"/>
                <w:sz w:val="20"/>
                <w:szCs w:val="20"/>
              </w:rPr>
              <w:t> </w:t>
            </w:r>
          </w:p>
        </w:tc>
        <w:tc>
          <w:tcPr>
            <w:tcW w:w="1983" w:type="dxa"/>
            <w:tcBorders>
              <w:top w:val="nil"/>
              <w:left w:val="nil"/>
              <w:bottom w:val="single" w:sz="8" w:space="0" w:color="auto"/>
              <w:right w:val="nil"/>
            </w:tcBorders>
            <w:noWrap/>
            <w:hideMark/>
          </w:tcPr>
          <w:p w14:paraId="7166B00C" w14:textId="77777777" w:rsidR="000C1645" w:rsidRDefault="000C1645">
            <w:pPr>
              <w:jc w:val="center"/>
              <w:rPr>
                <w:color w:val="000000"/>
                <w:sz w:val="20"/>
                <w:szCs w:val="20"/>
              </w:rPr>
            </w:pPr>
            <w:r>
              <w:rPr>
                <w:color w:val="000000"/>
                <w:sz w:val="20"/>
                <w:szCs w:val="20"/>
              </w:rPr>
              <w:t>-0.001</w:t>
            </w:r>
          </w:p>
        </w:tc>
      </w:tr>
      <w:bookmarkEnd w:id="2573"/>
    </w:tbl>
    <w:p w14:paraId="5E5F6E69" w14:textId="77777777" w:rsidR="000C1645" w:rsidRDefault="000C1645" w:rsidP="00C033C0">
      <w:pPr>
        <w:widowControl w:val="0"/>
        <w:autoSpaceDE w:val="0"/>
        <w:autoSpaceDN w:val="0"/>
        <w:adjustRightInd w:val="0"/>
        <w:spacing w:before="120" w:after="120"/>
        <w:jc w:val="both"/>
      </w:pPr>
    </w:p>
    <w:p w14:paraId="2AE5C783" w14:textId="1CCD0E55" w:rsidR="00CD6E61" w:rsidRPr="000B34A9" w:rsidRDefault="00F268A4">
      <w:pPr>
        <w:pStyle w:val="Paragraph"/>
        <w:pPrChange w:id="2579" w:author="Dylan CHEN" w:date="2026-08-20T16:34:00Z" w16du:dateUtc="2026-08-20T08:34:00Z">
          <w:pPr>
            <w:widowControl w:val="0"/>
            <w:autoSpaceDE w:val="0"/>
            <w:autoSpaceDN w:val="0"/>
            <w:adjustRightInd w:val="0"/>
            <w:spacing w:before="120" w:after="120"/>
            <w:jc w:val="both"/>
          </w:pPr>
        </w:pPrChange>
      </w:pPr>
      <w:ins w:id="2580" w:author="Dylan CHEN" w:date="2026-08-20T16:34:00Z" w16du:dateUtc="2026-08-20T08:34:00Z">
        <w:r w:rsidRPr="00F268A4">
          <w:t>As stated in our opening remark, to make the paper more focused and to ensure the results align more strongly with our updated theoretical framework, we have respectfully placed this analysis here but removed all netlike-related results in the manuscript.</w:t>
        </w:r>
      </w:ins>
    </w:p>
    <w:p w14:paraId="3ADA4452"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t>---------------------------------------------------------------------------------------------------------------------</w:t>
      </w:r>
    </w:p>
    <w:p w14:paraId="627BCB90" w14:textId="7971539A" w:rsidR="00C033C0" w:rsidRPr="00522DE1" w:rsidRDefault="00626D48" w:rsidP="00C033C0">
      <w:pPr>
        <w:widowControl w:val="0"/>
        <w:autoSpaceDE w:val="0"/>
        <w:spacing w:before="120" w:after="120"/>
        <w:jc w:val="both"/>
        <w:outlineLvl w:val="0"/>
        <w:rPr>
          <w:rFonts w:eastAsia="SimSun"/>
          <w:b/>
          <w:bCs/>
          <w:kern w:val="2"/>
        </w:rPr>
      </w:pPr>
      <w:ins w:id="2581" w:author="Dylan CHEN" w:date="2026-08-20T22:39:00Z" w16du:dateUtc="2026-08-20T14:39:00Z">
        <w:r>
          <w:rPr>
            <w:rFonts w:eastAsia="SimSun" w:hint="eastAsia"/>
            <w:b/>
            <w:bCs/>
            <w:kern w:val="2"/>
          </w:rPr>
          <w:t>#</w:t>
        </w:r>
      </w:ins>
      <w:r w:rsidR="00C033C0" w:rsidRPr="00522DE1">
        <w:rPr>
          <w:rFonts w:eastAsia="SimSun"/>
          <w:b/>
          <w:bCs/>
          <w:kern w:val="2"/>
        </w:rPr>
        <w:t>R2-25</w:t>
      </w:r>
    </w:p>
    <w:p w14:paraId="31ABAA67" w14:textId="04F97E87" w:rsidR="00C033C0" w:rsidRPr="00D241ED" w:rsidRDefault="004116CA" w:rsidP="00D241ED">
      <w:pPr>
        <w:widowControl w:val="0"/>
        <w:autoSpaceDE w:val="0"/>
        <w:autoSpaceDN w:val="0"/>
        <w:adjustRightInd w:val="0"/>
        <w:spacing w:before="120" w:after="120"/>
        <w:ind w:left="480"/>
        <w:jc w:val="both"/>
        <w:rPr>
          <w:rFonts w:eastAsia="SimSun"/>
          <w:i/>
          <w:iCs/>
          <w:kern w:val="2"/>
        </w:rPr>
      </w:pPr>
      <w:r>
        <w:rPr>
          <w:i/>
          <w:iCs/>
        </w:rPr>
        <w:t xml:space="preserve">5. </w:t>
      </w:r>
      <w:r w:rsidR="00C033C0" w:rsidRPr="00D241ED">
        <w:rPr>
          <w:i/>
          <w:iCs/>
        </w:rPr>
        <w:t>There is misalignment between the arguments and the empirical test.</w:t>
      </w:r>
      <w:r w:rsidR="00C033C0" w:rsidRPr="00D241ED">
        <w:rPr>
          <w:i/>
          <w:iCs/>
        </w:rPr>
        <w:br/>
        <w:t>Arguments: When AI answers appear immediately in the first position, they eliminate this opportunity for humans, reducing potential answerers</w:t>
      </w:r>
      <w:r w:rsidR="003834AA">
        <w:rPr>
          <w:i/>
          <w:iCs/>
        </w:rPr>
        <w:t>’</w:t>
      </w:r>
      <w:r w:rsidR="00C033C0" w:rsidRPr="00D241ED">
        <w:rPr>
          <w:i/>
          <w:iCs/>
        </w:rPr>
        <w:t xml:space="preserve"> incentive to contribute.</w:t>
      </w:r>
      <w:r w:rsidR="00C033C0" w:rsidRPr="00D241ED">
        <w:rPr>
          <w:i/>
          <w:iCs/>
        </w:rPr>
        <w:br/>
        <w:t xml:space="preserve">Empirical test: Our mediator variable, hasFirstPositionSeeker1Ansi, equals one if the first human answer came from such a user. The mediator captures a key prediction of the position effect mechanism: if AI deters participation by occupying the first position, </w:t>
      </w:r>
      <w:r w:rsidR="00C033C0" w:rsidRPr="00B9646D">
        <w:rPr>
          <w:i/>
          <w:iCs/>
          <w:highlight w:val="yellow"/>
          <w:rPrChange w:id="2582" w:author="Dylan CHEN" w:date="2026-08-05T17:25:00Z" w16du:dateUtc="2026-08-05T09:25:00Z">
            <w:rPr>
              <w:i/>
              <w:iCs/>
            </w:rPr>
          </w:rPrChange>
        </w:rPr>
        <w:t xml:space="preserve">it should particularly discourage </w:t>
      </w:r>
      <w:r w:rsidR="00E71BCF">
        <w:rPr>
          <w:i/>
          <w:iCs/>
          <w:highlight w:val="yellow"/>
        </w:rPr>
        <w:t>“</w:t>
      </w:r>
      <w:r w:rsidR="00C033C0" w:rsidRPr="00B9646D">
        <w:rPr>
          <w:i/>
          <w:iCs/>
          <w:highlight w:val="yellow"/>
          <w:rPrChange w:id="2583" w:author="Dylan CHEN" w:date="2026-08-05T17:25:00Z" w16du:dateUtc="2026-08-05T09:25:00Z">
            <w:rPr>
              <w:i/>
              <w:iCs/>
            </w:rPr>
          </w:rPrChange>
        </w:rPr>
        <w:t>first position seekers</w:t>
      </w:r>
      <w:r w:rsidR="00E71BCF">
        <w:rPr>
          <w:i/>
          <w:iCs/>
          <w:highlight w:val="yellow"/>
        </w:rPr>
        <w:t>”</w:t>
      </w:r>
      <w:r w:rsidR="00C033C0" w:rsidRPr="00B9646D">
        <w:rPr>
          <w:i/>
          <w:iCs/>
          <w:highlight w:val="yellow"/>
          <w:rPrChange w:id="2584" w:author="Dylan CHEN" w:date="2026-08-05T17:25:00Z" w16du:dateUtc="2026-08-05T09:25:00Z">
            <w:rPr>
              <w:i/>
              <w:iCs/>
            </w:rPr>
          </w:rPrChange>
        </w:rPr>
        <w:t xml:space="preserve"> from contributing, making them less likely to provide the first human answer.</w:t>
      </w:r>
      <w:r w:rsidRPr="00B9646D">
        <w:rPr>
          <w:i/>
          <w:iCs/>
          <w:highlight w:val="yellow"/>
          <w:rPrChange w:id="2585" w:author="Dylan CHEN" w:date="2026-08-05T17:25:00Z" w16du:dateUtc="2026-08-05T09:25:00Z">
            <w:rPr>
              <w:i/>
              <w:iCs/>
            </w:rPr>
          </w:rPrChange>
        </w:rPr>
        <w:t xml:space="preserve"> </w:t>
      </w:r>
      <w:r w:rsidR="00C033C0" w:rsidRPr="00B9646D">
        <w:rPr>
          <w:i/>
          <w:iCs/>
          <w:highlight w:val="yellow"/>
          <w:rPrChange w:id="2586" w:author="Dylan CHEN" w:date="2026-08-05T17:25:00Z" w16du:dateUtc="2026-08-05T09:25:00Z">
            <w:rPr>
              <w:i/>
              <w:iCs/>
            </w:rPr>
          </w:rPrChange>
        </w:rPr>
        <w:t>Not the first human answer, but the overall contribution</w:t>
      </w:r>
      <w:r w:rsidR="00C033C0" w:rsidRPr="00D241ED">
        <w:rPr>
          <w:i/>
          <w:iCs/>
        </w:rPr>
        <w:t>.</w:t>
      </w:r>
    </w:p>
    <w:p w14:paraId="21B4ED4A"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351BE0F" w14:textId="0B8430E6" w:rsidR="007C7D3B" w:rsidRDefault="001A193A" w:rsidP="00A0122A">
      <w:pPr>
        <w:widowControl w:val="0"/>
        <w:autoSpaceDE w:val="0"/>
        <w:autoSpaceDN w:val="0"/>
        <w:adjustRightInd w:val="0"/>
        <w:spacing w:before="120" w:after="120"/>
        <w:jc w:val="both"/>
        <w:rPr>
          <w:ins w:id="2587" w:author="Dylan CHEN" w:date="2026-03-20T14:30:00Z" w16du:dateUtc="2026-03-20T06:30:00Z"/>
        </w:rPr>
      </w:pPr>
      <w:r>
        <w:rPr>
          <w:kern w:val="2"/>
        </w:rPr>
        <w:t xml:space="preserve">Following the suggestion of the reviewer, we </w:t>
      </w:r>
      <w:del w:id="2588" w:author="Dylan CHEN" w:date="2026-03-16T10:38:00Z" w16du:dateUtc="2026-03-16T02:38:00Z">
        <w:r w:rsidDel="00A0122A">
          <w:rPr>
            <w:kern w:val="2"/>
          </w:rPr>
          <w:delText>xxx</w:delText>
        </w:r>
      </w:del>
      <w:ins w:id="2589" w:author="Dylan CHEN" w:date="2026-03-16T10:38:00Z" w16du:dateUtc="2026-03-16T02:38:00Z">
        <w:r w:rsidR="00A0122A">
          <w:t>constructed a new mediator variable that counts the number of</w:t>
        </w:r>
      </w:ins>
      <w:r w:rsidR="00CA4023" w:rsidRPr="00CA4023">
        <w:t xml:space="preserve"> </w:t>
      </w:r>
      <w:r w:rsidR="00CA4023">
        <w:t>answerers provided by</w:t>
      </w:r>
      <w:ins w:id="2590" w:author="Dylan CHEN" w:date="2026-03-16T10:38:00Z" w16du:dateUtc="2026-03-16T02:38:00Z">
        <w:r w:rsidR="00A0122A">
          <w:t xml:space="preserve"> </w:t>
        </w:r>
      </w:ins>
      <w:r w:rsidR="00E71BCF">
        <w:t>“</w:t>
      </w:r>
      <w:ins w:id="2591" w:author="Dylan CHEN" w:date="2026-03-16T10:38:00Z" w16du:dateUtc="2026-03-16T02:38:00Z">
        <w:r w:rsidR="00A0122A">
          <w:t>first-position seekers</w:t>
        </w:r>
      </w:ins>
      <w:r w:rsidR="00E71BCF">
        <w:t>”</w:t>
      </w:r>
      <w:ins w:id="2592" w:author="Dylan CHEN" w:date="2026-03-16T10:38:00Z" w16du:dateUtc="2026-03-16T02:38:00Z">
        <w:r w:rsidR="00A0122A">
          <w:t xml:space="preserve"> to each question. </w:t>
        </w:r>
      </w:ins>
      <w:r w:rsidR="00CA4023">
        <w:t xml:space="preserve">As shown in Column 2 of the </w:t>
      </w:r>
      <w:del w:id="2593" w:author="Dylan CHEN" w:date="2026-08-05T17:24:00Z" w16du:dateUtc="2026-08-05T09:24:00Z">
        <w:r w:rsidR="00CA4023" w:rsidDel="00B9646D">
          <w:delText xml:space="preserve">below </w:delText>
        </w:r>
      </w:del>
      <w:r w:rsidR="00CA4023">
        <w:t>table</w:t>
      </w:r>
      <w:ins w:id="2594" w:author="Dylan CHEN" w:date="2026-08-05T17:24:00Z" w16du:dateUtc="2026-08-05T09:24:00Z">
        <w:r w:rsidR="00B9646D">
          <w:rPr>
            <w:rFonts w:hint="eastAsia"/>
          </w:rPr>
          <w:t xml:space="preserve"> below</w:t>
        </w:r>
      </w:ins>
      <w:r w:rsidR="00CA4023">
        <w:t xml:space="preserve">, </w:t>
      </w:r>
      <w:ins w:id="2595" w:author="Dylan CHEN" w:date="2026-03-16T10:38:00Z" w16du:dateUtc="2026-03-16T02:38:00Z">
        <w:r w:rsidR="00A0122A">
          <w:t>AI significantly reduces this count. When we include this mediator in the main regression, the AI coefficient decreases by a larger magnitude compared to the previous specification</w:t>
        </w:r>
      </w:ins>
      <w:r w:rsidR="00CA4023">
        <w:t xml:space="preserve">, showing that </w:t>
      </w:r>
      <w:r w:rsidR="00E71BCF">
        <w:t>“</w:t>
      </w:r>
      <w:r w:rsidR="00CA4023">
        <w:t>first-position seekers</w:t>
      </w:r>
      <w:r w:rsidR="00E71BCF">
        <w:t>”</w:t>
      </w:r>
      <w:r w:rsidR="00CA4023">
        <w:t xml:space="preserve"> significantly reduced their contribution which </w:t>
      </w:r>
      <w:r w:rsidR="00CA4023">
        <w:lastRenderedPageBreak/>
        <w:t>caused the overall submission reduction</w:t>
      </w:r>
      <w:ins w:id="2596" w:author="Dylan CHEN" w:date="2026-03-16T10:38:00Z" w16du:dateUtc="2026-03-16T02:38:00Z">
        <w:r w:rsidR="00A0122A">
          <w:t>.</w:t>
        </w:r>
      </w:ins>
      <w:r w:rsidR="00CA4023">
        <w:t xml:space="preserve"> </w:t>
      </w:r>
    </w:p>
    <w:p w14:paraId="328D5AC9" w14:textId="314F007C" w:rsidR="00C72D3B" w:rsidRDefault="007917D0" w:rsidP="00C72D3B">
      <w:pPr>
        <w:widowControl w:val="0"/>
        <w:autoSpaceDE w:val="0"/>
        <w:autoSpaceDN w:val="0"/>
        <w:adjustRightInd w:val="0"/>
        <w:spacing w:before="120" w:after="120"/>
        <w:jc w:val="both"/>
        <w:rPr>
          <w:ins w:id="2597" w:author="Dylan CHEN" w:date="2026-03-18T01:07:00Z" w16du:dateUtc="2026-03-17T17:07:00Z"/>
        </w:rPr>
      </w:pPr>
      <w:ins w:id="2598" w:author="Dylan CHEN" w:date="2026-03-20T14:30:00Z" w16du:dateUtc="2026-03-20T06:30:00Z">
        <w:r>
          <w:rPr>
            <w:rFonts w:hint="eastAsia"/>
          </w:rPr>
          <w:t xml:space="preserve">We </w:t>
        </w:r>
      </w:ins>
      <w:del w:id="2599" w:author="Dylan CHEN" w:date="2026-08-05T17:24:00Z" w16du:dateUtc="2026-08-05T09:24:00Z">
        <w:r w:rsidR="00CA4023" w:rsidDel="00B9646D">
          <w:delText xml:space="preserve">add </w:delText>
        </w:r>
      </w:del>
      <w:ins w:id="2600" w:author="Dylan CHEN" w:date="2026-08-05T17:24:00Z" w16du:dateUtc="2026-08-05T09:24:00Z">
        <w:r w:rsidR="00B9646D">
          <w:rPr>
            <w:rFonts w:hint="eastAsia"/>
          </w:rPr>
          <w:t>show</w:t>
        </w:r>
        <w:r w:rsidR="00B9646D">
          <w:t xml:space="preserve"> </w:t>
        </w:r>
      </w:ins>
      <w:ins w:id="2601" w:author="Dylan CHEN" w:date="2026-03-20T14:30:00Z" w16du:dateUtc="2026-03-20T06:30:00Z">
        <w:r>
          <w:rPr>
            <w:rFonts w:hint="eastAsia"/>
          </w:rPr>
          <w:t>th</w:t>
        </w:r>
      </w:ins>
      <w:ins w:id="2602" w:author="Dylan CHEN" w:date="2026-08-05T17:24:00Z" w16du:dateUtc="2026-08-05T09:24:00Z">
        <w:r w:rsidR="00B9646D">
          <w:rPr>
            <w:rFonts w:hint="eastAsia"/>
          </w:rPr>
          <w:t>ese</w:t>
        </w:r>
      </w:ins>
      <w:ins w:id="2603" w:author="Dylan CHEN" w:date="2026-03-20T14:30:00Z" w16du:dateUtc="2026-03-20T06:30:00Z">
        <w:r>
          <w:rPr>
            <w:rFonts w:hint="eastAsia"/>
          </w:rPr>
          <w:t xml:space="preserve"> robustness results </w:t>
        </w:r>
      </w:ins>
      <w:r w:rsidR="00CA4023">
        <w:t xml:space="preserve">in </w:t>
      </w:r>
      <w:ins w:id="2604" w:author="Dylan CHEN" w:date="2026-03-20T14:30:00Z" w16du:dateUtc="2026-03-20T06:30:00Z">
        <w:r>
          <w:rPr>
            <w:rFonts w:hint="eastAsia"/>
          </w:rPr>
          <w:t xml:space="preserve">Table </w:t>
        </w:r>
      </w:ins>
      <w:ins w:id="2605" w:author="Dylan CHEN" w:date="2026-08-05T17:24:00Z" w16du:dateUtc="2026-08-05T09:24:00Z">
        <w:r w:rsidR="00B9646D">
          <w:rPr>
            <w:rFonts w:hint="eastAsia"/>
          </w:rPr>
          <w:t>R2-25</w:t>
        </w:r>
      </w:ins>
      <w:del w:id="2606" w:author="Dylan CHEN" w:date="2026-08-05T17:24:00Z" w16du:dateUtc="2026-08-05T09:24:00Z">
        <w:r w:rsidR="00CA4023" w:rsidDel="00B9646D">
          <w:delText xml:space="preserve"> of Section 6.3.1.2</w:delText>
        </w:r>
      </w:del>
      <w:ins w:id="2607" w:author="Dylan CHEN" w:date="2026-03-20T14:30:00Z" w16du:dateUtc="2026-03-20T06:30:00Z">
        <w:r>
          <w:rPr>
            <w:rFonts w:hint="eastAsia"/>
          </w:rPr>
          <w:t>.</w:t>
        </w:r>
      </w:ins>
      <w:r w:rsidR="00CA4023">
        <w:t xml:space="preserve"> </w:t>
      </w:r>
    </w:p>
    <w:p w14:paraId="47325F93" w14:textId="75806D5E" w:rsidR="00C72D3B" w:rsidRPr="00C72D3B" w:rsidRDefault="00C72D3B">
      <w:pPr>
        <w:pStyle w:val="TableFiguretitle"/>
        <w:rPr>
          <w:ins w:id="2608" w:author="Dylan CHEN" w:date="2026-03-18T01:06:00Z" w16du:dateUtc="2026-03-17T17:06:00Z"/>
          <w:rPrChange w:id="2609" w:author="Dylan CHEN" w:date="2026-03-18T01:07:00Z" w16du:dateUtc="2026-03-17T17:07:00Z">
            <w:rPr>
              <w:ins w:id="2610" w:author="Dylan CHEN" w:date="2026-03-18T01:06:00Z" w16du:dateUtc="2026-03-17T17:06:00Z"/>
              <w:kern w:val="2"/>
            </w:rPr>
          </w:rPrChange>
        </w:rPr>
        <w:pPrChange w:id="2611" w:author="Dylan CHEN" w:date="2026-03-18T01:07:00Z" w16du:dateUtc="2026-03-17T17:07:00Z">
          <w:pPr>
            <w:widowControl w:val="0"/>
            <w:autoSpaceDE w:val="0"/>
            <w:autoSpaceDN w:val="0"/>
            <w:adjustRightInd w:val="0"/>
            <w:spacing w:before="120" w:after="120"/>
            <w:jc w:val="both"/>
          </w:pPr>
        </w:pPrChange>
      </w:pPr>
      <w:ins w:id="2612" w:author="Dylan CHEN" w:date="2026-03-18T01:07:00Z" w16du:dateUtc="2026-03-17T17:07:00Z">
        <w:r>
          <w:rPr>
            <w:rFonts w:hint="eastAsia"/>
          </w:rPr>
          <w:t xml:space="preserve">Table </w:t>
        </w:r>
        <w:r>
          <w:rPr>
            <w:rFonts w:eastAsia="SimSun" w:hint="eastAsia"/>
          </w:rPr>
          <w:t>R2-25</w:t>
        </w:r>
        <w:r w:rsidRPr="00455ECF">
          <w:rPr>
            <w:rFonts w:eastAsia="SimSun"/>
          </w:rPr>
          <w:t xml:space="preserve">. </w:t>
        </w:r>
        <w:r>
          <w:t>Additional</w:t>
        </w:r>
        <w:r>
          <w:rPr>
            <w:rFonts w:hint="eastAsia"/>
          </w:rPr>
          <w:t xml:space="preserve"> Evidence for Position Effect</w:t>
        </w:r>
      </w:ins>
    </w:p>
    <w:tbl>
      <w:tblPr>
        <w:tblW w:w="5000" w:type="pct"/>
        <w:jc w:val="center"/>
        <w:tblLayout w:type="fixed"/>
        <w:tblLook w:val="04A0" w:firstRow="1" w:lastRow="0" w:firstColumn="1" w:lastColumn="0" w:noHBand="0" w:noVBand="1"/>
        <w:tblPrChange w:id="2613" w:author="Dylan CHEN" w:date="2026-03-18T01:06:00Z" w16du:dateUtc="2026-03-17T17:06:00Z">
          <w:tblPr>
            <w:tblW w:w="6768" w:type="dxa"/>
            <w:tblLook w:val="04A0" w:firstRow="1" w:lastRow="0" w:firstColumn="1" w:lastColumn="0" w:noHBand="0" w:noVBand="1"/>
          </w:tblPr>
        </w:tblPrChange>
      </w:tblPr>
      <w:tblGrid>
        <w:gridCol w:w="2987"/>
        <w:gridCol w:w="1798"/>
        <w:gridCol w:w="2777"/>
        <w:gridCol w:w="1798"/>
        <w:tblGridChange w:id="2614">
          <w:tblGrid>
            <w:gridCol w:w="2160"/>
            <w:gridCol w:w="827"/>
            <w:gridCol w:w="473"/>
            <w:gridCol w:w="1325"/>
            <w:gridCol w:w="869"/>
            <w:gridCol w:w="1300"/>
            <w:gridCol w:w="608"/>
            <w:gridCol w:w="1798"/>
          </w:tblGrid>
        </w:tblGridChange>
      </w:tblGrid>
      <w:tr w:rsidR="00C72D3B" w14:paraId="7E836216" w14:textId="77777777" w:rsidTr="008D208B">
        <w:trPr>
          <w:trHeight w:val="320"/>
          <w:jc w:val="center"/>
          <w:ins w:id="2615" w:author="Dylan CHEN" w:date="2026-03-18T01:06:00Z"/>
          <w:trPrChange w:id="2616" w:author="Dylan CHEN" w:date="2026-03-18T01:06:00Z" w16du:dateUtc="2026-03-17T17:06:00Z">
            <w:trPr>
              <w:gridAfter w:val="0"/>
              <w:trHeight w:val="320"/>
            </w:trPr>
          </w:trPrChange>
        </w:trPr>
        <w:tc>
          <w:tcPr>
            <w:tcW w:w="2987" w:type="dxa"/>
            <w:tcBorders>
              <w:top w:val="single" w:sz="8" w:space="0" w:color="auto"/>
              <w:left w:val="nil"/>
              <w:bottom w:val="nil"/>
              <w:right w:val="nil"/>
            </w:tcBorders>
            <w:noWrap/>
            <w:hideMark/>
            <w:tcPrChange w:id="2617" w:author="Dylan CHEN" w:date="2026-03-18T01:06:00Z" w16du:dateUtc="2026-03-17T17:06:00Z">
              <w:tcPr>
                <w:tcW w:w="2160" w:type="dxa"/>
                <w:tcBorders>
                  <w:top w:val="single" w:sz="8" w:space="0" w:color="auto"/>
                  <w:left w:val="nil"/>
                  <w:bottom w:val="nil"/>
                  <w:right w:val="nil"/>
                </w:tcBorders>
                <w:noWrap/>
                <w:vAlign w:val="center"/>
                <w:hideMark/>
              </w:tcPr>
            </w:tcPrChange>
          </w:tcPr>
          <w:p w14:paraId="64893434" w14:textId="77777777" w:rsidR="00C72D3B" w:rsidRDefault="00C72D3B">
            <w:pPr>
              <w:rPr>
                <w:ins w:id="2618" w:author="Dylan CHEN" w:date="2026-03-18T01:06:00Z" w16du:dateUtc="2026-03-17T17:06:00Z"/>
                <w:color w:val="000000"/>
                <w:sz w:val="20"/>
                <w:szCs w:val="20"/>
              </w:rPr>
            </w:pPr>
            <w:ins w:id="2619" w:author="Dylan CHEN" w:date="2026-03-18T01:06:00Z" w16du:dateUtc="2026-03-17T17:06:00Z">
              <w:r>
                <w:rPr>
                  <w:color w:val="000000"/>
                  <w:sz w:val="20"/>
                  <w:szCs w:val="20"/>
                </w:rPr>
                <w:t> </w:t>
              </w:r>
            </w:ins>
          </w:p>
        </w:tc>
        <w:tc>
          <w:tcPr>
            <w:tcW w:w="1798" w:type="dxa"/>
            <w:tcBorders>
              <w:top w:val="single" w:sz="8" w:space="0" w:color="auto"/>
              <w:left w:val="nil"/>
              <w:bottom w:val="nil"/>
              <w:right w:val="nil"/>
            </w:tcBorders>
            <w:noWrap/>
            <w:hideMark/>
            <w:tcPrChange w:id="2620" w:author="Dylan CHEN" w:date="2026-03-18T01:06:00Z" w16du:dateUtc="2026-03-17T17:06:00Z">
              <w:tcPr>
                <w:tcW w:w="1300" w:type="dxa"/>
                <w:gridSpan w:val="2"/>
                <w:tcBorders>
                  <w:top w:val="single" w:sz="8" w:space="0" w:color="auto"/>
                  <w:left w:val="nil"/>
                  <w:bottom w:val="nil"/>
                  <w:right w:val="nil"/>
                </w:tcBorders>
                <w:noWrap/>
                <w:vAlign w:val="center"/>
                <w:hideMark/>
              </w:tcPr>
            </w:tcPrChange>
          </w:tcPr>
          <w:p w14:paraId="7EA489C6" w14:textId="77777777" w:rsidR="00C72D3B" w:rsidRDefault="00C72D3B">
            <w:pPr>
              <w:jc w:val="center"/>
              <w:rPr>
                <w:ins w:id="2621" w:author="Dylan CHEN" w:date="2026-03-18T01:06:00Z" w16du:dateUtc="2026-03-17T17:06:00Z"/>
                <w:color w:val="000000"/>
                <w:sz w:val="20"/>
                <w:szCs w:val="20"/>
              </w:rPr>
            </w:pPr>
            <w:ins w:id="2622" w:author="Dylan CHEN" w:date="2026-03-18T01:06:00Z" w16du:dateUtc="2026-03-17T17:06:00Z">
              <w:r>
                <w:rPr>
                  <w:color w:val="000000"/>
                  <w:sz w:val="20"/>
                  <w:szCs w:val="20"/>
                </w:rPr>
                <w:t>(1)</w:t>
              </w:r>
            </w:ins>
          </w:p>
        </w:tc>
        <w:tc>
          <w:tcPr>
            <w:tcW w:w="2777" w:type="dxa"/>
            <w:tcBorders>
              <w:top w:val="single" w:sz="8" w:space="0" w:color="auto"/>
              <w:left w:val="nil"/>
              <w:bottom w:val="nil"/>
              <w:right w:val="nil"/>
            </w:tcBorders>
            <w:noWrap/>
            <w:hideMark/>
            <w:tcPrChange w:id="2623" w:author="Dylan CHEN" w:date="2026-03-18T01:06:00Z" w16du:dateUtc="2026-03-17T17:06:00Z">
              <w:tcPr>
                <w:tcW w:w="2008" w:type="dxa"/>
                <w:gridSpan w:val="2"/>
                <w:tcBorders>
                  <w:top w:val="single" w:sz="8" w:space="0" w:color="auto"/>
                  <w:left w:val="nil"/>
                  <w:bottom w:val="nil"/>
                  <w:right w:val="nil"/>
                </w:tcBorders>
                <w:noWrap/>
                <w:vAlign w:val="center"/>
                <w:hideMark/>
              </w:tcPr>
            </w:tcPrChange>
          </w:tcPr>
          <w:p w14:paraId="09467DCC" w14:textId="77777777" w:rsidR="00C72D3B" w:rsidRDefault="00C72D3B">
            <w:pPr>
              <w:jc w:val="center"/>
              <w:rPr>
                <w:ins w:id="2624" w:author="Dylan CHEN" w:date="2026-03-18T01:06:00Z" w16du:dateUtc="2026-03-17T17:06:00Z"/>
                <w:color w:val="000000"/>
                <w:sz w:val="20"/>
                <w:szCs w:val="20"/>
              </w:rPr>
            </w:pPr>
            <w:ins w:id="2625" w:author="Dylan CHEN" w:date="2026-03-18T01:06:00Z" w16du:dateUtc="2026-03-17T17:06:00Z">
              <w:r>
                <w:rPr>
                  <w:color w:val="000000"/>
                  <w:sz w:val="20"/>
                  <w:szCs w:val="20"/>
                </w:rPr>
                <w:t>(2)</w:t>
              </w:r>
            </w:ins>
          </w:p>
        </w:tc>
        <w:tc>
          <w:tcPr>
            <w:tcW w:w="1798" w:type="dxa"/>
            <w:tcBorders>
              <w:top w:val="single" w:sz="8" w:space="0" w:color="auto"/>
              <w:left w:val="nil"/>
              <w:bottom w:val="nil"/>
              <w:right w:val="nil"/>
            </w:tcBorders>
            <w:noWrap/>
            <w:hideMark/>
            <w:tcPrChange w:id="2626" w:author="Dylan CHEN" w:date="2026-03-18T01:06:00Z" w16du:dateUtc="2026-03-17T17:06:00Z">
              <w:tcPr>
                <w:tcW w:w="1300" w:type="dxa"/>
                <w:tcBorders>
                  <w:top w:val="single" w:sz="8" w:space="0" w:color="auto"/>
                  <w:left w:val="nil"/>
                  <w:bottom w:val="nil"/>
                  <w:right w:val="nil"/>
                </w:tcBorders>
                <w:noWrap/>
                <w:vAlign w:val="center"/>
                <w:hideMark/>
              </w:tcPr>
            </w:tcPrChange>
          </w:tcPr>
          <w:p w14:paraId="7054C12A" w14:textId="77777777" w:rsidR="00C72D3B" w:rsidRDefault="00C72D3B">
            <w:pPr>
              <w:jc w:val="center"/>
              <w:rPr>
                <w:ins w:id="2627" w:author="Dylan CHEN" w:date="2026-03-18T01:06:00Z" w16du:dateUtc="2026-03-17T17:06:00Z"/>
                <w:color w:val="000000"/>
                <w:sz w:val="20"/>
                <w:szCs w:val="20"/>
              </w:rPr>
            </w:pPr>
            <w:ins w:id="2628" w:author="Dylan CHEN" w:date="2026-03-18T01:06:00Z" w16du:dateUtc="2026-03-17T17:06:00Z">
              <w:r>
                <w:rPr>
                  <w:color w:val="000000"/>
                  <w:sz w:val="20"/>
                  <w:szCs w:val="20"/>
                </w:rPr>
                <w:t>(3)</w:t>
              </w:r>
            </w:ins>
          </w:p>
        </w:tc>
      </w:tr>
      <w:tr w:rsidR="00C72D3B" w14:paraId="6D466B67" w14:textId="77777777" w:rsidTr="008D208B">
        <w:trPr>
          <w:trHeight w:val="360"/>
          <w:jc w:val="center"/>
          <w:ins w:id="2629" w:author="Dylan CHEN" w:date="2026-03-18T01:06:00Z"/>
          <w:trPrChange w:id="2630" w:author="Dylan CHEN" w:date="2026-03-18T01:06:00Z" w16du:dateUtc="2026-03-17T17:06:00Z">
            <w:trPr>
              <w:gridAfter w:val="0"/>
              <w:trHeight w:val="360"/>
            </w:trPr>
          </w:trPrChange>
        </w:trPr>
        <w:tc>
          <w:tcPr>
            <w:tcW w:w="2987" w:type="dxa"/>
            <w:tcBorders>
              <w:top w:val="nil"/>
              <w:left w:val="nil"/>
              <w:bottom w:val="nil"/>
              <w:right w:val="nil"/>
            </w:tcBorders>
            <w:noWrap/>
            <w:hideMark/>
            <w:tcPrChange w:id="2631" w:author="Dylan CHEN" w:date="2026-03-18T01:06:00Z" w16du:dateUtc="2026-03-17T17:06:00Z">
              <w:tcPr>
                <w:tcW w:w="2160" w:type="dxa"/>
                <w:tcBorders>
                  <w:top w:val="nil"/>
                  <w:left w:val="nil"/>
                  <w:bottom w:val="nil"/>
                  <w:right w:val="nil"/>
                </w:tcBorders>
                <w:noWrap/>
                <w:vAlign w:val="bottom"/>
                <w:hideMark/>
              </w:tcPr>
            </w:tcPrChange>
          </w:tcPr>
          <w:p w14:paraId="1156F389" w14:textId="77777777" w:rsidR="00C72D3B" w:rsidRDefault="00C72D3B">
            <w:pPr>
              <w:jc w:val="right"/>
              <w:rPr>
                <w:ins w:id="2632" w:author="Dylan CHEN" w:date="2026-03-18T01:06:00Z" w16du:dateUtc="2026-03-17T17:06:00Z"/>
                <w:color w:val="000000"/>
                <w:sz w:val="20"/>
                <w:szCs w:val="20"/>
              </w:rPr>
            </w:pPr>
            <w:ins w:id="2633" w:author="Dylan CHEN" w:date="2026-03-18T01:06:00Z" w16du:dateUtc="2026-03-17T17:06:00Z">
              <w:r>
                <w:rPr>
                  <w:color w:val="000000"/>
                  <w:sz w:val="20"/>
                  <w:szCs w:val="20"/>
                </w:rPr>
                <w:t xml:space="preserve">DV: </w:t>
              </w:r>
            </w:ins>
          </w:p>
        </w:tc>
        <w:tc>
          <w:tcPr>
            <w:tcW w:w="1798" w:type="dxa"/>
            <w:tcBorders>
              <w:top w:val="nil"/>
              <w:left w:val="nil"/>
              <w:bottom w:val="single" w:sz="8" w:space="0" w:color="auto"/>
              <w:right w:val="nil"/>
            </w:tcBorders>
            <w:noWrap/>
            <w:hideMark/>
            <w:tcPrChange w:id="2634" w:author="Dylan CHEN" w:date="2026-03-18T01:06:00Z" w16du:dateUtc="2026-03-17T17:06:00Z">
              <w:tcPr>
                <w:tcW w:w="1300" w:type="dxa"/>
                <w:gridSpan w:val="2"/>
                <w:tcBorders>
                  <w:top w:val="nil"/>
                  <w:left w:val="nil"/>
                  <w:bottom w:val="single" w:sz="8" w:space="0" w:color="auto"/>
                  <w:right w:val="nil"/>
                </w:tcBorders>
                <w:noWrap/>
                <w:vAlign w:val="center"/>
                <w:hideMark/>
              </w:tcPr>
            </w:tcPrChange>
          </w:tcPr>
          <w:p w14:paraId="4FC986E4" w14:textId="77777777" w:rsidR="00C72D3B" w:rsidRDefault="00C72D3B">
            <w:pPr>
              <w:jc w:val="center"/>
              <w:rPr>
                <w:ins w:id="2635" w:author="Dylan CHEN" w:date="2026-03-18T01:06:00Z" w16du:dateUtc="2026-03-17T17:06:00Z"/>
                <w:color w:val="000000"/>
                <w:sz w:val="20"/>
                <w:szCs w:val="20"/>
              </w:rPr>
            </w:pPr>
            <w:ins w:id="2636" w:author="Dylan CHEN" w:date="2026-03-18T01:06:00Z" w16du:dateUtc="2026-03-17T17:06:00Z">
              <w:r>
                <w:rPr>
                  <w:color w:val="000000"/>
                  <w:sz w:val="20"/>
                  <w:szCs w:val="20"/>
                </w:rPr>
                <w:t>answerNum</w:t>
              </w:r>
              <w:r w:rsidRPr="00C72D3B">
                <w:rPr>
                  <w:color w:val="000000"/>
                  <w:sz w:val="20"/>
                  <w:szCs w:val="20"/>
                  <w:vertAlign w:val="subscript"/>
                  <w:rPrChange w:id="2637" w:author="Dylan CHEN" w:date="2026-03-18T01:06:00Z" w16du:dateUtc="2026-03-17T17:06:00Z">
                    <w:rPr>
                      <w:color w:val="000000"/>
                      <w:sz w:val="20"/>
                      <w:szCs w:val="20"/>
                    </w:rPr>
                  </w:rPrChange>
                </w:rPr>
                <w:t>i</w:t>
              </w:r>
            </w:ins>
          </w:p>
        </w:tc>
        <w:tc>
          <w:tcPr>
            <w:tcW w:w="2777" w:type="dxa"/>
            <w:tcBorders>
              <w:top w:val="nil"/>
              <w:left w:val="nil"/>
              <w:bottom w:val="single" w:sz="8" w:space="0" w:color="auto"/>
              <w:right w:val="nil"/>
            </w:tcBorders>
            <w:noWrap/>
            <w:hideMark/>
            <w:tcPrChange w:id="2638" w:author="Dylan CHEN" w:date="2026-03-18T01:06:00Z" w16du:dateUtc="2026-03-17T17:06:00Z">
              <w:tcPr>
                <w:tcW w:w="2008" w:type="dxa"/>
                <w:gridSpan w:val="2"/>
                <w:tcBorders>
                  <w:top w:val="nil"/>
                  <w:left w:val="nil"/>
                  <w:bottom w:val="single" w:sz="8" w:space="0" w:color="auto"/>
                  <w:right w:val="nil"/>
                </w:tcBorders>
                <w:noWrap/>
                <w:vAlign w:val="center"/>
                <w:hideMark/>
              </w:tcPr>
            </w:tcPrChange>
          </w:tcPr>
          <w:p w14:paraId="0148B48B" w14:textId="39DC6442" w:rsidR="00C72D3B" w:rsidRDefault="00C72D3B">
            <w:pPr>
              <w:jc w:val="center"/>
              <w:rPr>
                <w:ins w:id="2639" w:author="Dylan CHEN" w:date="2026-03-18T01:06:00Z" w16du:dateUtc="2026-03-17T17:06:00Z"/>
                <w:color w:val="000000"/>
                <w:sz w:val="20"/>
                <w:szCs w:val="20"/>
              </w:rPr>
            </w:pPr>
            <w:ins w:id="2640" w:author="Dylan CHEN" w:date="2026-03-18T01:06:00Z" w16du:dateUtc="2026-03-17T17:06:00Z">
              <w:r>
                <w:rPr>
                  <w:color w:val="000000"/>
                  <w:sz w:val="20"/>
                  <w:szCs w:val="20"/>
                </w:rPr>
                <w:t>firstPositionSeekerNum</w:t>
              </w:r>
              <w:r w:rsidRPr="00417031">
                <w:rPr>
                  <w:color w:val="000000"/>
                  <w:sz w:val="20"/>
                  <w:szCs w:val="20"/>
                  <w:vertAlign w:val="subscript"/>
                </w:rPr>
                <w:t>i</w:t>
              </w:r>
            </w:ins>
          </w:p>
        </w:tc>
        <w:tc>
          <w:tcPr>
            <w:tcW w:w="1798" w:type="dxa"/>
            <w:tcBorders>
              <w:top w:val="nil"/>
              <w:left w:val="nil"/>
              <w:bottom w:val="single" w:sz="8" w:space="0" w:color="auto"/>
              <w:right w:val="nil"/>
            </w:tcBorders>
            <w:noWrap/>
            <w:hideMark/>
            <w:tcPrChange w:id="2641" w:author="Dylan CHEN" w:date="2026-03-18T01:06:00Z" w16du:dateUtc="2026-03-17T17:06:00Z">
              <w:tcPr>
                <w:tcW w:w="1300" w:type="dxa"/>
                <w:tcBorders>
                  <w:top w:val="nil"/>
                  <w:left w:val="nil"/>
                  <w:bottom w:val="single" w:sz="8" w:space="0" w:color="auto"/>
                  <w:right w:val="nil"/>
                </w:tcBorders>
                <w:noWrap/>
                <w:vAlign w:val="center"/>
                <w:hideMark/>
              </w:tcPr>
            </w:tcPrChange>
          </w:tcPr>
          <w:p w14:paraId="5D42F88F" w14:textId="2A83DAF8" w:rsidR="00C72D3B" w:rsidRDefault="00C72D3B">
            <w:pPr>
              <w:jc w:val="center"/>
              <w:rPr>
                <w:ins w:id="2642" w:author="Dylan CHEN" w:date="2026-03-18T01:06:00Z" w16du:dateUtc="2026-03-17T17:06:00Z"/>
                <w:color w:val="000000"/>
                <w:sz w:val="20"/>
                <w:szCs w:val="20"/>
              </w:rPr>
            </w:pPr>
            <w:ins w:id="2643" w:author="Dylan CHEN" w:date="2026-03-18T01:06:00Z" w16du:dateUtc="2026-03-17T17:06:00Z">
              <w:r>
                <w:rPr>
                  <w:color w:val="000000"/>
                  <w:sz w:val="20"/>
                  <w:szCs w:val="20"/>
                </w:rPr>
                <w:t>answerNum</w:t>
              </w:r>
              <w:r w:rsidRPr="00417031">
                <w:rPr>
                  <w:color w:val="000000"/>
                  <w:sz w:val="20"/>
                  <w:szCs w:val="20"/>
                  <w:vertAlign w:val="subscript"/>
                </w:rPr>
                <w:t>i</w:t>
              </w:r>
            </w:ins>
          </w:p>
        </w:tc>
      </w:tr>
      <w:tr w:rsidR="00C72D3B" w14:paraId="673234F7" w14:textId="77777777" w:rsidTr="008D208B">
        <w:trPr>
          <w:trHeight w:val="320"/>
          <w:jc w:val="center"/>
          <w:ins w:id="2644" w:author="Dylan CHEN" w:date="2026-03-18T01:06:00Z"/>
          <w:trPrChange w:id="2645" w:author="Dylan CHEN" w:date="2026-03-18T01:06:00Z" w16du:dateUtc="2026-03-17T17:06:00Z">
            <w:trPr>
              <w:gridAfter w:val="0"/>
              <w:trHeight w:val="320"/>
            </w:trPr>
          </w:trPrChange>
        </w:trPr>
        <w:tc>
          <w:tcPr>
            <w:tcW w:w="2987" w:type="dxa"/>
            <w:vMerge w:val="restart"/>
            <w:tcBorders>
              <w:top w:val="nil"/>
              <w:left w:val="nil"/>
              <w:bottom w:val="nil"/>
              <w:right w:val="nil"/>
            </w:tcBorders>
            <w:noWrap/>
            <w:hideMark/>
            <w:tcPrChange w:id="2646" w:author="Dylan CHEN" w:date="2026-03-18T01:06:00Z" w16du:dateUtc="2026-03-17T17:06:00Z">
              <w:tcPr>
                <w:tcW w:w="2160" w:type="dxa"/>
                <w:vMerge w:val="restart"/>
                <w:tcBorders>
                  <w:top w:val="nil"/>
                  <w:left w:val="nil"/>
                  <w:bottom w:val="nil"/>
                  <w:right w:val="nil"/>
                </w:tcBorders>
                <w:noWrap/>
                <w:vAlign w:val="center"/>
                <w:hideMark/>
              </w:tcPr>
            </w:tcPrChange>
          </w:tcPr>
          <w:p w14:paraId="41933179" w14:textId="77777777" w:rsidR="00C72D3B" w:rsidRDefault="00C72D3B">
            <w:pPr>
              <w:rPr>
                <w:ins w:id="2647" w:author="Dylan CHEN" w:date="2026-03-18T01:06:00Z" w16du:dateUtc="2026-03-17T17:06:00Z"/>
                <w:i/>
                <w:iCs/>
                <w:color w:val="000000"/>
                <w:sz w:val="20"/>
                <w:szCs w:val="20"/>
              </w:rPr>
            </w:pPr>
            <w:ins w:id="2648" w:author="Dylan CHEN" w:date="2026-03-18T01:06:00Z" w16du:dateUtc="2026-03-17T17:06:00Z">
              <w:r>
                <w:rPr>
                  <w:i/>
                  <w:iCs/>
                  <w:color w:val="000000"/>
                  <w:sz w:val="20"/>
                  <w:szCs w:val="20"/>
                </w:rPr>
                <w:t>AI</w:t>
              </w:r>
              <w:r>
                <w:rPr>
                  <w:i/>
                  <w:iCs/>
                  <w:color w:val="000000"/>
                  <w:sz w:val="20"/>
                  <w:szCs w:val="20"/>
                  <w:vertAlign w:val="subscript"/>
                </w:rPr>
                <w:t>i</w:t>
              </w:r>
            </w:ins>
          </w:p>
        </w:tc>
        <w:tc>
          <w:tcPr>
            <w:tcW w:w="1798" w:type="dxa"/>
            <w:tcBorders>
              <w:top w:val="nil"/>
              <w:left w:val="nil"/>
              <w:bottom w:val="nil"/>
              <w:right w:val="nil"/>
            </w:tcBorders>
            <w:noWrap/>
            <w:hideMark/>
            <w:tcPrChange w:id="2649" w:author="Dylan CHEN" w:date="2026-03-18T01:06:00Z" w16du:dateUtc="2026-03-17T17:06:00Z">
              <w:tcPr>
                <w:tcW w:w="1300" w:type="dxa"/>
                <w:gridSpan w:val="2"/>
                <w:tcBorders>
                  <w:top w:val="nil"/>
                  <w:left w:val="nil"/>
                  <w:bottom w:val="nil"/>
                  <w:right w:val="nil"/>
                </w:tcBorders>
                <w:noWrap/>
                <w:vAlign w:val="center"/>
                <w:hideMark/>
              </w:tcPr>
            </w:tcPrChange>
          </w:tcPr>
          <w:p w14:paraId="46DDCDBE" w14:textId="77777777" w:rsidR="00C72D3B" w:rsidRDefault="00C72D3B">
            <w:pPr>
              <w:jc w:val="center"/>
              <w:rPr>
                <w:ins w:id="2650" w:author="Dylan CHEN" w:date="2026-03-18T01:06:00Z" w16du:dateUtc="2026-03-17T17:06:00Z"/>
                <w:color w:val="000000"/>
                <w:sz w:val="20"/>
                <w:szCs w:val="20"/>
              </w:rPr>
            </w:pPr>
            <w:ins w:id="2651" w:author="Dylan CHEN" w:date="2026-03-18T01:06:00Z" w16du:dateUtc="2026-03-17T17:06:00Z">
              <w:r>
                <w:rPr>
                  <w:color w:val="000000"/>
                  <w:sz w:val="20"/>
                  <w:szCs w:val="20"/>
                </w:rPr>
                <w:t>-0.153 ***</w:t>
              </w:r>
            </w:ins>
          </w:p>
        </w:tc>
        <w:tc>
          <w:tcPr>
            <w:tcW w:w="2777" w:type="dxa"/>
            <w:tcBorders>
              <w:top w:val="nil"/>
              <w:left w:val="nil"/>
              <w:bottom w:val="nil"/>
              <w:right w:val="nil"/>
            </w:tcBorders>
            <w:noWrap/>
            <w:hideMark/>
            <w:tcPrChange w:id="2652" w:author="Dylan CHEN" w:date="2026-03-18T01:06:00Z" w16du:dateUtc="2026-03-17T17:06:00Z">
              <w:tcPr>
                <w:tcW w:w="2008" w:type="dxa"/>
                <w:gridSpan w:val="2"/>
                <w:tcBorders>
                  <w:top w:val="nil"/>
                  <w:left w:val="nil"/>
                  <w:bottom w:val="nil"/>
                  <w:right w:val="nil"/>
                </w:tcBorders>
                <w:noWrap/>
                <w:vAlign w:val="center"/>
                <w:hideMark/>
              </w:tcPr>
            </w:tcPrChange>
          </w:tcPr>
          <w:p w14:paraId="462AC33F" w14:textId="77777777" w:rsidR="00C72D3B" w:rsidRDefault="00C72D3B">
            <w:pPr>
              <w:jc w:val="center"/>
              <w:rPr>
                <w:ins w:id="2653" w:author="Dylan CHEN" w:date="2026-03-18T01:06:00Z" w16du:dateUtc="2026-03-17T17:06:00Z"/>
                <w:color w:val="000000"/>
                <w:sz w:val="20"/>
                <w:szCs w:val="20"/>
              </w:rPr>
            </w:pPr>
            <w:ins w:id="2654" w:author="Dylan CHEN" w:date="2026-03-18T01:06:00Z" w16du:dateUtc="2026-03-17T17:06:00Z">
              <w:r>
                <w:rPr>
                  <w:color w:val="000000"/>
                  <w:sz w:val="20"/>
                  <w:szCs w:val="20"/>
                </w:rPr>
                <w:t>-0.261 ***</w:t>
              </w:r>
            </w:ins>
          </w:p>
        </w:tc>
        <w:tc>
          <w:tcPr>
            <w:tcW w:w="1798" w:type="dxa"/>
            <w:tcBorders>
              <w:top w:val="nil"/>
              <w:left w:val="nil"/>
              <w:bottom w:val="nil"/>
              <w:right w:val="nil"/>
            </w:tcBorders>
            <w:noWrap/>
            <w:hideMark/>
            <w:tcPrChange w:id="2655" w:author="Dylan CHEN" w:date="2026-03-18T01:06:00Z" w16du:dateUtc="2026-03-17T17:06:00Z">
              <w:tcPr>
                <w:tcW w:w="1300" w:type="dxa"/>
                <w:tcBorders>
                  <w:top w:val="nil"/>
                  <w:left w:val="nil"/>
                  <w:bottom w:val="nil"/>
                  <w:right w:val="nil"/>
                </w:tcBorders>
                <w:noWrap/>
                <w:vAlign w:val="center"/>
                <w:hideMark/>
              </w:tcPr>
            </w:tcPrChange>
          </w:tcPr>
          <w:p w14:paraId="71911DD4" w14:textId="77777777" w:rsidR="00C72D3B" w:rsidRDefault="00C72D3B">
            <w:pPr>
              <w:jc w:val="center"/>
              <w:rPr>
                <w:ins w:id="2656" w:author="Dylan CHEN" w:date="2026-03-18T01:06:00Z" w16du:dateUtc="2026-03-17T17:06:00Z"/>
                <w:color w:val="000000"/>
                <w:sz w:val="20"/>
                <w:szCs w:val="20"/>
              </w:rPr>
            </w:pPr>
            <w:ins w:id="2657" w:author="Dylan CHEN" w:date="2026-03-18T01:06:00Z" w16du:dateUtc="2026-03-17T17:06:00Z">
              <w:r>
                <w:rPr>
                  <w:color w:val="000000"/>
                  <w:sz w:val="20"/>
                  <w:szCs w:val="20"/>
                </w:rPr>
                <w:t>-0.086 ***</w:t>
              </w:r>
            </w:ins>
          </w:p>
        </w:tc>
      </w:tr>
      <w:tr w:rsidR="00C72D3B" w14:paraId="6BD16B60" w14:textId="77777777" w:rsidTr="008D208B">
        <w:trPr>
          <w:trHeight w:val="340"/>
          <w:jc w:val="center"/>
          <w:ins w:id="2658" w:author="Dylan CHEN" w:date="2026-03-18T01:06:00Z"/>
          <w:trPrChange w:id="2659" w:author="Dylan CHEN" w:date="2026-03-18T01:06:00Z" w16du:dateUtc="2026-03-17T17:06:00Z">
            <w:trPr>
              <w:gridAfter w:val="0"/>
              <w:trHeight w:val="340"/>
            </w:trPr>
          </w:trPrChange>
        </w:trPr>
        <w:tc>
          <w:tcPr>
            <w:tcW w:w="2987" w:type="dxa"/>
            <w:vMerge/>
            <w:tcBorders>
              <w:top w:val="nil"/>
              <w:left w:val="nil"/>
              <w:bottom w:val="nil"/>
              <w:right w:val="nil"/>
            </w:tcBorders>
            <w:hideMark/>
            <w:tcPrChange w:id="2660" w:author="Dylan CHEN" w:date="2026-03-18T01:06:00Z" w16du:dateUtc="2026-03-17T17:06:00Z">
              <w:tcPr>
                <w:tcW w:w="2160" w:type="dxa"/>
                <w:vMerge/>
                <w:tcBorders>
                  <w:top w:val="nil"/>
                  <w:left w:val="nil"/>
                  <w:bottom w:val="nil"/>
                  <w:right w:val="nil"/>
                </w:tcBorders>
                <w:vAlign w:val="center"/>
                <w:hideMark/>
              </w:tcPr>
            </w:tcPrChange>
          </w:tcPr>
          <w:p w14:paraId="0C26D79A" w14:textId="77777777" w:rsidR="00C72D3B" w:rsidRDefault="00C72D3B">
            <w:pPr>
              <w:rPr>
                <w:ins w:id="2661" w:author="Dylan CHEN" w:date="2026-03-18T01:06:00Z" w16du:dateUtc="2026-03-17T17:06:00Z"/>
                <w:i/>
                <w:iCs/>
                <w:color w:val="000000"/>
                <w:sz w:val="20"/>
                <w:szCs w:val="20"/>
              </w:rPr>
            </w:pPr>
          </w:p>
        </w:tc>
        <w:tc>
          <w:tcPr>
            <w:tcW w:w="1798" w:type="dxa"/>
            <w:tcBorders>
              <w:top w:val="nil"/>
              <w:left w:val="nil"/>
              <w:bottom w:val="nil"/>
              <w:right w:val="nil"/>
            </w:tcBorders>
            <w:noWrap/>
            <w:hideMark/>
            <w:tcPrChange w:id="2662" w:author="Dylan CHEN" w:date="2026-03-18T01:06:00Z" w16du:dateUtc="2026-03-17T17:06:00Z">
              <w:tcPr>
                <w:tcW w:w="1300" w:type="dxa"/>
                <w:gridSpan w:val="2"/>
                <w:tcBorders>
                  <w:top w:val="nil"/>
                  <w:left w:val="nil"/>
                  <w:bottom w:val="nil"/>
                  <w:right w:val="nil"/>
                </w:tcBorders>
                <w:noWrap/>
                <w:vAlign w:val="center"/>
                <w:hideMark/>
              </w:tcPr>
            </w:tcPrChange>
          </w:tcPr>
          <w:p w14:paraId="4929E9B0" w14:textId="77777777" w:rsidR="00C72D3B" w:rsidRDefault="00C72D3B">
            <w:pPr>
              <w:jc w:val="center"/>
              <w:rPr>
                <w:ins w:id="2663" w:author="Dylan CHEN" w:date="2026-03-18T01:06:00Z" w16du:dateUtc="2026-03-17T17:06:00Z"/>
                <w:color w:val="000000"/>
                <w:sz w:val="20"/>
                <w:szCs w:val="20"/>
              </w:rPr>
            </w:pPr>
            <w:ins w:id="2664" w:author="Dylan CHEN" w:date="2026-03-18T01:06:00Z" w16du:dateUtc="2026-03-17T17:06:00Z">
              <w:r>
                <w:rPr>
                  <w:color w:val="000000"/>
                  <w:sz w:val="20"/>
                  <w:szCs w:val="20"/>
                </w:rPr>
                <w:t>(0.010)</w:t>
              </w:r>
            </w:ins>
          </w:p>
        </w:tc>
        <w:tc>
          <w:tcPr>
            <w:tcW w:w="2777" w:type="dxa"/>
            <w:tcBorders>
              <w:top w:val="nil"/>
              <w:left w:val="nil"/>
              <w:bottom w:val="nil"/>
              <w:right w:val="nil"/>
            </w:tcBorders>
            <w:noWrap/>
            <w:hideMark/>
            <w:tcPrChange w:id="2665" w:author="Dylan CHEN" w:date="2026-03-18T01:06:00Z" w16du:dateUtc="2026-03-17T17:06:00Z">
              <w:tcPr>
                <w:tcW w:w="2008" w:type="dxa"/>
                <w:gridSpan w:val="2"/>
                <w:tcBorders>
                  <w:top w:val="nil"/>
                  <w:left w:val="nil"/>
                  <w:bottom w:val="nil"/>
                  <w:right w:val="nil"/>
                </w:tcBorders>
                <w:noWrap/>
                <w:vAlign w:val="center"/>
                <w:hideMark/>
              </w:tcPr>
            </w:tcPrChange>
          </w:tcPr>
          <w:p w14:paraId="67F6EE5C" w14:textId="77777777" w:rsidR="00C72D3B" w:rsidRDefault="00C72D3B">
            <w:pPr>
              <w:jc w:val="center"/>
              <w:rPr>
                <w:ins w:id="2666" w:author="Dylan CHEN" w:date="2026-03-18T01:06:00Z" w16du:dateUtc="2026-03-17T17:06:00Z"/>
                <w:color w:val="000000"/>
                <w:sz w:val="20"/>
                <w:szCs w:val="20"/>
              </w:rPr>
            </w:pPr>
            <w:ins w:id="2667" w:author="Dylan CHEN" w:date="2026-03-18T01:06:00Z" w16du:dateUtc="2026-03-17T17:06:00Z">
              <w:r>
                <w:rPr>
                  <w:color w:val="000000"/>
                  <w:sz w:val="20"/>
                  <w:szCs w:val="20"/>
                </w:rPr>
                <w:t>(0.027)</w:t>
              </w:r>
            </w:ins>
          </w:p>
        </w:tc>
        <w:tc>
          <w:tcPr>
            <w:tcW w:w="1798" w:type="dxa"/>
            <w:tcBorders>
              <w:top w:val="nil"/>
              <w:left w:val="nil"/>
              <w:bottom w:val="nil"/>
              <w:right w:val="nil"/>
            </w:tcBorders>
            <w:noWrap/>
            <w:hideMark/>
            <w:tcPrChange w:id="2668" w:author="Dylan CHEN" w:date="2026-03-18T01:06:00Z" w16du:dateUtc="2026-03-17T17:06:00Z">
              <w:tcPr>
                <w:tcW w:w="1300" w:type="dxa"/>
                <w:tcBorders>
                  <w:top w:val="nil"/>
                  <w:left w:val="nil"/>
                  <w:bottom w:val="nil"/>
                  <w:right w:val="nil"/>
                </w:tcBorders>
                <w:noWrap/>
                <w:vAlign w:val="center"/>
                <w:hideMark/>
              </w:tcPr>
            </w:tcPrChange>
          </w:tcPr>
          <w:p w14:paraId="07232F12" w14:textId="77777777" w:rsidR="00C72D3B" w:rsidRDefault="00C72D3B">
            <w:pPr>
              <w:jc w:val="center"/>
              <w:rPr>
                <w:ins w:id="2669" w:author="Dylan CHEN" w:date="2026-03-18T01:06:00Z" w16du:dateUtc="2026-03-17T17:06:00Z"/>
                <w:color w:val="000000"/>
                <w:sz w:val="20"/>
                <w:szCs w:val="20"/>
              </w:rPr>
            </w:pPr>
            <w:ins w:id="2670" w:author="Dylan CHEN" w:date="2026-03-18T01:06:00Z" w16du:dateUtc="2026-03-17T17:06:00Z">
              <w:r>
                <w:rPr>
                  <w:color w:val="000000"/>
                  <w:sz w:val="20"/>
                  <w:szCs w:val="20"/>
                </w:rPr>
                <w:t>(0.008)</w:t>
              </w:r>
            </w:ins>
          </w:p>
        </w:tc>
      </w:tr>
      <w:tr w:rsidR="00C72D3B" w14:paraId="4F2C5CBC" w14:textId="77777777" w:rsidTr="008D208B">
        <w:trPr>
          <w:trHeight w:val="340"/>
          <w:jc w:val="center"/>
          <w:ins w:id="2671" w:author="Dylan CHEN" w:date="2026-03-18T01:06:00Z"/>
          <w:trPrChange w:id="2672" w:author="Dylan CHEN" w:date="2026-03-18T01:06:00Z" w16du:dateUtc="2026-03-17T17:06:00Z">
            <w:trPr>
              <w:gridAfter w:val="0"/>
              <w:trHeight w:val="340"/>
            </w:trPr>
          </w:trPrChange>
        </w:trPr>
        <w:tc>
          <w:tcPr>
            <w:tcW w:w="2987" w:type="dxa"/>
            <w:vMerge w:val="restart"/>
            <w:tcBorders>
              <w:top w:val="nil"/>
              <w:left w:val="nil"/>
              <w:bottom w:val="single" w:sz="8" w:space="0" w:color="000000"/>
              <w:right w:val="nil"/>
            </w:tcBorders>
            <w:noWrap/>
            <w:hideMark/>
            <w:tcPrChange w:id="2673" w:author="Dylan CHEN" w:date="2026-03-18T01:06:00Z" w16du:dateUtc="2026-03-17T17:06:00Z">
              <w:tcPr>
                <w:tcW w:w="2160" w:type="dxa"/>
                <w:vMerge w:val="restart"/>
                <w:tcBorders>
                  <w:top w:val="nil"/>
                  <w:left w:val="nil"/>
                  <w:bottom w:val="single" w:sz="8" w:space="0" w:color="000000"/>
                  <w:right w:val="nil"/>
                </w:tcBorders>
                <w:noWrap/>
                <w:vAlign w:val="center"/>
                <w:hideMark/>
              </w:tcPr>
            </w:tcPrChange>
          </w:tcPr>
          <w:p w14:paraId="5C1137A9" w14:textId="77777777" w:rsidR="00C72D3B" w:rsidRDefault="00C72D3B">
            <w:pPr>
              <w:rPr>
                <w:ins w:id="2674" w:author="Dylan CHEN" w:date="2026-03-18T01:06:00Z" w16du:dateUtc="2026-03-17T17:06:00Z"/>
                <w:i/>
                <w:iCs/>
                <w:color w:val="000000"/>
                <w:sz w:val="20"/>
                <w:szCs w:val="20"/>
              </w:rPr>
            </w:pPr>
            <w:ins w:id="2675" w:author="Dylan CHEN" w:date="2026-03-18T01:06:00Z" w16du:dateUtc="2026-03-17T17:06:00Z">
              <w:r>
                <w:rPr>
                  <w:i/>
                  <w:iCs/>
                  <w:color w:val="000000"/>
                  <w:sz w:val="20"/>
                  <w:szCs w:val="20"/>
                </w:rPr>
                <w:t>firstPositionSeekerNum</w:t>
              </w:r>
              <w:r>
                <w:rPr>
                  <w:i/>
                  <w:iCs/>
                  <w:color w:val="000000"/>
                  <w:sz w:val="20"/>
                  <w:szCs w:val="20"/>
                  <w:vertAlign w:val="subscript"/>
                </w:rPr>
                <w:t>i</w:t>
              </w:r>
            </w:ins>
          </w:p>
        </w:tc>
        <w:tc>
          <w:tcPr>
            <w:tcW w:w="1798" w:type="dxa"/>
            <w:tcBorders>
              <w:top w:val="nil"/>
              <w:left w:val="nil"/>
              <w:bottom w:val="nil"/>
              <w:right w:val="nil"/>
            </w:tcBorders>
            <w:noWrap/>
            <w:hideMark/>
            <w:tcPrChange w:id="2676" w:author="Dylan CHEN" w:date="2026-03-18T01:06:00Z" w16du:dateUtc="2026-03-17T17:06:00Z">
              <w:tcPr>
                <w:tcW w:w="1300" w:type="dxa"/>
                <w:gridSpan w:val="2"/>
                <w:tcBorders>
                  <w:top w:val="nil"/>
                  <w:left w:val="nil"/>
                  <w:bottom w:val="nil"/>
                  <w:right w:val="nil"/>
                </w:tcBorders>
                <w:noWrap/>
                <w:hideMark/>
              </w:tcPr>
            </w:tcPrChange>
          </w:tcPr>
          <w:p w14:paraId="1B913CEB" w14:textId="77777777" w:rsidR="00C72D3B" w:rsidRDefault="00C72D3B">
            <w:pPr>
              <w:rPr>
                <w:ins w:id="2677" w:author="Dylan CHEN" w:date="2026-03-18T01:06:00Z" w16du:dateUtc="2026-03-17T17:06:00Z"/>
                <w:i/>
                <w:iCs/>
                <w:color w:val="000000"/>
                <w:sz w:val="20"/>
                <w:szCs w:val="20"/>
              </w:rPr>
            </w:pPr>
          </w:p>
        </w:tc>
        <w:tc>
          <w:tcPr>
            <w:tcW w:w="2777" w:type="dxa"/>
            <w:tcBorders>
              <w:top w:val="nil"/>
              <w:left w:val="nil"/>
              <w:bottom w:val="nil"/>
              <w:right w:val="nil"/>
            </w:tcBorders>
            <w:noWrap/>
            <w:hideMark/>
            <w:tcPrChange w:id="2678" w:author="Dylan CHEN" w:date="2026-03-18T01:06:00Z" w16du:dateUtc="2026-03-17T17:06:00Z">
              <w:tcPr>
                <w:tcW w:w="2008" w:type="dxa"/>
                <w:gridSpan w:val="2"/>
                <w:tcBorders>
                  <w:top w:val="nil"/>
                  <w:left w:val="nil"/>
                  <w:bottom w:val="nil"/>
                  <w:right w:val="nil"/>
                </w:tcBorders>
                <w:noWrap/>
                <w:hideMark/>
              </w:tcPr>
            </w:tcPrChange>
          </w:tcPr>
          <w:p w14:paraId="2DDAB3C7" w14:textId="77777777" w:rsidR="00C72D3B" w:rsidRDefault="00C72D3B">
            <w:pPr>
              <w:rPr>
                <w:ins w:id="2679" w:author="Dylan CHEN" w:date="2026-03-18T01:06:00Z" w16du:dateUtc="2026-03-17T17:06:00Z"/>
                <w:sz w:val="20"/>
                <w:szCs w:val="20"/>
              </w:rPr>
            </w:pPr>
          </w:p>
        </w:tc>
        <w:tc>
          <w:tcPr>
            <w:tcW w:w="1798" w:type="dxa"/>
            <w:tcBorders>
              <w:top w:val="nil"/>
              <w:left w:val="nil"/>
              <w:bottom w:val="nil"/>
              <w:right w:val="nil"/>
            </w:tcBorders>
            <w:noWrap/>
            <w:hideMark/>
            <w:tcPrChange w:id="2680" w:author="Dylan CHEN" w:date="2026-03-18T01:06:00Z" w16du:dateUtc="2026-03-17T17:06:00Z">
              <w:tcPr>
                <w:tcW w:w="1300" w:type="dxa"/>
                <w:tcBorders>
                  <w:top w:val="nil"/>
                  <w:left w:val="nil"/>
                  <w:bottom w:val="nil"/>
                  <w:right w:val="nil"/>
                </w:tcBorders>
                <w:noWrap/>
                <w:vAlign w:val="center"/>
                <w:hideMark/>
              </w:tcPr>
            </w:tcPrChange>
          </w:tcPr>
          <w:p w14:paraId="3A2F99CF" w14:textId="77777777" w:rsidR="00C72D3B" w:rsidRDefault="00C72D3B">
            <w:pPr>
              <w:jc w:val="center"/>
              <w:rPr>
                <w:ins w:id="2681" w:author="Dylan CHEN" w:date="2026-03-18T01:06:00Z" w16du:dateUtc="2026-03-17T17:06:00Z"/>
                <w:color w:val="000000"/>
                <w:sz w:val="20"/>
                <w:szCs w:val="20"/>
              </w:rPr>
            </w:pPr>
            <w:ins w:id="2682" w:author="Dylan CHEN" w:date="2026-03-18T01:06:00Z" w16du:dateUtc="2026-03-17T17:06:00Z">
              <w:r>
                <w:rPr>
                  <w:color w:val="000000"/>
                  <w:sz w:val="20"/>
                  <w:szCs w:val="20"/>
                </w:rPr>
                <w:t>0.257 ***</w:t>
              </w:r>
            </w:ins>
          </w:p>
        </w:tc>
      </w:tr>
      <w:tr w:rsidR="00C72D3B" w14:paraId="434B725C" w14:textId="77777777" w:rsidTr="008D208B">
        <w:trPr>
          <w:trHeight w:val="360"/>
          <w:jc w:val="center"/>
          <w:ins w:id="2683" w:author="Dylan CHEN" w:date="2026-03-18T01:06:00Z"/>
          <w:trPrChange w:id="2684" w:author="Dylan CHEN" w:date="2026-03-18T01:06:00Z" w16du:dateUtc="2026-03-17T17:06:00Z">
            <w:trPr>
              <w:gridAfter w:val="0"/>
              <w:trHeight w:val="360"/>
            </w:trPr>
          </w:trPrChange>
        </w:trPr>
        <w:tc>
          <w:tcPr>
            <w:tcW w:w="2987" w:type="dxa"/>
            <w:vMerge/>
            <w:tcBorders>
              <w:top w:val="nil"/>
              <w:left w:val="nil"/>
              <w:bottom w:val="single" w:sz="8" w:space="0" w:color="000000"/>
              <w:right w:val="nil"/>
            </w:tcBorders>
            <w:hideMark/>
            <w:tcPrChange w:id="2685" w:author="Dylan CHEN" w:date="2026-03-18T01:06:00Z" w16du:dateUtc="2026-03-17T17:06:00Z">
              <w:tcPr>
                <w:tcW w:w="2160" w:type="dxa"/>
                <w:vMerge/>
                <w:tcBorders>
                  <w:top w:val="nil"/>
                  <w:left w:val="nil"/>
                  <w:bottom w:val="single" w:sz="8" w:space="0" w:color="000000"/>
                  <w:right w:val="nil"/>
                </w:tcBorders>
                <w:vAlign w:val="center"/>
                <w:hideMark/>
              </w:tcPr>
            </w:tcPrChange>
          </w:tcPr>
          <w:p w14:paraId="73EE7D86" w14:textId="77777777" w:rsidR="00C72D3B" w:rsidRDefault="00C72D3B">
            <w:pPr>
              <w:rPr>
                <w:ins w:id="2686" w:author="Dylan CHEN" w:date="2026-03-18T01:06:00Z" w16du:dateUtc="2026-03-17T17:06:00Z"/>
                <w:i/>
                <w:iCs/>
                <w:color w:val="000000"/>
                <w:sz w:val="20"/>
                <w:szCs w:val="20"/>
              </w:rPr>
            </w:pPr>
          </w:p>
        </w:tc>
        <w:tc>
          <w:tcPr>
            <w:tcW w:w="1798" w:type="dxa"/>
            <w:tcBorders>
              <w:top w:val="nil"/>
              <w:left w:val="nil"/>
              <w:bottom w:val="single" w:sz="8" w:space="0" w:color="auto"/>
              <w:right w:val="nil"/>
            </w:tcBorders>
            <w:noWrap/>
            <w:hideMark/>
            <w:tcPrChange w:id="2687" w:author="Dylan CHEN" w:date="2026-03-18T01:06:00Z" w16du:dateUtc="2026-03-17T17:06:00Z">
              <w:tcPr>
                <w:tcW w:w="1300" w:type="dxa"/>
                <w:gridSpan w:val="2"/>
                <w:tcBorders>
                  <w:top w:val="nil"/>
                  <w:left w:val="nil"/>
                  <w:bottom w:val="single" w:sz="8" w:space="0" w:color="auto"/>
                  <w:right w:val="nil"/>
                </w:tcBorders>
                <w:noWrap/>
                <w:hideMark/>
              </w:tcPr>
            </w:tcPrChange>
          </w:tcPr>
          <w:p w14:paraId="1F5266BB" w14:textId="77777777" w:rsidR="00C72D3B" w:rsidRDefault="00C72D3B">
            <w:pPr>
              <w:rPr>
                <w:ins w:id="2688" w:author="Dylan CHEN" w:date="2026-03-18T01:06:00Z" w16du:dateUtc="2026-03-17T17:06:00Z"/>
                <w:rFonts w:ascii="Georgia" w:hAnsi="Georgia"/>
                <w:color w:val="000000"/>
                <w:sz w:val="20"/>
                <w:szCs w:val="20"/>
              </w:rPr>
            </w:pPr>
            <w:ins w:id="2689" w:author="Dylan CHEN" w:date="2026-03-18T01:06:00Z" w16du:dateUtc="2026-03-17T17:06:00Z">
              <w:r>
                <w:rPr>
                  <w:rFonts w:ascii="Georgia" w:hAnsi="Georgia"/>
                  <w:color w:val="000000"/>
                  <w:sz w:val="20"/>
                  <w:szCs w:val="20"/>
                </w:rPr>
                <w:t> </w:t>
              </w:r>
            </w:ins>
          </w:p>
        </w:tc>
        <w:tc>
          <w:tcPr>
            <w:tcW w:w="2777" w:type="dxa"/>
            <w:tcBorders>
              <w:top w:val="nil"/>
              <w:left w:val="nil"/>
              <w:bottom w:val="single" w:sz="8" w:space="0" w:color="auto"/>
              <w:right w:val="nil"/>
            </w:tcBorders>
            <w:noWrap/>
            <w:hideMark/>
            <w:tcPrChange w:id="2690" w:author="Dylan CHEN" w:date="2026-03-18T01:06:00Z" w16du:dateUtc="2026-03-17T17:06:00Z">
              <w:tcPr>
                <w:tcW w:w="2008" w:type="dxa"/>
                <w:gridSpan w:val="2"/>
                <w:tcBorders>
                  <w:top w:val="nil"/>
                  <w:left w:val="nil"/>
                  <w:bottom w:val="single" w:sz="8" w:space="0" w:color="auto"/>
                  <w:right w:val="nil"/>
                </w:tcBorders>
                <w:noWrap/>
                <w:hideMark/>
              </w:tcPr>
            </w:tcPrChange>
          </w:tcPr>
          <w:p w14:paraId="373BE0BC" w14:textId="77777777" w:rsidR="00C72D3B" w:rsidRDefault="00C72D3B">
            <w:pPr>
              <w:rPr>
                <w:ins w:id="2691" w:author="Dylan CHEN" w:date="2026-03-18T01:06:00Z" w16du:dateUtc="2026-03-17T17:06:00Z"/>
                <w:rFonts w:ascii="Georgia" w:hAnsi="Georgia"/>
                <w:color w:val="000000"/>
                <w:sz w:val="20"/>
                <w:szCs w:val="20"/>
              </w:rPr>
            </w:pPr>
            <w:ins w:id="2692" w:author="Dylan CHEN" w:date="2026-03-18T01:06:00Z" w16du:dateUtc="2026-03-17T17:06:00Z">
              <w:r>
                <w:rPr>
                  <w:rFonts w:ascii="Georgia" w:hAnsi="Georgia"/>
                  <w:color w:val="000000"/>
                  <w:sz w:val="20"/>
                  <w:szCs w:val="20"/>
                </w:rPr>
                <w:t> </w:t>
              </w:r>
            </w:ins>
          </w:p>
        </w:tc>
        <w:tc>
          <w:tcPr>
            <w:tcW w:w="1798" w:type="dxa"/>
            <w:tcBorders>
              <w:top w:val="nil"/>
              <w:left w:val="nil"/>
              <w:bottom w:val="single" w:sz="8" w:space="0" w:color="auto"/>
              <w:right w:val="nil"/>
            </w:tcBorders>
            <w:noWrap/>
            <w:hideMark/>
            <w:tcPrChange w:id="2693" w:author="Dylan CHEN" w:date="2026-03-18T01:06:00Z" w16du:dateUtc="2026-03-17T17:06:00Z">
              <w:tcPr>
                <w:tcW w:w="1300" w:type="dxa"/>
                <w:tcBorders>
                  <w:top w:val="nil"/>
                  <w:left w:val="nil"/>
                  <w:bottom w:val="single" w:sz="8" w:space="0" w:color="auto"/>
                  <w:right w:val="nil"/>
                </w:tcBorders>
                <w:noWrap/>
                <w:vAlign w:val="center"/>
                <w:hideMark/>
              </w:tcPr>
            </w:tcPrChange>
          </w:tcPr>
          <w:p w14:paraId="0F296D1C" w14:textId="77777777" w:rsidR="00C72D3B" w:rsidRDefault="00C72D3B">
            <w:pPr>
              <w:jc w:val="center"/>
              <w:rPr>
                <w:ins w:id="2694" w:author="Dylan CHEN" w:date="2026-03-18T01:06:00Z" w16du:dateUtc="2026-03-17T17:06:00Z"/>
                <w:color w:val="000000"/>
                <w:sz w:val="20"/>
                <w:szCs w:val="20"/>
              </w:rPr>
            </w:pPr>
            <w:ins w:id="2695" w:author="Dylan CHEN" w:date="2026-03-18T01:06:00Z" w16du:dateUtc="2026-03-17T17:06:00Z">
              <w:r>
                <w:rPr>
                  <w:color w:val="000000"/>
                  <w:sz w:val="20"/>
                  <w:szCs w:val="20"/>
                </w:rPr>
                <w:t>(0.005)</w:t>
              </w:r>
            </w:ins>
          </w:p>
        </w:tc>
      </w:tr>
      <w:tr w:rsidR="00C72D3B" w14:paraId="74934006" w14:textId="77777777" w:rsidTr="008D208B">
        <w:trPr>
          <w:trHeight w:val="340"/>
          <w:jc w:val="center"/>
          <w:ins w:id="2696" w:author="Dylan CHEN" w:date="2026-03-18T01:06:00Z"/>
          <w:trPrChange w:id="2697" w:author="Dylan CHEN" w:date="2026-03-18T01:06:00Z" w16du:dateUtc="2026-03-17T17:06:00Z">
            <w:trPr>
              <w:gridAfter w:val="0"/>
              <w:trHeight w:val="340"/>
            </w:trPr>
          </w:trPrChange>
        </w:trPr>
        <w:tc>
          <w:tcPr>
            <w:tcW w:w="2987" w:type="dxa"/>
            <w:tcBorders>
              <w:top w:val="nil"/>
              <w:left w:val="nil"/>
              <w:bottom w:val="nil"/>
              <w:right w:val="nil"/>
            </w:tcBorders>
            <w:noWrap/>
            <w:hideMark/>
            <w:tcPrChange w:id="2698" w:author="Dylan CHEN" w:date="2026-03-18T01:06:00Z" w16du:dateUtc="2026-03-17T17:06:00Z">
              <w:tcPr>
                <w:tcW w:w="2160" w:type="dxa"/>
                <w:tcBorders>
                  <w:top w:val="nil"/>
                  <w:left w:val="nil"/>
                  <w:bottom w:val="nil"/>
                  <w:right w:val="nil"/>
                </w:tcBorders>
                <w:noWrap/>
                <w:vAlign w:val="center"/>
                <w:hideMark/>
              </w:tcPr>
            </w:tcPrChange>
          </w:tcPr>
          <w:p w14:paraId="406F0D30" w14:textId="77777777" w:rsidR="00C72D3B" w:rsidRDefault="00C72D3B">
            <w:pPr>
              <w:rPr>
                <w:ins w:id="2699" w:author="Dylan CHEN" w:date="2026-03-18T01:06:00Z" w16du:dateUtc="2026-03-17T17:06:00Z"/>
                <w:color w:val="000000"/>
                <w:sz w:val="20"/>
                <w:szCs w:val="20"/>
              </w:rPr>
            </w:pPr>
            <w:ins w:id="2700" w:author="Dylan CHEN" w:date="2026-03-18T01:06:00Z" w16du:dateUtc="2026-03-17T17:06:00Z">
              <w:r>
                <w:rPr>
                  <w:color w:val="000000"/>
                  <w:sz w:val="20"/>
                  <w:szCs w:val="20"/>
                </w:rPr>
                <w:t>question timing FE</w:t>
              </w:r>
            </w:ins>
          </w:p>
        </w:tc>
        <w:tc>
          <w:tcPr>
            <w:tcW w:w="1798" w:type="dxa"/>
            <w:tcBorders>
              <w:top w:val="nil"/>
              <w:left w:val="nil"/>
              <w:bottom w:val="nil"/>
              <w:right w:val="nil"/>
            </w:tcBorders>
            <w:noWrap/>
            <w:hideMark/>
            <w:tcPrChange w:id="2701" w:author="Dylan CHEN" w:date="2026-03-18T01:06:00Z" w16du:dateUtc="2026-03-17T17:06:00Z">
              <w:tcPr>
                <w:tcW w:w="1300" w:type="dxa"/>
                <w:gridSpan w:val="2"/>
                <w:tcBorders>
                  <w:top w:val="nil"/>
                  <w:left w:val="nil"/>
                  <w:bottom w:val="nil"/>
                  <w:right w:val="nil"/>
                </w:tcBorders>
                <w:noWrap/>
                <w:vAlign w:val="center"/>
                <w:hideMark/>
              </w:tcPr>
            </w:tcPrChange>
          </w:tcPr>
          <w:p w14:paraId="7F59B523" w14:textId="77777777" w:rsidR="00C72D3B" w:rsidRDefault="00C72D3B">
            <w:pPr>
              <w:jc w:val="center"/>
              <w:rPr>
                <w:ins w:id="2702" w:author="Dylan CHEN" w:date="2026-03-18T01:06:00Z" w16du:dateUtc="2026-03-17T17:06:00Z"/>
                <w:color w:val="000000"/>
                <w:sz w:val="20"/>
                <w:szCs w:val="20"/>
              </w:rPr>
            </w:pPr>
            <w:ins w:id="2703" w:author="Dylan CHEN" w:date="2026-03-18T01:06:00Z" w16du:dateUtc="2026-03-17T17:06:00Z">
              <w:r>
                <w:rPr>
                  <w:color w:val="000000"/>
                  <w:sz w:val="20"/>
                  <w:szCs w:val="20"/>
                </w:rPr>
                <w:t>√</w:t>
              </w:r>
            </w:ins>
          </w:p>
        </w:tc>
        <w:tc>
          <w:tcPr>
            <w:tcW w:w="2777" w:type="dxa"/>
            <w:tcBorders>
              <w:top w:val="nil"/>
              <w:left w:val="nil"/>
              <w:bottom w:val="nil"/>
              <w:right w:val="nil"/>
            </w:tcBorders>
            <w:noWrap/>
            <w:hideMark/>
            <w:tcPrChange w:id="2704" w:author="Dylan CHEN" w:date="2026-03-18T01:06:00Z" w16du:dateUtc="2026-03-17T17:06:00Z">
              <w:tcPr>
                <w:tcW w:w="2008" w:type="dxa"/>
                <w:gridSpan w:val="2"/>
                <w:tcBorders>
                  <w:top w:val="nil"/>
                  <w:left w:val="nil"/>
                  <w:bottom w:val="nil"/>
                  <w:right w:val="nil"/>
                </w:tcBorders>
                <w:noWrap/>
                <w:vAlign w:val="center"/>
                <w:hideMark/>
              </w:tcPr>
            </w:tcPrChange>
          </w:tcPr>
          <w:p w14:paraId="2F870397" w14:textId="77777777" w:rsidR="00C72D3B" w:rsidRDefault="00C72D3B">
            <w:pPr>
              <w:jc w:val="center"/>
              <w:rPr>
                <w:ins w:id="2705" w:author="Dylan CHEN" w:date="2026-03-18T01:06:00Z" w16du:dateUtc="2026-03-17T17:06:00Z"/>
                <w:color w:val="000000"/>
                <w:sz w:val="20"/>
                <w:szCs w:val="20"/>
              </w:rPr>
            </w:pPr>
            <w:ins w:id="2706" w:author="Dylan CHEN" w:date="2026-03-18T01:06:00Z" w16du:dateUtc="2026-03-17T17:06:00Z">
              <w:r>
                <w:rPr>
                  <w:color w:val="000000"/>
                  <w:sz w:val="20"/>
                  <w:szCs w:val="20"/>
                </w:rPr>
                <w:t>√</w:t>
              </w:r>
            </w:ins>
          </w:p>
        </w:tc>
        <w:tc>
          <w:tcPr>
            <w:tcW w:w="1798" w:type="dxa"/>
            <w:tcBorders>
              <w:top w:val="nil"/>
              <w:left w:val="nil"/>
              <w:bottom w:val="nil"/>
              <w:right w:val="nil"/>
            </w:tcBorders>
            <w:noWrap/>
            <w:hideMark/>
            <w:tcPrChange w:id="2707" w:author="Dylan CHEN" w:date="2026-03-18T01:06:00Z" w16du:dateUtc="2026-03-17T17:06:00Z">
              <w:tcPr>
                <w:tcW w:w="1300" w:type="dxa"/>
                <w:tcBorders>
                  <w:top w:val="nil"/>
                  <w:left w:val="nil"/>
                  <w:bottom w:val="nil"/>
                  <w:right w:val="nil"/>
                </w:tcBorders>
                <w:noWrap/>
                <w:vAlign w:val="center"/>
                <w:hideMark/>
              </w:tcPr>
            </w:tcPrChange>
          </w:tcPr>
          <w:p w14:paraId="69A185B4" w14:textId="77777777" w:rsidR="00C72D3B" w:rsidRDefault="00C72D3B">
            <w:pPr>
              <w:jc w:val="center"/>
              <w:rPr>
                <w:ins w:id="2708" w:author="Dylan CHEN" w:date="2026-03-18T01:06:00Z" w16du:dateUtc="2026-03-17T17:06:00Z"/>
                <w:color w:val="000000"/>
                <w:sz w:val="20"/>
                <w:szCs w:val="20"/>
              </w:rPr>
            </w:pPr>
            <w:ins w:id="2709" w:author="Dylan CHEN" w:date="2026-03-18T01:06:00Z" w16du:dateUtc="2026-03-17T17:06:00Z">
              <w:r>
                <w:rPr>
                  <w:color w:val="000000"/>
                  <w:sz w:val="20"/>
                  <w:szCs w:val="20"/>
                </w:rPr>
                <w:t>√</w:t>
              </w:r>
            </w:ins>
          </w:p>
        </w:tc>
      </w:tr>
      <w:tr w:rsidR="00C72D3B" w14:paraId="62C91A31" w14:textId="77777777" w:rsidTr="008D208B">
        <w:trPr>
          <w:trHeight w:val="340"/>
          <w:jc w:val="center"/>
          <w:ins w:id="2710" w:author="Dylan CHEN" w:date="2026-03-18T01:06:00Z"/>
          <w:trPrChange w:id="2711" w:author="Dylan CHEN" w:date="2026-03-18T01:06:00Z" w16du:dateUtc="2026-03-17T17:06:00Z">
            <w:trPr>
              <w:gridAfter w:val="0"/>
              <w:trHeight w:val="340"/>
            </w:trPr>
          </w:trPrChange>
        </w:trPr>
        <w:tc>
          <w:tcPr>
            <w:tcW w:w="2987" w:type="dxa"/>
            <w:tcBorders>
              <w:top w:val="nil"/>
              <w:left w:val="nil"/>
              <w:bottom w:val="single" w:sz="8" w:space="0" w:color="auto"/>
              <w:right w:val="nil"/>
            </w:tcBorders>
            <w:noWrap/>
            <w:hideMark/>
            <w:tcPrChange w:id="2712" w:author="Dylan CHEN" w:date="2026-03-18T01:06:00Z" w16du:dateUtc="2026-03-17T17:06:00Z">
              <w:tcPr>
                <w:tcW w:w="2160" w:type="dxa"/>
                <w:tcBorders>
                  <w:top w:val="nil"/>
                  <w:left w:val="nil"/>
                  <w:bottom w:val="single" w:sz="8" w:space="0" w:color="auto"/>
                  <w:right w:val="nil"/>
                </w:tcBorders>
                <w:noWrap/>
                <w:vAlign w:val="center"/>
                <w:hideMark/>
              </w:tcPr>
            </w:tcPrChange>
          </w:tcPr>
          <w:p w14:paraId="500C2D20" w14:textId="77777777" w:rsidR="00C72D3B" w:rsidRDefault="00C72D3B">
            <w:pPr>
              <w:rPr>
                <w:ins w:id="2713" w:author="Dylan CHEN" w:date="2026-03-18T01:06:00Z" w16du:dateUtc="2026-03-17T17:06:00Z"/>
                <w:color w:val="000000"/>
                <w:sz w:val="20"/>
                <w:szCs w:val="20"/>
              </w:rPr>
            </w:pPr>
            <w:ins w:id="2714" w:author="Dylan CHEN" w:date="2026-03-18T01:06:00Z" w16du:dateUtc="2026-03-17T17:06:00Z">
              <w:r>
                <w:rPr>
                  <w:color w:val="000000"/>
                  <w:sz w:val="20"/>
                  <w:szCs w:val="20"/>
                </w:rPr>
                <w:t>other controls</w:t>
              </w:r>
            </w:ins>
          </w:p>
        </w:tc>
        <w:tc>
          <w:tcPr>
            <w:tcW w:w="1798" w:type="dxa"/>
            <w:tcBorders>
              <w:top w:val="nil"/>
              <w:left w:val="nil"/>
              <w:bottom w:val="single" w:sz="8" w:space="0" w:color="auto"/>
              <w:right w:val="nil"/>
            </w:tcBorders>
            <w:noWrap/>
            <w:hideMark/>
            <w:tcPrChange w:id="2715" w:author="Dylan CHEN" w:date="2026-03-18T01:06:00Z" w16du:dateUtc="2026-03-17T17:06:00Z">
              <w:tcPr>
                <w:tcW w:w="1300" w:type="dxa"/>
                <w:gridSpan w:val="2"/>
                <w:tcBorders>
                  <w:top w:val="nil"/>
                  <w:left w:val="nil"/>
                  <w:bottom w:val="single" w:sz="8" w:space="0" w:color="auto"/>
                  <w:right w:val="nil"/>
                </w:tcBorders>
                <w:noWrap/>
                <w:vAlign w:val="center"/>
                <w:hideMark/>
              </w:tcPr>
            </w:tcPrChange>
          </w:tcPr>
          <w:p w14:paraId="7E2C03B5" w14:textId="77777777" w:rsidR="00C72D3B" w:rsidRDefault="00C72D3B">
            <w:pPr>
              <w:jc w:val="center"/>
              <w:rPr>
                <w:ins w:id="2716" w:author="Dylan CHEN" w:date="2026-03-18T01:06:00Z" w16du:dateUtc="2026-03-17T17:06:00Z"/>
                <w:color w:val="000000"/>
                <w:sz w:val="20"/>
                <w:szCs w:val="20"/>
              </w:rPr>
            </w:pPr>
            <w:ins w:id="2717" w:author="Dylan CHEN" w:date="2026-03-18T01:06:00Z" w16du:dateUtc="2026-03-17T17:06:00Z">
              <w:r>
                <w:rPr>
                  <w:color w:val="000000"/>
                  <w:sz w:val="20"/>
                  <w:szCs w:val="20"/>
                </w:rPr>
                <w:t>√</w:t>
              </w:r>
            </w:ins>
          </w:p>
        </w:tc>
        <w:tc>
          <w:tcPr>
            <w:tcW w:w="2777" w:type="dxa"/>
            <w:tcBorders>
              <w:top w:val="nil"/>
              <w:left w:val="nil"/>
              <w:bottom w:val="single" w:sz="8" w:space="0" w:color="auto"/>
              <w:right w:val="nil"/>
            </w:tcBorders>
            <w:noWrap/>
            <w:hideMark/>
            <w:tcPrChange w:id="2718" w:author="Dylan CHEN" w:date="2026-03-18T01:06:00Z" w16du:dateUtc="2026-03-17T17:06:00Z">
              <w:tcPr>
                <w:tcW w:w="2008" w:type="dxa"/>
                <w:gridSpan w:val="2"/>
                <w:tcBorders>
                  <w:top w:val="nil"/>
                  <w:left w:val="nil"/>
                  <w:bottom w:val="single" w:sz="8" w:space="0" w:color="auto"/>
                  <w:right w:val="nil"/>
                </w:tcBorders>
                <w:noWrap/>
                <w:vAlign w:val="center"/>
                <w:hideMark/>
              </w:tcPr>
            </w:tcPrChange>
          </w:tcPr>
          <w:p w14:paraId="799723D9" w14:textId="77777777" w:rsidR="00C72D3B" w:rsidRDefault="00C72D3B">
            <w:pPr>
              <w:jc w:val="center"/>
              <w:rPr>
                <w:ins w:id="2719" w:author="Dylan CHEN" w:date="2026-03-18T01:06:00Z" w16du:dateUtc="2026-03-17T17:06:00Z"/>
                <w:color w:val="000000"/>
                <w:sz w:val="20"/>
                <w:szCs w:val="20"/>
              </w:rPr>
            </w:pPr>
            <w:ins w:id="2720" w:author="Dylan CHEN" w:date="2026-03-18T01:06:00Z" w16du:dateUtc="2026-03-17T17:06:00Z">
              <w:r>
                <w:rPr>
                  <w:color w:val="000000"/>
                  <w:sz w:val="20"/>
                  <w:szCs w:val="20"/>
                </w:rPr>
                <w:t>√</w:t>
              </w:r>
            </w:ins>
          </w:p>
        </w:tc>
        <w:tc>
          <w:tcPr>
            <w:tcW w:w="1798" w:type="dxa"/>
            <w:tcBorders>
              <w:top w:val="nil"/>
              <w:left w:val="nil"/>
              <w:bottom w:val="single" w:sz="8" w:space="0" w:color="auto"/>
              <w:right w:val="nil"/>
            </w:tcBorders>
            <w:noWrap/>
            <w:hideMark/>
            <w:tcPrChange w:id="2721" w:author="Dylan CHEN" w:date="2026-03-18T01:06:00Z" w16du:dateUtc="2026-03-17T17:06:00Z">
              <w:tcPr>
                <w:tcW w:w="1300" w:type="dxa"/>
                <w:tcBorders>
                  <w:top w:val="nil"/>
                  <w:left w:val="nil"/>
                  <w:bottom w:val="single" w:sz="8" w:space="0" w:color="auto"/>
                  <w:right w:val="nil"/>
                </w:tcBorders>
                <w:noWrap/>
                <w:vAlign w:val="center"/>
                <w:hideMark/>
              </w:tcPr>
            </w:tcPrChange>
          </w:tcPr>
          <w:p w14:paraId="364727A8" w14:textId="77777777" w:rsidR="00C72D3B" w:rsidRDefault="00C72D3B">
            <w:pPr>
              <w:jc w:val="center"/>
              <w:rPr>
                <w:ins w:id="2722" w:author="Dylan CHEN" w:date="2026-03-18T01:06:00Z" w16du:dateUtc="2026-03-17T17:06:00Z"/>
                <w:color w:val="000000"/>
                <w:sz w:val="20"/>
                <w:szCs w:val="20"/>
              </w:rPr>
            </w:pPr>
            <w:ins w:id="2723" w:author="Dylan CHEN" w:date="2026-03-18T01:06:00Z" w16du:dateUtc="2026-03-17T17:06:00Z">
              <w:r>
                <w:rPr>
                  <w:color w:val="000000"/>
                  <w:sz w:val="20"/>
                  <w:szCs w:val="20"/>
                </w:rPr>
                <w:t>√</w:t>
              </w:r>
            </w:ins>
          </w:p>
        </w:tc>
      </w:tr>
      <w:tr w:rsidR="008D208B" w14:paraId="38964E18" w14:textId="77777777" w:rsidTr="008D208B">
        <w:trPr>
          <w:trHeight w:val="340"/>
          <w:jc w:val="center"/>
          <w:ins w:id="2724" w:author="Dylan CHEN" w:date="2026-03-18T01:06:00Z"/>
          <w:trPrChange w:id="2725" w:author="Dylan CHEN" w:date="2026-03-18T01:06:00Z" w16du:dateUtc="2026-03-17T17:06:00Z">
            <w:trPr>
              <w:gridAfter w:val="0"/>
              <w:trHeight w:val="340"/>
            </w:trPr>
          </w:trPrChange>
        </w:trPr>
        <w:tc>
          <w:tcPr>
            <w:tcW w:w="2987" w:type="dxa"/>
            <w:tcBorders>
              <w:top w:val="nil"/>
              <w:left w:val="nil"/>
              <w:bottom w:val="single" w:sz="8" w:space="0" w:color="auto"/>
              <w:right w:val="nil"/>
            </w:tcBorders>
            <w:noWrap/>
            <w:hideMark/>
            <w:tcPrChange w:id="2726" w:author="Dylan CHEN" w:date="2026-03-18T01:06:00Z" w16du:dateUtc="2026-03-17T17:06:00Z">
              <w:tcPr>
                <w:tcW w:w="2160" w:type="dxa"/>
                <w:tcBorders>
                  <w:top w:val="nil"/>
                  <w:left w:val="nil"/>
                  <w:bottom w:val="single" w:sz="8" w:space="0" w:color="auto"/>
                  <w:right w:val="nil"/>
                </w:tcBorders>
                <w:noWrap/>
                <w:vAlign w:val="center"/>
                <w:hideMark/>
              </w:tcPr>
            </w:tcPrChange>
          </w:tcPr>
          <w:p w14:paraId="57FEB28D" w14:textId="77777777" w:rsidR="008D208B" w:rsidRDefault="008D208B" w:rsidP="008D208B">
            <w:pPr>
              <w:rPr>
                <w:ins w:id="2727" w:author="Dylan CHEN" w:date="2026-03-18T01:06:00Z" w16du:dateUtc="2026-03-17T17:06:00Z"/>
                <w:color w:val="000000"/>
                <w:sz w:val="20"/>
                <w:szCs w:val="20"/>
              </w:rPr>
            </w:pPr>
            <w:ins w:id="2728" w:author="Dylan CHEN" w:date="2026-03-18T01:06:00Z" w16du:dateUtc="2026-03-17T17:06:00Z">
              <w:r>
                <w:rPr>
                  <w:color w:val="000000"/>
                  <w:sz w:val="20"/>
                  <w:szCs w:val="20"/>
                </w:rPr>
                <w:t>N</w:t>
              </w:r>
            </w:ins>
          </w:p>
        </w:tc>
        <w:tc>
          <w:tcPr>
            <w:tcW w:w="1798" w:type="dxa"/>
            <w:tcBorders>
              <w:top w:val="nil"/>
              <w:left w:val="nil"/>
              <w:bottom w:val="single" w:sz="8" w:space="0" w:color="auto"/>
              <w:right w:val="nil"/>
            </w:tcBorders>
            <w:noWrap/>
            <w:hideMark/>
            <w:tcPrChange w:id="2729" w:author="Dylan CHEN" w:date="2026-03-18T01:06:00Z" w16du:dateUtc="2026-03-17T17:06:00Z">
              <w:tcPr>
                <w:tcW w:w="1300" w:type="dxa"/>
                <w:gridSpan w:val="2"/>
                <w:tcBorders>
                  <w:top w:val="nil"/>
                  <w:left w:val="nil"/>
                  <w:bottom w:val="single" w:sz="8" w:space="0" w:color="auto"/>
                  <w:right w:val="nil"/>
                </w:tcBorders>
                <w:noWrap/>
                <w:vAlign w:val="center"/>
                <w:hideMark/>
              </w:tcPr>
            </w:tcPrChange>
          </w:tcPr>
          <w:p w14:paraId="6114A283" w14:textId="77777777" w:rsidR="008D208B" w:rsidRDefault="008D208B" w:rsidP="008D208B">
            <w:pPr>
              <w:jc w:val="center"/>
              <w:rPr>
                <w:ins w:id="2730" w:author="Dylan CHEN" w:date="2026-03-18T01:06:00Z" w16du:dateUtc="2026-03-17T17:06:00Z"/>
                <w:color w:val="000000"/>
                <w:sz w:val="20"/>
                <w:szCs w:val="20"/>
              </w:rPr>
            </w:pPr>
            <w:ins w:id="2731" w:author="Dylan CHEN" w:date="2026-03-18T01:06:00Z" w16du:dateUtc="2026-03-17T17:06:00Z">
              <w:r>
                <w:rPr>
                  <w:color w:val="000000"/>
                  <w:sz w:val="20"/>
                  <w:szCs w:val="20"/>
                </w:rPr>
                <w:t>3,235</w:t>
              </w:r>
            </w:ins>
          </w:p>
        </w:tc>
        <w:tc>
          <w:tcPr>
            <w:tcW w:w="2777" w:type="dxa"/>
            <w:tcBorders>
              <w:top w:val="nil"/>
              <w:left w:val="nil"/>
              <w:bottom w:val="single" w:sz="8" w:space="0" w:color="auto"/>
              <w:right w:val="nil"/>
            </w:tcBorders>
            <w:noWrap/>
            <w:hideMark/>
            <w:tcPrChange w:id="2732" w:author="Dylan CHEN" w:date="2026-03-18T01:06:00Z" w16du:dateUtc="2026-03-17T17:06:00Z">
              <w:tcPr>
                <w:tcW w:w="2008" w:type="dxa"/>
                <w:gridSpan w:val="2"/>
                <w:tcBorders>
                  <w:top w:val="nil"/>
                  <w:left w:val="nil"/>
                  <w:bottom w:val="single" w:sz="8" w:space="0" w:color="auto"/>
                  <w:right w:val="nil"/>
                </w:tcBorders>
                <w:noWrap/>
                <w:vAlign w:val="center"/>
                <w:hideMark/>
              </w:tcPr>
            </w:tcPrChange>
          </w:tcPr>
          <w:p w14:paraId="6FAB6CE1" w14:textId="14945A1C" w:rsidR="008D208B" w:rsidRDefault="008D208B" w:rsidP="008D208B">
            <w:pPr>
              <w:jc w:val="center"/>
              <w:rPr>
                <w:ins w:id="2733" w:author="Dylan CHEN" w:date="2026-03-18T01:06:00Z" w16du:dateUtc="2026-03-17T17:06:00Z"/>
                <w:color w:val="000000"/>
                <w:sz w:val="20"/>
                <w:szCs w:val="20"/>
              </w:rPr>
            </w:pPr>
            <w:ins w:id="2734" w:author="Dylan CHEN" w:date="2026-03-28T01:10:00Z" w16du:dateUtc="2026-03-27T17:10:00Z">
              <w:r w:rsidRPr="00463CB6">
                <w:rPr>
                  <w:color w:val="000000"/>
                  <w:sz w:val="20"/>
                  <w:szCs w:val="20"/>
                </w:rPr>
                <w:t>3,235</w:t>
              </w:r>
            </w:ins>
          </w:p>
        </w:tc>
        <w:tc>
          <w:tcPr>
            <w:tcW w:w="1798" w:type="dxa"/>
            <w:tcBorders>
              <w:top w:val="nil"/>
              <w:left w:val="nil"/>
              <w:bottom w:val="single" w:sz="8" w:space="0" w:color="auto"/>
              <w:right w:val="nil"/>
            </w:tcBorders>
            <w:noWrap/>
            <w:hideMark/>
            <w:tcPrChange w:id="2735" w:author="Dylan CHEN" w:date="2026-03-18T01:06:00Z" w16du:dateUtc="2026-03-17T17:06:00Z">
              <w:tcPr>
                <w:tcW w:w="1300" w:type="dxa"/>
                <w:tcBorders>
                  <w:top w:val="nil"/>
                  <w:left w:val="nil"/>
                  <w:bottom w:val="single" w:sz="8" w:space="0" w:color="auto"/>
                  <w:right w:val="nil"/>
                </w:tcBorders>
                <w:noWrap/>
                <w:vAlign w:val="center"/>
                <w:hideMark/>
              </w:tcPr>
            </w:tcPrChange>
          </w:tcPr>
          <w:p w14:paraId="1E7CE628" w14:textId="47EB84B3" w:rsidR="008D208B" w:rsidRDefault="008D208B" w:rsidP="008D208B">
            <w:pPr>
              <w:jc w:val="center"/>
              <w:rPr>
                <w:ins w:id="2736" w:author="Dylan CHEN" w:date="2026-03-18T01:06:00Z" w16du:dateUtc="2026-03-17T17:06:00Z"/>
                <w:color w:val="000000"/>
                <w:sz w:val="20"/>
                <w:szCs w:val="20"/>
              </w:rPr>
            </w:pPr>
            <w:ins w:id="2737" w:author="Dylan CHEN" w:date="2026-03-28T01:10:00Z" w16du:dateUtc="2026-03-27T17:10:00Z">
              <w:r w:rsidRPr="00463CB6">
                <w:rPr>
                  <w:color w:val="000000"/>
                  <w:sz w:val="20"/>
                  <w:szCs w:val="20"/>
                </w:rPr>
                <w:t>3,235</w:t>
              </w:r>
            </w:ins>
          </w:p>
        </w:tc>
      </w:tr>
    </w:tbl>
    <w:p w14:paraId="1406146F" w14:textId="77777777" w:rsidR="00626D48" w:rsidRDefault="00626D48">
      <w:pPr>
        <w:pStyle w:val="Paragraph"/>
        <w:rPr>
          <w:ins w:id="2738" w:author="Dylan CHEN" w:date="2026-08-20T22:39:00Z" w16du:dateUtc="2026-08-20T14:39:00Z"/>
        </w:rPr>
      </w:pPr>
    </w:p>
    <w:p w14:paraId="135DADBA" w14:textId="57F6040C" w:rsidR="000929FF" w:rsidRPr="00522DE1" w:rsidRDefault="00626D48">
      <w:pPr>
        <w:pStyle w:val="Paragraph"/>
        <w:pPrChange w:id="2739" w:author="Dylan CHEN" w:date="2026-08-05T17:26:00Z" w16du:dateUtc="2026-08-05T09:26:00Z">
          <w:pPr>
            <w:widowControl w:val="0"/>
            <w:autoSpaceDE w:val="0"/>
            <w:autoSpaceDN w:val="0"/>
            <w:adjustRightInd w:val="0"/>
            <w:spacing w:before="120" w:after="120"/>
            <w:jc w:val="both"/>
          </w:pPr>
        </w:pPrChange>
      </w:pPr>
      <w:ins w:id="2740" w:author="Dylan CHEN" w:date="2026-08-20T22:39:00Z" w16du:dateUtc="2026-08-20T14:39:00Z">
        <w:r w:rsidRPr="00626D48">
          <w:t xml:space="preserve">As stated in our opening remark, to make the paper more focused and to ensure the results align more strongly with our updated theoretical framework, the position effect has been removed from the manuscript in this revision. </w:t>
        </w:r>
      </w:ins>
      <w:ins w:id="2741" w:author="Dylan CHEN" w:date="2026-08-05T17:25:00Z" w16du:dateUtc="2026-08-05T09:25:00Z">
        <w:r w:rsidR="00B9646D" w:rsidRPr="00D43EC2">
          <w:t xml:space="preserve">Because the position effect is no longer part of the paper, we do not further develop the argument about </w:t>
        </w:r>
        <w:r w:rsidR="00B9646D">
          <w:rPr>
            <w:rFonts w:hint="eastAsia"/>
          </w:rPr>
          <w:t>the position effect</w:t>
        </w:r>
        <w:r w:rsidR="00B9646D" w:rsidRPr="00D43EC2">
          <w:t>.</w:t>
        </w:r>
      </w:ins>
    </w:p>
    <w:p w14:paraId="7F69B339" w14:textId="77777777" w:rsidR="00C033C0" w:rsidRPr="00522DE1" w:rsidRDefault="00C033C0" w:rsidP="00C033C0">
      <w:pPr>
        <w:widowControl w:val="0"/>
        <w:autoSpaceDE w:val="0"/>
        <w:autoSpaceDN w:val="0"/>
        <w:adjustRightInd w:val="0"/>
        <w:spacing w:before="120" w:after="120"/>
        <w:jc w:val="both"/>
        <w:rPr>
          <w:rFonts w:eastAsia="SimSun"/>
          <w:b/>
          <w:bCs/>
          <w:i/>
          <w:iCs/>
          <w:kern w:val="2"/>
          <w:u w:val="single"/>
        </w:rPr>
      </w:pPr>
      <w:r w:rsidRPr="00522DE1">
        <w:t>---------------------------------------------------------------------------------------------------------------------</w:t>
      </w:r>
    </w:p>
    <w:p w14:paraId="150D9DC0" w14:textId="43BEDE3B" w:rsidR="00C033C0" w:rsidRPr="00522DE1" w:rsidRDefault="00626D48" w:rsidP="00C033C0">
      <w:pPr>
        <w:widowControl w:val="0"/>
        <w:autoSpaceDE w:val="0"/>
        <w:spacing w:before="120" w:after="120"/>
        <w:jc w:val="both"/>
        <w:outlineLvl w:val="0"/>
        <w:rPr>
          <w:rFonts w:eastAsia="SimSun"/>
          <w:b/>
          <w:bCs/>
          <w:kern w:val="2"/>
        </w:rPr>
      </w:pPr>
      <w:ins w:id="2742" w:author="Dylan CHEN" w:date="2026-08-20T22:39:00Z" w16du:dateUtc="2026-08-20T14:39:00Z">
        <w:r>
          <w:rPr>
            <w:rFonts w:eastAsia="SimSun" w:hint="eastAsia"/>
            <w:b/>
            <w:bCs/>
            <w:kern w:val="2"/>
          </w:rPr>
          <w:t>#</w:t>
        </w:r>
      </w:ins>
      <w:r w:rsidR="00C033C0" w:rsidRPr="00522DE1">
        <w:rPr>
          <w:rFonts w:eastAsia="SimSun"/>
          <w:b/>
          <w:bCs/>
          <w:kern w:val="2"/>
        </w:rPr>
        <w:t>R2-26</w:t>
      </w:r>
    </w:p>
    <w:p w14:paraId="466994F5" w14:textId="06A8463D" w:rsidR="00C033C0" w:rsidRPr="00D241ED" w:rsidRDefault="001A193A" w:rsidP="00D241ED">
      <w:pPr>
        <w:widowControl w:val="0"/>
        <w:autoSpaceDE w:val="0"/>
        <w:autoSpaceDN w:val="0"/>
        <w:adjustRightInd w:val="0"/>
        <w:spacing w:before="120" w:after="120"/>
        <w:ind w:left="480"/>
        <w:jc w:val="both"/>
        <w:rPr>
          <w:rFonts w:eastAsia="SimSun"/>
          <w:i/>
          <w:iCs/>
          <w:kern w:val="2"/>
        </w:rPr>
      </w:pPr>
      <w:r>
        <w:rPr>
          <w:i/>
          <w:iCs/>
        </w:rPr>
        <w:t xml:space="preserve">6. </w:t>
      </w:r>
      <w:r w:rsidR="00C033C0" w:rsidRPr="00D241ED">
        <w:rPr>
          <w:i/>
          <w:iCs/>
        </w:rPr>
        <w:t>Likes and comments require different levels of cognitive effort, which is not purely explained by attention-only. There are no significant results associated with commenting activity, but this does not mean there is no attention diversion.</w:t>
      </w:r>
    </w:p>
    <w:p w14:paraId="5B845C69" w14:textId="77777777" w:rsidR="00C033C0" w:rsidRDefault="00C033C0" w:rsidP="00C033C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4E0CEF21" w14:textId="32FC6935" w:rsidR="001A193A" w:rsidRDefault="00C4465F" w:rsidP="00D241ED">
      <w:pPr>
        <w:pStyle w:val="Paragraph"/>
        <w:rPr>
          <w:ins w:id="2743" w:author="Dylan CHEN" w:date="2026-08-21T10:38:00Z" w16du:dateUtc="2026-08-21T02:38:00Z"/>
        </w:rPr>
      </w:pPr>
      <w:ins w:id="2744" w:author="Dylan CHEN" w:date="2026-03-16T10:39:00Z" w16du:dateUtc="2026-03-16T02:39:00Z">
        <w:r>
          <w:t>Thank you for this thoughtful comment. We agree that likes and comments involve different levels of cognitive effort. However, our argument does not rest on equating these two behaviors. Rather, we reason that both behaviors share a necessary precondition: the viewer must read and attend to the human answer. If attention diversion were the primary driver, we would expect a detectable reduction in commenting as well, because fewer viewers would encounter and read human answers in the first place. The absence of any reduction in comments suggests that viewers continue to engage with human answers at a similar level. Combined with our finding that the negative effect on likes concentrates among questions where the AI first answer is of particularly high quality (top 25%), the overall pattern is more consistent with elevated evaluative standards than with attention diversion.</w:t>
        </w:r>
      </w:ins>
    </w:p>
    <w:p w14:paraId="34334131" w14:textId="7477CDF2" w:rsidR="00550611" w:rsidRPr="00522DE1" w:rsidDel="001A0223" w:rsidRDefault="001A0223" w:rsidP="00D241ED">
      <w:pPr>
        <w:pStyle w:val="Paragraph"/>
        <w:rPr>
          <w:del w:id="2745" w:author="Dylan CHEN" w:date="2026-08-21T10:38:00Z" w16du:dateUtc="2026-08-21T02:38:00Z"/>
        </w:rPr>
      </w:pPr>
      <w:ins w:id="2746" w:author="Dylan CHEN" w:date="2026-08-21T10:38:00Z" w16du:dateUtc="2026-08-21T02:38:00Z">
        <w:r w:rsidRPr="001A0223">
          <w:t>As stated in our opening remark, to make the paper more focused and to ensure the results align more strongly with our updated theoretical framework, we removed all netlike-related results in the manuscript. But we retain the underlying logic here in response to the reviewer</w:t>
        </w:r>
      </w:ins>
      <w:r w:rsidR="003834AA">
        <w:t>’</w:t>
      </w:r>
      <w:ins w:id="2747" w:author="Dylan CHEN" w:date="2026-08-21T10:38:00Z" w16du:dateUtc="2026-08-21T02:38:00Z">
        <w:r w:rsidRPr="001A0223">
          <w:t>s concern.</w:t>
        </w:r>
      </w:ins>
    </w:p>
    <w:p w14:paraId="654BE9E2" w14:textId="0A47CBFF" w:rsidR="00E942C7" w:rsidRPr="00522DE1" w:rsidRDefault="00E942C7">
      <w:pPr>
        <w:pStyle w:val="Paragraph"/>
        <w:pPrChange w:id="2748" w:author="Dylan CHEN" w:date="2026-08-21T10:38:00Z" w16du:dateUtc="2026-08-21T02:38:00Z">
          <w:pPr>
            <w:widowControl w:val="0"/>
            <w:autoSpaceDE w:val="0"/>
            <w:spacing w:before="120" w:after="120"/>
            <w:jc w:val="both"/>
            <w:outlineLvl w:val="0"/>
          </w:pPr>
        </w:pPrChange>
      </w:pPr>
      <w:del w:id="2749" w:author="Dylan CHEN" w:date="2026-08-21T10:38:00Z" w16du:dateUtc="2026-08-21T02:38:00Z">
        <w:r w:rsidRPr="00522DE1" w:rsidDel="001A0223">
          <w:br w:type="page"/>
        </w:r>
      </w:del>
    </w:p>
    <w:bookmarkEnd w:id="1587"/>
    <w:p w14:paraId="7686748E" w14:textId="77777777" w:rsidR="00B65455" w:rsidRDefault="00B65455">
      <w:pPr>
        <w:spacing w:after="160" w:line="259" w:lineRule="auto"/>
        <w:rPr>
          <w:ins w:id="2750" w:author="Dylan CHEN" w:date="2026-08-21T16:05:00Z" w16du:dateUtc="2026-08-21T08:05:00Z"/>
          <w:b/>
        </w:rPr>
      </w:pPr>
      <w:ins w:id="2751" w:author="Dylan CHEN" w:date="2026-08-21T16:05:00Z" w16du:dateUtc="2026-08-21T08:05:00Z">
        <w:r>
          <w:rPr>
            <w:b/>
          </w:rPr>
          <w:br w:type="page"/>
        </w:r>
      </w:ins>
    </w:p>
    <w:p w14:paraId="365486B9" w14:textId="0EFF6305" w:rsidR="00E942C7" w:rsidRPr="00522DE1" w:rsidRDefault="00E942C7" w:rsidP="00E942C7">
      <w:pPr>
        <w:spacing w:before="120" w:after="120"/>
        <w:jc w:val="center"/>
      </w:pPr>
      <w:r w:rsidRPr="00522DE1">
        <w:rPr>
          <w:b/>
        </w:rPr>
        <w:lastRenderedPageBreak/>
        <w:t>Reviewer 3 Comments</w:t>
      </w:r>
    </w:p>
    <w:p w14:paraId="63C12924" w14:textId="4C5F33CD" w:rsidR="00E942C7" w:rsidRPr="00522DE1" w:rsidRDefault="00626D48" w:rsidP="00E942C7">
      <w:pPr>
        <w:widowControl w:val="0"/>
        <w:autoSpaceDE w:val="0"/>
        <w:spacing w:before="120" w:after="120"/>
        <w:jc w:val="both"/>
        <w:outlineLvl w:val="0"/>
        <w:rPr>
          <w:rFonts w:eastAsia="SimSun"/>
          <w:b/>
          <w:bCs/>
          <w:kern w:val="2"/>
        </w:rPr>
      </w:pPr>
      <w:ins w:id="2752" w:author="Dylan CHEN" w:date="2026-08-20T22:39:00Z" w16du:dateUtc="2026-08-20T14:39:00Z">
        <w:r>
          <w:rPr>
            <w:rFonts w:eastAsia="SimSun" w:hint="eastAsia"/>
            <w:b/>
            <w:bCs/>
            <w:kern w:val="2"/>
          </w:rPr>
          <w:t>#</w:t>
        </w:r>
      </w:ins>
      <w:r w:rsidR="00225272" w:rsidRPr="00522DE1">
        <w:rPr>
          <w:rFonts w:eastAsia="SimSun"/>
          <w:b/>
          <w:bCs/>
          <w:kern w:val="2"/>
        </w:rPr>
        <w:t>*</w:t>
      </w:r>
      <w:r w:rsidR="00E942C7" w:rsidRPr="00522DE1">
        <w:rPr>
          <w:rFonts w:eastAsia="SimSun"/>
          <w:b/>
          <w:bCs/>
          <w:kern w:val="2"/>
        </w:rPr>
        <w:t>R3-0</w:t>
      </w:r>
    </w:p>
    <w:p w14:paraId="2FCC882D" w14:textId="7ADB674B" w:rsidR="00E942C7" w:rsidRPr="00522DE1" w:rsidRDefault="00D06AF6" w:rsidP="00A5559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thank the authors for resubmitting the manuscript. I was Reviewer 3 in the previous round. The authors have substantially revised the paper by providing clearer information about the business context, strengthening the empirical analysis, positioning the work more effectively within the literature, and offering additional evidence on the underlying mechanisms. Several of the concerns I raised previously have been addressed, including the validity of the randomized field experiment and the distinction between this study and related work. However, I still have a number of questions that I believe the authors should clarify, as outlined below.</w:t>
      </w:r>
    </w:p>
    <w:p w14:paraId="5490F027"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C0F0FA6" w14:textId="1F396A88" w:rsidR="00D06AF6" w:rsidRDefault="00D06AF6" w:rsidP="00D06AF6">
      <w:pPr>
        <w:rPr>
          <w:ins w:id="2753" w:author="Dylan CHEN" w:date="2026-08-21T11:54:00Z" w16du:dateUtc="2026-08-21T03:54:00Z"/>
        </w:rPr>
      </w:pPr>
      <w:r w:rsidRPr="00522DE1">
        <w:t>We sincerely thank Reviewer 3 for acknowledging the substantial revisions we made to the manuscript, including the clearer business context, strengthened empirical analysis, improved positioning within the literature, and additional mechanism evidence. We appreciate the recognition that several previously raised concerns have been addressed, particularly regarding the validity of our randomized field experiment and differentiation from related work. The reviewer</w:t>
      </w:r>
      <w:r w:rsidR="003834AA">
        <w:t>’</w:t>
      </w:r>
      <w:r w:rsidRPr="00522DE1">
        <w:t>s continued engagement with our work provides valuable guidance for further improvements. We will carefully address the remaining questions outlined in the review.</w:t>
      </w:r>
    </w:p>
    <w:p w14:paraId="7E8C3453" w14:textId="60F65A6E" w:rsidR="00B21BB2" w:rsidRPr="00522DE1" w:rsidRDefault="00B21BB2">
      <w:pPr>
        <w:spacing w:before="120" w:beforeAutospacing="1" w:after="120" w:afterAutospacing="1"/>
        <w:pPrChange w:id="2754" w:author="Dylan CHEN" w:date="2026-08-21T11:54:00Z" w16du:dateUtc="2026-08-21T03:54:00Z">
          <w:pPr/>
        </w:pPrChange>
      </w:pPr>
      <w:ins w:id="2755" w:author="Dylan CHEN" w:date="2026-08-21T11:54:00Z" w16du:dateUtc="2026-08-21T03:54:00Z">
        <w:r w:rsidRPr="00CC0BA8">
          <w:t xml:space="preserve">In this round of revision, we benefited greatly from extensive communication with the </w:t>
        </w:r>
        <w:r w:rsidRPr="00E83740">
          <w:rPr>
            <w:b/>
            <w:bCs/>
          </w:rPr>
          <w:t>Senior Editor, including both email correspondence and offline face-to-face discussion</w:t>
        </w:r>
        <w:r w:rsidRPr="00CC0BA8">
          <w:t>. Following SE</w:t>
        </w:r>
      </w:ins>
      <w:r w:rsidR="003834AA">
        <w:t>’</w:t>
      </w:r>
      <w:ins w:id="2756" w:author="Dylan CHEN" w:date="2026-08-21T11:54:00Z" w16du:dateUtc="2026-08-21T03:54:00Z">
        <w:r w:rsidRPr="00CC0BA8">
          <w:t>s d</w:t>
        </w:r>
        <w:r w:rsidRPr="00E83740">
          <w:rPr>
            <w:b/>
            <w:bCs/>
          </w:rPr>
          <w:t>etailed and actionable guidance</w:t>
        </w:r>
        <w:r w:rsidRPr="00CC0BA8">
          <w:t xml:space="preserve">, we have made the following major changes. </w:t>
        </w:r>
        <w:r w:rsidRPr="00E83740">
          <w:rPr>
            <w:b/>
            <w:bCs/>
          </w:rPr>
          <w:t>First</w:t>
        </w:r>
        <w:r w:rsidRPr="00CC0BA8">
          <w:t xml:space="preserve">, we substantially refined the theoretical framework along the competition direction suggested by the Senior Editor, establishing the theoretical hypotheses under a coherent and overarching logic. </w:t>
        </w:r>
        <w:r w:rsidRPr="00E83740">
          <w:rPr>
            <w:b/>
            <w:bCs/>
          </w:rPr>
          <w:t>Second</w:t>
        </w:r>
        <w:r w:rsidRPr="00CC0BA8">
          <w:t xml:space="preserve">, we realigned our empirical results with this framework, which involved both adding results that speak more directly to the theory and removing those that were less central to it. </w:t>
        </w:r>
        <w:r w:rsidRPr="00E83740">
          <w:rPr>
            <w:b/>
            <w:bCs/>
          </w:rPr>
          <w:t>Third</w:t>
        </w:r>
        <w:r w:rsidRPr="00CC0BA8">
          <w:t>, we sharpened the positioning of our contribution by more explicitly articulating how our study differs from prior work. We elaborate on each of these changes in our point-by-point responses below.</w:t>
        </w:r>
      </w:ins>
    </w:p>
    <w:p w14:paraId="6AECB125" w14:textId="77777777" w:rsidR="00E942C7" w:rsidRPr="00522DE1" w:rsidRDefault="00E942C7" w:rsidP="00E942C7">
      <w:pPr>
        <w:spacing w:before="120" w:after="120"/>
      </w:pPr>
      <w:bookmarkStart w:id="2757" w:name="OLE_LINK21"/>
      <w:bookmarkStart w:id="2758" w:name="OLE_LINK19"/>
      <w:r w:rsidRPr="00522DE1">
        <w:t>---------------------------------------------------------------------------------------------------------------------</w:t>
      </w:r>
    </w:p>
    <w:p w14:paraId="267EDD3B" w14:textId="3BA57A3D" w:rsidR="00E942C7" w:rsidRPr="00522DE1" w:rsidRDefault="006169BB" w:rsidP="00E942C7">
      <w:pPr>
        <w:widowControl w:val="0"/>
        <w:autoSpaceDE w:val="0"/>
        <w:spacing w:before="120" w:after="120"/>
        <w:jc w:val="both"/>
        <w:outlineLvl w:val="0"/>
        <w:rPr>
          <w:rFonts w:eastAsia="SimSun"/>
          <w:b/>
          <w:bCs/>
          <w:kern w:val="2"/>
        </w:rPr>
      </w:pPr>
      <w:ins w:id="2759" w:author="Dylan CHEN" w:date="2026-08-20T15:34:00Z" w16du:dateUtc="2026-08-20T07:34:00Z">
        <w:r>
          <w:rPr>
            <w:rFonts w:eastAsia="SimSun" w:hint="eastAsia"/>
            <w:b/>
            <w:bCs/>
            <w:kern w:val="2"/>
          </w:rPr>
          <w:t>#</w:t>
        </w:r>
      </w:ins>
      <w:r w:rsidR="00E942C7" w:rsidRPr="00522DE1">
        <w:rPr>
          <w:rFonts w:eastAsia="SimSun"/>
          <w:b/>
          <w:bCs/>
          <w:kern w:val="2"/>
        </w:rPr>
        <w:t>R3-1</w:t>
      </w:r>
      <w:r w:rsidR="00D06AF6" w:rsidRPr="00522DE1">
        <w:rPr>
          <w:rFonts w:eastAsia="SimSun"/>
          <w:b/>
          <w:bCs/>
          <w:kern w:val="2"/>
        </w:rPr>
        <w:t xml:space="preserve"> (content effect)</w:t>
      </w:r>
    </w:p>
    <w:p w14:paraId="16BE4ABC" w14:textId="7C173857" w:rsidR="00D06AF6" w:rsidRPr="00522DE1" w:rsidRDefault="00D06AF6" w:rsidP="00D06AF6">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522DE1">
        <w:rPr>
          <w:rFonts w:eastAsia="SimSun"/>
          <w:i/>
          <w:iCs/>
          <w:kern w:val="2"/>
          <w:lang w:val="en-US"/>
        </w:rPr>
        <w:t>Mechanism</w:t>
      </w:r>
    </w:p>
    <w:p w14:paraId="73F02D2F" w14:textId="77777777" w:rsidR="00D06AF6"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In the previous round, I expressed concern that many of the empirical tests did not provide direct evidence in support of the proposed mechanism. I continue to have this concern, as the authors have not substantially revised or extended their analyses in the mechanism exploration part.</w:t>
      </w:r>
    </w:p>
    <w:p w14:paraId="2505F820" w14:textId="0BE8084B" w:rsidR="00D06AF6" w:rsidRPr="00522DE1" w:rsidRDefault="00FE1510"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 </w:t>
      </w:r>
      <w:r w:rsidR="00D06AF6" w:rsidRPr="00522DE1">
        <w:rPr>
          <w:rFonts w:eastAsia="SimSun"/>
          <w:i/>
          <w:iCs/>
          <w:kern w:val="2"/>
        </w:rPr>
        <w:t>a. Content effect</w:t>
      </w:r>
    </w:p>
    <w:p w14:paraId="63BEBCD6" w14:textId="710C9CCB" w:rsidR="00511DE5"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The authors show that the impact of AI on the number of answers </w:t>
      </w:r>
      <w:r w:rsidRPr="00522DE1">
        <w:rPr>
          <w:rFonts w:eastAsia="SimSun"/>
          <w:i/>
          <w:iCs/>
          <w:kern w:val="2"/>
          <w:highlight w:val="yellow"/>
        </w:rPr>
        <w:t>is mediated by the length of the first answer, but not by other quality measures generated by the LLM.</w:t>
      </w:r>
      <w:r w:rsidRPr="00522DE1">
        <w:rPr>
          <w:rFonts w:eastAsia="SimSun"/>
          <w:i/>
          <w:iCs/>
          <w:kern w:val="2"/>
        </w:rPr>
        <w:t xml:space="preserve"> I do not find this analysis to be strong evidence for a content-based mechanism. First, answer length is not, in itself, a reliable or robust measure of content quality. If the authors are unable to obtain consistent results using other LLM-generated quality measures, does this imply that the </w:t>
      </w:r>
      <w:r w:rsidRPr="00522DE1">
        <w:rPr>
          <w:rFonts w:eastAsia="SimSun"/>
          <w:i/>
          <w:iCs/>
          <w:kern w:val="2"/>
        </w:rPr>
        <w:lastRenderedPageBreak/>
        <w:t xml:space="preserve">content-effect mechanism is not supported, or at least only weakly supported? Alternatively, does this raise questions about the validity and reliability of the LLM-based quality measures themselves? In addition, it would be helpful if the authors </w:t>
      </w:r>
      <w:r w:rsidRPr="00522DE1">
        <w:rPr>
          <w:rFonts w:eastAsia="SimSun"/>
          <w:i/>
          <w:iCs/>
          <w:kern w:val="2"/>
          <w:highlight w:val="yellow"/>
        </w:rPr>
        <w:t>could also report results from a formal causal mediation analysis</w:t>
      </w:r>
      <w:r w:rsidRPr="00522DE1">
        <w:rPr>
          <w:rFonts w:eastAsia="SimSun"/>
          <w:i/>
          <w:iCs/>
          <w:kern w:val="2"/>
        </w:rPr>
        <w:t xml:space="preserve"> for this mechanism.</w:t>
      </w:r>
    </w:p>
    <w:p w14:paraId="3DDC391F" w14:textId="77777777" w:rsidR="00511DE5" w:rsidRPr="00522DE1" w:rsidRDefault="00511DE5" w:rsidP="00511DE5">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549F8EE1" w14:textId="245B18BC" w:rsidR="006169BB" w:rsidRDefault="00DD74E2" w:rsidP="00DD74E2">
      <w:pPr>
        <w:pStyle w:val="Paragraph"/>
        <w:rPr>
          <w:ins w:id="2760" w:author="Dylan CHEN" w:date="2026-08-20T15:27:00Z" w16du:dateUtc="2026-08-20T07:27:00Z"/>
        </w:rPr>
      </w:pPr>
      <w:ins w:id="2761" w:author="Dylan CHEN" w:date="2026-08-04T15:35:00Z" w16du:dateUtc="2026-08-04T07:35:00Z">
        <w:r w:rsidRPr="00DD74E2">
          <w:t xml:space="preserve">We thank the reviewer for pressing on the mechanism evidence. Before addressing the specific points, we </w:t>
        </w:r>
      </w:ins>
      <w:ins w:id="2762" w:author="Dylan CHEN" w:date="2026-08-20T15:27:00Z" w16du:dateUtc="2026-08-20T07:27:00Z">
        <w:r w:rsidR="006169BB" w:rsidRPr="006169BB">
          <w:t>describe two changes that run across our responses. Later comments refer back to this note rather than repeating it.</w:t>
        </w:r>
      </w:ins>
    </w:p>
    <w:p w14:paraId="63615C3C" w14:textId="7949FE61" w:rsidR="006169BB" w:rsidRPr="006169BB" w:rsidRDefault="006169BB" w:rsidP="006169BB">
      <w:pPr>
        <w:spacing w:before="120" w:after="120"/>
        <w:rPr>
          <w:ins w:id="2763" w:author="Dylan CHEN" w:date="2026-08-20T15:27:00Z" w16du:dateUtc="2026-08-20T07:27:00Z"/>
          <w:rFonts w:hint="eastAsia"/>
        </w:rPr>
      </w:pPr>
      <w:ins w:id="2764" w:author="Dylan CHEN" w:date="2026-08-20T15:27:00Z" w16du:dateUtc="2026-08-20T07:27:00Z">
        <w:r w:rsidRPr="006169BB">
          <w:rPr>
            <w:b/>
            <w:bCs/>
          </w:rPr>
          <w:t>First, a reorganization of how the theory is presented.</w:t>
        </w:r>
        <w:r w:rsidRPr="006169BB">
          <w:t xml:space="preserve"> We have rebuilt the theoretical development based on the email communication and offline face-to-face instruction with SE. It begins from: </w:t>
        </w:r>
        <w:r w:rsidRPr="006169BB">
          <w:rPr>
            <w:b/>
            <w:bCs/>
          </w:rPr>
          <w:t>1) a competitive encounter perspective</w:t>
        </w:r>
        <w:r w:rsidRPr="006169BB">
          <w:t xml:space="preserve"> motivated by competition dynamics theory (Chen et al., 2007; Chen, 2009), which explains how the member appraises the AI rival; and </w:t>
        </w:r>
        <w:r w:rsidRPr="006169BB">
          <w:rPr>
            <w:b/>
            <w:bCs/>
          </w:rPr>
          <w:t>2) a single overarching account Kahneman</w:t>
        </w:r>
      </w:ins>
      <w:r w:rsidR="003834AA">
        <w:rPr>
          <w:b/>
          <w:bCs/>
        </w:rPr>
        <w:t>’</w:t>
      </w:r>
      <w:ins w:id="2765" w:author="Dylan CHEN" w:date="2026-08-20T15:27:00Z" w16du:dateUtc="2026-08-20T07:27:00Z">
        <w:r w:rsidRPr="006169BB">
          <w:rPr>
            <w:b/>
            <w:bCs/>
          </w:rPr>
          <w:t>s fast-and-slow theory</w:t>
        </w:r>
        <w:r w:rsidRPr="006169BB">
          <w:t xml:space="preserve"> (Evans &amp; Stanovich, 2013; Kahneman, 2003, 2011), which explains which signal can affect each decision and when that signal becomes available.</w:t>
        </w:r>
      </w:ins>
    </w:p>
    <w:p w14:paraId="291C6641" w14:textId="0FC9D3E2" w:rsidR="006169BB" w:rsidRPr="006169BB" w:rsidRDefault="00006439" w:rsidP="006169BB">
      <w:pPr>
        <w:spacing w:before="120" w:after="120"/>
        <w:rPr>
          <w:ins w:id="2766" w:author="Dylan CHEN" w:date="2026-08-20T15:27:00Z" w16du:dateUtc="2026-08-20T07:27:00Z"/>
          <w:b/>
          <w:bCs/>
        </w:rPr>
      </w:pPr>
      <w:ins w:id="2767" w:author="Dylan CHEN" w:date="2026-08-21T22:40:00Z" w16du:dateUtc="2026-08-21T14:40:00Z">
        <w:r>
          <w:t>Grounded in the new framework</w:t>
        </w:r>
      </w:ins>
      <w:ins w:id="2768" w:author="Dylan CHEN" w:date="2026-08-20T15:27:00Z" w16du:dateUtc="2026-08-20T07:27:00Z">
        <w:r w:rsidR="006169BB" w:rsidRPr="006169BB">
          <w:t xml:space="preserve">, we now claim that the effect of an AI answer depends on the </w:t>
        </w:r>
        <w:r w:rsidR="006169BB" w:rsidRPr="006169BB">
          <w:rPr>
            <w:b/>
            <w:bCs/>
          </w:rPr>
          <w:t>AI profile</w:t>
        </w:r>
        <w:r w:rsidR="006169BB" w:rsidRPr="006169BB">
          <w:t>. The AI label alone signals that a competitor has entered the question. In a community that already views AI-generated content with suspicion, users treat this competitor as a weak one, and the presence of a weak competitor motivates human contribution (H1). The AI length works in the opposite direction. When the AI answer is long and appears comprehensive, potential answerers judge that little of value remains to add, and their contribution falls (H2).</w:t>
        </w:r>
        <w:r w:rsidR="006169BB" w:rsidRPr="006169BB">
          <w:rPr>
            <w:rFonts w:ascii="Calibri" w:eastAsia="Microsoft YaHei" w:hAnsi="Calibri"/>
            <w:sz w:val="22"/>
            <w:szCs w:val="22"/>
            <w:lang w:eastAsia="en-US"/>
          </w:rPr>
          <w:t xml:space="preserve"> </w:t>
        </w:r>
        <w:r w:rsidR="006169BB" w:rsidRPr="006169BB">
          <w:t>The positive prediction is thus derived from theory before analysis and is stated in the hypotheses themselves, not inferred after the fact.</w:t>
        </w:r>
      </w:ins>
    </w:p>
    <w:p w14:paraId="418B9A23" w14:textId="5F1EF185" w:rsidR="006169BB" w:rsidRPr="006169BB" w:rsidRDefault="006169BB" w:rsidP="006169BB">
      <w:pPr>
        <w:spacing w:before="120" w:after="120"/>
        <w:rPr>
          <w:ins w:id="2769" w:author="Dylan CHEN" w:date="2026-08-20T15:27:00Z" w16du:dateUtc="2026-08-20T07:27:00Z"/>
        </w:rPr>
      </w:pPr>
      <w:ins w:id="2770" w:author="Dylan CHEN" w:date="2026-08-20T15:27:00Z" w16du:dateUtc="2026-08-20T07:27:00Z">
        <w:r w:rsidRPr="006169BB">
          <w:t xml:space="preserve">Our results confirm this framework. </w:t>
        </w:r>
      </w:ins>
      <w:ins w:id="2771" w:author="Dylan CHEN" w:date="2026-08-21T22:40:00Z" w16du:dateUtc="2026-08-21T14:40:00Z">
        <w:r w:rsidR="00006439">
          <w:t>The effect of the AI label alone</w:t>
        </w:r>
      </w:ins>
      <w:ins w:id="2772" w:author="Dylan CHEN" w:date="2026-08-20T15:27:00Z" w16du:dateUtc="2026-08-20T07:27:00Z">
        <w:r w:rsidRPr="006169BB">
          <w:t xml:space="preserve"> on supply is positive and significant (0.188, p&lt;0.05), the interaction with AI answer length is negative (-0.046, p&lt;0.001), and the average total effect turns negative only because AI answers in our setting carry substantial content, which is identically the total deterrence effect in the original manuscript.</w:t>
        </w:r>
      </w:ins>
    </w:p>
    <w:p w14:paraId="23A51858" w14:textId="688BAE5D" w:rsidR="006169BB" w:rsidRPr="006169BB" w:rsidRDefault="006169BB" w:rsidP="006169BB">
      <w:pPr>
        <w:widowControl w:val="0"/>
        <w:snapToGrid w:val="0"/>
        <w:spacing w:afterLines="50" w:after="120"/>
        <w:rPr>
          <w:ins w:id="2773" w:author="Dylan CHEN" w:date="2026-08-20T15:27:00Z" w16du:dateUtc="2026-08-20T07:27:00Z"/>
          <w:rFonts w:eastAsia="DengXian"/>
          <w:color w:val="000000"/>
          <w:kern w:val="2"/>
        </w:rPr>
      </w:pPr>
      <w:ins w:id="2774" w:author="Dylan CHEN" w:date="2026-08-20T15:27:00Z" w16du:dateUtc="2026-08-20T07:27:00Z">
        <w:r w:rsidRPr="006169BB">
          <w:rPr>
            <w:rFonts w:eastAsia="DengXian"/>
            <w:b/>
            <w:bCs/>
            <w:color w:val="000000"/>
            <w:kern w:val="2"/>
          </w:rPr>
          <w:t>Second, a deliberate narrowing of scope to keep the story focused.</w:t>
        </w:r>
        <w:r w:rsidRPr="006169BB">
          <w:rPr>
            <w:rFonts w:eastAsia="DengXian"/>
            <w:color w:val="000000"/>
            <w:kern w:val="2"/>
          </w:rPr>
          <w:t xml:space="preserve"> The removal is a choice about narrative focus and length, not a retraction of the earlier logic. We removed three elements from the main text. (1) All results that use net likes as the dependent variable, together with every recognition mechanism built on them, are removed. (2) The position effect is removed from the main text. (3) In the response letter, we still engage fully with the reviewer</w:t>
        </w:r>
      </w:ins>
      <w:r w:rsidR="003834AA">
        <w:rPr>
          <w:rFonts w:eastAsia="DengXian"/>
          <w:color w:val="000000"/>
          <w:kern w:val="2"/>
        </w:rPr>
        <w:t>’</w:t>
      </w:r>
      <w:ins w:id="2775" w:author="Dylan CHEN" w:date="2026-08-20T15:27:00Z" w16du:dateUtc="2026-08-20T07:27:00Z">
        <w:r w:rsidRPr="006169BB">
          <w:rPr>
            <w:rFonts w:eastAsia="DengXian"/>
            <w:color w:val="000000"/>
            <w:kern w:val="2"/>
          </w:rPr>
          <w:t xml:space="preserve">s earlier concerns about these removed elements, in order to show that the original reasoning was sound. </w:t>
        </w:r>
      </w:ins>
    </w:p>
    <w:p w14:paraId="76495F82" w14:textId="3B696866" w:rsidR="006169BB" w:rsidRDefault="00052238" w:rsidP="00DD74E2">
      <w:pPr>
        <w:pStyle w:val="Paragraph"/>
        <w:rPr>
          <w:ins w:id="2776" w:author="Dylan CHEN" w:date="2026-08-20T15:26:00Z" w16du:dateUtc="2026-08-20T07:26:00Z"/>
        </w:rPr>
      </w:pPr>
      <w:del w:id="2777" w:author="Dylan CHEN" w:date="2026-08-20T15:28:00Z" w16du:dateUtc="2026-08-20T07:28:00Z">
        <w:r w:rsidDel="006169BB">
          <w:delText>’</w:delText>
        </w:r>
      </w:del>
    </w:p>
    <w:p w14:paraId="34AE0AEA" w14:textId="77777777" w:rsidR="006169BB" w:rsidRDefault="006169BB" w:rsidP="00DD74E2">
      <w:pPr>
        <w:pStyle w:val="Paragraph"/>
        <w:rPr>
          <w:ins w:id="2778" w:author="Dylan CHEN" w:date="2026-08-04T15:35:00Z" w16du:dateUtc="2026-08-04T07:35:00Z"/>
        </w:rPr>
      </w:pPr>
    </w:p>
    <w:p w14:paraId="306BB438" w14:textId="7AA38AF8" w:rsidR="00DD74E2" w:rsidRDefault="00DD74E2" w:rsidP="00DD74E2">
      <w:pPr>
        <w:pStyle w:val="Paragraph"/>
        <w:rPr>
          <w:ins w:id="2779" w:author="Dylan CHEN" w:date="2026-08-04T15:35:00Z" w16du:dateUtc="2026-08-04T07:35:00Z"/>
        </w:rPr>
      </w:pPr>
      <w:ins w:id="2780" w:author="Dylan CHEN" w:date="2026-08-04T15:35:00Z" w16du:dateUtc="2026-08-04T07:35:00Z">
        <w:r w:rsidRPr="00DD74E2">
          <w:t>We now respond to the three concerns about the content effect.</w:t>
        </w:r>
      </w:ins>
    </w:p>
    <w:p w14:paraId="6E316E35" w14:textId="3A41271C" w:rsidR="00DD74E2" w:rsidRDefault="00DD74E2" w:rsidP="00DD74E2">
      <w:pPr>
        <w:pStyle w:val="Paragraph"/>
        <w:rPr>
          <w:ins w:id="2781" w:author="Dylan CHEN" w:date="2026-08-04T15:36:00Z" w16du:dateUtc="2026-08-04T07:36:00Z"/>
        </w:rPr>
      </w:pPr>
      <w:bookmarkStart w:id="2782" w:name="OLE_LINK23"/>
      <w:ins w:id="2783" w:author="Dylan CHEN" w:date="2026-08-04T15:35:00Z" w16du:dateUtc="2026-08-04T07:35:00Z">
        <w:r>
          <w:rPr>
            <w:rStyle w:val="Strong"/>
          </w:rPr>
          <w:t xml:space="preserve">First, we clarify that answer length measures </w:t>
        </w:r>
      </w:ins>
      <w:ins w:id="2784" w:author="Dylan CHEN" w:date="2026-08-20T15:28:00Z" w16du:dateUtc="2026-08-20T07:28:00Z">
        <w:r w:rsidR="006169BB">
          <w:rPr>
            <w:rStyle w:val="Strong"/>
            <w:rFonts w:hint="eastAsia"/>
          </w:rPr>
          <w:t>coverage</w:t>
        </w:r>
      </w:ins>
      <w:ins w:id="2785" w:author="Dylan CHEN" w:date="2026-08-04T15:35:00Z" w16du:dateUtc="2026-08-04T07:35:00Z">
        <w:r>
          <w:rPr>
            <w:rStyle w:val="Strong"/>
          </w:rPr>
          <w:t xml:space="preserve"> rather than overall quality.</w:t>
        </w:r>
        <w:r>
          <w:t xml:space="preserve"> In our original framing, we imprecisely characterized length as a quality proxy. We now position it specifically as a measure of answer </w:t>
        </w:r>
      </w:ins>
      <w:ins w:id="2786" w:author="Dylan CHEN" w:date="2026-08-20T15:28:00Z" w16du:dateUtc="2026-08-20T07:28:00Z">
        <w:r w:rsidR="006169BB">
          <w:rPr>
            <w:rFonts w:hint="eastAsia"/>
          </w:rPr>
          <w:t>coverage</w:t>
        </w:r>
      </w:ins>
      <w:ins w:id="2787" w:author="Dylan CHEN" w:date="2026-08-04T15:35:00Z" w16du:dateUtc="2026-08-04T07:35:00Z">
        <w:r>
          <w:t xml:space="preserve">, which captures the breadth and thoroughness of </w:t>
        </w:r>
      </w:ins>
      <w:ins w:id="2788" w:author="Dylan CHEN" w:date="2026-08-20T15:28:00Z" w16du:dateUtc="2026-08-20T07:28:00Z">
        <w:r w:rsidR="006169BB">
          <w:rPr>
            <w:rFonts w:hint="eastAsia"/>
          </w:rPr>
          <w:t>comprehensiveness</w:t>
        </w:r>
      </w:ins>
      <w:ins w:id="2789" w:author="Dylan CHEN" w:date="2026-08-04T15:35:00Z" w16du:dateUtc="2026-08-04T07:35:00Z">
        <w:r>
          <w:t>.</w:t>
        </w:r>
      </w:ins>
      <w:ins w:id="2790" w:author="Dylan CHEN" w:date="2026-08-04T15:36:00Z" w16du:dateUtc="2026-08-04T07:36:00Z">
        <w:r w:rsidRPr="00DD74E2">
          <w:t xml:space="preserve"> This is conceptually distinct from the dimensions captured by our </w:t>
        </w:r>
      </w:ins>
      <w:ins w:id="2791" w:author="Dylan CHEN" w:date="2026-08-05T16:55:00Z" w16du:dateUtc="2026-08-05T08:55:00Z">
        <w:r w:rsidR="004F7EBF">
          <w:rPr>
            <w:rFonts w:hint="eastAsia"/>
          </w:rPr>
          <w:t xml:space="preserve">original </w:t>
        </w:r>
      </w:ins>
      <w:ins w:id="2792" w:author="Dylan CHEN" w:date="2026-08-04T15:36:00Z" w16du:dateUtc="2026-08-04T07:36:00Z">
        <w:r w:rsidRPr="00DD74E2">
          <w:t xml:space="preserve">LLM-based measures. As detailed in Appendix B, the LLM assessment focuses on objective quality dimensions such as accuracy, clarity, and relevance, which evaluate how well an answer </w:t>
        </w:r>
        <w:r w:rsidRPr="00DD74E2">
          <w:lastRenderedPageBreak/>
          <w:t xml:space="preserve">addresses what it chooses to cover rather than how much ground it covers. This distinction explains the divergent mediation patterns. Potential human answerers are deterred primarily by the </w:t>
        </w:r>
      </w:ins>
      <w:ins w:id="2793" w:author="Dylan CHEN" w:date="2026-08-20T15:28:00Z" w16du:dateUtc="2026-08-20T07:28:00Z">
        <w:r w:rsidR="006169BB">
          <w:t>perceived</w:t>
        </w:r>
        <w:r w:rsidR="006169BB">
          <w:rPr>
            <w:rFonts w:hint="eastAsia"/>
          </w:rPr>
          <w:t xml:space="preserve"> hig</w:t>
        </w:r>
      </w:ins>
      <w:ins w:id="2794" w:author="Dylan CHEN" w:date="2026-08-20T15:29:00Z" w16du:dateUtc="2026-08-20T07:29:00Z">
        <w:r w:rsidR="006169BB">
          <w:rPr>
            <w:rFonts w:hint="eastAsia"/>
          </w:rPr>
          <w:t>h coverage</w:t>
        </w:r>
      </w:ins>
      <w:ins w:id="2795" w:author="Dylan CHEN" w:date="2026-08-04T15:36:00Z" w16du:dateUtc="2026-08-04T07:36:00Z">
        <w:r w:rsidRPr="00DD74E2">
          <w:t xml:space="preserve"> of the AI answer, a surface cue that can be inferred from length at a glance, rather than by fine-grained quality, which becomes available only through effortful evaluation.</w:t>
        </w:r>
      </w:ins>
    </w:p>
    <w:p w14:paraId="0A7ACF51" w14:textId="1E98CE0F" w:rsidR="00DD74E2" w:rsidRDefault="00DD74E2">
      <w:pPr>
        <w:pStyle w:val="Paragraph"/>
        <w:rPr>
          <w:ins w:id="2796" w:author="Dylan CHEN" w:date="2026-08-04T15:53:00Z" w16du:dateUtc="2026-08-04T07:53:00Z"/>
        </w:rPr>
        <w:pPrChange w:id="2797" w:author="Dylan CHEN" w:date="2026-08-20T15:30:00Z" w16du:dateUtc="2026-08-20T07:30:00Z">
          <w:pPr/>
        </w:pPrChange>
      </w:pPr>
      <w:ins w:id="2798" w:author="Dylan CHEN" w:date="2026-08-04T15:52:00Z" w16du:dateUtc="2026-08-04T07:52:00Z">
        <w:r w:rsidRPr="00DD74E2">
          <w:rPr>
            <w:b/>
            <w:bCs/>
            <w:rPrChange w:id="2799" w:author="Dylan CHEN" w:date="2026-08-04T15:52:00Z" w16du:dateUtc="2026-08-04T07:52:00Z">
              <w:rPr/>
            </w:rPrChange>
          </w:rPr>
          <w:t xml:space="preserve">Second, </w:t>
        </w:r>
      </w:ins>
      <w:ins w:id="2800" w:author="Dylan CHEN" w:date="2026-08-20T15:29:00Z" w16du:dateUtc="2026-08-20T07:29:00Z">
        <w:r w:rsidR="006169BB">
          <w:rPr>
            <w:rFonts w:hint="eastAsia"/>
            <w:b/>
            <w:bCs/>
          </w:rPr>
          <w:t>we highlight the 3 validation tests we conduct for the LLM-based quality measure</w:t>
        </w:r>
      </w:ins>
      <w:ins w:id="2801" w:author="Dylan CHEN" w:date="2026-08-04T15:52:00Z" w16du:dateUtc="2026-08-04T07:52:00Z">
        <w:r w:rsidRPr="00DD74E2">
          <w:rPr>
            <w:b/>
            <w:bCs/>
            <w:rPrChange w:id="2802" w:author="Dylan CHEN" w:date="2026-08-04T15:52:00Z" w16du:dateUtc="2026-08-04T07:52:00Z">
              <w:rPr/>
            </w:rPrChange>
          </w:rPr>
          <w:t>.</w:t>
        </w:r>
      </w:ins>
      <w:ins w:id="2803" w:author="Dylan CHEN" w:date="2026-08-20T15:30:00Z" w16du:dateUtc="2026-08-20T07:30:00Z">
        <w:r w:rsidR="006169BB">
          <w:rPr>
            <w:rFonts w:hint="eastAsia"/>
          </w:rPr>
          <w:t xml:space="preserve"> </w:t>
        </w:r>
      </w:ins>
      <w:ins w:id="2804" w:author="Dylan CHEN" w:date="2026-08-04T15:53:00Z" w16du:dateUtc="2026-08-04T07:53:00Z">
        <w:r>
          <w:t xml:space="preserve">Failed AI answers (for example, </w:t>
        </w:r>
      </w:ins>
      <w:r w:rsidR="00E71BCF">
        <w:t>“</w:t>
      </w:r>
      <w:ins w:id="2805" w:author="Dylan CHEN" w:date="2026-08-04T15:53:00Z" w16du:dateUtc="2026-08-04T07:53:00Z">
        <w:r>
          <w:t>I</w:t>
        </w:r>
      </w:ins>
      <w:r w:rsidR="003834AA">
        <w:t>’</w:t>
      </w:r>
      <w:ins w:id="2806" w:author="Dylan CHEN" w:date="2026-08-04T15:53:00Z" w16du:dateUtc="2026-08-04T07:53:00Z">
        <w:r>
          <w:t>m sorry, I can</w:t>
        </w:r>
      </w:ins>
      <w:r w:rsidR="003834AA">
        <w:t>’</w:t>
      </w:r>
      <w:ins w:id="2807" w:author="Dylan CHEN" w:date="2026-08-04T15:53:00Z" w16du:dateUtc="2026-08-04T07:53:00Z">
        <w:r>
          <w:t>t provide a detailed answer</w:t>
        </w:r>
      </w:ins>
      <w:r w:rsidR="00E71BCF">
        <w:t>”</w:t>
      </w:r>
      <w:ins w:id="2808" w:author="Dylan CHEN" w:date="2026-08-04T15:53:00Z" w16du:dateUtc="2026-08-04T07:53:00Z">
        <w:r>
          <w:t xml:space="preserve">) received significantly lower quality ratings than substantive answers (p </w:t>
        </w:r>
      </w:ins>
      <w:ins w:id="2809" w:author="Dylan CHEN" w:date="2026-08-04T15:54:00Z" w16du:dateUtc="2026-08-04T07:54:00Z">
        <w:r>
          <w:rPr>
            <w:rFonts w:hint="eastAsia"/>
          </w:rPr>
          <w:t>&lt;</w:t>
        </w:r>
      </w:ins>
      <w:ins w:id="2810" w:author="Dylan CHEN" w:date="2026-08-04T15:53:00Z" w16du:dateUtc="2026-08-04T07:53:00Z">
        <w:r>
          <w:t xml:space="preserve"> 0.001). Human answers accepted by questioners received significantly higher ratings than non-accepted answers (p </w:t>
        </w:r>
      </w:ins>
      <w:ins w:id="2811" w:author="Dylan CHEN" w:date="2026-08-04T15:54:00Z" w16du:dateUtc="2026-08-04T07:54:00Z">
        <w:r>
          <w:rPr>
            <w:rFonts w:hint="eastAsia"/>
          </w:rPr>
          <w:t>&lt;</w:t>
        </w:r>
      </w:ins>
      <w:ins w:id="2812" w:author="Dylan CHEN" w:date="2026-08-04T15:53:00Z" w16du:dateUtc="2026-08-04T07:53:00Z">
        <w:r>
          <w:t xml:space="preserve"> 0.0</w:t>
        </w:r>
      </w:ins>
      <w:ins w:id="2813" w:author="Dylan CHEN" w:date="2026-08-20T15:31:00Z" w16du:dateUtc="2026-08-20T07:31:00Z">
        <w:r w:rsidR="006169BB">
          <w:rPr>
            <w:rFonts w:hint="eastAsia"/>
          </w:rPr>
          <w:t>5</w:t>
        </w:r>
      </w:ins>
      <w:ins w:id="2814" w:author="Dylan CHEN" w:date="2026-08-04T15:53:00Z" w16du:dateUtc="2026-08-04T07:53:00Z">
        <w:r>
          <w:t>). Answers with above-median</w:t>
        </w:r>
      </w:ins>
      <w:ins w:id="2815" w:author="Dylan CHEN" w:date="2026-08-04T15:54:00Z" w16du:dateUtc="2026-08-04T07:54:00Z">
        <w:r>
          <w:rPr>
            <w:rFonts w:hint="eastAsia"/>
          </w:rPr>
          <w:t xml:space="preserve"> or above-mean</w:t>
        </w:r>
      </w:ins>
      <w:ins w:id="2816" w:author="Dylan CHEN" w:date="2026-08-04T15:53:00Z" w16du:dateUtc="2026-08-04T07:53:00Z">
        <w:r>
          <w:t xml:space="preserve"> net likes received significantly higher ratings than those below the median (p </w:t>
        </w:r>
      </w:ins>
      <w:ins w:id="2817" w:author="Dylan CHEN" w:date="2026-08-04T15:54:00Z" w16du:dateUtc="2026-08-04T07:54:00Z">
        <w:r>
          <w:rPr>
            <w:rFonts w:hint="eastAsia"/>
          </w:rPr>
          <w:t>&lt;</w:t>
        </w:r>
      </w:ins>
      <w:ins w:id="2818" w:author="Dylan CHEN" w:date="2026-08-04T15:53:00Z" w16du:dateUtc="2026-08-04T07:53:00Z">
        <w:r>
          <w:t xml:space="preserve"> 0.001). These results support the validity of the measures.</w:t>
        </w:r>
      </w:ins>
    </w:p>
    <w:bookmarkEnd w:id="2782"/>
    <w:p w14:paraId="6BDAB352" w14:textId="0CF834EC" w:rsidR="00DD74E2" w:rsidRPr="00DD74E2" w:rsidRDefault="006169BB">
      <w:pPr>
        <w:rPr>
          <w:ins w:id="2819" w:author="Dylan CHEN" w:date="2026-08-04T15:55:00Z" w16du:dateUtc="2026-08-04T07:55:00Z"/>
          <w:color w:val="000000"/>
          <w:rPrChange w:id="2820" w:author="Dylan CHEN" w:date="2026-08-04T15:55:00Z" w16du:dateUtc="2026-08-04T07:55:00Z">
            <w:rPr>
              <w:ins w:id="2821" w:author="Dylan CHEN" w:date="2026-08-04T15:55:00Z" w16du:dateUtc="2026-08-04T07:55:00Z"/>
            </w:rPr>
          </w:rPrChange>
        </w:rPr>
        <w:pPrChange w:id="2822" w:author="Dylan CHEN" w:date="2026-08-04T15:55:00Z" w16du:dateUtc="2026-08-04T07:55:00Z">
          <w:pPr>
            <w:spacing w:before="120" w:after="120"/>
          </w:pPr>
        </w:pPrChange>
      </w:pPr>
      <w:ins w:id="2823" w:author="Dylan CHEN" w:date="2026-08-20T15:31:00Z" w16du:dateUtc="2026-08-20T07:31:00Z">
        <w:r>
          <w:rPr>
            <w:rFonts w:hint="eastAsia"/>
            <w:b/>
            <w:bCs/>
            <w:color w:val="000000"/>
          </w:rPr>
          <w:t>Third</w:t>
        </w:r>
      </w:ins>
      <w:ins w:id="2824" w:author="Dylan CHEN" w:date="2026-08-04T15:54:00Z" w16du:dateUtc="2026-08-04T07:54:00Z">
        <w:r w:rsidR="00DD74E2" w:rsidRPr="00DD74E2">
          <w:rPr>
            <w:b/>
            <w:bCs/>
            <w:color w:val="000000"/>
            <w:rPrChange w:id="2825" w:author="Dylan CHEN" w:date="2026-08-04T15:54:00Z" w16du:dateUtc="2026-08-04T07:54:00Z">
              <w:rPr>
                <w:color w:val="000000"/>
              </w:rPr>
            </w:rPrChange>
          </w:rPr>
          <w:t xml:space="preserve">, </w:t>
        </w:r>
      </w:ins>
      <w:ins w:id="2826" w:author="Dylan CHEN" w:date="2026-08-04T15:55:00Z" w16du:dateUtc="2026-08-04T07:55:00Z">
        <w:r w:rsidR="00DD74E2">
          <w:rPr>
            <w:rStyle w:val="Strong"/>
          </w:rPr>
          <w:t xml:space="preserve">we now </w:t>
        </w:r>
      </w:ins>
      <w:ins w:id="2827" w:author="Dylan CHEN" w:date="2026-08-20T15:31:00Z" w16du:dateUtc="2026-08-20T07:31:00Z">
        <w:r>
          <w:rPr>
            <w:rStyle w:val="Strong"/>
            <w:rFonts w:hint="eastAsia"/>
          </w:rPr>
          <w:t>provide</w:t>
        </w:r>
      </w:ins>
      <w:ins w:id="2828" w:author="Dylan CHEN" w:date="2026-08-04T15:55:00Z" w16du:dateUtc="2026-08-04T07:55:00Z">
        <w:r w:rsidR="00DD74E2">
          <w:rPr>
            <w:rStyle w:val="Strong"/>
          </w:rPr>
          <w:t xml:space="preserve"> </w:t>
        </w:r>
        <w:r w:rsidR="00DD74E2">
          <w:rPr>
            <w:rStyle w:val="Strong"/>
            <w:rFonts w:hint="eastAsia"/>
          </w:rPr>
          <w:t xml:space="preserve">detailed </w:t>
        </w:r>
        <w:r w:rsidR="00DD74E2">
          <w:rPr>
            <w:rStyle w:val="Strong"/>
          </w:rPr>
          <w:t>causal mediation results</w:t>
        </w:r>
        <w:r w:rsidR="00DD74E2">
          <w:rPr>
            <w:rStyle w:val="Strong"/>
            <w:rFonts w:hint="eastAsia"/>
          </w:rPr>
          <w:t xml:space="preserve"> required for the </w:t>
        </w:r>
        <w:r w:rsidR="00DD74E2">
          <w:rPr>
            <w:rStyle w:val="Strong"/>
          </w:rPr>
          <w:t>original</w:t>
        </w:r>
        <w:r w:rsidR="00DD74E2">
          <w:rPr>
            <w:rStyle w:val="Strong"/>
            <w:rFonts w:hint="eastAsia"/>
          </w:rPr>
          <w:t xml:space="preserve"> results</w:t>
        </w:r>
        <w:r w:rsidR="00DD74E2">
          <w:rPr>
            <w:rStyle w:val="Strong"/>
          </w:rPr>
          <w:t xml:space="preserve"> in Table </w:t>
        </w:r>
        <w:r w:rsidR="00DD74E2">
          <w:rPr>
            <w:rStyle w:val="Strong"/>
            <w:rFonts w:hint="eastAsia"/>
          </w:rPr>
          <w:t>R3-1.</w:t>
        </w:r>
        <w:r w:rsidR="00DD74E2">
          <w:t xml:space="preserve"> </w:t>
        </w:r>
        <w:r w:rsidR="00DD74E2" w:rsidRPr="00AA3FC9">
          <w:t xml:space="preserve">We understand that the </w:t>
        </w:r>
      </w:ins>
      <w:r w:rsidR="00E71BCF">
        <w:t>“</w:t>
      </w:r>
      <w:ins w:id="2829" w:author="Dylan CHEN" w:date="2026-08-04T15:55:00Z" w16du:dateUtc="2026-08-04T07:55:00Z">
        <w:r w:rsidR="00DD74E2" w:rsidRPr="00AA3FC9">
          <w:t>formal causal mediation analysis</w:t>
        </w:r>
      </w:ins>
      <w:r w:rsidR="00E71BCF">
        <w:t>”</w:t>
      </w:r>
      <w:ins w:id="2830" w:author="Dylan CHEN" w:date="2026-08-04T15:55:00Z" w16du:dateUtc="2026-08-04T07:55:00Z">
        <w:r w:rsidR="00DD74E2" w:rsidRPr="00AA3FC9">
          <w:t xml:space="preserve"> refers to the approach developed by Imai, Keele, and Tingley (2010). We did conduct this analysis in our previous revision, but we acknowledge that the presentation was not sufficiently detailed. In this revision, we report the full causal mediation results in a dedicated table (Table </w:t>
        </w:r>
      </w:ins>
      <w:ins w:id="2831" w:author="Dylan CHEN" w:date="2026-08-21T22:49:00Z" w16du:dateUtc="2026-08-21T14:49:00Z">
        <w:r w:rsidR="00006439">
          <w:rPr>
            <w:rFonts w:hint="eastAsia"/>
          </w:rPr>
          <w:t>R3-1</w:t>
        </w:r>
      </w:ins>
      <w:ins w:id="2832" w:author="Dylan CHEN" w:date="2026-08-04T15:55:00Z" w16du:dateUtc="2026-08-04T07:55:00Z">
        <w:r w:rsidR="00DD74E2" w:rsidRPr="00AA3FC9">
          <w:t>), with the average causal mediation effect (ACME), average direct effect (ADE), total effect, and the proportion mediated. The results confirm that the content channel accounts for approximately 26% of the total treatment effect.</w:t>
        </w:r>
        <w:r w:rsidR="00DD74E2" w:rsidRPr="00DD74E2">
          <w:rPr>
            <w:color w:val="000000"/>
          </w:rPr>
          <w:t xml:space="preserve"> </w:t>
        </w:r>
        <w:r w:rsidR="00DD74E2">
          <w:rPr>
            <w:color w:val="000000"/>
          </w:rPr>
          <w:t xml:space="preserve">To keep the main text focused, </w:t>
        </w:r>
        <w:r w:rsidR="00DD74E2">
          <w:rPr>
            <w:rFonts w:hint="eastAsia"/>
            <w:color w:val="000000"/>
          </w:rPr>
          <w:t>we have removed the position effect</w:t>
        </w:r>
      </w:ins>
      <w:ins w:id="2833" w:author="Dylan CHEN" w:date="2026-08-04T15:56:00Z" w16du:dateUtc="2026-08-04T07:56:00Z">
        <w:r w:rsidR="00DD74E2">
          <w:rPr>
            <w:rFonts w:hint="eastAsia"/>
            <w:color w:val="000000"/>
          </w:rPr>
          <w:t xml:space="preserve"> and now new tests are not based on mediation analysis. So </w:t>
        </w:r>
      </w:ins>
      <w:ins w:id="2834" w:author="Dylan CHEN" w:date="2026-08-04T15:55:00Z" w16du:dateUtc="2026-08-04T07:55:00Z">
        <w:r w:rsidR="00DD74E2">
          <w:rPr>
            <w:color w:val="000000"/>
          </w:rPr>
          <w:t>we report this table in the response letter rather than in the manuscript.</w:t>
        </w:r>
      </w:ins>
    </w:p>
    <w:p w14:paraId="401E448E" w14:textId="77777777" w:rsidR="00DD74E2" w:rsidRDefault="00DD74E2" w:rsidP="00DD74E2">
      <w:pPr>
        <w:spacing w:before="120" w:after="120"/>
        <w:rPr>
          <w:ins w:id="2835" w:author="Dylan CHEN" w:date="2026-08-04T15:55:00Z" w16du:dateUtc="2026-08-04T07:55:00Z"/>
        </w:rPr>
      </w:pPr>
    </w:p>
    <w:p w14:paraId="6438C77D" w14:textId="6AD5AEA6" w:rsidR="00DD74E2" w:rsidRPr="00E272B6" w:rsidRDefault="00DD74E2" w:rsidP="00DD74E2">
      <w:pPr>
        <w:pStyle w:val="TableFiguretitle"/>
        <w:rPr>
          <w:ins w:id="2836" w:author="Dylan CHEN" w:date="2026-08-04T15:55:00Z" w16du:dateUtc="2026-08-04T07:55:00Z"/>
        </w:rPr>
      </w:pPr>
      <w:ins w:id="2837" w:author="Dylan CHEN" w:date="2026-08-04T15:55:00Z" w16du:dateUtc="2026-08-04T07:55:00Z">
        <w:r>
          <w:rPr>
            <w:rFonts w:hint="eastAsia"/>
          </w:rPr>
          <w:t xml:space="preserve">Table </w:t>
        </w:r>
        <w:r>
          <w:rPr>
            <w:rFonts w:eastAsia="SimSun" w:hint="eastAsia"/>
          </w:rPr>
          <w:t>R3-</w:t>
        </w:r>
      </w:ins>
      <w:ins w:id="2838" w:author="Dylan CHEN" w:date="2026-08-21T22:49:00Z" w16du:dateUtc="2026-08-21T14:49:00Z">
        <w:r w:rsidR="00006439">
          <w:rPr>
            <w:rFonts w:eastAsia="SimSun" w:hint="eastAsia"/>
          </w:rPr>
          <w:t>1</w:t>
        </w:r>
      </w:ins>
      <w:ins w:id="2839" w:author="Dylan CHEN" w:date="2026-08-04T15:55:00Z" w16du:dateUtc="2026-08-04T07:55:00Z">
        <w:r w:rsidRPr="00455ECF">
          <w:rPr>
            <w:rFonts w:eastAsia="SimSun"/>
          </w:rPr>
          <w:t>.</w:t>
        </w:r>
        <w:r>
          <w:rPr>
            <w:rFonts w:eastAsia="SimSun" w:hint="eastAsia"/>
          </w:rPr>
          <w:t xml:space="preserve"> </w:t>
        </w:r>
        <w:r w:rsidRPr="00C17D87">
          <w:t>Causal Mediation Analysis Results</w:t>
        </w:r>
      </w:ins>
    </w:p>
    <w:tbl>
      <w:tblPr>
        <w:tblW w:w="5000" w:type="pct"/>
        <w:jc w:val="center"/>
        <w:tblLayout w:type="fixed"/>
        <w:tblLook w:val="04A0" w:firstRow="1" w:lastRow="0" w:firstColumn="1" w:lastColumn="0" w:noHBand="0" w:noVBand="1"/>
      </w:tblPr>
      <w:tblGrid>
        <w:gridCol w:w="3096"/>
        <w:gridCol w:w="2830"/>
        <w:gridCol w:w="3434"/>
      </w:tblGrid>
      <w:tr w:rsidR="00DD74E2" w14:paraId="1BDFCCED" w14:textId="77777777" w:rsidTr="00546646">
        <w:trPr>
          <w:trHeight w:val="320"/>
          <w:jc w:val="center"/>
          <w:ins w:id="2840" w:author="Dylan CHEN" w:date="2026-08-04T15:55:00Z"/>
        </w:trPr>
        <w:tc>
          <w:tcPr>
            <w:tcW w:w="2560" w:type="dxa"/>
            <w:tcBorders>
              <w:top w:val="single" w:sz="4" w:space="0" w:color="auto"/>
              <w:left w:val="nil"/>
              <w:bottom w:val="single" w:sz="4" w:space="0" w:color="auto"/>
              <w:right w:val="nil"/>
            </w:tcBorders>
            <w:noWrap/>
            <w:hideMark/>
          </w:tcPr>
          <w:p w14:paraId="7149E052" w14:textId="77777777" w:rsidR="00DD74E2" w:rsidRDefault="00DD74E2" w:rsidP="00546646">
            <w:pPr>
              <w:rPr>
                <w:ins w:id="2841" w:author="Dylan CHEN" w:date="2026-08-04T15:55:00Z" w16du:dateUtc="2026-08-04T07:55:00Z"/>
                <w:b/>
                <w:bCs/>
                <w:color w:val="000000"/>
                <w:sz w:val="20"/>
                <w:szCs w:val="20"/>
              </w:rPr>
            </w:pPr>
          </w:p>
        </w:tc>
        <w:tc>
          <w:tcPr>
            <w:tcW w:w="2340" w:type="dxa"/>
            <w:tcBorders>
              <w:top w:val="single" w:sz="4" w:space="0" w:color="auto"/>
              <w:left w:val="nil"/>
              <w:bottom w:val="single" w:sz="4" w:space="0" w:color="auto"/>
              <w:right w:val="nil"/>
            </w:tcBorders>
            <w:noWrap/>
            <w:hideMark/>
          </w:tcPr>
          <w:p w14:paraId="3A2FA8CB" w14:textId="77777777" w:rsidR="00DD74E2" w:rsidRDefault="00DD74E2" w:rsidP="00546646">
            <w:pPr>
              <w:jc w:val="center"/>
              <w:rPr>
                <w:ins w:id="2842" w:author="Dylan CHEN" w:date="2026-08-04T15:55:00Z" w16du:dateUtc="2026-08-04T07:55:00Z"/>
                <w:b/>
                <w:bCs/>
                <w:color w:val="000000"/>
                <w:sz w:val="20"/>
                <w:szCs w:val="20"/>
              </w:rPr>
            </w:pPr>
            <w:ins w:id="2843" w:author="Dylan CHEN" w:date="2026-08-04T15:55:00Z" w16du:dateUtc="2026-08-04T07:55:00Z">
              <w:r>
                <w:rPr>
                  <w:b/>
                  <w:bCs/>
                  <w:color w:val="000000"/>
                  <w:sz w:val="20"/>
                  <w:szCs w:val="20"/>
                </w:rPr>
                <w:t>Content Effect</w:t>
              </w:r>
            </w:ins>
          </w:p>
        </w:tc>
        <w:tc>
          <w:tcPr>
            <w:tcW w:w="2840" w:type="dxa"/>
            <w:tcBorders>
              <w:top w:val="single" w:sz="4" w:space="0" w:color="auto"/>
              <w:left w:val="nil"/>
              <w:bottom w:val="single" w:sz="4" w:space="0" w:color="auto"/>
              <w:right w:val="nil"/>
            </w:tcBorders>
            <w:noWrap/>
            <w:hideMark/>
          </w:tcPr>
          <w:p w14:paraId="516B4917" w14:textId="77777777" w:rsidR="00DD74E2" w:rsidRDefault="00DD74E2" w:rsidP="00546646">
            <w:pPr>
              <w:jc w:val="center"/>
              <w:rPr>
                <w:ins w:id="2844" w:author="Dylan CHEN" w:date="2026-08-04T15:55:00Z" w16du:dateUtc="2026-08-04T07:55:00Z"/>
                <w:b/>
                <w:bCs/>
                <w:color w:val="000000"/>
                <w:sz w:val="20"/>
                <w:szCs w:val="20"/>
              </w:rPr>
            </w:pPr>
            <w:ins w:id="2845" w:author="Dylan CHEN" w:date="2026-08-04T15:55:00Z" w16du:dateUtc="2026-08-04T07:55:00Z">
              <w:r>
                <w:rPr>
                  <w:b/>
                  <w:bCs/>
                  <w:color w:val="000000"/>
                  <w:sz w:val="20"/>
                  <w:szCs w:val="20"/>
                </w:rPr>
                <w:t>Position Effect</w:t>
              </w:r>
            </w:ins>
          </w:p>
        </w:tc>
      </w:tr>
      <w:tr w:rsidR="00DD74E2" w14:paraId="64A9428F" w14:textId="77777777" w:rsidTr="00546646">
        <w:trPr>
          <w:trHeight w:val="360"/>
          <w:jc w:val="center"/>
          <w:ins w:id="2846" w:author="Dylan CHEN" w:date="2026-08-04T15:55:00Z"/>
        </w:trPr>
        <w:tc>
          <w:tcPr>
            <w:tcW w:w="2560" w:type="dxa"/>
            <w:tcBorders>
              <w:top w:val="nil"/>
              <w:left w:val="nil"/>
              <w:bottom w:val="nil"/>
              <w:right w:val="nil"/>
            </w:tcBorders>
            <w:noWrap/>
            <w:hideMark/>
          </w:tcPr>
          <w:p w14:paraId="73C56434" w14:textId="77777777" w:rsidR="00DD74E2" w:rsidRDefault="00DD74E2" w:rsidP="00546646">
            <w:pPr>
              <w:rPr>
                <w:ins w:id="2847" w:author="Dylan CHEN" w:date="2026-08-04T15:55:00Z" w16du:dateUtc="2026-08-04T07:55:00Z"/>
                <w:b/>
                <w:bCs/>
                <w:i/>
                <w:iCs/>
                <w:color w:val="000000"/>
                <w:sz w:val="20"/>
                <w:szCs w:val="20"/>
              </w:rPr>
            </w:pPr>
            <w:ins w:id="2848" w:author="Dylan CHEN" w:date="2026-08-04T15:55:00Z" w16du:dateUtc="2026-08-04T07:55:00Z">
              <w:r>
                <w:rPr>
                  <w:b/>
                  <w:bCs/>
                  <w:i/>
                  <w:iCs/>
                  <w:color w:val="000000"/>
                  <w:sz w:val="20"/>
                  <w:szCs w:val="20"/>
                </w:rPr>
                <w:t>Effect Decomposition</w:t>
              </w:r>
            </w:ins>
          </w:p>
        </w:tc>
        <w:tc>
          <w:tcPr>
            <w:tcW w:w="2340" w:type="dxa"/>
            <w:tcBorders>
              <w:top w:val="nil"/>
              <w:left w:val="nil"/>
              <w:bottom w:val="nil"/>
              <w:right w:val="nil"/>
            </w:tcBorders>
            <w:noWrap/>
            <w:hideMark/>
          </w:tcPr>
          <w:p w14:paraId="76A2235C" w14:textId="77777777" w:rsidR="00DD74E2" w:rsidRDefault="00DD74E2" w:rsidP="00546646">
            <w:pPr>
              <w:rPr>
                <w:ins w:id="2849" w:author="Dylan CHEN" w:date="2026-08-04T15:55:00Z" w16du:dateUtc="2026-08-04T07:55:00Z"/>
                <w:b/>
                <w:bCs/>
                <w:i/>
                <w:iCs/>
                <w:color w:val="000000"/>
                <w:sz w:val="20"/>
                <w:szCs w:val="20"/>
              </w:rPr>
            </w:pPr>
          </w:p>
        </w:tc>
        <w:tc>
          <w:tcPr>
            <w:tcW w:w="2840" w:type="dxa"/>
            <w:tcBorders>
              <w:top w:val="nil"/>
              <w:left w:val="nil"/>
              <w:bottom w:val="nil"/>
              <w:right w:val="nil"/>
            </w:tcBorders>
            <w:noWrap/>
            <w:hideMark/>
          </w:tcPr>
          <w:p w14:paraId="45338605" w14:textId="77777777" w:rsidR="00DD74E2" w:rsidRDefault="00DD74E2" w:rsidP="00546646">
            <w:pPr>
              <w:jc w:val="center"/>
              <w:rPr>
                <w:ins w:id="2850" w:author="Dylan CHEN" w:date="2026-08-04T15:55:00Z" w16du:dateUtc="2026-08-04T07:55:00Z"/>
                <w:sz w:val="20"/>
                <w:szCs w:val="20"/>
              </w:rPr>
            </w:pPr>
          </w:p>
        </w:tc>
      </w:tr>
      <w:tr w:rsidR="00DD74E2" w14:paraId="30A331C3" w14:textId="77777777" w:rsidTr="00546646">
        <w:trPr>
          <w:trHeight w:val="320"/>
          <w:jc w:val="center"/>
          <w:ins w:id="2851" w:author="Dylan CHEN" w:date="2026-08-04T15:55:00Z"/>
        </w:trPr>
        <w:tc>
          <w:tcPr>
            <w:tcW w:w="2560" w:type="dxa"/>
            <w:vMerge w:val="restart"/>
            <w:tcBorders>
              <w:top w:val="nil"/>
              <w:left w:val="nil"/>
              <w:bottom w:val="nil"/>
              <w:right w:val="nil"/>
            </w:tcBorders>
            <w:noWrap/>
            <w:hideMark/>
          </w:tcPr>
          <w:p w14:paraId="4C6B527F" w14:textId="77777777" w:rsidR="00DD74E2" w:rsidRDefault="00DD74E2" w:rsidP="00546646">
            <w:pPr>
              <w:rPr>
                <w:ins w:id="2852" w:author="Dylan CHEN" w:date="2026-08-04T15:55:00Z" w16du:dateUtc="2026-08-04T07:55:00Z"/>
                <w:b/>
                <w:bCs/>
                <w:color w:val="000000"/>
                <w:sz w:val="20"/>
                <w:szCs w:val="20"/>
              </w:rPr>
            </w:pPr>
            <w:ins w:id="2853" w:author="Dylan CHEN" w:date="2026-08-04T15:55:00Z" w16du:dateUtc="2026-08-04T07:55:00Z">
              <w:r>
                <w:rPr>
                  <w:b/>
                  <w:bCs/>
                  <w:color w:val="000000"/>
                  <w:sz w:val="20"/>
                  <w:szCs w:val="20"/>
                </w:rPr>
                <w:t>ACME</w:t>
              </w:r>
            </w:ins>
          </w:p>
        </w:tc>
        <w:tc>
          <w:tcPr>
            <w:tcW w:w="2340" w:type="dxa"/>
            <w:tcBorders>
              <w:top w:val="nil"/>
              <w:left w:val="nil"/>
              <w:bottom w:val="nil"/>
              <w:right w:val="nil"/>
            </w:tcBorders>
            <w:noWrap/>
            <w:hideMark/>
          </w:tcPr>
          <w:p w14:paraId="4C48B737" w14:textId="77777777" w:rsidR="00DD74E2" w:rsidRDefault="00DD74E2" w:rsidP="00546646">
            <w:pPr>
              <w:jc w:val="center"/>
              <w:rPr>
                <w:ins w:id="2854" w:author="Dylan CHEN" w:date="2026-08-04T15:55:00Z" w16du:dateUtc="2026-08-04T07:55:00Z"/>
                <w:b/>
                <w:bCs/>
                <w:color w:val="000000"/>
                <w:sz w:val="20"/>
                <w:szCs w:val="20"/>
              </w:rPr>
            </w:pPr>
            <w:ins w:id="2855" w:author="Dylan CHEN" w:date="2026-08-04T15:55:00Z" w16du:dateUtc="2026-08-04T07:55:00Z">
              <w:r>
                <w:rPr>
                  <w:b/>
                  <w:bCs/>
                  <w:color w:val="000000"/>
                  <w:sz w:val="20"/>
                  <w:szCs w:val="20"/>
                </w:rPr>
                <w:t>-0.041***</w:t>
              </w:r>
            </w:ins>
          </w:p>
        </w:tc>
        <w:tc>
          <w:tcPr>
            <w:tcW w:w="2840" w:type="dxa"/>
            <w:tcBorders>
              <w:top w:val="nil"/>
              <w:left w:val="nil"/>
              <w:bottom w:val="nil"/>
              <w:right w:val="nil"/>
            </w:tcBorders>
            <w:noWrap/>
            <w:hideMark/>
          </w:tcPr>
          <w:p w14:paraId="1CA99419" w14:textId="77777777" w:rsidR="00DD74E2" w:rsidRDefault="00DD74E2" w:rsidP="00546646">
            <w:pPr>
              <w:jc w:val="center"/>
              <w:rPr>
                <w:ins w:id="2856" w:author="Dylan CHEN" w:date="2026-08-04T15:55:00Z" w16du:dateUtc="2026-08-04T07:55:00Z"/>
                <w:b/>
                <w:bCs/>
                <w:color w:val="000000"/>
                <w:sz w:val="20"/>
                <w:szCs w:val="20"/>
              </w:rPr>
            </w:pPr>
            <w:ins w:id="2857" w:author="Dylan CHEN" w:date="2026-08-04T15:55:00Z" w16du:dateUtc="2026-08-04T07:55:00Z">
              <w:r>
                <w:rPr>
                  <w:b/>
                  <w:bCs/>
                  <w:color w:val="000000"/>
                  <w:sz w:val="20"/>
                  <w:szCs w:val="20"/>
                </w:rPr>
                <w:t>-0.031***</w:t>
              </w:r>
            </w:ins>
          </w:p>
        </w:tc>
      </w:tr>
      <w:tr w:rsidR="00DD74E2" w14:paraId="59B46AC6" w14:textId="77777777" w:rsidTr="00546646">
        <w:trPr>
          <w:trHeight w:val="340"/>
          <w:jc w:val="center"/>
          <w:ins w:id="2858" w:author="Dylan CHEN" w:date="2026-08-04T15:55:00Z"/>
        </w:trPr>
        <w:tc>
          <w:tcPr>
            <w:tcW w:w="2560" w:type="dxa"/>
            <w:vMerge/>
            <w:tcBorders>
              <w:top w:val="nil"/>
              <w:left w:val="nil"/>
              <w:bottom w:val="nil"/>
              <w:right w:val="nil"/>
            </w:tcBorders>
            <w:hideMark/>
          </w:tcPr>
          <w:p w14:paraId="7FB8E5E5" w14:textId="77777777" w:rsidR="00DD74E2" w:rsidRDefault="00DD74E2" w:rsidP="00546646">
            <w:pPr>
              <w:rPr>
                <w:ins w:id="2859" w:author="Dylan CHEN" w:date="2026-08-04T15:55:00Z" w16du:dateUtc="2026-08-04T07:55:00Z"/>
                <w:b/>
                <w:bCs/>
                <w:color w:val="000000"/>
                <w:sz w:val="20"/>
                <w:szCs w:val="20"/>
              </w:rPr>
            </w:pPr>
          </w:p>
        </w:tc>
        <w:tc>
          <w:tcPr>
            <w:tcW w:w="2340" w:type="dxa"/>
            <w:tcBorders>
              <w:top w:val="nil"/>
              <w:left w:val="nil"/>
              <w:bottom w:val="nil"/>
              <w:right w:val="nil"/>
            </w:tcBorders>
            <w:noWrap/>
            <w:hideMark/>
          </w:tcPr>
          <w:p w14:paraId="73587D25" w14:textId="77777777" w:rsidR="00DD74E2" w:rsidRDefault="00DD74E2" w:rsidP="00546646">
            <w:pPr>
              <w:jc w:val="center"/>
              <w:rPr>
                <w:ins w:id="2860" w:author="Dylan CHEN" w:date="2026-08-04T15:55:00Z" w16du:dateUtc="2026-08-04T07:55:00Z"/>
                <w:b/>
                <w:bCs/>
                <w:color w:val="333333"/>
                <w:sz w:val="20"/>
                <w:szCs w:val="20"/>
              </w:rPr>
            </w:pPr>
            <w:ins w:id="2861" w:author="Dylan CHEN" w:date="2026-08-04T15:55:00Z" w16du:dateUtc="2026-08-04T07:55:00Z">
              <w:r>
                <w:rPr>
                  <w:b/>
                  <w:bCs/>
                  <w:color w:val="333333"/>
                  <w:sz w:val="20"/>
                  <w:szCs w:val="20"/>
                </w:rPr>
                <w:t>[-0.063, -0.018]</w:t>
              </w:r>
            </w:ins>
          </w:p>
        </w:tc>
        <w:tc>
          <w:tcPr>
            <w:tcW w:w="2840" w:type="dxa"/>
            <w:tcBorders>
              <w:top w:val="nil"/>
              <w:left w:val="nil"/>
              <w:bottom w:val="nil"/>
              <w:right w:val="nil"/>
            </w:tcBorders>
            <w:noWrap/>
            <w:hideMark/>
          </w:tcPr>
          <w:p w14:paraId="24C5F77E" w14:textId="77777777" w:rsidR="00DD74E2" w:rsidRDefault="00DD74E2" w:rsidP="00546646">
            <w:pPr>
              <w:jc w:val="center"/>
              <w:rPr>
                <w:ins w:id="2862" w:author="Dylan CHEN" w:date="2026-08-04T15:55:00Z" w16du:dateUtc="2026-08-04T07:55:00Z"/>
                <w:b/>
                <w:bCs/>
                <w:color w:val="333333"/>
                <w:sz w:val="20"/>
                <w:szCs w:val="20"/>
              </w:rPr>
            </w:pPr>
            <w:ins w:id="2863" w:author="Dylan CHEN" w:date="2026-08-04T15:55:00Z" w16du:dateUtc="2026-08-04T07:55:00Z">
              <w:r>
                <w:rPr>
                  <w:b/>
                  <w:bCs/>
                  <w:color w:val="333333"/>
                  <w:sz w:val="20"/>
                  <w:szCs w:val="20"/>
                </w:rPr>
                <w:t>[-0.037, -0.024]</w:t>
              </w:r>
            </w:ins>
          </w:p>
        </w:tc>
      </w:tr>
      <w:tr w:rsidR="00DD74E2" w14:paraId="3B404372" w14:textId="77777777" w:rsidTr="00546646">
        <w:trPr>
          <w:trHeight w:val="340"/>
          <w:jc w:val="center"/>
          <w:ins w:id="2864" w:author="Dylan CHEN" w:date="2026-08-04T15:55:00Z"/>
        </w:trPr>
        <w:tc>
          <w:tcPr>
            <w:tcW w:w="2560" w:type="dxa"/>
            <w:vMerge w:val="restart"/>
            <w:tcBorders>
              <w:top w:val="nil"/>
              <w:left w:val="nil"/>
              <w:bottom w:val="nil"/>
              <w:right w:val="nil"/>
            </w:tcBorders>
            <w:noWrap/>
            <w:hideMark/>
          </w:tcPr>
          <w:p w14:paraId="79710B23" w14:textId="77777777" w:rsidR="00DD74E2" w:rsidRDefault="00DD74E2" w:rsidP="00546646">
            <w:pPr>
              <w:rPr>
                <w:ins w:id="2865" w:author="Dylan CHEN" w:date="2026-08-04T15:55:00Z" w16du:dateUtc="2026-08-04T07:55:00Z"/>
                <w:color w:val="000000"/>
                <w:sz w:val="20"/>
                <w:szCs w:val="20"/>
              </w:rPr>
            </w:pPr>
            <w:ins w:id="2866" w:author="Dylan CHEN" w:date="2026-08-04T15:55:00Z" w16du:dateUtc="2026-08-04T07:55:00Z">
              <w:r>
                <w:rPr>
                  <w:color w:val="000000"/>
                  <w:sz w:val="20"/>
                  <w:szCs w:val="20"/>
                </w:rPr>
                <w:t>Direct Effect (ADE)</w:t>
              </w:r>
            </w:ins>
          </w:p>
        </w:tc>
        <w:tc>
          <w:tcPr>
            <w:tcW w:w="2340" w:type="dxa"/>
            <w:tcBorders>
              <w:top w:val="nil"/>
              <w:left w:val="nil"/>
              <w:bottom w:val="nil"/>
              <w:right w:val="nil"/>
            </w:tcBorders>
            <w:noWrap/>
            <w:hideMark/>
          </w:tcPr>
          <w:p w14:paraId="00C53C6C" w14:textId="77777777" w:rsidR="00DD74E2" w:rsidRDefault="00DD74E2" w:rsidP="00546646">
            <w:pPr>
              <w:jc w:val="center"/>
              <w:rPr>
                <w:ins w:id="2867" w:author="Dylan CHEN" w:date="2026-08-04T15:55:00Z" w16du:dateUtc="2026-08-04T07:55:00Z"/>
                <w:color w:val="000000"/>
                <w:sz w:val="20"/>
                <w:szCs w:val="20"/>
              </w:rPr>
            </w:pPr>
            <w:ins w:id="2868" w:author="Dylan CHEN" w:date="2026-08-04T15:55:00Z" w16du:dateUtc="2026-08-04T07:55:00Z">
              <w:r>
                <w:rPr>
                  <w:color w:val="000000"/>
                  <w:sz w:val="20"/>
                  <w:szCs w:val="20"/>
                </w:rPr>
                <w:t>-0.115***</w:t>
              </w:r>
            </w:ins>
          </w:p>
        </w:tc>
        <w:tc>
          <w:tcPr>
            <w:tcW w:w="2840" w:type="dxa"/>
            <w:tcBorders>
              <w:top w:val="nil"/>
              <w:left w:val="nil"/>
              <w:bottom w:val="nil"/>
              <w:right w:val="nil"/>
            </w:tcBorders>
            <w:noWrap/>
            <w:hideMark/>
          </w:tcPr>
          <w:p w14:paraId="29ABB4B5" w14:textId="77777777" w:rsidR="00DD74E2" w:rsidRDefault="00DD74E2" w:rsidP="00546646">
            <w:pPr>
              <w:jc w:val="center"/>
              <w:rPr>
                <w:ins w:id="2869" w:author="Dylan CHEN" w:date="2026-08-04T15:55:00Z" w16du:dateUtc="2026-08-04T07:55:00Z"/>
                <w:color w:val="000000"/>
                <w:sz w:val="20"/>
                <w:szCs w:val="20"/>
              </w:rPr>
            </w:pPr>
            <w:ins w:id="2870" w:author="Dylan CHEN" w:date="2026-08-04T15:55:00Z" w16du:dateUtc="2026-08-04T07:55:00Z">
              <w:r>
                <w:rPr>
                  <w:color w:val="000000"/>
                  <w:sz w:val="20"/>
                  <w:szCs w:val="20"/>
                </w:rPr>
                <w:t>-0.125***</w:t>
              </w:r>
            </w:ins>
          </w:p>
        </w:tc>
      </w:tr>
      <w:tr w:rsidR="00DD74E2" w14:paraId="0CA89016" w14:textId="77777777" w:rsidTr="00546646">
        <w:trPr>
          <w:trHeight w:val="360"/>
          <w:jc w:val="center"/>
          <w:ins w:id="2871" w:author="Dylan CHEN" w:date="2026-08-04T15:55:00Z"/>
        </w:trPr>
        <w:tc>
          <w:tcPr>
            <w:tcW w:w="2560" w:type="dxa"/>
            <w:vMerge/>
            <w:tcBorders>
              <w:top w:val="nil"/>
              <w:left w:val="nil"/>
              <w:bottom w:val="nil"/>
              <w:right w:val="nil"/>
            </w:tcBorders>
            <w:hideMark/>
          </w:tcPr>
          <w:p w14:paraId="2B683A87" w14:textId="77777777" w:rsidR="00DD74E2" w:rsidRDefault="00DD74E2" w:rsidP="00546646">
            <w:pPr>
              <w:rPr>
                <w:ins w:id="2872" w:author="Dylan CHEN" w:date="2026-08-04T15:55:00Z" w16du:dateUtc="2026-08-04T07:55:00Z"/>
                <w:color w:val="000000"/>
                <w:sz w:val="20"/>
                <w:szCs w:val="20"/>
              </w:rPr>
            </w:pPr>
          </w:p>
        </w:tc>
        <w:tc>
          <w:tcPr>
            <w:tcW w:w="2340" w:type="dxa"/>
            <w:tcBorders>
              <w:top w:val="nil"/>
              <w:left w:val="nil"/>
              <w:bottom w:val="nil"/>
              <w:right w:val="nil"/>
            </w:tcBorders>
            <w:noWrap/>
            <w:hideMark/>
          </w:tcPr>
          <w:p w14:paraId="589A2190" w14:textId="77777777" w:rsidR="00DD74E2" w:rsidRDefault="00DD74E2" w:rsidP="00546646">
            <w:pPr>
              <w:jc w:val="center"/>
              <w:rPr>
                <w:ins w:id="2873" w:author="Dylan CHEN" w:date="2026-08-04T15:55:00Z" w16du:dateUtc="2026-08-04T07:55:00Z"/>
                <w:color w:val="333333"/>
                <w:sz w:val="20"/>
                <w:szCs w:val="20"/>
              </w:rPr>
            </w:pPr>
            <w:ins w:id="2874" w:author="Dylan CHEN" w:date="2026-08-04T15:55:00Z" w16du:dateUtc="2026-08-04T07:55:00Z">
              <w:r>
                <w:rPr>
                  <w:color w:val="333333"/>
                  <w:sz w:val="20"/>
                  <w:szCs w:val="20"/>
                </w:rPr>
                <w:t>[-0.144, -0.083]</w:t>
              </w:r>
            </w:ins>
          </w:p>
        </w:tc>
        <w:tc>
          <w:tcPr>
            <w:tcW w:w="2840" w:type="dxa"/>
            <w:tcBorders>
              <w:top w:val="nil"/>
              <w:left w:val="nil"/>
              <w:bottom w:val="nil"/>
              <w:right w:val="nil"/>
            </w:tcBorders>
            <w:noWrap/>
            <w:hideMark/>
          </w:tcPr>
          <w:p w14:paraId="2C0666F5" w14:textId="77777777" w:rsidR="00DD74E2" w:rsidRDefault="00DD74E2" w:rsidP="00546646">
            <w:pPr>
              <w:jc w:val="center"/>
              <w:rPr>
                <w:ins w:id="2875" w:author="Dylan CHEN" w:date="2026-08-04T15:55:00Z" w16du:dateUtc="2026-08-04T07:55:00Z"/>
                <w:color w:val="333333"/>
                <w:sz w:val="20"/>
                <w:szCs w:val="20"/>
              </w:rPr>
            </w:pPr>
            <w:ins w:id="2876" w:author="Dylan CHEN" w:date="2026-08-04T15:55:00Z" w16du:dateUtc="2026-08-04T07:55:00Z">
              <w:r>
                <w:rPr>
                  <w:color w:val="333333"/>
                  <w:sz w:val="20"/>
                  <w:szCs w:val="20"/>
                </w:rPr>
                <w:t>[-0.144, -0.104]</w:t>
              </w:r>
            </w:ins>
          </w:p>
        </w:tc>
      </w:tr>
      <w:tr w:rsidR="00DD74E2" w14:paraId="3B21295A" w14:textId="77777777" w:rsidTr="00546646">
        <w:trPr>
          <w:trHeight w:val="340"/>
          <w:jc w:val="center"/>
          <w:ins w:id="2877" w:author="Dylan CHEN" w:date="2026-08-04T15:55:00Z"/>
        </w:trPr>
        <w:tc>
          <w:tcPr>
            <w:tcW w:w="2560" w:type="dxa"/>
            <w:vMerge w:val="restart"/>
            <w:tcBorders>
              <w:top w:val="nil"/>
              <w:left w:val="nil"/>
              <w:bottom w:val="single" w:sz="4" w:space="0" w:color="000000"/>
              <w:right w:val="nil"/>
            </w:tcBorders>
            <w:noWrap/>
            <w:hideMark/>
          </w:tcPr>
          <w:p w14:paraId="39AC4F9E" w14:textId="77777777" w:rsidR="00DD74E2" w:rsidRDefault="00DD74E2" w:rsidP="00546646">
            <w:pPr>
              <w:rPr>
                <w:ins w:id="2878" w:author="Dylan CHEN" w:date="2026-08-04T15:55:00Z" w16du:dateUtc="2026-08-04T07:55:00Z"/>
                <w:color w:val="000000"/>
                <w:sz w:val="20"/>
                <w:szCs w:val="20"/>
              </w:rPr>
            </w:pPr>
            <w:ins w:id="2879" w:author="Dylan CHEN" w:date="2026-08-04T15:55:00Z" w16du:dateUtc="2026-08-04T07:55:00Z">
              <w:r>
                <w:rPr>
                  <w:color w:val="000000"/>
                  <w:sz w:val="20"/>
                  <w:szCs w:val="20"/>
                </w:rPr>
                <w:t>Total Effect</w:t>
              </w:r>
            </w:ins>
          </w:p>
        </w:tc>
        <w:tc>
          <w:tcPr>
            <w:tcW w:w="2340" w:type="dxa"/>
            <w:tcBorders>
              <w:top w:val="nil"/>
              <w:left w:val="nil"/>
              <w:bottom w:val="nil"/>
              <w:right w:val="nil"/>
            </w:tcBorders>
            <w:noWrap/>
            <w:hideMark/>
          </w:tcPr>
          <w:p w14:paraId="22774002" w14:textId="77777777" w:rsidR="00DD74E2" w:rsidRDefault="00DD74E2" w:rsidP="00546646">
            <w:pPr>
              <w:jc w:val="center"/>
              <w:rPr>
                <w:ins w:id="2880" w:author="Dylan CHEN" w:date="2026-08-04T15:55:00Z" w16du:dateUtc="2026-08-04T07:55:00Z"/>
                <w:color w:val="000000"/>
                <w:sz w:val="20"/>
                <w:szCs w:val="20"/>
              </w:rPr>
            </w:pPr>
            <w:ins w:id="2881" w:author="Dylan CHEN" w:date="2026-08-04T15:55:00Z" w16du:dateUtc="2026-08-04T07:55:00Z">
              <w:r>
                <w:rPr>
                  <w:color w:val="000000"/>
                  <w:sz w:val="20"/>
                  <w:szCs w:val="20"/>
                </w:rPr>
                <w:t>-0.156***</w:t>
              </w:r>
            </w:ins>
          </w:p>
        </w:tc>
        <w:tc>
          <w:tcPr>
            <w:tcW w:w="2840" w:type="dxa"/>
            <w:tcBorders>
              <w:top w:val="nil"/>
              <w:left w:val="nil"/>
              <w:bottom w:val="nil"/>
              <w:right w:val="nil"/>
            </w:tcBorders>
            <w:noWrap/>
            <w:hideMark/>
          </w:tcPr>
          <w:p w14:paraId="53DF5DDF" w14:textId="77777777" w:rsidR="00DD74E2" w:rsidRDefault="00DD74E2" w:rsidP="00546646">
            <w:pPr>
              <w:jc w:val="center"/>
              <w:rPr>
                <w:ins w:id="2882" w:author="Dylan CHEN" w:date="2026-08-04T15:55:00Z" w16du:dateUtc="2026-08-04T07:55:00Z"/>
                <w:color w:val="000000"/>
                <w:sz w:val="20"/>
                <w:szCs w:val="20"/>
              </w:rPr>
            </w:pPr>
            <w:ins w:id="2883" w:author="Dylan CHEN" w:date="2026-08-04T15:55:00Z" w16du:dateUtc="2026-08-04T07:55:00Z">
              <w:r>
                <w:rPr>
                  <w:color w:val="000000"/>
                  <w:sz w:val="20"/>
                  <w:szCs w:val="20"/>
                </w:rPr>
                <w:t>-0.156***</w:t>
              </w:r>
            </w:ins>
          </w:p>
        </w:tc>
      </w:tr>
      <w:tr w:rsidR="00DD74E2" w14:paraId="4BB82B19" w14:textId="77777777" w:rsidTr="00546646">
        <w:trPr>
          <w:trHeight w:val="340"/>
          <w:jc w:val="center"/>
          <w:ins w:id="2884" w:author="Dylan CHEN" w:date="2026-08-04T15:55:00Z"/>
        </w:trPr>
        <w:tc>
          <w:tcPr>
            <w:tcW w:w="2560" w:type="dxa"/>
            <w:vMerge/>
            <w:tcBorders>
              <w:top w:val="nil"/>
              <w:left w:val="nil"/>
              <w:bottom w:val="single" w:sz="4" w:space="0" w:color="000000"/>
              <w:right w:val="nil"/>
            </w:tcBorders>
            <w:hideMark/>
          </w:tcPr>
          <w:p w14:paraId="023C2669" w14:textId="77777777" w:rsidR="00DD74E2" w:rsidRDefault="00DD74E2" w:rsidP="00546646">
            <w:pPr>
              <w:rPr>
                <w:ins w:id="2885" w:author="Dylan CHEN" w:date="2026-08-04T15:55:00Z" w16du:dateUtc="2026-08-04T07:55:00Z"/>
                <w:color w:val="000000"/>
                <w:sz w:val="20"/>
                <w:szCs w:val="20"/>
              </w:rPr>
            </w:pPr>
          </w:p>
        </w:tc>
        <w:tc>
          <w:tcPr>
            <w:tcW w:w="2340" w:type="dxa"/>
            <w:tcBorders>
              <w:top w:val="nil"/>
              <w:left w:val="nil"/>
              <w:bottom w:val="single" w:sz="4" w:space="0" w:color="auto"/>
              <w:right w:val="nil"/>
            </w:tcBorders>
            <w:noWrap/>
            <w:hideMark/>
          </w:tcPr>
          <w:p w14:paraId="589A2CE9" w14:textId="77777777" w:rsidR="00DD74E2" w:rsidRDefault="00DD74E2" w:rsidP="00546646">
            <w:pPr>
              <w:jc w:val="center"/>
              <w:rPr>
                <w:ins w:id="2886" w:author="Dylan CHEN" w:date="2026-08-04T15:55:00Z" w16du:dateUtc="2026-08-04T07:55:00Z"/>
                <w:color w:val="333333"/>
                <w:sz w:val="20"/>
                <w:szCs w:val="20"/>
              </w:rPr>
            </w:pPr>
            <w:ins w:id="2887" w:author="Dylan CHEN" w:date="2026-08-04T15:55:00Z" w16du:dateUtc="2026-08-04T07:55:00Z">
              <w:r>
                <w:rPr>
                  <w:color w:val="333333"/>
                  <w:sz w:val="20"/>
                  <w:szCs w:val="20"/>
                </w:rPr>
                <w:t>[-0.175, -0.136]</w:t>
              </w:r>
            </w:ins>
          </w:p>
        </w:tc>
        <w:tc>
          <w:tcPr>
            <w:tcW w:w="2840" w:type="dxa"/>
            <w:tcBorders>
              <w:top w:val="nil"/>
              <w:left w:val="nil"/>
              <w:bottom w:val="single" w:sz="4" w:space="0" w:color="auto"/>
              <w:right w:val="nil"/>
            </w:tcBorders>
            <w:noWrap/>
            <w:hideMark/>
          </w:tcPr>
          <w:p w14:paraId="2DB9CB47" w14:textId="77777777" w:rsidR="00DD74E2" w:rsidRDefault="00DD74E2" w:rsidP="00546646">
            <w:pPr>
              <w:jc w:val="center"/>
              <w:rPr>
                <w:ins w:id="2888" w:author="Dylan CHEN" w:date="2026-08-04T15:55:00Z" w16du:dateUtc="2026-08-04T07:55:00Z"/>
                <w:color w:val="333333"/>
                <w:sz w:val="20"/>
                <w:szCs w:val="20"/>
              </w:rPr>
            </w:pPr>
            <w:ins w:id="2889" w:author="Dylan CHEN" w:date="2026-08-04T15:55:00Z" w16du:dateUtc="2026-08-04T07:55:00Z">
              <w:r>
                <w:rPr>
                  <w:color w:val="333333"/>
                  <w:sz w:val="20"/>
                  <w:szCs w:val="20"/>
                </w:rPr>
                <w:t>[-0.176, -0.136]</w:t>
              </w:r>
            </w:ins>
          </w:p>
        </w:tc>
      </w:tr>
      <w:tr w:rsidR="00DD74E2" w14:paraId="1861007C" w14:textId="77777777" w:rsidTr="00546646">
        <w:trPr>
          <w:trHeight w:val="340"/>
          <w:jc w:val="center"/>
          <w:ins w:id="2890" w:author="Dylan CHEN" w:date="2026-08-04T15:55:00Z"/>
        </w:trPr>
        <w:tc>
          <w:tcPr>
            <w:tcW w:w="2560" w:type="dxa"/>
            <w:tcBorders>
              <w:top w:val="nil"/>
              <w:left w:val="nil"/>
              <w:bottom w:val="nil"/>
              <w:right w:val="nil"/>
            </w:tcBorders>
            <w:noWrap/>
            <w:hideMark/>
          </w:tcPr>
          <w:p w14:paraId="735A42C8" w14:textId="77777777" w:rsidR="00DD74E2" w:rsidRDefault="00DD74E2" w:rsidP="00546646">
            <w:pPr>
              <w:rPr>
                <w:ins w:id="2891" w:author="Dylan CHEN" w:date="2026-08-04T15:55:00Z" w16du:dateUtc="2026-08-04T07:55:00Z"/>
                <w:b/>
                <w:bCs/>
                <w:i/>
                <w:iCs/>
                <w:color w:val="000000"/>
                <w:sz w:val="20"/>
                <w:szCs w:val="20"/>
              </w:rPr>
            </w:pPr>
            <w:ins w:id="2892" w:author="Dylan CHEN" w:date="2026-08-04T15:55:00Z" w16du:dateUtc="2026-08-04T07:55:00Z">
              <w:r>
                <w:rPr>
                  <w:b/>
                  <w:bCs/>
                  <w:i/>
                  <w:iCs/>
                  <w:color w:val="000000"/>
                  <w:sz w:val="20"/>
                  <w:szCs w:val="20"/>
                </w:rPr>
                <w:t>Proportion Mediated</w:t>
              </w:r>
            </w:ins>
          </w:p>
        </w:tc>
        <w:tc>
          <w:tcPr>
            <w:tcW w:w="2340" w:type="dxa"/>
            <w:tcBorders>
              <w:top w:val="nil"/>
              <w:left w:val="nil"/>
              <w:bottom w:val="nil"/>
              <w:right w:val="nil"/>
            </w:tcBorders>
            <w:noWrap/>
            <w:hideMark/>
          </w:tcPr>
          <w:p w14:paraId="68C0F7A7" w14:textId="77777777" w:rsidR="00DD74E2" w:rsidRDefault="00DD74E2" w:rsidP="00546646">
            <w:pPr>
              <w:rPr>
                <w:ins w:id="2893" w:author="Dylan CHEN" w:date="2026-08-04T15:55:00Z" w16du:dateUtc="2026-08-04T07:55:00Z"/>
                <w:b/>
                <w:bCs/>
                <w:i/>
                <w:iCs/>
                <w:color w:val="000000"/>
                <w:sz w:val="20"/>
                <w:szCs w:val="20"/>
              </w:rPr>
            </w:pPr>
          </w:p>
        </w:tc>
        <w:tc>
          <w:tcPr>
            <w:tcW w:w="2840" w:type="dxa"/>
            <w:tcBorders>
              <w:top w:val="nil"/>
              <w:left w:val="nil"/>
              <w:bottom w:val="nil"/>
              <w:right w:val="nil"/>
            </w:tcBorders>
            <w:noWrap/>
            <w:hideMark/>
          </w:tcPr>
          <w:p w14:paraId="4DE9AB64" w14:textId="77777777" w:rsidR="00DD74E2" w:rsidRDefault="00DD74E2" w:rsidP="00546646">
            <w:pPr>
              <w:jc w:val="center"/>
              <w:rPr>
                <w:ins w:id="2894" w:author="Dylan CHEN" w:date="2026-08-04T15:55:00Z" w16du:dateUtc="2026-08-04T07:55:00Z"/>
                <w:sz w:val="20"/>
                <w:szCs w:val="20"/>
              </w:rPr>
            </w:pPr>
          </w:p>
        </w:tc>
      </w:tr>
      <w:tr w:rsidR="00DD74E2" w14:paraId="35DFCC86" w14:textId="77777777" w:rsidTr="00546646">
        <w:trPr>
          <w:trHeight w:val="320"/>
          <w:jc w:val="center"/>
          <w:ins w:id="2895" w:author="Dylan CHEN" w:date="2026-08-04T15:55:00Z"/>
        </w:trPr>
        <w:tc>
          <w:tcPr>
            <w:tcW w:w="2560" w:type="dxa"/>
            <w:vMerge w:val="restart"/>
            <w:tcBorders>
              <w:top w:val="nil"/>
              <w:left w:val="nil"/>
              <w:bottom w:val="single" w:sz="4" w:space="0" w:color="000000"/>
              <w:right w:val="nil"/>
            </w:tcBorders>
            <w:noWrap/>
            <w:hideMark/>
          </w:tcPr>
          <w:p w14:paraId="5C5C50C3" w14:textId="77777777" w:rsidR="00DD74E2" w:rsidRDefault="00DD74E2" w:rsidP="00546646">
            <w:pPr>
              <w:rPr>
                <w:ins w:id="2896" w:author="Dylan CHEN" w:date="2026-08-04T15:55:00Z" w16du:dateUtc="2026-08-04T07:55:00Z"/>
                <w:b/>
                <w:bCs/>
                <w:color w:val="000000"/>
                <w:sz w:val="20"/>
                <w:szCs w:val="20"/>
              </w:rPr>
            </w:pPr>
            <w:ins w:id="2897" w:author="Dylan CHEN" w:date="2026-08-04T15:55:00Z" w16du:dateUtc="2026-08-04T07:55:00Z">
              <w:r>
                <w:rPr>
                  <w:b/>
                  <w:bCs/>
                  <w:color w:val="000000"/>
                  <w:sz w:val="20"/>
                  <w:szCs w:val="20"/>
                </w:rPr>
                <w:t>% of Total Effect Mediated</w:t>
              </w:r>
            </w:ins>
          </w:p>
        </w:tc>
        <w:tc>
          <w:tcPr>
            <w:tcW w:w="2340" w:type="dxa"/>
            <w:tcBorders>
              <w:top w:val="nil"/>
              <w:left w:val="nil"/>
              <w:bottom w:val="nil"/>
              <w:right w:val="nil"/>
            </w:tcBorders>
            <w:noWrap/>
            <w:hideMark/>
          </w:tcPr>
          <w:p w14:paraId="5C934020" w14:textId="77777777" w:rsidR="00DD74E2" w:rsidRDefault="00DD74E2" w:rsidP="00546646">
            <w:pPr>
              <w:jc w:val="center"/>
              <w:rPr>
                <w:ins w:id="2898" w:author="Dylan CHEN" w:date="2026-08-04T15:55:00Z" w16du:dateUtc="2026-08-04T07:55:00Z"/>
                <w:b/>
                <w:bCs/>
                <w:color w:val="000000"/>
                <w:sz w:val="20"/>
                <w:szCs w:val="20"/>
              </w:rPr>
            </w:pPr>
            <w:ins w:id="2899" w:author="Dylan CHEN" w:date="2026-08-04T15:55:00Z" w16du:dateUtc="2026-08-04T07:55:00Z">
              <w:r>
                <w:rPr>
                  <w:b/>
                  <w:bCs/>
                  <w:color w:val="000000"/>
                  <w:sz w:val="20"/>
                  <w:szCs w:val="20"/>
                </w:rPr>
                <w:t>26.50%</w:t>
              </w:r>
            </w:ins>
          </w:p>
        </w:tc>
        <w:tc>
          <w:tcPr>
            <w:tcW w:w="2840" w:type="dxa"/>
            <w:tcBorders>
              <w:top w:val="nil"/>
              <w:left w:val="nil"/>
              <w:bottom w:val="nil"/>
              <w:right w:val="nil"/>
            </w:tcBorders>
            <w:noWrap/>
            <w:hideMark/>
          </w:tcPr>
          <w:p w14:paraId="180FEC0F" w14:textId="77777777" w:rsidR="00DD74E2" w:rsidRDefault="00DD74E2" w:rsidP="00546646">
            <w:pPr>
              <w:jc w:val="center"/>
              <w:rPr>
                <w:ins w:id="2900" w:author="Dylan CHEN" w:date="2026-08-04T15:55:00Z" w16du:dateUtc="2026-08-04T07:55:00Z"/>
                <w:b/>
                <w:bCs/>
                <w:color w:val="000000"/>
                <w:sz w:val="20"/>
                <w:szCs w:val="20"/>
              </w:rPr>
            </w:pPr>
            <w:ins w:id="2901" w:author="Dylan CHEN" w:date="2026-08-04T15:55:00Z" w16du:dateUtc="2026-08-04T07:55:00Z">
              <w:r>
                <w:rPr>
                  <w:b/>
                  <w:bCs/>
                  <w:color w:val="000000"/>
                  <w:sz w:val="20"/>
                  <w:szCs w:val="20"/>
                </w:rPr>
                <w:t>19.70%</w:t>
              </w:r>
            </w:ins>
          </w:p>
        </w:tc>
      </w:tr>
      <w:tr w:rsidR="00DD74E2" w14:paraId="619FC7F0" w14:textId="77777777" w:rsidTr="00546646">
        <w:trPr>
          <w:trHeight w:val="320"/>
          <w:jc w:val="center"/>
          <w:ins w:id="2902" w:author="Dylan CHEN" w:date="2026-08-04T15:55:00Z"/>
        </w:trPr>
        <w:tc>
          <w:tcPr>
            <w:tcW w:w="2560" w:type="dxa"/>
            <w:vMerge/>
            <w:tcBorders>
              <w:top w:val="nil"/>
              <w:left w:val="nil"/>
              <w:bottom w:val="single" w:sz="4" w:space="0" w:color="000000"/>
              <w:right w:val="nil"/>
            </w:tcBorders>
            <w:hideMark/>
          </w:tcPr>
          <w:p w14:paraId="65B5F8AF" w14:textId="77777777" w:rsidR="00DD74E2" w:rsidRDefault="00DD74E2" w:rsidP="00546646">
            <w:pPr>
              <w:rPr>
                <w:ins w:id="2903" w:author="Dylan CHEN" w:date="2026-08-04T15:55:00Z" w16du:dateUtc="2026-08-04T07:55:00Z"/>
                <w:b/>
                <w:bCs/>
                <w:color w:val="000000"/>
                <w:sz w:val="20"/>
                <w:szCs w:val="20"/>
              </w:rPr>
            </w:pPr>
          </w:p>
        </w:tc>
        <w:tc>
          <w:tcPr>
            <w:tcW w:w="2340" w:type="dxa"/>
            <w:tcBorders>
              <w:top w:val="nil"/>
              <w:left w:val="nil"/>
              <w:bottom w:val="single" w:sz="4" w:space="0" w:color="auto"/>
              <w:right w:val="nil"/>
            </w:tcBorders>
            <w:noWrap/>
            <w:hideMark/>
          </w:tcPr>
          <w:p w14:paraId="111240C5" w14:textId="77777777" w:rsidR="00DD74E2" w:rsidRDefault="00DD74E2" w:rsidP="00546646">
            <w:pPr>
              <w:jc w:val="center"/>
              <w:rPr>
                <w:ins w:id="2904" w:author="Dylan CHEN" w:date="2026-08-04T15:55:00Z" w16du:dateUtc="2026-08-04T07:55:00Z"/>
                <w:b/>
                <w:bCs/>
                <w:color w:val="333333"/>
                <w:sz w:val="20"/>
                <w:szCs w:val="20"/>
              </w:rPr>
            </w:pPr>
            <w:ins w:id="2905" w:author="Dylan CHEN" w:date="2026-08-04T15:55:00Z" w16du:dateUtc="2026-08-04T07:55:00Z">
              <w:r>
                <w:rPr>
                  <w:b/>
                  <w:bCs/>
                  <w:color w:val="333333"/>
                  <w:sz w:val="20"/>
                  <w:szCs w:val="20"/>
                </w:rPr>
                <w:t>[23.6%, 30.4%]</w:t>
              </w:r>
            </w:ins>
          </w:p>
        </w:tc>
        <w:tc>
          <w:tcPr>
            <w:tcW w:w="2840" w:type="dxa"/>
            <w:tcBorders>
              <w:top w:val="nil"/>
              <w:left w:val="nil"/>
              <w:bottom w:val="single" w:sz="4" w:space="0" w:color="auto"/>
              <w:right w:val="nil"/>
            </w:tcBorders>
            <w:noWrap/>
            <w:hideMark/>
          </w:tcPr>
          <w:p w14:paraId="044B8E53" w14:textId="77777777" w:rsidR="00DD74E2" w:rsidRDefault="00DD74E2" w:rsidP="00546646">
            <w:pPr>
              <w:jc w:val="center"/>
              <w:rPr>
                <w:ins w:id="2906" w:author="Dylan CHEN" w:date="2026-08-04T15:55:00Z" w16du:dateUtc="2026-08-04T07:55:00Z"/>
                <w:b/>
                <w:bCs/>
                <w:color w:val="333333"/>
                <w:sz w:val="20"/>
                <w:szCs w:val="20"/>
              </w:rPr>
            </w:pPr>
            <w:ins w:id="2907" w:author="Dylan CHEN" w:date="2026-08-04T15:55:00Z" w16du:dateUtc="2026-08-04T07:55:00Z">
              <w:r>
                <w:rPr>
                  <w:b/>
                  <w:bCs/>
                  <w:color w:val="333333"/>
                  <w:sz w:val="20"/>
                  <w:szCs w:val="20"/>
                </w:rPr>
                <w:t>[17.5%, 22.6%]</w:t>
              </w:r>
            </w:ins>
          </w:p>
        </w:tc>
      </w:tr>
    </w:tbl>
    <w:p w14:paraId="49C62E75" w14:textId="77777777" w:rsidR="00DD74E2" w:rsidRDefault="00DD74E2" w:rsidP="00DD74E2">
      <w:pPr>
        <w:spacing w:before="120" w:after="120"/>
        <w:rPr>
          <w:ins w:id="2908" w:author="Dylan CHEN" w:date="2026-08-21T23:09:00Z" w16du:dateUtc="2026-08-21T15:09:00Z"/>
        </w:rPr>
      </w:pPr>
    </w:p>
    <w:p w14:paraId="162887A6" w14:textId="77777777" w:rsidR="00BE7589" w:rsidRPr="00BE7589" w:rsidRDefault="00BE7589" w:rsidP="00BE7589">
      <w:pPr>
        <w:pStyle w:val="NormalWeb"/>
        <w:rPr>
          <w:ins w:id="2909" w:author="Dylan CHEN" w:date="2026-08-21T23:09:00Z" w16du:dateUtc="2026-08-21T15:09:00Z"/>
          <w:b/>
          <w:bCs/>
          <w:color w:val="000000"/>
          <w:rPrChange w:id="2910" w:author="Dylan CHEN" w:date="2026-08-21T23:09:00Z" w16du:dateUtc="2026-08-21T15:09:00Z">
            <w:rPr>
              <w:ins w:id="2911" w:author="Dylan CHEN" w:date="2026-08-21T23:09:00Z" w16du:dateUtc="2026-08-21T15:09:00Z"/>
              <w:color w:val="000000"/>
            </w:rPr>
          </w:rPrChange>
        </w:rPr>
      </w:pPr>
      <w:ins w:id="2912" w:author="Dylan CHEN" w:date="2026-08-21T23:09:00Z" w16du:dateUtc="2026-08-21T15:09:00Z">
        <w:r w:rsidRPr="00BE7589">
          <w:rPr>
            <w:b/>
            <w:bCs/>
            <w:color w:val="000000"/>
            <w:rPrChange w:id="2913" w:author="Dylan CHEN" w:date="2026-08-21T23:09:00Z" w16du:dateUtc="2026-08-21T15:09:00Z">
              <w:rPr>
                <w:color w:val="000000"/>
              </w:rPr>
            </w:rPrChange>
          </w:rPr>
          <w:t>References</w:t>
        </w:r>
      </w:ins>
    </w:p>
    <w:p w14:paraId="2BE8BBDB" w14:textId="339C2F9A" w:rsidR="00BE7589" w:rsidRDefault="00BE7589" w:rsidP="00BE7589">
      <w:pPr>
        <w:pStyle w:val="NormalWeb"/>
        <w:rPr>
          <w:ins w:id="2914" w:author="Dylan CHEN" w:date="2026-08-21T23:09:00Z" w16du:dateUtc="2026-08-21T15:09:00Z"/>
          <w:color w:val="000000"/>
        </w:rPr>
      </w:pPr>
      <w:ins w:id="2915" w:author="Dylan CHEN" w:date="2026-08-21T23:09:00Z" w16du:dateUtc="2026-08-21T15:09:00Z">
        <w:r>
          <w:rPr>
            <w:color w:val="000000"/>
          </w:rPr>
          <w:t>Chen, M.-J. (2009). Competitive dynamics research: An insider</w:t>
        </w:r>
      </w:ins>
      <w:r w:rsidR="003834AA">
        <w:rPr>
          <w:color w:val="000000"/>
        </w:rPr>
        <w:t>’</w:t>
      </w:r>
      <w:ins w:id="2916" w:author="Dylan CHEN" w:date="2026-08-21T23:09:00Z" w16du:dateUtc="2026-08-21T15:09:00Z">
        <w:r>
          <w:rPr>
            <w:color w:val="000000"/>
          </w:rPr>
          <w:t>s odyssey. Asia Pacific Journal of Management, 26(1), 5–25.</w:t>
        </w:r>
      </w:ins>
    </w:p>
    <w:p w14:paraId="1A7B7E27" w14:textId="77777777" w:rsidR="00BE7589" w:rsidRDefault="00BE7589" w:rsidP="00BE7589">
      <w:pPr>
        <w:pStyle w:val="NormalWeb"/>
        <w:rPr>
          <w:ins w:id="2917" w:author="Dylan CHEN" w:date="2026-08-21T23:09:00Z" w16du:dateUtc="2026-08-21T15:09:00Z"/>
          <w:color w:val="000000"/>
        </w:rPr>
      </w:pPr>
      <w:ins w:id="2918" w:author="Dylan CHEN" w:date="2026-08-21T23:09:00Z" w16du:dateUtc="2026-08-21T15:09:00Z">
        <w:r>
          <w:rPr>
            <w:color w:val="000000"/>
          </w:rPr>
          <w:lastRenderedPageBreak/>
          <w:t>Chen, M.-J., Su, K.-H., &amp; Tsai, W. (2007). Competitive tension: The awareness–motivation–capability perspective. Academy of Management Journal, 50(1), 101–118.</w:t>
        </w:r>
      </w:ins>
    </w:p>
    <w:p w14:paraId="0EA35D7C" w14:textId="77777777" w:rsidR="00BE7589" w:rsidRDefault="00BE7589" w:rsidP="00BE7589">
      <w:pPr>
        <w:pStyle w:val="NormalWeb"/>
        <w:rPr>
          <w:ins w:id="2919" w:author="Dylan CHEN" w:date="2026-08-21T23:09:00Z" w16du:dateUtc="2026-08-21T15:09:00Z"/>
          <w:color w:val="000000"/>
        </w:rPr>
      </w:pPr>
      <w:ins w:id="2920" w:author="Dylan CHEN" w:date="2026-08-21T23:09:00Z" w16du:dateUtc="2026-08-21T15:09:00Z">
        <w:r>
          <w:rPr>
            <w:color w:val="000000"/>
          </w:rPr>
          <w:t>Evans, J. St. B. T., &amp; Stanovich, K. E. (2013). Dual-process theories of higher cognition: Advancing the debate. Perspectives on Psychological Science, 8(3), 223–241.</w:t>
        </w:r>
      </w:ins>
    </w:p>
    <w:p w14:paraId="2C46242E" w14:textId="77777777" w:rsidR="00BE7589" w:rsidRDefault="00BE7589" w:rsidP="00BE7589">
      <w:pPr>
        <w:pStyle w:val="NormalWeb"/>
        <w:rPr>
          <w:ins w:id="2921" w:author="Dylan CHEN" w:date="2026-08-21T23:09:00Z" w16du:dateUtc="2026-08-21T15:09:00Z"/>
          <w:color w:val="000000"/>
        </w:rPr>
      </w:pPr>
      <w:ins w:id="2922" w:author="Dylan CHEN" w:date="2026-08-21T23:09:00Z" w16du:dateUtc="2026-08-21T15:09:00Z">
        <w:r>
          <w:rPr>
            <w:color w:val="000000"/>
          </w:rPr>
          <w:t>Imai, K., Keele, L., &amp; Tingley, D. (2010). A general approach to causal mediation analysis. Psychological Methods, 15(4), 309–334.</w:t>
        </w:r>
      </w:ins>
    </w:p>
    <w:p w14:paraId="19E6D327" w14:textId="77777777" w:rsidR="00BE7589" w:rsidRDefault="00BE7589" w:rsidP="00BE7589">
      <w:pPr>
        <w:pStyle w:val="NormalWeb"/>
        <w:rPr>
          <w:ins w:id="2923" w:author="Dylan CHEN" w:date="2026-08-21T23:09:00Z" w16du:dateUtc="2026-08-21T15:09:00Z"/>
          <w:color w:val="000000"/>
        </w:rPr>
      </w:pPr>
      <w:ins w:id="2924" w:author="Dylan CHEN" w:date="2026-08-21T23:09:00Z" w16du:dateUtc="2026-08-21T15:09:00Z">
        <w:r>
          <w:rPr>
            <w:color w:val="000000"/>
          </w:rPr>
          <w:t>Kahneman, D. (2003). A perspective on judgment and choice: Mapping bounded rationality. American Psychologist, 58(9), 697–720.</w:t>
        </w:r>
      </w:ins>
    </w:p>
    <w:p w14:paraId="1B47881E" w14:textId="3D3ECF91" w:rsidR="00BE7589" w:rsidRPr="00BE7589" w:rsidRDefault="00BE7589" w:rsidP="00BE7589">
      <w:pPr>
        <w:pStyle w:val="NormalWeb"/>
        <w:rPr>
          <w:ins w:id="2925" w:author="Dylan CHEN" w:date="2026-08-04T15:55:00Z" w16du:dateUtc="2026-08-04T07:55:00Z"/>
          <w:rFonts w:hint="eastAsia"/>
          <w:color w:val="000000"/>
          <w:rPrChange w:id="2926" w:author="Dylan CHEN" w:date="2026-08-21T23:09:00Z" w16du:dateUtc="2026-08-21T15:09:00Z">
            <w:rPr>
              <w:ins w:id="2927" w:author="Dylan CHEN" w:date="2026-08-04T15:55:00Z" w16du:dateUtc="2026-08-04T07:55:00Z"/>
              <w:rFonts w:hint="eastAsia"/>
            </w:rPr>
          </w:rPrChange>
        </w:rPr>
        <w:pPrChange w:id="2928" w:author="Dylan CHEN" w:date="2026-08-21T23:09:00Z" w16du:dateUtc="2026-08-21T15:09:00Z">
          <w:pPr>
            <w:spacing w:before="120" w:after="120"/>
          </w:pPr>
        </w:pPrChange>
      </w:pPr>
      <w:ins w:id="2929" w:author="Dylan CHEN" w:date="2026-08-21T23:09:00Z" w16du:dateUtc="2026-08-21T15:09:00Z">
        <w:r>
          <w:rPr>
            <w:color w:val="000000"/>
          </w:rPr>
          <w:t>Kahneman, D. (2011). Thinking, fast and slow. Farrar, Straus and Giroux.</w:t>
        </w:r>
      </w:ins>
    </w:p>
    <w:p w14:paraId="2299EB11" w14:textId="383DAD4B" w:rsidR="00AA3FC9" w:rsidRPr="00522DE1" w:rsidDel="00B51116" w:rsidRDefault="00CC3818" w:rsidP="00511DE5">
      <w:pPr>
        <w:spacing w:before="120" w:after="120"/>
        <w:rPr>
          <w:del w:id="2930" w:author="Dylan CHEN" w:date="2026-03-16T11:12:00Z" w16du:dateUtc="2026-03-16T03:12:00Z"/>
        </w:rPr>
      </w:pPr>
      <w:del w:id="2931" w:author="Dylan CHEN" w:date="2026-03-16T11:01:00Z" w16du:dateUtc="2026-03-16T03:01:00Z">
        <w:r w:rsidDel="00B01D2A">
          <w:delText xml:space="preserve">Following the suggestion of the authors, we add </w:delText>
        </w:r>
        <w:r w:rsidR="006551E1" w:rsidDel="00B01D2A">
          <w:delText xml:space="preserve">other </w:delText>
        </w:r>
        <w:r w:rsidDel="00B01D2A">
          <w:delText>quality me</w:delText>
        </w:r>
        <w:r w:rsidR="006551E1" w:rsidDel="00B01D2A">
          <w:delText>a</w:delText>
        </w:r>
        <w:r w:rsidDel="00B01D2A">
          <w:delText xml:space="preserve">sures </w:delText>
        </w:r>
      </w:del>
    </w:p>
    <w:p w14:paraId="08C7E463" w14:textId="111FEB66" w:rsidR="00511DE5" w:rsidRPr="00522DE1" w:rsidRDefault="00511DE5" w:rsidP="00511DE5">
      <w:pPr>
        <w:spacing w:before="120" w:after="120"/>
        <w:rPr>
          <w:b/>
        </w:rPr>
      </w:pPr>
      <w:r w:rsidRPr="00522DE1">
        <w:t>---------------------------------------------------------------------------------------------------------------------</w:t>
      </w:r>
    </w:p>
    <w:p w14:paraId="77916ED2" w14:textId="116A6A51" w:rsidR="00511DE5" w:rsidRPr="00522DE1" w:rsidRDefault="00475BF1" w:rsidP="00511DE5">
      <w:pPr>
        <w:widowControl w:val="0"/>
        <w:autoSpaceDE w:val="0"/>
        <w:spacing w:before="120" w:after="120"/>
        <w:jc w:val="both"/>
        <w:outlineLvl w:val="0"/>
        <w:rPr>
          <w:rFonts w:eastAsia="SimSun"/>
          <w:b/>
          <w:bCs/>
          <w:kern w:val="2"/>
        </w:rPr>
      </w:pPr>
      <w:bookmarkStart w:id="2932" w:name="OLE_LINK35"/>
      <w:bookmarkEnd w:id="2757"/>
      <w:ins w:id="2933" w:author="Dylan CHEN" w:date="2026-08-20T17:52:00Z" w16du:dateUtc="2026-08-20T09:52:00Z">
        <w:r>
          <w:rPr>
            <w:rFonts w:eastAsia="SimSun" w:hint="eastAsia"/>
            <w:b/>
            <w:bCs/>
            <w:kern w:val="2"/>
          </w:rPr>
          <w:t>#</w:t>
        </w:r>
      </w:ins>
      <w:r w:rsidR="00511DE5" w:rsidRPr="00522DE1">
        <w:rPr>
          <w:rFonts w:eastAsia="SimSun"/>
          <w:b/>
          <w:bCs/>
          <w:kern w:val="2"/>
        </w:rPr>
        <w:t>R3-2</w:t>
      </w:r>
      <w:r w:rsidR="00D06AF6" w:rsidRPr="00522DE1">
        <w:rPr>
          <w:rFonts w:eastAsia="SimSun"/>
          <w:b/>
          <w:bCs/>
          <w:kern w:val="2"/>
        </w:rPr>
        <w:t xml:space="preserve"> (position effect)</w:t>
      </w:r>
    </w:p>
    <w:p w14:paraId="3BABB23B" w14:textId="11B16C6F" w:rsidR="00D06AF6"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b. Position effect</w:t>
      </w:r>
    </w:p>
    <w:p w14:paraId="70174032" w14:textId="2FA6289E" w:rsidR="00E942C7" w:rsidRPr="00522DE1" w:rsidRDefault="00D06AF6" w:rsidP="00D06AF6">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I also find the analysis of the position effect confusing. The authors examine whether AI reduces the likelihood that the first human answer is provided by a </w:t>
      </w:r>
      <w:r w:rsidR="00E71BCF">
        <w:rPr>
          <w:rFonts w:eastAsia="SimSun"/>
          <w:i/>
          <w:iCs/>
          <w:kern w:val="2"/>
        </w:rPr>
        <w:t>“</w:t>
      </w:r>
      <w:r w:rsidRPr="00522DE1">
        <w:rPr>
          <w:rFonts w:eastAsia="SimSun"/>
          <w:i/>
          <w:iCs/>
          <w:kern w:val="2"/>
        </w:rPr>
        <w:t>first-position seeker.</w:t>
      </w:r>
      <w:r w:rsidR="00E71BCF">
        <w:rPr>
          <w:rFonts w:eastAsia="SimSun"/>
          <w:i/>
          <w:iCs/>
          <w:kern w:val="2"/>
        </w:rPr>
        <w:t>”</w:t>
      </w:r>
      <w:r w:rsidRPr="00522DE1">
        <w:rPr>
          <w:rFonts w:eastAsia="SimSun"/>
          <w:i/>
          <w:iCs/>
          <w:kern w:val="2"/>
        </w:rPr>
        <w:t xml:space="preserve"> </w:t>
      </w:r>
      <w:r w:rsidRPr="00522DE1">
        <w:rPr>
          <w:rFonts w:eastAsia="SimSun"/>
          <w:i/>
          <w:iCs/>
          <w:kern w:val="2"/>
          <w:highlight w:val="yellow"/>
        </w:rPr>
        <w:t>However, it is not clear why the focus is specifically on the first human answer</w:t>
      </w:r>
      <w:r w:rsidRPr="00522DE1">
        <w:rPr>
          <w:rFonts w:eastAsia="SimSun"/>
          <w:i/>
          <w:iCs/>
          <w:kern w:val="2"/>
        </w:rPr>
        <w:t>. It is also unclear how a user</w:t>
      </w:r>
      <w:r w:rsidR="003834AA">
        <w:rPr>
          <w:rFonts w:eastAsia="SimSun"/>
          <w:i/>
          <w:iCs/>
          <w:kern w:val="2"/>
        </w:rPr>
        <w:t>’</w:t>
      </w:r>
      <w:r w:rsidRPr="00522DE1">
        <w:rPr>
          <w:rFonts w:eastAsia="SimSun"/>
          <w:i/>
          <w:iCs/>
          <w:kern w:val="2"/>
        </w:rPr>
        <w:t>s prior tendency to post the first answer to a question should influence their decision to provide the first human answer (which is, in fact, the second answer overall when an AI answer is present). In addition, even if the presence of an AI answer reduces the number of users who seek to provide the first answer in other questions, this does not necessarily imply that the focal question will receive fewer answers overall; there may be sufficient users who are indifferent to answer position and still choose to contribute. Overall, I am not sure how this analysis provides compelling evidence in support of the proposed position-based mechanism.</w:t>
      </w:r>
    </w:p>
    <w:p w14:paraId="4706A125"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85DF693" w14:textId="3AE9F831" w:rsidR="00475BF1" w:rsidRDefault="004F4E4F" w:rsidP="00DD74E2">
      <w:pPr>
        <w:pStyle w:val="Paragraph"/>
        <w:rPr>
          <w:ins w:id="2934" w:author="Dylan CHEN" w:date="2026-08-04T15:57:00Z" w16du:dateUtc="2026-08-04T07:57:00Z"/>
        </w:rPr>
      </w:pPr>
      <w:del w:id="2935" w:author="Dylan CHEN" w:date="2026-08-04T15:58:00Z" w16du:dateUtc="2026-08-04T07:58:00Z">
        <w:r w:rsidDel="00DD74E2">
          <w:rPr>
            <w:shd w:val="clear" w:color="auto" w:fill="FFFFFF"/>
          </w:rPr>
          <w:delText>Following the suggestion of the review, we add</w:delText>
        </w:r>
      </w:del>
      <w:ins w:id="2936" w:author="Dylan CHEN" w:date="2026-08-04T15:57:00Z" w16du:dateUtc="2026-08-04T07:57:00Z">
        <w:r w:rsidR="00DD74E2">
          <w:t xml:space="preserve">We thank the reviewer for these points, and we agree with them. </w:t>
        </w:r>
        <w:r w:rsidR="00DD74E2" w:rsidRPr="000427A7">
          <w:t>We did assume that first-position seekers care about being absolutely first rather than first among human contributors. This assumption follows from our competitive framing. Because the human answerer and the AI compete for the same scarce resource, the limited attention and recognition of viewers, the AI answer is a rival for the first position and not merely background content. From this standpoint, an existing AI answer reduces the value of the first human answer for a first-position seeker.</w:t>
        </w:r>
        <w:r w:rsidR="00DD74E2" w:rsidRPr="000427A7" w:rsidDel="00203B5A">
          <w:t xml:space="preserve"> </w:t>
        </w:r>
      </w:ins>
    </w:p>
    <w:p w14:paraId="17F7C161" w14:textId="31C08560" w:rsidR="00DD74E2" w:rsidDel="00475BF1" w:rsidRDefault="00DD74E2" w:rsidP="00D613AF">
      <w:pPr>
        <w:pStyle w:val="NormalWeb"/>
        <w:rPr>
          <w:del w:id="2937" w:author="Dylan CHEN" w:date="2026-08-20T17:53:00Z" w16du:dateUtc="2026-08-20T09:53:00Z"/>
          <w:shd w:val="clear" w:color="auto" w:fill="FFFFFF"/>
        </w:rPr>
      </w:pPr>
    </w:p>
    <w:p w14:paraId="3F615F34" w14:textId="309E5596" w:rsidR="00475BF1" w:rsidRPr="00522DE1" w:rsidRDefault="00475BF1" w:rsidP="00DD74E2">
      <w:pPr>
        <w:pStyle w:val="Paragraph"/>
        <w:rPr>
          <w:ins w:id="2938" w:author="Dylan CHEN" w:date="2026-08-20T17:53:00Z" w16du:dateUtc="2026-08-20T09:53:00Z"/>
          <w:shd w:val="clear" w:color="auto" w:fill="FFFFFF"/>
        </w:rPr>
      </w:pPr>
      <w:ins w:id="2939" w:author="Dylan CHEN" w:date="2026-08-20T17:53:00Z" w16du:dateUtc="2026-08-20T09:53:00Z">
        <w:r w:rsidRPr="00475BF1">
          <w:rPr>
            <w:shd w:val="clear" w:color="auto" w:fill="FFFFFF"/>
          </w:rPr>
          <w:t xml:space="preserve">As stated in </w:t>
        </w:r>
        <w:r>
          <w:rPr>
            <w:rFonts w:hint="eastAsia"/>
            <w:shd w:val="clear" w:color="auto" w:fill="FFFFFF"/>
          </w:rPr>
          <w:t>R3-1</w:t>
        </w:r>
      </w:ins>
      <w:ins w:id="2940" w:author="Dylan CHEN" w:date="2026-08-20T17:54:00Z" w16du:dateUtc="2026-08-20T09:54:00Z">
        <w:r>
          <w:rPr>
            <w:rFonts w:hint="eastAsia"/>
            <w:shd w:val="clear" w:color="auto" w:fill="FFFFFF"/>
          </w:rPr>
          <w:t xml:space="preserve">, </w:t>
        </w:r>
      </w:ins>
      <w:ins w:id="2941" w:author="Dylan CHEN" w:date="2026-08-20T17:53:00Z" w16du:dateUtc="2026-08-20T09:53:00Z">
        <w:r w:rsidRPr="00475BF1">
          <w:rPr>
            <w:shd w:val="clear" w:color="auto" w:fill="FFFFFF"/>
          </w:rPr>
          <w:t>to make the paper more focused and to ensure the results align more strongly with our updated theoretical framework, the position effect has been removed from the manuscript in this revision.</w:t>
        </w:r>
      </w:ins>
    </w:p>
    <w:bookmarkEnd w:id="2932"/>
    <w:p w14:paraId="738AF930" w14:textId="77777777" w:rsidR="00E942C7" w:rsidRPr="00522DE1" w:rsidRDefault="00E942C7" w:rsidP="00D613AF">
      <w:pPr>
        <w:pStyle w:val="NormalWeb"/>
        <w:rPr>
          <w:b/>
        </w:rPr>
      </w:pPr>
      <w:r w:rsidRPr="00522DE1">
        <w:t>---------------------------------------------------------------------------------------------------------------------</w:t>
      </w:r>
    </w:p>
    <w:p w14:paraId="35869E40" w14:textId="3EB33E5E" w:rsidR="00E942C7" w:rsidRPr="00522DE1" w:rsidRDefault="00680D29" w:rsidP="00E942C7">
      <w:pPr>
        <w:widowControl w:val="0"/>
        <w:autoSpaceDE w:val="0"/>
        <w:spacing w:before="120" w:after="120"/>
        <w:jc w:val="both"/>
        <w:outlineLvl w:val="0"/>
        <w:rPr>
          <w:rFonts w:eastAsia="SimSun"/>
          <w:b/>
          <w:bCs/>
          <w:kern w:val="2"/>
        </w:rPr>
      </w:pPr>
      <w:ins w:id="2942" w:author="Dylan CHEN" w:date="2026-08-20T22:37:00Z" w16du:dateUtc="2026-08-20T14:37:00Z">
        <w:r>
          <w:rPr>
            <w:rFonts w:eastAsia="SimSun" w:hint="eastAsia"/>
            <w:b/>
            <w:bCs/>
            <w:kern w:val="2"/>
          </w:rPr>
          <w:t>#</w:t>
        </w:r>
      </w:ins>
      <w:r w:rsidR="00E942C7" w:rsidRPr="00522DE1">
        <w:rPr>
          <w:rFonts w:eastAsia="SimSun"/>
          <w:b/>
          <w:bCs/>
          <w:kern w:val="2"/>
        </w:rPr>
        <w:t>R3-</w:t>
      </w:r>
      <w:r w:rsidR="00351A2A" w:rsidRPr="00522DE1">
        <w:rPr>
          <w:rFonts w:eastAsia="SimSun"/>
          <w:b/>
          <w:bCs/>
          <w:kern w:val="2"/>
        </w:rPr>
        <w:t>3</w:t>
      </w:r>
      <w:r w:rsidR="00525912">
        <w:rPr>
          <w:rFonts w:eastAsia="SimSun"/>
          <w:b/>
          <w:bCs/>
          <w:kern w:val="2"/>
        </w:rPr>
        <w:t xml:space="preserve"> (source effect)</w:t>
      </w:r>
    </w:p>
    <w:p w14:paraId="4CE64078" w14:textId="26111F58" w:rsidR="00E00BCC" w:rsidRPr="00522DE1" w:rsidRDefault="00E00BCC" w:rsidP="00E00BC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c. Source effect</w:t>
      </w:r>
    </w:p>
    <w:p w14:paraId="0F2503C2" w14:textId="38440F70" w:rsidR="00E942C7" w:rsidRPr="00522DE1" w:rsidRDefault="00E00BCC" w:rsidP="00E00BCC">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lastRenderedPageBreak/>
        <w:t xml:space="preserve">The authors argue that any residual effect of AI on the number of human answers, after controlling for both content and position effects, can be interpreted as evidence of a source effect. This inference is not well justified for at least two reasons. First, there may be </w:t>
      </w:r>
      <w:r w:rsidRPr="00522DE1">
        <w:rPr>
          <w:rFonts w:eastAsia="SimSun"/>
          <w:i/>
          <w:iCs/>
          <w:kern w:val="2"/>
          <w:highlight w:val="yellow"/>
        </w:rPr>
        <w:t>alternative explanations</w:t>
      </w:r>
      <w:r w:rsidRPr="00522DE1">
        <w:rPr>
          <w:rFonts w:eastAsia="SimSun"/>
          <w:i/>
          <w:iCs/>
          <w:kern w:val="2"/>
        </w:rPr>
        <w:t xml:space="preserve"> for why the introduction of AI reduces the number of human answers that are not captured by the current controls. Second, any remaining residual effect could simply reflect </w:t>
      </w:r>
      <w:r w:rsidRPr="00522DE1">
        <w:rPr>
          <w:rFonts w:eastAsia="SimSun"/>
          <w:i/>
          <w:iCs/>
          <w:kern w:val="2"/>
          <w:highlight w:val="yellow"/>
        </w:rPr>
        <w:t>measurement error or incomplete operationalization</w:t>
      </w:r>
      <w:r w:rsidRPr="00522DE1">
        <w:rPr>
          <w:rFonts w:eastAsia="SimSun"/>
          <w:i/>
          <w:iCs/>
          <w:kern w:val="2"/>
        </w:rPr>
        <w:t xml:space="preserve"> of the content and position mechanisms. Indeed, the earlier analysis of the content effect already suggests that the proposed quality measures are not ideal, which further undermines the claim that the residual effect can be cleanly attributed to a source-based mechanism.</w:t>
      </w:r>
    </w:p>
    <w:p w14:paraId="1A0DEFFD"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0FE34E0" w14:textId="77777777" w:rsidR="00DD74E2" w:rsidRDefault="00DD74E2">
      <w:pPr>
        <w:pStyle w:val="Paragraph"/>
        <w:rPr>
          <w:ins w:id="2943" w:author="Dylan CHEN" w:date="2026-08-04T15:58:00Z" w16du:dateUtc="2026-08-04T07:58:00Z"/>
        </w:rPr>
        <w:pPrChange w:id="2944" w:author="Dylan CHEN" w:date="2026-08-05T17:27:00Z" w16du:dateUtc="2026-08-05T09:27:00Z">
          <w:pPr/>
        </w:pPrChange>
      </w:pPr>
      <w:ins w:id="2945" w:author="Dylan CHEN" w:date="2026-08-04T15:58:00Z" w16du:dateUtc="2026-08-04T07:58:00Z">
        <w:r>
          <w:t>We agree with the reviewer. The residual-based inference cannot be defended, for the two reasons the reviewer gives. Alternative explanations that the current controls do not capture may drive the reduction in human answers, and any remaining residual may reflect measurement error or an incomplete operationalization of the other channels. We no longer rest any claim on a residual.</w:t>
        </w:r>
      </w:ins>
    </w:p>
    <w:p w14:paraId="36ABC562" w14:textId="33C2C144" w:rsidR="00680D29" w:rsidRPr="00680D29" w:rsidRDefault="00DD74E2" w:rsidP="00680D29">
      <w:pPr>
        <w:spacing w:before="120"/>
        <w:rPr>
          <w:ins w:id="2946" w:author="Dylan CHEN" w:date="2026-08-20T22:37:00Z" w16du:dateUtc="2026-08-20T14:37:00Z"/>
          <w:b/>
          <w:bCs/>
        </w:rPr>
      </w:pPr>
      <w:ins w:id="2947" w:author="Dylan CHEN" w:date="2026-08-04T15:59:00Z" w16du:dateUtc="2026-08-04T07:59:00Z">
        <w:r>
          <w:t xml:space="preserve">In this revision we changed how the label enters the analysis. Previously we started from a total effect and then asked what explained the part that the content and position channels did not account for, and we labeled that remainder a source effect. </w:t>
        </w:r>
      </w:ins>
      <w:ins w:id="2948" w:author="Dylan CHEN" w:date="2026-08-20T22:37:00Z" w16du:dateUtc="2026-08-20T14:37:00Z">
        <w:r w:rsidR="00680D29">
          <w:rPr>
            <w:rFonts w:hint="eastAsia"/>
          </w:rPr>
          <w:t>W</w:t>
        </w:r>
        <w:r w:rsidR="00680D29" w:rsidRPr="00680D29">
          <w:t xml:space="preserve">e now claim that the effect of an AI answer depends on the </w:t>
        </w:r>
        <w:r w:rsidR="00680D29" w:rsidRPr="00680D29">
          <w:rPr>
            <w:b/>
            <w:bCs/>
          </w:rPr>
          <w:t>AI profile</w:t>
        </w:r>
        <w:r w:rsidR="00680D29" w:rsidRPr="00680D29">
          <w:t>. The AI label alone signals that a competitor has entered the question. In a community that already views AI-generated content with suspicion, users treat this competitor as a weak one, and the presence of a weak competitor motivates human contribution (H1). The AI length works in the opposite direction. When the AI answer is long and appears comprehensive, potential answerers judge that little of value remains to add, and their contribution falls (H2).</w:t>
        </w:r>
        <w:r w:rsidR="00680D29" w:rsidRPr="00680D29">
          <w:rPr>
            <w:rFonts w:ascii="Calibri" w:eastAsia="Microsoft YaHei" w:hAnsi="Calibri"/>
            <w:sz w:val="22"/>
            <w:szCs w:val="22"/>
            <w:lang w:eastAsia="en-US"/>
          </w:rPr>
          <w:t xml:space="preserve"> </w:t>
        </w:r>
        <w:r w:rsidR="00680D29" w:rsidRPr="00680D29">
          <w:t>The positive prediction is thus derived from theory before analysis and is stated in the hypotheses themselves, not inferred after the fact.</w:t>
        </w:r>
      </w:ins>
    </w:p>
    <w:p w14:paraId="76C00874" w14:textId="2C8732D0" w:rsidR="00680D29" w:rsidRPr="00680D29" w:rsidRDefault="00680D29" w:rsidP="00680D29">
      <w:pPr>
        <w:spacing w:before="120" w:after="120"/>
        <w:rPr>
          <w:ins w:id="2949" w:author="Dylan CHEN" w:date="2026-08-20T22:37:00Z" w16du:dateUtc="2026-08-20T14:37:00Z"/>
        </w:rPr>
      </w:pPr>
      <w:ins w:id="2950" w:author="Dylan CHEN" w:date="2026-08-20T22:37:00Z" w16du:dateUtc="2026-08-20T14:37:00Z">
        <w:r w:rsidRPr="00680D29">
          <w:t xml:space="preserve">Our results confirm this framework. </w:t>
        </w:r>
      </w:ins>
      <w:ins w:id="2951" w:author="Dylan CHEN" w:date="2026-08-21T22:40:00Z" w16du:dateUtc="2026-08-21T14:40:00Z">
        <w:r w:rsidR="00006439">
          <w:t>The effect of the AI label alone</w:t>
        </w:r>
      </w:ins>
      <w:ins w:id="2952" w:author="Dylan CHEN" w:date="2026-08-20T22:37:00Z" w16du:dateUtc="2026-08-20T14:37:00Z">
        <w:r w:rsidRPr="00680D29">
          <w:t xml:space="preserve"> on supply is positive and significant (0.188, p&lt;0.05), the interaction with AI answer length is negative (-0.046, p&lt;0.001), and the average total effect turns negative only because AI answers in our setting carry substantial content, which is identically the total deterrence effect in the original manuscript.</w:t>
        </w:r>
      </w:ins>
    </w:p>
    <w:p w14:paraId="4D869FDB" w14:textId="77777777" w:rsidR="00680D29" w:rsidRDefault="00680D29" w:rsidP="00680D29">
      <w:pPr>
        <w:pStyle w:val="Paragraph"/>
        <w:rPr>
          <w:ins w:id="2953" w:author="Dylan CHEN" w:date="2026-08-20T22:38:00Z" w16du:dateUtc="2026-08-20T14:38:00Z"/>
        </w:rPr>
      </w:pPr>
      <w:ins w:id="2954" w:author="Dylan CHEN" w:date="2026-08-20T22:38:00Z" w16du:dateUtc="2026-08-20T14:38:00Z">
        <w:r>
          <w:rPr>
            <w:rFonts w:hint="eastAsia"/>
          </w:rPr>
          <w:t>We hope you find this way of theoretical development under a coherent overarching theoretical framework clearer and satisfactory.</w:t>
        </w:r>
      </w:ins>
    </w:p>
    <w:p w14:paraId="3016F9C8" w14:textId="401151C3" w:rsidR="00680D29" w:rsidRDefault="00680D29" w:rsidP="00550611">
      <w:pPr>
        <w:pStyle w:val="Paragraph"/>
        <w:rPr>
          <w:ins w:id="2955" w:author="Dylan CHEN" w:date="2026-08-20T22:37:00Z" w16du:dateUtc="2026-08-20T14:37:00Z"/>
        </w:rPr>
      </w:pPr>
    </w:p>
    <w:p w14:paraId="3B5D200E" w14:textId="02BA7FA7" w:rsidR="00DD74E2" w:rsidRPr="00522DE1" w:rsidDel="00DD74E2" w:rsidRDefault="00DD74E2">
      <w:pPr>
        <w:pStyle w:val="Paragraph"/>
        <w:rPr>
          <w:del w:id="2956" w:author="Dylan CHEN" w:date="2026-08-04T15:59:00Z" w16du:dateUtc="2026-08-04T07:59:00Z"/>
        </w:rPr>
        <w:pPrChange w:id="2957" w:author="Dylan CHEN" w:date="2026-08-04T15:58:00Z" w16du:dateUtc="2026-08-04T07:58:00Z">
          <w:pPr>
            <w:pStyle w:val="NormalWeb"/>
            <w:spacing w:before="0" w:beforeAutospacing="0" w:after="0" w:afterAutospacing="0"/>
            <w:ind w:left="720" w:hanging="720"/>
          </w:pPr>
        </w:pPrChange>
      </w:pPr>
    </w:p>
    <w:p w14:paraId="0EC03CAF" w14:textId="3CE471A7" w:rsidR="00E942C7" w:rsidRPr="00522DE1" w:rsidRDefault="00E942C7" w:rsidP="00FB7C91">
      <w:pPr>
        <w:pStyle w:val="NormalWeb"/>
        <w:rPr>
          <w:b/>
        </w:rPr>
      </w:pPr>
      <w:r w:rsidRPr="00522DE1">
        <w:t>---------------------------------------------------------------------------------------------------------------------</w:t>
      </w:r>
    </w:p>
    <w:p w14:paraId="7FE4BFDD" w14:textId="78FDAFF6" w:rsidR="00E942C7" w:rsidRPr="00522DE1" w:rsidRDefault="000259A5" w:rsidP="00E942C7">
      <w:pPr>
        <w:widowControl w:val="0"/>
        <w:autoSpaceDE w:val="0"/>
        <w:spacing w:before="120" w:after="120"/>
        <w:jc w:val="both"/>
        <w:outlineLvl w:val="0"/>
        <w:rPr>
          <w:rFonts w:eastAsia="SimSun"/>
          <w:b/>
          <w:bCs/>
          <w:kern w:val="2"/>
        </w:rPr>
      </w:pPr>
      <w:ins w:id="2958" w:author="Dylan CHEN" w:date="2026-08-21T10:34:00Z" w16du:dateUtc="2026-08-21T02:34:00Z">
        <w:r>
          <w:rPr>
            <w:rFonts w:eastAsia="SimSun" w:hint="eastAsia"/>
            <w:b/>
            <w:bCs/>
            <w:kern w:val="2"/>
          </w:rPr>
          <w:t>#</w:t>
        </w:r>
      </w:ins>
      <w:r w:rsidR="00E942C7" w:rsidRPr="00522DE1">
        <w:rPr>
          <w:rFonts w:eastAsia="SimSun"/>
          <w:b/>
          <w:bCs/>
          <w:kern w:val="2"/>
        </w:rPr>
        <w:t>R3-</w:t>
      </w:r>
      <w:r w:rsidR="00351A2A" w:rsidRPr="00522DE1">
        <w:rPr>
          <w:rFonts w:eastAsia="SimSun"/>
          <w:b/>
          <w:bCs/>
          <w:kern w:val="2"/>
        </w:rPr>
        <w:t>4</w:t>
      </w:r>
      <w:r w:rsidR="005A124A">
        <w:rPr>
          <w:rFonts w:eastAsia="SimSun"/>
          <w:b/>
          <w:bCs/>
          <w:kern w:val="2"/>
        </w:rPr>
        <w:t xml:space="preserve"> (attention diversion)</w:t>
      </w:r>
    </w:p>
    <w:p w14:paraId="280971EC" w14:textId="7C9B8292" w:rsidR="00C80E8D" w:rsidRPr="00522DE1" w:rsidRDefault="00C80E8D" w:rsidP="00C80E8D">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d. Attention diversion mechanism</w:t>
      </w:r>
    </w:p>
    <w:p w14:paraId="21C31535" w14:textId="4F965203" w:rsidR="00E942C7" w:rsidRPr="00522DE1" w:rsidRDefault="00C80E8D" w:rsidP="00C80E8D">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Although the effect of AI on the number of comments is statistically insignificant, the magnitude of the estimated coefficient is very similar to that for net likes. It may be hard to conclude that users</w:t>
      </w:r>
      <w:r w:rsidR="003834AA">
        <w:rPr>
          <w:rFonts w:eastAsia="SimSun"/>
          <w:i/>
          <w:iCs/>
          <w:kern w:val="2"/>
        </w:rPr>
        <w:t>’</w:t>
      </w:r>
      <w:r w:rsidRPr="00522DE1">
        <w:rPr>
          <w:rFonts w:eastAsia="SimSun"/>
          <w:i/>
          <w:iCs/>
          <w:kern w:val="2"/>
        </w:rPr>
        <w:t xml:space="preserve"> attention has not been diverted from human to AI answers</w:t>
      </w:r>
      <w:r w:rsidR="0083300B" w:rsidRPr="00522DE1">
        <w:rPr>
          <w:rFonts w:eastAsia="SimSun"/>
          <w:i/>
          <w:iCs/>
          <w:kern w:val="2"/>
        </w:rPr>
        <w:t>.</w:t>
      </w:r>
    </w:p>
    <w:p w14:paraId="5411632D"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0387B237" w14:textId="77777777" w:rsidR="000259A5" w:rsidRDefault="00DD74E2">
      <w:pPr>
        <w:pStyle w:val="Paragraph"/>
        <w:rPr>
          <w:ins w:id="2959" w:author="Dylan CHEN" w:date="2026-08-21T10:34:00Z" w16du:dateUtc="2026-08-21T02:34:00Z"/>
        </w:rPr>
      </w:pPr>
      <w:ins w:id="2960" w:author="Dylan CHEN" w:date="2026-08-04T15:59:00Z" w16du:dateUtc="2026-08-04T07:59:00Z">
        <w:r>
          <w:t xml:space="preserve">We thank the reviewer, and we clarify the logic of this test. The two outcomes are not </w:t>
        </w:r>
        <w:r>
          <w:lastRenderedPageBreak/>
          <w:t xml:space="preserve">comparable in the way that the similar coefficient magnitudes suggest, for two reasons. </w:t>
        </w:r>
      </w:ins>
    </w:p>
    <w:p w14:paraId="156B270E" w14:textId="77777777" w:rsidR="000259A5" w:rsidRDefault="00DD74E2">
      <w:pPr>
        <w:pStyle w:val="Paragraph"/>
        <w:rPr>
          <w:ins w:id="2961" w:author="Dylan CHEN" w:date="2026-08-21T10:34:00Z" w16du:dateUtc="2026-08-21T02:34:00Z"/>
        </w:rPr>
      </w:pPr>
      <w:ins w:id="2962" w:author="Dylan CHEN" w:date="2026-08-04T15:59:00Z" w16du:dateUtc="2026-08-04T07:59:00Z">
        <w:r w:rsidRPr="000259A5">
          <w:rPr>
            <w:b/>
            <w:bCs/>
            <w:rPrChange w:id="2963" w:author="Dylan CHEN" w:date="2026-08-21T10:34:00Z" w16du:dateUtc="2026-08-21T02:34:00Z">
              <w:rPr/>
            </w:rPrChange>
          </w:rPr>
          <w:t>First, they are measured on different scales.</w:t>
        </w:r>
        <w:r>
          <w:t xml:space="preserve"> The net likes variable is not logged, so its coefficient reflects an absolute change, whereas the number of comments is logged, so its coefficient reflects an approximate proportional change. A similar coefficient magnitude therefore does not indicate a similar effect. </w:t>
        </w:r>
      </w:ins>
    </w:p>
    <w:p w14:paraId="2CC01A28" w14:textId="1166F166" w:rsidR="00DD74E2" w:rsidRDefault="00DD74E2">
      <w:pPr>
        <w:pStyle w:val="Paragraph"/>
        <w:rPr>
          <w:ins w:id="2964" w:author="Dylan CHEN" w:date="2026-08-04T15:59:00Z" w16du:dateUtc="2026-08-04T07:59:00Z"/>
        </w:rPr>
        <w:pPrChange w:id="2965" w:author="Dylan CHEN" w:date="2026-08-04T15:59:00Z" w16du:dateUtc="2026-08-04T07:59:00Z">
          <w:pPr/>
        </w:pPrChange>
      </w:pPr>
      <w:ins w:id="2966" w:author="Dylan CHEN" w:date="2026-08-04T15:59:00Z" w16du:dateUtc="2026-08-04T07:59:00Z">
        <w:r w:rsidRPr="000259A5">
          <w:rPr>
            <w:b/>
            <w:bCs/>
            <w:rPrChange w:id="2967" w:author="Dylan CHEN" w:date="2026-08-21T10:34:00Z" w16du:dateUtc="2026-08-21T02:34:00Z">
              <w:rPr/>
            </w:rPrChange>
          </w:rPr>
          <w:t>Second, the two outcomes capture different things.</w:t>
        </w:r>
        <w:r>
          <w:t xml:space="preserve"> Net likes reflect viewer recognition of an answer, while comments reflect a more neutral activity that is driven by attention. Our test logic follows from this distinction. If attention were diverted from human answers to the AI answer, then both recognition and attention-driven activity should fall together, so the number of comments should decline as well. We do not observe a decline in comments. The pattern is therefore consistent with a reduction in recognition rather than a diversion of attention. For compactness, the analysis of net likes has been removed from the main text in this revision, but we retain the underlying logic here in response to the reviewer</w:t>
        </w:r>
      </w:ins>
      <w:r w:rsidR="003834AA">
        <w:t>’</w:t>
      </w:r>
      <w:ins w:id="2968" w:author="Dylan CHEN" w:date="2026-08-04T15:59:00Z" w16du:dateUtc="2026-08-04T07:59:00Z">
        <w:r>
          <w:t>s concern.</w:t>
        </w:r>
      </w:ins>
    </w:p>
    <w:p w14:paraId="10E65DF0" w14:textId="15514E1F" w:rsidR="00DA09EE" w:rsidRPr="00550611" w:rsidRDefault="000259A5">
      <w:pPr>
        <w:widowControl w:val="0"/>
        <w:autoSpaceDE w:val="0"/>
        <w:autoSpaceDN w:val="0"/>
        <w:adjustRightInd w:val="0"/>
        <w:spacing w:before="120" w:after="120"/>
        <w:jc w:val="both"/>
        <w:rPr>
          <w:rPrChange w:id="2969" w:author="Dylan CHEN" w:date="2026-08-05T17:28:00Z" w16du:dateUtc="2026-08-05T09:28:00Z">
            <w:rPr>
              <w:rFonts w:eastAsia="SimSun"/>
            </w:rPr>
          </w:rPrChange>
        </w:rPr>
        <w:pPrChange w:id="2970" w:author="Dylan CHEN" w:date="2026-08-05T17:28:00Z" w16du:dateUtc="2026-08-05T09:28:00Z">
          <w:pPr>
            <w:spacing w:after="120"/>
            <w:ind w:left="720" w:hanging="720"/>
          </w:pPr>
        </w:pPrChange>
      </w:pPr>
      <w:ins w:id="2971" w:author="Dylan CHEN" w:date="2026-08-21T10:33:00Z" w16du:dateUtc="2026-08-21T02:33:00Z">
        <w:r w:rsidRPr="000259A5">
          <w:t>As stated in our opening remark, to make the paper more focused and to ensure the results align more strongly with our updated theoretical framework, we removed all netlike-related results in the manuscript.</w:t>
        </w:r>
      </w:ins>
      <w:ins w:id="2972" w:author="Dylan CHEN" w:date="2026-08-21T10:35:00Z" w16du:dateUtc="2026-08-21T02:35:00Z">
        <w:r>
          <w:rPr>
            <w:rFonts w:hint="eastAsia"/>
          </w:rPr>
          <w:t xml:space="preserve"> B</w:t>
        </w:r>
        <w:r>
          <w:t>ut we retain the underlying logic here in response to the reviewer</w:t>
        </w:r>
      </w:ins>
      <w:r w:rsidR="003834AA">
        <w:t>’</w:t>
      </w:r>
      <w:ins w:id="2973" w:author="Dylan CHEN" w:date="2026-08-21T10:35:00Z" w16du:dateUtc="2026-08-21T02:35:00Z">
        <w:r>
          <w:t>s concern.</w:t>
        </w:r>
      </w:ins>
    </w:p>
    <w:p w14:paraId="0F7CEABB" w14:textId="77777777" w:rsidR="00E942C7" w:rsidRPr="00522DE1" w:rsidRDefault="00E942C7" w:rsidP="00E942C7">
      <w:pPr>
        <w:spacing w:before="120" w:after="120"/>
        <w:rPr>
          <w:b/>
        </w:rPr>
      </w:pPr>
      <w:r w:rsidRPr="00522DE1">
        <w:t>---------------------------------------------------------------------------------------------------------------------</w:t>
      </w:r>
    </w:p>
    <w:p w14:paraId="4645CFF1" w14:textId="3FA81636" w:rsidR="00E942C7" w:rsidRPr="00522DE1" w:rsidRDefault="000259A5" w:rsidP="00E942C7">
      <w:pPr>
        <w:widowControl w:val="0"/>
        <w:autoSpaceDE w:val="0"/>
        <w:spacing w:before="120" w:after="120"/>
        <w:jc w:val="both"/>
        <w:outlineLvl w:val="0"/>
        <w:rPr>
          <w:rFonts w:eastAsia="SimSun"/>
          <w:b/>
          <w:bCs/>
          <w:kern w:val="2"/>
        </w:rPr>
      </w:pPr>
      <w:bookmarkStart w:id="2974" w:name="OLE_LINK31"/>
      <w:ins w:id="2975" w:author="Dylan CHEN" w:date="2026-08-21T10:33:00Z" w16du:dateUtc="2026-08-21T02:33:00Z">
        <w:r>
          <w:rPr>
            <w:rFonts w:eastAsia="SimSun" w:hint="eastAsia"/>
            <w:b/>
            <w:bCs/>
            <w:kern w:val="2"/>
          </w:rPr>
          <w:t>#</w:t>
        </w:r>
      </w:ins>
      <w:r w:rsidR="00E942C7" w:rsidRPr="00522DE1">
        <w:rPr>
          <w:rFonts w:eastAsia="SimSun"/>
          <w:b/>
          <w:bCs/>
          <w:kern w:val="2"/>
        </w:rPr>
        <w:t>R3-</w:t>
      </w:r>
      <w:r w:rsidR="00351A2A" w:rsidRPr="00522DE1">
        <w:rPr>
          <w:rFonts w:eastAsia="SimSun"/>
          <w:b/>
          <w:bCs/>
          <w:kern w:val="2"/>
        </w:rPr>
        <w:t>5</w:t>
      </w:r>
      <w:r w:rsidR="00C80E8D" w:rsidRPr="00522DE1">
        <w:rPr>
          <w:rFonts w:eastAsia="SimSun"/>
          <w:b/>
          <w:bCs/>
          <w:kern w:val="2"/>
        </w:rPr>
        <w:t xml:space="preserve"> (quality degradation)</w:t>
      </w:r>
    </w:p>
    <w:p w14:paraId="6CE4FBB7" w14:textId="77777777" w:rsidR="00C80E8D" w:rsidRPr="00522DE1" w:rsidRDefault="00C80E8D" w:rsidP="00C80E8D">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e. Quality degradation mechanism</w:t>
      </w:r>
    </w:p>
    <w:p w14:paraId="65A58D5B" w14:textId="7D114ADE" w:rsidR="00E942C7" w:rsidRPr="00522DE1" w:rsidRDefault="00C80E8D" w:rsidP="00C80E8D">
      <w:pPr>
        <w:widowControl w:val="0"/>
        <w:autoSpaceDE w:val="0"/>
        <w:autoSpaceDN w:val="0"/>
        <w:adjustRightInd w:val="0"/>
        <w:spacing w:before="120" w:after="120"/>
        <w:ind w:leftChars="200" w:left="480"/>
        <w:jc w:val="both"/>
        <w:rPr>
          <w:rFonts w:eastAsia="SimSun"/>
          <w:i/>
          <w:iCs/>
          <w:kern w:val="2"/>
        </w:rPr>
      </w:pPr>
      <w:bookmarkStart w:id="2976" w:name="OLE_LINK18"/>
      <w:r w:rsidRPr="00522DE1">
        <w:rPr>
          <w:rFonts w:eastAsia="SimSun"/>
          <w:i/>
          <w:iCs/>
          <w:kern w:val="2"/>
        </w:rPr>
        <w:t>I believe the authors</w:t>
      </w:r>
      <w:r w:rsidR="003834AA">
        <w:rPr>
          <w:rFonts w:eastAsia="SimSun"/>
          <w:i/>
          <w:iCs/>
          <w:kern w:val="2"/>
        </w:rPr>
        <w:t>’</w:t>
      </w:r>
      <w:r w:rsidRPr="00522DE1">
        <w:rPr>
          <w:rFonts w:eastAsia="SimSun"/>
          <w:i/>
          <w:iCs/>
          <w:kern w:val="2"/>
        </w:rPr>
        <w:t xml:space="preserve"> analysis only shows that users who post answers to questions with AI involvement have a similar level of expertise as those who respond to questions without AI. </w:t>
      </w:r>
      <w:r w:rsidRPr="000259A5">
        <w:rPr>
          <w:rFonts w:eastAsia="SimSun"/>
          <w:i/>
          <w:iCs/>
          <w:kern w:val="2"/>
          <w:highlight w:val="yellow"/>
          <w:rPrChange w:id="2977" w:author="Dylan CHEN" w:date="2026-08-21T10:19:00Z" w16du:dateUtc="2026-08-21T02:19:00Z">
            <w:rPr>
              <w:rFonts w:eastAsia="SimSun"/>
              <w:i/>
              <w:iCs/>
              <w:kern w:val="2"/>
            </w:rPr>
          </w:rPrChange>
        </w:rPr>
        <w:t>This does not, however, rule out the possibility that the same type of users exert less effort</w:t>
      </w:r>
      <w:r w:rsidRPr="00522DE1">
        <w:rPr>
          <w:rFonts w:eastAsia="SimSun"/>
          <w:i/>
          <w:iCs/>
          <w:kern w:val="2"/>
        </w:rPr>
        <w:t xml:space="preserve"> on questions where an AI answer is present, which could result in lower-quality human answers.</w:t>
      </w:r>
    </w:p>
    <w:bookmarkEnd w:id="2976"/>
    <w:p w14:paraId="1B2CC449"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3C073C1" w14:textId="02CB27A8" w:rsidR="000259A5" w:rsidRDefault="000259A5" w:rsidP="000259A5">
      <w:pPr>
        <w:pStyle w:val="NormalWeb"/>
        <w:rPr>
          <w:ins w:id="2978" w:author="Dylan CHEN" w:date="2026-08-21T10:31:00Z" w16du:dateUtc="2026-08-21T02:31:00Z"/>
          <w:color w:val="000000"/>
        </w:rPr>
      </w:pPr>
      <w:ins w:id="2979" w:author="Dylan CHEN" w:date="2026-08-21T10:31:00Z" w16du:dateUtc="2026-08-21T02:31:00Z">
        <w:r>
          <w:rPr>
            <w:rStyle w:val="Strong"/>
            <w:color w:val="000000"/>
          </w:rPr>
          <w:t>We thank the reviewer for this comment, and we examined both pathways through which quality degradation could reduce the recognition of human answers.</w:t>
        </w:r>
        <w:r>
          <w:rPr>
            <w:color w:val="000000"/>
          </w:rPr>
          <w:t xml:space="preserve"> The main effect at issue is the decline in net likes on human answers when an AI answer is present. One explanation for this decline is quality degradation, in which human answers are of lower quality. Quality degradation could arise through two pathways. The first is a compositional shift, in which lower-expertise users replace higher-expertise users. The second is reduced effort, in which the same users invest less effort and produce lower-quality answers. In our understanding, the reviewer</w:t>
        </w:r>
      </w:ins>
      <w:r w:rsidR="003834AA">
        <w:rPr>
          <w:color w:val="000000"/>
        </w:rPr>
        <w:t>’</w:t>
      </w:r>
      <w:ins w:id="2980" w:author="Dylan CHEN" w:date="2026-08-21T10:31:00Z" w16du:dateUtc="2026-08-21T02:31:00Z">
        <w:r>
          <w:rPr>
            <w:color w:val="000000"/>
          </w:rPr>
          <w:t xml:space="preserve">s point that the same type of users exert less effort on questions where an AI answer is present is the second pathway. </w:t>
        </w:r>
        <w:r w:rsidRPr="000259A5">
          <w:rPr>
            <w:b/>
            <w:bCs/>
            <w:color w:val="000000"/>
            <w:rPrChange w:id="2981" w:author="Dylan CHEN" w:date="2026-08-21T10:31:00Z" w16du:dateUtc="2026-08-21T02:31:00Z">
              <w:rPr>
                <w:color w:val="000000"/>
              </w:rPr>
            </w:rPrChange>
          </w:rPr>
          <w:t>Effort is the channel through which the same users would produce lower-quality answers.</w:t>
        </w:r>
        <w:r>
          <w:rPr>
            <w:color w:val="000000"/>
          </w:rPr>
          <w:t xml:space="preserve"> We tested both pathways.</w:t>
        </w:r>
      </w:ins>
    </w:p>
    <w:p w14:paraId="59256632" w14:textId="1E234F43" w:rsidR="000259A5" w:rsidRDefault="000259A5" w:rsidP="000259A5">
      <w:pPr>
        <w:pStyle w:val="NormalWeb"/>
        <w:numPr>
          <w:ilvl w:val="0"/>
          <w:numId w:val="64"/>
        </w:numPr>
        <w:rPr>
          <w:ins w:id="2982" w:author="Dylan CHEN" w:date="2026-08-21T10:31:00Z" w16du:dateUtc="2026-08-21T02:31:00Z"/>
          <w:color w:val="000000"/>
        </w:rPr>
      </w:pPr>
      <w:ins w:id="2983" w:author="Dylan CHEN" w:date="2026-08-21T10:31:00Z" w16du:dateUtc="2026-08-21T02:31:00Z">
        <w:r>
          <w:rPr>
            <w:rStyle w:val="Strong"/>
            <w:color w:val="000000"/>
          </w:rPr>
          <w:t>We find no evidence of a compositional shift.</w:t>
        </w:r>
        <w:r>
          <w:rPr>
            <w:color w:val="000000"/>
          </w:rPr>
          <w:t xml:space="preserve"> We measure expertise using each answerer</w:t>
        </w:r>
      </w:ins>
      <w:r w:rsidR="003834AA">
        <w:rPr>
          <w:color w:val="000000"/>
        </w:rPr>
        <w:t>’</w:t>
      </w:r>
      <w:ins w:id="2984" w:author="Dylan CHEN" w:date="2026-08-21T10:31:00Z" w16du:dateUtc="2026-08-21T02:31:00Z">
        <w:r>
          <w:rPr>
            <w:color w:val="000000"/>
          </w:rPr>
          <w:t>s prior track record, specifically their count of previously accepted answers within the question</w:t>
        </w:r>
      </w:ins>
      <w:r w:rsidR="003834AA">
        <w:rPr>
          <w:color w:val="000000"/>
        </w:rPr>
        <w:t>’</w:t>
      </w:r>
      <w:ins w:id="2985" w:author="Dylan CHEN" w:date="2026-08-21T10:31:00Z" w16du:dateUtc="2026-08-21T02:31:00Z">
        <w:r>
          <w:rPr>
            <w:color w:val="000000"/>
          </w:rPr>
          <w:t xml:space="preserve">s tag area. This metric reflects demonstrated domain competence. If AI discouraged expert participation, we would observe lower average expertise among human answerers on treated questions. </w:t>
        </w:r>
      </w:ins>
      <w:ins w:id="2986" w:author="Dylan CHEN" w:date="2026-08-21T10:32:00Z" w16du:dateUtc="2026-08-21T02:32:00Z">
        <w:r>
          <w:rPr>
            <w:rFonts w:hint="eastAsia"/>
            <w:color w:val="000000"/>
          </w:rPr>
          <w:t xml:space="preserve">Original </w:t>
        </w:r>
      </w:ins>
      <w:ins w:id="2987" w:author="Dylan CHEN" w:date="2026-08-21T10:31:00Z" w16du:dateUtc="2026-08-21T02:31:00Z">
        <w:r>
          <w:rPr>
            <w:color w:val="000000"/>
          </w:rPr>
          <w:t xml:space="preserve">Table 12, Column 2 shows no such reduction (β = 0.067, p = 0.241). The coefficient is positive but not significant, so </w:t>
        </w:r>
      </w:ins>
      <w:ins w:id="2988" w:author="Dylan CHEN" w:date="2026-08-21T22:47:00Z" w16du:dateUtc="2026-08-21T14:47:00Z">
        <w:r w:rsidR="00006439">
          <w:rPr>
            <w:rFonts w:hint="eastAsia"/>
            <w:color w:val="000000"/>
          </w:rPr>
          <w:t>w</w:t>
        </w:r>
        <w:r w:rsidR="00006439" w:rsidRPr="00006439">
          <w:rPr>
            <w:color w:val="000000"/>
          </w:rPr>
          <w:t>e do not detect a decline in average observed expertise.</w:t>
        </w:r>
      </w:ins>
      <w:ins w:id="2989" w:author="Dylan CHEN" w:date="2026-08-21T10:31:00Z" w16du:dateUtc="2026-08-21T02:31:00Z">
        <w:r>
          <w:rPr>
            <w:color w:val="000000"/>
          </w:rPr>
          <w:t>.</w:t>
        </w:r>
      </w:ins>
    </w:p>
    <w:p w14:paraId="0ACE6936" w14:textId="17F94A93" w:rsidR="000259A5" w:rsidRDefault="000259A5" w:rsidP="000259A5">
      <w:pPr>
        <w:pStyle w:val="NormalWeb"/>
        <w:numPr>
          <w:ilvl w:val="0"/>
          <w:numId w:val="64"/>
        </w:numPr>
        <w:rPr>
          <w:ins w:id="2990" w:author="Dylan CHEN" w:date="2026-08-21T10:31:00Z" w16du:dateUtc="2026-08-21T02:31:00Z"/>
          <w:color w:val="000000"/>
        </w:rPr>
      </w:pPr>
      <w:ins w:id="2991" w:author="Dylan CHEN" w:date="2026-08-21T10:31:00Z" w16du:dateUtc="2026-08-21T02:31:00Z">
        <w:r>
          <w:rPr>
            <w:rStyle w:val="Strong"/>
            <w:color w:val="000000"/>
          </w:rPr>
          <w:lastRenderedPageBreak/>
          <w:t>We find no evidence of reduced answer quality.</w:t>
        </w:r>
        <w:r>
          <w:rPr>
            <w:color w:val="000000"/>
          </w:rPr>
          <w:t xml:space="preserve"> We regressed LLM-generated quality ratings of human answers on the AI treatment indicator. Table 12, Column 3 shows no association between AI presence and quality ratings (β = -0.002, p = 0.975). As a robustness check, we used answer length as an alternative quality proxy, since longer answers tend to be more comprehensive. </w:t>
        </w:r>
      </w:ins>
      <w:ins w:id="2992" w:author="Dylan CHEN" w:date="2026-08-21T10:32:00Z" w16du:dateUtc="2026-08-21T02:32:00Z">
        <w:r>
          <w:rPr>
            <w:rFonts w:hint="eastAsia"/>
            <w:color w:val="000000"/>
          </w:rPr>
          <w:t xml:space="preserve">Original </w:t>
        </w:r>
      </w:ins>
      <w:ins w:id="2993" w:author="Dylan CHEN" w:date="2026-08-21T10:31:00Z" w16du:dateUtc="2026-08-21T02:31:00Z">
        <w:r>
          <w:rPr>
            <w:color w:val="000000"/>
          </w:rPr>
          <w:t>Table 12, Column 4 shows human answers are slightly longer when AI is present, though the difference is not significant (β = 0.076, p = 0.072).</w:t>
        </w:r>
      </w:ins>
    </w:p>
    <w:p w14:paraId="78DD7D75" w14:textId="2081D228" w:rsidR="00DD74E2" w:rsidRPr="00CD67CD" w:rsidRDefault="000259A5">
      <w:pPr>
        <w:pStyle w:val="NormalWeb"/>
        <w:rPr>
          <w:ins w:id="2994" w:author="Dylan CHEN" w:date="2026-08-04T16:00:00Z" w16du:dateUtc="2026-08-04T08:00:00Z"/>
        </w:rPr>
        <w:pPrChange w:id="2995" w:author="Dylan CHEN" w:date="2026-08-21T10:33:00Z" w16du:dateUtc="2026-08-21T02:33:00Z">
          <w:pPr>
            <w:pStyle w:val="Paragraph"/>
          </w:pPr>
        </w:pPrChange>
      </w:pPr>
      <w:ins w:id="2996" w:author="Dylan CHEN" w:date="2026-08-21T10:31:00Z" w16du:dateUtc="2026-08-21T02:31:00Z">
        <w:r>
          <w:rPr>
            <w:rStyle w:val="Strong"/>
            <w:color w:val="000000"/>
          </w:rPr>
          <w:t>These results provide indirect evidence on the effort channel.</w:t>
        </w:r>
        <w:r>
          <w:rPr>
            <w:color w:val="000000"/>
          </w:rPr>
          <w:t xml:space="preserve"> Conditional on the composition of answerers being unchanged, if the same type of users were to invest less effort in the presence of an AI answer, the quality of their answers would be expected to decline, because quality is determined by effort. We do not observe a decline in quality. This suggests that effort is likely not reduced. We acknowledge that we do not have a direct measure of the effort an answerer invests in a given answer, so this evidence is indirect and is not a direct test of the effort channel.</w:t>
        </w:r>
      </w:ins>
      <w:ins w:id="2997" w:author="Dylan CHEN" w:date="2026-08-21T10:33:00Z" w16du:dateUtc="2026-08-21T02:33:00Z">
        <w:r>
          <w:rPr>
            <w:rFonts w:hint="eastAsia"/>
            <w:color w:val="000000"/>
          </w:rPr>
          <w:t xml:space="preserve"> </w:t>
        </w:r>
      </w:ins>
      <w:ins w:id="2998" w:author="Dylan CHEN" w:date="2026-08-04T16:00:00Z" w16du:dateUtc="2026-08-04T08:00:00Z">
        <w:r w:rsidR="00DD74E2">
          <w:t xml:space="preserve">We are grateful to the reviewer for raising this point. </w:t>
        </w:r>
      </w:ins>
    </w:p>
    <w:p w14:paraId="47138838" w14:textId="034B9CC4" w:rsidR="001A0223" w:rsidRPr="00E83740" w:rsidRDefault="001A0223" w:rsidP="001A0223">
      <w:pPr>
        <w:widowControl w:val="0"/>
        <w:autoSpaceDE w:val="0"/>
        <w:autoSpaceDN w:val="0"/>
        <w:adjustRightInd w:val="0"/>
        <w:spacing w:before="120" w:after="120"/>
        <w:jc w:val="both"/>
        <w:rPr>
          <w:ins w:id="2999" w:author="Dylan CHEN" w:date="2026-08-21T10:39:00Z" w16du:dateUtc="2026-08-21T02:39:00Z"/>
        </w:rPr>
      </w:pPr>
      <w:ins w:id="3000" w:author="Dylan CHEN" w:date="2026-08-21T10:39:00Z" w16du:dateUtc="2026-08-21T02:39:00Z">
        <w:r w:rsidRPr="000259A5">
          <w:t>As stated in our opening remark, to make the paper more focused and to ensure the results align more strongly with our updated theoretical framework, we removed all netlike-related results in the manuscript.</w:t>
        </w:r>
        <w:r>
          <w:rPr>
            <w:rFonts w:hint="eastAsia"/>
          </w:rPr>
          <w:t xml:space="preserve"> B</w:t>
        </w:r>
        <w:r>
          <w:t>ut we retain the underlying logic here in response to the reviewer</w:t>
        </w:r>
      </w:ins>
      <w:r w:rsidR="003834AA">
        <w:t>’</w:t>
      </w:r>
      <w:ins w:id="3001" w:author="Dylan CHEN" w:date="2026-08-21T10:39:00Z" w16du:dateUtc="2026-08-21T02:39:00Z">
        <w:r>
          <w:t>s concern.</w:t>
        </w:r>
      </w:ins>
    </w:p>
    <w:p w14:paraId="572E2062" w14:textId="784D4316" w:rsidR="00614D27" w:rsidRPr="00DD74E2" w:rsidDel="001A0223" w:rsidRDefault="00614D27">
      <w:pPr>
        <w:pStyle w:val="Paragraph"/>
        <w:rPr>
          <w:del w:id="3002" w:author="Dylan CHEN" w:date="2026-08-21T10:39:00Z" w16du:dateUtc="2026-08-21T02:39:00Z"/>
        </w:rPr>
        <w:pPrChange w:id="3003" w:author="Dylan CHEN" w:date="2026-08-04T16:00:00Z" w16du:dateUtc="2026-08-04T08:00:00Z">
          <w:pPr>
            <w:pStyle w:val="NormalWeb"/>
          </w:pPr>
        </w:pPrChange>
      </w:pPr>
    </w:p>
    <w:bookmarkEnd w:id="2974"/>
    <w:p w14:paraId="17A39778" w14:textId="77777777" w:rsidR="00E942C7" w:rsidRPr="00522DE1" w:rsidRDefault="00E942C7" w:rsidP="00E942C7">
      <w:pPr>
        <w:spacing w:before="120" w:after="120"/>
        <w:rPr>
          <w:b/>
        </w:rPr>
      </w:pPr>
      <w:r w:rsidRPr="00522DE1">
        <w:t>---------------------------------------------------------------------------------------------------------------------</w:t>
      </w:r>
    </w:p>
    <w:p w14:paraId="79F6A005" w14:textId="713558E6" w:rsidR="00E942C7" w:rsidRPr="00522DE1" w:rsidRDefault="001A0223" w:rsidP="00E942C7">
      <w:pPr>
        <w:widowControl w:val="0"/>
        <w:autoSpaceDE w:val="0"/>
        <w:spacing w:before="120" w:after="120"/>
        <w:jc w:val="both"/>
        <w:outlineLvl w:val="0"/>
        <w:rPr>
          <w:rFonts w:eastAsia="SimSun"/>
          <w:b/>
          <w:bCs/>
          <w:kern w:val="2"/>
        </w:rPr>
      </w:pPr>
      <w:bookmarkStart w:id="3004" w:name="OLE_LINK6"/>
      <w:ins w:id="3005" w:author="Dylan CHEN" w:date="2026-08-21T10:39:00Z" w16du:dateUtc="2026-08-21T02:39:00Z">
        <w:r>
          <w:rPr>
            <w:rFonts w:eastAsia="SimSun" w:hint="eastAsia"/>
            <w:b/>
            <w:bCs/>
            <w:kern w:val="2"/>
          </w:rPr>
          <w:t>#</w:t>
        </w:r>
      </w:ins>
      <w:r w:rsidR="00E942C7" w:rsidRPr="00522DE1">
        <w:rPr>
          <w:rFonts w:eastAsia="SimSun"/>
          <w:b/>
          <w:bCs/>
          <w:kern w:val="2"/>
        </w:rPr>
        <w:t>R3-</w:t>
      </w:r>
      <w:r w:rsidR="00351A2A" w:rsidRPr="00522DE1">
        <w:rPr>
          <w:rFonts w:eastAsia="SimSun"/>
          <w:b/>
          <w:bCs/>
          <w:kern w:val="2"/>
        </w:rPr>
        <w:t>6</w:t>
      </w:r>
      <w:r w:rsidR="00B2502B" w:rsidRPr="00522DE1">
        <w:rPr>
          <w:rFonts w:eastAsia="SimSun"/>
          <w:b/>
          <w:bCs/>
          <w:kern w:val="2"/>
        </w:rPr>
        <w:t xml:space="preserve"> (elevated expectation)</w:t>
      </w:r>
    </w:p>
    <w:p w14:paraId="4804ECB0" w14:textId="277E20F4" w:rsidR="00B2502B"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f. Elevated expectation mechanism</w:t>
      </w:r>
    </w:p>
    <w:p w14:paraId="305B710C" w14:textId="0ABD9EB4" w:rsidR="00E942C7"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I suggest that the authors consider using AI answer quality as a moderating variable to test this mechanism, as doing so may offer a more general and informative assessment of the underlying relationship.</w:t>
      </w:r>
    </w:p>
    <w:p w14:paraId="3F0CA93C"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3663AEE" w14:textId="38875616" w:rsidR="00E353C6" w:rsidRDefault="00E353C6">
      <w:pPr>
        <w:pStyle w:val="Paragraph"/>
        <w:rPr>
          <w:ins w:id="3006" w:author="Dylan CHEN" w:date="2026-03-18T02:14:00Z" w16du:dateUtc="2026-03-17T18:14:00Z"/>
        </w:rPr>
        <w:pPrChange w:id="3007" w:author="Dylan CHEN" w:date="2026-03-18T02:14:00Z" w16du:dateUtc="2026-03-17T18:14:00Z">
          <w:pPr>
            <w:pStyle w:val="NormalWeb"/>
          </w:pPr>
        </w:pPrChange>
      </w:pPr>
      <w:ins w:id="3008" w:author="Dylan CHEN" w:date="2026-03-18T02:14:00Z" w16du:dateUtc="2026-03-17T18:14:00Z">
        <w:r>
          <w:t>We appreciate this thoughtful suggestion. However, directly using AI answer quality as a moderating variable is not feasible in our experimental design: questions in the control group never receive an AI answer, and thus no AI answer quality measure exists for these observations, precluding a valid cross-group interaction test.</w:t>
        </w:r>
      </w:ins>
    </w:p>
    <w:p w14:paraId="53EF6D63" w14:textId="5350CF23" w:rsidR="00E353C6" w:rsidRDefault="00E353C6">
      <w:pPr>
        <w:pStyle w:val="Paragraph"/>
        <w:rPr>
          <w:ins w:id="3009" w:author="Dylan CHEN" w:date="2026-03-18T02:14:00Z" w16du:dateUtc="2026-03-17T18:14:00Z"/>
        </w:rPr>
        <w:pPrChange w:id="3010" w:author="Dylan CHEN" w:date="2026-03-18T02:14:00Z" w16du:dateUtc="2026-03-17T18:14:00Z">
          <w:pPr>
            <w:pStyle w:val="NormalWeb"/>
          </w:pPr>
        </w:pPrChange>
      </w:pPr>
      <w:ins w:id="3011" w:author="Dylan CHEN" w:date="2026-03-18T02:14:00Z" w16du:dateUtc="2026-03-17T18:14:00Z">
        <w:r>
          <w:t>To address the underlying intuition</w:t>
        </w:r>
        <w:r>
          <w:rPr>
            <w:rFonts w:hint="eastAsia"/>
          </w:rPr>
          <w:t xml:space="preserve"> </w:t>
        </w:r>
        <w:r>
          <w:t>that higher-quality AI responses should elevate viewer expectations more strongly</w:t>
        </w:r>
        <w:r>
          <w:rPr>
            <w:rFonts w:hint="eastAsia"/>
          </w:rPr>
          <w:t xml:space="preserve">, </w:t>
        </w:r>
        <w:r>
          <w:t>we adopt a related but implementable approach. We use the quality of the first answer (regardless of whether it is AI-generated or human-generated) as a continuous moderator. Importantly, we exclude observations where the first answer in the control group is provided by a human answerer, because in the control group AI treatment equals zero by definition; interacting a zero-valued treatment indicator with one</w:t>
        </w:r>
      </w:ins>
      <w:r w:rsidR="003834AA">
        <w:t>’</w:t>
      </w:r>
      <w:ins w:id="3012" w:author="Dylan CHEN" w:date="2026-03-18T02:14:00Z" w16du:dateUtc="2026-03-17T18:14:00Z">
        <w:r>
          <w:t>s own quality to predict one</w:t>
        </w:r>
      </w:ins>
      <w:r w:rsidR="003834AA">
        <w:t>’</w:t>
      </w:r>
      <w:ins w:id="3013" w:author="Dylan CHEN" w:date="2026-03-18T02:14:00Z" w16du:dateUtc="2026-03-17T18:14:00Z">
        <w:r>
          <w:t>s own outcome lacks clear theoretical interpretation.</w:t>
        </w:r>
      </w:ins>
    </w:p>
    <w:p w14:paraId="0F7878F8" w14:textId="24CF5528" w:rsidR="003F2F89" w:rsidRDefault="00E353C6">
      <w:pPr>
        <w:pStyle w:val="Paragraph"/>
        <w:rPr>
          <w:ins w:id="3014" w:author="Dylan CHEN" w:date="2026-03-18T02:15:00Z" w16du:dateUtc="2026-03-17T18:15:00Z"/>
        </w:rPr>
        <w:pPrChange w:id="3015" w:author="Dylan CHEN" w:date="2026-08-05T17:28:00Z" w16du:dateUtc="2026-08-05T09:28:00Z">
          <w:pPr>
            <w:spacing w:before="120" w:after="120"/>
          </w:pPr>
        </w:pPrChange>
      </w:pPr>
      <w:ins w:id="3016" w:author="Dylan CHEN" w:date="2026-03-18T02:14:00Z" w16du:dateUtc="2026-03-17T18:14:00Z">
        <w:r>
          <w:t xml:space="preserve">With this refined sample, we estimate: </w:t>
        </w:r>
        <w:r>
          <w:rPr>
            <w:rStyle w:val="Emphasis"/>
          </w:rPr>
          <w:t>netlikeNum = β₀ + β₁ AI × quality1Ans + answer timing FE + X + ε</w:t>
        </w:r>
        <w:r>
          <w:t>. The interaction coefficient is negative and statistically significant (β₁ = −0.037, p &lt; 0.05), indicating that when the first answer is of higher quality, AI treatment leads to a larger reduction in net likes on subsequent human answers. This result provides direct support for the elevated expectations mechanism: high-quality initial answers (predominantly AI in the treatment group) raise viewers</w:t>
        </w:r>
      </w:ins>
      <w:r w:rsidR="003834AA">
        <w:t>’</w:t>
      </w:r>
      <w:ins w:id="3017" w:author="Dylan CHEN" w:date="2026-03-18T02:14:00Z" w16du:dateUtc="2026-03-17T18:14:00Z">
        <w:r>
          <w:t xml:space="preserve"> evaluative standards, leading to harsher assessments of </w:t>
        </w:r>
        <w:r>
          <w:lastRenderedPageBreak/>
          <w:t xml:space="preserve">subsequent human contributions. </w:t>
        </w:r>
      </w:ins>
    </w:p>
    <w:p w14:paraId="22E9EDFE" w14:textId="201BDBA6" w:rsidR="003E0959" w:rsidRPr="00E272B6" w:rsidRDefault="003D6EC1">
      <w:pPr>
        <w:pStyle w:val="TableFiguretitle"/>
        <w:pPrChange w:id="3018" w:author="Dylan CHEN" w:date="2026-03-18T02:15:00Z" w16du:dateUtc="2026-03-17T18:15:00Z">
          <w:pPr>
            <w:spacing w:before="120" w:after="120"/>
          </w:pPr>
        </w:pPrChange>
      </w:pPr>
      <w:ins w:id="3019" w:author="Dylan CHEN" w:date="2026-03-18T02:15:00Z" w16du:dateUtc="2026-03-17T18:15:00Z">
        <w:r>
          <w:rPr>
            <w:rFonts w:hint="eastAsia"/>
          </w:rPr>
          <w:t xml:space="preserve">Table </w:t>
        </w:r>
        <w:r>
          <w:rPr>
            <w:rFonts w:eastAsia="SimSun" w:hint="eastAsia"/>
          </w:rPr>
          <w:t>R3-6</w:t>
        </w:r>
        <w:r w:rsidRPr="00455ECF">
          <w:rPr>
            <w:rFonts w:eastAsia="SimSun"/>
          </w:rPr>
          <w:t>.</w:t>
        </w:r>
        <w:r>
          <w:rPr>
            <w:rFonts w:eastAsia="SimSun" w:hint="eastAsia"/>
          </w:rPr>
          <w:t xml:space="preserve"> </w:t>
        </w:r>
      </w:ins>
      <w:ins w:id="3020" w:author="Dylan CHEN" w:date="2026-03-18T02:16:00Z" w16du:dateUtc="2026-03-17T18:16:00Z">
        <w:r w:rsidRPr="003D6EC1">
          <w:rPr>
            <w:rFonts w:eastAsia="SimSun"/>
          </w:rPr>
          <w:t>Additional Test for Elevated Expectation Mechanism</w:t>
        </w:r>
      </w:ins>
    </w:p>
    <w:tbl>
      <w:tblPr>
        <w:tblW w:w="5000" w:type="pct"/>
        <w:jc w:val="center"/>
        <w:tblLayout w:type="fixed"/>
        <w:tblCellMar>
          <w:left w:w="0" w:type="dxa"/>
          <w:right w:w="0" w:type="dxa"/>
        </w:tblCellMar>
        <w:tblLook w:val="04A0" w:firstRow="1" w:lastRow="0" w:firstColumn="1" w:lastColumn="0" w:noHBand="0" w:noVBand="1"/>
        <w:tblPrChange w:id="3021" w:author="Dylan CHEN" w:date="2026-03-18T02:05:00Z" w16du:dateUtc="2026-03-17T18:05:00Z">
          <w:tblPr>
            <w:tblW w:w="6840" w:type="dxa"/>
            <w:tblCellMar>
              <w:left w:w="0" w:type="dxa"/>
              <w:right w:w="0" w:type="dxa"/>
            </w:tblCellMar>
            <w:tblLook w:val="04A0" w:firstRow="1" w:lastRow="0" w:firstColumn="1" w:lastColumn="0" w:noHBand="0" w:noVBand="1"/>
          </w:tblPr>
        </w:tblPrChange>
      </w:tblPr>
      <w:tblGrid>
        <w:gridCol w:w="2162"/>
        <w:gridCol w:w="7198"/>
        <w:tblGridChange w:id="3022">
          <w:tblGrid>
            <w:gridCol w:w="1580"/>
            <w:gridCol w:w="582"/>
            <w:gridCol w:w="4678"/>
            <w:gridCol w:w="2520"/>
          </w:tblGrid>
        </w:tblGridChange>
      </w:tblGrid>
      <w:tr w:rsidR="003F2F89" w14:paraId="6C2B9FB2" w14:textId="77777777" w:rsidTr="003F2F89">
        <w:trPr>
          <w:trHeight w:val="320"/>
          <w:jc w:val="center"/>
          <w:ins w:id="3023" w:author="Dylan CHEN" w:date="2026-03-18T02:04:00Z"/>
          <w:trPrChange w:id="3024" w:author="Dylan CHEN" w:date="2026-03-18T02:05:00Z" w16du:dateUtc="2026-03-17T18:05:00Z">
            <w:trPr>
              <w:gridAfter w:val="0"/>
              <w:trHeight w:val="320"/>
            </w:trPr>
          </w:trPrChange>
        </w:trPr>
        <w:tc>
          <w:tcPr>
            <w:tcW w:w="1580" w:type="dxa"/>
            <w:tcBorders>
              <w:top w:val="single" w:sz="8" w:space="0" w:color="auto"/>
              <w:left w:val="nil"/>
              <w:bottom w:val="nil"/>
              <w:right w:val="nil"/>
            </w:tcBorders>
            <w:noWrap/>
            <w:tcMar>
              <w:top w:w="15" w:type="dxa"/>
              <w:left w:w="15" w:type="dxa"/>
              <w:bottom w:w="0" w:type="dxa"/>
              <w:right w:w="15" w:type="dxa"/>
            </w:tcMar>
            <w:vAlign w:val="center"/>
            <w:hideMark/>
            <w:tcPrChange w:id="3025" w:author="Dylan CHEN" w:date="2026-03-18T02:05:00Z" w16du:dateUtc="2026-03-17T18:05:00Z">
              <w:tcPr>
                <w:tcW w:w="1580" w:type="dxa"/>
                <w:tcBorders>
                  <w:top w:val="single" w:sz="8" w:space="0" w:color="auto"/>
                  <w:left w:val="nil"/>
                  <w:bottom w:val="nil"/>
                  <w:right w:val="nil"/>
                </w:tcBorders>
                <w:noWrap/>
                <w:tcMar>
                  <w:top w:w="15" w:type="dxa"/>
                  <w:left w:w="15" w:type="dxa"/>
                  <w:bottom w:w="0" w:type="dxa"/>
                  <w:right w:w="15" w:type="dxa"/>
                </w:tcMar>
                <w:vAlign w:val="center"/>
                <w:hideMark/>
              </w:tcPr>
            </w:tcPrChange>
          </w:tcPr>
          <w:p w14:paraId="6670D060" w14:textId="77777777" w:rsidR="003F2F89" w:rsidRDefault="003F2F89">
            <w:pPr>
              <w:jc w:val="center"/>
              <w:rPr>
                <w:ins w:id="3026" w:author="Dylan CHEN" w:date="2026-03-18T02:04:00Z" w16du:dateUtc="2026-03-17T18:04:00Z"/>
                <w:color w:val="000000"/>
                <w:sz w:val="20"/>
                <w:szCs w:val="20"/>
              </w:rPr>
            </w:pPr>
          </w:p>
        </w:tc>
        <w:tc>
          <w:tcPr>
            <w:tcW w:w="5260" w:type="dxa"/>
            <w:tcBorders>
              <w:top w:val="single" w:sz="8" w:space="0" w:color="auto"/>
              <w:left w:val="nil"/>
              <w:bottom w:val="nil"/>
              <w:right w:val="nil"/>
            </w:tcBorders>
            <w:noWrap/>
            <w:tcMar>
              <w:top w:w="15" w:type="dxa"/>
              <w:left w:w="15" w:type="dxa"/>
              <w:bottom w:w="0" w:type="dxa"/>
              <w:right w:w="15" w:type="dxa"/>
            </w:tcMar>
            <w:vAlign w:val="center"/>
            <w:hideMark/>
            <w:tcPrChange w:id="3027" w:author="Dylan CHEN" w:date="2026-03-18T02:05:00Z" w16du:dateUtc="2026-03-17T18:05:00Z">
              <w:tcPr>
                <w:tcW w:w="5260" w:type="dxa"/>
                <w:gridSpan w:val="2"/>
                <w:tcBorders>
                  <w:top w:val="single" w:sz="8" w:space="0" w:color="auto"/>
                  <w:left w:val="nil"/>
                  <w:bottom w:val="nil"/>
                  <w:right w:val="nil"/>
                </w:tcBorders>
                <w:noWrap/>
                <w:tcMar>
                  <w:top w:w="15" w:type="dxa"/>
                  <w:left w:w="15" w:type="dxa"/>
                  <w:bottom w:w="0" w:type="dxa"/>
                  <w:right w:w="15" w:type="dxa"/>
                </w:tcMar>
                <w:vAlign w:val="center"/>
                <w:hideMark/>
              </w:tcPr>
            </w:tcPrChange>
          </w:tcPr>
          <w:p w14:paraId="10F6EE96" w14:textId="77777777" w:rsidR="003F2F89" w:rsidRDefault="003F2F89">
            <w:pPr>
              <w:jc w:val="center"/>
              <w:rPr>
                <w:ins w:id="3028" w:author="Dylan CHEN" w:date="2026-03-18T02:04:00Z" w16du:dateUtc="2026-03-17T18:04:00Z"/>
                <w:color w:val="000000"/>
                <w:sz w:val="20"/>
                <w:szCs w:val="20"/>
              </w:rPr>
            </w:pPr>
            <w:ins w:id="3029" w:author="Dylan CHEN" w:date="2026-03-18T02:04:00Z" w16du:dateUtc="2026-03-17T18:04:00Z">
              <w:r>
                <w:rPr>
                  <w:color w:val="000000"/>
                  <w:sz w:val="20"/>
                  <w:szCs w:val="20"/>
                </w:rPr>
                <w:t>(1)</w:t>
              </w:r>
            </w:ins>
          </w:p>
        </w:tc>
      </w:tr>
      <w:tr w:rsidR="003F2F89" w14:paraId="148E33C3" w14:textId="77777777" w:rsidTr="003F2F89">
        <w:trPr>
          <w:trHeight w:val="360"/>
          <w:jc w:val="center"/>
          <w:ins w:id="3030" w:author="Dylan CHEN" w:date="2026-03-18T02:04:00Z"/>
          <w:trPrChange w:id="3031" w:author="Dylan CHEN" w:date="2026-03-18T02:05:00Z" w16du:dateUtc="2026-03-17T18:05:00Z">
            <w:trPr>
              <w:gridAfter w:val="0"/>
              <w:trHeight w:val="360"/>
            </w:trPr>
          </w:trPrChange>
        </w:trPr>
        <w:tc>
          <w:tcPr>
            <w:tcW w:w="1580" w:type="dxa"/>
            <w:tcBorders>
              <w:top w:val="nil"/>
              <w:left w:val="nil"/>
              <w:bottom w:val="nil"/>
              <w:right w:val="nil"/>
            </w:tcBorders>
            <w:noWrap/>
            <w:tcMar>
              <w:top w:w="15" w:type="dxa"/>
              <w:left w:w="15" w:type="dxa"/>
              <w:bottom w:w="0" w:type="dxa"/>
              <w:right w:w="15" w:type="dxa"/>
            </w:tcMar>
            <w:vAlign w:val="center"/>
            <w:hideMark/>
            <w:tcPrChange w:id="3032" w:author="Dylan CHEN" w:date="2026-03-18T02:05:00Z" w16du:dateUtc="2026-03-17T18:05:00Z">
              <w:tcPr>
                <w:tcW w:w="0" w:type="auto"/>
                <w:tcBorders>
                  <w:top w:val="nil"/>
                  <w:left w:val="nil"/>
                  <w:bottom w:val="nil"/>
                  <w:right w:val="nil"/>
                </w:tcBorders>
                <w:noWrap/>
                <w:tcMar>
                  <w:top w:w="15" w:type="dxa"/>
                  <w:left w:w="15" w:type="dxa"/>
                  <w:bottom w:w="0" w:type="dxa"/>
                  <w:right w:w="15" w:type="dxa"/>
                </w:tcMar>
                <w:vAlign w:val="center"/>
                <w:hideMark/>
              </w:tcPr>
            </w:tcPrChange>
          </w:tcPr>
          <w:p w14:paraId="609A5A23" w14:textId="77777777" w:rsidR="003F2F89" w:rsidRDefault="003F2F89">
            <w:pPr>
              <w:jc w:val="center"/>
              <w:rPr>
                <w:ins w:id="3033" w:author="Dylan CHEN" w:date="2026-03-18T02:04:00Z" w16du:dateUtc="2026-03-17T18:04:00Z"/>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Change w:id="3034"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1C80CEE7" w14:textId="77777777" w:rsidR="003F2F89" w:rsidRDefault="003F2F89">
            <w:pPr>
              <w:rPr>
                <w:ins w:id="3035" w:author="Dylan CHEN" w:date="2026-03-18T02:04:00Z" w16du:dateUtc="2026-03-17T18:04:00Z"/>
                <w:color w:val="000000"/>
                <w:sz w:val="20"/>
                <w:szCs w:val="20"/>
              </w:rPr>
            </w:pPr>
            <w:ins w:id="3036" w:author="Dylan CHEN" w:date="2026-03-18T02:04:00Z" w16du:dateUtc="2026-03-17T18:04:00Z">
              <w:r>
                <w:rPr>
                  <w:color w:val="000000"/>
                  <w:sz w:val="20"/>
                  <w:szCs w:val="20"/>
                </w:rPr>
                <w:t>DV: number of net likes received by an answer (netlikeNum</w:t>
              </w:r>
              <w:r w:rsidRPr="003D6EC1">
                <w:rPr>
                  <w:color w:val="000000"/>
                  <w:sz w:val="20"/>
                  <w:szCs w:val="20"/>
                  <w:vertAlign w:val="subscript"/>
                  <w:rPrChange w:id="3037" w:author="Dylan CHEN" w:date="2026-03-18T02:16:00Z" w16du:dateUtc="2026-03-17T18:16:00Z">
                    <w:rPr>
                      <w:color w:val="000000"/>
                      <w:sz w:val="20"/>
                      <w:szCs w:val="20"/>
                    </w:rPr>
                  </w:rPrChange>
                </w:rPr>
                <w:t>ij</w:t>
              </w:r>
              <w:r>
                <w:rPr>
                  <w:color w:val="000000"/>
                  <w:sz w:val="20"/>
                  <w:szCs w:val="20"/>
                </w:rPr>
                <w:t>)</w:t>
              </w:r>
            </w:ins>
          </w:p>
        </w:tc>
      </w:tr>
      <w:tr w:rsidR="003F2F89" w14:paraId="20299A08" w14:textId="77777777" w:rsidTr="003F2F89">
        <w:trPr>
          <w:trHeight w:val="320"/>
          <w:jc w:val="center"/>
          <w:ins w:id="3038" w:author="Dylan CHEN" w:date="2026-03-18T02:04:00Z"/>
          <w:trPrChange w:id="3039" w:author="Dylan CHEN" w:date="2026-03-18T02:05:00Z" w16du:dateUtc="2026-03-17T18:05:00Z">
            <w:trPr>
              <w:gridAfter w:val="0"/>
              <w:trHeight w:val="320"/>
            </w:trPr>
          </w:trPrChange>
        </w:trPr>
        <w:tc>
          <w:tcPr>
            <w:tcW w:w="1580" w:type="dxa"/>
            <w:vMerge w:val="restart"/>
            <w:tcBorders>
              <w:top w:val="nil"/>
              <w:left w:val="nil"/>
              <w:bottom w:val="nil"/>
              <w:right w:val="nil"/>
            </w:tcBorders>
            <w:noWrap/>
            <w:tcMar>
              <w:top w:w="15" w:type="dxa"/>
              <w:left w:w="15" w:type="dxa"/>
              <w:bottom w:w="0" w:type="dxa"/>
              <w:right w:w="15" w:type="dxa"/>
            </w:tcMar>
            <w:vAlign w:val="center"/>
            <w:hideMark/>
            <w:tcPrChange w:id="3040" w:author="Dylan CHEN" w:date="2026-03-18T02:05:00Z" w16du:dateUtc="2026-03-17T18:05:00Z">
              <w:tcPr>
                <w:tcW w:w="0" w:type="auto"/>
                <w:vMerge w:val="restart"/>
                <w:tcBorders>
                  <w:top w:val="nil"/>
                  <w:left w:val="nil"/>
                  <w:bottom w:val="nil"/>
                  <w:right w:val="nil"/>
                </w:tcBorders>
                <w:noWrap/>
                <w:tcMar>
                  <w:top w:w="15" w:type="dxa"/>
                  <w:left w:w="15" w:type="dxa"/>
                  <w:bottom w:w="0" w:type="dxa"/>
                  <w:right w:w="15" w:type="dxa"/>
                </w:tcMar>
                <w:vAlign w:val="center"/>
                <w:hideMark/>
              </w:tcPr>
            </w:tcPrChange>
          </w:tcPr>
          <w:p w14:paraId="2E646A07" w14:textId="77777777" w:rsidR="003F2F89" w:rsidRDefault="003F2F89">
            <w:pPr>
              <w:rPr>
                <w:ins w:id="3041" w:author="Dylan CHEN" w:date="2026-03-18T02:04:00Z" w16du:dateUtc="2026-03-17T18:04:00Z"/>
                <w:i/>
                <w:iCs/>
                <w:color w:val="000000"/>
                <w:sz w:val="20"/>
                <w:szCs w:val="20"/>
              </w:rPr>
            </w:pPr>
            <w:ins w:id="3042" w:author="Dylan CHEN" w:date="2026-03-18T02:04:00Z" w16du:dateUtc="2026-03-17T18:04:00Z">
              <w:r>
                <w:rPr>
                  <w:i/>
                  <w:iCs/>
                  <w:color w:val="000000"/>
                  <w:sz w:val="20"/>
                  <w:szCs w:val="20"/>
                </w:rPr>
                <w:t>AI</w:t>
              </w:r>
              <w:r>
                <w:rPr>
                  <w:i/>
                  <w:iCs/>
                  <w:color w:val="000000"/>
                  <w:sz w:val="20"/>
                  <w:szCs w:val="20"/>
                  <w:vertAlign w:val="subscript"/>
                </w:rPr>
                <w:t>i</w:t>
              </w:r>
            </w:ins>
          </w:p>
        </w:tc>
        <w:tc>
          <w:tcPr>
            <w:tcW w:w="5260" w:type="dxa"/>
            <w:tcBorders>
              <w:top w:val="nil"/>
              <w:left w:val="nil"/>
              <w:bottom w:val="nil"/>
              <w:right w:val="nil"/>
            </w:tcBorders>
            <w:noWrap/>
            <w:tcMar>
              <w:top w:w="15" w:type="dxa"/>
              <w:left w:w="15" w:type="dxa"/>
              <w:bottom w:w="0" w:type="dxa"/>
              <w:right w:w="15" w:type="dxa"/>
            </w:tcMar>
            <w:vAlign w:val="center"/>
            <w:hideMark/>
            <w:tcPrChange w:id="3043"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D444C22" w14:textId="77777777" w:rsidR="003F2F89" w:rsidRDefault="003F2F89">
            <w:pPr>
              <w:jc w:val="center"/>
              <w:rPr>
                <w:ins w:id="3044" w:author="Dylan CHEN" w:date="2026-03-18T02:04:00Z" w16du:dateUtc="2026-03-17T18:04:00Z"/>
                <w:color w:val="000000"/>
                <w:sz w:val="20"/>
                <w:szCs w:val="20"/>
              </w:rPr>
            </w:pPr>
            <w:ins w:id="3045" w:author="Dylan CHEN" w:date="2026-03-18T02:04:00Z" w16du:dateUtc="2026-03-17T18:04:00Z">
              <w:r>
                <w:rPr>
                  <w:color w:val="000000"/>
                  <w:sz w:val="20"/>
                  <w:szCs w:val="20"/>
                </w:rPr>
                <w:t>0.169</w:t>
              </w:r>
            </w:ins>
          </w:p>
        </w:tc>
      </w:tr>
      <w:tr w:rsidR="003F2F89" w14:paraId="758FCAAB" w14:textId="77777777" w:rsidTr="003F2F89">
        <w:trPr>
          <w:trHeight w:val="340"/>
          <w:jc w:val="center"/>
          <w:ins w:id="3046" w:author="Dylan CHEN" w:date="2026-03-18T02:04:00Z"/>
          <w:trPrChange w:id="3047" w:author="Dylan CHEN" w:date="2026-03-18T02:05:00Z" w16du:dateUtc="2026-03-17T18:05:00Z">
            <w:trPr>
              <w:gridAfter w:val="0"/>
              <w:trHeight w:val="340"/>
            </w:trPr>
          </w:trPrChange>
        </w:trPr>
        <w:tc>
          <w:tcPr>
            <w:tcW w:w="1580" w:type="dxa"/>
            <w:vMerge/>
            <w:tcBorders>
              <w:top w:val="nil"/>
              <w:left w:val="nil"/>
              <w:bottom w:val="nil"/>
              <w:right w:val="nil"/>
            </w:tcBorders>
            <w:vAlign w:val="center"/>
            <w:hideMark/>
            <w:tcPrChange w:id="3048" w:author="Dylan CHEN" w:date="2026-03-18T02:05:00Z" w16du:dateUtc="2026-03-17T18:05:00Z">
              <w:tcPr>
                <w:tcW w:w="0" w:type="auto"/>
                <w:vMerge/>
                <w:tcBorders>
                  <w:top w:val="nil"/>
                  <w:left w:val="nil"/>
                  <w:bottom w:val="nil"/>
                  <w:right w:val="nil"/>
                </w:tcBorders>
                <w:vAlign w:val="center"/>
                <w:hideMark/>
              </w:tcPr>
            </w:tcPrChange>
          </w:tcPr>
          <w:p w14:paraId="7706EB09" w14:textId="77777777" w:rsidR="003F2F89" w:rsidRDefault="003F2F89">
            <w:pPr>
              <w:rPr>
                <w:ins w:id="3049" w:author="Dylan CHEN" w:date="2026-03-18T02:04:00Z" w16du:dateUtc="2026-03-17T18:04:00Z"/>
                <w:i/>
                <w:iCs/>
                <w:color w:val="000000"/>
                <w:sz w:val="20"/>
                <w:szCs w:val="20"/>
              </w:rPr>
            </w:pPr>
          </w:p>
        </w:tc>
        <w:tc>
          <w:tcPr>
            <w:tcW w:w="5260" w:type="dxa"/>
            <w:tcBorders>
              <w:top w:val="nil"/>
              <w:left w:val="nil"/>
              <w:bottom w:val="nil"/>
              <w:right w:val="nil"/>
            </w:tcBorders>
            <w:noWrap/>
            <w:tcMar>
              <w:top w:w="15" w:type="dxa"/>
              <w:left w:w="15" w:type="dxa"/>
              <w:bottom w:w="0" w:type="dxa"/>
              <w:right w:w="15" w:type="dxa"/>
            </w:tcMar>
            <w:vAlign w:val="center"/>
            <w:hideMark/>
            <w:tcPrChange w:id="3050"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F73B912" w14:textId="77777777" w:rsidR="003F2F89" w:rsidRDefault="003F2F89">
            <w:pPr>
              <w:jc w:val="center"/>
              <w:rPr>
                <w:ins w:id="3051" w:author="Dylan CHEN" w:date="2026-03-18T02:04:00Z" w16du:dateUtc="2026-03-17T18:04:00Z"/>
                <w:color w:val="000000"/>
                <w:sz w:val="20"/>
                <w:szCs w:val="20"/>
              </w:rPr>
            </w:pPr>
            <w:ins w:id="3052" w:author="Dylan CHEN" w:date="2026-03-18T02:04:00Z" w16du:dateUtc="2026-03-17T18:04:00Z">
              <w:r>
                <w:rPr>
                  <w:color w:val="000000"/>
                  <w:sz w:val="20"/>
                  <w:szCs w:val="20"/>
                </w:rPr>
                <w:t>(0.103)</w:t>
              </w:r>
            </w:ins>
          </w:p>
        </w:tc>
      </w:tr>
      <w:tr w:rsidR="003F2F89" w14:paraId="78F9A3A2" w14:textId="77777777" w:rsidTr="003F2F89">
        <w:trPr>
          <w:trHeight w:val="340"/>
          <w:jc w:val="center"/>
          <w:ins w:id="3053" w:author="Dylan CHEN" w:date="2026-03-18T02:04:00Z"/>
          <w:trPrChange w:id="3054" w:author="Dylan CHEN" w:date="2026-03-18T02:05:00Z" w16du:dateUtc="2026-03-17T18:05:00Z">
            <w:trPr>
              <w:gridAfter w:val="0"/>
              <w:trHeight w:val="340"/>
            </w:trPr>
          </w:trPrChange>
        </w:trPr>
        <w:tc>
          <w:tcPr>
            <w:tcW w:w="1580" w:type="dxa"/>
            <w:vMerge w:val="restart"/>
            <w:tcBorders>
              <w:top w:val="nil"/>
              <w:left w:val="nil"/>
              <w:bottom w:val="single" w:sz="4" w:space="0" w:color="000000"/>
              <w:right w:val="nil"/>
            </w:tcBorders>
            <w:noWrap/>
            <w:tcMar>
              <w:top w:w="15" w:type="dxa"/>
              <w:left w:w="15" w:type="dxa"/>
              <w:bottom w:w="0" w:type="dxa"/>
              <w:right w:w="15" w:type="dxa"/>
            </w:tcMar>
            <w:vAlign w:val="center"/>
            <w:hideMark/>
            <w:tcPrChange w:id="3055" w:author="Dylan CHEN" w:date="2026-03-18T02:05:00Z" w16du:dateUtc="2026-03-17T18:05:00Z">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tcPrChange>
          </w:tcPr>
          <w:p w14:paraId="285EE7E0" w14:textId="2B579592" w:rsidR="003F2F89" w:rsidRDefault="003F2F89">
            <w:pPr>
              <w:rPr>
                <w:ins w:id="3056" w:author="Dylan CHEN" w:date="2026-03-18T02:04:00Z" w16du:dateUtc="2026-03-17T18:04:00Z"/>
                <w:i/>
                <w:iCs/>
                <w:color w:val="000000"/>
                <w:sz w:val="20"/>
                <w:szCs w:val="20"/>
              </w:rPr>
            </w:pPr>
            <w:ins w:id="3057" w:author="Dylan CHEN" w:date="2026-03-18T02:04:00Z" w16du:dateUtc="2026-03-17T18:04:00Z">
              <w:r>
                <w:rPr>
                  <w:i/>
                  <w:iCs/>
                  <w:color w:val="000000"/>
                  <w:sz w:val="20"/>
                  <w:szCs w:val="20"/>
                </w:rPr>
                <w:t>AI</w:t>
              </w:r>
              <w:r>
                <w:rPr>
                  <w:i/>
                  <w:iCs/>
                  <w:color w:val="000000"/>
                  <w:sz w:val="20"/>
                  <w:szCs w:val="20"/>
                  <w:vertAlign w:val="subscript"/>
                </w:rPr>
                <w:t>i</w:t>
              </w:r>
              <w:r>
                <w:rPr>
                  <w:i/>
                  <w:iCs/>
                  <w:color w:val="000000"/>
                  <w:sz w:val="20"/>
                  <w:szCs w:val="20"/>
                </w:rPr>
                <w:t>*quality1Ans</w:t>
              </w:r>
            </w:ins>
            <w:ins w:id="3058" w:author="Dylan CHEN" w:date="2026-03-18T02:16:00Z" w16du:dateUtc="2026-03-17T18:16:00Z">
              <w:r w:rsidR="003D6EC1" w:rsidRPr="003D6EC1">
                <w:rPr>
                  <w:i/>
                  <w:iCs/>
                  <w:color w:val="000000"/>
                  <w:sz w:val="20"/>
                  <w:szCs w:val="20"/>
                  <w:vertAlign w:val="subscript"/>
                  <w:rPrChange w:id="3059" w:author="Dylan CHEN" w:date="2026-03-18T02:16:00Z" w16du:dateUtc="2026-03-17T18:16:00Z">
                    <w:rPr>
                      <w:i/>
                      <w:iCs/>
                      <w:color w:val="000000"/>
                      <w:sz w:val="20"/>
                      <w:szCs w:val="20"/>
                    </w:rPr>
                  </w:rPrChange>
                </w:rPr>
                <w:t>i</w:t>
              </w:r>
            </w:ins>
            <w:ins w:id="3060" w:author="Dylan CHEN" w:date="2026-03-18T02:04:00Z" w16du:dateUtc="2026-03-17T18:04:00Z">
              <w:r w:rsidRPr="003D6EC1">
                <w:rPr>
                  <w:i/>
                  <w:iCs/>
                  <w:color w:val="000000"/>
                  <w:sz w:val="20"/>
                  <w:szCs w:val="20"/>
                  <w:vertAlign w:val="subscript"/>
                  <w:rPrChange w:id="3061" w:author="Dylan CHEN" w:date="2026-03-18T02:16:00Z" w16du:dateUtc="2026-03-17T18:16:00Z">
                    <w:rPr>
                      <w:i/>
                      <w:iCs/>
                      <w:color w:val="000000"/>
                      <w:sz w:val="20"/>
                      <w:szCs w:val="20"/>
                    </w:rPr>
                  </w:rPrChange>
                </w:rPr>
                <w:t>j</w:t>
              </w:r>
            </w:ins>
          </w:p>
        </w:tc>
        <w:tc>
          <w:tcPr>
            <w:tcW w:w="5260" w:type="dxa"/>
            <w:tcBorders>
              <w:top w:val="nil"/>
              <w:left w:val="nil"/>
              <w:bottom w:val="nil"/>
              <w:right w:val="nil"/>
            </w:tcBorders>
            <w:noWrap/>
            <w:tcMar>
              <w:top w:w="15" w:type="dxa"/>
              <w:left w:w="15" w:type="dxa"/>
              <w:bottom w:w="0" w:type="dxa"/>
              <w:right w:w="15" w:type="dxa"/>
            </w:tcMar>
            <w:vAlign w:val="center"/>
            <w:hideMark/>
            <w:tcPrChange w:id="3062"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5BF2497A" w14:textId="77777777" w:rsidR="003F2F89" w:rsidRDefault="003F2F89">
            <w:pPr>
              <w:jc w:val="center"/>
              <w:rPr>
                <w:ins w:id="3063" w:author="Dylan CHEN" w:date="2026-03-18T02:04:00Z" w16du:dateUtc="2026-03-17T18:04:00Z"/>
                <w:color w:val="000000"/>
                <w:sz w:val="20"/>
                <w:szCs w:val="20"/>
              </w:rPr>
            </w:pPr>
            <w:ins w:id="3064" w:author="Dylan CHEN" w:date="2026-03-18T02:04:00Z" w16du:dateUtc="2026-03-17T18:04:00Z">
              <w:r>
                <w:rPr>
                  <w:color w:val="000000"/>
                  <w:sz w:val="20"/>
                  <w:szCs w:val="20"/>
                </w:rPr>
                <w:t>-0.037 *</w:t>
              </w:r>
            </w:ins>
          </w:p>
        </w:tc>
      </w:tr>
      <w:tr w:rsidR="003F2F89" w14:paraId="5570ADBE" w14:textId="77777777" w:rsidTr="003F2F89">
        <w:trPr>
          <w:trHeight w:val="360"/>
          <w:jc w:val="center"/>
          <w:ins w:id="3065" w:author="Dylan CHEN" w:date="2026-03-18T02:04:00Z"/>
          <w:trPrChange w:id="3066" w:author="Dylan CHEN" w:date="2026-03-18T02:05:00Z" w16du:dateUtc="2026-03-17T18:05:00Z">
            <w:trPr>
              <w:gridAfter w:val="0"/>
              <w:trHeight w:val="360"/>
            </w:trPr>
          </w:trPrChange>
        </w:trPr>
        <w:tc>
          <w:tcPr>
            <w:tcW w:w="1580" w:type="dxa"/>
            <w:vMerge/>
            <w:tcBorders>
              <w:top w:val="nil"/>
              <w:left w:val="nil"/>
              <w:bottom w:val="single" w:sz="4" w:space="0" w:color="000000"/>
              <w:right w:val="nil"/>
            </w:tcBorders>
            <w:vAlign w:val="center"/>
            <w:hideMark/>
            <w:tcPrChange w:id="3067" w:author="Dylan CHEN" w:date="2026-03-18T02:05:00Z" w16du:dateUtc="2026-03-17T18:05:00Z">
              <w:tcPr>
                <w:tcW w:w="0" w:type="auto"/>
                <w:vMerge/>
                <w:tcBorders>
                  <w:top w:val="nil"/>
                  <w:left w:val="nil"/>
                  <w:bottom w:val="single" w:sz="4" w:space="0" w:color="000000"/>
                  <w:right w:val="nil"/>
                </w:tcBorders>
                <w:vAlign w:val="center"/>
                <w:hideMark/>
              </w:tcPr>
            </w:tcPrChange>
          </w:tcPr>
          <w:p w14:paraId="1C0787A6" w14:textId="77777777" w:rsidR="003F2F89" w:rsidRDefault="003F2F89">
            <w:pPr>
              <w:rPr>
                <w:ins w:id="3068" w:author="Dylan CHEN" w:date="2026-03-18T02:04:00Z" w16du:dateUtc="2026-03-17T18:04:00Z"/>
                <w:i/>
                <w:iCs/>
                <w:color w:val="000000"/>
                <w:sz w:val="20"/>
                <w:szCs w:val="20"/>
              </w:rPr>
            </w:pPr>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Change w:id="3069" w:author="Dylan CHEN" w:date="2026-03-18T02:05:00Z" w16du:dateUtc="2026-03-17T18:05: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67EBA047" w14:textId="77777777" w:rsidR="003F2F89" w:rsidRDefault="003F2F89">
            <w:pPr>
              <w:jc w:val="center"/>
              <w:rPr>
                <w:ins w:id="3070" w:author="Dylan CHEN" w:date="2026-03-18T02:04:00Z" w16du:dateUtc="2026-03-17T18:04:00Z"/>
                <w:color w:val="000000"/>
                <w:sz w:val="20"/>
                <w:szCs w:val="20"/>
              </w:rPr>
            </w:pPr>
            <w:ins w:id="3071" w:author="Dylan CHEN" w:date="2026-03-18T02:04:00Z" w16du:dateUtc="2026-03-17T18:04:00Z">
              <w:r>
                <w:rPr>
                  <w:color w:val="000000"/>
                  <w:sz w:val="20"/>
                  <w:szCs w:val="20"/>
                </w:rPr>
                <w:t>(0.015)</w:t>
              </w:r>
            </w:ins>
          </w:p>
        </w:tc>
      </w:tr>
      <w:tr w:rsidR="003F2F89" w14:paraId="46243B5C" w14:textId="77777777" w:rsidTr="003F2F89">
        <w:trPr>
          <w:trHeight w:val="340"/>
          <w:jc w:val="center"/>
          <w:ins w:id="3072" w:author="Dylan CHEN" w:date="2026-03-18T02:04:00Z"/>
          <w:trPrChange w:id="3073" w:author="Dylan CHEN" w:date="2026-03-18T02:05:00Z" w16du:dateUtc="2026-03-17T18:05:00Z">
            <w:trPr>
              <w:gridAfter w:val="0"/>
              <w:trHeight w:val="340"/>
            </w:trPr>
          </w:trPrChange>
        </w:trPr>
        <w:tc>
          <w:tcPr>
            <w:tcW w:w="1580" w:type="dxa"/>
            <w:tcBorders>
              <w:top w:val="nil"/>
              <w:left w:val="nil"/>
              <w:bottom w:val="nil"/>
              <w:right w:val="nil"/>
            </w:tcBorders>
            <w:noWrap/>
            <w:tcMar>
              <w:top w:w="15" w:type="dxa"/>
              <w:left w:w="15" w:type="dxa"/>
              <w:bottom w:w="0" w:type="dxa"/>
              <w:right w:w="15" w:type="dxa"/>
            </w:tcMar>
            <w:vAlign w:val="center"/>
            <w:hideMark/>
            <w:tcPrChange w:id="3074" w:author="Dylan CHEN" w:date="2026-03-18T02:05:00Z" w16du:dateUtc="2026-03-17T18:05:00Z">
              <w:tcPr>
                <w:tcW w:w="0" w:type="auto"/>
                <w:tcBorders>
                  <w:top w:val="nil"/>
                  <w:left w:val="nil"/>
                  <w:bottom w:val="nil"/>
                  <w:right w:val="nil"/>
                </w:tcBorders>
                <w:noWrap/>
                <w:tcMar>
                  <w:top w:w="15" w:type="dxa"/>
                  <w:left w:w="15" w:type="dxa"/>
                  <w:bottom w:w="0" w:type="dxa"/>
                  <w:right w:w="15" w:type="dxa"/>
                </w:tcMar>
                <w:vAlign w:val="center"/>
                <w:hideMark/>
              </w:tcPr>
            </w:tcPrChange>
          </w:tcPr>
          <w:p w14:paraId="5EC625B7" w14:textId="77777777" w:rsidR="003F2F89" w:rsidRDefault="003F2F89">
            <w:pPr>
              <w:rPr>
                <w:ins w:id="3075" w:author="Dylan CHEN" w:date="2026-03-18T02:04:00Z" w16du:dateUtc="2026-03-17T18:04:00Z"/>
                <w:color w:val="000000"/>
                <w:sz w:val="20"/>
                <w:szCs w:val="20"/>
              </w:rPr>
            </w:pPr>
            <w:ins w:id="3076" w:author="Dylan CHEN" w:date="2026-03-18T02:04:00Z" w16du:dateUtc="2026-03-17T18:04:00Z">
              <w:r>
                <w:rPr>
                  <w:color w:val="000000"/>
                  <w:sz w:val="20"/>
                  <w:szCs w:val="20"/>
                </w:rPr>
                <w:t>other controls</w:t>
              </w:r>
            </w:ins>
          </w:p>
        </w:tc>
        <w:tc>
          <w:tcPr>
            <w:tcW w:w="5260" w:type="dxa"/>
            <w:tcBorders>
              <w:top w:val="nil"/>
              <w:left w:val="nil"/>
              <w:bottom w:val="nil"/>
              <w:right w:val="nil"/>
            </w:tcBorders>
            <w:noWrap/>
            <w:tcMar>
              <w:top w:w="15" w:type="dxa"/>
              <w:left w:w="15" w:type="dxa"/>
              <w:bottom w:w="0" w:type="dxa"/>
              <w:right w:w="15" w:type="dxa"/>
            </w:tcMar>
            <w:vAlign w:val="center"/>
            <w:hideMark/>
            <w:tcPrChange w:id="3077" w:author="Dylan CHEN" w:date="2026-03-18T02:05:00Z" w16du:dateUtc="2026-03-17T18:05:00Z">
              <w:tcPr>
                <w:tcW w:w="0" w:type="auto"/>
                <w:gridSpan w:val="2"/>
                <w:tcBorders>
                  <w:top w:val="nil"/>
                  <w:left w:val="nil"/>
                  <w:bottom w:val="nil"/>
                  <w:right w:val="nil"/>
                </w:tcBorders>
                <w:noWrap/>
                <w:tcMar>
                  <w:top w:w="15" w:type="dxa"/>
                  <w:left w:w="15" w:type="dxa"/>
                  <w:bottom w:w="0" w:type="dxa"/>
                  <w:right w:w="15" w:type="dxa"/>
                </w:tcMar>
                <w:vAlign w:val="center"/>
                <w:hideMark/>
              </w:tcPr>
            </w:tcPrChange>
          </w:tcPr>
          <w:p w14:paraId="72A1D98F" w14:textId="77777777" w:rsidR="003F2F89" w:rsidRDefault="003F2F89">
            <w:pPr>
              <w:jc w:val="center"/>
              <w:rPr>
                <w:ins w:id="3078" w:author="Dylan CHEN" w:date="2026-03-18T02:04:00Z" w16du:dateUtc="2026-03-17T18:04:00Z"/>
                <w:color w:val="000000"/>
                <w:sz w:val="20"/>
                <w:szCs w:val="20"/>
              </w:rPr>
            </w:pPr>
            <w:ins w:id="3079" w:author="Dylan CHEN" w:date="2026-03-18T02:04:00Z" w16du:dateUtc="2026-03-17T18:04:00Z">
              <w:r>
                <w:rPr>
                  <w:color w:val="000000"/>
                  <w:sz w:val="20"/>
                  <w:szCs w:val="20"/>
                </w:rPr>
                <w:t>√</w:t>
              </w:r>
            </w:ins>
          </w:p>
        </w:tc>
      </w:tr>
      <w:tr w:rsidR="003F2F89" w14:paraId="4DC3D82A" w14:textId="77777777" w:rsidTr="003F2F89">
        <w:trPr>
          <w:trHeight w:val="340"/>
          <w:jc w:val="center"/>
          <w:ins w:id="3080" w:author="Dylan CHEN" w:date="2026-03-18T02:04:00Z"/>
          <w:trPrChange w:id="3081" w:author="Dylan CHEN" w:date="2026-03-18T02:05:00Z" w16du:dateUtc="2026-03-17T18:05:00Z">
            <w:trPr>
              <w:gridAfter w:val="0"/>
              <w:trHeight w:val="340"/>
            </w:trPr>
          </w:trPrChange>
        </w:trPr>
        <w:tc>
          <w:tcPr>
            <w:tcW w:w="1580" w:type="dxa"/>
            <w:tcBorders>
              <w:top w:val="nil"/>
              <w:left w:val="nil"/>
              <w:bottom w:val="single" w:sz="4" w:space="0" w:color="auto"/>
              <w:right w:val="nil"/>
            </w:tcBorders>
            <w:noWrap/>
            <w:tcMar>
              <w:top w:w="15" w:type="dxa"/>
              <w:left w:w="15" w:type="dxa"/>
              <w:bottom w:w="0" w:type="dxa"/>
              <w:right w:w="15" w:type="dxa"/>
            </w:tcMar>
            <w:vAlign w:val="center"/>
            <w:hideMark/>
            <w:tcPrChange w:id="3082" w:author="Dylan CHEN" w:date="2026-03-18T02:05:00Z" w16du:dateUtc="2026-03-17T18:05:00Z">
              <w:tcPr>
                <w:tcW w:w="0" w:type="auto"/>
                <w:tcBorders>
                  <w:top w:val="nil"/>
                  <w:left w:val="nil"/>
                  <w:bottom w:val="single" w:sz="4" w:space="0" w:color="auto"/>
                  <w:right w:val="nil"/>
                </w:tcBorders>
                <w:noWrap/>
                <w:tcMar>
                  <w:top w:w="15" w:type="dxa"/>
                  <w:left w:w="15" w:type="dxa"/>
                  <w:bottom w:w="0" w:type="dxa"/>
                  <w:right w:w="15" w:type="dxa"/>
                </w:tcMar>
                <w:vAlign w:val="center"/>
                <w:hideMark/>
              </w:tcPr>
            </w:tcPrChange>
          </w:tcPr>
          <w:p w14:paraId="77060E5D" w14:textId="77777777" w:rsidR="003F2F89" w:rsidRDefault="003F2F89">
            <w:pPr>
              <w:rPr>
                <w:ins w:id="3083" w:author="Dylan CHEN" w:date="2026-03-18T02:04:00Z" w16du:dateUtc="2026-03-17T18:04:00Z"/>
                <w:color w:val="000000"/>
                <w:sz w:val="20"/>
                <w:szCs w:val="20"/>
              </w:rPr>
            </w:pPr>
            <w:ins w:id="3084" w:author="Dylan CHEN" w:date="2026-03-18T02:04:00Z" w16du:dateUtc="2026-03-17T18:04:00Z">
              <w:r>
                <w:rPr>
                  <w:color w:val="000000"/>
                  <w:sz w:val="20"/>
                  <w:szCs w:val="20"/>
                </w:rPr>
                <w:t>answer timing FE</w:t>
              </w:r>
            </w:ins>
          </w:p>
        </w:tc>
        <w:tc>
          <w:tcPr>
            <w:tcW w:w="5260" w:type="dxa"/>
            <w:tcBorders>
              <w:top w:val="nil"/>
              <w:left w:val="nil"/>
              <w:bottom w:val="single" w:sz="4" w:space="0" w:color="auto"/>
              <w:right w:val="nil"/>
            </w:tcBorders>
            <w:noWrap/>
            <w:tcMar>
              <w:top w:w="15" w:type="dxa"/>
              <w:left w:w="15" w:type="dxa"/>
              <w:bottom w:w="0" w:type="dxa"/>
              <w:right w:w="15" w:type="dxa"/>
            </w:tcMar>
            <w:vAlign w:val="center"/>
            <w:hideMark/>
            <w:tcPrChange w:id="3085" w:author="Dylan CHEN" w:date="2026-03-18T02:05:00Z" w16du:dateUtc="2026-03-17T18:05:00Z">
              <w:tcPr>
                <w:tcW w:w="0" w:type="auto"/>
                <w:gridSpan w:val="2"/>
                <w:tcBorders>
                  <w:top w:val="nil"/>
                  <w:left w:val="nil"/>
                  <w:bottom w:val="single" w:sz="4" w:space="0" w:color="auto"/>
                  <w:right w:val="nil"/>
                </w:tcBorders>
                <w:noWrap/>
                <w:tcMar>
                  <w:top w:w="15" w:type="dxa"/>
                  <w:left w:w="15" w:type="dxa"/>
                  <w:bottom w:w="0" w:type="dxa"/>
                  <w:right w:w="15" w:type="dxa"/>
                </w:tcMar>
                <w:vAlign w:val="center"/>
                <w:hideMark/>
              </w:tcPr>
            </w:tcPrChange>
          </w:tcPr>
          <w:p w14:paraId="3E61ECBD" w14:textId="77777777" w:rsidR="003F2F89" w:rsidRDefault="003F2F89">
            <w:pPr>
              <w:jc w:val="center"/>
              <w:rPr>
                <w:ins w:id="3086" w:author="Dylan CHEN" w:date="2026-03-18T02:04:00Z" w16du:dateUtc="2026-03-17T18:04:00Z"/>
                <w:color w:val="000000"/>
                <w:sz w:val="20"/>
                <w:szCs w:val="20"/>
              </w:rPr>
            </w:pPr>
            <w:ins w:id="3087" w:author="Dylan CHEN" w:date="2026-03-18T02:04:00Z" w16du:dateUtc="2026-03-17T18:04:00Z">
              <w:r>
                <w:rPr>
                  <w:color w:val="000000"/>
                  <w:sz w:val="20"/>
                  <w:szCs w:val="20"/>
                </w:rPr>
                <w:t>√</w:t>
              </w:r>
            </w:ins>
          </w:p>
        </w:tc>
      </w:tr>
      <w:tr w:rsidR="003F2F89" w14:paraId="3B2879F9" w14:textId="77777777" w:rsidTr="003F2F89">
        <w:trPr>
          <w:trHeight w:val="340"/>
          <w:jc w:val="center"/>
          <w:ins w:id="3088" w:author="Dylan CHEN" w:date="2026-03-18T02:04:00Z"/>
          <w:trPrChange w:id="3089" w:author="Dylan CHEN" w:date="2026-03-18T02:05:00Z" w16du:dateUtc="2026-03-17T18:05:00Z">
            <w:trPr>
              <w:gridAfter w:val="0"/>
              <w:trHeight w:val="340"/>
            </w:trPr>
          </w:trPrChange>
        </w:trPr>
        <w:tc>
          <w:tcPr>
            <w:tcW w:w="1580" w:type="dxa"/>
            <w:tcBorders>
              <w:top w:val="nil"/>
              <w:left w:val="nil"/>
              <w:bottom w:val="single" w:sz="8" w:space="0" w:color="auto"/>
              <w:right w:val="nil"/>
            </w:tcBorders>
            <w:noWrap/>
            <w:tcMar>
              <w:top w:w="15" w:type="dxa"/>
              <w:left w:w="15" w:type="dxa"/>
              <w:bottom w:w="0" w:type="dxa"/>
              <w:right w:w="15" w:type="dxa"/>
            </w:tcMar>
            <w:vAlign w:val="center"/>
            <w:hideMark/>
            <w:tcPrChange w:id="3090" w:author="Dylan CHEN" w:date="2026-03-18T02:05:00Z" w16du:dateUtc="2026-03-17T18:05:00Z">
              <w:tcPr>
                <w:tcW w:w="0" w:type="auto"/>
                <w:tcBorders>
                  <w:top w:val="nil"/>
                  <w:left w:val="nil"/>
                  <w:bottom w:val="single" w:sz="8" w:space="0" w:color="auto"/>
                  <w:right w:val="nil"/>
                </w:tcBorders>
                <w:noWrap/>
                <w:tcMar>
                  <w:top w:w="15" w:type="dxa"/>
                  <w:left w:w="15" w:type="dxa"/>
                  <w:bottom w:w="0" w:type="dxa"/>
                  <w:right w:w="15" w:type="dxa"/>
                </w:tcMar>
                <w:vAlign w:val="center"/>
                <w:hideMark/>
              </w:tcPr>
            </w:tcPrChange>
          </w:tcPr>
          <w:p w14:paraId="6D48A45D" w14:textId="77777777" w:rsidR="003F2F89" w:rsidRDefault="003F2F89">
            <w:pPr>
              <w:rPr>
                <w:ins w:id="3091" w:author="Dylan CHEN" w:date="2026-03-18T02:04:00Z" w16du:dateUtc="2026-03-17T18:04:00Z"/>
                <w:color w:val="000000"/>
                <w:sz w:val="20"/>
                <w:szCs w:val="20"/>
              </w:rPr>
            </w:pPr>
            <w:ins w:id="3092" w:author="Dylan CHEN" w:date="2026-03-18T02:04:00Z" w16du:dateUtc="2026-03-17T18:04:00Z">
              <w:r>
                <w:rPr>
                  <w:color w:val="000000"/>
                  <w:sz w:val="20"/>
                  <w:szCs w:val="20"/>
                </w:rPr>
                <w:t>N</w:t>
              </w:r>
            </w:ins>
          </w:p>
        </w:tc>
        <w:tc>
          <w:tcPr>
            <w:tcW w:w="5260" w:type="dxa"/>
            <w:tcBorders>
              <w:top w:val="nil"/>
              <w:left w:val="nil"/>
              <w:bottom w:val="single" w:sz="8" w:space="0" w:color="auto"/>
              <w:right w:val="nil"/>
            </w:tcBorders>
            <w:noWrap/>
            <w:tcMar>
              <w:top w:w="15" w:type="dxa"/>
              <w:left w:w="15" w:type="dxa"/>
              <w:bottom w:w="0" w:type="dxa"/>
              <w:right w:w="15" w:type="dxa"/>
            </w:tcMar>
            <w:vAlign w:val="center"/>
            <w:hideMark/>
            <w:tcPrChange w:id="3093" w:author="Dylan CHEN" w:date="2026-03-18T02:05:00Z" w16du:dateUtc="2026-03-17T18:05:00Z">
              <w:tcPr>
                <w:tcW w:w="0" w:type="auto"/>
                <w:gridSpan w:val="2"/>
                <w:tcBorders>
                  <w:top w:val="nil"/>
                  <w:left w:val="nil"/>
                  <w:bottom w:val="single" w:sz="8" w:space="0" w:color="auto"/>
                  <w:right w:val="nil"/>
                </w:tcBorders>
                <w:noWrap/>
                <w:tcMar>
                  <w:top w:w="15" w:type="dxa"/>
                  <w:left w:w="15" w:type="dxa"/>
                  <w:bottom w:w="0" w:type="dxa"/>
                  <w:right w:w="15" w:type="dxa"/>
                </w:tcMar>
                <w:vAlign w:val="center"/>
                <w:hideMark/>
              </w:tcPr>
            </w:tcPrChange>
          </w:tcPr>
          <w:p w14:paraId="16D66D36" w14:textId="0E890E57" w:rsidR="003F2F89" w:rsidRDefault="003F2F89">
            <w:pPr>
              <w:jc w:val="center"/>
              <w:rPr>
                <w:ins w:id="3094" w:author="Dylan CHEN" w:date="2026-03-18T02:04:00Z" w16du:dateUtc="2026-03-17T18:04:00Z"/>
                <w:color w:val="000000"/>
                <w:sz w:val="20"/>
                <w:szCs w:val="20"/>
              </w:rPr>
            </w:pPr>
            <w:ins w:id="3095" w:author="Dylan CHEN" w:date="2026-03-18T02:05:00Z" w16du:dateUtc="2026-03-17T18:05:00Z">
              <w:r>
                <w:rPr>
                  <w:rFonts w:hint="eastAsia"/>
                  <w:color w:val="000000"/>
                  <w:sz w:val="20"/>
                  <w:szCs w:val="20"/>
                </w:rPr>
                <w:t>3</w:t>
              </w:r>
            </w:ins>
            <w:ins w:id="3096" w:author="Dylan CHEN" w:date="2026-03-18T02:04:00Z" w16du:dateUtc="2026-03-17T18:04:00Z">
              <w:r>
                <w:rPr>
                  <w:color w:val="000000"/>
                  <w:sz w:val="20"/>
                  <w:szCs w:val="20"/>
                </w:rPr>
                <w:t>,</w:t>
              </w:r>
            </w:ins>
            <w:ins w:id="3097" w:author="Dylan CHEN" w:date="2026-03-18T02:05:00Z" w16du:dateUtc="2026-03-17T18:05:00Z">
              <w:r>
                <w:rPr>
                  <w:rFonts w:hint="eastAsia"/>
                  <w:color w:val="000000"/>
                  <w:sz w:val="20"/>
                  <w:szCs w:val="20"/>
                </w:rPr>
                <w:t>189</w:t>
              </w:r>
            </w:ins>
          </w:p>
        </w:tc>
      </w:tr>
      <w:bookmarkEnd w:id="3004"/>
    </w:tbl>
    <w:p w14:paraId="5BA652B4" w14:textId="77777777" w:rsidR="00550611" w:rsidRDefault="00550611" w:rsidP="00550611">
      <w:pPr>
        <w:pStyle w:val="Paragraph"/>
        <w:rPr>
          <w:ins w:id="3098" w:author="Dylan CHEN" w:date="2026-08-05T17:28:00Z" w16du:dateUtc="2026-08-05T09:28:00Z"/>
        </w:rPr>
      </w:pPr>
    </w:p>
    <w:p w14:paraId="2C8618FB" w14:textId="15289A70" w:rsidR="000624A1" w:rsidRPr="00522DE1" w:rsidRDefault="001A0223" w:rsidP="00E942C7">
      <w:pPr>
        <w:spacing w:before="120" w:after="120"/>
      </w:pPr>
      <w:ins w:id="3099" w:author="Dylan CHEN" w:date="2026-08-21T10:41:00Z" w16du:dateUtc="2026-08-21T02:41:00Z">
        <w:r w:rsidRPr="001A0223">
          <w:rPr>
            <w:rFonts w:eastAsiaTheme="minorEastAsia"/>
            <w:color w:val="000000"/>
            <w:kern w:val="2"/>
          </w:rPr>
          <w:t>As stated in our opening remark, to make the paper more focused and to ensure the results align more strongly with our updated theoretical framework, we have respectfully discussed this analysis here but removed all netlike-related results in the manuscript.</w:t>
        </w:r>
        <w:r w:rsidRPr="001A0223" w:rsidDel="003F2F89">
          <w:rPr>
            <w:rFonts w:eastAsiaTheme="minorEastAsia"/>
            <w:color w:val="000000"/>
            <w:kern w:val="2"/>
          </w:rPr>
          <w:t xml:space="preserve"> </w:t>
        </w:r>
      </w:ins>
      <w:del w:id="3100" w:author="Dylan CHEN" w:date="2026-03-18T02:04:00Z" w16du:dateUtc="2026-03-17T18:04:00Z">
        <w:r w:rsidR="000624A1" w:rsidDel="003F2F89">
          <w:delText>[Put a table here]</w:delText>
        </w:r>
      </w:del>
    </w:p>
    <w:p w14:paraId="1E91E376" w14:textId="34539154" w:rsidR="00E942C7" w:rsidRPr="00522DE1" w:rsidRDefault="00E942C7" w:rsidP="00E942C7">
      <w:pPr>
        <w:spacing w:before="120" w:after="120"/>
        <w:rPr>
          <w:b/>
        </w:rPr>
      </w:pPr>
      <w:r w:rsidRPr="00522DE1">
        <w:t>---------------------------------------------------------------------------------------------------------------------</w:t>
      </w:r>
    </w:p>
    <w:p w14:paraId="5DCFE8A0" w14:textId="2F4BDA6D" w:rsidR="00E942C7" w:rsidRPr="00522DE1" w:rsidRDefault="00742092" w:rsidP="00E942C7">
      <w:pPr>
        <w:widowControl w:val="0"/>
        <w:autoSpaceDE w:val="0"/>
        <w:spacing w:before="120" w:after="120"/>
        <w:jc w:val="both"/>
        <w:outlineLvl w:val="0"/>
        <w:rPr>
          <w:rFonts w:eastAsia="SimSun"/>
          <w:b/>
          <w:bCs/>
          <w:kern w:val="2"/>
        </w:rPr>
      </w:pPr>
      <w:ins w:id="3101" w:author="Dylan CHEN" w:date="2026-08-20T15:06:00Z" w16du:dateUtc="2026-08-20T07:06:00Z">
        <w:r>
          <w:rPr>
            <w:rFonts w:eastAsia="SimSun" w:hint="eastAsia"/>
            <w:b/>
            <w:bCs/>
            <w:kern w:val="2"/>
          </w:rPr>
          <w:t>#</w:t>
        </w:r>
      </w:ins>
      <w:r w:rsidR="00E942C7" w:rsidRPr="00522DE1">
        <w:rPr>
          <w:rFonts w:eastAsia="SimSun"/>
          <w:b/>
          <w:bCs/>
          <w:kern w:val="2"/>
        </w:rPr>
        <w:t>R3-</w:t>
      </w:r>
      <w:r w:rsidR="00351A2A" w:rsidRPr="00522DE1">
        <w:rPr>
          <w:rFonts w:eastAsia="SimSun"/>
          <w:b/>
          <w:bCs/>
          <w:kern w:val="2"/>
        </w:rPr>
        <w:t>7</w:t>
      </w:r>
      <w:r w:rsidR="00B31E6C">
        <w:rPr>
          <w:rFonts w:eastAsia="SimSun"/>
          <w:b/>
          <w:bCs/>
          <w:kern w:val="2"/>
        </w:rPr>
        <w:t xml:space="preserve"> (theory)</w:t>
      </w:r>
    </w:p>
    <w:p w14:paraId="513E4285" w14:textId="56DB5B17" w:rsidR="00B2502B" w:rsidRPr="00522DE1" w:rsidRDefault="00B2502B" w:rsidP="00B2502B">
      <w:pPr>
        <w:pStyle w:val="ListParagraph"/>
        <w:widowControl w:val="0"/>
        <w:numPr>
          <w:ilvl w:val="0"/>
          <w:numId w:val="59"/>
        </w:numPr>
        <w:autoSpaceDE w:val="0"/>
        <w:autoSpaceDN w:val="0"/>
        <w:adjustRightInd w:val="0"/>
        <w:spacing w:before="120" w:after="120"/>
        <w:jc w:val="both"/>
        <w:rPr>
          <w:rFonts w:eastAsia="SimSun"/>
          <w:i/>
          <w:iCs/>
          <w:kern w:val="2"/>
          <w:lang w:val="en-US"/>
        </w:rPr>
      </w:pPr>
      <w:r w:rsidRPr="00522DE1">
        <w:rPr>
          <w:rFonts w:eastAsia="SimSun"/>
          <w:i/>
          <w:iCs/>
          <w:kern w:val="2"/>
          <w:lang w:val="en-US"/>
        </w:rPr>
        <w:t>Theory</w:t>
      </w:r>
    </w:p>
    <w:p w14:paraId="55602CEB" w14:textId="1D2A2A3E" w:rsidR="00506A3F" w:rsidRPr="00522DE1" w:rsidRDefault="00B2502B" w:rsidP="00B2502B">
      <w:pPr>
        <w:widowControl w:val="0"/>
        <w:autoSpaceDE w:val="0"/>
        <w:autoSpaceDN w:val="0"/>
        <w:adjustRightInd w:val="0"/>
        <w:spacing w:before="120" w:after="120"/>
        <w:ind w:leftChars="200" w:left="480"/>
        <w:jc w:val="both"/>
        <w:rPr>
          <w:rFonts w:eastAsia="SimSun"/>
          <w:i/>
          <w:iCs/>
          <w:kern w:val="2"/>
          <w:highlight w:val="yellow"/>
        </w:rPr>
      </w:pPr>
      <w:r w:rsidRPr="00522DE1">
        <w:rPr>
          <w:rFonts w:eastAsia="SimSun"/>
          <w:i/>
          <w:iCs/>
          <w:kern w:val="2"/>
        </w:rPr>
        <w:t>In Section 3, the authors seek to theorize how internal GenAI may influence users</w:t>
      </w:r>
      <w:r w:rsidR="003834AA">
        <w:rPr>
          <w:rFonts w:eastAsia="SimSun"/>
          <w:i/>
          <w:iCs/>
          <w:kern w:val="2"/>
        </w:rPr>
        <w:t>’</w:t>
      </w:r>
      <w:r w:rsidRPr="00522DE1">
        <w:rPr>
          <w:rFonts w:eastAsia="SimSun"/>
          <w:i/>
          <w:iCs/>
          <w:kern w:val="2"/>
        </w:rPr>
        <w:t xml:space="preserve"> contributions to answers. However, there does not appear to be </w:t>
      </w:r>
      <w:r w:rsidRPr="00522DE1">
        <w:rPr>
          <w:rFonts w:eastAsia="SimSun"/>
          <w:i/>
          <w:iCs/>
          <w:kern w:val="2"/>
          <w:highlight w:val="yellow"/>
        </w:rPr>
        <w:t>an overarching theoretical framework that explains why all three effects should shape contribution decisions.</w:t>
      </w:r>
      <w:r w:rsidRPr="00522DE1">
        <w:rPr>
          <w:rFonts w:eastAsia="SimSun"/>
          <w:i/>
          <w:iCs/>
          <w:kern w:val="2"/>
        </w:rPr>
        <w:t xml:space="preserve"> At present, each effect is discussed in isolation, which makes the overall theoretical argument appear somewhat ad hoc</w:t>
      </w:r>
      <w:r w:rsidR="003C2647" w:rsidRPr="00522DE1">
        <w:rPr>
          <w:rFonts w:eastAsia="SimSun"/>
          <w:i/>
          <w:iCs/>
          <w:kern w:val="2"/>
        </w:rPr>
        <w:t xml:space="preserve">. </w:t>
      </w:r>
    </w:p>
    <w:p w14:paraId="716123AE"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bookmarkEnd w:id="2758"/>
    <w:p w14:paraId="0B4311C2" w14:textId="15537539" w:rsidR="00742092" w:rsidRPr="00742092" w:rsidRDefault="00742092" w:rsidP="00742092">
      <w:pPr>
        <w:spacing w:before="120" w:after="120"/>
        <w:rPr>
          <w:ins w:id="3102" w:author="Dylan CHEN" w:date="2026-08-20T15:06:00Z" w16du:dateUtc="2026-08-20T07:06:00Z"/>
          <w:rFonts w:hint="eastAsia"/>
        </w:rPr>
      </w:pPr>
      <w:ins w:id="3103" w:author="Dylan CHEN" w:date="2026-08-20T15:06:00Z" w16du:dateUtc="2026-08-20T07:06:00Z">
        <w:r w:rsidRPr="00742092">
          <w:t xml:space="preserve">We have rebuilt the theoretical development based on the email communication and off-line face-to-face instruction with SE. It begins from: </w:t>
        </w:r>
        <w:r w:rsidRPr="00742092">
          <w:rPr>
            <w:b/>
            <w:bCs/>
          </w:rPr>
          <w:t>1) a competitive encounter perspective</w:t>
        </w:r>
        <w:r w:rsidRPr="00742092">
          <w:t xml:space="preserve"> motivated by competition dynamics theory (Chen et al., 2007; Chen, 2009), which explains how the member appraises the AI rival; and </w:t>
        </w:r>
        <w:r w:rsidRPr="00742092">
          <w:rPr>
            <w:b/>
            <w:bCs/>
          </w:rPr>
          <w:t>2) a single overarching account Kahneman</w:t>
        </w:r>
      </w:ins>
      <w:r w:rsidR="003834AA">
        <w:rPr>
          <w:b/>
          <w:bCs/>
        </w:rPr>
        <w:t>’</w:t>
      </w:r>
      <w:ins w:id="3104" w:author="Dylan CHEN" w:date="2026-08-20T15:06:00Z" w16du:dateUtc="2026-08-20T07:06:00Z">
        <w:r w:rsidRPr="00742092">
          <w:rPr>
            <w:b/>
            <w:bCs/>
          </w:rPr>
          <w:t>s fast-and-slow theory</w:t>
        </w:r>
        <w:r w:rsidRPr="00742092">
          <w:t xml:space="preserve"> (Evans &amp; Stanovich, 2013; Kahneman, 2003, 2011), which explains which signal can affect each decision and when that signal becomes available.</w:t>
        </w:r>
      </w:ins>
    </w:p>
    <w:p w14:paraId="270CFE58" w14:textId="605FB46C" w:rsidR="00742092" w:rsidRPr="00742092" w:rsidRDefault="00742092" w:rsidP="00742092">
      <w:pPr>
        <w:spacing w:before="120" w:after="120"/>
        <w:rPr>
          <w:ins w:id="3105" w:author="Dylan CHEN" w:date="2026-08-20T15:06:00Z" w16du:dateUtc="2026-08-20T07:06:00Z"/>
        </w:rPr>
      </w:pPr>
      <w:ins w:id="3106" w:author="Dylan CHEN" w:date="2026-08-20T15:06:00Z" w16du:dateUtc="2026-08-20T07:06:00Z">
        <w:r w:rsidRPr="00742092">
          <w:rPr>
            <w:b/>
            <w:bCs/>
          </w:rPr>
          <w:t>The revised framework derives six predictions from three signals across the two decisions.</w:t>
        </w:r>
        <w:r w:rsidRPr="00742092">
          <w:t xml:space="preserve"> Specifically, we specify which mode of processing governs each decision and state the condition under which it does so. The answerer</w:t>
        </w:r>
      </w:ins>
      <w:r w:rsidR="003834AA">
        <w:t>’</w:t>
      </w:r>
      <w:ins w:id="3107" w:author="Dylan CHEN" w:date="2026-08-20T15:06:00Z" w16du:dateUtc="2026-08-20T07:06:00Z">
        <w:r w:rsidRPr="00742092">
          <w:t xml:space="preserve">s encounter unfolds in two stages. The first decision, whether to contribute at all, is binary and fast, and it is governed by System 1 because the only available information consists of surface cues, the AI label, and the AI answer length, which can be processed at a glance and cost almost nothing to process under the law of least effort. The second decision, how much effort to invest, is governed by System 2, and we state the condition for its engagement explicitly. Substantive answer quality is a slow signal that only deliberate reading can disclose, and System 2 engages because the competitive stakes, including a threat to </w:t>
        </w:r>
        <w:r w:rsidRPr="00742092">
          <w:lastRenderedPageBreak/>
          <w:t>the answerer</w:t>
        </w:r>
      </w:ins>
      <w:r w:rsidR="003834AA">
        <w:t>’</w:t>
      </w:r>
      <w:ins w:id="3108" w:author="Dylan CHEN" w:date="2026-08-20T15:06:00Z" w16du:dateUtc="2026-08-20T07:06:00Z">
        <w:r w:rsidRPr="00742092">
          <w:t>s professional identity, are judged sufficiently important to override the law of least effort.</w:t>
        </w:r>
      </w:ins>
    </w:p>
    <w:p w14:paraId="4DB6AD6C" w14:textId="622DB5E7" w:rsidR="00B2502B" w:rsidRDefault="00742092" w:rsidP="00742092">
      <w:pPr>
        <w:spacing w:before="120" w:after="120"/>
        <w:rPr>
          <w:ins w:id="3109" w:author="Dylan CHEN" w:date="2026-08-21T23:09:00Z" w16du:dateUtc="2026-08-21T15:09:00Z"/>
        </w:rPr>
      </w:pPr>
      <w:ins w:id="3110" w:author="Dylan CHEN" w:date="2026-08-20T15:06:00Z" w16du:dateUtc="2026-08-20T07:06:00Z">
        <w:r w:rsidRPr="00742092">
          <w:t>Each route assignment is tied to a specific, testable hypothesis. For answer supply, the AI label is a fast source cue and predicts a positive level effect in H1, length is a glance-based coverage cue and predicts a negative slope in H2, and quality requires reading and predicts no appreciable slope in H3. For first human answer quality, the label predicts a negative level effect in H4, length predicts no appreciable slope in H5, and AI quality sets a benchmark and predicts a positive slope in H6. The mappings are therefore stated in advance and examined empirically rather than asserted post hoc. We hope the revised theoretical development section makes the theoretical grounding clearer.</w:t>
        </w:r>
      </w:ins>
      <w:del w:id="3111" w:author="Dylan CHEN" w:date="2026-08-20T15:06:00Z" w16du:dateUtc="2026-08-20T07:06:00Z">
        <w:r w:rsidR="00052238" w:rsidDel="00742092">
          <w:delText>’’’</w:delText>
        </w:r>
      </w:del>
    </w:p>
    <w:p w14:paraId="685999E7" w14:textId="77777777" w:rsidR="00BE7589" w:rsidRDefault="00BE7589" w:rsidP="00742092">
      <w:pPr>
        <w:spacing w:before="120" w:after="120"/>
        <w:rPr>
          <w:ins w:id="3112" w:author="Dylan CHEN" w:date="2026-08-21T23:09:00Z" w16du:dateUtc="2026-08-21T15:09:00Z"/>
        </w:rPr>
      </w:pPr>
    </w:p>
    <w:p w14:paraId="0AC00494" w14:textId="77777777" w:rsidR="00BE7589" w:rsidRPr="00BE7589" w:rsidRDefault="00BE7589" w:rsidP="00BE7589">
      <w:pPr>
        <w:pStyle w:val="NormalWeb"/>
        <w:rPr>
          <w:ins w:id="3113" w:author="Dylan CHEN" w:date="2026-08-21T23:09:00Z" w16du:dateUtc="2026-08-21T15:09:00Z"/>
          <w:b/>
          <w:bCs/>
          <w:color w:val="000000"/>
          <w:rPrChange w:id="3114" w:author="Dylan CHEN" w:date="2026-08-21T23:09:00Z" w16du:dateUtc="2026-08-21T15:09:00Z">
            <w:rPr>
              <w:ins w:id="3115" w:author="Dylan CHEN" w:date="2026-08-21T23:09:00Z" w16du:dateUtc="2026-08-21T15:09:00Z"/>
              <w:color w:val="000000"/>
            </w:rPr>
          </w:rPrChange>
        </w:rPr>
      </w:pPr>
      <w:ins w:id="3116" w:author="Dylan CHEN" w:date="2026-08-21T23:09:00Z" w16du:dateUtc="2026-08-21T15:09:00Z">
        <w:r w:rsidRPr="00BE7589">
          <w:rPr>
            <w:b/>
            <w:bCs/>
            <w:color w:val="000000"/>
            <w:rPrChange w:id="3117" w:author="Dylan CHEN" w:date="2026-08-21T23:09:00Z" w16du:dateUtc="2026-08-21T15:09:00Z">
              <w:rPr>
                <w:color w:val="000000"/>
              </w:rPr>
            </w:rPrChange>
          </w:rPr>
          <w:t>References</w:t>
        </w:r>
      </w:ins>
    </w:p>
    <w:p w14:paraId="037C4EF4" w14:textId="34C70C2F" w:rsidR="00BE7589" w:rsidRDefault="00BE7589" w:rsidP="00BE7589">
      <w:pPr>
        <w:pStyle w:val="NormalWeb"/>
        <w:rPr>
          <w:ins w:id="3118" w:author="Dylan CHEN" w:date="2026-08-21T23:09:00Z" w16du:dateUtc="2026-08-21T15:09:00Z"/>
          <w:color w:val="000000"/>
        </w:rPr>
      </w:pPr>
      <w:ins w:id="3119" w:author="Dylan CHEN" w:date="2026-08-21T23:09:00Z" w16du:dateUtc="2026-08-21T15:09:00Z">
        <w:r>
          <w:rPr>
            <w:color w:val="000000"/>
          </w:rPr>
          <w:t>Chen, M.-J. (2009). Competitive dynamics research: An insider</w:t>
        </w:r>
      </w:ins>
      <w:r w:rsidR="003834AA">
        <w:rPr>
          <w:color w:val="000000"/>
        </w:rPr>
        <w:t>’</w:t>
      </w:r>
      <w:ins w:id="3120" w:author="Dylan CHEN" w:date="2026-08-21T23:09:00Z" w16du:dateUtc="2026-08-21T15:09:00Z">
        <w:r>
          <w:rPr>
            <w:color w:val="000000"/>
          </w:rPr>
          <w:t>s odyssey. Asia Pacific Journal of Management, 26(1), 5–25.</w:t>
        </w:r>
      </w:ins>
    </w:p>
    <w:p w14:paraId="52ED880F" w14:textId="77777777" w:rsidR="00BE7589" w:rsidRDefault="00BE7589" w:rsidP="00BE7589">
      <w:pPr>
        <w:pStyle w:val="NormalWeb"/>
        <w:rPr>
          <w:ins w:id="3121" w:author="Dylan CHEN" w:date="2026-08-21T23:09:00Z" w16du:dateUtc="2026-08-21T15:09:00Z"/>
          <w:color w:val="000000"/>
        </w:rPr>
      </w:pPr>
      <w:ins w:id="3122" w:author="Dylan CHEN" w:date="2026-08-21T23:09:00Z" w16du:dateUtc="2026-08-21T15:09:00Z">
        <w:r>
          <w:rPr>
            <w:color w:val="000000"/>
          </w:rPr>
          <w:t>Chen, M.-J., Su, K.-H., &amp; Tsai, W. (2007). Competitive tension: The awareness–motivation–capability perspective. Academy of Management Journal, 50(1), 101–118.</w:t>
        </w:r>
      </w:ins>
    </w:p>
    <w:p w14:paraId="7D8981BC" w14:textId="77777777" w:rsidR="00BE7589" w:rsidRDefault="00BE7589" w:rsidP="00BE7589">
      <w:pPr>
        <w:pStyle w:val="NormalWeb"/>
        <w:rPr>
          <w:ins w:id="3123" w:author="Dylan CHEN" w:date="2026-08-21T23:09:00Z" w16du:dateUtc="2026-08-21T15:09:00Z"/>
          <w:color w:val="000000"/>
        </w:rPr>
      </w:pPr>
      <w:ins w:id="3124" w:author="Dylan CHEN" w:date="2026-08-21T23:09:00Z" w16du:dateUtc="2026-08-21T15:09:00Z">
        <w:r>
          <w:rPr>
            <w:color w:val="000000"/>
          </w:rPr>
          <w:t>Evans, J. St. B. T., &amp; Stanovich, K. E. (2013). Dual-process theories of higher cognition: Advancing the debate. Perspectives on Psychological Science, 8(3), 223–241.</w:t>
        </w:r>
      </w:ins>
    </w:p>
    <w:p w14:paraId="1F4304C8" w14:textId="77777777" w:rsidR="00BE7589" w:rsidRDefault="00BE7589" w:rsidP="00BE7589">
      <w:pPr>
        <w:pStyle w:val="NormalWeb"/>
        <w:rPr>
          <w:ins w:id="3125" w:author="Dylan CHEN" w:date="2026-08-21T23:09:00Z" w16du:dateUtc="2026-08-21T15:09:00Z"/>
          <w:color w:val="000000"/>
        </w:rPr>
      </w:pPr>
      <w:ins w:id="3126" w:author="Dylan CHEN" w:date="2026-08-21T23:09:00Z" w16du:dateUtc="2026-08-21T15:09:00Z">
        <w:r>
          <w:rPr>
            <w:color w:val="000000"/>
          </w:rPr>
          <w:t>Kahneman, D. (2003). A perspective on judgment and choice: Mapping bounded rationality. American Psychologist, 58(9), 697–720.</w:t>
        </w:r>
      </w:ins>
    </w:p>
    <w:p w14:paraId="45993B08" w14:textId="15769E02" w:rsidR="00BE7589" w:rsidRPr="00BE7589" w:rsidRDefault="00BE7589" w:rsidP="00BE7589">
      <w:pPr>
        <w:pStyle w:val="NormalWeb"/>
        <w:rPr>
          <w:rFonts w:hint="eastAsia"/>
          <w:color w:val="000000"/>
          <w:rPrChange w:id="3127" w:author="Dylan CHEN" w:date="2026-08-21T23:09:00Z" w16du:dateUtc="2026-08-21T15:09:00Z">
            <w:rPr>
              <w:rFonts w:hint="eastAsia"/>
            </w:rPr>
          </w:rPrChange>
        </w:rPr>
        <w:pPrChange w:id="3128" w:author="Dylan CHEN" w:date="2026-08-21T23:09:00Z" w16du:dateUtc="2026-08-21T15:09:00Z">
          <w:pPr>
            <w:spacing w:before="120" w:after="120"/>
          </w:pPr>
        </w:pPrChange>
      </w:pPr>
      <w:ins w:id="3129" w:author="Dylan CHEN" w:date="2026-08-21T23:09:00Z" w16du:dateUtc="2026-08-21T15:09:00Z">
        <w:r>
          <w:rPr>
            <w:color w:val="000000"/>
          </w:rPr>
          <w:t>Kahneman, D. (2011). Thinking, fast and slow. Farrar, Straus and Giroux.</w:t>
        </w:r>
      </w:ins>
    </w:p>
    <w:p w14:paraId="6F4581AD" w14:textId="5179EE45" w:rsidR="001A39D5" w:rsidRPr="00522DE1" w:rsidRDefault="001A39D5" w:rsidP="001A39D5">
      <w:pPr>
        <w:spacing w:before="120" w:after="120"/>
        <w:rPr>
          <w:b/>
        </w:rPr>
      </w:pPr>
      <w:r w:rsidRPr="00522DE1">
        <w:t>---------------------------------------------------------------------------------------------------------------------</w:t>
      </w:r>
    </w:p>
    <w:p w14:paraId="588CC9C0" w14:textId="3044E24A" w:rsidR="001A39D5" w:rsidRPr="00522DE1" w:rsidRDefault="002D45CB" w:rsidP="001A39D5">
      <w:pPr>
        <w:widowControl w:val="0"/>
        <w:autoSpaceDE w:val="0"/>
        <w:spacing w:before="120" w:after="120"/>
        <w:jc w:val="both"/>
        <w:outlineLvl w:val="0"/>
        <w:rPr>
          <w:rFonts w:eastAsia="SimSun"/>
          <w:b/>
          <w:bCs/>
          <w:kern w:val="2"/>
        </w:rPr>
      </w:pPr>
      <w:ins w:id="3130" w:author="Dylan CHEN" w:date="2026-08-20T17:42:00Z" w16du:dateUtc="2026-08-20T09:42:00Z">
        <w:r>
          <w:rPr>
            <w:rFonts w:eastAsia="SimSun" w:hint="eastAsia"/>
            <w:b/>
            <w:bCs/>
            <w:kern w:val="2"/>
          </w:rPr>
          <w:t>#</w:t>
        </w:r>
      </w:ins>
      <w:r w:rsidR="001A39D5" w:rsidRPr="00522DE1">
        <w:rPr>
          <w:rFonts w:eastAsia="SimSun"/>
          <w:b/>
          <w:bCs/>
          <w:kern w:val="2"/>
        </w:rPr>
        <w:t>R3-</w:t>
      </w:r>
      <w:r w:rsidR="001535FF" w:rsidRPr="00522DE1">
        <w:rPr>
          <w:rFonts w:eastAsia="SimSun"/>
          <w:b/>
          <w:bCs/>
          <w:kern w:val="2"/>
        </w:rPr>
        <w:t>8</w:t>
      </w:r>
      <w:r w:rsidR="00B2502B" w:rsidRPr="00522DE1">
        <w:rPr>
          <w:rFonts w:eastAsia="SimSun"/>
          <w:b/>
          <w:bCs/>
          <w:kern w:val="2"/>
        </w:rPr>
        <w:t xml:space="preserve"> (5 mins)</w:t>
      </w:r>
    </w:p>
    <w:p w14:paraId="1E3C9B68" w14:textId="3B28889B" w:rsidR="00B2502B"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3. Other minor issues</w:t>
      </w:r>
    </w:p>
    <w:p w14:paraId="15270264" w14:textId="27729CA4" w:rsidR="001A39D5" w:rsidRPr="00522DE1" w:rsidRDefault="00B2502B" w:rsidP="00B2502B">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a. On page 18, the authors state that </w:t>
      </w:r>
      <w:r w:rsidR="00E71BCF">
        <w:rPr>
          <w:rFonts w:eastAsia="SimSun"/>
          <w:i/>
          <w:iCs/>
          <w:kern w:val="2"/>
        </w:rPr>
        <w:t>“</w:t>
      </w:r>
      <w:r w:rsidRPr="00522DE1">
        <w:rPr>
          <w:rFonts w:eastAsia="SimSun"/>
          <w:i/>
          <w:iCs/>
          <w:kern w:val="2"/>
        </w:rPr>
        <w:t>we observe that AI answers appear within five minutes of question posting.</w:t>
      </w:r>
      <w:r w:rsidR="00E71BCF">
        <w:rPr>
          <w:rFonts w:eastAsia="SimSun"/>
          <w:i/>
          <w:iCs/>
          <w:kern w:val="2"/>
        </w:rPr>
        <w:t>”</w:t>
      </w:r>
      <w:r w:rsidRPr="00522DE1">
        <w:rPr>
          <w:rFonts w:eastAsia="SimSun"/>
          <w:i/>
          <w:iCs/>
          <w:kern w:val="2"/>
        </w:rPr>
        <w:t xml:space="preserve"> </w:t>
      </w:r>
      <w:r w:rsidRPr="00992B08">
        <w:rPr>
          <w:rFonts w:eastAsia="SimSun"/>
          <w:i/>
          <w:iCs/>
          <w:kern w:val="2"/>
          <w:highlight w:val="yellow"/>
          <w:rPrChange w:id="3131" w:author="Dylan CHEN" w:date="2026-08-05T14:55:00Z" w16du:dateUtc="2026-08-05T06:55:00Z">
            <w:rPr>
              <w:rFonts w:eastAsia="SimSun"/>
              <w:i/>
              <w:iCs/>
              <w:kern w:val="2"/>
            </w:rPr>
          </w:rPrChange>
        </w:rPr>
        <w:t>Could the authors verify whether AI answers consistently arrive faster than human answers</w:t>
      </w:r>
      <w:r w:rsidRPr="00522DE1">
        <w:rPr>
          <w:rFonts w:eastAsia="SimSun"/>
          <w:i/>
          <w:iCs/>
          <w:kern w:val="2"/>
        </w:rPr>
        <w:t>?</w:t>
      </w:r>
    </w:p>
    <w:p w14:paraId="14937EF0" w14:textId="77777777" w:rsidR="001A39D5" w:rsidRPr="00522DE1" w:rsidRDefault="001A39D5" w:rsidP="001A39D5">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3424F8F0" w14:textId="77777777" w:rsidR="00992B08" w:rsidRDefault="00992B08">
      <w:pPr>
        <w:pStyle w:val="Paragraph"/>
        <w:rPr>
          <w:ins w:id="3132" w:author="Dylan CHEN" w:date="2026-08-05T14:55:00Z" w16du:dateUtc="2026-08-05T06:55:00Z"/>
        </w:rPr>
        <w:pPrChange w:id="3133" w:author="Dylan CHEN" w:date="2026-08-05T17:29:00Z" w16du:dateUtc="2026-08-05T09:29:00Z">
          <w:pPr>
            <w:pStyle w:val="NormalWeb"/>
            <w:spacing w:before="120" w:after="120"/>
          </w:pPr>
        </w:pPrChange>
      </w:pPr>
      <w:ins w:id="3134" w:author="Dylan CHEN" w:date="2026-08-05T14:55:00Z" w16du:dateUtc="2026-08-05T06:55:00Z">
        <w:r>
          <w:t>Sorry for the confusion. To clarify the underlying mechanism: on this platform, an AI-generated answer is, by design, always positioned before any human-generated answer for a treated question. The AI answer is not interleaved with human answers according to posting time; it is anchored to the top of the answer list.</w:t>
        </w:r>
      </w:ins>
    </w:p>
    <w:p w14:paraId="15016F74" w14:textId="096EEEA6" w:rsidR="00C82CFA" w:rsidRPr="00522DE1" w:rsidRDefault="00992B08">
      <w:pPr>
        <w:pStyle w:val="Paragraph"/>
        <w:pPrChange w:id="3135" w:author="Dylan CHEN" w:date="2026-08-05T17:29:00Z" w16du:dateUtc="2026-08-05T09:29:00Z">
          <w:pPr>
            <w:pStyle w:val="NormalWeb"/>
            <w:spacing w:before="120" w:after="120"/>
          </w:pPr>
        </w:pPrChange>
      </w:pPr>
      <w:ins w:id="3136" w:author="Dylan CHEN" w:date="2026-08-05T14:55:00Z" w16du:dateUtc="2026-08-05T06:55:00Z">
        <w:r>
          <w:t>Due to the time needed for AI answer generation, there is a small delay. In practice, this window is negligible relative to human response latency, since the first human answer is posted 22.067 hours on average. It will be faster than most humans.</w:t>
        </w:r>
      </w:ins>
    </w:p>
    <w:p w14:paraId="1DB21C77" w14:textId="77777777" w:rsidR="00E942C7" w:rsidRPr="00522DE1" w:rsidRDefault="00E942C7" w:rsidP="00E942C7">
      <w:pPr>
        <w:spacing w:before="120" w:after="120"/>
        <w:rPr>
          <w:b/>
        </w:rPr>
      </w:pPr>
      <w:r w:rsidRPr="00522DE1">
        <w:lastRenderedPageBreak/>
        <w:t>---------------------------------------------------------------------------------------------------------------------</w:t>
      </w:r>
    </w:p>
    <w:p w14:paraId="54FAC138" w14:textId="777ECEF0" w:rsidR="00E942C7" w:rsidRPr="00522DE1" w:rsidRDefault="00F268A4" w:rsidP="00E942C7">
      <w:pPr>
        <w:widowControl w:val="0"/>
        <w:autoSpaceDE w:val="0"/>
        <w:spacing w:before="120" w:after="120"/>
        <w:jc w:val="both"/>
        <w:outlineLvl w:val="0"/>
        <w:rPr>
          <w:rFonts w:eastAsia="SimSun"/>
          <w:b/>
          <w:bCs/>
          <w:kern w:val="2"/>
        </w:rPr>
      </w:pPr>
      <w:ins w:id="3137" w:author="Dylan CHEN" w:date="2026-08-20T16:34:00Z" w16du:dateUtc="2026-08-20T08:34:00Z">
        <w:r>
          <w:rPr>
            <w:rFonts w:eastAsia="SimSun" w:hint="eastAsia"/>
            <w:b/>
            <w:bCs/>
            <w:kern w:val="2"/>
          </w:rPr>
          <w:t>#</w:t>
        </w:r>
      </w:ins>
      <w:r w:rsidR="000B7F20">
        <w:rPr>
          <w:rFonts w:eastAsia="SimSun"/>
          <w:b/>
          <w:bCs/>
          <w:kern w:val="2"/>
        </w:rPr>
        <w:t>*</w:t>
      </w:r>
      <w:r w:rsidR="00E942C7" w:rsidRPr="00522DE1">
        <w:rPr>
          <w:rFonts w:eastAsia="SimSun"/>
          <w:b/>
          <w:bCs/>
          <w:kern w:val="2"/>
        </w:rPr>
        <w:t>R3-</w:t>
      </w:r>
      <w:r w:rsidR="001535FF" w:rsidRPr="00522DE1">
        <w:rPr>
          <w:rFonts w:eastAsia="SimSun"/>
          <w:b/>
          <w:bCs/>
          <w:kern w:val="2"/>
        </w:rPr>
        <w:t>9</w:t>
      </w:r>
    </w:p>
    <w:p w14:paraId="6FC5DCEC" w14:textId="11F3DDA6" w:rsidR="00355E00" w:rsidRPr="00522DE1" w:rsidRDefault="00984718" w:rsidP="00E942C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 xml:space="preserve">b. The authors state that they collected all questions and answers posted between September 2023 and February 2024. However, </w:t>
      </w:r>
      <w:r w:rsidRPr="00522DE1">
        <w:rPr>
          <w:rFonts w:eastAsia="SimSun"/>
          <w:i/>
          <w:iCs/>
          <w:kern w:val="2"/>
          <w:highlight w:val="yellow"/>
        </w:rPr>
        <w:t>the analyses presented later in the paper also make use of pre-treatment data</w:t>
      </w:r>
      <w:r w:rsidRPr="00522DE1">
        <w:rPr>
          <w:rFonts w:eastAsia="SimSun"/>
          <w:i/>
          <w:iCs/>
          <w:kern w:val="2"/>
        </w:rPr>
        <w:t>. The authors may want to correct this statement.</w:t>
      </w:r>
      <w:r w:rsidR="00163F69" w:rsidRPr="00522DE1">
        <w:rPr>
          <w:rFonts w:eastAsia="SimSun"/>
          <w:i/>
          <w:iCs/>
          <w:kern w:val="2"/>
        </w:rPr>
        <w:t xml:space="preserve"> </w:t>
      </w:r>
    </w:p>
    <w:p w14:paraId="70377CFF" w14:textId="77777777" w:rsidR="00E942C7" w:rsidRPr="00522DE1" w:rsidRDefault="00E942C7" w:rsidP="00E942C7">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1447D482" w14:textId="29092F8D" w:rsidR="00D366D7" w:rsidRDefault="00406972">
      <w:pPr>
        <w:pStyle w:val="Paragraph"/>
        <w:pPrChange w:id="3138" w:author="Dylan CHEN" w:date="2026-08-05T17:29:00Z" w16du:dateUtc="2026-08-05T09:29:00Z">
          <w:pPr>
            <w:pStyle w:val="NormalWeb"/>
            <w:spacing w:before="120" w:after="120"/>
          </w:pPr>
        </w:pPrChange>
      </w:pPr>
      <w:r>
        <w:t>Sorry for the confusion</w:t>
      </w:r>
      <w:r w:rsidR="00E2631B">
        <w:t>. Our main experimental analyses focus on the 150-day experimental window from September 2023 to February 2024. However, for specific analyses such as the spillover effect analysis that compares user behavior before and after the experiment began, we utilized pre-treatment data to establish baseline patterns.</w:t>
      </w:r>
    </w:p>
    <w:p w14:paraId="1025376F" w14:textId="2F4EF3B5" w:rsidR="00D366D7" w:rsidRDefault="00D366D7">
      <w:pPr>
        <w:pStyle w:val="Paragraph"/>
        <w:pPrChange w:id="3139" w:author="Dylan CHEN" w:date="2026-08-05T17:29:00Z" w16du:dateUtc="2026-08-05T09:29:00Z">
          <w:pPr>
            <w:pStyle w:val="NormalWeb"/>
            <w:spacing w:before="120" w:after="120"/>
          </w:pPr>
        </w:pPrChange>
      </w:pPr>
      <w:r>
        <w:t xml:space="preserve">We have revised the data </w:t>
      </w:r>
      <w:r w:rsidR="00C578C9">
        <w:t xml:space="preserve">collection </w:t>
      </w:r>
      <w:r>
        <w:t xml:space="preserve">description in </w:t>
      </w:r>
      <w:ins w:id="3140" w:author="Dylan CHEN" w:date="2026-08-20T16:35:00Z" w16du:dateUtc="2026-08-20T08:35:00Z">
        <w:r w:rsidR="00F268A4">
          <w:rPr>
            <w:rFonts w:hint="eastAsia"/>
          </w:rPr>
          <w:t xml:space="preserve">the </w:t>
        </w:r>
      </w:ins>
      <w:del w:id="3141" w:author="Dylan CHEN" w:date="2026-08-20T16:35:00Z" w16du:dateUtc="2026-08-20T08:35:00Z">
        <w:r w:rsidR="00C578C9" w:rsidDel="00F268A4">
          <w:rPr>
            <w:rFonts w:hint="eastAsia"/>
          </w:rPr>
          <w:delText xml:space="preserve">1st Paragraph of </w:delText>
        </w:r>
        <w:r w:rsidDel="00F268A4">
          <w:rPr>
            <w:rFonts w:hint="eastAsia"/>
          </w:rPr>
          <w:delText>Section 4.</w:delText>
        </w:r>
        <w:r w:rsidR="00D26032" w:rsidDel="00F268A4">
          <w:rPr>
            <w:rFonts w:hint="eastAsia"/>
          </w:rPr>
          <w:delText>2</w:delText>
        </w:r>
        <w:r w:rsidDel="00F268A4">
          <w:rPr>
            <w:rFonts w:hint="eastAsia"/>
          </w:rPr>
          <w:delText xml:space="preserve"> </w:delText>
        </w:r>
      </w:del>
      <w:ins w:id="3142" w:author="Dylan CHEN" w:date="2026-08-20T16:35:00Z" w16du:dateUtc="2026-08-20T08:35:00Z">
        <w:r w:rsidR="00F268A4">
          <w:rPr>
            <w:rFonts w:hint="eastAsia"/>
          </w:rPr>
          <w:t xml:space="preserve">data collection section </w:t>
        </w:r>
      </w:ins>
      <w:r>
        <w:t xml:space="preserve">to accurately reflect both the data </w:t>
      </w:r>
      <w:r w:rsidR="00C578C9">
        <w:t xml:space="preserve">used in </w:t>
      </w:r>
      <w:r>
        <w:t>the paper.</w:t>
      </w:r>
    </w:p>
    <w:p w14:paraId="396D27DA" w14:textId="77777777" w:rsidR="00EB3DAA" w:rsidRPr="00522DE1" w:rsidRDefault="00EB3DAA" w:rsidP="00EB3DAA">
      <w:pPr>
        <w:spacing w:before="120" w:after="120"/>
        <w:rPr>
          <w:b/>
        </w:rPr>
      </w:pPr>
      <w:r w:rsidRPr="00522DE1">
        <w:t>---------------------------------------------------------------------------------------------------------------------</w:t>
      </w:r>
    </w:p>
    <w:p w14:paraId="32DB2DD0" w14:textId="7F42A8F8" w:rsidR="00355E00" w:rsidRPr="00522DE1" w:rsidRDefault="00F268A4" w:rsidP="00355E00">
      <w:pPr>
        <w:widowControl w:val="0"/>
        <w:autoSpaceDE w:val="0"/>
        <w:spacing w:before="120" w:after="120"/>
        <w:jc w:val="both"/>
        <w:outlineLvl w:val="0"/>
        <w:rPr>
          <w:rFonts w:eastAsia="SimSun"/>
          <w:b/>
          <w:bCs/>
          <w:kern w:val="2"/>
        </w:rPr>
      </w:pPr>
      <w:ins w:id="3143" w:author="Dylan CHEN" w:date="2026-08-20T16:35:00Z" w16du:dateUtc="2026-08-20T08:35:00Z">
        <w:r>
          <w:rPr>
            <w:rFonts w:eastAsia="SimSun" w:hint="eastAsia"/>
            <w:b/>
            <w:bCs/>
            <w:kern w:val="2"/>
          </w:rPr>
          <w:t xml:space="preserve"># </w:t>
        </w:r>
      </w:ins>
      <w:del w:id="3144" w:author="Xin Li" w:date="2026-03-28T09:19:00Z" w16du:dateUtc="2026-03-28T01:19:00Z">
        <w:r w:rsidR="0043348F" w:rsidDel="00DA1CD8">
          <w:rPr>
            <w:rFonts w:eastAsia="SimSun"/>
            <w:b/>
            <w:bCs/>
            <w:kern w:val="2"/>
          </w:rPr>
          <w:delText>*</w:delText>
        </w:r>
      </w:del>
      <w:r w:rsidR="00355E00" w:rsidRPr="00522DE1">
        <w:rPr>
          <w:rFonts w:eastAsia="SimSun"/>
          <w:b/>
          <w:bCs/>
          <w:kern w:val="2"/>
        </w:rPr>
        <w:t>R3-</w:t>
      </w:r>
      <w:r w:rsidR="001535FF" w:rsidRPr="00522DE1">
        <w:rPr>
          <w:rFonts w:eastAsia="SimSun"/>
          <w:b/>
          <w:bCs/>
          <w:kern w:val="2"/>
        </w:rPr>
        <w:t>10</w:t>
      </w:r>
    </w:p>
    <w:p w14:paraId="542A46F6" w14:textId="48F55563" w:rsidR="00355E00" w:rsidRPr="00522DE1" w:rsidRDefault="00BD6FD3" w:rsidP="00355E00">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c. What is the distribution of the variable netlikenum? Does it exhibit a skewed distribution?</w:t>
      </w:r>
    </w:p>
    <w:p w14:paraId="74F120A2" w14:textId="77777777" w:rsidR="00355E00" w:rsidRPr="00522DE1" w:rsidRDefault="00355E00" w:rsidP="00355E00">
      <w:pPr>
        <w:widowControl w:val="0"/>
        <w:autoSpaceDE w:val="0"/>
        <w:autoSpaceDN w:val="0"/>
        <w:adjustRightInd w:val="0"/>
        <w:spacing w:before="120" w:after="120"/>
        <w:jc w:val="both"/>
        <w:rPr>
          <w:rFonts w:eastAsia="SimSun"/>
          <w:b/>
          <w:bCs/>
          <w:i/>
          <w:iCs/>
          <w:kern w:val="2"/>
          <w:u w:val="single"/>
        </w:rPr>
      </w:pPr>
      <w:r w:rsidRPr="00522DE1">
        <w:rPr>
          <w:rFonts w:eastAsia="SimSun"/>
          <w:b/>
          <w:bCs/>
          <w:i/>
          <w:iCs/>
          <w:kern w:val="2"/>
          <w:u w:val="single"/>
        </w:rPr>
        <w:t>Response</w:t>
      </w:r>
    </w:p>
    <w:p w14:paraId="7CEF2F75" w14:textId="20B953FA" w:rsidR="00406972" w:rsidRDefault="007164AA">
      <w:pPr>
        <w:pStyle w:val="Paragraph"/>
        <w:pPrChange w:id="3145" w:author="Dylan CHEN" w:date="2026-08-05T17:30:00Z" w16du:dateUtc="2026-08-05T09:30:00Z">
          <w:pPr>
            <w:pStyle w:val="NormalWeb"/>
          </w:pPr>
        </w:pPrChange>
      </w:pPr>
      <w:r>
        <w:t>Thank you for this question. The distribution of netlikeNum is indeed highly skewed</w:t>
      </w:r>
      <w:r w:rsidR="00406972">
        <w:t xml:space="preserve"> (as shown below)</w:t>
      </w:r>
      <w:r>
        <w:t xml:space="preserve">, with a mean of 0.288, </w:t>
      </w:r>
      <w:r w:rsidR="00406972">
        <w:t xml:space="preserve">and </w:t>
      </w:r>
      <w:r>
        <w:t>a standard deviation of 0.671</w:t>
      </w:r>
      <w:r w:rsidR="00406972">
        <w:t>.</w:t>
      </w:r>
    </w:p>
    <w:p w14:paraId="48CDCECA" w14:textId="77777777" w:rsidR="000B0177" w:rsidRDefault="00E4668B" w:rsidP="000B34A9">
      <w:pPr>
        <w:pStyle w:val="TableFiguretitle"/>
        <w:rPr>
          <w:ins w:id="3146" w:author="Dylan CHEN" w:date="2026-08-21T22:11:00Z" w16du:dateUtc="2026-08-21T14:11:00Z"/>
        </w:rPr>
      </w:pPr>
      <w:del w:id="3147" w:author="Dylan CHEN" w:date="2026-03-30T15:21:00Z" w16du:dateUtc="2026-03-30T07:21:00Z">
        <w:r w:rsidRPr="00E4668B" w:rsidDel="000F2BB4">
          <w:rPr>
            <w:noProof/>
          </w:rPr>
          <w:drawing>
            <wp:inline distT="0" distB="0" distL="0" distR="0" wp14:anchorId="26695FAA" wp14:editId="0D769459">
              <wp:extent cx="5943600" cy="3714750"/>
              <wp:effectExtent l="0" t="0" r="0" b="6350"/>
              <wp:docPr id="183074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44637" name=""/>
                      <pic:cNvPicPr/>
                    </pic:nvPicPr>
                    <pic:blipFill>
                      <a:blip r:embed="rId18"/>
                      <a:stretch>
                        <a:fillRect/>
                      </a:stretch>
                    </pic:blipFill>
                    <pic:spPr>
                      <a:xfrm>
                        <a:off x="0" y="0"/>
                        <a:ext cx="5943600" cy="3714750"/>
                      </a:xfrm>
                      <a:prstGeom prst="rect">
                        <a:avLst/>
                      </a:prstGeom>
                    </pic:spPr>
                  </pic:pic>
                </a:graphicData>
              </a:graphic>
            </wp:inline>
          </w:drawing>
        </w:r>
      </w:del>
      <w:ins w:id="3148" w:author="Dylan CHEN" w:date="2026-03-30T15:21:00Z" w16du:dateUtc="2026-03-30T07:21:00Z">
        <w:r w:rsidR="000F2BB4" w:rsidRPr="000F2BB4">
          <w:rPr>
            <w:noProof/>
          </w:rPr>
          <w:drawing>
            <wp:inline distT="0" distB="0" distL="0" distR="0" wp14:anchorId="3700C186" wp14:editId="273E2E33">
              <wp:extent cx="4612878" cy="2883049"/>
              <wp:effectExtent l="0" t="0" r="0" b="0"/>
              <wp:docPr id="163254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40492" name=""/>
                      <pic:cNvPicPr/>
                    </pic:nvPicPr>
                    <pic:blipFill>
                      <a:blip r:embed="rId19"/>
                      <a:stretch>
                        <a:fillRect/>
                      </a:stretch>
                    </pic:blipFill>
                    <pic:spPr>
                      <a:xfrm>
                        <a:off x="0" y="0"/>
                        <a:ext cx="4630037" cy="2893774"/>
                      </a:xfrm>
                      <a:prstGeom prst="rect">
                        <a:avLst/>
                      </a:prstGeom>
                    </pic:spPr>
                  </pic:pic>
                </a:graphicData>
              </a:graphic>
            </wp:inline>
          </w:drawing>
        </w:r>
      </w:ins>
      <w:r w:rsidRPr="00E4668B" w:rsidDel="00E4668B">
        <w:t xml:space="preserve"> </w:t>
      </w:r>
    </w:p>
    <w:p w14:paraId="06B236ED" w14:textId="33511635" w:rsidR="00E4668B" w:rsidRPr="000B34A9" w:rsidRDefault="00E4668B" w:rsidP="000B34A9">
      <w:pPr>
        <w:pStyle w:val="TableFiguretitle"/>
        <w:rPr>
          <w:rFonts w:eastAsia="SimSun"/>
        </w:rPr>
      </w:pPr>
      <w:r>
        <w:rPr>
          <w:rFonts w:hint="eastAsia"/>
        </w:rPr>
        <w:t xml:space="preserve">Figure </w:t>
      </w:r>
      <w:r>
        <w:rPr>
          <w:rFonts w:eastAsia="SimSun" w:hint="eastAsia"/>
        </w:rPr>
        <w:t>R3-10</w:t>
      </w:r>
      <w:r w:rsidRPr="00455ECF">
        <w:rPr>
          <w:rFonts w:eastAsia="SimSun"/>
        </w:rPr>
        <w:t xml:space="preserve">. </w:t>
      </w:r>
      <w:r>
        <w:rPr>
          <w:rFonts w:eastAsia="SimSun" w:hint="eastAsia"/>
        </w:rPr>
        <w:t>Dist</w:t>
      </w:r>
      <w:del w:id="3149" w:author="Dylan CHEN" w:date="2026-08-06T10:45:00Z" w16du:dateUtc="2026-08-06T02:45:00Z">
        <w:r w:rsidDel="00CB3FE1">
          <w:rPr>
            <w:rFonts w:eastAsia="SimSun" w:hint="eastAsia"/>
          </w:rPr>
          <w:delText>u</w:delText>
        </w:r>
      </w:del>
      <w:ins w:id="3150" w:author="Dylan CHEN" w:date="2026-08-06T10:45:00Z" w16du:dateUtc="2026-08-06T02:45:00Z">
        <w:r w:rsidR="00CB3FE1">
          <w:rPr>
            <w:rFonts w:eastAsia="SimSun" w:hint="eastAsia"/>
          </w:rPr>
          <w:t>ri</w:t>
        </w:r>
      </w:ins>
      <w:r>
        <w:rPr>
          <w:rFonts w:eastAsia="SimSun" w:hint="eastAsia"/>
        </w:rPr>
        <w:t>bution of The netlikeNum</w:t>
      </w:r>
      <w:ins w:id="3151" w:author="Xin Li" w:date="2026-03-28T09:19:00Z" w16du:dateUtc="2026-03-28T01:19:00Z">
        <w:del w:id="3152" w:author="Dylan CHEN" w:date="2026-03-30T15:21:00Z" w16du:dateUtc="2026-03-30T07:21:00Z">
          <w:r w:rsidR="00DA1CD8" w:rsidDel="000F2BB4">
            <w:rPr>
              <w:rFonts w:eastAsia="SimSun"/>
            </w:rPr>
            <w:delText xml:space="preserve"> [Remove the Kernerl Density]</w:delText>
          </w:r>
        </w:del>
      </w:ins>
    </w:p>
    <w:p w14:paraId="0D9A725E" w14:textId="76B54E04" w:rsidR="009E3A4F" w:rsidRDefault="007164AA" w:rsidP="00DE245A">
      <w:pPr>
        <w:pStyle w:val="Paragraph"/>
        <w:rPr>
          <w:ins w:id="3153" w:author="Dylan CHEN" w:date="2026-08-05T17:30:00Z" w16du:dateUtc="2026-08-05T09:30:00Z"/>
        </w:rPr>
      </w:pPr>
      <w:r>
        <w:t xml:space="preserve">To </w:t>
      </w:r>
      <w:r w:rsidR="00406972">
        <w:t xml:space="preserve">tackle this </w:t>
      </w:r>
      <w:r>
        <w:t>distribution</w:t>
      </w:r>
      <w:r w:rsidR="00406972">
        <w:t xml:space="preserve"> skewness</w:t>
      </w:r>
      <w:r>
        <w:t xml:space="preserve">, we </w:t>
      </w:r>
      <w:r w:rsidR="00406972">
        <w:t xml:space="preserve">estimate the model with both a </w:t>
      </w:r>
      <w:r>
        <w:t>Poisson model and a log-transformation model</w:t>
      </w:r>
      <w:r w:rsidR="00406972">
        <w:t>.</w:t>
      </w:r>
      <w:r>
        <w:t xml:space="preserve"> The results are consistent across all specifications</w:t>
      </w:r>
      <w:r w:rsidR="00AE4BBC">
        <w:rPr>
          <w:rFonts w:hint="eastAsia"/>
        </w:rPr>
        <w:t xml:space="preserve"> (See Table </w:t>
      </w:r>
      <w:ins w:id="3154" w:author="Dylan CHEN" w:date="2026-08-05T17:30:00Z" w16du:dateUtc="2026-08-05T09:30:00Z">
        <w:r w:rsidR="00DE245A">
          <w:rPr>
            <w:rFonts w:hint="eastAsia"/>
          </w:rPr>
          <w:t>R3-10</w:t>
        </w:r>
      </w:ins>
      <w:ins w:id="3155" w:author="Dylan CHEN" w:date="2026-08-05T17:31:00Z" w16du:dateUtc="2026-08-05T09:31:00Z">
        <w:r w:rsidR="00DE245A">
          <w:rPr>
            <w:rFonts w:hint="eastAsia"/>
          </w:rPr>
          <w:t xml:space="preserve"> below</w:t>
        </w:r>
      </w:ins>
      <w:del w:id="3156" w:author="Dylan CHEN" w:date="2026-08-05T17:30:00Z" w16du:dateUtc="2026-08-05T09:30:00Z">
        <w:r w:rsidR="007F373B" w:rsidDel="00DE245A">
          <w:rPr>
            <w:rFonts w:hint="eastAsia"/>
          </w:rPr>
          <w:delText>5</w:delText>
        </w:r>
      </w:del>
      <w:r w:rsidR="00AE4BBC">
        <w:rPr>
          <w:rFonts w:hint="eastAsia"/>
        </w:rPr>
        <w:t>)</w:t>
      </w:r>
      <w:del w:id="3157" w:author="Dylan CHEN" w:date="2026-08-05T17:31:00Z" w16du:dateUtc="2026-08-05T09:31:00Z">
        <w:r w:rsidR="0043348F" w:rsidDel="00DE245A">
          <w:delText xml:space="preserve"> in Section 6.2.1</w:delText>
        </w:r>
      </w:del>
      <w:r>
        <w:t>.</w:t>
      </w:r>
    </w:p>
    <w:p w14:paraId="046964AF" w14:textId="74AE8FF4" w:rsidR="00DE245A" w:rsidRDefault="00DE245A" w:rsidP="00DE245A">
      <w:pPr>
        <w:pStyle w:val="Paragraph"/>
        <w:rPr>
          <w:ins w:id="3158" w:author="Dylan CHEN" w:date="2026-08-05T17:30:00Z" w16du:dateUtc="2026-08-05T09:30:00Z"/>
        </w:rPr>
      </w:pPr>
      <w:ins w:id="3159" w:author="Dylan CHEN" w:date="2026-08-05T17:30:00Z" w16du:dateUtc="2026-08-05T09:30:00Z">
        <w:r w:rsidRPr="00B9646D">
          <w:rPr>
            <w:b/>
            <w:bCs/>
          </w:rPr>
          <w:t xml:space="preserve">Viewer Recognition </w:t>
        </w:r>
        <w:r w:rsidRPr="00B9646D">
          <w:t xml:space="preserve">of human answers. Table </w:t>
        </w:r>
        <w:r>
          <w:rPr>
            <w:rFonts w:hint="eastAsia"/>
          </w:rPr>
          <w:t>R</w:t>
        </w:r>
      </w:ins>
      <w:ins w:id="3160" w:author="Dylan CHEN" w:date="2026-08-05T17:31:00Z" w16du:dateUtc="2026-08-05T09:31:00Z">
        <w:r>
          <w:rPr>
            <w:rFonts w:hint="eastAsia"/>
          </w:rPr>
          <w:t>3</w:t>
        </w:r>
      </w:ins>
      <w:ins w:id="3161" w:author="Dylan CHEN" w:date="2026-08-05T17:30:00Z" w16du:dateUtc="2026-08-05T09:30:00Z">
        <w:r>
          <w:rPr>
            <w:rFonts w:hint="eastAsia"/>
          </w:rPr>
          <w:t>-</w:t>
        </w:r>
      </w:ins>
      <w:ins w:id="3162" w:author="Dylan CHEN" w:date="2026-08-05T17:31:00Z" w16du:dateUtc="2026-08-05T09:31:00Z">
        <w:r>
          <w:rPr>
            <w:rFonts w:hint="eastAsia"/>
          </w:rPr>
          <w:t>10</w:t>
        </w:r>
      </w:ins>
      <w:ins w:id="3163" w:author="Dylan CHEN" w:date="2026-08-05T17:30:00Z" w16du:dateUtc="2026-08-05T09:30:00Z">
        <w:r w:rsidRPr="00B9646D">
          <w:t xml:space="preserve"> addresses the concern that answer timing fixed effects may be too restrictive, given that net likes accumulate differently over different time </w:t>
        </w:r>
        <w:r w:rsidRPr="00B9646D">
          <w:lastRenderedPageBreak/>
          <w:t xml:space="preserve">periods. We then adopt a more flexible approach to capture the non-linear relationship between question age and net likes accumulation. Column 1 presents the baseline specification without controlling for answer age, while Columns 2-4 progressively add polynomial controls: linear (Column 2), quadratic (Column 3), and cubic (Column 4) terms of answer age. Column 5 reports our preferred specification with answer timing fixed effects. Column 6 employs the logarithm of the net number of likes as the dependent variable. Column 7 implements a Poisson model. (Since the minimum number of likes in the data is -3. We adjust the analyses in columns 6 and 7 for non-positive values by shifting </w:t>
        </w:r>
        <w:r>
          <w:rPr>
            <w:rFonts w:hint="eastAsia"/>
          </w:rPr>
          <w:t xml:space="preserve">by </w:t>
        </w:r>
        <w:r w:rsidRPr="00B9646D">
          <w:t>3.) All specifications show consistent negative effects</w:t>
        </w:r>
      </w:ins>
    </w:p>
    <w:p w14:paraId="5A48349C" w14:textId="5320D6F0" w:rsidR="00DE245A" w:rsidRPr="00B9646D" w:rsidRDefault="00DE245A" w:rsidP="00DE245A">
      <w:pPr>
        <w:spacing w:after="120"/>
        <w:jc w:val="center"/>
        <w:rPr>
          <w:ins w:id="3164" w:author="Dylan CHEN" w:date="2026-08-05T17:30:00Z" w16du:dateUtc="2026-08-05T09:30:00Z"/>
          <w:rFonts w:eastAsia="SimSun"/>
          <w:b/>
          <w:color w:val="000000"/>
          <w:sz w:val="22"/>
          <w:szCs w:val="22"/>
        </w:rPr>
      </w:pPr>
      <w:ins w:id="3165" w:author="Dylan CHEN" w:date="2026-08-05T17:30:00Z" w16du:dateUtc="2026-08-05T09:30:00Z">
        <w:r w:rsidRPr="00B9646D">
          <w:rPr>
            <w:rFonts w:eastAsia="SimSun"/>
            <w:b/>
            <w:color w:val="000000"/>
            <w:sz w:val="22"/>
            <w:szCs w:val="22"/>
          </w:rPr>
          <w:t xml:space="preserve">Table </w:t>
        </w:r>
        <w:r>
          <w:rPr>
            <w:rFonts w:eastAsia="SimSun" w:hint="eastAsia"/>
            <w:b/>
            <w:color w:val="000000"/>
            <w:sz w:val="22"/>
            <w:szCs w:val="22"/>
          </w:rPr>
          <w:t>R</w:t>
        </w:r>
      </w:ins>
      <w:ins w:id="3166" w:author="Dylan CHEN" w:date="2026-08-05T17:31:00Z" w16du:dateUtc="2026-08-05T09:31:00Z">
        <w:r>
          <w:rPr>
            <w:rFonts w:eastAsia="SimSun" w:hint="eastAsia"/>
            <w:b/>
            <w:color w:val="000000"/>
            <w:sz w:val="22"/>
            <w:szCs w:val="22"/>
          </w:rPr>
          <w:t>3-10</w:t>
        </w:r>
      </w:ins>
      <w:ins w:id="3167" w:author="Dylan CHEN" w:date="2026-08-05T17:30:00Z" w16du:dateUtc="2026-08-05T09:30:00Z">
        <w:r w:rsidRPr="00B9646D">
          <w:rPr>
            <w:rFonts w:eastAsia="SimSun"/>
            <w:b/>
            <w:color w:val="000000"/>
            <w:sz w:val="22"/>
            <w:szCs w:val="22"/>
          </w:rPr>
          <w:t>. Robustness checks: alternative model specifications for viewer recognition</w:t>
        </w:r>
      </w:ins>
    </w:p>
    <w:tbl>
      <w:tblPr>
        <w:tblW w:w="5000" w:type="pct"/>
        <w:jc w:val="center"/>
        <w:tblLayout w:type="fixed"/>
        <w:tblLook w:val="04A0" w:firstRow="1" w:lastRow="0" w:firstColumn="1" w:lastColumn="0" w:noHBand="0" w:noVBand="1"/>
      </w:tblPr>
      <w:tblGrid>
        <w:gridCol w:w="2044"/>
        <w:gridCol w:w="729"/>
        <w:gridCol w:w="917"/>
        <w:gridCol w:w="810"/>
        <w:gridCol w:w="900"/>
        <w:gridCol w:w="990"/>
        <w:gridCol w:w="1751"/>
        <w:gridCol w:w="1219"/>
      </w:tblGrid>
      <w:tr w:rsidR="00DE245A" w:rsidRPr="00B9646D" w14:paraId="7B51FE0E" w14:textId="77777777" w:rsidTr="00546646">
        <w:trPr>
          <w:trHeight w:val="340"/>
          <w:jc w:val="center"/>
          <w:ins w:id="3168" w:author="Dylan CHEN" w:date="2026-08-05T17:30:00Z"/>
        </w:trPr>
        <w:tc>
          <w:tcPr>
            <w:tcW w:w="2044" w:type="dxa"/>
            <w:tcBorders>
              <w:top w:val="single" w:sz="8" w:space="0" w:color="auto"/>
              <w:left w:val="nil"/>
              <w:bottom w:val="nil"/>
              <w:right w:val="nil"/>
            </w:tcBorders>
            <w:noWrap/>
            <w:tcMar>
              <w:left w:w="29" w:type="dxa"/>
              <w:right w:w="29" w:type="dxa"/>
            </w:tcMar>
            <w:hideMark/>
          </w:tcPr>
          <w:p w14:paraId="1F1736DD" w14:textId="77777777" w:rsidR="00DE245A" w:rsidRPr="00B9646D" w:rsidRDefault="00DE245A" w:rsidP="00546646">
            <w:pPr>
              <w:rPr>
                <w:ins w:id="3169" w:author="Dylan CHEN" w:date="2026-08-05T17:30:00Z" w16du:dateUtc="2026-08-05T09:30:00Z"/>
                <w:color w:val="000000"/>
                <w:sz w:val="20"/>
                <w:szCs w:val="20"/>
              </w:rPr>
            </w:pPr>
            <w:ins w:id="3170" w:author="Dylan CHEN" w:date="2026-08-05T17:30:00Z" w16du:dateUtc="2026-08-05T09:30:00Z">
              <w:r w:rsidRPr="00B9646D">
                <w:rPr>
                  <w:color w:val="000000"/>
                  <w:sz w:val="20"/>
                  <w:szCs w:val="20"/>
                </w:rPr>
                <w:t> </w:t>
              </w:r>
            </w:ins>
          </w:p>
        </w:tc>
        <w:tc>
          <w:tcPr>
            <w:tcW w:w="6097" w:type="dxa"/>
            <w:gridSpan w:val="6"/>
            <w:tcBorders>
              <w:top w:val="single" w:sz="8" w:space="0" w:color="auto"/>
              <w:left w:val="nil"/>
              <w:bottom w:val="nil"/>
              <w:right w:val="nil"/>
            </w:tcBorders>
            <w:noWrap/>
            <w:tcMar>
              <w:left w:w="29" w:type="dxa"/>
              <w:right w:w="29" w:type="dxa"/>
            </w:tcMar>
            <w:hideMark/>
          </w:tcPr>
          <w:p w14:paraId="58A08F3B" w14:textId="77777777" w:rsidR="00DE245A" w:rsidRPr="00B9646D" w:rsidRDefault="00DE245A" w:rsidP="00546646">
            <w:pPr>
              <w:jc w:val="center"/>
              <w:rPr>
                <w:ins w:id="3171" w:author="Dylan CHEN" w:date="2026-08-05T17:30:00Z" w16du:dateUtc="2026-08-05T09:30:00Z"/>
                <w:color w:val="000000"/>
                <w:sz w:val="20"/>
                <w:szCs w:val="20"/>
              </w:rPr>
            </w:pPr>
            <w:ins w:id="3172" w:author="Dylan CHEN" w:date="2026-08-05T17:30:00Z" w16du:dateUtc="2026-08-05T09:30:00Z">
              <w:r w:rsidRPr="00B9646D">
                <w:rPr>
                  <w:color w:val="000000"/>
                  <w:sz w:val="20"/>
                  <w:szCs w:val="20"/>
                </w:rPr>
                <w:t>OLS</w:t>
              </w:r>
            </w:ins>
          </w:p>
        </w:tc>
        <w:tc>
          <w:tcPr>
            <w:tcW w:w="1219" w:type="dxa"/>
            <w:tcBorders>
              <w:top w:val="single" w:sz="8" w:space="0" w:color="auto"/>
              <w:left w:val="nil"/>
              <w:bottom w:val="nil"/>
              <w:right w:val="nil"/>
            </w:tcBorders>
            <w:noWrap/>
            <w:tcMar>
              <w:left w:w="29" w:type="dxa"/>
              <w:right w:w="29" w:type="dxa"/>
            </w:tcMar>
            <w:hideMark/>
          </w:tcPr>
          <w:p w14:paraId="22A3A732" w14:textId="77777777" w:rsidR="00DE245A" w:rsidRPr="00B9646D" w:rsidRDefault="00DE245A" w:rsidP="00546646">
            <w:pPr>
              <w:jc w:val="center"/>
              <w:rPr>
                <w:ins w:id="3173" w:author="Dylan CHEN" w:date="2026-08-05T17:30:00Z" w16du:dateUtc="2026-08-05T09:30:00Z"/>
                <w:color w:val="000000"/>
                <w:sz w:val="20"/>
                <w:szCs w:val="20"/>
              </w:rPr>
            </w:pPr>
            <w:ins w:id="3174" w:author="Dylan CHEN" w:date="2026-08-05T17:30:00Z" w16du:dateUtc="2026-08-05T09:30:00Z">
              <w:r w:rsidRPr="00B9646D">
                <w:rPr>
                  <w:color w:val="000000"/>
                  <w:sz w:val="20"/>
                  <w:szCs w:val="20"/>
                </w:rPr>
                <w:t>Poisson</w:t>
              </w:r>
            </w:ins>
          </w:p>
        </w:tc>
      </w:tr>
      <w:tr w:rsidR="00DE245A" w:rsidRPr="00B9646D" w14:paraId="79B66406" w14:textId="77777777" w:rsidTr="00546646">
        <w:trPr>
          <w:trHeight w:val="320"/>
          <w:jc w:val="center"/>
          <w:ins w:id="3175" w:author="Dylan CHEN" w:date="2026-08-05T17:30:00Z"/>
        </w:trPr>
        <w:tc>
          <w:tcPr>
            <w:tcW w:w="2044" w:type="dxa"/>
            <w:tcBorders>
              <w:top w:val="nil"/>
              <w:left w:val="nil"/>
              <w:bottom w:val="nil"/>
              <w:right w:val="nil"/>
            </w:tcBorders>
            <w:noWrap/>
            <w:tcMar>
              <w:left w:w="29" w:type="dxa"/>
              <w:right w:w="29" w:type="dxa"/>
            </w:tcMar>
            <w:hideMark/>
          </w:tcPr>
          <w:p w14:paraId="138C5793" w14:textId="77777777" w:rsidR="00DE245A" w:rsidRPr="00B9646D" w:rsidRDefault="00DE245A" w:rsidP="00546646">
            <w:pPr>
              <w:jc w:val="center"/>
              <w:rPr>
                <w:ins w:id="3176" w:author="Dylan CHEN" w:date="2026-08-05T17:30:00Z" w16du:dateUtc="2026-08-05T09:30:00Z"/>
                <w:color w:val="000000"/>
                <w:sz w:val="20"/>
                <w:szCs w:val="20"/>
              </w:rPr>
            </w:pPr>
          </w:p>
        </w:tc>
        <w:tc>
          <w:tcPr>
            <w:tcW w:w="729" w:type="dxa"/>
            <w:tcBorders>
              <w:top w:val="nil"/>
              <w:left w:val="nil"/>
              <w:bottom w:val="nil"/>
              <w:right w:val="nil"/>
            </w:tcBorders>
            <w:noWrap/>
            <w:tcMar>
              <w:left w:w="29" w:type="dxa"/>
              <w:right w:w="29" w:type="dxa"/>
            </w:tcMar>
            <w:hideMark/>
          </w:tcPr>
          <w:p w14:paraId="0A0858E1" w14:textId="77777777" w:rsidR="00DE245A" w:rsidRPr="00B9646D" w:rsidRDefault="00DE245A" w:rsidP="00546646">
            <w:pPr>
              <w:jc w:val="center"/>
              <w:rPr>
                <w:ins w:id="3177" w:author="Dylan CHEN" w:date="2026-08-05T17:30:00Z" w16du:dateUtc="2026-08-05T09:30:00Z"/>
                <w:color w:val="000000"/>
                <w:sz w:val="20"/>
                <w:szCs w:val="20"/>
              </w:rPr>
            </w:pPr>
            <w:ins w:id="3178" w:author="Dylan CHEN" w:date="2026-08-05T17:30:00Z" w16du:dateUtc="2026-08-05T09:30:00Z">
              <w:r w:rsidRPr="00B9646D">
                <w:rPr>
                  <w:color w:val="000000"/>
                  <w:sz w:val="20"/>
                  <w:szCs w:val="20"/>
                </w:rPr>
                <w:t>(1)</w:t>
              </w:r>
            </w:ins>
          </w:p>
        </w:tc>
        <w:tc>
          <w:tcPr>
            <w:tcW w:w="917" w:type="dxa"/>
            <w:tcBorders>
              <w:top w:val="nil"/>
              <w:left w:val="nil"/>
              <w:bottom w:val="nil"/>
              <w:right w:val="nil"/>
            </w:tcBorders>
            <w:noWrap/>
            <w:tcMar>
              <w:left w:w="29" w:type="dxa"/>
              <w:right w:w="29" w:type="dxa"/>
            </w:tcMar>
            <w:hideMark/>
          </w:tcPr>
          <w:p w14:paraId="7D46653C" w14:textId="77777777" w:rsidR="00DE245A" w:rsidRPr="00B9646D" w:rsidRDefault="00DE245A" w:rsidP="00546646">
            <w:pPr>
              <w:jc w:val="center"/>
              <w:rPr>
                <w:ins w:id="3179" w:author="Dylan CHEN" w:date="2026-08-05T17:30:00Z" w16du:dateUtc="2026-08-05T09:30:00Z"/>
                <w:color w:val="000000"/>
                <w:sz w:val="20"/>
                <w:szCs w:val="20"/>
              </w:rPr>
            </w:pPr>
            <w:ins w:id="3180" w:author="Dylan CHEN" w:date="2026-08-05T17:30:00Z" w16du:dateUtc="2026-08-05T09:30:00Z">
              <w:r w:rsidRPr="00B9646D">
                <w:rPr>
                  <w:color w:val="000000"/>
                  <w:sz w:val="20"/>
                  <w:szCs w:val="20"/>
                </w:rPr>
                <w:t>(2)</w:t>
              </w:r>
            </w:ins>
          </w:p>
        </w:tc>
        <w:tc>
          <w:tcPr>
            <w:tcW w:w="810" w:type="dxa"/>
            <w:tcBorders>
              <w:top w:val="nil"/>
              <w:left w:val="nil"/>
              <w:bottom w:val="nil"/>
              <w:right w:val="nil"/>
            </w:tcBorders>
            <w:noWrap/>
            <w:tcMar>
              <w:left w:w="29" w:type="dxa"/>
              <w:right w:w="29" w:type="dxa"/>
            </w:tcMar>
            <w:hideMark/>
          </w:tcPr>
          <w:p w14:paraId="10A6A32A" w14:textId="77777777" w:rsidR="00DE245A" w:rsidRPr="00B9646D" w:rsidRDefault="00DE245A" w:rsidP="00546646">
            <w:pPr>
              <w:jc w:val="center"/>
              <w:rPr>
                <w:ins w:id="3181" w:author="Dylan CHEN" w:date="2026-08-05T17:30:00Z" w16du:dateUtc="2026-08-05T09:30:00Z"/>
                <w:color w:val="000000"/>
                <w:sz w:val="20"/>
                <w:szCs w:val="20"/>
              </w:rPr>
            </w:pPr>
            <w:ins w:id="3182" w:author="Dylan CHEN" w:date="2026-08-05T17:30:00Z" w16du:dateUtc="2026-08-05T09:30:00Z">
              <w:r w:rsidRPr="00B9646D">
                <w:rPr>
                  <w:color w:val="000000"/>
                  <w:sz w:val="20"/>
                  <w:szCs w:val="20"/>
                </w:rPr>
                <w:t>(3)</w:t>
              </w:r>
            </w:ins>
          </w:p>
        </w:tc>
        <w:tc>
          <w:tcPr>
            <w:tcW w:w="900" w:type="dxa"/>
            <w:tcBorders>
              <w:top w:val="nil"/>
              <w:left w:val="nil"/>
              <w:bottom w:val="nil"/>
              <w:right w:val="nil"/>
            </w:tcBorders>
            <w:noWrap/>
            <w:tcMar>
              <w:left w:w="29" w:type="dxa"/>
              <w:right w:w="29" w:type="dxa"/>
            </w:tcMar>
            <w:hideMark/>
          </w:tcPr>
          <w:p w14:paraId="63CE392E" w14:textId="77777777" w:rsidR="00DE245A" w:rsidRPr="00B9646D" w:rsidRDefault="00DE245A" w:rsidP="00546646">
            <w:pPr>
              <w:jc w:val="center"/>
              <w:rPr>
                <w:ins w:id="3183" w:author="Dylan CHEN" w:date="2026-08-05T17:30:00Z" w16du:dateUtc="2026-08-05T09:30:00Z"/>
                <w:color w:val="000000"/>
                <w:sz w:val="20"/>
                <w:szCs w:val="20"/>
              </w:rPr>
            </w:pPr>
            <w:ins w:id="3184" w:author="Dylan CHEN" w:date="2026-08-05T17:30:00Z" w16du:dateUtc="2026-08-05T09:30:00Z">
              <w:r w:rsidRPr="00B9646D">
                <w:rPr>
                  <w:color w:val="000000"/>
                  <w:sz w:val="20"/>
                  <w:szCs w:val="20"/>
                </w:rPr>
                <w:t>(4)</w:t>
              </w:r>
            </w:ins>
          </w:p>
        </w:tc>
        <w:tc>
          <w:tcPr>
            <w:tcW w:w="990" w:type="dxa"/>
            <w:tcBorders>
              <w:top w:val="nil"/>
              <w:left w:val="nil"/>
              <w:bottom w:val="nil"/>
              <w:right w:val="nil"/>
            </w:tcBorders>
            <w:noWrap/>
            <w:tcMar>
              <w:left w:w="29" w:type="dxa"/>
              <w:right w:w="29" w:type="dxa"/>
            </w:tcMar>
            <w:hideMark/>
          </w:tcPr>
          <w:p w14:paraId="79747904" w14:textId="77777777" w:rsidR="00DE245A" w:rsidRPr="00B9646D" w:rsidRDefault="00DE245A" w:rsidP="00546646">
            <w:pPr>
              <w:jc w:val="center"/>
              <w:rPr>
                <w:ins w:id="3185" w:author="Dylan CHEN" w:date="2026-08-05T17:30:00Z" w16du:dateUtc="2026-08-05T09:30:00Z"/>
                <w:color w:val="000000"/>
                <w:sz w:val="20"/>
                <w:szCs w:val="20"/>
              </w:rPr>
            </w:pPr>
            <w:ins w:id="3186" w:author="Dylan CHEN" w:date="2026-08-05T17:30:00Z" w16du:dateUtc="2026-08-05T09:30:00Z">
              <w:r w:rsidRPr="00B9646D">
                <w:rPr>
                  <w:color w:val="000000"/>
                  <w:sz w:val="20"/>
                  <w:szCs w:val="20"/>
                </w:rPr>
                <w:t>(5)</w:t>
              </w:r>
            </w:ins>
          </w:p>
        </w:tc>
        <w:tc>
          <w:tcPr>
            <w:tcW w:w="1751" w:type="dxa"/>
            <w:tcBorders>
              <w:top w:val="nil"/>
              <w:left w:val="nil"/>
              <w:bottom w:val="nil"/>
              <w:right w:val="nil"/>
            </w:tcBorders>
            <w:noWrap/>
            <w:tcMar>
              <w:left w:w="29" w:type="dxa"/>
              <w:right w:w="29" w:type="dxa"/>
            </w:tcMar>
            <w:hideMark/>
          </w:tcPr>
          <w:p w14:paraId="04539075" w14:textId="77777777" w:rsidR="00DE245A" w:rsidRPr="00B9646D" w:rsidRDefault="00DE245A" w:rsidP="00546646">
            <w:pPr>
              <w:jc w:val="center"/>
              <w:rPr>
                <w:ins w:id="3187" w:author="Dylan CHEN" w:date="2026-08-05T17:30:00Z" w16du:dateUtc="2026-08-05T09:30:00Z"/>
                <w:color w:val="000000"/>
                <w:sz w:val="20"/>
                <w:szCs w:val="20"/>
              </w:rPr>
            </w:pPr>
            <w:ins w:id="3188" w:author="Dylan CHEN" w:date="2026-08-05T17:30:00Z" w16du:dateUtc="2026-08-05T09:30:00Z">
              <w:r w:rsidRPr="00B9646D">
                <w:rPr>
                  <w:color w:val="000000"/>
                  <w:sz w:val="20"/>
                  <w:szCs w:val="20"/>
                </w:rPr>
                <w:t>(6)</w:t>
              </w:r>
            </w:ins>
          </w:p>
        </w:tc>
        <w:tc>
          <w:tcPr>
            <w:tcW w:w="1219" w:type="dxa"/>
            <w:tcBorders>
              <w:top w:val="nil"/>
              <w:left w:val="nil"/>
              <w:bottom w:val="nil"/>
              <w:right w:val="nil"/>
            </w:tcBorders>
            <w:noWrap/>
            <w:tcMar>
              <w:left w:w="29" w:type="dxa"/>
              <w:right w:w="29" w:type="dxa"/>
            </w:tcMar>
            <w:hideMark/>
          </w:tcPr>
          <w:p w14:paraId="14D991AD" w14:textId="77777777" w:rsidR="00DE245A" w:rsidRPr="00B9646D" w:rsidRDefault="00DE245A" w:rsidP="00546646">
            <w:pPr>
              <w:jc w:val="center"/>
              <w:rPr>
                <w:ins w:id="3189" w:author="Dylan CHEN" w:date="2026-08-05T17:30:00Z" w16du:dateUtc="2026-08-05T09:30:00Z"/>
                <w:color w:val="000000"/>
                <w:sz w:val="20"/>
                <w:szCs w:val="20"/>
              </w:rPr>
            </w:pPr>
            <w:ins w:id="3190" w:author="Dylan CHEN" w:date="2026-08-05T17:30:00Z" w16du:dateUtc="2026-08-05T09:30:00Z">
              <w:r w:rsidRPr="00B9646D">
                <w:rPr>
                  <w:color w:val="000000"/>
                  <w:sz w:val="20"/>
                  <w:szCs w:val="20"/>
                </w:rPr>
                <w:t>(7)</w:t>
              </w:r>
            </w:ins>
          </w:p>
        </w:tc>
      </w:tr>
      <w:tr w:rsidR="00DE245A" w:rsidRPr="00B9646D" w14:paraId="41A9FFB3" w14:textId="77777777" w:rsidTr="00546646">
        <w:trPr>
          <w:trHeight w:val="360"/>
          <w:jc w:val="center"/>
          <w:ins w:id="3191" w:author="Dylan CHEN" w:date="2026-08-05T17:30:00Z"/>
        </w:trPr>
        <w:tc>
          <w:tcPr>
            <w:tcW w:w="2044" w:type="dxa"/>
            <w:tcBorders>
              <w:top w:val="nil"/>
              <w:left w:val="nil"/>
              <w:bottom w:val="nil"/>
              <w:right w:val="nil"/>
            </w:tcBorders>
            <w:noWrap/>
            <w:tcMar>
              <w:left w:w="29" w:type="dxa"/>
              <w:right w:w="29" w:type="dxa"/>
            </w:tcMar>
            <w:hideMark/>
          </w:tcPr>
          <w:p w14:paraId="652833A3" w14:textId="77777777" w:rsidR="00DE245A" w:rsidRPr="00B9646D" w:rsidRDefault="00DE245A" w:rsidP="00546646">
            <w:pPr>
              <w:jc w:val="right"/>
              <w:rPr>
                <w:ins w:id="3192" w:author="Dylan CHEN" w:date="2026-08-05T17:30:00Z" w16du:dateUtc="2026-08-05T09:30:00Z"/>
                <w:color w:val="000000"/>
                <w:sz w:val="20"/>
                <w:szCs w:val="20"/>
              </w:rPr>
            </w:pPr>
            <w:ins w:id="3193" w:author="Dylan CHEN" w:date="2026-08-05T17:30:00Z" w16du:dateUtc="2026-08-05T09:30:00Z">
              <w:r w:rsidRPr="00B9646D">
                <w:rPr>
                  <w:color w:val="000000"/>
                  <w:sz w:val="20"/>
                  <w:szCs w:val="20"/>
                </w:rPr>
                <w:t xml:space="preserve">DV: </w:t>
              </w:r>
            </w:ins>
          </w:p>
        </w:tc>
        <w:tc>
          <w:tcPr>
            <w:tcW w:w="4346" w:type="dxa"/>
            <w:gridSpan w:val="5"/>
            <w:tcBorders>
              <w:top w:val="nil"/>
              <w:left w:val="nil"/>
              <w:bottom w:val="single" w:sz="8" w:space="0" w:color="auto"/>
              <w:right w:val="nil"/>
            </w:tcBorders>
            <w:noWrap/>
            <w:tcMar>
              <w:left w:w="29" w:type="dxa"/>
              <w:right w:w="29" w:type="dxa"/>
            </w:tcMar>
            <w:hideMark/>
          </w:tcPr>
          <w:p w14:paraId="5251DEFD" w14:textId="77777777" w:rsidR="00DE245A" w:rsidRPr="00B9646D" w:rsidRDefault="00DE245A" w:rsidP="00546646">
            <w:pPr>
              <w:jc w:val="center"/>
              <w:rPr>
                <w:ins w:id="3194" w:author="Dylan CHEN" w:date="2026-08-05T17:30:00Z" w16du:dateUtc="2026-08-05T09:30:00Z"/>
                <w:i/>
                <w:iCs/>
                <w:color w:val="000000"/>
                <w:sz w:val="20"/>
                <w:szCs w:val="20"/>
              </w:rPr>
            </w:pPr>
            <w:ins w:id="3195" w:author="Dylan CHEN" w:date="2026-08-05T17:30:00Z" w16du:dateUtc="2026-08-05T09:30:00Z">
              <w:r w:rsidRPr="00B9646D">
                <w:rPr>
                  <w:i/>
                  <w:iCs/>
                  <w:color w:val="000000"/>
                  <w:sz w:val="20"/>
                  <w:szCs w:val="20"/>
                </w:rPr>
                <w:t>netlikeNum</w:t>
              </w:r>
              <w:r w:rsidRPr="00B9646D">
                <w:rPr>
                  <w:i/>
                  <w:iCs/>
                  <w:color w:val="000000"/>
                  <w:sz w:val="20"/>
                  <w:szCs w:val="20"/>
                  <w:vertAlign w:val="subscript"/>
                </w:rPr>
                <w:t>ij</w:t>
              </w:r>
            </w:ins>
          </w:p>
        </w:tc>
        <w:tc>
          <w:tcPr>
            <w:tcW w:w="1751" w:type="dxa"/>
            <w:tcBorders>
              <w:top w:val="nil"/>
              <w:left w:val="nil"/>
              <w:bottom w:val="single" w:sz="8" w:space="0" w:color="auto"/>
              <w:right w:val="nil"/>
            </w:tcBorders>
            <w:noWrap/>
            <w:tcMar>
              <w:left w:w="29" w:type="dxa"/>
              <w:right w:w="29" w:type="dxa"/>
            </w:tcMar>
            <w:hideMark/>
          </w:tcPr>
          <w:p w14:paraId="29E46388" w14:textId="77777777" w:rsidR="00DE245A" w:rsidRPr="00B9646D" w:rsidRDefault="00DE245A" w:rsidP="00546646">
            <w:pPr>
              <w:jc w:val="center"/>
              <w:rPr>
                <w:ins w:id="3196" w:author="Dylan CHEN" w:date="2026-08-05T17:30:00Z" w16du:dateUtc="2026-08-05T09:30:00Z"/>
                <w:color w:val="000000"/>
                <w:sz w:val="20"/>
                <w:szCs w:val="20"/>
              </w:rPr>
            </w:pPr>
            <w:ins w:id="3197" w:author="Dylan CHEN" w:date="2026-08-05T17:30:00Z" w16du:dateUtc="2026-08-05T09:30:00Z">
              <w:r w:rsidRPr="00B9646D">
                <w:rPr>
                  <w:color w:val="000000"/>
                  <w:sz w:val="20"/>
                  <w:szCs w:val="20"/>
                </w:rPr>
                <w:t>log [</w:t>
              </w:r>
              <w:r w:rsidRPr="00B9646D">
                <w:rPr>
                  <w:i/>
                  <w:iCs/>
                  <w:color w:val="000000"/>
                  <w:sz w:val="20"/>
                  <w:szCs w:val="20"/>
                </w:rPr>
                <w:t>netlikeNum</w:t>
              </w:r>
              <w:r w:rsidRPr="00B9646D">
                <w:rPr>
                  <w:i/>
                  <w:iCs/>
                  <w:color w:val="000000"/>
                  <w:sz w:val="20"/>
                  <w:szCs w:val="20"/>
                  <w:vertAlign w:val="subscript"/>
                </w:rPr>
                <w:t>ij</w:t>
              </w:r>
              <w:r w:rsidRPr="00B9646D">
                <w:rPr>
                  <w:color w:val="000000"/>
                  <w:sz w:val="20"/>
                  <w:szCs w:val="20"/>
                </w:rPr>
                <w:t xml:space="preserve"> +shift + 1]</w:t>
              </w:r>
            </w:ins>
          </w:p>
        </w:tc>
        <w:tc>
          <w:tcPr>
            <w:tcW w:w="1219" w:type="dxa"/>
            <w:tcBorders>
              <w:top w:val="nil"/>
              <w:left w:val="nil"/>
              <w:bottom w:val="single" w:sz="8" w:space="0" w:color="auto"/>
              <w:right w:val="nil"/>
            </w:tcBorders>
            <w:noWrap/>
            <w:tcMar>
              <w:left w:w="29" w:type="dxa"/>
              <w:right w:w="29" w:type="dxa"/>
            </w:tcMar>
            <w:hideMark/>
          </w:tcPr>
          <w:p w14:paraId="39CB2728" w14:textId="77777777" w:rsidR="00DE245A" w:rsidRPr="00B9646D" w:rsidRDefault="00DE245A" w:rsidP="00546646">
            <w:pPr>
              <w:jc w:val="center"/>
              <w:rPr>
                <w:ins w:id="3198" w:author="Dylan CHEN" w:date="2026-08-05T17:30:00Z" w16du:dateUtc="2026-08-05T09:30:00Z"/>
                <w:color w:val="000000"/>
                <w:sz w:val="20"/>
                <w:szCs w:val="20"/>
              </w:rPr>
            </w:pPr>
            <w:ins w:id="3199" w:author="Dylan CHEN" w:date="2026-08-05T17:30:00Z" w16du:dateUtc="2026-08-05T09:30:00Z">
              <w:r w:rsidRPr="00B9646D">
                <w:rPr>
                  <w:i/>
                  <w:iCs/>
                  <w:color w:val="000000"/>
                  <w:sz w:val="20"/>
                  <w:szCs w:val="20"/>
                </w:rPr>
                <w:t>netlikeNum</w:t>
              </w:r>
              <w:r w:rsidRPr="00B9646D">
                <w:rPr>
                  <w:i/>
                  <w:iCs/>
                  <w:color w:val="000000"/>
                  <w:sz w:val="20"/>
                  <w:szCs w:val="20"/>
                  <w:vertAlign w:val="subscript"/>
                </w:rPr>
                <w:t>ij</w:t>
              </w:r>
              <w:r w:rsidRPr="00B9646D">
                <w:rPr>
                  <w:color w:val="000000"/>
                  <w:sz w:val="20"/>
                  <w:szCs w:val="20"/>
                </w:rPr>
                <w:t xml:space="preserve"> +shifted</w:t>
              </w:r>
            </w:ins>
          </w:p>
        </w:tc>
      </w:tr>
      <w:tr w:rsidR="00DE245A" w:rsidRPr="00B9646D" w14:paraId="26653EC5" w14:textId="77777777" w:rsidTr="00546646">
        <w:trPr>
          <w:trHeight w:val="320"/>
          <w:jc w:val="center"/>
          <w:ins w:id="3200" w:author="Dylan CHEN" w:date="2026-08-05T17:30:00Z"/>
        </w:trPr>
        <w:tc>
          <w:tcPr>
            <w:tcW w:w="2044" w:type="dxa"/>
            <w:vMerge w:val="restart"/>
            <w:tcBorders>
              <w:top w:val="nil"/>
              <w:left w:val="nil"/>
              <w:bottom w:val="single" w:sz="8" w:space="0" w:color="000000"/>
              <w:right w:val="nil"/>
            </w:tcBorders>
            <w:noWrap/>
            <w:tcMar>
              <w:left w:w="29" w:type="dxa"/>
              <w:right w:w="29" w:type="dxa"/>
            </w:tcMar>
            <w:hideMark/>
          </w:tcPr>
          <w:p w14:paraId="31C34B86" w14:textId="77777777" w:rsidR="00DE245A" w:rsidRPr="00B9646D" w:rsidRDefault="00DE245A" w:rsidP="00546646">
            <w:pPr>
              <w:rPr>
                <w:ins w:id="3201" w:author="Dylan CHEN" w:date="2026-08-05T17:30:00Z" w16du:dateUtc="2026-08-05T09:30:00Z"/>
                <w:i/>
                <w:iCs/>
                <w:color w:val="000000"/>
                <w:sz w:val="20"/>
                <w:szCs w:val="20"/>
              </w:rPr>
            </w:pPr>
            <w:ins w:id="3202" w:author="Dylan CHEN" w:date="2026-08-05T17:30:00Z" w16du:dateUtc="2026-08-05T09:30:00Z">
              <w:r w:rsidRPr="00B9646D">
                <w:rPr>
                  <w:i/>
                  <w:iCs/>
                  <w:color w:val="000000"/>
                  <w:sz w:val="20"/>
                  <w:szCs w:val="20"/>
                </w:rPr>
                <w:t>AI</w:t>
              </w:r>
              <w:r w:rsidRPr="00B9646D">
                <w:rPr>
                  <w:i/>
                  <w:iCs/>
                  <w:color w:val="000000"/>
                  <w:sz w:val="20"/>
                  <w:szCs w:val="20"/>
                  <w:vertAlign w:val="subscript"/>
                </w:rPr>
                <w:t>i</w:t>
              </w:r>
            </w:ins>
          </w:p>
        </w:tc>
        <w:tc>
          <w:tcPr>
            <w:tcW w:w="729" w:type="dxa"/>
            <w:tcBorders>
              <w:top w:val="nil"/>
              <w:left w:val="nil"/>
              <w:bottom w:val="nil"/>
              <w:right w:val="nil"/>
            </w:tcBorders>
            <w:noWrap/>
            <w:tcMar>
              <w:left w:w="29" w:type="dxa"/>
              <w:right w:w="29" w:type="dxa"/>
            </w:tcMar>
            <w:hideMark/>
          </w:tcPr>
          <w:p w14:paraId="2C3510D3" w14:textId="77777777" w:rsidR="00DE245A" w:rsidRPr="00B9646D" w:rsidRDefault="00DE245A" w:rsidP="00546646">
            <w:pPr>
              <w:jc w:val="center"/>
              <w:rPr>
                <w:ins w:id="3203" w:author="Dylan CHEN" w:date="2026-08-05T17:30:00Z" w16du:dateUtc="2026-08-05T09:30:00Z"/>
                <w:color w:val="000000"/>
                <w:sz w:val="20"/>
                <w:szCs w:val="20"/>
              </w:rPr>
            </w:pPr>
            <w:ins w:id="3204" w:author="Dylan CHEN" w:date="2026-08-05T17:30:00Z" w16du:dateUtc="2026-08-05T09:30:00Z">
              <w:r w:rsidRPr="00B9646D">
                <w:rPr>
                  <w:color w:val="000000"/>
                  <w:sz w:val="20"/>
                  <w:szCs w:val="20"/>
                </w:rPr>
                <w:t>-0.044 *</w:t>
              </w:r>
            </w:ins>
          </w:p>
        </w:tc>
        <w:tc>
          <w:tcPr>
            <w:tcW w:w="917" w:type="dxa"/>
            <w:tcBorders>
              <w:top w:val="nil"/>
              <w:left w:val="nil"/>
              <w:bottom w:val="nil"/>
              <w:right w:val="nil"/>
            </w:tcBorders>
            <w:noWrap/>
            <w:tcMar>
              <w:left w:w="29" w:type="dxa"/>
              <w:right w:w="29" w:type="dxa"/>
            </w:tcMar>
            <w:hideMark/>
          </w:tcPr>
          <w:p w14:paraId="0AD32A86" w14:textId="77777777" w:rsidR="00DE245A" w:rsidRPr="00B9646D" w:rsidRDefault="00DE245A" w:rsidP="00546646">
            <w:pPr>
              <w:jc w:val="center"/>
              <w:rPr>
                <w:ins w:id="3205" w:author="Dylan CHEN" w:date="2026-08-05T17:30:00Z" w16du:dateUtc="2026-08-05T09:30:00Z"/>
                <w:color w:val="000000"/>
                <w:sz w:val="20"/>
                <w:szCs w:val="20"/>
              </w:rPr>
            </w:pPr>
            <w:ins w:id="3206" w:author="Dylan CHEN" w:date="2026-08-05T17:30:00Z" w16du:dateUtc="2026-08-05T09:30:00Z">
              <w:r w:rsidRPr="00B9646D">
                <w:rPr>
                  <w:color w:val="000000"/>
                  <w:sz w:val="20"/>
                  <w:szCs w:val="20"/>
                </w:rPr>
                <w:t>-0.044 *</w:t>
              </w:r>
            </w:ins>
          </w:p>
        </w:tc>
        <w:tc>
          <w:tcPr>
            <w:tcW w:w="810" w:type="dxa"/>
            <w:tcBorders>
              <w:top w:val="nil"/>
              <w:left w:val="nil"/>
              <w:bottom w:val="nil"/>
              <w:right w:val="nil"/>
            </w:tcBorders>
            <w:noWrap/>
            <w:tcMar>
              <w:left w:w="29" w:type="dxa"/>
              <w:right w:w="29" w:type="dxa"/>
            </w:tcMar>
            <w:hideMark/>
          </w:tcPr>
          <w:p w14:paraId="62130F2D" w14:textId="77777777" w:rsidR="00DE245A" w:rsidRPr="00B9646D" w:rsidRDefault="00DE245A" w:rsidP="00546646">
            <w:pPr>
              <w:jc w:val="center"/>
              <w:rPr>
                <w:ins w:id="3207" w:author="Dylan CHEN" w:date="2026-08-05T17:30:00Z" w16du:dateUtc="2026-08-05T09:30:00Z"/>
                <w:color w:val="000000"/>
                <w:sz w:val="20"/>
                <w:szCs w:val="20"/>
              </w:rPr>
            </w:pPr>
            <w:ins w:id="3208" w:author="Dylan CHEN" w:date="2026-08-05T17:30:00Z" w16du:dateUtc="2026-08-05T09:30:00Z">
              <w:r w:rsidRPr="00B9646D">
                <w:rPr>
                  <w:color w:val="000000"/>
                  <w:sz w:val="20"/>
                  <w:szCs w:val="20"/>
                </w:rPr>
                <w:t>-0.044 *</w:t>
              </w:r>
            </w:ins>
          </w:p>
        </w:tc>
        <w:tc>
          <w:tcPr>
            <w:tcW w:w="900" w:type="dxa"/>
            <w:tcBorders>
              <w:top w:val="nil"/>
              <w:left w:val="nil"/>
              <w:bottom w:val="nil"/>
              <w:right w:val="nil"/>
            </w:tcBorders>
            <w:noWrap/>
            <w:tcMar>
              <w:left w:w="29" w:type="dxa"/>
              <w:right w:w="29" w:type="dxa"/>
            </w:tcMar>
            <w:hideMark/>
          </w:tcPr>
          <w:p w14:paraId="103A098B" w14:textId="77777777" w:rsidR="00DE245A" w:rsidRPr="00B9646D" w:rsidRDefault="00DE245A" w:rsidP="00546646">
            <w:pPr>
              <w:jc w:val="center"/>
              <w:rPr>
                <w:ins w:id="3209" w:author="Dylan CHEN" w:date="2026-08-05T17:30:00Z" w16du:dateUtc="2026-08-05T09:30:00Z"/>
                <w:color w:val="000000"/>
                <w:sz w:val="20"/>
                <w:szCs w:val="20"/>
              </w:rPr>
            </w:pPr>
            <w:ins w:id="3210" w:author="Dylan CHEN" w:date="2026-08-05T17:30:00Z" w16du:dateUtc="2026-08-05T09:30:00Z">
              <w:r w:rsidRPr="00B9646D">
                <w:rPr>
                  <w:color w:val="000000"/>
                  <w:sz w:val="20"/>
                  <w:szCs w:val="20"/>
                </w:rPr>
                <w:t>-0.044 *</w:t>
              </w:r>
            </w:ins>
          </w:p>
        </w:tc>
        <w:tc>
          <w:tcPr>
            <w:tcW w:w="990" w:type="dxa"/>
            <w:tcBorders>
              <w:top w:val="nil"/>
              <w:left w:val="nil"/>
              <w:bottom w:val="nil"/>
              <w:right w:val="nil"/>
            </w:tcBorders>
            <w:noWrap/>
            <w:tcMar>
              <w:left w:w="29" w:type="dxa"/>
              <w:right w:w="29" w:type="dxa"/>
            </w:tcMar>
            <w:hideMark/>
          </w:tcPr>
          <w:p w14:paraId="1D8CC4F5" w14:textId="77777777" w:rsidR="00DE245A" w:rsidRPr="00B9646D" w:rsidRDefault="00DE245A" w:rsidP="00546646">
            <w:pPr>
              <w:jc w:val="center"/>
              <w:rPr>
                <w:ins w:id="3211" w:author="Dylan CHEN" w:date="2026-08-05T17:30:00Z" w16du:dateUtc="2026-08-05T09:30:00Z"/>
                <w:color w:val="000000"/>
                <w:sz w:val="20"/>
                <w:szCs w:val="20"/>
              </w:rPr>
            </w:pPr>
            <w:ins w:id="3212" w:author="Dylan CHEN" w:date="2026-08-05T17:30:00Z" w16du:dateUtc="2026-08-05T09:30:00Z">
              <w:r w:rsidRPr="00B9646D">
                <w:rPr>
                  <w:color w:val="000000"/>
                  <w:sz w:val="20"/>
                  <w:szCs w:val="20"/>
                </w:rPr>
                <w:t>-0.046 **</w:t>
              </w:r>
            </w:ins>
          </w:p>
        </w:tc>
        <w:tc>
          <w:tcPr>
            <w:tcW w:w="1751" w:type="dxa"/>
            <w:tcBorders>
              <w:top w:val="nil"/>
              <w:left w:val="nil"/>
              <w:bottom w:val="nil"/>
              <w:right w:val="nil"/>
            </w:tcBorders>
            <w:noWrap/>
            <w:tcMar>
              <w:left w:w="29" w:type="dxa"/>
              <w:right w:w="29" w:type="dxa"/>
            </w:tcMar>
            <w:hideMark/>
          </w:tcPr>
          <w:p w14:paraId="3C6CABF8" w14:textId="77777777" w:rsidR="00DE245A" w:rsidRPr="00B9646D" w:rsidRDefault="00DE245A" w:rsidP="00546646">
            <w:pPr>
              <w:jc w:val="center"/>
              <w:rPr>
                <w:ins w:id="3213" w:author="Dylan CHEN" w:date="2026-08-05T17:30:00Z" w16du:dateUtc="2026-08-05T09:30:00Z"/>
                <w:color w:val="000000"/>
                <w:sz w:val="20"/>
                <w:szCs w:val="20"/>
              </w:rPr>
            </w:pPr>
            <w:ins w:id="3214" w:author="Dylan CHEN" w:date="2026-08-05T17:30:00Z" w16du:dateUtc="2026-08-05T09:30:00Z">
              <w:r w:rsidRPr="00B9646D">
                <w:rPr>
                  <w:color w:val="000000"/>
                  <w:sz w:val="20"/>
                  <w:szCs w:val="20"/>
                </w:rPr>
                <w:t>-0.010 **</w:t>
              </w:r>
            </w:ins>
          </w:p>
        </w:tc>
        <w:tc>
          <w:tcPr>
            <w:tcW w:w="1219" w:type="dxa"/>
            <w:tcBorders>
              <w:top w:val="nil"/>
              <w:left w:val="nil"/>
              <w:bottom w:val="nil"/>
              <w:right w:val="nil"/>
            </w:tcBorders>
            <w:noWrap/>
            <w:tcMar>
              <w:left w:w="29" w:type="dxa"/>
              <w:right w:w="29" w:type="dxa"/>
            </w:tcMar>
            <w:hideMark/>
          </w:tcPr>
          <w:p w14:paraId="300E0F14" w14:textId="77777777" w:rsidR="00DE245A" w:rsidRPr="00B9646D" w:rsidRDefault="00DE245A" w:rsidP="00546646">
            <w:pPr>
              <w:jc w:val="center"/>
              <w:rPr>
                <w:ins w:id="3215" w:author="Dylan CHEN" w:date="2026-08-05T17:30:00Z" w16du:dateUtc="2026-08-05T09:30:00Z"/>
                <w:color w:val="000000"/>
                <w:sz w:val="20"/>
                <w:szCs w:val="20"/>
              </w:rPr>
            </w:pPr>
            <w:ins w:id="3216" w:author="Dylan CHEN" w:date="2026-08-05T17:30:00Z" w16du:dateUtc="2026-08-05T09:30:00Z">
              <w:r w:rsidRPr="00B9646D">
                <w:rPr>
                  <w:color w:val="000000"/>
                  <w:sz w:val="20"/>
                  <w:szCs w:val="20"/>
                </w:rPr>
                <w:t>-0.014 *</w:t>
              </w:r>
            </w:ins>
          </w:p>
        </w:tc>
      </w:tr>
      <w:tr w:rsidR="00DE245A" w:rsidRPr="00B9646D" w14:paraId="06FA309C" w14:textId="77777777" w:rsidTr="00546646">
        <w:trPr>
          <w:trHeight w:val="340"/>
          <w:jc w:val="center"/>
          <w:ins w:id="3217" w:author="Dylan CHEN" w:date="2026-08-05T17:30:00Z"/>
        </w:trPr>
        <w:tc>
          <w:tcPr>
            <w:tcW w:w="2044" w:type="dxa"/>
            <w:vMerge/>
            <w:tcBorders>
              <w:top w:val="nil"/>
              <w:left w:val="nil"/>
              <w:bottom w:val="single" w:sz="8" w:space="0" w:color="000000"/>
              <w:right w:val="nil"/>
            </w:tcBorders>
            <w:tcMar>
              <w:left w:w="29" w:type="dxa"/>
              <w:right w:w="29" w:type="dxa"/>
            </w:tcMar>
            <w:hideMark/>
          </w:tcPr>
          <w:p w14:paraId="1525D081" w14:textId="77777777" w:rsidR="00DE245A" w:rsidRPr="00B9646D" w:rsidRDefault="00DE245A" w:rsidP="00546646">
            <w:pPr>
              <w:rPr>
                <w:ins w:id="3218" w:author="Dylan CHEN" w:date="2026-08-05T17:30:00Z" w16du:dateUtc="2026-08-05T09:30:00Z"/>
                <w:i/>
                <w:iCs/>
                <w:color w:val="000000"/>
                <w:sz w:val="20"/>
                <w:szCs w:val="20"/>
              </w:rPr>
            </w:pPr>
          </w:p>
        </w:tc>
        <w:tc>
          <w:tcPr>
            <w:tcW w:w="729" w:type="dxa"/>
            <w:tcBorders>
              <w:top w:val="nil"/>
              <w:left w:val="nil"/>
              <w:bottom w:val="single" w:sz="8" w:space="0" w:color="auto"/>
              <w:right w:val="nil"/>
            </w:tcBorders>
            <w:noWrap/>
            <w:tcMar>
              <w:left w:w="29" w:type="dxa"/>
              <w:right w:w="29" w:type="dxa"/>
            </w:tcMar>
            <w:hideMark/>
          </w:tcPr>
          <w:p w14:paraId="66BC9C88" w14:textId="77777777" w:rsidR="00DE245A" w:rsidRPr="00B9646D" w:rsidRDefault="00DE245A" w:rsidP="00546646">
            <w:pPr>
              <w:jc w:val="center"/>
              <w:rPr>
                <w:ins w:id="3219" w:author="Dylan CHEN" w:date="2026-08-05T17:30:00Z" w16du:dateUtc="2026-08-05T09:30:00Z"/>
                <w:color w:val="000000"/>
                <w:sz w:val="20"/>
                <w:szCs w:val="20"/>
              </w:rPr>
            </w:pPr>
            <w:ins w:id="3220" w:author="Dylan CHEN" w:date="2026-08-05T17:30:00Z" w16du:dateUtc="2026-08-05T09:30:00Z">
              <w:r w:rsidRPr="00B9646D">
                <w:rPr>
                  <w:color w:val="000000"/>
                  <w:sz w:val="20"/>
                  <w:szCs w:val="20"/>
                </w:rPr>
                <w:t>(0.020)</w:t>
              </w:r>
            </w:ins>
          </w:p>
        </w:tc>
        <w:tc>
          <w:tcPr>
            <w:tcW w:w="917" w:type="dxa"/>
            <w:tcBorders>
              <w:top w:val="nil"/>
              <w:left w:val="nil"/>
              <w:bottom w:val="single" w:sz="8" w:space="0" w:color="auto"/>
              <w:right w:val="nil"/>
            </w:tcBorders>
            <w:noWrap/>
            <w:tcMar>
              <w:left w:w="29" w:type="dxa"/>
              <w:right w:w="29" w:type="dxa"/>
            </w:tcMar>
            <w:hideMark/>
          </w:tcPr>
          <w:p w14:paraId="6CCE0C08" w14:textId="77777777" w:rsidR="00DE245A" w:rsidRPr="00B9646D" w:rsidRDefault="00DE245A" w:rsidP="00546646">
            <w:pPr>
              <w:jc w:val="center"/>
              <w:rPr>
                <w:ins w:id="3221" w:author="Dylan CHEN" w:date="2026-08-05T17:30:00Z" w16du:dateUtc="2026-08-05T09:30:00Z"/>
                <w:color w:val="000000"/>
                <w:sz w:val="20"/>
                <w:szCs w:val="20"/>
              </w:rPr>
            </w:pPr>
            <w:ins w:id="3222" w:author="Dylan CHEN" w:date="2026-08-05T17:30:00Z" w16du:dateUtc="2026-08-05T09:30:00Z">
              <w:r w:rsidRPr="00B9646D">
                <w:rPr>
                  <w:color w:val="000000"/>
                  <w:sz w:val="20"/>
                  <w:szCs w:val="20"/>
                </w:rPr>
                <w:t>(0.020)</w:t>
              </w:r>
            </w:ins>
          </w:p>
        </w:tc>
        <w:tc>
          <w:tcPr>
            <w:tcW w:w="810" w:type="dxa"/>
            <w:tcBorders>
              <w:top w:val="nil"/>
              <w:left w:val="nil"/>
              <w:bottom w:val="single" w:sz="8" w:space="0" w:color="auto"/>
              <w:right w:val="nil"/>
            </w:tcBorders>
            <w:noWrap/>
            <w:tcMar>
              <w:left w:w="29" w:type="dxa"/>
              <w:right w:w="29" w:type="dxa"/>
            </w:tcMar>
            <w:hideMark/>
          </w:tcPr>
          <w:p w14:paraId="37B08E0F" w14:textId="77777777" w:rsidR="00DE245A" w:rsidRPr="00B9646D" w:rsidRDefault="00DE245A" w:rsidP="00546646">
            <w:pPr>
              <w:jc w:val="center"/>
              <w:rPr>
                <w:ins w:id="3223" w:author="Dylan CHEN" w:date="2026-08-05T17:30:00Z" w16du:dateUtc="2026-08-05T09:30:00Z"/>
                <w:color w:val="000000"/>
                <w:sz w:val="20"/>
                <w:szCs w:val="20"/>
              </w:rPr>
            </w:pPr>
            <w:ins w:id="3224" w:author="Dylan CHEN" w:date="2026-08-05T17:30:00Z" w16du:dateUtc="2026-08-05T09:30:00Z">
              <w:r w:rsidRPr="00B9646D">
                <w:rPr>
                  <w:color w:val="000000"/>
                  <w:sz w:val="20"/>
                  <w:szCs w:val="20"/>
                </w:rPr>
                <w:t>(0.020)</w:t>
              </w:r>
            </w:ins>
          </w:p>
        </w:tc>
        <w:tc>
          <w:tcPr>
            <w:tcW w:w="900" w:type="dxa"/>
            <w:tcBorders>
              <w:top w:val="nil"/>
              <w:left w:val="nil"/>
              <w:bottom w:val="single" w:sz="8" w:space="0" w:color="auto"/>
              <w:right w:val="nil"/>
            </w:tcBorders>
            <w:noWrap/>
            <w:tcMar>
              <w:left w:w="29" w:type="dxa"/>
              <w:right w:w="29" w:type="dxa"/>
            </w:tcMar>
            <w:hideMark/>
          </w:tcPr>
          <w:p w14:paraId="0B46B8BC" w14:textId="77777777" w:rsidR="00DE245A" w:rsidRPr="00B9646D" w:rsidRDefault="00DE245A" w:rsidP="00546646">
            <w:pPr>
              <w:jc w:val="center"/>
              <w:rPr>
                <w:ins w:id="3225" w:author="Dylan CHEN" w:date="2026-08-05T17:30:00Z" w16du:dateUtc="2026-08-05T09:30:00Z"/>
                <w:color w:val="000000"/>
                <w:sz w:val="20"/>
                <w:szCs w:val="20"/>
              </w:rPr>
            </w:pPr>
            <w:ins w:id="3226" w:author="Dylan CHEN" w:date="2026-08-05T17:30:00Z" w16du:dateUtc="2026-08-05T09:30:00Z">
              <w:r w:rsidRPr="00B9646D">
                <w:rPr>
                  <w:color w:val="000000"/>
                  <w:sz w:val="20"/>
                  <w:szCs w:val="20"/>
                </w:rPr>
                <w:t>(0.020)</w:t>
              </w:r>
            </w:ins>
          </w:p>
        </w:tc>
        <w:tc>
          <w:tcPr>
            <w:tcW w:w="990" w:type="dxa"/>
            <w:tcBorders>
              <w:top w:val="nil"/>
              <w:left w:val="nil"/>
              <w:bottom w:val="single" w:sz="8" w:space="0" w:color="auto"/>
              <w:right w:val="nil"/>
            </w:tcBorders>
            <w:noWrap/>
            <w:tcMar>
              <w:left w:w="29" w:type="dxa"/>
              <w:right w:w="29" w:type="dxa"/>
            </w:tcMar>
            <w:hideMark/>
          </w:tcPr>
          <w:p w14:paraId="3329AB43" w14:textId="77777777" w:rsidR="00DE245A" w:rsidRPr="00B9646D" w:rsidRDefault="00DE245A" w:rsidP="00546646">
            <w:pPr>
              <w:jc w:val="center"/>
              <w:rPr>
                <w:ins w:id="3227" w:author="Dylan CHEN" w:date="2026-08-05T17:30:00Z" w16du:dateUtc="2026-08-05T09:30:00Z"/>
                <w:color w:val="000000"/>
                <w:sz w:val="20"/>
                <w:szCs w:val="20"/>
              </w:rPr>
            </w:pPr>
            <w:ins w:id="3228" w:author="Dylan CHEN" w:date="2026-08-05T17:30:00Z" w16du:dateUtc="2026-08-05T09:30:00Z">
              <w:r w:rsidRPr="00B9646D">
                <w:rPr>
                  <w:color w:val="000000"/>
                  <w:sz w:val="20"/>
                  <w:szCs w:val="20"/>
                </w:rPr>
                <w:t>(0.019)</w:t>
              </w:r>
            </w:ins>
          </w:p>
        </w:tc>
        <w:tc>
          <w:tcPr>
            <w:tcW w:w="1751" w:type="dxa"/>
            <w:tcBorders>
              <w:top w:val="nil"/>
              <w:left w:val="nil"/>
              <w:bottom w:val="single" w:sz="8" w:space="0" w:color="auto"/>
              <w:right w:val="nil"/>
            </w:tcBorders>
            <w:noWrap/>
            <w:tcMar>
              <w:left w:w="29" w:type="dxa"/>
              <w:right w:w="29" w:type="dxa"/>
            </w:tcMar>
            <w:hideMark/>
          </w:tcPr>
          <w:p w14:paraId="609BEE33" w14:textId="77777777" w:rsidR="00DE245A" w:rsidRPr="00B9646D" w:rsidRDefault="00DE245A" w:rsidP="00546646">
            <w:pPr>
              <w:jc w:val="center"/>
              <w:rPr>
                <w:ins w:id="3229" w:author="Dylan CHEN" w:date="2026-08-05T17:30:00Z" w16du:dateUtc="2026-08-05T09:30:00Z"/>
                <w:color w:val="000000"/>
                <w:sz w:val="20"/>
                <w:szCs w:val="20"/>
              </w:rPr>
            </w:pPr>
            <w:ins w:id="3230" w:author="Dylan CHEN" w:date="2026-08-05T17:30:00Z" w16du:dateUtc="2026-08-05T09:30:00Z">
              <w:r w:rsidRPr="00B9646D">
                <w:rPr>
                  <w:color w:val="000000"/>
                  <w:sz w:val="20"/>
                  <w:szCs w:val="20"/>
                </w:rPr>
                <w:t>(0.004)</w:t>
              </w:r>
            </w:ins>
          </w:p>
        </w:tc>
        <w:tc>
          <w:tcPr>
            <w:tcW w:w="1219" w:type="dxa"/>
            <w:tcBorders>
              <w:top w:val="nil"/>
              <w:left w:val="nil"/>
              <w:bottom w:val="single" w:sz="8" w:space="0" w:color="auto"/>
              <w:right w:val="nil"/>
            </w:tcBorders>
            <w:noWrap/>
            <w:tcMar>
              <w:left w:w="29" w:type="dxa"/>
              <w:right w:w="29" w:type="dxa"/>
            </w:tcMar>
            <w:hideMark/>
          </w:tcPr>
          <w:p w14:paraId="590DF198" w14:textId="77777777" w:rsidR="00DE245A" w:rsidRPr="00B9646D" w:rsidRDefault="00DE245A" w:rsidP="00546646">
            <w:pPr>
              <w:jc w:val="center"/>
              <w:rPr>
                <w:ins w:id="3231" w:author="Dylan CHEN" w:date="2026-08-05T17:30:00Z" w16du:dateUtc="2026-08-05T09:30:00Z"/>
                <w:color w:val="000000"/>
                <w:sz w:val="20"/>
                <w:szCs w:val="20"/>
              </w:rPr>
            </w:pPr>
            <w:ins w:id="3232" w:author="Dylan CHEN" w:date="2026-08-05T17:30:00Z" w16du:dateUtc="2026-08-05T09:30:00Z">
              <w:r w:rsidRPr="00B9646D">
                <w:rPr>
                  <w:color w:val="000000"/>
                  <w:sz w:val="20"/>
                  <w:szCs w:val="20"/>
                </w:rPr>
                <w:t>(0.006)</w:t>
              </w:r>
            </w:ins>
          </w:p>
        </w:tc>
      </w:tr>
      <w:tr w:rsidR="00DE245A" w:rsidRPr="00B9646D" w14:paraId="41B5E22A" w14:textId="77777777" w:rsidTr="00546646">
        <w:trPr>
          <w:trHeight w:val="340"/>
          <w:jc w:val="center"/>
          <w:ins w:id="3233" w:author="Dylan CHEN" w:date="2026-08-05T17:30:00Z"/>
        </w:trPr>
        <w:tc>
          <w:tcPr>
            <w:tcW w:w="2044" w:type="dxa"/>
            <w:tcBorders>
              <w:top w:val="nil"/>
              <w:left w:val="nil"/>
              <w:bottom w:val="nil"/>
              <w:right w:val="nil"/>
            </w:tcBorders>
            <w:noWrap/>
            <w:tcMar>
              <w:left w:w="29" w:type="dxa"/>
              <w:right w:w="29" w:type="dxa"/>
            </w:tcMar>
            <w:hideMark/>
          </w:tcPr>
          <w:p w14:paraId="472782B9" w14:textId="77777777" w:rsidR="00DE245A" w:rsidRPr="00B9646D" w:rsidRDefault="00DE245A" w:rsidP="00546646">
            <w:pPr>
              <w:rPr>
                <w:ins w:id="3234" w:author="Dylan CHEN" w:date="2026-08-05T17:30:00Z" w16du:dateUtc="2026-08-05T09:30:00Z"/>
                <w:color w:val="000000"/>
                <w:sz w:val="20"/>
                <w:szCs w:val="20"/>
              </w:rPr>
            </w:pPr>
            <w:ins w:id="3235" w:author="Dylan CHEN" w:date="2026-08-05T17:30:00Z" w16du:dateUtc="2026-08-05T09:30:00Z">
              <w:r w:rsidRPr="00B9646D">
                <w:rPr>
                  <w:color w:val="000000"/>
                  <w:sz w:val="20"/>
                  <w:szCs w:val="20"/>
                </w:rPr>
                <w:t>controlling for answer age (</w:t>
              </w:r>
              <w:r w:rsidRPr="00B9646D">
                <w:rPr>
                  <w:i/>
                  <w:iCs/>
                  <w:color w:val="000000"/>
                  <w:sz w:val="20"/>
                  <w:szCs w:val="20"/>
                </w:rPr>
                <w:t>age</w:t>
              </w:r>
              <w:r w:rsidRPr="00B9646D">
                <w:rPr>
                  <w:i/>
                  <w:iCs/>
                  <w:color w:val="000000"/>
                  <w:sz w:val="20"/>
                  <w:szCs w:val="20"/>
                  <w:vertAlign w:val="subscript"/>
                </w:rPr>
                <w:t>j</w:t>
              </w:r>
              <w:r w:rsidRPr="00B9646D">
                <w:rPr>
                  <w:color w:val="000000"/>
                  <w:sz w:val="20"/>
                  <w:szCs w:val="20"/>
                </w:rPr>
                <w:t>)</w:t>
              </w:r>
            </w:ins>
          </w:p>
        </w:tc>
        <w:tc>
          <w:tcPr>
            <w:tcW w:w="729" w:type="dxa"/>
            <w:tcBorders>
              <w:top w:val="nil"/>
              <w:left w:val="nil"/>
              <w:bottom w:val="nil"/>
              <w:right w:val="nil"/>
            </w:tcBorders>
            <w:noWrap/>
            <w:tcMar>
              <w:left w:w="29" w:type="dxa"/>
              <w:right w:w="29" w:type="dxa"/>
            </w:tcMar>
            <w:hideMark/>
          </w:tcPr>
          <w:p w14:paraId="51CED9EF" w14:textId="77777777" w:rsidR="00DE245A" w:rsidRPr="00B9646D" w:rsidRDefault="00DE245A" w:rsidP="00546646">
            <w:pPr>
              <w:rPr>
                <w:ins w:id="3236" w:author="Dylan CHEN" w:date="2026-08-05T17:30:00Z" w16du:dateUtc="2026-08-05T09:30:00Z"/>
                <w:color w:val="000000"/>
                <w:sz w:val="20"/>
                <w:szCs w:val="20"/>
              </w:rPr>
            </w:pPr>
          </w:p>
        </w:tc>
        <w:tc>
          <w:tcPr>
            <w:tcW w:w="917" w:type="dxa"/>
            <w:tcBorders>
              <w:top w:val="nil"/>
              <w:left w:val="nil"/>
              <w:bottom w:val="nil"/>
              <w:right w:val="nil"/>
            </w:tcBorders>
            <w:noWrap/>
            <w:tcMar>
              <w:left w:w="29" w:type="dxa"/>
              <w:right w:w="29" w:type="dxa"/>
            </w:tcMar>
            <w:hideMark/>
          </w:tcPr>
          <w:p w14:paraId="078B80CA" w14:textId="77777777" w:rsidR="00DE245A" w:rsidRPr="00B9646D" w:rsidRDefault="00DE245A" w:rsidP="00546646">
            <w:pPr>
              <w:jc w:val="center"/>
              <w:rPr>
                <w:ins w:id="3237" w:author="Dylan CHEN" w:date="2026-08-05T17:30:00Z" w16du:dateUtc="2026-08-05T09:30:00Z"/>
                <w:color w:val="000000"/>
                <w:sz w:val="20"/>
                <w:szCs w:val="20"/>
              </w:rPr>
            </w:pPr>
            <w:ins w:id="3238" w:author="Dylan CHEN" w:date="2026-08-05T17:30:00Z" w16du:dateUtc="2026-08-05T09:30:00Z">
              <w:r w:rsidRPr="00B9646D">
                <w:rPr>
                  <w:color w:val="000000"/>
                  <w:sz w:val="20"/>
                  <w:szCs w:val="20"/>
                </w:rPr>
                <w:t>√</w:t>
              </w:r>
            </w:ins>
          </w:p>
        </w:tc>
        <w:tc>
          <w:tcPr>
            <w:tcW w:w="810" w:type="dxa"/>
            <w:tcBorders>
              <w:top w:val="nil"/>
              <w:left w:val="nil"/>
              <w:bottom w:val="nil"/>
              <w:right w:val="nil"/>
            </w:tcBorders>
            <w:noWrap/>
            <w:tcMar>
              <w:left w:w="29" w:type="dxa"/>
              <w:right w:w="29" w:type="dxa"/>
            </w:tcMar>
            <w:hideMark/>
          </w:tcPr>
          <w:p w14:paraId="0DD88C7E" w14:textId="77777777" w:rsidR="00DE245A" w:rsidRPr="00B9646D" w:rsidRDefault="00DE245A" w:rsidP="00546646">
            <w:pPr>
              <w:jc w:val="center"/>
              <w:rPr>
                <w:ins w:id="3239" w:author="Dylan CHEN" w:date="2026-08-05T17:30:00Z" w16du:dateUtc="2026-08-05T09:30:00Z"/>
                <w:color w:val="000000"/>
                <w:sz w:val="20"/>
                <w:szCs w:val="20"/>
              </w:rPr>
            </w:pPr>
            <w:ins w:id="3240" w:author="Dylan CHEN" w:date="2026-08-05T17:30:00Z" w16du:dateUtc="2026-08-05T09:30:00Z">
              <w:r w:rsidRPr="00B9646D">
                <w:rPr>
                  <w:color w:val="000000"/>
                  <w:sz w:val="20"/>
                  <w:szCs w:val="20"/>
                </w:rPr>
                <w:t>√</w:t>
              </w:r>
            </w:ins>
          </w:p>
        </w:tc>
        <w:tc>
          <w:tcPr>
            <w:tcW w:w="900" w:type="dxa"/>
            <w:tcBorders>
              <w:top w:val="nil"/>
              <w:left w:val="nil"/>
              <w:bottom w:val="nil"/>
              <w:right w:val="nil"/>
            </w:tcBorders>
            <w:noWrap/>
            <w:tcMar>
              <w:left w:w="29" w:type="dxa"/>
              <w:right w:w="29" w:type="dxa"/>
            </w:tcMar>
            <w:hideMark/>
          </w:tcPr>
          <w:p w14:paraId="47927FB6" w14:textId="77777777" w:rsidR="00DE245A" w:rsidRPr="00B9646D" w:rsidRDefault="00DE245A" w:rsidP="00546646">
            <w:pPr>
              <w:jc w:val="center"/>
              <w:rPr>
                <w:ins w:id="3241" w:author="Dylan CHEN" w:date="2026-08-05T17:30:00Z" w16du:dateUtc="2026-08-05T09:30:00Z"/>
                <w:color w:val="000000"/>
                <w:sz w:val="20"/>
                <w:szCs w:val="20"/>
              </w:rPr>
            </w:pPr>
            <w:ins w:id="3242" w:author="Dylan CHEN" w:date="2026-08-05T17:30:00Z" w16du:dateUtc="2026-08-05T09:30:00Z">
              <w:r w:rsidRPr="00B9646D">
                <w:rPr>
                  <w:color w:val="000000"/>
                  <w:sz w:val="20"/>
                  <w:szCs w:val="20"/>
                </w:rPr>
                <w:t>√</w:t>
              </w:r>
            </w:ins>
          </w:p>
        </w:tc>
        <w:tc>
          <w:tcPr>
            <w:tcW w:w="990" w:type="dxa"/>
            <w:tcBorders>
              <w:top w:val="nil"/>
              <w:left w:val="nil"/>
              <w:bottom w:val="nil"/>
              <w:right w:val="nil"/>
            </w:tcBorders>
            <w:noWrap/>
            <w:tcMar>
              <w:left w:w="29" w:type="dxa"/>
              <w:right w:w="29" w:type="dxa"/>
            </w:tcMar>
            <w:hideMark/>
          </w:tcPr>
          <w:p w14:paraId="5A3A3CF6" w14:textId="77777777" w:rsidR="00DE245A" w:rsidRPr="00B9646D" w:rsidRDefault="00DE245A" w:rsidP="00546646">
            <w:pPr>
              <w:jc w:val="center"/>
              <w:rPr>
                <w:ins w:id="3243" w:author="Dylan CHEN" w:date="2026-08-05T17:30:00Z" w16du:dateUtc="2026-08-05T09:30:00Z"/>
                <w:color w:val="000000"/>
                <w:sz w:val="20"/>
                <w:szCs w:val="20"/>
              </w:rPr>
            </w:pPr>
          </w:p>
        </w:tc>
        <w:tc>
          <w:tcPr>
            <w:tcW w:w="1751" w:type="dxa"/>
            <w:tcBorders>
              <w:top w:val="nil"/>
              <w:left w:val="nil"/>
              <w:bottom w:val="nil"/>
              <w:right w:val="nil"/>
            </w:tcBorders>
            <w:noWrap/>
            <w:tcMar>
              <w:left w:w="29" w:type="dxa"/>
              <w:right w:w="29" w:type="dxa"/>
            </w:tcMar>
            <w:hideMark/>
          </w:tcPr>
          <w:p w14:paraId="07418D07" w14:textId="77777777" w:rsidR="00DE245A" w:rsidRPr="00B9646D" w:rsidRDefault="00DE245A" w:rsidP="00546646">
            <w:pPr>
              <w:rPr>
                <w:ins w:id="3244" w:author="Dylan CHEN" w:date="2026-08-05T17:30:00Z" w16du:dateUtc="2026-08-05T09:30:00Z"/>
                <w:sz w:val="20"/>
                <w:szCs w:val="20"/>
              </w:rPr>
            </w:pPr>
          </w:p>
        </w:tc>
        <w:tc>
          <w:tcPr>
            <w:tcW w:w="1219" w:type="dxa"/>
            <w:tcBorders>
              <w:top w:val="nil"/>
              <w:left w:val="nil"/>
              <w:bottom w:val="nil"/>
              <w:right w:val="nil"/>
            </w:tcBorders>
            <w:noWrap/>
            <w:tcMar>
              <w:left w:w="29" w:type="dxa"/>
              <w:right w:w="29" w:type="dxa"/>
            </w:tcMar>
            <w:hideMark/>
          </w:tcPr>
          <w:p w14:paraId="78CBE8FB" w14:textId="77777777" w:rsidR="00DE245A" w:rsidRPr="00B9646D" w:rsidRDefault="00DE245A" w:rsidP="00546646">
            <w:pPr>
              <w:rPr>
                <w:ins w:id="3245" w:author="Dylan CHEN" w:date="2026-08-05T17:30:00Z" w16du:dateUtc="2026-08-05T09:30:00Z"/>
                <w:sz w:val="20"/>
                <w:szCs w:val="20"/>
              </w:rPr>
            </w:pPr>
          </w:p>
        </w:tc>
      </w:tr>
      <w:tr w:rsidR="00DE245A" w:rsidRPr="00B9646D" w14:paraId="320415C7" w14:textId="77777777" w:rsidTr="00546646">
        <w:trPr>
          <w:trHeight w:val="340"/>
          <w:jc w:val="center"/>
          <w:ins w:id="3246" w:author="Dylan CHEN" w:date="2026-08-05T17:30:00Z"/>
        </w:trPr>
        <w:tc>
          <w:tcPr>
            <w:tcW w:w="2044" w:type="dxa"/>
            <w:tcBorders>
              <w:top w:val="nil"/>
              <w:left w:val="nil"/>
              <w:bottom w:val="nil"/>
              <w:right w:val="nil"/>
            </w:tcBorders>
            <w:noWrap/>
            <w:tcMar>
              <w:left w:w="29" w:type="dxa"/>
              <w:right w:w="29" w:type="dxa"/>
            </w:tcMar>
            <w:hideMark/>
          </w:tcPr>
          <w:p w14:paraId="79B23E32" w14:textId="77777777" w:rsidR="00DE245A" w:rsidRPr="00B9646D" w:rsidRDefault="00DE245A" w:rsidP="00546646">
            <w:pPr>
              <w:rPr>
                <w:ins w:id="3247" w:author="Dylan CHEN" w:date="2026-08-05T17:30:00Z" w16du:dateUtc="2026-08-05T09:30:00Z"/>
                <w:color w:val="000000"/>
                <w:sz w:val="20"/>
                <w:szCs w:val="20"/>
              </w:rPr>
            </w:pPr>
            <w:ins w:id="3248" w:author="Dylan CHEN" w:date="2026-08-05T17:30:00Z" w16du:dateUtc="2026-08-05T09:30:00Z">
              <w:r w:rsidRPr="00B9646D">
                <w:rPr>
                  <w:color w:val="000000"/>
                  <w:sz w:val="20"/>
                  <w:szCs w:val="20"/>
                </w:rPr>
                <w:t xml:space="preserve">controlling for </w:t>
              </w:r>
              <w:r w:rsidRPr="00B9646D">
                <w:rPr>
                  <w:i/>
                  <w:iCs/>
                  <w:color w:val="000000"/>
                  <w:sz w:val="20"/>
                  <w:szCs w:val="20"/>
                </w:rPr>
                <w:t>age</w:t>
              </w:r>
              <w:r w:rsidRPr="00B9646D">
                <w:rPr>
                  <w:i/>
                  <w:iCs/>
                  <w:color w:val="000000"/>
                  <w:sz w:val="20"/>
                  <w:szCs w:val="20"/>
                  <w:vertAlign w:val="subscript"/>
                </w:rPr>
                <w:t>j</w:t>
              </w:r>
              <w:r w:rsidRPr="00B9646D">
                <w:rPr>
                  <w:i/>
                  <w:iCs/>
                  <w:color w:val="000000"/>
                  <w:sz w:val="20"/>
                  <w:szCs w:val="20"/>
                  <w:vertAlign w:val="superscript"/>
                </w:rPr>
                <w:t>2</w:t>
              </w:r>
            </w:ins>
          </w:p>
        </w:tc>
        <w:tc>
          <w:tcPr>
            <w:tcW w:w="729" w:type="dxa"/>
            <w:tcBorders>
              <w:top w:val="nil"/>
              <w:left w:val="nil"/>
              <w:bottom w:val="nil"/>
              <w:right w:val="nil"/>
            </w:tcBorders>
            <w:noWrap/>
            <w:tcMar>
              <w:left w:w="29" w:type="dxa"/>
              <w:right w:w="29" w:type="dxa"/>
            </w:tcMar>
            <w:hideMark/>
          </w:tcPr>
          <w:p w14:paraId="4608F54E" w14:textId="77777777" w:rsidR="00DE245A" w:rsidRPr="00B9646D" w:rsidRDefault="00DE245A" w:rsidP="00546646">
            <w:pPr>
              <w:rPr>
                <w:ins w:id="3249" w:author="Dylan CHEN" w:date="2026-08-05T17:30:00Z" w16du:dateUtc="2026-08-05T09:30:00Z"/>
                <w:color w:val="000000"/>
                <w:sz w:val="20"/>
                <w:szCs w:val="20"/>
              </w:rPr>
            </w:pPr>
          </w:p>
        </w:tc>
        <w:tc>
          <w:tcPr>
            <w:tcW w:w="917" w:type="dxa"/>
            <w:tcBorders>
              <w:top w:val="nil"/>
              <w:left w:val="nil"/>
              <w:bottom w:val="nil"/>
              <w:right w:val="nil"/>
            </w:tcBorders>
            <w:noWrap/>
            <w:tcMar>
              <w:left w:w="29" w:type="dxa"/>
              <w:right w:w="29" w:type="dxa"/>
            </w:tcMar>
            <w:hideMark/>
          </w:tcPr>
          <w:p w14:paraId="60B795D0" w14:textId="77777777" w:rsidR="00DE245A" w:rsidRPr="00B9646D" w:rsidRDefault="00DE245A" w:rsidP="00546646">
            <w:pPr>
              <w:rPr>
                <w:ins w:id="3250" w:author="Dylan CHEN" w:date="2026-08-05T17:30:00Z" w16du:dateUtc="2026-08-05T09:30:00Z"/>
                <w:color w:val="000000"/>
                <w:sz w:val="20"/>
                <w:szCs w:val="20"/>
              </w:rPr>
            </w:pPr>
          </w:p>
        </w:tc>
        <w:tc>
          <w:tcPr>
            <w:tcW w:w="810" w:type="dxa"/>
            <w:tcBorders>
              <w:top w:val="nil"/>
              <w:left w:val="nil"/>
              <w:bottom w:val="nil"/>
              <w:right w:val="nil"/>
            </w:tcBorders>
            <w:noWrap/>
            <w:tcMar>
              <w:left w:w="29" w:type="dxa"/>
              <w:right w:w="29" w:type="dxa"/>
            </w:tcMar>
            <w:hideMark/>
          </w:tcPr>
          <w:p w14:paraId="7DFB3CA7" w14:textId="77777777" w:rsidR="00DE245A" w:rsidRPr="00B9646D" w:rsidRDefault="00DE245A" w:rsidP="00546646">
            <w:pPr>
              <w:jc w:val="center"/>
              <w:rPr>
                <w:ins w:id="3251" w:author="Dylan CHEN" w:date="2026-08-05T17:30:00Z" w16du:dateUtc="2026-08-05T09:30:00Z"/>
                <w:color w:val="000000"/>
                <w:sz w:val="20"/>
                <w:szCs w:val="20"/>
              </w:rPr>
            </w:pPr>
            <w:ins w:id="3252" w:author="Dylan CHEN" w:date="2026-08-05T17:30:00Z" w16du:dateUtc="2026-08-05T09:30:00Z">
              <w:r w:rsidRPr="00B9646D">
                <w:rPr>
                  <w:color w:val="000000"/>
                  <w:sz w:val="20"/>
                  <w:szCs w:val="20"/>
                </w:rPr>
                <w:t>√</w:t>
              </w:r>
            </w:ins>
          </w:p>
        </w:tc>
        <w:tc>
          <w:tcPr>
            <w:tcW w:w="900" w:type="dxa"/>
            <w:tcBorders>
              <w:top w:val="nil"/>
              <w:left w:val="nil"/>
              <w:bottom w:val="nil"/>
              <w:right w:val="nil"/>
            </w:tcBorders>
            <w:noWrap/>
            <w:tcMar>
              <w:left w:w="29" w:type="dxa"/>
              <w:right w:w="29" w:type="dxa"/>
            </w:tcMar>
            <w:hideMark/>
          </w:tcPr>
          <w:p w14:paraId="2A52C8AF" w14:textId="77777777" w:rsidR="00DE245A" w:rsidRPr="00B9646D" w:rsidRDefault="00DE245A" w:rsidP="00546646">
            <w:pPr>
              <w:jc w:val="center"/>
              <w:rPr>
                <w:ins w:id="3253" w:author="Dylan CHEN" w:date="2026-08-05T17:30:00Z" w16du:dateUtc="2026-08-05T09:30:00Z"/>
                <w:color w:val="000000"/>
                <w:sz w:val="20"/>
                <w:szCs w:val="20"/>
              </w:rPr>
            </w:pPr>
            <w:ins w:id="3254" w:author="Dylan CHEN" w:date="2026-08-05T17:30:00Z" w16du:dateUtc="2026-08-05T09:30:00Z">
              <w:r w:rsidRPr="00B9646D">
                <w:rPr>
                  <w:color w:val="000000"/>
                  <w:sz w:val="20"/>
                  <w:szCs w:val="20"/>
                </w:rPr>
                <w:t>√</w:t>
              </w:r>
            </w:ins>
          </w:p>
        </w:tc>
        <w:tc>
          <w:tcPr>
            <w:tcW w:w="990" w:type="dxa"/>
            <w:tcBorders>
              <w:top w:val="nil"/>
              <w:left w:val="nil"/>
              <w:bottom w:val="nil"/>
              <w:right w:val="nil"/>
            </w:tcBorders>
            <w:noWrap/>
            <w:tcMar>
              <w:left w:w="29" w:type="dxa"/>
              <w:right w:w="29" w:type="dxa"/>
            </w:tcMar>
            <w:hideMark/>
          </w:tcPr>
          <w:p w14:paraId="44E99859" w14:textId="77777777" w:rsidR="00DE245A" w:rsidRPr="00B9646D" w:rsidRDefault="00DE245A" w:rsidP="00546646">
            <w:pPr>
              <w:jc w:val="center"/>
              <w:rPr>
                <w:ins w:id="3255" w:author="Dylan CHEN" w:date="2026-08-05T17:30:00Z" w16du:dateUtc="2026-08-05T09:30:00Z"/>
                <w:color w:val="000000"/>
                <w:sz w:val="20"/>
                <w:szCs w:val="20"/>
              </w:rPr>
            </w:pPr>
          </w:p>
        </w:tc>
        <w:tc>
          <w:tcPr>
            <w:tcW w:w="1751" w:type="dxa"/>
            <w:tcBorders>
              <w:top w:val="nil"/>
              <w:left w:val="nil"/>
              <w:bottom w:val="nil"/>
              <w:right w:val="nil"/>
            </w:tcBorders>
            <w:noWrap/>
            <w:tcMar>
              <w:left w:w="29" w:type="dxa"/>
              <w:right w:w="29" w:type="dxa"/>
            </w:tcMar>
            <w:hideMark/>
          </w:tcPr>
          <w:p w14:paraId="50865FB4" w14:textId="77777777" w:rsidR="00DE245A" w:rsidRPr="00B9646D" w:rsidRDefault="00DE245A" w:rsidP="00546646">
            <w:pPr>
              <w:rPr>
                <w:ins w:id="3256" w:author="Dylan CHEN" w:date="2026-08-05T17:30:00Z" w16du:dateUtc="2026-08-05T09:30:00Z"/>
                <w:sz w:val="20"/>
                <w:szCs w:val="20"/>
              </w:rPr>
            </w:pPr>
          </w:p>
        </w:tc>
        <w:tc>
          <w:tcPr>
            <w:tcW w:w="1219" w:type="dxa"/>
            <w:tcBorders>
              <w:top w:val="nil"/>
              <w:left w:val="nil"/>
              <w:bottom w:val="nil"/>
              <w:right w:val="nil"/>
            </w:tcBorders>
            <w:noWrap/>
            <w:tcMar>
              <w:left w:w="29" w:type="dxa"/>
              <w:right w:w="29" w:type="dxa"/>
            </w:tcMar>
            <w:hideMark/>
          </w:tcPr>
          <w:p w14:paraId="4E126045" w14:textId="77777777" w:rsidR="00DE245A" w:rsidRPr="00B9646D" w:rsidRDefault="00DE245A" w:rsidP="00546646">
            <w:pPr>
              <w:rPr>
                <w:ins w:id="3257" w:author="Dylan CHEN" w:date="2026-08-05T17:30:00Z" w16du:dateUtc="2026-08-05T09:30:00Z"/>
                <w:sz w:val="20"/>
                <w:szCs w:val="20"/>
              </w:rPr>
            </w:pPr>
          </w:p>
        </w:tc>
      </w:tr>
      <w:tr w:rsidR="00DE245A" w:rsidRPr="00B9646D" w14:paraId="2EEB40DC" w14:textId="77777777" w:rsidTr="00546646">
        <w:trPr>
          <w:trHeight w:val="340"/>
          <w:jc w:val="center"/>
          <w:ins w:id="3258" w:author="Dylan CHEN" w:date="2026-08-05T17:30:00Z"/>
        </w:trPr>
        <w:tc>
          <w:tcPr>
            <w:tcW w:w="2044" w:type="dxa"/>
            <w:tcBorders>
              <w:top w:val="nil"/>
              <w:left w:val="nil"/>
              <w:bottom w:val="nil"/>
              <w:right w:val="nil"/>
            </w:tcBorders>
            <w:noWrap/>
            <w:tcMar>
              <w:left w:w="29" w:type="dxa"/>
              <w:right w:w="29" w:type="dxa"/>
            </w:tcMar>
            <w:hideMark/>
          </w:tcPr>
          <w:p w14:paraId="61C43D8C" w14:textId="77777777" w:rsidR="00DE245A" w:rsidRPr="00B9646D" w:rsidRDefault="00DE245A" w:rsidP="00546646">
            <w:pPr>
              <w:rPr>
                <w:ins w:id="3259" w:author="Dylan CHEN" w:date="2026-08-05T17:30:00Z" w16du:dateUtc="2026-08-05T09:30:00Z"/>
                <w:color w:val="000000"/>
                <w:sz w:val="20"/>
                <w:szCs w:val="20"/>
              </w:rPr>
            </w:pPr>
            <w:ins w:id="3260" w:author="Dylan CHEN" w:date="2026-08-05T17:30:00Z" w16du:dateUtc="2026-08-05T09:30:00Z">
              <w:r w:rsidRPr="00B9646D">
                <w:rPr>
                  <w:color w:val="000000"/>
                  <w:sz w:val="20"/>
                  <w:szCs w:val="20"/>
                </w:rPr>
                <w:t xml:space="preserve">controlling for </w:t>
              </w:r>
              <w:r w:rsidRPr="00B9646D">
                <w:rPr>
                  <w:i/>
                  <w:iCs/>
                  <w:color w:val="000000"/>
                  <w:sz w:val="20"/>
                  <w:szCs w:val="20"/>
                </w:rPr>
                <w:t>age</w:t>
              </w:r>
              <w:r w:rsidRPr="00B9646D">
                <w:rPr>
                  <w:i/>
                  <w:iCs/>
                  <w:color w:val="000000"/>
                  <w:sz w:val="20"/>
                  <w:szCs w:val="20"/>
                  <w:vertAlign w:val="subscript"/>
                </w:rPr>
                <w:t>j</w:t>
              </w:r>
              <w:r w:rsidRPr="00B9646D">
                <w:rPr>
                  <w:i/>
                  <w:iCs/>
                  <w:color w:val="000000"/>
                  <w:sz w:val="20"/>
                  <w:szCs w:val="20"/>
                  <w:vertAlign w:val="superscript"/>
                </w:rPr>
                <w:t>3</w:t>
              </w:r>
            </w:ins>
          </w:p>
        </w:tc>
        <w:tc>
          <w:tcPr>
            <w:tcW w:w="729" w:type="dxa"/>
            <w:tcBorders>
              <w:top w:val="nil"/>
              <w:left w:val="nil"/>
              <w:bottom w:val="nil"/>
              <w:right w:val="nil"/>
            </w:tcBorders>
            <w:noWrap/>
            <w:tcMar>
              <w:left w:w="29" w:type="dxa"/>
              <w:right w:w="29" w:type="dxa"/>
            </w:tcMar>
            <w:hideMark/>
          </w:tcPr>
          <w:p w14:paraId="4079FDEC" w14:textId="77777777" w:rsidR="00DE245A" w:rsidRPr="00B9646D" w:rsidRDefault="00DE245A" w:rsidP="00546646">
            <w:pPr>
              <w:rPr>
                <w:ins w:id="3261" w:author="Dylan CHEN" w:date="2026-08-05T17:30:00Z" w16du:dateUtc="2026-08-05T09:30:00Z"/>
                <w:color w:val="000000"/>
                <w:sz w:val="20"/>
                <w:szCs w:val="20"/>
              </w:rPr>
            </w:pPr>
          </w:p>
        </w:tc>
        <w:tc>
          <w:tcPr>
            <w:tcW w:w="917" w:type="dxa"/>
            <w:tcBorders>
              <w:top w:val="nil"/>
              <w:left w:val="nil"/>
              <w:bottom w:val="nil"/>
              <w:right w:val="nil"/>
            </w:tcBorders>
            <w:noWrap/>
            <w:tcMar>
              <w:left w:w="29" w:type="dxa"/>
              <w:right w:w="29" w:type="dxa"/>
            </w:tcMar>
            <w:hideMark/>
          </w:tcPr>
          <w:p w14:paraId="230F2D50" w14:textId="77777777" w:rsidR="00DE245A" w:rsidRPr="00B9646D" w:rsidRDefault="00DE245A" w:rsidP="00546646">
            <w:pPr>
              <w:rPr>
                <w:ins w:id="3262" w:author="Dylan CHEN" w:date="2026-08-05T17:30:00Z" w16du:dateUtc="2026-08-05T09:30:00Z"/>
                <w:color w:val="000000"/>
                <w:sz w:val="20"/>
                <w:szCs w:val="20"/>
              </w:rPr>
            </w:pPr>
          </w:p>
        </w:tc>
        <w:tc>
          <w:tcPr>
            <w:tcW w:w="810" w:type="dxa"/>
            <w:tcBorders>
              <w:top w:val="nil"/>
              <w:left w:val="nil"/>
              <w:bottom w:val="nil"/>
              <w:right w:val="nil"/>
            </w:tcBorders>
            <w:noWrap/>
            <w:tcMar>
              <w:left w:w="29" w:type="dxa"/>
              <w:right w:w="29" w:type="dxa"/>
            </w:tcMar>
            <w:hideMark/>
          </w:tcPr>
          <w:p w14:paraId="184A2317" w14:textId="77777777" w:rsidR="00DE245A" w:rsidRPr="00B9646D" w:rsidRDefault="00DE245A" w:rsidP="00546646">
            <w:pPr>
              <w:rPr>
                <w:ins w:id="3263" w:author="Dylan CHEN" w:date="2026-08-05T17:30:00Z" w16du:dateUtc="2026-08-05T09:30:00Z"/>
                <w:sz w:val="20"/>
                <w:szCs w:val="20"/>
              </w:rPr>
            </w:pPr>
          </w:p>
        </w:tc>
        <w:tc>
          <w:tcPr>
            <w:tcW w:w="900" w:type="dxa"/>
            <w:tcBorders>
              <w:top w:val="nil"/>
              <w:left w:val="nil"/>
              <w:bottom w:val="nil"/>
              <w:right w:val="nil"/>
            </w:tcBorders>
            <w:noWrap/>
            <w:tcMar>
              <w:left w:w="29" w:type="dxa"/>
              <w:right w:w="29" w:type="dxa"/>
            </w:tcMar>
            <w:hideMark/>
          </w:tcPr>
          <w:p w14:paraId="6F30F8B4" w14:textId="77777777" w:rsidR="00DE245A" w:rsidRPr="00B9646D" w:rsidRDefault="00DE245A" w:rsidP="00546646">
            <w:pPr>
              <w:jc w:val="center"/>
              <w:rPr>
                <w:ins w:id="3264" w:author="Dylan CHEN" w:date="2026-08-05T17:30:00Z" w16du:dateUtc="2026-08-05T09:30:00Z"/>
                <w:color w:val="000000"/>
                <w:sz w:val="20"/>
                <w:szCs w:val="20"/>
              </w:rPr>
            </w:pPr>
            <w:ins w:id="3265" w:author="Dylan CHEN" w:date="2026-08-05T17:30:00Z" w16du:dateUtc="2026-08-05T09:30:00Z">
              <w:r w:rsidRPr="00B9646D">
                <w:rPr>
                  <w:color w:val="000000"/>
                  <w:sz w:val="20"/>
                  <w:szCs w:val="20"/>
                </w:rPr>
                <w:t>√</w:t>
              </w:r>
            </w:ins>
          </w:p>
        </w:tc>
        <w:tc>
          <w:tcPr>
            <w:tcW w:w="990" w:type="dxa"/>
            <w:tcBorders>
              <w:top w:val="nil"/>
              <w:left w:val="nil"/>
              <w:bottom w:val="nil"/>
              <w:right w:val="nil"/>
            </w:tcBorders>
            <w:noWrap/>
            <w:tcMar>
              <w:left w:w="29" w:type="dxa"/>
              <w:right w:w="29" w:type="dxa"/>
            </w:tcMar>
            <w:hideMark/>
          </w:tcPr>
          <w:p w14:paraId="44C1F8F1" w14:textId="77777777" w:rsidR="00DE245A" w:rsidRPr="00B9646D" w:rsidRDefault="00DE245A" w:rsidP="00546646">
            <w:pPr>
              <w:jc w:val="center"/>
              <w:rPr>
                <w:ins w:id="3266" w:author="Dylan CHEN" w:date="2026-08-05T17:30:00Z" w16du:dateUtc="2026-08-05T09:30:00Z"/>
                <w:color w:val="000000"/>
                <w:sz w:val="20"/>
                <w:szCs w:val="20"/>
              </w:rPr>
            </w:pPr>
          </w:p>
        </w:tc>
        <w:tc>
          <w:tcPr>
            <w:tcW w:w="1751" w:type="dxa"/>
            <w:tcBorders>
              <w:top w:val="nil"/>
              <w:left w:val="nil"/>
              <w:bottom w:val="nil"/>
              <w:right w:val="nil"/>
            </w:tcBorders>
            <w:noWrap/>
            <w:tcMar>
              <w:left w:w="29" w:type="dxa"/>
              <w:right w:w="29" w:type="dxa"/>
            </w:tcMar>
            <w:hideMark/>
          </w:tcPr>
          <w:p w14:paraId="60781070" w14:textId="77777777" w:rsidR="00DE245A" w:rsidRPr="00B9646D" w:rsidRDefault="00DE245A" w:rsidP="00546646">
            <w:pPr>
              <w:rPr>
                <w:ins w:id="3267" w:author="Dylan CHEN" w:date="2026-08-05T17:30:00Z" w16du:dateUtc="2026-08-05T09:30:00Z"/>
                <w:sz w:val="20"/>
                <w:szCs w:val="20"/>
              </w:rPr>
            </w:pPr>
          </w:p>
        </w:tc>
        <w:tc>
          <w:tcPr>
            <w:tcW w:w="1219" w:type="dxa"/>
            <w:tcBorders>
              <w:top w:val="nil"/>
              <w:left w:val="nil"/>
              <w:bottom w:val="nil"/>
              <w:right w:val="nil"/>
            </w:tcBorders>
            <w:noWrap/>
            <w:tcMar>
              <w:left w:w="29" w:type="dxa"/>
              <w:right w:w="29" w:type="dxa"/>
            </w:tcMar>
            <w:hideMark/>
          </w:tcPr>
          <w:p w14:paraId="791B7F30" w14:textId="77777777" w:rsidR="00DE245A" w:rsidRPr="00B9646D" w:rsidRDefault="00DE245A" w:rsidP="00546646">
            <w:pPr>
              <w:rPr>
                <w:ins w:id="3268" w:author="Dylan CHEN" w:date="2026-08-05T17:30:00Z" w16du:dateUtc="2026-08-05T09:30:00Z"/>
                <w:sz w:val="20"/>
                <w:szCs w:val="20"/>
              </w:rPr>
            </w:pPr>
          </w:p>
        </w:tc>
      </w:tr>
      <w:tr w:rsidR="00DE245A" w:rsidRPr="00B9646D" w14:paraId="1108F0FE" w14:textId="77777777" w:rsidTr="00546646">
        <w:trPr>
          <w:trHeight w:val="320"/>
          <w:jc w:val="center"/>
          <w:ins w:id="3269" w:author="Dylan CHEN" w:date="2026-08-05T17:30:00Z"/>
        </w:trPr>
        <w:tc>
          <w:tcPr>
            <w:tcW w:w="2044" w:type="dxa"/>
            <w:tcBorders>
              <w:top w:val="nil"/>
              <w:left w:val="nil"/>
              <w:bottom w:val="nil"/>
              <w:right w:val="nil"/>
            </w:tcBorders>
            <w:noWrap/>
            <w:tcMar>
              <w:left w:w="29" w:type="dxa"/>
              <w:right w:w="29" w:type="dxa"/>
            </w:tcMar>
            <w:hideMark/>
          </w:tcPr>
          <w:p w14:paraId="12240B78" w14:textId="77777777" w:rsidR="00DE245A" w:rsidRPr="00B9646D" w:rsidRDefault="00DE245A" w:rsidP="00546646">
            <w:pPr>
              <w:rPr>
                <w:ins w:id="3270" w:author="Dylan CHEN" w:date="2026-08-05T17:30:00Z" w16du:dateUtc="2026-08-05T09:30:00Z"/>
                <w:color w:val="000000"/>
                <w:sz w:val="20"/>
                <w:szCs w:val="20"/>
              </w:rPr>
            </w:pPr>
            <w:ins w:id="3271" w:author="Dylan CHEN" w:date="2026-08-05T17:30:00Z" w16du:dateUtc="2026-08-05T09:30:00Z">
              <w:r w:rsidRPr="00B9646D">
                <w:rPr>
                  <w:color w:val="000000"/>
                  <w:sz w:val="20"/>
                  <w:szCs w:val="20"/>
                </w:rPr>
                <w:t>answer timing FE</w:t>
              </w:r>
            </w:ins>
          </w:p>
        </w:tc>
        <w:tc>
          <w:tcPr>
            <w:tcW w:w="729" w:type="dxa"/>
            <w:tcBorders>
              <w:top w:val="nil"/>
              <w:left w:val="nil"/>
              <w:bottom w:val="nil"/>
              <w:right w:val="nil"/>
            </w:tcBorders>
            <w:noWrap/>
            <w:tcMar>
              <w:left w:w="29" w:type="dxa"/>
              <w:right w:w="29" w:type="dxa"/>
            </w:tcMar>
            <w:hideMark/>
          </w:tcPr>
          <w:p w14:paraId="0BD8C261" w14:textId="77777777" w:rsidR="00DE245A" w:rsidRPr="00B9646D" w:rsidRDefault="00DE245A" w:rsidP="00546646">
            <w:pPr>
              <w:rPr>
                <w:ins w:id="3272" w:author="Dylan CHEN" w:date="2026-08-05T17:30:00Z" w16du:dateUtc="2026-08-05T09:30:00Z"/>
                <w:color w:val="000000"/>
                <w:sz w:val="20"/>
                <w:szCs w:val="20"/>
              </w:rPr>
            </w:pPr>
          </w:p>
        </w:tc>
        <w:tc>
          <w:tcPr>
            <w:tcW w:w="917" w:type="dxa"/>
            <w:tcBorders>
              <w:top w:val="nil"/>
              <w:left w:val="nil"/>
              <w:bottom w:val="nil"/>
              <w:right w:val="nil"/>
            </w:tcBorders>
            <w:noWrap/>
            <w:tcMar>
              <w:left w:w="29" w:type="dxa"/>
              <w:right w:w="29" w:type="dxa"/>
            </w:tcMar>
            <w:hideMark/>
          </w:tcPr>
          <w:p w14:paraId="15A5B72B" w14:textId="77777777" w:rsidR="00DE245A" w:rsidRPr="00B9646D" w:rsidRDefault="00DE245A" w:rsidP="00546646">
            <w:pPr>
              <w:rPr>
                <w:ins w:id="3273" w:author="Dylan CHEN" w:date="2026-08-05T17:30:00Z" w16du:dateUtc="2026-08-05T09:30:00Z"/>
                <w:color w:val="000000"/>
                <w:sz w:val="20"/>
                <w:szCs w:val="20"/>
              </w:rPr>
            </w:pPr>
          </w:p>
        </w:tc>
        <w:tc>
          <w:tcPr>
            <w:tcW w:w="810" w:type="dxa"/>
            <w:tcBorders>
              <w:top w:val="nil"/>
              <w:left w:val="nil"/>
              <w:bottom w:val="nil"/>
              <w:right w:val="nil"/>
            </w:tcBorders>
            <w:noWrap/>
            <w:tcMar>
              <w:left w:w="29" w:type="dxa"/>
              <w:right w:w="29" w:type="dxa"/>
            </w:tcMar>
            <w:hideMark/>
          </w:tcPr>
          <w:p w14:paraId="11709B61" w14:textId="77777777" w:rsidR="00DE245A" w:rsidRPr="00B9646D" w:rsidRDefault="00DE245A" w:rsidP="00546646">
            <w:pPr>
              <w:rPr>
                <w:ins w:id="3274" w:author="Dylan CHEN" w:date="2026-08-05T17:30:00Z" w16du:dateUtc="2026-08-05T09:30:00Z"/>
                <w:sz w:val="20"/>
                <w:szCs w:val="20"/>
              </w:rPr>
            </w:pPr>
          </w:p>
        </w:tc>
        <w:tc>
          <w:tcPr>
            <w:tcW w:w="900" w:type="dxa"/>
            <w:tcBorders>
              <w:top w:val="nil"/>
              <w:left w:val="nil"/>
              <w:bottom w:val="nil"/>
              <w:right w:val="nil"/>
            </w:tcBorders>
            <w:noWrap/>
            <w:tcMar>
              <w:left w:w="29" w:type="dxa"/>
              <w:right w:w="29" w:type="dxa"/>
            </w:tcMar>
            <w:hideMark/>
          </w:tcPr>
          <w:p w14:paraId="280598E7" w14:textId="77777777" w:rsidR="00DE245A" w:rsidRPr="00B9646D" w:rsidRDefault="00DE245A" w:rsidP="00546646">
            <w:pPr>
              <w:rPr>
                <w:ins w:id="3275" w:author="Dylan CHEN" w:date="2026-08-05T17:30:00Z" w16du:dateUtc="2026-08-05T09:30:00Z"/>
                <w:sz w:val="20"/>
                <w:szCs w:val="20"/>
              </w:rPr>
            </w:pPr>
          </w:p>
        </w:tc>
        <w:tc>
          <w:tcPr>
            <w:tcW w:w="990" w:type="dxa"/>
            <w:tcBorders>
              <w:top w:val="nil"/>
              <w:left w:val="nil"/>
              <w:bottom w:val="nil"/>
              <w:right w:val="nil"/>
            </w:tcBorders>
            <w:noWrap/>
            <w:tcMar>
              <w:left w:w="29" w:type="dxa"/>
              <w:right w:w="29" w:type="dxa"/>
            </w:tcMar>
            <w:hideMark/>
          </w:tcPr>
          <w:p w14:paraId="79C7A663" w14:textId="77777777" w:rsidR="00DE245A" w:rsidRPr="00B9646D" w:rsidRDefault="00DE245A" w:rsidP="00546646">
            <w:pPr>
              <w:jc w:val="center"/>
              <w:rPr>
                <w:ins w:id="3276" w:author="Dylan CHEN" w:date="2026-08-05T17:30:00Z" w16du:dateUtc="2026-08-05T09:30:00Z"/>
                <w:color w:val="000000"/>
                <w:sz w:val="20"/>
                <w:szCs w:val="20"/>
              </w:rPr>
            </w:pPr>
            <w:ins w:id="3277" w:author="Dylan CHEN" w:date="2026-08-05T17:30:00Z" w16du:dateUtc="2026-08-05T09:30:00Z">
              <w:r w:rsidRPr="00B9646D">
                <w:rPr>
                  <w:color w:val="000000"/>
                  <w:sz w:val="20"/>
                  <w:szCs w:val="20"/>
                </w:rPr>
                <w:t>√</w:t>
              </w:r>
            </w:ins>
          </w:p>
        </w:tc>
        <w:tc>
          <w:tcPr>
            <w:tcW w:w="1751" w:type="dxa"/>
            <w:tcBorders>
              <w:top w:val="nil"/>
              <w:left w:val="nil"/>
              <w:bottom w:val="nil"/>
              <w:right w:val="nil"/>
            </w:tcBorders>
            <w:noWrap/>
            <w:tcMar>
              <w:left w:w="29" w:type="dxa"/>
              <w:right w:w="29" w:type="dxa"/>
            </w:tcMar>
            <w:hideMark/>
          </w:tcPr>
          <w:p w14:paraId="7B472750" w14:textId="77777777" w:rsidR="00DE245A" w:rsidRPr="00B9646D" w:rsidRDefault="00DE245A" w:rsidP="00546646">
            <w:pPr>
              <w:jc w:val="center"/>
              <w:rPr>
                <w:ins w:id="3278" w:author="Dylan CHEN" w:date="2026-08-05T17:30:00Z" w16du:dateUtc="2026-08-05T09:30:00Z"/>
                <w:color w:val="000000"/>
                <w:sz w:val="20"/>
                <w:szCs w:val="20"/>
              </w:rPr>
            </w:pPr>
            <w:ins w:id="3279" w:author="Dylan CHEN" w:date="2026-08-05T17:30:00Z" w16du:dateUtc="2026-08-05T09:30:00Z">
              <w:r w:rsidRPr="00B9646D">
                <w:rPr>
                  <w:color w:val="000000"/>
                  <w:sz w:val="20"/>
                  <w:szCs w:val="20"/>
                </w:rPr>
                <w:t>√</w:t>
              </w:r>
            </w:ins>
          </w:p>
        </w:tc>
        <w:tc>
          <w:tcPr>
            <w:tcW w:w="1219" w:type="dxa"/>
            <w:tcBorders>
              <w:top w:val="nil"/>
              <w:left w:val="nil"/>
              <w:bottom w:val="nil"/>
              <w:right w:val="nil"/>
            </w:tcBorders>
            <w:noWrap/>
            <w:tcMar>
              <w:left w:w="29" w:type="dxa"/>
              <w:right w:w="29" w:type="dxa"/>
            </w:tcMar>
            <w:hideMark/>
          </w:tcPr>
          <w:p w14:paraId="73BC11EF" w14:textId="77777777" w:rsidR="00DE245A" w:rsidRPr="00B9646D" w:rsidRDefault="00DE245A" w:rsidP="00546646">
            <w:pPr>
              <w:jc w:val="center"/>
              <w:rPr>
                <w:ins w:id="3280" w:author="Dylan CHEN" w:date="2026-08-05T17:30:00Z" w16du:dateUtc="2026-08-05T09:30:00Z"/>
                <w:color w:val="000000"/>
                <w:sz w:val="20"/>
                <w:szCs w:val="20"/>
              </w:rPr>
            </w:pPr>
            <w:ins w:id="3281" w:author="Dylan CHEN" w:date="2026-08-05T17:30:00Z" w16du:dateUtc="2026-08-05T09:30:00Z">
              <w:r w:rsidRPr="00B9646D">
                <w:rPr>
                  <w:color w:val="000000"/>
                  <w:sz w:val="20"/>
                  <w:szCs w:val="20"/>
                </w:rPr>
                <w:t>√</w:t>
              </w:r>
            </w:ins>
          </w:p>
        </w:tc>
      </w:tr>
      <w:tr w:rsidR="00DE245A" w:rsidRPr="00B9646D" w14:paraId="0DDB712C" w14:textId="77777777" w:rsidTr="00546646">
        <w:trPr>
          <w:trHeight w:val="340"/>
          <w:jc w:val="center"/>
          <w:ins w:id="3282" w:author="Dylan CHEN" w:date="2026-08-05T17:30:00Z"/>
        </w:trPr>
        <w:tc>
          <w:tcPr>
            <w:tcW w:w="2044" w:type="dxa"/>
            <w:tcBorders>
              <w:top w:val="nil"/>
              <w:left w:val="nil"/>
              <w:bottom w:val="single" w:sz="8" w:space="0" w:color="auto"/>
              <w:right w:val="nil"/>
            </w:tcBorders>
            <w:noWrap/>
            <w:tcMar>
              <w:left w:w="29" w:type="dxa"/>
              <w:right w:w="29" w:type="dxa"/>
            </w:tcMar>
            <w:hideMark/>
          </w:tcPr>
          <w:p w14:paraId="1F11FACB" w14:textId="77777777" w:rsidR="00DE245A" w:rsidRPr="00B9646D" w:rsidRDefault="00DE245A" w:rsidP="00546646">
            <w:pPr>
              <w:rPr>
                <w:ins w:id="3283" w:author="Dylan CHEN" w:date="2026-08-05T17:30:00Z" w16du:dateUtc="2026-08-05T09:30:00Z"/>
                <w:color w:val="000000"/>
                <w:sz w:val="20"/>
                <w:szCs w:val="20"/>
              </w:rPr>
            </w:pPr>
            <w:ins w:id="3284" w:author="Dylan CHEN" w:date="2026-08-05T17:30:00Z" w16du:dateUtc="2026-08-05T09:30:00Z">
              <w:r w:rsidRPr="00B9646D">
                <w:rPr>
                  <w:color w:val="000000"/>
                  <w:sz w:val="20"/>
                  <w:szCs w:val="20"/>
                </w:rPr>
                <w:t>other controls</w:t>
              </w:r>
            </w:ins>
          </w:p>
        </w:tc>
        <w:tc>
          <w:tcPr>
            <w:tcW w:w="729" w:type="dxa"/>
            <w:tcBorders>
              <w:top w:val="nil"/>
              <w:left w:val="nil"/>
              <w:bottom w:val="single" w:sz="8" w:space="0" w:color="auto"/>
              <w:right w:val="nil"/>
            </w:tcBorders>
            <w:noWrap/>
            <w:tcMar>
              <w:left w:w="29" w:type="dxa"/>
              <w:right w:w="29" w:type="dxa"/>
            </w:tcMar>
            <w:hideMark/>
          </w:tcPr>
          <w:p w14:paraId="0FCF1245" w14:textId="77777777" w:rsidR="00DE245A" w:rsidRPr="00B9646D" w:rsidRDefault="00DE245A" w:rsidP="00546646">
            <w:pPr>
              <w:jc w:val="center"/>
              <w:rPr>
                <w:ins w:id="3285" w:author="Dylan CHEN" w:date="2026-08-05T17:30:00Z" w16du:dateUtc="2026-08-05T09:30:00Z"/>
                <w:color w:val="000000"/>
                <w:sz w:val="20"/>
                <w:szCs w:val="20"/>
              </w:rPr>
            </w:pPr>
            <w:ins w:id="3286" w:author="Dylan CHEN" w:date="2026-08-05T17:30:00Z" w16du:dateUtc="2026-08-05T09:30:00Z">
              <w:r w:rsidRPr="00B9646D">
                <w:rPr>
                  <w:color w:val="000000"/>
                  <w:sz w:val="20"/>
                  <w:szCs w:val="20"/>
                </w:rPr>
                <w:t>√</w:t>
              </w:r>
            </w:ins>
          </w:p>
        </w:tc>
        <w:tc>
          <w:tcPr>
            <w:tcW w:w="917" w:type="dxa"/>
            <w:tcBorders>
              <w:top w:val="nil"/>
              <w:left w:val="nil"/>
              <w:bottom w:val="single" w:sz="8" w:space="0" w:color="auto"/>
              <w:right w:val="nil"/>
            </w:tcBorders>
            <w:noWrap/>
            <w:tcMar>
              <w:left w:w="29" w:type="dxa"/>
              <w:right w:w="29" w:type="dxa"/>
            </w:tcMar>
            <w:hideMark/>
          </w:tcPr>
          <w:p w14:paraId="15FC9059" w14:textId="77777777" w:rsidR="00DE245A" w:rsidRPr="00B9646D" w:rsidRDefault="00DE245A" w:rsidP="00546646">
            <w:pPr>
              <w:jc w:val="center"/>
              <w:rPr>
                <w:ins w:id="3287" w:author="Dylan CHEN" w:date="2026-08-05T17:30:00Z" w16du:dateUtc="2026-08-05T09:30:00Z"/>
                <w:color w:val="000000"/>
                <w:sz w:val="20"/>
                <w:szCs w:val="20"/>
              </w:rPr>
            </w:pPr>
            <w:ins w:id="3288" w:author="Dylan CHEN" w:date="2026-08-05T17:30:00Z" w16du:dateUtc="2026-08-05T09:30:00Z">
              <w:r w:rsidRPr="00B9646D">
                <w:rPr>
                  <w:color w:val="000000"/>
                  <w:sz w:val="20"/>
                  <w:szCs w:val="20"/>
                </w:rPr>
                <w:t>√</w:t>
              </w:r>
            </w:ins>
          </w:p>
        </w:tc>
        <w:tc>
          <w:tcPr>
            <w:tcW w:w="810" w:type="dxa"/>
            <w:tcBorders>
              <w:top w:val="nil"/>
              <w:left w:val="nil"/>
              <w:bottom w:val="single" w:sz="8" w:space="0" w:color="auto"/>
              <w:right w:val="nil"/>
            </w:tcBorders>
            <w:noWrap/>
            <w:tcMar>
              <w:left w:w="29" w:type="dxa"/>
              <w:right w:w="29" w:type="dxa"/>
            </w:tcMar>
            <w:hideMark/>
          </w:tcPr>
          <w:p w14:paraId="153A716A" w14:textId="77777777" w:rsidR="00DE245A" w:rsidRPr="00B9646D" w:rsidRDefault="00DE245A" w:rsidP="00546646">
            <w:pPr>
              <w:jc w:val="center"/>
              <w:rPr>
                <w:ins w:id="3289" w:author="Dylan CHEN" w:date="2026-08-05T17:30:00Z" w16du:dateUtc="2026-08-05T09:30:00Z"/>
                <w:color w:val="000000"/>
                <w:sz w:val="20"/>
                <w:szCs w:val="20"/>
              </w:rPr>
            </w:pPr>
            <w:ins w:id="3290" w:author="Dylan CHEN" w:date="2026-08-05T17:30:00Z" w16du:dateUtc="2026-08-05T09:30:00Z">
              <w:r w:rsidRPr="00B9646D">
                <w:rPr>
                  <w:color w:val="000000"/>
                  <w:sz w:val="20"/>
                  <w:szCs w:val="20"/>
                </w:rPr>
                <w:t>√</w:t>
              </w:r>
            </w:ins>
          </w:p>
        </w:tc>
        <w:tc>
          <w:tcPr>
            <w:tcW w:w="900" w:type="dxa"/>
            <w:tcBorders>
              <w:top w:val="nil"/>
              <w:left w:val="nil"/>
              <w:bottom w:val="single" w:sz="8" w:space="0" w:color="auto"/>
              <w:right w:val="nil"/>
            </w:tcBorders>
            <w:noWrap/>
            <w:tcMar>
              <w:left w:w="29" w:type="dxa"/>
              <w:right w:w="29" w:type="dxa"/>
            </w:tcMar>
            <w:hideMark/>
          </w:tcPr>
          <w:p w14:paraId="7E1DA321" w14:textId="77777777" w:rsidR="00DE245A" w:rsidRPr="00B9646D" w:rsidRDefault="00DE245A" w:rsidP="00546646">
            <w:pPr>
              <w:jc w:val="center"/>
              <w:rPr>
                <w:ins w:id="3291" w:author="Dylan CHEN" w:date="2026-08-05T17:30:00Z" w16du:dateUtc="2026-08-05T09:30:00Z"/>
                <w:color w:val="000000"/>
                <w:sz w:val="20"/>
                <w:szCs w:val="20"/>
              </w:rPr>
            </w:pPr>
            <w:ins w:id="3292" w:author="Dylan CHEN" w:date="2026-08-05T17:30:00Z" w16du:dateUtc="2026-08-05T09:30:00Z">
              <w:r w:rsidRPr="00B9646D">
                <w:rPr>
                  <w:color w:val="000000"/>
                  <w:sz w:val="20"/>
                  <w:szCs w:val="20"/>
                </w:rPr>
                <w:t>√</w:t>
              </w:r>
            </w:ins>
          </w:p>
        </w:tc>
        <w:tc>
          <w:tcPr>
            <w:tcW w:w="990" w:type="dxa"/>
            <w:tcBorders>
              <w:top w:val="nil"/>
              <w:left w:val="nil"/>
              <w:bottom w:val="single" w:sz="8" w:space="0" w:color="auto"/>
              <w:right w:val="nil"/>
            </w:tcBorders>
            <w:noWrap/>
            <w:tcMar>
              <w:left w:w="29" w:type="dxa"/>
              <w:right w:w="29" w:type="dxa"/>
            </w:tcMar>
            <w:hideMark/>
          </w:tcPr>
          <w:p w14:paraId="52082EF6" w14:textId="77777777" w:rsidR="00DE245A" w:rsidRPr="00B9646D" w:rsidRDefault="00DE245A" w:rsidP="00546646">
            <w:pPr>
              <w:jc w:val="center"/>
              <w:rPr>
                <w:ins w:id="3293" w:author="Dylan CHEN" w:date="2026-08-05T17:30:00Z" w16du:dateUtc="2026-08-05T09:30:00Z"/>
                <w:color w:val="000000"/>
                <w:sz w:val="20"/>
                <w:szCs w:val="20"/>
              </w:rPr>
            </w:pPr>
            <w:ins w:id="3294" w:author="Dylan CHEN" w:date="2026-08-05T17:30:00Z" w16du:dateUtc="2026-08-05T09:30:00Z">
              <w:r w:rsidRPr="00B9646D">
                <w:rPr>
                  <w:color w:val="000000"/>
                  <w:sz w:val="20"/>
                  <w:szCs w:val="20"/>
                </w:rPr>
                <w:t>√</w:t>
              </w:r>
            </w:ins>
          </w:p>
        </w:tc>
        <w:tc>
          <w:tcPr>
            <w:tcW w:w="1751" w:type="dxa"/>
            <w:tcBorders>
              <w:top w:val="nil"/>
              <w:left w:val="nil"/>
              <w:bottom w:val="single" w:sz="8" w:space="0" w:color="auto"/>
              <w:right w:val="nil"/>
            </w:tcBorders>
            <w:noWrap/>
            <w:tcMar>
              <w:left w:w="29" w:type="dxa"/>
              <w:right w:w="29" w:type="dxa"/>
            </w:tcMar>
            <w:hideMark/>
          </w:tcPr>
          <w:p w14:paraId="1EFE6484" w14:textId="77777777" w:rsidR="00DE245A" w:rsidRPr="00B9646D" w:rsidRDefault="00DE245A" w:rsidP="00546646">
            <w:pPr>
              <w:jc w:val="center"/>
              <w:rPr>
                <w:ins w:id="3295" w:author="Dylan CHEN" w:date="2026-08-05T17:30:00Z" w16du:dateUtc="2026-08-05T09:30:00Z"/>
                <w:color w:val="000000"/>
                <w:sz w:val="20"/>
                <w:szCs w:val="20"/>
              </w:rPr>
            </w:pPr>
            <w:ins w:id="3296" w:author="Dylan CHEN" w:date="2026-08-05T17:30:00Z" w16du:dateUtc="2026-08-05T09:30:00Z">
              <w:r w:rsidRPr="00B9646D">
                <w:rPr>
                  <w:color w:val="000000"/>
                  <w:sz w:val="20"/>
                  <w:szCs w:val="20"/>
                </w:rPr>
                <w:t>√</w:t>
              </w:r>
            </w:ins>
          </w:p>
        </w:tc>
        <w:tc>
          <w:tcPr>
            <w:tcW w:w="1219" w:type="dxa"/>
            <w:tcBorders>
              <w:top w:val="nil"/>
              <w:left w:val="nil"/>
              <w:bottom w:val="single" w:sz="8" w:space="0" w:color="auto"/>
              <w:right w:val="nil"/>
            </w:tcBorders>
            <w:noWrap/>
            <w:tcMar>
              <w:left w:w="29" w:type="dxa"/>
              <w:right w:w="29" w:type="dxa"/>
            </w:tcMar>
            <w:hideMark/>
          </w:tcPr>
          <w:p w14:paraId="2062EAEE" w14:textId="77777777" w:rsidR="00DE245A" w:rsidRPr="00B9646D" w:rsidRDefault="00DE245A" w:rsidP="00546646">
            <w:pPr>
              <w:jc w:val="center"/>
              <w:rPr>
                <w:ins w:id="3297" w:author="Dylan CHEN" w:date="2026-08-05T17:30:00Z" w16du:dateUtc="2026-08-05T09:30:00Z"/>
                <w:color w:val="000000"/>
                <w:sz w:val="20"/>
                <w:szCs w:val="20"/>
              </w:rPr>
            </w:pPr>
            <w:ins w:id="3298" w:author="Dylan CHEN" w:date="2026-08-05T17:30:00Z" w16du:dateUtc="2026-08-05T09:30:00Z">
              <w:r w:rsidRPr="00B9646D">
                <w:rPr>
                  <w:color w:val="000000"/>
                  <w:sz w:val="20"/>
                  <w:szCs w:val="20"/>
                </w:rPr>
                <w:t>√ </w:t>
              </w:r>
            </w:ins>
          </w:p>
        </w:tc>
      </w:tr>
      <w:tr w:rsidR="00DE245A" w:rsidRPr="00B9646D" w14:paraId="5C45ABF8" w14:textId="77777777" w:rsidTr="00546646">
        <w:trPr>
          <w:trHeight w:val="320"/>
          <w:jc w:val="center"/>
          <w:ins w:id="3299" w:author="Dylan CHEN" w:date="2026-08-05T17:30:00Z"/>
        </w:trPr>
        <w:tc>
          <w:tcPr>
            <w:tcW w:w="2044" w:type="dxa"/>
            <w:tcBorders>
              <w:top w:val="nil"/>
              <w:left w:val="nil"/>
              <w:bottom w:val="nil"/>
              <w:right w:val="nil"/>
            </w:tcBorders>
            <w:noWrap/>
            <w:tcMar>
              <w:left w:w="29" w:type="dxa"/>
              <w:right w:w="29" w:type="dxa"/>
            </w:tcMar>
            <w:hideMark/>
          </w:tcPr>
          <w:p w14:paraId="36916E1E" w14:textId="77777777" w:rsidR="00DE245A" w:rsidRPr="00B9646D" w:rsidRDefault="00DE245A" w:rsidP="00546646">
            <w:pPr>
              <w:rPr>
                <w:ins w:id="3300" w:author="Dylan CHEN" w:date="2026-08-05T17:30:00Z" w16du:dateUtc="2026-08-05T09:30:00Z"/>
                <w:color w:val="000000"/>
                <w:sz w:val="20"/>
                <w:szCs w:val="20"/>
              </w:rPr>
            </w:pPr>
            <w:ins w:id="3301" w:author="Dylan CHEN" w:date="2026-08-05T17:30:00Z" w16du:dateUtc="2026-08-05T09:30:00Z">
              <w:r w:rsidRPr="00B9646D">
                <w:rPr>
                  <w:color w:val="000000"/>
                  <w:sz w:val="20"/>
                  <w:szCs w:val="20"/>
                </w:rPr>
                <w:t>N</w:t>
              </w:r>
            </w:ins>
          </w:p>
        </w:tc>
        <w:tc>
          <w:tcPr>
            <w:tcW w:w="729" w:type="dxa"/>
            <w:tcBorders>
              <w:top w:val="nil"/>
              <w:left w:val="nil"/>
              <w:bottom w:val="nil"/>
              <w:right w:val="nil"/>
            </w:tcBorders>
            <w:noWrap/>
            <w:tcMar>
              <w:left w:w="29" w:type="dxa"/>
              <w:right w:w="29" w:type="dxa"/>
            </w:tcMar>
            <w:hideMark/>
          </w:tcPr>
          <w:p w14:paraId="043A332B" w14:textId="77777777" w:rsidR="00DE245A" w:rsidRPr="00B9646D" w:rsidRDefault="00DE245A" w:rsidP="00546646">
            <w:pPr>
              <w:jc w:val="center"/>
              <w:rPr>
                <w:ins w:id="3302" w:author="Dylan CHEN" w:date="2026-08-05T17:30:00Z" w16du:dateUtc="2026-08-05T09:30:00Z"/>
                <w:color w:val="000000"/>
                <w:sz w:val="20"/>
                <w:szCs w:val="20"/>
              </w:rPr>
            </w:pPr>
            <w:ins w:id="3303" w:author="Dylan CHEN" w:date="2026-08-05T17:30:00Z" w16du:dateUtc="2026-08-05T09:30:00Z">
              <w:r w:rsidRPr="00B9646D">
                <w:rPr>
                  <w:color w:val="000000"/>
                  <w:sz w:val="20"/>
                  <w:szCs w:val="20"/>
                </w:rPr>
                <w:t>4,670</w:t>
              </w:r>
            </w:ins>
          </w:p>
        </w:tc>
        <w:tc>
          <w:tcPr>
            <w:tcW w:w="917" w:type="dxa"/>
            <w:tcBorders>
              <w:top w:val="nil"/>
              <w:left w:val="nil"/>
              <w:bottom w:val="nil"/>
              <w:right w:val="nil"/>
            </w:tcBorders>
            <w:noWrap/>
            <w:tcMar>
              <w:left w:w="29" w:type="dxa"/>
              <w:right w:w="29" w:type="dxa"/>
            </w:tcMar>
            <w:hideMark/>
          </w:tcPr>
          <w:p w14:paraId="47C9A9EC" w14:textId="77777777" w:rsidR="00DE245A" w:rsidRPr="00B9646D" w:rsidRDefault="00DE245A" w:rsidP="00546646">
            <w:pPr>
              <w:jc w:val="center"/>
              <w:rPr>
                <w:ins w:id="3304" w:author="Dylan CHEN" w:date="2026-08-05T17:30:00Z" w16du:dateUtc="2026-08-05T09:30:00Z"/>
                <w:color w:val="000000"/>
                <w:sz w:val="20"/>
                <w:szCs w:val="20"/>
              </w:rPr>
            </w:pPr>
            <w:ins w:id="3305" w:author="Dylan CHEN" w:date="2026-08-05T17:30:00Z" w16du:dateUtc="2026-08-05T09:30:00Z">
              <w:r w:rsidRPr="00B9646D">
                <w:rPr>
                  <w:color w:val="000000"/>
                  <w:sz w:val="20"/>
                  <w:szCs w:val="20"/>
                </w:rPr>
                <w:t>4,670</w:t>
              </w:r>
            </w:ins>
          </w:p>
        </w:tc>
        <w:tc>
          <w:tcPr>
            <w:tcW w:w="810" w:type="dxa"/>
            <w:tcBorders>
              <w:top w:val="nil"/>
              <w:left w:val="nil"/>
              <w:bottom w:val="nil"/>
              <w:right w:val="nil"/>
            </w:tcBorders>
            <w:noWrap/>
            <w:tcMar>
              <w:left w:w="29" w:type="dxa"/>
              <w:right w:w="29" w:type="dxa"/>
            </w:tcMar>
            <w:hideMark/>
          </w:tcPr>
          <w:p w14:paraId="1E88B082" w14:textId="77777777" w:rsidR="00DE245A" w:rsidRPr="00B9646D" w:rsidRDefault="00DE245A" w:rsidP="00546646">
            <w:pPr>
              <w:jc w:val="center"/>
              <w:rPr>
                <w:ins w:id="3306" w:author="Dylan CHEN" w:date="2026-08-05T17:30:00Z" w16du:dateUtc="2026-08-05T09:30:00Z"/>
                <w:color w:val="000000"/>
                <w:sz w:val="20"/>
                <w:szCs w:val="20"/>
              </w:rPr>
            </w:pPr>
            <w:ins w:id="3307" w:author="Dylan CHEN" w:date="2026-08-05T17:30:00Z" w16du:dateUtc="2026-08-05T09:30:00Z">
              <w:r w:rsidRPr="00B9646D">
                <w:rPr>
                  <w:color w:val="000000"/>
                  <w:sz w:val="20"/>
                  <w:szCs w:val="20"/>
                </w:rPr>
                <w:t>4,670</w:t>
              </w:r>
            </w:ins>
          </w:p>
        </w:tc>
        <w:tc>
          <w:tcPr>
            <w:tcW w:w="900" w:type="dxa"/>
            <w:tcBorders>
              <w:top w:val="nil"/>
              <w:left w:val="nil"/>
              <w:bottom w:val="nil"/>
              <w:right w:val="nil"/>
            </w:tcBorders>
            <w:noWrap/>
            <w:tcMar>
              <w:left w:w="29" w:type="dxa"/>
              <w:right w:w="29" w:type="dxa"/>
            </w:tcMar>
            <w:hideMark/>
          </w:tcPr>
          <w:p w14:paraId="7CE822AC" w14:textId="77777777" w:rsidR="00DE245A" w:rsidRPr="00B9646D" w:rsidRDefault="00DE245A" w:rsidP="00546646">
            <w:pPr>
              <w:jc w:val="center"/>
              <w:rPr>
                <w:ins w:id="3308" w:author="Dylan CHEN" w:date="2026-08-05T17:30:00Z" w16du:dateUtc="2026-08-05T09:30:00Z"/>
                <w:color w:val="000000"/>
                <w:sz w:val="20"/>
                <w:szCs w:val="20"/>
              </w:rPr>
            </w:pPr>
            <w:ins w:id="3309" w:author="Dylan CHEN" w:date="2026-08-05T17:30:00Z" w16du:dateUtc="2026-08-05T09:30:00Z">
              <w:r w:rsidRPr="00B9646D">
                <w:rPr>
                  <w:color w:val="000000"/>
                  <w:sz w:val="20"/>
                  <w:szCs w:val="20"/>
                </w:rPr>
                <w:t>4,670</w:t>
              </w:r>
            </w:ins>
          </w:p>
        </w:tc>
        <w:tc>
          <w:tcPr>
            <w:tcW w:w="990" w:type="dxa"/>
            <w:tcBorders>
              <w:top w:val="nil"/>
              <w:left w:val="nil"/>
              <w:bottom w:val="nil"/>
              <w:right w:val="nil"/>
            </w:tcBorders>
            <w:noWrap/>
            <w:tcMar>
              <w:left w:w="29" w:type="dxa"/>
              <w:right w:w="29" w:type="dxa"/>
            </w:tcMar>
            <w:hideMark/>
          </w:tcPr>
          <w:p w14:paraId="70870A35" w14:textId="77777777" w:rsidR="00DE245A" w:rsidRPr="00B9646D" w:rsidRDefault="00DE245A" w:rsidP="00546646">
            <w:pPr>
              <w:jc w:val="center"/>
              <w:rPr>
                <w:ins w:id="3310" w:author="Dylan CHEN" w:date="2026-08-05T17:30:00Z" w16du:dateUtc="2026-08-05T09:30:00Z"/>
                <w:color w:val="000000"/>
                <w:sz w:val="20"/>
                <w:szCs w:val="20"/>
              </w:rPr>
            </w:pPr>
            <w:ins w:id="3311" w:author="Dylan CHEN" w:date="2026-08-05T17:30:00Z" w16du:dateUtc="2026-08-05T09:30:00Z">
              <w:r w:rsidRPr="00B9646D">
                <w:rPr>
                  <w:color w:val="000000"/>
                  <w:sz w:val="20"/>
                  <w:szCs w:val="20"/>
                </w:rPr>
                <w:t>4,670</w:t>
              </w:r>
            </w:ins>
          </w:p>
        </w:tc>
        <w:tc>
          <w:tcPr>
            <w:tcW w:w="1751" w:type="dxa"/>
            <w:tcBorders>
              <w:top w:val="nil"/>
              <w:left w:val="nil"/>
              <w:bottom w:val="nil"/>
              <w:right w:val="nil"/>
            </w:tcBorders>
            <w:noWrap/>
            <w:tcMar>
              <w:left w:w="29" w:type="dxa"/>
              <w:right w:w="29" w:type="dxa"/>
            </w:tcMar>
            <w:hideMark/>
          </w:tcPr>
          <w:p w14:paraId="079F787C" w14:textId="77777777" w:rsidR="00DE245A" w:rsidRPr="00B9646D" w:rsidRDefault="00DE245A" w:rsidP="00546646">
            <w:pPr>
              <w:jc w:val="center"/>
              <w:rPr>
                <w:ins w:id="3312" w:author="Dylan CHEN" w:date="2026-08-05T17:30:00Z" w16du:dateUtc="2026-08-05T09:30:00Z"/>
                <w:color w:val="000000"/>
                <w:sz w:val="20"/>
                <w:szCs w:val="20"/>
              </w:rPr>
            </w:pPr>
            <w:ins w:id="3313" w:author="Dylan CHEN" w:date="2026-08-05T17:30:00Z" w16du:dateUtc="2026-08-05T09:30:00Z">
              <w:r w:rsidRPr="00B9646D">
                <w:rPr>
                  <w:color w:val="000000"/>
                  <w:sz w:val="20"/>
                  <w:szCs w:val="20"/>
                </w:rPr>
                <w:t>4,670</w:t>
              </w:r>
            </w:ins>
          </w:p>
        </w:tc>
        <w:tc>
          <w:tcPr>
            <w:tcW w:w="1219" w:type="dxa"/>
            <w:tcBorders>
              <w:top w:val="nil"/>
              <w:left w:val="nil"/>
              <w:bottom w:val="nil"/>
              <w:right w:val="nil"/>
            </w:tcBorders>
            <w:noWrap/>
            <w:tcMar>
              <w:left w:w="29" w:type="dxa"/>
              <w:right w:w="29" w:type="dxa"/>
            </w:tcMar>
            <w:hideMark/>
          </w:tcPr>
          <w:p w14:paraId="0BDDEFD0" w14:textId="77777777" w:rsidR="00DE245A" w:rsidRPr="00B9646D" w:rsidRDefault="00DE245A" w:rsidP="00546646">
            <w:pPr>
              <w:jc w:val="center"/>
              <w:rPr>
                <w:ins w:id="3314" w:author="Dylan CHEN" w:date="2026-08-05T17:30:00Z" w16du:dateUtc="2026-08-05T09:30:00Z"/>
                <w:color w:val="000000"/>
                <w:sz w:val="20"/>
                <w:szCs w:val="20"/>
              </w:rPr>
            </w:pPr>
            <w:ins w:id="3315" w:author="Dylan CHEN" w:date="2026-08-05T17:30:00Z" w16du:dateUtc="2026-08-05T09:30:00Z">
              <w:r w:rsidRPr="00B9646D">
                <w:rPr>
                  <w:color w:val="000000"/>
                  <w:sz w:val="20"/>
                  <w:szCs w:val="20"/>
                </w:rPr>
                <w:t>4,670</w:t>
              </w:r>
            </w:ins>
          </w:p>
        </w:tc>
      </w:tr>
      <w:tr w:rsidR="00DE245A" w:rsidRPr="00B9646D" w14:paraId="2D3E810D" w14:textId="77777777" w:rsidTr="00546646">
        <w:trPr>
          <w:trHeight w:val="320"/>
          <w:jc w:val="center"/>
          <w:ins w:id="3316" w:author="Dylan CHEN" w:date="2026-08-05T17:30:00Z"/>
        </w:trPr>
        <w:tc>
          <w:tcPr>
            <w:tcW w:w="2044" w:type="dxa"/>
            <w:tcBorders>
              <w:top w:val="nil"/>
              <w:left w:val="nil"/>
              <w:bottom w:val="nil"/>
              <w:right w:val="nil"/>
            </w:tcBorders>
            <w:noWrap/>
            <w:tcMar>
              <w:left w:w="29" w:type="dxa"/>
              <w:right w:w="29" w:type="dxa"/>
            </w:tcMar>
            <w:hideMark/>
          </w:tcPr>
          <w:p w14:paraId="77E325C7" w14:textId="77777777" w:rsidR="00DE245A" w:rsidRPr="00B9646D" w:rsidRDefault="00DE245A" w:rsidP="00546646">
            <w:pPr>
              <w:rPr>
                <w:ins w:id="3317" w:author="Dylan CHEN" w:date="2026-08-05T17:30:00Z" w16du:dateUtc="2026-08-05T09:30:00Z"/>
                <w:color w:val="000000"/>
                <w:sz w:val="20"/>
                <w:szCs w:val="20"/>
              </w:rPr>
            </w:pPr>
            <w:ins w:id="3318" w:author="Dylan CHEN" w:date="2026-08-05T17:30:00Z" w16du:dateUtc="2026-08-05T09:30:00Z">
              <w:r w:rsidRPr="00B9646D">
                <w:rPr>
                  <w:color w:val="000000"/>
                  <w:sz w:val="20"/>
                  <w:szCs w:val="20"/>
                </w:rPr>
                <w:t>log likelihood</w:t>
              </w:r>
            </w:ins>
          </w:p>
        </w:tc>
        <w:tc>
          <w:tcPr>
            <w:tcW w:w="729" w:type="dxa"/>
            <w:tcBorders>
              <w:top w:val="nil"/>
              <w:left w:val="nil"/>
              <w:bottom w:val="nil"/>
              <w:right w:val="nil"/>
            </w:tcBorders>
            <w:noWrap/>
            <w:tcMar>
              <w:left w:w="29" w:type="dxa"/>
              <w:right w:w="29" w:type="dxa"/>
            </w:tcMar>
            <w:hideMark/>
          </w:tcPr>
          <w:p w14:paraId="602D3794" w14:textId="77777777" w:rsidR="00DE245A" w:rsidRPr="00B9646D" w:rsidRDefault="00DE245A" w:rsidP="00546646">
            <w:pPr>
              <w:rPr>
                <w:ins w:id="3319" w:author="Dylan CHEN" w:date="2026-08-05T17:30:00Z" w16du:dateUtc="2026-08-05T09:30:00Z"/>
                <w:color w:val="000000"/>
                <w:sz w:val="20"/>
                <w:szCs w:val="20"/>
              </w:rPr>
            </w:pPr>
          </w:p>
        </w:tc>
        <w:tc>
          <w:tcPr>
            <w:tcW w:w="917" w:type="dxa"/>
            <w:tcBorders>
              <w:top w:val="nil"/>
              <w:left w:val="nil"/>
              <w:bottom w:val="nil"/>
              <w:right w:val="nil"/>
            </w:tcBorders>
            <w:noWrap/>
            <w:tcMar>
              <w:left w:w="29" w:type="dxa"/>
              <w:right w:w="29" w:type="dxa"/>
            </w:tcMar>
            <w:hideMark/>
          </w:tcPr>
          <w:p w14:paraId="41BA255F" w14:textId="77777777" w:rsidR="00DE245A" w:rsidRPr="00B9646D" w:rsidRDefault="00DE245A" w:rsidP="00546646">
            <w:pPr>
              <w:rPr>
                <w:ins w:id="3320" w:author="Dylan CHEN" w:date="2026-08-05T17:30:00Z" w16du:dateUtc="2026-08-05T09:30:00Z"/>
                <w:sz w:val="20"/>
                <w:szCs w:val="20"/>
              </w:rPr>
            </w:pPr>
          </w:p>
        </w:tc>
        <w:tc>
          <w:tcPr>
            <w:tcW w:w="810" w:type="dxa"/>
            <w:tcBorders>
              <w:top w:val="nil"/>
              <w:left w:val="nil"/>
              <w:bottom w:val="nil"/>
              <w:right w:val="nil"/>
            </w:tcBorders>
            <w:noWrap/>
            <w:tcMar>
              <w:left w:w="29" w:type="dxa"/>
              <w:right w:w="29" w:type="dxa"/>
            </w:tcMar>
            <w:hideMark/>
          </w:tcPr>
          <w:p w14:paraId="1D3889FA" w14:textId="77777777" w:rsidR="00DE245A" w:rsidRPr="00B9646D" w:rsidRDefault="00DE245A" w:rsidP="00546646">
            <w:pPr>
              <w:rPr>
                <w:ins w:id="3321" w:author="Dylan CHEN" w:date="2026-08-05T17:30:00Z" w16du:dateUtc="2026-08-05T09:30:00Z"/>
                <w:sz w:val="20"/>
                <w:szCs w:val="20"/>
              </w:rPr>
            </w:pPr>
          </w:p>
        </w:tc>
        <w:tc>
          <w:tcPr>
            <w:tcW w:w="900" w:type="dxa"/>
            <w:tcBorders>
              <w:top w:val="nil"/>
              <w:left w:val="nil"/>
              <w:bottom w:val="nil"/>
              <w:right w:val="nil"/>
            </w:tcBorders>
            <w:noWrap/>
            <w:tcMar>
              <w:left w:w="29" w:type="dxa"/>
              <w:right w:w="29" w:type="dxa"/>
            </w:tcMar>
            <w:hideMark/>
          </w:tcPr>
          <w:p w14:paraId="1D11F4D8" w14:textId="77777777" w:rsidR="00DE245A" w:rsidRPr="00B9646D" w:rsidRDefault="00DE245A" w:rsidP="00546646">
            <w:pPr>
              <w:rPr>
                <w:ins w:id="3322" w:author="Dylan CHEN" w:date="2026-08-05T17:30:00Z" w16du:dateUtc="2026-08-05T09:30:00Z"/>
                <w:sz w:val="20"/>
                <w:szCs w:val="20"/>
              </w:rPr>
            </w:pPr>
          </w:p>
        </w:tc>
        <w:tc>
          <w:tcPr>
            <w:tcW w:w="990" w:type="dxa"/>
            <w:tcBorders>
              <w:top w:val="nil"/>
              <w:left w:val="nil"/>
              <w:bottom w:val="nil"/>
              <w:right w:val="nil"/>
            </w:tcBorders>
            <w:noWrap/>
            <w:tcMar>
              <w:left w:w="29" w:type="dxa"/>
              <w:right w:w="29" w:type="dxa"/>
            </w:tcMar>
            <w:hideMark/>
          </w:tcPr>
          <w:p w14:paraId="54EABEB6" w14:textId="77777777" w:rsidR="00DE245A" w:rsidRPr="00B9646D" w:rsidRDefault="00DE245A" w:rsidP="00546646">
            <w:pPr>
              <w:rPr>
                <w:ins w:id="3323" w:author="Dylan CHEN" w:date="2026-08-05T17:30:00Z" w16du:dateUtc="2026-08-05T09:30:00Z"/>
                <w:sz w:val="20"/>
                <w:szCs w:val="20"/>
              </w:rPr>
            </w:pPr>
          </w:p>
        </w:tc>
        <w:tc>
          <w:tcPr>
            <w:tcW w:w="1751" w:type="dxa"/>
            <w:tcBorders>
              <w:top w:val="nil"/>
              <w:left w:val="nil"/>
              <w:bottom w:val="nil"/>
              <w:right w:val="nil"/>
            </w:tcBorders>
            <w:noWrap/>
            <w:tcMar>
              <w:left w:w="29" w:type="dxa"/>
              <w:right w:w="29" w:type="dxa"/>
            </w:tcMar>
            <w:hideMark/>
          </w:tcPr>
          <w:p w14:paraId="4CA32774" w14:textId="77777777" w:rsidR="00DE245A" w:rsidRPr="00B9646D" w:rsidRDefault="00DE245A" w:rsidP="00546646">
            <w:pPr>
              <w:rPr>
                <w:ins w:id="3324" w:author="Dylan CHEN" w:date="2026-08-05T17:30:00Z" w16du:dateUtc="2026-08-05T09:30:00Z"/>
                <w:sz w:val="20"/>
                <w:szCs w:val="20"/>
              </w:rPr>
            </w:pPr>
          </w:p>
        </w:tc>
        <w:tc>
          <w:tcPr>
            <w:tcW w:w="1219" w:type="dxa"/>
            <w:tcBorders>
              <w:top w:val="nil"/>
              <w:left w:val="nil"/>
              <w:bottom w:val="nil"/>
              <w:right w:val="nil"/>
            </w:tcBorders>
            <w:noWrap/>
            <w:tcMar>
              <w:left w:w="29" w:type="dxa"/>
              <w:right w:w="29" w:type="dxa"/>
            </w:tcMar>
            <w:hideMark/>
          </w:tcPr>
          <w:p w14:paraId="2A2D7717" w14:textId="77777777" w:rsidR="00DE245A" w:rsidRPr="00B9646D" w:rsidRDefault="00DE245A" w:rsidP="00546646">
            <w:pPr>
              <w:jc w:val="center"/>
              <w:rPr>
                <w:ins w:id="3325" w:author="Dylan CHEN" w:date="2026-08-05T17:30:00Z" w16du:dateUtc="2026-08-05T09:30:00Z"/>
                <w:color w:val="000000"/>
                <w:sz w:val="20"/>
                <w:szCs w:val="20"/>
              </w:rPr>
            </w:pPr>
            <w:ins w:id="3326" w:author="Dylan CHEN" w:date="2026-08-05T17:30:00Z" w16du:dateUtc="2026-08-05T09:30:00Z">
              <w:r w:rsidRPr="00B9646D">
                <w:rPr>
                  <w:color w:val="000000"/>
                  <w:sz w:val="20"/>
                  <w:szCs w:val="20"/>
                </w:rPr>
                <w:t>-7408.622</w:t>
              </w:r>
            </w:ins>
          </w:p>
        </w:tc>
      </w:tr>
      <w:tr w:rsidR="00DE245A" w:rsidRPr="00B9646D" w14:paraId="402A892E" w14:textId="77777777" w:rsidTr="00546646">
        <w:trPr>
          <w:trHeight w:val="340"/>
          <w:jc w:val="center"/>
          <w:ins w:id="3327" w:author="Dylan CHEN" w:date="2026-08-05T17:30:00Z"/>
        </w:trPr>
        <w:tc>
          <w:tcPr>
            <w:tcW w:w="2044" w:type="dxa"/>
            <w:tcBorders>
              <w:top w:val="nil"/>
              <w:left w:val="nil"/>
              <w:bottom w:val="single" w:sz="8" w:space="0" w:color="auto"/>
              <w:right w:val="nil"/>
            </w:tcBorders>
            <w:noWrap/>
            <w:tcMar>
              <w:left w:w="29" w:type="dxa"/>
              <w:right w:w="29" w:type="dxa"/>
            </w:tcMar>
            <w:hideMark/>
          </w:tcPr>
          <w:p w14:paraId="51E9A571" w14:textId="77777777" w:rsidR="00DE245A" w:rsidRPr="00B9646D" w:rsidRDefault="00DE245A" w:rsidP="00546646">
            <w:pPr>
              <w:rPr>
                <w:ins w:id="3328" w:author="Dylan CHEN" w:date="2026-08-05T17:30:00Z" w16du:dateUtc="2026-08-05T09:30:00Z"/>
                <w:color w:val="000000"/>
                <w:sz w:val="20"/>
                <w:szCs w:val="20"/>
              </w:rPr>
            </w:pPr>
            <w:ins w:id="3329" w:author="Dylan CHEN" w:date="2026-08-05T17:30:00Z" w16du:dateUtc="2026-08-05T09:30:00Z">
              <w:r w:rsidRPr="00B9646D">
                <w:rPr>
                  <w:color w:val="000000"/>
                  <w:sz w:val="20"/>
                  <w:szCs w:val="20"/>
                </w:rPr>
                <w:t>pseudo R^2</w:t>
              </w:r>
            </w:ins>
          </w:p>
        </w:tc>
        <w:tc>
          <w:tcPr>
            <w:tcW w:w="729" w:type="dxa"/>
            <w:tcBorders>
              <w:top w:val="nil"/>
              <w:left w:val="nil"/>
              <w:bottom w:val="single" w:sz="8" w:space="0" w:color="auto"/>
              <w:right w:val="nil"/>
            </w:tcBorders>
            <w:noWrap/>
            <w:tcMar>
              <w:left w:w="29" w:type="dxa"/>
              <w:right w:w="29" w:type="dxa"/>
            </w:tcMar>
            <w:hideMark/>
          </w:tcPr>
          <w:p w14:paraId="0B7CB21A" w14:textId="77777777" w:rsidR="00DE245A" w:rsidRPr="00B9646D" w:rsidRDefault="00DE245A" w:rsidP="00546646">
            <w:pPr>
              <w:jc w:val="center"/>
              <w:rPr>
                <w:ins w:id="3330" w:author="Dylan CHEN" w:date="2026-08-05T17:30:00Z" w16du:dateUtc="2026-08-05T09:30:00Z"/>
                <w:color w:val="000000"/>
                <w:sz w:val="20"/>
                <w:szCs w:val="20"/>
              </w:rPr>
            </w:pPr>
            <w:ins w:id="3331" w:author="Dylan CHEN" w:date="2026-08-05T17:30:00Z" w16du:dateUtc="2026-08-05T09:30:00Z">
              <w:r w:rsidRPr="00B9646D">
                <w:rPr>
                  <w:color w:val="000000"/>
                  <w:sz w:val="20"/>
                  <w:szCs w:val="20"/>
                </w:rPr>
                <w:t> </w:t>
              </w:r>
            </w:ins>
          </w:p>
        </w:tc>
        <w:tc>
          <w:tcPr>
            <w:tcW w:w="917" w:type="dxa"/>
            <w:tcBorders>
              <w:top w:val="nil"/>
              <w:left w:val="nil"/>
              <w:bottom w:val="single" w:sz="8" w:space="0" w:color="auto"/>
              <w:right w:val="nil"/>
            </w:tcBorders>
            <w:noWrap/>
            <w:tcMar>
              <w:left w:w="29" w:type="dxa"/>
              <w:right w:w="29" w:type="dxa"/>
            </w:tcMar>
            <w:hideMark/>
          </w:tcPr>
          <w:p w14:paraId="49C93EF3" w14:textId="77777777" w:rsidR="00DE245A" w:rsidRPr="00B9646D" w:rsidRDefault="00DE245A" w:rsidP="00546646">
            <w:pPr>
              <w:jc w:val="center"/>
              <w:rPr>
                <w:ins w:id="3332" w:author="Dylan CHEN" w:date="2026-08-05T17:30:00Z" w16du:dateUtc="2026-08-05T09:30:00Z"/>
                <w:color w:val="000000"/>
                <w:sz w:val="20"/>
                <w:szCs w:val="20"/>
              </w:rPr>
            </w:pPr>
            <w:ins w:id="3333" w:author="Dylan CHEN" w:date="2026-08-05T17:30:00Z" w16du:dateUtc="2026-08-05T09:30:00Z">
              <w:r w:rsidRPr="00B9646D">
                <w:rPr>
                  <w:color w:val="000000"/>
                  <w:sz w:val="20"/>
                  <w:szCs w:val="20"/>
                </w:rPr>
                <w:t> </w:t>
              </w:r>
            </w:ins>
          </w:p>
        </w:tc>
        <w:tc>
          <w:tcPr>
            <w:tcW w:w="810" w:type="dxa"/>
            <w:tcBorders>
              <w:top w:val="nil"/>
              <w:left w:val="nil"/>
              <w:bottom w:val="single" w:sz="8" w:space="0" w:color="auto"/>
              <w:right w:val="nil"/>
            </w:tcBorders>
            <w:noWrap/>
            <w:tcMar>
              <w:left w:w="29" w:type="dxa"/>
              <w:right w:w="29" w:type="dxa"/>
            </w:tcMar>
            <w:hideMark/>
          </w:tcPr>
          <w:p w14:paraId="4880D043" w14:textId="77777777" w:rsidR="00DE245A" w:rsidRPr="00B9646D" w:rsidRDefault="00DE245A" w:rsidP="00546646">
            <w:pPr>
              <w:jc w:val="center"/>
              <w:rPr>
                <w:ins w:id="3334" w:author="Dylan CHEN" w:date="2026-08-05T17:30:00Z" w16du:dateUtc="2026-08-05T09:30:00Z"/>
                <w:color w:val="000000"/>
                <w:sz w:val="20"/>
                <w:szCs w:val="20"/>
              </w:rPr>
            </w:pPr>
            <w:ins w:id="3335" w:author="Dylan CHEN" w:date="2026-08-05T17:30:00Z" w16du:dateUtc="2026-08-05T09:30:00Z">
              <w:r w:rsidRPr="00B9646D">
                <w:rPr>
                  <w:color w:val="000000"/>
                  <w:sz w:val="20"/>
                  <w:szCs w:val="20"/>
                </w:rPr>
                <w:t> </w:t>
              </w:r>
            </w:ins>
          </w:p>
        </w:tc>
        <w:tc>
          <w:tcPr>
            <w:tcW w:w="900" w:type="dxa"/>
            <w:tcBorders>
              <w:top w:val="nil"/>
              <w:left w:val="nil"/>
              <w:bottom w:val="single" w:sz="8" w:space="0" w:color="auto"/>
              <w:right w:val="nil"/>
            </w:tcBorders>
            <w:noWrap/>
            <w:tcMar>
              <w:left w:w="29" w:type="dxa"/>
              <w:right w:w="29" w:type="dxa"/>
            </w:tcMar>
            <w:hideMark/>
          </w:tcPr>
          <w:p w14:paraId="10C267F8" w14:textId="77777777" w:rsidR="00DE245A" w:rsidRPr="00B9646D" w:rsidRDefault="00DE245A" w:rsidP="00546646">
            <w:pPr>
              <w:jc w:val="center"/>
              <w:rPr>
                <w:ins w:id="3336" w:author="Dylan CHEN" w:date="2026-08-05T17:30:00Z" w16du:dateUtc="2026-08-05T09:30:00Z"/>
                <w:color w:val="000000"/>
                <w:sz w:val="20"/>
                <w:szCs w:val="20"/>
              </w:rPr>
            </w:pPr>
            <w:ins w:id="3337" w:author="Dylan CHEN" w:date="2026-08-05T17:30:00Z" w16du:dateUtc="2026-08-05T09:30:00Z">
              <w:r w:rsidRPr="00B9646D">
                <w:rPr>
                  <w:color w:val="000000"/>
                  <w:sz w:val="20"/>
                  <w:szCs w:val="20"/>
                </w:rPr>
                <w:t> </w:t>
              </w:r>
            </w:ins>
          </w:p>
        </w:tc>
        <w:tc>
          <w:tcPr>
            <w:tcW w:w="990" w:type="dxa"/>
            <w:tcBorders>
              <w:top w:val="nil"/>
              <w:left w:val="nil"/>
              <w:bottom w:val="single" w:sz="8" w:space="0" w:color="auto"/>
              <w:right w:val="nil"/>
            </w:tcBorders>
            <w:noWrap/>
            <w:tcMar>
              <w:left w:w="29" w:type="dxa"/>
              <w:right w:w="29" w:type="dxa"/>
            </w:tcMar>
            <w:hideMark/>
          </w:tcPr>
          <w:p w14:paraId="0D1B4F77" w14:textId="77777777" w:rsidR="00DE245A" w:rsidRPr="00B9646D" w:rsidRDefault="00DE245A" w:rsidP="00546646">
            <w:pPr>
              <w:jc w:val="center"/>
              <w:rPr>
                <w:ins w:id="3338" w:author="Dylan CHEN" w:date="2026-08-05T17:30:00Z" w16du:dateUtc="2026-08-05T09:30:00Z"/>
                <w:color w:val="000000"/>
                <w:sz w:val="20"/>
                <w:szCs w:val="20"/>
              </w:rPr>
            </w:pPr>
            <w:ins w:id="3339" w:author="Dylan CHEN" w:date="2026-08-05T17:30:00Z" w16du:dateUtc="2026-08-05T09:30:00Z">
              <w:r w:rsidRPr="00B9646D">
                <w:rPr>
                  <w:color w:val="000000"/>
                  <w:sz w:val="20"/>
                  <w:szCs w:val="20"/>
                </w:rPr>
                <w:t> </w:t>
              </w:r>
            </w:ins>
          </w:p>
        </w:tc>
        <w:tc>
          <w:tcPr>
            <w:tcW w:w="1751" w:type="dxa"/>
            <w:tcBorders>
              <w:top w:val="nil"/>
              <w:left w:val="nil"/>
              <w:bottom w:val="single" w:sz="8" w:space="0" w:color="auto"/>
              <w:right w:val="nil"/>
            </w:tcBorders>
            <w:noWrap/>
            <w:tcMar>
              <w:left w:w="29" w:type="dxa"/>
              <w:right w:w="29" w:type="dxa"/>
            </w:tcMar>
            <w:hideMark/>
          </w:tcPr>
          <w:p w14:paraId="6BC44ED0" w14:textId="77777777" w:rsidR="00DE245A" w:rsidRPr="00B9646D" w:rsidRDefault="00DE245A" w:rsidP="00546646">
            <w:pPr>
              <w:jc w:val="center"/>
              <w:rPr>
                <w:ins w:id="3340" w:author="Dylan CHEN" w:date="2026-08-05T17:30:00Z" w16du:dateUtc="2026-08-05T09:30:00Z"/>
                <w:color w:val="000000"/>
                <w:sz w:val="20"/>
                <w:szCs w:val="20"/>
              </w:rPr>
            </w:pPr>
            <w:ins w:id="3341" w:author="Dylan CHEN" w:date="2026-08-05T17:30:00Z" w16du:dateUtc="2026-08-05T09:30:00Z">
              <w:r w:rsidRPr="00B9646D">
                <w:rPr>
                  <w:color w:val="000000"/>
                  <w:sz w:val="20"/>
                  <w:szCs w:val="20"/>
                </w:rPr>
                <w:t> </w:t>
              </w:r>
            </w:ins>
          </w:p>
        </w:tc>
        <w:tc>
          <w:tcPr>
            <w:tcW w:w="1219" w:type="dxa"/>
            <w:tcBorders>
              <w:top w:val="nil"/>
              <w:left w:val="nil"/>
              <w:bottom w:val="single" w:sz="8" w:space="0" w:color="auto"/>
              <w:right w:val="nil"/>
            </w:tcBorders>
            <w:noWrap/>
            <w:tcMar>
              <w:left w:w="29" w:type="dxa"/>
              <w:right w:w="29" w:type="dxa"/>
            </w:tcMar>
            <w:hideMark/>
          </w:tcPr>
          <w:p w14:paraId="65105F72" w14:textId="77777777" w:rsidR="00DE245A" w:rsidRPr="00B9646D" w:rsidRDefault="00DE245A" w:rsidP="00546646">
            <w:pPr>
              <w:jc w:val="center"/>
              <w:rPr>
                <w:ins w:id="3342" w:author="Dylan CHEN" w:date="2026-08-05T17:30:00Z" w16du:dateUtc="2026-08-05T09:30:00Z"/>
                <w:color w:val="000000"/>
                <w:sz w:val="20"/>
                <w:szCs w:val="20"/>
              </w:rPr>
            </w:pPr>
            <w:ins w:id="3343" w:author="Dylan CHEN" w:date="2026-08-05T17:30:00Z" w16du:dateUtc="2026-08-05T09:30:00Z">
              <w:r w:rsidRPr="00B9646D">
                <w:rPr>
                  <w:color w:val="000000"/>
                  <w:sz w:val="20"/>
                  <w:szCs w:val="20"/>
                </w:rPr>
                <w:t>-0.022</w:t>
              </w:r>
            </w:ins>
          </w:p>
        </w:tc>
      </w:tr>
    </w:tbl>
    <w:p w14:paraId="3ADD91B6" w14:textId="77777777" w:rsidR="00DE245A" w:rsidRPr="00B9646D" w:rsidRDefault="00DE245A" w:rsidP="00DE245A">
      <w:pPr>
        <w:spacing w:afterLines="50" w:after="120"/>
        <w:rPr>
          <w:ins w:id="3344" w:author="Dylan CHEN" w:date="2026-08-05T17:30:00Z" w16du:dateUtc="2026-08-05T09:30:00Z"/>
          <w:rFonts w:eastAsia="SimSun"/>
          <w:sz w:val="20"/>
          <w:szCs w:val="20"/>
        </w:rPr>
      </w:pPr>
      <w:ins w:id="3345" w:author="Dylan CHEN" w:date="2026-08-05T17:30:00Z" w16du:dateUtc="2026-08-05T09:30:00Z">
        <w:r w:rsidRPr="00B9646D">
          <w:rPr>
            <w:rFonts w:eastAsia="SimSun"/>
            <w:sz w:val="20"/>
            <w:szCs w:val="20"/>
          </w:rPr>
          <w:t>Notes: 1. ***p&lt;0.001; **p&lt;0.01; *p&lt;0.05.</w:t>
        </w:r>
        <w:r w:rsidRPr="00B9646D">
          <w:rPr>
            <w:rFonts w:eastAsia="SimSun"/>
            <w:sz w:val="20"/>
            <w:szCs w:val="20"/>
          </w:rPr>
          <w:br/>
          <w:t>2. Answer timing FE indicates the date on which the answer was posted.</w:t>
        </w:r>
      </w:ins>
    </w:p>
    <w:p w14:paraId="210CD58E" w14:textId="4D09E4CD" w:rsidR="00DE245A" w:rsidRPr="00522DE1" w:rsidRDefault="00F268A4">
      <w:pPr>
        <w:pStyle w:val="Paragraph"/>
        <w:pPrChange w:id="3346" w:author="Dylan CHEN" w:date="2026-08-05T17:30:00Z" w16du:dateUtc="2026-08-05T09:30:00Z">
          <w:pPr>
            <w:pStyle w:val="NormalWeb"/>
          </w:pPr>
        </w:pPrChange>
      </w:pPr>
      <w:ins w:id="3347" w:author="Dylan CHEN" w:date="2026-08-20T16:35:00Z" w16du:dateUtc="2026-08-20T08:35:00Z">
        <w:r w:rsidRPr="00F268A4">
          <w:rPr>
            <w:rFonts w:eastAsia="Times New Roman"/>
            <w:color w:val="auto"/>
            <w:kern w:val="0"/>
          </w:rPr>
          <w:t>As stated in our opening remark, to make the paper more focused and to ensure the results align more strongly with our updated theoretical framework, we have respectfully placed this analysis here but removed all netlike-related results in the manuscript.</w:t>
        </w:r>
      </w:ins>
    </w:p>
    <w:p w14:paraId="28E8B1E5" w14:textId="77777777" w:rsidR="00E942C7" w:rsidRPr="00522DE1" w:rsidRDefault="00E942C7" w:rsidP="00E942C7">
      <w:pPr>
        <w:spacing w:before="120" w:after="120"/>
        <w:rPr>
          <w:b/>
        </w:rPr>
      </w:pPr>
      <w:r w:rsidRPr="00522DE1">
        <w:t>---------------------------------------------------------------------------------------------------------------------</w:t>
      </w:r>
    </w:p>
    <w:p w14:paraId="01FD617B" w14:textId="263E7E18" w:rsidR="00E942C7" w:rsidRPr="00522DE1" w:rsidRDefault="00F268A4" w:rsidP="00E942C7">
      <w:pPr>
        <w:widowControl w:val="0"/>
        <w:autoSpaceDE w:val="0"/>
        <w:spacing w:before="120" w:after="120"/>
        <w:jc w:val="both"/>
        <w:outlineLvl w:val="0"/>
        <w:rPr>
          <w:rFonts w:eastAsia="SimSun"/>
          <w:b/>
          <w:bCs/>
          <w:kern w:val="2"/>
        </w:rPr>
      </w:pPr>
      <w:ins w:id="3348" w:author="Dylan CHEN" w:date="2026-08-20T16:36:00Z" w16du:dateUtc="2026-08-20T08:36:00Z">
        <w:r>
          <w:rPr>
            <w:rFonts w:eastAsia="SimSun" w:hint="eastAsia"/>
            <w:b/>
            <w:bCs/>
            <w:kern w:val="2"/>
          </w:rPr>
          <w:t>#</w:t>
        </w:r>
      </w:ins>
      <w:r w:rsidR="000B7F20">
        <w:rPr>
          <w:rFonts w:eastAsia="SimSun"/>
          <w:b/>
          <w:bCs/>
          <w:kern w:val="2"/>
        </w:rPr>
        <w:t>*</w:t>
      </w:r>
      <w:r w:rsidR="00E942C7" w:rsidRPr="00522DE1">
        <w:rPr>
          <w:rFonts w:eastAsia="SimSun"/>
          <w:b/>
          <w:bCs/>
          <w:kern w:val="2"/>
        </w:rPr>
        <w:t>R3-</w:t>
      </w:r>
      <w:r w:rsidR="001535FF" w:rsidRPr="00522DE1">
        <w:rPr>
          <w:rFonts w:eastAsia="SimSun"/>
          <w:b/>
          <w:bCs/>
          <w:kern w:val="2"/>
        </w:rPr>
        <w:t>11</w:t>
      </w:r>
    </w:p>
    <w:p w14:paraId="14A33212" w14:textId="259D1425" w:rsidR="00E942C7" w:rsidRPr="00522DE1" w:rsidRDefault="00BD6FD3" w:rsidP="00E942C7">
      <w:pPr>
        <w:widowControl w:val="0"/>
        <w:autoSpaceDE w:val="0"/>
        <w:autoSpaceDN w:val="0"/>
        <w:adjustRightInd w:val="0"/>
        <w:spacing w:before="120" w:after="120"/>
        <w:ind w:leftChars="200" w:left="480"/>
        <w:jc w:val="both"/>
        <w:rPr>
          <w:rFonts w:eastAsia="SimSun"/>
          <w:i/>
          <w:iCs/>
          <w:kern w:val="2"/>
        </w:rPr>
      </w:pPr>
      <w:r w:rsidRPr="00522DE1">
        <w:rPr>
          <w:rFonts w:eastAsia="SimSun"/>
          <w:i/>
          <w:iCs/>
          <w:kern w:val="2"/>
        </w:rPr>
        <w:t>d. In the analysis presented in Section 7.2, should the authors account for the content similarity between the AI-generated answer and all human-generated answers?</w:t>
      </w:r>
    </w:p>
    <w:p w14:paraId="17379EFE" w14:textId="1C742280" w:rsidR="00FC4E92" w:rsidRDefault="00E942C7" w:rsidP="00DA1CD8">
      <w:pPr>
        <w:widowControl w:val="0"/>
        <w:autoSpaceDE w:val="0"/>
        <w:autoSpaceDN w:val="0"/>
        <w:adjustRightInd w:val="0"/>
        <w:spacing w:before="120" w:after="120"/>
        <w:jc w:val="both"/>
      </w:pPr>
      <w:r w:rsidRPr="00522DE1">
        <w:rPr>
          <w:rFonts w:eastAsia="SimSun"/>
          <w:b/>
          <w:bCs/>
          <w:i/>
          <w:iCs/>
          <w:kern w:val="2"/>
          <w:u w:val="single"/>
        </w:rPr>
        <w:t>Response</w:t>
      </w:r>
    </w:p>
    <w:p w14:paraId="7B08BBBA" w14:textId="4EF18A0C" w:rsidR="00FC4E92" w:rsidRDefault="00FC4E92" w:rsidP="00D321AE">
      <w:pPr>
        <w:pStyle w:val="Paragraph"/>
      </w:pPr>
      <w:r>
        <w:t xml:space="preserve">We thank the reviewer for this thoughtful suggestion. </w:t>
      </w:r>
    </w:p>
    <w:p w14:paraId="6A4652E0" w14:textId="7E060034" w:rsidR="00A3267C" w:rsidRDefault="00FC4E92" w:rsidP="00D321AE">
      <w:pPr>
        <w:pStyle w:val="Paragraph"/>
      </w:pPr>
      <w:r>
        <w:t>The analysis in</w:t>
      </w:r>
      <w:ins w:id="3349" w:author="Dylan CHEN" w:date="2026-08-05T17:31:00Z" w16du:dateUtc="2026-08-05T09:31:00Z">
        <w:r w:rsidR="004C50E6">
          <w:rPr>
            <w:rFonts w:hint="eastAsia"/>
          </w:rPr>
          <w:t xml:space="preserve"> </w:t>
        </w:r>
      </w:ins>
      <w:ins w:id="3350" w:author="Dylan CHEN" w:date="2026-08-05T17:34:00Z" w16du:dateUtc="2026-08-05T09:34:00Z">
        <w:r w:rsidR="00052238">
          <w:rPr>
            <w:rFonts w:hint="eastAsia"/>
          </w:rPr>
          <w:t>original</w:t>
        </w:r>
      </w:ins>
      <w:del w:id="3351" w:author="Dylan CHEN" w:date="2026-08-05T17:34:00Z" w16du:dateUtc="2026-08-05T09:34:00Z">
        <w:r w:rsidR="00052238" w:rsidDel="00052238">
          <w:rPr>
            <w:rFonts w:hint="eastAsia"/>
          </w:rPr>
          <w:delText>i</w:delText>
        </w:r>
      </w:del>
      <w:r>
        <w:t xml:space="preserve"> Section 7.2 aims to examine whether human answerers adjust their contributions to distinguish themselves from AI content. </w:t>
      </w:r>
      <w:r w:rsidR="00A3267C">
        <w:t>We only compare the first answer and the second answer to avoid the conf</w:t>
      </w:r>
      <w:r w:rsidR="00052238">
        <w:rPr>
          <w:rFonts w:hint="eastAsia"/>
        </w:rPr>
        <w:t>o</w:t>
      </w:r>
      <w:r w:rsidR="00A3267C">
        <w:t xml:space="preserve">unding effect of other prior answers </w:t>
      </w:r>
      <w:del w:id="3352" w:author="Dylan CHEN" w:date="2026-08-05T17:34:00Z" w16du:dateUtc="2026-08-05T09:34:00Z">
        <w:r w:rsidR="00A3267C" w:rsidDel="00052238">
          <w:rPr>
            <w:rFonts w:hint="eastAsia"/>
          </w:rPr>
          <w:delText>to</w:delText>
        </w:r>
      </w:del>
      <w:ins w:id="3353" w:author="Dylan CHEN" w:date="2026-08-05T17:34:00Z" w16du:dateUtc="2026-08-05T09:34:00Z">
        <w:r w:rsidR="00052238">
          <w:rPr>
            <w:rFonts w:hint="eastAsia"/>
          </w:rPr>
          <w:t>from</w:t>
        </w:r>
      </w:ins>
      <w:r w:rsidR="00A3267C">
        <w:t xml:space="preserve"> the human answerer</w:t>
      </w:r>
    </w:p>
    <w:p w14:paraId="1CDEBE78" w14:textId="5373BD31" w:rsidR="00FC4E92" w:rsidRDefault="00A3267C" w:rsidP="00D321AE">
      <w:pPr>
        <w:pStyle w:val="Paragraph"/>
      </w:pPr>
      <w:r>
        <w:t xml:space="preserve">Specifically, </w:t>
      </w:r>
      <w:r w:rsidR="00FC4E92">
        <w:t xml:space="preserve">we measure the text similarity between the first answer and the second answer </w:t>
      </w:r>
      <w:r w:rsidR="00052238">
        <w:rPr>
          <w:rFonts w:hint="eastAsia"/>
        </w:rPr>
        <w:t>i</w:t>
      </w:r>
      <w:r>
        <w:t>n two groups</w:t>
      </w:r>
      <w:r w:rsidR="00FC4E92">
        <w:t>:</w:t>
      </w:r>
    </w:p>
    <w:p w14:paraId="48D1238B" w14:textId="77777777" w:rsidR="00FC4E92" w:rsidRDefault="00FC4E92" w:rsidP="00D321AE">
      <w:pPr>
        <w:pStyle w:val="NormalWeb"/>
        <w:numPr>
          <w:ilvl w:val="0"/>
          <w:numId w:val="63"/>
        </w:numPr>
        <w:spacing w:before="0" w:beforeAutospacing="0" w:after="0" w:afterAutospacing="0"/>
      </w:pPr>
      <w:r>
        <w:lastRenderedPageBreak/>
        <w:t xml:space="preserve">In the treatment group, the first answer is AI-generated and the second answer is human-generated. The similarity score reflects how much the human answerer differentiates from the AI answer. </w:t>
      </w:r>
    </w:p>
    <w:p w14:paraId="6585C09C" w14:textId="2F84C108" w:rsidR="00FC4E92" w:rsidRDefault="00FC4E92" w:rsidP="00D321AE">
      <w:pPr>
        <w:pStyle w:val="NormalWeb"/>
        <w:numPr>
          <w:ilvl w:val="0"/>
          <w:numId w:val="63"/>
        </w:numPr>
        <w:spacing w:before="0" w:beforeAutospacing="0" w:after="120" w:afterAutospacing="0"/>
      </w:pPr>
      <w:r>
        <w:t>In the control group, both the first and second answers are human-generated. The similarity score reflects the baseline level of differentiation between two human answers.</w:t>
      </w:r>
    </w:p>
    <w:p w14:paraId="100A7E56" w14:textId="4C88DFBD" w:rsidR="00FC4E92" w:rsidDel="00F268A4" w:rsidRDefault="00FC4E92" w:rsidP="00D321AE">
      <w:pPr>
        <w:pStyle w:val="Paragraph"/>
        <w:rPr>
          <w:del w:id="3354" w:author="Dylan CHEN" w:date="2026-08-20T16:38:00Z" w16du:dateUtc="2026-08-20T08:38:00Z"/>
        </w:rPr>
      </w:pPr>
      <w:del w:id="3355" w:author="Dylan CHEN" w:date="2026-08-20T16:38:00Z" w16du:dateUtc="2026-08-20T08:38:00Z">
        <w:r w:rsidDel="00F268A4">
          <w:delText xml:space="preserve">Our finding shows that similarity is significantly lower in the treatment group (Columns 1-2 of Table 15). This result demonstrates that human answerers differentiate their responses when an AI answer is present, compared to when they respond to another human answer. </w:delText>
        </w:r>
      </w:del>
    </w:p>
    <w:p w14:paraId="1CBDC532" w14:textId="65BAD29F" w:rsidR="00FC4E92" w:rsidRDefault="00FC4E92" w:rsidP="00D321AE">
      <w:pPr>
        <w:pStyle w:val="Paragraph"/>
      </w:pPr>
      <w:r>
        <w:t>The reviewer</w:t>
      </w:r>
      <w:r w:rsidR="003834AA">
        <w:t>’</w:t>
      </w:r>
      <w:r>
        <w:t xml:space="preserve">s suggestion would measure </w:t>
      </w:r>
      <w:r w:rsidR="00052238">
        <w:rPr>
          <w:rFonts w:hint="eastAsia"/>
        </w:rPr>
        <w:t xml:space="preserve">the </w:t>
      </w:r>
      <w:r w:rsidR="00A3267C">
        <w:t>difference</w:t>
      </w:r>
      <w:r>
        <w:t xml:space="preserve"> between AI-generated answers and human-generated answers</w:t>
      </w:r>
      <w:r w:rsidR="00A3267C">
        <w:t>, which answers a</w:t>
      </w:r>
      <w:r w:rsidR="00052238">
        <w:rPr>
          <w:rFonts w:hint="eastAsia"/>
        </w:rPr>
        <w:t>n</w:t>
      </w:r>
      <w:r w:rsidR="00A3267C">
        <w:t xml:space="preserve"> interesting but </w:t>
      </w:r>
      <w:r>
        <w:t>different research question</w:t>
      </w:r>
      <w:r w:rsidR="00BA08AB">
        <w:t>. I</w:t>
      </w:r>
      <w:r>
        <w:t xml:space="preserve">t does not allow us to test whether humans strategically adjust their answers in response to </w:t>
      </w:r>
      <w:r w:rsidR="00052238">
        <w:rPr>
          <w:rFonts w:hint="eastAsia"/>
        </w:rPr>
        <w:t xml:space="preserve">the </w:t>
      </w:r>
      <w:r w:rsidR="00BA08AB">
        <w:t xml:space="preserve">appearance of </w:t>
      </w:r>
      <w:r w:rsidR="00052238">
        <w:rPr>
          <w:rFonts w:hint="eastAsia"/>
        </w:rPr>
        <w:t xml:space="preserve">a </w:t>
      </w:r>
      <w:r w:rsidR="00BA08AB">
        <w:t xml:space="preserve">prior </w:t>
      </w:r>
      <w:r>
        <w:t>AI</w:t>
      </w:r>
      <w:r w:rsidR="00BA08AB">
        <w:t xml:space="preserve"> answer since there won</w:t>
      </w:r>
      <w:r w:rsidR="003834AA">
        <w:t>’</w:t>
      </w:r>
      <w:r w:rsidR="00BA08AB">
        <w:t xml:space="preserve">t be a </w:t>
      </w:r>
      <w:r>
        <w:t>control group.</w:t>
      </w:r>
    </w:p>
    <w:p w14:paraId="402F8981" w14:textId="6578AE1F" w:rsidR="004C50E6" w:rsidRPr="00522DE1" w:rsidRDefault="00F75C5C" w:rsidP="00D321AE">
      <w:pPr>
        <w:pStyle w:val="Paragraph"/>
      </w:pPr>
      <w:del w:id="3356" w:author="Dylan CHEN" w:date="2026-08-05T17:31:00Z" w16du:dateUtc="2026-08-05T09:31:00Z">
        <w:r w:rsidDel="004C50E6">
          <w:rPr>
            <w:rFonts w:hint="eastAsia"/>
          </w:rPr>
          <w:delText xml:space="preserve">We have clarified this analysis </w:delText>
        </w:r>
        <w:r w:rsidR="00114551" w:rsidDel="004C50E6">
          <w:rPr>
            <w:rFonts w:hint="eastAsia"/>
          </w:rPr>
          <w:delText xml:space="preserve">in Section </w:delText>
        </w:r>
      </w:del>
      <w:del w:id="3357" w:author="Dylan CHEN" w:date="2026-08-04T14:21:00Z" w16du:dateUtc="2026-08-04T06:21:00Z">
        <w:r w:rsidR="001C7583" w:rsidDel="00DD74E2">
          <w:rPr>
            <w:rFonts w:hint="eastAsia"/>
          </w:rPr>
          <w:delText>7.2</w:delText>
        </w:r>
      </w:del>
      <w:del w:id="3358" w:author="Dylan CHEN" w:date="2026-08-05T17:31:00Z" w16du:dateUtc="2026-08-05T09:31:00Z">
        <w:r w:rsidR="002F0C69" w:rsidDel="004C50E6">
          <w:rPr>
            <w:rFonts w:hint="eastAsia"/>
          </w:rPr>
          <w:delText>.</w:delText>
        </w:r>
        <w:r w:rsidR="00BA08AB" w:rsidDel="004C50E6">
          <w:delText xml:space="preserve"> </w:delText>
        </w:r>
      </w:del>
      <w:r w:rsidR="00FC4E92">
        <w:t>We hope this clarification addresses the reviewer</w:t>
      </w:r>
      <w:r w:rsidR="003834AA">
        <w:t>’</w:t>
      </w:r>
      <w:r w:rsidR="00FC4E92">
        <w:t xml:space="preserve">s concern. </w:t>
      </w:r>
    </w:p>
    <w:sectPr w:rsidR="004C50E6" w:rsidRPr="00522DE1" w:rsidSect="00705B1B">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850" w:footer="288" w:gutter="0"/>
      <w:cols w:space="42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566" w:author="Dylan CHEN" w:date="2026-08-20T22:42:00Z" w:initials="DC">
    <w:p w14:paraId="32F6AD73" w14:textId="77777777" w:rsidR="00FA770C" w:rsidRDefault="00FA770C" w:rsidP="00FA770C">
      <w:r>
        <w:rPr>
          <w:rStyle w:val="CommentReference"/>
        </w:rPr>
        <w:annotationRef/>
      </w:r>
      <w:r>
        <w:rPr>
          <w:rFonts w:eastAsiaTheme="minorEastAsia" w:cstheme="minorBidi"/>
          <w:szCs w:val="22"/>
          <w:lang w:val="en-HK"/>
        </w:rPr>
        <w:t>Dear Ben,</w:t>
      </w:r>
    </w:p>
    <w:p w14:paraId="3C68D5F7" w14:textId="77777777" w:rsidR="00FA770C" w:rsidRDefault="00FA770C" w:rsidP="00FA770C"/>
    <w:p w14:paraId="0F822138" w14:textId="77777777" w:rsidR="00FA770C" w:rsidRDefault="00FA770C" w:rsidP="00FA770C">
      <w:r>
        <w:rPr>
          <w:rFonts w:eastAsiaTheme="minorEastAsia" w:cstheme="minorBidi"/>
          <w:szCs w:val="22"/>
          <w:lang w:val="en-HK"/>
        </w:rPr>
        <w:t>This may concern our human 1 quality DV analysis.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F8221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84D2ECB" w16cex:dateUtc="2026-08-20T14: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F822138" w16cid:durableId="784D2E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E41B45" w14:textId="77777777" w:rsidR="00030B3C" w:rsidRPr="00021F0B" w:rsidRDefault="00030B3C" w:rsidP="00CF7A94">
      <w:pPr>
        <w:spacing w:before="120" w:after="120"/>
      </w:pPr>
      <w:r w:rsidRPr="00021F0B">
        <w:separator/>
      </w:r>
    </w:p>
  </w:endnote>
  <w:endnote w:type="continuationSeparator" w:id="0">
    <w:p w14:paraId="504A2261" w14:textId="77777777" w:rsidR="00030B3C" w:rsidRPr="00021F0B" w:rsidRDefault="00030B3C" w:rsidP="00CF7A94">
      <w:pPr>
        <w:spacing w:before="120" w:after="120"/>
      </w:pPr>
      <w:r w:rsidRPr="00021F0B">
        <w:continuationSeparator/>
      </w:r>
    </w:p>
  </w:endnote>
  <w:endnote w:type="continuationNotice" w:id="1">
    <w:p w14:paraId="2925CCE1" w14:textId="77777777" w:rsidR="00030B3C" w:rsidRPr="00021F0B" w:rsidRDefault="00030B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icrosoft YaHei">
    <w:panose1 w:val="020B0503020204020204"/>
    <w:charset w:val="86"/>
    <w:family w:val="swiss"/>
    <w:pitch w:val="variable"/>
    <w:sig w:usb0="80000287" w:usb1="2ACF3C50" w:usb2="00000016" w:usb3="00000000" w:csb0="0004001F" w:csb1="00000000"/>
  </w:font>
  <w:font w:name="Aptos Narrow">
    <w:panose1 w:val="020B0004020202020204"/>
    <w:charset w:val="00"/>
    <w:family w:val="swiss"/>
    <w:pitch w:val="variable"/>
    <w:sig w:usb0="20000287" w:usb1="00000003" w:usb2="00000000" w:usb3="00000000" w:csb0="0000019F" w:csb1="00000000"/>
  </w:font>
  <w:font w:name="Heiti TC">
    <w:panose1 w:val="02000000000000000000"/>
    <w:charset w:val="80"/>
    <w:family w:val="auto"/>
    <w:pitch w:val="variable"/>
    <w:sig w:usb0="8000002F" w:usb1="0807004A" w:usb2="00000010" w:usb3="00000000" w:csb0="003E0001" w:csb1="00000000"/>
  </w:font>
  <w:font w:name="Apple Color Emoji">
    <w:panose1 w:val="00000000000000000000"/>
    <w:charset w:val="00"/>
    <w:family w:val="auto"/>
    <w:pitch w:val="variable"/>
    <w:sig w:usb0="00000003" w:usb1="18000000" w:usb2="14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5D798A" w14:textId="77777777" w:rsidR="008C48D4" w:rsidRPr="00021F0B" w:rsidRDefault="008C48D4">
    <w:pPr>
      <w:pStyle w:val="Footer"/>
      <w:spacing w:before="120" w:after="120"/>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lang w:val="en-US"/>
      </w:rPr>
      <w:id w:val="-1441996726"/>
      <w:docPartObj>
        <w:docPartGallery w:val="Page Numbers (Bottom of Page)"/>
        <w:docPartUnique/>
      </w:docPartObj>
    </w:sdtPr>
    <w:sdtContent>
      <w:p w14:paraId="229B8B5C" w14:textId="3056BB10" w:rsidR="008C48D4" w:rsidRPr="00021F0B" w:rsidRDefault="008C48D4">
        <w:pPr>
          <w:pStyle w:val="Footer"/>
          <w:spacing w:before="120" w:after="120"/>
          <w:jc w:val="center"/>
          <w:rPr>
            <w:lang w:val="en-US"/>
          </w:rPr>
        </w:pPr>
        <w:r w:rsidRPr="00021F0B">
          <w:rPr>
            <w:lang w:val="en-US"/>
          </w:rPr>
          <w:fldChar w:fldCharType="begin"/>
        </w:r>
        <w:r w:rsidRPr="00021F0B">
          <w:rPr>
            <w:lang w:val="en-US"/>
          </w:rPr>
          <w:instrText xml:space="preserve"> PAGE   \* MERGEFORMAT </w:instrText>
        </w:r>
        <w:r w:rsidRPr="00021F0B">
          <w:rPr>
            <w:lang w:val="en-US"/>
          </w:rPr>
          <w:fldChar w:fldCharType="separate"/>
        </w:r>
        <w:r w:rsidR="00500F05" w:rsidRPr="00021F0B">
          <w:rPr>
            <w:lang w:val="en-US"/>
          </w:rPr>
          <w:t>1</w:t>
        </w:r>
        <w:r w:rsidRPr="00021F0B">
          <w:rPr>
            <w:lang w:val="en-US"/>
          </w:rPr>
          <w:fldChar w:fldCharType="end"/>
        </w:r>
      </w:p>
    </w:sdtContent>
  </w:sdt>
  <w:p w14:paraId="53013236" w14:textId="77777777" w:rsidR="008C48D4" w:rsidRPr="00021F0B" w:rsidRDefault="008C48D4">
    <w:pPr>
      <w:pStyle w:val="Footer"/>
      <w:spacing w:before="120" w:after="12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0787F" w14:textId="77777777" w:rsidR="008C48D4" w:rsidRPr="00021F0B" w:rsidRDefault="008C48D4">
    <w:pPr>
      <w:pStyle w:val="Footer"/>
      <w:spacing w:before="120" w:after="12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C9D727" w14:textId="77777777" w:rsidR="00030B3C" w:rsidRPr="00021F0B" w:rsidRDefault="00030B3C" w:rsidP="00CF7A94">
      <w:pPr>
        <w:spacing w:before="120" w:after="120"/>
      </w:pPr>
      <w:r w:rsidRPr="00021F0B">
        <w:separator/>
      </w:r>
    </w:p>
  </w:footnote>
  <w:footnote w:type="continuationSeparator" w:id="0">
    <w:p w14:paraId="28C3D691" w14:textId="77777777" w:rsidR="00030B3C" w:rsidRPr="00021F0B" w:rsidRDefault="00030B3C" w:rsidP="00CF7A94">
      <w:pPr>
        <w:spacing w:before="120" w:after="120"/>
      </w:pPr>
      <w:r w:rsidRPr="00021F0B">
        <w:continuationSeparator/>
      </w:r>
    </w:p>
  </w:footnote>
  <w:footnote w:type="continuationNotice" w:id="1">
    <w:p w14:paraId="58B44BC5" w14:textId="77777777" w:rsidR="00030B3C" w:rsidRPr="00021F0B" w:rsidRDefault="00030B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49E40" w14:textId="77777777" w:rsidR="008C48D4" w:rsidRPr="00021F0B" w:rsidRDefault="008C48D4">
    <w:pPr>
      <w:pStyle w:val="Header"/>
      <w:spacing w:before="120" w:after="12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00F15" w14:textId="77777777" w:rsidR="008C48D4" w:rsidRPr="00021F0B" w:rsidRDefault="008C48D4" w:rsidP="00653DDB">
    <w:pP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1DCBE4" w14:textId="77777777" w:rsidR="008C48D4" w:rsidRPr="00021F0B" w:rsidRDefault="008C48D4">
    <w:pPr>
      <w:pStyle w:val="Header"/>
      <w:spacing w:before="120" w:after="1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AC7B7D"/>
    <w:multiLevelType w:val="multilevel"/>
    <w:tmpl w:val="5896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479AA"/>
    <w:multiLevelType w:val="multilevel"/>
    <w:tmpl w:val="A46C763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8501EE1"/>
    <w:multiLevelType w:val="hybridMultilevel"/>
    <w:tmpl w:val="7EECA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F260E"/>
    <w:multiLevelType w:val="multilevel"/>
    <w:tmpl w:val="5292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B47AD"/>
    <w:multiLevelType w:val="hybridMultilevel"/>
    <w:tmpl w:val="E3280E2E"/>
    <w:lvl w:ilvl="0" w:tplc="79FAF724">
      <w:start w:val="3"/>
      <w:numFmt w:val="bullet"/>
      <w:lvlText w:val="-"/>
      <w:lvlJc w:val="left"/>
      <w:pPr>
        <w:ind w:left="840" w:hanging="360"/>
      </w:pPr>
      <w:rPr>
        <w:rFonts w:ascii="Times New Roman" w:eastAsia="SimSun" w:hAnsi="Times New Roman" w:cs="Times New Roman"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0EAD24AA"/>
    <w:multiLevelType w:val="hybridMultilevel"/>
    <w:tmpl w:val="8468F3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0D101A"/>
    <w:multiLevelType w:val="hybridMultilevel"/>
    <w:tmpl w:val="4FD8955A"/>
    <w:lvl w:ilvl="0" w:tplc="E79E3AA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24229C9"/>
    <w:multiLevelType w:val="hybridMultilevel"/>
    <w:tmpl w:val="9958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9D569C"/>
    <w:multiLevelType w:val="hybridMultilevel"/>
    <w:tmpl w:val="DD2462FE"/>
    <w:lvl w:ilvl="0" w:tplc="EB8E362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A3E97"/>
    <w:multiLevelType w:val="multilevel"/>
    <w:tmpl w:val="1B003804"/>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A7634"/>
    <w:multiLevelType w:val="multilevel"/>
    <w:tmpl w:val="FC94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27F54"/>
    <w:multiLevelType w:val="hybridMultilevel"/>
    <w:tmpl w:val="BDD8A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3E3C0A"/>
    <w:multiLevelType w:val="hybridMultilevel"/>
    <w:tmpl w:val="06EE5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4C3BD4"/>
    <w:multiLevelType w:val="hybridMultilevel"/>
    <w:tmpl w:val="A498F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0D454E"/>
    <w:multiLevelType w:val="hybridMultilevel"/>
    <w:tmpl w:val="5650A4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69033F"/>
    <w:multiLevelType w:val="hybridMultilevel"/>
    <w:tmpl w:val="9B964D64"/>
    <w:lvl w:ilvl="0" w:tplc="541873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0B912D0"/>
    <w:multiLevelType w:val="multilevel"/>
    <w:tmpl w:val="CBB80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2F1836"/>
    <w:multiLevelType w:val="multilevel"/>
    <w:tmpl w:val="2A767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0B5ACE"/>
    <w:multiLevelType w:val="hybridMultilevel"/>
    <w:tmpl w:val="D6E249C8"/>
    <w:lvl w:ilvl="0" w:tplc="F4FC029E">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5FB5783"/>
    <w:multiLevelType w:val="multilevel"/>
    <w:tmpl w:val="2F1C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640BDE"/>
    <w:multiLevelType w:val="hybridMultilevel"/>
    <w:tmpl w:val="C89A6F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8ED43F3"/>
    <w:multiLevelType w:val="hybridMultilevel"/>
    <w:tmpl w:val="FF08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F37915"/>
    <w:multiLevelType w:val="hybridMultilevel"/>
    <w:tmpl w:val="26C8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BF42D9"/>
    <w:multiLevelType w:val="hybridMultilevel"/>
    <w:tmpl w:val="A0069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F0E5877"/>
    <w:multiLevelType w:val="hybridMultilevel"/>
    <w:tmpl w:val="315CF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2B4A67"/>
    <w:multiLevelType w:val="multilevel"/>
    <w:tmpl w:val="2340D3AA"/>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A422E7"/>
    <w:multiLevelType w:val="hybridMultilevel"/>
    <w:tmpl w:val="37369912"/>
    <w:lvl w:ilvl="0" w:tplc="F474988C">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291279"/>
    <w:multiLevelType w:val="hybridMultilevel"/>
    <w:tmpl w:val="63229156"/>
    <w:lvl w:ilvl="0" w:tplc="015097D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58616A2"/>
    <w:multiLevelType w:val="hybridMultilevel"/>
    <w:tmpl w:val="4E360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6231FCA"/>
    <w:multiLevelType w:val="hybridMultilevel"/>
    <w:tmpl w:val="95A2F6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31" w15:restartNumberingAfterBreak="0">
    <w:nsid w:val="36AD4938"/>
    <w:multiLevelType w:val="hybridMultilevel"/>
    <w:tmpl w:val="3530E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79D409B"/>
    <w:multiLevelType w:val="multilevel"/>
    <w:tmpl w:val="66E4A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CC1A84"/>
    <w:multiLevelType w:val="multilevel"/>
    <w:tmpl w:val="DA28D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F87CB3"/>
    <w:multiLevelType w:val="hybridMultilevel"/>
    <w:tmpl w:val="192E70C8"/>
    <w:lvl w:ilvl="0" w:tplc="50FE8790">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5" w15:restartNumberingAfterBreak="0">
    <w:nsid w:val="44D85AF3"/>
    <w:multiLevelType w:val="hybridMultilevel"/>
    <w:tmpl w:val="BD76F5EC"/>
    <w:lvl w:ilvl="0" w:tplc="F9528AC2">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6" w15:restartNumberingAfterBreak="0">
    <w:nsid w:val="459E0488"/>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37" w15:restartNumberingAfterBreak="0">
    <w:nsid w:val="4D9044A3"/>
    <w:multiLevelType w:val="hybridMultilevel"/>
    <w:tmpl w:val="FA3A2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DD05A69"/>
    <w:multiLevelType w:val="hybridMultilevel"/>
    <w:tmpl w:val="1D885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E525A37"/>
    <w:multiLevelType w:val="multilevel"/>
    <w:tmpl w:val="67522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B869C9"/>
    <w:multiLevelType w:val="hybridMultilevel"/>
    <w:tmpl w:val="4F5E2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1B71F79"/>
    <w:multiLevelType w:val="hybridMultilevel"/>
    <w:tmpl w:val="CF4E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2AE27B3"/>
    <w:multiLevelType w:val="hybridMultilevel"/>
    <w:tmpl w:val="F1D2B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3A52177"/>
    <w:multiLevelType w:val="hybridMultilevel"/>
    <w:tmpl w:val="5164BEEC"/>
    <w:lvl w:ilvl="0" w:tplc="D6D43A5C">
      <w:start w:val="2"/>
      <w:numFmt w:val="bullet"/>
      <w:lvlText w:val="-"/>
      <w:lvlJc w:val="left"/>
      <w:pPr>
        <w:ind w:left="840" w:hanging="360"/>
      </w:pPr>
      <w:rPr>
        <w:rFonts w:ascii="Times New Roman" w:eastAsia="SimSu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4" w15:restartNumberingAfterBreak="0">
    <w:nsid w:val="55737233"/>
    <w:multiLevelType w:val="hybridMultilevel"/>
    <w:tmpl w:val="E886F31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91B3435"/>
    <w:multiLevelType w:val="multilevel"/>
    <w:tmpl w:val="390E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D263E2"/>
    <w:multiLevelType w:val="hybridMultilevel"/>
    <w:tmpl w:val="EAA20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F6B6394"/>
    <w:multiLevelType w:val="hybridMultilevel"/>
    <w:tmpl w:val="A802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F8C4B5F"/>
    <w:multiLevelType w:val="hybridMultilevel"/>
    <w:tmpl w:val="308A7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51D5FAC"/>
    <w:multiLevelType w:val="hybridMultilevel"/>
    <w:tmpl w:val="6DDA9E68"/>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9BC222B"/>
    <w:multiLevelType w:val="multilevel"/>
    <w:tmpl w:val="F74E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230F07"/>
    <w:multiLevelType w:val="hybridMultilevel"/>
    <w:tmpl w:val="E886F3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EF32F65"/>
    <w:multiLevelType w:val="hybridMultilevel"/>
    <w:tmpl w:val="3084932C"/>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53" w15:restartNumberingAfterBreak="0">
    <w:nsid w:val="715D4AE2"/>
    <w:multiLevelType w:val="hybridMultilevel"/>
    <w:tmpl w:val="DF9A9212"/>
    <w:lvl w:ilvl="0" w:tplc="FFFFFFFF">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4" w15:restartNumberingAfterBreak="0">
    <w:nsid w:val="71884F7C"/>
    <w:multiLevelType w:val="hybridMultilevel"/>
    <w:tmpl w:val="7A3A7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2015798"/>
    <w:multiLevelType w:val="multilevel"/>
    <w:tmpl w:val="61BE4042"/>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990D24"/>
    <w:multiLevelType w:val="hybridMultilevel"/>
    <w:tmpl w:val="B330C150"/>
    <w:lvl w:ilvl="0" w:tplc="6FA8F824">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7" w15:restartNumberingAfterBreak="0">
    <w:nsid w:val="79145824"/>
    <w:multiLevelType w:val="hybridMultilevel"/>
    <w:tmpl w:val="BD061C82"/>
    <w:lvl w:ilvl="0" w:tplc="0B866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96A1CA3"/>
    <w:multiLevelType w:val="multilevel"/>
    <w:tmpl w:val="9E36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223C7C"/>
    <w:multiLevelType w:val="multilevel"/>
    <w:tmpl w:val="5FE0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513F9D"/>
    <w:multiLevelType w:val="multilevel"/>
    <w:tmpl w:val="F66C248E"/>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546E15"/>
    <w:multiLevelType w:val="multilevel"/>
    <w:tmpl w:val="F2F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DD3779"/>
    <w:multiLevelType w:val="multilevel"/>
    <w:tmpl w:val="C542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EF70F8"/>
    <w:multiLevelType w:val="hybridMultilevel"/>
    <w:tmpl w:val="E780BD9A"/>
    <w:lvl w:ilvl="0" w:tplc="8946A8A8">
      <w:start w:val="1"/>
      <w:numFmt w:val="decimal"/>
      <w:lvlText w:val="%1."/>
      <w:lvlJc w:val="left"/>
      <w:pPr>
        <w:ind w:left="720" w:hanging="360"/>
      </w:pPr>
      <w:rPr>
        <w:rFonts w:eastAsiaTheme="minorEastAsia" w:hint="default"/>
        <w:b w:val="0"/>
        <w:i w:val="0"/>
        <w:color w:val="00000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FF126F6"/>
    <w:multiLevelType w:val="hybridMultilevel"/>
    <w:tmpl w:val="1A54797E"/>
    <w:lvl w:ilvl="0" w:tplc="8D8EE7EE">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66877870">
    <w:abstractNumId w:val="20"/>
  </w:num>
  <w:num w:numId="2" w16cid:durableId="587467392">
    <w:abstractNumId w:val="15"/>
  </w:num>
  <w:num w:numId="3" w16cid:durableId="280302761">
    <w:abstractNumId w:val="1"/>
  </w:num>
  <w:num w:numId="4" w16cid:durableId="424347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0411428">
    <w:abstractNumId w:val="6"/>
  </w:num>
  <w:num w:numId="6" w16cid:durableId="118227090">
    <w:abstractNumId w:val="34"/>
  </w:num>
  <w:num w:numId="7" w16cid:durableId="1447188304">
    <w:abstractNumId w:val="35"/>
  </w:num>
  <w:num w:numId="8" w16cid:durableId="456409726">
    <w:abstractNumId w:val="57"/>
  </w:num>
  <w:num w:numId="9" w16cid:durableId="1945914796">
    <w:abstractNumId w:val="4"/>
  </w:num>
  <w:num w:numId="10" w16cid:durableId="1626962217">
    <w:abstractNumId w:val="13"/>
  </w:num>
  <w:num w:numId="11" w16cid:durableId="1822581536">
    <w:abstractNumId w:val="40"/>
  </w:num>
  <w:num w:numId="12" w16cid:durableId="1506244982">
    <w:abstractNumId w:val="23"/>
  </w:num>
  <w:num w:numId="13" w16cid:durableId="140394637">
    <w:abstractNumId w:val="49"/>
  </w:num>
  <w:num w:numId="14" w16cid:durableId="159008297">
    <w:abstractNumId w:val="41"/>
  </w:num>
  <w:num w:numId="15" w16cid:durableId="613363271">
    <w:abstractNumId w:val="54"/>
  </w:num>
  <w:num w:numId="16" w16cid:durableId="1485970615">
    <w:abstractNumId w:val="29"/>
  </w:num>
  <w:num w:numId="17" w16cid:durableId="1490244299">
    <w:abstractNumId w:val="14"/>
  </w:num>
  <w:num w:numId="18" w16cid:durableId="1514419459">
    <w:abstractNumId w:val="51"/>
  </w:num>
  <w:num w:numId="19" w16cid:durableId="1906913435">
    <w:abstractNumId w:val="28"/>
  </w:num>
  <w:num w:numId="20" w16cid:durableId="1505391213">
    <w:abstractNumId w:val="42"/>
  </w:num>
  <w:num w:numId="21" w16cid:durableId="300577689">
    <w:abstractNumId w:val="63"/>
  </w:num>
  <w:num w:numId="22" w16cid:durableId="429349298">
    <w:abstractNumId w:val="22"/>
  </w:num>
  <w:num w:numId="23" w16cid:durableId="912661355">
    <w:abstractNumId w:val="2"/>
  </w:num>
  <w:num w:numId="24" w16cid:durableId="1001129839">
    <w:abstractNumId w:val="45"/>
  </w:num>
  <w:num w:numId="25" w16cid:durableId="5597361">
    <w:abstractNumId w:val="18"/>
  </w:num>
  <w:num w:numId="26" w16cid:durableId="1450011395">
    <w:abstractNumId w:val="48"/>
  </w:num>
  <w:num w:numId="27" w16cid:durableId="1342662688">
    <w:abstractNumId w:val="64"/>
  </w:num>
  <w:num w:numId="28" w16cid:durableId="1320230616">
    <w:abstractNumId w:val="38"/>
  </w:num>
  <w:num w:numId="29" w16cid:durableId="1643316459">
    <w:abstractNumId w:val="44"/>
  </w:num>
  <w:num w:numId="30" w16cid:durableId="2079354847">
    <w:abstractNumId w:val="62"/>
  </w:num>
  <w:num w:numId="31" w16cid:durableId="1455293939">
    <w:abstractNumId w:val="32"/>
  </w:num>
  <w:num w:numId="32" w16cid:durableId="1677806845">
    <w:abstractNumId w:val="37"/>
  </w:num>
  <w:num w:numId="33" w16cid:durableId="212890879">
    <w:abstractNumId w:val="47"/>
  </w:num>
  <w:num w:numId="34" w16cid:durableId="688944078">
    <w:abstractNumId w:val="61"/>
  </w:num>
  <w:num w:numId="35" w16cid:durableId="552622530">
    <w:abstractNumId w:val="27"/>
  </w:num>
  <w:num w:numId="36" w16cid:durableId="1152335853">
    <w:abstractNumId w:val="50"/>
  </w:num>
  <w:num w:numId="37" w16cid:durableId="307437513">
    <w:abstractNumId w:val="9"/>
  </w:num>
  <w:num w:numId="38" w16cid:durableId="489101543">
    <w:abstractNumId w:val="16"/>
  </w:num>
  <w:num w:numId="39" w16cid:durableId="1705787057">
    <w:abstractNumId w:val="25"/>
  </w:num>
  <w:num w:numId="40" w16cid:durableId="1022171387">
    <w:abstractNumId w:val="55"/>
  </w:num>
  <w:num w:numId="41" w16cid:durableId="1708606592">
    <w:abstractNumId w:val="19"/>
  </w:num>
  <w:num w:numId="42" w16cid:durableId="689062152">
    <w:abstractNumId w:val="60"/>
  </w:num>
  <w:num w:numId="43" w16cid:durableId="608857720">
    <w:abstractNumId w:val="10"/>
  </w:num>
  <w:num w:numId="44" w16cid:durableId="1258099004">
    <w:abstractNumId w:val="33"/>
  </w:num>
  <w:num w:numId="45" w16cid:durableId="750081152">
    <w:abstractNumId w:val="17"/>
  </w:num>
  <w:num w:numId="46" w16cid:durableId="673341256">
    <w:abstractNumId w:val="11"/>
  </w:num>
  <w:num w:numId="47" w16cid:durableId="953488721">
    <w:abstractNumId w:val="12"/>
  </w:num>
  <w:num w:numId="48" w16cid:durableId="853878614">
    <w:abstractNumId w:val="8"/>
  </w:num>
  <w:num w:numId="49" w16cid:durableId="1608659306">
    <w:abstractNumId w:val="26"/>
  </w:num>
  <w:num w:numId="50" w16cid:durableId="1517575333">
    <w:abstractNumId w:val="59"/>
  </w:num>
  <w:num w:numId="51" w16cid:durableId="1256091469">
    <w:abstractNumId w:val="39"/>
  </w:num>
  <w:num w:numId="52" w16cid:durableId="396322106">
    <w:abstractNumId w:val="21"/>
  </w:num>
  <w:num w:numId="53" w16cid:durableId="946811709">
    <w:abstractNumId w:val="46"/>
  </w:num>
  <w:num w:numId="54" w16cid:durableId="777141864">
    <w:abstractNumId w:val="43"/>
  </w:num>
  <w:num w:numId="55" w16cid:durableId="1856919425">
    <w:abstractNumId w:val="56"/>
  </w:num>
  <w:num w:numId="56" w16cid:durableId="1925337428">
    <w:abstractNumId w:val="36"/>
  </w:num>
  <w:num w:numId="57" w16cid:durableId="1982731000">
    <w:abstractNumId w:val="52"/>
  </w:num>
  <w:num w:numId="58" w16cid:durableId="1115245529">
    <w:abstractNumId w:val="30"/>
  </w:num>
  <w:num w:numId="59" w16cid:durableId="1556157957">
    <w:abstractNumId w:val="53"/>
  </w:num>
  <w:num w:numId="60" w16cid:durableId="2119836911">
    <w:abstractNumId w:val="24"/>
  </w:num>
  <w:num w:numId="61" w16cid:durableId="1293563400">
    <w:abstractNumId w:val="5"/>
  </w:num>
  <w:num w:numId="62" w16cid:durableId="222569591">
    <w:abstractNumId w:val="7"/>
  </w:num>
  <w:num w:numId="63" w16cid:durableId="1614436298">
    <w:abstractNumId w:val="31"/>
  </w:num>
  <w:num w:numId="64" w16cid:durableId="555624510">
    <w:abstractNumId w:val="3"/>
  </w:num>
  <w:num w:numId="65" w16cid:durableId="40056610">
    <w:abstractNumId w:val="0"/>
  </w:num>
  <w:num w:numId="66" w16cid:durableId="2103795586">
    <w:abstractNumId w:val="58"/>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rson w15:author="Xin Li">
    <w15:presenceInfo w15:providerId="None" w15:userId="Xin Li"/>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bordersDoNotSurroundHeader/>
  <w:bordersDoNotSurroundFooter/>
  <w:hideSpellingErrors/>
  <w:hideGrammaticalErrors/>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UxtzA0MDY2MTExMDVW0lEKTi0uzszPAykwNDSpBQBVgoL0LgAAAA=="/>
  </w:docVars>
  <w:rsids>
    <w:rsidRoot w:val="002B6130"/>
    <w:rsid w:val="00000002"/>
    <w:rsid w:val="000001DB"/>
    <w:rsid w:val="00000534"/>
    <w:rsid w:val="00000728"/>
    <w:rsid w:val="000008D2"/>
    <w:rsid w:val="000009A4"/>
    <w:rsid w:val="00000BE0"/>
    <w:rsid w:val="00000F04"/>
    <w:rsid w:val="000013A5"/>
    <w:rsid w:val="000014D1"/>
    <w:rsid w:val="000017E3"/>
    <w:rsid w:val="000018D2"/>
    <w:rsid w:val="00001B36"/>
    <w:rsid w:val="00002EB5"/>
    <w:rsid w:val="00003B07"/>
    <w:rsid w:val="00003E25"/>
    <w:rsid w:val="00004B76"/>
    <w:rsid w:val="00004B96"/>
    <w:rsid w:val="00004E01"/>
    <w:rsid w:val="0000530E"/>
    <w:rsid w:val="0000537D"/>
    <w:rsid w:val="00005563"/>
    <w:rsid w:val="00005F60"/>
    <w:rsid w:val="0000607D"/>
    <w:rsid w:val="00006188"/>
    <w:rsid w:val="000063D1"/>
    <w:rsid w:val="00006439"/>
    <w:rsid w:val="000064DC"/>
    <w:rsid w:val="000064FA"/>
    <w:rsid w:val="00007237"/>
    <w:rsid w:val="00007FCB"/>
    <w:rsid w:val="000111BD"/>
    <w:rsid w:val="00011AF7"/>
    <w:rsid w:val="000120CA"/>
    <w:rsid w:val="0001347A"/>
    <w:rsid w:val="00014066"/>
    <w:rsid w:val="0001450F"/>
    <w:rsid w:val="00014765"/>
    <w:rsid w:val="00014C73"/>
    <w:rsid w:val="00014CA1"/>
    <w:rsid w:val="00014D46"/>
    <w:rsid w:val="00015082"/>
    <w:rsid w:val="0001518C"/>
    <w:rsid w:val="00015563"/>
    <w:rsid w:val="00015825"/>
    <w:rsid w:val="00016A20"/>
    <w:rsid w:val="00016E74"/>
    <w:rsid w:val="0001700F"/>
    <w:rsid w:val="000173E1"/>
    <w:rsid w:val="00017DAC"/>
    <w:rsid w:val="00020368"/>
    <w:rsid w:val="0002058F"/>
    <w:rsid w:val="00020C0F"/>
    <w:rsid w:val="00020C7A"/>
    <w:rsid w:val="00020EC3"/>
    <w:rsid w:val="00021113"/>
    <w:rsid w:val="00021E3E"/>
    <w:rsid w:val="00021F0B"/>
    <w:rsid w:val="00022038"/>
    <w:rsid w:val="00022144"/>
    <w:rsid w:val="0002296B"/>
    <w:rsid w:val="00022DFA"/>
    <w:rsid w:val="0002393D"/>
    <w:rsid w:val="00023B55"/>
    <w:rsid w:val="00024793"/>
    <w:rsid w:val="00024839"/>
    <w:rsid w:val="000259A5"/>
    <w:rsid w:val="00025FAF"/>
    <w:rsid w:val="000260BF"/>
    <w:rsid w:val="00026454"/>
    <w:rsid w:val="00026FFF"/>
    <w:rsid w:val="000270AC"/>
    <w:rsid w:val="000271BE"/>
    <w:rsid w:val="0002745A"/>
    <w:rsid w:val="000277D9"/>
    <w:rsid w:val="00027F40"/>
    <w:rsid w:val="000306BC"/>
    <w:rsid w:val="00030B3C"/>
    <w:rsid w:val="00030D77"/>
    <w:rsid w:val="0003158A"/>
    <w:rsid w:val="000316A0"/>
    <w:rsid w:val="000316CD"/>
    <w:rsid w:val="00031982"/>
    <w:rsid w:val="000320EA"/>
    <w:rsid w:val="000334C9"/>
    <w:rsid w:val="000345A5"/>
    <w:rsid w:val="00034B87"/>
    <w:rsid w:val="00034CD4"/>
    <w:rsid w:val="000353C6"/>
    <w:rsid w:val="00035C46"/>
    <w:rsid w:val="000361DC"/>
    <w:rsid w:val="00036793"/>
    <w:rsid w:val="00036C95"/>
    <w:rsid w:val="00037588"/>
    <w:rsid w:val="00037B01"/>
    <w:rsid w:val="000405BD"/>
    <w:rsid w:val="000420C9"/>
    <w:rsid w:val="000427A7"/>
    <w:rsid w:val="00042A82"/>
    <w:rsid w:val="000432BF"/>
    <w:rsid w:val="000439F1"/>
    <w:rsid w:val="00043DD6"/>
    <w:rsid w:val="00044AA4"/>
    <w:rsid w:val="00044CAF"/>
    <w:rsid w:val="00045102"/>
    <w:rsid w:val="00045C02"/>
    <w:rsid w:val="0004614C"/>
    <w:rsid w:val="000463A3"/>
    <w:rsid w:val="00046830"/>
    <w:rsid w:val="00046D3D"/>
    <w:rsid w:val="00047426"/>
    <w:rsid w:val="00047591"/>
    <w:rsid w:val="00047B1F"/>
    <w:rsid w:val="00047D29"/>
    <w:rsid w:val="0005074A"/>
    <w:rsid w:val="00051685"/>
    <w:rsid w:val="000518E2"/>
    <w:rsid w:val="00051A7E"/>
    <w:rsid w:val="00051E22"/>
    <w:rsid w:val="00052238"/>
    <w:rsid w:val="00053B93"/>
    <w:rsid w:val="000544CD"/>
    <w:rsid w:val="0005475B"/>
    <w:rsid w:val="00054FBC"/>
    <w:rsid w:val="000558FD"/>
    <w:rsid w:val="000568FA"/>
    <w:rsid w:val="000575DF"/>
    <w:rsid w:val="00057958"/>
    <w:rsid w:val="000579BD"/>
    <w:rsid w:val="00057C7A"/>
    <w:rsid w:val="00060378"/>
    <w:rsid w:val="0006127D"/>
    <w:rsid w:val="000619E2"/>
    <w:rsid w:val="00061B60"/>
    <w:rsid w:val="000624A1"/>
    <w:rsid w:val="00062714"/>
    <w:rsid w:val="00062CBF"/>
    <w:rsid w:val="000632B6"/>
    <w:rsid w:val="00063407"/>
    <w:rsid w:val="000639D7"/>
    <w:rsid w:val="00064204"/>
    <w:rsid w:val="000646BA"/>
    <w:rsid w:val="00064E1A"/>
    <w:rsid w:val="00065421"/>
    <w:rsid w:val="000657B2"/>
    <w:rsid w:val="00066541"/>
    <w:rsid w:val="00066A5D"/>
    <w:rsid w:val="000678A3"/>
    <w:rsid w:val="000678D3"/>
    <w:rsid w:val="000709F6"/>
    <w:rsid w:val="00070B80"/>
    <w:rsid w:val="0007141B"/>
    <w:rsid w:val="000718AC"/>
    <w:rsid w:val="00071C9E"/>
    <w:rsid w:val="00071E72"/>
    <w:rsid w:val="000723D4"/>
    <w:rsid w:val="000729C9"/>
    <w:rsid w:val="00074D22"/>
    <w:rsid w:val="00075624"/>
    <w:rsid w:val="00075B16"/>
    <w:rsid w:val="00076575"/>
    <w:rsid w:val="000765A3"/>
    <w:rsid w:val="000766DC"/>
    <w:rsid w:val="00076BF0"/>
    <w:rsid w:val="00076D38"/>
    <w:rsid w:val="00076DFB"/>
    <w:rsid w:val="0007722D"/>
    <w:rsid w:val="0007750C"/>
    <w:rsid w:val="00077785"/>
    <w:rsid w:val="00077A66"/>
    <w:rsid w:val="00081A13"/>
    <w:rsid w:val="00081D40"/>
    <w:rsid w:val="000823F6"/>
    <w:rsid w:val="00083204"/>
    <w:rsid w:val="00083502"/>
    <w:rsid w:val="0008431E"/>
    <w:rsid w:val="00087018"/>
    <w:rsid w:val="00087344"/>
    <w:rsid w:val="00087684"/>
    <w:rsid w:val="00090129"/>
    <w:rsid w:val="000905AD"/>
    <w:rsid w:val="000908E2"/>
    <w:rsid w:val="000909E0"/>
    <w:rsid w:val="0009157B"/>
    <w:rsid w:val="00091D73"/>
    <w:rsid w:val="0009256E"/>
    <w:rsid w:val="0009298D"/>
    <w:rsid w:val="000929FF"/>
    <w:rsid w:val="0009380E"/>
    <w:rsid w:val="00093D34"/>
    <w:rsid w:val="00094492"/>
    <w:rsid w:val="00094A1A"/>
    <w:rsid w:val="00095C0B"/>
    <w:rsid w:val="00095ED4"/>
    <w:rsid w:val="00096242"/>
    <w:rsid w:val="00096D59"/>
    <w:rsid w:val="00097414"/>
    <w:rsid w:val="000975B9"/>
    <w:rsid w:val="00097DFC"/>
    <w:rsid w:val="000A0262"/>
    <w:rsid w:val="000A11E2"/>
    <w:rsid w:val="000A1FB0"/>
    <w:rsid w:val="000A23AF"/>
    <w:rsid w:val="000A29E3"/>
    <w:rsid w:val="000A3106"/>
    <w:rsid w:val="000A3656"/>
    <w:rsid w:val="000A433D"/>
    <w:rsid w:val="000A4674"/>
    <w:rsid w:val="000A52FA"/>
    <w:rsid w:val="000A5710"/>
    <w:rsid w:val="000A5F0F"/>
    <w:rsid w:val="000A61A1"/>
    <w:rsid w:val="000A67A0"/>
    <w:rsid w:val="000A7379"/>
    <w:rsid w:val="000A78C0"/>
    <w:rsid w:val="000A7C44"/>
    <w:rsid w:val="000B00D4"/>
    <w:rsid w:val="000B0177"/>
    <w:rsid w:val="000B14C6"/>
    <w:rsid w:val="000B1957"/>
    <w:rsid w:val="000B198B"/>
    <w:rsid w:val="000B1C99"/>
    <w:rsid w:val="000B1EB3"/>
    <w:rsid w:val="000B21BB"/>
    <w:rsid w:val="000B2E14"/>
    <w:rsid w:val="000B2F43"/>
    <w:rsid w:val="000B32FF"/>
    <w:rsid w:val="000B34A9"/>
    <w:rsid w:val="000B44E0"/>
    <w:rsid w:val="000B59FA"/>
    <w:rsid w:val="000B5D3C"/>
    <w:rsid w:val="000B6843"/>
    <w:rsid w:val="000B6AE4"/>
    <w:rsid w:val="000B737D"/>
    <w:rsid w:val="000B772C"/>
    <w:rsid w:val="000B7F20"/>
    <w:rsid w:val="000C0E2D"/>
    <w:rsid w:val="000C1645"/>
    <w:rsid w:val="000C1680"/>
    <w:rsid w:val="000C215F"/>
    <w:rsid w:val="000C268D"/>
    <w:rsid w:val="000C2E29"/>
    <w:rsid w:val="000C30C1"/>
    <w:rsid w:val="000C3673"/>
    <w:rsid w:val="000C3B75"/>
    <w:rsid w:val="000C3C0E"/>
    <w:rsid w:val="000C452D"/>
    <w:rsid w:val="000C4B55"/>
    <w:rsid w:val="000C4E3C"/>
    <w:rsid w:val="000C5522"/>
    <w:rsid w:val="000C5621"/>
    <w:rsid w:val="000C5AD8"/>
    <w:rsid w:val="000C75E6"/>
    <w:rsid w:val="000C77B0"/>
    <w:rsid w:val="000C7A1E"/>
    <w:rsid w:val="000D1048"/>
    <w:rsid w:val="000D132C"/>
    <w:rsid w:val="000D1597"/>
    <w:rsid w:val="000D1DE5"/>
    <w:rsid w:val="000D1EE1"/>
    <w:rsid w:val="000D1F9B"/>
    <w:rsid w:val="000D24E6"/>
    <w:rsid w:val="000D2568"/>
    <w:rsid w:val="000D2DB0"/>
    <w:rsid w:val="000D33B9"/>
    <w:rsid w:val="000D4077"/>
    <w:rsid w:val="000D507F"/>
    <w:rsid w:val="000D60E9"/>
    <w:rsid w:val="000D62E0"/>
    <w:rsid w:val="000D62EA"/>
    <w:rsid w:val="000D63F5"/>
    <w:rsid w:val="000D667E"/>
    <w:rsid w:val="000D69B5"/>
    <w:rsid w:val="000D6E38"/>
    <w:rsid w:val="000D6F9B"/>
    <w:rsid w:val="000D6FBF"/>
    <w:rsid w:val="000D70BC"/>
    <w:rsid w:val="000D7D28"/>
    <w:rsid w:val="000E0171"/>
    <w:rsid w:val="000E02B4"/>
    <w:rsid w:val="000E055E"/>
    <w:rsid w:val="000E06F2"/>
    <w:rsid w:val="000E0C25"/>
    <w:rsid w:val="000E1B87"/>
    <w:rsid w:val="000E339B"/>
    <w:rsid w:val="000E3420"/>
    <w:rsid w:val="000E34BD"/>
    <w:rsid w:val="000E3AF2"/>
    <w:rsid w:val="000E3B44"/>
    <w:rsid w:val="000E3B77"/>
    <w:rsid w:val="000E458D"/>
    <w:rsid w:val="000E486C"/>
    <w:rsid w:val="000E48E3"/>
    <w:rsid w:val="000E4C6C"/>
    <w:rsid w:val="000E4FDA"/>
    <w:rsid w:val="000E6B33"/>
    <w:rsid w:val="000E72D8"/>
    <w:rsid w:val="000E7580"/>
    <w:rsid w:val="000F107F"/>
    <w:rsid w:val="000F265A"/>
    <w:rsid w:val="000F2BB4"/>
    <w:rsid w:val="000F2FD3"/>
    <w:rsid w:val="000F34D1"/>
    <w:rsid w:val="000F3686"/>
    <w:rsid w:val="000F5155"/>
    <w:rsid w:val="000F52FB"/>
    <w:rsid w:val="000F53D0"/>
    <w:rsid w:val="000F7147"/>
    <w:rsid w:val="000F74C1"/>
    <w:rsid w:val="000F7B6F"/>
    <w:rsid w:val="000F7FCE"/>
    <w:rsid w:val="001012C1"/>
    <w:rsid w:val="0010151B"/>
    <w:rsid w:val="00101AD1"/>
    <w:rsid w:val="00101F3A"/>
    <w:rsid w:val="00102624"/>
    <w:rsid w:val="00102E17"/>
    <w:rsid w:val="00102F8B"/>
    <w:rsid w:val="00103441"/>
    <w:rsid w:val="001035FE"/>
    <w:rsid w:val="001036AC"/>
    <w:rsid w:val="001054D1"/>
    <w:rsid w:val="00105F5C"/>
    <w:rsid w:val="0010610E"/>
    <w:rsid w:val="0010794F"/>
    <w:rsid w:val="00107E81"/>
    <w:rsid w:val="00110F24"/>
    <w:rsid w:val="0011136E"/>
    <w:rsid w:val="001116F7"/>
    <w:rsid w:val="00112583"/>
    <w:rsid w:val="0011293E"/>
    <w:rsid w:val="00113626"/>
    <w:rsid w:val="00113B54"/>
    <w:rsid w:val="001144C4"/>
    <w:rsid w:val="00114551"/>
    <w:rsid w:val="00114BC3"/>
    <w:rsid w:val="001159B1"/>
    <w:rsid w:val="001163F5"/>
    <w:rsid w:val="0011765B"/>
    <w:rsid w:val="00117979"/>
    <w:rsid w:val="00120529"/>
    <w:rsid w:val="0012150D"/>
    <w:rsid w:val="00121745"/>
    <w:rsid w:val="00121A91"/>
    <w:rsid w:val="00123352"/>
    <w:rsid w:val="001239FD"/>
    <w:rsid w:val="00124229"/>
    <w:rsid w:val="00124263"/>
    <w:rsid w:val="001242EF"/>
    <w:rsid w:val="00124DD0"/>
    <w:rsid w:val="00124FFD"/>
    <w:rsid w:val="001250C6"/>
    <w:rsid w:val="00125382"/>
    <w:rsid w:val="00125DFB"/>
    <w:rsid w:val="00126511"/>
    <w:rsid w:val="0012662F"/>
    <w:rsid w:val="001274D4"/>
    <w:rsid w:val="00130485"/>
    <w:rsid w:val="001304D8"/>
    <w:rsid w:val="00130C76"/>
    <w:rsid w:val="00130CA9"/>
    <w:rsid w:val="00131125"/>
    <w:rsid w:val="001312CC"/>
    <w:rsid w:val="00131348"/>
    <w:rsid w:val="001313A6"/>
    <w:rsid w:val="001318BE"/>
    <w:rsid w:val="0013275B"/>
    <w:rsid w:val="00132DC8"/>
    <w:rsid w:val="00134870"/>
    <w:rsid w:val="00134DA6"/>
    <w:rsid w:val="00134FE8"/>
    <w:rsid w:val="0013568A"/>
    <w:rsid w:val="001364D6"/>
    <w:rsid w:val="001365CE"/>
    <w:rsid w:val="00136A2B"/>
    <w:rsid w:val="00136E7B"/>
    <w:rsid w:val="00136F08"/>
    <w:rsid w:val="001371EA"/>
    <w:rsid w:val="00137425"/>
    <w:rsid w:val="0013747A"/>
    <w:rsid w:val="001376C1"/>
    <w:rsid w:val="00137D20"/>
    <w:rsid w:val="00140504"/>
    <w:rsid w:val="00140BE2"/>
    <w:rsid w:val="0014311B"/>
    <w:rsid w:val="00143451"/>
    <w:rsid w:val="00143BC2"/>
    <w:rsid w:val="00143C7E"/>
    <w:rsid w:val="00143CD1"/>
    <w:rsid w:val="00143F32"/>
    <w:rsid w:val="001440A8"/>
    <w:rsid w:val="00144ACF"/>
    <w:rsid w:val="00144AD8"/>
    <w:rsid w:val="00144ED0"/>
    <w:rsid w:val="001463FA"/>
    <w:rsid w:val="001465AA"/>
    <w:rsid w:val="0014693B"/>
    <w:rsid w:val="00146BA6"/>
    <w:rsid w:val="001474D8"/>
    <w:rsid w:val="00147622"/>
    <w:rsid w:val="001476B7"/>
    <w:rsid w:val="0015035D"/>
    <w:rsid w:val="00150657"/>
    <w:rsid w:val="001507E9"/>
    <w:rsid w:val="001509E9"/>
    <w:rsid w:val="001517B3"/>
    <w:rsid w:val="00151ACC"/>
    <w:rsid w:val="00151DBD"/>
    <w:rsid w:val="001521FC"/>
    <w:rsid w:val="00152585"/>
    <w:rsid w:val="00152E05"/>
    <w:rsid w:val="0015311E"/>
    <w:rsid w:val="00153466"/>
    <w:rsid w:val="001535FF"/>
    <w:rsid w:val="0015385F"/>
    <w:rsid w:val="00153B59"/>
    <w:rsid w:val="00153CC2"/>
    <w:rsid w:val="00153D37"/>
    <w:rsid w:val="00154C41"/>
    <w:rsid w:val="001553CF"/>
    <w:rsid w:val="00155F78"/>
    <w:rsid w:val="00156197"/>
    <w:rsid w:val="0015712F"/>
    <w:rsid w:val="00157139"/>
    <w:rsid w:val="00157BF1"/>
    <w:rsid w:val="001604E7"/>
    <w:rsid w:val="0016052F"/>
    <w:rsid w:val="00160AFC"/>
    <w:rsid w:val="001611C6"/>
    <w:rsid w:val="001621F2"/>
    <w:rsid w:val="00162F66"/>
    <w:rsid w:val="00163756"/>
    <w:rsid w:val="001638EB"/>
    <w:rsid w:val="00163AD6"/>
    <w:rsid w:val="00163F69"/>
    <w:rsid w:val="001640C7"/>
    <w:rsid w:val="00164293"/>
    <w:rsid w:val="001642D2"/>
    <w:rsid w:val="00164B4A"/>
    <w:rsid w:val="00164CB2"/>
    <w:rsid w:val="00165927"/>
    <w:rsid w:val="00166053"/>
    <w:rsid w:val="0016684B"/>
    <w:rsid w:val="00166A35"/>
    <w:rsid w:val="00166C40"/>
    <w:rsid w:val="001677E5"/>
    <w:rsid w:val="001701A7"/>
    <w:rsid w:val="001701B5"/>
    <w:rsid w:val="00170229"/>
    <w:rsid w:val="00170888"/>
    <w:rsid w:val="001711B5"/>
    <w:rsid w:val="001721C1"/>
    <w:rsid w:val="00172CDA"/>
    <w:rsid w:val="00172EAD"/>
    <w:rsid w:val="00172FF4"/>
    <w:rsid w:val="0017323C"/>
    <w:rsid w:val="0017357F"/>
    <w:rsid w:val="00173831"/>
    <w:rsid w:val="00173AD5"/>
    <w:rsid w:val="00173EE3"/>
    <w:rsid w:val="00174A03"/>
    <w:rsid w:val="00174C3A"/>
    <w:rsid w:val="00174DA8"/>
    <w:rsid w:val="00175ACB"/>
    <w:rsid w:val="0017680B"/>
    <w:rsid w:val="00176967"/>
    <w:rsid w:val="00176D62"/>
    <w:rsid w:val="001773DA"/>
    <w:rsid w:val="00180204"/>
    <w:rsid w:val="00180499"/>
    <w:rsid w:val="001806C8"/>
    <w:rsid w:val="00180C8E"/>
    <w:rsid w:val="00180FC1"/>
    <w:rsid w:val="001831AE"/>
    <w:rsid w:val="00183481"/>
    <w:rsid w:val="001846DC"/>
    <w:rsid w:val="00184B1E"/>
    <w:rsid w:val="00184BEB"/>
    <w:rsid w:val="001852E3"/>
    <w:rsid w:val="001854FB"/>
    <w:rsid w:val="00185788"/>
    <w:rsid w:val="00187157"/>
    <w:rsid w:val="001871B7"/>
    <w:rsid w:val="0018742A"/>
    <w:rsid w:val="0019071D"/>
    <w:rsid w:val="001908EE"/>
    <w:rsid w:val="001915AD"/>
    <w:rsid w:val="00191922"/>
    <w:rsid w:val="00191984"/>
    <w:rsid w:val="00192075"/>
    <w:rsid w:val="001920A5"/>
    <w:rsid w:val="001923CB"/>
    <w:rsid w:val="00192BF1"/>
    <w:rsid w:val="00192EB1"/>
    <w:rsid w:val="00193F09"/>
    <w:rsid w:val="00193F41"/>
    <w:rsid w:val="00194498"/>
    <w:rsid w:val="00194D26"/>
    <w:rsid w:val="00195F09"/>
    <w:rsid w:val="00196463"/>
    <w:rsid w:val="001964B7"/>
    <w:rsid w:val="00197256"/>
    <w:rsid w:val="00197645"/>
    <w:rsid w:val="001A0007"/>
    <w:rsid w:val="001A0223"/>
    <w:rsid w:val="001A0FC6"/>
    <w:rsid w:val="001A100C"/>
    <w:rsid w:val="001A193A"/>
    <w:rsid w:val="001A1A19"/>
    <w:rsid w:val="001A1E9E"/>
    <w:rsid w:val="001A2227"/>
    <w:rsid w:val="001A2518"/>
    <w:rsid w:val="001A258B"/>
    <w:rsid w:val="001A354A"/>
    <w:rsid w:val="001A39D5"/>
    <w:rsid w:val="001A411B"/>
    <w:rsid w:val="001A4B72"/>
    <w:rsid w:val="001A5148"/>
    <w:rsid w:val="001A54AC"/>
    <w:rsid w:val="001A54B1"/>
    <w:rsid w:val="001A5544"/>
    <w:rsid w:val="001A5DF3"/>
    <w:rsid w:val="001A5EE8"/>
    <w:rsid w:val="001A6A94"/>
    <w:rsid w:val="001A71C5"/>
    <w:rsid w:val="001A727D"/>
    <w:rsid w:val="001B0085"/>
    <w:rsid w:val="001B11F0"/>
    <w:rsid w:val="001B1516"/>
    <w:rsid w:val="001B19FE"/>
    <w:rsid w:val="001B1A5A"/>
    <w:rsid w:val="001B3486"/>
    <w:rsid w:val="001B3B40"/>
    <w:rsid w:val="001B3D3A"/>
    <w:rsid w:val="001B3FD5"/>
    <w:rsid w:val="001B3FE3"/>
    <w:rsid w:val="001B4389"/>
    <w:rsid w:val="001B4DB2"/>
    <w:rsid w:val="001B5275"/>
    <w:rsid w:val="001B5A50"/>
    <w:rsid w:val="001B5B6A"/>
    <w:rsid w:val="001B5E67"/>
    <w:rsid w:val="001B6B39"/>
    <w:rsid w:val="001B7515"/>
    <w:rsid w:val="001C039C"/>
    <w:rsid w:val="001C06B5"/>
    <w:rsid w:val="001C0790"/>
    <w:rsid w:val="001C08B8"/>
    <w:rsid w:val="001C0ADE"/>
    <w:rsid w:val="001C1388"/>
    <w:rsid w:val="001C1927"/>
    <w:rsid w:val="001C1EA9"/>
    <w:rsid w:val="001C32E7"/>
    <w:rsid w:val="001C42F3"/>
    <w:rsid w:val="001C4663"/>
    <w:rsid w:val="001C4E49"/>
    <w:rsid w:val="001C4F97"/>
    <w:rsid w:val="001C505D"/>
    <w:rsid w:val="001C6408"/>
    <w:rsid w:val="001C6B6D"/>
    <w:rsid w:val="001C6CB2"/>
    <w:rsid w:val="001C7583"/>
    <w:rsid w:val="001D0948"/>
    <w:rsid w:val="001D0FE7"/>
    <w:rsid w:val="001D1136"/>
    <w:rsid w:val="001D1517"/>
    <w:rsid w:val="001D15BB"/>
    <w:rsid w:val="001D1841"/>
    <w:rsid w:val="001D2A21"/>
    <w:rsid w:val="001D2D6E"/>
    <w:rsid w:val="001D338F"/>
    <w:rsid w:val="001D3E98"/>
    <w:rsid w:val="001D4EDF"/>
    <w:rsid w:val="001D4FA0"/>
    <w:rsid w:val="001D5000"/>
    <w:rsid w:val="001D5230"/>
    <w:rsid w:val="001D5B32"/>
    <w:rsid w:val="001D643B"/>
    <w:rsid w:val="001D69A4"/>
    <w:rsid w:val="001D7B80"/>
    <w:rsid w:val="001E0070"/>
    <w:rsid w:val="001E02F6"/>
    <w:rsid w:val="001E1575"/>
    <w:rsid w:val="001E19B5"/>
    <w:rsid w:val="001E23BD"/>
    <w:rsid w:val="001E3C09"/>
    <w:rsid w:val="001E3D7A"/>
    <w:rsid w:val="001E410C"/>
    <w:rsid w:val="001E567A"/>
    <w:rsid w:val="001E581C"/>
    <w:rsid w:val="001E5D3C"/>
    <w:rsid w:val="001E5FFE"/>
    <w:rsid w:val="001E6697"/>
    <w:rsid w:val="001E7121"/>
    <w:rsid w:val="001E7AEE"/>
    <w:rsid w:val="001E7CCF"/>
    <w:rsid w:val="001E7F33"/>
    <w:rsid w:val="001E7F96"/>
    <w:rsid w:val="001F0125"/>
    <w:rsid w:val="001F0787"/>
    <w:rsid w:val="001F092C"/>
    <w:rsid w:val="001F1F0C"/>
    <w:rsid w:val="001F2D9D"/>
    <w:rsid w:val="001F34DA"/>
    <w:rsid w:val="001F3C32"/>
    <w:rsid w:val="001F3EFC"/>
    <w:rsid w:val="001F4412"/>
    <w:rsid w:val="001F5C1F"/>
    <w:rsid w:val="001F5E91"/>
    <w:rsid w:val="001F66D8"/>
    <w:rsid w:val="001F67C5"/>
    <w:rsid w:val="001F7661"/>
    <w:rsid w:val="001F79FB"/>
    <w:rsid w:val="0020076D"/>
    <w:rsid w:val="00200873"/>
    <w:rsid w:val="0020096D"/>
    <w:rsid w:val="00200B0B"/>
    <w:rsid w:val="00201548"/>
    <w:rsid w:val="00201E59"/>
    <w:rsid w:val="00202655"/>
    <w:rsid w:val="002026D4"/>
    <w:rsid w:val="002029EB"/>
    <w:rsid w:val="0020314A"/>
    <w:rsid w:val="00203383"/>
    <w:rsid w:val="00203B5A"/>
    <w:rsid w:val="00203E73"/>
    <w:rsid w:val="0020497D"/>
    <w:rsid w:val="0020523E"/>
    <w:rsid w:val="002057C1"/>
    <w:rsid w:val="00205AA1"/>
    <w:rsid w:val="002066A0"/>
    <w:rsid w:val="00206725"/>
    <w:rsid w:val="00206773"/>
    <w:rsid w:val="00206B5A"/>
    <w:rsid w:val="002076F9"/>
    <w:rsid w:val="002076FA"/>
    <w:rsid w:val="002103EA"/>
    <w:rsid w:val="00210D0E"/>
    <w:rsid w:val="00210F49"/>
    <w:rsid w:val="00211093"/>
    <w:rsid w:val="002117A4"/>
    <w:rsid w:val="00211D20"/>
    <w:rsid w:val="00212215"/>
    <w:rsid w:val="00212787"/>
    <w:rsid w:val="00213268"/>
    <w:rsid w:val="00213C87"/>
    <w:rsid w:val="0021441F"/>
    <w:rsid w:val="00214541"/>
    <w:rsid w:val="0021653F"/>
    <w:rsid w:val="00217EFA"/>
    <w:rsid w:val="0022012F"/>
    <w:rsid w:val="00220367"/>
    <w:rsid w:val="0022054E"/>
    <w:rsid w:val="002207BA"/>
    <w:rsid w:val="00221C4C"/>
    <w:rsid w:val="00222085"/>
    <w:rsid w:val="00222195"/>
    <w:rsid w:val="002226D3"/>
    <w:rsid w:val="0022294C"/>
    <w:rsid w:val="00222C8A"/>
    <w:rsid w:val="00223159"/>
    <w:rsid w:val="0022383A"/>
    <w:rsid w:val="00223B7C"/>
    <w:rsid w:val="00223EC0"/>
    <w:rsid w:val="00223EC1"/>
    <w:rsid w:val="00225272"/>
    <w:rsid w:val="00225870"/>
    <w:rsid w:val="00225CED"/>
    <w:rsid w:val="0022605D"/>
    <w:rsid w:val="002260BF"/>
    <w:rsid w:val="00226B16"/>
    <w:rsid w:val="00227379"/>
    <w:rsid w:val="00227650"/>
    <w:rsid w:val="00227C77"/>
    <w:rsid w:val="00227DF0"/>
    <w:rsid w:val="002307E4"/>
    <w:rsid w:val="00230B24"/>
    <w:rsid w:val="00230BCD"/>
    <w:rsid w:val="00231B31"/>
    <w:rsid w:val="00231DD2"/>
    <w:rsid w:val="00232551"/>
    <w:rsid w:val="00232BD2"/>
    <w:rsid w:val="00232FD5"/>
    <w:rsid w:val="0023400C"/>
    <w:rsid w:val="00234EAC"/>
    <w:rsid w:val="002351D2"/>
    <w:rsid w:val="0023556D"/>
    <w:rsid w:val="00235A93"/>
    <w:rsid w:val="002363BB"/>
    <w:rsid w:val="00236B18"/>
    <w:rsid w:val="00236E66"/>
    <w:rsid w:val="00237604"/>
    <w:rsid w:val="002408E3"/>
    <w:rsid w:val="00240A08"/>
    <w:rsid w:val="00240EA9"/>
    <w:rsid w:val="002410CB"/>
    <w:rsid w:val="00241EBA"/>
    <w:rsid w:val="00242002"/>
    <w:rsid w:val="00242FAC"/>
    <w:rsid w:val="00243AF4"/>
    <w:rsid w:val="002454CF"/>
    <w:rsid w:val="00246F5D"/>
    <w:rsid w:val="00246FDA"/>
    <w:rsid w:val="00247AE7"/>
    <w:rsid w:val="00247B25"/>
    <w:rsid w:val="002502F7"/>
    <w:rsid w:val="00250301"/>
    <w:rsid w:val="002510C5"/>
    <w:rsid w:val="00251334"/>
    <w:rsid w:val="00252DDD"/>
    <w:rsid w:val="00252E84"/>
    <w:rsid w:val="002533BF"/>
    <w:rsid w:val="00253609"/>
    <w:rsid w:val="002538F8"/>
    <w:rsid w:val="00253C3E"/>
    <w:rsid w:val="00254105"/>
    <w:rsid w:val="00254447"/>
    <w:rsid w:val="00254DFD"/>
    <w:rsid w:val="002552BA"/>
    <w:rsid w:val="0025648F"/>
    <w:rsid w:val="0025674C"/>
    <w:rsid w:val="00257937"/>
    <w:rsid w:val="002605AD"/>
    <w:rsid w:val="002607DD"/>
    <w:rsid w:val="0026097E"/>
    <w:rsid w:val="0026112F"/>
    <w:rsid w:val="00261872"/>
    <w:rsid w:val="00261B45"/>
    <w:rsid w:val="00262182"/>
    <w:rsid w:val="00262732"/>
    <w:rsid w:val="00262951"/>
    <w:rsid w:val="00262F1C"/>
    <w:rsid w:val="00263397"/>
    <w:rsid w:val="00263416"/>
    <w:rsid w:val="00264673"/>
    <w:rsid w:val="00264DA1"/>
    <w:rsid w:val="00265338"/>
    <w:rsid w:val="002656BA"/>
    <w:rsid w:val="002657C3"/>
    <w:rsid w:val="00266EC1"/>
    <w:rsid w:val="00267CFE"/>
    <w:rsid w:val="00270390"/>
    <w:rsid w:val="002704FF"/>
    <w:rsid w:val="00270507"/>
    <w:rsid w:val="002709EB"/>
    <w:rsid w:val="0027103F"/>
    <w:rsid w:val="00272D3D"/>
    <w:rsid w:val="00273049"/>
    <w:rsid w:val="002744CD"/>
    <w:rsid w:val="002751ED"/>
    <w:rsid w:val="002758A5"/>
    <w:rsid w:val="00275DDF"/>
    <w:rsid w:val="002760A6"/>
    <w:rsid w:val="00276202"/>
    <w:rsid w:val="002769A1"/>
    <w:rsid w:val="00276ADE"/>
    <w:rsid w:val="00276BC7"/>
    <w:rsid w:val="00276FF7"/>
    <w:rsid w:val="00281EF8"/>
    <w:rsid w:val="00282DD2"/>
    <w:rsid w:val="00282F3E"/>
    <w:rsid w:val="00283868"/>
    <w:rsid w:val="00283AB5"/>
    <w:rsid w:val="00283CA8"/>
    <w:rsid w:val="002843F3"/>
    <w:rsid w:val="00284963"/>
    <w:rsid w:val="00284F9B"/>
    <w:rsid w:val="002850EF"/>
    <w:rsid w:val="00286061"/>
    <w:rsid w:val="002865E8"/>
    <w:rsid w:val="00287123"/>
    <w:rsid w:val="00287921"/>
    <w:rsid w:val="00287A6B"/>
    <w:rsid w:val="002903B2"/>
    <w:rsid w:val="002908EE"/>
    <w:rsid w:val="00290ABE"/>
    <w:rsid w:val="00290C44"/>
    <w:rsid w:val="00291D01"/>
    <w:rsid w:val="00292218"/>
    <w:rsid w:val="002931FD"/>
    <w:rsid w:val="0029351D"/>
    <w:rsid w:val="002936F6"/>
    <w:rsid w:val="00294579"/>
    <w:rsid w:val="00294883"/>
    <w:rsid w:val="0029629D"/>
    <w:rsid w:val="00296787"/>
    <w:rsid w:val="00296F35"/>
    <w:rsid w:val="002A178D"/>
    <w:rsid w:val="002A2ED2"/>
    <w:rsid w:val="002A32CB"/>
    <w:rsid w:val="002A3DC0"/>
    <w:rsid w:val="002A3F11"/>
    <w:rsid w:val="002A4992"/>
    <w:rsid w:val="002A4A61"/>
    <w:rsid w:val="002A5FC9"/>
    <w:rsid w:val="002A670F"/>
    <w:rsid w:val="002A6D2B"/>
    <w:rsid w:val="002A6E31"/>
    <w:rsid w:val="002A70BC"/>
    <w:rsid w:val="002A71AC"/>
    <w:rsid w:val="002A755D"/>
    <w:rsid w:val="002A766E"/>
    <w:rsid w:val="002A7944"/>
    <w:rsid w:val="002B0A9A"/>
    <w:rsid w:val="002B0B73"/>
    <w:rsid w:val="002B14FA"/>
    <w:rsid w:val="002B1ADF"/>
    <w:rsid w:val="002B24C1"/>
    <w:rsid w:val="002B2C6F"/>
    <w:rsid w:val="002B3025"/>
    <w:rsid w:val="002B37F6"/>
    <w:rsid w:val="002B3810"/>
    <w:rsid w:val="002B3C82"/>
    <w:rsid w:val="002B3F0E"/>
    <w:rsid w:val="002B471B"/>
    <w:rsid w:val="002B5E23"/>
    <w:rsid w:val="002B6130"/>
    <w:rsid w:val="002B6EDF"/>
    <w:rsid w:val="002B715A"/>
    <w:rsid w:val="002B75CA"/>
    <w:rsid w:val="002B75FE"/>
    <w:rsid w:val="002B76CB"/>
    <w:rsid w:val="002B78CA"/>
    <w:rsid w:val="002B7BB1"/>
    <w:rsid w:val="002C064E"/>
    <w:rsid w:val="002C12CD"/>
    <w:rsid w:val="002C189F"/>
    <w:rsid w:val="002C1DA7"/>
    <w:rsid w:val="002C26CA"/>
    <w:rsid w:val="002C2963"/>
    <w:rsid w:val="002C2E9B"/>
    <w:rsid w:val="002C38C9"/>
    <w:rsid w:val="002C4459"/>
    <w:rsid w:val="002C477E"/>
    <w:rsid w:val="002C4782"/>
    <w:rsid w:val="002C48FC"/>
    <w:rsid w:val="002C4C28"/>
    <w:rsid w:val="002C4E5D"/>
    <w:rsid w:val="002C5D7B"/>
    <w:rsid w:val="002C628F"/>
    <w:rsid w:val="002C636E"/>
    <w:rsid w:val="002C67C6"/>
    <w:rsid w:val="002C6BF7"/>
    <w:rsid w:val="002C6D16"/>
    <w:rsid w:val="002D023F"/>
    <w:rsid w:val="002D0AC5"/>
    <w:rsid w:val="002D1E63"/>
    <w:rsid w:val="002D23A2"/>
    <w:rsid w:val="002D25D6"/>
    <w:rsid w:val="002D27F1"/>
    <w:rsid w:val="002D295B"/>
    <w:rsid w:val="002D2CEB"/>
    <w:rsid w:val="002D2D45"/>
    <w:rsid w:val="002D3ABB"/>
    <w:rsid w:val="002D45CB"/>
    <w:rsid w:val="002D4E41"/>
    <w:rsid w:val="002D57D7"/>
    <w:rsid w:val="002D5DB1"/>
    <w:rsid w:val="002D5EBD"/>
    <w:rsid w:val="002D77D7"/>
    <w:rsid w:val="002D7967"/>
    <w:rsid w:val="002E003B"/>
    <w:rsid w:val="002E0066"/>
    <w:rsid w:val="002E0421"/>
    <w:rsid w:val="002E06EA"/>
    <w:rsid w:val="002E0717"/>
    <w:rsid w:val="002E09F6"/>
    <w:rsid w:val="002E0CCB"/>
    <w:rsid w:val="002E0E67"/>
    <w:rsid w:val="002E0F7B"/>
    <w:rsid w:val="002E14FB"/>
    <w:rsid w:val="002E16FF"/>
    <w:rsid w:val="002E17A4"/>
    <w:rsid w:val="002E1B4F"/>
    <w:rsid w:val="002E276B"/>
    <w:rsid w:val="002E2A70"/>
    <w:rsid w:val="002E2E78"/>
    <w:rsid w:val="002E3249"/>
    <w:rsid w:val="002E363E"/>
    <w:rsid w:val="002E4611"/>
    <w:rsid w:val="002E47B6"/>
    <w:rsid w:val="002E49C8"/>
    <w:rsid w:val="002E4C86"/>
    <w:rsid w:val="002E4EC7"/>
    <w:rsid w:val="002E4FC2"/>
    <w:rsid w:val="002E500D"/>
    <w:rsid w:val="002E520E"/>
    <w:rsid w:val="002E56F6"/>
    <w:rsid w:val="002E5A17"/>
    <w:rsid w:val="002E5BBD"/>
    <w:rsid w:val="002E6819"/>
    <w:rsid w:val="002E7358"/>
    <w:rsid w:val="002E7B68"/>
    <w:rsid w:val="002F0A8E"/>
    <w:rsid w:val="002F0C69"/>
    <w:rsid w:val="002F0FA5"/>
    <w:rsid w:val="002F1316"/>
    <w:rsid w:val="002F158E"/>
    <w:rsid w:val="002F2A79"/>
    <w:rsid w:val="002F3962"/>
    <w:rsid w:val="002F4187"/>
    <w:rsid w:val="002F4C06"/>
    <w:rsid w:val="002F4E36"/>
    <w:rsid w:val="002F5149"/>
    <w:rsid w:val="002F5DDB"/>
    <w:rsid w:val="002F5EB0"/>
    <w:rsid w:val="002F60ED"/>
    <w:rsid w:val="002F61F8"/>
    <w:rsid w:val="002F7D3C"/>
    <w:rsid w:val="002F7E1D"/>
    <w:rsid w:val="003001CB"/>
    <w:rsid w:val="00300492"/>
    <w:rsid w:val="00300723"/>
    <w:rsid w:val="00300891"/>
    <w:rsid w:val="00300BBE"/>
    <w:rsid w:val="00300EA1"/>
    <w:rsid w:val="003017B2"/>
    <w:rsid w:val="00302C00"/>
    <w:rsid w:val="0030484D"/>
    <w:rsid w:val="00304CCE"/>
    <w:rsid w:val="00305316"/>
    <w:rsid w:val="00305422"/>
    <w:rsid w:val="00305581"/>
    <w:rsid w:val="00305B42"/>
    <w:rsid w:val="003062F5"/>
    <w:rsid w:val="00306A39"/>
    <w:rsid w:val="00307690"/>
    <w:rsid w:val="0031048D"/>
    <w:rsid w:val="00310849"/>
    <w:rsid w:val="0031251D"/>
    <w:rsid w:val="00312971"/>
    <w:rsid w:val="003133BE"/>
    <w:rsid w:val="00313A47"/>
    <w:rsid w:val="00314CAD"/>
    <w:rsid w:val="003153CE"/>
    <w:rsid w:val="003154F6"/>
    <w:rsid w:val="003155D8"/>
    <w:rsid w:val="003157C1"/>
    <w:rsid w:val="003158CE"/>
    <w:rsid w:val="0031702A"/>
    <w:rsid w:val="003172DF"/>
    <w:rsid w:val="00317BAD"/>
    <w:rsid w:val="00317D2A"/>
    <w:rsid w:val="00317D78"/>
    <w:rsid w:val="00320782"/>
    <w:rsid w:val="00320896"/>
    <w:rsid w:val="00320BC6"/>
    <w:rsid w:val="00320CAF"/>
    <w:rsid w:val="00320EE8"/>
    <w:rsid w:val="00321978"/>
    <w:rsid w:val="0032199B"/>
    <w:rsid w:val="00321C9F"/>
    <w:rsid w:val="0032218E"/>
    <w:rsid w:val="003223E4"/>
    <w:rsid w:val="003225AE"/>
    <w:rsid w:val="0032287A"/>
    <w:rsid w:val="0032297D"/>
    <w:rsid w:val="00322BE2"/>
    <w:rsid w:val="00322D08"/>
    <w:rsid w:val="003233C3"/>
    <w:rsid w:val="003235DB"/>
    <w:rsid w:val="003240D7"/>
    <w:rsid w:val="00324D81"/>
    <w:rsid w:val="0032516D"/>
    <w:rsid w:val="003253FB"/>
    <w:rsid w:val="0032569B"/>
    <w:rsid w:val="00325702"/>
    <w:rsid w:val="00325F25"/>
    <w:rsid w:val="00326811"/>
    <w:rsid w:val="003304C4"/>
    <w:rsid w:val="00330984"/>
    <w:rsid w:val="00330986"/>
    <w:rsid w:val="00330A34"/>
    <w:rsid w:val="00330C24"/>
    <w:rsid w:val="00331DC4"/>
    <w:rsid w:val="003322D0"/>
    <w:rsid w:val="00332B94"/>
    <w:rsid w:val="00332D16"/>
    <w:rsid w:val="00332D33"/>
    <w:rsid w:val="0033328A"/>
    <w:rsid w:val="003333A1"/>
    <w:rsid w:val="00333470"/>
    <w:rsid w:val="00333F76"/>
    <w:rsid w:val="0033554B"/>
    <w:rsid w:val="00335690"/>
    <w:rsid w:val="0033590A"/>
    <w:rsid w:val="00335DF8"/>
    <w:rsid w:val="00335EE1"/>
    <w:rsid w:val="003364FD"/>
    <w:rsid w:val="00336816"/>
    <w:rsid w:val="00336C79"/>
    <w:rsid w:val="00336E05"/>
    <w:rsid w:val="00336F3B"/>
    <w:rsid w:val="0033753D"/>
    <w:rsid w:val="00337FEC"/>
    <w:rsid w:val="003404E4"/>
    <w:rsid w:val="00340640"/>
    <w:rsid w:val="00340901"/>
    <w:rsid w:val="0034183A"/>
    <w:rsid w:val="00341959"/>
    <w:rsid w:val="0034201B"/>
    <w:rsid w:val="0034260A"/>
    <w:rsid w:val="00343264"/>
    <w:rsid w:val="0034336F"/>
    <w:rsid w:val="00343AA2"/>
    <w:rsid w:val="00344363"/>
    <w:rsid w:val="0034474C"/>
    <w:rsid w:val="00344E17"/>
    <w:rsid w:val="0034546E"/>
    <w:rsid w:val="003460C8"/>
    <w:rsid w:val="00346A54"/>
    <w:rsid w:val="00346AA0"/>
    <w:rsid w:val="00346C83"/>
    <w:rsid w:val="00347022"/>
    <w:rsid w:val="00347472"/>
    <w:rsid w:val="00347587"/>
    <w:rsid w:val="00347708"/>
    <w:rsid w:val="00347B4B"/>
    <w:rsid w:val="00347C67"/>
    <w:rsid w:val="0035026A"/>
    <w:rsid w:val="003505D4"/>
    <w:rsid w:val="00351468"/>
    <w:rsid w:val="00351A2A"/>
    <w:rsid w:val="003527BE"/>
    <w:rsid w:val="00352AA5"/>
    <w:rsid w:val="00352B3E"/>
    <w:rsid w:val="00352BC5"/>
    <w:rsid w:val="00352C36"/>
    <w:rsid w:val="003530ED"/>
    <w:rsid w:val="003547A8"/>
    <w:rsid w:val="003548E1"/>
    <w:rsid w:val="00355323"/>
    <w:rsid w:val="00355701"/>
    <w:rsid w:val="003559CF"/>
    <w:rsid w:val="00355D41"/>
    <w:rsid w:val="00355E00"/>
    <w:rsid w:val="00356161"/>
    <w:rsid w:val="00356213"/>
    <w:rsid w:val="00356E30"/>
    <w:rsid w:val="00357C01"/>
    <w:rsid w:val="00357E47"/>
    <w:rsid w:val="00360494"/>
    <w:rsid w:val="003604B2"/>
    <w:rsid w:val="00360CE0"/>
    <w:rsid w:val="00360DE7"/>
    <w:rsid w:val="00360FD8"/>
    <w:rsid w:val="00361426"/>
    <w:rsid w:val="0036142B"/>
    <w:rsid w:val="00361909"/>
    <w:rsid w:val="003625CB"/>
    <w:rsid w:val="00362ED8"/>
    <w:rsid w:val="003642A2"/>
    <w:rsid w:val="00364705"/>
    <w:rsid w:val="00364868"/>
    <w:rsid w:val="003650CE"/>
    <w:rsid w:val="00365CD3"/>
    <w:rsid w:val="00366AE8"/>
    <w:rsid w:val="00367CF0"/>
    <w:rsid w:val="00371383"/>
    <w:rsid w:val="003713E3"/>
    <w:rsid w:val="0037160E"/>
    <w:rsid w:val="00371AD5"/>
    <w:rsid w:val="00371B55"/>
    <w:rsid w:val="00372B63"/>
    <w:rsid w:val="00372E1A"/>
    <w:rsid w:val="00372E20"/>
    <w:rsid w:val="00374276"/>
    <w:rsid w:val="003742CD"/>
    <w:rsid w:val="0037431D"/>
    <w:rsid w:val="00374389"/>
    <w:rsid w:val="00374A0B"/>
    <w:rsid w:val="00374F2E"/>
    <w:rsid w:val="0037510E"/>
    <w:rsid w:val="00375C79"/>
    <w:rsid w:val="00375C83"/>
    <w:rsid w:val="0037675A"/>
    <w:rsid w:val="00376ACB"/>
    <w:rsid w:val="00377B75"/>
    <w:rsid w:val="0038019E"/>
    <w:rsid w:val="00380337"/>
    <w:rsid w:val="00380C04"/>
    <w:rsid w:val="00381204"/>
    <w:rsid w:val="003812BB"/>
    <w:rsid w:val="003830C6"/>
    <w:rsid w:val="003834AA"/>
    <w:rsid w:val="00384548"/>
    <w:rsid w:val="00384D38"/>
    <w:rsid w:val="00384FD3"/>
    <w:rsid w:val="00385FB6"/>
    <w:rsid w:val="00386861"/>
    <w:rsid w:val="003869C7"/>
    <w:rsid w:val="00386D26"/>
    <w:rsid w:val="00386DC5"/>
    <w:rsid w:val="003872F3"/>
    <w:rsid w:val="00387BB9"/>
    <w:rsid w:val="00390F29"/>
    <w:rsid w:val="0039196B"/>
    <w:rsid w:val="00391988"/>
    <w:rsid w:val="00391BA9"/>
    <w:rsid w:val="0039241A"/>
    <w:rsid w:val="00393857"/>
    <w:rsid w:val="003939F4"/>
    <w:rsid w:val="00393A5C"/>
    <w:rsid w:val="00393A9C"/>
    <w:rsid w:val="00395103"/>
    <w:rsid w:val="00395107"/>
    <w:rsid w:val="003956B1"/>
    <w:rsid w:val="00397572"/>
    <w:rsid w:val="00397AFB"/>
    <w:rsid w:val="003A0352"/>
    <w:rsid w:val="003A121D"/>
    <w:rsid w:val="003A13A0"/>
    <w:rsid w:val="003A273E"/>
    <w:rsid w:val="003A28AA"/>
    <w:rsid w:val="003A2B35"/>
    <w:rsid w:val="003A2F50"/>
    <w:rsid w:val="003A3831"/>
    <w:rsid w:val="003A3DCC"/>
    <w:rsid w:val="003A3E22"/>
    <w:rsid w:val="003A3E3C"/>
    <w:rsid w:val="003A3F31"/>
    <w:rsid w:val="003A493A"/>
    <w:rsid w:val="003A4DA0"/>
    <w:rsid w:val="003A51D6"/>
    <w:rsid w:val="003A51F1"/>
    <w:rsid w:val="003A52E3"/>
    <w:rsid w:val="003A56C6"/>
    <w:rsid w:val="003A61F5"/>
    <w:rsid w:val="003A6200"/>
    <w:rsid w:val="003A6C80"/>
    <w:rsid w:val="003A7EC3"/>
    <w:rsid w:val="003B02DB"/>
    <w:rsid w:val="003B0AAF"/>
    <w:rsid w:val="003B0F55"/>
    <w:rsid w:val="003B11FE"/>
    <w:rsid w:val="003B1418"/>
    <w:rsid w:val="003B23E1"/>
    <w:rsid w:val="003B3E2B"/>
    <w:rsid w:val="003B4055"/>
    <w:rsid w:val="003B54DD"/>
    <w:rsid w:val="003B5FE6"/>
    <w:rsid w:val="003B6311"/>
    <w:rsid w:val="003B6920"/>
    <w:rsid w:val="003B6F7B"/>
    <w:rsid w:val="003B7056"/>
    <w:rsid w:val="003B77A6"/>
    <w:rsid w:val="003C0296"/>
    <w:rsid w:val="003C0A13"/>
    <w:rsid w:val="003C0AB7"/>
    <w:rsid w:val="003C2647"/>
    <w:rsid w:val="003C26A7"/>
    <w:rsid w:val="003C30C1"/>
    <w:rsid w:val="003C310E"/>
    <w:rsid w:val="003C3317"/>
    <w:rsid w:val="003C3998"/>
    <w:rsid w:val="003C3FE9"/>
    <w:rsid w:val="003C4474"/>
    <w:rsid w:val="003C592D"/>
    <w:rsid w:val="003C5952"/>
    <w:rsid w:val="003C5D08"/>
    <w:rsid w:val="003C5ECB"/>
    <w:rsid w:val="003C603F"/>
    <w:rsid w:val="003C6307"/>
    <w:rsid w:val="003C6426"/>
    <w:rsid w:val="003C6CEF"/>
    <w:rsid w:val="003C7251"/>
    <w:rsid w:val="003C7257"/>
    <w:rsid w:val="003C7591"/>
    <w:rsid w:val="003C769E"/>
    <w:rsid w:val="003D0660"/>
    <w:rsid w:val="003D068E"/>
    <w:rsid w:val="003D06B4"/>
    <w:rsid w:val="003D102A"/>
    <w:rsid w:val="003D15C5"/>
    <w:rsid w:val="003D24F9"/>
    <w:rsid w:val="003D282D"/>
    <w:rsid w:val="003D3C7B"/>
    <w:rsid w:val="003D4073"/>
    <w:rsid w:val="003D4703"/>
    <w:rsid w:val="003D4A72"/>
    <w:rsid w:val="003D4DD8"/>
    <w:rsid w:val="003D53C7"/>
    <w:rsid w:val="003D599D"/>
    <w:rsid w:val="003D6327"/>
    <w:rsid w:val="003D6EC1"/>
    <w:rsid w:val="003D786D"/>
    <w:rsid w:val="003D7C1C"/>
    <w:rsid w:val="003E0959"/>
    <w:rsid w:val="003E12F6"/>
    <w:rsid w:val="003E1656"/>
    <w:rsid w:val="003E1916"/>
    <w:rsid w:val="003E1C07"/>
    <w:rsid w:val="003E33BB"/>
    <w:rsid w:val="003E3770"/>
    <w:rsid w:val="003E3DD0"/>
    <w:rsid w:val="003E41B4"/>
    <w:rsid w:val="003E45DD"/>
    <w:rsid w:val="003E4A18"/>
    <w:rsid w:val="003E639D"/>
    <w:rsid w:val="003E6C7B"/>
    <w:rsid w:val="003E6F5E"/>
    <w:rsid w:val="003E7108"/>
    <w:rsid w:val="003E7580"/>
    <w:rsid w:val="003E7AF5"/>
    <w:rsid w:val="003F0330"/>
    <w:rsid w:val="003F09EA"/>
    <w:rsid w:val="003F0BDA"/>
    <w:rsid w:val="003F0F44"/>
    <w:rsid w:val="003F1B7C"/>
    <w:rsid w:val="003F21D8"/>
    <w:rsid w:val="003F22CE"/>
    <w:rsid w:val="003F240D"/>
    <w:rsid w:val="003F25CB"/>
    <w:rsid w:val="003F2C77"/>
    <w:rsid w:val="003F2D1E"/>
    <w:rsid w:val="003F2F89"/>
    <w:rsid w:val="003F3987"/>
    <w:rsid w:val="003F3A30"/>
    <w:rsid w:val="003F47EE"/>
    <w:rsid w:val="003F4975"/>
    <w:rsid w:val="003F5848"/>
    <w:rsid w:val="003F618F"/>
    <w:rsid w:val="003F68F0"/>
    <w:rsid w:val="00400394"/>
    <w:rsid w:val="00401C90"/>
    <w:rsid w:val="00401DDA"/>
    <w:rsid w:val="00402005"/>
    <w:rsid w:val="00403819"/>
    <w:rsid w:val="0040386A"/>
    <w:rsid w:val="00403CCA"/>
    <w:rsid w:val="00403E4A"/>
    <w:rsid w:val="00404C58"/>
    <w:rsid w:val="00404F46"/>
    <w:rsid w:val="004055D5"/>
    <w:rsid w:val="00405D52"/>
    <w:rsid w:val="004063B7"/>
    <w:rsid w:val="00406688"/>
    <w:rsid w:val="00406972"/>
    <w:rsid w:val="00406D44"/>
    <w:rsid w:val="00407505"/>
    <w:rsid w:val="00407C65"/>
    <w:rsid w:val="00407D5A"/>
    <w:rsid w:val="00410A3D"/>
    <w:rsid w:val="00410AAB"/>
    <w:rsid w:val="0041152F"/>
    <w:rsid w:val="004116CA"/>
    <w:rsid w:val="004116E5"/>
    <w:rsid w:val="00411B05"/>
    <w:rsid w:val="00412656"/>
    <w:rsid w:val="004133DD"/>
    <w:rsid w:val="00413536"/>
    <w:rsid w:val="00414191"/>
    <w:rsid w:val="00414CFA"/>
    <w:rsid w:val="00414F07"/>
    <w:rsid w:val="004156B8"/>
    <w:rsid w:val="00415F7E"/>
    <w:rsid w:val="004204DC"/>
    <w:rsid w:val="00420761"/>
    <w:rsid w:val="00420C7B"/>
    <w:rsid w:val="00420D64"/>
    <w:rsid w:val="00420EBE"/>
    <w:rsid w:val="00420EC1"/>
    <w:rsid w:val="00421054"/>
    <w:rsid w:val="00422370"/>
    <w:rsid w:val="004234BF"/>
    <w:rsid w:val="00423DB2"/>
    <w:rsid w:val="00423EAD"/>
    <w:rsid w:val="00423F13"/>
    <w:rsid w:val="00424D72"/>
    <w:rsid w:val="004252A0"/>
    <w:rsid w:val="004257CF"/>
    <w:rsid w:val="00425A79"/>
    <w:rsid w:val="00425D04"/>
    <w:rsid w:val="00425D8E"/>
    <w:rsid w:val="00425DA3"/>
    <w:rsid w:val="00425E52"/>
    <w:rsid w:val="004262C2"/>
    <w:rsid w:val="004263E4"/>
    <w:rsid w:val="00426661"/>
    <w:rsid w:val="00426CC0"/>
    <w:rsid w:val="00427605"/>
    <w:rsid w:val="0042779E"/>
    <w:rsid w:val="004278A8"/>
    <w:rsid w:val="00427EC2"/>
    <w:rsid w:val="00427F21"/>
    <w:rsid w:val="004308D1"/>
    <w:rsid w:val="004311F8"/>
    <w:rsid w:val="004314FE"/>
    <w:rsid w:val="0043182F"/>
    <w:rsid w:val="00431F03"/>
    <w:rsid w:val="0043251A"/>
    <w:rsid w:val="00432676"/>
    <w:rsid w:val="00433218"/>
    <w:rsid w:val="0043348F"/>
    <w:rsid w:val="0043362E"/>
    <w:rsid w:val="0043367F"/>
    <w:rsid w:val="004338F3"/>
    <w:rsid w:val="004342FC"/>
    <w:rsid w:val="004345CF"/>
    <w:rsid w:val="00434D29"/>
    <w:rsid w:val="004350C3"/>
    <w:rsid w:val="004355DC"/>
    <w:rsid w:val="0043576C"/>
    <w:rsid w:val="00435A90"/>
    <w:rsid w:val="00436009"/>
    <w:rsid w:val="0043632A"/>
    <w:rsid w:val="004375C1"/>
    <w:rsid w:val="004378C9"/>
    <w:rsid w:val="00437A93"/>
    <w:rsid w:val="00441259"/>
    <w:rsid w:val="00441267"/>
    <w:rsid w:val="00441550"/>
    <w:rsid w:val="00441B68"/>
    <w:rsid w:val="00441BEE"/>
    <w:rsid w:val="00441F5D"/>
    <w:rsid w:val="00442ACD"/>
    <w:rsid w:val="00443787"/>
    <w:rsid w:val="00443CC7"/>
    <w:rsid w:val="0044433C"/>
    <w:rsid w:val="00444555"/>
    <w:rsid w:val="00444C2C"/>
    <w:rsid w:val="0044631E"/>
    <w:rsid w:val="00446476"/>
    <w:rsid w:val="00446B79"/>
    <w:rsid w:val="00446B9B"/>
    <w:rsid w:val="00446C64"/>
    <w:rsid w:val="00447A59"/>
    <w:rsid w:val="00447A8A"/>
    <w:rsid w:val="00447E45"/>
    <w:rsid w:val="00450069"/>
    <w:rsid w:val="004523F4"/>
    <w:rsid w:val="004524FD"/>
    <w:rsid w:val="004529B0"/>
    <w:rsid w:val="0045436E"/>
    <w:rsid w:val="00454E92"/>
    <w:rsid w:val="00455040"/>
    <w:rsid w:val="004550CC"/>
    <w:rsid w:val="004555B8"/>
    <w:rsid w:val="004557C9"/>
    <w:rsid w:val="00455941"/>
    <w:rsid w:val="00455ECF"/>
    <w:rsid w:val="00456755"/>
    <w:rsid w:val="00456778"/>
    <w:rsid w:val="00456889"/>
    <w:rsid w:val="00456903"/>
    <w:rsid w:val="00457278"/>
    <w:rsid w:val="004574B1"/>
    <w:rsid w:val="004575E4"/>
    <w:rsid w:val="0045786D"/>
    <w:rsid w:val="0045790B"/>
    <w:rsid w:val="00457EC6"/>
    <w:rsid w:val="00457F62"/>
    <w:rsid w:val="00460189"/>
    <w:rsid w:val="00460E29"/>
    <w:rsid w:val="00460FF0"/>
    <w:rsid w:val="00461715"/>
    <w:rsid w:val="0046190F"/>
    <w:rsid w:val="00461F7D"/>
    <w:rsid w:val="0046223C"/>
    <w:rsid w:val="00462635"/>
    <w:rsid w:val="00463CCF"/>
    <w:rsid w:val="00463F91"/>
    <w:rsid w:val="0046485B"/>
    <w:rsid w:val="00464A68"/>
    <w:rsid w:val="00465470"/>
    <w:rsid w:val="0046558B"/>
    <w:rsid w:val="00465F68"/>
    <w:rsid w:val="00466853"/>
    <w:rsid w:val="00466C4A"/>
    <w:rsid w:val="00466E23"/>
    <w:rsid w:val="00466F7D"/>
    <w:rsid w:val="00470249"/>
    <w:rsid w:val="00470307"/>
    <w:rsid w:val="00470787"/>
    <w:rsid w:val="004708F6"/>
    <w:rsid w:val="0047092D"/>
    <w:rsid w:val="00470960"/>
    <w:rsid w:val="00470FBA"/>
    <w:rsid w:val="004714C9"/>
    <w:rsid w:val="00471694"/>
    <w:rsid w:val="00471903"/>
    <w:rsid w:val="004719BF"/>
    <w:rsid w:val="004719DE"/>
    <w:rsid w:val="00472072"/>
    <w:rsid w:val="00472258"/>
    <w:rsid w:val="004722A7"/>
    <w:rsid w:val="00472550"/>
    <w:rsid w:val="004727D8"/>
    <w:rsid w:val="004729DA"/>
    <w:rsid w:val="00472C75"/>
    <w:rsid w:val="00473316"/>
    <w:rsid w:val="00474F80"/>
    <w:rsid w:val="00475BF1"/>
    <w:rsid w:val="00476620"/>
    <w:rsid w:val="00476F3A"/>
    <w:rsid w:val="0047718F"/>
    <w:rsid w:val="004800CB"/>
    <w:rsid w:val="00480541"/>
    <w:rsid w:val="00481276"/>
    <w:rsid w:val="00483463"/>
    <w:rsid w:val="004834F7"/>
    <w:rsid w:val="00484249"/>
    <w:rsid w:val="004843CC"/>
    <w:rsid w:val="004843E4"/>
    <w:rsid w:val="004848AC"/>
    <w:rsid w:val="00484E83"/>
    <w:rsid w:val="00485331"/>
    <w:rsid w:val="00485AD6"/>
    <w:rsid w:val="004860B5"/>
    <w:rsid w:val="0048655C"/>
    <w:rsid w:val="0048667B"/>
    <w:rsid w:val="0048685F"/>
    <w:rsid w:val="00486F55"/>
    <w:rsid w:val="00487557"/>
    <w:rsid w:val="004900FD"/>
    <w:rsid w:val="004908AB"/>
    <w:rsid w:val="004911BE"/>
    <w:rsid w:val="0049391F"/>
    <w:rsid w:val="004949B3"/>
    <w:rsid w:val="004953D1"/>
    <w:rsid w:val="004953F6"/>
    <w:rsid w:val="00495850"/>
    <w:rsid w:val="00495EE2"/>
    <w:rsid w:val="004962AD"/>
    <w:rsid w:val="00496382"/>
    <w:rsid w:val="00496C1F"/>
    <w:rsid w:val="00497B64"/>
    <w:rsid w:val="00497C5F"/>
    <w:rsid w:val="00497F05"/>
    <w:rsid w:val="00497F89"/>
    <w:rsid w:val="004A0006"/>
    <w:rsid w:val="004A0AC9"/>
    <w:rsid w:val="004A1BF0"/>
    <w:rsid w:val="004A1DD7"/>
    <w:rsid w:val="004A2CC0"/>
    <w:rsid w:val="004A2CC5"/>
    <w:rsid w:val="004A2E39"/>
    <w:rsid w:val="004A39A9"/>
    <w:rsid w:val="004A436A"/>
    <w:rsid w:val="004A45A1"/>
    <w:rsid w:val="004A4CF5"/>
    <w:rsid w:val="004A4D9A"/>
    <w:rsid w:val="004A54E0"/>
    <w:rsid w:val="004A5B6C"/>
    <w:rsid w:val="004A5EC2"/>
    <w:rsid w:val="004A6843"/>
    <w:rsid w:val="004A6C66"/>
    <w:rsid w:val="004A6E76"/>
    <w:rsid w:val="004A71CA"/>
    <w:rsid w:val="004B0003"/>
    <w:rsid w:val="004B0297"/>
    <w:rsid w:val="004B0632"/>
    <w:rsid w:val="004B0877"/>
    <w:rsid w:val="004B10EB"/>
    <w:rsid w:val="004B112A"/>
    <w:rsid w:val="004B2787"/>
    <w:rsid w:val="004B2D4C"/>
    <w:rsid w:val="004B2ECF"/>
    <w:rsid w:val="004B3145"/>
    <w:rsid w:val="004B3847"/>
    <w:rsid w:val="004B3CE6"/>
    <w:rsid w:val="004B4663"/>
    <w:rsid w:val="004B5627"/>
    <w:rsid w:val="004B688D"/>
    <w:rsid w:val="004B71F2"/>
    <w:rsid w:val="004B7297"/>
    <w:rsid w:val="004B729D"/>
    <w:rsid w:val="004B7CD1"/>
    <w:rsid w:val="004C06BD"/>
    <w:rsid w:val="004C28E5"/>
    <w:rsid w:val="004C2DFA"/>
    <w:rsid w:val="004C3C0F"/>
    <w:rsid w:val="004C3E74"/>
    <w:rsid w:val="004C4D03"/>
    <w:rsid w:val="004C50E6"/>
    <w:rsid w:val="004C58C9"/>
    <w:rsid w:val="004C6A2F"/>
    <w:rsid w:val="004D0CBD"/>
    <w:rsid w:val="004D106A"/>
    <w:rsid w:val="004D13A3"/>
    <w:rsid w:val="004D1549"/>
    <w:rsid w:val="004D1A20"/>
    <w:rsid w:val="004D1CA6"/>
    <w:rsid w:val="004D27F5"/>
    <w:rsid w:val="004D2D4C"/>
    <w:rsid w:val="004D3FCB"/>
    <w:rsid w:val="004D4450"/>
    <w:rsid w:val="004D4684"/>
    <w:rsid w:val="004D4BA2"/>
    <w:rsid w:val="004D58F6"/>
    <w:rsid w:val="004D5E00"/>
    <w:rsid w:val="004D63F0"/>
    <w:rsid w:val="004E087A"/>
    <w:rsid w:val="004E0D82"/>
    <w:rsid w:val="004E0EFF"/>
    <w:rsid w:val="004E0FC3"/>
    <w:rsid w:val="004E199E"/>
    <w:rsid w:val="004E19E3"/>
    <w:rsid w:val="004E2603"/>
    <w:rsid w:val="004E2A58"/>
    <w:rsid w:val="004E3224"/>
    <w:rsid w:val="004E35C6"/>
    <w:rsid w:val="004E3C1D"/>
    <w:rsid w:val="004E3D08"/>
    <w:rsid w:val="004E3E52"/>
    <w:rsid w:val="004E4F62"/>
    <w:rsid w:val="004E57B7"/>
    <w:rsid w:val="004E7158"/>
    <w:rsid w:val="004E7A62"/>
    <w:rsid w:val="004E7B73"/>
    <w:rsid w:val="004F03A1"/>
    <w:rsid w:val="004F061B"/>
    <w:rsid w:val="004F1887"/>
    <w:rsid w:val="004F22E8"/>
    <w:rsid w:val="004F27FD"/>
    <w:rsid w:val="004F2EDF"/>
    <w:rsid w:val="004F481B"/>
    <w:rsid w:val="004F4E4F"/>
    <w:rsid w:val="004F566E"/>
    <w:rsid w:val="004F5A23"/>
    <w:rsid w:val="004F6407"/>
    <w:rsid w:val="004F7071"/>
    <w:rsid w:val="004F778E"/>
    <w:rsid w:val="004F79DD"/>
    <w:rsid w:val="004F7AF3"/>
    <w:rsid w:val="004F7EBF"/>
    <w:rsid w:val="00500F05"/>
    <w:rsid w:val="0050175E"/>
    <w:rsid w:val="00501AD6"/>
    <w:rsid w:val="00502003"/>
    <w:rsid w:val="00503132"/>
    <w:rsid w:val="00503182"/>
    <w:rsid w:val="0050339F"/>
    <w:rsid w:val="005033FD"/>
    <w:rsid w:val="00503DA1"/>
    <w:rsid w:val="00503E8E"/>
    <w:rsid w:val="005041DA"/>
    <w:rsid w:val="00504255"/>
    <w:rsid w:val="005042FA"/>
    <w:rsid w:val="00504C41"/>
    <w:rsid w:val="0050558E"/>
    <w:rsid w:val="00505694"/>
    <w:rsid w:val="00505ED1"/>
    <w:rsid w:val="005067FD"/>
    <w:rsid w:val="00506A3F"/>
    <w:rsid w:val="0050733A"/>
    <w:rsid w:val="00510B03"/>
    <w:rsid w:val="00510EE5"/>
    <w:rsid w:val="00511002"/>
    <w:rsid w:val="00511C88"/>
    <w:rsid w:val="00511DE5"/>
    <w:rsid w:val="00512492"/>
    <w:rsid w:val="00512E74"/>
    <w:rsid w:val="00513915"/>
    <w:rsid w:val="00513CD7"/>
    <w:rsid w:val="00514F34"/>
    <w:rsid w:val="005157FB"/>
    <w:rsid w:val="00515E0E"/>
    <w:rsid w:val="00515E5B"/>
    <w:rsid w:val="0051679B"/>
    <w:rsid w:val="00516B01"/>
    <w:rsid w:val="00516B51"/>
    <w:rsid w:val="00516C41"/>
    <w:rsid w:val="00516CD6"/>
    <w:rsid w:val="00516FA5"/>
    <w:rsid w:val="005173CC"/>
    <w:rsid w:val="0051792B"/>
    <w:rsid w:val="00520238"/>
    <w:rsid w:val="0052077C"/>
    <w:rsid w:val="005208E3"/>
    <w:rsid w:val="00520AF5"/>
    <w:rsid w:val="00522080"/>
    <w:rsid w:val="00522DE1"/>
    <w:rsid w:val="00522FFC"/>
    <w:rsid w:val="005230E6"/>
    <w:rsid w:val="005235AF"/>
    <w:rsid w:val="00524717"/>
    <w:rsid w:val="00525912"/>
    <w:rsid w:val="00525C64"/>
    <w:rsid w:val="00526424"/>
    <w:rsid w:val="00526AE0"/>
    <w:rsid w:val="0052715E"/>
    <w:rsid w:val="005275A6"/>
    <w:rsid w:val="0052765C"/>
    <w:rsid w:val="005276CE"/>
    <w:rsid w:val="0052773A"/>
    <w:rsid w:val="00530052"/>
    <w:rsid w:val="005307BC"/>
    <w:rsid w:val="0053089A"/>
    <w:rsid w:val="00530C34"/>
    <w:rsid w:val="00531146"/>
    <w:rsid w:val="00535095"/>
    <w:rsid w:val="00535B95"/>
    <w:rsid w:val="00535FC6"/>
    <w:rsid w:val="005363F9"/>
    <w:rsid w:val="005364EB"/>
    <w:rsid w:val="005367DA"/>
    <w:rsid w:val="0053761C"/>
    <w:rsid w:val="00540112"/>
    <w:rsid w:val="0054047E"/>
    <w:rsid w:val="00540F9A"/>
    <w:rsid w:val="005422B2"/>
    <w:rsid w:val="00542347"/>
    <w:rsid w:val="005425A5"/>
    <w:rsid w:val="00542C8B"/>
    <w:rsid w:val="00542CAF"/>
    <w:rsid w:val="00543C8A"/>
    <w:rsid w:val="00544463"/>
    <w:rsid w:val="00545028"/>
    <w:rsid w:val="005450AD"/>
    <w:rsid w:val="00545136"/>
    <w:rsid w:val="00545865"/>
    <w:rsid w:val="00546186"/>
    <w:rsid w:val="00546726"/>
    <w:rsid w:val="00546BE7"/>
    <w:rsid w:val="0054754E"/>
    <w:rsid w:val="00550441"/>
    <w:rsid w:val="00550611"/>
    <w:rsid w:val="00551CD5"/>
    <w:rsid w:val="00551E81"/>
    <w:rsid w:val="0055515C"/>
    <w:rsid w:val="00555E03"/>
    <w:rsid w:val="005568EE"/>
    <w:rsid w:val="00556AFF"/>
    <w:rsid w:val="00557C82"/>
    <w:rsid w:val="00557EE6"/>
    <w:rsid w:val="00557FB8"/>
    <w:rsid w:val="00560359"/>
    <w:rsid w:val="00560406"/>
    <w:rsid w:val="0056075E"/>
    <w:rsid w:val="00560F79"/>
    <w:rsid w:val="005614B2"/>
    <w:rsid w:val="00561663"/>
    <w:rsid w:val="00561F84"/>
    <w:rsid w:val="00562177"/>
    <w:rsid w:val="005623A3"/>
    <w:rsid w:val="005623F1"/>
    <w:rsid w:val="005625FC"/>
    <w:rsid w:val="0056280D"/>
    <w:rsid w:val="00562957"/>
    <w:rsid w:val="00562BB6"/>
    <w:rsid w:val="00563E3A"/>
    <w:rsid w:val="00565909"/>
    <w:rsid w:val="00566368"/>
    <w:rsid w:val="00566DF6"/>
    <w:rsid w:val="00567CB4"/>
    <w:rsid w:val="00567D40"/>
    <w:rsid w:val="00567DEE"/>
    <w:rsid w:val="0057075F"/>
    <w:rsid w:val="005717D0"/>
    <w:rsid w:val="00571B89"/>
    <w:rsid w:val="005728CA"/>
    <w:rsid w:val="00572A8E"/>
    <w:rsid w:val="00573092"/>
    <w:rsid w:val="0057312E"/>
    <w:rsid w:val="00573277"/>
    <w:rsid w:val="00573555"/>
    <w:rsid w:val="00573871"/>
    <w:rsid w:val="00574F83"/>
    <w:rsid w:val="00575075"/>
    <w:rsid w:val="0057511D"/>
    <w:rsid w:val="00575B0F"/>
    <w:rsid w:val="005764AF"/>
    <w:rsid w:val="00576934"/>
    <w:rsid w:val="00576DC8"/>
    <w:rsid w:val="00577074"/>
    <w:rsid w:val="005771EB"/>
    <w:rsid w:val="00577A58"/>
    <w:rsid w:val="00577BDF"/>
    <w:rsid w:val="00580CE0"/>
    <w:rsid w:val="00580E2B"/>
    <w:rsid w:val="005814DF"/>
    <w:rsid w:val="005818AF"/>
    <w:rsid w:val="005821B3"/>
    <w:rsid w:val="00583BC9"/>
    <w:rsid w:val="00584255"/>
    <w:rsid w:val="005846D7"/>
    <w:rsid w:val="00584864"/>
    <w:rsid w:val="00584C09"/>
    <w:rsid w:val="00584CED"/>
    <w:rsid w:val="00585128"/>
    <w:rsid w:val="0058532D"/>
    <w:rsid w:val="0058770B"/>
    <w:rsid w:val="00587865"/>
    <w:rsid w:val="00587B29"/>
    <w:rsid w:val="00587C3A"/>
    <w:rsid w:val="00590873"/>
    <w:rsid w:val="0059129F"/>
    <w:rsid w:val="00591512"/>
    <w:rsid w:val="00591EDC"/>
    <w:rsid w:val="00591F91"/>
    <w:rsid w:val="0059345F"/>
    <w:rsid w:val="00593CAC"/>
    <w:rsid w:val="00594084"/>
    <w:rsid w:val="005940FF"/>
    <w:rsid w:val="00594288"/>
    <w:rsid w:val="00594C42"/>
    <w:rsid w:val="00595C33"/>
    <w:rsid w:val="00596D98"/>
    <w:rsid w:val="0059726A"/>
    <w:rsid w:val="005A0713"/>
    <w:rsid w:val="005A124A"/>
    <w:rsid w:val="005A143C"/>
    <w:rsid w:val="005A1AD4"/>
    <w:rsid w:val="005A2506"/>
    <w:rsid w:val="005A2519"/>
    <w:rsid w:val="005A27B4"/>
    <w:rsid w:val="005A2E6C"/>
    <w:rsid w:val="005A2F73"/>
    <w:rsid w:val="005A3067"/>
    <w:rsid w:val="005A3361"/>
    <w:rsid w:val="005A40D7"/>
    <w:rsid w:val="005A4171"/>
    <w:rsid w:val="005A4195"/>
    <w:rsid w:val="005A4D91"/>
    <w:rsid w:val="005A567A"/>
    <w:rsid w:val="005A6007"/>
    <w:rsid w:val="005A604C"/>
    <w:rsid w:val="005A6B85"/>
    <w:rsid w:val="005A7218"/>
    <w:rsid w:val="005A72FB"/>
    <w:rsid w:val="005A77A0"/>
    <w:rsid w:val="005A7932"/>
    <w:rsid w:val="005B060B"/>
    <w:rsid w:val="005B072F"/>
    <w:rsid w:val="005B08E2"/>
    <w:rsid w:val="005B180C"/>
    <w:rsid w:val="005B1875"/>
    <w:rsid w:val="005B1EB1"/>
    <w:rsid w:val="005B2C12"/>
    <w:rsid w:val="005B32F0"/>
    <w:rsid w:val="005B34EC"/>
    <w:rsid w:val="005B497E"/>
    <w:rsid w:val="005B526A"/>
    <w:rsid w:val="005B5DD8"/>
    <w:rsid w:val="005B7620"/>
    <w:rsid w:val="005B7C36"/>
    <w:rsid w:val="005C0277"/>
    <w:rsid w:val="005C0394"/>
    <w:rsid w:val="005C05A7"/>
    <w:rsid w:val="005C07CB"/>
    <w:rsid w:val="005C0BCC"/>
    <w:rsid w:val="005C0E24"/>
    <w:rsid w:val="005C1576"/>
    <w:rsid w:val="005C1878"/>
    <w:rsid w:val="005C19B9"/>
    <w:rsid w:val="005C1C7C"/>
    <w:rsid w:val="005C232A"/>
    <w:rsid w:val="005C250E"/>
    <w:rsid w:val="005C27CE"/>
    <w:rsid w:val="005C3490"/>
    <w:rsid w:val="005C3EDD"/>
    <w:rsid w:val="005C3F81"/>
    <w:rsid w:val="005C41BA"/>
    <w:rsid w:val="005C4546"/>
    <w:rsid w:val="005C4649"/>
    <w:rsid w:val="005C4680"/>
    <w:rsid w:val="005C46CA"/>
    <w:rsid w:val="005C48B3"/>
    <w:rsid w:val="005C50CC"/>
    <w:rsid w:val="005C57AF"/>
    <w:rsid w:val="005C5A6E"/>
    <w:rsid w:val="005C7D49"/>
    <w:rsid w:val="005C7EFE"/>
    <w:rsid w:val="005D0815"/>
    <w:rsid w:val="005D09C8"/>
    <w:rsid w:val="005D1008"/>
    <w:rsid w:val="005D12B6"/>
    <w:rsid w:val="005D1C5B"/>
    <w:rsid w:val="005D23D7"/>
    <w:rsid w:val="005D2A3A"/>
    <w:rsid w:val="005D3C4A"/>
    <w:rsid w:val="005D45FF"/>
    <w:rsid w:val="005D482B"/>
    <w:rsid w:val="005D4896"/>
    <w:rsid w:val="005D4D04"/>
    <w:rsid w:val="005D507F"/>
    <w:rsid w:val="005D555C"/>
    <w:rsid w:val="005D5FA6"/>
    <w:rsid w:val="005D67C8"/>
    <w:rsid w:val="005D718E"/>
    <w:rsid w:val="005D7221"/>
    <w:rsid w:val="005D7E03"/>
    <w:rsid w:val="005D7F3E"/>
    <w:rsid w:val="005E0CFE"/>
    <w:rsid w:val="005E12FA"/>
    <w:rsid w:val="005E1DCE"/>
    <w:rsid w:val="005E25E5"/>
    <w:rsid w:val="005E2633"/>
    <w:rsid w:val="005E3074"/>
    <w:rsid w:val="005E32DF"/>
    <w:rsid w:val="005E3737"/>
    <w:rsid w:val="005E3B30"/>
    <w:rsid w:val="005E553D"/>
    <w:rsid w:val="005E6019"/>
    <w:rsid w:val="005E6416"/>
    <w:rsid w:val="005E7717"/>
    <w:rsid w:val="005E7E36"/>
    <w:rsid w:val="005F0BF9"/>
    <w:rsid w:val="005F117D"/>
    <w:rsid w:val="005F1B95"/>
    <w:rsid w:val="005F2D93"/>
    <w:rsid w:val="005F2D97"/>
    <w:rsid w:val="005F33CC"/>
    <w:rsid w:val="005F4FBA"/>
    <w:rsid w:val="005F5962"/>
    <w:rsid w:val="005F6388"/>
    <w:rsid w:val="005F6CE6"/>
    <w:rsid w:val="005F6D46"/>
    <w:rsid w:val="005F706B"/>
    <w:rsid w:val="005F74CF"/>
    <w:rsid w:val="005F79F8"/>
    <w:rsid w:val="005F7E46"/>
    <w:rsid w:val="0060006E"/>
    <w:rsid w:val="00600AC6"/>
    <w:rsid w:val="00600FD8"/>
    <w:rsid w:val="00601B40"/>
    <w:rsid w:val="00602974"/>
    <w:rsid w:val="006037A5"/>
    <w:rsid w:val="006055D0"/>
    <w:rsid w:val="006064CE"/>
    <w:rsid w:val="00606B3F"/>
    <w:rsid w:val="006074A0"/>
    <w:rsid w:val="00610073"/>
    <w:rsid w:val="00610894"/>
    <w:rsid w:val="006108DD"/>
    <w:rsid w:val="006109C3"/>
    <w:rsid w:val="00611517"/>
    <w:rsid w:val="006116C3"/>
    <w:rsid w:val="00611704"/>
    <w:rsid w:val="00611BFB"/>
    <w:rsid w:val="00611D59"/>
    <w:rsid w:val="00611E8D"/>
    <w:rsid w:val="006124D2"/>
    <w:rsid w:val="00612AE9"/>
    <w:rsid w:val="00613C30"/>
    <w:rsid w:val="00614408"/>
    <w:rsid w:val="00614430"/>
    <w:rsid w:val="00614D27"/>
    <w:rsid w:val="00614E9D"/>
    <w:rsid w:val="0061518F"/>
    <w:rsid w:val="00615ABD"/>
    <w:rsid w:val="006164C6"/>
    <w:rsid w:val="006169BB"/>
    <w:rsid w:val="00616BA8"/>
    <w:rsid w:val="00616D89"/>
    <w:rsid w:val="00617197"/>
    <w:rsid w:val="00617909"/>
    <w:rsid w:val="00617DB5"/>
    <w:rsid w:val="00617F97"/>
    <w:rsid w:val="0062056C"/>
    <w:rsid w:val="00620754"/>
    <w:rsid w:val="00620793"/>
    <w:rsid w:val="00620992"/>
    <w:rsid w:val="00620A7B"/>
    <w:rsid w:val="00620B2E"/>
    <w:rsid w:val="00620FE5"/>
    <w:rsid w:val="006219D7"/>
    <w:rsid w:val="006223AF"/>
    <w:rsid w:val="00624288"/>
    <w:rsid w:val="00624AF2"/>
    <w:rsid w:val="00624E16"/>
    <w:rsid w:val="0062552A"/>
    <w:rsid w:val="00625579"/>
    <w:rsid w:val="00625E12"/>
    <w:rsid w:val="00626D48"/>
    <w:rsid w:val="0062763F"/>
    <w:rsid w:val="0062796A"/>
    <w:rsid w:val="006302D4"/>
    <w:rsid w:val="00631080"/>
    <w:rsid w:val="00631281"/>
    <w:rsid w:val="006313CE"/>
    <w:rsid w:val="00631461"/>
    <w:rsid w:val="00631574"/>
    <w:rsid w:val="006316E2"/>
    <w:rsid w:val="006317DA"/>
    <w:rsid w:val="006319EC"/>
    <w:rsid w:val="00631E53"/>
    <w:rsid w:val="00632640"/>
    <w:rsid w:val="00632885"/>
    <w:rsid w:val="00633B15"/>
    <w:rsid w:val="00633B8C"/>
    <w:rsid w:val="006354B8"/>
    <w:rsid w:val="00635ED1"/>
    <w:rsid w:val="006400BD"/>
    <w:rsid w:val="00640A3C"/>
    <w:rsid w:val="00640C78"/>
    <w:rsid w:val="00640DD4"/>
    <w:rsid w:val="00641C87"/>
    <w:rsid w:val="00642E13"/>
    <w:rsid w:val="00642F7D"/>
    <w:rsid w:val="00643067"/>
    <w:rsid w:val="0064389A"/>
    <w:rsid w:val="00643B75"/>
    <w:rsid w:val="0064469D"/>
    <w:rsid w:val="00644FFD"/>
    <w:rsid w:val="0064560B"/>
    <w:rsid w:val="00645C42"/>
    <w:rsid w:val="00645CA1"/>
    <w:rsid w:val="00646ABE"/>
    <w:rsid w:val="00646B30"/>
    <w:rsid w:val="00646B46"/>
    <w:rsid w:val="00646C83"/>
    <w:rsid w:val="006470A7"/>
    <w:rsid w:val="00647AF2"/>
    <w:rsid w:val="006506D1"/>
    <w:rsid w:val="00651D80"/>
    <w:rsid w:val="006520C1"/>
    <w:rsid w:val="00652215"/>
    <w:rsid w:val="006522C9"/>
    <w:rsid w:val="00652741"/>
    <w:rsid w:val="00653373"/>
    <w:rsid w:val="00653957"/>
    <w:rsid w:val="00653B88"/>
    <w:rsid w:val="00653DDB"/>
    <w:rsid w:val="00654499"/>
    <w:rsid w:val="006545F9"/>
    <w:rsid w:val="00654B00"/>
    <w:rsid w:val="00654D49"/>
    <w:rsid w:val="00654D89"/>
    <w:rsid w:val="006551E1"/>
    <w:rsid w:val="00655F73"/>
    <w:rsid w:val="006567F4"/>
    <w:rsid w:val="00656C86"/>
    <w:rsid w:val="00656F43"/>
    <w:rsid w:val="006573DE"/>
    <w:rsid w:val="0065771E"/>
    <w:rsid w:val="00657C87"/>
    <w:rsid w:val="00660D46"/>
    <w:rsid w:val="00661411"/>
    <w:rsid w:val="00661E3E"/>
    <w:rsid w:val="00662A6B"/>
    <w:rsid w:val="00662CB0"/>
    <w:rsid w:val="00664008"/>
    <w:rsid w:val="006644FA"/>
    <w:rsid w:val="006646CA"/>
    <w:rsid w:val="006649C4"/>
    <w:rsid w:val="00664CE0"/>
    <w:rsid w:val="00665D47"/>
    <w:rsid w:val="00666541"/>
    <w:rsid w:val="00667112"/>
    <w:rsid w:val="006675B4"/>
    <w:rsid w:val="006675EE"/>
    <w:rsid w:val="006679B0"/>
    <w:rsid w:val="00667F04"/>
    <w:rsid w:val="00672D5E"/>
    <w:rsid w:val="00672E91"/>
    <w:rsid w:val="00673FB5"/>
    <w:rsid w:val="006748C6"/>
    <w:rsid w:val="0067525B"/>
    <w:rsid w:val="006753F6"/>
    <w:rsid w:val="0067560B"/>
    <w:rsid w:val="00675A17"/>
    <w:rsid w:val="00675B1B"/>
    <w:rsid w:val="00677498"/>
    <w:rsid w:val="006775AE"/>
    <w:rsid w:val="006777E0"/>
    <w:rsid w:val="0067793F"/>
    <w:rsid w:val="00677AC5"/>
    <w:rsid w:val="00677E1B"/>
    <w:rsid w:val="00680192"/>
    <w:rsid w:val="006806FA"/>
    <w:rsid w:val="00680B25"/>
    <w:rsid w:val="00680D29"/>
    <w:rsid w:val="00682257"/>
    <w:rsid w:val="00682613"/>
    <w:rsid w:val="00682670"/>
    <w:rsid w:val="0068296B"/>
    <w:rsid w:val="00682AAF"/>
    <w:rsid w:val="00682BF9"/>
    <w:rsid w:val="006831CD"/>
    <w:rsid w:val="00683515"/>
    <w:rsid w:val="00683A26"/>
    <w:rsid w:val="00683D26"/>
    <w:rsid w:val="0068488A"/>
    <w:rsid w:val="006848AA"/>
    <w:rsid w:val="006848D0"/>
    <w:rsid w:val="00684B68"/>
    <w:rsid w:val="00684DAF"/>
    <w:rsid w:val="00685D9F"/>
    <w:rsid w:val="00686E8A"/>
    <w:rsid w:val="00686EBE"/>
    <w:rsid w:val="00687004"/>
    <w:rsid w:val="00687B6A"/>
    <w:rsid w:val="00690007"/>
    <w:rsid w:val="006908DE"/>
    <w:rsid w:val="0069198D"/>
    <w:rsid w:val="00691C72"/>
    <w:rsid w:val="00692D0A"/>
    <w:rsid w:val="006946DF"/>
    <w:rsid w:val="0069471F"/>
    <w:rsid w:val="00694B8A"/>
    <w:rsid w:val="00694E9D"/>
    <w:rsid w:val="0069629B"/>
    <w:rsid w:val="0069683B"/>
    <w:rsid w:val="00696905"/>
    <w:rsid w:val="00696A38"/>
    <w:rsid w:val="00697432"/>
    <w:rsid w:val="00697F26"/>
    <w:rsid w:val="006A04DE"/>
    <w:rsid w:val="006A098D"/>
    <w:rsid w:val="006A0A04"/>
    <w:rsid w:val="006A196D"/>
    <w:rsid w:val="006A1B2A"/>
    <w:rsid w:val="006A3B51"/>
    <w:rsid w:val="006A3B68"/>
    <w:rsid w:val="006A51CE"/>
    <w:rsid w:val="006A5400"/>
    <w:rsid w:val="006A5550"/>
    <w:rsid w:val="006A66C7"/>
    <w:rsid w:val="006A672C"/>
    <w:rsid w:val="006B0310"/>
    <w:rsid w:val="006B05FD"/>
    <w:rsid w:val="006B0BE0"/>
    <w:rsid w:val="006B0F53"/>
    <w:rsid w:val="006B0FAD"/>
    <w:rsid w:val="006B12CF"/>
    <w:rsid w:val="006B13AB"/>
    <w:rsid w:val="006B2126"/>
    <w:rsid w:val="006B2252"/>
    <w:rsid w:val="006B2633"/>
    <w:rsid w:val="006B2EB0"/>
    <w:rsid w:val="006B31F3"/>
    <w:rsid w:val="006B37AD"/>
    <w:rsid w:val="006B39E5"/>
    <w:rsid w:val="006B3EDF"/>
    <w:rsid w:val="006B3F70"/>
    <w:rsid w:val="006B430B"/>
    <w:rsid w:val="006B4759"/>
    <w:rsid w:val="006B484E"/>
    <w:rsid w:val="006B4A11"/>
    <w:rsid w:val="006B4F87"/>
    <w:rsid w:val="006B60BE"/>
    <w:rsid w:val="006B6933"/>
    <w:rsid w:val="006B6959"/>
    <w:rsid w:val="006B7211"/>
    <w:rsid w:val="006B72C3"/>
    <w:rsid w:val="006C04A1"/>
    <w:rsid w:val="006C08A5"/>
    <w:rsid w:val="006C0977"/>
    <w:rsid w:val="006C0ABB"/>
    <w:rsid w:val="006C105E"/>
    <w:rsid w:val="006C125F"/>
    <w:rsid w:val="006C14F2"/>
    <w:rsid w:val="006C2B42"/>
    <w:rsid w:val="006C3445"/>
    <w:rsid w:val="006C362B"/>
    <w:rsid w:val="006C3B27"/>
    <w:rsid w:val="006C3C08"/>
    <w:rsid w:val="006C3D70"/>
    <w:rsid w:val="006C4DEC"/>
    <w:rsid w:val="006C512F"/>
    <w:rsid w:val="006C527C"/>
    <w:rsid w:val="006C5B34"/>
    <w:rsid w:val="006C5FAB"/>
    <w:rsid w:val="006C5FB2"/>
    <w:rsid w:val="006C61C5"/>
    <w:rsid w:val="006C75E0"/>
    <w:rsid w:val="006D058F"/>
    <w:rsid w:val="006D0AB8"/>
    <w:rsid w:val="006D109A"/>
    <w:rsid w:val="006D1221"/>
    <w:rsid w:val="006D1481"/>
    <w:rsid w:val="006D14A9"/>
    <w:rsid w:val="006D1DD5"/>
    <w:rsid w:val="006D212F"/>
    <w:rsid w:val="006D30AC"/>
    <w:rsid w:val="006D3203"/>
    <w:rsid w:val="006D3553"/>
    <w:rsid w:val="006D4099"/>
    <w:rsid w:val="006D4CDC"/>
    <w:rsid w:val="006D511C"/>
    <w:rsid w:val="006D5703"/>
    <w:rsid w:val="006D6731"/>
    <w:rsid w:val="006D68EB"/>
    <w:rsid w:val="006D6DBD"/>
    <w:rsid w:val="006D6E01"/>
    <w:rsid w:val="006D71F6"/>
    <w:rsid w:val="006D786F"/>
    <w:rsid w:val="006E0785"/>
    <w:rsid w:val="006E09D2"/>
    <w:rsid w:val="006E0F70"/>
    <w:rsid w:val="006E11F3"/>
    <w:rsid w:val="006E15D2"/>
    <w:rsid w:val="006E386B"/>
    <w:rsid w:val="006E4B19"/>
    <w:rsid w:val="006E4CED"/>
    <w:rsid w:val="006E4E42"/>
    <w:rsid w:val="006E5384"/>
    <w:rsid w:val="006E53AD"/>
    <w:rsid w:val="006E5558"/>
    <w:rsid w:val="006E5A1C"/>
    <w:rsid w:val="006E5A79"/>
    <w:rsid w:val="006E5D27"/>
    <w:rsid w:val="006E6016"/>
    <w:rsid w:val="006E60A5"/>
    <w:rsid w:val="006E7EEA"/>
    <w:rsid w:val="006F07EF"/>
    <w:rsid w:val="006F0A00"/>
    <w:rsid w:val="006F0C9C"/>
    <w:rsid w:val="006F128E"/>
    <w:rsid w:val="006F1E81"/>
    <w:rsid w:val="006F231C"/>
    <w:rsid w:val="006F44D9"/>
    <w:rsid w:val="006F4FDF"/>
    <w:rsid w:val="006F5B84"/>
    <w:rsid w:val="006F5B94"/>
    <w:rsid w:val="006F5BF4"/>
    <w:rsid w:val="006F6446"/>
    <w:rsid w:val="006F7712"/>
    <w:rsid w:val="00700846"/>
    <w:rsid w:val="00700AA4"/>
    <w:rsid w:val="00700CA9"/>
    <w:rsid w:val="007018F5"/>
    <w:rsid w:val="00701CDB"/>
    <w:rsid w:val="00701D6E"/>
    <w:rsid w:val="00701EAE"/>
    <w:rsid w:val="007020E1"/>
    <w:rsid w:val="007021FE"/>
    <w:rsid w:val="007023FE"/>
    <w:rsid w:val="00702B27"/>
    <w:rsid w:val="00703ABB"/>
    <w:rsid w:val="00703C34"/>
    <w:rsid w:val="00705407"/>
    <w:rsid w:val="0070575B"/>
    <w:rsid w:val="00705B1B"/>
    <w:rsid w:val="00705F37"/>
    <w:rsid w:val="007065BA"/>
    <w:rsid w:val="00706F09"/>
    <w:rsid w:val="007072B8"/>
    <w:rsid w:val="00707490"/>
    <w:rsid w:val="0070772C"/>
    <w:rsid w:val="007077D4"/>
    <w:rsid w:val="00710346"/>
    <w:rsid w:val="00710B5F"/>
    <w:rsid w:val="00710D8B"/>
    <w:rsid w:val="0071224C"/>
    <w:rsid w:val="007131C1"/>
    <w:rsid w:val="0071395E"/>
    <w:rsid w:val="00714019"/>
    <w:rsid w:val="0071464B"/>
    <w:rsid w:val="00714A88"/>
    <w:rsid w:val="00715158"/>
    <w:rsid w:val="00715613"/>
    <w:rsid w:val="00715A06"/>
    <w:rsid w:val="00715E3A"/>
    <w:rsid w:val="007164AA"/>
    <w:rsid w:val="00716905"/>
    <w:rsid w:val="0071692D"/>
    <w:rsid w:val="00716F6E"/>
    <w:rsid w:val="0071706A"/>
    <w:rsid w:val="007174C8"/>
    <w:rsid w:val="00721AFF"/>
    <w:rsid w:val="00722640"/>
    <w:rsid w:val="0072274F"/>
    <w:rsid w:val="007234C2"/>
    <w:rsid w:val="007240D3"/>
    <w:rsid w:val="0072519B"/>
    <w:rsid w:val="00725540"/>
    <w:rsid w:val="007263D7"/>
    <w:rsid w:val="00727036"/>
    <w:rsid w:val="00727389"/>
    <w:rsid w:val="00730942"/>
    <w:rsid w:val="00730BAC"/>
    <w:rsid w:val="007311FF"/>
    <w:rsid w:val="007312FA"/>
    <w:rsid w:val="00732185"/>
    <w:rsid w:val="007322DB"/>
    <w:rsid w:val="00732B3F"/>
    <w:rsid w:val="00734321"/>
    <w:rsid w:val="007343D9"/>
    <w:rsid w:val="00734B11"/>
    <w:rsid w:val="00737046"/>
    <w:rsid w:val="00737C1D"/>
    <w:rsid w:val="00740000"/>
    <w:rsid w:val="00740055"/>
    <w:rsid w:val="00740099"/>
    <w:rsid w:val="0074027F"/>
    <w:rsid w:val="0074048B"/>
    <w:rsid w:val="00740980"/>
    <w:rsid w:val="00740CA0"/>
    <w:rsid w:val="00740E1D"/>
    <w:rsid w:val="00740EF6"/>
    <w:rsid w:val="00740F81"/>
    <w:rsid w:val="00741362"/>
    <w:rsid w:val="00741C61"/>
    <w:rsid w:val="00742092"/>
    <w:rsid w:val="00742246"/>
    <w:rsid w:val="0074305B"/>
    <w:rsid w:val="007432BB"/>
    <w:rsid w:val="00744151"/>
    <w:rsid w:val="00744649"/>
    <w:rsid w:val="00745204"/>
    <w:rsid w:val="007454A0"/>
    <w:rsid w:val="00745B63"/>
    <w:rsid w:val="00746B47"/>
    <w:rsid w:val="00746D84"/>
    <w:rsid w:val="00746DA2"/>
    <w:rsid w:val="00746DEB"/>
    <w:rsid w:val="00747AC8"/>
    <w:rsid w:val="00750C59"/>
    <w:rsid w:val="007512B1"/>
    <w:rsid w:val="0075153F"/>
    <w:rsid w:val="007520FF"/>
    <w:rsid w:val="007523B6"/>
    <w:rsid w:val="00752C8D"/>
    <w:rsid w:val="00752F27"/>
    <w:rsid w:val="00752F5B"/>
    <w:rsid w:val="00753199"/>
    <w:rsid w:val="00753289"/>
    <w:rsid w:val="0075350B"/>
    <w:rsid w:val="00754554"/>
    <w:rsid w:val="007553E0"/>
    <w:rsid w:val="007554D2"/>
    <w:rsid w:val="007554EE"/>
    <w:rsid w:val="00755B0D"/>
    <w:rsid w:val="00755CF1"/>
    <w:rsid w:val="007563BA"/>
    <w:rsid w:val="007563DD"/>
    <w:rsid w:val="00756882"/>
    <w:rsid w:val="007568A6"/>
    <w:rsid w:val="00757E07"/>
    <w:rsid w:val="0076316C"/>
    <w:rsid w:val="00763180"/>
    <w:rsid w:val="007637C7"/>
    <w:rsid w:val="00763B1B"/>
    <w:rsid w:val="00763C8B"/>
    <w:rsid w:val="00763F2A"/>
    <w:rsid w:val="007649B5"/>
    <w:rsid w:val="007656D2"/>
    <w:rsid w:val="007661D9"/>
    <w:rsid w:val="00766769"/>
    <w:rsid w:val="007700C8"/>
    <w:rsid w:val="007704A1"/>
    <w:rsid w:val="00770ED4"/>
    <w:rsid w:val="00771879"/>
    <w:rsid w:val="00771DAF"/>
    <w:rsid w:val="007725AC"/>
    <w:rsid w:val="007729C9"/>
    <w:rsid w:val="00772DE5"/>
    <w:rsid w:val="00773238"/>
    <w:rsid w:val="007736C9"/>
    <w:rsid w:val="007736D8"/>
    <w:rsid w:val="007748C0"/>
    <w:rsid w:val="00775686"/>
    <w:rsid w:val="00775CC3"/>
    <w:rsid w:val="0077609A"/>
    <w:rsid w:val="00776621"/>
    <w:rsid w:val="00776751"/>
    <w:rsid w:val="00776AE0"/>
    <w:rsid w:val="00777034"/>
    <w:rsid w:val="007771B2"/>
    <w:rsid w:val="0077746A"/>
    <w:rsid w:val="007775F9"/>
    <w:rsid w:val="00777FA8"/>
    <w:rsid w:val="00780B39"/>
    <w:rsid w:val="0078116C"/>
    <w:rsid w:val="00781B77"/>
    <w:rsid w:val="00781E0E"/>
    <w:rsid w:val="00782ED3"/>
    <w:rsid w:val="0078318F"/>
    <w:rsid w:val="00783568"/>
    <w:rsid w:val="00783849"/>
    <w:rsid w:val="00784A64"/>
    <w:rsid w:val="00784EF6"/>
    <w:rsid w:val="007859E5"/>
    <w:rsid w:val="00785CF1"/>
    <w:rsid w:val="00786259"/>
    <w:rsid w:val="00786570"/>
    <w:rsid w:val="007870A0"/>
    <w:rsid w:val="0078756F"/>
    <w:rsid w:val="00787BF1"/>
    <w:rsid w:val="00787EF3"/>
    <w:rsid w:val="0079027A"/>
    <w:rsid w:val="0079090F"/>
    <w:rsid w:val="00790B78"/>
    <w:rsid w:val="00791673"/>
    <w:rsid w:val="007917D0"/>
    <w:rsid w:val="007928F2"/>
    <w:rsid w:val="00792F6B"/>
    <w:rsid w:val="00795DD3"/>
    <w:rsid w:val="00795E47"/>
    <w:rsid w:val="0079629F"/>
    <w:rsid w:val="00796F29"/>
    <w:rsid w:val="007971BE"/>
    <w:rsid w:val="00797416"/>
    <w:rsid w:val="0079792F"/>
    <w:rsid w:val="007A031D"/>
    <w:rsid w:val="007A0874"/>
    <w:rsid w:val="007A0C9B"/>
    <w:rsid w:val="007A146C"/>
    <w:rsid w:val="007A1562"/>
    <w:rsid w:val="007A16CB"/>
    <w:rsid w:val="007A1908"/>
    <w:rsid w:val="007A1A3C"/>
    <w:rsid w:val="007A1AFE"/>
    <w:rsid w:val="007A1FD4"/>
    <w:rsid w:val="007A231E"/>
    <w:rsid w:val="007A28D6"/>
    <w:rsid w:val="007A296A"/>
    <w:rsid w:val="007A2D38"/>
    <w:rsid w:val="007A339C"/>
    <w:rsid w:val="007A3D2D"/>
    <w:rsid w:val="007A3EE8"/>
    <w:rsid w:val="007A4F39"/>
    <w:rsid w:val="007A54F6"/>
    <w:rsid w:val="007A560D"/>
    <w:rsid w:val="007A5785"/>
    <w:rsid w:val="007A5810"/>
    <w:rsid w:val="007A5DD8"/>
    <w:rsid w:val="007A61BA"/>
    <w:rsid w:val="007A62E7"/>
    <w:rsid w:val="007A65C5"/>
    <w:rsid w:val="007A6AB3"/>
    <w:rsid w:val="007A6E93"/>
    <w:rsid w:val="007A7993"/>
    <w:rsid w:val="007A7D83"/>
    <w:rsid w:val="007B002C"/>
    <w:rsid w:val="007B0109"/>
    <w:rsid w:val="007B096F"/>
    <w:rsid w:val="007B09ED"/>
    <w:rsid w:val="007B1B5E"/>
    <w:rsid w:val="007B20E8"/>
    <w:rsid w:val="007B248B"/>
    <w:rsid w:val="007B293E"/>
    <w:rsid w:val="007B2CC0"/>
    <w:rsid w:val="007B3715"/>
    <w:rsid w:val="007B4284"/>
    <w:rsid w:val="007B4353"/>
    <w:rsid w:val="007B4490"/>
    <w:rsid w:val="007B528D"/>
    <w:rsid w:val="007B561B"/>
    <w:rsid w:val="007B6921"/>
    <w:rsid w:val="007B6A66"/>
    <w:rsid w:val="007B7A50"/>
    <w:rsid w:val="007B7AAF"/>
    <w:rsid w:val="007B7B49"/>
    <w:rsid w:val="007B7C30"/>
    <w:rsid w:val="007C02B2"/>
    <w:rsid w:val="007C10F0"/>
    <w:rsid w:val="007C1665"/>
    <w:rsid w:val="007C1AC0"/>
    <w:rsid w:val="007C1DA3"/>
    <w:rsid w:val="007C2CF6"/>
    <w:rsid w:val="007C3176"/>
    <w:rsid w:val="007C35D1"/>
    <w:rsid w:val="007C3E7D"/>
    <w:rsid w:val="007C3FA6"/>
    <w:rsid w:val="007C4060"/>
    <w:rsid w:val="007C410F"/>
    <w:rsid w:val="007C46CC"/>
    <w:rsid w:val="007C498A"/>
    <w:rsid w:val="007C4A95"/>
    <w:rsid w:val="007C4CD3"/>
    <w:rsid w:val="007C5188"/>
    <w:rsid w:val="007C53F5"/>
    <w:rsid w:val="007C56D0"/>
    <w:rsid w:val="007C6031"/>
    <w:rsid w:val="007C60A7"/>
    <w:rsid w:val="007C654C"/>
    <w:rsid w:val="007C6866"/>
    <w:rsid w:val="007C6A9D"/>
    <w:rsid w:val="007C6F11"/>
    <w:rsid w:val="007C73F7"/>
    <w:rsid w:val="007C7D08"/>
    <w:rsid w:val="007C7D3B"/>
    <w:rsid w:val="007D108F"/>
    <w:rsid w:val="007D22E8"/>
    <w:rsid w:val="007D283D"/>
    <w:rsid w:val="007D29DE"/>
    <w:rsid w:val="007D2E12"/>
    <w:rsid w:val="007D4DA5"/>
    <w:rsid w:val="007D4E4C"/>
    <w:rsid w:val="007D5797"/>
    <w:rsid w:val="007D7068"/>
    <w:rsid w:val="007D70BE"/>
    <w:rsid w:val="007D70FB"/>
    <w:rsid w:val="007D756F"/>
    <w:rsid w:val="007D7E4F"/>
    <w:rsid w:val="007E0167"/>
    <w:rsid w:val="007E0618"/>
    <w:rsid w:val="007E1875"/>
    <w:rsid w:val="007E198C"/>
    <w:rsid w:val="007E1E06"/>
    <w:rsid w:val="007E1E43"/>
    <w:rsid w:val="007E21AF"/>
    <w:rsid w:val="007E2569"/>
    <w:rsid w:val="007E27F4"/>
    <w:rsid w:val="007E29F1"/>
    <w:rsid w:val="007E2C51"/>
    <w:rsid w:val="007E2F26"/>
    <w:rsid w:val="007E3847"/>
    <w:rsid w:val="007E46C3"/>
    <w:rsid w:val="007E4CF0"/>
    <w:rsid w:val="007E5636"/>
    <w:rsid w:val="007E5A83"/>
    <w:rsid w:val="007E6CAC"/>
    <w:rsid w:val="007E733F"/>
    <w:rsid w:val="007E79C5"/>
    <w:rsid w:val="007E7D64"/>
    <w:rsid w:val="007F10D4"/>
    <w:rsid w:val="007F1807"/>
    <w:rsid w:val="007F1D86"/>
    <w:rsid w:val="007F20B6"/>
    <w:rsid w:val="007F2367"/>
    <w:rsid w:val="007F2893"/>
    <w:rsid w:val="007F3660"/>
    <w:rsid w:val="007F373B"/>
    <w:rsid w:val="007F4089"/>
    <w:rsid w:val="007F457F"/>
    <w:rsid w:val="007F507B"/>
    <w:rsid w:val="007F5F62"/>
    <w:rsid w:val="007F63D2"/>
    <w:rsid w:val="007F6510"/>
    <w:rsid w:val="007F6C5A"/>
    <w:rsid w:val="007F74AC"/>
    <w:rsid w:val="007F7E1C"/>
    <w:rsid w:val="008008C5"/>
    <w:rsid w:val="00800C50"/>
    <w:rsid w:val="00801227"/>
    <w:rsid w:val="008012DF"/>
    <w:rsid w:val="008013A0"/>
    <w:rsid w:val="0080206A"/>
    <w:rsid w:val="00802949"/>
    <w:rsid w:val="00803087"/>
    <w:rsid w:val="008057AB"/>
    <w:rsid w:val="00805B8E"/>
    <w:rsid w:val="00806731"/>
    <w:rsid w:val="0081096C"/>
    <w:rsid w:val="00810C4E"/>
    <w:rsid w:val="00810E5A"/>
    <w:rsid w:val="00811239"/>
    <w:rsid w:val="0081206A"/>
    <w:rsid w:val="00812367"/>
    <w:rsid w:val="0081268E"/>
    <w:rsid w:val="00812873"/>
    <w:rsid w:val="00813618"/>
    <w:rsid w:val="008143C2"/>
    <w:rsid w:val="008144B0"/>
    <w:rsid w:val="008145F8"/>
    <w:rsid w:val="00814CFF"/>
    <w:rsid w:val="008155B6"/>
    <w:rsid w:val="0081579C"/>
    <w:rsid w:val="00815937"/>
    <w:rsid w:val="00816570"/>
    <w:rsid w:val="008168CE"/>
    <w:rsid w:val="00816959"/>
    <w:rsid w:val="00817E3D"/>
    <w:rsid w:val="008210EE"/>
    <w:rsid w:val="0082135E"/>
    <w:rsid w:val="00821641"/>
    <w:rsid w:val="0082173F"/>
    <w:rsid w:val="00822DA2"/>
    <w:rsid w:val="00822F59"/>
    <w:rsid w:val="00824135"/>
    <w:rsid w:val="00824B48"/>
    <w:rsid w:val="00824C8D"/>
    <w:rsid w:val="0082564E"/>
    <w:rsid w:val="00825885"/>
    <w:rsid w:val="00825F73"/>
    <w:rsid w:val="008266A6"/>
    <w:rsid w:val="0082776C"/>
    <w:rsid w:val="00830408"/>
    <w:rsid w:val="00830842"/>
    <w:rsid w:val="008318C9"/>
    <w:rsid w:val="00831B41"/>
    <w:rsid w:val="00832517"/>
    <w:rsid w:val="008327E3"/>
    <w:rsid w:val="00832F36"/>
    <w:rsid w:val="0083300B"/>
    <w:rsid w:val="0083380E"/>
    <w:rsid w:val="00833E8B"/>
    <w:rsid w:val="008344CD"/>
    <w:rsid w:val="00834A8A"/>
    <w:rsid w:val="00834AFD"/>
    <w:rsid w:val="00834E6F"/>
    <w:rsid w:val="00835804"/>
    <w:rsid w:val="00836113"/>
    <w:rsid w:val="00836257"/>
    <w:rsid w:val="00836B76"/>
    <w:rsid w:val="00837466"/>
    <w:rsid w:val="00837A7A"/>
    <w:rsid w:val="00837CF8"/>
    <w:rsid w:val="00840035"/>
    <w:rsid w:val="008404DC"/>
    <w:rsid w:val="00840659"/>
    <w:rsid w:val="00840D2D"/>
    <w:rsid w:val="00840D3D"/>
    <w:rsid w:val="00840F80"/>
    <w:rsid w:val="008410E2"/>
    <w:rsid w:val="008415A9"/>
    <w:rsid w:val="00841A6C"/>
    <w:rsid w:val="00842DAE"/>
    <w:rsid w:val="0084306D"/>
    <w:rsid w:val="00843072"/>
    <w:rsid w:val="00843260"/>
    <w:rsid w:val="008435A4"/>
    <w:rsid w:val="00845C09"/>
    <w:rsid w:val="00845EFD"/>
    <w:rsid w:val="0084762A"/>
    <w:rsid w:val="0084789F"/>
    <w:rsid w:val="00847AB2"/>
    <w:rsid w:val="0085087C"/>
    <w:rsid w:val="008508B5"/>
    <w:rsid w:val="00850A5F"/>
    <w:rsid w:val="00850B1A"/>
    <w:rsid w:val="0085150D"/>
    <w:rsid w:val="008515B0"/>
    <w:rsid w:val="00851943"/>
    <w:rsid w:val="0085209A"/>
    <w:rsid w:val="008522DD"/>
    <w:rsid w:val="008527E0"/>
    <w:rsid w:val="00853090"/>
    <w:rsid w:val="008539CA"/>
    <w:rsid w:val="0085461C"/>
    <w:rsid w:val="00856BC5"/>
    <w:rsid w:val="008576DD"/>
    <w:rsid w:val="008600B9"/>
    <w:rsid w:val="00861438"/>
    <w:rsid w:val="008619A7"/>
    <w:rsid w:val="00861FCC"/>
    <w:rsid w:val="00862013"/>
    <w:rsid w:val="008622E8"/>
    <w:rsid w:val="00863BEA"/>
    <w:rsid w:val="00863D3F"/>
    <w:rsid w:val="0086406A"/>
    <w:rsid w:val="00864DB0"/>
    <w:rsid w:val="008653D3"/>
    <w:rsid w:val="00865722"/>
    <w:rsid w:val="0086588B"/>
    <w:rsid w:val="008658BC"/>
    <w:rsid w:val="0086677F"/>
    <w:rsid w:val="008672D0"/>
    <w:rsid w:val="00867591"/>
    <w:rsid w:val="00867A6A"/>
    <w:rsid w:val="00867E94"/>
    <w:rsid w:val="008708FA"/>
    <w:rsid w:val="00870AA1"/>
    <w:rsid w:val="00870C8C"/>
    <w:rsid w:val="008710F8"/>
    <w:rsid w:val="008714F7"/>
    <w:rsid w:val="00871A2C"/>
    <w:rsid w:val="00871F1C"/>
    <w:rsid w:val="00872165"/>
    <w:rsid w:val="00873030"/>
    <w:rsid w:val="00873770"/>
    <w:rsid w:val="00873CCB"/>
    <w:rsid w:val="00874DA5"/>
    <w:rsid w:val="008755DF"/>
    <w:rsid w:val="008763E1"/>
    <w:rsid w:val="008766CA"/>
    <w:rsid w:val="00876AC2"/>
    <w:rsid w:val="00876B11"/>
    <w:rsid w:val="008776EB"/>
    <w:rsid w:val="0088021F"/>
    <w:rsid w:val="00880702"/>
    <w:rsid w:val="008814E4"/>
    <w:rsid w:val="00881F30"/>
    <w:rsid w:val="0088254F"/>
    <w:rsid w:val="00882B30"/>
    <w:rsid w:val="00882C37"/>
    <w:rsid w:val="00883443"/>
    <w:rsid w:val="0088393C"/>
    <w:rsid w:val="008844D4"/>
    <w:rsid w:val="0088482D"/>
    <w:rsid w:val="00884871"/>
    <w:rsid w:val="00884899"/>
    <w:rsid w:val="00884C84"/>
    <w:rsid w:val="00884FCF"/>
    <w:rsid w:val="00885113"/>
    <w:rsid w:val="0088568F"/>
    <w:rsid w:val="0088572F"/>
    <w:rsid w:val="00885913"/>
    <w:rsid w:val="00885A62"/>
    <w:rsid w:val="00886BDA"/>
    <w:rsid w:val="00887654"/>
    <w:rsid w:val="008876DF"/>
    <w:rsid w:val="00887DC6"/>
    <w:rsid w:val="00887DE6"/>
    <w:rsid w:val="00887E2F"/>
    <w:rsid w:val="0089022E"/>
    <w:rsid w:val="00890517"/>
    <w:rsid w:val="00890B91"/>
    <w:rsid w:val="00890CEA"/>
    <w:rsid w:val="00891A03"/>
    <w:rsid w:val="00893207"/>
    <w:rsid w:val="008933A5"/>
    <w:rsid w:val="008935A9"/>
    <w:rsid w:val="0089397F"/>
    <w:rsid w:val="0089398C"/>
    <w:rsid w:val="008939FD"/>
    <w:rsid w:val="00893B87"/>
    <w:rsid w:val="00893BB6"/>
    <w:rsid w:val="008942C6"/>
    <w:rsid w:val="0089480E"/>
    <w:rsid w:val="00894AE2"/>
    <w:rsid w:val="00894C62"/>
    <w:rsid w:val="00894FEA"/>
    <w:rsid w:val="00895637"/>
    <w:rsid w:val="00895959"/>
    <w:rsid w:val="00895B8E"/>
    <w:rsid w:val="00895D37"/>
    <w:rsid w:val="00896C9D"/>
    <w:rsid w:val="00896EBB"/>
    <w:rsid w:val="00896EE3"/>
    <w:rsid w:val="008A03CD"/>
    <w:rsid w:val="008A12C4"/>
    <w:rsid w:val="008A1632"/>
    <w:rsid w:val="008A1651"/>
    <w:rsid w:val="008A1729"/>
    <w:rsid w:val="008A1D7B"/>
    <w:rsid w:val="008A26E8"/>
    <w:rsid w:val="008A3468"/>
    <w:rsid w:val="008A3F38"/>
    <w:rsid w:val="008A41F3"/>
    <w:rsid w:val="008A498B"/>
    <w:rsid w:val="008A4A26"/>
    <w:rsid w:val="008A4DAC"/>
    <w:rsid w:val="008A5176"/>
    <w:rsid w:val="008A5884"/>
    <w:rsid w:val="008A5897"/>
    <w:rsid w:val="008A74D4"/>
    <w:rsid w:val="008A7695"/>
    <w:rsid w:val="008A7F95"/>
    <w:rsid w:val="008B025D"/>
    <w:rsid w:val="008B0799"/>
    <w:rsid w:val="008B1044"/>
    <w:rsid w:val="008B1121"/>
    <w:rsid w:val="008B1F64"/>
    <w:rsid w:val="008B20D9"/>
    <w:rsid w:val="008B24B8"/>
    <w:rsid w:val="008B2802"/>
    <w:rsid w:val="008B2BA4"/>
    <w:rsid w:val="008B2FBB"/>
    <w:rsid w:val="008B40FD"/>
    <w:rsid w:val="008B4597"/>
    <w:rsid w:val="008B460E"/>
    <w:rsid w:val="008B4839"/>
    <w:rsid w:val="008B539A"/>
    <w:rsid w:val="008B5858"/>
    <w:rsid w:val="008B5990"/>
    <w:rsid w:val="008B6505"/>
    <w:rsid w:val="008B6ACF"/>
    <w:rsid w:val="008B7748"/>
    <w:rsid w:val="008B7EFA"/>
    <w:rsid w:val="008C0360"/>
    <w:rsid w:val="008C0411"/>
    <w:rsid w:val="008C0441"/>
    <w:rsid w:val="008C09E8"/>
    <w:rsid w:val="008C113C"/>
    <w:rsid w:val="008C1194"/>
    <w:rsid w:val="008C1338"/>
    <w:rsid w:val="008C2191"/>
    <w:rsid w:val="008C3321"/>
    <w:rsid w:val="008C48D4"/>
    <w:rsid w:val="008C4BEF"/>
    <w:rsid w:val="008C4DA1"/>
    <w:rsid w:val="008C4DBE"/>
    <w:rsid w:val="008C5540"/>
    <w:rsid w:val="008C5D5F"/>
    <w:rsid w:val="008C5E5C"/>
    <w:rsid w:val="008C5EB9"/>
    <w:rsid w:val="008C6129"/>
    <w:rsid w:val="008C7198"/>
    <w:rsid w:val="008C7820"/>
    <w:rsid w:val="008C7C83"/>
    <w:rsid w:val="008C7E1E"/>
    <w:rsid w:val="008D0A4E"/>
    <w:rsid w:val="008D0F40"/>
    <w:rsid w:val="008D208B"/>
    <w:rsid w:val="008D275E"/>
    <w:rsid w:val="008D291E"/>
    <w:rsid w:val="008D3BE4"/>
    <w:rsid w:val="008D3F2E"/>
    <w:rsid w:val="008D43E8"/>
    <w:rsid w:val="008D4513"/>
    <w:rsid w:val="008D48BE"/>
    <w:rsid w:val="008D5DA3"/>
    <w:rsid w:val="008D67CC"/>
    <w:rsid w:val="008D70A3"/>
    <w:rsid w:val="008D7321"/>
    <w:rsid w:val="008D75BC"/>
    <w:rsid w:val="008D7687"/>
    <w:rsid w:val="008D7747"/>
    <w:rsid w:val="008E0462"/>
    <w:rsid w:val="008E06C2"/>
    <w:rsid w:val="008E0713"/>
    <w:rsid w:val="008E0E62"/>
    <w:rsid w:val="008E0F4B"/>
    <w:rsid w:val="008E1086"/>
    <w:rsid w:val="008E12D3"/>
    <w:rsid w:val="008E1905"/>
    <w:rsid w:val="008E1C64"/>
    <w:rsid w:val="008E23B4"/>
    <w:rsid w:val="008E2B7E"/>
    <w:rsid w:val="008E2F9E"/>
    <w:rsid w:val="008E30C0"/>
    <w:rsid w:val="008E325B"/>
    <w:rsid w:val="008E3FB3"/>
    <w:rsid w:val="008E45B1"/>
    <w:rsid w:val="008E4765"/>
    <w:rsid w:val="008E47EA"/>
    <w:rsid w:val="008E4C30"/>
    <w:rsid w:val="008E5D51"/>
    <w:rsid w:val="008E61F6"/>
    <w:rsid w:val="008E6CDD"/>
    <w:rsid w:val="008E6CF5"/>
    <w:rsid w:val="008E7246"/>
    <w:rsid w:val="008E758E"/>
    <w:rsid w:val="008E7B58"/>
    <w:rsid w:val="008E7BAC"/>
    <w:rsid w:val="008F049B"/>
    <w:rsid w:val="008F0522"/>
    <w:rsid w:val="008F12E7"/>
    <w:rsid w:val="008F18C3"/>
    <w:rsid w:val="008F30CF"/>
    <w:rsid w:val="008F3517"/>
    <w:rsid w:val="008F3E6F"/>
    <w:rsid w:val="008F3F9F"/>
    <w:rsid w:val="008F48EE"/>
    <w:rsid w:val="008F50C8"/>
    <w:rsid w:val="008F5CCD"/>
    <w:rsid w:val="008F63B0"/>
    <w:rsid w:val="008F6539"/>
    <w:rsid w:val="008F70D7"/>
    <w:rsid w:val="008F723B"/>
    <w:rsid w:val="008F792F"/>
    <w:rsid w:val="008F7A4D"/>
    <w:rsid w:val="008F7CE1"/>
    <w:rsid w:val="009001FE"/>
    <w:rsid w:val="00900C17"/>
    <w:rsid w:val="00900ED8"/>
    <w:rsid w:val="00901351"/>
    <w:rsid w:val="00901A7C"/>
    <w:rsid w:val="00901DE6"/>
    <w:rsid w:val="0090274E"/>
    <w:rsid w:val="00902D3D"/>
    <w:rsid w:val="009031D9"/>
    <w:rsid w:val="0090329D"/>
    <w:rsid w:val="009033EF"/>
    <w:rsid w:val="0090431E"/>
    <w:rsid w:val="009047DC"/>
    <w:rsid w:val="00904E72"/>
    <w:rsid w:val="0090506E"/>
    <w:rsid w:val="00905258"/>
    <w:rsid w:val="00905677"/>
    <w:rsid w:val="0090692D"/>
    <w:rsid w:val="00907C17"/>
    <w:rsid w:val="00910C4D"/>
    <w:rsid w:val="00911010"/>
    <w:rsid w:val="0091101D"/>
    <w:rsid w:val="0091122B"/>
    <w:rsid w:val="0091128B"/>
    <w:rsid w:val="00911FBE"/>
    <w:rsid w:val="00912EC5"/>
    <w:rsid w:val="00913365"/>
    <w:rsid w:val="0091389C"/>
    <w:rsid w:val="00913AA3"/>
    <w:rsid w:val="00913C5E"/>
    <w:rsid w:val="0091401B"/>
    <w:rsid w:val="009145D1"/>
    <w:rsid w:val="0091479C"/>
    <w:rsid w:val="00914A55"/>
    <w:rsid w:val="00915840"/>
    <w:rsid w:val="009161C6"/>
    <w:rsid w:val="00916C7E"/>
    <w:rsid w:val="00916D7A"/>
    <w:rsid w:val="00917B4B"/>
    <w:rsid w:val="009205A8"/>
    <w:rsid w:val="00920C91"/>
    <w:rsid w:val="00921300"/>
    <w:rsid w:val="0092170B"/>
    <w:rsid w:val="00921875"/>
    <w:rsid w:val="009223E0"/>
    <w:rsid w:val="0092257D"/>
    <w:rsid w:val="009226DA"/>
    <w:rsid w:val="00922B5F"/>
    <w:rsid w:val="00922D84"/>
    <w:rsid w:val="00922FE0"/>
    <w:rsid w:val="00923896"/>
    <w:rsid w:val="009243CB"/>
    <w:rsid w:val="00924406"/>
    <w:rsid w:val="00925655"/>
    <w:rsid w:val="0092575D"/>
    <w:rsid w:val="00926D59"/>
    <w:rsid w:val="00927574"/>
    <w:rsid w:val="00927894"/>
    <w:rsid w:val="00930121"/>
    <w:rsid w:val="0093014E"/>
    <w:rsid w:val="009303EF"/>
    <w:rsid w:val="00931060"/>
    <w:rsid w:val="00931204"/>
    <w:rsid w:val="009322B2"/>
    <w:rsid w:val="009323BD"/>
    <w:rsid w:val="00932540"/>
    <w:rsid w:val="00932A62"/>
    <w:rsid w:val="0093345D"/>
    <w:rsid w:val="00933499"/>
    <w:rsid w:val="00933B79"/>
    <w:rsid w:val="009358BE"/>
    <w:rsid w:val="009359B6"/>
    <w:rsid w:val="00936179"/>
    <w:rsid w:val="00936281"/>
    <w:rsid w:val="009366A1"/>
    <w:rsid w:val="0093693A"/>
    <w:rsid w:val="00936DB0"/>
    <w:rsid w:val="00937A1D"/>
    <w:rsid w:val="00940068"/>
    <w:rsid w:val="0094061A"/>
    <w:rsid w:val="009421A2"/>
    <w:rsid w:val="00943761"/>
    <w:rsid w:val="00943879"/>
    <w:rsid w:val="00944F6A"/>
    <w:rsid w:val="009465C8"/>
    <w:rsid w:val="009471F0"/>
    <w:rsid w:val="0094768A"/>
    <w:rsid w:val="0094783E"/>
    <w:rsid w:val="00947BA8"/>
    <w:rsid w:val="00947CB2"/>
    <w:rsid w:val="00950913"/>
    <w:rsid w:val="00951EC2"/>
    <w:rsid w:val="0095257A"/>
    <w:rsid w:val="009525A6"/>
    <w:rsid w:val="00952A64"/>
    <w:rsid w:val="0095365D"/>
    <w:rsid w:val="009538DF"/>
    <w:rsid w:val="00953B16"/>
    <w:rsid w:val="009543B4"/>
    <w:rsid w:val="0095476D"/>
    <w:rsid w:val="0095479F"/>
    <w:rsid w:val="0095508B"/>
    <w:rsid w:val="00955C3B"/>
    <w:rsid w:val="00955D94"/>
    <w:rsid w:val="00955E8C"/>
    <w:rsid w:val="00956577"/>
    <w:rsid w:val="009568CC"/>
    <w:rsid w:val="009570A3"/>
    <w:rsid w:val="009578B1"/>
    <w:rsid w:val="009606CB"/>
    <w:rsid w:val="009608E3"/>
    <w:rsid w:val="00960968"/>
    <w:rsid w:val="00960E15"/>
    <w:rsid w:val="00960F09"/>
    <w:rsid w:val="009614DC"/>
    <w:rsid w:val="0096176F"/>
    <w:rsid w:val="00962907"/>
    <w:rsid w:val="00962922"/>
    <w:rsid w:val="00962EFA"/>
    <w:rsid w:val="00963F67"/>
    <w:rsid w:val="00964958"/>
    <w:rsid w:val="00964E89"/>
    <w:rsid w:val="00964FB4"/>
    <w:rsid w:val="00965237"/>
    <w:rsid w:val="00965D10"/>
    <w:rsid w:val="00966B12"/>
    <w:rsid w:val="009670AF"/>
    <w:rsid w:val="00967251"/>
    <w:rsid w:val="009675E0"/>
    <w:rsid w:val="00967648"/>
    <w:rsid w:val="009703D0"/>
    <w:rsid w:val="00970A4D"/>
    <w:rsid w:val="00972539"/>
    <w:rsid w:val="00972DCA"/>
    <w:rsid w:val="0097309A"/>
    <w:rsid w:val="009731DF"/>
    <w:rsid w:val="00973B2E"/>
    <w:rsid w:val="00974043"/>
    <w:rsid w:val="0097417B"/>
    <w:rsid w:val="00974280"/>
    <w:rsid w:val="0097448C"/>
    <w:rsid w:val="009745B4"/>
    <w:rsid w:val="009745E5"/>
    <w:rsid w:val="009746D5"/>
    <w:rsid w:val="00974785"/>
    <w:rsid w:val="00974CE4"/>
    <w:rsid w:val="00974EBB"/>
    <w:rsid w:val="009760F9"/>
    <w:rsid w:val="009764BC"/>
    <w:rsid w:val="00976658"/>
    <w:rsid w:val="00977D1C"/>
    <w:rsid w:val="009801C9"/>
    <w:rsid w:val="009802DB"/>
    <w:rsid w:val="00981A67"/>
    <w:rsid w:val="00981C08"/>
    <w:rsid w:val="00981FA5"/>
    <w:rsid w:val="00982DD8"/>
    <w:rsid w:val="00982F41"/>
    <w:rsid w:val="00983FC7"/>
    <w:rsid w:val="00984718"/>
    <w:rsid w:val="00984A1A"/>
    <w:rsid w:val="00984CD7"/>
    <w:rsid w:val="009853FF"/>
    <w:rsid w:val="009854DA"/>
    <w:rsid w:val="0098550D"/>
    <w:rsid w:val="00986D89"/>
    <w:rsid w:val="009873A8"/>
    <w:rsid w:val="0098779D"/>
    <w:rsid w:val="00987835"/>
    <w:rsid w:val="00990038"/>
    <w:rsid w:val="0099016B"/>
    <w:rsid w:val="00991CC0"/>
    <w:rsid w:val="009922B8"/>
    <w:rsid w:val="009925D8"/>
    <w:rsid w:val="00992A99"/>
    <w:rsid w:val="00992B08"/>
    <w:rsid w:val="00992E3A"/>
    <w:rsid w:val="009931CF"/>
    <w:rsid w:val="00993A0B"/>
    <w:rsid w:val="009943F4"/>
    <w:rsid w:val="0099475A"/>
    <w:rsid w:val="009954EF"/>
    <w:rsid w:val="0099622F"/>
    <w:rsid w:val="00996A53"/>
    <w:rsid w:val="00997397"/>
    <w:rsid w:val="00997825"/>
    <w:rsid w:val="00997C5F"/>
    <w:rsid w:val="00997FBF"/>
    <w:rsid w:val="009A1D78"/>
    <w:rsid w:val="009A1DBF"/>
    <w:rsid w:val="009A2528"/>
    <w:rsid w:val="009A2C96"/>
    <w:rsid w:val="009A2D8C"/>
    <w:rsid w:val="009A2E1B"/>
    <w:rsid w:val="009A30F9"/>
    <w:rsid w:val="009A3A36"/>
    <w:rsid w:val="009A3DB6"/>
    <w:rsid w:val="009A4672"/>
    <w:rsid w:val="009A4ACE"/>
    <w:rsid w:val="009A5604"/>
    <w:rsid w:val="009A566C"/>
    <w:rsid w:val="009A5C99"/>
    <w:rsid w:val="009A724D"/>
    <w:rsid w:val="009A795D"/>
    <w:rsid w:val="009A7D69"/>
    <w:rsid w:val="009A7F5B"/>
    <w:rsid w:val="009A7F81"/>
    <w:rsid w:val="009B007C"/>
    <w:rsid w:val="009B03B0"/>
    <w:rsid w:val="009B174D"/>
    <w:rsid w:val="009B24C2"/>
    <w:rsid w:val="009B24F8"/>
    <w:rsid w:val="009B32CE"/>
    <w:rsid w:val="009B341B"/>
    <w:rsid w:val="009B3473"/>
    <w:rsid w:val="009B3B5D"/>
    <w:rsid w:val="009B3B80"/>
    <w:rsid w:val="009B3BE3"/>
    <w:rsid w:val="009B3E9C"/>
    <w:rsid w:val="009B4644"/>
    <w:rsid w:val="009B59B7"/>
    <w:rsid w:val="009B5A7B"/>
    <w:rsid w:val="009B625E"/>
    <w:rsid w:val="009B6CCB"/>
    <w:rsid w:val="009B7CE4"/>
    <w:rsid w:val="009B7CF4"/>
    <w:rsid w:val="009C0446"/>
    <w:rsid w:val="009C1131"/>
    <w:rsid w:val="009C1237"/>
    <w:rsid w:val="009C18A3"/>
    <w:rsid w:val="009C2443"/>
    <w:rsid w:val="009C244D"/>
    <w:rsid w:val="009C3737"/>
    <w:rsid w:val="009C3BBF"/>
    <w:rsid w:val="009C402C"/>
    <w:rsid w:val="009C487F"/>
    <w:rsid w:val="009C5386"/>
    <w:rsid w:val="009C54B7"/>
    <w:rsid w:val="009C6622"/>
    <w:rsid w:val="009C680D"/>
    <w:rsid w:val="009C6A3F"/>
    <w:rsid w:val="009C71EF"/>
    <w:rsid w:val="009C7417"/>
    <w:rsid w:val="009C7494"/>
    <w:rsid w:val="009D0298"/>
    <w:rsid w:val="009D1F78"/>
    <w:rsid w:val="009D3208"/>
    <w:rsid w:val="009D3643"/>
    <w:rsid w:val="009D372E"/>
    <w:rsid w:val="009D487E"/>
    <w:rsid w:val="009D4C1E"/>
    <w:rsid w:val="009D4DD2"/>
    <w:rsid w:val="009D5304"/>
    <w:rsid w:val="009D56C5"/>
    <w:rsid w:val="009D5E8A"/>
    <w:rsid w:val="009D5F54"/>
    <w:rsid w:val="009D60B4"/>
    <w:rsid w:val="009D6686"/>
    <w:rsid w:val="009D67CF"/>
    <w:rsid w:val="009D69C9"/>
    <w:rsid w:val="009D6EEB"/>
    <w:rsid w:val="009D7014"/>
    <w:rsid w:val="009D72EB"/>
    <w:rsid w:val="009D79B2"/>
    <w:rsid w:val="009D7A32"/>
    <w:rsid w:val="009E19E9"/>
    <w:rsid w:val="009E27C1"/>
    <w:rsid w:val="009E3A4F"/>
    <w:rsid w:val="009E422D"/>
    <w:rsid w:val="009E433E"/>
    <w:rsid w:val="009E43F2"/>
    <w:rsid w:val="009E45F5"/>
    <w:rsid w:val="009E4BA8"/>
    <w:rsid w:val="009E4EA1"/>
    <w:rsid w:val="009E5A36"/>
    <w:rsid w:val="009E5B26"/>
    <w:rsid w:val="009E63A7"/>
    <w:rsid w:val="009E6E90"/>
    <w:rsid w:val="009E7024"/>
    <w:rsid w:val="009F0739"/>
    <w:rsid w:val="009F0D5D"/>
    <w:rsid w:val="009F0EE8"/>
    <w:rsid w:val="009F1A50"/>
    <w:rsid w:val="009F1C05"/>
    <w:rsid w:val="009F205B"/>
    <w:rsid w:val="009F242D"/>
    <w:rsid w:val="009F29CA"/>
    <w:rsid w:val="009F2CA4"/>
    <w:rsid w:val="009F352B"/>
    <w:rsid w:val="009F3B3D"/>
    <w:rsid w:val="009F4A22"/>
    <w:rsid w:val="009F4A67"/>
    <w:rsid w:val="009F5176"/>
    <w:rsid w:val="009F5558"/>
    <w:rsid w:val="009F5DE5"/>
    <w:rsid w:val="009F69E1"/>
    <w:rsid w:val="009F6F20"/>
    <w:rsid w:val="009F7084"/>
    <w:rsid w:val="009F78A9"/>
    <w:rsid w:val="009F7B79"/>
    <w:rsid w:val="009F7E0A"/>
    <w:rsid w:val="00A00411"/>
    <w:rsid w:val="00A00C1D"/>
    <w:rsid w:val="00A0122A"/>
    <w:rsid w:val="00A012E0"/>
    <w:rsid w:val="00A0225B"/>
    <w:rsid w:val="00A050B4"/>
    <w:rsid w:val="00A05BC1"/>
    <w:rsid w:val="00A066DB"/>
    <w:rsid w:val="00A07140"/>
    <w:rsid w:val="00A072DE"/>
    <w:rsid w:val="00A07741"/>
    <w:rsid w:val="00A077E4"/>
    <w:rsid w:val="00A0798A"/>
    <w:rsid w:val="00A100A3"/>
    <w:rsid w:val="00A100ED"/>
    <w:rsid w:val="00A10112"/>
    <w:rsid w:val="00A1100A"/>
    <w:rsid w:val="00A11603"/>
    <w:rsid w:val="00A11CE7"/>
    <w:rsid w:val="00A11EA8"/>
    <w:rsid w:val="00A12EA0"/>
    <w:rsid w:val="00A1430B"/>
    <w:rsid w:val="00A143C4"/>
    <w:rsid w:val="00A15C1F"/>
    <w:rsid w:val="00A16021"/>
    <w:rsid w:val="00A160ED"/>
    <w:rsid w:val="00A162C0"/>
    <w:rsid w:val="00A17883"/>
    <w:rsid w:val="00A208EC"/>
    <w:rsid w:val="00A20EF6"/>
    <w:rsid w:val="00A211F4"/>
    <w:rsid w:val="00A21894"/>
    <w:rsid w:val="00A218E3"/>
    <w:rsid w:val="00A220FE"/>
    <w:rsid w:val="00A22721"/>
    <w:rsid w:val="00A22B8B"/>
    <w:rsid w:val="00A2333E"/>
    <w:rsid w:val="00A23474"/>
    <w:rsid w:val="00A23BCB"/>
    <w:rsid w:val="00A243CD"/>
    <w:rsid w:val="00A24B7C"/>
    <w:rsid w:val="00A24F5F"/>
    <w:rsid w:val="00A25265"/>
    <w:rsid w:val="00A253EE"/>
    <w:rsid w:val="00A25CD2"/>
    <w:rsid w:val="00A263E6"/>
    <w:rsid w:val="00A26862"/>
    <w:rsid w:val="00A27200"/>
    <w:rsid w:val="00A305A1"/>
    <w:rsid w:val="00A30B99"/>
    <w:rsid w:val="00A30BA3"/>
    <w:rsid w:val="00A30C5D"/>
    <w:rsid w:val="00A322F7"/>
    <w:rsid w:val="00A323FD"/>
    <w:rsid w:val="00A3267C"/>
    <w:rsid w:val="00A32AEE"/>
    <w:rsid w:val="00A337A4"/>
    <w:rsid w:val="00A33898"/>
    <w:rsid w:val="00A33DE2"/>
    <w:rsid w:val="00A34621"/>
    <w:rsid w:val="00A35355"/>
    <w:rsid w:val="00A354C1"/>
    <w:rsid w:val="00A35DCB"/>
    <w:rsid w:val="00A35E1D"/>
    <w:rsid w:val="00A36576"/>
    <w:rsid w:val="00A368E4"/>
    <w:rsid w:val="00A36B08"/>
    <w:rsid w:val="00A36F74"/>
    <w:rsid w:val="00A371E0"/>
    <w:rsid w:val="00A37481"/>
    <w:rsid w:val="00A37548"/>
    <w:rsid w:val="00A37B70"/>
    <w:rsid w:val="00A411A0"/>
    <w:rsid w:val="00A412E4"/>
    <w:rsid w:val="00A4243F"/>
    <w:rsid w:val="00A42594"/>
    <w:rsid w:val="00A426FE"/>
    <w:rsid w:val="00A42C22"/>
    <w:rsid w:val="00A431A6"/>
    <w:rsid w:val="00A43E35"/>
    <w:rsid w:val="00A44138"/>
    <w:rsid w:val="00A44160"/>
    <w:rsid w:val="00A448AE"/>
    <w:rsid w:val="00A4495A"/>
    <w:rsid w:val="00A453B3"/>
    <w:rsid w:val="00A457E7"/>
    <w:rsid w:val="00A45941"/>
    <w:rsid w:val="00A45A0C"/>
    <w:rsid w:val="00A45C9F"/>
    <w:rsid w:val="00A46AB2"/>
    <w:rsid w:val="00A47B0D"/>
    <w:rsid w:val="00A50BDD"/>
    <w:rsid w:val="00A50C35"/>
    <w:rsid w:val="00A513F3"/>
    <w:rsid w:val="00A51409"/>
    <w:rsid w:val="00A5144C"/>
    <w:rsid w:val="00A517F5"/>
    <w:rsid w:val="00A5208E"/>
    <w:rsid w:val="00A520BA"/>
    <w:rsid w:val="00A5282B"/>
    <w:rsid w:val="00A538C4"/>
    <w:rsid w:val="00A53FE1"/>
    <w:rsid w:val="00A541A6"/>
    <w:rsid w:val="00A543DB"/>
    <w:rsid w:val="00A5459B"/>
    <w:rsid w:val="00A54908"/>
    <w:rsid w:val="00A54A63"/>
    <w:rsid w:val="00A54D38"/>
    <w:rsid w:val="00A5511C"/>
    <w:rsid w:val="00A5559B"/>
    <w:rsid w:val="00A55FFC"/>
    <w:rsid w:val="00A566FD"/>
    <w:rsid w:val="00A56BD6"/>
    <w:rsid w:val="00A56CE9"/>
    <w:rsid w:val="00A56DF0"/>
    <w:rsid w:val="00A56EE8"/>
    <w:rsid w:val="00A573D6"/>
    <w:rsid w:val="00A575F0"/>
    <w:rsid w:val="00A57A9C"/>
    <w:rsid w:val="00A57C1D"/>
    <w:rsid w:val="00A57C46"/>
    <w:rsid w:val="00A60703"/>
    <w:rsid w:val="00A615A0"/>
    <w:rsid w:val="00A6162E"/>
    <w:rsid w:val="00A61C8F"/>
    <w:rsid w:val="00A61CE8"/>
    <w:rsid w:val="00A621BA"/>
    <w:rsid w:val="00A62513"/>
    <w:rsid w:val="00A633C6"/>
    <w:rsid w:val="00A63583"/>
    <w:rsid w:val="00A64672"/>
    <w:rsid w:val="00A64B6C"/>
    <w:rsid w:val="00A64DB4"/>
    <w:rsid w:val="00A653A1"/>
    <w:rsid w:val="00A655AC"/>
    <w:rsid w:val="00A66080"/>
    <w:rsid w:val="00A666A3"/>
    <w:rsid w:val="00A666E3"/>
    <w:rsid w:val="00A667DE"/>
    <w:rsid w:val="00A670B3"/>
    <w:rsid w:val="00A6783A"/>
    <w:rsid w:val="00A7010B"/>
    <w:rsid w:val="00A70986"/>
    <w:rsid w:val="00A70E4B"/>
    <w:rsid w:val="00A71D9C"/>
    <w:rsid w:val="00A71E4F"/>
    <w:rsid w:val="00A739B4"/>
    <w:rsid w:val="00A73AD6"/>
    <w:rsid w:val="00A73E0C"/>
    <w:rsid w:val="00A7403A"/>
    <w:rsid w:val="00A7431B"/>
    <w:rsid w:val="00A744AC"/>
    <w:rsid w:val="00A74AD7"/>
    <w:rsid w:val="00A74B9B"/>
    <w:rsid w:val="00A74F95"/>
    <w:rsid w:val="00A7526B"/>
    <w:rsid w:val="00A7560C"/>
    <w:rsid w:val="00A763ED"/>
    <w:rsid w:val="00A76FF2"/>
    <w:rsid w:val="00A77382"/>
    <w:rsid w:val="00A77C72"/>
    <w:rsid w:val="00A77DE3"/>
    <w:rsid w:val="00A77F5D"/>
    <w:rsid w:val="00A803CF"/>
    <w:rsid w:val="00A81423"/>
    <w:rsid w:val="00A81B24"/>
    <w:rsid w:val="00A827EE"/>
    <w:rsid w:val="00A82A57"/>
    <w:rsid w:val="00A83093"/>
    <w:rsid w:val="00A835D9"/>
    <w:rsid w:val="00A83C5F"/>
    <w:rsid w:val="00A83CE6"/>
    <w:rsid w:val="00A84665"/>
    <w:rsid w:val="00A84D18"/>
    <w:rsid w:val="00A84DBA"/>
    <w:rsid w:val="00A84E5B"/>
    <w:rsid w:val="00A85118"/>
    <w:rsid w:val="00A856D7"/>
    <w:rsid w:val="00A85994"/>
    <w:rsid w:val="00A8617F"/>
    <w:rsid w:val="00A87C22"/>
    <w:rsid w:val="00A90476"/>
    <w:rsid w:val="00A909E8"/>
    <w:rsid w:val="00A90B5F"/>
    <w:rsid w:val="00A91365"/>
    <w:rsid w:val="00A9225C"/>
    <w:rsid w:val="00A926F8"/>
    <w:rsid w:val="00A93F3A"/>
    <w:rsid w:val="00A94192"/>
    <w:rsid w:val="00A94388"/>
    <w:rsid w:val="00A949DB"/>
    <w:rsid w:val="00A94A03"/>
    <w:rsid w:val="00A94E6D"/>
    <w:rsid w:val="00A94EE3"/>
    <w:rsid w:val="00A94F0A"/>
    <w:rsid w:val="00A95158"/>
    <w:rsid w:val="00A95484"/>
    <w:rsid w:val="00A9551A"/>
    <w:rsid w:val="00A957F0"/>
    <w:rsid w:val="00A9651E"/>
    <w:rsid w:val="00A977B7"/>
    <w:rsid w:val="00AA0448"/>
    <w:rsid w:val="00AA0CD5"/>
    <w:rsid w:val="00AA1609"/>
    <w:rsid w:val="00AA2D1E"/>
    <w:rsid w:val="00AA310F"/>
    <w:rsid w:val="00AA3FC9"/>
    <w:rsid w:val="00AA49F0"/>
    <w:rsid w:val="00AA5040"/>
    <w:rsid w:val="00AA50BB"/>
    <w:rsid w:val="00AA66AC"/>
    <w:rsid w:val="00AA7F03"/>
    <w:rsid w:val="00AB001B"/>
    <w:rsid w:val="00AB0097"/>
    <w:rsid w:val="00AB1709"/>
    <w:rsid w:val="00AB1821"/>
    <w:rsid w:val="00AB2042"/>
    <w:rsid w:val="00AB2096"/>
    <w:rsid w:val="00AB28EC"/>
    <w:rsid w:val="00AB3B5A"/>
    <w:rsid w:val="00AB3C48"/>
    <w:rsid w:val="00AB4339"/>
    <w:rsid w:val="00AB5657"/>
    <w:rsid w:val="00AB57B3"/>
    <w:rsid w:val="00AB5A0E"/>
    <w:rsid w:val="00AB5D62"/>
    <w:rsid w:val="00AB6FC4"/>
    <w:rsid w:val="00AB710A"/>
    <w:rsid w:val="00AB7B0B"/>
    <w:rsid w:val="00AC063F"/>
    <w:rsid w:val="00AC16B3"/>
    <w:rsid w:val="00AC1895"/>
    <w:rsid w:val="00AC1DD6"/>
    <w:rsid w:val="00AC2515"/>
    <w:rsid w:val="00AC3CEC"/>
    <w:rsid w:val="00AC5707"/>
    <w:rsid w:val="00AC644D"/>
    <w:rsid w:val="00AC64B9"/>
    <w:rsid w:val="00AC662C"/>
    <w:rsid w:val="00AC691D"/>
    <w:rsid w:val="00AC6DD2"/>
    <w:rsid w:val="00AC7A0C"/>
    <w:rsid w:val="00AD0107"/>
    <w:rsid w:val="00AD01A9"/>
    <w:rsid w:val="00AD0304"/>
    <w:rsid w:val="00AD0C54"/>
    <w:rsid w:val="00AD0C5F"/>
    <w:rsid w:val="00AD1A2A"/>
    <w:rsid w:val="00AD1EF5"/>
    <w:rsid w:val="00AD229C"/>
    <w:rsid w:val="00AD25CF"/>
    <w:rsid w:val="00AD2678"/>
    <w:rsid w:val="00AD2B6D"/>
    <w:rsid w:val="00AD3D0F"/>
    <w:rsid w:val="00AD4128"/>
    <w:rsid w:val="00AD4846"/>
    <w:rsid w:val="00AD4B28"/>
    <w:rsid w:val="00AD4FB2"/>
    <w:rsid w:val="00AD5278"/>
    <w:rsid w:val="00AD55C8"/>
    <w:rsid w:val="00AD58F3"/>
    <w:rsid w:val="00AD599A"/>
    <w:rsid w:val="00AD63DC"/>
    <w:rsid w:val="00AD6543"/>
    <w:rsid w:val="00AD6E41"/>
    <w:rsid w:val="00AD7500"/>
    <w:rsid w:val="00AD75C7"/>
    <w:rsid w:val="00AD7C8E"/>
    <w:rsid w:val="00AE0045"/>
    <w:rsid w:val="00AE06B1"/>
    <w:rsid w:val="00AE1571"/>
    <w:rsid w:val="00AE169F"/>
    <w:rsid w:val="00AE358B"/>
    <w:rsid w:val="00AE3F37"/>
    <w:rsid w:val="00AE3FE7"/>
    <w:rsid w:val="00AE447D"/>
    <w:rsid w:val="00AE4BBC"/>
    <w:rsid w:val="00AE564E"/>
    <w:rsid w:val="00AE571C"/>
    <w:rsid w:val="00AE6186"/>
    <w:rsid w:val="00AE7704"/>
    <w:rsid w:val="00AF070A"/>
    <w:rsid w:val="00AF10A9"/>
    <w:rsid w:val="00AF1937"/>
    <w:rsid w:val="00AF1D33"/>
    <w:rsid w:val="00AF207D"/>
    <w:rsid w:val="00AF3645"/>
    <w:rsid w:val="00AF3658"/>
    <w:rsid w:val="00AF3EBE"/>
    <w:rsid w:val="00AF5B67"/>
    <w:rsid w:val="00AF5EEF"/>
    <w:rsid w:val="00AF5EF5"/>
    <w:rsid w:val="00AF6114"/>
    <w:rsid w:val="00AF62AC"/>
    <w:rsid w:val="00AF6435"/>
    <w:rsid w:val="00AF643A"/>
    <w:rsid w:val="00AF65FA"/>
    <w:rsid w:val="00AF69A9"/>
    <w:rsid w:val="00AF6B8D"/>
    <w:rsid w:val="00AF6D75"/>
    <w:rsid w:val="00AF7549"/>
    <w:rsid w:val="00AF79B4"/>
    <w:rsid w:val="00AF7A9E"/>
    <w:rsid w:val="00B003C7"/>
    <w:rsid w:val="00B00740"/>
    <w:rsid w:val="00B01D2A"/>
    <w:rsid w:val="00B025C4"/>
    <w:rsid w:val="00B030FD"/>
    <w:rsid w:val="00B036E6"/>
    <w:rsid w:val="00B03A7C"/>
    <w:rsid w:val="00B03BC9"/>
    <w:rsid w:val="00B03CEB"/>
    <w:rsid w:val="00B03D1E"/>
    <w:rsid w:val="00B03F42"/>
    <w:rsid w:val="00B040D6"/>
    <w:rsid w:val="00B04A28"/>
    <w:rsid w:val="00B04D2C"/>
    <w:rsid w:val="00B05604"/>
    <w:rsid w:val="00B05798"/>
    <w:rsid w:val="00B066B8"/>
    <w:rsid w:val="00B06FBE"/>
    <w:rsid w:val="00B07EFF"/>
    <w:rsid w:val="00B10018"/>
    <w:rsid w:val="00B102C7"/>
    <w:rsid w:val="00B1060E"/>
    <w:rsid w:val="00B118D1"/>
    <w:rsid w:val="00B139DC"/>
    <w:rsid w:val="00B13B7B"/>
    <w:rsid w:val="00B15356"/>
    <w:rsid w:val="00B157E7"/>
    <w:rsid w:val="00B15D92"/>
    <w:rsid w:val="00B16971"/>
    <w:rsid w:val="00B16B4D"/>
    <w:rsid w:val="00B16C98"/>
    <w:rsid w:val="00B16EE6"/>
    <w:rsid w:val="00B21320"/>
    <w:rsid w:val="00B213A7"/>
    <w:rsid w:val="00B21BB2"/>
    <w:rsid w:val="00B21F5D"/>
    <w:rsid w:val="00B22D0F"/>
    <w:rsid w:val="00B23671"/>
    <w:rsid w:val="00B241C8"/>
    <w:rsid w:val="00B2429A"/>
    <w:rsid w:val="00B24DF0"/>
    <w:rsid w:val="00B2502B"/>
    <w:rsid w:val="00B250A2"/>
    <w:rsid w:val="00B2576F"/>
    <w:rsid w:val="00B25972"/>
    <w:rsid w:val="00B260BD"/>
    <w:rsid w:val="00B26B4A"/>
    <w:rsid w:val="00B27296"/>
    <w:rsid w:val="00B30EDD"/>
    <w:rsid w:val="00B313E4"/>
    <w:rsid w:val="00B31BDE"/>
    <w:rsid w:val="00B31E6C"/>
    <w:rsid w:val="00B32174"/>
    <w:rsid w:val="00B32186"/>
    <w:rsid w:val="00B32EC6"/>
    <w:rsid w:val="00B331FF"/>
    <w:rsid w:val="00B332A3"/>
    <w:rsid w:val="00B334B6"/>
    <w:rsid w:val="00B33803"/>
    <w:rsid w:val="00B33C54"/>
    <w:rsid w:val="00B343BA"/>
    <w:rsid w:val="00B34647"/>
    <w:rsid w:val="00B34B10"/>
    <w:rsid w:val="00B35A7C"/>
    <w:rsid w:val="00B35FA4"/>
    <w:rsid w:val="00B36301"/>
    <w:rsid w:val="00B36A38"/>
    <w:rsid w:val="00B36E94"/>
    <w:rsid w:val="00B37587"/>
    <w:rsid w:val="00B37A5F"/>
    <w:rsid w:val="00B401F6"/>
    <w:rsid w:val="00B410BC"/>
    <w:rsid w:val="00B411D3"/>
    <w:rsid w:val="00B42874"/>
    <w:rsid w:val="00B4295C"/>
    <w:rsid w:val="00B42D77"/>
    <w:rsid w:val="00B42E55"/>
    <w:rsid w:val="00B431CB"/>
    <w:rsid w:val="00B437B8"/>
    <w:rsid w:val="00B43AE2"/>
    <w:rsid w:val="00B43D62"/>
    <w:rsid w:val="00B4429D"/>
    <w:rsid w:val="00B443F5"/>
    <w:rsid w:val="00B44496"/>
    <w:rsid w:val="00B445CB"/>
    <w:rsid w:val="00B4484B"/>
    <w:rsid w:val="00B448DC"/>
    <w:rsid w:val="00B44AC5"/>
    <w:rsid w:val="00B46847"/>
    <w:rsid w:val="00B4781F"/>
    <w:rsid w:val="00B50767"/>
    <w:rsid w:val="00B5089B"/>
    <w:rsid w:val="00B50A50"/>
    <w:rsid w:val="00B51116"/>
    <w:rsid w:val="00B51571"/>
    <w:rsid w:val="00B51661"/>
    <w:rsid w:val="00B52A86"/>
    <w:rsid w:val="00B5310D"/>
    <w:rsid w:val="00B5317A"/>
    <w:rsid w:val="00B5423D"/>
    <w:rsid w:val="00B545F2"/>
    <w:rsid w:val="00B549EC"/>
    <w:rsid w:val="00B54D87"/>
    <w:rsid w:val="00B55211"/>
    <w:rsid w:val="00B5547B"/>
    <w:rsid w:val="00B55AAF"/>
    <w:rsid w:val="00B55D4F"/>
    <w:rsid w:val="00B55D55"/>
    <w:rsid w:val="00B55F71"/>
    <w:rsid w:val="00B566C7"/>
    <w:rsid w:val="00B56703"/>
    <w:rsid w:val="00B575A2"/>
    <w:rsid w:val="00B57AE6"/>
    <w:rsid w:val="00B57F7A"/>
    <w:rsid w:val="00B601F8"/>
    <w:rsid w:val="00B61067"/>
    <w:rsid w:val="00B61C1F"/>
    <w:rsid w:val="00B62090"/>
    <w:rsid w:val="00B621C8"/>
    <w:rsid w:val="00B6293B"/>
    <w:rsid w:val="00B634D3"/>
    <w:rsid w:val="00B63D0B"/>
    <w:rsid w:val="00B643E1"/>
    <w:rsid w:val="00B64CA8"/>
    <w:rsid w:val="00B65455"/>
    <w:rsid w:val="00B6551B"/>
    <w:rsid w:val="00B6597B"/>
    <w:rsid w:val="00B703A9"/>
    <w:rsid w:val="00B70586"/>
    <w:rsid w:val="00B70829"/>
    <w:rsid w:val="00B72B5E"/>
    <w:rsid w:val="00B72D87"/>
    <w:rsid w:val="00B7443D"/>
    <w:rsid w:val="00B74768"/>
    <w:rsid w:val="00B74AC0"/>
    <w:rsid w:val="00B75473"/>
    <w:rsid w:val="00B75578"/>
    <w:rsid w:val="00B75635"/>
    <w:rsid w:val="00B7641D"/>
    <w:rsid w:val="00B76515"/>
    <w:rsid w:val="00B76913"/>
    <w:rsid w:val="00B76AC4"/>
    <w:rsid w:val="00B77D93"/>
    <w:rsid w:val="00B77FEC"/>
    <w:rsid w:val="00B806E8"/>
    <w:rsid w:val="00B809AD"/>
    <w:rsid w:val="00B80B0F"/>
    <w:rsid w:val="00B80B76"/>
    <w:rsid w:val="00B80E17"/>
    <w:rsid w:val="00B81621"/>
    <w:rsid w:val="00B81C57"/>
    <w:rsid w:val="00B81CA1"/>
    <w:rsid w:val="00B82343"/>
    <w:rsid w:val="00B82B02"/>
    <w:rsid w:val="00B83B21"/>
    <w:rsid w:val="00B83B47"/>
    <w:rsid w:val="00B83C79"/>
    <w:rsid w:val="00B84195"/>
    <w:rsid w:val="00B86642"/>
    <w:rsid w:val="00B866F7"/>
    <w:rsid w:val="00B87031"/>
    <w:rsid w:val="00B90627"/>
    <w:rsid w:val="00B91050"/>
    <w:rsid w:val="00B92624"/>
    <w:rsid w:val="00B92C1A"/>
    <w:rsid w:val="00B9303E"/>
    <w:rsid w:val="00B931EE"/>
    <w:rsid w:val="00B93A76"/>
    <w:rsid w:val="00B95AD7"/>
    <w:rsid w:val="00B96133"/>
    <w:rsid w:val="00B9646D"/>
    <w:rsid w:val="00B97DB5"/>
    <w:rsid w:val="00BA027D"/>
    <w:rsid w:val="00BA08AB"/>
    <w:rsid w:val="00BA157F"/>
    <w:rsid w:val="00BA2647"/>
    <w:rsid w:val="00BA2A3F"/>
    <w:rsid w:val="00BA379A"/>
    <w:rsid w:val="00BA3A2D"/>
    <w:rsid w:val="00BA41E3"/>
    <w:rsid w:val="00BA4234"/>
    <w:rsid w:val="00BA4B2D"/>
    <w:rsid w:val="00BA4B54"/>
    <w:rsid w:val="00BA4BDD"/>
    <w:rsid w:val="00BA526C"/>
    <w:rsid w:val="00BA553D"/>
    <w:rsid w:val="00BA5643"/>
    <w:rsid w:val="00BA5E06"/>
    <w:rsid w:val="00BA71B2"/>
    <w:rsid w:val="00BA73D9"/>
    <w:rsid w:val="00BB02BD"/>
    <w:rsid w:val="00BB0501"/>
    <w:rsid w:val="00BB2046"/>
    <w:rsid w:val="00BB2438"/>
    <w:rsid w:val="00BB26E3"/>
    <w:rsid w:val="00BB2D98"/>
    <w:rsid w:val="00BB2E82"/>
    <w:rsid w:val="00BB3D0C"/>
    <w:rsid w:val="00BB4793"/>
    <w:rsid w:val="00BB5161"/>
    <w:rsid w:val="00BB59B8"/>
    <w:rsid w:val="00BB6FF1"/>
    <w:rsid w:val="00BB702F"/>
    <w:rsid w:val="00BB7AD2"/>
    <w:rsid w:val="00BC072E"/>
    <w:rsid w:val="00BC07A0"/>
    <w:rsid w:val="00BC083E"/>
    <w:rsid w:val="00BC0844"/>
    <w:rsid w:val="00BC0A83"/>
    <w:rsid w:val="00BC0C85"/>
    <w:rsid w:val="00BC1AC4"/>
    <w:rsid w:val="00BC20D4"/>
    <w:rsid w:val="00BC2308"/>
    <w:rsid w:val="00BC24BB"/>
    <w:rsid w:val="00BC24E0"/>
    <w:rsid w:val="00BC47A8"/>
    <w:rsid w:val="00BC5B75"/>
    <w:rsid w:val="00BC5F0B"/>
    <w:rsid w:val="00BC61FE"/>
    <w:rsid w:val="00BC6A17"/>
    <w:rsid w:val="00BC6E4E"/>
    <w:rsid w:val="00BC79B2"/>
    <w:rsid w:val="00BC7AEF"/>
    <w:rsid w:val="00BC7C21"/>
    <w:rsid w:val="00BD0630"/>
    <w:rsid w:val="00BD0C12"/>
    <w:rsid w:val="00BD1069"/>
    <w:rsid w:val="00BD114B"/>
    <w:rsid w:val="00BD1A08"/>
    <w:rsid w:val="00BD2FBB"/>
    <w:rsid w:val="00BD3371"/>
    <w:rsid w:val="00BD4913"/>
    <w:rsid w:val="00BD499B"/>
    <w:rsid w:val="00BD4D7F"/>
    <w:rsid w:val="00BD51DD"/>
    <w:rsid w:val="00BD5BC7"/>
    <w:rsid w:val="00BD6E4E"/>
    <w:rsid w:val="00BD6FD3"/>
    <w:rsid w:val="00BD77FF"/>
    <w:rsid w:val="00BE0056"/>
    <w:rsid w:val="00BE08D3"/>
    <w:rsid w:val="00BE0A4A"/>
    <w:rsid w:val="00BE0FB1"/>
    <w:rsid w:val="00BE2093"/>
    <w:rsid w:val="00BE2C16"/>
    <w:rsid w:val="00BE31E3"/>
    <w:rsid w:val="00BE4622"/>
    <w:rsid w:val="00BE4721"/>
    <w:rsid w:val="00BE47E7"/>
    <w:rsid w:val="00BE576C"/>
    <w:rsid w:val="00BE6000"/>
    <w:rsid w:val="00BE604D"/>
    <w:rsid w:val="00BE6287"/>
    <w:rsid w:val="00BE694F"/>
    <w:rsid w:val="00BE7082"/>
    <w:rsid w:val="00BE7589"/>
    <w:rsid w:val="00BE7A18"/>
    <w:rsid w:val="00BE7CD1"/>
    <w:rsid w:val="00BF02F4"/>
    <w:rsid w:val="00BF0F2A"/>
    <w:rsid w:val="00BF0FFA"/>
    <w:rsid w:val="00BF109C"/>
    <w:rsid w:val="00BF13B9"/>
    <w:rsid w:val="00BF13E0"/>
    <w:rsid w:val="00BF15BC"/>
    <w:rsid w:val="00BF1905"/>
    <w:rsid w:val="00BF22E5"/>
    <w:rsid w:val="00BF258D"/>
    <w:rsid w:val="00BF2E6A"/>
    <w:rsid w:val="00BF33DB"/>
    <w:rsid w:val="00BF3B16"/>
    <w:rsid w:val="00BF43A8"/>
    <w:rsid w:val="00BF491C"/>
    <w:rsid w:val="00BF516C"/>
    <w:rsid w:val="00BF627C"/>
    <w:rsid w:val="00BF6786"/>
    <w:rsid w:val="00BF70EE"/>
    <w:rsid w:val="00C00747"/>
    <w:rsid w:val="00C01239"/>
    <w:rsid w:val="00C01AB4"/>
    <w:rsid w:val="00C033C0"/>
    <w:rsid w:val="00C03C07"/>
    <w:rsid w:val="00C03CB6"/>
    <w:rsid w:val="00C03CBD"/>
    <w:rsid w:val="00C03DFC"/>
    <w:rsid w:val="00C041EE"/>
    <w:rsid w:val="00C04259"/>
    <w:rsid w:val="00C04458"/>
    <w:rsid w:val="00C049E1"/>
    <w:rsid w:val="00C05E9B"/>
    <w:rsid w:val="00C06694"/>
    <w:rsid w:val="00C06C28"/>
    <w:rsid w:val="00C123DD"/>
    <w:rsid w:val="00C12485"/>
    <w:rsid w:val="00C13BB5"/>
    <w:rsid w:val="00C13FC5"/>
    <w:rsid w:val="00C14C08"/>
    <w:rsid w:val="00C1505B"/>
    <w:rsid w:val="00C154C9"/>
    <w:rsid w:val="00C15605"/>
    <w:rsid w:val="00C15BE3"/>
    <w:rsid w:val="00C15CCF"/>
    <w:rsid w:val="00C16132"/>
    <w:rsid w:val="00C166C9"/>
    <w:rsid w:val="00C16924"/>
    <w:rsid w:val="00C172DF"/>
    <w:rsid w:val="00C179D9"/>
    <w:rsid w:val="00C17D87"/>
    <w:rsid w:val="00C20E95"/>
    <w:rsid w:val="00C21BC1"/>
    <w:rsid w:val="00C21CE8"/>
    <w:rsid w:val="00C22D32"/>
    <w:rsid w:val="00C22F6B"/>
    <w:rsid w:val="00C23041"/>
    <w:rsid w:val="00C231BE"/>
    <w:rsid w:val="00C23B06"/>
    <w:rsid w:val="00C25B20"/>
    <w:rsid w:val="00C26AD0"/>
    <w:rsid w:val="00C26C1D"/>
    <w:rsid w:val="00C303E5"/>
    <w:rsid w:val="00C30EE8"/>
    <w:rsid w:val="00C30FF2"/>
    <w:rsid w:val="00C3157D"/>
    <w:rsid w:val="00C32CDF"/>
    <w:rsid w:val="00C33AE3"/>
    <w:rsid w:val="00C34CE8"/>
    <w:rsid w:val="00C34EB1"/>
    <w:rsid w:val="00C3504D"/>
    <w:rsid w:val="00C3540E"/>
    <w:rsid w:val="00C36173"/>
    <w:rsid w:val="00C36895"/>
    <w:rsid w:val="00C36B67"/>
    <w:rsid w:val="00C37416"/>
    <w:rsid w:val="00C376B1"/>
    <w:rsid w:val="00C37A5D"/>
    <w:rsid w:val="00C37C04"/>
    <w:rsid w:val="00C40B1D"/>
    <w:rsid w:val="00C4175E"/>
    <w:rsid w:val="00C41F30"/>
    <w:rsid w:val="00C4254E"/>
    <w:rsid w:val="00C42815"/>
    <w:rsid w:val="00C42A8C"/>
    <w:rsid w:val="00C42BA0"/>
    <w:rsid w:val="00C437F5"/>
    <w:rsid w:val="00C43951"/>
    <w:rsid w:val="00C4431F"/>
    <w:rsid w:val="00C445F5"/>
    <w:rsid w:val="00C4465F"/>
    <w:rsid w:val="00C44BC2"/>
    <w:rsid w:val="00C44D05"/>
    <w:rsid w:val="00C44FD8"/>
    <w:rsid w:val="00C45253"/>
    <w:rsid w:val="00C45A51"/>
    <w:rsid w:val="00C45ECA"/>
    <w:rsid w:val="00C45F55"/>
    <w:rsid w:val="00C46205"/>
    <w:rsid w:val="00C46454"/>
    <w:rsid w:val="00C46706"/>
    <w:rsid w:val="00C46D35"/>
    <w:rsid w:val="00C508DB"/>
    <w:rsid w:val="00C50A33"/>
    <w:rsid w:val="00C51A88"/>
    <w:rsid w:val="00C51BC4"/>
    <w:rsid w:val="00C51CFB"/>
    <w:rsid w:val="00C51F42"/>
    <w:rsid w:val="00C520AE"/>
    <w:rsid w:val="00C525D9"/>
    <w:rsid w:val="00C5269F"/>
    <w:rsid w:val="00C53043"/>
    <w:rsid w:val="00C543B7"/>
    <w:rsid w:val="00C54528"/>
    <w:rsid w:val="00C54DB7"/>
    <w:rsid w:val="00C55A55"/>
    <w:rsid w:val="00C55AD1"/>
    <w:rsid w:val="00C564F7"/>
    <w:rsid w:val="00C573EB"/>
    <w:rsid w:val="00C578C9"/>
    <w:rsid w:val="00C6174A"/>
    <w:rsid w:val="00C6194E"/>
    <w:rsid w:val="00C62EF1"/>
    <w:rsid w:val="00C6373B"/>
    <w:rsid w:val="00C6376A"/>
    <w:rsid w:val="00C63B9A"/>
    <w:rsid w:val="00C64EAC"/>
    <w:rsid w:val="00C6507E"/>
    <w:rsid w:val="00C6641A"/>
    <w:rsid w:val="00C665FB"/>
    <w:rsid w:val="00C6679E"/>
    <w:rsid w:val="00C66CDE"/>
    <w:rsid w:val="00C70514"/>
    <w:rsid w:val="00C70D3F"/>
    <w:rsid w:val="00C70E71"/>
    <w:rsid w:val="00C71704"/>
    <w:rsid w:val="00C71BE8"/>
    <w:rsid w:val="00C71EA2"/>
    <w:rsid w:val="00C7216B"/>
    <w:rsid w:val="00C72D3B"/>
    <w:rsid w:val="00C732A8"/>
    <w:rsid w:val="00C7425F"/>
    <w:rsid w:val="00C744D6"/>
    <w:rsid w:val="00C74592"/>
    <w:rsid w:val="00C75227"/>
    <w:rsid w:val="00C75610"/>
    <w:rsid w:val="00C757CA"/>
    <w:rsid w:val="00C75FA5"/>
    <w:rsid w:val="00C7617F"/>
    <w:rsid w:val="00C7732B"/>
    <w:rsid w:val="00C777E2"/>
    <w:rsid w:val="00C80E8D"/>
    <w:rsid w:val="00C815F3"/>
    <w:rsid w:val="00C8198E"/>
    <w:rsid w:val="00C81CF3"/>
    <w:rsid w:val="00C825D8"/>
    <w:rsid w:val="00C825EC"/>
    <w:rsid w:val="00C82AF1"/>
    <w:rsid w:val="00C82BEB"/>
    <w:rsid w:val="00C82CFA"/>
    <w:rsid w:val="00C82E81"/>
    <w:rsid w:val="00C833E6"/>
    <w:rsid w:val="00C83557"/>
    <w:rsid w:val="00C83C30"/>
    <w:rsid w:val="00C8437D"/>
    <w:rsid w:val="00C845B4"/>
    <w:rsid w:val="00C84B73"/>
    <w:rsid w:val="00C853BB"/>
    <w:rsid w:val="00C854EF"/>
    <w:rsid w:val="00C85986"/>
    <w:rsid w:val="00C8692E"/>
    <w:rsid w:val="00C87381"/>
    <w:rsid w:val="00C87E55"/>
    <w:rsid w:val="00C902A0"/>
    <w:rsid w:val="00C90415"/>
    <w:rsid w:val="00C9044F"/>
    <w:rsid w:val="00C9233B"/>
    <w:rsid w:val="00C92CCF"/>
    <w:rsid w:val="00C93348"/>
    <w:rsid w:val="00C94F07"/>
    <w:rsid w:val="00C9578A"/>
    <w:rsid w:val="00C957FB"/>
    <w:rsid w:val="00C95A61"/>
    <w:rsid w:val="00C96F8E"/>
    <w:rsid w:val="00C97071"/>
    <w:rsid w:val="00C9709F"/>
    <w:rsid w:val="00C97546"/>
    <w:rsid w:val="00C976BF"/>
    <w:rsid w:val="00C9796E"/>
    <w:rsid w:val="00C97B46"/>
    <w:rsid w:val="00C97EE1"/>
    <w:rsid w:val="00CA0563"/>
    <w:rsid w:val="00CA083F"/>
    <w:rsid w:val="00CA0D2E"/>
    <w:rsid w:val="00CA0DF7"/>
    <w:rsid w:val="00CA2329"/>
    <w:rsid w:val="00CA2B70"/>
    <w:rsid w:val="00CA3678"/>
    <w:rsid w:val="00CA4023"/>
    <w:rsid w:val="00CA48A0"/>
    <w:rsid w:val="00CA4F8C"/>
    <w:rsid w:val="00CA51B1"/>
    <w:rsid w:val="00CA5C2F"/>
    <w:rsid w:val="00CA5FCB"/>
    <w:rsid w:val="00CA64C1"/>
    <w:rsid w:val="00CA6CCA"/>
    <w:rsid w:val="00CA6DC0"/>
    <w:rsid w:val="00CA71E2"/>
    <w:rsid w:val="00CB0DAE"/>
    <w:rsid w:val="00CB1244"/>
    <w:rsid w:val="00CB14F8"/>
    <w:rsid w:val="00CB193A"/>
    <w:rsid w:val="00CB1F00"/>
    <w:rsid w:val="00CB1FD7"/>
    <w:rsid w:val="00CB28C2"/>
    <w:rsid w:val="00CB2C7C"/>
    <w:rsid w:val="00CB3719"/>
    <w:rsid w:val="00CB375B"/>
    <w:rsid w:val="00CB3DCD"/>
    <w:rsid w:val="00CB3F99"/>
    <w:rsid w:val="00CB3FE1"/>
    <w:rsid w:val="00CB4447"/>
    <w:rsid w:val="00CB70C0"/>
    <w:rsid w:val="00CB7BB9"/>
    <w:rsid w:val="00CB7EE1"/>
    <w:rsid w:val="00CC0BA8"/>
    <w:rsid w:val="00CC0CEE"/>
    <w:rsid w:val="00CC1302"/>
    <w:rsid w:val="00CC1E9D"/>
    <w:rsid w:val="00CC21C9"/>
    <w:rsid w:val="00CC2BD8"/>
    <w:rsid w:val="00CC36EB"/>
    <w:rsid w:val="00CC3818"/>
    <w:rsid w:val="00CC3E75"/>
    <w:rsid w:val="00CC517F"/>
    <w:rsid w:val="00CC5239"/>
    <w:rsid w:val="00CC59CD"/>
    <w:rsid w:val="00CC670B"/>
    <w:rsid w:val="00CC7057"/>
    <w:rsid w:val="00CC7302"/>
    <w:rsid w:val="00CC73E5"/>
    <w:rsid w:val="00CD0275"/>
    <w:rsid w:val="00CD0FED"/>
    <w:rsid w:val="00CD14CA"/>
    <w:rsid w:val="00CD1AFE"/>
    <w:rsid w:val="00CD25CB"/>
    <w:rsid w:val="00CD2656"/>
    <w:rsid w:val="00CD2F65"/>
    <w:rsid w:val="00CD2F89"/>
    <w:rsid w:val="00CD33EC"/>
    <w:rsid w:val="00CD36C4"/>
    <w:rsid w:val="00CD4ED3"/>
    <w:rsid w:val="00CD5157"/>
    <w:rsid w:val="00CD6263"/>
    <w:rsid w:val="00CD66A1"/>
    <w:rsid w:val="00CD67CD"/>
    <w:rsid w:val="00CD6A56"/>
    <w:rsid w:val="00CD6D7F"/>
    <w:rsid w:val="00CD6E61"/>
    <w:rsid w:val="00CD72E2"/>
    <w:rsid w:val="00CD7306"/>
    <w:rsid w:val="00CD7A49"/>
    <w:rsid w:val="00CD7D0C"/>
    <w:rsid w:val="00CD7D8B"/>
    <w:rsid w:val="00CE0975"/>
    <w:rsid w:val="00CE179A"/>
    <w:rsid w:val="00CE1F97"/>
    <w:rsid w:val="00CE2597"/>
    <w:rsid w:val="00CE2603"/>
    <w:rsid w:val="00CE2640"/>
    <w:rsid w:val="00CE2B59"/>
    <w:rsid w:val="00CE31D5"/>
    <w:rsid w:val="00CE4AE5"/>
    <w:rsid w:val="00CE4F6E"/>
    <w:rsid w:val="00CE5987"/>
    <w:rsid w:val="00CE5F68"/>
    <w:rsid w:val="00CE7117"/>
    <w:rsid w:val="00CE71A2"/>
    <w:rsid w:val="00CE7695"/>
    <w:rsid w:val="00CF01D3"/>
    <w:rsid w:val="00CF03DB"/>
    <w:rsid w:val="00CF0F89"/>
    <w:rsid w:val="00CF13EC"/>
    <w:rsid w:val="00CF2494"/>
    <w:rsid w:val="00CF35EA"/>
    <w:rsid w:val="00CF37E8"/>
    <w:rsid w:val="00CF3A56"/>
    <w:rsid w:val="00CF3AF4"/>
    <w:rsid w:val="00CF46D7"/>
    <w:rsid w:val="00CF49F1"/>
    <w:rsid w:val="00CF4FF4"/>
    <w:rsid w:val="00CF5CBF"/>
    <w:rsid w:val="00CF5CCE"/>
    <w:rsid w:val="00CF6BA8"/>
    <w:rsid w:val="00CF6BC5"/>
    <w:rsid w:val="00CF6C2F"/>
    <w:rsid w:val="00CF6EAC"/>
    <w:rsid w:val="00CF706E"/>
    <w:rsid w:val="00CF70FC"/>
    <w:rsid w:val="00CF7A94"/>
    <w:rsid w:val="00CF7BD7"/>
    <w:rsid w:val="00CF7E93"/>
    <w:rsid w:val="00D00610"/>
    <w:rsid w:val="00D008CA"/>
    <w:rsid w:val="00D00DDD"/>
    <w:rsid w:val="00D01406"/>
    <w:rsid w:val="00D01B9D"/>
    <w:rsid w:val="00D022C9"/>
    <w:rsid w:val="00D02C69"/>
    <w:rsid w:val="00D03C96"/>
    <w:rsid w:val="00D03EBD"/>
    <w:rsid w:val="00D056B1"/>
    <w:rsid w:val="00D05B4C"/>
    <w:rsid w:val="00D0618F"/>
    <w:rsid w:val="00D062DA"/>
    <w:rsid w:val="00D066F8"/>
    <w:rsid w:val="00D06AF6"/>
    <w:rsid w:val="00D06D4B"/>
    <w:rsid w:val="00D072A2"/>
    <w:rsid w:val="00D07D4B"/>
    <w:rsid w:val="00D103BC"/>
    <w:rsid w:val="00D10409"/>
    <w:rsid w:val="00D11286"/>
    <w:rsid w:val="00D113FF"/>
    <w:rsid w:val="00D1176B"/>
    <w:rsid w:val="00D12032"/>
    <w:rsid w:val="00D1241C"/>
    <w:rsid w:val="00D12493"/>
    <w:rsid w:val="00D129C2"/>
    <w:rsid w:val="00D12EA6"/>
    <w:rsid w:val="00D12F25"/>
    <w:rsid w:val="00D13011"/>
    <w:rsid w:val="00D131B7"/>
    <w:rsid w:val="00D132A7"/>
    <w:rsid w:val="00D1352B"/>
    <w:rsid w:val="00D14162"/>
    <w:rsid w:val="00D1420E"/>
    <w:rsid w:val="00D143E3"/>
    <w:rsid w:val="00D144CE"/>
    <w:rsid w:val="00D14BDB"/>
    <w:rsid w:val="00D1505A"/>
    <w:rsid w:val="00D15149"/>
    <w:rsid w:val="00D15952"/>
    <w:rsid w:val="00D16902"/>
    <w:rsid w:val="00D1738A"/>
    <w:rsid w:val="00D1751A"/>
    <w:rsid w:val="00D178B7"/>
    <w:rsid w:val="00D17AB8"/>
    <w:rsid w:val="00D201E6"/>
    <w:rsid w:val="00D204CF"/>
    <w:rsid w:val="00D206A3"/>
    <w:rsid w:val="00D207A4"/>
    <w:rsid w:val="00D20934"/>
    <w:rsid w:val="00D20EFA"/>
    <w:rsid w:val="00D2200E"/>
    <w:rsid w:val="00D22134"/>
    <w:rsid w:val="00D22650"/>
    <w:rsid w:val="00D226A3"/>
    <w:rsid w:val="00D227EC"/>
    <w:rsid w:val="00D22D25"/>
    <w:rsid w:val="00D23CE4"/>
    <w:rsid w:val="00D241ED"/>
    <w:rsid w:val="00D2443D"/>
    <w:rsid w:val="00D250DE"/>
    <w:rsid w:val="00D255C2"/>
    <w:rsid w:val="00D257D4"/>
    <w:rsid w:val="00D258FE"/>
    <w:rsid w:val="00D26032"/>
    <w:rsid w:val="00D26BC5"/>
    <w:rsid w:val="00D274E0"/>
    <w:rsid w:val="00D3046F"/>
    <w:rsid w:val="00D321AE"/>
    <w:rsid w:val="00D323B5"/>
    <w:rsid w:val="00D32522"/>
    <w:rsid w:val="00D32EE0"/>
    <w:rsid w:val="00D330A2"/>
    <w:rsid w:val="00D333CD"/>
    <w:rsid w:val="00D3356B"/>
    <w:rsid w:val="00D3457C"/>
    <w:rsid w:val="00D34646"/>
    <w:rsid w:val="00D3531C"/>
    <w:rsid w:val="00D35364"/>
    <w:rsid w:val="00D35D51"/>
    <w:rsid w:val="00D366D7"/>
    <w:rsid w:val="00D3698A"/>
    <w:rsid w:val="00D36BD6"/>
    <w:rsid w:val="00D377FE"/>
    <w:rsid w:val="00D40D1D"/>
    <w:rsid w:val="00D41BAB"/>
    <w:rsid w:val="00D42956"/>
    <w:rsid w:val="00D437E8"/>
    <w:rsid w:val="00D43C28"/>
    <w:rsid w:val="00D43EC2"/>
    <w:rsid w:val="00D44EE8"/>
    <w:rsid w:val="00D456DC"/>
    <w:rsid w:val="00D457A8"/>
    <w:rsid w:val="00D45BC7"/>
    <w:rsid w:val="00D4662F"/>
    <w:rsid w:val="00D466A7"/>
    <w:rsid w:val="00D46A03"/>
    <w:rsid w:val="00D46A80"/>
    <w:rsid w:val="00D46CDE"/>
    <w:rsid w:val="00D46ED5"/>
    <w:rsid w:val="00D46EEF"/>
    <w:rsid w:val="00D471A0"/>
    <w:rsid w:val="00D47A8B"/>
    <w:rsid w:val="00D514A8"/>
    <w:rsid w:val="00D51997"/>
    <w:rsid w:val="00D51F2D"/>
    <w:rsid w:val="00D526FB"/>
    <w:rsid w:val="00D52C93"/>
    <w:rsid w:val="00D5349D"/>
    <w:rsid w:val="00D55258"/>
    <w:rsid w:val="00D564DF"/>
    <w:rsid w:val="00D57B60"/>
    <w:rsid w:val="00D57E1B"/>
    <w:rsid w:val="00D57F04"/>
    <w:rsid w:val="00D6137D"/>
    <w:rsid w:val="00D613AF"/>
    <w:rsid w:val="00D619DD"/>
    <w:rsid w:val="00D61B4F"/>
    <w:rsid w:val="00D61C37"/>
    <w:rsid w:val="00D622F2"/>
    <w:rsid w:val="00D624CB"/>
    <w:rsid w:val="00D63123"/>
    <w:rsid w:val="00D6335C"/>
    <w:rsid w:val="00D63830"/>
    <w:rsid w:val="00D64291"/>
    <w:rsid w:val="00D644DC"/>
    <w:rsid w:val="00D648D9"/>
    <w:rsid w:val="00D6511D"/>
    <w:rsid w:val="00D65C35"/>
    <w:rsid w:val="00D66578"/>
    <w:rsid w:val="00D665AE"/>
    <w:rsid w:val="00D66F58"/>
    <w:rsid w:val="00D67064"/>
    <w:rsid w:val="00D67E1E"/>
    <w:rsid w:val="00D7153F"/>
    <w:rsid w:val="00D715E5"/>
    <w:rsid w:val="00D71DB8"/>
    <w:rsid w:val="00D7213E"/>
    <w:rsid w:val="00D726E2"/>
    <w:rsid w:val="00D73DEC"/>
    <w:rsid w:val="00D73F66"/>
    <w:rsid w:val="00D74B42"/>
    <w:rsid w:val="00D75113"/>
    <w:rsid w:val="00D75286"/>
    <w:rsid w:val="00D7595B"/>
    <w:rsid w:val="00D759C5"/>
    <w:rsid w:val="00D763B4"/>
    <w:rsid w:val="00D765C0"/>
    <w:rsid w:val="00D77354"/>
    <w:rsid w:val="00D77BF8"/>
    <w:rsid w:val="00D80D38"/>
    <w:rsid w:val="00D814B4"/>
    <w:rsid w:val="00D81B91"/>
    <w:rsid w:val="00D8238D"/>
    <w:rsid w:val="00D824A5"/>
    <w:rsid w:val="00D8259A"/>
    <w:rsid w:val="00D82A21"/>
    <w:rsid w:val="00D84654"/>
    <w:rsid w:val="00D847AD"/>
    <w:rsid w:val="00D847EC"/>
    <w:rsid w:val="00D84C4E"/>
    <w:rsid w:val="00D84DFD"/>
    <w:rsid w:val="00D852E4"/>
    <w:rsid w:val="00D867C1"/>
    <w:rsid w:val="00D86826"/>
    <w:rsid w:val="00D86AAD"/>
    <w:rsid w:val="00D8781E"/>
    <w:rsid w:val="00D90788"/>
    <w:rsid w:val="00D90B79"/>
    <w:rsid w:val="00D90C09"/>
    <w:rsid w:val="00D90C83"/>
    <w:rsid w:val="00D90F8A"/>
    <w:rsid w:val="00D916F1"/>
    <w:rsid w:val="00D91800"/>
    <w:rsid w:val="00D94238"/>
    <w:rsid w:val="00D94F02"/>
    <w:rsid w:val="00D9504D"/>
    <w:rsid w:val="00D952B7"/>
    <w:rsid w:val="00D955FD"/>
    <w:rsid w:val="00D9591C"/>
    <w:rsid w:val="00D95A56"/>
    <w:rsid w:val="00D95F8A"/>
    <w:rsid w:val="00D961D7"/>
    <w:rsid w:val="00D966D4"/>
    <w:rsid w:val="00D96897"/>
    <w:rsid w:val="00D96B78"/>
    <w:rsid w:val="00D96D2D"/>
    <w:rsid w:val="00D9716A"/>
    <w:rsid w:val="00D97313"/>
    <w:rsid w:val="00D97792"/>
    <w:rsid w:val="00D97934"/>
    <w:rsid w:val="00DA073F"/>
    <w:rsid w:val="00DA093E"/>
    <w:rsid w:val="00DA09EE"/>
    <w:rsid w:val="00DA16A7"/>
    <w:rsid w:val="00DA1C56"/>
    <w:rsid w:val="00DA1CD8"/>
    <w:rsid w:val="00DA3223"/>
    <w:rsid w:val="00DA3262"/>
    <w:rsid w:val="00DA33C5"/>
    <w:rsid w:val="00DA3459"/>
    <w:rsid w:val="00DA348C"/>
    <w:rsid w:val="00DA378B"/>
    <w:rsid w:val="00DA3C27"/>
    <w:rsid w:val="00DA476D"/>
    <w:rsid w:val="00DA4B99"/>
    <w:rsid w:val="00DA4BD5"/>
    <w:rsid w:val="00DA5749"/>
    <w:rsid w:val="00DA5F75"/>
    <w:rsid w:val="00DA5FD9"/>
    <w:rsid w:val="00DA6153"/>
    <w:rsid w:val="00DA6282"/>
    <w:rsid w:val="00DA6357"/>
    <w:rsid w:val="00DA6ACF"/>
    <w:rsid w:val="00DB01B3"/>
    <w:rsid w:val="00DB03B1"/>
    <w:rsid w:val="00DB05F3"/>
    <w:rsid w:val="00DB0EC6"/>
    <w:rsid w:val="00DB23F0"/>
    <w:rsid w:val="00DB2878"/>
    <w:rsid w:val="00DB2A0C"/>
    <w:rsid w:val="00DB2BC5"/>
    <w:rsid w:val="00DB3E81"/>
    <w:rsid w:val="00DB5BCD"/>
    <w:rsid w:val="00DB6635"/>
    <w:rsid w:val="00DB6A8A"/>
    <w:rsid w:val="00DB6DFB"/>
    <w:rsid w:val="00DB6F3A"/>
    <w:rsid w:val="00DB7700"/>
    <w:rsid w:val="00DB7EBB"/>
    <w:rsid w:val="00DB7EDC"/>
    <w:rsid w:val="00DC0A7B"/>
    <w:rsid w:val="00DC1AD0"/>
    <w:rsid w:val="00DC1C51"/>
    <w:rsid w:val="00DC24C2"/>
    <w:rsid w:val="00DC2871"/>
    <w:rsid w:val="00DC2BE7"/>
    <w:rsid w:val="00DC2E3C"/>
    <w:rsid w:val="00DC3066"/>
    <w:rsid w:val="00DC3EEE"/>
    <w:rsid w:val="00DC4292"/>
    <w:rsid w:val="00DC494D"/>
    <w:rsid w:val="00DC5901"/>
    <w:rsid w:val="00DC61AB"/>
    <w:rsid w:val="00DC6684"/>
    <w:rsid w:val="00DC672E"/>
    <w:rsid w:val="00DC6A34"/>
    <w:rsid w:val="00DC6A7C"/>
    <w:rsid w:val="00DC7268"/>
    <w:rsid w:val="00DC7562"/>
    <w:rsid w:val="00DC790C"/>
    <w:rsid w:val="00DD091F"/>
    <w:rsid w:val="00DD0A63"/>
    <w:rsid w:val="00DD112B"/>
    <w:rsid w:val="00DD161E"/>
    <w:rsid w:val="00DD1E9F"/>
    <w:rsid w:val="00DD24DB"/>
    <w:rsid w:val="00DD2F3C"/>
    <w:rsid w:val="00DD40EA"/>
    <w:rsid w:val="00DD45EC"/>
    <w:rsid w:val="00DD4980"/>
    <w:rsid w:val="00DD4BD5"/>
    <w:rsid w:val="00DD53B4"/>
    <w:rsid w:val="00DD5A0B"/>
    <w:rsid w:val="00DD65FC"/>
    <w:rsid w:val="00DD694F"/>
    <w:rsid w:val="00DD71AC"/>
    <w:rsid w:val="00DD74E2"/>
    <w:rsid w:val="00DD75D5"/>
    <w:rsid w:val="00DD7A7E"/>
    <w:rsid w:val="00DD7DC9"/>
    <w:rsid w:val="00DE0B44"/>
    <w:rsid w:val="00DE10AD"/>
    <w:rsid w:val="00DE1230"/>
    <w:rsid w:val="00DE14DA"/>
    <w:rsid w:val="00DE1AFE"/>
    <w:rsid w:val="00DE1B96"/>
    <w:rsid w:val="00DE245A"/>
    <w:rsid w:val="00DE2B31"/>
    <w:rsid w:val="00DE301C"/>
    <w:rsid w:val="00DE33BC"/>
    <w:rsid w:val="00DE36E5"/>
    <w:rsid w:val="00DE3E3F"/>
    <w:rsid w:val="00DE4830"/>
    <w:rsid w:val="00DE5928"/>
    <w:rsid w:val="00DE621F"/>
    <w:rsid w:val="00DE6513"/>
    <w:rsid w:val="00DE6B0C"/>
    <w:rsid w:val="00DE6E69"/>
    <w:rsid w:val="00DE7C1C"/>
    <w:rsid w:val="00DE7E96"/>
    <w:rsid w:val="00DF0108"/>
    <w:rsid w:val="00DF052A"/>
    <w:rsid w:val="00DF0A57"/>
    <w:rsid w:val="00DF12D0"/>
    <w:rsid w:val="00DF1719"/>
    <w:rsid w:val="00DF1CA7"/>
    <w:rsid w:val="00DF1EE1"/>
    <w:rsid w:val="00DF21AA"/>
    <w:rsid w:val="00DF2303"/>
    <w:rsid w:val="00DF26FA"/>
    <w:rsid w:val="00DF3F95"/>
    <w:rsid w:val="00DF4018"/>
    <w:rsid w:val="00DF41DC"/>
    <w:rsid w:val="00DF41FA"/>
    <w:rsid w:val="00DF4698"/>
    <w:rsid w:val="00DF4724"/>
    <w:rsid w:val="00DF49C7"/>
    <w:rsid w:val="00DF6787"/>
    <w:rsid w:val="00DF6B20"/>
    <w:rsid w:val="00DF6B80"/>
    <w:rsid w:val="00DF6EB2"/>
    <w:rsid w:val="00E000C3"/>
    <w:rsid w:val="00E007E7"/>
    <w:rsid w:val="00E00BCC"/>
    <w:rsid w:val="00E014E1"/>
    <w:rsid w:val="00E01F77"/>
    <w:rsid w:val="00E02508"/>
    <w:rsid w:val="00E029FE"/>
    <w:rsid w:val="00E02BA1"/>
    <w:rsid w:val="00E02E4F"/>
    <w:rsid w:val="00E0328C"/>
    <w:rsid w:val="00E0362E"/>
    <w:rsid w:val="00E0442C"/>
    <w:rsid w:val="00E04931"/>
    <w:rsid w:val="00E04D6F"/>
    <w:rsid w:val="00E05197"/>
    <w:rsid w:val="00E05AC1"/>
    <w:rsid w:val="00E05C25"/>
    <w:rsid w:val="00E0694F"/>
    <w:rsid w:val="00E07307"/>
    <w:rsid w:val="00E073F9"/>
    <w:rsid w:val="00E076F2"/>
    <w:rsid w:val="00E07980"/>
    <w:rsid w:val="00E079A3"/>
    <w:rsid w:val="00E07F02"/>
    <w:rsid w:val="00E07F18"/>
    <w:rsid w:val="00E07F67"/>
    <w:rsid w:val="00E10111"/>
    <w:rsid w:val="00E103C1"/>
    <w:rsid w:val="00E11599"/>
    <w:rsid w:val="00E118B7"/>
    <w:rsid w:val="00E12078"/>
    <w:rsid w:val="00E12533"/>
    <w:rsid w:val="00E12624"/>
    <w:rsid w:val="00E127B5"/>
    <w:rsid w:val="00E12EB5"/>
    <w:rsid w:val="00E12EBF"/>
    <w:rsid w:val="00E12F37"/>
    <w:rsid w:val="00E13297"/>
    <w:rsid w:val="00E1379C"/>
    <w:rsid w:val="00E13862"/>
    <w:rsid w:val="00E139F3"/>
    <w:rsid w:val="00E13F74"/>
    <w:rsid w:val="00E14D65"/>
    <w:rsid w:val="00E151E3"/>
    <w:rsid w:val="00E15716"/>
    <w:rsid w:val="00E159DA"/>
    <w:rsid w:val="00E165F5"/>
    <w:rsid w:val="00E16957"/>
    <w:rsid w:val="00E16CDB"/>
    <w:rsid w:val="00E16D29"/>
    <w:rsid w:val="00E1733F"/>
    <w:rsid w:val="00E17A0C"/>
    <w:rsid w:val="00E203AD"/>
    <w:rsid w:val="00E2094B"/>
    <w:rsid w:val="00E20A58"/>
    <w:rsid w:val="00E21F67"/>
    <w:rsid w:val="00E22235"/>
    <w:rsid w:val="00E22718"/>
    <w:rsid w:val="00E22F16"/>
    <w:rsid w:val="00E232AF"/>
    <w:rsid w:val="00E23FC1"/>
    <w:rsid w:val="00E245EF"/>
    <w:rsid w:val="00E24ACA"/>
    <w:rsid w:val="00E24E7D"/>
    <w:rsid w:val="00E24F3A"/>
    <w:rsid w:val="00E2593B"/>
    <w:rsid w:val="00E2631B"/>
    <w:rsid w:val="00E26A0C"/>
    <w:rsid w:val="00E26C69"/>
    <w:rsid w:val="00E272B6"/>
    <w:rsid w:val="00E30298"/>
    <w:rsid w:val="00E30B24"/>
    <w:rsid w:val="00E31070"/>
    <w:rsid w:val="00E31332"/>
    <w:rsid w:val="00E31A91"/>
    <w:rsid w:val="00E32336"/>
    <w:rsid w:val="00E32788"/>
    <w:rsid w:val="00E32A82"/>
    <w:rsid w:val="00E334CD"/>
    <w:rsid w:val="00E335C2"/>
    <w:rsid w:val="00E33AC1"/>
    <w:rsid w:val="00E33C9A"/>
    <w:rsid w:val="00E34212"/>
    <w:rsid w:val="00E347E4"/>
    <w:rsid w:val="00E3485C"/>
    <w:rsid w:val="00E34942"/>
    <w:rsid w:val="00E353C6"/>
    <w:rsid w:val="00E35D10"/>
    <w:rsid w:val="00E35DDD"/>
    <w:rsid w:val="00E368C4"/>
    <w:rsid w:val="00E36AB6"/>
    <w:rsid w:val="00E37602"/>
    <w:rsid w:val="00E37964"/>
    <w:rsid w:val="00E37B51"/>
    <w:rsid w:val="00E37DAB"/>
    <w:rsid w:val="00E42517"/>
    <w:rsid w:val="00E430D9"/>
    <w:rsid w:val="00E43723"/>
    <w:rsid w:val="00E43F65"/>
    <w:rsid w:val="00E44DA1"/>
    <w:rsid w:val="00E4531B"/>
    <w:rsid w:val="00E45472"/>
    <w:rsid w:val="00E456ED"/>
    <w:rsid w:val="00E4668B"/>
    <w:rsid w:val="00E472E9"/>
    <w:rsid w:val="00E47456"/>
    <w:rsid w:val="00E4784B"/>
    <w:rsid w:val="00E478AF"/>
    <w:rsid w:val="00E4798E"/>
    <w:rsid w:val="00E500D6"/>
    <w:rsid w:val="00E5132C"/>
    <w:rsid w:val="00E51782"/>
    <w:rsid w:val="00E517EB"/>
    <w:rsid w:val="00E51CA8"/>
    <w:rsid w:val="00E5212C"/>
    <w:rsid w:val="00E521DD"/>
    <w:rsid w:val="00E5244A"/>
    <w:rsid w:val="00E52A12"/>
    <w:rsid w:val="00E53F92"/>
    <w:rsid w:val="00E54941"/>
    <w:rsid w:val="00E554EA"/>
    <w:rsid w:val="00E55B02"/>
    <w:rsid w:val="00E5714C"/>
    <w:rsid w:val="00E57CEE"/>
    <w:rsid w:val="00E57DDD"/>
    <w:rsid w:val="00E6067B"/>
    <w:rsid w:val="00E60715"/>
    <w:rsid w:val="00E6097B"/>
    <w:rsid w:val="00E60E6A"/>
    <w:rsid w:val="00E61237"/>
    <w:rsid w:val="00E612A4"/>
    <w:rsid w:val="00E61605"/>
    <w:rsid w:val="00E6266D"/>
    <w:rsid w:val="00E628A0"/>
    <w:rsid w:val="00E62A2A"/>
    <w:rsid w:val="00E62A9D"/>
    <w:rsid w:val="00E62DFB"/>
    <w:rsid w:val="00E632D8"/>
    <w:rsid w:val="00E63987"/>
    <w:rsid w:val="00E6450F"/>
    <w:rsid w:val="00E6487C"/>
    <w:rsid w:val="00E6507F"/>
    <w:rsid w:val="00E65869"/>
    <w:rsid w:val="00E66600"/>
    <w:rsid w:val="00E6661A"/>
    <w:rsid w:val="00E666FB"/>
    <w:rsid w:val="00E66B64"/>
    <w:rsid w:val="00E66E06"/>
    <w:rsid w:val="00E672FC"/>
    <w:rsid w:val="00E67BF0"/>
    <w:rsid w:val="00E67C7D"/>
    <w:rsid w:val="00E70616"/>
    <w:rsid w:val="00E70905"/>
    <w:rsid w:val="00E70985"/>
    <w:rsid w:val="00E7122D"/>
    <w:rsid w:val="00E71570"/>
    <w:rsid w:val="00E719E8"/>
    <w:rsid w:val="00E71BCF"/>
    <w:rsid w:val="00E71F2A"/>
    <w:rsid w:val="00E72570"/>
    <w:rsid w:val="00E73DED"/>
    <w:rsid w:val="00E743AC"/>
    <w:rsid w:val="00E745DD"/>
    <w:rsid w:val="00E74C9E"/>
    <w:rsid w:val="00E75337"/>
    <w:rsid w:val="00E755FF"/>
    <w:rsid w:val="00E759DC"/>
    <w:rsid w:val="00E75C54"/>
    <w:rsid w:val="00E760A2"/>
    <w:rsid w:val="00E7636F"/>
    <w:rsid w:val="00E7649B"/>
    <w:rsid w:val="00E76A65"/>
    <w:rsid w:val="00E76EE6"/>
    <w:rsid w:val="00E77158"/>
    <w:rsid w:val="00E77331"/>
    <w:rsid w:val="00E776C3"/>
    <w:rsid w:val="00E77707"/>
    <w:rsid w:val="00E77B51"/>
    <w:rsid w:val="00E77F28"/>
    <w:rsid w:val="00E811E6"/>
    <w:rsid w:val="00E81C01"/>
    <w:rsid w:val="00E81F1F"/>
    <w:rsid w:val="00E827D4"/>
    <w:rsid w:val="00E82A2B"/>
    <w:rsid w:val="00E82A9A"/>
    <w:rsid w:val="00E8419E"/>
    <w:rsid w:val="00E84330"/>
    <w:rsid w:val="00E85198"/>
    <w:rsid w:val="00E85230"/>
    <w:rsid w:val="00E85868"/>
    <w:rsid w:val="00E85920"/>
    <w:rsid w:val="00E86E64"/>
    <w:rsid w:val="00E87097"/>
    <w:rsid w:val="00E8749F"/>
    <w:rsid w:val="00E87648"/>
    <w:rsid w:val="00E90160"/>
    <w:rsid w:val="00E91AF3"/>
    <w:rsid w:val="00E92268"/>
    <w:rsid w:val="00E922B7"/>
    <w:rsid w:val="00E9280F"/>
    <w:rsid w:val="00E92F57"/>
    <w:rsid w:val="00E934D5"/>
    <w:rsid w:val="00E93C4C"/>
    <w:rsid w:val="00E942C7"/>
    <w:rsid w:val="00E95531"/>
    <w:rsid w:val="00E95E22"/>
    <w:rsid w:val="00E95E51"/>
    <w:rsid w:val="00E9722C"/>
    <w:rsid w:val="00E97938"/>
    <w:rsid w:val="00EA064A"/>
    <w:rsid w:val="00EA0BBF"/>
    <w:rsid w:val="00EA0C0C"/>
    <w:rsid w:val="00EA1193"/>
    <w:rsid w:val="00EA2528"/>
    <w:rsid w:val="00EA2A37"/>
    <w:rsid w:val="00EA2C88"/>
    <w:rsid w:val="00EA2DF2"/>
    <w:rsid w:val="00EA3208"/>
    <w:rsid w:val="00EA4076"/>
    <w:rsid w:val="00EA43CC"/>
    <w:rsid w:val="00EA548C"/>
    <w:rsid w:val="00EA56CE"/>
    <w:rsid w:val="00EA581E"/>
    <w:rsid w:val="00EA7666"/>
    <w:rsid w:val="00EA7767"/>
    <w:rsid w:val="00EA77D7"/>
    <w:rsid w:val="00EA7CF8"/>
    <w:rsid w:val="00EB0078"/>
    <w:rsid w:val="00EB02D8"/>
    <w:rsid w:val="00EB05D8"/>
    <w:rsid w:val="00EB06DC"/>
    <w:rsid w:val="00EB0C13"/>
    <w:rsid w:val="00EB11CD"/>
    <w:rsid w:val="00EB2816"/>
    <w:rsid w:val="00EB2ADF"/>
    <w:rsid w:val="00EB33A3"/>
    <w:rsid w:val="00EB3446"/>
    <w:rsid w:val="00EB3632"/>
    <w:rsid w:val="00EB388B"/>
    <w:rsid w:val="00EB3DAA"/>
    <w:rsid w:val="00EB4072"/>
    <w:rsid w:val="00EB4366"/>
    <w:rsid w:val="00EB438E"/>
    <w:rsid w:val="00EB480F"/>
    <w:rsid w:val="00EB5ADD"/>
    <w:rsid w:val="00EB5C63"/>
    <w:rsid w:val="00EB5F8F"/>
    <w:rsid w:val="00EB6362"/>
    <w:rsid w:val="00EB64F0"/>
    <w:rsid w:val="00EB6634"/>
    <w:rsid w:val="00EB6E96"/>
    <w:rsid w:val="00EB78B6"/>
    <w:rsid w:val="00EC110A"/>
    <w:rsid w:val="00EC1640"/>
    <w:rsid w:val="00EC17C5"/>
    <w:rsid w:val="00EC20D4"/>
    <w:rsid w:val="00EC221B"/>
    <w:rsid w:val="00EC3190"/>
    <w:rsid w:val="00EC3AB7"/>
    <w:rsid w:val="00EC429F"/>
    <w:rsid w:val="00EC4343"/>
    <w:rsid w:val="00EC4755"/>
    <w:rsid w:val="00EC5383"/>
    <w:rsid w:val="00EC5956"/>
    <w:rsid w:val="00EC5EB5"/>
    <w:rsid w:val="00EC60F8"/>
    <w:rsid w:val="00EC7224"/>
    <w:rsid w:val="00ED020B"/>
    <w:rsid w:val="00ED03D8"/>
    <w:rsid w:val="00ED2147"/>
    <w:rsid w:val="00ED2505"/>
    <w:rsid w:val="00ED2676"/>
    <w:rsid w:val="00ED2984"/>
    <w:rsid w:val="00ED2AC5"/>
    <w:rsid w:val="00ED3179"/>
    <w:rsid w:val="00ED365A"/>
    <w:rsid w:val="00ED4252"/>
    <w:rsid w:val="00ED589D"/>
    <w:rsid w:val="00ED5C38"/>
    <w:rsid w:val="00ED6D97"/>
    <w:rsid w:val="00ED6E04"/>
    <w:rsid w:val="00ED71CC"/>
    <w:rsid w:val="00ED7F65"/>
    <w:rsid w:val="00ED7F9A"/>
    <w:rsid w:val="00EE0270"/>
    <w:rsid w:val="00EE061C"/>
    <w:rsid w:val="00EE0757"/>
    <w:rsid w:val="00EE0CC9"/>
    <w:rsid w:val="00EE1718"/>
    <w:rsid w:val="00EE1CF8"/>
    <w:rsid w:val="00EE2033"/>
    <w:rsid w:val="00EE23AE"/>
    <w:rsid w:val="00EE2F09"/>
    <w:rsid w:val="00EE6A0A"/>
    <w:rsid w:val="00EE6E1F"/>
    <w:rsid w:val="00EE77A3"/>
    <w:rsid w:val="00EE78D7"/>
    <w:rsid w:val="00EF0C33"/>
    <w:rsid w:val="00EF1AAF"/>
    <w:rsid w:val="00EF1E42"/>
    <w:rsid w:val="00EF25A1"/>
    <w:rsid w:val="00EF263D"/>
    <w:rsid w:val="00EF3675"/>
    <w:rsid w:val="00EF37A6"/>
    <w:rsid w:val="00EF3D37"/>
    <w:rsid w:val="00EF4C06"/>
    <w:rsid w:val="00EF4F98"/>
    <w:rsid w:val="00EF5193"/>
    <w:rsid w:val="00EF598C"/>
    <w:rsid w:val="00EF61D4"/>
    <w:rsid w:val="00EF6CAF"/>
    <w:rsid w:val="00EF6ECD"/>
    <w:rsid w:val="00EF6F2C"/>
    <w:rsid w:val="00EF7CFE"/>
    <w:rsid w:val="00F00703"/>
    <w:rsid w:val="00F0077F"/>
    <w:rsid w:val="00F02643"/>
    <w:rsid w:val="00F02C16"/>
    <w:rsid w:val="00F02C28"/>
    <w:rsid w:val="00F032CC"/>
    <w:rsid w:val="00F03991"/>
    <w:rsid w:val="00F04521"/>
    <w:rsid w:val="00F04AD6"/>
    <w:rsid w:val="00F05305"/>
    <w:rsid w:val="00F05E11"/>
    <w:rsid w:val="00F066AA"/>
    <w:rsid w:val="00F06C55"/>
    <w:rsid w:val="00F06F3D"/>
    <w:rsid w:val="00F07072"/>
    <w:rsid w:val="00F07F38"/>
    <w:rsid w:val="00F102C9"/>
    <w:rsid w:val="00F102CE"/>
    <w:rsid w:val="00F102F8"/>
    <w:rsid w:val="00F10B8C"/>
    <w:rsid w:val="00F11411"/>
    <w:rsid w:val="00F1172C"/>
    <w:rsid w:val="00F1184A"/>
    <w:rsid w:val="00F11BCD"/>
    <w:rsid w:val="00F130BE"/>
    <w:rsid w:val="00F132CB"/>
    <w:rsid w:val="00F13717"/>
    <w:rsid w:val="00F13B5F"/>
    <w:rsid w:val="00F141B1"/>
    <w:rsid w:val="00F145E7"/>
    <w:rsid w:val="00F1487D"/>
    <w:rsid w:val="00F15046"/>
    <w:rsid w:val="00F15408"/>
    <w:rsid w:val="00F157A1"/>
    <w:rsid w:val="00F165D9"/>
    <w:rsid w:val="00F16B9D"/>
    <w:rsid w:val="00F16E61"/>
    <w:rsid w:val="00F16E99"/>
    <w:rsid w:val="00F17567"/>
    <w:rsid w:val="00F17CF3"/>
    <w:rsid w:val="00F17E01"/>
    <w:rsid w:val="00F20918"/>
    <w:rsid w:val="00F20971"/>
    <w:rsid w:val="00F20C0C"/>
    <w:rsid w:val="00F20F19"/>
    <w:rsid w:val="00F2190C"/>
    <w:rsid w:val="00F219F5"/>
    <w:rsid w:val="00F22BE6"/>
    <w:rsid w:val="00F2372F"/>
    <w:rsid w:val="00F2380A"/>
    <w:rsid w:val="00F23D06"/>
    <w:rsid w:val="00F24301"/>
    <w:rsid w:val="00F24B55"/>
    <w:rsid w:val="00F24E4B"/>
    <w:rsid w:val="00F2509E"/>
    <w:rsid w:val="00F255F3"/>
    <w:rsid w:val="00F25E06"/>
    <w:rsid w:val="00F25ED7"/>
    <w:rsid w:val="00F25FAC"/>
    <w:rsid w:val="00F268A4"/>
    <w:rsid w:val="00F26CB2"/>
    <w:rsid w:val="00F27078"/>
    <w:rsid w:val="00F30EA2"/>
    <w:rsid w:val="00F31827"/>
    <w:rsid w:val="00F31EC9"/>
    <w:rsid w:val="00F3305E"/>
    <w:rsid w:val="00F3398B"/>
    <w:rsid w:val="00F33B2E"/>
    <w:rsid w:val="00F33BCA"/>
    <w:rsid w:val="00F3543A"/>
    <w:rsid w:val="00F35743"/>
    <w:rsid w:val="00F357E3"/>
    <w:rsid w:val="00F36781"/>
    <w:rsid w:val="00F36A0F"/>
    <w:rsid w:val="00F36A25"/>
    <w:rsid w:val="00F36F6F"/>
    <w:rsid w:val="00F37FC6"/>
    <w:rsid w:val="00F40849"/>
    <w:rsid w:val="00F40A42"/>
    <w:rsid w:val="00F40F15"/>
    <w:rsid w:val="00F412E1"/>
    <w:rsid w:val="00F41745"/>
    <w:rsid w:val="00F41AD7"/>
    <w:rsid w:val="00F41B2D"/>
    <w:rsid w:val="00F42950"/>
    <w:rsid w:val="00F42A14"/>
    <w:rsid w:val="00F434E8"/>
    <w:rsid w:val="00F43C49"/>
    <w:rsid w:val="00F43EF7"/>
    <w:rsid w:val="00F44F53"/>
    <w:rsid w:val="00F45CD2"/>
    <w:rsid w:val="00F47EB4"/>
    <w:rsid w:val="00F50949"/>
    <w:rsid w:val="00F509AF"/>
    <w:rsid w:val="00F50E2B"/>
    <w:rsid w:val="00F513EE"/>
    <w:rsid w:val="00F51D34"/>
    <w:rsid w:val="00F528A9"/>
    <w:rsid w:val="00F537CE"/>
    <w:rsid w:val="00F53BDD"/>
    <w:rsid w:val="00F543AF"/>
    <w:rsid w:val="00F5486C"/>
    <w:rsid w:val="00F54ECB"/>
    <w:rsid w:val="00F5544E"/>
    <w:rsid w:val="00F55D13"/>
    <w:rsid w:val="00F56AA7"/>
    <w:rsid w:val="00F57CF5"/>
    <w:rsid w:val="00F57DFE"/>
    <w:rsid w:val="00F60724"/>
    <w:rsid w:val="00F60B31"/>
    <w:rsid w:val="00F60B99"/>
    <w:rsid w:val="00F61EA5"/>
    <w:rsid w:val="00F62663"/>
    <w:rsid w:val="00F62A99"/>
    <w:rsid w:val="00F62AA1"/>
    <w:rsid w:val="00F63489"/>
    <w:rsid w:val="00F63D92"/>
    <w:rsid w:val="00F64A09"/>
    <w:rsid w:val="00F64AFF"/>
    <w:rsid w:val="00F65152"/>
    <w:rsid w:val="00F65E5A"/>
    <w:rsid w:val="00F66975"/>
    <w:rsid w:val="00F66F07"/>
    <w:rsid w:val="00F67206"/>
    <w:rsid w:val="00F704D9"/>
    <w:rsid w:val="00F70C4F"/>
    <w:rsid w:val="00F7223C"/>
    <w:rsid w:val="00F72886"/>
    <w:rsid w:val="00F736E5"/>
    <w:rsid w:val="00F73A8A"/>
    <w:rsid w:val="00F73D1A"/>
    <w:rsid w:val="00F73F00"/>
    <w:rsid w:val="00F74203"/>
    <w:rsid w:val="00F74A52"/>
    <w:rsid w:val="00F74BF7"/>
    <w:rsid w:val="00F75C5C"/>
    <w:rsid w:val="00F767E2"/>
    <w:rsid w:val="00F77092"/>
    <w:rsid w:val="00F77843"/>
    <w:rsid w:val="00F77A02"/>
    <w:rsid w:val="00F77C83"/>
    <w:rsid w:val="00F8045E"/>
    <w:rsid w:val="00F80708"/>
    <w:rsid w:val="00F8140D"/>
    <w:rsid w:val="00F81474"/>
    <w:rsid w:val="00F814E0"/>
    <w:rsid w:val="00F819F5"/>
    <w:rsid w:val="00F81BF6"/>
    <w:rsid w:val="00F82094"/>
    <w:rsid w:val="00F8228D"/>
    <w:rsid w:val="00F82C65"/>
    <w:rsid w:val="00F82EFD"/>
    <w:rsid w:val="00F8370D"/>
    <w:rsid w:val="00F837EE"/>
    <w:rsid w:val="00F8506D"/>
    <w:rsid w:val="00F85D00"/>
    <w:rsid w:val="00F8607E"/>
    <w:rsid w:val="00F861BB"/>
    <w:rsid w:val="00F865CB"/>
    <w:rsid w:val="00F866BB"/>
    <w:rsid w:val="00F87603"/>
    <w:rsid w:val="00F87722"/>
    <w:rsid w:val="00F87823"/>
    <w:rsid w:val="00F87E01"/>
    <w:rsid w:val="00F9100D"/>
    <w:rsid w:val="00F919BB"/>
    <w:rsid w:val="00F922F0"/>
    <w:rsid w:val="00F92C5B"/>
    <w:rsid w:val="00F9311C"/>
    <w:rsid w:val="00F9313A"/>
    <w:rsid w:val="00F93467"/>
    <w:rsid w:val="00F93E0B"/>
    <w:rsid w:val="00F94508"/>
    <w:rsid w:val="00F9460D"/>
    <w:rsid w:val="00F957D9"/>
    <w:rsid w:val="00F95BED"/>
    <w:rsid w:val="00F964A8"/>
    <w:rsid w:val="00F96EB5"/>
    <w:rsid w:val="00F971D2"/>
    <w:rsid w:val="00F974C1"/>
    <w:rsid w:val="00FA0437"/>
    <w:rsid w:val="00FA0E73"/>
    <w:rsid w:val="00FA13DA"/>
    <w:rsid w:val="00FA15EA"/>
    <w:rsid w:val="00FA183D"/>
    <w:rsid w:val="00FA333C"/>
    <w:rsid w:val="00FA3AE4"/>
    <w:rsid w:val="00FA3AE9"/>
    <w:rsid w:val="00FA4722"/>
    <w:rsid w:val="00FA4F97"/>
    <w:rsid w:val="00FA564C"/>
    <w:rsid w:val="00FA59F3"/>
    <w:rsid w:val="00FA5DDD"/>
    <w:rsid w:val="00FA5E50"/>
    <w:rsid w:val="00FA66CE"/>
    <w:rsid w:val="00FA6D70"/>
    <w:rsid w:val="00FA7538"/>
    <w:rsid w:val="00FA770C"/>
    <w:rsid w:val="00FA7728"/>
    <w:rsid w:val="00FA7F25"/>
    <w:rsid w:val="00FB0305"/>
    <w:rsid w:val="00FB062C"/>
    <w:rsid w:val="00FB105C"/>
    <w:rsid w:val="00FB1550"/>
    <w:rsid w:val="00FB1B5A"/>
    <w:rsid w:val="00FB219C"/>
    <w:rsid w:val="00FB2903"/>
    <w:rsid w:val="00FB2949"/>
    <w:rsid w:val="00FB4833"/>
    <w:rsid w:val="00FB4B4A"/>
    <w:rsid w:val="00FB51F8"/>
    <w:rsid w:val="00FB5786"/>
    <w:rsid w:val="00FB5EBE"/>
    <w:rsid w:val="00FB5FC7"/>
    <w:rsid w:val="00FB6F9E"/>
    <w:rsid w:val="00FB74FA"/>
    <w:rsid w:val="00FB7C91"/>
    <w:rsid w:val="00FC059D"/>
    <w:rsid w:val="00FC0DD3"/>
    <w:rsid w:val="00FC16CB"/>
    <w:rsid w:val="00FC1F59"/>
    <w:rsid w:val="00FC29EF"/>
    <w:rsid w:val="00FC2CDC"/>
    <w:rsid w:val="00FC2E62"/>
    <w:rsid w:val="00FC341E"/>
    <w:rsid w:val="00FC38A4"/>
    <w:rsid w:val="00FC3B46"/>
    <w:rsid w:val="00FC420D"/>
    <w:rsid w:val="00FC455F"/>
    <w:rsid w:val="00FC4AB4"/>
    <w:rsid w:val="00FC4E92"/>
    <w:rsid w:val="00FC65B4"/>
    <w:rsid w:val="00FC6DEE"/>
    <w:rsid w:val="00FC7AF5"/>
    <w:rsid w:val="00FC7B72"/>
    <w:rsid w:val="00FD04F3"/>
    <w:rsid w:val="00FD1523"/>
    <w:rsid w:val="00FD196D"/>
    <w:rsid w:val="00FD1A22"/>
    <w:rsid w:val="00FD29AA"/>
    <w:rsid w:val="00FD29BB"/>
    <w:rsid w:val="00FD3296"/>
    <w:rsid w:val="00FD34CD"/>
    <w:rsid w:val="00FD4C08"/>
    <w:rsid w:val="00FD4F72"/>
    <w:rsid w:val="00FD6316"/>
    <w:rsid w:val="00FD6E0C"/>
    <w:rsid w:val="00FD72CB"/>
    <w:rsid w:val="00FD770B"/>
    <w:rsid w:val="00FD7A4A"/>
    <w:rsid w:val="00FD7B0D"/>
    <w:rsid w:val="00FD7B12"/>
    <w:rsid w:val="00FD7B96"/>
    <w:rsid w:val="00FD7F5C"/>
    <w:rsid w:val="00FE0E20"/>
    <w:rsid w:val="00FE11B6"/>
    <w:rsid w:val="00FE1510"/>
    <w:rsid w:val="00FE203D"/>
    <w:rsid w:val="00FE2067"/>
    <w:rsid w:val="00FE20E7"/>
    <w:rsid w:val="00FE239F"/>
    <w:rsid w:val="00FE2A42"/>
    <w:rsid w:val="00FE3230"/>
    <w:rsid w:val="00FE331D"/>
    <w:rsid w:val="00FE3582"/>
    <w:rsid w:val="00FE3981"/>
    <w:rsid w:val="00FE3DD4"/>
    <w:rsid w:val="00FE3DFB"/>
    <w:rsid w:val="00FE3E10"/>
    <w:rsid w:val="00FE3EA5"/>
    <w:rsid w:val="00FE4C47"/>
    <w:rsid w:val="00FE70AA"/>
    <w:rsid w:val="00FE720C"/>
    <w:rsid w:val="00FE7465"/>
    <w:rsid w:val="00FE7528"/>
    <w:rsid w:val="00FE76AD"/>
    <w:rsid w:val="00FE76FD"/>
    <w:rsid w:val="00FE7F0B"/>
    <w:rsid w:val="00FF027D"/>
    <w:rsid w:val="00FF081B"/>
    <w:rsid w:val="00FF2767"/>
    <w:rsid w:val="00FF2B20"/>
    <w:rsid w:val="00FF2FFF"/>
    <w:rsid w:val="00FF4147"/>
    <w:rsid w:val="00FF4551"/>
    <w:rsid w:val="00FF467D"/>
    <w:rsid w:val="00FF484E"/>
    <w:rsid w:val="00FF4C88"/>
    <w:rsid w:val="00FF507A"/>
    <w:rsid w:val="00FF53CD"/>
    <w:rsid w:val="00FF5B5D"/>
    <w:rsid w:val="00FF5D42"/>
    <w:rsid w:val="00FF6AC1"/>
    <w:rsid w:val="00FF6C25"/>
    <w:rsid w:val="00FF6D45"/>
    <w:rsid w:val="00FF70AE"/>
    <w:rsid w:val="1140E4FB"/>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6461B"/>
  <w15:chartTrackingRefBased/>
  <w15:docId w15:val="{81512180-ECF8-4604-9F42-712D4CEB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HK"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F8F"/>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8C48D4"/>
    <w:pPr>
      <w:widowControl w:val="0"/>
      <w:autoSpaceDE w:val="0"/>
      <w:spacing w:beforeLines="50" w:before="120" w:afterLines="50" w:after="120"/>
      <w:jc w:val="both"/>
      <w:outlineLvl w:val="0"/>
    </w:pPr>
    <w:rPr>
      <w:rFonts w:eastAsia="SimSun"/>
      <w:b/>
      <w:bCs/>
      <w:kern w:val="2"/>
    </w:rPr>
  </w:style>
  <w:style w:type="paragraph" w:styleId="Heading2">
    <w:name w:val="heading 2"/>
    <w:basedOn w:val="Normal"/>
    <w:next w:val="Normal"/>
    <w:link w:val="Heading2Char"/>
    <w:uiPriority w:val="9"/>
    <w:semiHidden/>
    <w:unhideWhenUsed/>
    <w:qFormat/>
    <w:rsid w:val="006D1DD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1B4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B613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158E"/>
    <w:pPr>
      <w:spacing w:beforeLines="50" w:before="50" w:afterLines="50" w:after="50"/>
      <w:ind w:left="720"/>
      <w:contextualSpacing/>
    </w:pPr>
    <w:rPr>
      <w:rFonts w:eastAsiaTheme="minorEastAsia" w:cstheme="minorBidi"/>
      <w:szCs w:val="22"/>
      <w:lang w:val="en-HK"/>
    </w:rPr>
  </w:style>
  <w:style w:type="paragraph" w:styleId="BalloonText">
    <w:name w:val="Balloon Text"/>
    <w:basedOn w:val="Normal"/>
    <w:link w:val="BalloonTextChar"/>
    <w:uiPriority w:val="99"/>
    <w:semiHidden/>
    <w:unhideWhenUsed/>
    <w:rsid w:val="00367CF0"/>
    <w:pPr>
      <w:spacing w:beforeLines="50" w:before="50" w:afterLines="50"/>
    </w:pPr>
    <w:rPr>
      <w:rFonts w:ascii="Segoe UI" w:eastAsiaTheme="minorEastAsia" w:hAnsi="Segoe UI" w:cs="Segoe UI"/>
      <w:sz w:val="18"/>
      <w:szCs w:val="18"/>
      <w:lang w:val="en-HK"/>
    </w:rPr>
  </w:style>
  <w:style w:type="character" w:customStyle="1" w:styleId="BalloonTextChar">
    <w:name w:val="Balloon Text Char"/>
    <w:basedOn w:val="DefaultParagraphFont"/>
    <w:link w:val="BalloonText"/>
    <w:uiPriority w:val="99"/>
    <w:semiHidden/>
    <w:rsid w:val="00367CF0"/>
    <w:rPr>
      <w:rFonts w:ascii="Segoe UI" w:hAnsi="Segoe UI" w:cs="Segoe UI"/>
      <w:sz w:val="18"/>
      <w:szCs w:val="18"/>
    </w:rPr>
  </w:style>
  <w:style w:type="paragraph" w:styleId="NoSpacing">
    <w:name w:val="No Spacing"/>
    <w:uiPriority w:val="1"/>
    <w:qFormat/>
    <w:rsid w:val="00D16902"/>
    <w:pPr>
      <w:spacing w:after="0" w:line="240" w:lineRule="auto"/>
    </w:pPr>
  </w:style>
  <w:style w:type="paragraph" w:styleId="Revision">
    <w:name w:val="Revision"/>
    <w:hidden/>
    <w:uiPriority w:val="99"/>
    <w:semiHidden/>
    <w:rsid w:val="003A51D6"/>
    <w:pPr>
      <w:spacing w:after="0" w:line="240" w:lineRule="auto"/>
    </w:pPr>
  </w:style>
  <w:style w:type="paragraph" w:customStyle="1" w:styleId="Paragraph">
    <w:name w:val="Paragraph"/>
    <w:basedOn w:val="Normal"/>
    <w:link w:val="ParagraphChar"/>
    <w:qFormat/>
    <w:rsid w:val="00E34212"/>
    <w:pPr>
      <w:widowControl w:val="0"/>
      <w:snapToGrid w:val="0"/>
      <w:spacing w:afterLines="50" w:after="120"/>
    </w:pPr>
    <w:rPr>
      <w:rFonts w:eastAsiaTheme="minorEastAsia"/>
      <w:color w:val="000000"/>
      <w:kern w:val="2"/>
    </w:rPr>
  </w:style>
  <w:style w:type="character" w:customStyle="1" w:styleId="ParagraphChar">
    <w:name w:val="Paragraph Char"/>
    <w:basedOn w:val="DefaultParagraphFont"/>
    <w:link w:val="Paragraph"/>
    <w:qFormat/>
    <w:rsid w:val="00E34212"/>
    <w:rPr>
      <w:rFonts w:ascii="Times New Roman" w:hAnsi="Times New Roman" w:cs="Times New Roman"/>
      <w:color w:val="000000"/>
      <w:kern w:val="2"/>
      <w:sz w:val="24"/>
      <w:szCs w:val="24"/>
      <w:lang w:val="en-US"/>
    </w:rPr>
  </w:style>
  <w:style w:type="character" w:styleId="CommentReference">
    <w:name w:val="annotation reference"/>
    <w:basedOn w:val="DefaultParagraphFont"/>
    <w:uiPriority w:val="99"/>
    <w:semiHidden/>
    <w:unhideWhenUsed/>
    <w:rsid w:val="00406688"/>
    <w:rPr>
      <w:sz w:val="21"/>
      <w:szCs w:val="21"/>
    </w:rPr>
  </w:style>
  <w:style w:type="paragraph" w:styleId="CommentText">
    <w:name w:val="annotation text"/>
    <w:basedOn w:val="Normal"/>
    <w:link w:val="CommentTextChar"/>
    <w:uiPriority w:val="99"/>
    <w:unhideWhenUsed/>
    <w:rsid w:val="00406688"/>
    <w:pPr>
      <w:spacing w:beforeLines="50" w:before="50" w:afterLines="50" w:after="50"/>
    </w:pPr>
    <w:rPr>
      <w:rFonts w:eastAsiaTheme="minorEastAsia" w:cstheme="minorBidi"/>
      <w:szCs w:val="22"/>
      <w:lang w:val="en-HK"/>
    </w:rPr>
  </w:style>
  <w:style w:type="character" w:customStyle="1" w:styleId="CommentTextChar">
    <w:name w:val="Comment Text Char"/>
    <w:basedOn w:val="DefaultParagraphFont"/>
    <w:link w:val="CommentText"/>
    <w:uiPriority w:val="99"/>
    <w:rsid w:val="00406688"/>
    <w:rPr>
      <w:rFonts w:ascii="Times New Roman" w:hAnsi="Times New Roman"/>
      <w:sz w:val="24"/>
    </w:rPr>
  </w:style>
  <w:style w:type="paragraph" w:styleId="CommentSubject">
    <w:name w:val="annotation subject"/>
    <w:basedOn w:val="CommentText"/>
    <w:next w:val="CommentText"/>
    <w:link w:val="CommentSubjectChar"/>
    <w:uiPriority w:val="99"/>
    <w:semiHidden/>
    <w:unhideWhenUsed/>
    <w:rsid w:val="00406688"/>
    <w:rPr>
      <w:b/>
      <w:bCs/>
    </w:rPr>
  </w:style>
  <w:style w:type="character" w:customStyle="1" w:styleId="CommentSubjectChar">
    <w:name w:val="Comment Subject Char"/>
    <w:basedOn w:val="CommentTextChar"/>
    <w:link w:val="CommentSubject"/>
    <w:uiPriority w:val="99"/>
    <w:semiHidden/>
    <w:rsid w:val="00406688"/>
    <w:rPr>
      <w:rFonts w:ascii="Times New Roman" w:hAnsi="Times New Roman"/>
      <w:b/>
      <w:bCs/>
      <w:sz w:val="24"/>
    </w:rPr>
  </w:style>
  <w:style w:type="paragraph" w:styleId="Header">
    <w:name w:val="header"/>
    <w:basedOn w:val="Normal"/>
    <w:link w:val="HeaderChar"/>
    <w:uiPriority w:val="99"/>
    <w:unhideWhenUsed/>
    <w:rsid w:val="00CF7A94"/>
    <w:pPr>
      <w:pBdr>
        <w:bottom w:val="single" w:sz="6" w:space="1" w:color="auto"/>
      </w:pBdr>
      <w:tabs>
        <w:tab w:val="center" w:pos="4153"/>
        <w:tab w:val="right" w:pos="8306"/>
      </w:tabs>
      <w:snapToGrid w:val="0"/>
      <w:spacing w:beforeLines="50" w:before="50" w:afterLines="50" w:after="50"/>
      <w:jc w:val="center"/>
    </w:pPr>
    <w:rPr>
      <w:rFonts w:eastAsiaTheme="minorEastAsia" w:cstheme="minorBidi"/>
      <w:sz w:val="18"/>
      <w:szCs w:val="18"/>
      <w:lang w:val="en-HK"/>
    </w:rPr>
  </w:style>
  <w:style w:type="character" w:customStyle="1" w:styleId="HeaderChar">
    <w:name w:val="Header Char"/>
    <w:basedOn w:val="DefaultParagraphFont"/>
    <w:link w:val="Header"/>
    <w:uiPriority w:val="99"/>
    <w:rsid w:val="00CF7A94"/>
    <w:rPr>
      <w:rFonts w:ascii="Times New Roman" w:hAnsi="Times New Roman"/>
      <w:sz w:val="18"/>
      <w:szCs w:val="18"/>
    </w:rPr>
  </w:style>
  <w:style w:type="paragraph" w:styleId="Footer">
    <w:name w:val="footer"/>
    <w:basedOn w:val="Normal"/>
    <w:link w:val="FooterChar"/>
    <w:uiPriority w:val="99"/>
    <w:unhideWhenUsed/>
    <w:rsid w:val="00CF7A94"/>
    <w:pPr>
      <w:tabs>
        <w:tab w:val="center" w:pos="4153"/>
        <w:tab w:val="right" w:pos="8306"/>
      </w:tabs>
      <w:snapToGrid w:val="0"/>
      <w:spacing w:beforeLines="50" w:before="50" w:afterLines="50" w:after="50"/>
    </w:pPr>
    <w:rPr>
      <w:rFonts w:eastAsiaTheme="minorEastAsia" w:cstheme="minorBidi"/>
      <w:sz w:val="18"/>
      <w:szCs w:val="18"/>
      <w:lang w:val="en-HK"/>
    </w:rPr>
  </w:style>
  <w:style w:type="character" w:customStyle="1" w:styleId="FooterChar">
    <w:name w:val="Footer Char"/>
    <w:basedOn w:val="DefaultParagraphFont"/>
    <w:link w:val="Footer"/>
    <w:uiPriority w:val="99"/>
    <w:rsid w:val="00CF7A94"/>
    <w:rPr>
      <w:rFonts w:ascii="Times New Roman" w:hAnsi="Times New Roman"/>
      <w:sz w:val="18"/>
      <w:szCs w:val="18"/>
    </w:rPr>
  </w:style>
  <w:style w:type="paragraph" w:styleId="FootnoteText">
    <w:name w:val="footnote text"/>
    <w:basedOn w:val="Normal"/>
    <w:link w:val="FootnoteTextChar"/>
    <w:uiPriority w:val="99"/>
    <w:unhideWhenUsed/>
    <w:rsid w:val="00EE0757"/>
    <w:pPr>
      <w:snapToGrid w:val="0"/>
      <w:spacing w:beforeLines="50" w:before="50" w:afterLines="50" w:after="50"/>
    </w:pPr>
    <w:rPr>
      <w:rFonts w:eastAsiaTheme="minorEastAsia" w:cstheme="minorBidi"/>
      <w:sz w:val="18"/>
      <w:szCs w:val="18"/>
      <w:lang w:val="en-HK"/>
    </w:rPr>
  </w:style>
  <w:style w:type="character" w:customStyle="1" w:styleId="FootnoteTextChar">
    <w:name w:val="Footnote Text Char"/>
    <w:basedOn w:val="DefaultParagraphFont"/>
    <w:link w:val="FootnoteText"/>
    <w:uiPriority w:val="99"/>
    <w:rsid w:val="00EE0757"/>
    <w:rPr>
      <w:rFonts w:ascii="Times New Roman" w:hAnsi="Times New Roman"/>
      <w:sz w:val="18"/>
      <w:szCs w:val="18"/>
    </w:rPr>
  </w:style>
  <w:style w:type="character" w:styleId="FootnoteReference">
    <w:name w:val="footnote reference"/>
    <w:basedOn w:val="DefaultParagraphFont"/>
    <w:uiPriority w:val="99"/>
    <w:unhideWhenUsed/>
    <w:rsid w:val="00EE0757"/>
    <w:rPr>
      <w:vertAlign w:val="superscript"/>
    </w:rPr>
  </w:style>
  <w:style w:type="character" w:styleId="Hyperlink">
    <w:name w:val="Hyperlink"/>
    <w:basedOn w:val="DefaultParagraphFont"/>
    <w:uiPriority w:val="99"/>
    <w:unhideWhenUsed/>
    <w:rsid w:val="00EE0757"/>
    <w:rPr>
      <w:color w:val="0563C1" w:themeColor="hyperlink"/>
      <w:u w:val="single"/>
    </w:rPr>
  </w:style>
  <w:style w:type="character" w:customStyle="1" w:styleId="UnresolvedMention1">
    <w:name w:val="Unresolved Mention1"/>
    <w:basedOn w:val="DefaultParagraphFont"/>
    <w:uiPriority w:val="99"/>
    <w:semiHidden/>
    <w:unhideWhenUsed/>
    <w:rsid w:val="00EE0757"/>
    <w:rPr>
      <w:color w:val="605E5C"/>
      <w:shd w:val="clear" w:color="auto" w:fill="E1DFDD"/>
    </w:rPr>
  </w:style>
  <w:style w:type="table" w:styleId="ListTable6Colorful">
    <w:name w:val="List Table 6 Colorful"/>
    <w:basedOn w:val="TableNormal"/>
    <w:uiPriority w:val="51"/>
    <w:rsid w:val="00DB7EBB"/>
    <w:pPr>
      <w:spacing w:after="0" w:line="240" w:lineRule="auto"/>
    </w:pPr>
    <w:rPr>
      <w:color w:val="000000" w:themeColor="text1"/>
      <w:kern w:val="2"/>
      <w:sz w:val="21"/>
      <w:lang w:val="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1">
    <w:name w:val="未处理的提及1"/>
    <w:basedOn w:val="DefaultParagraphFont"/>
    <w:uiPriority w:val="99"/>
    <w:semiHidden/>
    <w:unhideWhenUsed/>
    <w:rsid w:val="0033328A"/>
    <w:rPr>
      <w:color w:val="605E5C"/>
      <w:shd w:val="clear" w:color="auto" w:fill="E1DFDD"/>
    </w:rPr>
  </w:style>
  <w:style w:type="character" w:customStyle="1" w:styleId="cf01">
    <w:name w:val="cf01"/>
    <w:basedOn w:val="DefaultParagraphFont"/>
    <w:rsid w:val="0088254F"/>
    <w:rPr>
      <w:rFonts w:ascii="Microsoft YaHei UI" w:eastAsia="Microsoft YaHei UI" w:hAnsi="Microsoft YaHei UI" w:hint="eastAsia"/>
      <w:sz w:val="18"/>
      <w:szCs w:val="18"/>
    </w:rPr>
  </w:style>
  <w:style w:type="table" w:styleId="PlainTable2">
    <w:name w:val="Plain Table 2"/>
    <w:basedOn w:val="TableNormal"/>
    <w:uiPriority w:val="42"/>
    <w:rsid w:val="001E410C"/>
    <w:pPr>
      <w:spacing w:after="0" w:line="240" w:lineRule="auto"/>
    </w:pPr>
    <w:rPr>
      <w:kern w:val="2"/>
      <w:sz w:val="21"/>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2">
    <w:name w:val="Unresolved Mention2"/>
    <w:basedOn w:val="DefaultParagraphFont"/>
    <w:uiPriority w:val="99"/>
    <w:semiHidden/>
    <w:unhideWhenUsed/>
    <w:rsid w:val="00CA64C1"/>
    <w:rPr>
      <w:color w:val="605E5C"/>
      <w:shd w:val="clear" w:color="auto" w:fill="E1DFDD"/>
    </w:rPr>
  </w:style>
  <w:style w:type="character" w:styleId="EndnoteReference">
    <w:name w:val="endnote reference"/>
    <w:basedOn w:val="DefaultParagraphFont"/>
    <w:uiPriority w:val="99"/>
    <w:semiHidden/>
    <w:unhideWhenUsed/>
    <w:rsid w:val="00F60B99"/>
    <w:rPr>
      <w:vertAlign w:val="superscript"/>
    </w:rPr>
  </w:style>
  <w:style w:type="character" w:customStyle="1" w:styleId="UnresolvedMention3">
    <w:name w:val="Unresolved Mention3"/>
    <w:basedOn w:val="DefaultParagraphFont"/>
    <w:uiPriority w:val="99"/>
    <w:semiHidden/>
    <w:unhideWhenUsed/>
    <w:rsid w:val="00B06FBE"/>
    <w:rPr>
      <w:color w:val="605E5C"/>
      <w:shd w:val="clear" w:color="auto" w:fill="E1DFDD"/>
    </w:rPr>
  </w:style>
  <w:style w:type="paragraph" w:styleId="NormalWeb">
    <w:name w:val="Normal (Web)"/>
    <w:basedOn w:val="Normal"/>
    <w:uiPriority w:val="99"/>
    <w:unhideWhenUsed/>
    <w:rsid w:val="00347B4B"/>
    <w:pPr>
      <w:spacing w:before="100" w:beforeAutospacing="1" w:after="100" w:afterAutospacing="1"/>
    </w:pPr>
  </w:style>
  <w:style w:type="character" w:styleId="Strong">
    <w:name w:val="Strong"/>
    <w:basedOn w:val="DefaultParagraphFont"/>
    <w:uiPriority w:val="22"/>
    <w:qFormat/>
    <w:rsid w:val="008143C2"/>
    <w:rPr>
      <w:b/>
      <w:bCs/>
    </w:rPr>
  </w:style>
  <w:style w:type="character" w:customStyle="1" w:styleId="Heading1Char">
    <w:name w:val="Heading 1 Char"/>
    <w:basedOn w:val="DefaultParagraphFont"/>
    <w:link w:val="Heading1"/>
    <w:uiPriority w:val="9"/>
    <w:rsid w:val="008C48D4"/>
    <w:rPr>
      <w:rFonts w:ascii="Times New Roman" w:eastAsia="SimSun" w:hAnsi="Times New Roman" w:cs="Times New Roman"/>
      <w:b/>
      <w:bCs/>
      <w:kern w:val="2"/>
      <w:sz w:val="24"/>
      <w:szCs w:val="24"/>
      <w:lang w:val="en-US"/>
    </w:rPr>
  </w:style>
  <w:style w:type="paragraph" w:customStyle="1" w:styleId="TableFiguretitle">
    <w:name w:val="Table/Figure title"/>
    <w:link w:val="TableFiguretitle0"/>
    <w:qFormat/>
    <w:rsid w:val="009161C6"/>
    <w:pPr>
      <w:spacing w:after="120" w:line="240" w:lineRule="auto"/>
      <w:jc w:val="center"/>
    </w:pPr>
    <w:rPr>
      <w:rFonts w:ascii="Times New Roman" w:hAnsi="Times New Roman" w:cs="Times New Roman"/>
      <w:b/>
      <w:color w:val="000000"/>
      <w:lang w:val="en-US"/>
    </w:rPr>
  </w:style>
  <w:style w:type="character" w:customStyle="1" w:styleId="TableFiguretitle0">
    <w:name w:val="Table/Figure title 字符"/>
    <w:basedOn w:val="DefaultParagraphFont"/>
    <w:link w:val="TableFiguretitle"/>
    <w:rsid w:val="009161C6"/>
    <w:rPr>
      <w:rFonts w:ascii="Times New Roman" w:hAnsi="Times New Roman" w:cs="Times New Roman"/>
      <w:b/>
      <w:color w:val="000000"/>
      <w:lang w:val="en-US"/>
    </w:rPr>
  </w:style>
  <w:style w:type="character" w:styleId="UnresolvedMention">
    <w:name w:val="Unresolved Mention"/>
    <w:basedOn w:val="DefaultParagraphFont"/>
    <w:uiPriority w:val="99"/>
    <w:semiHidden/>
    <w:unhideWhenUsed/>
    <w:rsid w:val="008F70D7"/>
    <w:rPr>
      <w:color w:val="605E5C"/>
      <w:shd w:val="clear" w:color="auto" w:fill="E1DFDD"/>
    </w:rPr>
  </w:style>
  <w:style w:type="character" w:styleId="Emphasis">
    <w:name w:val="Emphasis"/>
    <w:basedOn w:val="DefaultParagraphFont"/>
    <w:uiPriority w:val="20"/>
    <w:qFormat/>
    <w:rsid w:val="0078116C"/>
    <w:rPr>
      <w:i/>
      <w:iCs/>
    </w:rPr>
  </w:style>
  <w:style w:type="paragraph" w:styleId="Bibliography">
    <w:name w:val="Bibliography"/>
    <w:basedOn w:val="Normal"/>
    <w:next w:val="Normal"/>
    <w:uiPriority w:val="37"/>
    <w:semiHidden/>
    <w:unhideWhenUsed/>
    <w:rsid w:val="00EB0C13"/>
  </w:style>
  <w:style w:type="character" w:customStyle="1" w:styleId="Heading2Char">
    <w:name w:val="Heading 2 Char"/>
    <w:basedOn w:val="DefaultParagraphFont"/>
    <w:link w:val="Heading2"/>
    <w:uiPriority w:val="9"/>
    <w:semiHidden/>
    <w:rsid w:val="006D1DD5"/>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semiHidden/>
    <w:rsid w:val="002E1B4F"/>
    <w:rPr>
      <w:rFonts w:asciiTheme="majorHAnsi" w:eastAsiaTheme="majorEastAsia" w:hAnsiTheme="majorHAnsi" w:cstheme="majorBidi"/>
      <w:color w:val="1F3763" w:themeColor="accent1" w:themeShade="7F"/>
      <w:sz w:val="24"/>
      <w:szCs w:val="24"/>
      <w:lang w:val="en-US"/>
    </w:rPr>
  </w:style>
  <w:style w:type="character" w:styleId="FollowedHyperlink">
    <w:name w:val="FollowedHyperlink"/>
    <w:basedOn w:val="DefaultParagraphFont"/>
    <w:uiPriority w:val="99"/>
    <w:semiHidden/>
    <w:unhideWhenUsed/>
    <w:rsid w:val="00DC4292"/>
    <w:rPr>
      <w:color w:val="954F72" w:themeColor="followedHyperlink"/>
      <w:u w:val="single"/>
    </w:rPr>
  </w:style>
  <w:style w:type="paragraph" w:customStyle="1" w:styleId="pf0">
    <w:name w:val="pf0"/>
    <w:basedOn w:val="Normal"/>
    <w:rsid w:val="00AE06B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62458">
      <w:bodyDiv w:val="1"/>
      <w:marLeft w:val="0"/>
      <w:marRight w:val="0"/>
      <w:marTop w:val="0"/>
      <w:marBottom w:val="0"/>
      <w:divBdr>
        <w:top w:val="none" w:sz="0" w:space="0" w:color="auto"/>
        <w:left w:val="none" w:sz="0" w:space="0" w:color="auto"/>
        <w:bottom w:val="none" w:sz="0" w:space="0" w:color="auto"/>
        <w:right w:val="none" w:sz="0" w:space="0" w:color="auto"/>
      </w:divBdr>
    </w:div>
    <w:div w:id="54133768">
      <w:bodyDiv w:val="1"/>
      <w:marLeft w:val="0"/>
      <w:marRight w:val="0"/>
      <w:marTop w:val="0"/>
      <w:marBottom w:val="0"/>
      <w:divBdr>
        <w:top w:val="none" w:sz="0" w:space="0" w:color="auto"/>
        <w:left w:val="none" w:sz="0" w:space="0" w:color="auto"/>
        <w:bottom w:val="none" w:sz="0" w:space="0" w:color="auto"/>
        <w:right w:val="none" w:sz="0" w:space="0" w:color="auto"/>
      </w:divBdr>
    </w:div>
    <w:div w:id="57167251">
      <w:bodyDiv w:val="1"/>
      <w:marLeft w:val="0"/>
      <w:marRight w:val="0"/>
      <w:marTop w:val="0"/>
      <w:marBottom w:val="0"/>
      <w:divBdr>
        <w:top w:val="none" w:sz="0" w:space="0" w:color="auto"/>
        <w:left w:val="none" w:sz="0" w:space="0" w:color="auto"/>
        <w:bottom w:val="none" w:sz="0" w:space="0" w:color="auto"/>
        <w:right w:val="none" w:sz="0" w:space="0" w:color="auto"/>
      </w:divBdr>
    </w:div>
    <w:div w:id="62459342">
      <w:bodyDiv w:val="1"/>
      <w:marLeft w:val="0"/>
      <w:marRight w:val="0"/>
      <w:marTop w:val="0"/>
      <w:marBottom w:val="0"/>
      <w:divBdr>
        <w:top w:val="none" w:sz="0" w:space="0" w:color="auto"/>
        <w:left w:val="none" w:sz="0" w:space="0" w:color="auto"/>
        <w:bottom w:val="none" w:sz="0" w:space="0" w:color="auto"/>
        <w:right w:val="none" w:sz="0" w:space="0" w:color="auto"/>
      </w:divBdr>
    </w:div>
    <w:div w:id="62991034">
      <w:bodyDiv w:val="1"/>
      <w:marLeft w:val="0"/>
      <w:marRight w:val="0"/>
      <w:marTop w:val="0"/>
      <w:marBottom w:val="0"/>
      <w:divBdr>
        <w:top w:val="none" w:sz="0" w:space="0" w:color="auto"/>
        <w:left w:val="none" w:sz="0" w:space="0" w:color="auto"/>
        <w:bottom w:val="none" w:sz="0" w:space="0" w:color="auto"/>
        <w:right w:val="none" w:sz="0" w:space="0" w:color="auto"/>
      </w:divBdr>
    </w:div>
    <w:div w:id="75592449">
      <w:bodyDiv w:val="1"/>
      <w:marLeft w:val="0"/>
      <w:marRight w:val="0"/>
      <w:marTop w:val="0"/>
      <w:marBottom w:val="0"/>
      <w:divBdr>
        <w:top w:val="none" w:sz="0" w:space="0" w:color="auto"/>
        <w:left w:val="none" w:sz="0" w:space="0" w:color="auto"/>
        <w:bottom w:val="none" w:sz="0" w:space="0" w:color="auto"/>
        <w:right w:val="none" w:sz="0" w:space="0" w:color="auto"/>
      </w:divBdr>
      <w:divsChild>
        <w:div w:id="38745011">
          <w:marLeft w:val="480"/>
          <w:marRight w:val="0"/>
          <w:marTop w:val="0"/>
          <w:marBottom w:val="0"/>
          <w:divBdr>
            <w:top w:val="none" w:sz="0" w:space="0" w:color="auto"/>
            <w:left w:val="none" w:sz="0" w:space="0" w:color="auto"/>
            <w:bottom w:val="none" w:sz="0" w:space="0" w:color="auto"/>
            <w:right w:val="none" w:sz="0" w:space="0" w:color="auto"/>
          </w:divBdr>
          <w:divsChild>
            <w:div w:id="19062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5768">
      <w:bodyDiv w:val="1"/>
      <w:marLeft w:val="0"/>
      <w:marRight w:val="0"/>
      <w:marTop w:val="0"/>
      <w:marBottom w:val="0"/>
      <w:divBdr>
        <w:top w:val="none" w:sz="0" w:space="0" w:color="auto"/>
        <w:left w:val="none" w:sz="0" w:space="0" w:color="auto"/>
        <w:bottom w:val="none" w:sz="0" w:space="0" w:color="auto"/>
        <w:right w:val="none" w:sz="0" w:space="0" w:color="auto"/>
      </w:divBdr>
    </w:div>
    <w:div w:id="93942750">
      <w:bodyDiv w:val="1"/>
      <w:marLeft w:val="0"/>
      <w:marRight w:val="0"/>
      <w:marTop w:val="0"/>
      <w:marBottom w:val="0"/>
      <w:divBdr>
        <w:top w:val="none" w:sz="0" w:space="0" w:color="auto"/>
        <w:left w:val="none" w:sz="0" w:space="0" w:color="auto"/>
        <w:bottom w:val="none" w:sz="0" w:space="0" w:color="auto"/>
        <w:right w:val="none" w:sz="0" w:space="0" w:color="auto"/>
      </w:divBdr>
      <w:divsChild>
        <w:div w:id="1329478847">
          <w:marLeft w:val="480"/>
          <w:marRight w:val="0"/>
          <w:marTop w:val="0"/>
          <w:marBottom w:val="0"/>
          <w:divBdr>
            <w:top w:val="none" w:sz="0" w:space="0" w:color="auto"/>
            <w:left w:val="none" w:sz="0" w:space="0" w:color="auto"/>
            <w:bottom w:val="none" w:sz="0" w:space="0" w:color="auto"/>
            <w:right w:val="none" w:sz="0" w:space="0" w:color="auto"/>
          </w:divBdr>
          <w:divsChild>
            <w:div w:id="15766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8901">
      <w:bodyDiv w:val="1"/>
      <w:marLeft w:val="0"/>
      <w:marRight w:val="0"/>
      <w:marTop w:val="0"/>
      <w:marBottom w:val="0"/>
      <w:divBdr>
        <w:top w:val="none" w:sz="0" w:space="0" w:color="auto"/>
        <w:left w:val="none" w:sz="0" w:space="0" w:color="auto"/>
        <w:bottom w:val="none" w:sz="0" w:space="0" w:color="auto"/>
        <w:right w:val="none" w:sz="0" w:space="0" w:color="auto"/>
      </w:divBdr>
    </w:div>
    <w:div w:id="113915198">
      <w:bodyDiv w:val="1"/>
      <w:marLeft w:val="0"/>
      <w:marRight w:val="0"/>
      <w:marTop w:val="0"/>
      <w:marBottom w:val="0"/>
      <w:divBdr>
        <w:top w:val="none" w:sz="0" w:space="0" w:color="auto"/>
        <w:left w:val="none" w:sz="0" w:space="0" w:color="auto"/>
        <w:bottom w:val="none" w:sz="0" w:space="0" w:color="auto"/>
        <w:right w:val="none" w:sz="0" w:space="0" w:color="auto"/>
      </w:divBdr>
    </w:div>
    <w:div w:id="136802842">
      <w:bodyDiv w:val="1"/>
      <w:marLeft w:val="0"/>
      <w:marRight w:val="0"/>
      <w:marTop w:val="0"/>
      <w:marBottom w:val="0"/>
      <w:divBdr>
        <w:top w:val="none" w:sz="0" w:space="0" w:color="auto"/>
        <w:left w:val="none" w:sz="0" w:space="0" w:color="auto"/>
        <w:bottom w:val="none" w:sz="0" w:space="0" w:color="auto"/>
        <w:right w:val="none" w:sz="0" w:space="0" w:color="auto"/>
      </w:divBdr>
    </w:div>
    <w:div w:id="140194564">
      <w:bodyDiv w:val="1"/>
      <w:marLeft w:val="0"/>
      <w:marRight w:val="0"/>
      <w:marTop w:val="0"/>
      <w:marBottom w:val="0"/>
      <w:divBdr>
        <w:top w:val="none" w:sz="0" w:space="0" w:color="auto"/>
        <w:left w:val="none" w:sz="0" w:space="0" w:color="auto"/>
        <w:bottom w:val="none" w:sz="0" w:space="0" w:color="auto"/>
        <w:right w:val="none" w:sz="0" w:space="0" w:color="auto"/>
      </w:divBdr>
    </w:div>
    <w:div w:id="145051640">
      <w:bodyDiv w:val="1"/>
      <w:marLeft w:val="0"/>
      <w:marRight w:val="0"/>
      <w:marTop w:val="0"/>
      <w:marBottom w:val="0"/>
      <w:divBdr>
        <w:top w:val="none" w:sz="0" w:space="0" w:color="auto"/>
        <w:left w:val="none" w:sz="0" w:space="0" w:color="auto"/>
        <w:bottom w:val="none" w:sz="0" w:space="0" w:color="auto"/>
        <w:right w:val="none" w:sz="0" w:space="0" w:color="auto"/>
      </w:divBdr>
    </w:div>
    <w:div w:id="157381764">
      <w:bodyDiv w:val="1"/>
      <w:marLeft w:val="0"/>
      <w:marRight w:val="0"/>
      <w:marTop w:val="0"/>
      <w:marBottom w:val="0"/>
      <w:divBdr>
        <w:top w:val="none" w:sz="0" w:space="0" w:color="auto"/>
        <w:left w:val="none" w:sz="0" w:space="0" w:color="auto"/>
        <w:bottom w:val="none" w:sz="0" w:space="0" w:color="auto"/>
        <w:right w:val="none" w:sz="0" w:space="0" w:color="auto"/>
      </w:divBdr>
    </w:div>
    <w:div w:id="227424565">
      <w:bodyDiv w:val="1"/>
      <w:marLeft w:val="0"/>
      <w:marRight w:val="0"/>
      <w:marTop w:val="0"/>
      <w:marBottom w:val="0"/>
      <w:divBdr>
        <w:top w:val="none" w:sz="0" w:space="0" w:color="auto"/>
        <w:left w:val="none" w:sz="0" w:space="0" w:color="auto"/>
        <w:bottom w:val="none" w:sz="0" w:space="0" w:color="auto"/>
        <w:right w:val="none" w:sz="0" w:space="0" w:color="auto"/>
      </w:divBdr>
    </w:div>
    <w:div w:id="260379333">
      <w:bodyDiv w:val="1"/>
      <w:marLeft w:val="0"/>
      <w:marRight w:val="0"/>
      <w:marTop w:val="0"/>
      <w:marBottom w:val="0"/>
      <w:divBdr>
        <w:top w:val="none" w:sz="0" w:space="0" w:color="auto"/>
        <w:left w:val="none" w:sz="0" w:space="0" w:color="auto"/>
        <w:bottom w:val="none" w:sz="0" w:space="0" w:color="auto"/>
        <w:right w:val="none" w:sz="0" w:space="0" w:color="auto"/>
      </w:divBdr>
    </w:div>
    <w:div w:id="264073842">
      <w:bodyDiv w:val="1"/>
      <w:marLeft w:val="0"/>
      <w:marRight w:val="0"/>
      <w:marTop w:val="0"/>
      <w:marBottom w:val="0"/>
      <w:divBdr>
        <w:top w:val="none" w:sz="0" w:space="0" w:color="auto"/>
        <w:left w:val="none" w:sz="0" w:space="0" w:color="auto"/>
        <w:bottom w:val="none" w:sz="0" w:space="0" w:color="auto"/>
        <w:right w:val="none" w:sz="0" w:space="0" w:color="auto"/>
      </w:divBdr>
    </w:div>
    <w:div w:id="281422223">
      <w:bodyDiv w:val="1"/>
      <w:marLeft w:val="0"/>
      <w:marRight w:val="0"/>
      <w:marTop w:val="0"/>
      <w:marBottom w:val="0"/>
      <w:divBdr>
        <w:top w:val="none" w:sz="0" w:space="0" w:color="auto"/>
        <w:left w:val="none" w:sz="0" w:space="0" w:color="auto"/>
        <w:bottom w:val="none" w:sz="0" w:space="0" w:color="auto"/>
        <w:right w:val="none" w:sz="0" w:space="0" w:color="auto"/>
      </w:divBdr>
    </w:div>
    <w:div w:id="306201864">
      <w:bodyDiv w:val="1"/>
      <w:marLeft w:val="0"/>
      <w:marRight w:val="0"/>
      <w:marTop w:val="0"/>
      <w:marBottom w:val="0"/>
      <w:divBdr>
        <w:top w:val="none" w:sz="0" w:space="0" w:color="auto"/>
        <w:left w:val="none" w:sz="0" w:space="0" w:color="auto"/>
        <w:bottom w:val="none" w:sz="0" w:space="0" w:color="auto"/>
        <w:right w:val="none" w:sz="0" w:space="0" w:color="auto"/>
      </w:divBdr>
    </w:div>
    <w:div w:id="320040784">
      <w:bodyDiv w:val="1"/>
      <w:marLeft w:val="0"/>
      <w:marRight w:val="0"/>
      <w:marTop w:val="0"/>
      <w:marBottom w:val="0"/>
      <w:divBdr>
        <w:top w:val="none" w:sz="0" w:space="0" w:color="auto"/>
        <w:left w:val="none" w:sz="0" w:space="0" w:color="auto"/>
        <w:bottom w:val="none" w:sz="0" w:space="0" w:color="auto"/>
        <w:right w:val="none" w:sz="0" w:space="0" w:color="auto"/>
      </w:divBdr>
    </w:div>
    <w:div w:id="428165187">
      <w:bodyDiv w:val="1"/>
      <w:marLeft w:val="0"/>
      <w:marRight w:val="0"/>
      <w:marTop w:val="0"/>
      <w:marBottom w:val="0"/>
      <w:divBdr>
        <w:top w:val="none" w:sz="0" w:space="0" w:color="auto"/>
        <w:left w:val="none" w:sz="0" w:space="0" w:color="auto"/>
        <w:bottom w:val="none" w:sz="0" w:space="0" w:color="auto"/>
        <w:right w:val="none" w:sz="0" w:space="0" w:color="auto"/>
      </w:divBdr>
    </w:div>
    <w:div w:id="446433295">
      <w:bodyDiv w:val="1"/>
      <w:marLeft w:val="0"/>
      <w:marRight w:val="0"/>
      <w:marTop w:val="0"/>
      <w:marBottom w:val="0"/>
      <w:divBdr>
        <w:top w:val="none" w:sz="0" w:space="0" w:color="auto"/>
        <w:left w:val="none" w:sz="0" w:space="0" w:color="auto"/>
        <w:bottom w:val="none" w:sz="0" w:space="0" w:color="auto"/>
        <w:right w:val="none" w:sz="0" w:space="0" w:color="auto"/>
      </w:divBdr>
    </w:div>
    <w:div w:id="451289002">
      <w:bodyDiv w:val="1"/>
      <w:marLeft w:val="0"/>
      <w:marRight w:val="0"/>
      <w:marTop w:val="0"/>
      <w:marBottom w:val="0"/>
      <w:divBdr>
        <w:top w:val="none" w:sz="0" w:space="0" w:color="auto"/>
        <w:left w:val="none" w:sz="0" w:space="0" w:color="auto"/>
        <w:bottom w:val="none" w:sz="0" w:space="0" w:color="auto"/>
        <w:right w:val="none" w:sz="0" w:space="0" w:color="auto"/>
      </w:divBdr>
    </w:div>
    <w:div w:id="451439400">
      <w:bodyDiv w:val="1"/>
      <w:marLeft w:val="0"/>
      <w:marRight w:val="0"/>
      <w:marTop w:val="0"/>
      <w:marBottom w:val="0"/>
      <w:divBdr>
        <w:top w:val="none" w:sz="0" w:space="0" w:color="auto"/>
        <w:left w:val="none" w:sz="0" w:space="0" w:color="auto"/>
        <w:bottom w:val="none" w:sz="0" w:space="0" w:color="auto"/>
        <w:right w:val="none" w:sz="0" w:space="0" w:color="auto"/>
      </w:divBdr>
    </w:div>
    <w:div w:id="476185156">
      <w:bodyDiv w:val="1"/>
      <w:marLeft w:val="0"/>
      <w:marRight w:val="0"/>
      <w:marTop w:val="0"/>
      <w:marBottom w:val="0"/>
      <w:divBdr>
        <w:top w:val="none" w:sz="0" w:space="0" w:color="auto"/>
        <w:left w:val="none" w:sz="0" w:space="0" w:color="auto"/>
        <w:bottom w:val="none" w:sz="0" w:space="0" w:color="auto"/>
        <w:right w:val="none" w:sz="0" w:space="0" w:color="auto"/>
      </w:divBdr>
    </w:div>
    <w:div w:id="487207204">
      <w:bodyDiv w:val="1"/>
      <w:marLeft w:val="0"/>
      <w:marRight w:val="0"/>
      <w:marTop w:val="0"/>
      <w:marBottom w:val="0"/>
      <w:divBdr>
        <w:top w:val="none" w:sz="0" w:space="0" w:color="auto"/>
        <w:left w:val="none" w:sz="0" w:space="0" w:color="auto"/>
        <w:bottom w:val="none" w:sz="0" w:space="0" w:color="auto"/>
        <w:right w:val="none" w:sz="0" w:space="0" w:color="auto"/>
      </w:divBdr>
    </w:div>
    <w:div w:id="496653275">
      <w:bodyDiv w:val="1"/>
      <w:marLeft w:val="0"/>
      <w:marRight w:val="0"/>
      <w:marTop w:val="0"/>
      <w:marBottom w:val="0"/>
      <w:divBdr>
        <w:top w:val="none" w:sz="0" w:space="0" w:color="auto"/>
        <w:left w:val="none" w:sz="0" w:space="0" w:color="auto"/>
        <w:bottom w:val="none" w:sz="0" w:space="0" w:color="auto"/>
        <w:right w:val="none" w:sz="0" w:space="0" w:color="auto"/>
      </w:divBdr>
    </w:div>
    <w:div w:id="530068741">
      <w:bodyDiv w:val="1"/>
      <w:marLeft w:val="0"/>
      <w:marRight w:val="0"/>
      <w:marTop w:val="0"/>
      <w:marBottom w:val="0"/>
      <w:divBdr>
        <w:top w:val="none" w:sz="0" w:space="0" w:color="auto"/>
        <w:left w:val="none" w:sz="0" w:space="0" w:color="auto"/>
        <w:bottom w:val="none" w:sz="0" w:space="0" w:color="auto"/>
        <w:right w:val="none" w:sz="0" w:space="0" w:color="auto"/>
      </w:divBdr>
    </w:div>
    <w:div w:id="566572038">
      <w:bodyDiv w:val="1"/>
      <w:marLeft w:val="0"/>
      <w:marRight w:val="0"/>
      <w:marTop w:val="0"/>
      <w:marBottom w:val="0"/>
      <w:divBdr>
        <w:top w:val="none" w:sz="0" w:space="0" w:color="auto"/>
        <w:left w:val="none" w:sz="0" w:space="0" w:color="auto"/>
        <w:bottom w:val="none" w:sz="0" w:space="0" w:color="auto"/>
        <w:right w:val="none" w:sz="0" w:space="0" w:color="auto"/>
      </w:divBdr>
    </w:div>
    <w:div w:id="608002326">
      <w:bodyDiv w:val="1"/>
      <w:marLeft w:val="0"/>
      <w:marRight w:val="0"/>
      <w:marTop w:val="0"/>
      <w:marBottom w:val="0"/>
      <w:divBdr>
        <w:top w:val="none" w:sz="0" w:space="0" w:color="auto"/>
        <w:left w:val="none" w:sz="0" w:space="0" w:color="auto"/>
        <w:bottom w:val="none" w:sz="0" w:space="0" w:color="auto"/>
        <w:right w:val="none" w:sz="0" w:space="0" w:color="auto"/>
      </w:divBdr>
    </w:div>
    <w:div w:id="635716398">
      <w:bodyDiv w:val="1"/>
      <w:marLeft w:val="0"/>
      <w:marRight w:val="0"/>
      <w:marTop w:val="0"/>
      <w:marBottom w:val="0"/>
      <w:divBdr>
        <w:top w:val="none" w:sz="0" w:space="0" w:color="auto"/>
        <w:left w:val="none" w:sz="0" w:space="0" w:color="auto"/>
        <w:bottom w:val="none" w:sz="0" w:space="0" w:color="auto"/>
        <w:right w:val="none" w:sz="0" w:space="0" w:color="auto"/>
      </w:divBdr>
    </w:div>
    <w:div w:id="649945852">
      <w:bodyDiv w:val="1"/>
      <w:marLeft w:val="0"/>
      <w:marRight w:val="0"/>
      <w:marTop w:val="0"/>
      <w:marBottom w:val="0"/>
      <w:divBdr>
        <w:top w:val="none" w:sz="0" w:space="0" w:color="auto"/>
        <w:left w:val="none" w:sz="0" w:space="0" w:color="auto"/>
        <w:bottom w:val="none" w:sz="0" w:space="0" w:color="auto"/>
        <w:right w:val="none" w:sz="0" w:space="0" w:color="auto"/>
      </w:divBdr>
    </w:div>
    <w:div w:id="653604681">
      <w:bodyDiv w:val="1"/>
      <w:marLeft w:val="0"/>
      <w:marRight w:val="0"/>
      <w:marTop w:val="0"/>
      <w:marBottom w:val="0"/>
      <w:divBdr>
        <w:top w:val="none" w:sz="0" w:space="0" w:color="auto"/>
        <w:left w:val="none" w:sz="0" w:space="0" w:color="auto"/>
        <w:bottom w:val="none" w:sz="0" w:space="0" w:color="auto"/>
        <w:right w:val="none" w:sz="0" w:space="0" w:color="auto"/>
      </w:divBdr>
      <w:divsChild>
        <w:div w:id="1507599030">
          <w:marLeft w:val="480"/>
          <w:marRight w:val="0"/>
          <w:marTop w:val="0"/>
          <w:marBottom w:val="0"/>
          <w:divBdr>
            <w:top w:val="none" w:sz="0" w:space="0" w:color="auto"/>
            <w:left w:val="none" w:sz="0" w:space="0" w:color="auto"/>
            <w:bottom w:val="none" w:sz="0" w:space="0" w:color="auto"/>
            <w:right w:val="none" w:sz="0" w:space="0" w:color="auto"/>
          </w:divBdr>
          <w:divsChild>
            <w:div w:id="72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8659">
      <w:bodyDiv w:val="1"/>
      <w:marLeft w:val="0"/>
      <w:marRight w:val="0"/>
      <w:marTop w:val="0"/>
      <w:marBottom w:val="0"/>
      <w:divBdr>
        <w:top w:val="none" w:sz="0" w:space="0" w:color="auto"/>
        <w:left w:val="none" w:sz="0" w:space="0" w:color="auto"/>
        <w:bottom w:val="none" w:sz="0" w:space="0" w:color="auto"/>
        <w:right w:val="none" w:sz="0" w:space="0" w:color="auto"/>
      </w:divBdr>
    </w:div>
    <w:div w:id="669136691">
      <w:bodyDiv w:val="1"/>
      <w:marLeft w:val="0"/>
      <w:marRight w:val="0"/>
      <w:marTop w:val="0"/>
      <w:marBottom w:val="0"/>
      <w:divBdr>
        <w:top w:val="none" w:sz="0" w:space="0" w:color="auto"/>
        <w:left w:val="none" w:sz="0" w:space="0" w:color="auto"/>
        <w:bottom w:val="none" w:sz="0" w:space="0" w:color="auto"/>
        <w:right w:val="none" w:sz="0" w:space="0" w:color="auto"/>
      </w:divBdr>
    </w:div>
    <w:div w:id="681663933">
      <w:bodyDiv w:val="1"/>
      <w:marLeft w:val="0"/>
      <w:marRight w:val="0"/>
      <w:marTop w:val="0"/>
      <w:marBottom w:val="0"/>
      <w:divBdr>
        <w:top w:val="none" w:sz="0" w:space="0" w:color="auto"/>
        <w:left w:val="none" w:sz="0" w:space="0" w:color="auto"/>
        <w:bottom w:val="none" w:sz="0" w:space="0" w:color="auto"/>
        <w:right w:val="none" w:sz="0" w:space="0" w:color="auto"/>
      </w:divBdr>
    </w:div>
    <w:div w:id="683674178">
      <w:bodyDiv w:val="1"/>
      <w:marLeft w:val="0"/>
      <w:marRight w:val="0"/>
      <w:marTop w:val="0"/>
      <w:marBottom w:val="0"/>
      <w:divBdr>
        <w:top w:val="none" w:sz="0" w:space="0" w:color="auto"/>
        <w:left w:val="none" w:sz="0" w:space="0" w:color="auto"/>
        <w:bottom w:val="none" w:sz="0" w:space="0" w:color="auto"/>
        <w:right w:val="none" w:sz="0" w:space="0" w:color="auto"/>
      </w:divBdr>
    </w:div>
    <w:div w:id="687677849">
      <w:bodyDiv w:val="1"/>
      <w:marLeft w:val="0"/>
      <w:marRight w:val="0"/>
      <w:marTop w:val="0"/>
      <w:marBottom w:val="0"/>
      <w:divBdr>
        <w:top w:val="none" w:sz="0" w:space="0" w:color="auto"/>
        <w:left w:val="none" w:sz="0" w:space="0" w:color="auto"/>
        <w:bottom w:val="none" w:sz="0" w:space="0" w:color="auto"/>
        <w:right w:val="none" w:sz="0" w:space="0" w:color="auto"/>
      </w:divBdr>
    </w:div>
    <w:div w:id="698629499">
      <w:bodyDiv w:val="1"/>
      <w:marLeft w:val="0"/>
      <w:marRight w:val="0"/>
      <w:marTop w:val="0"/>
      <w:marBottom w:val="0"/>
      <w:divBdr>
        <w:top w:val="none" w:sz="0" w:space="0" w:color="auto"/>
        <w:left w:val="none" w:sz="0" w:space="0" w:color="auto"/>
        <w:bottom w:val="none" w:sz="0" w:space="0" w:color="auto"/>
        <w:right w:val="none" w:sz="0" w:space="0" w:color="auto"/>
      </w:divBdr>
    </w:div>
    <w:div w:id="709845507">
      <w:bodyDiv w:val="1"/>
      <w:marLeft w:val="0"/>
      <w:marRight w:val="0"/>
      <w:marTop w:val="0"/>
      <w:marBottom w:val="0"/>
      <w:divBdr>
        <w:top w:val="none" w:sz="0" w:space="0" w:color="auto"/>
        <w:left w:val="none" w:sz="0" w:space="0" w:color="auto"/>
        <w:bottom w:val="none" w:sz="0" w:space="0" w:color="auto"/>
        <w:right w:val="none" w:sz="0" w:space="0" w:color="auto"/>
      </w:divBdr>
    </w:div>
    <w:div w:id="722488697">
      <w:bodyDiv w:val="1"/>
      <w:marLeft w:val="0"/>
      <w:marRight w:val="0"/>
      <w:marTop w:val="0"/>
      <w:marBottom w:val="0"/>
      <w:divBdr>
        <w:top w:val="none" w:sz="0" w:space="0" w:color="auto"/>
        <w:left w:val="none" w:sz="0" w:space="0" w:color="auto"/>
        <w:bottom w:val="none" w:sz="0" w:space="0" w:color="auto"/>
        <w:right w:val="none" w:sz="0" w:space="0" w:color="auto"/>
      </w:divBdr>
    </w:div>
    <w:div w:id="737553470">
      <w:bodyDiv w:val="1"/>
      <w:marLeft w:val="0"/>
      <w:marRight w:val="0"/>
      <w:marTop w:val="0"/>
      <w:marBottom w:val="0"/>
      <w:divBdr>
        <w:top w:val="none" w:sz="0" w:space="0" w:color="auto"/>
        <w:left w:val="none" w:sz="0" w:space="0" w:color="auto"/>
        <w:bottom w:val="none" w:sz="0" w:space="0" w:color="auto"/>
        <w:right w:val="none" w:sz="0" w:space="0" w:color="auto"/>
      </w:divBdr>
    </w:div>
    <w:div w:id="741559787">
      <w:bodyDiv w:val="1"/>
      <w:marLeft w:val="0"/>
      <w:marRight w:val="0"/>
      <w:marTop w:val="0"/>
      <w:marBottom w:val="0"/>
      <w:divBdr>
        <w:top w:val="none" w:sz="0" w:space="0" w:color="auto"/>
        <w:left w:val="none" w:sz="0" w:space="0" w:color="auto"/>
        <w:bottom w:val="none" w:sz="0" w:space="0" w:color="auto"/>
        <w:right w:val="none" w:sz="0" w:space="0" w:color="auto"/>
      </w:divBdr>
      <w:divsChild>
        <w:div w:id="1396515970">
          <w:marLeft w:val="0"/>
          <w:marRight w:val="0"/>
          <w:marTop w:val="0"/>
          <w:marBottom w:val="0"/>
          <w:divBdr>
            <w:top w:val="none" w:sz="0" w:space="0" w:color="auto"/>
            <w:left w:val="none" w:sz="0" w:space="0" w:color="auto"/>
            <w:bottom w:val="none" w:sz="0" w:space="0" w:color="auto"/>
            <w:right w:val="none" w:sz="0" w:space="0" w:color="auto"/>
          </w:divBdr>
        </w:div>
      </w:divsChild>
    </w:div>
    <w:div w:id="748308258">
      <w:bodyDiv w:val="1"/>
      <w:marLeft w:val="0"/>
      <w:marRight w:val="0"/>
      <w:marTop w:val="0"/>
      <w:marBottom w:val="0"/>
      <w:divBdr>
        <w:top w:val="none" w:sz="0" w:space="0" w:color="auto"/>
        <w:left w:val="none" w:sz="0" w:space="0" w:color="auto"/>
        <w:bottom w:val="none" w:sz="0" w:space="0" w:color="auto"/>
        <w:right w:val="none" w:sz="0" w:space="0" w:color="auto"/>
      </w:divBdr>
    </w:div>
    <w:div w:id="759184880">
      <w:bodyDiv w:val="1"/>
      <w:marLeft w:val="0"/>
      <w:marRight w:val="0"/>
      <w:marTop w:val="0"/>
      <w:marBottom w:val="0"/>
      <w:divBdr>
        <w:top w:val="none" w:sz="0" w:space="0" w:color="auto"/>
        <w:left w:val="none" w:sz="0" w:space="0" w:color="auto"/>
        <w:bottom w:val="none" w:sz="0" w:space="0" w:color="auto"/>
        <w:right w:val="none" w:sz="0" w:space="0" w:color="auto"/>
      </w:divBdr>
    </w:div>
    <w:div w:id="775948682">
      <w:bodyDiv w:val="1"/>
      <w:marLeft w:val="0"/>
      <w:marRight w:val="0"/>
      <w:marTop w:val="0"/>
      <w:marBottom w:val="0"/>
      <w:divBdr>
        <w:top w:val="none" w:sz="0" w:space="0" w:color="auto"/>
        <w:left w:val="none" w:sz="0" w:space="0" w:color="auto"/>
        <w:bottom w:val="none" w:sz="0" w:space="0" w:color="auto"/>
        <w:right w:val="none" w:sz="0" w:space="0" w:color="auto"/>
      </w:divBdr>
    </w:div>
    <w:div w:id="776022110">
      <w:bodyDiv w:val="1"/>
      <w:marLeft w:val="0"/>
      <w:marRight w:val="0"/>
      <w:marTop w:val="0"/>
      <w:marBottom w:val="0"/>
      <w:divBdr>
        <w:top w:val="none" w:sz="0" w:space="0" w:color="auto"/>
        <w:left w:val="none" w:sz="0" w:space="0" w:color="auto"/>
        <w:bottom w:val="none" w:sz="0" w:space="0" w:color="auto"/>
        <w:right w:val="none" w:sz="0" w:space="0" w:color="auto"/>
      </w:divBdr>
    </w:div>
    <w:div w:id="776607397">
      <w:bodyDiv w:val="1"/>
      <w:marLeft w:val="0"/>
      <w:marRight w:val="0"/>
      <w:marTop w:val="0"/>
      <w:marBottom w:val="0"/>
      <w:divBdr>
        <w:top w:val="none" w:sz="0" w:space="0" w:color="auto"/>
        <w:left w:val="none" w:sz="0" w:space="0" w:color="auto"/>
        <w:bottom w:val="none" w:sz="0" w:space="0" w:color="auto"/>
        <w:right w:val="none" w:sz="0" w:space="0" w:color="auto"/>
      </w:divBdr>
      <w:divsChild>
        <w:div w:id="691146958">
          <w:marLeft w:val="0"/>
          <w:marRight w:val="0"/>
          <w:marTop w:val="0"/>
          <w:marBottom w:val="0"/>
          <w:divBdr>
            <w:top w:val="none" w:sz="0" w:space="0" w:color="auto"/>
            <w:left w:val="none" w:sz="0" w:space="0" w:color="auto"/>
            <w:bottom w:val="none" w:sz="0" w:space="0" w:color="auto"/>
            <w:right w:val="none" w:sz="0" w:space="0" w:color="auto"/>
          </w:divBdr>
          <w:divsChild>
            <w:div w:id="1873106434">
              <w:marLeft w:val="0"/>
              <w:marRight w:val="0"/>
              <w:marTop w:val="0"/>
              <w:marBottom w:val="0"/>
              <w:divBdr>
                <w:top w:val="none" w:sz="0" w:space="0" w:color="auto"/>
                <w:left w:val="none" w:sz="0" w:space="0" w:color="auto"/>
                <w:bottom w:val="none" w:sz="0" w:space="0" w:color="auto"/>
                <w:right w:val="none" w:sz="0" w:space="0" w:color="auto"/>
              </w:divBdr>
              <w:divsChild>
                <w:div w:id="1586114826">
                  <w:marLeft w:val="0"/>
                  <w:marRight w:val="0"/>
                  <w:marTop w:val="0"/>
                  <w:marBottom w:val="0"/>
                  <w:divBdr>
                    <w:top w:val="none" w:sz="0" w:space="0" w:color="auto"/>
                    <w:left w:val="none" w:sz="0" w:space="0" w:color="auto"/>
                    <w:bottom w:val="none" w:sz="0" w:space="0" w:color="auto"/>
                    <w:right w:val="none" w:sz="0" w:space="0" w:color="auto"/>
                  </w:divBdr>
                  <w:divsChild>
                    <w:div w:id="2013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31914">
      <w:bodyDiv w:val="1"/>
      <w:marLeft w:val="0"/>
      <w:marRight w:val="0"/>
      <w:marTop w:val="0"/>
      <w:marBottom w:val="0"/>
      <w:divBdr>
        <w:top w:val="none" w:sz="0" w:space="0" w:color="auto"/>
        <w:left w:val="none" w:sz="0" w:space="0" w:color="auto"/>
        <w:bottom w:val="none" w:sz="0" w:space="0" w:color="auto"/>
        <w:right w:val="none" w:sz="0" w:space="0" w:color="auto"/>
      </w:divBdr>
    </w:div>
    <w:div w:id="796096800">
      <w:bodyDiv w:val="1"/>
      <w:marLeft w:val="0"/>
      <w:marRight w:val="0"/>
      <w:marTop w:val="0"/>
      <w:marBottom w:val="0"/>
      <w:divBdr>
        <w:top w:val="none" w:sz="0" w:space="0" w:color="auto"/>
        <w:left w:val="none" w:sz="0" w:space="0" w:color="auto"/>
        <w:bottom w:val="none" w:sz="0" w:space="0" w:color="auto"/>
        <w:right w:val="none" w:sz="0" w:space="0" w:color="auto"/>
      </w:divBdr>
    </w:div>
    <w:div w:id="808474822">
      <w:bodyDiv w:val="1"/>
      <w:marLeft w:val="0"/>
      <w:marRight w:val="0"/>
      <w:marTop w:val="0"/>
      <w:marBottom w:val="0"/>
      <w:divBdr>
        <w:top w:val="none" w:sz="0" w:space="0" w:color="auto"/>
        <w:left w:val="none" w:sz="0" w:space="0" w:color="auto"/>
        <w:bottom w:val="none" w:sz="0" w:space="0" w:color="auto"/>
        <w:right w:val="none" w:sz="0" w:space="0" w:color="auto"/>
      </w:divBdr>
    </w:div>
    <w:div w:id="817263115">
      <w:bodyDiv w:val="1"/>
      <w:marLeft w:val="0"/>
      <w:marRight w:val="0"/>
      <w:marTop w:val="0"/>
      <w:marBottom w:val="0"/>
      <w:divBdr>
        <w:top w:val="none" w:sz="0" w:space="0" w:color="auto"/>
        <w:left w:val="none" w:sz="0" w:space="0" w:color="auto"/>
        <w:bottom w:val="none" w:sz="0" w:space="0" w:color="auto"/>
        <w:right w:val="none" w:sz="0" w:space="0" w:color="auto"/>
      </w:divBdr>
    </w:div>
    <w:div w:id="818886592">
      <w:bodyDiv w:val="1"/>
      <w:marLeft w:val="0"/>
      <w:marRight w:val="0"/>
      <w:marTop w:val="0"/>
      <w:marBottom w:val="0"/>
      <w:divBdr>
        <w:top w:val="none" w:sz="0" w:space="0" w:color="auto"/>
        <w:left w:val="none" w:sz="0" w:space="0" w:color="auto"/>
        <w:bottom w:val="none" w:sz="0" w:space="0" w:color="auto"/>
        <w:right w:val="none" w:sz="0" w:space="0" w:color="auto"/>
      </w:divBdr>
    </w:div>
    <w:div w:id="833957969">
      <w:bodyDiv w:val="1"/>
      <w:marLeft w:val="0"/>
      <w:marRight w:val="0"/>
      <w:marTop w:val="0"/>
      <w:marBottom w:val="0"/>
      <w:divBdr>
        <w:top w:val="none" w:sz="0" w:space="0" w:color="auto"/>
        <w:left w:val="none" w:sz="0" w:space="0" w:color="auto"/>
        <w:bottom w:val="none" w:sz="0" w:space="0" w:color="auto"/>
        <w:right w:val="none" w:sz="0" w:space="0" w:color="auto"/>
      </w:divBdr>
    </w:div>
    <w:div w:id="847715090">
      <w:bodyDiv w:val="1"/>
      <w:marLeft w:val="0"/>
      <w:marRight w:val="0"/>
      <w:marTop w:val="0"/>
      <w:marBottom w:val="0"/>
      <w:divBdr>
        <w:top w:val="none" w:sz="0" w:space="0" w:color="auto"/>
        <w:left w:val="none" w:sz="0" w:space="0" w:color="auto"/>
        <w:bottom w:val="none" w:sz="0" w:space="0" w:color="auto"/>
        <w:right w:val="none" w:sz="0" w:space="0" w:color="auto"/>
      </w:divBdr>
    </w:div>
    <w:div w:id="855920251">
      <w:bodyDiv w:val="1"/>
      <w:marLeft w:val="0"/>
      <w:marRight w:val="0"/>
      <w:marTop w:val="0"/>
      <w:marBottom w:val="0"/>
      <w:divBdr>
        <w:top w:val="none" w:sz="0" w:space="0" w:color="auto"/>
        <w:left w:val="none" w:sz="0" w:space="0" w:color="auto"/>
        <w:bottom w:val="none" w:sz="0" w:space="0" w:color="auto"/>
        <w:right w:val="none" w:sz="0" w:space="0" w:color="auto"/>
      </w:divBdr>
    </w:div>
    <w:div w:id="864292524">
      <w:bodyDiv w:val="1"/>
      <w:marLeft w:val="0"/>
      <w:marRight w:val="0"/>
      <w:marTop w:val="0"/>
      <w:marBottom w:val="0"/>
      <w:divBdr>
        <w:top w:val="none" w:sz="0" w:space="0" w:color="auto"/>
        <w:left w:val="none" w:sz="0" w:space="0" w:color="auto"/>
        <w:bottom w:val="none" w:sz="0" w:space="0" w:color="auto"/>
        <w:right w:val="none" w:sz="0" w:space="0" w:color="auto"/>
      </w:divBdr>
    </w:div>
    <w:div w:id="895094268">
      <w:bodyDiv w:val="1"/>
      <w:marLeft w:val="0"/>
      <w:marRight w:val="0"/>
      <w:marTop w:val="0"/>
      <w:marBottom w:val="0"/>
      <w:divBdr>
        <w:top w:val="none" w:sz="0" w:space="0" w:color="auto"/>
        <w:left w:val="none" w:sz="0" w:space="0" w:color="auto"/>
        <w:bottom w:val="none" w:sz="0" w:space="0" w:color="auto"/>
        <w:right w:val="none" w:sz="0" w:space="0" w:color="auto"/>
      </w:divBdr>
      <w:divsChild>
        <w:div w:id="1530798871">
          <w:marLeft w:val="480"/>
          <w:marRight w:val="0"/>
          <w:marTop w:val="0"/>
          <w:marBottom w:val="0"/>
          <w:divBdr>
            <w:top w:val="none" w:sz="0" w:space="0" w:color="auto"/>
            <w:left w:val="none" w:sz="0" w:space="0" w:color="auto"/>
            <w:bottom w:val="none" w:sz="0" w:space="0" w:color="auto"/>
            <w:right w:val="none" w:sz="0" w:space="0" w:color="auto"/>
          </w:divBdr>
          <w:divsChild>
            <w:div w:id="4012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7092">
      <w:bodyDiv w:val="1"/>
      <w:marLeft w:val="0"/>
      <w:marRight w:val="0"/>
      <w:marTop w:val="0"/>
      <w:marBottom w:val="0"/>
      <w:divBdr>
        <w:top w:val="none" w:sz="0" w:space="0" w:color="auto"/>
        <w:left w:val="none" w:sz="0" w:space="0" w:color="auto"/>
        <w:bottom w:val="none" w:sz="0" w:space="0" w:color="auto"/>
        <w:right w:val="none" w:sz="0" w:space="0" w:color="auto"/>
      </w:divBdr>
    </w:div>
    <w:div w:id="917639877">
      <w:bodyDiv w:val="1"/>
      <w:marLeft w:val="0"/>
      <w:marRight w:val="0"/>
      <w:marTop w:val="0"/>
      <w:marBottom w:val="0"/>
      <w:divBdr>
        <w:top w:val="none" w:sz="0" w:space="0" w:color="auto"/>
        <w:left w:val="none" w:sz="0" w:space="0" w:color="auto"/>
        <w:bottom w:val="none" w:sz="0" w:space="0" w:color="auto"/>
        <w:right w:val="none" w:sz="0" w:space="0" w:color="auto"/>
      </w:divBdr>
    </w:div>
    <w:div w:id="936016832">
      <w:bodyDiv w:val="1"/>
      <w:marLeft w:val="0"/>
      <w:marRight w:val="0"/>
      <w:marTop w:val="0"/>
      <w:marBottom w:val="0"/>
      <w:divBdr>
        <w:top w:val="none" w:sz="0" w:space="0" w:color="auto"/>
        <w:left w:val="none" w:sz="0" w:space="0" w:color="auto"/>
        <w:bottom w:val="none" w:sz="0" w:space="0" w:color="auto"/>
        <w:right w:val="none" w:sz="0" w:space="0" w:color="auto"/>
      </w:divBdr>
    </w:div>
    <w:div w:id="944770315">
      <w:bodyDiv w:val="1"/>
      <w:marLeft w:val="0"/>
      <w:marRight w:val="0"/>
      <w:marTop w:val="0"/>
      <w:marBottom w:val="0"/>
      <w:divBdr>
        <w:top w:val="none" w:sz="0" w:space="0" w:color="auto"/>
        <w:left w:val="none" w:sz="0" w:space="0" w:color="auto"/>
        <w:bottom w:val="none" w:sz="0" w:space="0" w:color="auto"/>
        <w:right w:val="none" w:sz="0" w:space="0" w:color="auto"/>
      </w:divBdr>
    </w:div>
    <w:div w:id="956252871">
      <w:bodyDiv w:val="1"/>
      <w:marLeft w:val="0"/>
      <w:marRight w:val="0"/>
      <w:marTop w:val="0"/>
      <w:marBottom w:val="0"/>
      <w:divBdr>
        <w:top w:val="none" w:sz="0" w:space="0" w:color="auto"/>
        <w:left w:val="none" w:sz="0" w:space="0" w:color="auto"/>
        <w:bottom w:val="none" w:sz="0" w:space="0" w:color="auto"/>
        <w:right w:val="none" w:sz="0" w:space="0" w:color="auto"/>
      </w:divBdr>
      <w:divsChild>
        <w:div w:id="1479149233">
          <w:marLeft w:val="480"/>
          <w:marRight w:val="0"/>
          <w:marTop w:val="0"/>
          <w:marBottom w:val="0"/>
          <w:divBdr>
            <w:top w:val="none" w:sz="0" w:space="0" w:color="auto"/>
            <w:left w:val="none" w:sz="0" w:space="0" w:color="auto"/>
            <w:bottom w:val="none" w:sz="0" w:space="0" w:color="auto"/>
            <w:right w:val="none" w:sz="0" w:space="0" w:color="auto"/>
          </w:divBdr>
          <w:divsChild>
            <w:div w:id="1900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15356">
      <w:bodyDiv w:val="1"/>
      <w:marLeft w:val="0"/>
      <w:marRight w:val="0"/>
      <w:marTop w:val="0"/>
      <w:marBottom w:val="0"/>
      <w:divBdr>
        <w:top w:val="none" w:sz="0" w:space="0" w:color="auto"/>
        <w:left w:val="none" w:sz="0" w:space="0" w:color="auto"/>
        <w:bottom w:val="none" w:sz="0" w:space="0" w:color="auto"/>
        <w:right w:val="none" w:sz="0" w:space="0" w:color="auto"/>
      </w:divBdr>
    </w:div>
    <w:div w:id="974916477">
      <w:bodyDiv w:val="1"/>
      <w:marLeft w:val="0"/>
      <w:marRight w:val="0"/>
      <w:marTop w:val="0"/>
      <w:marBottom w:val="0"/>
      <w:divBdr>
        <w:top w:val="none" w:sz="0" w:space="0" w:color="auto"/>
        <w:left w:val="none" w:sz="0" w:space="0" w:color="auto"/>
        <w:bottom w:val="none" w:sz="0" w:space="0" w:color="auto"/>
        <w:right w:val="none" w:sz="0" w:space="0" w:color="auto"/>
      </w:divBdr>
    </w:div>
    <w:div w:id="998919262">
      <w:bodyDiv w:val="1"/>
      <w:marLeft w:val="0"/>
      <w:marRight w:val="0"/>
      <w:marTop w:val="0"/>
      <w:marBottom w:val="0"/>
      <w:divBdr>
        <w:top w:val="none" w:sz="0" w:space="0" w:color="auto"/>
        <w:left w:val="none" w:sz="0" w:space="0" w:color="auto"/>
        <w:bottom w:val="none" w:sz="0" w:space="0" w:color="auto"/>
        <w:right w:val="none" w:sz="0" w:space="0" w:color="auto"/>
      </w:divBdr>
    </w:div>
    <w:div w:id="1005017070">
      <w:bodyDiv w:val="1"/>
      <w:marLeft w:val="0"/>
      <w:marRight w:val="0"/>
      <w:marTop w:val="0"/>
      <w:marBottom w:val="0"/>
      <w:divBdr>
        <w:top w:val="none" w:sz="0" w:space="0" w:color="auto"/>
        <w:left w:val="none" w:sz="0" w:space="0" w:color="auto"/>
        <w:bottom w:val="none" w:sz="0" w:space="0" w:color="auto"/>
        <w:right w:val="none" w:sz="0" w:space="0" w:color="auto"/>
      </w:divBdr>
    </w:div>
    <w:div w:id="1029140680">
      <w:bodyDiv w:val="1"/>
      <w:marLeft w:val="0"/>
      <w:marRight w:val="0"/>
      <w:marTop w:val="0"/>
      <w:marBottom w:val="0"/>
      <w:divBdr>
        <w:top w:val="none" w:sz="0" w:space="0" w:color="auto"/>
        <w:left w:val="none" w:sz="0" w:space="0" w:color="auto"/>
        <w:bottom w:val="none" w:sz="0" w:space="0" w:color="auto"/>
        <w:right w:val="none" w:sz="0" w:space="0" w:color="auto"/>
      </w:divBdr>
    </w:div>
    <w:div w:id="1036389519">
      <w:bodyDiv w:val="1"/>
      <w:marLeft w:val="0"/>
      <w:marRight w:val="0"/>
      <w:marTop w:val="0"/>
      <w:marBottom w:val="0"/>
      <w:divBdr>
        <w:top w:val="none" w:sz="0" w:space="0" w:color="auto"/>
        <w:left w:val="none" w:sz="0" w:space="0" w:color="auto"/>
        <w:bottom w:val="none" w:sz="0" w:space="0" w:color="auto"/>
        <w:right w:val="none" w:sz="0" w:space="0" w:color="auto"/>
      </w:divBdr>
    </w:div>
    <w:div w:id="1061711968">
      <w:bodyDiv w:val="1"/>
      <w:marLeft w:val="0"/>
      <w:marRight w:val="0"/>
      <w:marTop w:val="0"/>
      <w:marBottom w:val="0"/>
      <w:divBdr>
        <w:top w:val="none" w:sz="0" w:space="0" w:color="auto"/>
        <w:left w:val="none" w:sz="0" w:space="0" w:color="auto"/>
        <w:bottom w:val="none" w:sz="0" w:space="0" w:color="auto"/>
        <w:right w:val="none" w:sz="0" w:space="0" w:color="auto"/>
      </w:divBdr>
    </w:div>
    <w:div w:id="1079711545">
      <w:bodyDiv w:val="1"/>
      <w:marLeft w:val="0"/>
      <w:marRight w:val="0"/>
      <w:marTop w:val="0"/>
      <w:marBottom w:val="0"/>
      <w:divBdr>
        <w:top w:val="none" w:sz="0" w:space="0" w:color="auto"/>
        <w:left w:val="none" w:sz="0" w:space="0" w:color="auto"/>
        <w:bottom w:val="none" w:sz="0" w:space="0" w:color="auto"/>
        <w:right w:val="none" w:sz="0" w:space="0" w:color="auto"/>
      </w:divBdr>
    </w:div>
    <w:div w:id="1087191276">
      <w:bodyDiv w:val="1"/>
      <w:marLeft w:val="0"/>
      <w:marRight w:val="0"/>
      <w:marTop w:val="0"/>
      <w:marBottom w:val="0"/>
      <w:divBdr>
        <w:top w:val="none" w:sz="0" w:space="0" w:color="auto"/>
        <w:left w:val="none" w:sz="0" w:space="0" w:color="auto"/>
        <w:bottom w:val="none" w:sz="0" w:space="0" w:color="auto"/>
        <w:right w:val="none" w:sz="0" w:space="0" w:color="auto"/>
      </w:divBdr>
    </w:div>
    <w:div w:id="1113550765">
      <w:bodyDiv w:val="1"/>
      <w:marLeft w:val="0"/>
      <w:marRight w:val="0"/>
      <w:marTop w:val="0"/>
      <w:marBottom w:val="0"/>
      <w:divBdr>
        <w:top w:val="none" w:sz="0" w:space="0" w:color="auto"/>
        <w:left w:val="none" w:sz="0" w:space="0" w:color="auto"/>
        <w:bottom w:val="none" w:sz="0" w:space="0" w:color="auto"/>
        <w:right w:val="none" w:sz="0" w:space="0" w:color="auto"/>
      </w:divBdr>
    </w:div>
    <w:div w:id="1136869514">
      <w:bodyDiv w:val="1"/>
      <w:marLeft w:val="0"/>
      <w:marRight w:val="0"/>
      <w:marTop w:val="0"/>
      <w:marBottom w:val="0"/>
      <w:divBdr>
        <w:top w:val="none" w:sz="0" w:space="0" w:color="auto"/>
        <w:left w:val="none" w:sz="0" w:space="0" w:color="auto"/>
        <w:bottom w:val="none" w:sz="0" w:space="0" w:color="auto"/>
        <w:right w:val="none" w:sz="0" w:space="0" w:color="auto"/>
      </w:divBdr>
    </w:div>
    <w:div w:id="1196187953">
      <w:bodyDiv w:val="1"/>
      <w:marLeft w:val="0"/>
      <w:marRight w:val="0"/>
      <w:marTop w:val="0"/>
      <w:marBottom w:val="0"/>
      <w:divBdr>
        <w:top w:val="none" w:sz="0" w:space="0" w:color="auto"/>
        <w:left w:val="none" w:sz="0" w:space="0" w:color="auto"/>
        <w:bottom w:val="none" w:sz="0" w:space="0" w:color="auto"/>
        <w:right w:val="none" w:sz="0" w:space="0" w:color="auto"/>
      </w:divBdr>
    </w:div>
    <w:div w:id="1196231020">
      <w:bodyDiv w:val="1"/>
      <w:marLeft w:val="0"/>
      <w:marRight w:val="0"/>
      <w:marTop w:val="0"/>
      <w:marBottom w:val="0"/>
      <w:divBdr>
        <w:top w:val="none" w:sz="0" w:space="0" w:color="auto"/>
        <w:left w:val="none" w:sz="0" w:space="0" w:color="auto"/>
        <w:bottom w:val="none" w:sz="0" w:space="0" w:color="auto"/>
        <w:right w:val="none" w:sz="0" w:space="0" w:color="auto"/>
      </w:divBdr>
    </w:div>
    <w:div w:id="1234201188">
      <w:bodyDiv w:val="1"/>
      <w:marLeft w:val="0"/>
      <w:marRight w:val="0"/>
      <w:marTop w:val="0"/>
      <w:marBottom w:val="0"/>
      <w:divBdr>
        <w:top w:val="none" w:sz="0" w:space="0" w:color="auto"/>
        <w:left w:val="none" w:sz="0" w:space="0" w:color="auto"/>
        <w:bottom w:val="none" w:sz="0" w:space="0" w:color="auto"/>
        <w:right w:val="none" w:sz="0" w:space="0" w:color="auto"/>
      </w:divBdr>
    </w:div>
    <w:div w:id="1252398050">
      <w:bodyDiv w:val="1"/>
      <w:marLeft w:val="0"/>
      <w:marRight w:val="0"/>
      <w:marTop w:val="0"/>
      <w:marBottom w:val="0"/>
      <w:divBdr>
        <w:top w:val="none" w:sz="0" w:space="0" w:color="auto"/>
        <w:left w:val="none" w:sz="0" w:space="0" w:color="auto"/>
        <w:bottom w:val="none" w:sz="0" w:space="0" w:color="auto"/>
        <w:right w:val="none" w:sz="0" w:space="0" w:color="auto"/>
      </w:divBdr>
    </w:div>
    <w:div w:id="1257980144">
      <w:bodyDiv w:val="1"/>
      <w:marLeft w:val="0"/>
      <w:marRight w:val="0"/>
      <w:marTop w:val="0"/>
      <w:marBottom w:val="0"/>
      <w:divBdr>
        <w:top w:val="none" w:sz="0" w:space="0" w:color="auto"/>
        <w:left w:val="none" w:sz="0" w:space="0" w:color="auto"/>
        <w:bottom w:val="none" w:sz="0" w:space="0" w:color="auto"/>
        <w:right w:val="none" w:sz="0" w:space="0" w:color="auto"/>
      </w:divBdr>
    </w:div>
    <w:div w:id="1275791017">
      <w:bodyDiv w:val="1"/>
      <w:marLeft w:val="0"/>
      <w:marRight w:val="0"/>
      <w:marTop w:val="0"/>
      <w:marBottom w:val="0"/>
      <w:divBdr>
        <w:top w:val="none" w:sz="0" w:space="0" w:color="auto"/>
        <w:left w:val="none" w:sz="0" w:space="0" w:color="auto"/>
        <w:bottom w:val="none" w:sz="0" w:space="0" w:color="auto"/>
        <w:right w:val="none" w:sz="0" w:space="0" w:color="auto"/>
      </w:divBdr>
    </w:div>
    <w:div w:id="1317034419">
      <w:bodyDiv w:val="1"/>
      <w:marLeft w:val="0"/>
      <w:marRight w:val="0"/>
      <w:marTop w:val="0"/>
      <w:marBottom w:val="0"/>
      <w:divBdr>
        <w:top w:val="none" w:sz="0" w:space="0" w:color="auto"/>
        <w:left w:val="none" w:sz="0" w:space="0" w:color="auto"/>
        <w:bottom w:val="none" w:sz="0" w:space="0" w:color="auto"/>
        <w:right w:val="none" w:sz="0" w:space="0" w:color="auto"/>
      </w:divBdr>
    </w:div>
    <w:div w:id="1342464527">
      <w:bodyDiv w:val="1"/>
      <w:marLeft w:val="0"/>
      <w:marRight w:val="0"/>
      <w:marTop w:val="0"/>
      <w:marBottom w:val="0"/>
      <w:divBdr>
        <w:top w:val="none" w:sz="0" w:space="0" w:color="auto"/>
        <w:left w:val="none" w:sz="0" w:space="0" w:color="auto"/>
        <w:bottom w:val="none" w:sz="0" w:space="0" w:color="auto"/>
        <w:right w:val="none" w:sz="0" w:space="0" w:color="auto"/>
      </w:divBdr>
    </w:div>
    <w:div w:id="1344818818">
      <w:bodyDiv w:val="1"/>
      <w:marLeft w:val="0"/>
      <w:marRight w:val="0"/>
      <w:marTop w:val="0"/>
      <w:marBottom w:val="0"/>
      <w:divBdr>
        <w:top w:val="none" w:sz="0" w:space="0" w:color="auto"/>
        <w:left w:val="none" w:sz="0" w:space="0" w:color="auto"/>
        <w:bottom w:val="none" w:sz="0" w:space="0" w:color="auto"/>
        <w:right w:val="none" w:sz="0" w:space="0" w:color="auto"/>
      </w:divBdr>
    </w:div>
    <w:div w:id="1346784204">
      <w:bodyDiv w:val="1"/>
      <w:marLeft w:val="0"/>
      <w:marRight w:val="0"/>
      <w:marTop w:val="0"/>
      <w:marBottom w:val="0"/>
      <w:divBdr>
        <w:top w:val="none" w:sz="0" w:space="0" w:color="auto"/>
        <w:left w:val="none" w:sz="0" w:space="0" w:color="auto"/>
        <w:bottom w:val="none" w:sz="0" w:space="0" w:color="auto"/>
        <w:right w:val="none" w:sz="0" w:space="0" w:color="auto"/>
      </w:divBdr>
    </w:div>
    <w:div w:id="1402483635">
      <w:bodyDiv w:val="1"/>
      <w:marLeft w:val="0"/>
      <w:marRight w:val="0"/>
      <w:marTop w:val="0"/>
      <w:marBottom w:val="0"/>
      <w:divBdr>
        <w:top w:val="none" w:sz="0" w:space="0" w:color="auto"/>
        <w:left w:val="none" w:sz="0" w:space="0" w:color="auto"/>
        <w:bottom w:val="none" w:sz="0" w:space="0" w:color="auto"/>
        <w:right w:val="none" w:sz="0" w:space="0" w:color="auto"/>
      </w:divBdr>
    </w:div>
    <w:div w:id="1412923022">
      <w:bodyDiv w:val="1"/>
      <w:marLeft w:val="0"/>
      <w:marRight w:val="0"/>
      <w:marTop w:val="0"/>
      <w:marBottom w:val="0"/>
      <w:divBdr>
        <w:top w:val="none" w:sz="0" w:space="0" w:color="auto"/>
        <w:left w:val="none" w:sz="0" w:space="0" w:color="auto"/>
        <w:bottom w:val="none" w:sz="0" w:space="0" w:color="auto"/>
        <w:right w:val="none" w:sz="0" w:space="0" w:color="auto"/>
      </w:divBdr>
    </w:div>
    <w:div w:id="1436824833">
      <w:bodyDiv w:val="1"/>
      <w:marLeft w:val="0"/>
      <w:marRight w:val="0"/>
      <w:marTop w:val="0"/>
      <w:marBottom w:val="0"/>
      <w:divBdr>
        <w:top w:val="none" w:sz="0" w:space="0" w:color="auto"/>
        <w:left w:val="none" w:sz="0" w:space="0" w:color="auto"/>
        <w:bottom w:val="none" w:sz="0" w:space="0" w:color="auto"/>
        <w:right w:val="none" w:sz="0" w:space="0" w:color="auto"/>
      </w:divBdr>
    </w:div>
    <w:div w:id="1453286968">
      <w:bodyDiv w:val="1"/>
      <w:marLeft w:val="0"/>
      <w:marRight w:val="0"/>
      <w:marTop w:val="0"/>
      <w:marBottom w:val="0"/>
      <w:divBdr>
        <w:top w:val="none" w:sz="0" w:space="0" w:color="auto"/>
        <w:left w:val="none" w:sz="0" w:space="0" w:color="auto"/>
        <w:bottom w:val="none" w:sz="0" w:space="0" w:color="auto"/>
        <w:right w:val="none" w:sz="0" w:space="0" w:color="auto"/>
      </w:divBdr>
    </w:div>
    <w:div w:id="1458991883">
      <w:bodyDiv w:val="1"/>
      <w:marLeft w:val="0"/>
      <w:marRight w:val="0"/>
      <w:marTop w:val="0"/>
      <w:marBottom w:val="0"/>
      <w:divBdr>
        <w:top w:val="none" w:sz="0" w:space="0" w:color="auto"/>
        <w:left w:val="none" w:sz="0" w:space="0" w:color="auto"/>
        <w:bottom w:val="none" w:sz="0" w:space="0" w:color="auto"/>
        <w:right w:val="none" w:sz="0" w:space="0" w:color="auto"/>
      </w:divBdr>
      <w:divsChild>
        <w:div w:id="610473944">
          <w:marLeft w:val="480"/>
          <w:marRight w:val="0"/>
          <w:marTop w:val="0"/>
          <w:marBottom w:val="0"/>
          <w:divBdr>
            <w:top w:val="none" w:sz="0" w:space="0" w:color="auto"/>
            <w:left w:val="none" w:sz="0" w:space="0" w:color="auto"/>
            <w:bottom w:val="none" w:sz="0" w:space="0" w:color="auto"/>
            <w:right w:val="none" w:sz="0" w:space="0" w:color="auto"/>
          </w:divBdr>
          <w:divsChild>
            <w:div w:id="5419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9993">
      <w:bodyDiv w:val="1"/>
      <w:marLeft w:val="0"/>
      <w:marRight w:val="0"/>
      <w:marTop w:val="0"/>
      <w:marBottom w:val="0"/>
      <w:divBdr>
        <w:top w:val="none" w:sz="0" w:space="0" w:color="auto"/>
        <w:left w:val="none" w:sz="0" w:space="0" w:color="auto"/>
        <w:bottom w:val="none" w:sz="0" w:space="0" w:color="auto"/>
        <w:right w:val="none" w:sz="0" w:space="0" w:color="auto"/>
      </w:divBdr>
    </w:div>
    <w:div w:id="1462384097">
      <w:bodyDiv w:val="1"/>
      <w:marLeft w:val="0"/>
      <w:marRight w:val="0"/>
      <w:marTop w:val="0"/>
      <w:marBottom w:val="0"/>
      <w:divBdr>
        <w:top w:val="none" w:sz="0" w:space="0" w:color="auto"/>
        <w:left w:val="none" w:sz="0" w:space="0" w:color="auto"/>
        <w:bottom w:val="none" w:sz="0" w:space="0" w:color="auto"/>
        <w:right w:val="none" w:sz="0" w:space="0" w:color="auto"/>
      </w:divBdr>
    </w:div>
    <w:div w:id="1544514653">
      <w:bodyDiv w:val="1"/>
      <w:marLeft w:val="0"/>
      <w:marRight w:val="0"/>
      <w:marTop w:val="0"/>
      <w:marBottom w:val="0"/>
      <w:divBdr>
        <w:top w:val="none" w:sz="0" w:space="0" w:color="auto"/>
        <w:left w:val="none" w:sz="0" w:space="0" w:color="auto"/>
        <w:bottom w:val="none" w:sz="0" w:space="0" w:color="auto"/>
        <w:right w:val="none" w:sz="0" w:space="0" w:color="auto"/>
      </w:divBdr>
    </w:div>
    <w:div w:id="1546140603">
      <w:bodyDiv w:val="1"/>
      <w:marLeft w:val="0"/>
      <w:marRight w:val="0"/>
      <w:marTop w:val="0"/>
      <w:marBottom w:val="0"/>
      <w:divBdr>
        <w:top w:val="none" w:sz="0" w:space="0" w:color="auto"/>
        <w:left w:val="none" w:sz="0" w:space="0" w:color="auto"/>
        <w:bottom w:val="none" w:sz="0" w:space="0" w:color="auto"/>
        <w:right w:val="none" w:sz="0" w:space="0" w:color="auto"/>
      </w:divBdr>
    </w:div>
    <w:div w:id="1601178541">
      <w:bodyDiv w:val="1"/>
      <w:marLeft w:val="0"/>
      <w:marRight w:val="0"/>
      <w:marTop w:val="0"/>
      <w:marBottom w:val="0"/>
      <w:divBdr>
        <w:top w:val="none" w:sz="0" w:space="0" w:color="auto"/>
        <w:left w:val="none" w:sz="0" w:space="0" w:color="auto"/>
        <w:bottom w:val="none" w:sz="0" w:space="0" w:color="auto"/>
        <w:right w:val="none" w:sz="0" w:space="0" w:color="auto"/>
      </w:divBdr>
    </w:div>
    <w:div w:id="1630551367">
      <w:bodyDiv w:val="1"/>
      <w:marLeft w:val="0"/>
      <w:marRight w:val="0"/>
      <w:marTop w:val="0"/>
      <w:marBottom w:val="0"/>
      <w:divBdr>
        <w:top w:val="none" w:sz="0" w:space="0" w:color="auto"/>
        <w:left w:val="none" w:sz="0" w:space="0" w:color="auto"/>
        <w:bottom w:val="none" w:sz="0" w:space="0" w:color="auto"/>
        <w:right w:val="none" w:sz="0" w:space="0" w:color="auto"/>
      </w:divBdr>
    </w:div>
    <w:div w:id="1656445207">
      <w:bodyDiv w:val="1"/>
      <w:marLeft w:val="0"/>
      <w:marRight w:val="0"/>
      <w:marTop w:val="0"/>
      <w:marBottom w:val="0"/>
      <w:divBdr>
        <w:top w:val="none" w:sz="0" w:space="0" w:color="auto"/>
        <w:left w:val="none" w:sz="0" w:space="0" w:color="auto"/>
        <w:bottom w:val="none" w:sz="0" w:space="0" w:color="auto"/>
        <w:right w:val="none" w:sz="0" w:space="0" w:color="auto"/>
      </w:divBdr>
    </w:div>
    <w:div w:id="1674724304">
      <w:bodyDiv w:val="1"/>
      <w:marLeft w:val="0"/>
      <w:marRight w:val="0"/>
      <w:marTop w:val="0"/>
      <w:marBottom w:val="0"/>
      <w:divBdr>
        <w:top w:val="none" w:sz="0" w:space="0" w:color="auto"/>
        <w:left w:val="none" w:sz="0" w:space="0" w:color="auto"/>
        <w:bottom w:val="none" w:sz="0" w:space="0" w:color="auto"/>
        <w:right w:val="none" w:sz="0" w:space="0" w:color="auto"/>
      </w:divBdr>
    </w:div>
    <w:div w:id="1688865830">
      <w:bodyDiv w:val="1"/>
      <w:marLeft w:val="0"/>
      <w:marRight w:val="0"/>
      <w:marTop w:val="0"/>
      <w:marBottom w:val="0"/>
      <w:divBdr>
        <w:top w:val="none" w:sz="0" w:space="0" w:color="auto"/>
        <w:left w:val="none" w:sz="0" w:space="0" w:color="auto"/>
        <w:bottom w:val="none" w:sz="0" w:space="0" w:color="auto"/>
        <w:right w:val="none" w:sz="0" w:space="0" w:color="auto"/>
      </w:divBdr>
    </w:div>
    <w:div w:id="1741174596">
      <w:bodyDiv w:val="1"/>
      <w:marLeft w:val="0"/>
      <w:marRight w:val="0"/>
      <w:marTop w:val="0"/>
      <w:marBottom w:val="0"/>
      <w:divBdr>
        <w:top w:val="none" w:sz="0" w:space="0" w:color="auto"/>
        <w:left w:val="none" w:sz="0" w:space="0" w:color="auto"/>
        <w:bottom w:val="none" w:sz="0" w:space="0" w:color="auto"/>
        <w:right w:val="none" w:sz="0" w:space="0" w:color="auto"/>
      </w:divBdr>
    </w:div>
    <w:div w:id="1743679990">
      <w:bodyDiv w:val="1"/>
      <w:marLeft w:val="0"/>
      <w:marRight w:val="0"/>
      <w:marTop w:val="0"/>
      <w:marBottom w:val="0"/>
      <w:divBdr>
        <w:top w:val="none" w:sz="0" w:space="0" w:color="auto"/>
        <w:left w:val="none" w:sz="0" w:space="0" w:color="auto"/>
        <w:bottom w:val="none" w:sz="0" w:space="0" w:color="auto"/>
        <w:right w:val="none" w:sz="0" w:space="0" w:color="auto"/>
      </w:divBdr>
    </w:div>
    <w:div w:id="1746609075">
      <w:bodyDiv w:val="1"/>
      <w:marLeft w:val="0"/>
      <w:marRight w:val="0"/>
      <w:marTop w:val="0"/>
      <w:marBottom w:val="0"/>
      <w:divBdr>
        <w:top w:val="none" w:sz="0" w:space="0" w:color="auto"/>
        <w:left w:val="none" w:sz="0" w:space="0" w:color="auto"/>
        <w:bottom w:val="none" w:sz="0" w:space="0" w:color="auto"/>
        <w:right w:val="none" w:sz="0" w:space="0" w:color="auto"/>
      </w:divBdr>
    </w:div>
    <w:div w:id="1758556600">
      <w:bodyDiv w:val="1"/>
      <w:marLeft w:val="0"/>
      <w:marRight w:val="0"/>
      <w:marTop w:val="0"/>
      <w:marBottom w:val="0"/>
      <w:divBdr>
        <w:top w:val="none" w:sz="0" w:space="0" w:color="auto"/>
        <w:left w:val="none" w:sz="0" w:space="0" w:color="auto"/>
        <w:bottom w:val="none" w:sz="0" w:space="0" w:color="auto"/>
        <w:right w:val="none" w:sz="0" w:space="0" w:color="auto"/>
      </w:divBdr>
    </w:div>
    <w:div w:id="1771389155">
      <w:bodyDiv w:val="1"/>
      <w:marLeft w:val="0"/>
      <w:marRight w:val="0"/>
      <w:marTop w:val="0"/>
      <w:marBottom w:val="0"/>
      <w:divBdr>
        <w:top w:val="none" w:sz="0" w:space="0" w:color="auto"/>
        <w:left w:val="none" w:sz="0" w:space="0" w:color="auto"/>
        <w:bottom w:val="none" w:sz="0" w:space="0" w:color="auto"/>
        <w:right w:val="none" w:sz="0" w:space="0" w:color="auto"/>
      </w:divBdr>
    </w:div>
    <w:div w:id="1802378416">
      <w:bodyDiv w:val="1"/>
      <w:marLeft w:val="0"/>
      <w:marRight w:val="0"/>
      <w:marTop w:val="0"/>
      <w:marBottom w:val="0"/>
      <w:divBdr>
        <w:top w:val="none" w:sz="0" w:space="0" w:color="auto"/>
        <w:left w:val="none" w:sz="0" w:space="0" w:color="auto"/>
        <w:bottom w:val="none" w:sz="0" w:space="0" w:color="auto"/>
        <w:right w:val="none" w:sz="0" w:space="0" w:color="auto"/>
      </w:divBdr>
    </w:div>
    <w:div w:id="1825586190">
      <w:bodyDiv w:val="1"/>
      <w:marLeft w:val="0"/>
      <w:marRight w:val="0"/>
      <w:marTop w:val="0"/>
      <w:marBottom w:val="0"/>
      <w:divBdr>
        <w:top w:val="none" w:sz="0" w:space="0" w:color="auto"/>
        <w:left w:val="none" w:sz="0" w:space="0" w:color="auto"/>
        <w:bottom w:val="none" w:sz="0" w:space="0" w:color="auto"/>
        <w:right w:val="none" w:sz="0" w:space="0" w:color="auto"/>
      </w:divBdr>
    </w:div>
    <w:div w:id="1832983532">
      <w:bodyDiv w:val="1"/>
      <w:marLeft w:val="0"/>
      <w:marRight w:val="0"/>
      <w:marTop w:val="0"/>
      <w:marBottom w:val="0"/>
      <w:divBdr>
        <w:top w:val="none" w:sz="0" w:space="0" w:color="auto"/>
        <w:left w:val="none" w:sz="0" w:space="0" w:color="auto"/>
        <w:bottom w:val="none" w:sz="0" w:space="0" w:color="auto"/>
        <w:right w:val="none" w:sz="0" w:space="0" w:color="auto"/>
      </w:divBdr>
    </w:div>
    <w:div w:id="1834686560">
      <w:bodyDiv w:val="1"/>
      <w:marLeft w:val="0"/>
      <w:marRight w:val="0"/>
      <w:marTop w:val="0"/>
      <w:marBottom w:val="0"/>
      <w:divBdr>
        <w:top w:val="none" w:sz="0" w:space="0" w:color="auto"/>
        <w:left w:val="none" w:sz="0" w:space="0" w:color="auto"/>
        <w:bottom w:val="none" w:sz="0" w:space="0" w:color="auto"/>
        <w:right w:val="none" w:sz="0" w:space="0" w:color="auto"/>
      </w:divBdr>
    </w:div>
    <w:div w:id="1841315381">
      <w:bodyDiv w:val="1"/>
      <w:marLeft w:val="0"/>
      <w:marRight w:val="0"/>
      <w:marTop w:val="0"/>
      <w:marBottom w:val="0"/>
      <w:divBdr>
        <w:top w:val="none" w:sz="0" w:space="0" w:color="auto"/>
        <w:left w:val="none" w:sz="0" w:space="0" w:color="auto"/>
        <w:bottom w:val="none" w:sz="0" w:space="0" w:color="auto"/>
        <w:right w:val="none" w:sz="0" w:space="0" w:color="auto"/>
      </w:divBdr>
    </w:div>
    <w:div w:id="1862813000">
      <w:bodyDiv w:val="1"/>
      <w:marLeft w:val="0"/>
      <w:marRight w:val="0"/>
      <w:marTop w:val="0"/>
      <w:marBottom w:val="0"/>
      <w:divBdr>
        <w:top w:val="none" w:sz="0" w:space="0" w:color="auto"/>
        <w:left w:val="none" w:sz="0" w:space="0" w:color="auto"/>
        <w:bottom w:val="none" w:sz="0" w:space="0" w:color="auto"/>
        <w:right w:val="none" w:sz="0" w:space="0" w:color="auto"/>
      </w:divBdr>
    </w:div>
    <w:div w:id="1879707343">
      <w:bodyDiv w:val="1"/>
      <w:marLeft w:val="0"/>
      <w:marRight w:val="0"/>
      <w:marTop w:val="0"/>
      <w:marBottom w:val="0"/>
      <w:divBdr>
        <w:top w:val="none" w:sz="0" w:space="0" w:color="auto"/>
        <w:left w:val="none" w:sz="0" w:space="0" w:color="auto"/>
        <w:bottom w:val="none" w:sz="0" w:space="0" w:color="auto"/>
        <w:right w:val="none" w:sz="0" w:space="0" w:color="auto"/>
      </w:divBdr>
    </w:div>
    <w:div w:id="1882471697">
      <w:bodyDiv w:val="1"/>
      <w:marLeft w:val="0"/>
      <w:marRight w:val="0"/>
      <w:marTop w:val="0"/>
      <w:marBottom w:val="0"/>
      <w:divBdr>
        <w:top w:val="none" w:sz="0" w:space="0" w:color="auto"/>
        <w:left w:val="none" w:sz="0" w:space="0" w:color="auto"/>
        <w:bottom w:val="none" w:sz="0" w:space="0" w:color="auto"/>
        <w:right w:val="none" w:sz="0" w:space="0" w:color="auto"/>
      </w:divBdr>
    </w:div>
    <w:div w:id="1899170009">
      <w:bodyDiv w:val="1"/>
      <w:marLeft w:val="0"/>
      <w:marRight w:val="0"/>
      <w:marTop w:val="0"/>
      <w:marBottom w:val="0"/>
      <w:divBdr>
        <w:top w:val="none" w:sz="0" w:space="0" w:color="auto"/>
        <w:left w:val="none" w:sz="0" w:space="0" w:color="auto"/>
        <w:bottom w:val="none" w:sz="0" w:space="0" w:color="auto"/>
        <w:right w:val="none" w:sz="0" w:space="0" w:color="auto"/>
      </w:divBdr>
    </w:div>
    <w:div w:id="1902908239">
      <w:bodyDiv w:val="1"/>
      <w:marLeft w:val="0"/>
      <w:marRight w:val="0"/>
      <w:marTop w:val="0"/>
      <w:marBottom w:val="0"/>
      <w:divBdr>
        <w:top w:val="none" w:sz="0" w:space="0" w:color="auto"/>
        <w:left w:val="none" w:sz="0" w:space="0" w:color="auto"/>
        <w:bottom w:val="none" w:sz="0" w:space="0" w:color="auto"/>
        <w:right w:val="none" w:sz="0" w:space="0" w:color="auto"/>
      </w:divBdr>
    </w:div>
    <w:div w:id="1904095240">
      <w:bodyDiv w:val="1"/>
      <w:marLeft w:val="0"/>
      <w:marRight w:val="0"/>
      <w:marTop w:val="0"/>
      <w:marBottom w:val="0"/>
      <w:divBdr>
        <w:top w:val="none" w:sz="0" w:space="0" w:color="auto"/>
        <w:left w:val="none" w:sz="0" w:space="0" w:color="auto"/>
        <w:bottom w:val="none" w:sz="0" w:space="0" w:color="auto"/>
        <w:right w:val="none" w:sz="0" w:space="0" w:color="auto"/>
      </w:divBdr>
    </w:div>
    <w:div w:id="1909921290">
      <w:bodyDiv w:val="1"/>
      <w:marLeft w:val="0"/>
      <w:marRight w:val="0"/>
      <w:marTop w:val="0"/>
      <w:marBottom w:val="0"/>
      <w:divBdr>
        <w:top w:val="none" w:sz="0" w:space="0" w:color="auto"/>
        <w:left w:val="none" w:sz="0" w:space="0" w:color="auto"/>
        <w:bottom w:val="none" w:sz="0" w:space="0" w:color="auto"/>
        <w:right w:val="none" w:sz="0" w:space="0" w:color="auto"/>
      </w:divBdr>
    </w:div>
    <w:div w:id="1933511813">
      <w:bodyDiv w:val="1"/>
      <w:marLeft w:val="0"/>
      <w:marRight w:val="0"/>
      <w:marTop w:val="0"/>
      <w:marBottom w:val="0"/>
      <w:divBdr>
        <w:top w:val="none" w:sz="0" w:space="0" w:color="auto"/>
        <w:left w:val="none" w:sz="0" w:space="0" w:color="auto"/>
        <w:bottom w:val="none" w:sz="0" w:space="0" w:color="auto"/>
        <w:right w:val="none" w:sz="0" w:space="0" w:color="auto"/>
      </w:divBdr>
    </w:div>
    <w:div w:id="2036420810">
      <w:bodyDiv w:val="1"/>
      <w:marLeft w:val="0"/>
      <w:marRight w:val="0"/>
      <w:marTop w:val="0"/>
      <w:marBottom w:val="0"/>
      <w:divBdr>
        <w:top w:val="none" w:sz="0" w:space="0" w:color="auto"/>
        <w:left w:val="none" w:sz="0" w:space="0" w:color="auto"/>
        <w:bottom w:val="none" w:sz="0" w:space="0" w:color="auto"/>
        <w:right w:val="none" w:sz="0" w:space="0" w:color="auto"/>
      </w:divBdr>
    </w:div>
    <w:div w:id="2082289297">
      <w:bodyDiv w:val="1"/>
      <w:marLeft w:val="0"/>
      <w:marRight w:val="0"/>
      <w:marTop w:val="0"/>
      <w:marBottom w:val="0"/>
      <w:divBdr>
        <w:top w:val="none" w:sz="0" w:space="0" w:color="auto"/>
        <w:left w:val="none" w:sz="0" w:space="0" w:color="auto"/>
        <w:bottom w:val="none" w:sz="0" w:space="0" w:color="auto"/>
        <w:right w:val="none" w:sz="0" w:space="0" w:color="auto"/>
      </w:divBdr>
    </w:div>
    <w:div w:id="2105615236">
      <w:bodyDiv w:val="1"/>
      <w:marLeft w:val="0"/>
      <w:marRight w:val="0"/>
      <w:marTop w:val="0"/>
      <w:marBottom w:val="0"/>
      <w:divBdr>
        <w:top w:val="none" w:sz="0" w:space="0" w:color="auto"/>
        <w:left w:val="none" w:sz="0" w:space="0" w:color="auto"/>
        <w:bottom w:val="none" w:sz="0" w:space="0" w:color="auto"/>
        <w:right w:val="none" w:sz="0" w:space="0" w:color="auto"/>
      </w:divBdr>
    </w:div>
    <w:div w:id="2114014905">
      <w:bodyDiv w:val="1"/>
      <w:marLeft w:val="0"/>
      <w:marRight w:val="0"/>
      <w:marTop w:val="0"/>
      <w:marBottom w:val="0"/>
      <w:divBdr>
        <w:top w:val="none" w:sz="0" w:space="0" w:color="auto"/>
        <w:left w:val="none" w:sz="0" w:space="0" w:color="auto"/>
        <w:bottom w:val="none" w:sz="0" w:space="0" w:color="auto"/>
        <w:right w:val="none" w:sz="0" w:space="0" w:color="auto"/>
      </w:divBdr>
    </w:div>
    <w:div w:id="2118982518">
      <w:bodyDiv w:val="1"/>
      <w:marLeft w:val="0"/>
      <w:marRight w:val="0"/>
      <w:marTop w:val="0"/>
      <w:marBottom w:val="0"/>
      <w:divBdr>
        <w:top w:val="none" w:sz="0" w:space="0" w:color="auto"/>
        <w:left w:val="none" w:sz="0" w:space="0" w:color="auto"/>
        <w:bottom w:val="none" w:sz="0" w:space="0" w:color="auto"/>
        <w:right w:val="none" w:sz="0" w:space="0" w:color="auto"/>
      </w:divBdr>
    </w:div>
    <w:div w:id="213505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uora.com/What-did-Marilyn-Monroe-carry-in-her-coffin" TargetMode="External"/><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www.quora.com/What-is-the-best-small-business-to-start-in-Gambia" TargetMode="External"/><Relationship Id="rId14" Type="http://schemas.openxmlformats.org/officeDocument/2006/relationships/image" Target="media/image1.png"/><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D946BA-7FD1-8641-86F6-FEF2A9628DE1}">
  <we:reference id="wa200001011" version="1.2.0.0" store="zh-CN"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60EF3-7114-4A1B-B782-6A1FD9F51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85</Pages>
  <Words>37455</Words>
  <Characters>213500</Characters>
  <Application>Microsoft Office Word</Application>
  <DocSecurity>0</DocSecurity>
  <Lines>1779</Lines>
  <Paragraphs>500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5</cp:revision>
  <cp:lastPrinted>2026-08-21T14:12:00Z</cp:lastPrinted>
  <dcterms:created xsi:type="dcterms:W3CDTF">2026-08-21T14:12:00Z</dcterms:created>
  <dcterms:modified xsi:type="dcterms:W3CDTF">2026-08-21T15:10:00Z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http://www.zotero.org/styles/academy-of-management-journal</vt:lpwstr>
  </property>
  <property fmtid="{D5CDD505-2E9C-101B-9397-08002B2CF9AE}" pid="3" name="Mendeley Recent Style Name 0_1">
    <vt:lpwstr>Academy of Management Journal</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http://www.zotero.org/styles/ieee</vt:lpwstr>
  </property>
  <property fmtid="{D5CDD505-2E9C-101B-9397-08002B2CF9AE}" pid="7" name="Mendeley Recent Style Name 2_1">
    <vt:lpwstr>IEEE</vt:lpwstr>
  </property>
  <property fmtid="{D5CDD505-2E9C-101B-9397-08002B2CF9AE}" pid="8" name="Mendeley Recent Style Id 3_1">
    <vt:lpwstr>http://www.zotero.org/styles/informs-journal-on-computing</vt:lpwstr>
  </property>
  <property fmtid="{D5CDD505-2E9C-101B-9397-08002B2CF9AE}" pid="9" name="Mendeley Recent Style Name 3_1">
    <vt:lpwstr>INFORMS Journal on Computing</vt:lpwstr>
  </property>
  <property fmtid="{D5CDD505-2E9C-101B-9397-08002B2CF9AE}" pid="10" name="Mendeley Recent Style Id 4_1">
    <vt:lpwstr>https://csl.mendeley.com/styles/166441951/institute-for-operations-research-and-the-management-sciences-2</vt:lpwstr>
  </property>
  <property fmtid="{D5CDD505-2E9C-101B-9397-08002B2CF9AE}" pid="11" name="Mendeley Recent Style Name 4_1">
    <vt:lpwstr>INFORMS w/ doi</vt:lpwstr>
  </property>
  <property fmtid="{D5CDD505-2E9C-101B-9397-08002B2CF9AE}" pid="12" name="Mendeley Recent Style Id 5_1">
    <vt:lpwstr>http://www.zotero.org/styles/information-systems-research</vt:lpwstr>
  </property>
  <property fmtid="{D5CDD505-2E9C-101B-9397-08002B2CF9AE}" pid="13" name="Mendeley Recent Style Name 5_1">
    <vt:lpwstr>Information Systems Research</vt:lpwstr>
  </property>
  <property fmtid="{D5CDD505-2E9C-101B-9397-08002B2CF9AE}" pid="14" name="Mendeley Recent Style Id 6_1">
    <vt:lpwstr>http://www.zotero.org/styles/journal-of-marketing</vt:lpwstr>
  </property>
  <property fmtid="{D5CDD505-2E9C-101B-9397-08002B2CF9AE}" pid="15" name="Mendeley Recent Style Name 6_1">
    <vt:lpwstr>Journal of Marketing</vt:lpwstr>
  </property>
  <property fmtid="{D5CDD505-2E9C-101B-9397-08002B2CF9AE}" pid="16" name="Mendeley Recent Style Id 7_1">
    <vt:lpwstr>http://www.zotero.org/styles/journal-of-operations-management</vt:lpwstr>
  </property>
  <property fmtid="{D5CDD505-2E9C-101B-9397-08002B2CF9AE}" pid="17" name="Mendeley Recent Style Name 7_1">
    <vt:lpwstr>Journal of Operations Management</vt:lpwstr>
  </property>
  <property fmtid="{D5CDD505-2E9C-101B-9397-08002B2CF9AE}" pid="18" name="Mendeley Recent Style Id 8_1">
    <vt:lpwstr>http://www.zotero.org/styles/mis-quarterly</vt:lpwstr>
  </property>
  <property fmtid="{D5CDD505-2E9C-101B-9397-08002B2CF9AE}" pid="19" name="Mendeley Recent Style Name 8_1">
    <vt:lpwstr>MIS Quarterly</vt:lpwstr>
  </property>
  <property fmtid="{D5CDD505-2E9C-101B-9397-08002B2CF9AE}" pid="20" name="Mendeley Recent Style Id 9_1">
    <vt:lpwstr>http://www.zotero.org/styles/modern-humanities-research-association</vt:lpwstr>
  </property>
  <property fmtid="{D5CDD505-2E9C-101B-9397-08002B2CF9AE}" pid="21" name="Mendeley Recent Style Name 9_1">
    <vt:lpwstr>Modern Humanities Research Association 3rd edition (note with bibliography)</vt:lpwstr>
  </property>
  <property fmtid="{D5CDD505-2E9C-101B-9397-08002B2CF9AE}" pid="22" name="Mendeley Document_1">
    <vt:lpwstr>True</vt:lpwstr>
  </property>
  <property fmtid="{D5CDD505-2E9C-101B-9397-08002B2CF9AE}" pid="23" name="Mendeley Unique User Id_1">
    <vt:lpwstr>78a423e0-28d3-3fe6-8791-d3a7cdc79b50</vt:lpwstr>
  </property>
  <property fmtid="{D5CDD505-2E9C-101B-9397-08002B2CF9AE}" pid="24" name="Mendeley Citation Style_1">
    <vt:lpwstr>http://www.zotero.org/styles/journal-of-the-association-for-information-systems</vt:lpwstr>
  </property>
  <property fmtid="{D5CDD505-2E9C-101B-9397-08002B2CF9AE}" pid="25" name="grammarly_documentId">
    <vt:lpwstr>documentId_4288</vt:lpwstr>
  </property>
  <property fmtid="{D5CDD505-2E9C-101B-9397-08002B2CF9AE}" pid="26" name="grammarly_documentContext">
    <vt:lpwstr>{"goals":[],"domain":"general","emotions":[],"dialect":"american"}</vt:lpwstr>
  </property>
  <property fmtid="{D5CDD505-2E9C-101B-9397-08002B2CF9AE}" pid="27" name="GrammarlyDocumentId">
    <vt:lpwstr>e1d08039b2cfb868364b6557d849854b11fbc7e201dd95c4f8b50cdcfdeb3350</vt:lpwstr>
  </property>
  <property fmtid="{D5CDD505-2E9C-101B-9397-08002B2CF9AE}" pid="28" name="ZOTERO_PREF_1">
    <vt:lpwstr>&lt;data data-version="3" zotero-version="9.0.6"&gt;&lt;session id="AxH7M8co"/&gt;&lt;style id="http://www.zotero.org/styles/dylancsl-misq" hasBibliography="1" bibliographyStyleHasBeenSet="0"/&gt;&lt;prefs&gt;&lt;pref name="fieldType" value="Field"/&gt;&lt;/prefs&gt;&lt;/data&gt;</vt:lpwstr>
  </property>
</Properties>
</file>