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84C00" w14:textId="0A6D36CE" w:rsidR="0062333A" w:rsidRPr="00261E78" w:rsidRDefault="00FF6742" w:rsidP="0037499A">
      <w:pPr>
        <w:pStyle w:val="Title"/>
      </w:pPr>
      <w:bookmarkStart w:id="0" w:name="OLE_LINK10"/>
      <w:ins w:id="1" w:author="Xin Li" w:date="2026-03-28T07:58:00Z" w16du:dateUtc="2026-03-27T23:58:00Z">
        <w:r>
          <w:rPr>
            <w:lang w:eastAsia="zh-CN"/>
          </w:rPr>
          <w:t xml:space="preserve">Intensified </w:t>
        </w:r>
      </w:ins>
      <w:r w:rsidR="0062333A" w:rsidRPr="00261E78">
        <w:rPr>
          <w:lang w:eastAsia="zh-CN"/>
        </w:rPr>
        <w:t>Co</w:t>
      </w:r>
      <w:ins w:id="2" w:author="Xin Li" w:date="2026-03-16T14:22:00Z" w16du:dateUtc="2026-03-16T06:22:00Z">
        <w:r w:rsidR="004221D3">
          <w:rPr>
            <w:lang w:eastAsia="zh-CN"/>
          </w:rPr>
          <w:t>mpet</w:t>
        </w:r>
      </w:ins>
      <w:ins w:id="3" w:author="Xin Li" w:date="2026-03-28T07:58:00Z" w16du:dateUtc="2026-03-27T23:58:00Z">
        <w:r>
          <w:rPr>
            <w:lang w:eastAsia="zh-CN"/>
          </w:rPr>
          <w:t>ition</w:t>
        </w:r>
      </w:ins>
      <w:del w:id="4" w:author="Xin Li" w:date="2026-03-16T14:22:00Z" w16du:dateUtc="2026-03-16T06:22:00Z">
        <w:r w:rsidR="0062333A" w:rsidRPr="00261E78" w:rsidDel="004221D3">
          <w:rPr>
            <w:lang w:eastAsia="zh-CN"/>
          </w:rPr>
          <w:delText xml:space="preserve">ntent, </w:delText>
        </w:r>
        <w:r w:rsidR="00F803FF" w:rsidRPr="00261E78" w:rsidDel="004221D3">
          <w:rPr>
            <w:lang w:eastAsia="zh-CN"/>
          </w:rPr>
          <w:delText>Source</w:delText>
        </w:r>
        <w:r w:rsidR="0062333A" w:rsidRPr="00261E78" w:rsidDel="004221D3">
          <w:rPr>
            <w:lang w:eastAsia="zh-CN"/>
          </w:rPr>
          <w:delText>,</w:delText>
        </w:r>
        <w:r w:rsidR="0062333A" w:rsidRPr="00261E78" w:rsidDel="004221D3">
          <w:delText xml:space="preserve"> and </w:delText>
        </w:r>
        <w:r w:rsidR="00F803FF" w:rsidRPr="00261E78" w:rsidDel="004221D3">
          <w:rPr>
            <w:lang w:eastAsia="zh-CN"/>
          </w:rPr>
          <w:delText>Position</w:delText>
        </w:r>
      </w:del>
      <w:r w:rsidR="0062333A" w:rsidRPr="00261E78">
        <w:t>: The Impact</w:t>
      </w:r>
      <w:r w:rsidR="0062333A" w:rsidRPr="00261E78">
        <w:rPr>
          <w:lang w:eastAsia="zh-CN"/>
        </w:rPr>
        <w:t>s</w:t>
      </w:r>
      <w:r w:rsidR="0062333A" w:rsidRPr="00261E78">
        <w:t xml:space="preserve"> of Platform-</w:t>
      </w:r>
      <w:ins w:id="5" w:author="Xin Li" w:date="2026-03-16T14:22:00Z" w16du:dateUtc="2026-03-16T06:22:00Z">
        <w:r w:rsidR="004221D3">
          <w:t>P</w:t>
        </w:r>
      </w:ins>
      <w:ins w:id="6" w:author="Xin Li" w:date="2026-03-16T14:21:00Z" w16du:dateUtc="2026-03-16T06:21:00Z">
        <w:r w:rsidR="004221D3">
          <w:t>rov</w:t>
        </w:r>
      </w:ins>
      <w:ins w:id="7" w:author="Xin Li" w:date="2026-03-16T14:22:00Z" w16du:dateUtc="2026-03-16T06:22:00Z">
        <w:r w:rsidR="004221D3">
          <w:t>ided</w:t>
        </w:r>
      </w:ins>
      <w:del w:id="8" w:author="Xin Li" w:date="2026-03-16T14:22:00Z" w16du:dateUtc="2026-03-16T06:22:00Z">
        <w:r w:rsidR="00CE05C9" w:rsidDel="004221D3">
          <w:delText>S</w:delText>
        </w:r>
        <w:r w:rsidR="00E30040" w:rsidRPr="00261E78" w:rsidDel="004221D3">
          <w:delText>pecific</w:delText>
        </w:r>
      </w:del>
      <w:r w:rsidR="00E30040" w:rsidRPr="00261E78">
        <w:t xml:space="preserve"> </w:t>
      </w:r>
      <w:del w:id="9" w:author="Xin Li" w:date="2026-03-16T14:22:00Z" w16du:dateUtc="2026-03-16T06:22:00Z">
        <w:r w:rsidR="0062333A" w:rsidRPr="00261E78" w:rsidDel="004221D3">
          <w:delText xml:space="preserve">Internal </w:delText>
        </w:r>
      </w:del>
      <w:r w:rsidR="0062333A" w:rsidRPr="00261E78">
        <w:t>Generative AI on Online Q&amp;A Communities</w:t>
      </w:r>
    </w:p>
    <w:p w14:paraId="0E29B9B1" w14:textId="0D7FFF6F" w:rsidR="00900E0B" w:rsidRPr="00261E78" w:rsidRDefault="00F40939" w:rsidP="00A86F82">
      <w:pPr>
        <w:spacing w:line="360" w:lineRule="auto"/>
      </w:pPr>
      <w:r w:rsidRPr="00261E78">
        <w:rPr>
          <w:b/>
        </w:rPr>
        <w:t>Abstract</w:t>
      </w:r>
    </w:p>
    <w:p w14:paraId="1F5985E3" w14:textId="06909810" w:rsidR="006F1955" w:rsidRPr="00261E78" w:rsidRDefault="006F1955" w:rsidP="00F803FF">
      <w:pPr>
        <w:pStyle w:val="Paragraph0"/>
      </w:pPr>
      <w:r w:rsidRPr="00261E78">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w:t>
      </w:r>
      <w:r w:rsidR="00D1059C">
        <w:t>whether</w:t>
      </w:r>
      <w:r w:rsidR="00D1059C" w:rsidRPr="00261E78">
        <w:t xml:space="preserve"> </w:t>
      </w:r>
      <w:r w:rsidR="0009162F" w:rsidRPr="00261E78">
        <w:t xml:space="preserve">an </w:t>
      </w:r>
      <w:r w:rsidR="00236C38" w:rsidRPr="00261E78">
        <w:t xml:space="preserve">additional </w:t>
      </w:r>
      <w:r w:rsidRPr="00261E78">
        <w:t xml:space="preserve">platform-specific, internally developed GenAI could offer a balanced solution. Leveraging a randomized experiment from a leading Chinese </w:t>
      </w:r>
      <w:r w:rsidR="001F5883" w:rsidRPr="00261E78">
        <w:t xml:space="preserve">online </w:t>
      </w:r>
      <w:r w:rsidRPr="00261E78">
        <w:t xml:space="preserve">technical Q&amp;A community, we examine </w:t>
      </w:r>
      <w:r w:rsidR="00CE05C9">
        <w:t xml:space="preserve">the behaviors of </w:t>
      </w:r>
      <w:r w:rsidRPr="00261E78">
        <w:t>human user</w:t>
      </w:r>
      <w:r w:rsidR="00CE05C9">
        <w:t>s</w:t>
      </w:r>
      <w:r w:rsidRPr="00261E78">
        <w:t xml:space="preserve"> (answerers and viewers) after the introduction of internal GenAI. Our findings reveal a reduction in human-provided answers and viewer recognition of these answers. We identify three key mechanisms that drive this reduction: a “content effect,” as high-quality AI answers may make human efforts seem redundant;</w:t>
      </w:r>
      <w:r w:rsidR="00F803FF" w:rsidRPr="00261E78">
        <w:t xml:space="preserve"> a “source effect,” which stems from AI as the information source; and</w:t>
      </w:r>
      <w:r w:rsidRPr="00261E78">
        <w:t xml:space="preserve"> a “position effect,” because AI-generated answers appear almost instantaneously in the first position and demotivate human contribution. We show that the reduction in human answer recognition is due to </w:t>
      </w:r>
      <w:r w:rsidR="00661B49" w:rsidRPr="00261E78">
        <w:t xml:space="preserve">elevated </w:t>
      </w:r>
      <w:r w:rsidRPr="00261E78">
        <w:t>expectations for human answers rather than</w:t>
      </w:r>
      <w:r w:rsidR="00FD4BBD">
        <w:t xml:space="preserve"> to</w:t>
      </w:r>
      <w:r w:rsidRPr="00261E78">
        <w:t xml:space="preserve"> </w:t>
      </w:r>
      <w:bookmarkStart w:id="10" w:name="_Hlk214095578"/>
      <w:r w:rsidR="00FD4BBD">
        <w:t>viewers’ distraction from</w:t>
      </w:r>
      <w:r w:rsidR="001F5883" w:rsidRPr="00261E78">
        <w:t xml:space="preserve"> human answers or </w:t>
      </w:r>
      <w:r w:rsidR="00A83A8C">
        <w:t xml:space="preserve">to </w:t>
      </w:r>
      <w:r w:rsidR="00661B49" w:rsidRPr="00261E78">
        <w:t xml:space="preserve">degraded </w:t>
      </w:r>
      <w:r w:rsidR="001F5883" w:rsidRPr="00261E78">
        <w:t xml:space="preserve">human </w:t>
      </w:r>
      <w:r w:rsidRPr="00261E78">
        <w:t>answer quality</w:t>
      </w:r>
      <w:bookmarkEnd w:id="10"/>
      <w:r w:rsidRPr="00261E78">
        <w:t>. We further demonstrate that in this AI-augmented environment, internal GenAI prompts human answerers to offer more personalized, experience-based insights. We contribute to the emerging literature on GenAI</w:t>
      </w:r>
      <w:r w:rsidR="00144466" w:rsidRPr="00261E78">
        <w:t>’</w:t>
      </w:r>
      <w:r w:rsidRPr="00261E78">
        <w:t>s impact and provide practical insight for platforms integrating GenAI into online Q&amp;A communities.</w:t>
      </w:r>
    </w:p>
    <w:p w14:paraId="44F41F14" w14:textId="33A4DA83" w:rsidR="00F40939" w:rsidRPr="00261E78" w:rsidRDefault="00F40939" w:rsidP="00A86F82">
      <w:pPr>
        <w:spacing w:line="480" w:lineRule="auto"/>
        <w:sectPr w:rsidR="00F40939" w:rsidRPr="00261E78"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61E78">
        <w:rPr>
          <w:b/>
        </w:rPr>
        <w:t>Keywords</w:t>
      </w:r>
      <w:r w:rsidRPr="00261E78">
        <w:t xml:space="preserve">: Generative AI, Human-AI </w:t>
      </w:r>
      <w:r w:rsidR="00CE66B2" w:rsidRPr="00261E78">
        <w:t>I</w:t>
      </w:r>
      <w:r w:rsidRPr="00261E78">
        <w:t>nteraction</w:t>
      </w:r>
      <w:r w:rsidR="00C05C04" w:rsidRPr="00261E78">
        <w:t>s</w:t>
      </w:r>
      <w:r w:rsidRPr="00261E78">
        <w:t>, Online Communit</w:t>
      </w:r>
      <w:r w:rsidR="00C05C04" w:rsidRPr="00261E78">
        <w:t>ies</w:t>
      </w:r>
      <w:r w:rsidR="00A03892" w:rsidRPr="00261E78">
        <w:t>, Content Effect, Sou</w:t>
      </w:r>
      <w:r w:rsidR="000538F5" w:rsidRPr="00261E78">
        <w:t>rce Effect, Position Effect</w:t>
      </w:r>
    </w:p>
    <w:p w14:paraId="618805DF" w14:textId="0217A279" w:rsidR="00E72D64" w:rsidRPr="00261E78" w:rsidRDefault="00E3771B" w:rsidP="00E72D64">
      <w:pPr>
        <w:pStyle w:val="Heading1"/>
      </w:pPr>
      <w:r w:rsidRPr="00261E78">
        <w:lastRenderedPageBreak/>
        <w:t>Introduction</w:t>
      </w:r>
    </w:p>
    <w:p w14:paraId="4A34A7A3" w14:textId="4D93B178" w:rsidR="006A01BD" w:rsidRPr="00261E78" w:rsidRDefault="00E83631" w:rsidP="006A01BD">
      <w:pPr>
        <w:pStyle w:val="Paragraph0"/>
      </w:pPr>
      <w:r w:rsidRPr="00261E78">
        <w:t xml:space="preserve">Generative artificial intelligence (GenAI) and large language models (LLMs) have transformed online information-seeking behavior and present </w:t>
      </w:r>
      <w:r w:rsidR="00E30040" w:rsidRPr="00261E78">
        <w:t xml:space="preserve">a </w:t>
      </w:r>
      <w:r w:rsidRPr="00261E78">
        <w:t xml:space="preserve">significant challenge to traditional </w:t>
      </w:r>
      <w:r w:rsidR="001F5883" w:rsidRPr="00261E78">
        <w:t xml:space="preserve">online </w:t>
      </w:r>
      <w:r w:rsidRPr="00261E78">
        <w:t xml:space="preserve">question-and-answer (Q&amp;A) communities. Recent studies document a decline in user participation on these platforms after the introduction of ChatGPT </w:t>
      </w:r>
      <w:r w:rsidR="00C50CEE" w:rsidRPr="00261E78">
        <w:rPr>
          <w:shd w:val="clear" w:color="auto" w:fill="FFFFFF"/>
        </w:rPr>
        <w:fldChar w:fldCharType="begin"/>
      </w:r>
      <w:r w:rsidR="00FF7707" w:rsidRPr="00261E78">
        <w:rPr>
          <w:shd w:val="clear" w:color="auto" w:fill="FFFFFF"/>
        </w:rPr>
        <w:instrText xml:space="preserve"> ADDIN ZOTERO_ITEM CSL_CITATION {"citationID":"zBqq6TmF","properties":{"formattedCitation":"(Burtch et al. 2023; Quinn &amp; Gutt 2023; del Rio-Chanona et al. 2023; Sanatizadeh et al. 2023; Xue et al. 2023)","plainCitation":"(Burtch et al. 2023; Quinn &amp; Gutt 2023; del Rio-Chanona et al. 2023; Sanatizadeh et al. 2023; Xue et al. 2023)","noteIndex":0},"citationItems":[{"id":3639,"uris":["http://www.mendeley.com/documents/?uuid=82e51bf4-72a6-40da-a2fd-8aaccc666873","http://zotero.org/users/8905122/items/YNBIUESJ","http://www.mendeley.com/documents/?uuid=e2028d96-de10-4bbc-ad76-f99d34834a12"],"itemData":{"id":3639,"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collective expertise as users depart the community. We find that average answer quality has declined significantly, primarily due to user exit. We discuss implications for the management of online knowledge communities.\n\n</w:instrText>
      </w:r>
      <w:r w:rsidR="00FF7707" w:rsidRPr="00261E78">
        <w:rPr>
          <w:shd w:val="clear" w:color="auto" w:fill="FFFFFF"/>
        </w:rPr>
        <w:instrText>【摘要翻译】</w:instrText>
      </w:r>
      <w:r w:rsidR="00FF7707" w:rsidRPr="00261E78">
        <w:rPr>
          <w:shd w:val="clear" w:color="auto" w:fill="FFFFFF"/>
        </w:rPr>
        <w:instrText>ChatGPT</w:instrText>
      </w:r>
      <w:r w:rsidR="00FF7707" w:rsidRPr="00261E78">
        <w:rPr>
          <w:shd w:val="clear" w:color="auto" w:fill="FFFFFF"/>
        </w:rPr>
        <w:instrText>等生成式人工智能技术正在改变人们在各个领域创建、共享和消费内容的方式。虽然这些技术有可能使信息获取民主化和简化内容制作，但它们也可能对在线知识社区的健康和可持续性产生意想不到的后果，特别是那些专注于信息交流和缺乏强大的社会依恋机制的社区。我们提供了这方面的初步证据，研究了</w:instrText>
      </w:r>
      <w:r w:rsidR="00FF7707" w:rsidRPr="00261E78">
        <w:rPr>
          <w:shd w:val="clear" w:color="auto" w:fill="FFFFFF"/>
        </w:rPr>
        <w:instrText>ChatGPT</w:instrText>
      </w:r>
      <w:r w:rsidR="00FF7707" w:rsidRPr="00261E78">
        <w:rPr>
          <w:shd w:val="clear" w:color="auto" w:fill="FFFFFF"/>
        </w:rPr>
        <w:instrText>对</w:instrText>
      </w:r>
      <w:r w:rsidR="00FF7707" w:rsidRPr="00261E78">
        <w:rPr>
          <w:shd w:val="clear" w:color="auto" w:fill="FFFFFF"/>
        </w:rPr>
        <w:instrText>StackOverflow</w:instrText>
      </w:r>
      <w:r w:rsidR="00FF7707" w:rsidRPr="00261E78">
        <w:rPr>
          <w:shd w:val="clear" w:color="auto" w:fill="FFFFFF"/>
        </w:rPr>
        <w:instrText>用户活动的影响，并与</w:instrText>
      </w:r>
      <w:r w:rsidR="00FF7707" w:rsidRPr="00261E78">
        <w:rPr>
          <w:shd w:val="clear" w:color="auto" w:fill="FFFFFF"/>
        </w:rPr>
        <w:instrText>Reddit</w:instrText>
      </w:r>
      <w:r w:rsidR="00FF7707" w:rsidRPr="00261E78">
        <w:rPr>
          <w:shd w:val="clear" w:color="auto" w:fill="FFFFFF"/>
        </w:rPr>
        <w:instrText>的用户活动进行了对比。我们分析了</w:instrText>
      </w:r>
      <w:r w:rsidR="00FF7707" w:rsidRPr="00261E78">
        <w:rPr>
          <w:shd w:val="clear" w:color="auto" w:fill="FFFFFF"/>
        </w:rPr>
        <w:instrText>2021</w:instrText>
      </w:r>
      <w:r w:rsidR="00FF7707" w:rsidRPr="00261E78">
        <w:rPr>
          <w:shd w:val="clear" w:color="auto" w:fill="FFFFFF"/>
        </w:rPr>
        <w:instrText>年</w:instrText>
      </w:r>
      <w:r w:rsidR="00FF7707" w:rsidRPr="00261E78">
        <w:rPr>
          <w:shd w:val="clear" w:color="auto" w:fill="FFFFFF"/>
        </w:rPr>
        <w:instrText>10</w:instrText>
      </w:r>
      <w:r w:rsidR="00FF7707" w:rsidRPr="00261E78">
        <w:rPr>
          <w:shd w:val="clear" w:color="auto" w:fill="FFFFFF"/>
        </w:rPr>
        <w:instrText>月至</w:instrText>
      </w:r>
      <w:r w:rsidR="00FF7707" w:rsidRPr="00261E78">
        <w:rPr>
          <w:shd w:val="clear" w:color="auto" w:fill="FFFFFF"/>
        </w:rPr>
        <w:instrText>2023</w:instrText>
      </w:r>
      <w:r w:rsidR="00FF7707" w:rsidRPr="00261E78">
        <w:rPr>
          <w:shd w:val="clear" w:color="auto" w:fill="FFFFFF"/>
        </w:rPr>
        <w:instrText>年</w:instrText>
      </w:r>
      <w:r w:rsidR="00FF7707" w:rsidRPr="00261E78">
        <w:rPr>
          <w:shd w:val="clear" w:color="auto" w:fill="FFFFFF"/>
        </w:rPr>
        <w:instrText>3</w:instrText>
      </w:r>
      <w:r w:rsidR="00FF7707" w:rsidRPr="00261E78">
        <w:rPr>
          <w:shd w:val="clear" w:color="auto" w:fill="FFFFFF"/>
        </w:rPr>
        <w:instrText>月期间的大量数据样本，捕获了发布到</w:instrText>
      </w:r>
      <w:r w:rsidR="00FF7707" w:rsidRPr="00261E78">
        <w:rPr>
          <w:shd w:val="clear" w:color="auto" w:fill="FFFFFF"/>
        </w:rPr>
        <w:instrText>Stack Overflow</w:instrText>
      </w:r>
      <w:r w:rsidR="00FF7707" w:rsidRPr="00261E78">
        <w:rPr>
          <w:shd w:val="clear" w:color="auto" w:fill="FFFFFF"/>
        </w:rPr>
        <w:instrText>和</w:instrText>
      </w:r>
      <w:r w:rsidR="00FF7707" w:rsidRPr="00261E78">
        <w:rPr>
          <w:shd w:val="clear" w:color="auto" w:fill="FFFFFF"/>
        </w:rPr>
        <w:instrText>Reddit</w:instrText>
      </w:r>
      <w:r w:rsidR="00FF7707" w:rsidRPr="00261E78">
        <w:rPr>
          <w:shd w:val="clear" w:color="auto" w:fill="FFFFFF"/>
        </w:rPr>
        <w:instrText>上与最受欢迎的</w:instrText>
      </w:r>
      <w:r w:rsidR="00FF7707" w:rsidRPr="00261E78">
        <w:rPr>
          <w:shd w:val="clear" w:color="auto" w:fill="FFFFFF"/>
        </w:rPr>
        <w:instrText>StackOverflow</w:instrText>
      </w:r>
      <w:r w:rsidR="00FF7707" w:rsidRPr="00261E78">
        <w:rPr>
          <w:shd w:val="clear" w:color="auto" w:fill="FFFFFF"/>
        </w:rPr>
        <w:instrText>主题相关的内容。我们发现，</w:instrText>
      </w:r>
      <w:r w:rsidR="00FF7707" w:rsidRPr="00261E78">
        <w:rPr>
          <w:shd w:val="clear" w:color="auto" w:fill="FFFFFF"/>
        </w:rPr>
        <w:instrText>ChatGPT</w:instrText>
      </w:r>
      <w:r w:rsidR="00FF7707" w:rsidRPr="00261E78">
        <w:rPr>
          <w:shd w:val="clear" w:color="auto" w:fill="FFFFFF"/>
        </w:rPr>
        <w:instrText>导致与这些主题相关的</w:instrText>
      </w:r>
      <w:r w:rsidR="00FF7707" w:rsidRPr="00261E78">
        <w:rPr>
          <w:shd w:val="clear" w:color="auto" w:fill="FFFFFF"/>
        </w:rPr>
        <w:instrText>StackOverflow</w:instrText>
      </w:r>
      <w:r w:rsidR="00FF7707" w:rsidRPr="00261E78">
        <w:rPr>
          <w:shd w:val="clear" w:color="auto" w:fill="FFFFFF"/>
        </w:rPr>
        <w:instrText>问题大幅下降，根据可用于训练的公共在线数据量，</w:instrText>
      </w:r>
      <w:r w:rsidR="00FF7707" w:rsidRPr="00261E78">
        <w:rPr>
          <w:shd w:val="clear" w:color="auto" w:fill="FFFFFF"/>
        </w:rPr>
        <w:instrText>ChatGPT</w:instrText>
      </w:r>
      <w:r w:rsidR="00FF7707" w:rsidRPr="00261E78">
        <w:rPr>
          <w:shd w:val="clear" w:color="auto" w:fill="FFFFFF"/>
        </w:rPr>
        <w:instrText>更有可能表现出色的主题的影响更大。相比之下，考虑到</w:instrText>
      </w:r>
      <w:r w:rsidR="00FF7707" w:rsidRPr="00261E78">
        <w:rPr>
          <w:shd w:val="clear" w:color="auto" w:fill="FFFFFF"/>
        </w:rPr>
        <w:instrText>Reddit</w:instrText>
      </w:r>
      <w:r w:rsidR="00FF7707" w:rsidRPr="00261E78">
        <w:rPr>
          <w:shd w:val="clear" w:color="auto" w:fill="FFFFFF"/>
        </w:rPr>
        <w:instrText>子社区专注于相同的主题，我们没有发现</w:instrText>
      </w:r>
      <w:r w:rsidR="00FF7707" w:rsidRPr="00261E78">
        <w:rPr>
          <w:shd w:val="clear" w:color="auto" w:fill="FFFFFF"/>
        </w:rPr>
        <w:instrText>ChatGPT</w:instrText>
      </w:r>
      <w:r w:rsidR="00FF7707" w:rsidRPr="00261E78">
        <w:rPr>
          <w:shd w:val="clear" w:color="auto" w:fill="FFFFFF"/>
        </w:rPr>
        <w:instrText>有任何影响的证据，这表明在线知识社区中的社会依恋对社区生存的重要性。最后，我们考虑了</w:instrText>
      </w:r>
      <w:r w:rsidR="00FF7707" w:rsidRPr="00261E78">
        <w:rPr>
          <w:shd w:val="clear" w:color="auto" w:fill="FFFFFF"/>
        </w:rPr>
        <w:instrText>StackOverflow</w:instrText>
      </w:r>
      <w:r w:rsidR="00FF7707" w:rsidRPr="00261E78">
        <w:rPr>
          <w:shd w:val="clear" w:color="auto" w:fill="FFFFFF"/>
        </w:rPr>
        <w:instrText>提供的答案质量的潜在变化，考虑了用户在提供答案时对</w:instrText>
      </w:r>
      <w:r w:rsidR="00FF7707" w:rsidRPr="00261E78">
        <w:rPr>
          <w:shd w:val="clear" w:color="auto" w:fill="FFFFFF"/>
        </w:rPr>
        <w:instrText>ChatGPT</w:instrText>
      </w:r>
      <w:r w:rsidR="00FF7707" w:rsidRPr="00261E78">
        <w:rPr>
          <w:shd w:val="clear" w:color="auto" w:fill="FFFFFF"/>
        </w:rPr>
        <w:instrText>的潜在依赖，以及随着用户离开社区，集体专业知识的潜在下降。我们发现平均回答质量显著下降，主要是由于用户退出。我们讨论了对在线知识社区管理的影响。</w:instrText>
      </w:r>
      <w:r w:rsidR="00FF7707" w:rsidRPr="00261E78">
        <w:rPr>
          <w:shd w:val="clear" w:color="auto" w:fill="FFFFFF"/>
        </w:rPr>
        <w:instrText xml:space="preserve">","archive_location":"13 </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","DOI":"10.2139/ssrn.4521754","event-place":"Rochester, NY","genre":"SSRN Scholarly Paper","language":"en","note":"</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 xml:space="preserve"> /unread</w:instrText>
      </w:r>
      <w:r w:rsidR="00FF7707" w:rsidRPr="00261E78">
        <w:rPr>
          <w:shd w:val="clear" w:color="auto" w:fill="FFFFFF"/>
        </w:rPr>
        <w:instrText>、</w:instrText>
      </w:r>
      <w:r w:rsidR="00FF7707" w:rsidRPr="00261E78">
        <w:rPr>
          <w:shd w:val="clear" w:color="auto" w:fill="FFFFFF"/>
        </w:rPr>
        <w:instrText>/reading</w:instrText>
      </w:r>
      <w:r w:rsidR="00FF7707" w:rsidRPr="00261E78">
        <w:rPr>
          <w:shd w:val="clear" w:color="auto" w:fill="FFFFFF"/>
        </w:rPr>
        <w:instrText>、</w:instrText>
      </w:r>
      <w:r w:rsidR="00FF7707" w:rsidRPr="00261E78">
        <w:rPr>
          <w:shd w:val="clear" w:color="auto" w:fill="FFFFFF"/>
        </w:rPr>
        <w:instrText>Generative AI</w:instrText>
      </w:r>
      <w:r w:rsidR="00FF7707" w:rsidRPr="00261E78">
        <w:rPr>
          <w:shd w:val="clear" w:color="auto" w:fill="FFFFFF"/>
        </w:rPr>
        <w:instrText>、</w:instrText>
      </w:r>
      <w:r w:rsidR="00FF7707" w:rsidRPr="00261E78">
        <w:rPr>
          <w:shd w:val="clear" w:color="auto" w:fill="FFFFFF"/>
        </w:rPr>
        <w:instrText>Difference-in-differences</w:instrText>
      </w:r>
      <w:r w:rsidR="00FF7707" w:rsidRPr="00261E78">
        <w:rPr>
          <w:shd w:val="clear" w:color="auto" w:fill="FFFFFF"/>
        </w:rPr>
        <w:instrText>、</w:instrText>
      </w:r>
      <w:r w:rsidR="00FF7707" w:rsidRPr="00261E78">
        <w:rPr>
          <w:shd w:val="clear" w:color="auto" w:fill="FFFFFF"/>
        </w:rPr>
        <w:instrText>Platform Economics</w:instrText>
      </w:r>
      <w:r w:rsidR="00FF7707" w:rsidRPr="00261E78">
        <w:rPr>
          <w:shd w:val="clear" w:color="auto" w:fill="FFFFFF"/>
        </w:rPr>
        <w:instrText>、</w:instrText>
      </w:r>
      <w:r w:rsidR="00FF7707" w:rsidRPr="00261E78">
        <w:rPr>
          <w:shd w:val="clear" w:color="auto" w:fill="FFFFFF"/>
        </w:rPr>
        <w:instrText>User-Generated Content","number":"4521754","publisher-place":"Rochester, NY","source":"Social Science Research Network","title":"The consequences of generative AI for UGC and online community engagement","URL":"https://papers.ssrn.com/abstract=4521754","author":[{"family":"Burtch","given":"Gordon"},{"family":"Lee","given":"Dokyun"},{"family":"Chen","given":"Zhichen"}],"accessed":{"date-parts":[["2024",6,4]]},"issued":{"date-parts":[["2023",5,1]]}}},{"id":153,"uris":["http://www.mendeley.com/documents/?uuid=16120ead-8010-4f76-8737-d689f3dfa549","http://zotero.org/users/8905122/items/WHQZEJTI","http://www.mendeley.com/documents/?uuid=65496882-6a33-4821-9d55-819c64503bc4"],"itemData":{"id":153,"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more efficient for solving certain programming problems, but its widespread adoption and the resulting shift away from public exchange on the web will limit the open data people and models can learn from in the future.\n\n</w:instrText>
      </w:r>
      <w:r w:rsidR="00FF7707" w:rsidRPr="00261E78">
        <w:rPr>
          <w:shd w:val="clear" w:color="auto" w:fill="FFFFFF"/>
        </w:rPr>
        <w:instrText>【摘要翻译】像</w:instrText>
      </w:r>
      <w:r w:rsidR="00FF7707" w:rsidRPr="00261E78">
        <w:rPr>
          <w:shd w:val="clear" w:color="auto" w:fill="FFFFFF"/>
        </w:rPr>
        <w:instrText>ChatGPT</w:instrText>
      </w:r>
      <w:r w:rsidR="00FF7707" w:rsidRPr="00261E78">
        <w:rPr>
          <w:shd w:val="clear" w:color="auto" w:fill="FFFFFF"/>
        </w:rPr>
        <w:instrText>这样的大型语言模型有效地为用户提供了有关各种主题的信息，为搜索网络和在线向人们寻求帮助提供了一种潜在的替代品。但由于用户私下与模型交互，这些模型可能会大幅减少公开可用的人类生成数据和知识资源的数量。这种替代在确保未来模型的训练数据方面可能存在重大问题。在这项工作中，我们通过分析领先的计算机编程在线问答平台</w:instrText>
      </w:r>
      <w:r w:rsidR="00FF7707" w:rsidRPr="00261E78">
        <w:rPr>
          <w:shd w:val="clear" w:color="auto" w:fill="FFFFFF"/>
        </w:rPr>
        <w:instrText>Stack Overflow</w:instrText>
      </w:r>
      <w:r w:rsidR="00FF7707" w:rsidRPr="00261E78">
        <w:rPr>
          <w:shd w:val="clear" w:color="auto" w:fill="FFFFFF"/>
        </w:rPr>
        <w:instrText>上的活动，研究了</w:instrText>
      </w:r>
      <w:r w:rsidR="00FF7707" w:rsidRPr="00261E78">
        <w:rPr>
          <w:shd w:val="clear" w:color="auto" w:fill="FFFFFF"/>
        </w:rPr>
        <w:instrText>ChatGPT</w:instrText>
      </w:r>
      <w:r w:rsidR="00FF7707" w:rsidRPr="00261E78">
        <w:rPr>
          <w:shd w:val="clear" w:color="auto" w:fill="FFFFFF"/>
        </w:rPr>
        <w:instrText>的发布如何改变了网络上人类生成的开放数据。我们发现，相对于访问</w:instrText>
      </w:r>
      <w:r w:rsidR="00FF7707" w:rsidRPr="00261E78">
        <w:rPr>
          <w:shd w:val="clear" w:color="auto" w:fill="FFFFFF"/>
        </w:rPr>
        <w:instrText>ChatGPT</w:instrText>
      </w:r>
      <w:r w:rsidR="00FF7707" w:rsidRPr="00261E78">
        <w:rPr>
          <w:shd w:val="clear" w:color="auto" w:fill="FFFFFF"/>
        </w:rPr>
        <w:instrText>有限的俄罗斯和中国同行，以及</w:instrText>
      </w:r>
      <w:r w:rsidR="00FF7707" w:rsidRPr="00261E78">
        <w:rPr>
          <w:shd w:val="clear" w:color="auto" w:fill="FFFFFF"/>
        </w:rPr>
        <w:instrText>ChatGPT</w:instrText>
      </w:r>
      <w:r w:rsidR="00FF7707" w:rsidRPr="00261E78">
        <w:rPr>
          <w:shd w:val="clear" w:color="auto" w:fill="FFFFFF"/>
        </w:rPr>
        <w:instrText>能力较差的类似数学论坛，堆栈溢出的活动显著减少。差异中的差异模型估计堆栈溢出的每周帖子减少了</w:instrText>
      </w:r>
      <w:r w:rsidR="00FF7707" w:rsidRPr="00261E78">
        <w:rPr>
          <w:shd w:val="clear" w:color="auto" w:fill="FFFFFF"/>
        </w:rPr>
        <w:instrText>16%</w:instrText>
      </w:r>
      <w:r w:rsidR="00FF7707" w:rsidRPr="00261E78">
        <w:rPr>
          <w:shd w:val="clear" w:color="auto" w:fill="FFFFFF"/>
        </w:rPr>
        <w:instrText>。这种影响随着时间的推移而增加，对于与最广泛使用的编程语言相关的帖子来说更大。</w:instrText>
      </w:r>
      <w:r w:rsidR="00FF7707" w:rsidRPr="00261E78">
        <w:rPr>
          <w:shd w:val="clear" w:color="auto" w:fill="FFFFFF"/>
        </w:rPr>
        <w:instrText>ChatGPT</w:instrText>
      </w:r>
      <w:r w:rsidR="00FF7707" w:rsidRPr="00261E78">
        <w:rPr>
          <w:shd w:val="clear" w:color="auto" w:fill="FFFFFF"/>
        </w:rPr>
        <w:instrText>之后发布的帖子获得了与以前相似的投票分数，这表明</w:instrText>
      </w:r>
      <w:r w:rsidR="00FF7707" w:rsidRPr="00261E78">
        <w:rPr>
          <w:shd w:val="clear" w:color="auto" w:fill="FFFFFF"/>
        </w:rPr>
        <w:instrText>ChatGPT</w:instrText>
      </w:r>
      <w:r w:rsidR="00FF7707" w:rsidRPr="00261E78">
        <w:rPr>
          <w:shd w:val="clear" w:color="auto" w:fill="FFFFFF"/>
        </w:rPr>
        <w:instrText>不仅仅是在取代重复或低质量的内容。这些结果表明，越来越多的用户正在采用大型语言模型来回答问题，对于他们有更多训练数据的语言，它们是堆栈溢出的更好替代品。使用像</w:instrText>
      </w:r>
      <w:r w:rsidR="00FF7707" w:rsidRPr="00261E78">
        <w:rPr>
          <w:shd w:val="clear" w:color="auto" w:fill="FFFFFF"/>
        </w:rPr>
        <w:instrText>ChatGPT</w:instrText>
      </w:r>
      <w:r w:rsidR="00FF7707" w:rsidRPr="00261E78">
        <w:rPr>
          <w:shd w:val="clear" w:color="auto" w:fill="FFFFFF"/>
        </w:rPr>
        <w:instrText>这样的模型可能更有效地解决某些编程问题，但它的广泛采用以及由此导致的远离网络上公共交换的转变将限制人们和模型在未来可以学习的开放数据。</w:instrText>
      </w:r>
      <w:r w:rsidR="00FF7707" w:rsidRPr="00261E78">
        <w:rPr>
          <w:shd w:val="clear" w:color="auto" w:fill="FFFFFF"/>
        </w:rPr>
        <w:instrText>","DOI":"10.48550/arXiv.2307.07367","genre":"arXiv","language":"en","license":"</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","note":"</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 xml:space="preserve"> /unread</w:instrText>
      </w:r>
      <w:r w:rsidR="00FF7707" w:rsidRPr="00261E78">
        <w:rPr>
          <w:shd w:val="clear" w:color="auto" w:fill="FFFFFF"/>
        </w:rPr>
        <w:instrText>、</w:instrText>
      </w:r>
      <w:r w:rsidR="00FF7707" w:rsidRPr="00261E78">
        <w:rPr>
          <w:shd w:val="clear" w:color="auto" w:fill="FFFFFF"/>
        </w:rPr>
        <w:instrText>/reading</w:instrText>
      </w:r>
      <w:r w:rsidR="00FF7707" w:rsidRPr="00261E78">
        <w:rPr>
          <w:shd w:val="clear" w:color="auto" w:fill="FFFFFF"/>
        </w:rPr>
        <w:instrText>、</w:instrText>
      </w:r>
      <w:r w:rsidR="00FF7707" w:rsidRPr="00261E78">
        <w:rPr>
          <w:shd w:val="clear" w:color="auto" w:fill="FFFFFF"/>
        </w:rPr>
        <w:instrText>Computer Science - Social and Information Networks</w:instrText>
      </w:r>
      <w:r w:rsidR="00FF7707" w:rsidRPr="00261E78">
        <w:rPr>
          <w:shd w:val="clear" w:color="auto" w:fill="FFFFFF"/>
        </w:rPr>
        <w:instrText>、</w:instrText>
      </w:r>
      <w:r w:rsidR="00FF7707" w:rsidRPr="00261E78">
        <w:rPr>
          <w:shd w:val="clear" w:color="auto" w:fill="FFFFFF"/>
        </w:rPr>
        <w:instrText>Computer Science - Artificial Intelligence</w:instrText>
      </w:r>
      <w:r w:rsidR="00FF7707" w:rsidRPr="00261E78">
        <w:rPr>
          <w:shd w:val="clear" w:color="auto" w:fill="FFFFFF"/>
        </w:rPr>
        <w:instrText>、</w:instrText>
      </w:r>
      <w:r w:rsidR="00FF7707" w:rsidRPr="00261E78">
        <w:rPr>
          <w:shd w:val="clear" w:color="auto" w:fill="FFFFFF"/>
        </w:rPr>
        <w:instrText>Computer Science - Computers and Society","number":"arXiv:2307.07367","publisher":"arXiv","source":"arXiv.org","title":"Are large language models a threat to digital public goods? Evidence from activity on Stack Overflow","title-short":"Are large language models a threat to digital public goods?","URL":"http://arxiv.org/abs/2307.07367","author":[{"family":"Rio-Chanona","given":"Maria","non-dropping-particle":"del"},{"family":"Laurentsyeva","given":"Nadzeya"},{"family":"Wachs","given":"Johannes"}],"accessed":{"date-parts":[["2024",4,21]]},"issued":{"date-parts":[["2023",7,14]]}}},{"id":370,"uris":["http://www.mendeley.com/documents/?uuid=aa095db4-15f1-4eac-b629-2f599aa9ae01","http://zotero.org/users/8905122/items/DESCDL6D"],"itemData":{"id":370,"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 of the Paradox of Reuse Theory by illuminating a special case in which training data erosion may be beneficial to the GAI.\n\n</w:instrText>
      </w:r>
      <w:r w:rsidR="00FF7707" w:rsidRPr="00261E78">
        <w:rPr>
          <w:shd w:val="clear" w:color="auto" w:fill="FFFFFF"/>
        </w:rPr>
        <w:instrText>【摘要翻译】生成式人工智能（</w:instrText>
      </w:r>
      <w:r w:rsidR="00FF7707" w:rsidRPr="00261E78">
        <w:rPr>
          <w:shd w:val="clear" w:color="auto" w:fill="FFFFFF"/>
        </w:rPr>
        <w:instrText>GAIs</w:instrText>
      </w:r>
      <w:r w:rsidR="00FF7707" w:rsidRPr="00261E78">
        <w:rPr>
          <w:shd w:val="clear" w:color="auto" w:fill="FFFFFF"/>
        </w:rPr>
        <w:instrText>）如何影响他们自己的训练数据，例如来自问答平台的数据？重用理论的悖论认为，</w:instrText>
      </w:r>
      <w:r w:rsidR="00FF7707" w:rsidRPr="00261E78">
        <w:rPr>
          <w:shd w:val="clear" w:color="auto" w:fill="FFFFFF"/>
        </w:rPr>
        <w:instrText>GAI</w:instrText>
      </w:r>
      <w:r w:rsidR="00FF7707" w:rsidRPr="00261E78">
        <w:rPr>
          <w:shd w:val="clear" w:color="auto" w:fill="FFFFFF"/>
        </w:rPr>
        <w:instrText>的使用将取代训练数据来源的问答平台的流量。然而，这是否以及如何影响这些平台上的后续训练数据生成仍然是一个悬而未决的问题。我们通过利用</w:instrText>
      </w:r>
      <w:r w:rsidR="00FF7707" w:rsidRPr="00261E78">
        <w:rPr>
          <w:shd w:val="clear" w:color="auto" w:fill="FFFFFF"/>
        </w:rPr>
        <w:instrText>ChatGPT</w:instrText>
      </w:r>
      <w:r w:rsidR="00FF7707" w:rsidRPr="00261E78">
        <w:rPr>
          <w:shd w:val="clear" w:color="auto" w:fill="FFFFFF"/>
        </w:rPr>
        <w:instrText>的推出和使用丰富的</w:instrText>
      </w:r>
      <w:r w:rsidR="00FF7707" w:rsidRPr="00261E78">
        <w:rPr>
          <w:shd w:val="clear" w:color="auto" w:fill="FFFFFF"/>
        </w:rPr>
        <w:instrText>StackExchange</w:instrText>
      </w:r>
      <w:r w:rsidR="00FF7707" w:rsidRPr="00261E78">
        <w:rPr>
          <w:shd w:val="clear" w:color="auto" w:fill="FFFFFF"/>
        </w:rPr>
        <w:instrText>面板数据来解决这个问题。我们发现，由于临时用户放弃平台，平台上的问题数量有所减少，但剩余的问题是更复杂的问题，并表现出新颖性。进一步的调查表明，问题数量减少得越多，剩余问题的复杂性和新颖性就越多。这些发现通过阐明训练数据侵蚀可能有利于</w:instrText>
      </w:r>
      <w:r w:rsidR="00FF7707" w:rsidRPr="00261E78">
        <w:rPr>
          <w:shd w:val="clear" w:color="auto" w:fill="FFFFFF"/>
        </w:rPr>
        <w:instrText>GAI</w:instrText>
      </w:r>
      <w:r w:rsidR="00FF7707" w:rsidRPr="00261E78">
        <w:rPr>
          <w:shd w:val="clear" w:color="auto" w:fill="FFFFFF"/>
        </w:rPr>
        <w:instrText>的特殊情况来支持重用悖论理论的发展。</w:instrText>
      </w:r>
      <w:r w:rsidR="00FF7707" w:rsidRPr="00261E78">
        <w:rPr>
          <w:shd w:val="clear" w:color="auto" w:fill="FFFFFF"/>
        </w:rPr>
        <w:instrText>","DOI":"10.2139/ssrn.4522386","event-place":"Rochester, NY","genre":"SSRN Scholarly Paper","language":"en","note":"</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 xml:space="preserve"> /unread</w:instrText>
      </w:r>
      <w:r w:rsidR="00FF7707" w:rsidRPr="00261E78">
        <w:rPr>
          <w:shd w:val="clear" w:color="auto" w:fill="FFFFFF"/>
        </w:rPr>
        <w:instrText>、</w:instrText>
      </w:r>
      <w:r w:rsidR="00FF7707" w:rsidRPr="00261E78">
        <w:rPr>
          <w:shd w:val="clear" w:color="auto" w:fill="FFFFFF"/>
        </w:rPr>
        <w:instrText>/reading</w:instrText>
      </w:r>
      <w:r w:rsidR="00FF7707" w:rsidRPr="00261E78">
        <w:rPr>
          <w:shd w:val="clear" w:color="auto" w:fill="FFFFFF"/>
        </w:rPr>
        <w:instrText>、</w:instrText>
      </w:r>
      <w:r w:rsidR="00FF7707" w:rsidRPr="00261E78">
        <w:rPr>
          <w:shd w:val="clear" w:color="auto" w:fill="FFFFFF"/>
        </w:rPr>
        <w:instrText>ChatGPT</w:instrText>
      </w:r>
      <w:r w:rsidR="00FF7707" w:rsidRPr="00261E78">
        <w:rPr>
          <w:shd w:val="clear" w:color="auto" w:fill="FFFFFF"/>
        </w:rPr>
        <w:instrText>、</w:instrText>
      </w:r>
      <w:r w:rsidR="00FF7707" w:rsidRPr="00261E78">
        <w:rPr>
          <w:shd w:val="clear" w:color="auto" w:fill="FFFFFF"/>
        </w:rPr>
        <w:instrText>GAI</w:instrText>
      </w:r>
      <w:r w:rsidR="00FF7707" w:rsidRPr="00261E78">
        <w:rPr>
          <w:shd w:val="clear" w:color="auto" w:fill="FFFFFF"/>
        </w:rPr>
        <w:instrText>、</w:instrText>
      </w:r>
      <w:r w:rsidR="00FF7707" w:rsidRPr="00261E78">
        <w:rPr>
          <w:shd w:val="clear" w:color="auto" w:fill="FFFFFF"/>
        </w:rPr>
        <w:instrText>Novelty</w:instrText>
      </w:r>
      <w:r w:rsidR="00FF7707" w:rsidRPr="00261E78">
        <w:rPr>
          <w:shd w:val="clear" w:color="auto" w:fill="FFFFFF"/>
        </w:rPr>
        <w:instrText>、</w:instrText>
      </w:r>
      <w:r w:rsidR="00FF7707" w:rsidRPr="00261E78">
        <w:rPr>
          <w:shd w:val="clear" w:color="auto" w:fill="FFFFFF"/>
        </w:rPr>
        <w:instrText>Paradox of Reuse</w:instrText>
      </w:r>
      <w:r w:rsidR="00FF7707" w:rsidRPr="00261E78">
        <w:rPr>
          <w:shd w:val="clear" w:color="auto" w:fill="FFFFFF"/>
        </w:rPr>
        <w:instrText>、</w:instrText>
      </w:r>
      <w:r w:rsidR="00FF7707" w:rsidRPr="00261E78">
        <w:rPr>
          <w:shd w:val="clear" w:color="auto" w:fill="FFFFFF"/>
        </w:rPr>
        <w:instrText>Q&amp;A</w:instrText>
      </w:r>
      <w:r w:rsidR="00FF7707" w:rsidRPr="00261E78">
        <w:rPr>
          <w:shd w:val="clear" w:color="auto" w:fill="FFFFFF"/>
        </w:rPr>
        <w:instrText>、</w:instrText>
      </w:r>
      <w:r w:rsidR="00FF7707" w:rsidRPr="00261E78">
        <w:rPr>
          <w:shd w:val="clear" w:color="auto" w:fill="FFFFFF"/>
        </w:rPr>
        <w:instrText>StackExchange","number":"4522386","publisher-place":"Rochester, NY","source":"Social Science Research Network","title":"The effect of generative artificial intelligence on Q&amp;A platforms – Consequences for questions, answers, question readability, and novelty","title-short":"Does Generative AI Erode Its Own Training Data?","URL":"https://papers.ssrn.com/abstract=4522386","author":[{"family":"Quinn","given":"Martin"},{"family":"Gutt","given":"Dominik"}],"accessed":{"date-parts":[["2024",6,4]]},"issued":{"date-parts":[["2023",7,27]]}}},{"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FF7707" w:rsidRPr="00261E78">
        <w:rPr>
          <w:shd w:val="clear" w:color="auto" w:fill="FFFFFF"/>
        </w:rPr>
        <w:instrText>【摘要翻译】</w:instrText>
      </w:r>
      <w:r w:rsidR="00FF7707" w:rsidRPr="00261E78">
        <w:rPr>
          <w:shd w:val="clear" w:color="auto" w:fill="FFFFFF"/>
        </w:rPr>
        <w:instrText>ChatGPT</w:instrText>
      </w:r>
      <w:r w:rsidR="00FF7707" w:rsidRPr="00261E78">
        <w:rPr>
          <w:shd w:val="clear" w:color="auto" w:fill="FFFFFF"/>
        </w:rPr>
        <w:instrText>和</w:instrText>
      </w:r>
      <w:r w:rsidR="00FF7707" w:rsidRPr="00261E78">
        <w:rPr>
          <w:shd w:val="clear" w:color="auto" w:fill="FFFFFF"/>
        </w:rPr>
        <w:instrText>Bard</w:instrText>
      </w:r>
      <w:r w:rsidR="00FF7707" w:rsidRPr="00261E78">
        <w:rPr>
          <w:shd w:val="clear" w:color="auto" w:fill="FFFFFF"/>
        </w:rPr>
        <w:instrText>等大型语言模型（</w:instrText>
      </w:r>
      <w:r w:rsidR="00FF7707" w:rsidRPr="00261E78">
        <w:rPr>
          <w:shd w:val="clear" w:color="auto" w:fill="FFFFFF"/>
        </w:rPr>
        <w:instrText>LLM</w:instrText>
      </w:r>
      <w:r w:rsidR="00FF7707" w:rsidRPr="00261E78">
        <w:rPr>
          <w:shd w:val="clear" w:color="auto" w:fill="FFFFFF"/>
        </w:rPr>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FF7707" w:rsidRPr="00261E78">
        <w:rPr>
          <w:shd w:val="clear" w:color="auto" w:fill="FFFFFF"/>
        </w:rPr>
        <w:instrText>“Stack Exchange”</w:instrText>
      </w:r>
      <w:r w:rsidR="00FF7707" w:rsidRPr="00261E78">
        <w:rPr>
          <w:shd w:val="clear" w:color="auto" w:fill="FFFFFF"/>
        </w:rPr>
        <w:instrText>为例，探讨了这项技术对在线问答论坛上内容生成和消费的影响。我们的初步调查结果表明，自</w:instrText>
      </w:r>
      <w:r w:rsidR="00FF7707" w:rsidRPr="00261E78">
        <w:rPr>
          <w:shd w:val="clear" w:color="auto" w:fill="FFFFFF"/>
        </w:rPr>
        <w:instrText>ChatGPT</w:instrText>
      </w:r>
      <w:r w:rsidR="00FF7707" w:rsidRPr="00261E78">
        <w:rPr>
          <w:shd w:val="clear" w:color="auto" w:fill="FFFFFF"/>
        </w:rPr>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FF7707" w:rsidRPr="00261E78">
        <w:rPr>
          <w:shd w:val="clear" w:color="auto" w:fill="FFFFFF"/>
        </w:rPr>
        <w:instrText>LLM</w:instrText>
      </w:r>
      <w:r w:rsidR="00FF7707" w:rsidRPr="00261E78">
        <w:rPr>
          <w:shd w:val="clear" w:color="auto" w:fill="FFFFFF"/>
        </w:rPr>
        <w:instrText>后，</w:instrText>
      </w:r>
      <w:r w:rsidR="00FF7707" w:rsidRPr="00261E78">
        <w:rPr>
          <w:shd w:val="clear" w:color="auto" w:fill="FFFFFF"/>
        </w:rPr>
        <w:instrText>Stack Exchange</w:instrText>
      </w:r>
      <w:r w:rsidR="00FF7707" w:rsidRPr="00261E78">
        <w:rPr>
          <w:shd w:val="clear" w:color="auto" w:fill="FFFFFF"/>
        </w:rPr>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FF7707" w:rsidRPr="00261E78">
        <w:rPr>
          <w:shd w:val="clear" w:color="auto" w:fill="FFFFFF"/>
        </w:rPr>
        <w:instrText xml:space="preserve">","archive_location":"101 </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","DOI":"10.2139/ssrn.4459729","event-place":"Rochester, NY","genre":"SSRN Scholarly Paper","language":"en","note":"</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 xml:space="preserve"> /unread</w:instrText>
      </w:r>
      <w:r w:rsidR="00FF7707" w:rsidRPr="00261E78">
        <w:rPr>
          <w:shd w:val="clear" w:color="auto" w:fill="FFFFFF"/>
        </w:rPr>
        <w:instrText>、</w:instrText>
      </w:r>
      <w:r w:rsidR="00FF7707" w:rsidRPr="00261E78">
        <w:rPr>
          <w:shd w:val="clear" w:color="auto" w:fill="FFFFFF"/>
        </w:rPr>
        <w:instrText>Artificial intelligence</w:instrText>
      </w:r>
      <w:r w:rsidR="00FF7707" w:rsidRPr="00261E78">
        <w:rPr>
          <w:shd w:val="clear" w:color="auto" w:fill="FFFFFF"/>
        </w:rPr>
        <w:instrText>、</w:instrText>
      </w:r>
      <w:r w:rsidR="00FF7707" w:rsidRPr="00261E78">
        <w:rPr>
          <w:shd w:val="clear" w:color="auto" w:fill="FFFFFF"/>
        </w:rPr>
        <w:instrText>/reading</w:instrText>
      </w:r>
      <w:r w:rsidR="00FF7707" w:rsidRPr="00261E78">
        <w:rPr>
          <w:shd w:val="clear" w:color="auto" w:fill="FFFFFF"/>
        </w:rPr>
        <w:instrText>、</w:instrText>
      </w:r>
      <w:r w:rsidR="00FF7707" w:rsidRPr="00261E78">
        <w:rPr>
          <w:shd w:val="clear" w:color="auto" w:fill="FFFFFF"/>
        </w:rPr>
        <w:instrText>ChatGPT</w:instrText>
      </w:r>
      <w:r w:rsidR="00FF7707" w:rsidRPr="00261E78">
        <w:rPr>
          <w:shd w:val="clear" w:color="auto" w:fill="FFFFFF"/>
        </w:rPr>
        <w:instrText>、</w:instrText>
      </w:r>
      <w:r w:rsidR="00FF7707" w:rsidRPr="00261E78">
        <w:rPr>
          <w:shd w:val="clear" w:color="auto" w:fill="FFFFFF"/>
        </w:rPr>
        <w:instrText>Online Platforms</w:instrText>
      </w:r>
      <w:r w:rsidR="00FF7707" w:rsidRPr="00261E78">
        <w:rPr>
          <w:shd w:val="clear" w:color="auto" w:fill="FFFFFF"/>
        </w:rPr>
        <w:instrText>、</w:instrText>
      </w:r>
      <w:r w:rsidR="00FF7707" w:rsidRPr="00261E78">
        <w:rPr>
          <w:shd w:val="clear" w:color="auto" w:fill="FFFFFF"/>
        </w:rPr>
        <w:instrText>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id":3552,"uris":["http://www.mendeley.com/documents/?uuid=05314a69-7bf2-42a3-ad9f-b9f80f5479d4","http://zotero.org/users/8905122/items/LJ9PN635","http://www.mendeley.com/documents/?uuid=d9d42a53-3282-4c8c-aa86-b31e8c74b961"],"itemData":{"id":3552,"type":"paper-conference","container-title":"Proceedings of International Conference on Information Systems","event-place":"Hyderabad, India","event-title":"International Conf. on Information Systems (ICIS) 2023","language":"en","note":"</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 xml:space="preserve"> /unread","page":"8","publisher-place":"Hyderabad, India","title":"ChatGPT is a user-generated knowledge-sharing killer","URL":"https://aisel.aisnet.org/icis2023/aiinbus/aiinbus/8","author":[{"family":"Xue","given":"Junzhi"},{"family":"Wang","given":"Lizheng"},{"family":"Zheng","given":"Jinyang"},{"family":"Li","given":"Yongjun"},{"family":"Tan","given":"Yong"}],"issued":{"date-parts":[["2023",12,11]]}}}],"schema":"https://github.com/citation-style-language/schema/raw/master/csl-citation.json"} </w:instrText>
      </w:r>
      <w:r w:rsidR="00C50CEE" w:rsidRPr="00261E78">
        <w:rPr>
          <w:shd w:val="clear" w:color="auto" w:fill="FFFFFF"/>
        </w:rPr>
        <w:fldChar w:fldCharType="separate"/>
      </w:r>
      <w:r w:rsidR="00FE6CD1" w:rsidRPr="00261E78">
        <w:t>(Burtch et al.</w:t>
      </w:r>
      <w:r w:rsidR="0037499A">
        <w:t>,</w:t>
      </w:r>
      <w:r w:rsidR="00FE6CD1" w:rsidRPr="00261E78">
        <w:t xml:space="preserve"> 2023; Quinn &amp; Gutt</w:t>
      </w:r>
      <w:r w:rsidR="0037499A">
        <w:t>,</w:t>
      </w:r>
      <w:r w:rsidR="00FE6CD1" w:rsidRPr="00261E78">
        <w:t xml:space="preserve"> 2023; del Rio-Chanona et al.</w:t>
      </w:r>
      <w:r w:rsidR="0037499A">
        <w:t>,</w:t>
      </w:r>
      <w:r w:rsidR="00FE6CD1" w:rsidRPr="00261E78">
        <w:t xml:space="preserve"> 2023; Sanatizadeh et al.</w:t>
      </w:r>
      <w:r w:rsidR="0037499A">
        <w:t>,</w:t>
      </w:r>
      <w:r w:rsidR="00FE6CD1" w:rsidRPr="00261E78">
        <w:t xml:space="preserve"> 2023; Xue et al.</w:t>
      </w:r>
      <w:r w:rsidR="0037499A">
        <w:t>,</w:t>
      </w:r>
      <w:r w:rsidR="00FE6CD1" w:rsidRPr="00261E78">
        <w:t xml:space="preserve"> 2023)</w:t>
      </w:r>
      <w:r w:rsidR="00C50CEE" w:rsidRPr="00261E78">
        <w:rPr>
          <w:shd w:val="clear" w:color="auto" w:fill="FFFFFF"/>
        </w:rPr>
        <w:fldChar w:fldCharType="end"/>
      </w:r>
      <w:r w:rsidR="00E30040" w:rsidRPr="00261E78">
        <w:rPr>
          <w:shd w:val="clear" w:color="auto" w:fill="FFFFFF"/>
        </w:rPr>
        <w:t xml:space="preserve">, which </w:t>
      </w:r>
      <w:r w:rsidRPr="00261E78">
        <w:t>raise</w:t>
      </w:r>
      <w:r w:rsidR="00E30040" w:rsidRPr="00261E78">
        <w:t>s</w:t>
      </w:r>
      <w:r w:rsidRPr="00261E78">
        <w:t xml:space="preserve"> concerns about the future viability of </w:t>
      </w:r>
      <w:r w:rsidR="00E30040" w:rsidRPr="00261E78">
        <w:t>online</w:t>
      </w:r>
      <w:r w:rsidRPr="00261E78">
        <w:t xml:space="preserve"> </w:t>
      </w:r>
      <w:r w:rsidR="00E30040" w:rsidRPr="00261E78">
        <w:t>Q&amp;A</w:t>
      </w:r>
      <w:r w:rsidRPr="00261E78">
        <w:t xml:space="preserve"> </w:t>
      </w:r>
      <w:r w:rsidR="00E30040" w:rsidRPr="00261E78">
        <w:t>communities</w:t>
      </w:r>
      <w:r w:rsidRPr="00261E78">
        <w:t>.</w:t>
      </w:r>
    </w:p>
    <w:p w14:paraId="7C25BD5E" w14:textId="03EF059C" w:rsidR="00E72D64" w:rsidRPr="00261E78" w:rsidRDefault="00E83631" w:rsidP="00E72D64">
      <w:pPr>
        <w:pStyle w:val="Paragraph0"/>
      </w:pPr>
      <w:r w:rsidRPr="00261E78">
        <w:t>In response</w:t>
      </w:r>
      <w:r w:rsidR="00CE05C9">
        <w:t xml:space="preserve"> to the emergence of GenAI</w:t>
      </w:r>
      <w:r w:rsidRPr="00261E78">
        <w:t xml:space="preserve">, many </w:t>
      </w:r>
      <w:r w:rsidR="001F5883" w:rsidRPr="00261E78">
        <w:t xml:space="preserve">online </w:t>
      </w:r>
      <w:r w:rsidRPr="00261E78">
        <w:t>Q&amp;A platforms</w:t>
      </w:r>
      <w:r w:rsidR="00E30040" w:rsidRPr="00261E78">
        <w:t>, such as Quora,</w:t>
      </w:r>
      <w:r w:rsidR="00E30040" w:rsidRPr="00261E78">
        <w:rPr>
          <w:rStyle w:val="FootnoteReference"/>
        </w:rPr>
        <w:footnoteReference w:id="2"/>
      </w:r>
      <w:r w:rsidRPr="00261E78">
        <w:t xml:space="preserve"> </w:t>
      </w:r>
      <w:r w:rsidR="00FD4BBD">
        <w:t xml:space="preserve">have </w:t>
      </w:r>
      <w:r w:rsidRPr="00261E78">
        <w:t>now develop</w:t>
      </w:r>
      <w:r w:rsidR="00FD4BBD">
        <w:t>ed</w:t>
      </w:r>
      <w:r w:rsidRPr="00261E78">
        <w:t xml:space="preserve"> their own LLMs that leverage their historical data repositories</w:t>
      </w:r>
      <w:r w:rsidR="00E30040" w:rsidRPr="00261E78">
        <w:t xml:space="preserve"> to answer questions</w:t>
      </w:r>
      <w:r w:rsidRPr="00261E78">
        <w:t>. This integration of customized GenAI within communities (</w:t>
      </w:r>
      <w:r w:rsidR="006A01BD">
        <w:rPr>
          <w:rFonts w:hint="eastAsia"/>
        </w:rPr>
        <w:t xml:space="preserve">hereafter </w:t>
      </w:r>
      <w:r w:rsidR="006A01BD">
        <w:t>“</w:t>
      </w:r>
      <w:r w:rsidRPr="00261E78">
        <w:t>internal GenAI</w:t>
      </w:r>
      <w:r w:rsidR="00CE05C9">
        <w:t>;</w:t>
      </w:r>
      <w:r w:rsidR="006A01BD">
        <w:t>”</w:t>
      </w:r>
      <w:r w:rsidRPr="00261E78">
        <w:t xml:space="preserve"> </w:t>
      </w:r>
      <w:bookmarkStart w:id="11" w:name="_Hlk194953410"/>
      <w:r w:rsidR="006A01BD">
        <w:rPr>
          <w:rFonts w:hint="eastAsia"/>
        </w:rPr>
        <w:t xml:space="preserve">see </w:t>
      </w:r>
      <w:r w:rsidR="00E40062" w:rsidRPr="00261E78">
        <w:fldChar w:fldCharType="begin"/>
      </w:r>
      <w:r w:rsidR="00E40062" w:rsidRPr="00261E78">
        <w:instrText xml:space="preserve"> REF _Ref177392598 \h </w:instrText>
      </w:r>
      <w:r w:rsidR="00E40062" w:rsidRPr="00261E78">
        <w:fldChar w:fldCharType="separate"/>
      </w:r>
      <w:r w:rsidR="00F3590D" w:rsidRPr="00261E78">
        <w:t>Figure</w:t>
      </w:r>
      <w:r w:rsidR="00F3590D" w:rsidRPr="00261E78">
        <w:rPr>
          <w:rFonts w:eastAsia="Georgia"/>
        </w:rPr>
        <w:t xml:space="preserve"> </w:t>
      </w:r>
      <w:r w:rsidR="00F3590D" w:rsidRPr="00261E78">
        <w:t>1</w:t>
      </w:r>
      <w:r w:rsidR="00E40062" w:rsidRPr="00261E78">
        <w:fldChar w:fldCharType="end"/>
      </w:r>
      <w:bookmarkEnd w:id="11"/>
      <w:r w:rsidRPr="00261E78">
        <w:t xml:space="preserve">) aims to enhance user experience through high-quality answers </w:t>
      </w:r>
      <w:r w:rsidR="00E72D64" w:rsidRPr="00261E78">
        <w:t>and to recapture question demand in an environment where external GenAI tools remain widely accessible.</w:t>
      </w:r>
    </w:p>
    <w:p w14:paraId="0255CE3B" w14:textId="4C662C68" w:rsidR="00E72D64" w:rsidRPr="00261E78" w:rsidRDefault="00E83631" w:rsidP="007814DB">
      <w:pPr>
        <w:pStyle w:val="Paragraph0"/>
      </w:pPr>
      <w:r w:rsidRPr="00261E78">
        <w:t xml:space="preserve">A critical distinction exists between external general-purpose GenAI and platform-specific internal GenAI. This distinction has </w:t>
      </w:r>
      <w:r w:rsidR="000A4E92" w:rsidRPr="00261E78">
        <w:t>important</w:t>
      </w:r>
      <w:r w:rsidRPr="00261E78">
        <w:t xml:space="preserve"> implications</w:t>
      </w:r>
      <w:r w:rsidR="009E23F6">
        <w:t>, overlooked in the extant literature,</w:t>
      </w:r>
      <w:r w:rsidRPr="00261E78">
        <w:t xml:space="preserve"> for research methodology, platform dynamics, and stakeholder behaviors.</w:t>
      </w:r>
      <w:r w:rsidR="000A4E92" w:rsidRPr="00261E78">
        <w:t xml:space="preserve"> </w:t>
      </w:r>
      <w:r w:rsidRPr="00261E78">
        <w:t xml:space="preserve">External GenAI tools function independently of specific platforms as </w:t>
      </w:r>
      <w:r w:rsidR="00113053" w:rsidRPr="00261E78">
        <w:t xml:space="preserve">domain-agnostic </w:t>
      </w:r>
      <w:r w:rsidRPr="00261E78">
        <w:t>all-purpose assistants. These tools divert questions away from online Q&amp;A platforms (</w:t>
      </w:r>
      <w:r w:rsidR="00D81DE1" w:rsidRPr="00261E78">
        <w:fldChar w:fldCharType="begin"/>
      </w:r>
      <w:r w:rsidR="00D81DE1" w:rsidRPr="00261E78">
        <w:instrText xml:space="preserve"> REF _Ref177392598 \h </w:instrText>
      </w:r>
      <w:r w:rsidR="00D81DE1" w:rsidRPr="00261E78">
        <w:fldChar w:fldCharType="separate"/>
      </w:r>
      <w:r w:rsidR="00F3590D" w:rsidRPr="00261E78">
        <w:t>Figure</w:t>
      </w:r>
      <w:r w:rsidR="00F3590D" w:rsidRPr="00261E78">
        <w:rPr>
          <w:rFonts w:eastAsia="Georgia"/>
        </w:rPr>
        <w:t xml:space="preserve"> </w:t>
      </w:r>
      <w:r w:rsidR="00F3590D" w:rsidRPr="00261E78">
        <w:t>1</w:t>
      </w:r>
      <w:r w:rsidR="00D81DE1" w:rsidRPr="00261E78">
        <w:fldChar w:fldCharType="end"/>
      </w:r>
      <w:r w:rsidRPr="00261E78">
        <w:t>, left panel), which creates methodological challenges for researchers. The demand diversion remains unobservable within platform data, which precludes a comprehensive assessment of AI</w:t>
      </w:r>
      <w:r w:rsidR="00144466" w:rsidRPr="00261E78">
        <w:t>’</w:t>
      </w:r>
      <w:r w:rsidRPr="00261E78">
        <w:t xml:space="preserve">s impact on community dynamics. Furthermore, human answerers increasingly use external GenAI when they craft </w:t>
      </w:r>
      <w:r w:rsidRPr="00261E78">
        <w:lastRenderedPageBreak/>
        <w:t xml:space="preserve">responses. This practice blurs the boundaries between human and AI contributions through hybrid responses that complicate </w:t>
      </w:r>
      <w:r w:rsidR="00113053" w:rsidRPr="00261E78">
        <w:t>effect attribution and impact assessment</w:t>
      </w:r>
      <w:r w:rsidRPr="00261E78">
        <w:t>.</w:t>
      </w:r>
    </w:p>
    <w:p w14:paraId="660CB09C" w14:textId="0726AFDB" w:rsidR="005626AF" w:rsidRPr="00261E78" w:rsidRDefault="005626AF" w:rsidP="005626AF">
      <w:pPr>
        <w:pStyle w:val="TableFiguretitle"/>
      </w:pPr>
      <w:r w:rsidRPr="00261E78">
        <w:rPr>
          <w:noProof/>
        </w:rPr>
        <w:drawing>
          <wp:inline distT="0" distB="0" distL="0" distR="0" wp14:anchorId="68F87E37" wp14:editId="0CC2329B">
            <wp:extent cx="5332193" cy="2202180"/>
            <wp:effectExtent l="0" t="0" r="1905" b="0"/>
            <wp:docPr id="204362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9820" cy="2225980"/>
                    </a:xfrm>
                    <a:prstGeom prst="rect">
                      <a:avLst/>
                    </a:prstGeom>
                    <a:noFill/>
                  </pic:spPr>
                </pic:pic>
              </a:graphicData>
            </a:graphic>
          </wp:inline>
        </w:drawing>
      </w:r>
    </w:p>
    <w:p w14:paraId="0FE02FFC" w14:textId="77777777" w:rsidR="005626AF" w:rsidRPr="00261E78" w:rsidRDefault="005626AF" w:rsidP="005626AF">
      <w:pPr>
        <w:pStyle w:val="TableFiguretitle"/>
      </w:pPr>
      <w:r w:rsidRPr="00261E78">
        <w:t>Figure</w:t>
      </w:r>
      <w:r w:rsidRPr="00261E78">
        <w:rPr>
          <w:rFonts w:eastAsia="Georgia"/>
        </w:rPr>
        <w:t xml:space="preserve"> </w:t>
      </w:r>
      <w:fldSimple w:instr=" SEQ Figure \* ARABIC ">
        <w:r w:rsidRPr="00261E78">
          <w:t>1</w:t>
        </w:r>
      </w:fldSimple>
      <w:r w:rsidRPr="00261E78">
        <w:rPr>
          <w:rFonts w:eastAsia="Georgia"/>
        </w:rPr>
        <w:t xml:space="preserve">. </w:t>
      </w:r>
      <w:r w:rsidRPr="00261E78">
        <w:t>Illustration of online Q&amp;A communities under the impact of GenAI</w:t>
      </w:r>
    </w:p>
    <w:p w14:paraId="6CDD8EE6" w14:textId="56DE6A96" w:rsidR="007814DB" w:rsidRPr="00261E78" w:rsidRDefault="00113053" w:rsidP="00374FC1">
      <w:pPr>
        <w:pStyle w:val="Paragraph0"/>
      </w:pPr>
      <w:r w:rsidRPr="00261E78">
        <w:t>In contrast, platform-specific internal GenAI operates within the platform</w:t>
      </w:r>
      <w:r w:rsidR="00144466" w:rsidRPr="00261E78">
        <w:t>’</w:t>
      </w:r>
      <w:r w:rsidRPr="00261E78">
        <w:t>s ecosystem under direct governance</w:t>
      </w:r>
      <w:r w:rsidR="005626AF" w:rsidRPr="00261E78">
        <w:t xml:space="preserve">, </w:t>
      </w:r>
      <w:r w:rsidR="006A01BD">
        <w:rPr>
          <w:rFonts w:hint="eastAsia"/>
        </w:rPr>
        <w:t xml:space="preserve">typically </w:t>
      </w:r>
      <w:r w:rsidR="006A01BD">
        <w:t>coexisting</w:t>
      </w:r>
      <w:r w:rsidR="006A01BD">
        <w:rPr>
          <w:rFonts w:hint="eastAsia"/>
        </w:rPr>
        <w:t xml:space="preserve"> with external GenAI</w:t>
      </w:r>
      <w:r w:rsidRPr="00261E78">
        <w:t xml:space="preserve">. This approach </w:t>
      </w:r>
      <w:r w:rsidR="00E72D64" w:rsidRPr="00261E78">
        <w:t xml:space="preserve">attempts to </w:t>
      </w:r>
      <w:r w:rsidR="005626AF" w:rsidRPr="00261E78">
        <w:t xml:space="preserve">serve </w:t>
      </w:r>
      <w:r w:rsidRPr="00261E78">
        <w:t>demand within the observable platform environment</w:t>
      </w:r>
      <w:r w:rsidR="006A01BD">
        <w:rPr>
          <w:rFonts w:hint="eastAsia"/>
        </w:rPr>
        <w:t xml:space="preserve">: </w:t>
      </w:r>
      <w:r w:rsidRPr="00261E78">
        <w:t>users post questions on the platform and receive both AI and human responses (</w:t>
      </w:r>
      <w:r w:rsidR="00C5592E" w:rsidRPr="00261E78">
        <w:fldChar w:fldCharType="begin"/>
      </w:r>
      <w:r w:rsidR="00C5592E" w:rsidRPr="00261E78">
        <w:instrText xml:space="preserve"> REF _Ref177392598 \h </w:instrText>
      </w:r>
      <w:r w:rsidR="007814DB" w:rsidRPr="00261E78">
        <w:instrText xml:space="preserve"> \* MERGEFORMAT </w:instrText>
      </w:r>
      <w:r w:rsidR="00C5592E" w:rsidRPr="00261E78">
        <w:fldChar w:fldCharType="separate"/>
      </w:r>
      <w:r w:rsidR="00F3590D" w:rsidRPr="00261E78">
        <w:t>Figure 1</w:t>
      </w:r>
      <w:r w:rsidR="00C5592E" w:rsidRPr="00261E78">
        <w:fldChar w:fldCharType="end"/>
      </w:r>
      <w:r w:rsidRPr="00261E78">
        <w:t>, right panel)</w:t>
      </w:r>
      <w:r w:rsidR="005626AF" w:rsidRPr="00261E78">
        <w:t xml:space="preserve">, </w:t>
      </w:r>
      <w:r w:rsidR="006A01BD">
        <w:rPr>
          <w:rFonts w:hint="eastAsia"/>
        </w:rPr>
        <w:t>irrespective of the</w:t>
      </w:r>
      <w:r w:rsidR="005626AF" w:rsidRPr="00261E78">
        <w:t xml:space="preserve"> influence of external GenAI</w:t>
      </w:r>
      <w:r w:rsidRPr="00261E78">
        <w:t xml:space="preserve">. Internal GenAI creates clear demarcations between AI-generated and human-generated content through explicit labeling. Researchers can directly observe which questions receive AI answers, how these compare with human contributions, how humans respond to AI-answered questions, and how viewers engage with different content sources. This transparency provides methodological advantages for </w:t>
      </w:r>
      <w:r w:rsidR="00601588">
        <w:rPr>
          <w:rFonts w:hint="eastAsia"/>
        </w:rPr>
        <w:t>establishing</w:t>
      </w:r>
      <w:r w:rsidRPr="00261E78">
        <w:rPr>
          <w:rFonts w:hint="eastAsia"/>
        </w:rPr>
        <w:t xml:space="preserve"> </w:t>
      </w:r>
      <w:r w:rsidRPr="00261E78">
        <w:t>causal relationships through experimental approaches.</w:t>
      </w:r>
      <w:r w:rsidR="007814DB" w:rsidRPr="00261E78">
        <w:t xml:space="preserve"> </w:t>
      </w:r>
    </w:p>
    <w:p w14:paraId="6C3316A5" w14:textId="06C26003" w:rsidR="00A03BC6" w:rsidRPr="00261E78" w:rsidRDefault="007814DB" w:rsidP="006A01BD">
      <w:pPr>
        <w:pStyle w:val="Paragraph0"/>
      </w:pPr>
      <w:r w:rsidRPr="00261E78">
        <w:t xml:space="preserve">Our research investigates the impact of introducing internal GenAI </w:t>
      </w:r>
      <w:r w:rsidR="009E23F6">
        <w:t>in a context where</w:t>
      </w:r>
      <w:r w:rsidR="006A01BD">
        <w:rPr>
          <w:rFonts w:hint="eastAsia"/>
        </w:rPr>
        <w:t xml:space="preserve"> external GenAI tools</w:t>
      </w:r>
      <w:r w:rsidR="009E23F6">
        <w:t xml:space="preserve"> are widely available</w:t>
      </w:r>
      <w:r w:rsidRPr="00261E78">
        <w:t xml:space="preserve">. This setting reflects the practical reality </w:t>
      </w:r>
      <w:r w:rsidR="00503F51" w:rsidRPr="00261E78">
        <w:t>facing</w:t>
      </w:r>
      <w:r w:rsidRPr="00261E78">
        <w:t xml:space="preserve"> </w:t>
      </w:r>
      <w:r w:rsidR="00AC515A" w:rsidRPr="00261E78">
        <w:t xml:space="preserve">online </w:t>
      </w:r>
      <w:r w:rsidRPr="00261E78">
        <w:t xml:space="preserve">Q&amp;A platforms: they cannot eliminate external GenAI usage, but they can introduce internal GenAI systems to </w:t>
      </w:r>
      <w:r w:rsidR="005626AF" w:rsidRPr="00261E78">
        <w:t xml:space="preserve">better serve their </w:t>
      </w:r>
      <w:r w:rsidR="004D4E7E">
        <w:rPr>
          <w:rFonts w:hint="eastAsia"/>
        </w:rPr>
        <w:t>members</w:t>
      </w:r>
      <w:r w:rsidRPr="00261E78">
        <w:t xml:space="preserve">. Our focus on internal GenAI systems provides </w:t>
      </w:r>
      <w:r w:rsidRPr="00261E78">
        <w:lastRenderedPageBreak/>
        <w:t xml:space="preserve">relevant insights for platform designers who consider AI integration strategies in a world where external GenAI is ubiquitous. </w:t>
      </w:r>
      <w:r w:rsidR="00A03BC6" w:rsidRPr="00261E78">
        <w:t xml:space="preserve">The integration of internal GenAI into </w:t>
      </w:r>
      <w:r w:rsidR="00AC515A" w:rsidRPr="00261E78">
        <w:t xml:space="preserve">online </w:t>
      </w:r>
      <w:r w:rsidR="00A03BC6" w:rsidRPr="00261E78">
        <w:t xml:space="preserve">technical Q&amp;A platforms </w:t>
      </w:r>
      <w:r w:rsidRPr="00261E78">
        <w:t xml:space="preserve">in this context </w:t>
      </w:r>
      <w:r w:rsidR="00A03BC6" w:rsidRPr="00261E78">
        <w:t xml:space="preserve">raises fundamental questions: Will human contributors become discouraged when AI provides instant </w:t>
      </w:r>
      <w:r w:rsidR="00E30040" w:rsidRPr="00261E78">
        <w:t>(</w:t>
      </w:r>
      <w:r w:rsidR="00A03BC6" w:rsidRPr="00261E78">
        <w:t>high-quality</w:t>
      </w:r>
      <w:r w:rsidR="00E30040" w:rsidRPr="00261E78">
        <w:t>)</w:t>
      </w:r>
      <w:r w:rsidR="00A03BC6" w:rsidRPr="00261E78">
        <w:t xml:space="preserve"> responses? Will community recognition mechanisms remain effective when both human and AI-generated content coexist</w:t>
      </w:r>
      <w:r w:rsidRPr="00261E78">
        <w:t xml:space="preserve"> with explicit labeling</w:t>
      </w:r>
      <w:r w:rsidR="00A03BC6" w:rsidRPr="00261E78">
        <w:t xml:space="preserve">? Will human answerers adapt their strategies to differentiate </w:t>
      </w:r>
      <w:r w:rsidR="00FD4BBD">
        <w:t xml:space="preserve">their contributions </w:t>
      </w:r>
      <w:r w:rsidR="00A03BC6" w:rsidRPr="00261E78">
        <w:t xml:space="preserve">from </w:t>
      </w:r>
      <w:r w:rsidR="00374FC1" w:rsidRPr="00261E78">
        <w:rPr>
          <w:rStyle w:val="Strong"/>
          <w:b w:val="0"/>
          <w:bCs w:val="0"/>
        </w:rPr>
        <w:t>clearly identified</w:t>
      </w:r>
      <w:r w:rsidR="00374FC1" w:rsidRPr="00261E78">
        <w:rPr>
          <w:b/>
        </w:rPr>
        <w:t xml:space="preserve"> </w:t>
      </w:r>
      <w:r w:rsidR="00374FC1" w:rsidRPr="00261E78">
        <w:rPr>
          <w:bCs/>
        </w:rPr>
        <w:t>AI</w:t>
      </w:r>
      <w:r w:rsidR="00374FC1" w:rsidRPr="00261E78">
        <w:rPr>
          <w:b/>
        </w:rPr>
        <w:t xml:space="preserve"> </w:t>
      </w:r>
      <w:r w:rsidR="00374FC1" w:rsidRPr="00261E78">
        <w:rPr>
          <w:rStyle w:val="Strong"/>
          <w:b w:val="0"/>
          <w:bCs w:val="0"/>
        </w:rPr>
        <w:t>contributions</w:t>
      </w:r>
      <w:r w:rsidR="00A03BC6" w:rsidRPr="00261E78">
        <w:t>?</w:t>
      </w:r>
    </w:p>
    <w:p w14:paraId="0F5A017D" w14:textId="69E9F87A" w:rsidR="00245A01" w:rsidRPr="00261E78" w:rsidRDefault="00245A01" w:rsidP="000A4E92">
      <w:pPr>
        <w:pStyle w:val="Paragraph0"/>
      </w:pPr>
      <w:r w:rsidRPr="00261E78">
        <w:t>While t</w:t>
      </w:r>
      <w:r w:rsidR="00A03BC6" w:rsidRPr="00261E78">
        <w:t xml:space="preserve">hese questions have important implications for the design and sustainability of </w:t>
      </w:r>
      <w:r w:rsidR="00565791" w:rsidRPr="00261E78">
        <w:t xml:space="preserve">online </w:t>
      </w:r>
      <w:r w:rsidR="00E30040" w:rsidRPr="00261E78">
        <w:t>Q&amp;A</w:t>
      </w:r>
      <w:r w:rsidR="00A03BC6" w:rsidRPr="00261E78">
        <w:t xml:space="preserve"> communities</w:t>
      </w:r>
      <w:r w:rsidRPr="00261E78">
        <w:t>, the answers</w:t>
      </w:r>
      <w:r w:rsidR="00A03BC6" w:rsidRPr="00261E78">
        <w:t xml:space="preserve"> are characterized by theoretical tensions.</w:t>
      </w:r>
      <w:r w:rsidRPr="00261E78">
        <w:t xml:space="preserve"> Although</w:t>
      </w:r>
      <w:r w:rsidR="00A03BC6" w:rsidRPr="00261E78">
        <w:t xml:space="preserve"> questioners may benefit from faster responses, the effects on answerers and viewers involve competing theoretical predictions. On</w:t>
      </w:r>
      <w:r w:rsidR="002C29E2" w:rsidRPr="00261E78">
        <w:t xml:space="preserve"> the</w:t>
      </w:r>
      <w:r w:rsidR="00A03BC6" w:rsidRPr="00261E78">
        <w:t xml:space="preserve"> one hand, internal GenAI may discourage answerer contribution</w:t>
      </w:r>
      <w:r w:rsidR="002C29E2" w:rsidRPr="00261E78">
        <w:t>s</w:t>
      </w:r>
      <w:r w:rsidR="00A03BC6" w:rsidRPr="00261E78">
        <w:t xml:space="preserve">, as answerers may perceive their contributions as less valuable. </w:t>
      </w:r>
      <w:r w:rsidR="00FB27FA" w:rsidRPr="00261E78">
        <w:t>We posit three mechanisms that may discourage human contribution: a “content effect” where AI answers make human efforts seem redundant; a “source effect” where AI</w:t>
      </w:r>
      <w:r w:rsidR="00144466" w:rsidRPr="00261E78">
        <w:t>’</w:t>
      </w:r>
      <w:r w:rsidR="00FB27FA" w:rsidRPr="00261E78">
        <w:t>s perceived authority reduces motivation to contribute</w:t>
      </w:r>
      <w:r w:rsidR="00503F51" w:rsidRPr="00261E78">
        <w:t>; and a “position effect” where AI’s occupation of the first-answer position deters subsequent human contributions</w:t>
      </w:r>
      <w:r w:rsidR="00FB27FA" w:rsidRPr="00261E78">
        <w:t>.</w:t>
      </w:r>
      <w:r w:rsidR="000A4E92" w:rsidRPr="00261E78">
        <w:t xml:space="preserve"> </w:t>
      </w:r>
      <w:r w:rsidR="00A03BC6" w:rsidRPr="00261E78">
        <w:t xml:space="preserve">On the other hand, alternative perspectives suggest </w:t>
      </w:r>
      <w:r w:rsidRPr="00261E78">
        <w:t xml:space="preserve">potential </w:t>
      </w:r>
      <w:r w:rsidR="00A03BC6" w:rsidRPr="00261E78">
        <w:t xml:space="preserve">benefits: </w:t>
      </w:r>
      <w:r w:rsidRPr="00261E78">
        <w:t xml:space="preserve">AI answers could relieve </w:t>
      </w:r>
      <w:r w:rsidR="002C29E2" w:rsidRPr="00261E78">
        <w:t xml:space="preserve">the </w:t>
      </w:r>
      <w:r w:rsidRPr="00261E78">
        <w:t>burden on experts by allowing them to focus on more challenging questions where they can add distinctive value. This shift may enhance community-wide specialization and knowledge differentiation</w:t>
      </w:r>
      <w:r w:rsidR="00A03BC6" w:rsidRPr="00261E78">
        <w:t xml:space="preserve">. </w:t>
      </w:r>
      <w:r w:rsidRPr="00261E78">
        <w:t>These competing theoretical perspectives highlight the need for empirical investigation to inform both theoretical understanding and practical implementation in this evolving sociotechnical environment</w:t>
      </w:r>
      <w:r w:rsidR="00A03BC6" w:rsidRPr="00261E78">
        <w:t>.</w:t>
      </w:r>
    </w:p>
    <w:p w14:paraId="62E49C7A" w14:textId="40460C84" w:rsidR="00374FC1" w:rsidRPr="00261E78" w:rsidRDefault="007515D4" w:rsidP="00374FC1">
      <w:pPr>
        <w:pStyle w:val="Paragraph0"/>
      </w:pPr>
      <w:r w:rsidRPr="00261E78">
        <w:t xml:space="preserve">To </w:t>
      </w:r>
      <w:r w:rsidR="00B84E45" w:rsidRPr="00261E78">
        <w:t>investigate</w:t>
      </w:r>
      <w:r w:rsidR="00AC2B8A" w:rsidRPr="00261E78">
        <w:t xml:space="preserve"> internal GenAI</w:t>
      </w:r>
      <w:r w:rsidR="00144466" w:rsidRPr="00261E78">
        <w:t>’</w:t>
      </w:r>
      <w:r w:rsidR="001F5883" w:rsidRPr="00261E78">
        <w:t>s</w:t>
      </w:r>
      <w:r w:rsidR="00FB27FA" w:rsidRPr="00261E78">
        <w:t xml:space="preserve"> impacts</w:t>
      </w:r>
      <w:r w:rsidR="00374FC1" w:rsidRPr="00261E78">
        <w:t xml:space="preserve"> in the presence of external GenAI availability</w:t>
      </w:r>
      <w:r w:rsidRPr="00261E78">
        <w:t>, we leverage a randomized experiment conducted by a leading</w:t>
      </w:r>
      <w:r w:rsidR="001F5883" w:rsidRPr="00261E78">
        <w:t xml:space="preserve"> online</w:t>
      </w:r>
      <w:r w:rsidRPr="00261E78">
        <w:t xml:space="preserve"> technical Q&amp;A community</w:t>
      </w:r>
      <w:r w:rsidR="00B9048F" w:rsidRPr="00261E78">
        <w:t xml:space="preserve"> in </w:t>
      </w:r>
      <w:r w:rsidR="00B9048F" w:rsidRPr="00261E78">
        <w:lastRenderedPageBreak/>
        <w:t>China</w:t>
      </w:r>
      <w:r w:rsidR="002C29E2" w:rsidRPr="00261E78">
        <w:t>,</w:t>
      </w:r>
      <w:r w:rsidR="00245A01" w:rsidRPr="00261E78">
        <w:t xml:space="preserve"> where the platform introduced a GenAI bot to provide answers to randomly selected questions. </w:t>
      </w:r>
      <w:r w:rsidRPr="00261E78">
        <w:t xml:space="preserve">This setting is particularly </w:t>
      </w:r>
      <w:r w:rsidR="001F5883" w:rsidRPr="00261E78">
        <w:t>well</w:t>
      </w:r>
      <w:r w:rsidR="003C63AE" w:rsidRPr="00261E78">
        <w:t>-</w:t>
      </w:r>
      <w:r w:rsidR="009D3766" w:rsidRPr="00261E78">
        <w:t>suited</w:t>
      </w:r>
      <w:r w:rsidRPr="00261E78">
        <w:t xml:space="preserve"> for our study due to </w:t>
      </w:r>
      <w:r w:rsidR="00245A01" w:rsidRPr="00261E78">
        <w:t>the platform</w:t>
      </w:r>
      <w:r w:rsidR="00144466" w:rsidRPr="00261E78">
        <w:t>’</w:t>
      </w:r>
      <w:r w:rsidR="00245A01" w:rsidRPr="00261E78">
        <w:t>s early adoption of internal GenAI, its IT professional user base, and the randomized design that enables clean causal inference.</w:t>
      </w:r>
      <w:r w:rsidR="00374FC1" w:rsidRPr="00261E78">
        <w:t xml:space="preserve"> Critically, our treatment effect should be interpreted as the impact of adding visible, platform-integrated </w:t>
      </w:r>
      <w:r w:rsidR="00E76C4F" w:rsidRPr="00261E78">
        <w:t>internal Gen</w:t>
      </w:r>
      <w:r w:rsidR="00374FC1" w:rsidRPr="00261E78">
        <w:t>AI answers on top of a baseline where users have access to external GenAI tools like ChatGPT.</w:t>
      </w:r>
    </w:p>
    <w:p w14:paraId="0AF41B19" w14:textId="644B62D5" w:rsidR="00F0783D" w:rsidRPr="00261E78" w:rsidRDefault="00F0783D" w:rsidP="00633022">
      <w:pPr>
        <w:pStyle w:val="Paragraph0"/>
      </w:pPr>
      <w:r w:rsidRPr="00261E78">
        <w:t>Our findings reveal</w:t>
      </w:r>
      <w:r w:rsidR="00F36654">
        <w:t xml:space="preserve"> that internal GenAI’s impacts </w:t>
      </w:r>
      <w:r w:rsidR="00536CDF">
        <w:t>create</w:t>
      </w:r>
      <w:r w:rsidRPr="00261E78">
        <w:t xml:space="preserve"> a complex landscape. We show reduced human answer contributions and provide evidence for the three underlying mechanisms: the content effect, </w:t>
      </w:r>
      <w:r w:rsidR="000036E7" w:rsidRPr="00261E78">
        <w:t xml:space="preserve">position </w:t>
      </w:r>
      <w:r w:rsidRPr="00261E78">
        <w:t xml:space="preserve">effect, and </w:t>
      </w:r>
      <w:r w:rsidR="000036E7" w:rsidRPr="00261E78">
        <w:t xml:space="preserve">source </w:t>
      </w:r>
      <w:r w:rsidRPr="00261E78">
        <w:t xml:space="preserve">effect. The source effect proves uniquely attributable to </w:t>
      </w:r>
      <w:r w:rsidR="00374FC1" w:rsidRPr="00261E78">
        <w:t xml:space="preserve">clearly labeled </w:t>
      </w:r>
      <w:r w:rsidRPr="00261E78">
        <w:t xml:space="preserve">AI and does not manifest for human answerers, regardless of their platform reputation, suggesting users potentially overestimate AI capabilities. Internal GenAI also stimulates positive adaptations: human answerers increasingly offer personalized, experience-based insights that emphasize differentiation and highlight distinctive human value. Among content viewers, we observe decreased recognition </w:t>
      </w:r>
      <w:r w:rsidR="002C29E2" w:rsidRPr="00261E78">
        <w:t xml:space="preserve">of </w:t>
      </w:r>
      <w:r w:rsidRPr="00261E78">
        <w:t xml:space="preserve">human-provided answers. This reduction does not result from </w:t>
      </w:r>
      <w:r w:rsidR="00FD4BBD">
        <w:t xml:space="preserve">viewers’ </w:t>
      </w:r>
      <w:r w:rsidR="000036E7" w:rsidRPr="00261E78">
        <w:t>distract</w:t>
      </w:r>
      <w:r w:rsidR="00FD4BBD">
        <w:t>ion</w:t>
      </w:r>
      <w:r w:rsidR="000036E7" w:rsidRPr="00261E78">
        <w:t xml:space="preserve"> </w:t>
      </w:r>
      <w:r w:rsidRPr="00261E78">
        <w:t xml:space="preserve">or </w:t>
      </w:r>
      <w:r w:rsidR="000036E7" w:rsidRPr="00261E78">
        <w:t>degraded human answer quality</w:t>
      </w:r>
      <w:r w:rsidRPr="00261E78">
        <w:t xml:space="preserve"> but rather from increased expectations for human answers in the presence of AI-generated content.</w:t>
      </w:r>
    </w:p>
    <w:p w14:paraId="0123B0A9" w14:textId="08DFAAF7" w:rsidR="00CF121E" w:rsidRPr="00261E78" w:rsidRDefault="00F0783D" w:rsidP="00CF121E">
      <w:pPr>
        <w:pStyle w:val="Paragraph0"/>
      </w:pPr>
      <w:r w:rsidRPr="00261E78">
        <w:t>Our paper offers both theoretical and practical contributions. We extend research on external GenAI by investigating platform-</w:t>
      </w:r>
      <w:r w:rsidR="00E30040" w:rsidRPr="00261E78">
        <w:t xml:space="preserve">specific </w:t>
      </w:r>
      <w:r w:rsidRPr="00261E78">
        <w:t>internal GenAI and its impacts on all key roles in online Q&amp;A communities</w:t>
      </w:r>
      <w:r w:rsidR="00374FC1" w:rsidRPr="00261E78">
        <w:t xml:space="preserve"> in an environment where external GenAI remains accessible.</w:t>
      </w:r>
      <w:r w:rsidRPr="00261E78">
        <w:t xml:space="preserve"> We advance understanding of underlying mechanisms, which enables </w:t>
      </w:r>
      <w:r w:rsidR="002C29E2" w:rsidRPr="00261E78">
        <w:t xml:space="preserve">a </w:t>
      </w:r>
      <w:r w:rsidRPr="00261E78">
        <w:t xml:space="preserve">deeper interpretation of these effects. </w:t>
      </w:r>
      <w:r w:rsidR="00CF121E">
        <w:t>Our findings provide practical insights to help platforms integrate AI while maintaining the unique value of human contributions in a world where external AI tools are ubiquitous.</w:t>
      </w:r>
    </w:p>
    <w:p w14:paraId="54DB66C0" w14:textId="36F5EDA1" w:rsidR="00F40939" w:rsidRPr="00261E78" w:rsidRDefault="00F40939" w:rsidP="0057336B">
      <w:pPr>
        <w:pStyle w:val="Heading1"/>
      </w:pPr>
      <w:r w:rsidRPr="00261E78">
        <w:lastRenderedPageBreak/>
        <w:t>Literature Review</w:t>
      </w:r>
    </w:p>
    <w:p w14:paraId="75098FDC" w14:textId="7E995A00" w:rsidR="000A4E92" w:rsidRPr="00261E78" w:rsidRDefault="000A4E92" w:rsidP="00633022">
      <w:pPr>
        <w:pStyle w:val="Paragraph0"/>
      </w:pPr>
      <w:r w:rsidRPr="00261E78">
        <w:t>Our study joins the literature on user engagement and contribution in online Q&amp;A communities. This review synthesizes findings relevant to our study, with emphasis on GenAI impacts on these communities, and identifies knowledge gaps.</w:t>
      </w:r>
    </w:p>
    <w:p w14:paraId="0001AC2B" w14:textId="06B78BF7" w:rsidR="00F40939" w:rsidRPr="00261E78" w:rsidRDefault="00F40939" w:rsidP="00E93697">
      <w:pPr>
        <w:pStyle w:val="Heading2"/>
      </w:pPr>
      <w:r w:rsidRPr="00261E78">
        <w:t xml:space="preserve">User </w:t>
      </w:r>
      <w:r w:rsidR="00D519F5" w:rsidRPr="00261E78">
        <w:t xml:space="preserve">Engagement and </w:t>
      </w:r>
      <w:r w:rsidRPr="00261E78">
        <w:t>Contribution in Online Q</w:t>
      </w:r>
      <w:r w:rsidRPr="00261E78">
        <w:rPr>
          <w:lang w:eastAsia="zh-CN"/>
        </w:rPr>
        <w:t>&amp;</w:t>
      </w:r>
      <w:r w:rsidRPr="00261E78">
        <w:t xml:space="preserve">A Communities </w:t>
      </w:r>
    </w:p>
    <w:p w14:paraId="4772CC4E" w14:textId="1D4F1577" w:rsidR="003C5D1E" w:rsidRPr="00261E78" w:rsidRDefault="003C5D1E" w:rsidP="00A86F82">
      <w:pPr>
        <w:pStyle w:val="Paragraph0"/>
      </w:pPr>
      <w:r w:rsidRPr="00261E78">
        <w:t xml:space="preserve">User engagement and contribution are influenced by question characteristics, feedback mechanisms, and user dynamics. Question formulation significantly impacts response likelihood and quality. </w:t>
      </w:r>
      <w:r w:rsidR="00FC4B4B" w:rsidRPr="00261E78">
        <w:fldChar w:fldCharType="begin" w:fldLock="1"/>
      </w:r>
      <w:r w:rsidR="00FC4B4B" w:rsidRPr="00261E78">
        <w:instrText xml:space="preserve"> ADDIN ZOTERO_ITEM CSL_CITATION {"citationID":"gk4zUvdI","properties":{"formattedCitation":"(Burke et al., 2010)","plainCitation":"(Burke et al., 2010)","dontUpdate":true,"noteIndex":0},"citationItems":[{"id":226,"uris":["http://zotero.org/users/8905122/items/9I3VM4HZ","http://www.mendeley.com/documents/?uuid=715be277-182e-4e43-a83a-4faad2e3cbce"],"itemData":{"id":226,"type":"article-journal","abstract":"Early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that when individuals attest to previous group participation and make specific requests for information, community responsiveness increases, but claims of shared identity with the group have no impact.\n\n</w:instrText>
      </w:r>
      <w:r w:rsidR="00FC4B4B" w:rsidRPr="00261E78">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FC4B4B" w:rsidRPr="00261E78">
        <w:instrText>a</w:instrText>
      </w:r>
      <w:r w:rsidR="00FC4B4B" w:rsidRPr="00261E78">
        <w:instrText>）基于群体的成员声明，其中新成员描述了最初参与群体的情况；</w:instrText>
      </w:r>
      <w:r w:rsidR="00FC4B4B" w:rsidRPr="00261E78">
        <w:instrText>(b)</w:instrText>
      </w:r>
      <w:r w:rsidR="00FC4B4B" w:rsidRPr="00261E78">
        <w:instrText>基于身份的成员资格声明，其中他们描述了他们与群体的焦点社会类别的相似性；以及（</w:instrText>
      </w:r>
      <w:r w:rsidR="00FC4B4B" w:rsidRPr="00261E78">
        <w:instrText>c</w:instrText>
      </w:r>
      <w:r w:rsidR="00FC4B4B" w:rsidRPr="00261E78">
        <w:instrText>）信息请求，其中他们寻求帮助。使用机器学习在大约</w:instrText>
      </w:r>
      <w:r w:rsidR="00FC4B4B" w:rsidRPr="00261E78">
        <w:instrText>100</w:instrText>
      </w:r>
      <w:r w:rsidR="00FC4B4B" w:rsidRPr="00261E78">
        <w:instrText>个在线群组的</w:instrText>
      </w:r>
      <w:r w:rsidR="00FC4B4B" w:rsidRPr="00261E78">
        <w:instrText>12,000</w:instrText>
      </w:r>
      <w:r w:rsidR="00FC4B4B" w:rsidRPr="00261E78">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FC4B4B" w:rsidRPr="00261E78">
        <w:instrText xml:space="preserve">","archive_location":"82 </w:instrText>
      </w:r>
      <w:r w:rsidR="00FC4B4B" w:rsidRPr="00261E78">
        <w:rPr>
          <w:rFonts w:ascii="Apple Color Emoji" w:hAnsi="Apple Color Emoji" w:cs="Apple Color Emoji"/>
        </w:rPr>
        <w:instrText>📊</w:instrText>
      </w:r>
      <w:r w:rsidR="00FC4B4B" w:rsidRPr="00261E78">
        <w:instrText>","call-number":"3","container-title":"Small Group Research","DOI":"10.1177/1046496409351936","ISSN":"1046-4964","issue":"9","journalAbbreviation":"Small Gr. Res.","language":"en","note":"</w:instrText>
      </w:r>
      <w:r w:rsidR="00FC4B4B" w:rsidRPr="00261E78">
        <w:rPr>
          <w:rFonts w:ascii="Apple Color Emoji" w:hAnsi="Apple Color Emoji" w:cs="Apple Color Emoji"/>
        </w:rPr>
        <w:instrText>🏷️</w:instrText>
      </w:r>
      <w:r w:rsidR="00FC4B4B" w:rsidRPr="00261E78">
        <w:instrText xml:space="preserve"> /unread","page":"1600-1631","source":"3.7 (Q2)","title":"Membership Claims and Requests: Conversation-Level Newcomer Socialization Strategies in Online Groups","title-short":"Membership claims and requests","volume":"32","author":[{"family":"Burke","given":"Moira"},{"family":"Kraut","given":"Robert"},{"family":"Joyce","given":"Elisabeth"}],"issued":{"date-parts":[["2010",2]]}}}],"schema":"https://github.com/citation-style-language/schema/raw/master/csl-citation.json"} </w:instrText>
      </w:r>
      <w:r w:rsidR="00FC4B4B" w:rsidRPr="00261E78">
        <w:fldChar w:fldCharType="separate"/>
      </w:r>
      <w:r w:rsidR="00FC4B4B" w:rsidRPr="00261E78">
        <w:t>Burke et al. (2010)</w:t>
      </w:r>
      <w:r w:rsidR="00FC4B4B" w:rsidRPr="00261E78">
        <w:fldChar w:fldCharType="end"/>
      </w:r>
      <w:r w:rsidR="00FC4B4B" w:rsidRPr="00261E78">
        <w:t xml:space="preserve"> </w:t>
      </w:r>
      <w:r w:rsidRPr="00261E78">
        <w:t xml:space="preserve">find that specific questions increase response likelihood by 50% compared to statements or open-ended questions. </w:t>
      </w:r>
      <w:r w:rsidR="00704C4F" w:rsidRPr="00261E78">
        <w:fldChar w:fldCharType="begin" w:fldLock="1"/>
      </w:r>
      <w:r w:rsidR="00704C4F" w:rsidRPr="00261E78">
        <w:instrText xml:space="preserve"> ADDIN ZOTERO_ITEM CSL_CITATION {"citationID":"SKD7bstM","properties":{"formattedCitation":"(L. Li et al. 2023)","plainCitation":"(L. Li et al. 2023)","dontUpdate":true,"noteIndex":0},"citationItems":[{"id":2885,"uris":["http://zotero.org/users/8905122/items/LAWB48MK","http://www.mendeley.com/documents/?uuid=bcd86822-a218-4ca1-b3e5-5d58abab5af0"],"itemData":{"id":2885,"type":"article-journal","abstract":"PurposeAs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social Q&amp;A platforms to assist scholars in asking richer questions that are likely to generate more answers across disciplines, thereby promoting improved academic communication among scholars.\n\n</w:instrText>
      </w:r>
      <w:r w:rsidR="00704C4F" w:rsidRPr="00261E78">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704C4F" w:rsidRPr="00261E78">
        <w:instrText>quantity.Design/methodology/approachThe</w:instrText>
      </w:r>
      <w:r w:rsidR="00704C4F" w:rsidRPr="00261E78">
        <w:instrText>研究在学术社交问答平台</w:instrText>
      </w:r>
      <w:r w:rsidR="00704C4F" w:rsidRPr="00261E78">
        <w:instrText>Research chGate Q&amp;A</w:instrText>
      </w:r>
      <w:r w:rsidR="00704C4F" w:rsidRPr="00261E78">
        <w:instrText>上考察了五个学科的</w:instrText>
      </w:r>
      <w:r w:rsidR="00704C4F" w:rsidRPr="00261E78">
        <w:instrText>1,968</w:instrText>
      </w:r>
      <w:r w:rsidR="00704C4F" w:rsidRPr="00261E78">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704C4F" w:rsidRPr="00261E78">
        <w:instrText>/</w:instrText>
      </w:r>
      <w:r w:rsidR="00704C4F" w:rsidRPr="00261E78">
        <w:instrText>价值本研究为学术社会问答平台提供支持，以帮助学者提出更丰富的问题，这些问题可能会产生更多的跨学科答案，从而促进学者之间改善学术交流。</w:instrText>
      </w:r>
      <w:r w:rsidR="00704C4F" w:rsidRPr="00261E78">
        <w:instrText xml:space="preserve">","archive_location":"8 </w:instrText>
      </w:r>
      <w:r w:rsidR="00704C4F" w:rsidRPr="00261E78">
        <w:rPr>
          <w:rFonts w:ascii="Apple Color Emoji" w:hAnsi="Apple Color Emoji" w:cs="Apple Color Emoji"/>
        </w:rPr>
        <w:instrText>📊</w:instrText>
      </w:r>
      <w:r w:rsidR="00704C4F" w:rsidRPr="00261E78">
        <w:instrText>","call-number":"3","container-title":"Library Hi Tech","DOI":"10.1108/LHT-05-2021-0161","ISSN":"0737-8831","issue":"3","journalAbbreviation":"Libr. Hi Tech","language":"en","note":"</w:instrText>
      </w:r>
      <w:r w:rsidR="00704C4F" w:rsidRPr="00261E78">
        <w:rPr>
          <w:rFonts w:ascii="Apple Color Emoji" w:hAnsi="Apple Color Emoji" w:cs="Apple Color Emoji"/>
        </w:rPr>
        <w:instrText>🏷️</w:instrText>
      </w:r>
      <w:r w:rsidR="00704C4F" w:rsidRPr="00261E78">
        <w:instrText xml:space="preserve"> /unread</w:instrText>
      </w:r>
      <w:r w:rsidR="00704C4F" w:rsidRPr="00261E78">
        <w:instrText>、</w:instrText>
      </w:r>
      <w:r w:rsidR="00704C4F" w:rsidRPr="00261E78">
        <w:instrText>Information seeking</w:instrText>
      </w:r>
      <w:r w:rsidR="00704C4F" w:rsidRPr="00261E78">
        <w:instrText>、</w:instrText>
      </w:r>
      <w:r w:rsidR="00704C4F" w:rsidRPr="00261E78">
        <w:instrText>Academic questions</w:instrText>
      </w:r>
      <w:r w:rsidR="00704C4F" w:rsidRPr="00261E78">
        <w:instrText>、</w:instrText>
      </w:r>
      <w:r w:rsidR="00704C4F" w:rsidRPr="00261E78">
        <w:instrText>Academic social Q&amp;A</w:instrText>
      </w:r>
      <w:r w:rsidR="00704C4F" w:rsidRPr="00261E78">
        <w:instrText>、</w:instrText>
      </w:r>
      <w:r w:rsidR="00704C4F" w:rsidRPr="00261E78">
        <w:instrText>COMMUNITIES</w:instrText>
      </w:r>
      <w:r w:rsidR="00704C4F" w:rsidRPr="00261E78">
        <w:instrText>、</w:instrText>
      </w:r>
      <w:r w:rsidR="00704C4F" w:rsidRPr="00261E78">
        <w:instrText>Information communication</w:instrText>
      </w:r>
      <w:r w:rsidR="00704C4F" w:rsidRPr="00261E78">
        <w:instrText>、</w:instrText>
      </w:r>
      <w:r w:rsidR="00704C4F" w:rsidRPr="00261E78">
        <w:instrText>KNOWLEDGE</w:instrText>
      </w:r>
      <w:r w:rsidR="00704C4F" w:rsidRPr="00261E78">
        <w:instrText>、</w:instrText>
      </w:r>
      <w:r w:rsidR="00704C4F" w:rsidRPr="00261E78">
        <w:instrText>Linguistic characteristics</w:instrText>
      </w:r>
      <w:r w:rsidR="00704C4F" w:rsidRPr="00261E78">
        <w:instrText>、</w:instrText>
      </w:r>
      <w:r w:rsidR="00704C4F" w:rsidRPr="00261E78">
        <w:instrText>LIWC</w:instrText>
      </w:r>
      <w:r w:rsidR="00704C4F" w:rsidRPr="00261E78">
        <w:instrText>、</w:instrText>
      </w:r>
      <w:r w:rsidR="00704C4F" w:rsidRPr="00261E78">
        <w:instrText>NETWORKING</w:instrText>
      </w:r>
      <w:r w:rsidR="00704C4F" w:rsidRPr="00261E78">
        <w:instrText>、</w:instrText>
      </w:r>
      <w:r w:rsidR="00704C4F" w:rsidRPr="00261E78">
        <w:instrText>QUALITY</w:instrText>
      </w:r>
      <w:r w:rsidR="00704C4F" w:rsidRPr="00261E78">
        <w:instrText>、</w:instrText>
      </w:r>
      <w:r w:rsidR="00704C4F" w:rsidRPr="00261E78">
        <w:instrText xml:space="preserve">Response quantity","page":"921-938","source":"3.4 (Q2)","title":"Characterizing response quantity on academic social Q&amp;A sites: A multidiscipline comparison of linguistic characteristics of questions","title-short":"Characterizing response quantity on academic social Q&amp;A sites","volume":"41","author":[{"family":"Li","given":"Lei"},{"family":"Li","given":"Anrunze"},{"family":"Song","given":"Xue"},{"family":"Li","given":"Xinran"},{"family":"Huang","given":"Kun"},{"family":"Ye","given":"Edwin Mouda"}],"issued":{"date-parts":[["2023",7,11]]}}}],"schema":"https://github.com/citation-style-language/schema/raw/master/csl-citation.json"} </w:instrText>
      </w:r>
      <w:r w:rsidR="00704C4F" w:rsidRPr="00261E78">
        <w:fldChar w:fldCharType="separate"/>
      </w:r>
      <w:r w:rsidR="00704C4F" w:rsidRPr="00261E78">
        <w:t>Li et al. (2023)</w:t>
      </w:r>
      <w:r w:rsidR="00704C4F" w:rsidRPr="00261E78">
        <w:fldChar w:fldCharType="end"/>
      </w:r>
      <w:r w:rsidR="00704C4F" w:rsidRPr="00261E78">
        <w:t xml:space="preserve"> </w:t>
      </w:r>
      <w:r w:rsidRPr="00261E78">
        <w:t xml:space="preserve">demonstrate how emotional content and pronoun usage affect answer volume. </w:t>
      </w:r>
      <w:r w:rsidR="008D5855" w:rsidRPr="00261E78">
        <w:fldChar w:fldCharType="begin" w:fldLock="1"/>
      </w:r>
      <w:r w:rsidR="008D5855" w:rsidRPr="00261E78">
        <w:instrText xml:space="preserve"> ADDIN ZOTERO_ITEM CSL_CITATION {"citationID":"noEwzvKI","properties":{"formattedCitation":"(Calefato et al., 2018)","plainCitation":"(Calefato et al., 2018)","dontUpdate":true,"noteIndex":0},"citationItems":[{"id":2892,"uris":["http://www.mendeley.com/documents/?uuid=291fa34f-f5b2-446d-a406-4693a1c00f92","http://zotero.org/users/8905122/items/A8ETITIC"],"itemData":{"id":2892,"type":"article-journal","abstract":"Context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confirmed community guidelines that suggest avoiding rudeness in question writing.\n\n</w:instrText>
      </w:r>
      <w:r w:rsidR="008D5855" w:rsidRPr="00261E78">
        <w:instrText>【摘要翻译】</w:instrText>
      </w:r>
      <w:r w:rsidR="008D5855" w:rsidRPr="00261E78">
        <w:instrText>Stack Overflow</w:instrText>
      </w:r>
      <w:r w:rsidR="008D5855" w:rsidRPr="00261E78">
        <w:instrText>和其他基于社区的问答（</w:instrText>
      </w:r>
      <w:r w:rsidR="008D5855" w:rsidRPr="00261E78">
        <w:instrText>Q&amp;A</w:instrText>
      </w:r>
      <w:r w:rsidR="008D5855" w:rsidRPr="00261E78">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8D5855" w:rsidRPr="00261E78">
        <w:instrText>87 K</w:instrText>
      </w:r>
      <w:r w:rsidR="008D5855" w:rsidRPr="00261E78">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8D5855" w:rsidRPr="00261E78">
        <w:instrText xml:space="preserve">","archive_location":"106 </w:instrText>
      </w:r>
      <w:r w:rsidR="008D5855" w:rsidRPr="00261E78">
        <w:rPr>
          <w:rFonts w:ascii="Apple Color Emoji" w:hAnsi="Apple Color Emoji" w:cs="Apple Color Emoji"/>
        </w:rPr>
        <w:instrText>📊</w:instrText>
      </w:r>
      <w:r w:rsidR="008D5855" w:rsidRPr="00261E78">
        <w:instrText>","call-number":"2","container-title":"Information and Software Technology","DOI":"10.1016/j.infsof.2017.10.009","ISSN":"0950-5849","journalAbbreviation":"Inform. Software Tech.","language":"en","note":"</w:instrText>
      </w:r>
      <w:r w:rsidR="008D5855" w:rsidRPr="00261E78">
        <w:rPr>
          <w:rFonts w:ascii="Apple Color Emoji" w:hAnsi="Apple Color Emoji" w:cs="Apple Color Emoji"/>
        </w:rPr>
        <w:instrText>🏷️</w:instrText>
      </w:r>
      <w:r w:rsidR="008D5855" w:rsidRPr="00261E78">
        <w:instrText xml:space="preserve"> /reading</w:instrText>
      </w:r>
      <w:r w:rsidR="008D5855" w:rsidRPr="00261E78">
        <w:instrText>、</w:instrText>
      </w:r>
      <w:r w:rsidR="008D5855" w:rsidRPr="00261E78">
        <w:instrText>/unread</w:instrText>
      </w:r>
      <w:r w:rsidR="008D5855" w:rsidRPr="00261E78">
        <w:instrText>、</w:instrText>
      </w:r>
      <w:r w:rsidR="008D5855" w:rsidRPr="00261E78">
        <w:rPr>
          <w:rFonts w:ascii="Apple Color Emoji" w:hAnsi="Apple Color Emoji" w:cs="Apple Color Emoji"/>
        </w:rPr>
        <w:instrText>📒</w:instrText>
      </w:r>
      <w:r w:rsidR="008D5855" w:rsidRPr="00261E78">
        <w:instrText>、</w:instrText>
      </w:r>
      <w:r w:rsidR="008D5855" w:rsidRPr="00261E78">
        <w:instrText>Crowdsourcing</w:instrText>
      </w:r>
      <w:r w:rsidR="008D5855" w:rsidRPr="00261E78">
        <w:instrText>、</w:instrText>
      </w:r>
      <w:r w:rsidR="008D5855" w:rsidRPr="00261E78">
        <w:instrText>Emotion mining</w:instrText>
      </w:r>
      <w:r w:rsidR="008D5855" w:rsidRPr="00261E78">
        <w:instrText>、</w:instrText>
      </w:r>
      <w:r w:rsidR="008D5855" w:rsidRPr="00261E78">
        <w:instrText>Question answering</w:instrText>
      </w:r>
      <w:r w:rsidR="008D5855" w:rsidRPr="00261E78">
        <w:instrText>、</w:instrText>
      </w:r>
      <w:r w:rsidR="008D5855" w:rsidRPr="00261E78">
        <w:instrText>Sentiment analysis</w:instrText>
      </w:r>
      <w:r w:rsidR="008D5855" w:rsidRPr="00261E78">
        <w:instrText>、</w:instrText>
      </w:r>
      <w:r w:rsidR="008D5855" w:rsidRPr="00261E78">
        <w:instrText>Social software engineering</w:instrText>
      </w:r>
      <w:r w:rsidR="008D5855" w:rsidRPr="00261E78">
        <w:instrText>、</w:instrText>
      </w:r>
      <w:r w:rsidR="008D5855" w:rsidRPr="00261E78">
        <w:instrText xml:space="preserve">Stack Overflow","page":"186-207","source":"3.9 (Q2)","title":"How to ask for technical help? Evidence-based guidelines for writing questions on Stack Overflow","title-short":"How to ask for technical help?","volume":"94","author":[{"family":"Calefato","given":"Fabio"},{"family":"Lanubile","given":"Filippo"},{"family":"Novielli","given":"Nicole"}],"issued":{"date-parts":[["2018",2]]}}}],"schema":"https://github.com/citation-style-language/schema/raw/master/csl-citation.json"} </w:instrText>
      </w:r>
      <w:r w:rsidR="008D5855" w:rsidRPr="00261E78">
        <w:fldChar w:fldCharType="separate"/>
      </w:r>
      <w:r w:rsidR="008D5855" w:rsidRPr="00261E78">
        <w:t>Calefato et al. (2018)</w:t>
      </w:r>
      <w:r w:rsidR="008D5855" w:rsidRPr="00261E78">
        <w:fldChar w:fldCharType="end"/>
      </w:r>
      <w:r w:rsidR="008D5855" w:rsidRPr="00261E78">
        <w:t xml:space="preserve"> highlight </w:t>
      </w:r>
      <w:r w:rsidRPr="00261E78">
        <w:t>that in technical communities, concise questions with code snippets and proper formatting elicit comprehensive responses.</w:t>
      </w:r>
    </w:p>
    <w:p w14:paraId="1A14B6A9" w14:textId="3B1B5F5E" w:rsidR="003C5D1E" w:rsidRPr="00261E78" w:rsidRDefault="003C5D1E" w:rsidP="00A86F82">
      <w:pPr>
        <w:pStyle w:val="Paragraph0"/>
      </w:pPr>
      <w:r w:rsidRPr="00261E78">
        <w:t xml:space="preserve">Research on feedback and rewards yields mixed results. While some find positive effects from monetary incentives </w:t>
      </w:r>
      <w:r w:rsidR="0085474A" w:rsidRPr="00261E78">
        <w:fldChar w:fldCharType="begin" w:fldLock="1"/>
      </w:r>
      <w:r w:rsidR="0085474A" w:rsidRPr="00261E78">
        <w:instrText xml:space="preserve"> ADDIN ZOTERO_ITEM CSL_CITATION {"citationID":"BOOBAqsF","properties":{"formattedCitation":"(Berger et al., 2016)","plainCitation":"(Berger et al., 2016)","dontUpdate":true,"noteIndex":0},"citationItems":[{"id":3554,"uris":["http://zotero.org/users/8905122/items/U9EENK6X","http://www.mendeley.com/documents/?uuid=9e13ef74-4f98-4efb-b8b7-79150212a0cb"],"itemData":{"id":3554,"type":"paper-conference","abstract":"Question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questions.\n\n</w:instrText>
      </w:r>
      <w:r w:rsidR="0085474A" w:rsidRPr="00261E78">
        <w:instrText>【摘要翻译】问答（</w:instrText>
      </w:r>
      <w:r w:rsidR="0085474A" w:rsidRPr="00261E78">
        <w:instrText>Q&amp;a</w:instrText>
      </w:r>
      <w:r w:rsidR="0085474A" w:rsidRPr="00261E78">
        <w:instrText>）平台是重要的信息来源，也是寻求帮助的首选。像</w:instrText>
      </w:r>
      <w:r w:rsidR="0085474A" w:rsidRPr="00261E78">
        <w:instrText>StackOverflow</w:instrText>
      </w:r>
      <w:r w:rsidR="0085474A" w:rsidRPr="00261E78">
        <w:instrText>（</w:instrText>
      </w:r>
      <w:r w:rsidR="0085474A" w:rsidRPr="00261E78">
        <w:instrText>SO</w:instrText>
      </w:r>
      <w:r w:rsidR="0085474A" w:rsidRPr="00261E78">
        <w:instrText>）这样的问答网站使用奖励系统来激励用户快速准确地回答问题。在本文中，我们研究并预测了</w:instrText>
      </w:r>
      <w:r w:rsidR="0085474A" w:rsidRPr="00261E78">
        <w:instrText>StackOverflow</w:instrText>
      </w:r>
      <w:r w:rsidR="0085474A" w:rsidRPr="00261E78">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85474A" w:rsidRPr="00261E78">
        <w:instrText>","container-title":"2016 IEEE/WIC/ACM International Conference on Web Intelligence (WI)","DOI":"10.1109/WI.2016.0114","event-place":"New York, USA","event-title":"IEEE/WIC/ACM International Conference on Web Intelligence","ISBN":"978-1-5090-4470-2","language":"en","note":"</w:instrText>
      </w:r>
      <w:r w:rsidR="0085474A" w:rsidRPr="00261E78">
        <w:rPr>
          <w:rFonts w:ascii="Apple Color Emoji" w:hAnsi="Apple Color Emoji" w:cs="Apple Color Emoji"/>
        </w:rPr>
        <w:instrText>🏷️</w:instrText>
      </w:r>
      <w:r w:rsidR="0085474A" w:rsidRPr="00261E78">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schema":"https://github.com/citation-style-language/schema/raw/master/csl-citation.json"} </w:instrText>
      </w:r>
      <w:r w:rsidR="0085474A" w:rsidRPr="00261E78">
        <w:fldChar w:fldCharType="separate"/>
      </w:r>
      <w:r w:rsidR="0085474A" w:rsidRPr="00261E78">
        <w:t>(Berger et al., 2016)</w:t>
      </w:r>
      <w:r w:rsidR="0085474A" w:rsidRPr="00261E78">
        <w:fldChar w:fldCharType="end"/>
      </w:r>
      <w:r w:rsidR="0085474A" w:rsidRPr="00261E78">
        <w:t xml:space="preserve">, </w:t>
      </w:r>
      <w:r w:rsidRPr="00261E78">
        <w:t xml:space="preserve">others indicate potential negative consequences </w:t>
      </w:r>
      <w:r w:rsidR="00AF64AA" w:rsidRPr="00261E78">
        <w:fldChar w:fldCharType="begin" w:fldLock="1"/>
      </w:r>
      <w:r w:rsidR="00AF64AA" w:rsidRPr="00261E78">
        <w:instrText xml:space="preserve"> ADDIN ZOTERO_ITEM CSL_CITATION {"citationID":"XWcD7U1K","properties":{"formattedCitation":"(Jiang et al., 2024; N. Wang et al., 2022)","plainCitation":"(Jiang et al., 2024; N. Wang et al., 2022)","dontUpdate":true,"noteIndex":0},"citationItems":[{"id":2888,"uris":["http://zotero.org/users/8905122/items/XRVG8QSP","http://www.mendeley.com/documents/?uuid=461dc6d1-896e-46b6-a755-983b2e9f1803"],"itemData":{"id":2888,"type":"article-journal","abstract":"PurposeIn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opportunity cost. By taking the characteristic of knowledge suppliers and platforms as moderators, this study deepens the understanding of the influence of monetary income on free knowledge contribution in the hybrid knowledge-sharing platform.\n\n</w:instrText>
      </w:r>
      <w:r w:rsidR="00AF64AA" w:rsidRPr="00261E78">
        <w:instrText>【摘要翻译】目的在有偿和非有偿（</w:instrText>
      </w:r>
      <w:r w:rsidR="00AF64AA" w:rsidRPr="00261E78">
        <w:instrText>“</w:instrText>
      </w:r>
      <w:r w:rsidR="00AF64AA" w:rsidRPr="00261E78">
        <w:instrText>免费</w:instrText>
      </w:r>
      <w:r w:rsidR="00AF64AA" w:rsidRPr="00261E78">
        <w:instrText>”</w:instrText>
      </w:r>
      <w:r w:rsidR="00AF64AA" w:rsidRPr="00261E78">
        <w:instrText>）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AF64AA" w:rsidRPr="00261E78">
        <w:instrText>/</w:instrText>
      </w:r>
      <w:r w:rsidR="00AF64AA" w:rsidRPr="00261E78">
        <w:instrText>方法</w:instrText>
      </w:r>
      <w:r w:rsidR="00AF64AA" w:rsidRPr="00261E78">
        <w:instrText>/</w:instrText>
      </w:r>
      <w:r w:rsidR="00AF64AA" w:rsidRPr="00261E78">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AF64AA" w:rsidRPr="00261E78">
        <w:instrText>/</w:instrText>
      </w:r>
      <w:r w:rsidR="00AF64AA" w:rsidRPr="00261E78">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AF64AA" w:rsidRPr="00261E78">
        <w:instrText>","call-number":"2","container-title":"Journal of Knowledge Management","DOI":"10.1108/JKM-09-2022-0694","ISSN":"1367-3270","issue":"2","journalAbbreviation":"JKM","language":"en","note":"</w:instrText>
      </w:r>
      <w:r w:rsidR="00AF64AA" w:rsidRPr="00261E78">
        <w:rPr>
          <w:rFonts w:ascii="Apple Color Emoji" w:hAnsi="Apple Color Emoji" w:cs="Apple Color Emoji"/>
        </w:rPr>
        <w:instrText>🏷️</w:instrText>
      </w:r>
      <w:r w:rsidR="00AF64AA" w:rsidRPr="00261E78">
        <w:instrText xml:space="preserve"> /unread</w:instrText>
      </w:r>
      <w:r w:rsidR="00AF64AA" w:rsidRPr="00261E78">
        <w:instrText>、</w:instrText>
      </w:r>
      <w:r w:rsidR="00AF64AA" w:rsidRPr="00261E78">
        <w:instrText>INCENTIVES</w:instrText>
      </w:r>
      <w:r w:rsidR="00AF64AA" w:rsidRPr="00261E78">
        <w:instrText>、</w:instrText>
      </w:r>
      <w:r w:rsidR="00AF64AA" w:rsidRPr="00261E78">
        <w:instrText>MODEL</w:instrText>
      </w:r>
      <w:r w:rsidR="00AF64AA" w:rsidRPr="00261E78">
        <w:instrText>、</w:instrText>
      </w:r>
      <w:r w:rsidR="00AF64AA" w:rsidRPr="00261E78">
        <w:instrText>SELF-DETERMINATION</w:instrText>
      </w:r>
      <w:r w:rsidR="00AF64AA" w:rsidRPr="00261E78">
        <w:instrText>、</w:instrText>
      </w:r>
      <w:r w:rsidR="00AF64AA" w:rsidRPr="00261E78">
        <w:instrText>DESIGN</w:instrText>
      </w:r>
      <w:r w:rsidR="00AF64AA" w:rsidRPr="00261E78">
        <w:instrText>、</w:instrText>
      </w:r>
      <w:r w:rsidR="00AF64AA" w:rsidRPr="00261E78">
        <w:instrText>DETERMINANTS</w:instrText>
      </w:r>
      <w:r w:rsidR="00AF64AA" w:rsidRPr="00261E78">
        <w:instrText>、</w:instrText>
      </w:r>
      <w:r w:rsidR="00AF64AA" w:rsidRPr="00261E78">
        <w:instrText>ENGAGEMENT</w:instrText>
      </w:r>
      <w:r w:rsidR="00AF64AA" w:rsidRPr="00261E78">
        <w:instrText>、</w:instrText>
      </w:r>
      <w:r w:rsidR="00AF64AA" w:rsidRPr="00261E78">
        <w:instrText>Experience</w:instrText>
      </w:r>
      <w:r w:rsidR="00AF64AA" w:rsidRPr="00261E78">
        <w:instrText>、</w:instrText>
      </w:r>
      <w:r w:rsidR="00AF64AA" w:rsidRPr="00261E78">
        <w:instrText>Free knowledge contribution</w:instrText>
      </w:r>
      <w:r w:rsidR="00AF64AA" w:rsidRPr="00261E78">
        <w:instrText>、</w:instrText>
      </w:r>
      <w:r w:rsidR="00AF64AA" w:rsidRPr="00261E78">
        <w:instrText>Hybrid knowledge-sharing platforms</w:instrText>
      </w:r>
      <w:r w:rsidR="00AF64AA" w:rsidRPr="00261E78">
        <w:instrText>、</w:instrText>
      </w:r>
      <w:r w:rsidR="00AF64AA" w:rsidRPr="00261E78">
        <w:instrText>IMPACT</w:instrText>
      </w:r>
      <w:r w:rsidR="00AF64AA" w:rsidRPr="00261E78">
        <w:instrText>、</w:instrText>
      </w:r>
      <w:r w:rsidR="00AF64AA" w:rsidRPr="00261E78">
        <w:instrText>INFORMATION</w:instrText>
      </w:r>
      <w:r w:rsidR="00AF64AA" w:rsidRPr="00261E78">
        <w:instrText>、</w:instrText>
      </w:r>
      <w:r w:rsidR="00AF64AA" w:rsidRPr="00261E78">
        <w:instrText>Monetary income</w:instrText>
      </w:r>
      <w:r w:rsidR="00AF64AA" w:rsidRPr="00261E78">
        <w:instrText>、</w:instrText>
      </w:r>
      <w:r w:rsidR="00AF64AA" w:rsidRPr="00261E78">
        <w:instrText>MOTIVATION</w:instrText>
      </w:r>
      <w:r w:rsidR="00AF64AA" w:rsidRPr="00261E78">
        <w:instrText>、</w:instrText>
      </w:r>
      <w:r w:rsidR="00AF64AA" w:rsidRPr="00261E78">
        <w:instrText>ONLINE COMMUNITIES</w:instrText>
      </w:r>
      <w:r w:rsidR="00AF64AA" w:rsidRPr="00261E78">
        <w:instrText>、</w:instrText>
      </w:r>
      <w:r w:rsidR="00AF64AA" w:rsidRPr="00261E78">
        <w:instrText>Social recognition","page":"440-462","source":"7 (Q1)","title":"Monetary income as opportunity cost: exploring the negative effect on free knowledge contribution of knowledge suppliers","title-short":"Monetary income as opportunity cost","volume":"28","author":[{"family":"Jiang","given":"Shan"},{"family":"Nguyen","given":"Duc Khuong"},{"family":"Dai","given":"Peng-Fei"},{"family":"Meng","given":"Qingxin"}],"issued":{"date-parts":[["2024",3,4]]}}},{"id":103,"uris":["http://zotero.org/users/8905122/items/DPBS3UGJ","http://www.mendeley.com/documents/?uuid=ed704cec-f0de-412b-bbef-73e24282c1c4"],"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moderating effects of user reputation values on feedback effects. This study extends research concerning feed-back and continuous knowledge contribution and generates important managerial implications for the online Q&amp;A community.\n\n</w:instrText>
      </w:r>
      <w:r w:rsidR="00AF64AA" w:rsidRPr="00261E78">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AF64AA" w:rsidRPr="00261E78">
        <w:instrText>1</w:instrText>
      </w:r>
      <w:r w:rsidR="00AF64AA" w:rsidRPr="00261E78">
        <w:instrText>）正非文本反馈与高质量知识边缘的持续贡献负相关，而其他三种类型的反馈产生正效应；（</w:instrText>
      </w:r>
      <w:r w:rsidR="00AF64AA" w:rsidRPr="00261E78">
        <w:instrText>2</w:instrText>
      </w:r>
      <w:r w:rsidR="00AF64AA" w:rsidRPr="00261E78">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AF64AA" w:rsidRPr="00261E78">
        <w:instrText xml:space="preserve">","archive_location":"11 </w:instrText>
      </w:r>
      <w:r w:rsidR="00AF64AA" w:rsidRPr="00261E78">
        <w:rPr>
          <w:rFonts w:ascii="Apple Color Emoji" w:hAnsi="Apple Color Emoji" w:cs="Apple Color Emoji"/>
        </w:rPr>
        <w:instrText>📊</w:instrText>
      </w:r>
      <w:r w:rsidR="00AF64AA" w:rsidRPr="00261E78">
        <w:instrText>","call-number":"1","container-title":"Decision Support Systems","DOI":"10.1016/j.dss.2022.113750","ISSN":"0167-9236","journalAbbreviation":"Decis. Support Syst.","language":"en","note":"</w:instrText>
      </w:r>
      <w:r w:rsidR="00AF64AA" w:rsidRPr="00261E78">
        <w:rPr>
          <w:rFonts w:ascii="Apple Color Emoji" w:hAnsi="Apple Color Emoji" w:cs="Apple Color Emoji"/>
        </w:rPr>
        <w:instrText>🏷️</w:instrText>
      </w:r>
      <w:r w:rsidR="00AF64AA" w:rsidRPr="00261E78">
        <w:instrText xml:space="preserve"> /unread</w:instrText>
      </w:r>
      <w:r w:rsidR="00AF64AA" w:rsidRPr="00261E78">
        <w:instrText>、</w:instrText>
      </w:r>
      <w:r w:rsidR="00AF64AA" w:rsidRPr="00261E78">
        <w:instrText>VIRTUAL COMMUNITIES</w:instrText>
      </w:r>
      <w:r w:rsidR="00AF64AA" w:rsidRPr="00261E78">
        <w:instrText>、</w:instrText>
      </w:r>
      <w:r w:rsidR="00AF64AA" w:rsidRPr="00261E78">
        <w:instrText>BEHAVIOR</w:instrText>
      </w:r>
      <w:r w:rsidR="00AF64AA" w:rsidRPr="00261E78">
        <w:instrText>、</w:instrText>
      </w:r>
      <w:r w:rsidR="00AF64AA" w:rsidRPr="00261E78">
        <w:instrText>SELF-EFFICACY</w:instrText>
      </w:r>
      <w:r w:rsidR="00AF64AA" w:rsidRPr="00261E78">
        <w:instrText>、</w:instrText>
      </w:r>
      <w:r w:rsidR="00AF64AA" w:rsidRPr="00261E78">
        <w:instrText>Continuous knowledge contribution</w:instrText>
      </w:r>
      <w:r w:rsidR="00AF64AA" w:rsidRPr="00261E78">
        <w:instrText>、</w:instrText>
      </w:r>
      <w:r w:rsidR="00AF64AA" w:rsidRPr="00261E78">
        <w:instrText>CREDIBILITY</w:instrText>
      </w:r>
      <w:r w:rsidR="00AF64AA" w:rsidRPr="00261E78">
        <w:instrText>、</w:instrText>
      </w:r>
      <w:r w:rsidR="00AF64AA" w:rsidRPr="00261E78">
        <w:instrText>ELECTRONIC NETWORKS</w:instrText>
      </w:r>
      <w:r w:rsidR="00AF64AA" w:rsidRPr="00261E78">
        <w:instrText>、</w:instrText>
      </w:r>
      <w:r w:rsidR="00AF64AA" w:rsidRPr="00261E78">
        <w:instrText>Feedback expressions</w:instrText>
      </w:r>
      <w:r w:rsidR="00AF64AA" w:rsidRPr="00261E78">
        <w:instrText>、</w:instrText>
      </w:r>
      <w:r w:rsidR="00AF64AA" w:rsidRPr="00261E78">
        <w:instrText>Feedback mechanism</w:instrText>
      </w:r>
      <w:r w:rsidR="00AF64AA" w:rsidRPr="00261E78">
        <w:instrText>、</w:instrText>
      </w:r>
      <w:r w:rsidR="00AF64AA" w:rsidRPr="00261E78">
        <w:instrText>Feedback valence</w:instrText>
      </w:r>
      <w:r w:rsidR="00AF64AA" w:rsidRPr="00261E78">
        <w:instrText>、</w:instrText>
      </w:r>
      <w:r w:rsidR="00AF64AA" w:rsidRPr="00261E78">
        <w:instrText>High-quality knowledge</w:instrText>
      </w:r>
      <w:r w:rsidR="00AF64AA" w:rsidRPr="00261E78">
        <w:instrText>、</w:instrText>
      </w:r>
      <w:r w:rsidR="00AF64AA" w:rsidRPr="00261E78">
        <w:instrText>MECHANISMS</w:instrText>
      </w:r>
      <w:r w:rsidR="00AF64AA" w:rsidRPr="00261E78">
        <w:instrText>、</w:instrText>
      </w:r>
      <w:r w:rsidR="00AF64AA" w:rsidRPr="00261E78">
        <w:instrText>OnlineQ&amp;A community</w:instrText>
      </w:r>
      <w:r w:rsidR="00AF64AA" w:rsidRPr="00261E78">
        <w:instrText>、</w:instrText>
      </w:r>
      <w:r w:rsidR="00AF64AA" w:rsidRPr="00261E78">
        <w:instrText>PERFORMANCE FEEDBACK</w:instrText>
      </w:r>
      <w:r w:rsidR="00AF64AA" w:rsidRPr="00261E78">
        <w:instrText>、</w:instrText>
      </w:r>
      <w:r w:rsidR="00AF64AA" w:rsidRPr="00261E78">
        <w:instrText>SIGN</w:instrText>
      </w:r>
      <w:r w:rsidR="00AF64AA" w:rsidRPr="00261E78">
        <w:instrText>、</w:instrText>
      </w:r>
      <w:r w:rsidR="00AF64AA" w:rsidRPr="00261E78">
        <w:instrText xml:space="preserve">USER-GENERATED CONTENT","page":"113750","source":"7.5 (Q1)","title":"Which feedback matters? The role of expressions and valence in continuous high-quality knowledge contribution in the online Q&amp;A community","title-short":"Which feedback matters?","volume":"156","author":[{"family":"Wang","given":"Ning"},{"family":"Liu","given":"Yang"},{"family":"Xiao","given":"Shengsheng"}],"issued":{"date-parts":[["2022",5]]}}}],"schema":"https://github.com/citation-style-language/schema/raw/master/csl-citation.json"} </w:instrText>
      </w:r>
      <w:r w:rsidR="00AF64AA" w:rsidRPr="00261E78">
        <w:fldChar w:fldCharType="separate"/>
      </w:r>
      <w:r w:rsidR="00AF64AA" w:rsidRPr="00261E78">
        <w:t>(Jiang et al., 2024; Wang et al., 2022)</w:t>
      </w:r>
      <w:r w:rsidR="00AF64AA" w:rsidRPr="00261E78">
        <w:fldChar w:fldCharType="end"/>
      </w:r>
      <w:r w:rsidR="00AF64AA" w:rsidRPr="00261E78">
        <w:t xml:space="preserve">, </w:t>
      </w:r>
      <w:r w:rsidRPr="00261E78">
        <w:t xml:space="preserve">suggesting context-dependent effects. For non-monetary feedback, </w:t>
      </w:r>
      <w:r w:rsidR="00451B90" w:rsidRPr="00261E78">
        <w:fldChar w:fldCharType="begin" w:fldLock="1"/>
      </w:r>
      <w:r w:rsidR="00451B90" w:rsidRPr="00261E78">
        <w:instrText xml:space="preserve"> ADDIN ZOTERO_ITEM CSL_CITATION {"citationID":"klipQ7AR","properties":{"formattedCitation":"(Moon &amp; Sproull, 2008)","plainCitation":"(Moon &amp; Sproull, 2008)","dontUpdate":true,"noteIndex":0},"citationItems":[{"id":156,"uris":["http://zotero.org/users/8905122/items/FDZ49AED","http://www.mendeley.com/documents/?uuid=620ecc34-6cd1-4a8a-a4f5-ab2dca7bb322"],"itemData":{"id":156,"type":"article-journal","abstract":"This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 duration is positively associated with community maintenance contributions.\n\n</w:instrText>
      </w:r>
      <w:r w:rsidR="00451B90" w:rsidRPr="00261E78">
        <w:instrText>【摘要翻译】本文探讨了数字网络和组织交叉点上的一种新现象</w:instrText>
      </w:r>
      <w:r w:rsidR="00451B90" w:rsidRPr="00261E78">
        <w:instrText>——</w:instrText>
      </w:r>
      <w:r w:rsidR="00451B90" w:rsidRPr="00261E78">
        <w:instrText>基于互联网的志愿者劳动力</w:instrText>
      </w:r>
      <w:r w:rsidR="00451B90" w:rsidRPr="00261E78">
        <w:instrText>——</w:instrText>
      </w:r>
      <w:r w:rsidR="00451B90" w:rsidRPr="00261E78">
        <w:instrText>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w:instrText>
      </w:r>
      <w:r w:rsidR="00451B90" w:rsidRPr="00261E78">
        <w:instrText>——</w:instrText>
      </w:r>
      <w:r w:rsidR="00451B90" w:rsidRPr="00261E78">
        <w:instrText>反馈在产生和维持劳动力高质量贡献中的作用</w:instrText>
      </w:r>
      <w:r w:rsidR="00451B90" w:rsidRPr="00261E78">
        <w:instrText>——</w:instrText>
      </w:r>
      <w:r w:rsidR="00451B90" w:rsidRPr="00261E78">
        <w:instrText>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451B90" w:rsidRPr="00261E78">
        <w:instrText xml:space="preserve">","archive_location":"153 </w:instrText>
      </w:r>
      <w:r w:rsidR="00451B90" w:rsidRPr="00261E78">
        <w:rPr>
          <w:rFonts w:ascii="Apple Color Emoji" w:hAnsi="Apple Color Emoji" w:cs="Apple Color Emoji"/>
        </w:rPr>
        <w:instrText>📊</w:instrText>
      </w:r>
      <w:r w:rsidR="00451B90" w:rsidRPr="00261E78">
        <w:instrText>","call-number":"3","container-title":"Information Systems Research","DOI":"10.1287/isre.1080.0208","ISSN":"1047-7047","issue":"4","journalAbbreviation":"Inform. Syst. Res.","language":"en","note":"</w:instrText>
      </w:r>
      <w:r w:rsidR="00451B90" w:rsidRPr="00261E78">
        <w:rPr>
          <w:rFonts w:ascii="Apple Color Emoji" w:hAnsi="Apple Color Emoji" w:cs="Apple Color Emoji"/>
        </w:rPr>
        <w:instrText>🏷️</w:instrText>
      </w:r>
      <w:r w:rsidR="00451B90" w:rsidRPr="00261E78">
        <w:instrText xml:space="preserve"> /unread</w:instrText>
      </w:r>
      <w:r w:rsidR="00451B90" w:rsidRPr="00261E78">
        <w:instrText>、</w:instrText>
      </w:r>
      <w:r w:rsidR="00451B90" w:rsidRPr="00261E78">
        <w:instrText>feedback</w:instrText>
      </w:r>
      <w:r w:rsidR="00451B90" w:rsidRPr="00261E78">
        <w:instrText>、</w:instrText>
      </w:r>
      <w:r w:rsidR="00451B90" w:rsidRPr="00261E78">
        <w:instrText>systematic quality feedback system</w:instrText>
      </w:r>
      <w:r w:rsidR="00451B90" w:rsidRPr="00261E78">
        <w:instrText>、</w:instrText>
      </w:r>
      <w:r w:rsidR="00451B90" w:rsidRPr="00261E78">
        <w:instrText>voluntary technical support group</w:instrText>
      </w:r>
      <w:r w:rsidR="00451B90" w:rsidRPr="00261E78">
        <w:instrText>、</w:instrText>
      </w:r>
      <w:r w:rsidR="00451B90" w:rsidRPr="00261E78">
        <w:instrText>volunteer turnover</w:instrText>
      </w:r>
      <w:r w:rsidR="00451B90" w:rsidRPr="00261E78">
        <w:instrText>、</w:instrText>
      </w:r>
      <w:r w:rsidR="00451B90" w:rsidRPr="00261E78">
        <w:instrText xml:space="preserve">volunteer work force","page":"494-515","source":"4.9 (Q1)","title":"The role of feedback in managing the Internet-based volunteer work force","volume":"19","author":[{"family":"Moon","given":"Jae Yun"},{"family":"Sproull","given":"Lee S."}],"issued":{"date-parts":[["2008",12]]}}}],"schema":"https://github.com/citation-style-language/schema/raw/master/csl-citation.json"} </w:instrText>
      </w:r>
      <w:r w:rsidR="00451B90" w:rsidRPr="00261E78">
        <w:fldChar w:fldCharType="separate"/>
      </w:r>
      <w:r w:rsidR="00451B90" w:rsidRPr="00261E78">
        <w:t xml:space="preserve">Moon </w:t>
      </w:r>
      <w:r w:rsidR="00D46215">
        <w:t>and</w:t>
      </w:r>
      <w:r w:rsidR="00451B90" w:rsidRPr="00261E78">
        <w:t xml:space="preserve"> Sproull (2008)</w:t>
      </w:r>
      <w:r w:rsidR="00451B90" w:rsidRPr="00261E78">
        <w:fldChar w:fldCharType="end"/>
      </w:r>
      <w:r w:rsidR="00451B90" w:rsidRPr="00261E78">
        <w:t xml:space="preserve"> </w:t>
      </w:r>
      <w:r w:rsidRPr="00261E78">
        <w:t xml:space="preserve">find that positive feedback motivates participation and reduces churn. </w:t>
      </w:r>
      <w:r w:rsidR="00465093" w:rsidRPr="00261E78">
        <w:fldChar w:fldCharType="begin" w:fldLock="1"/>
      </w:r>
      <w:r w:rsidR="00465093" w:rsidRPr="00261E78">
        <w:instrText xml:space="preserve"> ADDIN ZOTERO_ITEM CSL_CITATION {"citationID":"jB4a2hCV","properties":{"formattedCitation":"(H. Li et al., 2020)","plainCitation":"(H. Li et al., 2020)","dontUpdate":true,"noteIndex":0},"citationItems":[{"id":2910,"uris":["http://zotero.org/users/8905122/items/AQ36K4UN","http://www.mendeley.com/documents/?uuid=4ec04646-5a45-464c-8019-47503d876822"],"itemData":{"id":2910,"type":"article-journal","abstract":"Online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new taxonomy for reciprocity and new insights on how reciprocity drives online knowledge sharing.\n\n</w:instrText>
      </w:r>
      <w:r w:rsidR="00465093" w:rsidRPr="00261E78">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465093" w:rsidRPr="00261E78">
        <w:instrText>StackOverflow.com</w:instrText>
      </w:r>
      <w:r w:rsidR="00465093" w:rsidRPr="00261E78">
        <w:instrText>的问题。我们发现事后互惠和知识贡献之间存在显著的正相关关系，并且这种互惠动机随着时间的推移而减弱。事前互惠是指人们帮助他人，期望将来得到他人的帮助。利用来自</w:instrText>
      </w:r>
      <w:r w:rsidR="00465093" w:rsidRPr="00261E78">
        <w:instrText>StackOverflow.com</w:instrText>
      </w:r>
      <w:r w:rsidR="00465093" w:rsidRPr="00261E78">
        <w:instrText>的数据，我们利用差异</w:instrText>
      </w:r>
      <w:r w:rsidR="00465093" w:rsidRPr="00261E78">
        <w:instrText>——</w:instrText>
      </w:r>
      <w:r w:rsidR="00465093" w:rsidRPr="00261E78">
        <w:instrText>无差异分析的自然实验，找到支持事前互惠存在的证据。这项研究为互惠提供了一个新的分类法，并对互惠如何推动在线知识共享提供了新的见解。</w:instrText>
      </w:r>
      <w:r w:rsidR="00465093" w:rsidRPr="00261E78">
        <w:instrText xml:space="preserve">","archive_location":"5 </w:instrText>
      </w:r>
      <w:r w:rsidR="00465093" w:rsidRPr="00261E78">
        <w:rPr>
          <w:rFonts w:ascii="Apple Color Emoji" w:hAnsi="Apple Color Emoji" w:cs="Apple Color Emoji"/>
        </w:rPr>
        <w:instrText>📊</w:instrText>
      </w:r>
      <w:r w:rsidR="00465093" w:rsidRPr="00261E78">
        <w:instrText>","container-title":"ACM Transactions on Management Information Systems","DOI":"10.1145/3371388","ISSN":"2158-656X","issue":"1","journalAbbreviation":"ACM Trans. Manage. Inf. Syst.","language":"en","note":"</w:instrText>
      </w:r>
      <w:r w:rsidR="00465093" w:rsidRPr="00261E78">
        <w:rPr>
          <w:rFonts w:ascii="Apple Color Emoji" w:hAnsi="Apple Color Emoji" w:cs="Apple Color Emoji"/>
        </w:rPr>
        <w:instrText>🏷️</w:instrText>
      </w:r>
      <w:r w:rsidR="00465093" w:rsidRPr="00261E78">
        <w:instrText xml:space="preserve"> /reading</w:instrText>
      </w:r>
      <w:r w:rsidR="00465093" w:rsidRPr="00261E78">
        <w:instrText>、</w:instrText>
      </w:r>
      <w:r w:rsidR="00465093" w:rsidRPr="00261E78">
        <w:instrText>/unread</w:instrText>
      </w:r>
      <w:r w:rsidR="00465093" w:rsidRPr="00261E78">
        <w:instrText>、</w:instrText>
      </w:r>
      <w:r w:rsidR="00465093" w:rsidRPr="00261E78">
        <w:rPr>
          <w:rFonts w:ascii="Apple Color Emoji" w:hAnsi="Apple Color Emoji" w:cs="Apple Color Emoji"/>
        </w:rPr>
        <w:instrText>📒</w:instrText>
      </w:r>
      <w:r w:rsidR="00465093" w:rsidRPr="00261E78">
        <w:instrText>、</w:instrText>
      </w:r>
      <w:r w:rsidR="00465093" w:rsidRPr="00261E78">
        <w:instrText>ex-ante</w:instrText>
      </w:r>
      <w:r w:rsidR="00465093" w:rsidRPr="00261E78">
        <w:instrText>、</w:instrText>
      </w:r>
      <w:r w:rsidR="00465093" w:rsidRPr="00261E78">
        <w:instrText>Ex-post</w:instrText>
      </w:r>
      <w:r w:rsidR="00465093" w:rsidRPr="00261E78">
        <w:instrText>、</w:instrText>
      </w:r>
      <w:r w:rsidR="00465093" w:rsidRPr="00261E78">
        <w:instrText>knowledge sharing</w:instrText>
      </w:r>
      <w:r w:rsidR="00465093" w:rsidRPr="00261E78">
        <w:instrText>、</w:instrText>
      </w:r>
      <w:r w:rsidR="00465093" w:rsidRPr="00261E78">
        <w:instrText>Q&amp;A website</w:instrText>
      </w:r>
      <w:r w:rsidR="00465093" w:rsidRPr="00261E78">
        <w:instrText>、</w:instrText>
      </w:r>
      <w:r w:rsidR="00465093" w:rsidRPr="00261E78">
        <w:instrText>reciprocity</w:instrText>
      </w:r>
      <w:r w:rsidR="00465093" w:rsidRPr="00261E78">
        <w:instrText>、</w:instrText>
      </w:r>
      <w:r w:rsidR="00465093" w:rsidRPr="00261E78">
        <w:instrText>SUPPORT</w:instrText>
      </w:r>
      <w:r w:rsidR="00465093" w:rsidRPr="00261E78">
        <w:instrText>、</w:instrText>
      </w:r>
      <w:r w:rsidR="00465093" w:rsidRPr="00261E78">
        <w:instrText xml:space="preserve">USERS","page":"1-26","source":"2.5","title":"Invested or indebted: Ex-ante and ex-post reciprocity in online knowledge sharing communities","title-short":"Invested or indebted","volume":"11","author":[{"family":"Li","given":"Hongfei"},{"family":"Shankar","given":"Ramesh"},{"family":"Stallaert","given":"Jan"}],"issued":{"date-parts":[["2020",3,31]]}}}],"schema":"https://github.com/citation-style-language/schema/raw/master/csl-citation.json"} </w:instrText>
      </w:r>
      <w:r w:rsidR="00465093" w:rsidRPr="00261E78">
        <w:fldChar w:fldCharType="separate"/>
      </w:r>
      <w:r w:rsidR="00465093" w:rsidRPr="00261E78">
        <w:t>Li et al. (2020)</w:t>
      </w:r>
      <w:r w:rsidR="00465093" w:rsidRPr="00261E78">
        <w:fldChar w:fldCharType="end"/>
      </w:r>
      <w:r w:rsidR="00465093" w:rsidRPr="00261E78">
        <w:t xml:space="preserve"> </w:t>
      </w:r>
      <w:r w:rsidRPr="00261E78">
        <w:t>demonstrate reciprocity</w:t>
      </w:r>
      <w:r w:rsidR="00465093" w:rsidRPr="00261E78">
        <w:t>’</w:t>
      </w:r>
      <w:r w:rsidRPr="00261E78">
        <w:t xml:space="preserve">s role, showing </w:t>
      </w:r>
      <w:r w:rsidR="00CA5E62" w:rsidRPr="00261E78">
        <w:t xml:space="preserve">the </w:t>
      </w:r>
      <w:r w:rsidRPr="00261E78">
        <w:t>correlation between received answers and subsequent contributions.</w:t>
      </w:r>
    </w:p>
    <w:p w14:paraId="27B04192" w14:textId="242678C2" w:rsidR="003C5D1E" w:rsidRPr="00261E78" w:rsidRDefault="003C5D1E" w:rsidP="00A86F82">
      <w:pPr>
        <w:pStyle w:val="Paragraph0"/>
      </w:pPr>
      <w:r w:rsidRPr="00261E78">
        <w:t xml:space="preserve">User dynamics and social comparison also drive engagement. </w:t>
      </w:r>
      <w:r w:rsidR="00F9241B" w:rsidRPr="00261E78">
        <w:fldChar w:fldCharType="begin" w:fldLock="1"/>
      </w:r>
      <w:r w:rsidR="00F9241B" w:rsidRPr="00261E78">
        <w:instrText xml:space="preserve"> ADDIN ZOTERO_ITEM CSL_CITATION {"citationID":"eftT97QR","properties":{"formattedCitation":"(Shi et al., 2023)","plainCitation":"(Shi et al., 2023)","dontUpdate":true,"noteIndex":0},"citationItems":[{"id":151,"uris":["http://zotero.org/users/8905122/items/BN4WLAL9","http://www.mendeley.com/documents/?uuid=3f472a94-529c-416d-8fea-cc5538b0dcb0"],"itemData":{"id":151,"type":"article-journal","abstract":"PurposeUsers'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 on answering the same question. The authors also illustrate the competitive peer influence in subjective and personalized behaviors in online UGC communities.\n\n</w:instrText>
      </w:r>
      <w:r w:rsidR="00F9241B" w:rsidRPr="00261E78">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00F9241B" w:rsidRPr="00261E78">
        <w:instrText>Design/methodology/approach</w:instrText>
      </w:r>
      <w:r w:rsidR="00F9241B" w:rsidRPr="00261E78">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00F9241B" w:rsidRPr="00261E78">
        <w:instrText>/</w:instrText>
      </w:r>
      <w:r w:rsidR="00F9241B" w:rsidRPr="00261E78">
        <w:instrText>价值这项研究提供了一个新的线索，即在由社会比较关注引发的竞争环境中，同伴对在线</w:instrText>
      </w:r>
      <w:r w:rsidR="00F9241B" w:rsidRPr="00261E78">
        <w:instrText>UGC</w:instrText>
      </w:r>
      <w:r w:rsidR="00F9241B" w:rsidRPr="00261E78">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00F9241B" w:rsidRPr="00261E78">
        <w:instrText>UGC</w:instrText>
      </w:r>
      <w:r w:rsidR="00F9241B" w:rsidRPr="00261E78">
        <w:instrText>社区中主观和个性化行为中的竞争性同伴影响。</w:instrText>
      </w:r>
      <w:r w:rsidR="00F9241B" w:rsidRPr="00261E78">
        <w:instrText>","call-number":"3","container-title":"Internet Research","DOI":"10.1108/INTR-07-2022-0510","ISSN":"1066-2243","issue":"5","journalAbbreviation":"Internet Res.","language":"en","note":"</w:instrText>
      </w:r>
      <w:r w:rsidR="00F9241B" w:rsidRPr="00261E78">
        <w:rPr>
          <w:rFonts w:ascii="Apple Color Emoji" w:hAnsi="Apple Color Emoji" w:cs="Apple Color Emoji"/>
        </w:rPr>
        <w:instrText>🏷️</w:instrText>
      </w:r>
      <w:r w:rsidR="00F9241B" w:rsidRPr="00261E78">
        <w:instrText xml:space="preserve"> /unread</w:instrText>
      </w:r>
      <w:r w:rsidR="00F9241B" w:rsidRPr="00261E78">
        <w:instrText>、</w:instrText>
      </w:r>
      <w:r w:rsidR="00F9241B" w:rsidRPr="00261E78">
        <w:instrText>Knowledge contribution</w:instrText>
      </w:r>
      <w:r w:rsidR="00F9241B" w:rsidRPr="00261E78">
        <w:instrText>、</w:instrText>
      </w:r>
      <w:r w:rsidR="00F9241B" w:rsidRPr="00261E78">
        <w:instrText>Online Q&amp;A community</w:instrText>
      </w:r>
      <w:r w:rsidR="00F9241B" w:rsidRPr="00261E78">
        <w:instrText>、</w:instrText>
      </w:r>
      <w:r w:rsidR="00F9241B" w:rsidRPr="00261E78">
        <w:instrText>Peer influence</w:instrText>
      </w:r>
      <w:r w:rsidR="00F9241B" w:rsidRPr="00261E78">
        <w:instrText>、</w:instrText>
      </w:r>
      <w:r w:rsidR="00F9241B" w:rsidRPr="00261E78">
        <w:instrText xml:space="preserve">Social comparison","page":"1577-1601","source":"5.9 (Q1)","title":"Competitive peer influence on knowledge contribution behaviors in online Q&amp;A communities: A social comparison perspective","title-short":"Competitive peer influence on knowledge contribution behaviors in online Q&amp;A communities","volume":"34","author":[{"family":"Shi","given":"Chencheng"},{"family":"Hu","given":"Ping"},{"family":"Fan","given":"Weiguo"},{"family":"Qiu","given":"Liangfei"}],"issued":{"date-parts":[["2024",9,30]]}}}],"schema":"https://github.com/citation-style-language/schema/raw/master/csl-citation.json"} </w:instrText>
      </w:r>
      <w:r w:rsidR="00F9241B" w:rsidRPr="00261E78">
        <w:fldChar w:fldCharType="separate"/>
      </w:r>
      <w:r w:rsidR="00F9241B" w:rsidRPr="00261E78">
        <w:t>Shi et al. (2024)</w:t>
      </w:r>
      <w:r w:rsidR="00F9241B" w:rsidRPr="00261E78">
        <w:fldChar w:fldCharType="end"/>
      </w:r>
      <w:r w:rsidR="00F9241B" w:rsidRPr="00261E78">
        <w:t xml:space="preserve"> </w:t>
      </w:r>
      <w:r w:rsidRPr="00261E78">
        <w:t xml:space="preserve">show that informative answers from knowledgeable contributors motivate high-quality contributions from others. Research on gamification </w:t>
      </w:r>
      <w:r w:rsidR="0032754E" w:rsidRPr="00261E78">
        <w:fldChar w:fldCharType="begin" w:fldLock="1"/>
      </w:r>
      <w:r w:rsidR="00F03F8C" w:rsidRPr="00261E78">
        <w:instrText xml:space="preserve"> ADDIN ZOTERO_ITEM CSL_CITATION {"citationID":"inZKZpGC","properties":{"formattedCitation":"(Chen et al. 2022; Meng et al. 2013)","plainCitation":"(Chen et al. 2022; Meng et al. 2013)","noteIndex":0},"citationItems":[{"id":2897,"uris":["http://zotero.org/users/8905122/items/J44QYVNE","http://www.mendeley.com/documents/?uuid=4265454e-c38d-47cf-92b9-c9ae58bc424f"],"itemData":{"id":2897,"type":"article-journal","abstract":"Many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 participants with already established reputations in the online community. This research provides theoretical and practical implications for motivating continued user knowledge contribution in online Q&amp;A communities.\n\n</w:instrText>
      </w:r>
      <w:r w:rsidR="00F03F8C" w:rsidRPr="00261E78">
        <w:instrText>【摘要翻译】</w:instrText>
      </w:r>
      <w:r w:rsidR="00F03F8C" w:rsidRPr="00261E78">
        <w:instrText xml:space="preserve">undefined","archive_location":"25 </w:instrText>
      </w:r>
      <w:r w:rsidR="00F03F8C" w:rsidRPr="00261E78">
        <w:rPr>
          <w:rFonts w:ascii="Apple Color Emoji" w:hAnsi="Apple Color Emoji" w:cs="Apple Color Emoji"/>
        </w:rPr>
        <w:instrText>📊</w:instrText>
      </w:r>
      <w:r w:rsidR="00F03F8C" w:rsidRPr="00261E78">
        <w:instrText>","call-number":"1","container-title":"Decision Support Systems","DOI":"10.1016/j.dss.2021.113667","ISSN":"0167-9236","journalAbbreviation":"Decis. Support Syst.","language":"en","license":"</w:instrText>
      </w:r>
      <w:r w:rsidR="00F03F8C" w:rsidRPr="00261E78">
        <w:rPr>
          <w:rFonts w:ascii="Apple Color Emoji" w:hAnsi="Apple Color Emoji" w:cs="Apple Color Emoji"/>
        </w:rPr>
        <w:instrText>⭐⭐⭐</w:instrText>
      </w:r>
      <w:r w:rsidR="00F03F8C" w:rsidRPr="00261E78">
        <w:instrText>","note":"</w:instrText>
      </w:r>
      <w:r w:rsidR="00F03F8C" w:rsidRPr="00261E78">
        <w:rPr>
          <w:rFonts w:ascii="Apple Color Emoji" w:hAnsi="Apple Color Emoji" w:cs="Apple Color Emoji"/>
        </w:rPr>
        <w:instrText>🏷️</w:instrText>
      </w:r>
      <w:r w:rsidR="00F03F8C" w:rsidRPr="00261E78">
        <w:instrText xml:space="preserve"> /unread</w:instrText>
      </w:r>
      <w:r w:rsidR="00F03F8C" w:rsidRPr="00261E78">
        <w:instrText>、</w:instrText>
      </w:r>
      <w:r w:rsidR="00F03F8C" w:rsidRPr="00261E78">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volume":"153","author":[{"family":"Chen","given":"Langtao"},{"family":"Baird","given":"Aaron"},{"family":"Straub","given":"Detmar"}],"issued":{"date-parts":[["2022",2]]}}},{"id":3551,"uris":["http://zotero.org/users/8905122/items/Y3CVARAU","http://www.mendeley.com/documents/?uuid=1f851625-9123-4b58-88b8-e1519c4e3dc4"],"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online SQAs community, Stack Exchange. This research-in-progress paper highlights factors that help users develop into literate and productive community contributors in social platforms and considers the design implications of these observations.\n\n</w:instrText>
      </w:r>
      <w:r w:rsidR="00F03F8C" w:rsidRPr="00261E78">
        <w:instrText>【摘要翻译】近年来，开放的在线社交问答网站（</w:instrText>
      </w:r>
      <w:r w:rsidR="00F03F8C" w:rsidRPr="00261E78">
        <w:instrText>SQAs</w:instrText>
      </w:r>
      <w:r w:rsidR="00F03F8C" w:rsidRPr="00261E78">
        <w:instrText>）吸引了公众的注意力。随着</w:instrText>
      </w:r>
      <w:r w:rsidR="00F03F8C" w:rsidRPr="00261E78">
        <w:instrText>SQAs</w:instrText>
      </w:r>
      <w:r w:rsidR="00F03F8C" w:rsidRPr="00261E78">
        <w:instrText>成为越来越受欢迎的知识共享平台，关于开放在线社区系统将如何发展的问题对于我们理解这些系统变得至关重要。在本文中，我们概述了</w:instrText>
      </w:r>
      <w:r w:rsidR="00F03F8C" w:rsidRPr="00261E78">
        <w:instrText>SQA</w:instrText>
      </w:r>
      <w:r w:rsidR="00F03F8C" w:rsidRPr="00261E78">
        <w:instrText>网站如何作为一个社会学习社区运作。</w:instrText>
      </w:r>
      <w:r w:rsidR="00F03F8C" w:rsidRPr="00261E78">
        <w:instrText>SQA</w:instrText>
      </w:r>
      <w:r w:rsidR="00F03F8C" w:rsidRPr="00261E78">
        <w:instrText>网站的成功不仅取决于有效地组织和传递信息，还取决于它是否能吸引参与者并激励他们做出贡献。我们介绍了早期的工作，调查徽章对用户参与在线</w:instrText>
      </w:r>
      <w:r w:rsidR="00F03F8C" w:rsidRPr="00261E78">
        <w:instrText>SQAs</w:instrText>
      </w:r>
      <w:r w:rsidR="00F03F8C" w:rsidRPr="00261E78">
        <w:instrText>社区</w:instrText>
      </w:r>
      <w:r w:rsidR="00F03F8C" w:rsidRPr="00261E78">
        <w:instrText>Stack Exchange</w:instrText>
      </w:r>
      <w:r w:rsidR="00F03F8C" w:rsidRPr="00261E78">
        <w:instrText>的影响。这篇正在进行的研究论文强调了帮助用户在社交平台中发展成为有文化和有生产力的社区贡献者的因素，并考虑了这些观察结果的设计含义。</w:instrText>
      </w:r>
      <w:r w:rsidR="00F03F8C" w:rsidRPr="00261E78">
        <w:instrText>","container-title":"Proceedings of Americas Conference on Information Systems","event-place":"Atlanta, USA","event-title":"19th Americas Conference on Information Systems (AMCIS)","ISBN":"978-0-615-55907-0","language":"en","note":"</w:instrText>
      </w:r>
      <w:r w:rsidR="00F03F8C" w:rsidRPr="00261E78">
        <w:rPr>
          <w:rFonts w:ascii="Apple Color Emoji" w:hAnsi="Apple Color Emoji" w:cs="Apple Color Emoji"/>
        </w:rPr>
        <w:instrText>🏷️</w:instrText>
      </w:r>
      <w:r w:rsidR="00F03F8C" w:rsidRPr="00261E78">
        <w:instrText xml:space="preserve"> /unread</w:instrText>
      </w:r>
      <w:r w:rsidR="00F03F8C" w:rsidRPr="00261E78">
        <w:instrText>、</w:instrText>
      </w:r>
      <w:r w:rsidR="00F03F8C" w:rsidRPr="00261E78">
        <w:instrText>participation</w:instrText>
      </w:r>
      <w:r w:rsidR="00F03F8C" w:rsidRPr="00261E78">
        <w:instrText>、</w:instrText>
      </w:r>
      <w:r w:rsidR="00F03F8C" w:rsidRPr="00261E78">
        <w:instrText>badge system</w:instrText>
      </w:r>
      <w:r w:rsidR="00F03F8C" w:rsidRPr="00261E78">
        <w:instrText>、</w:instrText>
      </w:r>
      <w:r w:rsidR="00F03F8C" w:rsidRPr="00261E78">
        <w:instrText>motivation and incentives</w:instrText>
      </w:r>
      <w:r w:rsidR="00F03F8C" w:rsidRPr="00261E78">
        <w:instrText>、</w:instrText>
      </w:r>
      <w:r w:rsidR="00F03F8C" w:rsidRPr="00261E78">
        <w:instrText xml:space="preserve">SQAs","page":"2478-2484","publisher-place":"Atlanta, USA","source":"Clarivate Analytics Web of Science","title":"Motivational effects of badge systems on participation in Stack Exchange social Q&amp;A online community","URL":"https://aisel.aisnet.org/amcis2013/VirtualCommunities/RoundTablePresentations/2","volume":"4","author":[{"family":"Meng","given":"Xu"},{"family":"Webster","given":"Sarah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32754E" w:rsidRPr="00261E78">
        <w:fldChar w:fldCharType="separate"/>
      </w:r>
      <w:r w:rsidR="00F03F8C" w:rsidRPr="00261E78">
        <w:t>(Chen et al.</w:t>
      </w:r>
      <w:r w:rsidR="0037499A">
        <w:t>,</w:t>
      </w:r>
      <w:r w:rsidR="00F03F8C" w:rsidRPr="00261E78">
        <w:t xml:space="preserve"> 2022; Meng et al.</w:t>
      </w:r>
      <w:r w:rsidR="0037499A">
        <w:t>,</w:t>
      </w:r>
      <w:r w:rsidR="00F03F8C" w:rsidRPr="00261E78">
        <w:t xml:space="preserve"> 2013)</w:t>
      </w:r>
      <w:r w:rsidR="0032754E" w:rsidRPr="00261E78">
        <w:fldChar w:fldCharType="end"/>
      </w:r>
      <w:r w:rsidR="0032754E" w:rsidRPr="00261E78">
        <w:t xml:space="preserve"> </w:t>
      </w:r>
      <w:r w:rsidRPr="00261E78">
        <w:t xml:space="preserve">and reputation systems reveals that </w:t>
      </w:r>
      <w:r w:rsidR="00B77B12">
        <w:t xml:space="preserve">compared to </w:t>
      </w:r>
      <w:r w:rsidR="00B77B12" w:rsidRPr="00261E78">
        <w:t>absolute reputation</w:t>
      </w:r>
      <w:r w:rsidR="00B77B12">
        <w:t xml:space="preserve">, </w:t>
      </w:r>
      <w:r w:rsidRPr="00261E78">
        <w:t xml:space="preserve">relative standing generates stronger motivation </w:t>
      </w:r>
      <w:r w:rsidR="00A15062" w:rsidRPr="00261E78">
        <w:lastRenderedPageBreak/>
        <w:fldChar w:fldCharType="begin" w:fldLock="1"/>
      </w:r>
      <w:r w:rsidR="00A15062" w:rsidRPr="00261E78">
        <w:instrText xml:space="preserve"> ADDIN ZOTERO_ITEM CSL_CITATION {"citationID":"2vpanCSl","properties":{"formattedCitation":"(Wei et al. 2015)","plainCitation":"(Wei et al. 2015)","noteIndex":0},"citationItems":[{"id":3550,"uris":["http://zotero.org/users/8905122/items/YXGNRV3F","http://www.mendeley.com/documents/?uuid=1f38e6f6-283c-4e96-b5c9-0f900f4e7583"],"itemData":{"id":3550,"type":"paper-conference","abstract":"User contribution determines the success of online knowledge communities. As user contributions are voluntary, many online communities failed due to declining user contributions. Hence, it becomes critical to understand and design mechanisms that are effective to motivate user contributions. This paper studies the effects of two mechanisms, virtual rewards and reputation, on the quantity and quality of user contributions in online community. We analyze user-level panel data from a representative knowledge sharing platform StackExchange.com, and investigate whether these two mechanisms improve the quantity and quality of user contributions. Surprisingly, we find that a user's reputation does not directly motivate contribution. It is the relative reputation (ranking) that serves as the motivation. This finding highlights the importance of peer effect and social comparison in the incentive design of open collaboration platforms. Our study provides implications for platform designers on how to motivate community participants and build sustainable online knowledge communities.\n\n</w:instrText>
      </w:r>
      <w:r w:rsidR="00A15062" w:rsidRPr="00261E78">
        <w:instrText>【摘要翻译】用户贡献决定了在线知识社区的成功。由于用户贡献是自愿的，许多在线社区因用户贡献下降而失败。因此，理解和设计有效激励用户贡献的机制变得至关重要。本文研究了虚拟奖励和声誉两种机制对网络社区用户贡献数量和质量的影响。我们分析了来自代表性知识共享平台</w:instrText>
      </w:r>
      <w:r w:rsidR="00A15062" w:rsidRPr="00261E78">
        <w:instrText>StackExchange.com</w:instrText>
      </w:r>
      <w:r w:rsidR="00A15062" w:rsidRPr="00261E78">
        <w:instrText>的用户级面板数据，并研究了这两种机制是否提高了用户贡献的数量和质量。令人惊讶的是，我们发现用户的声誉并不直接激励贡献。作为动力的是相对的声誉（排名）。这一发现突出了同伴效应和社会比较在开放协作平台激励设计中的重要性。我们的研究为平台设计者提供了如何激励社区参与者和建立可持续在线知识社区的启示。</w:instrText>
      </w:r>
      <w:r w:rsidR="00A15062" w:rsidRPr="00261E78">
        <w:instrText xml:space="preserve">","archive_location":"26 </w:instrText>
      </w:r>
      <w:r w:rsidR="00A15062" w:rsidRPr="00261E78">
        <w:rPr>
          <w:rFonts w:ascii="Apple Color Emoji" w:hAnsi="Apple Color Emoji" w:cs="Apple Color Emoji"/>
        </w:rPr>
        <w:instrText>📊</w:instrText>
      </w:r>
      <w:r w:rsidR="00A15062" w:rsidRPr="00261E78">
        <w:instrText>","container-title":"Proceedings of the 48th Hawaii International Conference on System Sciences","DOI":"10.1109/HICSS.2015.452","event-place":"Los Alamitos, USA","event-title":"48th Annual Hawaii International Conference on System Sciences (HICSS)","ISBN":"978-1-4799-7367-5","language":"en","note":"</w:instrText>
      </w:r>
      <w:r w:rsidR="00A15062" w:rsidRPr="00261E78">
        <w:rPr>
          <w:rFonts w:ascii="Apple Color Emoji" w:hAnsi="Apple Color Emoji" w:cs="Apple Color Emoji"/>
        </w:rPr>
        <w:instrText>🏷️</w:instrText>
      </w:r>
      <w:r w:rsidR="00A15062" w:rsidRPr="00261E78">
        <w:instrText xml:space="preserve"> /unread</w:instrText>
      </w:r>
      <w:r w:rsidR="00A15062" w:rsidRPr="00261E78">
        <w:instrText>、</w:instrText>
      </w:r>
      <w:r w:rsidR="00A15062" w:rsidRPr="00261E78">
        <w:instrText>IMPACT</w:instrText>
      </w:r>
      <w:r w:rsidR="00A15062" w:rsidRPr="00261E78">
        <w:instrText>、</w:instrText>
      </w:r>
      <w:r w:rsidR="00A15062" w:rsidRPr="00261E78">
        <w:instrText xml:space="preserve">IDENTITY","page":"3760-3769","publisher-place":"Los Alamitos, USA","source":"Clarivate Analytics Web of Science","title":"Motivating user contributions in online knowledge communities: Virtual rewards and reputation","title-short":"Motivating user contributions in online knowledge communities","URL":"http://ieeexplore.ieee.org/document/7070269/","author":[{"family":"Wei","given":"Xiahua"},{"family":"Chen","given":"Wei"},{"family":"Zhu","given":"Kevin"}],"accessed":{"date-parts":[["2024",3,2]]},"issued":{"date-parts":[["2015",1]]}}}],"schema":"https://github.com/citation-style-language/schema/raw/master/csl-citation.json"} </w:instrText>
      </w:r>
      <w:r w:rsidR="00A15062" w:rsidRPr="00261E78">
        <w:fldChar w:fldCharType="separate"/>
      </w:r>
      <w:r w:rsidR="00A15062" w:rsidRPr="00261E78">
        <w:t>(Wei et al.</w:t>
      </w:r>
      <w:r w:rsidR="0037499A">
        <w:t>,</w:t>
      </w:r>
      <w:r w:rsidR="00A15062" w:rsidRPr="00261E78">
        <w:t xml:space="preserve"> 2015)</w:t>
      </w:r>
      <w:r w:rsidR="00A15062" w:rsidRPr="00261E78">
        <w:fldChar w:fldCharType="end"/>
      </w:r>
      <w:r w:rsidRPr="00261E78">
        <w:t>. This finding highlights social comparison’s importance in driving engagement.</w:t>
      </w:r>
    </w:p>
    <w:p w14:paraId="3F521C59" w14:textId="0A53E57C" w:rsidR="00F40939" w:rsidRPr="00261E78" w:rsidRDefault="00F40939" w:rsidP="00E93697">
      <w:pPr>
        <w:pStyle w:val="Heading2"/>
      </w:pPr>
      <w:r w:rsidRPr="00261E78">
        <w:t xml:space="preserve">The Impact of </w:t>
      </w:r>
      <w:r w:rsidR="00C55514" w:rsidRPr="00261E78">
        <w:t>G</w:t>
      </w:r>
      <w:r w:rsidR="004C6E9D" w:rsidRPr="00261E78">
        <w:t>en</w:t>
      </w:r>
      <w:r w:rsidR="00C55514" w:rsidRPr="00261E78">
        <w:t>AI</w:t>
      </w:r>
      <w:r w:rsidRPr="00261E78">
        <w:t xml:space="preserve"> </w:t>
      </w:r>
      <w:r w:rsidR="00FD1305" w:rsidRPr="00261E78">
        <w:t>on</w:t>
      </w:r>
      <w:r w:rsidRPr="00261E78">
        <w:t xml:space="preserve"> Online Q</w:t>
      </w:r>
      <w:r w:rsidRPr="00261E78">
        <w:rPr>
          <w:lang w:eastAsia="zh-CN"/>
        </w:rPr>
        <w:t>&amp;</w:t>
      </w:r>
      <w:r w:rsidRPr="00261E78">
        <w:t>A Communities</w:t>
      </w:r>
    </w:p>
    <w:p w14:paraId="47E0D1E6" w14:textId="49490555" w:rsidR="003C5D1E" w:rsidRPr="00261E78" w:rsidRDefault="003C5D1E" w:rsidP="00A86F82">
      <w:pPr>
        <w:pStyle w:val="Paragraph0"/>
        <w:widowControl w:val="0"/>
        <w:ind w:firstLine="533"/>
      </w:pPr>
      <w:r w:rsidRPr="00261E78">
        <w:t xml:space="preserve">The impact of GenAI on online Q&amp;A communities represents an emerging research stream. While existing literature has primarily focused on human participants, GenAI introduces a new paradigm. Recent work explores GenAI effects across various </w:t>
      </w:r>
      <w:r w:rsidR="00F41F4F" w:rsidRPr="00261E78">
        <w:t xml:space="preserve">work </w:t>
      </w:r>
      <w:r w:rsidRPr="00261E78">
        <w:t xml:space="preserve">domains </w:t>
      </w:r>
      <w:r w:rsidR="00B42A50" w:rsidRPr="00261E78">
        <w:t xml:space="preserve">(e.g., </w:t>
      </w:r>
      <w:r w:rsidR="00B42A50" w:rsidRPr="00261E78">
        <w:fldChar w:fldCharType="begin"/>
      </w:r>
      <w:r w:rsidR="00B42A50" w:rsidRPr="00261E78">
        <w:instrText xml:space="preserve"> ADDIN ZOTERO_ITEM CSL_CITATION {"citationID":"xmCfasA4","properties":{"formattedCitation":"(Brynjolfsson et al., 2025; Doshi &amp; Hauser, 2024; Noy &amp; Zhang, 2023)","plainCitation":"(Brynjolfsson et al., 2025; Doshi &amp; Hauser, 2024; Noy &amp; Zhang, 2023)","dontUpdate":true,"noteIndex":0},"citationItems":[{"id":26487,"uris":["http://zotero.org/users/8905122/items/C62VD79K"],"itemData":{"id":26487,"type":"article-journal","abstract":"We study the staggered introduction of a generative AI–based conversational assistant using data from 5,172 customer-support agents. Access to AI assistance increases worker productivity, as measured by issues resolved per hour, by 15% on average, with substantial heterogeneity across workers. The effects vary significantly across different agents. Less experienced and lower-skilled workers improve both the speed and quality of their output, while the most experienced and highest-skilled workers see small gains in speed and small declines in quality. We also find evidence that AI assistance facilitates worker learning and improves English fluency, particularly among international agents. While AI systems improve with more training data, we find that the gains from AI adoption are largest for moderately rare problems, where human agents have less baseline experience but the system still has adequate training data. Finally, we provide evidence that AI assistance improves the experience of work along several dimensions: customers are more polite and less likely to ask to speak to a manager.","call-number":"1","container-title":"The Quarterly Journal of Economics","DOI":"10.1093/qje/qjae044","ISSN":"0033-5533","journalAbbreviation":"The Quarterly Journal of Economics","language":"en","note":"</w:instrText>
      </w:r>
      <w:r w:rsidR="00B42A50" w:rsidRPr="00261E78">
        <w:rPr>
          <w:rFonts w:ascii="Apple Color Emoji" w:hAnsi="Apple Color Emoji" w:cs="Apple Color Emoji"/>
        </w:rPr>
        <w:instrText>🏷️</w:instrText>
      </w:r>
      <w:r w:rsidR="00B42A50" w:rsidRPr="00261E78">
        <w:instrText xml:space="preserve"> /unread","page":"qjae044","source":"11.1 (Q1)","title":"Generative AI at Work","author":[{"family":"Brynjolfsson","given":"Erik"},{"family":"Li","given":"Danielle"},{"family":"Raymond","given":"Lindsey"}],"issued":{"date-parts":[["2025",2,4]]}}},{"id":26490,"uris":["http://zotero.org/users/8905122/items/U3XZJHZE"],"itemData":{"id":26490,"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 </w:instrText>
      </w:r>
      <w:r w:rsidR="00B42A50" w:rsidRPr="00261E78">
        <w:rPr>
          <w:rFonts w:ascii="Apple Color Emoji" w:hAnsi="Apple Color Emoji" w:cs="Apple Color Emoji"/>
        </w:rPr>
        <w:instrText>📊</w:instrText>
      </w:r>
      <w:r w:rsidR="00B42A50" w:rsidRPr="00261E78">
        <w:instrText>","call-number":"1","container-title":"Science Advances","DOI":"10.1126/sciadv.adn5290","ISSN":"2375-2548","issue":"28","journalAbbreviation":"Sci. Adv.","language":"en","note":"</w:instrText>
      </w:r>
      <w:r w:rsidR="00B42A50" w:rsidRPr="00261E78">
        <w:rPr>
          <w:rFonts w:ascii="Apple Color Emoji" w:hAnsi="Apple Color Emoji" w:cs="Apple Color Emoji"/>
        </w:rPr>
        <w:instrText>🏷️</w:instrText>
      </w:r>
      <w:r w:rsidR="00B42A50" w:rsidRPr="00261E78">
        <w:instrText xml:space="preserve"> /unread","page":"eadn5290","source":"11.7 (Q1)","title":"Generative AI enhances individual creativity but reduces the collective diversity of novel content","volume":"10","author":[{"family":"Doshi","given":"Anil R."},{"family":"Hauser","given":"Oliver P."}],"issued":{"date-parts":[["2024",7,12]]}}},{"id":26491,"uris":["http://zotero.org/users/8905122/items/WRDY8KP8"],"itemData":{"id":26491,"type":"article-journal","abstract":"We examined the productivity effects of a generative artificial intelligence (AI) technology, the assistive chatbot ChatGPT, in the context of midlevel professional writing tasks. In a preregistered online experiment, we assigned occupation-specific, incentivized writing tasks to 453 college-educated professionals and randomly exposed half of them to ChatGPT. Our results show that ChatGPT substantially raised productivity: The average time taken decreased by 40% and output quality rose by 18%. Inequality between workers decreased, and concern and excitement about AI temporarily rose. Workers exposed to ChatGPT during the experiment were 2 times as likely to report using it in their real job 2 weeks after the experiment and 1.6 times as likely 2 months after the experiment.","archive_location":"520 </w:instrText>
      </w:r>
      <w:r w:rsidR="00B42A50" w:rsidRPr="00261E78">
        <w:rPr>
          <w:rFonts w:ascii="Apple Color Emoji" w:hAnsi="Apple Color Emoji" w:cs="Apple Color Emoji"/>
        </w:rPr>
        <w:instrText>📊</w:instrText>
      </w:r>
      <w:r w:rsidR="00B42A50" w:rsidRPr="00261E78">
        <w:instrText>","call-number":"1","container-title":"Science","DOI":"10.1126/science.adh2586","ISSN":"0036-8075","issue":"6654","journalAbbreviation":"Science","language":"en","note":"</w:instrText>
      </w:r>
      <w:r w:rsidR="00B42A50" w:rsidRPr="00261E78">
        <w:rPr>
          <w:rFonts w:ascii="Apple Color Emoji" w:hAnsi="Apple Color Emoji" w:cs="Apple Color Emoji"/>
        </w:rPr>
        <w:instrText>🏷️</w:instrText>
      </w:r>
      <w:r w:rsidR="00B42A50" w:rsidRPr="00261E78">
        <w:instrText xml:space="preserve"> /unread","page":"187-192","source":"44.7 (Q1)","title":"Experimental evidence on the productivity effects of generative artificial intelligence","volume":"381","author":[{"family":"Noy","given":"Shakked"},{"family":"Zhang","given":"Whitney"}],"issued":{"date-parts":[["2023",7,14]]}}}],"schema":"https://github.com/citation-style-language/schema/raw/master/csl-citation.json"} </w:instrText>
      </w:r>
      <w:r w:rsidR="00B42A50" w:rsidRPr="00261E78">
        <w:fldChar w:fldCharType="separate"/>
      </w:r>
      <w:r w:rsidR="00B42A50" w:rsidRPr="00261E78">
        <w:t>Brynjolfsson et al., 2025; Doshi &amp; Hauser, 2024; Noy &amp; Zhang, 2023)</w:t>
      </w:r>
      <w:r w:rsidR="00B42A50" w:rsidRPr="00261E78">
        <w:fldChar w:fldCharType="end"/>
      </w:r>
      <w:r w:rsidRPr="00261E78">
        <w:t xml:space="preserve">, including crowdsourced </w:t>
      </w:r>
      <w:r w:rsidR="00F41F4F" w:rsidRPr="00261E78">
        <w:t>design platforms</w:t>
      </w:r>
      <w:r w:rsidRPr="00261E78">
        <w:t xml:space="preserve"> </w:t>
      </w:r>
      <w:r w:rsidR="004214FC" w:rsidRPr="00261E78">
        <w:rPr>
          <w:rFonts w:eastAsia="SimSun"/>
          <w:shd w:val="clear" w:color="auto" w:fill="FFFFFF"/>
        </w:rPr>
        <w:fldChar w:fldCharType="begin" w:fldLock="1"/>
      </w:r>
      <w:r w:rsidR="004214FC" w:rsidRPr="00261E78">
        <w:rPr>
          <w:rFonts w:eastAsia="SimSun"/>
          <w:shd w:val="clear" w:color="auto" w:fill="FFFFFF"/>
        </w:rPr>
        <w:instrText xml:space="preserve"> ADDIN ZOTERO_ITEM CSL_CITATION {"citationID":"KY9QIZfA","properties":{"formattedCitation":"[24]","plainCitation":"[24]","dontUpdate":true,"noteIndex":0},"citationItems":[{"id":145,"uris":["http://zotero.org/users/8905122/items/RUQFD9MU","http://zotero.org/users/8905122/items/LTEA87AL","http://www.mendeley.com/documents/?uuid=92545ff0-27a1-4949-a2ad-77ed6a84f86b"],"itemData":{"id":145,"type":"article","abstract":"This study investigates the spillover effects of generative AI on organic human-generated designs. Using extensive data from an online crowdsourcing design platform, we examine how the adoption of generative AI influences novelty of designers’ organic human-generated creations. Additionally, we examine the moderating roles of designers’ AI-expertise and domain-expertise. We employ advanced deep learning models and well-established econometric methods to causally identify the impact of adopting generative AI. Our findings reveal that initial reliance on generative AI may suppress creativity, but long-term use enhances it. A key set of findings relate to the role of designers’ AI-expertise and domain-expertise. We find that AI-expertise as well as domain-expertise, independently and jointly, contribute to the novelty of organic designs. Designers with dual expertise, both AI and domain, benefit the most, highlighting the complementarity of these skills. Moreover, our prompt analysis shows that designers with either AI-expertise or domain-expertise use lengthier, more detailed prompts, leading to improved outcomes. Prompts used by designers with domain-expertise are more distinctive than those used by designers with AI-expertise. These findings have implications for managers of crowd-sourcing platforms and policymakers, highlighting the economic value of generative AI in the design industry and its role in fostering creativity. In summary, our study extends existing literature by quantifying the spillover effects of generative AI on human creativity. By demonstrating that generative AI encourages creative thinking, particularly for those with greater AI and domain-expertise, this study enhances our understanding of generative AI’s impact on human creativity.\n\n</w:instrText>
      </w:r>
      <w:r w:rsidR="004214FC" w:rsidRPr="00261E78">
        <w:rPr>
          <w:rFonts w:eastAsia="SimSun"/>
          <w:shd w:val="clear" w:color="auto" w:fill="FFFFFF"/>
        </w:rPr>
        <w:instrText>【摘要翻译】这项研究调查了生成式人工智能对有机人类生成设计的溢出效应。利用来自在线众包设计平台的大量数据，我们研究了生成式人工智能的采用如何影响设计师有机人类创作的新颖性。此外，我们研究了设计师的人工智能专业知识和领域专业知识的调节作用。我们采用先进的深度学习模型和成熟的计量经济学方法来因果地识别采用生成式人工智能的影响。我们的研究结果表明，最初对生成式人工智能的依赖可能会抑制创造力，但长期使用会增强创造力。一组关键的发现与设计师的人工智能专业知识和领域专业知识的作用有关。我们发现人工智能专业知识以及领域专业知识，独立地和共同地，有助于有机设计的新颖性。拥有人工智能和领域双重专业知识的设计师受益最大，突出了这些技能的互补性。此外，我们的提示分析表明，具有人工智能专业知识或领域专业知识的设计师使用更长、更详细的提示，从而改善结果。具有领域专业知识的设计师使用的提示比具有人工智能专业知识的设计师使用的提示更有特色。这些发现对众包平台的管理者和政策制定者具有意义，凸显了生成式人工智能在设计行业的经济价值及其在培养创造力方面的作用。总之，我们的研究通过量化生成式人工智能对人类创造力的溢出效应扩展了现有文献。通过证明生成式人工智能鼓励创造性思维，特别是对于那些拥有更强人工智能和领域专业知识的人来说，这项研究增强了我们对生成式人工智能对人类创造力影响的理解。</w:instrText>
      </w:r>
      <w:r w:rsidR="004214FC" w:rsidRPr="00261E78">
        <w:rPr>
          <w:rFonts w:eastAsia="SimSun"/>
          <w:shd w:val="clear" w:color="auto" w:fill="FFFFFF"/>
        </w:rPr>
        <w:instrText>","DOI":"10.2139/ssrn.4693181","event-place":"Rochester, NY","genre":"SSRN Scholarly Paper","language":"en","note":"</w:instrText>
      </w:r>
      <w:r w:rsidR="004214FC" w:rsidRPr="00261E78">
        <w:rPr>
          <w:rFonts w:ascii="Apple Color Emoji" w:eastAsia="SimSun" w:hAnsi="Apple Color Emoji" w:cs="Apple Color Emoji"/>
          <w:shd w:val="clear" w:color="auto" w:fill="FFFFFF"/>
        </w:rPr>
        <w:instrText>🏷️</w:instrText>
      </w:r>
      <w:r w:rsidR="004214FC" w:rsidRPr="00261E78">
        <w:rPr>
          <w:rFonts w:eastAsia="SimSun"/>
          <w:shd w:val="clear" w:color="auto" w:fill="FFFFFF"/>
        </w:rPr>
        <w:instrText xml:space="preserve"> /unread</w:instrText>
      </w:r>
      <w:r w:rsidR="004214FC" w:rsidRPr="00261E78">
        <w:rPr>
          <w:rFonts w:eastAsia="SimSun"/>
          <w:shd w:val="clear" w:color="auto" w:fill="FFFFFF"/>
        </w:rPr>
        <w:instrText>、</w:instrText>
      </w:r>
      <w:r w:rsidR="004214FC" w:rsidRPr="00261E78">
        <w:rPr>
          <w:rFonts w:eastAsia="SimSun"/>
          <w:shd w:val="clear" w:color="auto" w:fill="FFFFFF"/>
        </w:rPr>
        <w:instrText>/reading</w:instrText>
      </w:r>
      <w:r w:rsidR="004214FC" w:rsidRPr="00261E78">
        <w:rPr>
          <w:rFonts w:eastAsia="SimSun"/>
          <w:shd w:val="clear" w:color="auto" w:fill="FFFFFF"/>
        </w:rPr>
        <w:instrText>、</w:instrText>
      </w:r>
      <w:r w:rsidR="004214FC" w:rsidRPr="00261E78">
        <w:rPr>
          <w:rFonts w:eastAsia="SimSun"/>
          <w:shd w:val="clear" w:color="auto" w:fill="FFFFFF"/>
        </w:rPr>
        <w:instrText>creativity</w:instrText>
      </w:r>
      <w:r w:rsidR="004214FC" w:rsidRPr="00261E78">
        <w:rPr>
          <w:rFonts w:eastAsia="SimSun"/>
          <w:shd w:val="clear" w:color="auto" w:fill="FFFFFF"/>
        </w:rPr>
        <w:instrText>、</w:instrText>
      </w:r>
      <w:r w:rsidR="004214FC" w:rsidRPr="00261E78">
        <w:rPr>
          <w:rFonts w:eastAsia="SimSun"/>
          <w:shd w:val="clear" w:color="auto" w:fill="FFFFFF"/>
        </w:rPr>
        <w:instrText>deep learning</w:instrText>
      </w:r>
      <w:r w:rsidR="004214FC" w:rsidRPr="00261E78">
        <w:rPr>
          <w:rFonts w:eastAsia="SimSun"/>
          <w:shd w:val="clear" w:color="auto" w:fill="FFFFFF"/>
        </w:rPr>
        <w:instrText>、</w:instrText>
      </w:r>
      <w:r w:rsidR="004214FC" w:rsidRPr="00261E78">
        <w:rPr>
          <w:rFonts w:eastAsia="SimSun"/>
          <w:shd w:val="clear" w:color="auto" w:fill="FFFFFF"/>
        </w:rPr>
        <w:instrText>spillover effect</w:instrText>
      </w:r>
      <w:r w:rsidR="004214FC" w:rsidRPr="00261E78">
        <w:rPr>
          <w:rFonts w:eastAsia="SimSun"/>
          <w:shd w:val="clear" w:color="auto" w:fill="FFFFFF"/>
        </w:rPr>
        <w:instrText>、</w:instrText>
      </w:r>
      <w:r w:rsidR="004214FC" w:rsidRPr="00261E78">
        <w:rPr>
          <w:rFonts w:eastAsia="SimSun"/>
          <w:shd w:val="clear" w:color="auto" w:fill="FFFFFF"/>
        </w:rPr>
        <w:instrText>Generative AI</w:instrText>
      </w:r>
      <w:r w:rsidR="004214FC" w:rsidRPr="00261E78">
        <w:rPr>
          <w:rFonts w:eastAsia="SimSun"/>
          <w:shd w:val="clear" w:color="auto" w:fill="FFFFFF"/>
        </w:rPr>
        <w:instrText>、</w:instrText>
      </w:r>
      <w:r w:rsidR="004214FC" w:rsidRPr="00261E78">
        <w:rPr>
          <w:rFonts w:eastAsia="SimSun"/>
          <w:shd w:val="clear" w:color="auto" w:fill="FFFFFF"/>
        </w:rPr>
        <w:instrText>AI-expertise</w:instrText>
      </w:r>
      <w:r w:rsidR="004214FC" w:rsidRPr="00261E78">
        <w:rPr>
          <w:rFonts w:eastAsia="SimSun"/>
          <w:shd w:val="clear" w:color="auto" w:fill="FFFFFF"/>
        </w:rPr>
        <w:instrText>、</w:instrText>
      </w:r>
      <w:r w:rsidR="004214FC" w:rsidRPr="00261E78">
        <w:rPr>
          <w:rFonts w:eastAsia="SimSun"/>
          <w:shd w:val="clear" w:color="auto" w:fill="FFFFFF"/>
        </w:rPr>
        <w:instrText>crowd-sourcing</w:instrText>
      </w:r>
      <w:r w:rsidR="004214FC" w:rsidRPr="00261E78">
        <w:rPr>
          <w:rFonts w:eastAsia="SimSun"/>
          <w:shd w:val="clear" w:color="auto" w:fill="FFFFFF"/>
        </w:rPr>
        <w:instrText>、</w:instrText>
      </w:r>
      <w:r w:rsidR="004214FC" w:rsidRPr="00261E78">
        <w:rPr>
          <w:rFonts w:eastAsia="SimSun"/>
          <w:shd w:val="clear" w:color="auto" w:fill="FFFFFF"/>
        </w:rPr>
        <w:instrText>domain-expertise</w:instrText>
      </w:r>
      <w:r w:rsidR="004214FC" w:rsidRPr="00261E78">
        <w:rPr>
          <w:rFonts w:eastAsia="SimSun"/>
          <w:shd w:val="clear" w:color="auto" w:fill="FFFFFF"/>
        </w:rPr>
        <w:instrText>、</w:instrText>
      </w:r>
      <w:r w:rsidR="004214FC" w:rsidRPr="00261E78">
        <w:rPr>
          <w:rFonts w:eastAsia="SimSun"/>
          <w:shd w:val="clear" w:color="auto" w:fill="FFFFFF"/>
        </w:rPr>
        <w:instrText xml:space="preserve">image analysis","number":"4693181","publisher-place":"Rochester, NY","source":"Social Science Research Network","title":"Spillover effects of generative AI on human-generated content creation: Evidence from a crowd-sourcing design platform","title-short":"Spillover Effects of Generative AI on Human-Generated Content Creation","URL":"https://papers.ssrn.com/abstract=4693181","author":[{"family":"Zhao","given":"Weihong"},{"family":"Wang","given":"Wen"},{"family":"Viswanathan","given":"Siva"}],"accessed":{"date-parts":[["2024",5,9]]},"issued":{"date-parts":[["2024",1,12]]}}}],"schema":"https://github.com/citation-style-language/schema/raw/master/csl-citation.json"} </w:instrText>
      </w:r>
      <w:r w:rsidR="004214FC" w:rsidRPr="00261E78">
        <w:rPr>
          <w:rFonts w:eastAsia="SimSun"/>
          <w:shd w:val="clear" w:color="auto" w:fill="FFFFFF"/>
        </w:rPr>
        <w:fldChar w:fldCharType="separate"/>
      </w:r>
      <w:r w:rsidR="004214FC" w:rsidRPr="00261E78">
        <w:t>(Zhao et al., 2024)</w:t>
      </w:r>
      <w:r w:rsidR="004214FC" w:rsidRPr="00261E78">
        <w:rPr>
          <w:rFonts w:eastAsia="SimSun"/>
          <w:shd w:val="clear" w:color="auto" w:fill="FFFFFF"/>
        </w:rPr>
        <w:fldChar w:fldCharType="end"/>
      </w:r>
      <w:r w:rsidRPr="00261E78">
        <w:t xml:space="preserve">, digital art </w:t>
      </w:r>
      <w:r w:rsidR="00F41F4F" w:rsidRPr="00261E78">
        <w:t xml:space="preserve">platforms </w:t>
      </w:r>
      <w:r w:rsidR="00844A86" w:rsidRPr="00261E78">
        <w:rPr>
          <w:rFonts w:eastAsia="SimSun"/>
          <w:shd w:val="clear" w:color="auto" w:fill="FFFFFF"/>
        </w:rPr>
        <w:fldChar w:fldCharType="begin" w:fldLock="1"/>
      </w:r>
      <w:r w:rsidR="00844A86" w:rsidRPr="00261E78">
        <w:rPr>
          <w:rFonts w:eastAsia="SimSun"/>
          <w:shd w:val="clear" w:color="auto" w:fill="FFFFFF"/>
        </w:rPr>
        <w:instrText xml:space="preserve"> ADDIN ZOTERO_ITEM CSL_CITATION {"citationID":"etkTmMKY","properties":{"formattedCitation":"[25]","plainCitation":"[25]","dontUpdate":true,"noteIndex":0},"citationItems":[{"id":3650,"uris":["http://zotero.org/users/8905122/items/R63NWE66","http://www.mendeley.com/documents/?uuid=b2f9b225-04cd-4fde-ab1e-ae1d3fda4e8e"],"itemData":{"id":3650,"type":"article","abstract":"Generative Artificial Intelligence (AI) technologies have emerged as a disruptive force in the content-creator economy. In this paper, we aim to understand how the digital art platforms’ actions towards Generative AI affect its main players — content creators. Specifically, we leverage quasi-experiments on two leading digital art platforms in Asia – Lofter and Graffiti Kingdom – to quantify the effect of adopting or prohibiting Gen- erative AI on their content creators. Our findings reveal that introducing a Generative AI tool on Lofter led to a significant decrease in its content creators’ activities on the platform. Conversely, the prohibition of Generative AI on Graffiti Kingdom produced more nuanced effects. Although some content creators left the platform with the en- forcement of the prohibition, content creators who continued using the platform after the prohibition (i.e., non-churners) showed an increase in their activities. Moreover, we demonstrate that more prolific content creators (i.e., heavy users who upload a lot of works to the platform) and multi-homing users are more inclined to decrease their activities after the adoption of Generative AI on Lofter, while the more popular content creators on the platform (i.e., users who receive more “likes” per work) are less likely to decrease their activities. This paper provides important insights for policymakers and online platforms.  </w:instrText>
      </w:r>
      <w:r w:rsidR="00844A86" w:rsidRPr="00261E78">
        <w:rPr>
          <w:rFonts w:eastAsia="SimSun"/>
          <w:shd w:val="clear" w:color="auto" w:fill="FFFFFF"/>
        </w:rPr>
        <w:instrText>生成人工智能</w:instrText>
      </w:r>
      <w:r w:rsidR="00844A86" w:rsidRPr="00261E78">
        <w:rPr>
          <w:rFonts w:eastAsia="SimSun"/>
          <w:shd w:val="clear" w:color="auto" w:fill="FFFFFF"/>
        </w:rPr>
        <w:instrText xml:space="preserve"> (AI) </w:instrText>
      </w:r>
      <w:r w:rsidR="00844A86" w:rsidRPr="00261E78">
        <w:rPr>
          <w:rFonts w:eastAsia="SimSun"/>
          <w:shd w:val="clear" w:color="auto" w:fill="FFFFFF"/>
        </w:rPr>
        <w:instrText>技术已成为内容创作者经济的颠覆性力量。在本文中，我们旨在了解数字艺术平台对生成人工智能的行动如何影响其主要参与者</w:instrText>
      </w:r>
      <w:r w:rsidR="00844A86" w:rsidRPr="00261E78">
        <w:rPr>
          <w:rFonts w:eastAsia="SimSun"/>
          <w:shd w:val="clear" w:color="auto" w:fill="FFFFFF"/>
        </w:rPr>
        <w:instrText>——</w:instrText>
      </w:r>
      <w:r w:rsidR="00844A86" w:rsidRPr="00261E78">
        <w:rPr>
          <w:rFonts w:eastAsia="SimSun"/>
          <w:shd w:val="clear" w:color="auto" w:fill="FFFFFF"/>
        </w:rPr>
        <w:instrText>内容创作者。具体来说，我们利用亚洲两个领先的数字艺术平台</w:instrText>
      </w:r>
      <w:r w:rsidR="00844A86" w:rsidRPr="00261E78">
        <w:rPr>
          <w:rFonts w:eastAsia="SimSun"/>
          <w:shd w:val="clear" w:color="auto" w:fill="FFFFFF"/>
        </w:rPr>
        <w:instrText>——Lofter</w:instrText>
      </w:r>
      <w:r w:rsidR="00844A86" w:rsidRPr="00261E78">
        <w:rPr>
          <w:rFonts w:eastAsia="SimSun"/>
          <w:shd w:val="clear" w:color="auto" w:fill="FFFFFF"/>
        </w:rPr>
        <w:instrText>和</w:instrText>
      </w:r>
      <w:r w:rsidR="00844A86" w:rsidRPr="00261E78">
        <w:rPr>
          <w:rFonts w:eastAsia="SimSun"/>
          <w:shd w:val="clear" w:color="auto" w:fill="FFFFFF"/>
        </w:rPr>
        <w:instrText>Graffiti Kingdom——</w:instrText>
      </w:r>
      <w:r w:rsidR="00844A86" w:rsidRPr="00261E78">
        <w:rPr>
          <w:rFonts w:eastAsia="SimSun"/>
          <w:shd w:val="clear" w:color="auto" w:fill="FFFFFF"/>
        </w:rPr>
        <w:instrText>的准实验来量化采用或禁止生成式人工智能对其内容创作者的影响。我们的研究结果表明，在</w:instrText>
      </w:r>
      <w:r w:rsidR="00844A86" w:rsidRPr="00261E78">
        <w:rPr>
          <w:rFonts w:eastAsia="SimSun"/>
          <w:shd w:val="clear" w:color="auto" w:fill="FFFFFF"/>
        </w:rPr>
        <w:instrText xml:space="preserve"> Lofter </w:instrText>
      </w:r>
      <w:r w:rsidR="00844A86" w:rsidRPr="00261E78">
        <w:rPr>
          <w:rFonts w:eastAsia="SimSun"/>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844A86" w:rsidRPr="00261E78">
        <w:rPr>
          <w:rFonts w:eastAsia="SimSun"/>
          <w:shd w:val="clear" w:color="auto" w:fill="FFFFFF"/>
        </w:rPr>
        <w:instrText xml:space="preserve"> Lofter </w:instrText>
      </w:r>
      <w:r w:rsidR="00844A86" w:rsidRPr="00261E78">
        <w:rPr>
          <w:rFonts w:eastAsia="SimSun"/>
          <w:shd w:val="clear" w:color="auto" w:fill="FFFFFF"/>
        </w:rPr>
        <w:instrText>上采用生成式</w:instrText>
      </w:r>
      <w:r w:rsidR="00844A86" w:rsidRPr="00261E78">
        <w:rPr>
          <w:rFonts w:eastAsia="SimSun"/>
          <w:shd w:val="clear" w:color="auto" w:fill="FFFFFF"/>
        </w:rPr>
        <w:instrText xml:space="preserve"> AI </w:instrText>
      </w:r>
      <w:r w:rsidR="00844A86" w:rsidRPr="00261E78">
        <w:rPr>
          <w:rFonts w:eastAsia="SimSun"/>
          <w:shd w:val="clear" w:color="auto" w:fill="FFFFFF"/>
        </w:rPr>
        <w:instrText>后更倾向于减少他们的活动，而更受欢迎的内容平台上的创作者（即每件作品获得更多</w:instrText>
      </w:r>
      <w:r w:rsidR="00844A86" w:rsidRPr="00261E78">
        <w:rPr>
          <w:rFonts w:eastAsia="SimSun"/>
          <w:shd w:val="clear" w:color="auto" w:fill="FFFFFF"/>
        </w:rPr>
        <w:instrText>“</w:instrText>
      </w:r>
      <w:r w:rsidR="00844A86" w:rsidRPr="00261E78">
        <w:rPr>
          <w:rFonts w:eastAsia="SimSun"/>
          <w:shd w:val="clear" w:color="auto" w:fill="FFFFFF"/>
        </w:rPr>
        <w:instrText>赞</w:instrText>
      </w:r>
      <w:r w:rsidR="00844A86" w:rsidRPr="00261E78">
        <w:rPr>
          <w:rFonts w:eastAsia="SimSun"/>
          <w:shd w:val="clear" w:color="auto" w:fill="FFFFFF"/>
        </w:rPr>
        <w:instrText>”</w:instrText>
      </w:r>
      <w:r w:rsidR="00844A86" w:rsidRPr="00261E78">
        <w:rPr>
          <w:rFonts w:eastAsia="SimSun"/>
          <w:shd w:val="clear" w:color="auto" w:fill="FFFFFF"/>
        </w:rPr>
        <w:instrText>的用户）不太可能减少他们的活动。本文为政策制定者和在线平台提供了重要见解。</w:instrText>
      </w:r>
      <w:r w:rsidR="00844A86" w:rsidRPr="00261E78">
        <w:rPr>
          <w:rFonts w:eastAsia="SimSun"/>
          <w:shd w:val="clear" w:color="auto" w:fill="FFFFFF"/>
        </w:rPr>
        <w:instrText>\n\n</w:instrText>
      </w:r>
      <w:r w:rsidR="00844A86" w:rsidRPr="00261E78">
        <w:rPr>
          <w:rFonts w:eastAsia="SimSun"/>
          <w:shd w:val="clear" w:color="auto" w:fill="FFFFFF"/>
        </w:rPr>
        <w:instrText>【摘要翻译】生成式人工智能（</w:instrText>
      </w:r>
      <w:r w:rsidR="00844A86" w:rsidRPr="00261E78">
        <w:rPr>
          <w:rFonts w:eastAsia="SimSun"/>
          <w:shd w:val="clear" w:color="auto" w:fill="FFFFFF"/>
        </w:rPr>
        <w:instrText>AI</w:instrText>
      </w:r>
      <w:r w:rsidR="00844A86" w:rsidRPr="00261E78">
        <w:rPr>
          <w:rFonts w:eastAsia="SimSun"/>
          <w:shd w:val="clear" w:color="auto" w:fill="FFFFFF"/>
        </w:rPr>
        <w:instrText>）技术已成为内容创作者经济中的颠覆性力量。在本文中，我们旨在了解数字艺术平台对生成式人工智能的行动如何影响其主要参与者</w:instrText>
      </w:r>
      <w:r w:rsidR="00844A86" w:rsidRPr="00261E78">
        <w:rPr>
          <w:rFonts w:eastAsia="SimSun"/>
          <w:shd w:val="clear" w:color="auto" w:fill="FFFFFF"/>
        </w:rPr>
        <w:instrText>——</w:instrText>
      </w:r>
      <w:r w:rsidR="00844A86" w:rsidRPr="00261E78">
        <w:rPr>
          <w:rFonts w:eastAsia="SimSun"/>
          <w:shd w:val="clear" w:color="auto" w:fill="FFFFFF"/>
        </w:rPr>
        <w:instrText>内容创作者。具体来说，我们利用亚洲两个领先的数字艺术平台</w:instrText>
      </w:r>
      <w:r w:rsidR="00844A86" w:rsidRPr="00261E78">
        <w:rPr>
          <w:rFonts w:eastAsia="SimSun"/>
          <w:shd w:val="clear" w:color="auto" w:fill="FFFFFF"/>
        </w:rPr>
        <w:instrText>——Lofter</w:instrText>
      </w:r>
      <w:r w:rsidR="00844A86" w:rsidRPr="00261E78">
        <w:rPr>
          <w:rFonts w:eastAsia="SimSun"/>
          <w:shd w:val="clear" w:color="auto" w:fill="FFFFFF"/>
        </w:rPr>
        <w:instrText>和</w:instrText>
      </w:r>
      <w:r w:rsidR="00844A86" w:rsidRPr="00261E78">
        <w:rPr>
          <w:rFonts w:eastAsia="SimSun"/>
          <w:shd w:val="clear" w:color="auto" w:fill="FFFFFF"/>
        </w:rPr>
        <w:instrText>Graffiti Kingdom——</w:instrText>
      </w:r>
      <w:r w:rsidR="00844A86" w:rsidRPr="00261E78">
        <w:rPr>
          <w:rFonts w:eastAsia="SimSun"/>
          <w:shd w:val="clear" w:color="auto" w:fill="FFFFFF"/>
        </w:rPr>
        <w:instrText>的准实验来量化采用或禁止生成式人工智能对其内容创作者的影响。我们的研究结果显示，在</w:instrText>
      </w:r>
      <w:r w:rsidR="00844A86" w:rsidRPr="00261E78">
        <w:rPr>
          <w:rFonts w:eastAsia="SimSun"/>
          <w:shd w:val="clear" w:color="auto" w:fill="FFFFFF"/>
        </w:rPr>
        <w:instrText>Lofter</w:instrText>
      </w:r>
      <w:r w:rsidR="00844A86" w:rsidRPr="00261E78">
        <w:rPr>
          <w:rFonts w:eastAsia="SimSun"/>
          <w:shd w:val="clear" w:color="auto" w:fill="FFFFFF"/>
        </w:rPr>
        <w:instrText>上引入生成式人工智能工具导致其内容创作者在该平台上的活动显着减少。相反，《涂鸦王国》禁止生成式人工智能产生了更微妙的影响。尽管一些内容创作者在禁令实施后离开了平台，但在禁令实施后继续使用平台的内容创作者（即非搅动者）的活动有所增加。此外，我们证明了在</w:instrText>
      </w:r>
      <w:r w:rsidR="00844A86" w:rsidRPr="00261E78">
        <w:rPr>
          <w:rFonts w:eastAsia="SimSun"/>
          <w:shd w:val="clear" w:color="auto" w:fill="FFFFFF"/>
        </w:rPr>
        <w:instrText>Lofter</w:instrText>
      </w:r>
      <w:r w:rsidR="00844A86" w:rsidRPr="00261E78">
        <w:rPr>
          <w:rFonts w:eastAsia="SimSun"/>
          <w:shd w:val="clear" w:color="auto" w:fill="FFFFFF"/>
        </w:rPr>
        <w:instrText>上采用生成式</w:instrText>
      </w:r>
      <w:r w:rsidR="00844A86" w:rsidRPr="00261E78">
        <w:rPr>
          <w:rFonts w:eastAsia="SimSun"/>
          <w:shd w:val="clear" w:color="auto" w:fill="FFFFFF"/>
        </w:rPr>
        <w:instrText>AI</w:instrText>
      </w:r>
      <w:r w:rsidR="00844A86" w:rsidRPr="00261E78">
        <w:rPr>
          <w:rFonts w:eastAsia="SimSun"/>
          <w:shd w:val="clear" w:color="auto" w:fill="FFFFFF"/>
        </w:rPr>
        <w:instrText>后，更多产的内容创作者（即向平台上传大量作品的重度用户）和多宿主用户更倾向于减少他们的活动，而平台上更受欢迎的内容创作者（即每部作品收到更多</w:instrText>
      </w:r>
      <w:r w:rsidR="00844A86" w:rsidRPr="00261E78">
        <w:rPr>
          <w:rFonts w:eastAsia="SimSun"/>
          <w:shd w:val="clear" w:color="auto" w:fill="FFFFFF"/>
        </w:rPr>
        <w:instrText>“</w:instrText>
      </w:r>
      <w:r w:rsidR="00844A86" w:rsidRPr="00261E78">
        <w:rPr>
          <w:rFonts w:eastAsia="SimSun"/>
          <w:shd w:val="clear" w:color="auto" w:fill="FFFFFF"/>
        </w:rPr>
        <w:instrText>喜欢</w:instrText>
      </w:r>
      <w:r w:rsidR="00844A86" w:rsidRPr="00261E78">
        <w:rPr>
          <w:rFonts w:eastAsia="SimSun"/>
          <w:shd w:val="clear" w:color="auto" w:fill="FFFFFF"/>
        </w:rPr>
        <w:instrText>”</w:instrText>
      </w:r>
      <w:r w:rsidR="00844A86" w:rsidRPr="00261E78">
        <w:rPr>
          <w:rFonts w:eastAsia="SimSun"/>
          <w:shd w:val="clear" w:color="auto" w:fill="FFFFFF"/>
        </w:rPr>
        <w:instrText>的用户）减少他们的活动的可能性较小。本文为政策制定者和在线平台提供了重要的见解。生成人工智能</w:instrText>
      </w:r>
      <w:r w:rsidR="00844A86" w:rsidRPr="00261E78">
        <w:rPr>
          <w:rFonts w:eastAsia="SimSun"/>
          <w:shd w:val="clear" w:color="auto" w:fill="FFFFFF"/>
        </w:rPr>
        <w:instrText xml:space="preserve"> (AI) </w:instrText>
      </w:r>
      <w:r w:rsidR="00844A86" w:rsidRPr="00261E78">
        <w:rPr>
          <w:rFonts w:eastAsia="SimSun"/>
          <w:shd w:val="clear" w:color="auto" w:fill="FFFFFF"/>
        </w:rPr>
        <w:instrText>技术已成为内容创作者经济的颠覆性力量。在本文中，我们旨在了解数字艺术平台对生成人工智能的行动如何影响其主要参与者</w:instrText>
      </w:r>
      <w:r w:rsidR="00844A86" w:rsidRPr="00261E78">
        <w:rPr>
          <w:rFonts w:eastAsia="SimSun"/>
          <w:shd w:val="clear" w:color="auto" w:fill="FFFFFF"/>
        </w:rPr>
        <w:instrText>——</w:instrText>
      </w:r>
      <w:r w:rsidR="00844A86" w:rsidRPr="00261E78">
        <w:rPr>
          <w:rFonts w:eastAsia="SimSun"/>
          <w:shd w:val="clear" w:color="auto" w:fill="FFFFFF"/>
        </w:rPr>
        <w:instrText>内容创作者。具体来说，我们利用亚洲两个领先的数字艺术平台</w:instrText>
      </w:r>
      <w:r w:rsidR="00844A86" w:rsidRPr="00261E78">
        <w:rPr>
          <w:rFonts w:eastAsia="SimSun"/>
          <w:shd w:val="clear" w:color="auto" w:fill="FFFFFF"/>
        </w:rPr>
        <w:instrText>——Lofter</w:instrText>
      </w:r>
      <w:r w:rsidR="00844A86" w:rsidRPr="00261E78">
        <w:rPr>
          <w:rFonts w:eastAsia="SimSun"/>
          <w:shd w:val="clear" w:color="auto" w:fill="FFFFFF"/>
        </w:rPr>
        <w:instrText>和</w:instrText>
      </w:r>
      <w:r w:rsidR="00844A86" w:rsidRPr="00261E78">
        <w:rPr>
          <w:rFonts w:eastAsia="SimSun"/>
          <w:shd w:val="clear" w:color="auto" w:fill="FFFFFF"/>
        </w:rPr>
        <w:instrText>Graffiti Kingdom——</w:instrText>
      </w:r>
      <w:r w:rsidR="00844A86" w:rsidRPr="00261E78">
        <w:rPr>
          <w:rFonts w:eastAsia="SimSun"/>
          <w:shd w:val="clear" w:color="auto" w:fill="FFFFFF"/>
        </w:rPr>
        <w:instrText>的准实验来量化采用或禁止生成式人工智能对其内容创作者的影响。我们的研究结果表明，在</w:instrText>
      </w:r>
      <w:r w:rsidR="00844A86" w:rsidRPr="00261E78">
        <w:rPr>
          <w:rFonts w:eastAsia="SimSun"/>
          <w:shd w:val="clear" w:color="auto" w:fill="FFFFFF"/>
        </w:rPr>
        <w:instrText xml:space="preserve"> Lofter </w:instrText>
      </w:r>
      <w:r w:rsidR="00844A86" w:rsidRPr="00261E78">
        <w:rPr>
          <w:rFonts w:eastAsia="SimSun"/>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844A86" w:rsidRPr="00261E78">
        <w:rPr>
          <w:rFonts w:eastAsia="SimSun"/>
          <w:shd w:val="clear" w:color="auto" w:fill="FFFFFF"/>
        </w:rPr>
        <w:instrText xml:space="preserve"> Lofter </w:instrText>
      </w:r>
      <w:r w:rsidR="00844A86" w:rsidRPr="00261E78">
        <w:rPr>
          <w:rFonts w:eastAsia="SimSun"/>
          <w:shd w:val="clear" w:color="auto" w:fill="FFFFFF"/>
        </w:rPr>
        <w:instrText>上采用生成式</w:instrText>
      </w:r>
      <w:r w:rsidR="00844A86" w:rsidRPr="00261E78">
        <w:rPr>
          <w:rFonts w:eastAsia="SimSun"/>
          <w:shd w:val="clear" w:color="auto" w:fill="FFFFFF"/>
        </w:rPr>
        <w:instrText xml:space="preserve"> AI </w:instrText>
      </w:r>
      <w:r w:rsidR="00844A86" w:rsidRPr="00261E78">
        <w:rPr>
          <w:rFonts w:eastAsia="SimSun"/>
          <w:shd w:val="clear" w:color="auto" w:fill="FFFFFF"/>
        </w:rPr>
        <w:instrText>后更倾向于减少他们的活动，而更受欢迎的内容平台上的创作者（即每件作品获得更多</w:instrText>
      </w:r>
      <w:r w:rsidR="00844A86" w:rsidRPr="00261E78">
        <w:rPr>
          <w:rFonts w:eastAsia="SimSun"/>
          <w:shd w:val="clear" w:color="auto" w:fill="FFFFFF"/>
        </w:rPr>
        <w:instrText>“</w:instrText>
      </w:r>
      <w:r w:rsidR="00844A86" w:rsidRPr="00261E78">
        <w:rPr>
          <w:rFonts w:eastAsia="SimSun"/>
          <w:shd w:val="clear" w:color="auto" w:fill="FFFFFF"/>
        </w:rPr>
        <w:instrText>赞</w:instrText>
      </w:r>
      <w:r w:rsidR="00844A86" w:rsidRPr="00261E78">
        <w:rPr>
          <w:rFonts w:eastAsia="SimSun"/>
          <w:shd w:val="clear" w:color="auto" w:fill="FFFFFF"/>
        </w:rPr>
        <w:instrText>”</w:instrText>
      </w:r>
      <w:r w:rsidR="00844A86" w:rsidRPr="00261E78">
        <w:rPr>
          <w:rFonts w:eastAsia="SimSun"/>
          <w:shd w:val="clear" w:color="auto" w:fill="FFFFFF"/>
        </w:rPr>
        <w:instrText>的用户）不太可能减少他们的活动。本文为政策制定者和在线平台提供了重要见解。</w:instrText>
      </w:r>
      <w:r w:rsidR="00844A86" w:rsidRPr="00261E78">
        <w:rPr>
          <w:rFonts w:eastAsia="SimSun"/>
          <w:shd w:val="clear" w:color="auto" w:fill="FFFFFF"/>
        </w:rPr>
        <w:instrText xml:space="preserve">","archive_location":"1 </w:instrText>
      </w:r>
      <w:r w:rsidR="00844A86" w:rsidRPr="00261E78">
        <w:rPr>
          <w:rFonts w:ascii="Apple Color Emoji" w:eastAsia="SimSun" w:hAnsi="Apple Color Emoji" w:cs="Apple Color Emoji"/>
          <w:shd w:val="clear" w:color="auto" w:fill="FFFFFF"/>
        </w:rPr>
        <w:instrText>📊</w:instrText>
      </w:r>
      <w:r w:rsidR="00844A86" w:rsidRPr="00261E78">
        <w:rPr>
          <w:rFonts w:eastAsia="SimSun"/>
          <w:shd w:val="clear" w:color="auto" w:fill="FFFFFF"/>
        </w:rPr>
        <w:instrText>","DOI":"10.2139/ssrn.4670714","event-place":"Rochester, NY","genre":"SSRN Scholarly Paper","language":"en","note":"</w:instrText>
      </w:r>
      <w:r w:rsidR="00844A86" w:rsidRPr="00261E78">
        <w:rPr>
          <w:rFonts w:ascii="Apple Color Emoji" w:eastAsia="SimSun" w:hAnsi="Apple Color Emoji" w:cs="Apple Color Emoji"/>
          <w:shd w:val="clear" w:color="auto" w:fill="FFFFFF"/>
        </w:rPr>
        <w:instrText>🏷️</w:instrText>
      </w:r>
      <w:r w:rsidR="00844A86" w:rsidRPr="00261E78">
        <w:rPr>
          <w:rFonts w:eastAsia="SimSun"/>
          <w:shd w:val="clear" w:color="auto" w:fill="FFFFFF"/>
        </w:rPr>
        <w:instrText xml:space="preserve"> /unread</w:instrText>
      </w:r>
      <w:r w:rsidR="00844A86" w:rsidRPr="00261E78">
        <w:rPr>
          <w:rFonts w:eastAsia="SimSun"/>
          <w:shd w:val="clear" w:color="auto" w:fill="FFFFFF"/>
        </w:rPr>
        <w:instrText>、</w:instrText>
      </w:r>
      <w:r w:rsidR="00844A86" w:rsidRPr="00261E78">
        <w:rPr>
          <w:rFonts w:eastAsia="SimSun"/>
          <w:shd w:val="clear" w:color="auto" w:fill="FFFFFF"/>
        </w:rPr>
        <w:instrText>Generative AI</w:instrText>
      </w:r>
      <w:r w:rsidR="00844A86" w:rsidRPr="00261E78">
        <w:rPr>
          <w:rFonts w:eastAsia="SimSun"/>
          <w:shd w:val="clear" w:color="auto" w:fill="FFFFFF"/>
        </w:rPr>
        <w:instrText>、</w:instrText>
      </w:r>
      <w:r w:rsidR="00844A86" w:rsidRPr="00261E78">
        <w:rPr>
          <w:rFonts w:eastAsia="SimSun"/>
          <w:shd w:val="clear" w:color="auto" w:fill="FFFFFF"/>
        </w:rPr>
        <w:instrText>Content Creator</w:instrText>
      </w:r>
      <w:r w:rsidR="00844A86" w:rsidRPr="00261E78">
        <w:rPr>
          <w:rFonts w:eastAsia="SimSun"/>
          <w:shd w:val="clear" w:color="auto" w:fill="FFFFFF"/>
        </w:rPr>
        <w:instrText>、</w:instrText>
      </w:r>
      <w:r w:rsidR="00844A86" w:rsidRPr="00261E78">
        <w:rPr>
          <w:rFonts w:eastAsia="SimSun"/>
          <w:shd w:val="clear" w:color="auto" w:fill="FFFFFF"/>
        </w:rPr>
        <w:instrText xml:space="preserve">Digital Art Platform","number":"4670714","publisher-place":"Rochester, NY","source":"Social Science Research Network","title":"Generative AI and content-creator economy: Evidence from online content creation platforms","title-short":"Generative AI and Content Creators","URL":"https://papers.ssrn.com/abstract=4670714","author":[{"family":"Huang","given":"Hongxian"},{"family":"Fu","given":"Runshan"},{"family":"Ghose","given":"Anindya"}],"accessed":{"date-parts":[["2024",6,4]]},"issued":{"date-parts":[["2023",12,20]]}}}],"schema":"https://github.com/citation-style-language/schema/raw/master/csl-citation.json"} </w:instrText>
      </w:r>
      <w:r w:rsidR="00844A86" w:rsidRPr="00261E78">
        <w:rPr>
          <w:rFonts w:eastAsia="SimSun"/>
          <w:shd w:val="clear" w:color="auto" w:fill="FFFFFF"/>
        </w:rPr>
        <w:fldChar w:fldCharType="separate"/>
      </w:r>
      <w:r w:rsidR="00844A86" w:rsidRPr="00261E78">
        <w:t>(Huang et al., 2023)</w:t>
      </w:r>
      <w:r w:rsidR="00844A86" w:rsidRPr="00261E78">
        <w:rPr>
          <w:rFonts w:eastAsia="SimSun"/>
          <w:shd w:val="clear" w:color="auto" w:fill="FFFFFF"/>
        </w:rPr>
        <w:fldChar w:fldCharType="end"/>
      </w:r>
      <w:r w:rsidRPr="00261E78">
        <w:t xml:space="preserve">, and code development platforms </w:t>
      </w:r>
      <w:r w:rsidR="00586183" w:rsidRPr="00261E78">
        <w:fldChar w:fldCharType="begin" w:fldLock="1"/>
      </w:r>
      <w:r w:rsidR="00586183" w:rsidRPr="00261E78">
        <w:instrText xml:space="preserve"> ADDIN ZOTERO_ITEM CSL_CITATION {"citationID":"1nZzqJPH","properties":{"formattedCitation":"[26]","plainCitation":"[26]","dontUpdate":true,"noteIndex":0},"citationItems":[{"id":3667,"uris":["http://zotero.org/users/8905122/items/NLEHNE8Z","http://www.mendeley.com/documents/?uuid=b5c70f92-b756-40e9-b02c-f7be8ebde9c3"],"itemData":{"id":3667,"type":"article","abstract":"Innovation, specifically in the realm of open-source, thrives on contributors who solve a spectrum of open problems. While Generative AI technologies (GenAI) have demonstrated their potential in various contexts, their impact on the scope of problems that high-skilled contributors choose to address is uncertain. The uncertainty arises because certain problems, where a provision of detailed context results in precise solutions, are best approached through interpolative (within-the-box) thinking, whereas other problems, where providing detailed context is either difficult or ineffective, demand extrapolative (out-of-the-box) thinking. Whether GenAI equally affects tasks needing extrapolative thinking vs. those needing interpolative thinking is an open empirical question. We study this question within the open-source context, focusing on the launch of GitHub Copilot in October 2021. Copilot supported languages like Python while omitting support for languages like R. We leverage this natural experiment to empirically identify the impact of GenAI on innovation volume, type (extrapolative vs. interpolative) and innovation distribution across projects. Using various estimation techniques, including the synthetic DiD, we observe a significant jump in overall contributions, suggesting that GenAI effectively enhances outcomes for self-motivated, high-skilled voluntary contributors. Interestingly, maintenance solutions, which mostly need interpolative thinking, see a much larger jump than code development solutions, which mainly need extrapolative thinking. Finally, more popular packages experience a significantly larger boost, particularly in maintenance solutions. Popular packages benefit from extensive discussions, examples and documentation, which facilitate the creation of a more precise context. Given that the gap between maintenance and new feature solutions magnifies with richer context, we expect this disparity to remain or even widen as LLMs continue to improve. We discuss practical and policy implications to incentivize high-value innovative solutions.  </w:instrText>
      </w:r>
      <w:r w:rsidR="00586183" w:rsidRPr="00261E78">
        <w:instrText>创新，特别是在开源领域，依靠解决一系列开放问题的贡献者而蓬勃发展。虽然生成式人工智能技术</w:instrText>
      </w:r>
      <w:r w:rsidR="00586183" w:rsidRPr="00261E78">
        <w:instrText xml:space="preserve"> (GenAI) </w:instrText>
      </w:r>
      <w:r w:rsidR="00586183" w:rsidRPr="00261E78">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586183" w:rsidRPr="00261E78">
        <w:instrText xml:space="preserve"> GenAI </w:instrText>
      </w:r>
      <w:r w:rsidR="00586183" w:rsidRPr="00261E78">
        <w:instrText>是否对需要外推思维的任务和需要内插思维的任务产生同样的影响是一个开放的实证问题。我们在开源背景下研究这个问题，重点关注</w:instrText>
      </w:r>
      <w:r w:rsidR="00586183" w:rsidRPr="00261E78">
        <w:instrText xml:space="preserve"> 2021 </w:instrText>
      </w:r>
      <w:r w:rsidR="00586183" w:rsidRPr="00261E78">
        <w:instrText>年</w:instrText>
      </w:r>
      <w:r w:rsidR="00586183" w:rsidRPr="00261E78">
        <w:instrText xml:space="preserve"> 10 </w:instrText>
      </w:r>
      <w:r w:rsidR="00586183" w:rsidRPr="00261E78">
        <w:instrText>月推出的</w:instrText>
      </w:r>
      <w:r w:rsidR="00586183" w:rsidRPr="00261E78">
        <w:instrText xml:space="preserve"> GitHub Copilot</w:instrText>
      </w:r>
      <w:r w:rsidR="00586183" w:rsidRPr="00261E78">
        <w:instrText>。</w:instrText>
      </w:r>
      <w:r w:rsidR="00586183" w:rsidRPr="00261E78">
        <w:instrText xml:space="preserve">Copilot </w:instrText>
      </w:r>
      <w:r w:rsidR="00586183" w:rsidRPr="00261E78">
        <w:instrText>支持</w:instrText>
      </w:r>
      <w:r w:rsidR="00586183" w:rsidRPr="00261E78">
        <w:instrText xml:space="preserve"> Python </w:instrText>
      </w:r>
      <w:r w:rsidR="00586183" w:rsidRPr="00261E78">
        <w:instrText>等语言，但忽略了对</w:instrText>
      </w:r>
      <w:r w:rsidR="00586183" w:rsidRPr="00261E78">
        <w:instrText xml:space="preserve"> R </w:instrText>
      </w:r>
      <w:r w:rsidR="00586183" w:rsidRPr="00261E78">
        <w:instrText>等语言的支持。我们利用这个自然实验来凭经验确定</w:instrText>
      </w:r>
      <w:r w:rsidR="00586183" w:rsidRPr="00261E78">
        <w:instrText xml:space="preserve"> GenAI </w:instrText>
      </w:r>
      <w:r w:rsidR="00586183" w:rsidRPr="00261E78">
        <w:instrText>对创新量的影响、类型（外推法与内插法）以及项目之间的创新分布。使用包括合成</w:instrText>
      </w:r>
      <w:r w:rsidR="00586183" w:rsidRPr="00261E78">
        <w:instrText xml:space="preserve"> DiD </w:instrText>
      </w:r>
      <w:r w:rsidR="00586183" w:rsidRPr="00261E78">
        <w:instrText>在内的各种估计技术，我们观察到总体贡献显着跃升，这表明</w:instrText>
      </w:r>
      <w:r w:rsidR="00586183" w:rsidRPr="00261E78">
        <w:instrText xml:space="preserve"> GenAI </w:instrText>
      </w:r>
      <w:r w:rsidR="00586183" w:rsidRPr="00261E78">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w:instrText>
      </w:r>
      <w:r w:rsidR="00586183" w:rsidRPr="00261E78">
        <w:instrText xml:space="preserve"> </w:instrText>
      </w:r>
      <w:r w:rsidR="00586183" w:rsidRPr="00261E78">
        <w:instrText>流行的软件包受益于广泛的讨论、示例和文档，这有助于创建更精确的上下文。鉴于维护和新功能解决方案之间的差距随着上下文的丰富而放大，我们预计随着</w:instrText>
      </w:r>
      <w:r w:rsidR="00586183" w:rsidRPr="00261E78">
        <w:instrText xml:space="preserve"> LLMs </w:instrText>
      </w:r>
      <w:r w:rsidR="00586183" w:rsidRPr="00261E78">
        <w:instrText>的不断改善，这种差距将继续存在甚至扩大。我们讨论激励高价值创新解决方案的实际和政策影响。</w:instrText>
      </w:r>
      <w:r w:rsidR="00586183" w:rsidRPr="00261E78">
        <w:instrText>\n\n</w:instrText>
      </w:r>
      <w:r w:rsidR="00586183" w:rsidRPr="00261E78">
        <w:instrText>【摘要翻译】创新，特别是在开源领域，依赖于解决一系列开放问题的贡献者。虽然生成式人工智能技术（</w:instrText>
      </w:r>
      <w:r w:rsidR="00586183" w:rsidRPr="00261E78">
        <w:instrText>GenAI</w:instrText>
      </w:r>
      <w:r w:rsidR="00586183" w:rsidRPr="00261E78">
        <w:instrText>）已经在各种情况下展示了其潜力，但它们对高技能贡献者选择解决的问题范围的影响尚不确定。不确定性的出现是因为某些问题，在提供详细的背景导致精确的解决方案的情况下，最好通过插值（盒子内）思维来解决，而在其他问题中，提供详细的背景要么困难，要么无效，需要外推（盒子外）思维。</w:instrText>
      </w:r>
      <w:r w:rsidR="00586183" w:rsidRPr="00261E78">
        <w:instrText>GenAI</w:instrText>
      </w:r>
      <w:r w:rsidR="00586183" w:rsidRPr="00261E78">
        <w:instrText>是否同样影响需要外推思维的任务和需要内插思维的任务是一个开放的实证问题。我们在开源背景下研究这个问题，重点关注</w:instrText>
      </w:r>
      <w:r w:rsidR="00586183" w:rsidRPr="00261E78">
        <w:instrText>2021</w:instrText>
      </w:r>
      <w:r w:rsidR="00586183" w:rsidRPr="00261E78">
        <w:instrText>年</w:instrText>
      </w:r>
      <w:r w:rsidR="00586183" w:rsidRPr="00261E78">
        <w:instrText>10</w:instrText>
      </w:r>
      <w:r w:rsidR="00586183" w:rsidRPr="00261E78">
        <w:instrText>月</w:instrText>
      </w:r>
      <w:r w:rsidR="00586183" w:rsidRPr="00261E78">
        <w:instrText>GitHub Copilot</w:instrText>
      </w:r>
      <w:r w:rsidR="00586183" w:rsidRPr="00261E78">
        <w:instrText>的推出。</w:instrText>
      </w:r>
      <w:r w:rsidR="00586183" w:rsidRPr="00261E78">
        <w:instrText>Copilot</w:instrText>
      </w:r>
      <w:r w:rsidR="00586183" w:rsidRPr="00261E78">
        <w:instrText>支持</w:instrText>
      </w:r>
      <w:r w:rsidR="00586183" w:rsidRPr="00261E78">
        <w:instrText>Python</w:instrText>
      </w:r>
      <w:r w:rsidR="00586183" w:rsidRPr="00261E78">
        <w:instrText>等语言，同时省略了对</w:instrText>
      </w:r>
      <w:r w:rsidR="00586183" w:rsidRPr="00261E78">
        <w:instrText>R</w:instrText>
      </w:r>
      <w:r w:rsidR="00586183" w:rsidRPr="00261E78">
        <w:instrText>等语言的支持。我们利用这一自然实验从经验上确定</w:instrText>
      </w:r>
      <w:r w:rsidR="00586183" w:rsidRPr="00261E78">
        <w:instrText>GenAI</w:instrText>
      </w:r>
      <w:r w:rsidR="00586183" w:rsidRPr="00261E78">
        <w:instrText>对创新量、类型（外推与内插）和项目间创新分布的影响。使用各种估计技术，包括合成</w:instrText>
      </w:r>
      <w:r w:rsidR="00586183" w:rsidRPr="00261E78">
        <w:instrText>DiD</w:instrText>
      </w:r>
      <w:r w:rsidR="00586183" w:rsidRPr="00261E78">
        <w:instrText>，我们观察到总体贡献的显著跃升，这表明</w:instrText>
      </w:r>
      <w:r w:rsidR="00586183" w:rsidRPr="00261E78">
        <w:instrText>GenAI</w:instrText>
      </w:r>
      <w:r w:rsidR="00586183" w:rsidRPr="00261E78">
        <w:instrText>有效地提高了自我激励、高技能自愿贡献者的结果。有趣的是，大多数需要插值思维的维护解决方案比主要需要外推思维的代码开发解决方案有更大的飞跃。最后，更受欢迎的软件包经历了更大的提升，特别是在维护解决方案方面。流行的包受益于广泛的讨论、示例和文档，这有助于创建更精确的上下文。鉴于维护和新功能解决方案之间的差距随着上下文的丰富而扩大，我们预计随着法学硕士的不断改进，这种差距将继续存在，甚至扩大。我们讨论激励高价值创新解决方案的实际和政策含义。创新，特别是在开源领域，依靠解决一系列开放问题的贡献者而蓬勃发展。虽然生成式人工智能技术</w:instrText>
      </w:r>
      <w:r w:rsidR="00586183" w:rsidRPr="00261E78">
        <w:instrText xml:space="preserve"> (GenAI) </w:instrText>
      </w:r>
      <w:r w:rsidR="00586183" w:rsidRPr="00261E78">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586183" w:rsidRPr="00261E78">
        <w:instrText xml:space="preserve">GenAI </w:instrText>
      </w:r>
      <w:r w:rsidR="00586183" w:rsidRPr="00261E78">
        <w:instrText>是否对需要外推思维的任务和需要内插思维的任务产生同样的影响是一个开放的实证问题。我们在开源背景下研究这个问题，重点关注</w:instrText>
      </w:r>
      <w:r w:rsidR="00586183" w:rsidRPr="00261E78">
        <w:instrText xml:space="preserve"> 2021 </w:instrText>
      </w:r>
      <w:r w:rsidR="00586183" w:rsidRPr="00261E78">
        <w:instrText>年</w:instrText>
      </w:r>
      <w:r w:rsidR="00586183" w:rsidRPr="00261E78">
        <w:instrText xml:space="preserve"> 10 </w:instrText>
      </w:r>
      <w:r w:rsidR="00586183" w:rsidRPr="00261E78">
        <w:instrText>月推出的</w:instrText>
      </w:r>
      <w:r w:rsidR="00586183" w:rsidRPr="00261E78">
        <w:instrText xml:space="preserve"> GitHub Copilot</w:instrText>
      </w:r>
      <w:r w:rsidR="00586183" w:rsidRPr="00261E78">
        <w:instrText>。</w:instrText>
      </w:r>
      <w:r w:rsidR="00586183" w:rsidRPr="00261E78">
        <w:instrText xml:space="preserve">Copilot </w:instrText>
      </w:r>
      <w:r w:rsidR="00586183" w:rsidRPr="00261E78">
        <w:instrText>支持</w:instrText>
      </w:r>
      <w:r w:rsidR="00586183" w:rsidRPr="00261E78">
        <w:instrText xml:space="preserve"> Python </w:instrText>
      </w:r>
      <w:r w:rsidR="00586183" w:rsidRPr="00261E78">
        <w:instrText>等语言，但忽略了对</w:instrText>
      </w:r>
      <w:r w:rsidR="00586183" w:rsidRPr="00261E78">
        <w:instrText xml:space="preserve"> R </w:instrText>
      </w:r>
      <w:r w:rsidR="00586183" w:rsidRPr="00261E78">
        <w:instrText>等语言的支持。我们利用这个自然实验来凭经验确定</w:instrText>
      </w:r>
      <w:r w:rsidR="00586183" w:rsidRPr="00261E78">
        <w:instrText xml:space="preserve"> GenAI </w:instrText>
      </w:r>
      <w:r w:rsidR="00586183" w:rsidRPr="00261E78">
        <w:instrText>对创新量的影响、类型（外推法与内插法）以及项目之间的创新分布。使用包括合成</w:instrText>
      </w:r>
      <w:r w:rsidR="00586183" w:rsidRPr="00261E78">
        <w:instrText xml:space="preserve"> DiD </w:instrText>
      </w:r>
      <w:r w:rsidR="00586183" w:rsidRPr="00261E78">
        <w:instrText>在内的各种估计技术，我们观察到总体贡献显着跃升，这表明</w:instrText>
      </w:r>
      <w:r w:rsidR="00586183" w:rsidRPr="00261E78">
        <w:instrText xml:space="preserve"> GenAI </w:instrText>
      </w:r>
      <w:r w:rsidR="00586183" w:rsidRPr="00261E78">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流行的软件包受益于广泛的讨论、示例和文档，这有助于创建更精确的上下文。鉴于维护和新功能解决方案之间的差距随着上下文的丰富而放大，我们预计随着</w:instrText>
      </w:r>
      <w:r w:rsidR="00586183" w:rsidRPr="00261E78">
        <w:instrText xml:space="preserve"> LLMs </w:instrText>
      </w:r>
      <w:r w:rsidR="00586183" w:rsidRPr="00261E78">
        <w:instrText>的不断改善，这种差距将继续存在甚至扩大。我们讨论激励高价值创新解决方案的实际和政策影响。</w:instrText>
      </w:r>
      <w:r w:rsidR="00586183" w:rsidRPr="00261E78">
        <w:instrText xml:space="preserve">","archive_location":"2 </w:instrText>
      </w:r>
      <w:r w:rsidR="00586183" w:rsidRPr="00261E78">
        <w:rPr>
          <w:rFonts w:ascii="Apple Color Emoji" w:hAnsi="Apple Color Emoji" w:cs="Apple Color Emoji"/>
        </w:rPr>
        <w:instrText>📊</w:instrText>
      </w:r>
      <w:r w:rsidR="00586183" w:rsidRPr="00261E78">
        <w:instrText>","DOI":"10.2139/ssrn.4684662","event-place":"Rochester, NY","genre":"SSRN Scholarly Paper","language":"en","note":"</w:instrText>
      </w:r>
      <w:r w:rsidR="00586183" w:rsidRPr="00261E78">
        <w:rPr>
          <w:rFonts w:ascii="Apple Color Emoji" w:hAnsi="Apple Color Emoji" w:cs="Apple Color Emoji"/>
        </w:rPr>
        <w:instrText>🏷️</w:instrText>
      </w:r>
      <w:r w:rsidR="00586183" w:rsidRPr="00261E78">
        <w:instrText xml:space="preserve"> /unread</w:instrText>
      </w:r>
      <w:r w:rsidR="00586183" w:rsidRPr="00261E78">
        <w:instrText>、</w:instrText>
      </w:r>
      <w:r w:rsidR="00586183" w:rsidRPr="00261E78">
        <w:instrText>Productivity</w:instrText>
      </w:r>
      <w:r w:rsidR="00586183" w:rsidRPr="00261E78">
        <w:instrText>、</w:instrText>
      </w:r>
      <w:r w:rsidR="00586183" w:rsidRPr="00261E78">
        <w:instrText>Generative AI</w:instrText>
      </w:r>
      <w:r w:rsidR="00586183" w:rsidRPr="00261E78">
        <w:instrText>、</w:instrText>
      </w:r>
      <w:r w:rsidR="00586183" w:rsidRPr="00261E78">
        <w:instrText>Innovation</w:instrText>
      </w:r>
      <w:r w:rsidR="00586183" w:rsidRPr="00261E78">
        <w:instrText>、</w:instrText>
      </w:r>
      <w:r w:rsidR="00586183" w:rsidRPr="00261E78">
        <w:instrText>Large Language Models</w:instrText>
      </w:r>
      <w:r w:rsidR="00586183" w:rsidRPr="00261E78">
        <w:instrText>、</w:instrText>
      </w:r>
      <w:r w:rsidR="00586183" w:rsidRPr="00261E78">
        <w:instrText xml:space="preserve">Open-Source Community","number":"4684662","publisher-place":"Rochester, NY","source":"Social Science Research Network","title":"The impact of large language models on open-source innovation: Evidence from GitHub Copilot","title-short":"The impact of large language models on open-source innovation","URL":"https://papers.ssrn.com/abstract=4684662","author":[{"family":"Yeverechyahu","given":"Doron"},{"family":"Mayya","given":"Raveesh"},{"family":"Oestreicher-Singer","given":"Gal"}],"accessed":{"date-parts":[["2024",6,4]]},"issued":{"date-parts":[["2024",5,28]]}}}],"schema":"https://github.com/citation-style-language/schema/raw/master/csl-citation.json"} </w:instrText>
      </w:r>
      <w:r w:rsidR="00586183" w:rsidRPr="00261E78">
        <w:fldChar w:fldCharType="separate"/>
      </w:r>
      <w:r w:rsidR="00586183" w:rsidRPr="00261E78">
        <w:t>(Yeverechyahu et al., 2024)</w:t>
      </w:r>
      <w:r w:rsidR="00586183" w:rsidRPr="00261E78">
        <w:fldChar w:fldCharType="end"/>
      </w:r>
      <w:r w:rsidR="00586183" w:rsidRPr="00261E78">
        <w:t>.</w:t>
      </w:r>
    </w:p>
    <w:p w14:paraId="627D3F48" w14:textId="72F37B9F" w:rsidR="00317EB8" w:rsidRPr="00261E78" w:rsidRDefault="00317EB8" w:rsidP="00633022">
      <w:pPr>
        <w:pStyle w:val="Paragraph0"/>
      </w:pPr>
      <w:r w:rsidRPr="00261E78">
        <w:t xml:space="preserve">A growing </w:t>
      </w:r>
      <w:r w:rsidR="002C29E2" w:rsidRPr="00261E78">
        <w:t xml:space="preserve">body of </w:t>
      </w:r>
      <w:r w:rsidRPr="00261E78">
        <w:t xml:space="preserve">literature investigates how general-purpose GenAI, particularly ChatGPT, affects user behavior in online Q&amp;A communities. These studies, summarized in </w:t>
      </w:r>
      <w:r w:rsidR="00C17408" w:rsidRPr="00261E78">
        <w:fldChar w:fldCharType="begin"/>
      </w:r>
      <w:r w:rsidR="00C17408" w:rsidRPr="00261E78">
        <w:instrText xml:space="preserve"> REF _Ref177391594 \h </w:instrText>
      </w:r>
      <w:r w:rsidR="00C17408" w:rsidRPr="00261E78">
        <w:fldChar w:fldCharType="separate"/>
      </w:r>
      <w:r w:rsidR="00F3590D" w:rsidRPr="00261E78">
        <w:t>Table 1</w:t>
      </w:r>
      <w:r w:rsidR="00C17408" w:rsidRPr="00261E78">
        <w:fldChar w:fldCharType="end"/>
      </w:r>
      <w:r w:rsidR="00C17408" w:rsidRPr="00261E78">
        <w:t xml:space="preserve">, </w:t>
      </w:r>
      <w:r w:rsidRPr="00261E78">
        <w:t xml:space="preserve">focus on questioning and answering activities across three key user groups: questioners, answerers, and viewers. </w:t>
      </w:r>
      <w:r w:rsidR="00CF4BEE">
        <w:t>With regard to</w:t>
      </w:r>
      <w:r w:rsidR="00CF4BEE" w:rsidRPr="00261E78">
        <w:t xml:space="preserve"> </w:t>
      </w:r>
      <w:r w:rsidRPr="00261E78">
        <w:t xml:space="preserve">questioners, consensus exists that ChatGPT has decreased the overall question volume in Q&amp;A communities </w:t>
      </w:r>
      <w:r w:rsidR="000C0286" w:rsidRPr="00261E78">
        <w:rPr>
          <w:shd w:val="clear" w:color="auto" w:fill="FFFFFF"/>
        </w:rPr>
        <w:fldChar w:fldCharType="begin" w:fldLock="1"/>
      </w:r>
      <w:r w:rsidR="005D3D4C" w:rsidRPr="00261E78">
        <w:rPr>
          <w:shd w:val="clear" w:color="auto" w:fill="FFFFFF"/>
        </w:rPr>
        <w:instrText xml:space="preserve"> ADDIN ZOTERO_ITEM CSL_CITATION {"citationID":"JW07Qtzz","properties":{"formattedCitation":"[1], [2], [3], [4], [5]","plainCitation":"[1], [2], [3], [4], [5]","dontUpdate":true,"noteIndex":0},"citationItems":[{"id":3639,"uris":["http://www.mendeley.com/documents/?uuid=82e51bf4-72a6-40da-a2fd-8aaccc666873","http://zotero.org/users/8905122/items/YNBIUESJ","http://www.mendeley.com/documents/?uuid=e2028d96-de10-4bbc-ad76-f99d34834a12"],"itemData":{"id":3639,"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collective expertise as users depart the community. We find that average answer quality has declined significantly, primarily due to user exit. We discuss implications for the management of online knowledge communities.\n\n</w:instrText>
      </w:r>
      <w:r w:rsidR="005D3D4C" w:rsidRPr="00261E78">
        <w:rPr>
          <w:shd w:val="clear" w:color="auto" w:fill="FFFFFF"/>
        </w:rPr>
        <w:instrText>【摘要翻译】</w:instrText>
      </w:r>
      <w:r w:rsidR="005D3D4C" w:rsidRPr="00261E78">
        <w:rPr>
          <w:shd w:val="clear" w:color="auto" w:fill="FFFFFF"/>
        </w:rPr>
        <w:instrText>ChatGPT</w:instrText>
      </w:r>
      <w:r w:rsidR="005D3D4C" w:rsidRPr="00261E78">
        <w:rPr>
          <w:shd w:val="clear" w:color="auto" w:fill="FFFFFF"/>
        </w:rPr>
        <w:instrText>等生成式人工智能技术正在改变人们在各个领域创建、共享和消费内容的方式。虽然这些技术有可能使信息获取民主化和简化内容制作，但它们也可能对在线知识社区的健康和可持续性产生意想不到的后果，特别是那些专注于信息交流和缺乏强大的社会依恋机制的社区。我们提供了这方面的初步证据，研究了</w:instrText>
      </w:r>
      <w:r w:rsidR="005D3D4C" w:rsidRPr="00261E78">
        <w:rPr>
          <w:shd w:val="clear" w:color="auto" w:fill="FFFFFF"/>
        </w:rPr>
        <w:instrText>ChatGPT</w:instrText>
      </w:r>
      <w:r w:rsidR="005D3D4C" w:rsidRPr="00261E78">
        <w:rPr>
          <w:shd w:val="clear" w:color="auto" w:fill="FFFFFF"/>
        </w:rPr>
        <w:instrText>对</w:instrText>
      </w:r>
      <w:r w:rsidR="005D3D4C" w:rsidRPr="00261E78">
        <w:rPr>
          <w:shd w:val="clear" w:color="auto" w:fill="FFFFFF"/>
        </w:rPr>
        <w:instrText>StackOverflow</w:instrText>
      </w:r>
      <w:r w:rsidR="005D3D4C" w:rsidRPr="00261E78">
        <w:rPr>
          <w:shd w:val="clear" w:color="auto" w:fill="FFFFFF"/>
        </w:rPr>
        <w:instrText>用户活动的影响，并与</w:instrText>
      </w:r>
      <w:r w:rsidR="005D3D4C" w:rsidRPr="00261E78">
        <w:rPr>
          <w:shd w:val="clear" w:color="auto" w:fill="FFFFFF"/>
        </w:rPr>
        <w:instrText>Reddit</w:instrText>
      </w:r>
      <w:r w:rsidR="005D3D4C" w:rsidRPr="00261E78">
        <w:rPr>
          <w:shd w:val="clear" w:color="auto" w:fill="FFFFFF"/>
        </w:rPr>
        <w:instrText>的用户活动进行了对比。我们分析了</w:instrText>
      </w:r>
      <w:r w:rsidR="005D3D4C" w:rsidRPr="00261E78">
        <w:rPr>
          <w:shd w:val="clear" w:color="auto" w:fill="FFFFFF"/>
        </w:rPr>
        <w:instrText>2021</w:instrText>
      </w:r>
      <w:r w:rsidR="005D3D4C" w:rsidRPr="00261E78">
        <w:rPr>
          <w:shd w:val="clear" w:color="auto" w:fill="FFFFFF"/>
        </w:rPr>
        <w:instrText>年</w:instrText>
      </w:r>
      <w:r w:rsidR="005D3D4C" w:rsidRPr="00261E78">
        <w:rPr>
          <w:shd w:val="clear" w:color="auto" w:fill="FFFFFF"/>
        </w:rPr>
        <w:instrText>10</w:instrText>
      </w:r>
      <w:r w:rsidR="005D3D4C" w:rsidRPr="00261E78">
        <w:rPr>
          <w:shd w:val="clear" w:color="auto" w:fill="FFFFFF"/>
        </w:rPr>
        <w:instrText>月至</w:instrText>
      </w:r>
      <w:r w:rsidR="005D3D4C" w:rsidRPr="00261E78">
        <w:rPr>
          <w:shd w:val="clear" w:color="auto" w:fill="FFFFFF"/>
        </w:rPr>
        <w:instrText>2023</w:instrText>
      </w:r>
      <w:r w:rsidR="005D3D4C" w:rsidRPr="00261E78">
        <w:rPr>
          <w:shd w:val="clear" w:color="auto" w:fill="FFFFFF"/>
        </w:rPr>
        <w:instrText>年</w:instrText>
      </w:r>
      <w:r w:rsidR="005D3D4C" w:rsidRPr="00261E78">
        <w:rPr>
          <w:shd w:val="clear" w:color="auto" w:fill="FFFFFF"/>
        </w:rPr>
        <w:instrText>3</w:instrText>
      </w:r>
      <w:r w:rsidR="005D3D4C" w:rsidRPr="00261E78">
        <w:rPr>
          <w:shd w:val="clear" w:color="auto" w:fill="FFFFFF"/>
        </w:rPr>
        <w:instrText>月期间的大量数据样本，捕获了发布到</w:instrText>
      </w:r>
      <w:r w:rsidR="005D3D4C" w:rsidRPr="00261E78">
        <w:rPr>
          <w:shd w:val="clear" w:color="auto" w:fill="FFFFFF"/>
        </w:rPr>
        <w:instrText>Stack Overflow</w:instrText>
      </w:r>
      <w:r w:rsidR="005D3D4C" w:rsidRPr="00261E78">
        <w:rPr>
          <w:shd w:val="clear" w:color="auto" w:fill="FFFFFF"/>
        </w:rPr>
        <w:instrText>和</w:instrText>
      </w:r>
      <w:r w:rsidR="005D3D4C" w:rsidRPr="00261E78">
        <w:rPr>
          <w:shd w:val="clear" w:color="auto" w:fill="FFFFFF"/>
        </w:rPr>
        <w:instrText>Reddit</w:instrText>
      </w:r>
      <w:r w:rsidR="005D3D4C" w:rsidRPr="00261E78">
        <w:rPr>
          <w:shd w:val="clear" w:color="auto" w:fill="FFFFFF"/>
        </w:rPr>
        <w:instrText>上与最受欢迎的</w:instrText>
      </w:r>
      <w:r w:rsidR="005D3D4C" w:rsidRPr="00261E78">
        <w:rPr>
          <w:shd w:val="clear" w:color="auto" w:fill="FFFFFF"/>
        </w:rPr>
        <w:instrText>StackOverflow</w:instrText>
      </w:r>
      <w:r w:rsidR="005D3D4C" w:rsidRPr="00261E78">
        <w:rPr>
          <w:shd w:val="clear" w:color="auto" w:fill="FFFFFF"/>
        </w:rPr>
        <w:instrText>主题相关的内容。我们发现，</w:instrText>
      </w:r>
      <w:r w:rsidR="005D3D4C" w:rsidRPr="00261E78">
        <w:rPr>
          <w:shd w:val="clear" w:color="auto" w:fill="FFFFFF"/>
        </w:rPr>
        <w:instrText>ChatGPT</w:instrText>
      </w:r>
      <w:r w:rsidR="005D3D4C" w:rsidRPr="00261E78">
        <w:rPr>
          <w:shd w:val="clear" w:color="auto" w:fill="FFFFFF"/>
        </w:rPr>
        <w:instrText>导致与这些主题相关的</w:instrText>
      </w:r>
      <w:r w:rsidR="005D3D4C" w:rsidRPr="00261E78">
        <w:rPr>
          <w:shd w:val="clear" w:color="auto" w:fill="FFFFFF"/>
        </w:rPr>
        <w:instrText>StackOverflow</w:instrText>
      </w:r>
      <w:r w:rsidR="005D3D4C" w:rsidRPr="00261E78">
        <w:rPr>
          <w:shd w:val="clear" w:color="auto" w:fill="FFFFFF"/>
        </w:rPr>
        <w:instrText>问题大幅下降，根据可用于训练的公共在线数据量，</w:instrText>
      </w:r>
      <w:r w:rsidR="005D3D4C" w:rsidRPr="00261E78">
        <w:rPr>
          <w:shd w:val="clear" w:color="auto" w:fill="FFFFFF"/>
        </w:rPr>
        <w:instrText>ChatGPT</w:instrText>
      </w:r>
      <w:r w:rsidR="005D3D4C" w:rsidRPr="00261E78">
        <w:rPr>
          <w:shd w:val="clear" w:color="auto" w:fill="FFFFFF"/>
        </w:rPr>
        <w:instrText>更有可能表现出色的主题的影响更大。相比之下，考虑到</w:instrText>
      </w:r>
      <w:r w:rsidR="005D3D4C" w:rsidRPr="00261E78">
        <w:rPr>
          <w:shd w:val="clear" w:color="auto" w:fill="FFFFFF"/>
        </w:rPr>
        <w:instrText>Reddit</w:instrText>
      </w:r>
      <w:r w:rsidR="005D3D4C" w:rsidRPr="00261E78">
        <w:rPr>
          <w:shd w:val="clear" w:color="auto" w:fill="FFFFFF"/>
        </w:rPr>
        <w:instrText>子社区专注于相同的主题，我们没有发现</w:instrText>
      </w:r>
      <w:r w:rsidR="005D3D4C" w:rsidRPr="00261E78">
        <w:rPr>
          <w:shd w:val="clear" w:color="auto" w:fill="FFFFFF"/>
        </w:rPr>
        <w:instrText>ChatGPT</w:instrText>
      </w:r>
      <w:r w:rsidR="005D3D4C" w:rsidRPr="00261E78">
        <w:rPr>
          <w:shd w:val="clear" w:color="auto" w:fill="FFFFFF"/>
        </w:rPr>
        <w:instrText>有任何影响的证据，这表明在线知识社区中的社会依恋对社区生存的重要性。最后，我们考虑了</w:instrText>
      </w:r>
      <w:r w:rsidR="005D3D4C" w:rsidRPr="00261E78">
        <w:rPr>
          <w:shd w:val="clear" w:color="auto" w:fill="FFFFFF"/>
        </w:rPr>
        <w:instrText>StackOverflow</w:instrText>
      </w:r>
      <w:r w:rsidR="005D3D4C" w:rsidRPr="00261E78">
        <w:rPr>
          <w:shd w:val="clear" w:color="auto" w:fill="FFFFFF"/>
        </w:rPr>
        <w:instrText>提供的答案质量的潜在变化，考虑了用户在提供答案时对</w:instrText>
      </w:r>
      <w:r w:rsidR="005D3D4C" w:rsidRPr="00261E78">
        <w:rPr>
          <w:shd w:val="clear" w:color="auto" w:fill="FFFFFF"/>
        </w:rPr>
        <w:instrText>ChatGPT</w:instrText>
      </w:r>
      <w:r w:rsidR="005D3D4C" w:rsidRPr="00261E78">
        <w:rPr>
          <w:shd w:val="clear" w:color="auto" w:fill="FFFFFF"/>
        </w:rPr>
        <w:instrText>的潜在依赖，以及随着用户离开社区，集体专业知识的潜在下降。我们发现平均回答质量显著下降，主要是由于用户退出。我们讨论了对在线知识社区管理的影响。</w:instrText>
      </w:r>
      <w:r w:rsidR="005D3D4C" w:rsidRPr="00261E78">
        <w:rPr>
          <w:shd w:val="clear" w:color="auto" w:fill="FFFFFF"/>
        </w:rPr>
        <w:instrText xml:space="preserve">","archive_location":"13 </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","DOI":"10.2139/ssrn.4521754","event-place":"Rochester, NY","genre":"SSRN Scholarly Paper","language":"en","note":"</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 xml:space="preserve"> /unread</w:instrText>
      </w:r>
      <w:r w:rsidR="005D3D4C" w:rsidRPr="00261E78">
        <w:rPr>
          <w:shd w:val="clear" w:color="auto" w:fill="FFFFFF"/>
        </w:rPr>
        <w:instrText>、</w:instrText>
      </w:r>
      <w:r w:rsidR="005D3D4C" w:rsidRPr="00261E78">
        <w:rPr>
          <w:shd w:val="clear" w:color="auto" w:fill="FFFFFF"/>
        </w:rPr>
        <w:instrText>/reading</w:instrText>
      </w:r>
      <w:r w:rsidR="005D3D4C" w:rsidRPr="00261E78">
        <w:rPr>
          <w:shd w:val="clear" w:color="auto" w:fill="FFFFFF"/>
        </w:rPr>
        <w:instrText>、</w:instrText>
      </w:r>
      <w:r w:rsidR="005D3D4C" w:rsidRPr="00261E78">
        <w:rPr>
          <w:shd w:val="clear" w:color="auto" w:fill="FFFFFF"/>
        </w:rPr>
        <w:instrText>Generative AI</w:instrText>
      </w:r>
      <w:r w:rsidR="005D3D4C" w:rsidRPr="00261E78">
        <w:rPr>
          <w:shd w:val="clear" w:color="auto" w:fill="FFFFFF"/>
        </w:rPr>
        <w:instrText>、</w:instrText>
      </w:r>
      <w:r w:rsidR="005D3D4C" w:rsidRPr="00261E78">
        <w:rPr>
          <w:shd w:val="clear" w:color="auto" w:fill="FFFFFF"/>
        </w:rPr>
        <w:instrText>Difference-in-differences</w:instrText>
      </w:r>
      <w:r w:rsidR="005D3D4C" w:rsidRPr="00261E78">
        <w:rPr>
          <w:shd w:val="clear" w:color="auto" w:fill="FFFFFF"/>
        </w:rPr>
        <w:instrText>、</w:instrText>
      </w:r>
      <w:r w:rsidR="005D3D4C" w:rsidRPr="00261E78">
        <w:rPr>
          <w:shd w:val="clear" w:color="auto" w:fill="FFFFFF"/>
        </w:rPr>
        <w:instrText>Platform Economics</w:instrText>
      </w:r>
      <w:r w:rsidR="005D3D4C" w:rsidRPr="00261E78">
        <w:rPr>
          <w:shd w:val="clear" w:color="auto" w:fill="FFFFFF"/>
        </w:rPr>
        <w:instrText>、</w:instrText>
      </w:r>
      <w:r w:rsidR="005D3D4C" w:rsidRPr="00261E78">
        <w:rPr>
          <w:shd w:val="clear" w:color="auto" w:fill="FFFFFF"/>
        </w:rPr>
        <w:instrText>User-Generated Content","number":"4521754","publisher-place":"Rochester, NY","source":"Social Science Research Network","title":"The consequences of generative AI for UGC and online community engagement","URL":"https://papers.ssrn.com/abstract=4521754","author":[{"family":"Burtch","given":"Gordon"},{"family":"Lee","given":"Dokyun"},{"family":"Chen","given":"Zhichen"}],"accessed":{"date-parts":[["2024",6,4]]},"issued":{"date-parts":[["2023",5,1]]}}},{"id":153,"uris":["http://www.mendeley.com/documents/?uuid=16120ead-8010-4f76-8737-d689f3dfa549","http://zotero.org/users/8905122/items/WHQZEJTI","http://www.mendeley.com/documents/?uuid=65496882-6a33-4821-9d55-819c64503bc4"],"itemData":{"id":153,"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more efficient for solving certain programming problems, but its widespread adoption and the resulting shift away from public exchange on the web will limit the open data people and models can learn from in the future.\n\n</w:instrText>
      </w:r>
      <w:r w:rsidR="005D3D4C" w:rsidRPr="00261E78">
        <w:rPr>
          <w:shd w:val="clear" w:color="auto" w:fill="FFFFFF"/>
        </w:rPr>
        <w:instrText>【摘要翻译】像</w:instrText>
      </w:r>
      <w:r w:rsidR="005D3D4C" w:rsidRPr="00261E78">
        <w:rPr>
          <w:shd w:val="clear" w:color="auto" w:fill="FFFFFF"/>
        </w:rPr>
        <w:instrText>ChatGPT</w:instrText>
      </w:r>
      <w:r w:rsidR="005D3D4C" w:rsidRPr="00261E78">
        <w:rPr>
          <w:shd w:val="clear" w:color="auto" w:fill="FFFFFF"/>
        </w:rPr>
        <w:instrText>这样的大型语言模型有效地为用户提供了有关各种主题的信息，为搜索网络和在线向人们寻求帮助提供了一种潜在的替代品。但由于用户私下与模型交互，这些模型可能会大幅减少公开可用的人类生成数据和知识资源的数量。这种替代在确保未来模型的训练数据方面可能存在重大问题。在这项工作中，我们通过分析领先的计算机编程在线问答平台</w:instrText>
      </w:r>
      <w:r w:rsidR="005D3D4C" w:rsidRPr="00261E78">
        <w:rPr>
          <w:shd w:val="clear" w:color="auto" w:fill="FFFFFF"/>
        </w:rPr>
        <w:instrText>Stack Overflow</w:instrText>
      </w:r>
      <w:r w:rsidR="005D3D4C" w:rsidRPr="00261E78">
        <w:rPr>
          <w:shd w:val="clear" w:color="auto" w:fill="FFFFFF"/>
        </w:rPr>
        <w:instrText>上的活动，研究了</w:instrText>
      </w:r>
      <w:r w:rsidR="005D3D4C" w:rsidRPr="00261E78">
        <w:rPr>
          <w:shd w:val="clear" w:color="auto" w:fill="FFFFFF"/>
        </w:rPr>
        <w:instrText>ChatGPT</w:instrText>
      </w:r>
      <w:r w:rsidR="005D3D4C" w:rsidRPr="00261E78">
        <w:rPr>
          <w:shd w:val="clear" w:color="auto" w:fill="FFFFFF"/>
        </w:rPr>
        <w:instrText>的发布如何改变了网络上人类生成的开放数据。我们发现，相对于访问</w:instrText>
      </w:r>
      <w:r w:rsidR="005D3D4C" w:rsidRPr="00261E78">
        <w:rPr>
          <w:shd w:val="clear" w:color="auto" w:fill="FFFFFF"/>
        </w:rPr>
        <w:instrText>ChatGPT</w:instrText>
      </w:r>
      <w:r w:rsidR="005D3D4C" w:rsidRPr="00261E78">
        <w:rPr>
          <w:shd w:val="clear" w:color="auto" w:fill="FFFFFF"/>
        </w:rPr>
        <w:instrText>有限的俄罗斯和中国同行，以及</w:instrText>
      </w:r>
      <w:r w:rsidR="005D3D4C" w:rsidRPr="00261E78">
        <w:rPr>
          <w:shd w:val="clear" w:color="auto" w:fill="FFFFFF"/>
        </w:rPr>
        <w:instrText>ChatGPT</w:instrText>
      </w:r>
      <w:r w:rsidR="005D3D4C" w:rsidRPr="00261E78">
        <w:rPr>
          <w:shd w:val="clear" w:color="auto" w:fill="FFFFFF"/>
        </w:rPr>
        <w:instrText>能力较差的类似数学论坛，堆栈溢出的活动显著减少。差异中的差异模型估计堆栈溢出的每周帖子减少了</w:instrText>
      </w:r>
      <w:r w:rsidR="005D3D4C" w:rsidRPr="00261E78">
        <w:rPr>
          <w:shd w:val="clear" w:color="auto" w:fill="FFFFFF"/>
        </w:rPr>
        <w:instrText>16%</w:instrText>
      </w:r>
      <w:r w:rsidR="005D3D4C" w:rsidRPr="00261E78">
        <w:rPr>
          <w:shd w:val="clear" w:color="auto" w:fill="FFFFFF"/>
        </w:rPr>
        <w:instrText>。这种影响随着时间的推移而增加，对于与最广泛使用的编程语言相关的帖子来说更大。</w:instrText>
      </w:r>
      <w:r w:rsidR="005D3D4C" w:rsidRPr="00261E78">
        <w:rPr>
          <w:shd w:val="clear" w:color="auto" w:fill="FFFFFF"/>
        </w:rPr>
        <w:instrText>ChatGPT</w:instrText>
      </w:r>
      <w:r w:rsidR="005D3D4C" w:rsidRPr="00261E78">
        <w:rPr>
          <w:shd w:val="clear" w:color="auto" w:fill="FFFFFF"/>
        </w:rPr>
        <w:instrText>之后发布的帖子获得了与以前相似的投票分数，这表明</w:instrText>
      </w:r>
      <w:r w:rsidR="005D3D4C" w:rsidRPr="00261E78">
        <w:rPr>
          <w:shd w:val="clear" w:color="auto" w:fill="FFFFFF"/>
        </w:rPr>
        <w:instrText>ChatGPT</w:instrText>
      </w:r>
      <w:r w:rsidR="005D3D4C" w:rsidRPr="00261E78">
        <w:rPr>
          <w:shd w:val="clear" w:color="auto" w:fill="FFFFFF"/>
        </w:rPr>
        <w:instrText>不仅仅是在取代重复或低质量的内容。这些结果表明，越来越多的用户正在采用大型语言模型来回答问题，对于他们有更多训练数据的语言，它们是堆栈溢出的更好替代品。使用像</w:instrText>
      </w:r>
      <w:r w:rsidR="005D3D4C" w:rsidRPr="00261E78">
        <w:rPr>
          <w:shd w:val="clear" w:color="auto" w:fill="FFFFFF"/>
        </w:rPr>
        <w:instrText>ChatGPT</w:instrText>
      </w:r>
      <w:r w:rsidR="005D3D4C" w:rsidRPr="00261E78">
        <w:rPr>
          <w:shd w:val="clear" w:color="auto" w:fill="FFFFFF"/>
        </w:rPr>
        <w:instrText>这样的模型可能更有效地解决某些编程问题，但它的广泛采用以及由此导致的远离网络上公共交换的转变将限制人们和模型在未来可以学习的开放数据。</w:instrText>
      </w:r>
      <w:r w:rsidR="005D3D4C" w:rsidRPr="00261E78">
        <w:rPr>
          <w:shd w:val="clear" w:color="auto" w:fill="FFFFFF"/>
        </w:rPr>
        <w:instrText>","DOI":"10.48550/arXiv.2307.07367","genre":"arXiv","language":"en","license":"</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","note":"</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 xml:space="preserve"> /unread</w:instrText>
      </w:r>
      <w:r w:rsidR="005D3D4C" w:rsidRPr="00261E78">
        <w:rPr>
          <w:shd w:val="clear" w:color="auto" w:fill="FFFFFF"/>
        </w:rPr>
        <w:instrText>、</w:instrText>
      </w:r>
      <w:r w:rsidR="005D3D4C" w:rsidRPr="00261E78">
        <w:rPr>
          <w:shd w:val="clear" w:color="auto" w:fill="FFFFFF"/>
        </w:rPr>
        <w:instrText>/reading</w:instrText>
      </w:r>
      <w:r w:rsidR="005D3D4C" w:rsidRPr="00261E78">
        <w:rPr>
          <w:shd w:val="clear" w:color="auto" w:fill="FFFFFF"/>
        </w:rPr>
        <w:instrText>、</w:instrText>
      </w:r>
      <w:r w:rsidR="005D3D4C" w:rsidRPr="00261E78">
        <w:rPr>
          <w:shd w:val="clear" w:color="auto" w:fill="FFFFFF"/>
        </w:rPr>
        <w:instrText>Computer Science - Social and Information Networks</w:instrText>
      </w:r>
      <w:r w:rsidR="005D3D4C" w:rsidRPr="00261E78">
        <w:rPr>
          <w:shd w:val="clear" w:color="auto" w:fill="FFFFFF"/>
        </w:rPr>
        <w:instrText>、</w:instrText>
      </w:r>
      <w:r w:rsidR="005D3D4C" w:rsidRPr="00261E78">
        <w:rPr>
          <w:shd w:val="clear" w:color="auto" w:fill="FFFFFF"/>
        </w:rPr>
        <w:instrText>Computer Science - Artificial Intelligence</w:instrText>
      </w:r>
      <w:r w:rsidR="005D3D4C" w:rsidRPr="00261E78">
        <w:rPr>
          <w:shd w:val="clear" w:color="auto" w:fill="FFFFFF"/>
        </w:rPr>
        <w:instrText>、</w:instrText>
      </w:r>
      <w:r w:rsidR="005D3D4C" w:rsidRPr="00261E78">
        <w:rPr>
          <w:shd w:val="clear" w:color="auto" w:fill="FFFFFF"/>
        </w:rPr>
        <w:instrText>Computer Science - Computers and Society","number":"arXiv:2307.07367","publisher":"arXiv","source":"arXiv.org","title":"Are large language models a threat to digital public goods? Evidence from activity on Stack Overflow","title-short":"Are large language models a threat to digital public goods?","URL":"http://arxiv.org/abs/2307.07367","author":[{"family":"Rio-Chanona","given":"Maria","non-dropping-particle":"del"},{"family":"Laurentsyeva","given":"Nadzeya"},{"family":"Wachs","given":"Johannes"}],"accessed":{"date-parts":[["2024",4,21]]},"issued":{"date-parts":[["2023",7,14]]}}},{"id":370,"uris":["http://www.mendeley.com/documents/?uuid=aa095db4-15f1-4eac-b629-2f599aa9ae01","http://zotero.org/users/8905122/items/DESCDL6D"],"itemData":{"id":370,"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 of the Paradox of Reuse Theory by illuminating a special case in which training data erosion may be beneficial to the GAI.\n\n</w:instrText>
      </w:r>
      <w:r w:rsidR="005D3D4C" w:rsidRPr="00261E78">
        <w:rPr>
          <w:shd w:val="clear" w:color="auto" w:fill="FFFFFF"/>
        </w:rPr>
        <w:instrText>【摘要翻译】生成式人工智能（</w:instrText>
      </w:r>
      <w:r w:rsidR="005D3D4C" w:rsidRPr="00261E78">
        <w:rPr>
          <w:shd w:val="clear" w:color="auto" w:fill="FFFFFF"/>
        </w:rPr>
        <w:instrText>GAIs</w:instrText>
      </w:r>
      <w:r w:rsidR="005D3D4C" w:rsidRPr="00261E78">
        <w:rPr>
          <w:shd w:val="clear" w:color="auto" w:fill="FFFFFF"/>
        </w:rPr>
        <w:instrText>）如何影响他们自己的训练数据，例如来自问答平台的数据？重用理论的悖论认为，</w:instrText>
      </w:r>
      <w:r w:rsidR="005D3D4C" w:rsidRPr="00261E78">
        <w:rPr>
          <w:shd w:val="clear" w:color="auto" w:fill="FFFFFF"/>
        </w:rPr>
        <w:instrText>GAI</w:instrText>
      </w:r>
      <w:r w:rsidR="005D3D4C" w:rsidRPr="00261E78">
        <w:rPr>
          <w:shd w:val="clear" w:color="auto" w:fill="FFFFFF"/>
        </w:rPr>
        <w:instrText>的使用将取代训练数据来源的问答平台的流量。然而，这是否以及如何影响这些平台上的后续训练数据生成仍然是一个悬而未决的问题。我们通过利用</w:instrText>
      </w:r>
      <w:r w:rsidR="005D3D4C" w:rsidRPr="00261E78">
        <w:rPr>
          <w:shd w:val="clear" w:color="auto" w:fill="FFFFFF"/>
        </w:rPr>
        <w:instrText>ChatGPT</w:instrText>
      </w:r>
      <w:r w:rsidR="005D3D4C" w:rsidRPr="00261E78">
        <w:rPr>
          <w:shd w:val="clear" w:color="auto" w:fill="FFFFFF"/>
        </w:rPr>
        <w:instrText>的推出和使用丰富的</w:instrText>
      </w:r>
      <w:r w:rsidR="005D3D4C" w:rsidRPr="00261E78">
        <w:rPr>
          <w:shd w:val="clear" w:color="auto" w:fill="FFFFFF"/>
        </w:rPr>
        <w:instrText>StackExchange</w:instrText>
      </w:r>
      <w:r w:rsidR="005D3D4C" w:rsidRPr="00261E78">
        <w:rPr>
          <w:shd w:val="clear" w:color="auto" w:fill="FFFFFF"/>
        </w:rPr>
        <w:instrText>面板数据来解决这个问题。我们发现，由于临时用户放弃平台，平台上的问题数量有所减少，但剩余的问题是更复杂的问题，并表现出新颖性。进一步的调查表明，问题数量减少得越多，剩余问题的复杂性和新颖性就越多。这些发现通过阐明训练数据侵蚀可能有利于</w:instrText>
      </w:r>
      <w:r w:rsidR="005D3D4C" w:rsidRPr="00261E78">
        <w:rPr>
          <w:shd w:val="clear" w:color="auto" w:fill="FFFFFF"/>
        </w:rPr>
        <w:instrText>GAI</w:instrText>
      </w:r>
      <w:r w:rsidR="005D3D4C" w:rsidRPr="00261E78">
        <w:rPr>
          <w:shd w:val="clear" w:color="auto" w:fill="FFFFFF"/>
        </w:rPr>
        <w:instrText>的特殊情况来支持重用悖论理论的发展。</w:instrText>
      </w:r>
      <w:r w:rsidR="005D3D4C" w:rsidRPr="00261E78">
        <w:rPr>
          <w:shd w:val="clear" w:color="auto" w:fill="FFFFFF"/>
        </w:rPr>
        <w:instrText>","DOI":"10.2139/ssrn.4522386","event-place":"Rochester, NY","genre":"SSRN Scholarly Paper","language":"en","note":"</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 xml:space="preserve"> /unread</w:instrText>
      </w:r>
      <w:r w:rsidR="005D3D4C" w:rsidRPr="00261E78">
        <w:rPr>
          <w:shd w:val="clear" w:color="auto" w:fill="FFFFFF"/>
        </w:rPr>
        <w:instrText>、</w:instrText>
      </w:r>
      <w:r w:rsidR="005D3D4C" w:rsidRPr="00261E78">
        <w:rPr>
          <w:shd w:val="clear" w:color="auto" w:fill="FFFFFF"/>
        </w:rPr>
        <w:instrText>/reading</w:instrText>
      </w:r>
      <w:r w:rsidR="005D3D4C" w:rsidRPr="00261E78">
        <w:rPr>
          <w:shd w:val="clear" w:color="auto" w:fill="FFFFFF"/>
        </w:rPr>
        <w:instrText>、</w:instrText>
      </w:r>
      <w:r w:rsidR="005D3D4C" w:rsidRPr="00261E78">
        <w:rPr>
          <w:shd w:val="clear" w:color="auto" w:fill="FFFFFF"/>
        </w:rPr>
        <w:instrText>ChatGPT</w:instrText>
      </w:r>
      <w:r w:rsidR="005D3D4C" w:rsidRPr="00261E78">
        <w:rPr>
          <w:shd w:val="clear" w:color="auto" w:fill="FFFFFF"/>
        </w:rPr>
        <w:instrText>、</w:instrText>
      </w:r>
      <w:r w:rsidR="005D3D4C" w:rsidRPr="00261E78">
        <w:rPr>
          <w:shd w:val="clear" w:color="auto" w:fill="FFFFFF"/>
        </w:rPr>
        <w:instrText>GAI</w:instrText>
      </w:r>
      <w:r w:rsidR="005D3D4C" w:rsidRPr="00261E78">
        <w:rPr>
          <w:shd w:val="clear" w:color="auto" w:fill="FFFFFF"/>
        </w:rPr>
        <w:instrText>、</w:instrText>
      </w:r>
      <w:r w:rsidR="005D3D4C" w:rsidRPr="00261E78">
        <w:rPr>
          <w:shd w:val="clear" w:color="auto" w:fill="FFFFFF"/>
        </w:rPr>
        <w:instrText>Novelty</w:instrText>
      </w:r>
      <w:r w:rsidR="005D3D4C" w:rsidRPr="00261E78">
        <w:rPr>
          <w:shd w:val="clear" w:color="auto" w:fill="FFFFFF"/>
        </w:rPr>
        <w:instrText>、</w:instrText>
      </w:r>
      <w:r w:rsidR="005D3D4C" w:rsidRPr="00261E78">
        <w:rPr>
          <w:shd w:val="clear" w:color="auto" w:fill="FFFFFF"/>
        </w:rPr>
        <w:instrText>Paradox of Reuse</w:instrText>
      </w:r>
      <w:r w:rsidR="005D3D4C" w:rsidRPr="00261E78">
        <w:rPr>
          <w:shd w:val="clear" w:color="auto" w:fill="FFFFFF"/>
        </w:rPr>
        <w:instrText>、</w:instrText>
      </w:r>
      <w:r w:rsidR="005D3D4C" w:rsidRPr="00261E78">
        <w:rPr>
          <w:shd w:val="clear" w:color="auto" w:fill="FFFFFF"/>
        </w:rPr>
        <w:instrText>Q&amp;A</w:instrText>
      </w:r>
      <w:r w:rsidR="005D3D4C" w:rsidRPr="00261E78">
        <w:rPr>
          <w:shd w:val="clear" w:color="auto" w:fill="FFFFFF"/>
        </w:rPr>
        <w:instrText>、</w:instrText>
      </w:r>
      <w:r w:rsidR="005D3D4C" w:rsidRPr="00261E78">
        <w:rPr>
          <w:shd w:val="clear" w:color="auto" w:fill="FFFFFF"/>
        </w:rPr>
        <w:instrText>StackExchange","number":"4522386","publisher-place":"Rochester, NY","source":"Social Science Research Network","title":"The effect of generative artificial intelligence on Q&amp;A platforms – Consequences for questions, answers, question readability, and novelty","title-short":"Does Generative AI Erode Its Own Training Data?","URL":"https://papers.ssrn.com/abstract=4522386","author":[{"family":"Quinn","given":"Martin"},{"family":"Gutt","given":"Dominik"}],"accessed":{"date-parts":[["2024",6,4]]},"issued":{"date-parts":[["2023",7,27]]}}},{"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5D3D4C" w:rsidRPr="00261E78">
        <w:rPr>
          <w:shd w:val="clear" w:color="auto" w:fill="FFFFFF"/>
        </w:rPr>
        <w:instrText>【摘要翻译】</w:instrText>
      </w:r>
      <w:r w:rsidR="005D3D4C" w:rsidRPr="00261E78">
        <w:rPr>
          <w:shd w:val="clear" w:color="auto" w:fill="FFFFFF"/>
        </w:rPr>
        <w:instrText>ChatGPT</w:instrText>
      </w:r>
      <w:r w:rsidR="005D3D4C" w:rsidRPr="00261E78">
        <w:rPr>
          <w:shd w:val="clear" w:color="auto" w:fill="FFFFFF"/>
        </w:rPr>
        <w:instrText>和</w:instrText>
      </w:r>
      <w:r w:rsidR="005D3D4C" w:rsidRPr="00261E78">
        <w:rPr>
          <w:shd w:val="clear" w:color="auto" w:fill="FFFFFF"/>
        </w:rPr>
        <w:instrText>Bard</w:instrText>
      </w:r>
      <w:r w:rsidR="005D3D4C" w:rsidRPr="00261E78">
        <w:rPr>
          <w:shd w:val="clear" w:color="auto" w:fill="FFFFFF"/>
        </w:rPr>
        <w:instrText>等大型语言模型（</w:instrText>
      </w:r>
      <w:r w:rsidR="005D3D4C" w:rsidRPr="00261E78">
        <w:rPr>
          <w:shd w:val="clear" w:color="auto" w:fill="FFFFFF"/>
        </w:rPr>
        <w:instrText>LLM</w:instrText>
      </w:r>
      <w:r w:rsidR="005D3D4C" w:rsidRPr="00261E78">
        <w:rPr>
          <w:shd w:val="clear" w:color="auto" w:fill="FFFFFF"/>
        </w:rPr>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5D3D4C" w:rsidRPr="00261E78">
        <w:rPr>
          <w:shd w:val="clear" w:color="auto" w:fill="FFFFFF"/>
        </w:rPr>
        <w:instrText>“Stack Exchange”</w:instrText>
      </w:r>
      <w:r w:rsidR="005D3D4C" w:rsidRPr="00261E78">
        <w:rPr>
          <w:shd w:val="clear" w:color="auto" w:fill="FFFFFF"/>
        </w:rPr>
        <w:instrText>为例，探讨了这项技术对在线问答论坛上内容生成和消费的影响。我们的初步调查结果表明，自</w:instrText>
      </w:r>
      <w:r w:rsidR="005D3D4C" w:rsidRPr="00261E78">
        <w:rPr>
          <w:shd w:val="clear" w:color="auto" w:fill="FFFFFF"/>
        </w:rPr>
        <w:instrText>ChatGPT</w:instrText>
      </w:r>
      <w:r w:rsidR="005D3D4C" w:rsidRPr="00261E78">
        <w:rPr>
          <w:shd w:val="clear" w:color="auto" w:fill="FFFFFF"/>
        </w:rPr>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5D3D4C" w:rsidRPr="00261E78">
        <w:rPr>
          <w:shd w:val="clear" w:color="auto" w:fill="FFFFFF"/>
        </w:rPr>
        <w:instrText>LLM</w:instrText>
      </w:r>
      <w:r w:rsidR="005D3D4C" w:rsidRPr="00261E78">
        <w:rPr>
          <w:shd w:val="clear" w:color="auto" w:fill="FFFFFF"/>
        </w:rPr>
        <w:instrText>后，</w:instrText>
      </w:r>
      <w:r w:rsidR="005D3D4C" w:rsidRPr="00261E78">
        <w:rPr>
          <w:shd w:val="clear" w:color="auto" w:fill="FFFFFF"/>
        </w:rPr>
        <w:instrText>Stack Exchange</w:instrText>
      </w:r>
      <w:r w:rsidR="005D3D4C" w:rsidRPr="00261E78">
        <w:rPr>
          <w:shd w:val="clear" w:color="auto" w:fill="FFFFFF"/>
        </w:rPr>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5D3D4C" w:rsidRPr="00261E78">
        <w:rPr>
          <w:shd w:val="clear" w:color="auto" w:fill="FFFFFF"/>
        </w:rPr>
        <w:instrText xml:space="preserve">","archive_location":"101 </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","DOI":"10.2139/ssrn.4459729","event-place":"Rochester, NY","genre":"SSRN Scholarly Paper","language":"en","note":"</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 xml:space="preserve"> /unread</w:instrText>
      </w:r>
      <w:r w:rsidR="005D3D4C" w:rsidRPr="00261E78">
        <w:rPr>
          <w:shd w:val="clear" w:color="auto" w:fill="FFFFFF"/>
        </w:rPr>
        <w:instrText>、</w:instrText>
      </w:r>
      <w:r w:rsidR="005D3D4C" w:rsidRPr="00261E78">
        <w:rPr>
          <w:shd w:val="clear" w:color="auto" w:fill="FFFFFF"/>
        </w:rPr>
        <w:instrText>Artificial intelligence</w:instrText>
      </w:r>
      <w:r w:rsidR="005D3D4C" w:rsidRPr="00261E78">
        <w:rPr>
          <w:shd w:val="clear" w:color="auto" w:fill="FFFFFF"/>
        </w:rPr>
        <w:instrText>、</w:instrText>
      </w:r>
      <w:r w:rsidR="005D3D4C" w:rsidRPr="00261E78">
        <w:rPr>
          <w:shd w:val="clear" w:color="auto" w:fill="FFFFFF"/>
        </w:rPr>
        <w:instrText>/reading</w:instrText>
      </w:r>
      <w:r w:rsidR="005D3D4C" w:rsidRPr="00261E78">
        <w:rPr>
          <w:shd w:val="clear" w:color="auto" w:fill="FFFFFF"/>
        </w:rPr>
        <w:instrText>、</w:instrText>
      </w:r>
      <w:r w:rsidR="005D3D4C" w:rsidRPr="00261E78">
        <w:rPr>
          <w:shd w:val="clear" w:color="auto" w:fill="FFFFFF"/>
        </w:rPr>
        <w:instrText>ChatGPT</w:instrText>
      </w:r>
      <w:r w:rsidR="005D3D4C" w:rsidRPr="00261E78">
        <w:rPr>
          <w:shd w:val="clear" w:color="auto" w:fill="FFFFFF"/>
        </w:rPr>
        <w:instrText>、</w:instrText>
      </w:r>
      <w:r w:rsidR="005D3D4C" w:rsidRPr="00261E78">
        <w:rPr>
          <w:shd w:val="clear" w:color="auto" w:fill="FFFFFF"/>
        </w:rPr>
        <w:instrText>Online Platforms</w:instrText>
      </w:r>
      <w:r w:rsidR="005D3D4C" w:rsidRPr="00261E78">
        <w:rPr>
          <w:shd w:val="clear" w:color="auto" w:fill="FFFFFF"/>
        </w:rPr>
        <w:instrText>、</w:instrText>
      </w:r>
      <w:r w:rsidR="005D3D4C" w:rsidRPr="00261E78">
        <w:rPr>
          <w:shd w:val="clear" w:color="auto" w:fill="FFFFFF"/>
        </w:rPr>
        <w:instrText>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id":3552,"uris":["http://www.mendeley.com/documents/?uuid=05314a69-7bf2-42a3-ad9f-b9f80f5479d4","http://zotero.org/users/8905122/items/LJ9PN635","http://www.mendeley.com/documents/?uuid=d9d42a53-3282-4c8c-aa86-b31e8c74b961"],"itemData":{"id":3552,"type":"paper-conference","container-title":"Proceedings of International Conference on Information Systems","event-place":"Hyderabad, India","event-title":"International Conf. on Information Systems (ICIS) 2023","language":"en","note":"</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 xml:space="preserve"> /unread","page":"8","publisher-place":"Hyderabad, India","title":"ChatGPT is a user-generated knowledge-sharing killer","URL":"https://aisel.aisnet.org/icis2023/aiinbus/aiinbus/8","author":[{"family":"Xue","given":"Junzhi"},{"family":"Wang","given":"Lizheng"},{"family":"Zheng","given":"Jinyang"},{"family":"Li","given":"Yongjun"},{"family":"Tan","given":"Yong"}],"issued":{"date-parts":[["2023",12,11]]}}}],"schema":"https://github.com/citation-style-language/schema/raw/master/csl-citation.json"} </w:instrText>
      </w:r>
      <w:r w:rsidR="000C0286" w:rsidRPr="00261E78">
        <w:rPr>
          <w:shd w:val="clear" w:color="auto" w:fill="FFFFFF"/>
        </w:rPr>
        <w:fldChar w:fldCharType="separate"/>
      </w:r>
      <w:r w:rsidR="000C0286" w:rsidRPr="00261E78">
        <w:t>(Burtch et al., 2023; del Rio-Chanona et al., 2023; Quinn &amp; Gutt, 2023; Sanatizadeh et al., 2023; Xue et al., 2023)</w:t>
      </w:r>
      <w:r w:rsidR="000C0286" w:rsidRPr="00261E78">
        <w:rPr>
          <w:shd w:val="clear" w:color="auto" w:fill="FFFFFF"/>
        </w:rPr>
        <w:fldChar w:fldCharType="end"/>
      </w:r>
      <w:r w:rsidR="000C0286" w:rsidRPr="00261E78">
        <w:rPr>
          <w:shd w:val="clear" w:color="auto" w:fill="FFFFFF"/>
        </w:rPr>
        <w:t>.</w:t>
      </w:r>
      <w:r w:rsidR="000C0286" w:rsidRPr="00261E78" w:rsidDel="000C0286">
        <w:t xml:space="preserve"> </w:t>
      </w:r>
      <w:r w:rsidRPr="00261E78">
        <w:t xml:space="preserve">This reduction stems primarily from </w:t>
      </w:r>
      <w:r w:rsidR="00B77B12">
        <w:t xml:space="preserve">the fact that </w:t>
      </w:r>
      <w:r w:rsidRPr="00261E78">
        <w:t xml:space="preserve">simpler questions </w:t>
      </w:r>
      <w:r w:rsidR="00B77B12">
        <w:t xml:space="preserve">are </w:t>
      </w:r>
      <w:r w:rsidRPr="00261E78">
        <w:t xml:space="preserve">now answered by ChatGPT. Consequently, </w:t>
      </w:r>
      <w:r w:rsidR="002C29E2" w:rsidRPr="00261E78">
        <w:t xml:space="preserve">the </w:t>
      </w:r>
      <w:r w:rsidRPr="00261E78">
        <w:t xml:space="preserve">remaining questions tend to be longer and more complex, which challenges both human and AI respondents </w:t>
      </w:r>
      <w:r w:rsidR="00D1312F" w:rsidRPr="00261E78">
        <w:rPr>
          <w:shd w:val="clear" w:color="auto" w:fill="FFFFFF"/>
        </w:rPr>
        <w:fldChar w:fldCharType="begin" w:fldLock="1"/>
      </w:r>
      <w:r w:rsidR="00D1312F" w:rsidRPr="00261E78">
        <w:rPr>
          <w:shd w:val="clear" w:color="auto" w:fill="FFFFFF"/>
        </w:rPr>
        <w:instrText xml:space="preserve"> ADDIN ZOTERO_ITEM CSL_CITATION {"citationID":"OYtyra6h","properties":{"formattedCitation":"[3], [4]","plainCitation":"[3], [4]","dontUpdate":true,"noteIndex":0},"citationItems":[{"id":370,"uris":["http://www.mendeley.com/documents/?uuid=aa095db4-15f1-4eac-b629-2f599aa9ae01","http://zotero.org/users/8905122/items/DESCDL6D"],"itemData":{"id":370,"type":"article","abstract":"How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 of the Paradox of Reuse Theory by illuminating a special case in which training data erosion may be beneficial to the GAI.\n\n</w:instrText>
      </w:r>
      <w:r w:rsidR="00D1312F" w:rsidRPr="00261E78">
        <w:rPr>
          <w:shd w:val="clear" w:color="auto" w:fill="FFFFFF"/>
        </w:rPr>
        <w:instrText>【摘要翻译】生成式人工智能（</w:instrText>
      </w:r>
      <w:r w:rsidR="00D1312F" w:rsidRPr="00261E78">
        <w:rPr>
          <w:shd w:val="clear" w:color="auto" w:fill="FFFFFF"/>
        </w:rPr>
        <w:instrText>GAIs</w:instrText>
      </w:r>
      <w:r w:rsidR="00D1312F" w:rsidRPr="00261E78">
        <w:rPr>
          <w:shd w:val="clear" w:color="auto" w:fill="FFFFFF"/>
        </w:rPr>
        <w:instrText>）如何影响他们自己的训练数据，例如来自问答平台的数据？重用理论的悖论认为，</w:instrText>
      </w:r>
      <w:r w:rsidR="00D1312F" w:rsidRPr="00261E78">
        <w:rPr>
          <w:shd w:val="clear" w:color="auto" w:fill="FFFFFF"/>
        </w:rPr>
        <w:instrText>GAI</w:instrText>
      </w:r>
      <w:r w:rsidR="00D1312F" w:rsidRPr="00261E78">
        <w:rPr>
          <w:shd w:val="clear" w:color="auto" w:fill="FFFFFF"/>
        </w:rPr>
        <w:instrText>的使用将取代训练数据来源的问答平台的流量。然而，这是否以及如何影响这些平台上的后续训练数据生成仍然是一个悬而未决的问题。我们通过利用</w:instrText>
      </w:r>
      <w:r w:rsidR="00D1312F" w:rsidRPr="00261E78">
        <w:rPr>
          <w:shd w:val="clear" w:color="auto" w:fill="FFFFFF"/>
        </w:rPr>
        <w:instrText>ChatGPT</w:instrText>
      </w:r>
      <w:r w:rsidR="00D1312F" w:rsidRPr="00261E78">
        <w:rPr>
          <w:shd w:val="clear" w:color="auto" w:fill="FFFFFF"/>
        </w:rPr>
        <w:instrText>的推出和使用丰富的</w:instrText>
      </w:r>
      <w:r w:rsidR="00D1312F" w:rsidRPr="00261E78">
        <w:rPr>
          <w:shd w:val="clear" w:color="auto" w:fill="FFFFFF"/>
        </w:rPr>
        <w:instrText>StackExchange</w:instrText>
      </w:r>
      <w:r w:rsidR="00D1312F" w:rsidRPr="00261E78">
        <w:rPr>
          <w:shd w:val="clear" w:color="auto" w:fill="FFFFFF"/>
        </w:rPr>
        <w:instrText>面板数据来解决这个问题。我们发现，由于临时用户放弃平台，平台上的问题数量有所减少，但剩余的问题是更复杂的问题，并表现出新颖性。进一步的调查表明，问题数量减少得越多，剩余问题的复杂性和新颖性就越多。这些发现通过阐明训练数据侵蚀可能有利于</w:instrText>
      </w:r>
      <w:r w:rsidR="00D1312F" w:rsidRPr="00261E78">
        <w:rPr>
          <w:shd w:val="clear" w:color="auto" w:fill="FFFFFF"/>
        </w:rPr>
        <w:instrText>GAI</w:instrText>
      </w:r>
      <w:r w:rsidR="00D1312F" w:rsidRPr="00261E78">
        <w:rPr>
          <w:shd w:val="clear" w:color="auto" w:fill="FFFFFF"/>
        </w:rPr>
        <w:instrText>的特殊情况来支持重用悖论理论的发展。</w:instrText>
      </w:r>
      <w:r w:rsidR="00D1312F" w:rsidRPr="00261E78">
        <w:rPr>
          <w:shd w:val="clear" w:color="auto" w:fill="FFFFFF"/>
        </w:rPr>
        <w:instrText>","DOI":"10.2139/ssrn.4522386","event-place":"Rochester, NY","genre":"SSRN Scholarly Paper","language":"en","note":"</w:instrText>
      </w:r>
      <w:r w:rsidR="00D1312F" w:rsidRPr="00261E78">
        <w:rPr>
          <w:rFonts w:ascii="Apple Color Emoji" w:hAnsi="Apple Color Emoji" w:cs="Apple Color Emoji"/>
          <w:shd w:val="clear" w:color="auto" w:fill="FFFFFF"/>
        </w:rPr>
        <w:instrText>🏷️</w:instrText>
      </w:r>
      <w:r w:rsidR="00D1312F" w:rsidRPr="00261E78">
        <w:rPr>
          <w:shd w:val="clear" w:color="auto" w:fill="FFFFFF"/>
        </w:rPr>
        <w:instrText xml:space="preserve"> /unread</w:instrText>
      </w:r>
      <w:r w:rsidR="00D1312F" w:rsidRPr="00261E78">
        <w:rPr>
          <w:shd w:val="clear" w:color="auto" w:fill="FFFFFF"/>
        </w:rPr>
        <w:instrText>、</w:instrText>
      </w:r>
      <w:r w:rsidR="00D1312F" w:rsidRPr="00261E78">
        <w:rPr>
          <w:shd w:val="clear" w:color="auto" w:fill="FFFFFF"/>
        </w:rPr>
        <w:instrText>/reading</w:instrText>
      </w:r>
      <w:r w:rsidR="00D1312F" w:rsidRPr="00261E78">
        <w:rPr>
          <w:shd w:val="clear" w:color="auto" w:fill="FFFFFF"/>
        </w:rPr>
        <w:instrText>、</w:instrText>
      </w:r>
      <w:r w:rsidR="00D1312F" w:rsidRPr="00261E78">
        <w:rPr>
          <w:shd w:val="clear" w:color="auto" w:fill="FFFFFF"/>
        </w:rPr>
        <w:instrText>ChatGPT</w:instrText>
      </w:r>
      <w:r w:rsidR="00D1312F" w:rsidRPr="00261E78">
        <w:rPr>
          <w:shd w:val="clear" w:color="auto" w:fill="FFFFFF"/>
        </w:rPr>
        <w:instrText>、</w:instrText>
      </w:r>
      <w:r w:rsidR="00D1312F" w:rsidRPr="00261E78">
        <w:rPr>
          <w:shd w:val="clear" w:color="auto" w:fill="FFFFFF"/>
        </w:rPr>
        <w:instrText>GAI</w:instrText>
      </w:r>
      <w:r w:rsidR="00D1312F" w:rsidRPr="00261E78">
        <w:rPr>
          <w:shd w:val="clear" w:color="auto" w:fill="FFFFFF"/>
        </w:rPr>
        <w:instrText>、</w:instrText>
      </w:r>
      <w:r w:rsidR="00D1312F" w:rsidRPr="00261E78">
        <w:rPr>
          <w:shd w:val="clear" w:color="auto" w:fill="FFFFFF"/>
        </w:rPr>
        <w:instrText>Novelty</w:instrText>
      </w:r>
      <w:r w:rsidR="00D1312F" w:rsidRPr="00261E78">
        <w:rPr>
          <w:shd w:val="clear" w:color="auto" w:fill="FFFFFF"/>
        </w:rPr>
        <w:instrText>、</w:instrText>
      </w:r>
      <w:r w:rsidR="00D1312F" w:rsidRPr="00261E78">
        <w:rPr>
          <w:shd w:val="clear" w:color="auto" w:fill="FFFFFF"/>
        </w:rPr>
        <w:instrText>Paradox of Reuse</w:instrText>
      </w:r>
      <w:r w:rsidR="00D1312F" w:rsidRPr="00261E78">
        <w:rPr>
          <w:shd w:val="clear" w:color="auto" w:fill="FFFFFF"/>
        </w:rPr>
        <w:instrText>、</w:instrText>
      </w:r>
      <w:r w:rsidR="00D1312F" w:rsidRPr="00261E78">
        <w:rPr>
          <w:shd w:val="clear" w:color="auto" w:fill="FFFFFF"/>
        </w:rPr>
        <w:instrText>Q&amp;A</w:instrText>
      </w:r>
      <w:r w:rsidR="00D1312F" w:rsidRPr="00261E78">
        <w:rPr>
          <w:shd w:val="clear" w:color="auto" w:fill="FFFFFF"/>
        </w:rPr>
        <w:instrText>、</w:instrText>
      </w:r>
      <w:r w:rsidR="00D1312F" w:rsidRPr="00261E78">
        <w:rPr>
          <w:shd w:val="clear" w:color="auto" w:fill="FFFFFF"/>
        </w:rPr>
        <w:instrText>StackExchange","number":"4522386","publisher-place":"Rochester, NY","source":"Social Science Research Network","title":"The effect of generative artificial intelligence on Q&amp;A platforms – Consequences for questions, answers, question readability, and novelty","title-short":"Does Generative AI Erode Its Own Training Data?","URL":"https://papers.ssrn.com/abstract=4522386","author":[{"family":"Quinn","given":"Martin"},{"family":"Gutt","given":"Dominik"}],"accessed":{"date-parts":[["2024",6,4]]},"issued":{"date-parts":[["2023",7,27]]}}},{"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D1312F" w:rsidRPr="00261E78">
        <w:rPr>
          <w:shd w:val="clear" w:color="auto" w:fill="FFFFFF"/>
        </w:rPr>
        <w:instrText>【摘要翻译】</w:instrText>
      </w:r>
      <w:r w:rsidR="00D1312F" w:rsidRPr="00261E78">
        <w:rPr>
          <w:shd w:val="clear" w:color="auto" w:fill="FFFFFF"/>
        </w:rPr>
        <w:instrText>ChatGPT</w:instrText>
      </w:r>
      <w:r w:rsidR="00D1312F" w:rsidRPr="00261E78">
        <w:rPr>
          <w:shd w:val="clear" w:color="auto" w:fill="FFFFFF"/>
        </w:rPr>
        <w:instrText>和</w:instrText>
      </w:r>
      <w:r w:rsidR="00D1312F" w:rsidRPr="00261E78">
        <w:rPr>
          <w:shd w:val="clear" w:color="auto" w:fill="FFFFFF"/>
        </w:rPr>
        <w:instrText>Bard</w:instrText>
      </w:r>
      <w:r w:rsidR="00D1312F" w:rsidRPr="00261E78">
        <w:rPr>
          <w:shd w:val="clear" w:color="auto" w:fill="FFFFFF"/>
        </w:rPr>
        <w:instrText>等大型语言模型（</w:instrText>
      </w:r>
      <w:r w:rsidR="00D1312F" w:rsidRPr="00261E78">
        <w:rPr>
          <w:shd w:val="clear" w:color="auto" w:fill="FFFFFF"/>
        </w:rPr>
        <w:instrText>LLM</w:instrText>
      </w:r>
      <w:r w:rsidR="00D1312F" w:rsidRPr="00261E78">
        <w:rPr>
          <w:shd w:val="clear" w:color="auto" w:fill="FFFFFF"/>
        </w:rPr>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D1312F" w:rsidRPr="00261E78">
        <w:rPr>
          <w:shd w:val="clear" w:color="auto" w:fill="FFFFFF"/>
        </w:rPr>
        <w:instrText>“Stack Exchange”</w:instrText>
      </w:r>
      <w:r w:rsidR="00D1312F" w:rsidRPr="00261E78">
        <w:rPr>
          <w:shd w:val="clear" w:color="auto" w:fill="FFFFFF"/>
        </w:rPr>
        <w:instrText>为例，探讨了这项技术对在线问答论坛上内容生成和消费的影响。我们的初步调查结果表明，自</w:instrText>
      </w:r>
      <w:r w:rsidR="00D1312F" w:rsidRPr="00261E78">
        <w:rPr>
          <w:shd w:val="clear" w:color="auto" w:fill="FFFFFF"/>
        </w:rPr>
        <w:instrText>ChatGPT</w:instrText>
      </w:r>
      <w:r w:rsidR="00D1312F" w:rsidRPr="00261E78">
        <w:rPr>
          <w:shd w:val="clear" w:color="auto" w:fill="FFFFFF"/>
        </w:rPr>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D1312F" w:rsidRPr="00261E78">
        <w:rPr>
          <w:shd w:val="clear" w:color="auto" w:fill="FFFFFF"/>
        </w:rPr>
        <w:instrText>LLM</w:instrText>
      </w:r>
      <w:r w:rsidR="00D1312F" w:rsidRPr="00261E78">
        <w:rPr>
          <w:shd w:val="clear" w:color="auto" w:fill="FFFFFF"/>
        </w:rPr>
        <w:instrText>后，</w:instrText>
      </w:r>
      <w:r w:rsidR="00D1312F" w:rsidRPr="00261E78">
        <w:rPr>
          <w:shd w:val="clear" w:color="auto" w:fill="FFFFFF"/>
        </w:rPr>
        <w:instrText>Stack Exchange</w:instrText>
      </w:r>
      <w:r w:rsidR="00D1312F" w:rsidRPr="00261E78">
        <w:rPr>
          <w:shd w:val="clear" w:color="auto" w:fill="FFFFFF"/>
        </w:rPr>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D1312F" w:rsidRPr="00261E78">
        <w:rPr>
          <w:shd w:val="clear" w:color="auto" w:fill="FFFFFF"/>
        </w:rPr>
        <w:instrText xml:space="preserve">","archive_location":"101 </w:instrText>
      </w:r>
      <w:r w:rsidR="00D1312F" w:rsidRPr="00261E78">
        <w:rPr>
          <w:rFonts w:ascii="Apple Color Emoji" w:hAnsi="Apple Color Emoji" w:cs="Apple Color Emoji"/>
          <w:shd w:val="clear" w:color="auto" w:fill="FFFFFF"/>
        </w:rPr>
        <w:instrText>📊</w:instrText>
      </w:r>
      <w:r w:rsidR="00D1312F" w:rsidRPr="00261E78">
        <w:rPr>
          <w:shd w:val="clear" w:color="auto" w:fill="FFFFFF"/>
        </w:rPr>
        <w:instrText>","DOI":"10.2139/ssrn.4459729","event-place":"Rochester, NY","genre":"SSRN Scholarly Paper","language":"en","note":"</w:instrText>
      </w:r>
      <w:r w:rsidR="00D1312F" w:rsidRPr="00261E78">
        <w:rPr>
          <w:rFonts w:ascii="Apple Color Emoji" w:hAnsi="Apple Color Emoji" w:cs="Apple Color Emoji"/>
          <w:shd w:val="clear" w:color="auto" w:fill="FFFFFF"/>
        </w:rPr>
        <w:instrText>🏷️</w:instrText>
      </w:r>
      <w:r w:rsidR="00D1312F" w:rsidRPr="00261E78">
        <w:rPr>
          <w:shd w:val="clear" w:color="auto" w:fill="FFFFFF"/>
        </w:rPr>
        <w:instrText xml:space="preserve"> /unread</w:instrText>
      </w:r>
      <w:r w:rsidR="00D1312F" w:rsidRPr="00261E78">
        <w:rPr>
          <w:shd w:val="clear" w:color="auto" w:fill="FFFFFF"/>
        </w:rPr>
        <w:instrText>、</w:instrText>
      </w:r>
      <w:r w:rsidR="00D1312F" w:rsidRPr="00261E78">
        <w:rPr>
          <w:shd w:val="clear" w:color="auto" w:fill="FFFFFF"/>
        </w:rPr>
        <w:instrText>Artificial intelligence</w:instrText>
      </w:r>
      <w:r w:rsidR="00D1312F" w:rsidRPr="00261E78">
        <w:rPr>
          <w:shd w:val="clear" w:color="auto" w:fill="FFFFFF"/>
        </w:rPr>
        <w:instrText>、</w:instrText>
      </w:r>
      <w:r w:rsidR="00D1312F" w:rsidRPr="00261E78">
        <w:rPr>
          <w:shd w:val="clear" w:color="auto" w:fill="FFFFFF"/>
        </w:rPr>
        <w:instrText>/reading</w:instrText>
      </w:r>
      <w:r w:rsidR="00D1312F" w:rsidRPr="00261E78">
        <w:rPr>
          <w:shd w:val="clear" w:color="auto" w:fill="FFFFFF"/>
        </w:rPr>
        <w:instrText>、</w:instrText>
      </w:r>
      <w:r w:rsidR="00D1312F" w:rsidRPr="00261E78">
        <w:rPr>
          <w:shd w:val="clear" w:color="auto" w:fill="FFFFFF"/>
        </w:rPr>
        <w:instrText>ChatGPT</w:instrText>
      </w:r>
      <w:r w:rsidR="00D1312F" w:rsidRPr="00261E78">
        <w:rPr>
          <w:shd w:val="clear" w:color="auto" w:fill="FFFFFF"/>
        </w:rPr>
        <w:instrText>、</w:instrText>
      </w:r>
      <w:r w:rsidR="00D1312F" w:rsidRPr="00261E78">
        <w:rPr>
          <w:shd w:val="clear" w:color="auto" w:fill="FFFFFF"/>
        </w:rPr>
        <w:instrText>Online Platforms</w:instrText>
      </w:r>
      <w:r w:rsidR="00D1312F" w:rsidRPr="00261E78">
        <w:rPr>
          <w:shd w:val="clear" w:color="auto" w:fill="FFFFFF"/>
        </w:rPr>
        <w:instrText>、</w:instrText>
      </w:r>
      <w:r w:rsidR="00D1312F" w:rsidRPr="00261E78">
        <w:rPr>
          <w:shd w:val="clear" w:color="auto" w:fill="FFFFFF"/>
        </w:rPr>
        <w:instrText xml:space="preserve">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schema":"https://github.com/citation-style-language/schema/raw/master/csl-citation.json"} </w:instrText>
      </w:r>
      <w:r w:rsidR="00D1312F" w:rsidRPr="00261E78">
        <w:rPr>
          <w:shd w:val="clear" w:color="auto" w:fill="FFFFFF"/>
        </w:rPr>
        <w:fldChar w:fldCharType="separate"/>
      </w:r>
      <w:r w:rsidR="00D1312F" w:rsidRPr="00261E78">
        <w:t>(Quinn &amp; Gutt, 2023; Sanatizadeh et al., 2023)</w:t>
      </w:r>
      <w:r w:rsidR="00D1312F" w:rsidRPr="00261E78">
        <w:rPr>
          <w:shd w:val="clear" w:color="auto" w:fill="FFFFFF"/>
        </w:rPr>
        <w:fldChar w:fldCharType="end"/>
      </w:r>
      <w:r w:rsidR="00D1312F" w:rsidRPr="00261E78">
        <w:t>.</w:t>
      </w:r>
      <w:r w:rsidR="00D1312F" w:rsidRPr="00261E78" w:rsidDel="00D1312F">
        <w:t xml:space="preserve"> </w:t>
      </w:r>
    </w:p>
    <w:p w14:paraId="1AD98910" w14:textId="307CC1AA" w:rsidR="005F06FA" w:rsidRPr="00261E78" w:rsidRDefault="00D61B81" w:rsidP="005F06FA">
      <w:pPr>
        <w:pStyle w:val="Paragraph0"/>
      </w:pPr>
      <w:r w:rsidRPr="00261E78">
        <w:t>Findings</w:t>
      </w:r>
      <w:r w:rsidR="00317EB8" w:rsidRPr="00261E78">
        <w:t xml:space="preserve"> about</w:t>
      </w:r>
      <w:r w:rsidRPr="00261E78">
        <w:t xml:space="preserve"> t</w:t>
      </w:r>
      <w:r w:rsidR="005F06FA" w:rsidRPr="00261E78">
        <w:t>he impact on answerers</w:t>
      </w:r>
      <w:r w:rsidRPr="00261E78">
        <w:t xml:space="preserve"> are mixed</w:t>
      </w:r>
      <w:r w:rsidR="005F06FA" w:rsidRPr="00261E78">
        <w:t xml:space="preserve">, likely </w:t>
      </w:r>
      <w:r w:rsidR="00966A3E" w:rsidRPr="00261E78">
        <w:t>due to</w:t>
      </w:r>
      <w:r w:rsidR="005F06FA" w:rsidRPr="00261E78">
        <w:t xml:space="preserve"> the multifaceted nature of GenAI</w:t>
      </w:r>
      <w:r w:rsidR="00144466" w:rsidRPr="00261E78">
        <w:t>’</w:t>
      </w:r>
      <w:r w:rsidR="005F06FA" w:rsidRPr="00261E78">
        <w:t xml:space="preserve">s influence and methodological variations across studies. Some research indicates that ChatGPT can </w:t>
      </w:r>
      <w:r w:rsidR="00BF21B1" w:rsidRPr="00261E78">
        <w:t>be a</w:t>
      </w:r>
      <w:r w:rsidR="005F06FA" w:rsidRPr="00261E78">
        <w:t xml:space="preserve"> valuable tool for answerers</w:t>
      </w:r>
      <w:r w:rsidR="00966A3E" w:rsidRPr="00261E78">
        <w:t xml:space="preserve"> by</w:t>
      </w:r>
      <w:r w:rsidR="005F06FA" w:rsidRPr="00261E78">
        <w:t xml:space="preserve"> facilitating </w:t>
      </w:r>
      <w:r w:rsidR="00966A3E" w:rsidRPr="00261E78">
        <w:t xml:space="preserve">answer </w:t>
      </w:r>
      <w:r w:rsidR="005F06FA" w:rsidRPr="00261E78">
        <w:t xml:space="preserve">compilation </w:t>
      </w:r>
      <w:r w:rsidR="00295EDD" w:rsidRPr="00261E78">
        <w:fldChar w:fldCharType="begin" w:fldLock="1"/>
      </w:r>
      <w:r w:rsidR="004951D0" w:rsidRPr="00261E78">
        <w:instrText xml:space="preserve"> ADDIN ZOTERO_ITEM CSL_CITATION {"citationID":"SEoOk1IA","properties":{"formattedCitation":"(X. Li &amp; Kim, 2024; X. (Shawn) Wang &amp; Zheng, 2024)","plainCitation":"(X. Li &amp; Kim, 2024; X. (Shawn) Wang &amp; Zheng, 2024)","dontUpdate":true,"noteIndex":0},"citationItems":[{"id":369,"uris":["http://www.mendeley.com/documents/?uuid=df59e6d2-12b0-4522-b3d1-6e6d959a4465","http://zotero.org/users/8905122/items/GGGBTGEQ","http://www.mendeley.com/documents/?uuid=c64240c1-965d-4cb5-9194-c78b695ba813"],"itemData":{"id":369,"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reveals that highly engaged contributors, crucial for platform sustainability, are primarily affected. These findings emphasize the need for monitoring LLM effects on UGC platforms and promoting harmonious human-AI collaboration.   ChatGPT </w:instrText>
      </w:r>
      <w:r w:rsidR="004951D0" w:rsidRPr="00261E78">
        <w:instrText>等大型语言模型</w:instrText>
      </w:r>
      <w:r w:rsidR="004951D0" w:rsidRPr="00261E78">
        <w:instrText xml:space="preserve"> (LLMs) </w:instrText>
      </w:r>
      <w:r w:rsidR="004951D0" w:rsidRPr="00261E78">
        <w:instrText>正在改变用户生成内容</w:instrText>
      </w:r>
      <w:r w:rsidR="004951D0" w:rsidRPr="00261E78">
        <w:instrText xml:space="preserve"> (UGC) </w:instrText>
      </w:r>
      <w:r w:rsidR="004951D0" w:rsidRPr="00261E78">
        <w:instrText>平台上的内容创建和知识共享。本研究调查了</w:instrText>
      </w:r>
      <w:r w:rsidR="004951D0" w:rsidRPr="00261E78">
        <w:instrText xml:space="preserve"> ChatGPT </w:instrText>
      </w:r>
      <w:r w:rsidR="004951D0" w:rsidRPr="00261E78">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平台的影响并促进和谐的人类与人工智能协作。</w:instrText>
      </w:r>
      <w:r w:rsidR="004951D0" w:rsidRPr="00261E78">
        <w:instrText>\n\n</w:instrText>
      </w:r>
      <w:r w:rsidR="004951D0" w:rsidRPr="00261E78">
        <w:instrText>【摘要翻译】像</w:instrText>
      </w:r>
      <w:r w:rsidR="004951D0" w:rsidRPr="00261E78">
        <w:instrText>ChatGPT</w:instrText>
      </w:r>
      <w:r w:rsidR="004951D0" w:rsidRPr="00261E78">
        <w:instrText>这样的大型语言模型（</w:instrText>
      </w:r>
      <w:r w:rsidR="004951D0" w:rsidRPr="00261E78">
        <w:instrText>LLM</w:instrText>
      </w:r>
      <w:r w:rsidR="004951D0" w:rsidRPr="00261E78">
        <w:instrText>）正在改变用户生成内容（</w:instrText>
      </w:r>
      <w:r w:rsidR="004951D0" w:rsidRPr="00261E78">
        <w:instrText>UGC</w:instrText>
      </w:r>
      <w:r w:rsidR="004951D0" w:rsidRPr="00261E78">
        <w:instrText>）平台上的内容创建和知识共享。这项研究调查了</w:instrText>
      </w:r>
      <w:r w:rsidR="004951D0" w:rsidRPr="00261E78">
        <w:instrText>ChatGPT</w:instrText>
      </w:r>
      <w:r w:rsidR="004951D0" w:rsidRPr="00261E78">
        <w:instrText>对编码问答平台中用户贡献的影响。我们观察到人工智能生成的内容增加，同时合格和未删除的用户答案减少。合格答案的下降部分归因于向更复杂和高质量问题的转变。进一步的分析显示，对平台可持续性至关重要的高度参与的贡献者主要受到影响。这些发现强调了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w:instrText>
      </w:r>
      <w:r w:rsidR="004951D0" w:rsidRPr="00261E78">
        <w:instrText>-</w:instrText>
      </w:r>
      <w:r w:rsidR="004951D0" w:rsidRPr="00261E78">
        <w:instrText>人工智能协作的必要性。</w:instrText>
      </w:r>
      <w:r w:rsidR="004951D0" w:rsidRPr="00261E78">
        <w:instrText xml:space="preserve">ChatGPT </w:instrText>
      </w:r>
      <w:r w:rsidR="004951D0" w:rsidRPr="00261E78">
        <w:instrText>等大型语言模型</w:instrText>
      </w:r>
      <w:r w:rsidR="004951D0" w:rsidRPr="00261E78">
        <w:instrText xml:space="preserve"> (LLMs) </w:instrText>
      </w:r>
      <w:r w:rsidR="004951D0" w:rsidRPr="00261E78">
        <w:instrText>正在改变用户生成内容</w:instrText>
      </w:r>
      <w:r w:rsidR="004951D0" w:rsidRPr="00261E78">
        <w:instrText xml:space="preserve"> (UGC) </w:instrText>
      </w:r>
      <w:r w:rsidR="004951D0" w:rsidRPr="00261E78">
        <w:instrText>平台上的内容创建和知识共享。本研究调查了</w:instrText>
      </w:r>
      <w:r w:rsidR="004951D0" w:rsidRPr="00261E78">
        <w:instrText xml:space="preserve"> ChatGPT </w:instrText>
      </w:r>
      <w:r w:rsidR="004951D0" w:rsidRPr="00261E78">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平台的影响并促进和谐的人类与人工智能协作。</w:instrText>
      </w:r>
      <w:r w:rsidR="004951D0" w:rsidRPr="00261E78">
        <w:instrText>","DOI":"10.2139/ssrn.4650025","event-place":"Rochester,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online communities</w:instrText>
      </w:r>
      <w:r w:rsidR="004951D0" w:rsidRPr="00261E78">
        <w:instrText>、</w:instrText>
      </w:r>
      <w:r w:rsidR="004951D0" w:rsidRPr="00261E78">
        <w:instrText>ChatGPT</w:instrText>
      </w:r>
      <w:r w:rsidR="004951D0" w:rsidRPr="00261E78">
        <w:instrText>、</w:instrText>
      </w:r>
      <w:r w:rsidR="004951D0" w:rsidRPr="00261E78">
        <w:instrText>generative AI</w:instrText>
      </w:r>
      <w:r w:rsidR="004951D0" w:rsidRPr="00261E78">
        <w:instrText>、</w:instrText>
      </w:r>
      <w:r w:rsidR="004951D0" w:rsidRPr="00261E78">
        <w:instrText>large language models (LLMs)</w:instrText>
      </w:r>
      <w:r w:rsidR="004951D0" w:rsidRPr="00261E78">
        <w:instrText>、</w:instrText>
      </w:r>
      <w:r w:rsidR="004951D0" w:rsidRPr="00261E78">
        <w:instrText xml:space="preserve">user-generated content (UGC)","number":"4650025","publisher-place":"Rochester, NY","source":"Social Science Research Network","title":"Unveiling the effects of LLMs: Shifting UGC contribution in an online coding community","title-short":"Unveiling the effects of LLMs","URL":"https://papers.ssrn.com/abstract=4650025","author":[{"family":"Li","given":"Xinyu"},{"family":"Kim","given":"Keongtae"}],"accessed":{"date-parts":[["2024",4,19]]},"issued":{"date-parts":[["2024",4,17]]}}},{"id":3668,"uris":["http://www.mendeley.com/documents/?uuid=8daf73f6-f565-4a9b-8736-d90d4817249b","http://zotero.org/users/8905122/items/ZIHIP89Z"],"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and moderation efforts on content platforms.  </w:instrText>
      </w:r>
      <w:r w:rsidR="004951D0" w:rsidRPr="00261E78">
        <w:instrText>以</w:instrText>
      </w:r>
      <w:r w:rsidR="004951D0" w:rsidRPr="00261E78">
        <w:instrText xml:space="preserve"> ChatGPT </w:instrText>
      </w:r>
      <w:r w:rsidR="004951D0" w:rsidRPr="00261E78">
        <w:instrText>为代表的大型语言模型</w:instrText>
      </w:r>
      <w:r w:rsidR="004951D0" w:rsidRPr="00261E78">
        <w:instrText xml:space="preserve"> (LLMs) </w:instrText>
      </w:r>
      <w:r w:rsidR="004951D0" w:rsidRPr="00261E78">
        <w:instrText>造成的破坏促使各个部门实施包括禁止政策在内的调节措施。其中，此类政策对用户生成内容的影响具有重大意义。用户生成的内容，特别是问答格式的内容，是</w:instrText>
      </w:r>
      <w:r w:rsidR="004951D0" w:rsidRPr="00261E78">
        <w:instrText xml:space="preserve"> LLMs </w:instrText>
      </w:r>
      <w:r w:rsidR="004951D0" w:rsidRPr="00261E78">
        <w:instrText>的重要学习资源，其质量和数量的任何变化都会影响这些模型未来的学习轨迹。本研究使用</w:instrText>
      </w:r>
      <w:r w:rsidR="004951D0" w:rsidRPr="00261E78">
        <w:instrText xml:space="preserve"> Stack Exchange </w:instrText>
      </w:r>
      <w:r w:rsidR="004951D0" w:rsidRPr="00261E78">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4951D0" w:rsidRPr="00261E78">
        <w:instrText>\n\n</w:instrText>
      </w:r>
      <w:r w:rsidR="004951D0" w:rsidRPr="00261E78">
        <w:instrText>【摘要翻译】以</w:instrText>
      </w:r>
      <w:r w:rsidR="004951D0" w:rsidRPr="00261E78">
        <w:instrText>ChatGPT</w:instrText>
      </w:r>
      <w:r w:rsidR="004951D0" w:rsidRPr="00261E78">
        <w:instrText>为例的大型语言模型（</w:instrText>
      </w:r>
      <w:r w:rsidR="004951D0" w:rsidRPr="00261E78">
        <w:instrText>LLM</w:instrText>
      </w:r>
      <w:r w:rsidR="004951D0" w:rsidRPr="00261E78">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4951D0" w:rsidRPr="00261E78">
        <w:instrText>Stack Exchange</w:instrText>
      </w:r>
      <w:r w:rsidR="004951D0" w:rsidRPr="00261E78">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4951D0" w:rsidRPr="00261E78">
        <w:instrText xml:space="preserve"> ChatGPT </w:instrText>
      </w:r>
      <w:r w:rsidR="004951D0" w:rsidRPr="00261E78">
        <w:instrText>为代表的大型语言模型</w:instrText>
      </w:r>
      <w:r w:rsidR="004951D0" w:rsidRPr="00261E78">
        <w:instrText xml:space="preserve"> (LLMs) </w:instrText>
      </w:r>
      <w:r w:rsidR="004951D0" w:rsidRPr="00261E78">
        <w:instrText>造成的破坏促使各个部门实施包括禁止政策在内的调节措施。其中，此类政策对用户生成内容的影响具有重大意义。用户生成的内容，特别是问答格式的内容，是</w:instrText>
      </w:r>
      <w:r w:rsidR="004951D0" w:rsidRPr="00261E78">
        <w:instrText xml:space="preserve"> LLMs </w:instrText>
      </w:r>
      <w:r w:rsidR="004951D0" w:rsidRPr="00261E78">
        <w:instrText>的重要学习资源，其质量和数量的任何变化都会影响这些模型未来的学习轨迹。本研究使用</w:instrText>
      </w:r>
      <w:r w:rsidR="004951D0" w:rsidRPr="00261E78">
        <w:instrText xml:space="preserve"> Stack Exchange </w:instrText>
      </w:r>
      <w:r w:rsidR="004951D0" w:rsidRPr="00261E78">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4951D0" w:rsidRPr="00261E78">
        <w:instrText xml:space="preserve">","archive_location":"1 </w:instrText>
      </w:r>
      <w:r w:rsidR="004951D0" w:rsidRPr="00261E78">
        <w:rPr>
          <w:rFonts w:ascii="Apple Color Emoji" w:hAnsi="Apple Color Emoji" w:cs="Apple Color Emoji"/>
        </w:rPr>
        <w:instrText>📊</w:instrText>
      </w:r>
      <w:r w:rsidR="004951D0" w:rsidRPr="00261E78">
        <w:instrText>","DOI":"10.2139/ssrn.4750326","event-place":"Rochester,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Q&amp;A platform</w:instrText>
      </w:r>
      <w:r w:rsidR="004951D0" w:rsidRPr="00261E78">
        <w:instrText>、</w:instrText>
      </w:r>
      <w:r w:rsidR="004951D0" w:rsidRPr="00261E78">
        <w:instrText>ChatGPT</w:instrText>
      </w:r>
      <w:r w:rsidR="004951D0" w:rsidRPr="00261E78">
        <w:instrText>、</w:instrText>
      </w:r>
      <w:r w:rsidR="004951D0" w:rsidRPr="00261E78">
        <w:instrText>AI-generated content</w:instrText>
      </w:r>
      <w:r w:rsidR="004951D0" w:rsidRPr="00261E78">
        <w:instrText>、</w:instrText>
      </w:r>
      <w:r w:rsidR="004951D0" w:rsidRPr="00261E78">
        <w:instrText>ban</w:instrText>
      </w:r>
      <w:r w:rsidR="004951D0" w:rsidRPr="00261E78">
        <w:instrText>、</w:instrText>
      </w:r>
      <w:r w:rsidR="004951D0" w:rsidRPr="00261E78">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295EDD" w:rsidRPr="00261E78">
        <w:fldChar w:fldCharType="separate"/>
      </w:r>
      <w:r w:rsidR="003C460A" w:rsidRPr="00261E78">
        <w:t>(Li &amp; Kim, 2024; Wang &amp; Zheng, 2024)</w:t>
      </w:r>
      <w:r w:rsidR="00295EDD" w:rsidRPr="00261E78">
        <w:fldChar w:fldCharType="end"/>
      </w:r>
      <w:r w:rsidR="005F06FA" w:rsidRPr="00261E78">
        <w:t xml:space="preserve">. The reduction in question volume intensifies competition among answerers, potentially leading to a crowding-out effect and prompting remaining participants to </w:t>
      </w:r>
      <w:r w:rsidR="005F06FA" w:rsidRPr="00261E78">
        <w:lastRenderedPageBreak/>
        <w:t xml:space="preserve">enhance the quality of their contributions. This complex interplay has resulted in seemingly contradictory findings regarding answer quantity and quality across different studies. For example, </w:t>
      </w:r>
      <w:r w:rsidR="005F06FA" w:rsidRPr="00261E78">
        <w:rPr>
          <w:shd w:val="clear" w:color="auto" w:fill="FFFFFF"/>
        </w:rPr>
        <w:fldChar w:fldCharType="begin" w:fldLock="1"/>
      </w:r>
      <w:r w:rsidR="004951D0" w:rsidRPr="00261E78">
        <w:rPr>
          <w:shd w:val="clear" w:color="auto" w:fill="FFFFFF"/>
        </w:rPr>
        <w:instrText xml:space="preserve"> ADDIN ZOTERO_ITEM CSL_CITATION {"citationID":"I353V6o3","properties":{"formattedCitation":"(Sanatizadeh et al., 2023)","plainCitation":"(Sanatizadeh et al., 2023)","dontUpdate":true,"noteIndex":0},"citationItems":[{"id":3654,"uris":["http://www.mendeley.com/documents/?uuid=f5f9bd29-7e9e-470a-8b44-8aca86112737","http://zotero.org/users/8905122/items/GKD6QLUW"],"itemData":{"id":3654,"type":"article","abstract":"Large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4951D0" w:rsidRPr="00261E78">
        <w:rPr>
          <w:shd w:val="clear" w:color="auto" w:fill="FFFFFF"/>
        </w:rPr>
        <w:instrText>【摘要翻译】</w:instrText>
      </w:r>
      <w:r w:rsidR="004951D0" w:rsidRPr="00261E78">
        <w:rPr>
          <w:shd w:val="clear" w:color="auto" w:fill="FFFFFF"/>
        </w:rPr>
        <w:instrText>ChatGPT</w:instrText>
      </w:r>
      <w:r w:rsidR="004951D0" w:rsidRPr="00261E78">
        <w:rPr>
          <w:shd w:val="clear" w:color="auto" w:fill="FFFFFF"/>
        </w:rPr>
        <w:instrText>和</w:instrText>
      </w:r>
      <w:r w:rsidR="004951D0" w:rsidRPr="00261E78">
        <w:rPr>
          <w:shd w:val="clear" w:color="auto" w:fill="FFFFFF"/>
        </w:rPr>
        <w:instrText>Bard</w:instrText>
      </w:r>
      <w:r w:rsidR="004951D0" w:rsidRPr="00261E78">
        <w:rPr>
          <w:shd w:val="clear" w:color="auto" w:fill="FFFFFF"/>
        </w:rPr>
        <w:instrText>等大型语言模型（</w:instrText>
      </w:r>
      <w:r w:rsidR="004951D0" w:rsidRPr="00261E78">
        <w:rPr>
          <w:shd w:val="clear" w:color="auto" w:fill="FFFFFF"/>
        </w:rPr>
        <w:instrText>LLM</w:instrText>
      </w:r>
      <w:r w:rsidR="004951D0" w:rsidRPr="00261E78">
        <w:rPr>
          <w:shd w:val="clear" w:color="auto" w:fill="FFFFFF"/>
        </w:rPr>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4951D0" w:rsidRPr="00261E78">
        <w:rPr>
          <w:shd w:val="clear" w:color="auto" w:fill="FFFFFF"/>
        </w:rPr>
        <w:instrText>“Stack Exchange”</w:instrText>
      </w:r>
      <w:r w:rsidR="004951D0" w:rsidRPr="00261E78">
        <w:rPr>
          <w:shd w:val="clear" w:color="auto" w:fill="FFFFFF"/>
        </w:rPr>
        <w:instrText>为例，探讨了这项技术对在线问答论坛上内容生成和消费的影响。我们的初步调查结果表明，自</w:instrText>
      </w:r>
      <w:r w:rsidR="004951D0" w:rsidRPr="00261E78">
        <w:rPr>
          <w:shd w:val="clear" w:color="auto" w:fill="FFFFFF"/>
        </w:rPr>
        <w:instrText>ChatGPT</w:instrText>
      </w:r>
      <w:r w:rsidR="004951D0" w:rsidRPr="00261E78">
        <w:rPr>
          <w:shd w:val="clear" w:color="auto" w:fill="FFFFFF"/>
        </w:rPr>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4951D0" w:rsidRPr="00261E78">
        <w:rPr>
          <w:shd w:val="clear" w:color="auto" w:fill="FFFFFF"/>
        </w:rPr>
        <w:instrText>LLM</w:instrText>
      </w:r>
      <w:r w:rsidR="004951D0" w:rsidRPr="00261E78">
        <w:rPr>
          <w:shd w:val="clear" w:color="auto" w:fill="FFFFFF"/>
        </w:rPr>
        <w:instrText>后，</w:instrText>
      </w:r>
      <w:r w:rsidR="004951D0" w:rsidRPr="00261E78">
        <w:rPr>
          <w:shd w:val="clear" w:color="auto" w:fill="FFFFFF"/>
        </w:rPr>
        <w:instrText>Stack Exchange</w:instrText>
      </w:r>
      <w:r w:rsidR="004951D0" w:rsidRPr="00261E78">
        <w:rPr>
          <w:shd w:val="clear" w:color="auto" w:fill="FFFFFF"/>
        </w:rPr>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4951D0" w:rsidRPr="00261E78">
        <w:rPr>
          <w:shd w:val="clear" w:color="auto" w:fill="FFFFFF"/>
        </w:rPr>
        <w:instrText xml:space="preserve">","archive_location":"101 </w:instrText>
      </w:r>
      <w:r w:rsidR="004951D0" w:rsidRPr="00261E78">
        <w:rPr>
          <w:rFonts w:ascii="Apple Color Emoji" w:hAnsi="Apple Color Emoji" w:cs="Apple Color Emoji"/>
          <w:shd w:val="clear" w:color="auto" w:fill="FFFFFF"/>
        </w:rPr>
        <w:instrText>📊</w:instrText>
      </w:r>
      <w:r w:rsidR="004951D0" w:rsidRPr="00261E78">
        <w:rPr>
          <w:shd w:val="clear" w:color="auto" w:fill="FFFFFF"/>
        </w:rPr>
        <w:instrText>","DOI":"10.2139/ssrn.4459729","event-place":"Rochester, NY","genre":"SSRN Scholarly Paper","language":"en","note":"</w:instrText>
      </w:r>
      <w:r w:rsidR="004951D0" w:rsidRPr="00261E78">
        <w:rPr>
          <w:rFonts w:ascii="Apple Color Emoji" w:hAnsi="Apple Color Emoji" w:cs="Apple Color Emoji"/>
          <w:shd w:val="clear" w:color="auto" w:fill="FFFFFF"/>
        </w:rPr>
        <w:instrText>🏷️</w:instrText>
      </w:r>
      <w:r w:rsidR="004951D0" w:rsidRPr="00261E78">
        <w:rPr>
          <w:shd w:val="clear" w:color="auto" w:fill="FFFFFF"/>
        </w:rPr>
        <w:instrText xml:space="preserve"> /unread</w:instrText>
      </w:r>
      <w:r w:rsidR="004951D0" w:rsidRPr="00261E78">
        <w:rPr>
          <w:shd w:val="clear" w:color="auto" w:fill="FFFFFF"/>
        </w:rPr>
        <w:instrText>、</w:instrText>
      </w:r>
      <w:r w:rsidR="004951D0" w:rsidRPr="00261E78">
        <w:rPr>
          <w:shd w:val="clear" w:color="auto" w:fill="FFFFFF"/>
        </w:rPr>
        <w:instrText>Artificial intelligence</w:instrText>
      </w:r>
      <w:r w:rsidR="004951D0" w:rsidRPr="00261E78">
        <w:rPr>
          <w:shd w:val="clear" w:color="auto" w:fill="FFFFFF"/>
        </w:rPr>
        <w:instrText>、</w:instrText>
      </w:r>
      <w:r w:rsidR="004951D0" w:rsidRPr="00261E78">
        <w:rPr>
          <w:shd w:val="clear" w:color="auto" w:fill="FFFFFF"/>
        </w:rPr>
        <w:instrText>/reading</w:instrText>
      </w:r>
      <w:r w:rsidR="004951D0" w:rsidRPr="00261E78">
        <w:rPr>
          <w:shd w:val="clear" w:color="auto" w:fill="FFFFFF"/>
        </w:rPr>
        <w:instrText>、</w:instrText>
      </w:r>
      <w:r w:rsidR="004951D0" w:rsidRPr="00261E78">
        <w:rPr>
          <w:shd w:val="clear" w:color="auto" w:fill="FFFFFF"/>
        </w:rPr>
        <w:instrText>ChatGPT</w:instrText>
      </w:r>
      <w:r w:rsidR="004951D0" w:rsidRPr="00261E78">
        <w:rPr>
          <w:shd w:val="clear" w:color="auto" w:fill="FFFFFF"/>
        </w:rPr>
        <w:instrText>、</w:instrText>
      </w:r>
      <w:r w:rsidR="004951D0" w:rsidRPr="00261E78">
        <w:rPr>
          <w:shd w:val="clear" w:color="auto" w:fill="FFFFFF"/>
        </w:rPr>
        <w:instrText>Online Platforms</w:instrText>
      </w:r>
      <w:r w:rsidR="004951D0" w:rsidRPr="00261E78">
        <w:rPr>
          <w:shd w:val="clear" w:color="auto" w:fill="FFFFFF"/>
        </w:rPr>
        <w:instrText>、</w:instrText>
      </w:r>
      <w:r w:rsidR="004951D0" w:rsidRPr="00261E78">
        <w:rPr>
          <w:shd w:val="clear" w:color="auto" w:fill="FFFFFF"/>
        </w:rPr>
        <w:instrText xml:space="preserve">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schema":"https://github.com/citation-style-language/schema/raw/master/csl-citation.json"} </w:instrText>
      </w:r>
      <w:r w:rsidR="005F06FA" w:rsidRPr="00261E78">
        <w:rPr>
          <w:shd w:val="clear" w:color="auto" w:fill="FFFFFF"/>
        </w:rPr>
        <w:fldChar w:fldCharType="separate"/>
      </w:r>
      <w:r w:rsidR="003C460A" w:rsidRPr="00261E78">
        <w:t xml:space="preserve">Sanatizadeh et al. </w:t>
      </w:r>
      <w:r w:rsidR="00780ADA" w:rsidRPr="00261E78">
        <w:t>(</w:t>
      </w:r>
      <w:r w:rsidR="003C460A" w:rsidRPr="00261E78">
        <w:t>2023)</w:t>
      </w:r>
      <w:r w:rsidR="005F06FA" w:rsidRPr="00261E78">
        <w:rPr>
          <w:shd w:val="clear" w:color="auto" w:fill="FFFFFF"/>
        </w:rPr>
        <w:fldChar w:fldCharType="end"/>
      </w:r>
      <w:r w:rsidR="005F06FA" w:rsidRPr="00261E78">
        <w:rPr>
          <w:shd w:val="clear" w:color="auto" w:fill="FFFFFF"/>
        </w:rPr>
        <w:t xml:space="preserve"> </w:t>
      </w:r>
      <w:r w:rsidR="005F06FA" w:rsidRPr="00261E78">
        <w:t xml:space="preserve">and </w:t>
      </w:r>
      <w:r w:rsidR="005F06FA" w:rsidRPr="00261E78">
        <w:fldChar w:fldCharType="begin" w:fldLock="1"/>
      </w:r>
      <w:r w:rsidR="004951D0" w:rsidRPr="00261E78">
        <w:instrText xml:space="preserve"> ADDIN ZOTERO_ITEM CSL_CITATION {"citationID":"8Xk0GKKQ","properties":{"formattedCitation":"(X. Li &amp; Kim, 2024)","plainCitation":"(X. Li &amp; Kim, 2024)","dontUpdate":true,"noteIndex":0},"citationItems":[{"id":369,"uris":["http://www.mendeley.com/documents/?uuid=df59e6d2-12b0-4522-b3d1-6e6d959a4465","http://zotero.org/users/8905122/items/GGGBTGEQ","http://www.mendeley.com/documents/?uuid=c64240c1-965d-4cb5-9194-c78b695ba813"],"itemData":{"id":369,"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reveals that highly engaged contributors, crucial for platform sustainability, are primarily affected. These findings emphasize the need for monitoring LLM effects on UGC platforms and promoting harmonious human-AI collaboration.   ChatGPT </w:instrText>
      </w:r>
      <w:r w:rsidR="004951D0" w:rsidRPr="00261E78">
        <w:instrText>等大型语言模型</w:instrText>
      </w:r>
      <w:r w:rsidR="004951D0" w:rsidRPr="00261E78">
        <w:instrText xml:space="preserve"> (LLMs) </w:instrText>
      </w:r>
      <w:r w:rsidR="004951D0" w:rsidRPr="00261E78">
        <w:instrText>正在改变用户生成内容</w:instrText>
      </w:r>
      <w:r w:rsidR="004951D0" w:rsidRPr="00261E78">
        <w:instrText xml:space="preserve"> (UGC) </w:instrText>
      </w:r>
      <w:r w:rsidR="004951D0" w:rsidRPr="00261E78">
        <w:instrText>平台上的内容创建和知识共享。本研究调查了</w:instrText>
      </w:r>
      <w:r w:rsidR="004951D0" w:rsidRPr="00261E78">
        <w:instrText xml:space="preserve"> ChatGPT </w:instrText>
      </w:r>
      <w:r w:rsidR="004951D0" w:rsidRPr="00261E78">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平台的影响并促进和谐的人类与人工智能协作。</w:instrText>
      </w:r>
      <w:r w:rsidR="004951D0" w:rsidRPr="00261E78">
        <w:instrText>\n\n</w:instrText>
      </w:r>
      <w:r w:rsidR="004951D0" w:rsidRPr="00261E78">
        <w:instrText>【摘要翻译】像</w:instrText>
      </w:r>
      <w:r w:rsidR="004951D0" w:rsidRPr="00261E78">
        <w:instrText>ChatGPT</w:instrText>
      </w:r>
      <w:r w:rsidR="004951D0" w:rsidRPr="00261E78">
        <w:instrText>这样的大型语言模型（</w:instrText>
      </w:r>
      <w:r w:rsidR="004951D0" w:rsidRPr="00261E78">
        <w:instrText>LLM</w:instrText>
      </w:r>
      <w:r w:rsidR="004951D0" w:rsidRPr="00261E78">
        <w:instrText>）正在改变用户生成内容（</w:instrText>
      </w:r>
      <w:r w:rsidR="004951D0" w:rsidRPr="00261E78">
        <w:instrText>UGC</w:instrText>
      </w:r>
      <w:r w:rsidR="004951D0" w:rsidRPr="00261E78">
        <w:instrText>）平台上的内容创建和知识共享。这项研究调查了</w:instrText>
      </w:r>
      <w:r w:rsidR="004951D0" w:rsidRPr="00261E78">
        <w:instrText>ChatGPT</w:instrText>
      </w:r>
      <w:r w:rsidR="004951D0" w:rsidRPr="00261E78">
        <w:instrText>对编码问答平台中用户贡献的影响。我们观察到人工智能生成的内容增加，同时合格和未删除的用户答案减少。合格答案的下降部分归因于向更复杂和高质量问题的转变。进一步的分析显示，对平台可持续性至关重要的高度参与的贡献者主要受到影响。这些发现强调了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w:instrText>
      </w:r>
      <w:r w:rsidR="004951D0" w:rsidRPr="00261E78">
        <w:instrText>-</w:instrText>
      </w:r>
      <w:r w:rsidR="004951D0" w:rsidRPr="00261E78">
        <w:instrText>人工智能协作的必要性。</w:instrText>
      </w:r>
      <w:r w:rsidR="004951D0" w:rsidRPr="00261E78">
        <w:instrText xml:space="preserve">ChatGPT </w:instrText>
      </w:r>
      <w:r w:rsidR="004951D0" w:rsidRPr="00261E78">
        <w:instrText>等大型语言模型</w:instrText>
      </w:r>
      <w:r w:rsidR="004951D0" w:rsidRPr="00261E78">
        <w:instrText xml:space="preserve"> (LLMs) </w:instrText>
      </w:r>
      <w:r w:rsidR="004951D0" w:rsidRPr="00261E78">
        <w:instrText>正在改变用户生成内容</w:instrText>
      </w:r>
      <w:r w:rsidR="004951D0" w:rsidRPr="00261E78">
        <w:instrText xml:space="preserve"> (UGC) </w:instrText>
      </w:r>
      <w:r w:rsidR="004951D0" w:rsidRPr="00261E78">
        <w:instrText>平台上的内容创建和知识共享。本研究调查了</w:instrText>
      </w:r>
      <w:r w:rsidR="004951D0" w:rsidRPr="00261E78">
        <w:instrText xml:space="preserve"> ChatGPT </w:instrText>
      </w:r>
      <w:r w:rsidR="004951D0" w:rsidRPr="00261E78">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平台的影响并促进和谐的人类与人工智能协作。</w:instrText>
      </w:r>
      <w:r w:rsidR="004951D0" w:rsidRPr="00261E78">
        <w:instrText>","DOI":"10.2139/ssrn.4650025","event-place":"Rochester,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online communities</w:instrText>
      </w:r>
      <w:r w:rsidR="004951D0" w:rsidRPr="00261E78">
        <w:instrText>、</w:instrText>
      </w:r>
      <w:r w:rsidR="004951D0" w:rsidRPr="00261E78">
        <w:instrText>ChatGPT</w:instrText>
      </w:r>
      <w:r w:rsidR="004951D0" w:rsidRPr="00261E78">
        <w:instrText>、</w:instrText>
      </w:r>
      <w:r w:rsidR="004951D0" w:rsidRPr="00261E78">
        <w:instrText>generative AI</w:instrText>
      </w:r>
      <w:r w:rsidR="004951D0" w:rsidRPr="00261E78">
        <w:instrText>、</w:instrText>
      </w:r>
      <w:r w:rsidR="004951D0" w:rsidRPr="00261E78">
        <w:instrText>large language models (LLMs)</w:instrText>
      </w:r>
      <w:r w:rsidR="004951D0" w:rsidRPr="00261E78">
        <w:instrText>、</w:instrText>
      </w:r>
      <w:r w:rsidR="004951D0" w:rsidRPr="00261E78">
        <w:instrText xml:space="preserve">user-generated content (UGC)","number":"4650025","publisher-place":"Rochester, NY","source":"Social Science Research Network","title":"Unveiling the effects of LLMs: Shifting UGC contribution in an online coding community","title-short":"Unveiling the effects of LLMs","URL":"https://papers.ssrn.com/abstract=4650025","author":[{"family":"Li","given":"Xinyu"},{"family":"Kim","given":"Keongtae"}],"accessed":{"date-parts":[["2024",4,19]]},"issued":{"date-parts":[["2024",4,17]]}}}],"schema":"https://github.com/citation-style-language/schema/raw/master/csl-citation.json"} </w:instrText>
      </w:r>
      <w:r w:rsidR="005F06FA" w:rsidRPr="00261E78">
        <w:fldChar w:fldCharType="separate"/>
      </w:r>
      <w:r w:rsidR="003C460A" w:rsidRPr="00261E78">
        <w:t xml:space="preserve">Li </w:t>
      </w:r>
      <w:r w:rsidR="00B77B12">
        <w:t>and</w:t>
      </w:r>
      <w:r w:rsidR="003C460A" w:rsidRPr="00261E78">
        <w:t xml:space="preserve"> Kim </w:t>
      </w:r>
      <w:r w:rsidR="00780ADA" w:rsidRPr="00261E78">
        <w:t>(</w:t>
      </w:r>
      <w:r w:rsidR="003C460A" w:rsidRPr="00261E78">
        <w:t>2024)</w:t>
      </w:r>
      <w:r w:rsidR="005F06FA" w:rsidRPr="00261E78">
        <w:fldChar w:fldCharType="end"/>
      </w:r>
      <w:r w:rsidR="005F06FA" w:rsidRPr="00261E78">
        <w:t xml:space="preserve"> find a decrease in the number of answers per question and in the quantity of qualified, undeleted user answers, respectively. In contrast, </w:t>
      </w:r>
      <w:r w:rsidR="005F06FA" w:rsidRPr="00261E78">
        <w:fldChar w:fldCharType="begin" w:fldLock="1"/>
      </w:r>
      <w:r w:rsidR="004951D0" w:rsidRPr="00261E78">
        <w:instrText xml:space="preserve"> ADDIN ZOTERO_ITEM CSL_CITATION {"citationID":"n7F6TtYW","properties":{"formattedCitation":"(X. (Shawn) Wang &amp; Zheng, 2024)","plainCitation":"(X. (Shawn) Wang &amp; Zheng, 2024)","dontUpdate":true,"noteIndex":0},"citationItems":[{"id":3668,"uris":["http://www.mendeley.com/documents/?uuid=8daf73f6-f565-4a9b-8736-d90d4817249b","http://zotero.org/users/8905122/items/ZIHIP89Z"],"itemData":{"id":3668,"type":"article","abstract":"The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and moderation efforts on content platforms.  </w:instrText>
      </w:r>
      <w:r w:rsidR="004951D0" w:rsidRPr="00261E78">
        <w:instrText>以</w:instrText>
      </w:r>
      <w:r w:rsidR="004951D0" w:rsidRPr="00261E78">
        <w:instrText xml:space="preserve"> ChatGPT </w:instrText>
      </w:r>
      <w:r w:rsidR="004951D0" w:rsidRPr="00261E78">
        <w:instrText>为代表的大型语言模型</w:instrText>
      </w:r>
      <w:r w:rsidR="004951D0" w:rsidRPr="00261E78">
        <w:instrText xml:space="preserve"> (LLMs) </w:instrText>
      </w:r>
      <w:r w:rsidR="004951D0" w:rsidRPr="00261E78">
        <w:instrText>造成的破坏促使各个部门实施包括禁止政策在内的调节措施。其中，此类政策对用户生成内容的影响具有重大意义。用户生成的内容，特别是问答格式的内容，是</w:instrText>
      </w:r>
      <w:r w:rsidR="004951D0" w:rsidRPr="00261E78">
        <w:instrText xml:space="preserve"> LLMs </w:instrText>
      </w:r>
      <w:r w:rsidR="004951D0" w:rsidRPr="00261E78">
        <w:instrText>的重要学习资源，其质量和数量的任何变化都会影响这些模型未来的学习轨迹。本研究使用</w:instrText>
      </w:r>
      <w:r w:rsidR="004951D0" w:rsidRPr="00261E78">
        <w:instrText xml:space="preserve"> Stack Exchange </w:instrText>
      </w:r>
      <w:r w:rsidR="004951D0" w:rsidRPr="00261E78">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4951D0" w:rsidRPr="00261E78">
        <w:instrText>\n\n</w:instrText>
      </w:r>
      <w:r w:rsidR="004951D0" w:rsidRPr="00261E78">
        <w:instrText>【摘要翻译】以</w:instrText>
      </w:r>
      <w:r w:rsidR="004951D0" w:rsidRPr="00261E78">
        <w:instrText>ChatGPT</w:instrText>
      </w:r>
      <w:r w:rsidR="004951D0" w:rsidRPr="00261E78">
        <w:instrText>为例的大型语言模型（</w:instrText>
      </w:r>
      <w:r w:rsidR="004951D0" w:rsidRPr="00261E78">
        <w:instrText>LLM</w:instrText>
      </w:r>
      <w:r w:rsidR="004951D0" w:rsidRPr="00261E78">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4951D0" w:rsidRPr="00261E78">
        <w:instrText>Stack Exchange</w:instrText>
      </w:r>
      <w:r w:rsidR="004951D0" w:rsidRPr="00261E78">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4951D0" w:rsidRPr="00261E78">
        <w:instrText xml:space="preserve"> ChatGPT </w:instrText>
      </w:r>
      <w:r w:rsidR="004951D0" w:rsidRPr="00261E78">
        <w:instrText>为代表的大型语言模型</w:instrText>
      </w:r>
      <w:r w:rsidR="004951D0" w:rsidRPr="00261E78">
        <w:instrText xml:space="preserve"> (LLMs) </w:instrText>
      </w:r>
      <w:r w:rsidR="004951D0" w:rsidRPr="00261E78">
        <w:instrText>造成的破坏促使各个部门实施包括禁止政策在内的调节措施。其中，此类政策对用户生成内容的影响具有重大意义。用户生成的内容，特别是问答格式的内容，是</w:instrText>
      </w:r>
      <w:r w:rsidR="004951D0" w:rsidRPr="00261E78">
        <w:instrText xml:space="preserve"> LLMs </w:instrText>
      </w:r>
      <w:r w:rsidR="004951D0" w:rsidRPr="00261E78">
        <w:instrText>的重要学习资源，其质量和数量的任何变化都会影响这些模型未来的学习轨迹。本研究使用</w:instrText>
      </w:r>
      <w:r w:rsidR="004951D0" w:rsidRPr="00261E78">
        <w:instrText xml:space="preserve"> Stack Exchange </w:instrText>
      </w:r>
      <w:r w:rsidR="004951D0" w:rsidRPr="00261E78">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4951D0" w:rsidRPr="00261E78">
        <w:instrText xml:space="preserve">","archive_location":"1 </w:instrText>
      </w:r>
      <w:r w:rsidR="004951D0" w:rsidRPr="00261E78">
        <w:rPr>
          <w:rFonts w:ascii="Apple Color Emoji" w:hAnsi="Apple Color Emoji" w:cs="Apple Color Emoji"/>
        </w:rPr>
        <w:instrText>📊</w:instrText>
      </w:r>
      <w:r w:rsidR="004951D0" w:rsidRPr="00261E78">
        <w:instrText>","DOI":"10.2139/ssrn.4750326","event-place":"Rochester,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Q&amp;A platform</w:instrText>
      </w:r>
      <w:r w:rsidR="004951D0" w:rsidRPr="00261E78">
        <w:instrText>、</w:instrText>
      </w:r>
      <w:r w:rsidR="004951D0" w:rsidRPr="00261E78">
        <w:instrText>ChatGPT</w:instrText>
      </w:r>
      <w:r w:rsidR="004951D0" w:rsidRPr="00261E78">
        <w:instrText>、</w:instrText>
      </w:r>
      <w:r w:rsidR="004951D0" w:rsidRPr="00261E78">
        <w:instrText>AI-generated content</w:instrText>
      </w:r>
      <w:r w:rsidR="004951D0" w:rsidRPr="00261E78">
        <w:instrText>、</w:instrText>
      </w:r>
      <w:r w:rsidR="004951D0" w:rsidRPr="00261E78">
        <w:instrText>ban</w:instrText>
      </w:r>
      <w:r w:rsidR="004951D0" w:rsidRPr="00261E78">
        <w:instrText>、</w:instrText>
      </w:r>
      <w:r w:rsidR="004951D0" w:rsidRPr="00261E78">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5F06FA" w:rsidRPr="00261E78">
        <w:fldChar w:fldCharType="separate"/>
      </w:r>
      <w:r w:rsidR="003C460A" w:rsidRPr="00261E78">
        <w:t xml:space="preserve">Wang </w:t>
      </w:r>
      <w:r w:rsidR="00B77B12">
        <w:t>and</w:t>
      </w:r>
      <w:r w:rsidR="003C460A" w:rsidRPr="00261E78">
        <w:t xml:space="preserve"> Zheng </w:t>
      </w:r>
      <w:r w:rsidR="007F2153" w:rsidRPr="00261E78">
        <w:t>(</w:t>
      </w:r>
      <w:r w:rsidR="003C460A" w:rsidRPr="00261E78">
        <w:t>2024)</w:t>
      </w:r>
      <w:r w:rsidR="005F06FA" w:rsidRPr="00261E78">
        <w:fldChar w:fldCharType="end"/>
      </w:r>
      <w:r w:rsidR="005F06FA" w:rsidRPr="00261E78">
        <w:t xml:space="preserve"> find that banning ChatGPT-generated content led to a decrease in both answer quantity and the likelihood of answers being accepted by the questioner, suggesting that ChatGPT had a positive effect on these metrics. </w:t>
      </w:r>
      <w:r w:rsidR="005F06FA" w:rsidRPr="00261E78">
        <w:fldChar w:fldCharType="begin" w:fldLock="1"/>
      </w:r>
      <w:r w:rsidR="004951D0" w:rsidRPr="00261E78">
        <w:instrText xml:space="preserve"> ADDIN ZOTERO_ITEM CSL_CITATION {"citationID":"Z8fi4vkd","properties":{"formattedCitation":"(Shan &amp; Qiu, 2023)","plainCitation":"(Shan &amp; Qiu, 2023)","dontUpdate":true,"noteIndex":0},"citationItems":[{"id":3662,"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managers with a better understanding of how generative AI influences users’ knowledge contribution behavior. This understanding can guide decision-making and strategy development regarding the integration of generative AI on their platforms.\n\n</w:instrText>
      </w:r>
      <w:r w:rsidR="004951D0" w:rsidRPr="00261E78">
        <w:instrText>【摘要翻译】在线平台上的自愿知识贡献对用户、平台和公司都很重要。生成式人工智能（</w:instrText>
      </w:r>
      <w:r w:rsidR="004951D0" w:rsidRPr="00261E78">
        <w:instrText>AI</w:instrText>
      </w:r>
      <w:r w:rsidR="004951D0" w:rsidRPr="00261E78">
        <w:instrText>）技术的快速进步使得在问答（</w:instrText>
      </w:r>
      <w:r w:rsidR="004951D0" w:rsidRPr="00261E78">
        <w:instrText>Q&amp;A</w:instrText>
      </w:r>
      <w:r w:rsidR="004951D0" w:rsidRPr="00261E78">
        <w:instrText>）平台上自动生成知识成为可能。然而，生成式</w:instrText>
      </w:r>
      <w:r w:rsidR="004951D0" w:rsidRPr="00261E78">
        <w:instrText>AI</w:instrText>
      </w:r>
      <w:r w:rsidR="004951D0" w:rsidRPr="00261E78">
        <w:instrText>对用户自愿知识贡献的影响仍然是一个经验问题。一方面，用户可能会从生成式</w:instrText>
      </w:r>
      <w:r w:rsidR="004951D0" w:rsidRPr="00261E78">
        <w:instrText>AI</w:instrText>
      </w:r>
      <w:r w:rsidR="004951D0" w:rsidRPr="00261E78">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4951D0" w:rsidRPr="00261E78">
        <w:instrText>ChatGPT</w:instrText>
      </w:r>
      <w:r w:rsidR="004951D0" w:rsidRPr="00261E78">
        <w:instrText>）对用户在最大的问答平台之一</w:instrText>
      </w:r>
      <w:r w:rsidR="004951D0" w:rsidRPr="00261E78">
        <w:instrText>Stack Overflow</w:instrText>
      </w:r>
      <w:r w:rsidR="004951D0" w:rsidRPr="00261E78">
        <w:instrText>上自愿贡献知识的影响。利用自然实验，我们采用差异中的差异（</w:instrText>
      </w:r>
      <w:r w:rsidR="004951D0" w:rsidRPr="00261E78">
        <w:instrText>DID</w:instrText>
      </w:r>
      <w:r w:rsidR="004951D0" w:rsidRPr="00261E78">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4951D0" w:rsidRPr="00261E78">
        <w:instrText>IS</w:instrText>
      </w:r>
      <w:r w:rsidR="004951D0" w:rsidRPr="00261E78">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4951D0" w:rsidRPr="00261E78">
        <w:instrText xml:space="preserve">","archive_location":"3 </w:instrText>
      </w:r>
      <w:r w:rsidR="004951D0" w:rsidRPr="00261E78">
        <w:rPr>
          <w:rFonts w:ascii="Apple Color Emoji" w:hAnsi="Apple Color Emoji" w:cs="Apple Color Emoji"/>
        </w:rPr>
        <w:instrText>📊</w:instrText>
      </w:r>
      <w:r w:rsidR="004951D0" w:rsidRPr="00261E78">
        <w:instrText>","DOI":"10.2139/ssrn.4462976","event-place":"Rochester,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Knowledge contribution</w:instrText>
      </w:r>
      <w:r w:rsidR="004951D0" w:rsidRPr="00261E78">
        <w:instrText>、</w:instrText>
      </w:r>
      <w:r w:rsidR="004951D0" w:rsidRPr="00261E78">
        <w:instrText>difference-in-differences</w:instrText>
      </w:r>
      <w:r w:rsidR="004951D0" w:rsidRPr="00261E78">
        <w:instrText>、</w:instrText>
      </w:r>
      <w:r w:rsidR="004951D0" w:rsidRPr="00261E78">
        <w:instrText>generative AI</w:instrText>
      </w:r>
      <w:r w:rsidR="004951D0" w:rsidRPr="00261E78">
        <w:instrText>、</w:instrText>
      </w:r>
      <w:r w:rsidR="004951D0" w:rsidRPr="00261E78">
        <w:instrText>answer quality</w:instrText>
      </w:r>
      <w:r w:rsidR="004951D0" w:rsidRPr="00261E78">
        <w:instrText>、</w:instrText>
      </w:r>
      <w:r w:rsidR="004951D0" w:rsidRPr="00261E78">
        <w:instrText>answer quantity</w:instrText>
      </w:r>
      <w:r w:rsidR="004951D0" w:rsidRPr="00261E78">
        <w:instrText>、</w:instrText>
      </w:r>
      <w:r w:rsidR="004951D0" w:rsidRPr="00261E78">
        <w:instrText xml:space="preserve">voluntary Q&amp;A platforms","number":"4462976","publisher-place":"Rochester, NY","source":"Social Science Research Network","title":"Examining the impact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005F06FA" w:rsidRPr="00261E78">
        <w:fldChar w:fldCharType="separate"/>
      </w:r>
      <w:r w:rsidR="003C460A" w:rsidRPr="00261E78">
        <w:t xml:space="preserve">Shan </w:t>
      </w:r>
      <w:r w:rsidR="00B77B12">
        <w:t>and</w:t>
      </w:r>
      <w:r w:rsidR="003C460A" w:rsidRPr="00261E78">
        <w:t xml:space="preserve"> Qiu </w:t>
      </w:r>
      <w:r w:rsidR="00073FD3" w:rsidRPr="00261E78">
        <w:t>(</w:t>
      </w:r>
      <w:r w:rsidR="003C460A" w:rsidRPr="00261E78">
        <w:t>2023)</w:t>
      </w:r>
      <w:r w:rsidR="005F06FA" w:rsidRPr="00261E78">
        <w:fldChar w:fldCharType="end"/>
      </w:r>
      <w:r w:rsidR="005F06FA" w:rsidRPr="00261E78">
        <w:t xml:space="preserve"> corroborate this increase in answer volume. The impact of GenAI on answer style is equally diverse. Some studies indicate that external GenAI leads to longer and more complex answers </w:t>
      </w:r>
      <w:r w:rsidR="005F06FA" w:rsidRPr="00261E78">
        <w:fldChar w:fldCharType="begin" w:fldLock="1"/>
      </w:r>
      <w:r w:rsidR="004951D0" w:rsidRPr="00261E78">
        <w:instrText xml:space="preserve"> ADDIN ZOTERO_ITEM CSL_CITATION {"citationID":"Rg8gSc72","properties":{"formattedCitation":"[4], [30]","plainCitation":"[4], [30]","dontUpdate":true,"noteIndex":0},"citationItems":[{"id":129,"uris":["http://www.mendeley.com/documents/?uuid=1330f628-97fe-4f1e-99f3-dbdd4c9f501c","http://zotero.org/users/8905122/items/2PZ2SZ3C"],"itemData":{"id":129,"type":"article","abstract":"This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restriction in improving content quality.  </w:instrText>
      </w:r>
      <w:r w:rsidR="004951D0" w:rsidRPr="00261E78">
        <w:instrText>本研究探讨了热门问答平台</w:instrText>
      </w:r>
      <w:r w:rsidR="004951D0" w:rsidRPr="00261E78">
        <w:instrText xml:space="preserve"> Stack Overflow </w:instrText>
      </w:r>
      <w:r w:rsidR="004951D0" w:rsidRPr="00261E78">
        <w:instrText>对禁止使用</w:instrText>
      </w:r>
      <w:r w:rsidR="004951D0" w:rsidRPr="00261E78">
        <w:instrText xml:space="preserve"> ChatGPT </w:instrText>
      </w:r>
      <w:r w:rsidR="004951D0" w:rsidRPr="00261E78">
        <w:instrText>生成问题或答案的反应。通过分析来自</w:instrText>
      </w:r>
      <w:r w:rsidR="004951D0" w:rsidRPr="00261E78">
        <w:instrText xml:space="preserve"> Stack Overflow </w:instrText>
      </w:r>
      <w:r w:rsidR="004951D0" w:rsidRPr="00261E78">
        <w:instrText>和</w:instrText>
      </w:r>
      <w:r w:rsidR="004951D0" w:rsidRPr="00261E78">
        <w:instrText xml:space="preserve"> Reddit </w:instrText>
      </w:r>
      <w:r w:rsidR="004951D0" w:rsidRPr="00261E78">
        <w:instrText>上类似平台</w:instrText>
      </w:r>
      <w:r w:rsidR="004951D0" w:rsidRPr="00261E78">
        <w:instrText xml:space="preserve"> AskProgramming subreddit </w:instrText>
      </w:r>
      <w:r w:rsidR="004951D0" w:rsidRPr="00261E78">
        <w:instrText>的数据，我们采用双重差分</w:instrText>
      </w:r>
      <w:r w:rsidR="004951D0" w:rsidRPr="00261E78">
        <w:instrText xml:space="preserve"> (DID) </w:instrText>
      </w:r>
      <w:r w:rsidR="004951D0" w:rsidRPr="00261E78">
        <w:instrText>实证策略来检验</w:instrText>
      </w:r>
      <w:r w:rsidR="004951D0" w:rsidRPr="00261E78">
        <w:instrText xml:space="preserve"> Stack Overflow </w:instrText>
      </w:r>
      <w:r w:rsidR="004951D0" w:rsidRPr="00261E78">
        <w:instrText>决策的影响。我们的分析重点是使用自然语言处理</w:instrText>
      </w:r>
      <w:r w:rsidR="004951D0" w:rsidRPr="00261E78">
        <w:instrText xml:space="preserve"> (NLP) </w:instrText>
      </w:r>
      <w:r w:rsidR="004951D0" w:rsidRPr="00261E78">
        <w:instrText>技术和两个平台上的投票功能来衡量质量。结果表明，在限制之后，</w:instrText>
      </w:r>
      <w:r w:rsidR="004951D0" w:rsidRPr="00261E78">
        <w:instrText xml:space="preserve">Stack Overflow </w:instrText>
      </w:r>
      <w:r w:rsidR="004951D0" w:rsidRPr="00261E78">
        <w:instrText>上的用户在答案生成方面表现出了转变，与</w:instrText>
      </w:r>
      <w:r w:rsidR="004951D0" w:rsidRPr="00261E78">
        <w:instrText xml:space="preserve"> AskProgramming subreddit </w:instrText>
      </w:r>
      <w:r w:rsidR="004951D0" w:rsidRPr="00261E78">
        <w:instrText>上的用户相比，他们生成的答案更加积极，单词和字符的数量也有所增加。然而，这对</w:instrText>
      </w:r>
      <w:r w:rsidR="004951D0" w:rsidRPr="00261E78">
        <w:instrText xml:space="preserve"> Stack Overflow </w:instrText>
      </w:r>
      <w:r w:rsidR="004951D0" w:rsidRPr="00261E78">
        <w:instrText>上提问的质量没有明显影响。问答文本的主观性也没有表现出明显的变化。值得注意的是，在限制之后，</w:instrText>
      </w:r>
      <w:r w:rsidR="004951D0" w:rsidRPr="00261E78">
        <w:instrText xml:space="preserve">Stack Overflow </w:instrText>
      </w:r>
      <w:r w:rsidR="004951D0" w:rsidRPr="00261E78">
        <w:instrText>上的答案获得了更多的点赞，这表明社区认为与</w:instrText>
      </w:r>
      <w:r w:rsidR="004951D0" w:rsidRPr="00261E78">
        <w:instrText xml:space="preserve"> Reddit </w:instrText>
      </w:r>
      <w:r w:rsidR="004951D0" w:rsidRPr="00261E78">
        <w:instrText>子版块上的答案相比，它们的质量更高，尽管答案的复杂性有所上升。频率分析显示，在限制之后，用户在</w:instrText>
      </w:r>
      <w:r w:rsidR="004951D0" w:rsidRPr="00261E78">
        <w:instrText xml:space="preserve"> Stack Overflow </w:instrText>
      </w:r>
      <w:r w:rsidR="004951D0" w:rsidRPr="00261E78">
        <w:instrText>上发布的问题和答案的数量明显减少。此外，我们的补充分析表明，在限制之后，</w:instrText>
      </w:r>
      <w:r w:rsidR="004951D0" w:rsidRPr="00261E78">
        <w:instrText xml:space="preserve">Stack Overflow </w:instrText>
      </w:r>
      <w:r w:rsidR="004951D0" w:rsidRPr="00261E78">
        <w:instrText>上的首次贡献者有所减少。</w:instrText>
      </w:r>
      <w:r w:rsidR="004951D0" w:rsidRPr="00261E78">
        <w:instrText xml:space="preserve"> </w:instrText>
      </w:r>
      <w:r w:rsidR="004951D0" w:rsidRPr="00261E78">
        <w:instrText>这项研究为在问答平台上禁止</w:instrText>
      </w:r>
      <w:r w:rsidR="004951D0" w:rsidRPr="00261E78">
        <w:instrText xml:space="preserve"> ChatGPT </w:instrText>
      </w:r>
      <w:r w:rsidR="004951D0" w:rsidRPr="00261E78">
        <w:instrText>的决定提供了经验证据和见解，为现有文献做出了贡献，并为平台管理者提供了实际意义，提醒他们限制对提高内容质量的影响。</w:instrText>
      </w:r>
      <w:r w:rsidR="004951D0" w:rsidRPr="00261E78">
        <w:instrText>\n\n</w:instrText>
      </w:r>
      <w:r w:rsidR="004951D0" w:rsidRPr="00261E78">
        <w:instrText>【摘要翻译】这项研究探讨了流行的问答平台</w:instrText>
      </w:r>
      <w:r w:rsidR="004951D0" w:rsidRPr="00261E78">
        <w:instrText>Stack Overflow</w:instrText>
      </w:r>
      <w:r w:rsidR="004951D0" w:rsidRPr="00261E78">
        <w:instrText>禁止使用</w:instrText>
      </w:r>
      <w:r w:rsidR="004951D0" w:rsidRPr="00261E78">
        <w:instrText>ChatGPT</w:instrText>
      </w:r>
      <w:r w:rsidR="004951D0" w:rsidRPr="00261E78">
        <w:instrText>生成问题或答案的反应。通过分析来自</w:instrText>
      </w:r>
      <w:r w:rsidR="004951D0" w:rsidRPr="00261E78">
        <w:instrText>Stack Overflow</w:instrText>
      </w:r>
      <w:r w:rsidR="004951D0" w:rsidRPr="00261E78">
        <w:instrText>和</w:instrText>
      </w:r>
      <w:r w:rsidR="004951D0" w:rsidRPr="00261E78">
        <w:instrText>Reddit</w:instrText>
      </w:r>
      <w:r w:rsidR="004951D0" w:rsidRPr="00261E78">
        <w:instrText>上的可比平台</w:instrText>
      </w:r>
      <w:r w:rsidR="004951D0" w:rsidRPr="00261E78">
        <w:instrText>AskProgramming subreddit</w:instrText>
      </w:r>
      <w:r w:rsidR="004951D0" w:rsidRPr="00261E78">
        <w:instrText>的数据，我们采用了差异中的差异（</w:instrText>
      </w:r>
      <w:r w:rsidR="004951D0" w:rsidRPr="00261E78">
        <w:instrText>DID</w:instrText>
      </w:r>
      <w:r w:rsidR="004951D0" w:rsidRPr="00261E78">
        <w:instrText>）经验策略来检查</w:instrText>
      </w:r>
      <w:r w:rsidR="004951D0" w:rsidRPr="00261E78">
        <w:instrText>Stack Overflow</w:instrText>
      </w:r>
      <w:r w:rsidR="004951D0" w:rsidRPr="00261E78">
        <w:instrText>决策的影响。我们的分析侧重于使用自然语言处理（</w:instrText>
      </w:r>
      <w:r w:rsidR="004951D0" w:rsidRPr="00261E78">
        <w:instrText>NLP</w:instrText>
      </w:r>
      <w:r w:rsidR="004951D0" w:rsidRPr="00261E78">
        <w:instrText>）技术和两个平台上的投票功能的质量测量。结果表明，在限制之后，堆栈溢出上的用户在他们的答案生成方面表现出了转变，与</w:instrText>
      </w:r>
      <w:r w:rsidR="004951D0" w:rsidRPr="00261E78">
        <w:instrText>AskProgramming subreddit</w:instrText>
      </w:r>
      <w:r w:rsidR="004951D0" w:rsidRPr="00261E78">
        <w:instrText>上的用户相比，产生了更积极的语气和更多的单词和字符。然而，对堆栈溢出问题的质量没有明显的影响。问答文本中的主观性也没有表现出显著的变化。值得注意的是，</w:instrText>
      </w:r>
      <w:r w:rsidR="004951D0" w:rsidRPr="00261E78">
        <w:instrText>Stack Overflow</w:instrText>
      </w:r>
      <w:r w:rsidR="004951D0" w:rsidRPr="00261E78">
        <w:instrText>上的答案在限制后获得了更多的赞成票，这表明社区认为与</w:instrText>
      </w:r>
      <w:r w:rsidR="004951D0" w:rsidRPr="00261E78">
        <w:instrText>subreddit</w:instrText>
      </w:r>
      <w:r w:rsidR="004951D0" w:rsidRPr="00261E78">
        <w:instrText>上的答案相比，它们的质量更高，尽管答案的复杂性增加了。频率分析显示，在限制之后，用户在</w:instrText>
      </w:r>
      <w:r w:rsidR="004951D0" w:rsidRPr="00261E78">
        <w:instrText>Stack Overflow</w:instrText>
      </w:r>
      <w:r w:rsidR="004951D0" w:rsidRPr="00261E78">
        <w:instrText>上发布的问题和答案数量明显减少。此外，我们的补充分析表明，在限制之后，堆栈溢出的首次贡献者减少了。这项研究为现有文献做出了贡献，为禁止问答平台上的</w:instrText>
      </w:r>
      <w:r w:rsidR="004951D0" w:rsidRPr="00261E78">
        <w:instrText>ChatGPT</w:instrText>
      </w:r>
      <w:r w:rsidR="004951D0" w:rsidRPr="00261E78">
        <w:instrText>的决定提供了经验证据和见解，并为平台管理者提供了实际意义，提醒他们限制对提高内容质量的影响。本研究探讨了热门问答平台</w:instrText>
      </w:r>
      <w:r w:rsidR="004951D0" w:rsidRPr="00261E78">
        <w:instrText xml:space="preserve"> Stack Overflow </w:instrText>
      </w:r>
      <w:r w:rsidR="004951D0" w:rsidRPr="00261E78">
        <w:instrText>对禁止使用</w:instrText>
      </w:r>
      <w:r w:rsidR="004951D0" w:rsidRPr="00261E78">
        <w:instrText xml:space="preserve"> ChatGPT </w:instrText>
      </w:r>
      <w:r w:rsidR="004951D0" w:rsidRPr="00261E78">
        <w:instrText>生成问题或答案的反应。通过分析来自</w:instrText>
      </w:r>
      <w:r w:rsidR="004951D0" w:rsidRPr="00261E78">
        <w:instrText xml:space="preserve"> Stack Overflow </w:instrText>
      </w:r>
      <w:r w:rsidR="004951D0" w:rsidRPr="00261E78">
        <w:instrText>和</w:instrText>
      </w:r>
      <w:r w:rsidR="004951D0" w:rsidRPr="00261E78">
        <w:instrText xml:space="preserve"> Reddit </w:instrText>
      </w:r>
      <w:r w:rsidR="004951D0" w:rsidRPr="00261E78">
        <w:instrText>上类似平台</w:instrText>
      </w:r>
      <w:r w:rsidR="004951D0" w:rsidRPr="00261E78">
        <w:instrText xml:space="preserve"> AskProgramming subreddit </w:instrText>
      </w:r>
      <w:r w:rsidR="004951D0" w:rsidRPr="00261E78">
        <w:instrText>的数据，我们采用双重差分</w:instrText>
      </w:r>
      <w:r w:rsidR="004951D0" w:rsidRPr="00261E78">
        <w:instrText xml:space="preserve"> (DID) </w:instrText>
      </w:r>
      <w:r w:rsidR="004951D0" w:rsidRPr="00261E78">
        <w:instrText>实证策略来检验</w:instrText>
      </w:r>
      <w:r w:rsidR="004951D0" w:rsidRPr="00261E78">
        <w:instrText xml:space="preserve"> Stack Overflow </w:instrText>
      </w:r>
      <w:r w:rsidR="004951D0" w:rsidRPr="00261E78">
        <w:instrText>决策的影响。我们的分析重点是使用自然语言处理</w:instrText>
      </w:r>
      <w:r w:rsidR="004951D0" w:rsidRPr="00261E78">
        <w:instrText xml:space="preserve">(NLP) </w:instrText>
      </w:r>
      <w:r w:rsidR="004951D0" w:rsidRPr="00261E78">
        <w:instrText>技术和两个平台上的投票功能来衡量质量。结果表明，在限制之后，</w:instrText>
      </w:r>
      <w:r w:rsidR="004951D0" w:rsidRPr="00261E78">
        <w:instrText xml:space="preserve">Stack Overflow </w:instrText>
      </w:r>
      <w:r w:rsidR="004951D0" w:rsidRPr="00261E78">
        <w:instrText>上的用户在答案生成方面表现出了转变，与</w:instrText>
      </w:r>
      <w:r w:rsidR="004951D0" w:rsidRPr="00261E78">
        <w:instrText xml:space="preserve"> AskProgramming subreddit </w:instrText>
      </w:r>
      <w:r w:rsidR="004951D0" w:rsidRPr="00261E78">
        <w:instrText>上的用户相比，他们生成的答案更加积极，单词和字符的数量也有所增加。然而，这对</w:instrText>
      </w:r>
      <w:r w:rsidR="004951D0" w:rsidRPr="00261E78">
        <w:instrText xml:space="preserve"> Stack Overflow </w:instrText>
      </w:r>
      <w:r w:rsidR="004951D0" w:rsidRPr="00261E78">
        <w:instrText>上提问的质量没有明显影响。问答文本的主观性也没有表现出明显的变化。值得注意的是，在限制之后，</w:instrText>
      </w:r>
      <w:r w:rsidR="004951D0" w:rsidRPr="00261E78">
        <w:instrText xml:space="preserve">Stack Overflow </w:instrText>
      </w:r>
      <w:r w:rsidR="004951D0" w:rsidRPr="00261E78">
        <w:instrText>上的答案获得了更多的点赞，这表明社区认为与</w:instrText>
      </w:r>
      <w:r w:rsidR="004951D0" w:rsidRPr="00261E78">
        <w:instrText xml:space="preserve"> Reddit </w:instrText>
      </w:r>
      <w:r w:rsidR="004951D0" w:rsidRPr="00261E78">
        <w:instrText>子版块上的答案相比，它们的质量更高，尽管答案的复杂性有所上升。频率分析显示，在限制之后，用户在</w:instrText>
      </w:r>
      <w:r w:rsidR="004951D0" w:rsidRPr="00261E78">
        <w:instrText xml:space="preserve">Stack Overflow </w:instrText>
      </w:r>
      <w:r w:rsidR="004951D0" w:rsidRPr="00261E78">
        <w:instrText>上发布的问题和答案的数量明显减少。此外，我们的补充分析表明，在限制之后，</w:instrText>
      </w:r>
      <w:r w:rsidR="004951D0" w:rsidRPr="00261E78">
        <w:instrText xml:space="preserve">Stack Overflow </w:instrText>
      </w:r>
      <w:r w:rsidR="004951D0" w:rsidRPr="00261E78">
        <w:instrText>上的首次贡献者有所减少。这项研究为在问答平台上禁止</w:instrText>
      </w:r>
      <w:r w:rsidR="004951D0" w:rsidRPr="00261E78">
        <w:instrText xml:space="preserve"> ChatGPT </w:instrText>
      </w:r>
      <w:r w:rsidR="004951D0" w:rsidRPr="00261E78">
        <w:instrText>的决定提供了经验证据和见解，为现有文献做出了贡献，并为平台管理者提供了实际意义，提醒他们限制对提高内容质量的影响。</w:instrText>
      </w:r>
      <w:r w:rsidR="004951D0" w:rsidRPr="00261E78">
        <w:instrText>","event-place":"Rochester,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/reading</w:instrText>
      </w:r>
      <w:r w:rsidR="004951D0" w:rsidRPr="00261E78">
        <w:instrText>、</w:instrText>
      </w:r>
      <w:r w:rsidR="004951D0" w:rsidRPr="00261E78">
        <w:instrText>/unread</w:instrText>
      </w:r>
      <w:r w:rsidR="004951D0" w:rsidRPr="00261E78">
        <w:instrText>、</w:instrText>
      </w:r>
      <w:r w:rsidR="004951D0" w:rsidRPr="00261E78">
        <w:rPr>
          <w:rFonts w:ascii="Apple Color Emoji" w:hAnsi="Apple Color Emoji" w:cs="Apple Color Emoji"/>
        </w:rPr>
        <w:instrText>📒</w:instrText>
      </w:r>
      <w:r w:rsidR="004951D0" w:rsidRPr="00261E78">
        <w:instrText>、</w:instrText>
      </w:r>
      <w:r w:rsidR="004951D0" w:rsidRPr="00261E78">
        <w:instrText>ChatGPT</w:instrText>
      </w:r>
      <w:r w:rsidR="004951D0" w:rsidRPr="00261E78">
        <w:instrText>、</w:instrText>
      </w:r>
      <w:r w:rsidR="004951D0" w:rsidRPr="00261E78">
        <w:instrText>discussion platform</w:instrText>
      </w:r>
      <w:r w:rsidR="004951D0" w:rsidRPr="00261E78">
        <w:instrText>、</w:instrText>
      </w:r>
      <w:r w:rsidR="004951D0" w:rsidRPr="00261E78">
        <w:instrText>generative AI</w:instrText>
      </w:r>
      <w:r w:rsidR="004951D0" w:rsidRPr="00261E78">
        <w:instrText>、</w:instrText>
      </w:r>
      <w:r w:rsidR="004951D0" w:rsidRPr="00261E78">
        <w:instrText>Reddit</w:instrText>
      </w:r>
      <w:r w:rsidR="004951D0" w:rsidRPr="00261E78">
        <w:instrText>、</w:instrText>
      </w:r>
      <w:r w:rsidR="004951D0" w:rsidRPr="00261E78">
        <w:instrText>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4951D0" w:rsidRPr="00261E78">
        <w:instrText>【摘要翻译】</w:instrText>
      </w:r>
      <w:r w:rsidR="004951D0" w:rsidRPr="00261E78">
        <w:instrText>ChatGPT</w:instrText>
      </w:r>
      <w:r w:rsidR="004951D0" w:rsidRPr="00261E78">
        <w:instrText>和</w:instrText>
      </w:r>
      <w:r w:rsidR="004951D0" w:rsidRPr="00261E78">
        <w:instrText>Bard</w:instrText>
      </w:r>
      <w:r w:rsidR="004951D0" w:rsidRPr="00261E78">
        <w:instrText>等大型语言模型（</w:instrText>
      </w:r>
      <w:r w:rsidR="004951D0" w:rsidRPr="00261E78">
        <w:instrText>LLM</w:instrText>
      </w:r>
      <w:r w:rsidR="004951D0" w:rsidRPr="00261E78">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4951D0" w:rsidRPr="00261E78">
        <w:instrText>“Stack Exchange”</w:instrText>
      </w:r>
      <w:r w:rsidR="004951D0" w:rsidRPr="00261E78">
        <w:instrText>为例，探讨了这项技术对在线问答论坛上内容生成和消费的影响。我们的初步调查结果表明，自</w:instrText>
      </w:r>
      <w:r w:rsidR="004951D0" w:rsidRPr="00261E78">
        <w:instrText>ChatGPT</w:instrText>
      </w:r>
      <w:r w:rsidR="004951D0" w:rsidRPr="00261E78">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4951D0" w:rsidRPr="00261E78">
        <w:instrText>LLM</w:instrText>
      </w:r>
      <w:r w:rsidR="004951D0" w:rsidRPr="00261E78">
        <w:instrText>后，</w:instrText>
      </w:r>
      <w:r w:rsidR="004951D0" w:rsidRPr="00261E78">
        <w:instrText>Stack Exchange</w:instrText>
      </w:r>
      <w:r w:rsidR="004951D0" w:rsidRPr="00261E78">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4951D0" w:rsidRPr="00261E78">
        <w:instrText xml:space="preserve">","archive_location":"101 </w:instrText>
      </w:r>
      <w:r w:rsidR="004951D0" w:rsidRPr="00261E78">
        <w:rPr>
          <w:rFonts w:ascii="Apple Color Emoji" w:hAnsi="Apple Color Emoji" w:cs="Apple Color Emoji"/>
        </w:rPr>
        <w:instrText>📊</w:instrText>
      </w:r>
      <w:r w:rsidR="004951D0" w:rsidRPr="00261E78">
        <w:instrText>","DOI":"10.2139/ssrn.4459729","event-place":"Rochester,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Artificial intelligence</w:instrText>
      </w:r>
      <w:r w:rsidR="004951D0" w:rsidRPr="00261E78">
        <w:instrText>、</w:instrText>
      </w:r>
      <w:r w:rsidR="004951D0" w:rsidRPr="00261E78">
        <w:instrText>/reading</w:instrText>
      </w:r>
      <w:r w:rsidR="004951D0" w:rsidRPr="00261E78">
        <w:instrText>、</w:instrText>
      </w:r>
      <w:r w:rsidR="004951D0" w:rsidRPr="00261E78">
        <w:instrText>ChatGPT</w:instrText>
      </w:r>
      <w:r w:rsidR="004951D0" w:rsidRPr="00261E78">
        <w:instrText>、</w:instrText>
      </w:r>
      <w:r w:rsidR="004951D0" w:rsidRPr="00261E78">
        <w:instrText>Online Platforms</w:instrText>
      </w:r>
      <w:r w:rsidR="004951D0" w:rsidRPr="00261E78">
        <w:instrText>、</w:instrText>
      </w:r>
      <w:r w:rsidR="004951D0" w:rsidRPr="00261E78">
        <w:instrText xml:space="preserve">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schema":"https://github.com/citation-style-language/schema/raw/master/csl-citation.json"} </w:instrText>
      </w:r>
      <w:r w:rsidR="005F06FA" w:rsidRPr="00261E78">
        <w:fldChar w:fldCharType="separate"/>
      </w:r>
      <w:r w:rsidR="009F4642" w:rsidRPr="00261E78">
        <w:t>(Borwankar et al., 2023; Sanatizadeh et al., 2023)</w:t>
      </w:r>
      <w:r w:rsidR="005F06FA" w:rsidRPr="00261E78">
        <w:fldChar w:fldCharType="end"/>
      </w:r>
      <w:r w:rsidR="005F06FA" w:rsidRPr="00261E78">
        <w:t xml:space="preserve">, while others suggest that it facilitates more concise and readable responses </w:t>
      </w:r>
      <w:r w:rsidR="005F06FA" w:rsidRPr="00261E78">
        <w:fldChar w:fldCharType="begin" w:fldLock="1"/>
      </w:r>
      <w:r w:rsidR="004951D0" w:rsidRPr="00261E78">
        <w:instrText xml:space="preserve"> ADDIN ZOTERO_ITEM CSL_CITATION {"citationID":"LsaxwWIb","properties":{"formattedCitation":"[29], [30]","plainCitation":"[29], [30]","dontUpdate":true,"noteIndex":0},"citationItems":[{"id":129,"uris":["http://www.mendeley.com/documents/?uuid=1330f628-97fe-4f1e-99f3-dbdd4c9f501c","http://zotero.org/users/8905122/items/2PZ2SZ3C"],"itemData":{"id":129,"type":"article","abstract":"This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restriction in improving content quality.  </w:instrText>
      </w:r>
      <w:r w:rsidR="004951D0" w:rsidRPr="00261E78">
        <w:instrText>本研究探讨了热门问答平台</w:instrText>
      </w:r>
      <w:r w:rsidR="004951D0" w:rsidRPr="00261E78">
        <w:instrText xml:space="preserve"> Stack Overflow </w:instrText>
      </w:r>
      <w:r w:rsidR="004951D0" w:rsidRPr="00261E78">
        <w:instrText>对禁止使用</w:instrText>
      </w:r>
      <w:r w:rsidR="004951D0" w:rsidRPr="00261E78">
        <w:instrText xml:space="preserve"> ChatGPT </w:instrText>
      </w:r>
      <w:r w:rsidR="004951D0" w:rsidRPr="00261E78">
        <w:instrText>生成问题或答案的反应。通过分析来自</w:instrText>
      </w:r>
      <w:r w:rsidR="004951D0" w:rsidRPr="00261E78">
        <w:instrText xml:space="preserve"> Stack Overflow </w:instrText>
      </w:r>
      <w:r w:rsidR="004951D0" w:rsidRPr="00261E78">
        <w:instrText>和</w:instrText>
      </w:r>
      <w:r w:rsidR="004951D0" w:rsidRPr="00261E78">
        <w:instrText xml:space="preserve"> Reddit </w:instrText>
      </w:r>
      <w:r w:rsidR="004951D0" w:rsidRPr="00261E78">
        <w:instrText>上类似平台</w:instrText>
      </w:r>
      <w:r w:rsidR="004951D0" w:rsidRPr="00261E78">
        <w:instrText xml:space="preserve"> AskProgramming subreddit </w:instrText>
      </w:r>
      <w:r w:rsidR="004951D0" w:rsidRPr="00261E78">
        <w:instrText>的数据，我们采用双重差分</w:instrText>
      </w:r>
      <w:r w:rsidR="004951D0" w:rsidRPr="00261E78">
        <w:instrText xml:space="preserve"> (DID) </w:instrText>
      </w:r>
      <w:r w:rsidR="004951D0" w:rsidRPr="00261E78">
        <w:instrText>实证策略来检验</w:instrText>
      </w:r>
      <w:r w:rsidR="004951D0" w:rsidRPr="00261E78">
        <w:instrText xml:space="preserve"> Stack Overflow </w:instrText>
      </w:r>
      <w:r w:rsidR="004951D0" w:rsidRPr="00261E78">
        <w:instrText>决策的影响。我们的分析重点是使用自然语言处理</w:instrText>
      </w:r>
      <w:r w:rsidR="004951D0" w:rsidRPr="00261E78">
        <w:instrText xml:space="preserve"> (NLP) </w:instrText>
      </w:r>
      <w:r w:rsidR="004951D0" w:rsidRPr="00261E78">
        <w:instrText>技术和两个平台上的投票功能来衡量质量。结果表明，在限制之后，</w:instrText>
      </w:r>
      <w:r w:rsidR="004951D0" w:rsidRPr="00261E78">
        <w:instrText xml:space="preserve">Stack Overflow </w:instrText>
      </w:r>
      <w:r w:rsidR="004951D0" w:rsidRPr="00261E78">
        <w:instrText>上的用户在答案生成方面表现出了转变，与</w:instrText>
      </w:r>
      <w:r w:rsidR="004951D0" w:rsidRPr="00261E78">
        <w:instrText xml:space="preserve"> AskProgramming subreddit </w:instrText>
      </w:r>
      <w:r w:rsidR="004951D0" w:rsidRPr="00261E78">
        <w:instrText>上的用户相比，他们生成的答案更加积极，单词和字符的数量也有所增加。然而，这对</w:instrText>
      </w:r>
      <w:r w:rsidR="004951D0" w:rsidRPr="00261E78">
        <w:instrText xml:space="preserve"> Stack Overflow </w:instrText>
      </w:r>
      <w:r w:rsidR="004951D0" w:rsidRPr="00261E78">
        <w:instrText>上提问的质量没有明显影响。问答文本的主观性也没有表现出明显的变化。值得注意的是，在限制之后，</w:instrText>
      </w:r>
      <w:r w:rsidR="004951D0" w:rsidRPr="00261E78">
        <w:instrText xml:space="preserve">Stack Overflow </w:instrText>
      </w:r>
      <w:r w:rsidR="004951D0" w:rsidRPr="00261E78">
        <w:instrText>上的答案获得了更多的点赞，这表明社区认为与</w:instrText>
      </w:r>
      <w:r w:rsidR="004951D0" w:rsidRPr="00261E78">
        <w:instrText xml:space="preserve"> Reddit </w:instrText>
      </w:r>
      <w:r w:rsidR="004951D0" w:rsidRPr="00261E78">
        <w:instrText>子版块上的答案相比，它们的质量更高，尽管答案的复杂性有所上升。频率分析显示，在限制之后，用户在</w:instrText>
      </w:r>
      <w:r w:rsidR="004951D0" w:rsidRPr="00261E78">
        <w:instrText xml:space="preserve"> Stack Overflow </w:instrText>
      </w:r>
      <w:r w:rsidR="004951D0" w:rsidRPr="00261E78">
        <w:instrText>上发布的问题和答案的数量明显减少。此外，我们的补充分析表明，在限制之后，</w:instrText>
      </w:r>
      <w:r w:rsidR="004951D0" w:rsidRPr="00261E78">
        <w:instrText xml:space="preserve">Stack Overflow </w:instrText>
      </w:r>
      <w:r w:rsidR="004951D0" w:rsidRPr="00261E78">
        <w:instrText>上的首次贡献者有所减少。</w:instrText>
      </w:r>
      <w:r w:rsidR="004951D0" w:rsidRPr="00261E78">
        <w:instrText xml:space="preserve"> </w:instrText>
      </w:r>
      <w:r w:rsidR="004951D0" w:rsidRPr="00261E78">
        <w:instrText>这项研究为在问答平台上禁止</w:instrText>
      </w:r>
      <w:r w:rsidR="004951D0" w:rsidRPr="00261E78">
        <w:instrText xml:space="preserve"> ChatGPT </w:instrText>
      </w:r>
      <w:r w:rsidR="004951D0" w:rsidRPr="00261E78">
        <w:instrText>的决定提供了经验证据和见解，为现有文献做出了贡献，并为平台管理者提供了实际意义，提醒他们限制对提高内容质量的影响。</w:instrText>
      </w:r>
      <w:r w:rsidR="004951D0" w:rsidRPr="00261E78">
        <w:instrText>\n\n</w:instrText>
      </w:r>
      <w:r w:rsidR="004951D0" w:rsidRPr="00261E78">
        <w:instrText>【摘要翻译】这项研究探讨了流行的问答平台</w:instrText>
      </w:r>
      <w:r w:rsidR="004951D0" w:rsidRPr="00261E78">
        <w:instrText>Stack Overflow</w:instrText>
      </w:r>
      <w:r w:rsidR="004951D0" w:rsidRPr="00261E78">
        <w:instrText>禁止使用</w:instrText>
      </w:r>
      <w:r w:rsidR="004951D0" w:rsidRPr="00261E78">
        <w:instrText>ChatGPT</w:instrText>
      </w:r>
      <w:r w:rsidR="004951D0" w:rsidRPr="00261E78">
        <w:instrText>生成问题或答案的反应。通过分析来自</w:instrText>
      </w:r>
      <w:r w:rsidR="004951D0" w:rsidRPr="00261E78">
        <w:instrText>Stack Overflow</w:instrText>
      </w:r>
      <w:r w:rsidR="004951D0" w:rsidRPr="00261E78">
        <w:instrText>和</w:instrText>
      </w:r>
      <w:r w:rsidR="004951D0" w:rsidRPr="00261E78">
        <w:instrText>Reddit</w:instrText>
      </w:r>
      <w:r w:rsidR="004951D0" w:rsidRPr="00261E78">
        <w:instrText>上的可比平台</w:instrText>
      </w:r>
      <w:r w:rsidR="004951D0" w:rsidRPr="00261E78">
        <w:instrText>AskProgramming subreddit</w:instrText>
      </w:r>
      <w:r w:rsidR="004951D0" w:rsidRPr="00261E78">
        <w:instrText>的数据，我们采用了差异中的差异（</w:instrText>
      </w:r>
      <w:r w:rsidR="004951D0" w:rsidRPr="00261E78">
        <w:instrText>DID</w:instrText>
      </w:r>
      <w:r w:rsidR="004951D0" w:rsidRPr="00261E78">
        <w:instrText>）经验策略来检查</w:instrText>
      </w:r>
      <w:r w:rsidR="004951D0" w:rsidRPr="00261E78">
        <w:instrText>Stack Overflow</w:instrText>
      </w:r>
      <w:r w:rsidR="004951D0" w:rsidRPr="00261E78">
        <w:instrText>决策的影响。我们的分析侧重于使用自然语言处理（</w:instrText>
      </w:r>
      <w:r w:rsidR="004951D0" w:rsidRPr="00261E78">
        <w:instrText>NLP</w:instrText>
      </w:r>
      <w:r w:rsidR="004951D0" w:rsidRPr="00261E78">
        <w:instrText>）技术和两个平台上的投票功能的质量测量。结果表明，在限制之后，堆栈溢出上的用户在他们的答案生成方面表现出了转变，与</w:instrText>
      </w:r>
      <w:r w:rsidR="004951D0" w:rsidRPr="00261E78">
        <w:instrText>AskProgramming subreddit</w:instrText>
      </w:r>
      <w:r w:rsidR="004951D0" w:rsidRPr="00261E78">
        <w:instrText>上的用户相比，产生了更积极的语气和更多的单词和字符。然而，对堆栈溢出问题的质量没有明显的影响。问答文本中的主观性也没有表现出显著的变化。值得注意的是，</w:instrText>
      </w:r>
      <w:r w:rsidR="004951D0" w:rsidRPr="00261E78">
        <w:instrText>Stack Overflow</w:instrText>
      </w:r>
      <w:r w:rsidR="004951D0" w:rsidRPr="00261E78">
        <w:instrText>上的答案在限制后获得了更多的赞成票，这表明社区认为与</w:instrText>
      </w:r>
      <w:r w:rsidR="004951D0" w:rsidRPr="00261E78">
        <w:instrText>subreddit</w:instrText>
      </w:r>
      <w:r w:rsidR="004951D0" w:rsidRPr="00261E78">
        <w:instrText>上的答案相比，它们的质量更高，尽管答案的复杂性增加了。频率分析显示，在限制之后，用户在</w:instrText>
      </w:r>
      <w:r w:rsidR="004951D0" w:rsidRPr="00261E78">
        <w:instrText>Stack Overflow</w:instrText>
      </w:r>
      <w:r w:rsidR="004951D0" w:rsidRPr="00261E78">
        <w:instrText>上发布的问题和答案数量明显减少。此外，我们的补充分析表明，在限制之后，堆栈溢出的首次贡献者减少了。这项研究为现有文献做出了贡献，为禁止问答平台上的</w:instrText>
      </w:r>
      <w:r w:rsidR="004951D0" w:rsidRPr="00261E78">
        <w:instrText>ChatGPT</w:instrText>
      </w:r>
      <w:r w:rsidR="004951D0" w:rsidRPr="00261E78">
        <w:instrText>的决定提供了经验证据和见解，并为平台管理者提供了实际意义，提醒他们限制对提高内容质量的影响。本研究探讨了热门问答平台</w:instrText>
      </w:r>
      <w:r w:rsidR="004951D0" w:rsidRPr="00261E78">
        <w:instrText xml:space="preserve"> Stack Overflow </w:instrText>
      </w:r>
      <w:r w:rsidR="004951D0" w:rsidRPr="00261E78">
        <w:instrText>对禁止使用</w:instrText>
      </w:r>
      <w:r w:rsidR="004951D0" w:rsidRPr="00261E78">
        <w:instrText xml:space="preserve"> ChatGPT </w:instrText>
      </w:r>
      <w:r w:rsidR="004951D0" w:rsidRPr="00261E78">
        <w:instrText>生成问题或答案的反应。通过分析来自</w:instrText>
      </w:r>
      <w:r w:rsidR="004951D0" w:rsidRPr="00261E78">
        <w:instrText xml:space="preserve"> Stack Overflow </w:instrText>
      </w:r>
      <w:r w:rsidR="004951D0" w:rsidRPr="00261E78">
        <w:instrText>和</w:instrText>
      </w:r>
      <w:r w:rsidR="004951D0" w:rsidRPr="00261E78">
        <w:instrText xml:space="preserve"> Reddit </w:instrText>
      </w:r>
      <w:r w:rsidR="004951D0" w:rsidRPr="00261E78">
        <w:instrText>上类似平台</w:instrText>
      </w:r>
      <w:r w:rsidR="004951D0" w:rsidRPr="00261E78">
        <w:instrText xml:space="preserve"> AskProgramming subreddit </w:instrText>
      </w:r>
      <w:r w:rsidR="004951D0" w:rsidRPr="00261E78">
        <w:instrText>的数据，我们采用双重差分</w:instrText>
      </w:r>
      <w:r w:rsidR="004951D0" w:rsidRPr="00261E78">
        <w:instrText xml:space="preserve"> (DID) </w:instrText>
      </w:r>
      <w:r w:rsidR="004951D0" w:rsidRPr="00261E78">
        <w:instrText>实证策略来检验</w:instrText>
      </w:r>
      <w:r w:rsidR="004951D0" w:rsidRPr="00261E78">
        <w:instrText xml:space="preserve"> Stack Overflow </w:instrText>
      </w:r>
      <w:r w:rsidR="004951D0" w:rsidRPr="00261E78">
        <w:instrText>决策的影响。我们的分析重点是使用自然语言处理</w:instrText>
      </w:r>
      <w:r w:rsidR="004951D0" w:rsidRPr="00261E78">
        <w:instrText xml:space="preserve">(NLP) </w:instrText>
      </w:r>
      <w:r w:rsidR="004951D0" w:rsidRPr="00261E78">
        <w:instrText>技术和两个平台上的投票功能来衡量质量。结果表明，在限制之后，</w:instrText>
      </w:r>
      <w:r w:rsidR="004951D0" w:rsidRPr="00261E78">
        <w:instrText xml:space="preserve">Stack Overflow </w:instrText>
      </w:r>
      <w:r w:rsidR="004951D0" w:rsidRPr="00261E78">
        <w:instrText>上的用户在答案生成方面表现出了转变，与</w:instrText>
      </w:r>
      <w:r w:rsidR="004951D0" w:rsidRPr="00261E78">
        <w:instrText xml:space="preserve"> AskProgramming subreddit </w:instrText>
      </w:r>
      <w:r w:rsidR="004951D0" w:rsidRPr="00261E78">
        <w:instrText>上的用户相比，他们生成的答案更加积极，单词和字符的数量也有所增加。然而，这对</w:instrText>
      </w:r>
      <w:r w:rsidR="004951D0" w:rsidRPr="00261E78">
        <w:instrText xml:space="preserve"> Stack Overflow </w:instrText>
      </w:r>
      <w:r w:rsidR="004951D0" w:rsidRPr="00261E78">
        <w:instrText>上提问的质量没有明显影响。问答文本的主观性也没有表现出明显的变化。值得注意的是，在限制之后，</w:instrText>
      </w:r>
      <w:r w:rsidR="004951D0" w:rsidRPr="00261E78">
        <w:instrText xml:space="preserve">Stack Overflow </w:instrText>
      </w:r>
      <w:r w:rsidR="004951D0" w:rsidRPr="00261E78">
        <w:instrText>上的答案获得了更多的点赞，这表明社区认为与</w:instrText>
      </w:r>
      <w:r w:rsidR="004951D0" w:rsidRPr="00261E78">
        <w:instrText xml:space="preserve"> Reddit </w:instrText>
      </w:r>
      <w:r w:rsidR="004951D0" w:rsidRPr="00261E78">
        <w:instrText>子版块上的答案相比，它们的质量更高，尽管答案的复杂性有所上升。频率分析显示，在限制之后，用户在</w:instrText>
      </w:r>
      <w:r w:rsidR="004951D0" w:rsidRPr="00261E78">
        <w:instrText xml:space="preserve">Stack Overflow </w:instrText>
      </w:r>
      <w:r w:rsidR="004951D0" w:rsidRPr="00261E78">
        <w:instrText>上发布的问题和答案的数量明显减少。此外，我们的补充分析表明，在限制之后，</w:instrText>
      </w:r>
      <w:r w:rsidR="004951D0" w:rsidRPr="00261E78">
        <w:instrText xml:space="preserve">Stack Overflow </w:instrText>
      </w:r>
      <w:r w:rsidR="004951D0" w:rsidRPr="00261E78">
        <w:instrText>上的首次贡献者有所减少。这项研究为在问答平台上禁止</w:instrText>
      </w:r>
      <w:r w:rsidR="004951D0" w:rsidRPr="00261E78">
        <w:instrText xml:space="preserve"> ChatGPT </w:instrText>
      </w:r>
      <w:r w:rsidR="004951D0" w:rsidRPr="00261E78">
        <w:instrText>的决定提供了经验证据和见解，为现有文献做出了贡献，并为平台管理者提供了实际意义，提醒他们限制对提高内容质量的影响。</w:instrText>
      </w:r>
      <w:r w:rsidR="004951D0" w:rsidRPr="00261E78">
        <w:instrText>","event-place":"Rochester,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/reading</w:instrText>
      </w:r>
      <w:r w:rsidR="004951D0" w:rsidRPr="00261E78">
        <w:instrText>、</w:instrText>
      </w:r>
      <w:r w:rsidR="004951D0" w:rsidRPr="00261E78">
        <w:instrText>/unread</w:instrText>
      </w:r>
      <w:r w:rsidR="004951D0" w:rsidRPr="00261E78">
        <w:instrText>、</w:instrText>
      </w:r>
      <w:r w:rsidR="004951D0" w:rsidRPr="00261E78">
        <w:rPr>
          <w:rFonts w:ascii="Apple Color Emoji" w:hAnsi="Apple Color Emoji" w:cs="Apple Color Emoji"/>
        </w:rPr>
        <w:instrText>📒</w:instrText>
      </w:r>
      <w:r w:rsidR="004951D0" w:rsidRPr="00261E78">
        <w:instrText>、</w:instrText>
      </w:r>
      <w:r w:rsidR="004951D0" w:rsidRPr="00261E78">
        <w:instrText>ChatGPT</w:instrText>
      </w:r>
      <w:r w:rsidR="004951D0" w:rsidRPr="00261E78">
        <w:instrText>、</w:instrText>
      </w:r>
      <w:r w:rsidR="004951D0" w:rsidRPr="00261E78">
        <w:instrText>discussion platform</w:instrText>
      </w:r>
      <w:r w:rsidR="004951D0" w:rsidRPr="00261E78">
        <w:instrText>、</w:instrText>
      </w:r>
      <w:r w:rsidR="004951D0" w:rsidRPr="00261E78">
        <w:instrText>generative AI</w:instrText>
      </w:r>
      <w:r w:rsidR="004951D0" w:rsidRPr="00261E78">
        <w:instrText>、</w:instrText>
      </w:r>
      <w:r w:rsidR="004951D0" w:rsidRPr="00261E78">
        <w:instrText>Reddit</w:instrText>
      </w:r>
      <w:r w:rsidR="004951D0" w:rsidRPr="00261E78">
        <w:instrText>、</w:instrText>
      </w:r>
      <w:r w:rsidR="004951D0" w:rsidRPr="00261E78">
        <w:instrText>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3662,"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managers with a better understanding of how generative AI influences users’ knowledge contribution behavior. This understanding can guide decision-making and strategy development regarding the integration of generative AI on their platforms.\n\n</w:instrText>
      </w:r>
      <w:r w:rsidR="004951D0" w:rsidRPr="00261E78">
        <w:instrText>【摘要翻译】在线平台上的自愿知识贡献对用户、平台和公司都很重要。生成式人工智能（</w:instrText>
      </w:r>
      <w:r w:rsidR="004951D0" w:rsidRPr="00261E78">
        <w:instrText>AI</w:instrText>
      </w:r>
      <w:r w:rsidR="004951D0" w:rsidRPr="00261E78">
        <w:instrText>）技术的快速进步使得在问答（</w:instrText>
      </w:r>
      <w:r w:rsidR="004951D0" w:rsidRPr="00261E78">
        <w:instrText>Q&amp;A</w:instrText>
      </w:r>
      <w:r w:rsidR="004951D0" w:rsidRPr="00261E78">
        <w:instrText>）平台上自动生成知识成为可能。然而，生成式</w:instrText>
      </w:r>
      <w:r w:rsidR="004951D0" w:rsidRPr="00261E78">
        <w:instrText>AI</w:instrText>
      </w:r>
      <w:r w:rsidR="004951D0" w:rsidRPr="00261E78">
        <w:instrText>对用户自愿知识贡献的影响仍然是一个经验问题。一方面，用户可能会从生成式</w:instrText>
      </w:r>
      <w:r w:rsidR="004951D0" w:rsidRPr="00261E78">
        <w:instrText>AI</w:instrText>
      </w:r>
      <w:r w:rsidR="004951D0" w:rsidRPr="00261E78">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4951D0" w:rsidRPr="00261E78">
        <w:instrText>ChatGPT</w:instrText>
      </w:r>
      <w:r w:rsidR="004951D0" w:rsidRPr="00261E78">
        <w:instrText>）对用户在最大的问答平台之一</w:instrText>
      </w:r>
      <w:r w:rsidR="004951D0" w:rsidRPr="00261E78">
        <w:instrText>Stack Overflow</w:instrText>
      </w:r>
      <w:r w:rsidR="004951D0" w:rsidRPr="00261E78">
        <w:instrText>上自愿贡献知识的影响。利用自然实验，我们采用差异中的差异（</w:instrText>
      </w:r>
      <w:r w:rsidR="004951D0" w:rsidRPr="00261E78">
        <w:instrText>DID</w:instrText>
      </w:r>
      <w:r w:rsidR="004951D0" w:rsidRPr="00261E78">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4951D0" w:rsidRPr="00261E78">
        <w:instrText>IS</w:instrText>
      </w:r>
      <w:r w:rsidR="004951D0" w:rsidRPr="00261E78">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4951D0" w:rsidRPr="00261E78">
        <w:instrText xml:space="preserve">","archive_location":"3 </w:instrText>
      </w:r>
      <w:r w:rsidR="004951D0" w:rsidRPr="00261E78">
        <w:rPr>
          <w:rFonts w:ascii="Apple Color Emoji" w:hAnsi="Apple Color Emoji" w:cs="Apple Color Emoji"/>
        </w:rPr>
        <w:instrText>📊</w:instrText>
      </w:r>
      <w:r w:rsidR="004951D0" w:rsidRPr="00261E78">
        <w:instrText>","DOI":"10.2139/ssrn.4462976","event-place":"Rochester,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Knowledge contribution</w:instrText>
      </w:r>
      <w:r w:rsidR="004951D0" w:rsidRPr="00261E78">
        <w:instrText>、</w:instrText>
      </w:r>
      <w:r w:rsidR="004951D0" w:rsidRPr="00261E78">
        <w:instrText>difference-in-differences</w:instrText>
      </w:r>
      <w:r w:rsidR="004951D0" w:rsidRPr="00261E78">
        <w:instrText>、</w:instrText>
      </w:r>
      <w:r w:rsidR="004951D0" w:rsidRPr="00261E78">
        <w:instrText>generative AI</w:instrText>
      </w:r>
      <w:r w:rsidR="004951D0" w:rsidRPr="00261E78">
        <w:instrText>、</w:instrText>
      </w:r>
      <w:r w:rsidR="004951D0" w:rsidRPr="00261E78">
        <w:instrText>answer quality</w:instrText>
      </w:r>
      <w:r w:rsidR="004951D0" w:rsidRPr="00261E78">
        <w:instrText>、</w:instrText>
      </w:r>
      <w:r w:rsidR="004951D0" w:rsidRPr="00261E78">
        <w:instrText>answer quantity</w:instrText>
      </w:r>
      <w:r w:rsidR="004951D0" w:rsidRPr="00261E78">
        <w:instrText>、</w:instrText>
      </w:r>
      <w:r w:rsidR="004951D0" w:rsidRPr="00261E78">
        <w:instrText xml:space="preserve">voluntary Q&amp;A platforms","number":"4462976","publisher-place":"Rochester, NY","source":"Social Science Research Network","title":"Examining the impact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005F06FA" w:rsidRPr="00261E78">
        <w:fldChar w:fldCharType="separate"/>
      </w:r>
      <w:r w:rsidR="009F4642" w:rsidRPr="00261E78">
        <w:t>(Borwankar et al., 2023; Shan &amp; Qiu, 2023)</w:t>
      </w:r>
      <w:r w:rsidR="005F06FA" w:rsidRPr="00261E78">
        <w:fldChar w:fldCharType="end"/>
      </w:r>
      <w:r w:rsidR="005F06FA" w:rsidRPr="00261E78">
        <w:t>. These conflicting findings may reflect the dual role of GenAI as both a compilation tool and a competiti</w:t>
      </w:r>
      <w:r w:rsidR="001860A6" w:rsidRPr="00261E78">
        <w:t>on-inducing</w:t>
      </w:r>
      <w:r w:rsidR="005F06FA" w:rsidRPr="00261E78">
        <w:t xml:space="preserve"> force driving answerers to differentiate their contributions.</w:t>
      </w:r>
    </w:p>
    <w:p w14:paraId="289EED83" w14:textId="3D1E6C07" w:rsidR="00447614" w:rsidRPr="00261E78" w:rsidRDefault="00CF4BEE" w:rsidP="00447614">
      <w:pPr>
        <w:pStyle w:val="Paragraph0"/>
      </w:pPr>
      <w:r>
        <w:t xml:space="preserve">With regard to </w:t>
      </w:r>
      <w:r w:rsidR="00447614" w:rsidRPr="00261E78">
        <w:t xml:space="preserve">viewers, research has examined changes in engagement metrics such as views and likes. </w:t>
      </w:r>
      <w:r w:rsidR="00447614" w:rsidRPr="00261E78">
        <w:fldChar w:fldCharType="begin" w:fldLock="1"/>
      </w:r>
      <w:r w:rsidR="004951D0" w:rsidRPr="00261E78">
        <w:instrText xml:space="preserve"> ADDIN ZOTERO_ITEM CSL_CITATION {"citationID":"Id5i17WN","properties":{"formattedCitation":"(Sanatizadeh et al., 2023)","plainCitation":"(Sanatizadeh et al., 2023)","dontUpdate":true,"noteIndex":0},"citationItems":[{"id":3654,"uris":["http://www.mendeley.com/documents/?uuid=f5f9bd29-7e9e-470a-8b44-8aca86112737","http://zotero.org/users/8905122/items/GKD6QLUW"],"itemData":{"id":3654,"type":"article","abstract":"Large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4951D0" w:rsidRPr="00261E78">
        <w:instrText>【摘要翻译】</w:instrText>
      </w:r>
      <w:r w:rsidR="004951D0" w:rsidRPr="00261E78">
        <w:instrText>ChatGPT</w:instrText>
      </w:r>
      <w:r w:rsidR="004951D0" w:rsidRPr="00261E78">
        <w:instrText>和</w:instrText>
      </w:r>
      <w:r w:rsidR="004951D0" w:rsidRPr="00261E78">
        <w:instrText>Bard</w:instrText>
      </w:r>
      <w:r w:rsidR="004951D0" w:rsidRPr="00261E78">
        <w:instrText>等大型语言模型（</w:instrText>
      </w:r>
      <w:r w:rsidR="004951D0" w:rsidRPr="00261E78">
        <w:instrText>LLM</w:instrText>
      </w:r>
      <w:r w:rsidR="004951D0" w:rsidRPr="00261E78">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4951D0" w:rsidRPr="00261E78">
        <w:instrText>“Stack Exchange”</w:instrText>
      </w:r>
      <w:r w:rsidR="004951D0" w:rsidRPr="00261E78">
        <w:instrText>为例，探讨了这项技术对在线问答论坛上内容生成和消费的影响。我们的初步调查结果表明，自</w:instrText>
      </w:r>
      <w:r w:rsidR="004951D0" w:rsidRPr="00261E78">
        <w:instrText>ChatGPT</w:instrText>
      </w:r>
      <w:r w:rsidR="004951D0" w:rsidRPr="00261E78">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4951D0" w:rsidRPr="00261E78">
        <w:instrText>LLM</w:instrText>
      </w:r>
      <w:r w:rsidR="004951D0" w:rsidRPr="00261E78">
        <w:instrText>后，</w:instrText>
      </w:r>
      <w:r w:rsidR="004951D0" w:rsidRPr="00261E78">
        <w:instrText>Stack Exchange</w:instrText>
      </w:r>
      <w:r w:rsidR="004951D0" w:rsidRPr="00261E78">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4951D0" w:rsidRPr="00261E78">
        <w:instrText xml:space="preserve">","archive_location":"101 </w:instrText>
      </w:r>
      <w:r w:rsidR="004951D0" w:rsidRPr="00261E78">
        <w:rPr>
          <w:rFonts w:ascii="Apple Color Emoji" w:hAnsi="Apple Color Emoji" w:cs="Apple Color Emoji"/>
        </w:rPr>
        <w:instrText>📊</w:instrText>
      </w:r>
      <w:r w:rsidR="004951D0" w:rsidRPr="00261E78">
        <w:instrText>","DOI":"10.2139/ssrn.4459729","event-place":"Rochester,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Artificial intelligence</w:instrText>
      </w:r>
      <w:r w:rsidR="004951D0" w:rsidRPr="00261E78">
        <w:instrText>、</w:instrText>
      </w:r>
      <w:r w:rsidR="004951D0" w:rsidRPr="00261E78">
        <w:instrText>/reading</w:instrText>
      </w:r>
      <w:r w:rsidR="004951D0" w:rsidRPr="00261E78">
        <w:instrText>、</w:instrText>
      </w:r>
      <w:r w:rsidR="004951D0" w:rsidRPr="00261E78">
        <w:instrText>ChatGPT</w:instrText>
      </w:r>
      <w:r w:rsidR="004951D0" w:rsidRPr="00261E78">
        <w:instrText>、</w:instrText>
      </w:r>
      <w:r w:rsidR="004951D0" w:rsidRPr="00261E78">
        <w:instrText>Online Platforms</w:instrText>
      </w:r>
      <w:r w:rsidR="004951D0" w:rsidRPr="00261E78">
        <w:instrText>、</w:instrText>
      </w:r>
      <w:r w:rsidR="004951D0" w:rsidRPr="00261E78">
        <w:instrText xml:space="preserve">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schema":"https://github.com/citation-style-language/schema/raw/master/csl-citation.json"} </w:instrText>
      </w:r>
      <w:r w:rsidR="00447614" w:rsidRPr="00261E78">
        <w:fldChar w:fldCharType="separate"/>
      </w:r>
      <w:r w:rsidR="00447614" w:rsidRPr="00261E78">
        <w:t xml:space="preserve">Sanatizadeh et al. </w:t>
      </w:r>
      <w:r w:rsidR="00073FD3" w:rsidRPr="00261E78">
        <w:t>(</w:t>
      </w:r>
      <w:r w:rsidR="00447614" w:rsidRPr="00261E78">
        <w:t>2023)</w:t>
      </w:r>
      <w:r w:rsidR="00447614" w:rsidRPr="00261E78">
        <w:fldChar w:fldCharType="end"/>
      </w:r>
      <w:r w:rsidR="00447614" w:rsidRPr="00261E78">
        <w:t xml:space="preserve"> report a decrease in the number of views following the introduction of ChatGPT, potentially due to users finding answers directly from GenAI without engaging with the online Q&amp;A communities. The impact on likes is less clear, with some studies reporting negative effects </w:t>
      </w:r>
      <w:r w:rsidR="00447614" w:rsidRPr="00261E78">
        <w:fldChar w:fldCharType="begin" w:fldLock="1"/>
      </w:r>
      <w:r w:rsidR="004951D0" w:rsidRPr="00261E78">
        <w:instrText xml:space="preserve"> ADDIN ZOTERO_ITEM CSL_CITATION {"citationID":"dQd0Xbj1","properties":{"formattedCitation":"(Borwankar et al., 2023; X. Li &amp; Kim, 2024)","plainCitation":"(Borwankar et al., 2023; X. Li &amp; Kim, 2024)","dontUpdate":true,"noteIndex":0},"citationItems":[{"id":129,"uris":["http://www.mendeley.com/documents/?uuid=1330f628-97fe-4f1e-99f3-dbdd4c9f501c","http://zotero.org/users/8905122/items/2PZ2SZ3C"],"itemData":{"id":129,"type":"article","abstract":"This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restriction in improving content quality.  </w:instrText>
      </w:r>
      <w:r w:rsidR="004951D0" w:rsidRPr="00261E78">
        <w:instrText>本研究探讨了热门问答平台</w:instrText>
      </w:r>
      <w:r w:rsidR="004951D0" w:rsidRPr="00261E78">
        <w:instrText xml:space="preserve"> Stack Overflow </w:instrText>
      </w:r>
      <w:r w:rsidR="004951D0" w:rsidRPr="00261E78">
        <w:instrText>对禁止使用</w:instrText>
      </w:r>
      <w:r w:rsidR="004951D0" w:rsidRPr="00261E78">
        <w:instrText xml:space="preserve"> ChatGPT </w:instrText>
      </w:r>
      <w:r w:rsidR="004951D0" w:rsidRPr="00261E78">
        <w:instrText>生成问题或答案的反应。通过分析来自</w:instrText>
      </w:r>
      <w:r w:rsidR="004951D0" w:rsidRPr="00261E78">
        <w:instrText xml:space="preserve"> Stack Overflow </w:instrText>
      </w:r>
      <w:r w:rsidR="004951D0" w:rsidRPr="00261E78">
        <w:instrText>和</w:instrText>
      </w:r>
      <w:r w:rsidR="004951D0" w:rsidRPr="00261E78">
        <w:instrText xml:space="preserve"> Reddit </w:instrText>
      </w:r>
      <w:r w:rsidR="004951D0" w:rsidRPr="00261E78">
        <w:instrText>上类似平台</w:instrText>
      </w:r>
      <w:r w:rsidR="004951D0" w:rsidRPr="00261E78">
        <w:instrText xml:space="preserve"> AskProgramming subreddit </w:instrText>
      </w:r>
      <w:r w:rsidR="004951D0" w:rsidRPr="00261E78">
        <w:instrText>的数据，我们采用双重差分</w:instrText>
      </w:r>
      <w:r w:rsidR="004951D0" w:rsidRPr="00261E78">
        <w:instrText xml:space="preserve"> (DID) </w:instrText>
      </w:r>
      <w:r w:rsidR="004951D0" w:rsidRPr="00261E78">
        <w:instrText>实证策略来检验</w:instrText>
      </w:r>
      <w:r w:rsidR="004951D0" w:rsidRPr="00261E78">
        <w:instrText xml:space="preserve"> Stack Overflow </w:instrText>
      </w:r>
      <w:r w:rsidR="004951D0" w:rsidRPr="00261E78">
        <w:instrText>决策的影响。我们的分析重点是使用自然语言处理</w:instrText>
      </w:r>
      <w:r w:rsidR="004951D0" w:rsidRPr="00261E78">
        <w:instrText xml:space="preserve"> (NLP) </w:instrText>
      </w:r>
      <w:r w:rsidR="004951D0" w:rsidRPr="00261E78">
        <w:instrText>技术和两个平台上的投票功能来衡量质量。结果表明，在限制之后，</w:instrText>
      </w:r>
      <w:r w:rsidR="004951D0" w:rsidRPr="00261E78">
        <w:instrText xml:space="preserve">Stack Overflow </w:instrText>
      </w:r>
      <w:r w:rsidR="004951D0" w:rsidRPr="00261E78">
        <w:instrText>上的用户在答案生成方面表现出了转变，与</w:instrText>
      </w:r>
      <w:r w:rsidR="004951D0" w:rsidRPr="00261E78">
        <w:instrText xml:space="preserve"> AskProgramming subreddit </w:instrText>
      </w:r>
      <w:r w:rsidR="004951D0" w:rsidRPr="00261E78">
        <w:instrText>上的用户相比，他们生成的答案更加积极，单词和字符的数量也有所增加。然而，这对</w:instrText>
      </w:r>
      <w:r w:rsidR="004951D0" w:rsidRPr="00261E78">
        <w:instrText xml:space="preserve"> Stack Overflow </w:instrText>
      </w:r>
      <w:r w:rsidR="004951D0" w:rsidRPr="00261E78">
        <w:instrText>上提问的质量没有明显影响。问答文本的主观性也没有表现出明显的变化。值得注意的是，在限制之后，</w:instrText>
      </w:r>
      <w:r w:rsidR="004951D0" w:rsidRPr="00261E78">
        <w:instrText xml:space="preserve">Stack Overflow </w:instrText>
      </w:r>
      <w:r w:rsidR="004951D0" w:rsidRPr="00261E78">
        <w:instrText>上的答案获得了更多的点赞，这表明社区认为与</w:instrText>
      </w:r>
      <w:r w:rsidR="004951D0" w:rsidRPr="00261E78">
        <w:instrText xml:space="preserve"> Reddit </w:instrText>
      </w:r>
      <w:r w:rsidR="004951D0" w:rsidRPr="00261E78">
        <w:instrText>子版块上的答案相比，它们的质量更高，尽管答案的复杂性有所上升。频率分析显示，在限制之后，用户在</w:instrText>
      </w:r>
      <w:r w:rsidR="004951D0" w:rsidRPr="00261E78">
        <w:instrText xml:space="preserve"> Stack Overflow </w:instrText>
      </w:r>
      <w:r w:rsidR="004951D0" w:rsidRPr="00261E78">
        <w:instrText>上发布的问题和答案的数量明显减少。此外，我们的补充分析表明，在限制之后，</w:instrText>
      </w:r>
      <w:r w:rsidR="004951D0" w:rsidRPr="00261E78">
        <w:instrText xml:space="preserve">Stack Overflow </w:instrText>
      </w:r>
      <w:r w:rsidR="004951D0" w:rsidRPr="00261E78">
        <w:instrText>上的首次贡献者有所减少。</w:instrText>
      </w:r>
      <w:r w:rsidR="004951D0" w:rsidRPr="00261E78">
        <w:instrText xml:space="preserve"> </w:instrText>
      </w:r>
      <w:r w:rsidR="004951D0" w:rsidRPr="00261E78">
        <w:instrText>这项研究为在问答平台上禁止</w:instrText>
      </w:r>
      <w:r w:rsidR="004951D0" w:rsidRPr="00261E78">
        <w:instrText xml:space="preserve"> ChatGPT </w:instrText>
      </w:r>
      <w:r w:rsidR="004951D0" w:rsidRPr="00261E78">
        <w:instrText>的决定提供了经验证据和见解，为现有文献做出了贡献，并为平台管理者提供了实际意义，提醒他们限制对提高内容质量的影响。</w:instrText>
      </w:r>
      <w:r w:rsidR="004951D0" w:rsidRPr="00261E78">
        <w:instrText>\n\n</w:instrText>
      </w:r>
      <w:r w:rsidR="004951D0" w:rsidRPr="00261E78">
        <w:instrText>【摘要翻译】这项研究探讨了流行的问答平台</w:instrText>
      </w:r>
      <w:r w:rsidR="004951D0" w:rsidRPr="00261E78">
        <w:instrText>Stack Overflow</w:instrText>
      </w:r>
      <w:r w:rsidR="004951D0" w:rsidRPr="00261E78">
        <w:instrText>禁止使用</w:instrText>
      </w:r>
      <w:r w:rsidR="004951D0" w:rsidRPr="00261E78">
        <w:instrText>ChatGPT</w:instrText>
      </w:r>
      <w:r w:rsidR="004951D0" w:rsidRPr="00261E78">
        <w:instrText>生成问题或答案的反应。通过分析来自</w:instrText>
      </w:r>
      <w:r w:rsidR="004951D0" w:rsidRPr="00261E78">
        <w:instrText>Stack Overflow</w:instrText>
      </w:r>
      <w:r w:rsidR="004951D0" w:rsidRPr="00261E78">
        <w:instrText>和</w:instrText>
      </w:r>
      <w:r w:rsidR="004951D0" w:rsidRPr="00261E78">
        <w:instrText>Reddit</w:instrText>
      </w:r>
      <w:r w:rsidR="004951D0" w:rsidRPr="00261E78">
        <w:instrText>上的可比平台</w:instrText>
      </w:r>
      <w:r w:rsidR="004951D0" w:rsidRPr="00261E78">
        <w:instrText>AskProgramming subreddit</w:instrText>
      </w:r>
      <w:r w:rsidR="004951D0" w:rsidRPr="00261E78">
        <w:instrText>的数据，我们采用了差异中的差异（</w:instrText>
      </w:r>
      <w:r w:rsidR="004951D0" w:rsidRPr="00261E78">
        <w:instrText>DID</w:instrText>
      </w:r>
      <w:r w:rsidR="004951D0" w:rsidRPr="00261E78">
        <w:instrText>）经验策略来检查</w:instrText>
      </w:r>
      <w:r w:rsidR="004951D0" w:rsidRPr="00261E78">
        <w:instrText>Stack Overflow</w:instrText>
      </w:r>
      <w:r w:rsidR="004951D0" w:rsidRPr="00261E78">
        <w:instrText>决策的影响。我们的分析侧重于使用自然语言处理（</w:instrText>
      </w:r>
      <w:r w:rsidR="004951D0" w:rsidRPr="00261E78">
        <w:instrText>NLP</w:instrText>
      </w:r>
      <w:r w:rsidR="004951D0" w:rsidRPr="00261E78">
        <w:instrText>）技术和两个平台上的投票功能的质量测量。结果表明，在限制之后，堆栈溢出上的用户在他们的答案生成方面表现出了转变，与</w:instrText>
      </w:r>
      <w:r w:rsidR="004951D0" w:rsidRPr="00261E78">
        <w:instrText>AskProgramming subreddit</w:instrText>
      </w:r>
      <w:r w:rsidR="004951D0" w:rsidRPr="00261E78">
        <w:instrText>上的用户相比，产生了更积极的语气和更多的单词和字符。然而，对堆栈溢出问题的质量没有明显的影响。问答文本中的主观性也没有表现出显著的变化。值得注意的是，</w:instrText>
      </w:r>
      <w:r w:rsidR="004951D0" w:rsidRPr="00261E78">
        <w:instrText>Stack Overflow</w:instrText>
      </w:r>
      <w:r w:rsidR="004951D0" w:rsidRPr="00261E78">
        <w:instrText>上的答案在限制后获得了更多的赞成票，这表明社区认为与</w:instrText>
      </w:r>
      <w:r w:rsidR="004951D0" w:rsidRPr="00261E78">
        <w:instrText>subreddit</w:instrText>
      </w:r>
      <w:r w:rsidR="004951D0" w:rsidRPr="00261E78">
        <w:instrText>上的答案相比，它们的质量更高，尽管答案的复杂性增加了。频率分析显示，在限制之后，用户在</w:instrText>
      </w:r>
      <w:r w:rsidR="004951D0" w:rsidRPr="00261E78">
        <w:instrText>Stack Overflow</w:instrText>
      </w:r>
      <w:r w:rsidR="004951D0" w:rsidRPr="00261E78">
        <w:instrText>上发布的问题和答案数量明显减少。此外，我们的补充分析表明，在限制之后，堆栈溢出的首次贡献者减少了。这项研究为现有文献做出了贡献，为禁止问答平台上的</w:instrText>
      </w:r>
      <w:r w:rsidR="004951D0" w:rsidRPr="00261E78">
        <w:instrText>ChatGPT</w:instrText>
      </w:r>
      <w:r w:rsidR="004951D0" w:rsidRPr="00261E78">
        <w:instrText>的决定提供了经验证据和见解，并为平台管理者提供了实际意义，提醒他们限制对提高内容质量的影响。本研究探讨了热门问答平台</w:instrText>
      </w:r>
      <w:r w:rsidR="004951D0" w:rsidRPr="00261E78">
        <w:instrText xml:space="preserve"> Stack Overflow </w:instrText>
      </w:r>
      <w:r w:rsidR="004951D0" w:rsidRPr="00261E78">
        <w:instrText>对禁止使用</w:instrText>
      </w:r>
      <w:r w:rsidR="004951D0" w:rsidRPr="00261E78">
        <w:instrText xml:space="preserve"> ChatGPT </w:instrText>
      </w:r>
      <w:r w:rsidR="004951D0" w:rsidRPr="00261E78">
        <w:instrText>生成问题或答案的反应。通过分析来自</w:instrText>
      </w:r>
      <w:r w:rsidR="004951D0" w:rsidRPr="00261E78">
        <w:instrText xml:space="preserve"> Stack Overflow </w:instrText>
      </w:r>
      <w:r w:rsidR="004951D0" w:rsidRPr="00261E78">
        <w:instrText>和</w:instrText>
      </w:r>
      <w:r w:rsidR="004951D0" w:rsidRPr="00261E78">
        <w:instrText xml:space="preserve"> Reddit </w:instrText>
      </w:r>
      <w:r w:rsidR="004951D0" w:rsidRPr="00261E78">
        <w:instrText>上类似平台</w:instrText>
      </w:r>
      <w:r w:rsidR="004951D0" w:rsidRPr="00261E78">
        <w:instrText xml:space="preserve"> AskProgramming subreddit </w:instrText>
      </w:r>
      <w:r w:rsidR="004951D0" w:rsidRPr="00261E78">
        <w:instrText>的数据，我们采用双重差分</w:instrText>
      </w:r>
      <w:r w:rsidR="004951D0" w:rsidRPr="00261E78">
        <w:instrText xml:space="preserve"> (DID) </w:instrText>
      </w:r>
      <w:r w:rsidR="004951D0" w:rsidRPr="00261E78">
        <w:instrText>实证策略来检验</w:instrText>
      </w:r>
      <w:r w:rsidR="004951D0" w:rsidRPr="00261E78">
        <w:instrText xml:space="preserve"> Stack Overflow </w:instrText>
      </w:r>
      <w:r w:rsidR="004951D0" w:rsidRPr="00261E78">
        <w:instrText>决策的影响。我们的分析重点是使用自然语言处理</w:instrText>
      </w:r>
      <w:r w:rsidR="004951D0" w:rsidRPr="00261E78">
        <w:instrText xml:space="preserve">(NLP) </w:instrText>
      </w:r>
      <w:r w:rsidR="004951D0" w:rsidRPr="00261E78">
        <w:instrText>技术和两个平台上的投票功能来衡量质量。结果表明，在限制之后，</w:instrText>
      </w:r>
      <w:r w:rsidR="004951D0" w:rsidRPr="00261E78">
        <w:instrText xml:space="preserve">Stack Overflow </w:instrText>
      </w:r>
      <w:r w:rsidR="004951D0" w:rsidRPr="00261E78">
        <w:instrText>上的用户在答案生成方面表现出了转变，与</w:instrText>
      </w:r>
      <w:r w:rsidR="004951D0" w:rsidRPr="00261E78">
        <w:instrText xml:space="preserve"> AskProgramming subreddit </w:instrText>
      </w:r>
      <w:r w:rsidR="004951D0" w:rsidRPr="00261E78">
        <w:instrText>上的用户相比，他们生成的答案更加积极，单词和字符的数量也有所增加。然而，这对</w:instrText>
      </w:r>
      <w:r w:rsidR="004951D0" w:rsidRPr="00261E78">
        <w:instrText xml:space="preserve"> Stack Overflow </w:instrText>
      </w:r>
      <w:r w:rsidR="004951D0" w:rsidRPr="00261E78">
        <w:instrText>上提问的质量没有明显影响。问答文本的主观性也没有表现出明显的变化。值得注意的是，在限制之后，</w:instrText>
      </w:r>
      <w:r w:rsidR="004951D0" w:rsidRPr="00261E78">
        <w:instrText xml:space="preserve">Stack Overflow </w:instrText>
      </w:r>
      <w:r w:rsidR="004951D0" w:rsidRPr="00261E78">
        <w:instrText>上的答案获得了更多的点赞，这表明社区认为与</w:instrText>
      </w:r>
      <w:r w:rsidR="004951D0" w:rsidRPr="00261E78">
        <w:instrText xml:space="preserve"> Reddit </w:instrText>
      </w:r>
      <w:r w:rsidR="004951D0" w:rsidRPr="00261E78">
        <w:instrText>子版块上的答案相比，它们的质量更高，尽管答案的复杂性有所上升。频率分析显示，在限制之后，用户在</w:instrText>
      </w:r>
      <w:r w:rsidR="004951D0" w:rsidRPr="00261E78">
        <w:instrText xml:space="preserve">Stack Overflow </w:instrText>
      </w:r>
      <w:r w:rsidR="004951D0" w:rsidRPr="00261E78">
        <w:instrText>上发布的问题和答案的数量明显减少。此外，我们的补充分析表明，在限制之后，</w:instrText>
      </w:r>
      <w:r w:rsidR="004951D0" w:rsidRPr="00261E78">
        <w:instrText xml:space="preserve">Stack Overflow </w:instrText>
      </w:r>
      <w:r w:rsidR="004951D0" w:rsidRPr="00261E78">
        <w:instrText>上的首次贡献者有所减少。这项研究为在问答平台上禁止</w:instrText>
      </w:r>
      <w:r w:rsidR="004951D0" w:rsidRPr="00261E78">
        <w:instrText xml:space="preserve"> ChatGPT </w:instrText>
      </w:r>
      <w:r w:rsidR="004951D0" w:rsidRPr="00261E78">
        <w:instrText>的决定提供了经验证据和见解，为现有文献做出了贡献，并为平台管理者提供了实际意义，提醒他们限制对提高内容质量的影响。</w:instrText>
      </w:r>
      <w:r w:rsidR="004951D0" w:rsidRPr="00261E78">
        <w:instrText>","event-place":"Rochester,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/reading</w:instrText>
      </w:r>
      <w:r w:rsidR="004951D0" w:rsidRPr="00261E78">
        <w:instrText>、</w:instrText>
      </w:r>
      <w:r w:rsidR="004951D0" w:rsidRPr="00261E78">
        <w:instrText>/unread</w:instrText>
      </w:r>
      <w:r w:rsidR="004951D0" w:rsidRPr="00261E78">
        <w:instrText>、</w:instrText>
      </w:r>
      <w:r w:rsidR="004951D0" w:rsidRPr="00261E78">
        <w:rPr>
          <w:rFonts w:ascii="Apple Color Emoji" w:hAnsi="Apple Color Emoji" w:cs="Apple Color Emoji"/>
        </w:rPr>
        <w:instrText>📒</w:instrText>
      </w:r>
      <w:r w:rsidR="004951D0" w:rsidRPr="00261E78">
        <w:instrText>、</w:instrText>
      </w:r>
      <w:r w:rsidR="004951D0" w:rsidRPr="00261E78">
        <w:instrText>ChatGPT</w:instrText>
      </w:r>
      <w:r w:rsidR="004951D0" w:rsidRPr="00261E78">
        <w:instrText>、</w:instrText>
      </w:r>
      <w:r w:rsidR="004951D0" w:rsidRPr="00261E78">
        <w:instrText>discussion platform</w:instrText>
      </w:r>
      <w:r w:rsidR="004951D0" w:rsidRPr="00261E78">
        <w:instrText>、</w:instrText>
      </w:r>
      <w:r w:rsidR="004951D0" w:rsidRPr="00261E78">
        <w:instrText>generative AI</w:instrText>
      </w:r>
      <w:r w:rsidR="004951D0" w:rsidRPr="00261E78">
        <w:instrText>、</w:instrText>
      </w:r>
      <w:r w:rsidR="004951D0" w:rsidRPr="00261E78">
        <w:instrText>Reddit</w:instrText>
      </w:r>
      <w:r w:rsidR="004951D0" w:rsidRPr="00261E78">
        <w:instrText>、</w:instrText>
      </w:r>
      <w:r w:rsidR="004951D0" w:rsidRPr="00261E78">
        <w:instrText xml:space="preserve">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369,"uris":["http://www.mendeley.com/documents/?uuid=df59e6d2-12b0-4522-b3d1-6e6d959a4465","http://zotero.org/users/8905122/items/GGGBTGEQ","http://www.mendeley.com/documents/?uuid=c64240c1-965d-4cb5-9194-c78b695ba813"],"itemData":{"id":369,"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reveals that highly engaged contributors, crucial for platform sustainability, are primarily affected. These findings emphasize the need for monitoring LLM effects on UGC platforms and promoting harmonious human-AI collaboration.   ChatGPT </w:instrText>
      </w:r>
      <w:r w:rsidR="004951D0" w:rsidRPr="00261E78">
        <w:instrText>等大型语言模型</w:instrText>
      </w:r>
      <w:r w:rsidR="004951D0" w:rsidRPr="00261E78">
        <w:instrText xml:space="preserve"> (LLMs) </w:instrText>
      </w:r>
      <w:r w:rsidR="004951D0" w:rsidRPr="00261E78">
        <w:instrText>正在改变用户生成内容</w:instrText>
      </w:r>
      <w:r w:rsidR="004951D0" w:rsidRPr="00261E78">
        <w:instrText xml:space="preserve"> (UGC) </w:instrText>
      </w:r>
      <w:r w:rsidR="004951D0" w:rsidRPr="00261E78">
        <w:instrText>平台上的内容创建和知识共享。本研究调查了</w:instrText>
      </w:r>
      <w:r w:rsidR="004951D0" w:rsidRPr="00261E78">
        <w:instrText xml:space="preserve"> ChatGPT </w:instrText>
      </w:r>
      <w:r w:rsidR="004951D0" w:rsidRPr="00261E78">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平台的影响并促进和谐的人类与人工智能协作。</w:instrText>
      </w:r>
      <w:r w:rsidR="004951D0" w:rsidRPr="00261E78">
        <w:instrText>\n\n</w:instrText>
      </w:r>
      <w:r w:rsidR="004951D0" w:rsidRPr="00261E78">
        <w:instrText>【摘要翻译】像</w:instrText>
      </w:r>
      <w:r w:rsidR="004951D0" w:rsidRPr="00261E78">
        <w:instrText>ChatGPT</w:instrText>
      </w:r>
      <w:r w:rsidR="004951D0" w:rsidRPr="00261E78">
        <w:instrText>这样的大型语言模型（</w:instrText>
      </w:r>
      <w:r w:rsidR="004951D0" w:rsidRPr="00261E78">
        <w:instrText>LLM</w:instrText>
      </w:r>
      <w:r w:rsidR="004951D0" w:rsidRPr="00261E78">
        <w:instrText>）正在改变用户生成内容（</w:instrText>
      </w:r>
      <w:r w:rsidR="004951D0" w:rsidRPr="00261E78">
        <w:instrText>UGC</w:instrText>
      </w:r>
      <w:r w:rsidR="004951D0" w:rsidRPr="00261E78">
        <w:instrText>）平台上的内容创建和知识共享。这项研究调查了</w:instrText>
      </w:r>
      <w:r w:rsidR="004951D0" w:rsidRPr="00261E78">
        <w:instrText>ChatGPT</w:instrText>
      </w:r>
      <w:r w:rsidR="004951D0" w:rsidRPr="00261E78">
        <w:instrText>对编码问答平台中用户贡献的影响。我们观察到人工智能生成的内容增加，同时合格和未删除的用户答案减少。合格答案的下降部分归因于向更复杂和高质量问题的转变。进一步的分析显示，对平台可持续性至关重要的高度参与的贡献者主要受到影响。这些发现强调了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w:instrText>
      </w:r>
      <w:r w:rsidR="004951D0" w:rsidRPr="00261E78">
        <w:instrText>-</w:instrText>
      </w:r>
      <w:r w:rsidR="004951D0" w:rsidRPr="00261E78">
        <w:instrText>人工智能协作的必要性。</w:instrText>
      </w:r>
      <w:r w:rsidR="004951D0" w:rsidRPr="00261E78">
        <w:instrText xml:space="preserve">ChatGPT </w:instrText>
      </w:r>
      <w:r w:rsidR="004951D0" w:rsidRPr="00261E78">
        <w:instrText>等大型语言模型</w:instrText>
      </w:r>
      <w:r w:rsidR="004951D0" w:rsidRPr="00261E78">
        <w:instrText xml:space="preserve"> (LLMs) </w:instrText>
      </w:r>
      <w:r w:rsidR="004951D0" w:rsidRPr="00261E78">
        <w:instrText>正在改变用户生成内容</w:instrText>
      </w:r>
      <w:r w:rsidR="004951D0" w:rsidRPr="00261E78">
        <w:instrText xml:space="preserve"> (UGC) </w:instrText>
      </w:r>
      <w:r w:rsidR="004951D0" w:rsidRPr="00261E78">
        <w:instrText>平台上的内容创建和知识共享。本研究调查了</w:instrText>
      </w:r>
      <w:r w:rsidR="004951D0" w:rsidRPr="00261E78">
        <w:instrText xml:space="preserve"> ChatGPT </w:instrText>
      </w:r>
      <w:r w:rsidR="004951D0" w:rsidRPr="00261E78">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平台的影响并促进和谐的人类与人工智能协作。</w:instrText>
      </w:r>
      <w:r w:rsidR="004951D0" w:rsidRPr="00261E78">
        <w:instrText>","DOI":"10.2139/ssrn.4650025","event-place":"Rochester,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online communities</w:instrText>
      </w:r>
      <w:r w:rsidR="004951D0" w:rsidRPr="00261E78">
        <w:instrText>、</w:instrText>
      </w:r>
      <w:r w:rsidR="004951D0" w:rsidRPr="00261E78">
        <w:instrText>ChatGPT</w:instrText>
      </w:r>
      <w:r w:rsidR="004951D0" w:rsidRPr="00261E78">
        <w:instrText>、</w:instrText>
      </w:r>
      <w:r w:rsidR="004951D0" w:rsidRPr="00261E78">
        <w:instrText>generative AI</w:instrText>
      </w:r>
      <w:r w:rsidR="004951D0" w:rsidRPr="00261E78">
        <w:instrText>、</w:instrText>
      </w:r>
      <w:r w:rsidR="004951D0" w:rsidRPr="00261E78">
        <w:instrText>large language models (LLMs)</w:instrText>
      </w:r>
      <w:r w:rsidR="004951D0" w:rsidRPr="00261E78">
        <w:instrText>、</w:instrText>
      </w:r>
      <w:r w:rsidR="004951D0" w:rsidRPr="00261E78">
        <w:instrText xml:space="preserve">user-generated content (UGC)","number":"4650025","publisher-place":"Rochester, NY","source":"Social Science Research Network","title":"Unveiling the effects of LLMs: Shifting UGC contribution in an online coding community","title-short":"Unveiling the effects of LLMs","URL":"https://papers.ssrn.com/abstract=4650025","author":[{"family":"Li","given":"Xinyu"},{"family":"Kim","given":"Keongtae"}],"accessed":{"date-parts":[["2024",4,19]]},"issued":{"date-parts":[["2024",4,17]]}}}],"schema":"https://github.com/citation-style-language/schema/raw/master/csl-citation.json"} </w:instrText>
      </w:r>
      <w:r w:rsidR="00447614" w:rsidRPr="00261E78">
        <w:fldChar w:fldCharType="separate"/>
      </w:r>
      <w:r w:rsidR="00447614" w:rsidRPr="00261E78">
        <w:t>(Borwankar et al., 2023; Li &amp; Kim, 2024)</w:t>
      </w:r>
      <w:r w:rsidR="00447614" w:rsidRPr="00261E78">
        <w:fldChar w:fldCharType="end"/>
      </w:r>
      <w:r w:rsidR="00447614" w:rsidRPr="00261E78">
        <w:t xml:space="preserve"> and others noting positive outcomes </w:t>
      </w:r>
      <w:r w:rsidR="00447614" w:rsidRPr="00261E78">
        <w:fldChar w:fldCharType="begin" w:fldLock="1"/>
      </w:r>
      <w:r w:rsidR="004951D0" w:rsidRPr="00261E78">
        <w:instrText xml:space="preserve"> ADDIN ZOTERO_ITEM CSL_CITATION {"citationID":"qLKbRdAr","properties":{"formattedCitation":"[4]","plainCitation":"[4]","dontUpdate":true,"noteIndex":0},"citationItems":[{"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4951D0" w:rsidRPr="00261E78">
        <w:instrText>【摘要翻译】</w:instrText>
      </w:r>
      <w:r w:rsidR="004951D0" w:rsidRPr="00261E78">
        <w:instrText>ChatGPT</w:instrText>
      </w:r>
      <w:r w:rsidR="004951D0" w:rsidRPr="00261E78">
        <w:instrText>和</w:instrText>
      </w:r>
      <w:r w:rsidR="004951D0" w:rsidRPr="00261E78">
        <w:instrText>Bard</w:instrText>
      </w:r>
      <w:r w:rsidR="004951D0" w:rsidRPr="00261E78">
        <w:instrText>等大型语言模型（</w:instrText>
      </w:r>
      <w:r w:rsidR="004951D0" w:rsidRPr="00261E78">
        <w:instrText>LLM</w:instrText>
      </w:r>
      <w:r w:rsidR="004951D0" w:rsidRPr="00261E78">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4951D0" w:rsidRPr="00261E78">
        <w:instrText>“Stack Exchange”</w:instrText>
      </w:r>
      <w:r w:rsidR="004951D0" w:rsidRPr="00261E78">
        <w:instrText>为例，探讨了这项技术对在线问答论坛上内容生成和消费的影响。我们的初步调查结果表明，自</w:instrText>
      </w:r>
      <w:r w:rsidR="004951D0" w:rsidRPr="00261E78">
        <w:instrText>ChatGPT</w:instrText>
      </w:r>
      <w:r w:rsidR="004951D0" w:rsidRPr="00261E78">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4951D0" w:rsidRPr="00261E78">
        <w:instrText>LLM</w:instrText>
      </w:r>
      <w:r w:rsidR="004951D0" w:rsidRPr="00261E78">
        <w:instrText>后，</w:instrText>
      </w:r>
      <w:r w:rsidR="004951D0" w:rsidRPr="00261E78">
        <w:instrText>Stack Exchange</w:instrText>
      </w:r>
      <w:r w:rsidR="004951D0" w:rsidRPr="00261E78">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4951D0" w:rsidRPr="00261E78">
        <w:instrText xml:space="preserve">","archive_location":"101 </w:instrText>
      </w:r>
      <w:r w:rsidR="004951D0" w:rsidRPr="00261E78">
        <w:rPr>
          <w:rFonts w:ascii="Apple Color Emoji" w:hAnsi="Apple Color Emoji" w:cs="Apple Color Emoji"/>
        </w:rPr>
        <w:instrText>📊</w:instrText>
      </w:r>
      <w:r w:rsidR="004951D0" w:rsidRPr="00261E78">
        <w:instrText>","DOI":"10.2139/ssrn.4459729","event-place":"Rochester,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Artificial intelligence</w:instrText>
      </w:r>
      <w:r w:rsidR="004951D0" w:rsidRPr="00261E78">
        <w:instrText>、</w:instrText>
      </w:r>
      <w:r w:rsidR="004951D0" w:rsidRPr="00261E78">
        <w:instrText>/reading</w:instrText>
      </w:r>
      <w:r w:rsidR="004951D0" w:rsidRPr="00261E78">
        <w:instrText>、</w:instrText>
      </w:r>
      <w:r w:rsidR="004951D0" w:rsidRPr="00261E78">
        <w:instrText>ChatGPT</w:instrText>
      </w:r>
      <w:r w:rsidR="004951D0" w:rsidRPr="00261E78">
        <w:instrText>、</w:instrText>
      </w:r>
      <w:r w:rsidR="004951D0" w:rsidRPr="00261E78">
        <w:instrText>Online Platforms</w:instrText>
      </w:r>
      <w:r w:rsidR="004951D0" w:rsidRPr="00261E78">
        <w:instrText>、</w:instrText>
      </w:r>
      <w:r w:rsidR="004951D0" w:rsidRPr="00261E78">
        <w:instrText xml:space="preserve">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schema":"https://github.com/citation-style-language/schema/raw/master/csl-citation.json"} </w:instrText>
      </w:r>
      <w:r w:rsidR="00447614" w:rsidRPr="00261E78">
        <w:fldChar w:fldCharType="separate"/>
      </w:r>
      <w:r w:rsidR="00447614" w:rsidRPr="00261E78">
        <w:t>(Sanatizadeh et al., 2023)</w:t>
      </w:r>
      <w:r w:rsidR="00447614" w:rsidRPr="00261E78">
        <w:fldChar w:fldCharType="end"/>
      </w:r>
      <w:r w:rsidR="00447614" w:rsidRPr="00261E78">
        <w:t>.</w:t>
      </w:r>
    </w:p>
    <w:p w14:paraId="39121C35" w14:textId="77777777" w:rsidR="00246B64" w:rsidRPr="00261E78" w:rsidRDefault="00246B64" w:rsidP="00246B64">
      <w:pPr>
        <w:pStyle w:val="Heading2"/>
      </w:pPr>
      <w:r w:rsidRPr="00261E78">
        <w:t>Research Gap</w:t>
      </w:r>
    </w:p>
    <w:p w14:paraId="06D0F73F" w14:textId="043BAEAD" w:rsidR="00246B64" w:rsidRPr="00261E78" w:rsidRDefault="00246B64" w:rsidP="00246B64">
      <w:pPr>
        <w:pStyle w:val="Paragraph0"/>
      </w:pPr>
      <w:r w:rsidRPr="00261E78">
        <w:t xml:space="preserve">Our literature review (Table 1) reveals that existing studies primarily examine external general-purpose GenAI. </w:t>
      </w:r>
      <w:r w:rsidR="00CF4BEE">
        <w:t>In today’s context where such external GenAI is widely available, t</w:t>
      </w:r>
      <w:r w:rsidRPr="00261E78">
        <w:t>here is a notable lack of research on internal GenAI tools.</w:t>
      </w:r>
    </w:p>
    <w:p w14:paraId="10C895A1" w14:textId="77777777" w:rsidR="00F40939" w:rsidRPr="00261E78" w:rsidRDefault="00F40939" w:rsidP="003D1372">
      <w:pPr>
        <w:pStyle w:val="Paragraph0"/>
        <w:ind w:firstLine="0"/>
        <w:sectPr w:rsidR="00F40939" w:rsidRPr="00261E78" w:rsidSect="00650A23">
          <w:pgSz w:w="12240" w:h="15840" w:code="1"/>
          <w:pgMar w:top="1440" w:right="1440" w:bottom="1440" w:left="1440" w:header="720" w:footer="144" w:gutter="0"/>
          <w:cols w:space="720"/>
          <w:docGrid w:linePitch="299"/>
        </w:sectPr>
      </w:pPr>
    </w:p>
    <w:p w14:paraId="6D443195" w14:textId="7284DC8B" w:rsidR="00525402" w:rsidRPr="00261E78" w:rsidRDefault="00F40939" w:rsidP="00525402">
      <w:pPr>
        <w:pStyle w:val="TableFiguretitle"/>
      </w:pPr>
      <w:bookmarkStart w:id="12" w:name="_Ref177391594"/>
      <w:bookmarkStart w:id="13" w:name="_Ref177391587"/>
      <w:r w:rsidRPr="00261E78">
        <w:lastRenderedPageBreak/>
        <w:t xml:space="preserve">Table </w:t>
      </w:r>
      <w:fldSimple w:instr=" SEQ Table \* ARABIC ">
        <w:r w:rsidR="00B04148" w:rsidRPr="00261E78">
          <w:t>1</w:t>
        </w:r>
      </w:fldSimple>
      <w:bookmarkEnd w:id="12"/>
      <w:r w:rsidRPr="00261E78">
        <w:t>. The impact of generative AI on online Q&amp;A communities</w:t>
      </w:r>
      <w:bookmarkEnd w:id="13"/>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281"/>
        <w:gridCol w:w="1063"/>
        <w:gridCol w:w="1426"/>
        <w:gridCol w:w="1006"/>
        <w:gridCol w:w="1671"/>
        <w:gridCol w:w="1063"/>
        <w:gridCol w:w="1519"/>
        <w:gridCol w:w="2931"/>
      </w:tblGrid>
      <w:tr w:rsidR="00B25774" w:rsidRPr="00261E78" w14:paraId="22D59C80" w14:textId="77777777" w:rsidTr="00A86F82">
        <w:trPr>
          <w:trHeight w:val="744"/>
          <w:jc w:val="center"/>
        </w:trPr>
        <w:tc>
          <w:tcPr>
            <w:tcW w:w="2281" w:type="dxa"/>
            <w:tcBorders>
              <w:top w:val="single" w:sz="12" w:space="0" w:color="auto"/>
              <w:bottom w:val="single" w:sz="6" w:space="0" w:color="auto"/>
            </w:tcBorders>
            <w:tcMar>
              <w:left w:w="0" w:type="dxa"/>
              <w:right w:w="0" w:type="dxa"/>
            </w:tcMar>
            <w:vAlign w:val="center"/>
            <w:hideMark/>
          </w:tcPr>
          <w:p w14:paraId="4CCBD59C" w14:textId="77777777" w:rsidR="00B25774" w:rsidRPr="00261E78" w:rsidRDefault="00B25774" w:rsidP="005C79A5">
            <w:pPr>
              <w:jc w:val="center"/>
              <w:rPr>
                <w:rFonts w:eastAsia="DengXian"/>
                <w:b/>
                <w:bCs/>
                <w:color w:val="000000"/>
                <w:sz w:val="18"/>
                <w:szCs w:val="18"/>
              </w:rPr>
            </w:pPr>
            <w:bookmarkStart w:id="14" w:name="RANGE!A1"/>
            <w:r w:rsidRPr="00261E78">
              <w:rPr>
                <w:rFonts w:eastAsia="DengXian"/>
                <w:b/>
                <w:bCs/>
                <w:color w:val="000000"/>
                <w:sz w:val="18"/>
                <w:szCs w:val="18"/>
              </w:rPr>
              <w:t>Study</w:t>
            </w:r>
            <w:bookmarkEnd w:id="14"/>
          </w:p>
        </w:tc>
        <w:tc>
          <w:tcPr>
            <w:tcW w:w="1063" w:type="dxa"/>
            <w:tcBorders>
              <w:top w:val="single" w:sz="12" w:space="0" w:color="auto"/>
              <w:bottom w:val="single" w:sz="6" w:space="0" w:color="auto"/>
            </w:tcBorders>
            <w:tcMar>
              <w:left w:w="0" w:type="dxa"/>
              <w:right w:w="0" w:type="dxa"/>
            </w:tcMar>
            <w:vAlign w:val="center"/>
            <w:hideMark/>
          </w:tcPr>
          <w:p w14:paraId="42CE919F" w14:textId="77777777" w:rsidR="00B25774" w:rsidRPr="00261E78" w:rsidRDefault="00B25774" w:rsidP="005C79A5">
            <w:pPr>
              <w:jc w:val="center"/>
              <w:rPr>
                <w:rFonts w:eastAsia="DengXian"/>
                <w:b/>
                <w:bCs/>
                <w:color w:val="000000"/>
                <w:sz w:val="18"/>
                <w:szCs w:val="18"/>
              </w:rPr>
            </w:pPr>
            <w:r w:rsidRPr="00261E78">
              <w:rPr>
                <w:rFonts w:eastAsia="DengXian"/>
                <w:b/>
                <w:bCs/>
                <w:color w:val="000000"/>
                <w:sz w:val="18"/>
                <w:szCs w:val="18"/>
              </w:rPr>
              <w:t>Community</w:t>
            </w:r>
          </w:p>
        </w:tc>
        <w:tc>
          <w:tcPr>
            <w:tcW w:w="1426" w:type="dxa"/>
            <w:tcBorders>
              <w:top w:val="single" w:sz="12" w:space="0" w:color="auto"/>
              <w:bottom w:val="single" w:sz="6" w:space="0" w:color="auto"/>
            </w:tcBorders>
            <w:tcMar>
              <w:left w:w="0" w:type="dxa"/>
              <w:right w:w="0" w:type="dxa"/>
            </w:tcMar>
            <w:vAlign w:val="center"/>
            <w:hideMark/>
          </w:tcPr>
          <w:p w14:paraId="09B55356" w14:textId="1FE61681" w:rsidR="00B25774" w:rsidRPr="00261E78" w:rsidRDefault="00B25774" w:rsidP="005C79A5">
            <w:pPr>
              <w:jc w:val="center"/>
              <w:rPr>
                <w:rFonts w:eastAsia="DengXian"/>
                <w:b/>
                <w:bCs/>
                <w:color w:val="000000"/>
                <w:sz w:val="18"/>
                <w:szCs w:val="18"/>
              </w:rPr>
            </w:pPr>
            <w:r w:rsidRPr="00261E78">
              <w:rPr>
                <w:rFonts w:eastAsia="DengXian"/>
                <w:b/>
                <w:bCs/>
                <w:color w:val="000000"/>
                <w:sz w:val="18"/>
                <w:szCs w:val="18"/>
              </w:rPr>
              <w:t>AI Examined</w:t>
            </w:r>
          </w:p>
        </w:tc>
        <w:tc>
          <w:tcPr>
            <w:tcW w:w="1006" w:type="dxa"/>
            <w:tcBorders>
              <w:top w:val="single" w:sz="12" w:space="0" w:color="auto"/>
              <w:bottom w:val="single" w:sz="6" w:space="0" w:color="auto"/>
            </w:tcBorders>
            <w:tcMar>
              <w:left w:w="0" w:type="dxa"/>
              <w:right w:w="0" w:type="dxa"/>
            </w:tcMar>
            <w:vAlign w:val="center"/>
            <w:hideMark/>
          </w:tcPr>
          <w:p w14:paraId="0C4AC42A" w14:textId="77777777" w:rsidR="00B25774" w:rsidRPr="00261E78" w:rsidRDefault="00B25774" w:rsidP="005C79A5">
            <w:pPr>
              <w:jc w:val="center"/>
              <w:rPr>
                <w:rFonts w:eastAsia="DengXian"/>
                <w:b/>
                <w:bCs/>
                <w:color w:val="000000"/>
                <w:sz w:val="18"/>
                <w:szCs w:val="18"/>
              </w:rPr>
            </w:pPr>
            <w:r w:rsidRPr="00261E78">
              <w:rPr>
                <w:rFonts w:eastAsia="DengXian"/>
                <w:b/>
                <w:bCs/>
                <w:color w:val="000000"/>
                <w:sz w:val="18"/>
                <w:szCs w:val="18"/>
              </w:rPr>
              <w:t>Event</w:t>
            </w:r>
          </w:p>
        </w:tc>
        <w:tc>
          <w:tcPr>
            <w:tcW w:w="1671" w:type="dxa"/>
            <w:tcBorders>
              <w:top w:val="single" w:sz="12" w:space="0" w:color="auto"/>
              <w:bottom w:val="single" w:sz="6" w:space="0" w:color="auto"/>
            </w:tcBorders>
            <w:tcMar>
              <w:left w:w="0" w:type="dxa"/>
              <w:right w:w="0" w:type="dxa"/>
            </w:tcMar>
            <w:vAlign w:val="center"/>
            <w:hideMark/>
          </w:tcPr>
          <w:p w14:paraId="2B544265" w14:textId="77777777" w:rsidR="00B25774" w:rsidRPr="00261E78" w:rsidRDefault="00B25774" w:rsidP="005C79A5">
            <w:pPr>
              <w:jc w:val="center"/>
              <w:rPr>
                <w:rFonts w:eastAsia="DengXian"/>
                <w:b/>
                <w:bCs/>
                <w:color w:val="000000"/>
                <w:sz w:val="18"/>
                <w:szCs w:val="18"/>
              </w:rPr>
            </w:pPr>
            <w:r w:rsidRPr="00261E78">
              <w:rPr>
                <w:rFonts w:eastAsia="DengXian"/>
                <w:b/>
                <w:bCs/>
                <w:color w:val="000000"/>
                <w:sz w:val="18"/>
                <w:szCs w:val="18"/>
              </w:rPr>
              <w:t>Research Design</w:t>
            </w:r>
          </w:p>
        </w:tc>
        <w:tc>
          <w:tcPr>
            <w:tcW w:w="1063" w:type="dxa"/>
            <w:tcBorders>
              <w:top w:val="single" w:sz="12" w:space="0" w:color="auto"/>
              <w:bottom w:val="single" w:sz="6" w:space="0" w:color="auto"/>
            </w:tcBorders>
            <w:tcMar>
              <w:left w:w="0" w:type="dxa"/>
              <w:right w:w="0" w:type="dxa"/>
            </w:tcMar>
            <w:vAlign w:val="center"/>
            <w:hideMark/>
          </w:tcPr>
          <w:p w14:paraId="1225A1A3" w14:textId="77777777" w:rsidR="00B25774" w:rsidRPr="00261E78" w:rsidRDefault="00B25774" w:rsidP="005C79A5">
            <w:pPr>
              <w:jc w:val="center"/>
              <w:rPr>
                <w:rFonts w:eastAsia="DengXian"/>
                <w:b/>
                <w:bCs/>
                <w:color w:val="000000"/>
                <w:sz w:val="18"/>
                <w:szCs w:val="18"/>
              </w:rPr>
            </w:pPr>
            <w:r w:rsidRPr="00261E78">
              <w:rPr>
                <w:rFonts w:eastAsia="DengXian"/>
                <w:b/>
                <w:bCs/>
                <w:color w:val="000000"/>
                <w:sz w:val="18"/>
                <w:szCs w:val="18"/>
              </w:rPr>
              <w:t>User Group Examined</w:t>
            </w:r>
          </w:p>
        </w:tc>
        <w:tc>
          <w:tcPr>
            <w:tcW w:w="1519" w:type="dxa"/>
            <w:tcBorders>
              <w:top w:val="single" w:sz="12" w:space="0" w:color="auto"/>
              <w:bottom w:val="single" w:sz="6" w:space="0" w:color="auto"/>
            </w:tcBorders>
            <w:tcMar>
              <w:left w:w="0" w:type="dxa"/>
              <w:right w:w="0" w:type="dxa"/>
            </w:tcMar>
            <w:vAlign w:val="center"/>
            <w:hideMark/>
          </w:tcPr>
          <w:p w14:paraId="48B693A6" w14:textId="77777777" w:rsidR="00B25774" w:rsidRPr="00261E78" w:rsidRDefault="00B25774" w:rsidP="005C79A5">
            <w:pPr>
              <w:jc w:val="center"/>
              <w:rPr>
                <w:rFonts w:eastAsia="DengXian"/>
                <w:b/>
                <w:bCs/>
                <w:color w:val="000000"/>
                <w:sz w:val="18"/>
                <w:szCs w:val="18"/>
              </w:rPr>
            </w:pPr>
            <w:r w:rsidRPr="00261E78">
              <w:rPr>
                <w:rFonts w:eastAsia="DengXian"/>
                <w:b/>
                <w:bCs/>
                <w:color w:val="000000"/>
                <w:sz w:val="18"/>
                <w:szCs w:val="18"/>
              </w:rPr>
              <w:t>Unit of Analysis</w:t>
            </w:r>
          </w:p>
        </w:tc>
        <w:tc>
          <w:tcPr>
            <w:tcW w:w="2931" w:type="dxa"/>
            <w:tcBorders>
              <w:top w:val="single" w:sz="12" w:space="0" w:color="auto"/>
              <w:bottom w:val="single" w:sz="6" w:space="0" w:color="auto"/>
            </w:tcBorders>
            <w:tcMar>
              <w:left w:w="0" w:type="dxa"/>
              <w:right w:w="0" w:type="dxa"/>
            </w:tcMar>
            <w:vAlign w:val="center"/>
            <w:hideMark/>
          </w:tcPr>
          <w:p w14:paraId="1F4B324E" w14:textId="6D81AE52" w:rsidR="00B25774" w:rsidRPr="00261E78" w:rsidRDefault="00B25774" w:rsidP="005C79A5">
            <w:pPr>
              <w:jc w:val="center"/>
              <w:rPr>
                <w:rFonts w:eastAsia="DengXian"/>
                <w:b/>
                <w:bCs/>
                <w:color w:val="000000"/>
                <w:sz w:val="18"/>
                <w:szCs w:val="18"/>
              </w:rPr>
            </w:pPr>
            <w:r w:rsidRPr="00261E78">
              <w:rPr>
                <w:rFonts w:eastAsia="DengXian"/>
                <w:b/>
                <w:bCs/>
                <w:color w:val="000000"/>
                <w:sz w:val="18"/>
                <w:szCs w:val="18"/>
              </w:rPr>
              <w:t>GenAI Effect</w:t>
            </w:r>
          </w:p>
        </w:tc>
      </w:tr>
      <w:tr w:rsidR="00B25774" w:rsidRPr="00261E78" w14:paraId="75CC008B" w14:textId="77777777" w:rsidTr="00A86F82">
        <w:trPr>
          <w:trHeight w:val="762"/>
          <w:jc w:val="center"/>
        </w:trPr>
        <w:tc>
          <w:tcPr>
            <w:tcW w:w="2281" w:type="dxa"/>
            <w:tcBorders>
              <w:top w:val="single" w:sz="6" w:space="0" w:color="auto"/>
            </w:tcBorders>
            <w:tcMar>
              <w:left w:w="0" w:type="dxa"/>
              <w:right w:w="0" w:type="dxa"/>
            </w:tcMar>
            <w:vAlign w:val="center"/>
            <w:hideMark/>
          </w:tcPr>
          <w:p w14:paraId="77E19CE2" w14:textId="5437B4A5" w:rsidR="00B25774" w:rsidRPr="00261E78" w:rsidRDefault="006F6E66" w:rsidP="005C79A5">
            <w:pPr>
              <w:jc w:val="both"/>
              <w:rPr>
                <w:rFonts w:eastAsia="DengXian"/>
                <w:color w:val="000000"/>
                <w:sz w:val="18"/>
                <w:szCs w:val="18"/>
              </w:rPr>
            </w:pPr>
            <w:r w:rsidRPr="00261E78">
              <w:rPr>
                <w:rFonts w:eastAsia="DengXian"/>
                <w:color w:val="000000"/>
                <w:sz w:val="18"/>
                <w:szCs w:val="18"/>
              </w:rPr>
              <w:fldChar w:fldCharType="begin"/>
            </w:r>
            <w:r w:rsidR="00092114" w:rsidRPr="00261E78">
              <w:rPr>
                <w:rFonts w:eastAsia="DengXian"/>
                <w:color w:val="000000"/>
                <w:sz w:val="18"/>
                <w:szCs w:val="18"/>
              </w:rPr>
              <w:instrText xml:space="preserve"> ADDIN ZOTERO_ITEM CSL_CITATION {"citationID":"cke3bpW2","properties":{"formattedCitation":"(Borwankar et al., 2023)","plainCitation":"(Borwankar et al., 2023)","dontUpdate":true,"noteIndex":0},"citationItems":[{"id":129,"uris":["http://www.mendeley.com/documents/?uuid=1330f628-97fe-4f1e-99f3-dbdd4c9f501c","http://zotero.org/users/8905122/items/2PZ2SZ3C"],"itemData":{"id":129,"type":"article","abstract":"This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restriction in improving content quality.  </w:instrText>
            </w:r>
            <w:r w:rsidR="00092114" w:rsidRPr="00261E78">
              <w:rPr>
                <w:rFonts w:eastAsia="DengXian"/>
                <w:color w:val="000000"/>
                <w:sz w:val="18"/>
                <w:szCs w:val="18"/>
              </w:rPr>
              <w:instrText>本研究探讨了热门问答平台</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对禁止使用</w:instrText>
            </w:r>
            <w:r w:rsidR="00092114" w:rsidRPr="00261E78">
              <w:rPr>
                <w:rFonts w:eastAsia="DengXian"/>
                <w:color w:val="000000"/>
                <w:sz w:val="18"/>
                <w:szCs w:val="18"/>
              </w:rPr>
              <w:instrText xml:space="preserve"> ChatGPT </w:instrText>
            </w:r>
            <w:r w:rsidR="00092114" w:rsidRPr="00261E78">
              <w:rPr>
                <w:rFonts w:eastAsia="DengXian"/>
                <w:color w:val="000000"/>
                <w:sz w:val="18"/>
                <w:szCs w:val="18"/>
              </w:rPr>
              <w:instrText>生成问题或答案的反应。通过分析来自</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和</w:instrText>
            </w:r>
            <w:r w:rsidR="00092114" w:rsidRPr="00261E78">
              <w:rPr>
                <w:rFonts w:eastAsia="DengXian"/>
                <w:color w:val="000000"/>
                <w:sz w:val="18"/>
                <w:szCs w:val="18"/>
              </w:rPr>
              <w:instrText xml:space="preserve"> Reddit </w:instrText>
            </w:r>
            <w:r w:rsidR="00092114" w:rsidRPr="00261E78">
              <w:rPr>
                <w:rFonts w:eastAsia="DengXian"/>
                <w:color w:val="000000"/>
                <w:sz w:val="18"/>
                <w:szCs w:val="18"/>
              </w:rPr>
              <w:instrText>上类似平台</w:instrText>
            </w:r>
            <w:r w:rsidR="00092114" w:rsidRPr="00261E78">
              <w:rPr>
                <w:rFonts w:eastAsia="DengXian"/>
                <w:color w:val="000000"/>
                <w:sz w:val="18"/>
                <w:szCs w:val="18"/>
              </w:rPr>
              <w:instrText xml:space="preserve"> AskProgramming subreddit </w:instrText>
            </w:r>
            <w:r w:rsidR="00092114" w:rsidRPr="00261E78">
              <w:rPr>
                <w:rFonts w:eastAsia="DengXian"/>
                <w:color w:val="000000"/>
                <w:sz w:val="18"/>
                <w:szCs w:val="18"/>
              </w:rPr>
              <w:instrText>的数据，我们采用双重差分</w:instrText>
            </w:r>
            <w:r w:rsidR="00092114" w:rsidRPr="00261E78">
              <w:rPr>
                <w:rFonts w:eastAsia="DengXian"/>
                <w:color w:val="000000"/>
                <w:sz w:val="18"/>
                <w:szCs w:val="18"/>
              </w:rPr>
              <w:instrText xml:space="preserve"> (DID) </w:instrText>
            </w:r>
            <w:r w:rsidR="00092114" w:rsidRPr="00261E78">
              <w:rPr>
                <w:rFonts w:eastAsia="DengXian"/>
                <w:color w:val="000000"/>
                <w:sz w:val="18"/>
                <w:szCs w:val="18"/>
              </w:rPr>
              <w:instrText>实证策略来检验</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决策的影响。我们的分析重点是使用自然语言处理</w:instrText>
            </w:r>
            <w:r w:rsidR="00092114" w:rsidRPr="00261E78">
              <w:rPr>
                <w:rFonts w:eastAsia="DengXian"/>
                <w:color w:val="000000"/>
                <w:sz w:val="18"/>
                <w:szCs w:val="18"/>
              </w:rPr>
              <w:instrText xml:space="preserve"> (NLP) </w:instrText>
            </w:r>
            <w:r w:rsidR="00092114" w:rsidRPr="00261E78">
              <w:rPr>
                <w:rFonts w:eastAsia="DengXian"/>
                <w:color w:val="000000"/>
                <w:sz w:val="18"/>
                <w:szCs w:val="18"/>
              </w:rPr>
              <w:instrText>技术和两个平台上的投票功能来衡量质量。结果表明，在限制之后，</w:instrText>
            </w:r>
            <w:r w:rsidR="00092114" w:rsidRPr="00261E78">
              <w:rPr>
                <w:rFonts w:eastAsia="DengXian"/>
                <w:color w:val="000000"/>
                <w:sz w:val="18"/>
                <w:szCs w:val="18"/>
              </w:rPr>
              <w:instrText xml:space="preserve">Stack Overflow </w:instrText>
            </w:r>
            <w:r w:rsidR="00092114" w:rsidRPr="00261E78">
              <w:rPr>
                <w:rFonts w:eastAsia="DengXian"/>
                <w:color w:val="000000"/>
                <w:sz w:val="18"/>
                <w:szCs w:val="18"/>
              </w:rPr>
              <w:instrText>上的用户在答案生成方面表现出了转变，与</w:instrText>
            </w:r>
            <w:r w:rsidR="00092114" w:rsidRPr="00261E78">
              <w:rPr>
                <w:rFonts w:eastAsia="DengXian"/>
                <w:color w:val="000000"/>
                <w:sz w:val="18"/>
                <w:szCs w:val="18"/>
              </w:rPr>
              <w:instrText xml:space="preserve"> AskProgramming subreddit </w:instrText>
            </w:r>
            <w:r w:rsidR="00092114" w:rsidRPr="00261E78">
              <w:rPr>
                <w:rFonts w:eastAsia="DengXian"/>
                <w:color w:val="000000"/>
                <w:sz w:val="18"/>
                <w:szCs w:val="18"/>
              </w:rPr>
              <w:instrText>上的用户相比，他们生成的答案更加积极，单词和字符的数量也有所增加。然而，这对</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上提问的质量没有明显影响。问答文本的主观性也没有表现出明显的变化。值得注意的是，在限制之后，</w:instrText>
            </w:r>
            <w:r w:rsidR="00092114" w:rsidRPr="00261E78">
              <w:rPr>
                <w:rFonts w:eastAsia="DengXian"/>
                <w:color w:val="000000"/>
                <w:sz w:val="18"/>
                <w:szCs w:val="18"/>
              </w:rPr>
              <w:instrText xml:space="preserve">Stack Overflow </w:instrText>
            </w:r>
            <w:r w:rsidR="00092114" w:rsidRPr="00261E78">
              <w:rPr>
                <w:rFonts w:eastAsia="DengXian"/>
                <w:color w:val="000000"/>
                <w:sz w:val="18"/>
                <w:szCs w:val="18"/>
              </w:rPr>
              <w:instrText>上的答案获得了更多的点赞，这表明社区认为与</w:instrText>
            </w:r>
            <w:r w:rsidR="00092114" w:rsidRPr="00261E78">
              <w:rPr>
                <w:rFonts w:eastAsia="DengXian"/>
                <w:color w:val="000000"/>
                <w:sz w:val="18"/>
                <w:szCs w:val="18"/>
              </w:rPr>
              <w:instrText xml:space="preserve"> Reddit </w:instrText>
            </w:r>
            <w:r w:rsidR="00092114" w:rsidRPr="00261E78">
              <w:rPr>
                <w:rFonts w:eastAsia="DengXian"/>
                <w:color w:val="000000"/>
                <w:sz w:val="18"/>
                <w:szCs w:val="18"/>
              </w:rPr>
              <w:instrText>子版块上的答案相比，它们的质量更高，尽管答案的复杂性有所上升。频率分析显示，在限制之后，用户在</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上发布的问题和答案的数量明显减少。此外，我们的补充分析表明，在限制之后，</w:instrText>
            </w:r>
            <w:r w:rsidR="00092114" w:rsidRPr="00261E78">
              <w:rPr>
                <w:rFonts w:eastAsia="DengXian"/>
                <w:color w:val="000000"/>
                <w:sz w:val="18"/>
                <w:szCs w:val="18"/>
              </w:rPr>
              <w:instrText xml:space="preserve">Stack Overflow </w:instrText>
            </w:r>
            <w:r w:rsidR="00092114" w:rsidRPr="00261E78">
              <w:rPr>
                <w:rFonts w:eastAsia="DengXian"/>
                <w:color w:val="000000"/>
                <w:sz w:val="18"/>
                <w:szCs w:val="18"/>
              </w:rPr>
              <w:instrText>上的首次贡献者有所减少。</w:instrText>
            </w:r>
            <w:r w:rsidR="00092114" w:rsidRPr="00261E78">
              <w:rPr>
                <w:rFonts w:eastAsia="DengXian"/>
                <w:color w:val="000000"/>
                <w:sz w:val="18"/>
                <w:szCs w:val="18"/>
              </w:rPr>
              <w:instrText xml:space="preserve"> </w:instrText>
            </w:r>
            <w:r w:rsidR="00092114" w:rsidRPr="00261E78">
              <w:rPr>
                <w:rFonts w:eastAsia="DengXian"/>
                <w:color w:val="000000"/>
                <w:sz w:val="18"/>
                <w:szCs w:val="18"/>
              </w:rPr>
              <w:instrText>这项研究为在问答平台上禁止</w:instrText>
            </w:r>
            <w:r w:rsidR="00092114" w:rsidRPr="00261E78">
              <w:rPr>
                <w:rFonts w:eastAsia="DengXian"/>
                <w:color w:val="000000"/>
                <w:sz w:val="18"/>
                <w:szCs w:val="18"/>
              </w:rPr>
              <w:instrText xml:space="preserve"> ChatGPT </w:instrText>
            </w:r>
            <w:r w:rsidR="00092114" w:rsidRPr="00261E78">
              <w:rPr>
                <w:rFonts w:eastAsia="DengXian"/>
                <w:color w:val="000000"/>
                <w:sz w:val="18"/>
                <w:szCs w:val="18"/>
              </w:rPr>
              <w:instrText>的决定提供了经验证据和见解，为现有文献做出了贡献，并为平台管理者提供了实际意义，提醒他们限制对提高内容质量的影响。</w:instrText>
            </w:r>
            <w:r w:rsidR="00092114" w:rsidRPr="00261E78">
              <w:rPr>
                <w:rFonts w:eastAsia="DengXian"/>
                <w:color w:val="000000"/>
                <w:sz w:val="18"/>
                <w:szCs w:val="18"/>
              </w:rPr>
              <w:instrText>\n\n</w:instrText>
            </w:r>
            <w:r w:rsidR="00092114" w:rsidRPr="00261E78">
              <w:rPr>
                <w:rFonts w:eastAsia="DengXian"/>
                <w:color w:val="000000"/>
                <w:sz w:val="18"/>
                <w:szCs w:val="18"/>
              </w:rPr>
              <w:instrText>【摘要翻译】这项研究探讨了流行的问答平台</w:instrText>
            </w:r>
            <w:r w:rsidR="00092114" w:rsidRPr="00261E78">
              <w:rPr>
                <w:rFonts w:eastAsia="DengXian"/>
                <w:color w:val="000000"/>
                <w:sz w:val="18"/>
                <w:szCs w:val="18"/>
              </w:rPr>
              <w:instrText>Stack Overflow</w:instrText>
            </w:r>
            <w:r w:rsidR="00092114" w:rsidRPr="00261E78">
              <w:rPr>
                <w:rFonts w:eastAsia="DengXian"/>
                <w:color w:val="000000"/>
                <w:sz w:val="18"/>
                <w:szCs w:val="18"/>
              </w:rPr>
              <w:instrText>禁止使用</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生成问题或答案的反应。通过分析来自</w:instrText>
            </w:r>
            <w:r w:rsidR="00092114" w:rsidRPr="00261E78">
              <w:rPr>
                <w:rFonts w:eastAsia="DengXian"/>
                <w:color w:val="000000"/>
                <w:sz w:val="18"/>
                <w:szCs w:val="18"/>
              </w:rPr>
              <w:instrText>Stack Overflow</w:instrText>
            </w:r>
            <w:r w:rsidR="00092114" w:rsidRPr="00261E78">
              <w:rPr>
                <w:rFonts w:eastAsia="DengXian"/>
                <w:color w:val="000000"/>
                <w:sz w:val="18"/>
                <w:szCs w:val="18"/>
              </w:rPr>
              <w:instrText>和</w:instrText>
            </w:r>
            <w:r w:rsidR="00092114" w:rsidRPr="00261E78">
              <w:rPr>
                <w:rFonts w:eastAsia="DengXian"/>
                <w:color w:val="000000"/>
                <w:sz w:val="18"/>
                <w:szCs w:val="18"/>
              </w:rPr>
              <w:instrText>Reddit</w:instrText>
            </w:r>
            <w:r w:rsidR="00092114" w:rsidRPr="00261E78">
              <w:rPr>
                <w:rFonts w:eastAsia="DengXian"/>
                <w:color w:val="000000"/>
                <w:sz w:val="18"/>
                <w:szCs w:val="18"/>
              </w:rPr>
              <w:instrText>上的可比平台</w:instrText>
            </w:r>
            <w:r w:rsidR="00092114" w:rsidRPr="00261E78">
              <w:rPr>
                <w:rFonts w:eastAsia="DengXian"/>
                <w:color w:val="000000"/>
                <w:sz w:val="18"/>
                <w:szCs w:val="18"/>
              </w:rPr>
              <w:instrText>AskProgramming subreddit</w:instrText>
            </w:r>
            <w:r w:rsidR="00092114" w:rsidRPr="00261E78">
              <w:rPr>
                <w:rFonts w:eastAsia="DengXian"/>
                <w:color w:val="000000"/>
                <w:sz w:val="18"/>
                <w:szCs w:val="18"/>
              </w:rPr>
              <w:instrText>的数据，我们采用了差异中的差异（</w:instrText>
            </w:r>
            <w:r w:rsidR="00092114" w:rsidRPr="00261E78">
              <w:rPr>
                <w:rFonts w:eastAsia="DengXian"/>
                <w:color w:val="000000"/>
                <w:sz w:val="18"/>
                <w:szCs w:val="18"/>
              </w:rPr>
              <w:instrText>DID</w:instrText>
            </w:r>
            <w:r w:rsidR="00092114" w:rsidRPr="00261E78">
              <w:rPr>
                <w:rFonts w:eastAsia="DengXian"/>
                <w:color w:val="000000"/>
                <w:sz w:val="18"/>
                <w:szCs w:val="18"/>
              </w:rPr>
              <w:instrText>）经验策略来检查</w:instrText>
            </w:r>
            <w:r w:rsidR="00092114" w:rsidRPr="00261E78">
              <w:rPr>
                <w:rFonts w:eastAsia="DengXian"/>
                <w:color w:val="000000"/>
                <w:sz w:val="18"/>
                <w:szCs w:val="18"/>
              </w:rPr>
              <w:instrText>Stack Overflow</w:instrText>
            </w:r>
            <w:r w:rsidR="00092114" w:rsidRPr="00261E78">
              <w:rPr>
                <w:rFonts w:eastAsia="DengXian"/>
                <w:color w:val="000000"/>
                <w:sz w:val="18"/>
                <w:szCs w:val="18"/>
              </w:rPr>
              <w:instrText>决策的影响。我们的分析侧重于使用自然语言处理（</w:instrText>
            </w:r>
            <w:r w:rsidR="00092114" w:rsidRPr="00261E78">
              <w:rPr>
                <w:rFonts w:eastAsia="DengXian"/>
                <w:color w:val="000000"/>
                <w:sz w:val="18"/>
                <w:szCs w:val="18"/>
              </w:rPr>
              <w:instrText>NLP</w:instrText>
            </w:r>
            <w:r w:rsidR="00092114" w:rsidRPr="00261E78">
              <w:rPr>
                <w:rFonts w:eastAsia="DengXian"/>
                <w:color w:val="000000"/>
                <w:sz w:val="18"/>
                <w:szCs w:val="18"/>
              </w:rPr>
              <w:instrText>）技术和两个平台上的投票功能的质量测量。结果表明，在限制之后，堆栈溢出上的用户在他们的答案生成方面表现出了转变，与</w:instrText>
            </w:r>
            <w:r w:rsidR="00092114" w:rsidRPr="00261E78">
              <w:rPr>
                <w:rFonts w:eastAsia="DengXian"/>
                <w:color w:val="000000"/>
                <w:sz w:val="18"/>
                <w:szCs w:val="18"/>
              </w:rPr>
              <w:instrText>AskProgramming subreddit</w:instrText>
            </w:r>
            <w:r w:rsidR="00092114" w:rsidRPr="00261E78">
              <w:rPr>
                <w:rFonts w:eastAsia="DengXian"/>
                <w:color w:val="000000"/>
                <w:sz w:val="18"/>
                <w:szCs w:val="18"/>
              </w:rPr>
              <w:instrText>上的用户相比，产生了更积极的语气和更多的单词和字符。然而，对堆栈溢出问题的质量没有明显的影响。问答文本中的主观性也没有表现出显著的变化。值得注意的是，</w:instrText>
            </w:r>
            <w:r w:rsidR="00092114" w:rsidRPr="00261E78">
              <w:rPr>
                <w:rFonts w:eastAsia="DengXian"/>
                <w:color w:val="000000"/>
                <w:sz w:val="18"/>
                <w:szCs w:val="18"/>
              </w:rPr>
              <w:instrText>Stack Overflow</w:instrText>
            </w:r>
            <w:r w:rsidR="00092114" w:rsidRPr="00261E78">
              <w:rPr>
                <w:rFonts w:eastAsia="DengXian"/>
                <w:color w:val="000000"/>
                <w:sz w:val="18"/>
                <w:szCs w:val="18"/>
              </w:rPr>
              <w:instrText>上的答案在限制后获得了更多的赞成票，这表明社区认为与</w:instrText>
            </w:r>
            <w:r w:rsidR="00092114" w:rsidRPr="00261E78">
              <w:rPr>
                <w:rFonts w:eastAsia="DengXian"/>
                <w:color w:val="000000"/>
                <w:sz w:val="18"/>
                <w:szCs w:val="18"/>
              </w:rPr>
              <w:instrText>subreddit</w:instrText>
            </w:r>
            <w:r w:rsidR="00092114" w:rsidRPr="00261E78">
              <w:rPr>
                <w:rFonts w:eastAsia="DengXian"/>
                <w:color w:val="000000"/>
                <w:sz w:val="18"/>
                <w:szCs w:val="18"/>
              </w:rPr>
              <w:instrText>上的答案相比，它们的质量更高，尽管答案的复杂性增加了。频率分析显示，在限制之后，用户在</w:instrText>
            </w:r>
            <w:r w:rsidR="00092114" w:rsidRPr="00261E78">
              <w:rPr>
                <w:rFonts w:eastAsia="DengXian"/>
                <w:color w:val="000000"/>
                <w:sz w:val="18"/>
                <w:szCs w:val="18"/>
              </w:rPr>
              <w:instrText>Stack Overflow</w:instrText>
            </w:r>
            <w:r w:rsidR="00092114" w:rsidRPr="00261E78">
              <w:rPr>
                <w:rFonts w:eastAsia="DengXian"/>
                <w:color w:val="000000"/>
                <w:sz w:val="18"/>
                <w:szCs w:val="18"/>
              </w:rPr>
              <w:instrText>上发布的问题和答案数量明显减少。此外，我们的补充分析表明，在限制之后，堆栈溢出的首次贡献者减少了。这项研究为现有文献做出了贡献，为禁止问答平台上的</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的决定提供了经验证据和见解，并为平台管理者提供了实际意义，提醒他们限制对提高内容质量的影响。本研究探讨了热门问答平台</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对禁止使用</w:instrText>
            </w:r>
            <w:r w:rsidR="00092114" w:rsidRPr="00261E78">
              <w:rPr>
                <w:rFonts w:eastAsia="DengXian"/>
                <w:color w:val="000000"/>
                <w:sz w:val="18"/>
                <w:szCs w:val="18"/>
              </w:rPr>
              <w:instrText xml:space="preserve"> ChatGPT </w:instrText>
            </w:r>
            <w:r w:rsidR="00092114" w:rsidRPr="00261E78">
              <w:rPr>
                <w:rFonts w:eastAsia="DengXian"/>
                <w:color w:val="000000"/>
                <w:sz w:val="18"/>
                <w:szCs w:val="18"/>
              </w:rPr>
              <w:instrText>生成问题或答案的反应。通过分析来自</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和</w:instrText>
            </w:r>
            <w:r w:rsidR="00092114" w:rsidRPr="00261E78">
              <w:rPr>
                <w:rFonts w:eastAsia="DengXian"/>
                <w:color w:val="000000"/>
                <w:sz w:val="18"/>
                <w:szCs w:val="18"/>
              </w:rPr>
              <w:instrText xml:space="preserve"> Reddit </w:instrText>
            </w:r>
            <w:r w:rsidR="00092114" w:rsidRPr="00261E78">
              <w:rPr>
                <w:rFonts w:eastAsia="DengXian"/>
                <w:color w:val="000000"/>
                <w:sz w:val="18"/>
                <w:szCs w:val="18"/>
              </w:rPr>
              <w:instrText>上类似平台</w:instrText>
            </w:r>
            <w:r w:rsidR="00092114" w:rsidRPr="00261E78">
              <w:rPr>
                <w:rFonts w:eastAsia="DengXian"/>
                <w:color w:val="000000"/>
                <w:sz w:val="18"/>
                <w:szCs w:val="18"/>
              </w:rPr>
              <w:instrText xml:space="preserve"> AskProgramming subreddit </w:instrText>
            </w:r>
            <w:r w:rsidR="00092114" w:rsidRPr="00261E78">
              <w:rPr>
                <w:rFonts w:eastAsia="DengXian"/>
                <w:color w:val="000000"/>
                <w:sz w:val="18"/>
                <w:szCs w:val="18"/>
              </w:rPr>
              <w:instrText>的数据，我们采用双重差分</w:instrText>
            </w:r>
            <w:r w:rsidR="00092114" w:rsidRPr="00261E78">
              <w:rPr>
                <w:rFonts w:eastAsia="DengXian"/>
                <w:color w:val="000000"/>
                <w:sz w:val="18"/>
                <w:szCs w:val="18"/>
              </w:rPr>
              <w:instrText xml:space="preserve"> (DID) </w:instrText>
            </w:r>
            <w:r w:rsidR="00092114" w:rsidRPr="00261E78">
              <w:rPr>
                <w:rFonts w:eastAsia="DengXian"/>
                <w:color w:val="000000"/>
                <w:sz w:val="18"/>
                <w:szCs w:val="18"/>
              </w:rPr>
              <w:instrText>实证策略来检验</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决策的影响。我们的分析重点是使用自然语言处理</w:instrText>
            </w:r>
            <w:r w:rsidR="00092114" w:rsidRPr="00261E78">
              <w:rPr>
                <w:rFonts w:eastAsia="DengXian"/>
                <w:color w:val="000000"/>
                <w:sz w:val="18"/>
                <w:szCs w:val="18"/>
              </w:rPr>
              <w:instrText xml:space="preserve">(NLP) </w:instrText>
            </w:r>
            <w:r w:rsidR="00092114" w:rsidRPr="00261E78">
              <w:rPr>
                <w:rFonts w:eastAsia="DengXian"/>
                <w:color w:val="000000"/>
                <w:sz w:val="18"/>
                <w:szCs w:val="18"/>
              </w:rPr>
              <w:instrText>技术和两个平台上的投票功能来衡量质量。结果表明，在限制之后，</w:instrText>
            </w:r>
            <w:r w:rsidR="00092114" w:rsidRPr="00261E78">
              <w:rPr>
                <w:rFonts w:eastAsia="DengXian"/>
                <w:color w:val="000000"/>
                <w:sz w:val="18"/>
                <w:szCs w:val="18"/>
              </w:rPr>
              <w:instrText xml:space="preserve">Stack Overflow </w:instrText>
            </w:r>
            <w:r w:rsidR="00092114" w:rsidRPr="00261E78">
              <w:rPr>
                <w:rFonts w:eastAsia="DengXian"/>
                <w:color w:val="000000"/>
                <w:sz w:val="18"/>
                <w:szCs w:val="18"/>
              </w:rPr>
              <w:instrText>上的用户在答案生成方面表现出了转变，与</w:instrText>
            </w:r>
            <w:r w:rsidR="00092114" w:rsidRPr="00261E78">
              <w:rPr>
                <w:rFonts w:eastAsia="DengXian"/>
                <w:color w:val="000000"/>
                <w:sz w:val="18"/>
                <w:szCs w:val="18"/>
              </w:rPr>
              <w:instrText xml:space="preserve"> AskProgramming subreddit </w:instrText>
            </w:r>
            <w:r w:rsidR="00092114" w:rsidRPr="00261E78">
              <w:rPr>
                <w:rFonts w:eastAsia="DengXian"/>
                <w:color w:val="000000"/>
                <w:sz w:val="18"/>
                <w:szCs w:val="18"/>
              </w:rPr>
              <w:instrText>上的用户相比，他们生成的答案更加积极，单词和字符的数量也有所增加。然而，这对</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上提问的质量没有明显影响。问答文本的主观性也没有表现出明显的变化。值得注意的是，在限制之后，</w:instrText>
            </w:r>
            <w:r w:rsidR="00092114" w:rsidRPr="00261E78">
              <w:rPr>
                <w:rFonts w:eastAsia="DengXian"/>
                <w:color w:val="000000"/>
                <w:sz w:val="18"/>
                <w:szCs w:val="18"/>
              </w:rPr>
              <w:instrText xml:space="preserve">Stack Overflow </w:instrText>
            </w:r>
            <w:r w:rsidR="00092114" w:rsidRPr="00261E78">
              <w:rPr>
                <w:rFonts w:eastAsia="DengXian"/>
                <w:color w:val="000000"/>
                <w:sz w:val="18"/>
                <w:szCs w:val="18"/>
              </w:rPr>
              <w:instrText>上的答案获得了更多的点赞，这表明社区认为与</w:instrText>
            </w:r>
            <w:r w:rsidR="00092114" w:rsidRPr="00261E78">
              <w:rPr>
                <w:rFonts w:eastAsia="DengXian"/>
                <w:color w:val="000000"/>
                <w:sz w:val="18"/>
                <w:szCs w:val="18"/>
              </w:rPr>
              <w:instrText xml:space="preserve"> Reddit </w:instrText>
            </w:r>
            <w:r w:rsidR="00092114" w:rsidRPr="00261E78">
              <w:rPr>
                <w:rFonts w:eastAsia="DengXian"/>
                <w:color w:val="000000"/>
                <w:sz w:val="18"/>
                <w:szCs w:val="18"/>
              </w:rPr>
              <w:instrText>子版块上的答案相比，它们的质量更高，尽管答案的复杂性有所上升。频率分析显示，在限制之后，用户在</w:instrText>
            </w:r>
            <w:r w:rsidR="00092114" w:rsidRPr="00261E78">
              <w:rPr>
                <w:rFonts w:eastAsia="DengXian"/>
                <w:color w:val="000000"/>
                <w:sz w:val="18"/>
                <w:szCs w:val="18"/>
              </w:rPr>
              <w:instrText xml:space="preserve">Stack Overflow </w:instrText>
            </w:r>
            <w:r w:rsidR="00092114" w:rsidRPr="00261E78">
              <w:rPr>
                <w:rFonts w:eastAsia="DengXian"/>
                <w:color w:val="000000"/>
                <w:sz w:val="18"/>
                <w:szCs w:val="18"/>
              </w:rPr>
              <w:instrText>上发布的问题和答案的数量明显减少。此外，我们的补充分析表明，在限制之后，</w:instrText>
            </w:r>
            <w:r w:rsidR="00092114" w:rsidRPr="00261E78">
              <w:rPr>
                <w:rFonts w:eastAsia="DengXian"/>
                <w:color w:val="000000"/>
                <w:sz w:val="18"/>
                <w:szCs w:val="18"/>
              </w:rPr>
              <w:instrText xml:space="preserve">Stack Overflow </w:instrText>
            </w:r>
            <w:r w:rsidR="00092114" w:rsidRPr="00261E78">
              <w:rPr>
                <w:rFonts w:eastAsia="DengXian"/>
                <w:color w:val="000000"/>
                <w:sz w:val="18"/>
                <w:szCs w:val="18"/>
              </w:rPr>
              <w:instrText>上的首次贡献者有所减少。这项研究为在问答平台上禁止</w:instrText>
            </w:r>
            <w:r w:rsidR="00092114" w:rsidRPr="00261E78">
              <w:rPr>
                <w:rFonts w:eastAsia="DengXian"/>
                <w:color w:val="000000"/>
                <w:sz w:val="18"/>
                <w:szCs w:val="18"/>
              </w:rPr>
              <w:instrText xml:space="preserve"> ChatGPT </w:instrText>
            </w:r>
            <w:r w:rsidR="00092114" w:rsidRPr="00261E78">
              <w:rPr>
                <w:rFonts w:eastAsia="DengXian"/>
                <w:color w:val="000000"/>
                <w:sz w:val="18"/>
                <w:szCs w:val="18"/>
              </w:rPr>
              <w:instrText>的决定提供了经验证据和见解，为现有文献做出了贡献，并为平台管理者提供了实际意义，提醒他们限制对提高内容质量的影响。</w:instrText>
            </w:r>
            <w:r w:rsidR="00092114" w:rsidRPr="00261E78">
              <w:rPr>
                <w:rFonts w:eastAsia="DengXian"/>
                <w:color w:val="000000"/>
                <w:sz w:val="18"/>
                <w:szCs w:val="18"/>
              </w:rPr>
              <w:instrText>","event-place":"Rochester, NY","genre":"SSRN Scholarly Paper","language":"en","note":"</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 xml:space="preserve"> /reading</w:instrText>
            </w:r>
            <w:r w:rsidR="00092114" w:rsidRPr="00261E78">
              <w:rPr>
                <w:rFonts w:eastAsia="DengXian"/>
                <w:color w:val="000000"/>
                <w:sz w:val="18"/>
                <w:szCs w:val="18"/>
              </w:rPr>
              <w:instrText>、</w:instrText>
            </w:r>
            <w:r w:rsidR="00092114" w:rsidRPr="00261E78">
              <w:rPr>
                <w:rFonts w:eastAsia="DengXian"/>
                <w:color w:val="000000"/>
                <w:sz w:val="18"/>
                <w:szCs w:val="18"/>
              </w:rPr>
              <w:instrText>/unread</w:instrText>
            </w:r>
            <w:r w:rsidR="00092114" w:rsidRPr="00261E78">
              <w:rPr>
                <w:rFonts w:eastAsia="DengXian"/>
                <w:color w:val="000000"/>
                <w:sz w:val="18"/>
                <w:szCs w:val="18"/>
              </w:rPr>
              <w:instrText>、</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w:instrText>
            </w:r>
            <w:r w:rsidR="00092114" w:rsidRPr="00261E78">
              <w:rPr>
                <w:rFonts w:eastAsia="DengXian"/>
                <w:color w:val="000000"/>
                <w:sz w:val="18"/>
                <w:szCs w:val="18"/>
              </w:rPr>
              <w:instrText>discussion platform</w:instrText>
            </w:r>
            <w:r w:rsidR="00092114" w:rsidRPr="00261E78">
              <w:rPr>
                <w:rFonts w:eastAsia="DengXian"/>
                <w:color w:val="000000"/>
                <w:sz w:val="18"/>
                <w:szCs w:val="18"/>
              </w:rPr>
              <w:instrText>、</w:instrText>
            </w:r>
            <w:r w:rsidR="00092114" w:rsidRPr="00261E78">
              <w:rPr>
                <w:rFonts w:eastAsia="DengXian"/>
                <w:color w:val="000000"/>
                <w:sz w:val="18"/>
                <w:szCs w:val="18"/>
              </w:rPr>
              <w:instrText>generative AI</w:instrText>
            </w:r>
            <w:r w:rsidR="00092114" w:rsidRPr="00261E78">
              <w:rPr>
                <w:rFonts w:eastAsia="DengXian"/>
                <w:color w:val="000000"/>
                <w:sz w:val="18"/>
                <w:szCs w:val="18"/>
              </w:rPr>
              <w:instrText>、</w:instrText>
            </w:r>
            <w:r w:rsidR="00092114" w:rsidRPr="00261E78">
              <w:rPr>
                <w:rFonts w:eastAsia="DengXian"/>
                <w:color w:val="000000"/>
                <w:sz w:val="18"/>
                <w:szCs w:val="18"/>
              </w:rPr>
              <w:instrText>Reddit</w:instrText>
            </w:r>
            <w:r w:rsidR="00092114" w:rsidRPr="00261E78">
              <w:rPr>
                <w:rFonts w:eastAsia="DengXian"/>
                <w:color w:val="000000"/>
                <w:sz w:val="18"/>
                <w:szCs w:val="18"/>
              </w:rPr>
              <w:instrText>、</w:instrText>
            </w:r>
            <w:r w:rsidR="00092114" w:rsidRPr="00261E78">
              <w:rPr>
                <w:rFonts w:eastAsia="DengXian"/>
                <w:color w:val="000000"/>
                <w:sz w:val="18"/>
                <w:szCs w:val="18"/>
              </w:rPr>
              <w:instrText xml:space="preserve">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Borwankar et al., 2023</w:t>
            </w:r>
            <w:r w:rsidRPr="00261E78">
              <w:rPr>
                <w:rFonts w:eastAsia="DengXian"/>
                <w:color w:val="000000"/>
                <w:sz w:val="18"/>
                <w:szCs w:val="18"/>
              </w:rPr>
              <w:fldChar w:fldCharType="end"/>
            </w:r>
          </w:p>
        </w:tc>
        <w:tc>
          <w:tcPr>
            <w:tcW w:w="1063" w:type="dxa"/>
            <w:tcBorders>
              <w:top w:val="single" w:sz="6" w:space="0" w:color="auto"/>
            </w:tcBorders>
            <w:tcMar>
              <w:left w:w="0" w:type="dxa"/>
              <w:right w:w="0" w:type="dxa"/>
            </w:tcMar>
            <w:vAlign w:val="center"/>
            <w:hideMark/>
          </w:tcPr>
          <w:p w14:paraId="254C87C2"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Overflow</w:t>
            </w:r>
          </w:p>
        </w:tc>
        <w:tc>
          <w:tcPr>
            <w:tcW w:w="1426" w:type="dxa"/>
            <w:tcBorders>
              <w:top w:val="single" w:sz="6" w:space="0" w:color="auto"/>
            </w:tcBorders>
            <w:tcMar>
              <w:left w:w="0" w:type="dxa"/>
              <w:right w:w="0" w:type="dxa"/>
            </w:tcMar>
            <w:vAlign w:val="center"/>
            <w:hideMark/>
          </w:tcPr>
          <w:p w14:paraId="0400E87C"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Borders>
              <w:top w:val="single" w:sz="6" w:space="0" w:color="auto"/>
            </w:tcBorders>
            <w:tcMar>
              <w:left w:w="0" w:type="dxa"/>
              <w:right w:w="0" w:type="dxa"/>
            </w:tcMar>
            <w:vAlign w:val="center"/>
            <w:hideMark/>
          </w:tcPr>
          <w:p w14:paraId="31E389B5" w14:textId="3FB96660" w:rsidR="00B25774" w:rsidRPr="00261E78" w:rsidRDefault="00B25774" w:rsidP="005C79A5">
            <w:pPr>
              <w:jc w:val="center"/>
              <w:rPr>
                <w:rFonts w:eastAsia="DengXian"/>
                <w:color w:val="000000"/>
                <w:sz w:val="18"/>
                <w:szCs w:val="18"/>
              </w:rPr>
            </w:pPr>
            <w:r w:rsidRPr="00261E78">
              <w:rPr>
                <w:rFonts w:eastAsia="DengXian"/>
                <w:color w:val="000000"/>
                <w:sz w:val="18"/>
                <w:szCs w:val="18"/>
              </w:rPr>
              <w:t>GenAI ban</w:t>
            </w:r>
          </w:p>
        </w:tc>
        <w:tc>
          <w:tcPr>
            <w:tcW w:w="1671" w:type="dxa"/>
            <w:tcBorders>
              <w:top w:val="single" w:sz="6" w:space="0" w:color="auto"/>
            </w:tcBorders>
            <w:tcMar>
              <w:left w:w="0" w:type="dxa"/>
              <w:right w:w="0" w:type="dxa"/>
            </w:tcMar>
            <w:vAlign w:val="center"/>
            <w:hideMark/>
          </w:tcPr>
          <w:p w14:paraId="0126A220"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Borders>
              <w:top w:val="single" w:sz="6" w:space="0" w:color="auto"/>
            </w:tcBorders>
            <w:tcMar>
              <w:left w:w="0" w:type="dxa"/>
              <w:right w:w="0" w:type="dxa"/>
            </w:tcMar>
            <w:vAlign w:val="center"/>
            <w:hideMark/>
          </w:tcPr>
          <w:p w14:paraId="52D93BC4"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Answerer, Viewer</w:t>
            </w:r>
          </w:p>
        </w:tc>
        <w:tc>
          <w:tcPr>
            <w:tcW w:w="1519" w:type="dxa"/>
            <w:tcBorders>
              <w:top w:val="single" w:sz="6" w:space="0" w:color="auto"/>
            </w:tcBorders>
            <w:tcMar>
              <w:left w:w="0" w:type="dxa"/>
              <w:right w:w="0" w:type="dxa"/>
            </w:tcMar>
            <w:vAlign w:val="center"/>
            <w:hideMark/>
          </w:tcPr>
          <w:p w14:paraId="72D6B2FB"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answer-user-day</w:t>
            </w:r>
          </w:p>
        </w:tc>
        <w:tc>
          <w:tcPr>
            <w:tcW w:w="2931" w:type="dxa"/>
            <w:tcBorders>
              <w:top w:val="single" w:sz="6" w:space="0" w:color="auto"/>
            </w:tcBorders>
            <w:tcMar>
              <w:left w:w="0" w:type="dxa"/>
              <w:right w:w="0" w:type="dxa"/>
            </w:tcMar>
            <w:vAlign w:val="center"/>
            <w:hideMark/>
          </w:tcPr>
          <w:p w14:paraId="319D2CCA" w14:textId="68C87919" w:rsidR="00B25774" w:rsidRPr="00261E78" w:rsidRDefault="00B25774">
            <w:pPr>
              <w:rPr>
                <w:rFonts w:eastAsia="DengXian"/>
                <w:color w:val="000000"/>
                <w:sz w:val="18"/>
                <w:szCs w:val="18"/>
              </w:rPr>
            </w:pPr>
            <w:r w:rsidRPr="00261E78">
              <w:rPr>
                <w:rFonts w:eastAsia="DengXian"/>
                <w:color w:val="000000"/>
                <w:sz w:val="18"/>
                <w:szCs w:val="18"/>
              </w:rPr>
              <w:t>Make answers shorter, more</w:t>
            </w:r>
            <w:r w:rsidRPr="00261E78">
              <w:rPr>
                <w:rFonts w:eastAsia="DengXian"/>
                <w:color w:val="000000"/>
                <w:sz w:val="18"/>
                <w:szCs w:val="18"/>
              </w:rPr>
              <w:br/>
              <w:t>negative and harder</w:t>
            </w:r>
            <w:r w:rsidR="008343D3">
              <w:rPr>
                <w:rFonts w:eastAsia="DengXian"/>
                <w:color w:val="000000"/>
                <w:sz w:val="18"/>
                <w:szCs w:val="18"/>
              </w:rPr>
              <w:t xml:space="preserve"> </w:t>
            </w:r>
            <w:r w:rsidR="002C29E2" w:rsidRPr="00261E78">
              <w:rPr>
                <w:rFonts w:eastAsia="DengXian"/>
                <w:color w:val="000000"/>
                <w:sz w:val="18"/>
                <w:szCs w:val="18"/>
              </w:rPr>
              <w:t>to</w:t>
            </w:r>
            <w:r w:rsidR="008343D3">
              <w:rPr>
                <w:rFonts w:eastAsia="DengXian"/>
                <w:color w:val="000000"/>
                <w:sz w:val="18"/>
                <w:szCs w:val="18"/>
              </w:rPr>
              <w:t xml:space="preserve"> </w:t>
            </w:r>
            <w:r w:rsidRPr="00261E78">
              <w:rPr>
                <w:rFonts w:eastAsia="DengXian"/>
                <w:color w:val="000000"/>
                <w:sz w:val="18"/>
                <w:szCs w:val="18"/>
              </w:rPr>
              <w:t>read</w:t>
            </w:r>
            <w:r w:rsidRPr="00261E78">
              <w:rPr>
                <w:rFonts w:eastAsia="DengXian"/>
                <w:color w:val="000000"/>
                <w:sz w:val="18"/>
                <w:szCs w:val="18"/>
              </w:rPr>
              <w:br/>
              <w:t xml:space="preserve">Decrease # </w:t>
            </w:r>
            <w:r w:rsidR="004B40A3" w:rsidRPr="00261E78">
              <w:rPr>
                <w:rFonts w:eastAsia="DengXian"/>
                <w:color w:val="000000"/>
                <w:sz w:val="18"/>
                <w:szCs w:val="18"/>
              </w:rPr>
              <w:t xml:space="preserve">of </w:t>
            </w:r>
            <w:r w:rsidRPr="00261E78">
              <w:rPr>
                <w:rFonts w:eastAsia="DengXian"/>
                <w:color w:val="000000"/>
                <w:sz w:val="18"/>
                <w:szCs w:val="18"/>
              </w:rPr>
              <w:t>likes</w:t>
            </w:r>
          </w:p>
        </w:tc>
      </w:tr>
      <w:tr w:rsidR="00B25774" w:rsidRPr="00261E78" w14:paraId="5DEB4946" w14:textId="77777777" w:rsidTr="00A86F82">
        <w:trPr>
          <w:trHeight w:val="510"/>
          <w:jc w:val="center"/>
        </w:trPr>
        <w:tc>
          <w:tcPr>
            <w:tcW w:w="2281" w:type="dxa"/>
            <w:tcMar>
              <w:left w:w="0" w:type="dxa"/>
              <w:right w:w="0" w:type="dxa"/>
            </w:tcMar>
            <w:vAlign w:val="center"/>
            <w:hideMark/>
          </w:tcPr>
          <w:p w14:paraId="2E3DD96C" w14:textId="26185717" w:rsidR="00B25774" w:rsidRPr="00261E78" w:rsidRDefault="006F6E66" w:rsidP="005C79A5">
            <w:pPr>
              <w:jc w:val="both"/>
              <w:rPr>
                <w:rFonts w:eastAsia="DengXian"/>
                <w:color w:val="000000"/>
                <w:sz w:val="18"/>
                <w:szCs w:val="18"/>
              </w:rPr>
            </w:pPr>
            <w:r w:rsidRPr="00261E78">
              <w:rPr>
                <w:rFonts w:eastAsia="DengXian"/>
                <w:color w:val="000000"/>
                <w:sz w:val="18"/>
                <w:szCs w:val="18"/>
              </w:rPr>
              <w:fldChar w:fldCharType="begin"/>
            </w:r>
            <w:r w:rsidR="00092114" w:rsidRPr="00261E78">
              <w:rPr>
                <w:rFonts w:eastAsia="DengXian"/>
                <w:color w:val="000000"/>
                <w:sz w:val="18"/>
                <w:szCs w:val="18"/>
              </w:rPr>
              <w:instrText xml:space="preserve"> ADDIN ZOTERO_ITEM CSL_CITATION {"citationID":"YF8Yahrr","properties":{"formattedCitation":"(Burtch et al., 2023)","plainCitation":"(Burtch et al., 2023)","dontUpdate":true,"noteIndex":0},"citationItems":[{"id":3639,"uris":["http://www.mendeley.com/documents/?uuid=82e51bf4-72a6-40da-a2fd-8aaccc666873","http://zotero.org/users/8905122/items/YNBIUESJ","http://www.mendeley.com/documents/?uuid=e2028d96-de10-4bbc-ad76-f99d34834a12"],"itemData":{"id":3639,"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collective expertise as users depart the community. We find that average answer quality has declined significantly, primarily due to user exit. We discuss implications for the management of online knowledge communities.\n\n</w:instrText>
            </w:r>
            <w:r w:rsidR="00092114" w:rsidRPr="00261E78">
              <w:rPr>
                <w:rFonts w:eastAsia="DengXian"/>
                <w:color w:val="000000"/>
                <w:sz w:val="18"/>
                <w:szCs w:val="18"/>
              </w:rPr>
              <w:instrText>【摘要翻译】</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等生成式人工智能技术正在改变人们在各个领域创建、共享和消费内容的方式。虽然这些技术有可能使信息获取民主化和简化内容制作，但它们也可能对在线知识社区的健康和可持续性产生意想不到的后果，特别是那些专注于信息交流和缺乏强大的社会依恋机制的社区。我们提供了这方面的初步证据，研究了</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对</w:instrText>
            </w:r>
            <w:r w:rsidR="00092114" w:rsidRPr="00261E78">
              <w:rPr>
                <w:rFonts w:eastAsia="DengXian"/>
                <w:color w:val="000000"/>
                <w:sz w:val="18"/>
                <w:szCs w:val="18"/>
              </w:rPr>
              <w:instrText>StackOverflow</w:instrText>
            </w:r>
            <w:r w:rsidR="00092114" w:rsidRPr="00261E78">
              <w:rPr>
                <w:rFonts w:eastAsia="DengXian"/>
                <w:color w:val="000000"/>
                <w:sz w:val="18"/>
                <w:szCs w:val="18"/>
              </w:rPr>
              <w:instrText>用户活动的影响，并与</w:instrText>
            </w:r>
            <w:r w:rsidR="00092114" w:rsidRPr="00261E78">
              <w:rPr>
                <w:rFonts w:eastAsia="DengXian"/>
                <w:color w:val="000000"/>
                <w:sz w:val="18"/>
                <w:szCs w:val="18"/>
              </w:rPr>
              <w:instrText>Reddit</w:instrText>
            </w:r>
            <w:r w:rsidR="00092114" w:rsidRPr="00261E78">
              <w:rPr>
                <w:rFonts w:eastAsia="DengXian"/>
                <w:color w:val="000000"/>
                <w:sz w:val="18"/>
                <w:szCs w:val="18"/>
              </w:rPr>
              <w:instrText>的用户活动进行了对比。我们分析了</w:instrText>
            </w:r>
            <w:r w:rsidR="00092114" w:rsidRPr="00261E78">
              <w:rPr>
                <w:rFonts w:eastAsia="DengXian"/>
                <w:color w:val="000000"/>
                <w:sz w:val="18"/>
                <w:szCs w:val="18"/>
              </w:rPr>
              <w:instrText>2021</w:instrText>
            </w:r>
            <w:r w:rsidR="00092114" w:rsidRPr="00261E78">
              <w:rPr>
                <w:rFonts w:eastAsia="DengXian"/>
                <w:color w:val="000000"/>
                <w:sz w:val="18"/>
                <w:szCs w:val="18"/>
              </w:rPr>
              <w:instrText>年</w:instrText>
            </w:r>
            <w:r w:rsidR="00092114" w:rsidRPr="00261E78">
              <w:rPr>
                <w:rFonts w:eastAsia="DengXian"/>
                <w:color w:val="000000"/>
                <w:sz w:val="18"/>
                <w:szCs w:val="18"/>
              </w:rPr>
              <w:instrText>10</w:instrText>
            </w:r>
            <w:r w:rsidR="00092114" w:rsidRPr="00261E78">
              <w:rPr>
                <w:rFonts w:eastAsia="DengXian"/>
                <w:color w:val="000000"/>
                <w:sz w:val="18"/>
                <w:szCs w:val="18"/>
              </w:rPr>
              <w:instrText>月至</w:instrText>
            </w:r>
            <w:r w:rsidR="00092114" w:rsidRPr="00261E78">
              <w:rPr>
                <w:rFonts w:eastAsia="DengXian"/>
                <w:color w:val="000000"/>
                <w:sz w:val="18"/>
                <w:szCs w:val="18"/>
              </w:rPr>
              <w:instrText>2023</w:instrText>
            </w:r>
            <w:r w:rsidR="00092114" w:rsidRPr="00261E78">
              <w:rPr>
                <w:rFonts w:eastAsia="DengXian"/>
                <w:color w:val="000000"/>
                <w:sz w:val="18"/>
                <w:szCs w:val="18"/>
              </w:rPr>
              <w:instrText>年</w:instrText>
            </w:r>
            <w:r w:rsidR="00092114" w:rsidRPr="00261E78">
              <w:rPr>
                <w:rFonts w:eastAsia="DengXian"/>
                <w:color w:val="000000"/>
                <w:sz w:val="18"/>
                <w:szCs w:val="18"/>
              </w:rPr>
              <w:instrText>3</w:instrText>
            </w:r>
            <w:r w:rsidR="00092114" w:rsidRPr="00261E78">
              <w:rPr>
                <w:rFonts w:eastAsia="DengXian"/>
                <w:color w:val="000000"/>
                <w:sz w:val="18"/>
                <w:szCs w:val="18"/>
              </w:rPr>
              <w:instrText>月期间的大量数据样本，捕获了发布到</w:instrText>
            </w:r>
            <w:r w:rsidR="00092114" w:rsidRPr="00261E78">
              <w:rPr>
                <w:rFonts w:eastAsia="DengXian"/>
                <w:color w:val="000000"/>
                <w:sz w:val="18"/>
                <w:szCs w:val="18"/>
              </w:rPr>
              <w:instrText>Stack Overflow</w:instrText>
            </w:r>
            <w:r w:rsidR="00092114" w:rsidRPr="00261E78">
              <w:rPr>
                <w:rFonts w:eastAsia="DengXian"/>
                <w:color w:val="000000"/>
                <w:sz w:val="18"/>
                <w:szCs w:val="18"/>
              </w:rPr>
              <w:instrText>和</w:instrText>
            </w:r>
            <w:r w:rsidR="00092114" w:rsidRPr="00261E78">
              <w:rPr>
                <w:rFonts w:eastAsia="DengXian"/>
                <w:color w:val="000000"/>
                <w:sz w:val="18"/>
                <w:szCs w:val="18"/>
              </w:rPr>
              <w:instrText>Reddit</w:instrText>
            </w:r>
            <w:r w:rsidR="00092114" w:rsidRPr="00261E78">
              <w:rPr>
                <w:rFonts w:eastAsia="DengXian"/>
                <w:color w:val="000000"/>
                <w:sz w:val="18"/>
                <w:szCs w:val="18"/>
              </w:rPr>
              <w:instrText>上与最受欢迎的</w:instrText>
            </w:r>
            <w:r w:rsidR="00092114" w:rsidRPr="00261E78">
              <w:rPr>
                <w:rFonts w:eastAsia="DengXian"/>
                <w:color w:val="000000"/>
                <w:sz w:val="18"/>
                <w:szCs w:val="18"/>
              </w:rPr>
              <w:instrText>StackOverflow</w:instrText>
            </w:r>
            <w:r w:rsidR="00092114" w:rsidRPr="00261E78">
              <w:rPr>
                <w:rFonts w:eastAsia="DengXian"/>
                <w:color w:val="000000"/>
                <w:sz w:val="18"/>
                <w:szCs w:val="18"/>
              </w:rPr>
              <w:instrText>主题相关的内容。我们发现，</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导致与这些主题相关的</w:instrText>
            </w:r>
            <w:r w:rsidR="00092114" w:rsidRPr="00261E78">
              <w:rPr>
                <w:rFonts w:eastAsia="DengXian"/>
                <w:color w:val="000000"/>
                <w:sz w:val="18"/>
                <w:szCs w:val="18"/>
              </w:rPr>
              <w:instrText>StackOverflow</w:instrText>
            </w:r>
            <w:r w:rsidR="00092114" w:rsidRPr="00261E78">
              <w:rPr>
                <w:rFonts w:eastAsia="DengXian"/>
                <w:color w:val="000000"/>
                <w:sz w:val="18"/>
                <w:szCs w:val="18"/>
              </w:rPr>
              <w:instrText>问题大幅下降，根据可用于训练的公共在线数据量，</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更有可能表现出色的主题的影响更大。相比之下，考虑到</w:instrText>
            </w:r>
            <w:r w:rsidR="00092114" w:rsidRPr="00261E78">
              <w:rPr>
                <w:rFonts w:eastAsia="DengXian"/>
                <w:color w:val="000000"/>
                <w:sz w:val="18"/>
                <w:szCs w:val="18"/>
              </w:rPr>
              <w:instrText>Reddit</w:instrText>
            </w:r>
            <w:r w:rsidR="00092114" w:rsidRPr="00261E78">
              <w:rPr>
                <w:rFonts w:eastAsia="DengXian"/>
                <w:color w:val="000000"/>
                <w:sz w:val="18"/>
                <w:szCs w:val="18"/>
              </w:rPr>
              <w:instrText>子社区专注于相同的主题，我们没有发现</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有任何影响的证据，这表明在线知识社区中的社会依恋对社区生存的重要性。最后，我们考虑了</w:instrText>
            </w:r>
            <w:r w:rsidR="00092114" w:rsidRPr="00261E78">
              <w:rPr>
                <w:rFonts w:eastAsia="DengXian"/>
                <w:color w:val="000000"/>
                <w:sz w:val="18"/>
                <w:szCs w:val="18"/>
              </w:rPr>
              <w:instrText>StackOverflow</w:instrText>
            </w:r>
            <w:r w:rsidR="00092114" w:rsidRPr="00261E78">
              <w:rPr>
                <w:rFonts w:eastAsia="DengXian"/>
                <w:color w:val="000000"/>
                <w:sz w:val="18"/>
                <w:szCs w:val="18"/>
              </w:rPr>
              <w:instrText>提供的答案质量的潜在变化，考虑了用户在提供答案时对</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的潜在依赖，以及随着用户离开社区，集体专业知识的潜在下降。我们发现平均回答质量显著下降，主要是由于用户退出。我们讨论了对在线知识社区管理的影响。</w:instrText>
            </w:r>
            <w:r w:rsidR="00092114" w:rsidRPr="00261E78">
              <w:rPr>
                <w:rFonts w:eastAsia="DengXian"/>
                <w:color w:val="000000"/>
                <w:sz w:val="18"/>
                <w:szCs w:val="18"/>
              </w:rPr>
              <w:instrText xml:space="preserve">","archive_location":"13 </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","DOI":"10.2139/ssrn.4521754","event-place":"Rochester, NY","genre":"SSRN Scholarly Paper","language":"en","note":"</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 xml:space="preserve"> /unread</w:instrText>
            </w:r>
            <w:r w:rsidR="00092114" w:rsidRPr="00261E78">
              <w:rPr>
                <w:rFonts w:eastAsia="DengXian"/>
                <w:color w:val="000000"/>
                <w:sz w:val="18"/>
                <w:szCs w:val="18"/>
              </w:rPr>
              <w:instrText>、</w:instrText>
            </w:r>
            <w:r w:rsidR="00092114" w:rsidRPr="00261E78">
              <w:rPr>
                <w:rFonts w:eastAsia="DengXian"/>
                <w:color w:val="000000"/>
                <w:sz w:val="18"/>
                <w:szCs w:val="18"/>
              </w:rPr>
              <w:instrText>/reading</w:instrText>
            </w:r>
            <w:r w:rsidR="00092114" w:rsidRPr="00261E78">
              <w:rPr>
                <w:rFonts w:eastAsia="DengXian"/>
                <w:color w:val="000000"/>
                <w:sz w:val="18"/>
                <w:szCs w:val="18"/>
              </w:rPr>
              <w:instrText>、</w:instrText>
            </w:r>
            <w:r w:rsidR="00092114" w:rsidRPr="00261E78">
              <w:rPr>
                <w:rFonts w:eastAsia="DengXian"/>
                <w:color w:val="000000"/>
                <w:sz w:val="18"/>
                <w:szCs w:val="18"/>
              </w:rPr>
              <w:instrText>Generative AI</w:instrText>
            </w:r>
            <w:r w:rsidR="00092114" w:rsidRPr="00261E78">
              <w:rPr>
                <w:rFonts w:eastAsia="DengXian"/>
                <w:color w:val="000000"/>
                <w:sz w:val="18"/>
                <w:szCs w:val="18"/>
              </w:rPr>
              <w:instrText>、</w:instrText>
            </w:r>
            <w:r w:rsidR="00092114" w:rsidRPr="00261E78">
              <w:rPr>
                <w:rFonts w:eastAsia="DengXian"/>
                <w:color w:val="000000"/>
                <w:sz w:val="18"/>
                <w:szCs w:val="18"/>
              </w:rPr>
              <w:instrText>Difference-in-differences</w:instrText>
            </w:r>
            <w:r w:rsidR="00092114" w:rsidRPr="00261E78">
              <w:rPr>
                <w:rFonts w:eastAsia="DengXian"/>
                <w:color w:val="000000"/>
                <w:sz w:val="18"/>
                <w:szCs w:val="18"/>
              </w:rPr>
              <w:instrText>、</w:instrText>
            </w:r>
            <w:r w:rsidR="00092114" w:rsidRPr="00261E78">
              <w:rPr>
                <w:rFonts w:eastAsia="DengXian"/>
                <w:color w:val="000000"/>
                <w:sz w:val="18"/>
                <w:szCs w:val="18"/>
              </w:rPr>
              <w:instrText>Platform Economics</w:instrText>
            </w:r>
            <w:r w:rsidR="00092114" w:rsidRPr="00261E78">
              <w:rPr>
                <w:rFonts w:eastAsia="DengXian"/>
                <w:color w:val="000000"/>
                <w:sz w:val="18"/>
                <w:szCs w:val="18"/>
              </w:rPr>
              <w:instrText>、</w:instrText>
            </w:r>
            <w:r w:rsidR="00092114" w:rsidRPr="00261E78">
              <w:rPr>
                <w:rFonts w:eastAsia="DengXian"/>
                <w:color w:val="000000"/>
                <w:sz w:val="18"/>
                <w:szCs w:val="18"/>
              </w:rPr>
              <w:instrText xml:space="preserve">User-Generated Content","number":"4521754","publisher-place":"Rochester, NY","source":"Social Science Research Network","title":"The consequences of generative AI for UGC and online community engagement","URL":"https://papers.ssrn.com/abstract=4521754","author":[{"family":"Burtch","given":"Gordon"},{"family":"Lee","given":"Dokyun"},{"family":"Chen","given":"Zhichen"}],"accessed":{"date-parts":[["2024",6,4]]},"issued":{"date-parts":[["2023",5,1]]}}}],"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Burtch et al., 2023</w:t>
            </w:r>
            <w:r w:rsidRPr="00261E78">
              <w:rPr>
                <w:rFonts w:eastAsia="DengXian"/>
                <w:color w:val="000000"/>
                <w:sz w:val="18"/>
                <w:szCs w:val="18"/>
              </w:rPr>
              <w:fldChar w:fldCharType="end"/>
            </w:r>
          </w:p>
        </w:tc>
        <w:tc>
          <w:tcPr>
            <w:tcW w:w="1063" w:type="dxa"/>
            <w:tcMar>
              <w:left w:w="0" w:type="dxa"/>
              <w:right w:w="0" w:type="dxa"/>
            </w:tcMar>
            <w:vAlign w:val="center"/>
            <w:hideMark/>
          </w:tcPr>
          <w:p w14:paraId="15CAC0B4"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Overflow</w:t>
            </w:r>
          </w:p>
        </w:tc>
        <w:tc>
          <w:tcPr>
            <w:tcW w:w="1426" w:type="dxa"/>
            <w:tcMar>
              <w:left w:w="0" w:type="dxa"/>
              <w:right w:w="0" w:type="dxa"/>
            </w:tcMar>
            <w:vAlign w:val="center"/>
            <w:hideMark/>
          </w:tcPr>
          <w:p w14:paraId="1E4F8346"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Mar>
              <w:left w:w="0" w:type="dxa"/>
              <w:right w:w="0" w:type="dxa"/>
            </w:tcMar>
            <w:vAlign w:val="center"/>
            <w:hideMark/>
          </w:tcPr>
          <w:p w14:paraId="6B6BCBA6" w14:textId="766A5F62" w:rsidR="00B25774" w:rsidRPr="00261E78" w:rsidRDefault="00B25774" w:rsidP="005C79A5">
            <w:pPr>
              <w:jc w:val="center"/>
              <w:rPr>
                <w:rFonts w:eastAsia="DengXian"/>
                <w:color w:val="000000"/>
                <w:sz w:val="18"/>
                <w:szCs w:val="18"/>
              </w:rPr>
            </w:pPr>
            <w:r w:rsidRPr="00261E78">
              <w:rPr>
                <w:rFonts w:eastAsia="DengXian"/>
                <w:color w:val="000000"/>
                <w:sz w:val="18"/>
                <w:szCs w:val="18"/>
              </w:rPr>
              <w:t>GenAI introduction</w:t>
            </w:r>
          </w:p>
        </w:tc>
        <w:tc>
          <w:tcPr>
            <w:tcW w:w="1671" w:type="dxa"/>
            <w:tcMar>
              <w:left w:w="0" w:type="dxa"/>
              <w:right w:w="0" w:type="dxa"/>
            </w:tcMar>
            <w:vAlign w:val="center"/>
            <w:hideMark/>
          </w:tcPr>
          <w:p w14:paraId="21709A7D"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Mar>
              <w:left w:w="0" w:type="dxa"/>
              <w:right w:w="0" w:type="dxa"/>
            </w:tcMar>
            <w:vAlign w:val="center"/>
            <w:hideMark/>
          </w:tcPr>
          <w:p w14:paraId="6C950D44"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Questioner</w:t>
            </w:r>
          </w:p>
        </w:tc>
        <w:tc>
          <w:tcPr>
            <w:tcW w:w="1519" w:type="dxa"/>
            <w:tcMar>
              <w:left w:w="0" w:type="dxa"/>
              <w:right w:w="0" w:type="dxa"/>
            </w:tcMar>
            <w:vAlign w:val="center"/>
            <w:hideMark/>
          </w:tcPr>
          <w:p w14:paraId="2D2AEBB5"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topic-week</w:t>
            </w:r>
          </w:p>
        </w:tc>
        <w:tc>
          <w:tcPr>
            <w:tcW w:w="2931" w:type="dxa"/>
            <w:tcMar>
              <w:left w:w="0" w:type="dxa"/>
              <w:right w:w="0" w:type="dxa"/>
            </w:tcMar>
            <w:vAlign w:val="center"/>
            <w:hideMark/>
          </w:tcPr>
          <w:p w14:paraId="62A137EC" w14:textId="183A2AA8" w:rsidR="00B25774" w:rsidRPr="00261E78" w:rsidRDefault="00B25774" w:rsidP="005C79A5">
            <w:pPr>
              <w:rPr>
                <w:rFonts w:eastAsia="DengXian"/>
                <w:color w:val="000000"/>
                <w:sz w:val="18"/>
                <w:szCs w:val="18"/>
              </w:rPr>
            </w:pPr>
            <w:r w:rsidRPr="00261E78">
              <w:rPr>
                <w:rFonts w:eastAsia="DengXian"/>
                <w:color w:val="000000"/>
                <w:sz w:val="18"/>
                <w:szCs w:val="18"/>
              </w:rPr>
              <w:t xml:space="preserve">Reduce # </w:t>
            </w:r>
            <w:r w:rsidR="004B40A3" w:rsidRPr="00261E78">
              <w:rPr>
                <w:rFonts w:eastAsia="DengXian"/>
                <w:color w:val="000000"/>
                <w:sz w:val="18"/>
                <w:szCs w:val="18"/>
              </w:rPr>
              <w:t xml:space="preserve">of </w:t>
            </w:r>
            <w:r w:rsidRPr="00261E78">
              <w:rPr>
                <w:rFonts w:eastAsia="DengXian"/>
                <w:color w:val="000000"/>
                <w:sz w:val="18"/>
                <w:szCs w:val="18"/>
              </w:rPr>
              <w:t>questions</w:t>
            </w:r>
          </w:p>
        </w:tc>
      </w:tr>
      <w:tr w:rsidR="00B25774" w:rsidRPr="00261E78" w14:paraId="252AEAFE" w14:textId="77777777" w:rsidTr="00A86F82">
        <w:trPr>
          <w:trHeight w:val="510"/>
          <w:jc w:val="center"/>
        </w:trPr>
        <w:tc>
          <w:tcPr>
            <w:tcW w:w="2281" w:type="dxa"/>
            <w:tcMar>
              <w:left w:w="0" w:type="dxa"/>
              <w:right w:w="0" w:type="dxa"/>
            </w:tcMar>
            <w:vAlign w:val="center"/>
            <w:hideMark/>
          </w:tcPr>
          <w:p w14:paraId="2666FBE4" w14:textId="20DECECC" w:rsidR="00B25774" w:rsidRPr="00261E78" w:rsidRDefault="006F6E66" w:rsidP="005C79A5">
            <w:pPr>
              <w:jc w:val="both"/>
              <w:rPr>
                <w:rFonts w:eastAsia="DengXian"/>
                <w:color w:val="000000"/>
                <w:sz w:val="18"/>
                <w:szCs w:val="18"/>
              </w:rPr>
            </w:pPr>
            <w:r w:rsidRPr="00261E78">
              <w:rPr>
                <w:rFonts w:eastAsia="DengXian"/>
                <w:color w:val="000000"/>
                <w:sz w:val="18"/>
                <w:szCs w:val="18"/>
              </w:rPr>
              <w:fldChar w:fldCharType="begin"/>
            </w:r>
            <w:r w:rsidR="00EE1D95" w:rsidRPr="00261E78">
              <w:rPr>
                <w:rFonts w:eastAsia="DengXian"/>
                <w:color w:val="000000"/>
                <w:sz w:val="18"/>
                <w:szCs w:val="18"/>
              </w:rPr>
              <w:instrText xml:space="preserve"> ADDIN ZOTERO_ITEM CSL_CITATION {"citationID":"bbT1Z9qA","properties":{"formattedCitation":"(del Rio-Chanona et al., 2023)","plainCitation":"(del Rio-Chanona et al., 2023)","dontUpdate":true,"noteIndex":0},"citationItems":[{"id":153,"uris":["http://www.mendeley.com/documents/?uuid=16120ead-8010-4f76-8737-d689f3dfa549","http://zotero.org/users/8905122/items/WHQZEJTI","http://www.mendeley.com/documents/?uuid=65496882-6a33-4821-9d55-819c64503bc4"],"itemData":{"id":153,"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more efficient for solving certain programming problems, but its widespread adoption and the resulting shift away from public exchange on the web will limit the open data people and models can learn from in the future.\n\n</w:instrText>
            </w:r>
            <w:r w:rsidR="00EE1D95" w:rsidRPr="00261E78">
              <w:rPr>
                <w:rFonts w:eastAsia="DengXian"/>
                <w:color w:val="000000"/>
                <w:sz w:val="18"/>
                <w:szCs w:val="18"/>
              </w:rPr>
              <w:instrText>【摘要翻译】像</w:instrText>
            </w:r>
            <w:r w:rsidR="00EE1D95" w:rsidRPr="00261E78">
              <w:rPr>
                <w:rFonts w:eastAsia="DengXian"/>
                <w:color w:val="000000"/>
                <w:sz w:val="18"/>
                <w:szCs w:val="18"/>
              </w:rPr>
              <w:instrText>ChatGPT</w:instrText>
            </w:r>
            <w:r w:rsidR="00EE1D95" w:rsidRPr="00261E78">
              <w:rPr>
                <w:rFonts w:eastAsia="DengXian"/>
                <w:color w:val="000000"/>
                <w:sz w:val="18"/>
                <w:szCs w:val="18"/>
              </w:rPr>
              <w:instrText>这样的大型语言模型有效地为用户提供了有关各种主题的信息，为搜索网络和在线向人们寻求帮助提供了一种潜在的替代品。但由于用户私下与模型交互，这些模型可能会大幅减少公开可用的人类生成数据和知识资源的数量。这种替代在确保未来模型的训练数据方面可能存在重大问题。在这项工作中，我们通过分析领先的计算机编程在线问答平台</w:instrText>
            </w:r>
            <w:r w:rsidR="00EE1D95" w:rsidRPr="00261E78">
              <w:rPr>
                <w:rFonts w:eastAsia="DengXian"/>
                <w:color w:val="000000"/>
                <w:sz w:val="18"/>
                <w:szCs w:val="18"/>
              </w:rPr>
              <w:instrText>Stack Overflow</w:instrText>
            </w:r>
            <w:r w:rsidR="00EE1D95" w:rsidRPr="00261E78">
              <w:rPr>
                <w:rFonts w:eastAsia="DengXian"/>
                <w:color w:val="000000"/>
                <w:sz w:val="18"/>
                <w:szCs w:val="18"/>
              </w:rPr>
              <w:instrText>上的活动，研究了</w:instrText>
            </w:r>
            <w:r w:rsidR="00EE1D95" w:rsidRPr="00261E78">
              <w:rPr>
                <w:rFonts w:eastAsia="DengXian"/>
                <w:color w:val="000000"/>
                <w:sz w:val="18"/>
                <w:szCs w:val="18"/>
              </w:rPr>
              <w:instrText>ChatGPT</w:instrText>
            </w:r>
            <w:r w:rsidR="00EE1D95" w:rsidRPr="00261E78">
              <w:rPr>
                <w:rFonts w:eastAsia="DengXian"/>
                <w:color w:val="000000"/>
                <w:sz w:val="18"/>
                <w:szCs w:val="18"/>
              </w:rPr>
              <w:instrText>的发布如何改变了网络上人类生成的开放数据。我们发现，相对于访问</w:instrText>
            </w:r>
            <w:r w:rsidR="00EE1D95" w:rsidRPr="00261E78">
              <w:rPr>
                <w:rFonts w:eastAsia="DengXian"/>
                <w:color w:val="000000"/>
                <w:sz w:val="18"/>
                <w:szCs w:val="18"/>
              </w:rPr>
              <w:instrText>ChatGPT</w:instrText>
            </w:r>
            <w:r w:rsidR="00EE1D95" w:rsidRPr="00261E78">
              <w:rPr>
                <w:rFonts w:eastAsia="DengXian"/>
                <w:color w:val="000000"/>
                <w:sz w:val="18"/>
                <w:szCs w:val="18"/>
              </w:rPr>
              <w:instrText>有限的俄罗斯和中国同行，以及</w:instrText>
            </w:r>
            <w:r w:rsidR="00EE1D95" w:rsidRPr="00261E78">
              <w:rPr>
                <w:rFonts w:eastAsia="DengXian"/>
                <w:color w:val="000000"/>
                <w:sz w:val="18"/>
                <w:szCs w:val="18"/>
              </w:rPr>
              <w:instrText>ChatGPT</w:instrText>
            </w:r>
            <w:r w:rsidR="00EE1D95" w:rsidRPr="00261E78">
              <w:rPr>
                <w:rFonts w:eastAsia="DengXian"/>
                <w:color w:val="000000"/>
                <w:sz w:val="18"/>
                <w:szCs w:val="18"/>
              </w:rPr>
              <w:instrText>能力较差的类似数学论坛，堆栈溢出的活动显著减少。差异中的差异模型估计堆栈溢出的每周帖子减少了</w:instrText>
            </w:r>
            <w:r w:rsidR="00EE1D95" w:rsidRPr="00261E78">
              <w:rPr>
                <w:rFonts w:eastAsia="DengXian"/>
                <w:color w:val="000000"/>
                <w:sz w:val="18"/>
                <w:szCs w:val="18"/>
              </w:rPr>
              <w:instrText>16%</w:instrText>
            </w:r>
            <w:r w:rsidR="00EE1D95" w:rsidRPr="00261E78">
              <w:rPr>
                <w:rFonts w:eastAsia="DengXian"/>
                <w:color w:val="000000"/>
                <w:sz w:val="18"/>
                <w:szCs w:val="18"/>
              </w:rPr>
              <w:instrText>。这种影响随着时间的推移而增加，对于与最广泛使用的编程语言相关的帖子来说更大。</w:instrText>
            </w:r>
            <w:r w:rsidR="00EE1D95" w:rsidRPr="00261E78">
              <w:rPr>
                <w:rFonts w:eastAsia="DengXian"/>
                <w:color w:val="000000"/>
                <w:sz w:val="18"/>
                <w:szCs w:val="18"/>
              </w:rPr>
              <w:instrText>ChatGPT</w:instrText>
            </w:r>
            <w:r w:rsidR="00EE1D95" w:rsidRPr="00261E78">
              <w:rPr>
                <w:rFonts w:eastAsia="DengXian"/>
                <w:color w:val="000000"/>
                <w:sz w:val="18"/>
                <w:szCs w:val="18"/>
              </w:rPr>
              <w:instrText>之后发布的帖子获得了与以前相似的投票分数，这表明</w:instrText>
            </w:r>
            <w:r w:rsidR="00EE1D95" w:rsidRPr="00261E78">
              <w:rPr>
                <w:rFonts w:eastAsia="DengXian"/>
                <w:color w:val="000000"/>
                <w:sz w:val="18"/>
                <w:szCs w:val="18"/>
              </w:rPr>
              <w:instrText>ChatGPT</w:instrText>
            </w:r>
            <w:r w:rsidR="00EE1D95" w:rsidRPr="00261E78">
              <w:rPr>
                <w:rFonts w:eastAsia="DengXian"/>
                <w:color w:val="000000"/>
                <w:sz w:val="18"/>
                <w:szCs w:val="18"/>
              </w:rPr>
              <w:instrText>不仅仅是在取代重复或低质量的内容。这些结果表明，越来越多的用户正在采用大型语言模型来回答问题，对于他们有更多训练数据的语言，它们是堆栈溢出的更好替代品。使用像</w:instrText>
            </w:r>
            <w:r w:rsidR="00EE1D95" w:rsidRPr="00261E78">
              <w:rPr>
                <w:rFonts w:eastAsia="DengXian"/>
                <w:color w:val="000000"/>
                <w:sz w:val="18"/>
                <w:szCs w:val="18"/>
              </w:rPr>
              <w:instrText>ChatGPT</w:instrText>
            </w:r>
            <w:r w:rsidR="00EE1D95" w:rsidRPr="00261E78">
              <w:rPr>
                <w:rFonts w:eastAsia="DengXian"/>
                <w:color w:val="000000"/>
                <w:sz w:val="18"/>
                <w:szCs w:val="18"/>
              </w:rPr>
              <w:instrText>这样的模型可能更有效地解决某些编程问题，但它的广泛采用以及由此导致的远离网络上公共交换的转变将限制人们和模型在未来可以学习的开放数据。</w:instrText>
            </w:r>
            <w:r w:rsidR="00EE1D95" w:rsidRPr="00261E78">
              <w:rPr>
                <w:rFonts w:eastAsia="DengXian"/>
                <w:color w:val="000000"/>
                <w:sz w:val="18"/>
                <w:szCs w:val="18"/>
              </w:rPr>
              <w:instrText>","DOI":"10.48550/arXiv.2307.07367","genre":"arXiv","language":"en","license":"</w:instrText>
            </w:r>
            <w:r w:rsidR="00EE1D95" w:rsidRPr="00261E78">
              <w:rPr>
                <w:rFonts w:ascii="Apple Color Emoji" w:eastAsia="DengXian" w:hAnsi="Apple Color Emoji" w:cs="Apple Color Emoji"/>
                <w:color w:val="000000"/>
                <w:sz w:val="18"/>
                <w:szCs w:val="18"/>
              </w:rPr>
              <w:instrText>⭐⭐⭐</w:instrText>
            </w:r>
            <w:r w:rsidR="00EE1D95" w:rsidRPr="00261E78">
              <w:rPr>
                <w:rFonts w:eastAsia="DengXian"/>
                <w:color w:val="000000"/>
                <w:sz w:val="18"/>
                <w:szCs w:val="18"/>
              </w:rPr>
              <w:instrText>","note":"</w:instrText>
            </w:r>
            <w:r w:rsidR="00EE1D95" w:rsidRPr="00261E78">
              <w:rPr>
                <w:rFonts w:ascii="Apple Color Emoji" w:eastAsia="DengXian" w:hAnsi="Apple Color Emoji" w:cs="Apple Color Emoji"/>
                <w:color w:val="000000"/>
                <w:sz w:val="18"/>
                <w:szCs w:val="18"/>
              </w:rPr>
              <w:instrText>🏷️</w:instrText>
            </w:r>
            <w:r w:rsidR="00EE1D95" w:rsidRPr="00261E78">
              <w:rPr>
                <w:rFonts w:eastAsia="DengXian"/>
                <w:color w:val="000000"/>
                <w:sz w:val="18"/>
                <w:szCs w:val="18"/>
              </w:rPr>
              <w:instrText xml:space="preserve"> /unread</w:instrText>
            </w:r>
            <w:r w:rsidR="00EE1D95" w:rsidRPr="00261E78">
              <w:rPr>
                <w:rFonts w:eastAsia="DengXian"/>
                <w:color w:val="000000"/>
                <w:sz w:val="18"/>
                <w:szCs w:val="18"/>
              </w:rPr>
              <w:instrText>、</w:instrText>
            </w:r>
            <w:r w:rsidR="00EE1D95" w:rsidRPr="00261E78">
              <w:rPr>
                <w:rFonts w:eastAsia="DengXian"/>
                <w:color w:val="000000"/>
                <w:sz w:val="18"/>
                <w:szCs w:val="18"/>
              </w:rPr>
              <w:instrText>/reading</w:instrText>
            </w:r>
            <w:r w:rsidR="00EE1D95" w:rsidRPr="00261E78">
              <w:rPr>
                <w:rFonts w:eastAsia="DengXian"/>
                <w:color w:val="000000"/>
                <w:sz w:val="18"/>
                <w:szCs w:val="18"/>
              </w:rPr>
              <w:instrText>、</w:instrText>
            </w:r>
            <w:r w:rsidR="00EE1D95" w:rsidRPr="00261E78">
              <w:rPr>
                <w:rFonts w:eastAsia="DengXian"/>
                <w:color w:val="000000"/>
                <w:sz w:val="18"/>
                <w:szCs w:val="18"/>
              </w:rPr>
              <w:instrText>Computer Science - Social and Information Networks</w:instrText>
            </w:r>
            <w:r w:rsidR="00EE1D95" w:rsidRPr="00261E78">
              <w:rPr>
                <w:rFonts w:eastAsia="DengXian"/>
                <w:color w:val="000000"/>
                <w:sz w:val="18"/>
                <w:szCs w:val="18"/>
              </w:rPr>
              <w:instrText>、</w:instrText>
            </w:r>
            <w:r w:rsidR="00EE1D95" w:rsidRPr="00261E78">
              <w:rPr>
                <w:rFonts w:eastAsia="DengXian"/>
                <w:color w:val="000000"/>
                <w:sz w:val="18"/>
                <w:szCs w:val="18"/>
              </w:rPr>
              <w:instrText>Computer Science - Artificial Intelligence</w:instrText>
            </w:r>
            <w:r w:rsidR="00EE1D95" w:rsidRPr="00261E78">
              <w:rPr>
                <w:rFonts w:eastAsia="DengXian"/>
                <w:color w:val="000000"/>
                <w:sz w:val="18"/>
                <w:szCs w:val="18"/>
              </w:rPr>
              <w:instrText>、</w:instrText>
            </w:r>
            <w:r w:rsidR="00EE1D95" w:rsidRPr="00261E78">
              <w:rPr>
                <w:rFonts w:eastAsia="DengXian"/>
                <w:color w:val="000000"/>
                <w:sz w:val="18"/>
                <w:szCs w:val="18"/>
              </w:rPr>
              <w:instrText xml:space="preserve">Computer Science - Computers and Society","number":"arXiv:2307.07367","publisher":"arXiv","source":"arXiv.org","title":"Are large language models a threat to digital public goods? Evidence from activity on Stack Overflow","title-short":"Are large language models a threat to digital public goods?","URL":"http://arxiv.org/abs/2307.07367","author":[{"family":"Rio-Chanona","given":"Maria","non-dropping-particle":"del"},{"family":"Laurentsyeva","given":"Nadzeya"},{"family":"Wachs","given":"Johannes"}],"accessed":{"date-parts":[["2024",4,21]]},"issued":{"date-parts":[["2023",7,14]]}}}],"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del Rio-Chanona et al., 2023</w:t>
            </w:r>
            <w:r w:rsidRPr="00261E78">
              <w:rPr>
                <w:rFonts w:eastAsia="DengXian"/>
                <w:color w:val="000000"/>
                <w:sz w:val="18"/>
                <w:szCs w:val="18"/>
              </w:rPr>
              <w:fldChar w:fldCharType="end"/>
            </w:r>
          </w:p>
        </w:tc>
        <w:tc>
          <w:tcPr>
            <w:tcW w:w="1063" w:type="dxa"/>
            <w:tcMar>
              <w:left w:w="0" w:type="dxa"/>
              <w:right w:w="0" w:type="dxa"/>
            </w:tcMar>
            <w:vAlign w:val="center"/>
            <w:hideMark/>
          </w:tcPr>
          <w:p w14:paraId="57DA1E29"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Overflow</w:t>
            </w:r>
          </w:p>
        </w:tc>
        <w:tc>
          <w:tcPr>
            <w:tcW w:w="1426" w:type="dxa"/>
            <w:tcMar>
              <w:left w:w="0" w:type="dxa"/>
              <w:right w:w="0" w:type="dxa"/>
            </w:tcMar>
            <w:vAlign w:val="center"/>
            <w:hideMark/>
          </w:tcPr>
          <w:p w14:paraId="65C3FDE8"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Mar>
              <w:left w:w="0" w:type="dxa"/>
              <w:right w:w="0" w:type="dxa"/>
            </w:tcMar>
            <w:vAlign w:val="center"/>
            <w:hideMark/>
          </w:tcPr>
          <w:p w14:paraId="2AF0A684" w14:textId="7E30FE6C" w:rsidR="00B25774" w:rsidRPr="00261E78" w:rsidRDefault="00B25774" w:rsidP="005C79A5">
            <w:pPr>
              <w:jc w:val="center"/>
              <w:rPr>
                <w:rFonts w:eastAsia="DengXian"/>
                <w:color w:val="000000"/>
                <w:sz w:val="18"/>
                <w:szCs w:val="18"/>
              </w:rPr>
            </w:pPr>
            <w:r w:rsidRPr="00261E78">
              <w:rPr>
                <w:rFonts w:eastAsia="DengXian"/>
                <w:color w:val="000000"/>
                <w:sz w:val="18"/>
                <w:szCs w:val="18"/>
              </w:rPr>
              <w:t>GenAI introduction</w:t>
            </w:r>
          </w:p>
        </w:tc>
        <w:tc>
          <w:tcPr>
            <w:tcW w:w="1671" w:type="dxa"/>
            <w:tcMar>
              <w:left w:w="0" w:type="dxa"/>
              <w:right w:w="0" w:type="dxa"/>
            </w:tcMar>
            <w:vAlign w:val="center"/>
            <w:hideMark/>
          </w:tcPr>
          <w:p w14:paraId="6D30EBBE"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Mar>
              <w:left w:w="0" w:type="dxa"/>
              <w:right w:w="0" w:type="dxa"/>
            </w:tcMar>
            <w:vAlign w:val="center"/>
            <w:hideMark/>
          </w:tcPr>
          <w:p w14:paraId="4EE45C2A"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Questioner</w:t>
            </w:r>
          </w:p>
        </w:tc>
        <w:tc>
          <w:tcPr>
            <w:tcW w:w="1519" w:type="dxa"/>
            <w:tcMar>
              <w:left w:w="0" w:type="dxa"/>
              <w:right w:w="0" w:type="dxa"/>
            </w:tcMar>
            <w:vAlign w:val="center"/>
            <w:hideMark/>
          </w:tcPr>
          <w:p w14:paraId="29B0979E"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topic-week</w:t>
            </w:r>
          </w:p>
        </w:tc>
        <w:tc>
          <w:tcPr>
            <w:tcW w:w="2931" w:type="dxa"/>
            <w:tcMar>
              <w:left w:w="0" w:type="dxa"/>
              <w:right w:w="0" w:type="dxa"/>
            </w:tcMar>
            <w:vAlign w:val="center"/>
            <w:hideMark/>
          </w:tcPr>
          <w:p w14:paraId="76B55280" w14:textId="0E740262" w:rsidR="00B25774" w:rsidRPr="00261E78" w:rsidRDefault="00B25774" w:rsidP="005C79A5">
            <w:pPr>
              <w:rPr>
                <w:rFonts w:eastAsia="DengXian"/>
                <w:color w:val="000000"/>
                <w:sz w:val="18"/>
                <w:szCs w:val="18"/>
              </w:rPr>
            </w:pPr>
            <w:r w:rsidRPr="00261E78">
              <w:rPr>
                <w:rFonts w:eastAsia="DengXian"/>
                <w:color w:val="000000"/>
                <w:sz w:val="18"/>
                <w:szCs w:val="18"/>
              </w:rPr>
              <w:t xml:space="preserve">Reduce # </w:t>
            </w:r>
            <w:r w:rsidR="004B40A3" w:rsidRPr="00261E78">
              <w:rPr>
                <w:rFonts w:eastAsia="DengXian"/>
                <w:color w:val="000000"/>
                <w:sz w:val="18"/>
                <w:szCs w:val="18"/>
              </w:rPr>
              <w:t xml:space="preserve">of </w:t>
            </w:r>
            <w:r w:rsidRPr="00261E78">
              <w:rPr>
                <w:rFonts w:eastAsia="DengXian"/>
                <w:color w:val="000000"/>
                <w:sz w:val="18"/>
                <w:szCs w:val="18"/>
              </w:rPr>
              <w:t>questions</w:t>
            </w:r>
          </w:p>
        </w:tc>
      </w:tr>
      <w:tr w:rsidR="00B25774" w:rsidRPr="00261E78" w14:paraId="47B5A2B1" w14:textId="77777777" w:rsidTr="00A86F82">
        <w:trPr>
          <w:trHeight w:val="510"/>
          <w:jc w:val="center"/>
        </w:trPr>
        <w:tc>
          <w:tcPr>
            <w:tcW w:w="2281" w:type="dxa"/>
            <w:tcMar>
              <w:left w:w="0" w:type="dxa"/>
              <w:right w:w="0" w:type="dxa"/>
            </w:tcMar>
            <w:vAlign w:val="center"/>
            <w:hideMark/>
          </w:tcPr>
          <w:p w14:paraId="7A85DABA" w14:textId="4D6650A9" w:rsidR="00B25774" w:rsidRPr="00261E78" w:rsidRDefault="00FC2DF8" w:rsidP="005C79A5">
            <w:pPr>
              <w:jc w:val="both"/>
              <w:rPr>
                <w:rFonts w:eastAsia="DengXian"/>
                <w:color w:val="000000"/>
                <w:sz w:val="18"/>
                <w:szCs w:val="18"/>
              </w:rPr>
            </w:pPr>
            <w:r w:rsidRPr="00261E78">
              <w:rPr>
                <w:rFonts w:eastAsia="DengXian"/>
                <w:color w:val="000000"/>
                <w:sz w:val="18"/>
                <w:szCs w:val="18"/>
              </w:rPr>
              <w:fldChar w:fldCharType="begin"/>
            </w:r>
            <w:r w:rsidR="00092114" w:rsidRPr="00261E78">
              <w:rPr>
                <w:rFonts w:eastAsia="DengXian"/>
                <w:color w:val="000000"/>
                <w:sz w:val="18"/>
                <w:szCs w:val="18"/>
              </w:rPr>
              <w:instrText xml:space="preserve"> ADDIN ZOTERO_ITEM CSL_CITATION {"citationID":"dPl8JOZZ","properties":{"formattedCitation":"(Quinn &amp; Gutt, 2023)","plainCitation":"(Quinn &amp; Gutt, 2023)","dontUpdate":true,"noteIndex":0},"citationItems":[{"id":370,"uris":["http://www.mendeley.com/documents/?uuid=aa095db4-15f1-4eac-b629-2f599aa9ae01","http://zotero.org/users/8905122/items/DESCDL6D"],"itemData":{"id":370,"type":"article","abstract":"How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 of the Paradox of Reuse Theory by illuminating a special case in which training data erosion may be beneficial to the GAI.\n\n</w:instrText>
            </w:r>
            <w:r w:rsidR="00092114" w:rsidRPr="00261E78">
              <w:rPr>
                <w:rFonts w:eastAsia="DengXian"/>
                <w:color w:val="000000"/>
                <w:sz w:val="18"/>
                <w:szCs w:val="18"/>
              </w:rPr>
              <w:instrText>【摘要翻译】生成式人工智能（</w:instrText>
            </w:r>
            <w:r w:rsidR="00092114" w:rsidRPr="00261E78">
              <w:rPr>
                <w:rFonts w:eastAsia="DengXian"/>
                <w:color w:val="000000"/>
                <w:sz w:val="18"/>
                <w:szCs w:val="18"/>
              </w:rPr>
              <w:instrText>GAIs</w:instrText>
            </w:r>
            <w:r w:rsidR="00092114" w:rsidRPr="00261E78">
              <w:rPr>
                <w:rFonts w:eastAsia="DengXian"/>
                <w:color w:val="000000"/>
                <w:sz w:val="18"/>
                <w:szCs w:val="18"/>
              </w:rPr>
              <w:instrText>）如何影响他们自己的训练数据，例如来自问答平台的数据？重用理论的悖论认为，</w:instrText>
            </w:r>
            <w:r w:rsidR="00092114" w:rsidRPr="00261E78">
              <w:rPr>
                <w:rFonts w:eastAsia="DengXian"/>
                <w:color w:val="000000"/>
                <w:sz w:val="18"/>
                <w:szCs w:val="18"/>
              </w:rPr>
              <w:instrText>GAI</w:instrText>
            </w:r>
            <w:r w:rsidR="00092114" w:rsidRPr="00261E78">
              <w:rPr>
                <w:rFonts w:eastAsia="DengXian"/>
                <w:color w:val="000000"/>
                <w:sz w:val="18"/>
                <w:szCs w:val="18"/>
              </w:rPr>
              <w:instrText>的使用将取代训练数据来源的问答平台的流量。然而，这是否以及如何影响这些平台上的后续训练数据生成仍然是一个悬而未决的问题。我们通过利用</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的推出和使用丰富的</w:instrText>
            </w:r>
            <w:r w:rsidR="00092114" w:rsidRPr="00261E78">
              <w:rPr>
                <w:rFonts w:eastAsia="DengXian"/>
                <w:color w:val="000000"/>
                <w:sz w:val="18"/>
                <w:szCs w:val="18"/>
              </w:rPr>
              <w:instrText>StackExchange</w:instrText>
            </w:r>
            <w:r w:rsidR="00092114" w:rsidRPr="00261E78">
              <w:rPr>
                <w:rFonts w:eastAsia="DengXian"/>
                <w:color w:val="000000"/>
                <w:sz w:val="18"/>
                <w:szCs w:val="18"/>
              </w:rPr>
              <w:instrText>面板数据来解决这个问题。我们发现，由于临时用户放弃平台，平台上的问题数量有所减少，但剩余的问题是更复杂的问题，并表现出新颖性。进一步的调查表明，问题数量减少得越多，剩余问题的复杂性和新颖性就越多。这些发现通过阐明训练数据侵蚀可能有利于</w:instrText>
            </w:r>
            <w:r w:rsidR="00092114" w:rsidRPr="00261E78">
              <w:rPr>
                <w:rFonts w:eastAsia="DengXian"/>
                <w:color w:val="000000"/>
                <w:sz w:val="18"/>
                <w:szCs w:val="18"/>
              </w:rPr>
              <w:instrText>GAI</w:instrText>
            </w:r>
            <w:r w:rsidR="00092114" w:rsidRPr="00261E78">
              <w:rPr>
                <w:rFonts w:eastAsia="DengXian"/>
                <w:color w:val="000000"/>
                <w:sz w:val="18"/>
                <w:szCs w:val="18"/>
              </w:rPr>
              <w:instrText>的特殊情况来支持重用悖论理论的发展。</w:instrText>
            </w:r>
            <w:r w:rsidR="00092114" w:rsidRPr="00261E78">
              <w:rPr>
                <w:rFonts w:eastAsia="DengXian"/>
                <w:color w:val="000000"/>
                <w:sz w:val="18"/>
                <w:szCs w:val="18"/>
              </w:rPr>
              <w:instrText>","DOI":"10.2139/ssrn.4522386","event-place":"Rochester, NY","genre":"SSRN Scholarly Paper","language":"en","note":"</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 xml:space="preserve"> /unread</w:instrText>
            </w:r>
            <w:r w:rsidR="00092114" w:rsidRPr="00261E78">
              <w:rPr>
                <w:rFonts w:eastAsia="DengXian"/>
                <w:color w:val="000000"/>
                <w:sz w:val="18"/>
                <w:szCs w:val="18"/>
              </w:rPr>
              <w:instrText>、</w:instrText>
            </w:r>
            <w:r w:rsidR="00092114" w:rsidRPr="00261E78">
              <w:rPr>
                <w:rFonts w:eastAsia="DengXian"/>
                <w:color w:val="000000"/>
                <w:sz w:val="18"/>
                <w:szCs w:val="18"/>
              </w:rPr>
              <w:instrText>/reading</w:instrText>
            </w:r>
            <w:r w:rsidR="00092114" w:rsidRPr="00261E78">
              <w:rPr>
                <w:rFonts w:eastAsia="DengXian"/>
                <w:color w:val="000000"/>
                <w:sz w:val="18"/>
                <w:szCs w:val="18"/>
              </w:rPr>
              <w:instrText>、</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w:instrText>
            </w:r>
            <w:r w:rsidR="00092114" w:rsidRPr="00261E78">
              <w:rPr>
                <w:rFonts w:eastAsia="DengXian"/>
                <w:color w:val="000000"/>
                <w:sz w:val="18"/>
                <w:szCs w:val="18"/>
              </w:rPr>
              <w:instrText>GAI</w:instrText>
            </w:r>
            <w:r w:rsidR="00092114" w:rsidRPr="00261E78">
              <w:rPr>
                <w:rFonts w:eastAsia="DengXian"/>
                <w:color w:val="000000"/>
                <w:sz w:val="18"/>
                <w:szCs w:val="18"/>
              </w:rPr>
              <w:instrText>、</w:instrText>
            </w:r>
            <w:r w:rsidR="00092114" w:rsidRPr="00261E78">
              <w:rPr>
                <w:rFonts w:eastAsia="DengXian"/>
                <w:color w:val="000000"/>
                <w:sz w:val="18"/>
                <w:szCs w:val="18"/>
              </w:rPr>
              <w:instrText>Novelty</w:instrText>
            </w:r>
            <w:r w:rsidR="00092114" w:rsidRPr="00261E78">
              <w:rPr>
                <w:rFonts w:eastAsia="DengXian"/>
                <w:color w:val="000000"/>
                <w:sz w:val="18"/>
                <w:szCs w:val="18"/>
              </w:rPr>
              <w:instrText>、</w:instrText>
            </w:r>
            <w:r w:rsidR="00092114" w:rsidRPr="00261E78">
              <w:rPr>
                <w:rFonts w:eastAsia="DengXian"/>
                <w:color w:val="000000"/>
                <w:sz w:val="18"/>
                <w:szCs w:val="18"/>
              </w:rPr>
              <w:instrText>Paradox of Reuse</w:instrText>
            </w:r>
            <w:r w:rsidR="00092114" w:rsidRPr="00261E78">
              <w:rPr>
                <w:rFonts w:eastAsia="DengXian"/>
                <w:color w:val="000000"/>
                <w:sz w:val="18"/>
                <w:szCs w:val="18"/>
              </w:rPr>
              <w:instrText>、</w:instrText>
            </w:r>
            <w:r w:rsidR="00092114" w:rsidRPr="00261E78">
              <w:rPr>
                <w:rFonts w:eastAsia="DengXian"/>
                <w:color w:val="000000"/>
                <w:sz w:val="18"/>
                <w:szCs w:val="18"/>
              </w:rPr>
              <w:instrText>Q&amp;A</w:instrText>
            </w:r>
            <w:r w:rsidR="00092114" w:rsidRPr="00261E78">
              <w:rPr>
                <w:rFonts w:eastAsia="DengXian"/>
                <w:color w:val="000000"/>
                <w:sz w:val="18"/>
                <w:szCs w:val="18"/>
              </w:rPr>
              <w:instrText>、</w:instrText>
            </w:r>
            <w:r w:rsidR="00092114" w:rsidRPr="00261E78">
              <w:rPr>
                <w:rFonts w:eastAsia="DengXian"/>
                <w:color w:val="000000"/>
                <w:sz w:val="18"/>
                <w:szCs w:val="18"/>
              </w:rPr>
              <w:instrText xml:space="preserve">StackExchange","number":"4522386","publisher-place":"Rochester, NY","source":"Social Science Research Network","title":"The effect of generative artificial intelligence on Q&amp;A platforms – Consequences for questions, answers, question readability, and novelty","title-short":"Does Generative AI Erode Its Own Training Data?","URL":"https://papers.ssrn.com/abstract=4522386","author":[{"family":"Quinn","given":"Martin"},{"family":"Gutt","given":"Dominik"}],"accessed":{"date-parts":[["2024",6,4]]},"issued":{"date-parts":[["2023",7,27]]}}}],"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Quinn &amp; Gutt, 2023</w:t>
            </w:r>
            <w:r w:rsidRPr="00261E78">
              <w:rPr>
                <w:rFonts w:eastAsia="DengXian"/>
                <w:color w:val="000000"/>
                <w:sz w:val="18"/>
                <w:szCs w:val="18"/>
              </w:rPr>
              <w:fldChar w:fldCharType="end"/>
            </w:r>
          </w:p>
        </w:tc>
        <w:tc>
          <w:tcPr>
            <w:tcW w:w="1063" w:type="dxa"/>
            <w:tcMar>
              <w:left w:w="0" w:type="dxa"/>
              <w:right w:w="0" w:type="dxa"/>
            </w:tcMar>
            <w:vAlign w:val="center"/>
            <w:hideMark/>
          </w:tcPr>
          <w:p w14:paraId="7C250435"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Exchange</w:t>
            </w:r>
          </w:p>
        </w:tc>
        <w:tc>
          <w:tcPr>
            <w:tcW w:w="1426" w:type="dxa"/>
            <w:tcMar>
              <w:left w:w="0" w:type="dxa"/>
              <w:right w:w="0" w:type="dxa"/>
            </w:tcMar>
            <w:vAlign w:val="center"/>
            <w:hideMark/>
          </w:tcPr>
          <w:p w14:paraId="331F6229"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Mar>
              <w:left w:w="0" w:type="dxa"/>
              <w:right w:w="0" w:type="dxa"/>
            </w:tcMar>
            <w:vAlign w:val="center"/>
            <w:hideMark/>
          </w:tcPr>
          <w:p w14:paraId="560590F1" w14:textId="403A6A75" w:rsidR="00B25774" w:rsidRPr="00261E78" w:rsidRDefault="00B25774" w:rsidP="005C79A5">
            <w:pPr>
              <w:jc w:val="center"/>
              <w:rPr>
                <w:rFonts w:eastAsia="DengXian"/>
                <w:color w:val="000000"/>
                <w:sz w:val="18"/>
                <w:szCs w:val="18"/>
              </w:rPr>
            </w:pPr>
            <w:r w:rsidRPr="00261E78">
              <w:rPr>
                <w:rFonts w:eastAsia="DengXian"/>
                <w:color w:val="000000"/>
                <w:sz w:val="18"/>
                <w:szCs w:val="18"/>
              </w:rPr>
              <w:t>GenAI introduction</w:t>
            </w:r>
          </w:p>
        </w:tc>
        <w:tc>
          <w:tcPr>
            <w:tcW w:w="1671" w:type="dxa"/>
            <w:tcMar>
              <w:left w:w="0" w:type="dxa"/>
              <w:right w:w="0" w:type="dxa"/>
            </w:tcMar>
            <w:vAlign w:val="center"/>
            <w:hideMark/>
          </w:tcPr>
          <w:p w14:paraId="2E96436C"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Mar>
              <w:left w:w="0" w:type="dxa"/>
              <w:right w:w="0" w:type="dxa"/>
            </w:tcMar>
            <w:vAlign w:val="center"/>
            <w:hideMark/>
          </w:tcPr>
          <w:p w14:paraId="3F8F822F"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Questioner</w:t>
            </w:r>
          </w:p>
        </w:tc>
        <w:tc>
          <w:tcPr>
            <w:tcW w:w="1519" w:type="dxa"/>
            <w:tcMar>
              <w:left w:w="0" w:type="dxa"/>
              <w:right w:w="0" w:type="dxa"/>
            </w:tcMar>
            <w:vAlign w:val="center"/>
            <w:hideMark/>
          </w:tcPr>
          <w:p w14:paraId="7F8225CE"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topic-week</w:t>
            </w:r>
          </w:p>
        </w:tc>
        <w:tc>
          <w:tcPr>
            <w:tcW w:w="2931" w:type="dxa"/>
            <w:tcMar>
              <w:left w:w="0" w:type="dxa"/>
              <w:right w:w="0" w:type="dxa"/>
            </w:tcMar>
            <w:vAlign w:val="center"/>
            <w:hideMark/>
          </w:tcPr>
          <w:p w14:paraId="3EF13CC8" w14:textId="01A893E7" w:rsidR="00B25774" w:rsidRPr="00261E78" w:rsidRDefault="00B25774" w:rsidP="005C79A5">
            <w:pPr>
              <w:rPr>
                <w:rFonts w:eastAsia="DengXian"/>
                <w:color w:val="000000"/>
                <w:sz w:val="18"/>
                <w:szCs w:val="18"/>
              </w:rPr>
            </w:pPr>
            <w:r w:rsidRPr="00261E78">
              <w:rPr>
                <w:rFonts w:eastAsia="DengXian"/>
                <w:color w:val="000000"/>
                <w:sz w:val="18"/>
                <w:szCs w:val="18"/>
              </w:rPr>
              <w:t xml:space="preserve">Reduce # </w:t>
            </w:r>
            <w:r w:rsidR="004B40A3" w:rsidRPr="00261E78">
              <w:rPr>
                <w:rFonts w:eastAsia="DengXian"/>
                <w:color w:val="000000"/>
                <w:sz w:val="18"/>
                <w:szCs w:val="18"/>
              </w:rPr>
              <w:t xml:space="preserve">of </w:t>
            </w:r>
            <w:r w:rsidRPr="00261E78">
              <w:rPr>
                <w:rFonts w:eastAsia="DengXian"/>
                <w:color w:val="000000"/>
                <w:sz w:val="18"/>
                <w:szCs w:val="18"/>
              </w:rPr>
              <w:t>questions</w:t>
            </w:r>
          </w:p>
        </w:tc>
      </w:tr>
      <w:tr w:rsidR="00B25774" w:rsidRPr="00261E78" w14:paraId="72363594" w14:textId="77777777" w:rsidTr="00A86F82">
        <w:trPr>
          <w:trHeight w:val="1266"/>
          <w:jc w:val="center"/>
        </w:trPr>
        <w:tc>
          <w:tcPr>
            <w:tcW w:w="2281" w:type="dxa"/>
            <w:tcMar>
              <w:left w:w="0" w:type="dxa"/>
              <w:right w:w="0" w:type="dxa"/>
            </w:tcMar>
            <w:vAlign w:val="center"/>
            <w:hideMark/>
          </w:tcPr>
          <w:p w14:paraId="1E2F3892" w14:textId="706F48EE" w:rsidR="00B25774" w:rsidRPr="00261E78" w:rsidRDefault="0049024F" w:rsidP="005C79A5">
            <w:pPr>
              <w:jc w:val="both"/>
              <w:rPr>
                <w:rFonts w:eastAsia="DengXian"/>
                <w:color w:val="000000"/>
                <w:sz w:val="18"/>
                <w:szCs w:val="18"/>
              </w:rPr>
            </w:pPr>
            <w:r w:rsidRPr="00261E78">
              <w:rPr>
                <w:rFonts w:eastAsia="DengXian"/>
                <w:color w:val="000000"/>
                <w:sz w:val="18"/>
                <w:szCs w:val="18"/>
              </w:rPr>
              <w:fldChar w:fldCharType="begin"/>
            </w:r>
            <w:r w:rsidR="00092114" w:rsidRPr="00261E78">
              <w:rPr>
                <w:rFonts w:eastAsia="DengXian"/>
                <w:color w:val="000000"/>
                <w:sz w:val="18"/>
                <w:szCs w:val="18"/>
              </w:rPr>
              <w:instrText xml:space="preserve"> ADDIN ZOTERO_ITEM CSL_CITATION {"citationID":"IoJDMoIX","properties":{"formattedCitation":"(Sanatizadeh et al., 2023)","plainCitation":"(Sanatizadeh et al., 2023)","dontUpdate":true,"noteIndex":0},"citationItems":[{"id":3654,"uris":["http://www.mendeley.com/documents/?uuid=f5f9bd29-7e9e-470a-8b44-8aca86112737","http://zotero.org/users/8905122/items/GKD6QLUW"],"itemData":{"id":3654,"type":"article","abstract":"Large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092114" w:rsidRPr="00261E78">
              <w:rPr>
                <w:rFonts w:eastAsia="DengXian"/>
                <w:color w:val="000000"/>
                <w:sz w:val="18"/>
                <w:szCs w:val="18"/>
              </w:rPr>
              <w:instrText>【摘要翻译】</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和</w:instrText>
            </w:r>
            <w:r w:rsidR="00092114" w:rsidRPr="00261E78">
              <w:rPr>
                <w:rFonts w:eastAsia="DengXian"/>
                <w:color w:val="000000"/>
                <w:sz w:val="18"/>
                <w:szCs w:val="18"/>
              </w:rPr>
              <w:instrText>Bard</w:instrText>
            </w:r>
            <w:r w:rsidR="00092114" w:rsidRPr="00261E78">
              <w:rPr>
                <w:rFonts w:eastAsia="DengXian"/>
                <w:color w:val="000000"/>
                <w:sz w:val="18"/>
                <w:szCs w:val="18"/>
              </w:rPr>
              <w:instrText>等大型语言模型（</w:instrText>
            </w:r>
            <w:r w:rsidR="00092114" w:rsidRPr="00261E78">
              <w:rPr>
                <w:rFonts w:eastAsia="DengXian"/>
                <w:color w:val="000000"/>
                <w:sz w:val="18"/>
                <w:szCs w:val="18"/>
              </w:rPr>
              <w:instrText>LLM</w:instrText>
            </w:r>
            <w:r w:rsidR="00092114" w:rsidRPr="00261E78">
              <w:rPr>
                <w:rFonts w:eastAsia="DengXian"/>
                <w:color w:val="000000"/>
                <w:sz w:val="18"/>
                <w:szCs w:val="18"/>
              </w:rPr>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092114" w:rsidRPr="00261E78">
              <w:rPr>
                <w:rFonts w:eastAsia="DengXian"/>
                <w:color w:val="000000"/>
                <w:sz w:val="18"/>
                <w:szCs w:val="18"/>
              </w:rPr>
              <w:instrText>“Stack Exchange”</w:instrText>
            </w:r>
            <w:r w:rsidR="00092114" w:rsidRPr="00261E78">
              <w:rPr>
                <w:rFonts w:eastAsia="DengXian"/>
                <w:color w:val="000000"/>
                <w:sz w:val="18"/>
                <w:szCs w:val="18"/>
              </w:rPr>
              <w:instrText>为例，探讨了这项技术对在线问答论坛上内容生成和消费的影响。我们的初步调查结果表明，自</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092114" w:rsidRPr="00261E78">
              <w:rPr>
                <w:rFonts w:eastAsia="DengXian"/>
                <w:color w:val="000000"/>
                <w:sz w:val="18"/>
                <w:szCs w:val="18"/>
              </w:rPr>
              <w:instrText>LLM</w:instrText>
            </w:r>
            <w:r w:rsidR="00092114" w:rsidRPr="00261E78">
              <w:rPr>
                <w:rFonts w:eastAsia="DengXian"/>
                <w:color w:val="000000"/>
                <w:sz w:val="18"/>
                <w:szCs w:val="18"/>
              </w:rPr>
              <w:instrText>后，</w:instrText>
            </w:r>
            <w:r w:rsidR="00092114" w:rsidRPr="00261E78">
              <w:rPr>
                <w:rFonts w:eastAsia="DengXian"/>
                <w:color w:val="000000"/>
                <w:sz w:val="18"/>
                <w:szCs w:val="18"/>
              </w:rPr>
              <w:instrText>Stack Exchange</w:instrText>
            </w:r>
            <w:r w:rsidR="00092114" w:rsidRPr="00261E78">
              <w:rPr>
                <w:rFonts w:eastAsia="DengXian"/>
                <w:color w:val="000000"/>
                <w:sz w:val="18"/>
                <w:szCs w:val="18"/>
              </w:rPr>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092114" w:rsidRPr="00261E78">
              <w:rPr>
                <w:rFonts w:eastAsia="DengXian"/>
                <w:color w:val="000000"/>
                <w:sz w:val="18"/>
                <w:szCs w:val="18"/>
              </w:rPr>
              <w:instrText xml:space="preserve">","archive_location":"101 </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","DOI":"10.2139/ssrn.4459729","event-place":"Rochester, NY","genre":"SSRN Scholarly Paper","language":"en","note":"</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 xml:space="preserve"> /unread</w:instrText>
            </w:r>
            <w:r w:rsidR="00092114" w:rsidRPr="00261E78">
              <w:rPr>
                <w:rFonts w:eastAsia="DengXian"/>
                <w:color w:val="000000"/>
                <w:sz w:val="18"/>
                <w:szCs w:val="18"/>
              </w:rPr>
              <w:instrText>、</w:instrText>
            </w:r>
            <w:r w:rsidR="00092114" w:rsidRPr="00261E78">
              <w:rPr>
                <w:rFonts w:eastAsia="DengXian"/>
                <w:color w:val="000000"/>
                <w:sz w:val="18"/>
                <w:szCs w:val="18"/>
              </w:rPr>
              <w:instrText>Artificial intelligence</w:instrText>
            </w:r>
            <w:r w:rsidR="00092114" w:rsidRPr="00261E78">
              <w:rPr>
                <w:rFonts w:eastAsia="DengXian"/>
                <w:color w:val="000000"/>
                <w:sz w:val="18"/>
                <w:szCs w:val="18"/>
              </w:rPr>
              <w:instrText>、</w:instrText>
            </w:r>
            <w:r w:rsidR="00092114" w:rsidRPr="00261E78">
              <w:rPr>
                <w:rFonts w:eastAsia="DengXian"/>
                <w:color w:val="000000"/>
                <w:sz w:val="18"/>
                <w:szCs w:val="18"/>
              </w:rPr>
              <w:instrText>/reading</w:instrText>
            </w:r>
            <w:r w:rsidR="00092114" w:rsidRPr="00261E78">
              <w:rPr>
                <w:rFonts w:eastAsia="DengXian"/>
                <w:color w:val="000000"/>
                <w:sz w:val="18"/>
                <w:szCs w:val="18"/>
              </w:rPr>
              <w:instrText>、</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w:instrText>
            </w:r>
            <w:r w:rsidR="00092114" w:rsidRPr="00261E78">
              <w:rPr>
                <w:rFonts w:eastAsia="DengXian"/>
                <w:color w:val="000000"/>
                <w:sz w:val="18"/>
                <w:szCs w:val="18"/>
              </w:rPr>
              <w:instrText>Online Platforms</w:instrText>
            </w:r>
            <w:r w:rsidR="00092114" w:rsidRPr="00261E78">
              <w:rPr>
                <w:rFonts w:eastAsia="DengXian"/>
                <w:color w:val="000000"/>
                <w:sz w:val="18"/>
                <w:szCs w:val="18"/>
              </w:rPr>
              <w:instrText>、</w:instrText>
            </w:r>
            <w:r w:rsidR="00092114" w:rsidRPr="00261E78">
              <w:rPr>
                <w:rFonts w:eastAsia="DengXian"/>
                <w:color w:val="000000"/>
                <w:sz w:val="18"/>
                <w:szCs w:val="18"/>
              </w:rPr>
              <w:instrText xml:space="preserve">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Sanatizadeh et al., 2023</w:t>
            </w:r>
            <w:r w:rsidRPr="00261E78">
              <w:rPr>
                <w:rFonts w:eastAsia="DengXian"/>
                <w:color w:val="000000"/>
                <w:sz w:val="18"/>
                <w:szCs w:val="18"/>
              </w:rPr>
              <w:fldChar w:fldCharType="end"/>
            </w:r>
          </w:p>
        </w:tc>
        <w:tc>
          <w:tcPr>
            <w:tcW w:w="1063" w:type="dxa"/>
            <w:tcMar>
              <w:left w:w="0" w:type="dxa"/>
              <w:right w:w="0" w:type="dxa"/>
            </w:tcMar>
            <w:vAlign w:val="center"/>
            <w:hideMark/>
          </w:tcPr>
          <w:p w14:paraId="1499EB78"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Exchange</w:t>
            </w:r>
          </w:p>
        </w:tc>
        <w:tc>
          <w:tcPr>
            <w:tcW w:w="1426" w:type="dxa"/>
            <w:tcMar>
              <w:left w:w="0" w:type="dxa"/>
              <w:right w:w="0" w:type="dxa"/>
            </w:tcMar>
            <w:vAlign w:val="center"/>
            <w:hideMark/>
          </w:tcPr>
          <w:p w14:paraId="6FEB176F"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Mar>
              <w:left w:w="0" w:type="dxa"/>
              <w:right w:w="0" w:type="dxa"/>
            </w:tcMar>
            <w:vAlign w:val="center"/>
            <w:hideMark/>
          </w:tcPr>
          <w:p w14:paraId="28EEEA0C" w14:textId="2F08E523" w:rsidR="00B25774" w:rsidRPr="00261E78" w:rsidRDefault="00B25774" w:rsidP="005C79A5">
            <w:pPr>
              <w:jc w:val="center"/>
              <w:rPr>
                <w:rFonts w:eastAsia="DengXian"/>
                <w:color w:val="000000"/>
                <w:sz w:val="18"/>
                <w:szCs w:val="18"/>
              </w:rPr>
            </w:pPr>
            <w:r w:rsidRPr="00261E78">
              <w:rPr>
                <w:rFonts w:eastAsia="DengXian"/>
                <w:color w:val="000000"/>
                <w:sz w:val="18"/>
                <w:szCs w:val="18"/>
              </w:rPr>
              <w:t>GenAI introduction</w:t>
            </w:r>
          </w:p>
        </w:tc>
        <w:tc>
          <w:tcPr>
            <w:tcW w:w="1671" w:type="dxa"/>
            <w:tcMar>
              <w:left w:w="0" w:type="dxa"/>
              <w:right w:w="0" w:type="dxa"/>
            </w:tcMar>
            <w:vAlign w:val="center"/>
            <w:hideMark/>
          </w:tcPr>
          <w:p w14:paraId="70959769"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Mar>
              <w:left w:w="0" w:type="dxa"/>
              <w:right w:w="0" w:type="dxa"/>
            </w:tcMar>
            <w:vAlign w:val="center"/>
            <w:hideMark/>
          </w:tcPr>
          <w:p w14:paraId="37F39C8F"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Questioner, Answerer, Viewer</w:t>
            </w:r>
          </w:p>
        </w:tc>
        <w:tc>
          <w:tcPr>
            <w:tcW w:w="1519" w:type="dxa"/>
            <w:tcMar>
              <w:left w:w="0" w:type="dxa"/>
              <w:right w:w="0" w:type="dxa"/>
            </w:tcMar>
            <w:vAlign w:val="center"/>
            <w:hideMark/>
          </w:tcPr>
          <w:p w14:paraId="17C9EEEC"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post-day</w:t>
            </w:r>
          </w:p>
        </w:tc>
        <w:tc>
          <w:tcPr>
            <w:tcW w:w="2931" w:type="dxa"/>
            <w:tcMar>
              <w:left w:w="0" w:type="dxa"/>
              <w:right w:w="0" w:type="dxa"/>
            </w:tcMar>
            <w:vAlign w:val="center"/>
            <w:hideMark/>
          </w:tcPr>
          <w:p w14:paraId="38DF8676" w14:textId="6DDA9D5B" w:rsidR="00B25774" w:rsidRPr="00261E78" w:rsidRDefault="00B25774" w:rsidP="005C79A5">
            <w:pPr>
              <w:rPr>
                <w:rFonts w:eastAsia="DengXian"/>
                <w:color w:val="000000"/>
                <w:sz w:val="18"/>
                <w:szCs w:val="18"/>
              </w:rPr>
            </w:pPr>
            <w:r w:rsidRPr="00261E78">
              <w:rPr>
                <w:rFonts w:eastAsia="DengXian"/>
                <w:color w:val="000000"/>
                <w:sz w:val="18"/>
                <w:szCs w:val="18"/>
              </w:rPr>
              <w:t xml:space="preserve">Reduce # </w:t>
            </w:r>
            <w:r w:rsidR="004B40A3" w:rsidRPr="00261E78">
              <w:rPr>
                <w:rFonts w:eastAsia="DengXian"/>
                <w:color w:val="000000"/>
                <w:sz w:val="18"/>
                <w:szCs w:val="18"/>
              </w:rPr>
              <w:t xml:space="preserve">of </w:t>
            </w:r>
            <w:r w:rsidRPr="00261E78">
              <w:rPr>
                <w:rFonts w:eastAsia="DengXian"/>
                <w:color w:val="000000"/>
                <w:sz w:val="18"/>
                <w:szCs w:val="18"/>
              </w:rPr>
              <w:t>questions; make</w:t>
            </w:r>
            <w:r w:rsidRPr="00261E78">
              <w:rPr>
                <w:rFonts w:eastAsia="DengXian"/>
                <w:color w:val="000000"/>
                <w:sz w:val="18"/>
                <w:szCs w:val="18"/>
              </w:rPr>
              <w:br/>
              <w:t>questions more difficult to read</w:t>
            </w:r>
            <w:r w:rsidRPr="00261E78">
              <w:rPr>
                <w:rFonts w:eastAsia="DengXian"/>
                <w:color w:val="000000"/>
                <w:sz w:val="18"/>
                <w:szCs w:val="18"/>
              </w:rPr>
              <w:br/>
              <w:t xml:space="preserve">Reduce # </w:t>
            </w:r>
            <w:r w:rsidR="004B40A3" w:rsidRPr="00261E78">
              <w:rPr>
                <w:rFonts w:eastAsia="DengXian"/>
                <w:color w:val="000000"/>
                <w:sz w:val="18"/>
                <w:szCs w:val="18"/>
              </w:rPr>
              <w:t xml:space="preserve">of </w:t>
            </w:r>
            <w:r w:rsidRPr="00261E78">
              <w:rPr>
                <w:rFonts w:eastAsia="DengXian"/>
                <w:color w:val="000000"/>
                <w:sz w:val="18"/>
                <w:szCs w:val="18"/>
              </w:rPr>
              <w:t>answers; make answers</w:t>
            </w:r>
            <w:r w:rsidRPr="00261E78">
              <w:rPr>
                <w:rFonts w:eastAsia="DengXian"/>
                <w:color w:val="000000"/>
                <w:sz w:val="18"/>
                <w:szCs w:val="18"/>
              </w:rPr>
              <w:br/>
              <w:t>longer, more difficult to read</w:t>
            </w:r>
            <w:r w:rsidRPr="00261E78">
              <w:rPr>
                <w:rFonts w:eastAsia="DengXian"/>
                <w:color w:val="000000"/>
                <w:sz w:val="18"/>
                <w:szCs w:val="18"/>
              </w:rPr>
              <w:br/>
              <w:t xml:space="preserve">Reduce # </w:t>
            </w:r>
            <w:r w:rsidR="004B40A3" w:rsidRPr="00261E78">
              <w:rPr>
                <w:rFonts w:eastAsia="DengXian"/>
                <w:color w:val="000000"/>
                <w:sz w:val="18"/>
                <w:szCs w:val="18"/>
              </w:rPr>
              <w:t xml:space="preserve">of </w:t>
            </w:r>
            <w:r w:rsidRPr="00261E78">
              <w:rPr>
                <w:rFonts w:eastAsia="DengXian"/>
                <w:color w:val="000000"/>
                <w:sz w:val="18"/>
                <w:szCs w:val="18"/>
              </w:rPr>
              <w:t xml:space="preserve">views; </w:t>
            </w:r>
            <w:r w:rsidR="008343D3">
              <w:rPr>
                <w:rFonts w:eastAsia="DengXian"/>
                <w:color w:val="000000"/>
                <w:sz w:val="18"/>
                <w:szCs w:val="18"/>
              </w:rPr>
              <w:t>i</w:t>
            </w:r>
            <w:r w:rsidRPr="00261E78">
              <w:rPr>
                <w:rFonts w:eastAsia="DengXian"/>
                <w:color w:val="000000"/>
                <w:sz w:val="18"/>
                <w:szCs w:val="18"/>
              </w:rPr>
              <w:t xml:space="preserve">ncrease # </w:t>
            </w:r>
            <w:r w:rsidR="004B40A3" w:rsidRPr="00261E78">
              <w:rPr>
                <w:rFonts w:eastAsia="DengXian"/>
                <w:color w:val="000000"/>
                <w:sz w:val="18"/>
                <w:szCs w:val="18"/>
              </w:rPr>
              <w:t xml:space="preserve">of </w:t>
            </w:r>
            <w:r w:rsidRPr="00261E78">
              <w:rPr>
                <w:rFonts w:eastAsia="DengXian"/>
                <w:color w:val="000000"/>
                <w:sz w:val="18"/>
                <w:szCs w:val="18"/>
              </w:rPr>
              <w:t>likes</w:t>
            </w:r>
          </w:p>
        </w:tc>
      </w:tr>
      <w:tr w:rsidR="00B25774" w:rsidRPr="00261E78" w14:paraId="4BC9B917" w14:textId="77777777" w:rsidTr="00A86F82">
        <w:trPr>
          <w:trHeight w:val="510"/>
          <w:jc w:val="center"/>
        </w:trPr>
        <w:tc>
          <w:tcPr>
            <w:tcW w:w="2281" w:type="dxa"/>
            <w:tcMar>
              <w:left w:w="0" w:type="dxa"/>
              <w:right w:w="0" w:type="dxa"/>
            </w:tcMar>
            <w:vAlign w:val="center"/>
            <w:hideMark/>
          </w:tcPr>
          <w:p w14:paraId="24B2715E" w14:textId="075ACD04" w:rsidR="00B25774" w:rsidRPr="00261E78" w:rsidRDefault="00350F24" w:rsidP="005C79A5">
            <w:pPr>
              <w:jc w:val="both"/>
              <w:rPr>
                <w:rFonts w:eastAsia="DengXian"/>
                <w:color w:val="000000"/>
                <w:sz w:val="18"/>
                <w:szCs w:val="18"/>
                <w:lang w:eastAsia="zh-TW"/>
              </w:rPr>
            </w:pPr>
            <w:r w:rsidRPr="00261E78">
              <w:rPr>
                <w:rFonts w:eastAsia="DengXian"/>
                <w:color w:val="000000"/>
                <w:sz w:val="18"/>
                <w:szCs w:val="18"/>
              </w:rPr>
              <w:fldChar w:fldCharType="begin"/>
            </w:r>
            <w:r w:rsidR="00092114" w:rsidRPr="00261E78">
              <w:rPr>
                <w:rFonts w:eastAsia="DengXian"/>
                <w:color w:val="000000"/>
                <w:sz w:val="18"/>
                <w:szCs w:val="18"/>
              </w:rPr>
              <w:instrText xml:space="preserve"> ADDIN ZOTERO_ITEM CSL_CITATION {"citationID":"47D2hRKz","properties":{"formattedCitation":"(Shan &amp; Qiu, 2023)","plainCitation":"(Shan &amp; Qiu, 2023)","dontUpdate":true,"noteIndex":0},"citationItems":[{"id":3662,"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managers with a better understanding of how generative AI influences users’ knowledge contribution behavior. This understanding can guide decision-making and strategy development regarding the integration of generative AI on their platforms.\n\n</w:instrText>
            </w:r>
            <w:r w:rsidR="00092114" w:rsidRPr="00261E78">
              <w:rPr>
                <w:rFonts w:eastAsia="DengXian"/>
                <w:color w:val="000000"/>
                <w:sz w:val="18"/>
                <w:szCs w:val="18"/>
              </w:rPr>
              <w:instrText>【摘要翻译】在线平台上的自愿知识贡献对用户、平台和公司都很重要。生成式人工智能（</w:instrText>
            </w:r>
            <w:r w:rsidR="00092114" w:rsidRPr="00261E78">
              <w:rPr>
                <w:rFonts w:eastAsia="DengXian"/>
                <w:color w:val="000000"/>
                <w:sz w:val="18"/>
                <w:szCs w:val="18"/>
              </w:rPr>
              <w:instrText>AI</w:instrText>
            </w:r>
            <w:r w:rsidR="00092114" w:rsidRPr="00261E78">
              <w:rPr>
                <w:rFonts w:eastAsia="DengXian"/>
                <w:color w:val="000000"/>
                <w:sz w:val="18"/>
                <w:szCs w:val="18"/>
              </w:rPr>
              <w:instrText>）技术的快速进步使得在问答（</w:instrText>
            </w:r>
            <w:r w:rsidR="00092114" w:rsidRPr="00261E78">
              <w:rPr>
                <w:rFonts w:eastAsia="DengXian"/>
                <w:color w:val="000000"/>
                <w:sz w:val="18"/>
                <w:szCs w:val="18"/>
              </w:rPr>
              <w:instrText>Q&amp;A</w:instrText>
            </w:r>
            <w:r w:rsidR="00092114" w:rsidRPr="00261E78">
              <w:rPr>
                <w:rFonts w:eastAsia="DengXian"/>
                <w:color w:val="000000"/>
                <w:sz w:val="18"/>
                <w:szCs w:val="18"/>
              </w:rPr>
              <w:instrText>）平台上自动生成知识成为可能。然而，生成式</w:instrText>
            </w:r>
            <w:r w:rsidR="00092114" w:rsidRPr="00261E78">
              <w:rPr>
                <w:rFonts w:eastAsia="DengXian"/>
                <w:color w:val="000000"/>
                <w:sz w:val="18"/>
                <w:szCs w:val="18"/>
              </w:rPr>
              <w:instrText>AI</w:instrText>
            </w:r>
            <w:r w:rsidR="00092114" w:rsidRPr="00261E78">
              <w:rPr>
                <w:rFonts w:eastAsia="DengXian"/>
                <w:color w:val="000000"/>
                <w:sz w:val="18"/>
                <w:szCs w:val="18"/>
              </w:rPr>
              <w:instrText>对用户自愿知识贡献的影响仍然是一个经验</w:instrText>
            </w:r>
            <w:r w:rsidR="00092114" w:rsidRPr="00261E78">
              <w:rPr>
                <w:rFonts w:eastAsia="DengXian"/>
                <w:color w:val="000000"/>
                <w:sz w:val="18"/>
                <w:szCs w:val="18"/>
                <w:lang w:eastAsia="zh-TW"/>
              </w:rPr>
              <w:instrText>问题。一方面，用户可能会从生成式</w:instrText>
            </w:r>
            <w:r w:rsidR="00092114" w:rsidRPr="00261E78">
              <w:rPr>
                <w:rFonts w:eastAsia="DengXian"/>
                <w:color w:val="000000"/>
                <w:sz w:val="18"/>
                <w:szCs w:val="18"/>
                <w:lang w:eastAsia="zh-TW"/>
              </w:rPr>
              <w:instrText>AI</w:instrText>
            </w:r>
            <w:r w:rsidR="00092114" w:rsidRPr="00261E78">
              <w:rPr>
                <w:rFonts w:eastAsia="DengXian"/>
                <w:color w:val="000000"/>
                <w:sz w:val="18"/>
                <w:szCs w:val="18"/>
                <w:lang w:eastAsia="zh-TW"/>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092114" w:rsidRPr="00261E78">
              <w:rPr>
                <w:rFonts w:eastAsia="DengXian"/>
                <w:color w:val="000000"/>
                <w:sz w:val="18"/>
                <w:szCs w:val="18"/>
                <w:lang w:eastAsia="zh-TW"/>
              </w:rPr>
              <w:instrText>ChatGPT</w:instrText>
            </w:r>
            <w:r w:rsidR="00092114" w:rsidRPr="00261E78">
              <w:rPr>
                <w:rFonts w:eastAsia="DengXian"/>
                <w:color w:val="000000"/>
                <w:sz w:val="18"/>
                <w:szCs w:val="18"/>
                <w:lang w:eastAsia="zh-TW"/>
              </w:rPr>
              <w:instrText>）对用户在最大的问答平台之一</w:instrText>
            </w:r>
            <w:r w:rsidR="00092114" w:rsidRPr="00261E78">
              <w:rPr>
                <w:rFonts w:eastAsia="DengXian"/>
                <w:color w:val="000000"/>
                <w:sz w:val="18"/>
                <w:szCs w:val="18"/>
                <w:lang w:eastAsia="zh-TW"/>
              </w:rPr>
              <w:instrText>Stack Overflow</w:instrText>
            </w:r>
            <w:r w:rsidR="00092114" w:rsidRPr="00261E78">
              <w:rPr>
                <w:rFonts w:eastAsia="DengXian"/>
                <w:color w:val="000000"/>
                <w:sz w:val="18"/>
                <w:szCs w:val="18"/>
                <w:lang w:eastAsia="zh-TW"/>
              </w:rPr>
              <w:instrText>上自愿贡献知识的影响。利用自然实验，我们采用差异中的差异（</w:instrText>
            </w:r>
            <w:r w:rsidR="00092114" w:rsidRPr="00261E78">
              <w:rPr>
                <w:rFonts w:eastAsia="DengXian"/>
                <w:color w:val="000000"/>
                <w:sz w:val="18"/>
                <w:szCs w:val="18"/>
                <w:lang w:eastAsia="zh-TW"/>
              </w:rPr>
              <w:instrText>DID</w:instrText>
            </w:r>
            <w:r w:rsidR="00092114" w:rsidRPr="00261E78">
              <w:rPr>
                <w:rFonts w:eastAsia="DengXian"/>
                <w:color w:val="000000"/>
                <w:sz w:val="18"/>
                <w:szCs w:val="18"/>
                <w:lang w:eastAsia="zh-TW"/>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092114" w:rsidRPr="00261E78">
              <w:rPr>
                <w:rFonts w:eastAsia="DengXian"/>
                <w:color w:val="000000"/>
                <w:sz w:val="18"/>
                <w:szCs w:val="18"/>
                <w:lang w:eastAsia="zh-TW"/>
              </w:rPr>
              <w:instrText>IS</w:instrText>
            </w:r>
            <w:r w:rsidR="00092114" w:rsidRPr="00261E78">
              <w:rPr>
                <w:rFonts w:eastAsia="DengXian"/>
                <w:color w:val="000000"/>
                <w:sz w:val="18"/>
                <w:szCs w:val="18"/>
                <w:lang w:eastAsia="zh-TW"/>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092114" w:rsidRPr="00261E78">
              <w:rPr>
                <w:rFonts w:eastAsia="DengXian"/>
                <w:color w:val="000000"/>
                <w:sz w:val="18"/>
                <w:szCs w:val="18"/>
                <w:lang w:eastAsia="zh-TW"/>
              </w:rPr>
              <w:instrText xml:space="preserve">","archive_location":"3 </w:instrText>
            </w:r>
            <w:r w:rsidR="00092114" w:rsidRPr="00261E78">
              <w:rPr>
                <w:rFonts w:ascii="Apple Color Emoji" w:eastAsia="DengXian" w:hAnsi="Apple Color Emoji" w:cs="Apple Color Emoji"/>
                <w:color w:val="000000"/>
                <w:sz w:val="18"/>
                <w:szCs w:val="18"/>
                <w:lang w:eastAsia="zh-TW"/>
              </w:rPr>
              <w:instrText>📊</w:instrText>
            </w:r>
            <w:r w:rsidR="00092114" w:rsidRPr="00261E78">
              <w:rPr>
                <w:rFonts w:eastAsia="DengXian"/>
                <w:color w:val="000000"/>
                <w:sz w:val="18"/>
                <w:szCs w:val="18"/>
                <w:lang w:eastAsia="zh-TW"/>
              </w:rPr>
              <w:instrText>","DOI":"10.2139/ssrn.4462976","event-place":"Rochester, NY","genre":"SSRN Scholarly Paper","language":"en","note":"</w:instrText>
            </w:r>
            <w:r w:rsidR="00092114" w:rsidRPr="00261E78">
              <w:rPr>
                <w:rFonts w:ascii="Apple Color Emoji" w:eastAsia="DengXian" w:hAnsi="Apple Color Emoji" w:cs="Apple Color Emoji"/>
                <w:color w:val="000000"/>
                <w:sz w:val="18"/>
                <w:szCs w:val="18"/>
                <w:lang w:eastAsia="zh-TW"/>
              </w:rPr>
              <w:instrText>🏷️</w:instrText>
            </w:r>
            <w:r w:rsidR="00092114" w:rsidRPr="00261E78">
              <w:rPr>
                <w:rFonts w:eastAsia="DengXian"/>
                <w:color w:val="000000"/>
                <w:sz w:val="18"/>
                <w:szCs w:val="18"/>
                <w:lang w:eastAsia="zh-TW"/>
              </w:rPr>
              <w:instrText xml:space="preserve"> /unread</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/reading</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Knowledge contribution</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difference-in-differences</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generative AI</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answer quality</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answer quantity</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 xml:space="preserve">voluntary Q&amp;A platforms","number":"4462976","publisher-place":"Rochester, NY","source":"Social Science Research Network","title":"Examining the impact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lang w:eastAsia="zh-TW"/>
              </w:rPr>
              <w:t>Shan &amp; Qiu, 2023</w:t>
            </w:r>
            <w:r w:rsidRPr="00261E78">
              <w:rPr>
                <w:rFonts w:eastAsia="DengXian"/>
                <w:color w:val="000000"/>
                <w:sz w:val="18"/>
                <w:szCs w:val="18"/>
              </w:rPr>
              <w:fldChar w:fldCharType="end"/>
            </w:r>
          </w:p>
        </w:tc>
        <w:tc>
          <w:tcPr>
            <w:tcW w:w="1063" w:type="dxa"/>
            <w:tcMar>
              <w:left w:w="0" w:type="dxa"/>
              <w:right w:w="0" w:type="dxa"/>
            </w:tcMar>
            <w:vAlign w:val="center"/>
            <w:hideMark/>
          </w:tcPr>
          <w:p w14:paraId="6CB3EDB3" w14:textId="77777777"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Stack Overflow</w:t>
            </w:r>
          </w:p>
        </w:tc>
        <w:tc>
          <w:tcPr>
            <w:tcW w:w="1426" w:type="dxa"/>
            <w:tcMar>
              <w:left w:w="0" w:type="dxa"/>
              <w:right w:w="0" w:type="dxa"/>
            </w:tcMar>
            <w:vAlign w:val="center"/>
            <w:hideMark/>
          </w:tcPr>
          <w:p w14:paraId="4DB2E1F7" w14:textId="77777777"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ChatGPT</w:t>
            </w:r>
          </w:p>
        </w:tc>
        <w:tc>
          <w:tcPr>
            <w:tcW w:w="1006" w:type="dxa"/>
            <w:tcMar>
              <w:left w:w="0" w:type="dxa"/>
              <w:right w:w="0" w:type="dxa"/>
            </w:tcMar>
            <w:vAlign w:val="center"/>
            <w:hideMark/>
          </w:tcPr>
          <w:p w14:paraId="629396F9" w14:textId="7E71433D"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GenAI introduction</w:t>
            </w:r>
          </w:p>
        </w:tc>
        <w:tc>
          <w:tcPr>
            <w:tcW w:w="1671" w:type="dxa"/>
            <w:tcMar>
              <w:left w:w="0" w:type="dxa"/>
              <w:right w:w="0" w:type="dxa"/>
            </w:tcMar>
            <w:vAlign w:val="center"/>
            <w:hideMark/>
          </w:tcPr>
          <w:p w14:paraId="5313AAEB" w14:textId="77777777"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Natural Experiment</w:t>
            </w:r>
          </w:p>
        </w:tc>
        <w:tc>
          <w:tcPr>
            <w:tcW w:w="1063" w:type="dxa"/>
            <w:tcMar>
              <w:left w:w="0" w:type="dxa"/>
              <w:right w:w="0" w:type="dxa"/>
            </w:tcMar>
            <w:vAlign w:val="center"/>
            <w:hideMark/>
          </w:tcPr>
          <w:p w14:paraId="33D846B8" w14:textId="77777777"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Answerer</w:t>
            </w:r>
          </w:p>
        </w:tc>
        <w:tc>
          <w:tcPr>
            <w:tcW w:w="1519" w:type="dxa"/>
            <w:tcMar>
              <w:left w:w="0" w:type="dxa"/>
              <w:right w:w="0" w:type="dxa"/>
            </w:tcMar>
            <w:vAlign w:val="center"/>
            <w:hideMark/>
          </w:tcPr>
          <w:p w14:paraId="0B1DDC2F" w14:textId="77777777"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user-day</w:t>
            </w:r>
          </w:p>
        </w:tc>
        <w:tc>
          <w:tcPr>
            <w:tcW w:w="2931" w:type="dxa"/>
            <w:tcMar>
              <w:left w:w="0" w:type="dxa"/>
              <w:right w:w="0" w:type="dxa"/>
            </w:tcMar>
            <w:vAlign w:val="center"/>
            <w:hideMark/>
          </w:tcPr>
          <w:p w14:paraId="1394BAAA" w14:textId="796DF976" w:rsidR="00B25774" w:rsidRPr="00261E78" w:rsidRDefault="00B25774" w:rsidP="005C79A5">
            <w:pPr>
              <w:rPr>
                <w:rFonts w:eastAsia="DengXian"/>
                <w:color w:val="000000"/>
                <w:sz w:val="18"/>
                <w:szCs w:val="18"/>
                <w:lang w:eastAsia="zh-TW"/>
              </w:rPr>
            </w:pPr>
            <w:r w:rsidRPr="00261E78">
              <w:rPr>
                <w:rFonts w:eastAsia="DengXian"/>
                <w:color w:val="000000"/>
                <w:sz w:val="18"/>
                <w:szCs w:val="18"/>
                <w:lang w:eastAsia="zh-TW"/>
              </w:rPr>
              <w:t xml:space="preserve">Increase # </w:t>
            </w:r>
            <w:r w:rsidR="004B40A3" w:rsidRPr="00261E78">
              <w:rPr>
                <w:rFonts w:eastAsia="DengXian"/>
                <w:color w:val="000000"/>
                <w:sz w:val="18"/>
                <w:szCs w:val="18"/>
                <w:lang w:eastAsia="zh-TW"/>
              </w:rPr>
              <w:t xml:space="preserve">of </w:t>
            </w:r>
            <w:r w:rsidRPr="00261E78">
              <w:rPr>
                <w:rFonts w:eastAsia="DengXian"/>
                <w:color w:val="000000"/>
                <w:sz w:val="18"/>
                <w:szCs w:val="18"/>
                <w:lang w:eastAsia="zh-TW"/>
              </w:rPr>
              <w:t>answers; make answers</w:t>
            </w:r>
            <w:r w:rsidRPr="00261E78">
              <w:rPr>
                <w:rFonts w:eastAsia="DengXian"/>
                <w:color w:val="000000"/>
                <w:sz w:val="18"/>
                <w:szCs w:val="18"/>
                <w:lang w:eastAsia="zh-TW"/>
              </w:rPr>
              <w:br/>
              <w:t>shorter and easier to read</w:t>
            </w:r>
          </w:p>
        </w:tc>
      </w:tr>
      <w:tr w:rsidR="00B25774" w:rsidRPr="00261E78" w14:paraId="541642F2" w14:textId="77777777" w:rsidTr="00A86F82">
        <w:trPr>
          <w:trHeight w:val="510"/>
          <w:jc w:val="center"/>
        </w:trPr>
        <w:tc>
          <w:tcPr>
            <w:tcW w:w="2281" w:type="dxa"/>
            <w:tcMar>
              <w:left w:w="0" w:type="dxa"/>
              <w:right w:w="0" w:type="dxa"/>
            </w:tcMar>
            <w:vAlign w:val="center"/>
            <w:hideMark/>
          </w:tcPr>
          <w:p w14:paraId="14CE7D14" w14:textId="10705F22" w:rsidR="00B25774" w:rsidRPr="00261E78" w:rsidRDefault="003D13E6" w:rsidP="005C79A5">
            <w:pPr>
              <w:jc w:val="both"/>
              <w:rPr>
                <w:rFonts w:eastAsia="DengXian"/>
                <w:color w:val="000000"/>
                <w:sz w:val="18"/>
                <w:szCs w:val="18"/>
                <w:lang w:eastAsia="zh-TW"/>
              </w:rPr>
            </w:pPr>
            <w:r w:rsidRPr="00261E78">
              <w:rPr>
                <w:rFonts w:eastAsia="DengXian"/>
                <w:color w:val="000000"/>
                <w:sz w:val="18"/>
                <w:szCs w:val="18"/>
              </w:rPr>
              <w:fldChar w:fldCharType="begin"/>
            </w:r>
            <w:r w:rsidR="00092114" w:rsidRPr="00261E78">
              <w:rPr>
                <w:rFonts w:eastAsia="DengXian"/>
                <w:color w:val="000000"/>
                <w:sz w:val="18"/>
                <w:szCs w:val="18"/>
                <w:lang w:eastAsia="zh-TW"/>
              </w:rPr>
              <w:instrText xml:space="preserve"> ADDIN ZOTERO_ITEM CSL_CITATION {"citationID":"6WEfDgjb","properties":{"formattedCitation":"(Su et al., 2023)","plainCitation":"(Su et al., 2023)","dontUpdate":true,"noteIndex":0},"citationItems":[{"id":368,"uris":["http://zotero.org/users/8905122/items/D4WKD69L"],"itemData":{"id":368,"type":"article","abstract":"Generative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w:instrText>
            </w:r>
            <w:r w:rsidR="00092114" w:rsidRPr="00261E78">
              <w:rPr>
                <w:rFonts w:eastAsia="DengXian"/>
                <w:color w:val="000000"/>
                <w:sz w:val="18"/>
                <w:szCs w:val="18"/>
              </w:rPr>
              <w:instrText>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to motivate human pa</w:instrText>
            </w:r>
            <w:r w:rsidR="00092114" w:rsidRPr="00261E78">
              <w:rPr>
                <w:rFonts w:eastAsia="DengXian"/>
                <w:color w:val="000000"/>
                <w:sz w:val="18"/>
                <w:szCs w:val="18"/>
                <w:lang w:eastAsia="zh-TW"/>
              </w:rPr>
              <w:instrText>rticipation in knowledge generation and dissemination, adding to the burgeoning body of work on how generative AI influences human knowledge sharing.\n\n</w:instrText>
            </w:r>
            <w:r w:rsidR="00092114" w:rsidRPr="00261E78">
              <w:rPr>
                <w:rFonts w:eastAsia="DengXian"/>
                <w:color w:val="000000"/>
                <w:sz w:val="18"/>
                <w:szCs w:val="18"/>
                <w:lang w:eastAsia="zh-TW"/>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092114" w:rsidRPr="00261E78">
              <w:rPr>
                <w:rFonts w:eastAsia="DengXian"/>
                <w:color w:val="000000"/>
                <w:sz w:val="18"/>
                <w:szCs w:val="18"/>
                <w:lang w:eastAsia="zh-TW"/>
              </w:rPr>
              <w:instrText>","DOI":"10.2139/ssrn.4628786","event-place":"Rochester, NY","genre":"SSRN Scholarly Paper","language":"en","license":"</w:instrText>
            </w:r>
            <w:r w:rsidR="00092114" w:rsidRPr="00261E78">
              <w:rPr>
                <w:rFonts w:ascii="Apple Color Emoji" w:eastAsia="DengXian" w:hAnsi="Apple Color Emoji" w:cs="Apple Color Emoji"/>
                <w:color w:val="000000"/>
                <w:sz w:val="18"/>
                <w:szCs w:val="18"/>
                <w:lang w:eastAsia="zh-TW"/>
              </w:rPr>
              <w:instrText>⭐⭐⭐⭐⭐</w:instrText>
            </w:r>
            <w:r w:rsidR="00092114" w:rsidRPr="00261E78">
              <w:rPr>
                <w:rFonts w:eastAsia="DengXian"/>
                <w:color w:val="000000"/>
                <w:sz w:val="18"/>
                <w:szCs w:val="18"/>
                <w:lang w:eastAsia="zh-TW"/>
              </w:rPr>
              <w:instrText>","note":"</w:instrText>
            </w:r>
            <w:r w:rsidR="00092114" w:rsidRPr="00261E78">
              <w:rPr>
                <w:rFonts w:ascii="Apple Color Emoji" w:eastAsia="DengXian" w:hAnsi="Apple Color Emoji" w:cs="Apple Color Emoji"/>
                <w:color w:val="000000"/>
                <w:sz w:val="18"/>
                <w:szCs w:val="18"/>
                <w:lang w:eastAsia="zh-TW"/>
              </w:rPr>
              <w:instrText>🏷️</w:instrText>
            </w:r>
            <w:r w:rsidR="00092114" w:rsidRPr="00261E78">
              <w:rPr>
                <w:rFonts w:eastAsia="DengXian"/>
                <w:color w:val="000000"/>
                <w:sz w:val="18"/>
                <w:szCs w:val="18"/>
                <w:lang w:eastAsia="zh-TW"/>
              </w:rPr>
              <w:instrText xml:space="preserve"> /unread</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/reading</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randomized experiment</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knowledge sharing</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Q&amp;A platform</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natural experiment</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generative AI</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lang w:eastAsia="zh-TW"/>
              </w:rPr>
              <w:t>Su et al., 2023</w:t>
            </w:r>
            <w:r w:rsidRPr="00261E78">
              <w:rPr>
                <w:rFonts w:eastAsia="DengXian"/>
                <w:color w:val="000000"/>
                <w:sz w:val="18"/>
                <w:szCs w:val="18"/>
              </w:rPr>
              <w:fldChar w:fldCharType="end"/>
            </w:r>
          </w:p>
        </w:tc>
        <w:tc>
          <w:tcPr>
            <w:tcW w:w="1063" w:type="dxa"/>
            <w:tcMar>
              <w:left w:w="0" w:type="dxa"/>
              <w:right w:w="0" w:type="dxa"/>
            </w:tcMar>
            <w:vAlign w:val="center"/>
            <w:hideMark/>
          </w:tcPr>
          <w:p w14:paraId="50A113F3" w14:textId="77777777"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Quora</w:t>
            </w:r>
          </w:p>
        </w:tc>
        <w:tc>
          <w:tcPr>
            <w:tcW w:w="1426" w:type="dxa"/>
            <w:tcMar>
              <w:left w:w="0" w:type="dxa"/>
              <w:right w:w="0" w:type="dxa"/>
            </w:tcMar>
            <w:vAlign w:val="center"/>
            <w:hideMark/>
          </w:tcPr>
          <w:p w14:paraId="4E872725" w14:textId="27F95FAC"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Internal GenAI</w:t>
            </w:r>
          </w:p>
        </w:tc>
        <w:tc>
          <w:tcPr>
            <w:tcW w:w="1006" w:type="dxa"/>
            <w:tcMar>
              <w:left w:w="0" w:type="dxa"/>
              <w:right w:w="0" w:type="dxa"/>
            </w:tcMar>
            <w:vAlign w:val="center"/>
            <w:hideMark/>
          </w:tcPr>
          <w:p w14:paraId="31F5966D" w14:textId="3F2A936A"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GenAI introduction</w:t>
            </w:r>
          </w:p>
        </w:tc>
        <w:tc>
          <w:tcPr>
            <w:tcW w:w="1671" w:type="dxa"/>
            <w:tcMar>
              <w:left w:w="0" w:type="dxa"/>
              <w:right w:w="0" w:type="dxa"/>
            </w:tcMar>
            <w:vAlign w:val="center"/>
            <w:hideMark/>
          </w:tcPr>
          <w:p w14:paraId="3598A139" w14:textId="5DA0551F"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Natural Experiment</w:t>
            </w:r>
          </w:p>
        </w:tc>
        <w:tc>
          <w:tcPr>
            <w:tcW w:w="1063" w:type="dxa"/>
            <w:tcMar>
              <w:left w:w="0" w:type="dxa"/>
              <w:right w:w="0" w:type="dxa"/>
            </w:tcMar>
            <w:vAlign w:val="center"/>
            <w:hideMark/>
          </w:tcPr>
          <w:p w14:paraId="027AFDA3" w14:textId="77777777"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Answerer</w:t>
            </w:r>
          </w:p>
        </w:tc>
        <w:tc>
          <w:tcPr>
            <w:tcW w:w="1519" w:type="dxa"/>
            <w:tcMar>
              <w:left w:w="0" w:type="dxa"/>
              <w:right w:w="0" w:type="dxa"/>
            </w:tcMar>
            <w:vAlign w:val="center"/>
            <w:hideMark/>
          </w:tcPr>
          <w:p w14:paraId="43610DBD" w14:textId="77777777"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question-week</w:t>
            </w:r>
          </w:p>
        </w:tc>
        <w:tc>
          <w:tcPr>
            <w:tcW w:w="2931" w:type="dxa"/>
            <w:tcMar>
              <w:left w:w="0" w:type="dxa"/>
              <w:right w:w="0" w:type="dxa"/>
            </w:tcMar>
            <w:vAlign w:val="center"/>
            <w:hideMark/>
          </w:tcPr>
          <w:p w14:paraId="7D58D5FD" w14:textId="39242E44" w:rsidR="00B25774" w:rsidRPr="00261E78" w:rsidRDefault="00B25774" w:rsidP="005C79A5">
            <w:pPr>
              <w:rPr>
                <w:rFonts w:eastAsia="DengXian"/>
                <w:color w:val="000000"/>
                <w:sz w:val="18"/>
                <w:szCs w:val="18"/>
                <w:lang w:eastAsia="zh-TW"/>
              </w:rPr>
            </w:pPr>
            <w:r w:rsidRPr="00261E78">
              <w:rPr>
                <w:rFonts w:eastAsia="DengXian"/>
                <w:color w:val="000000"/>
                <w:sz w:val="18"/>
                <w:szCs w:val="18"/>
                <w:lang w:eastAsia="zh-TW"/>
              </w:rPr>
              <w:t xml:space="preserve">Increase # </w:t>
            </w:r>
            <w:r w:rsidR="004B40A3" w:rsidRPr="00261E78">
              <w:rPr>
                <w:rFonts w:eastAsia="DengXian"/>
                <w:color w:val="000000"/>
                <w:sz w:val="18"/>
                <w:szCs w:val="18"/>
                <w:lang w:eastAsia="zh-TW"/>
              </w:rPr>
              <w:t xml:space="preserve">of </w:t>
            </w:r>
            <w:r w:rsidRPr="00261E78">
              <w:rPr>
                <w:rFonts w:eastAsia="DengXian"/>
                <w:color w:val="000000"/>
                <w:sz w:val="18"/>
                <w:szCs w:val="18"/>
                <w:lang w:eastAsia="zh-TW"/>
              </w:rPr>
              <w:t>answers; make answers</w:t>
            </w:r>
            <w:r w:rsidRPr="00261E78">
              <w:rPr>
                <w:rFonts w:eastAsia="DengXian"/>
                <w:color w:val="000000"/>
                <w:sz w:val="18"/>
                <w:szCs w:val="18"/>
                <w:lang w:eastAsia="zh-TW"/>
              </w:rPr>
              <w:br/>
              <w:t>longer and similar to AI answers</w:t>
            </w:r>
          </w:p>
        </w:tc>
      </w:tr>
      <w:tr w:rsidR="00B25774" w:rsidRPr="00261E78" w14:paraId="7F5B6E02" w14:textId="77777777" w:rsidTr="00A86F82">
        <w:trPr>
          <w:trHeight w:val="510"/>
          <w:jc w:val="center"/>
        </w:trPr>
        <w:tc>
          <w:tcPr>
            <w:tcW w:w="2281" w:type="dxa"/>
            <w:tcMar>
              <w:left w:w="0" w:type="dxa"/>
              <w:right w:w="0" w:type="dxa"/>
            </w:tcMar>
            <w:vAlign w:val="center"/>
            <w:hideMark/>
          </w:tcPr>
          <w:p w14:paraId="75131773" w14:textId="066A263C" w:rsidR="00B25774" w:rsidRPr="00261E78" w:rsidRDefault="00D20517" w:rsidP="005C79A5">
            <w:pPr>
              <w:jc w:val="both"/>
              <w:rPr>
                <w:rFonts w:eastAsia="DengXian"/>
                <w:color w:val="000000"/>
                <w:sz w:val="18"/>
                <w:szCs w:val="18"/>
              </w:rPr>
            </w:pPr>
            <w:r w:rsidRPr="00261E78">
              <w:rPr>
                <w:rFonts w:eastAsia="DengXian"/>
                <w:color w:val="000000"/>
                <w:sz w:val="18"/>
                <w:szCs w:val="18"/>
              </w:rPr>
              <w:fldChar w:fldCharType="begin"/>
            </w:r>
            <w:r w:rsidR="005D3D4C" w:rsidRPr="00261E78">
              <w:rPr>
                <w:rFonts w:eastAsia="DengXian"/>
                <w:color w:val="000000"/>
                <w:sz w:val="18"/>
                <w:szCs w:val="18"/>
                <w:lang w:eastAsia="zh-TW"/>
              </w:rPr>
              <w:instrText xml:space="preserve"> ADDIN ZOTERO_ITEM CSL_CITATION {"citationID":"YBSfNnvg","properties":{"formattedCitation":"(Xue et al., 2023)","plainCitation":"(Xue et al., 2023)","dontUpdate":true,"noteIndex":0},"citationItems":[{"id":3552,"uris":["http://www.mendeley.com/documents/?uuid=05314a69-7bf2-42a3-ad9f-b9f80f5479d4","http://zotero.org/users/8905122/items/LJ9PN635","http://www.mendeley.com/documents/?uuid=d9d42a53-3282-4c8c-aa86-b31e8c74b961"],"itemData":{"id":3552,"type":"paper-conference","container-title":"Proceedings of International Conference on Information Systems","event-place":"Hyderabad, India","event-title":"International Conf. on Information Systems (ICIS) 2023","language":"en","note":"</w:instrText>
            </w:r>
            <w:r w:rsidR="005D3D4C" w:rsidRPr="00261E78">
              <w:rPr>
                <w:rFonts w:ascii="Apple Color Emoji" w:eastAsia="DengXian" w:hAnsi="Apple Color Emoji" w:cs="Apple Color Emoji"/>
                <w:color w:val="000000"/>
                <w:sz w:val="18"/>
                <w:szCs w:val="18"/>
                <w:lang w:eastAsia="zh-TW"/>
              </w:rPr>
              <w:instrText>🏷️</w:instrText>
            </w:r>
            <w:r w:rsidR="005D3D4C" w:rsidRPr="00261E78">
              <w:rPr>
                <w:rFonts w:eastAsia="DengXian"/>
                <w:color w:val="000000"/>
                <w:sz w:val="18"/>
                <w:szCs w:val="18"/>
                <w:lang w:eastAsia="zh-TW"/>
              </w:rPr>
              <w:instrText xml:space="preserve"> /unread","page":"8","publisher-place":"Hyderabad, India","title":"ChatGPT is a user-generated knowledge-sharing killer","URL":"https://aisel.aisnet.org/icis2023/aiinbus/aiinbus/8","author":[{"family":"Xue","given":"Junzhi"},{"family":"Wang","given":"Lizheng"},{"family":"Zheng","given":"Jinyang"},{"family":"Li","given":"Yongjun"},{"family":"Tan","given":"Yong"}],"issued":{"date-parts":[["2023",12,11]]}}}],"schema":"https://git</w:instrText>
            </w:r>
            <w:r w:rsidR="005D3D4C" w:rsidRPr="00261E78">
              <w:rPr>
                <w:rFonts w:eastAsia="DengXian"/>
                <w:color w:val="000000"/>
                <w:sz w:val="18"/>
                <w:szCs w:val="18"/>
              </w:rPr>
              <w:instrText xml:space="preserve">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Xue et al., 2023</w:t>
            </w:r>
            <w:r w:rsidRPr="00261E78">
              <w:rPr>
                <w:rFonts w:eastAsia="DengXian"/>
                <w:color w:val="000000"/>
                <w:sz w:val="18"/>
                <w:szCs w:val="18"/>
              </w:rPr>
              <w:fldChar w:fldCharType="end"/>
            </w:r>
          </w:p>
        </w:tc>
        <w:tc>
          <w:tcPr>
            <w:tcW w:w="1063" w:type="dxa"/>
            <w:tcMar>
              <w:left w:w="0" w:type="dxa"/>
              <w:right w:w="0" w:type="dxa"/>
            </w:tcMar>
            <w:vAlign w:val="center"/>
            <w:hideMark/>
          </w:tcPr>
          <w:p w14:paraId="7877994D"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Overflow</w:t>
            </w:r>
          </w:p>
        </w:tc>
        <w:tc>
          <w:tcPr>
            <w:tcW w:w="1426" w:type="dxa"/>
            <w:tcMar>
              <w:left w:w="0" w:type="dxa"/>
              <w:right w:w="0" w:type="dxa"/>
            </w:tcMar>
            <w:vAlign w:val="center"/>
            <w:hideMark/>
          </w:tcPr>
          <w:p w14:paraId="1F410900"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Mar>
              <w:left w:w="0" w:type="dxa"/>
              <w:right w:w="0" w:type="dxa"/>
            </w:tcMar>
            <w:vAlign w:val="center"/>
            <w:hideMark/>
          </w:tcPr>
          <w:p w14:paraId="1D02F961" w14:textId="1C0663E2" w:rsidR="00B25774" w:rsidRPr="00261E78" w:rsidRDefault="00B25774" w:rsidP="005C79A5">
            <w:pPr>
              <w:jc w:val="center"/>
              <w:rPr>
                <w:rFonts w:eastAsia="DengXian"/>
                <w:color w:val="000000"/>
                <w:sz w:val="18"/>
                <w:szCs w:val="18"/>
              </w:rPr>
            </w:pPr>
            <w:r w:rsidRPr="00261E78">
              <w:rPr>
                <w:rFonts w:eastAsia="DengXian"/>
                <w:color w:val="000000"/>
                <w:sz w:val="18"/>
                <w:szCs w:val="18"/>
              </w:rPr>
              <w:t>GenAI introduction</w:t>
            </w:r>
          </w:p>
        </w:tc>
        <w:tc>
          <w:tcPr>
            <w:tcW w:w="1671" w:type="dxa"/>
            <w:tcMar>
              <w:left w:w="0" w:type="dxa"/>
              <w:right w:w="0" w:type="dxa"/>
            </w:tcMar>
            <w:vAlign w:val="center"/>
            <w:hideMark/>
          </w:tcPr>
          <w:p w14:paraId="1625B071"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Mar>
              <w:left w:w="0" w:type="dxa"/>
              <w:right w:w="0" w:type="dxa"/>
            </w:tcMar>
            <w:vAlign w:val="center"/>
            <w:hideMark/>
          </w:tcPr>
          <w:p w14:paraId="657D286A"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Questioner</w:t>
            </w:r>
          </w:p>
        </w:tc>
        <w:tc>
          <w:tcPr>
            <w:tcW w:w="1519" w:type="dxa"/>
            <w:tcMar>
              <w:left w:w="0" w:type="dxa"/>
              <w:right w:w="0" w:type="dxa"/>
            </w:tcMar>
            <w:vAlign w:val="center"/>
            <w:hideMark/>
          </w:tcPr>
          <w:p w14:paraId="0D8458BB"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topic-day</w:t>
            </w:r>
          </w:p>
        </w:tc>
        <w:tc>
          <w:tcPr>
            <w:tcW w:w="2931" w:type="dxa"/>
            <w:tcMar>
              <w:left w:w="0" w:type="dxa"/>
              <w:right w:w="0" w:type="dxa"/>
            </w:tcMar>
            <w:vAlign w:val="center"/>
            <w:hideMark/>
          </w:tcPr>
          <w:p w14:paraId="294CB8D4" w14:textId="1F61F636" w:rsidR="00B25774" w:rsidRPr="00261E78" w:rsidRDefault="00B25774" w:rsidP="005C79A5">
            <w:pPr>
              <w:rPr>
                <w:rFonts w:eastAsia="DengXian"/>
                <w:color w:val="000000"/>
                <w:sz w:val="18"/>
                <w:szCs w:val="18"/>
              </w:rPr>
            </w:pPr>
            <w:r w:rsidRPr="00261E78">
              <w:rPr>
                <w:rFonts w:eastAsia="DengXian"/>
                <w:color w:val="000000"/>
                <w:sz w:val="18"/>
                <w:szCs w:val="18"/>
              </w:rPr>
              <w:t xml:space="preserve">Reduce # </w:t>
            </w:r>
            <w:r w:rsidR="004B40A3" w:rsidRPr="00261E78">
              <w:rPr>
                <w:rFonts w:eastAsia="DengXian"/>
                <w:color w:val="000000"/>
                <w:sz w:val="18"/>
                <w:szCs w:val="18"/>
              </w:rPr>
              <w:t xml:space="preserve">of </w:t>
            </w:r>
            <w:r w:rsidRPr="00261E78">
              <w:rPr>
                <w:rFonts w:eastAsia="DengXian"/>
                <w:color w:val="000000"/>
                <w:sz w:val="18"/>
                <w:szCs w:val="18"/>
              </w:rPr>
              <w:t>questions; make questions</w:t>
            </w:r>
            <w:r w:rsidRPr="00261E78">
              <w:rPr>
                <w:rFonts w:eastAsia="DengXian"/>
                <w:color w:val="000000"/>
                <w:sz w:val="18"/>
                <w:szCs w:val="18"/>
              </w:rPr>
              <w:br/>
              <w:t>longer, more difficult to read</w:t>
            </w:r>
          </w:p>
        </w:tc>
      </w:tr>
      <w:tr w:rsidR="00B25774" w:rsidRPr="00261E78" w14:paraId="06E094ED" w14:textId="77777777" w:rsidTr="00A86F82">
        <w:trPr>
          <w:trHeight w:val="510"/>
          <w:jc w:val="center"/>
        </w:trPr>
        <w:tc>
          <w:tcPr>
            <w:tcW w:w="2281" w:type="dxa"/>
            <w:tcMar>
              <w:left w:w="0" w:type="dxa"/>
              <w:right w:w="0" w:type="dxa"/>
            </w:tcMar>
            <w:vAlign w:val="center"/>
            <w:hideMark/>
          </w:tcPr>
          <w:p w14:paraId="7198507D" w14:textId="664868B9" w:rsidR="00B25774" w:rsidRPr="00261E78" w:rsidRDefault="00000084" w:rsidP="005C79A5">
            <w:pPr>
              <w:jc w:val="both"/>
              <w:rPr>
                <w:rFonts w:eastAsia="DengXian"/>
                <w:color w:val="000000"/>
                <w:sz w:val="18"/>
                <w:szCs w:val="18"/>
              </w:rPr>
            </w:pPr>
            <w:r w:rsidRPr="00261E78">
              <w:rPr>
                <w:rFonts w:eastAsia="DengXian"/>
                <w:color w:val="000000"/>
                <w:sz w:val="18"/>
                <w:szCs w:val="18"/>
              </w:rPr>
              <w:fldChar w:fldCharType="begin"/>
            </w:r>
            <w:r w:rsidR="00092114" w:rsidRPr="00261E78">
              <w:rPr>
                <w:rFonts w:eastAsia="DengXian"/>
                <w:color w:val="000000"/>
                <w:sz w:val="18"/>
                <w:szCs w:val="18"/>
              </w:rPr>
              <w:instrText xml:space="preserve"> ADDIN ZOTERO_ITEM CSL_CITATION {"citationID":"AqfE6eNZ","properties":{"formattedCitation":"(X. Li &amp; Kim, 2024)","plainCitation":"(X. Li &amp; Kim, 2024)","dontUpdate":true,"noteIndex":0},"citationItems":[{"id":369,"uris":["http://www.mendeley.com/documents/?uuid=df59e6d2-12b0-4522-b3d1-6e6d959a4465","http://zotero.org/users/8905122/items/GGGBTGEQ","http://www.mendeley.com/documents/?uuid=c64240c1-965d-4cb5-9194-c78b695ba813"],"itemData":{"id":369,"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reveals that highly engaged contributors, crucial for platform sustainability, are primarily affected. These findings emphasize the need for monitoring LLM effects on UGC platforms and promoting harmonious human-AI collaboration.   ChatGPT </w:instrText>
            </w:r>
            <w:r w:rsidR="00092114" w:rsidRPr="00261E78">
              <w:rPr>
                <w:rFonts w:eastAsia="DengXian"/>
                <w:color w:val="000000"/>
                <w:sz w:val="18"/>
                <w:szCs w:val="18"/>
              </w:rPr>
              <w:instrText>等大型语言模型</w:instrText>
            </w:r>
            <w:r w:rsidR="00092114" w:rsidRPr="00261E78">
              <w:rPr>
                <w:rFonts w:eastAsia="DengXian"/>
                <w:color w:val="000000"/>
                <w:sz w:val="18"/>
                <w:szCs w:val="18"/>
              </w:rPr>
              <w:instrText xml:space="preserve"> (LLMs) </w:instrText>
            </w:r>
            <w:r w:rsidR="00092114" w:rsidRPr="00261E78">
              <w:rPr>
                <w:rFonts w:eastAsia="DengXian"/>
                <w:color w:val="000000"/>
                <w:sz w:val="18"/>
                <w:szCs w:val="18"/>
              </w:rPr>
              <w:instrText>正在改变用户生成内容</w:instrText>
            </w:r>
            <w:r w:rsidR="00092114" w:rsidRPr="00261E78">
              <w:rPr>
                <w:rFonts w:eastAsia="DengXian"/>
                <w:color w:val="000000"/>
                <w:sz w:val="18"/>
                <w:szCs w:val="18"/>
              </w:rPr>
              <w:instrText xml:space="preserve"> (UGC) </w:instrText>
            </w:r>
            <w:r w:rsidR="00092114" w:rsidRPr="00261E78">
              <w:rPr>
                <w:rFonts w:eastAsia="DengXian"/>
                <w:color w:val="000000"/>
                <w:sz w:val="18"/>
                <w:szCs w:val="18"/>
              </w:rPr>
              <w:instrText>平台上的内容创建和知识共享。本研究调查了</w:instrText>
            </w:r>
            <w:r w:rsidR="00092114" w:rsidRPr="00261E78">
              <w:rPr>
                <w:rFonts w:eastAsia="DengXian"/>
                <w:color w:val="000000"/>
                <w:sz w:val="18"/>
                <w:szCs w:val="18"/>
              </w:rPr>
              <w:instrText xml:space="preserve"> ChatGPT </w:instrText>
            </w:r>
            <w:r w:rsidR="00092114" w:rsidRPr="00261E78">
              <w:rPr>
                <w:rFonts w:eastAsia="DengXian"/>
                <w:color w:val="000000"/>
                <w:sz w:val="18"/>
                <w:szCs w:val="18"/>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092114" w:rsidRPr="00261E78">
              <w:rPr>
                <w:rFonts w:eastAsia="DengXian"/>
                <w:color w:val="000000"/>
                <w:sz w:val="18"/>
                <w:szCs w:val="18"/>
              </w:rPr>
              <w:instrText>LLM</w:instrText>
            </w:r>
            <w:r w:rsidR="00092114" w:rsidRPr="00261E78">
              <w:rPr>
                <w:rFonts w:eastAsia="DengXian"/>
                <w:color w:val="000000"/>
                <w:sz w:val="18"/>
                <w:szCs w:val="18"/>
              </w:rPr>
              <w:instrText>对</w:instrText>
            </w:r>
            <w:r w:rsidR="00092114" w:rsidRPr="00261E78">
              <w:rPr>
                <w:rFonts w:eastAsia="DengXian"/>
                <w:color w:val="000000"/>
                <w:sz w:val="18"/>
                <w:szCs w:val="18"/>
              </w:rPr>
              <w:instrText>UGC</w:instrText>
            </w:r>
            <w:r w:rsidR="00092114" w:rsidRPr="00261E78">
              <w:rPr>
                <w:rFonts w:eastAsia="DengXian"/>
                <w:color w:val="000000"/>
                <w:sz w:val="18"/>
                <w:szCs w:val="18"/>
              </w:rPr>
              <w:instrText>平台的影响并促进和谐的人类与人工智能协作。</w:instrText>
            </w:r>
            <w:r w:rsidR="00092114" w:rsidRPr="00261E78">
              <w:rPr>
                <w:rFonts w:eastAsia="DengXian"/>
                <w:color w:val="000000"/>
                <w:sz w:val="18"/>
                <w:szCs w:val="18"/>
              </w:rPr>
              <w:instrText>\n\n</w:instrText>
            </w:r>
            <w:r w:rsidR="00092114" w:rsidRPr="00261E78">
              <w:rPr>
                <w:rFonts w:eastAsia="DengXian"/>
                <w:color w:val="000000"/>
                <w:sz w:val="18"/>
                <w:szCs w:val="18"/>
              </w:rPr>
              <w:instrText>【摘要翻译】像</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这样的大型语言模型（</w:instrText>
            </w:r>
            <w:r w:rsidR="00092114" w:rsidRPr="00261E78">
              <w:rPr>
                <w:rFonts w:eastAsia="DengXian"/>
                <w:color w:val="000000"/>
                <w:sz w:val="18"/>
                <w:szCs w:val="18"/>
              </w:rPr>
              <w:instrText>LLM</w:instrText>
            </w:r>
            <w:r w:rsidR="00092114" w:rsidRPr="00261E78">
              <w:rPr>
                <w:rFonts w:eastAsia="DengXian"/>
                <w:color w:val="000000"/>
                <w:sz w:val="18"/>
                <w:szCs w:val="18"/>
              </w:rPr>
              <w:instrText>）正在改变用户生成内容（</w:instrText>
            </w:r>
            <w:r w:rsidR="00092114" w:rsidRPr="00261E78">
              <w:rPr>
                <w:rFonts w:eastAsia="DengXian"/>
                <w:color w:val="000000"/>
                <w:sz w:val="18"/>
                <w:szCs w:val="18"/>
              </w:rPr>
              <w:instrText>UGC</w:instrText>
            </w:r>
            <w:r w:rsidR="00092114" w:rsidRPr="00261E78">
              <w:rPr>
                <w:rFonts w:eastAsia="DengXian"/>
                <w:color w:val="000000"/>
                <w:sz w:val="18"/>
                <w:szCs w:val="18"/>
              </w:rPr>
              <w:instrText>）平台上的内容创建和知识共享。这项研究调查了</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对编码问答平台中用户贡献的影响。我们观察到人工智能生成的内容增加，同时合格和未删除的用户答案减少。合格答案的下降部分归因于向更复杂和高质量问题的转变。进一步的分析显示，对平台可持续性至关重要的高度参与的贡献者主要受到影响。这些发现强调了监测</w:instrText>
            </w:r>
            <w:r w:rsidR="00092114" w:rsidRPr="00261E78">
              <w:rPr>
                <w:rFonts w:eastAsia="DengXian"/>
                <w:color w:val="000000"/>
                <w:sz w:val="18"/>
                <w:szCs w:val="18"/>
              </w:rPr>
              <w:instrText>LLM</w:instrText>
            </w:r>
            <w:r w:rsidR="00092114" w:rsidRPr="00261E78">
              <w:rPr>
                <w:rFonts w:eastAsia="DengXian"/>
                <w:color w:val="000000"/>
                <w:sz w:val="18"/>
                <w:szCs w:val="18"/>
              </w:rPr>
              <w:instrText>对</w:instrText>
            </w:r>
            <w:r w:rsidR="00092114" w:rsidRPr="00261E78">
              <w:rPr>
                <w:rFonts w:eastAsia="DengXian"/>
                <w:color w:val="000000"/>
                <w:sz w:val="18"/>
                <w:szCs w:val="18"/>
              </w:rPr>
              <w:instrText>UGC</w:instrText>
            </w:r>
            <w:r w:rsidR="00092114" w:rsidRPr="00261E78">
              <w:rPr>
                <w:rFonts w:eastAsia="DengXian"/>
                <w:color w:val="000000"/>
                <w:sz w:val="18"/>
                <w:szCs w:val="18"/>
              </w:rPr>
              <w:instrText>平台的影响并促进和谐的人类</w:instrText>
            </w:r>
            <w:r w:rsidR="00092114" w:rsidRPr="00261E78">
              <w:rPr>
                <w:rFonts w:eastAsia="DengXian"/>
                <w:color w:val="000000"/>
                <w:sz w:val="18"/>
                <w:szCs w:val="18"/>
              </w:rPr>
              <w:instrText>-</w:instrText>
            </w:r>
            <w:r w:rsidR="00092114" w:rsidRPr="00261E78">
              <w:rPr>
                <w:rFonts w:eastAsia="DengXian"/>
                <w:color w:val="000000"/>
                <w:sz w:val="18"/>
                <w:szCs w:val="18"/>
              </w:rPr>
              <w:instrText>人工智能协作的必要性。</w:instrText>
            </w:r>
            <w:r w:rsidR="00092114" w:rsidRPr="00261E78">
              <w:rPr>
                <w:rFonts w:eastAsia="DengXian"/>
                <w:color w:val="000000"/>
                <w:sz w:val="18"/>
                <w:szCs w:val="18"/>
              </w:rPr>
              <w:instrText xml:space="preserve">ChatGPT </w:instrText>
            </w:r>
            <w:r w:rsidR="00092114" w:rsidRPr="00261E78">
              <w:rPr>
                <w:rFonts w:eastAsia="DengXian"/>
                <w:color w:val="000000"/>
                <w:sz w:val="18"/>
                <w:szCs w:val="18"/>
              </w:rPr>
              <w:instrText>等大型语言模型</w:instrText>
            </w:r>
            <w:r w:rsidR="00092114" w:rsidRPr="00261E78">
              <w:rPr>
                <w:rFonts w:eastAsia="DengXian"/>
                <w:color w:val="000000"/>
                <w:sz w:val="18"/>
                <w:szCs w:val="18"/>
              </w:rPr>
              <w:instrText xml:space="preserve"> (LLMs) </w:instrText>
            </w:r>
            <w:r w:rsidR="00092114" w:rsidRPr="00261E78">
              <w:rPr>
                <w:rFonts w:eastAsia="DengXian"/>
                <w:color w:val="000000"/>
                <w:sz w:val="18"/>
                <w:szCs w:val="18"/>
              </w:rPr>
              <w:instrText>正在改变用户生成内容</w:instrText>
            </w:r>
            <w:r w:rsidR="00092114" w:rsidRPr="00261E78">
              <w:rPr>
                <w:rFonts w:eastAsia="DengXian"/>
                <w:color w:val="000000"/>
                <w:sz w:val="18"/>
                <w:szCs w:val="18"/>
              </w:rPr>
              <w:instrText xml:space="preserve"> (UGC) </w:instrText>
            </w:r>
            <w:r w:rsidR="00092114" w:rsidRPr="00261E78">
              <w:rPr>
                <w:rFonts w:eastAsia="DengXian"/>
                <w:color w:val="000000"/>
                <w:sz w:val="18"/>
                <w:szCs w:val="18"/>
              </w:rPr>
              <w:instrText>平台上的内容创建和知识共享。本研究调查了</w:instrText>
            </w:r>
            <w:r w:rsidR="00092114" w:rsidRPr="00261E78">
              <w:rPr>
                <w:rFonts w:eastAsia="DengXian"/>
                <w:color w:val="000000"/>
                <w:sz w:val="18"/>
                <w:szCs w:val="18"/>
              </w:rPr>
              <w:instrText xml:space="preserve"> ChatGPT </w:instrText>
            </w:r>
            <w:r w:rsidR="00092114" w:rsidRPr="00261E78">
              <w:rPr>
                <w:rFonts w:eastAsia="DengXian"/>
                <w:color w:val="000000"/>
                <w:sz w:val="18"/>
                <w:szCs w:val="18"/>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092114" w:rsidRPr="00261E78">
              <w:rPr>
                <w:rFonts w:eastAsia="DengXian"/>
                <w:color w:val="000000"/>
                <w:sz w:val="18"/>
                <w:szCs w:val="18"/>
              </w:rPr>
              <w:instrText>LLM</w:instrText>
            </w:r>
            <w:r w:rsidR="00092114" w:rsidRPr="00261E78">
              <w:rPr>
                <w:rFonts w:eastAsia="DengXian"/>
                <w:color w:val="000000"/>
                <w:sz w:val="18"/>
                <w:szCs w:val="18"/>
              </w:rPr>
              <w:instrText>对</w:instrText>
            </w:r>
            <w:r w:rsidR="00092114" w:rsidRPr="00261E78">
              <w:rPr>
                <w:rFonts w:eastAsia="DengXian"/>
                <w:color w:val="000000"/>
                <w:sz w:val="18"/>
                <w:szCs w:val="18"/>
              </w:rPr>
              <w:instrText>UGC</w:instrText>
            </w:r>
            <w:r w:rsidR="00092114" w:rsidRPr="00261E78">
              <w:rPr>
                <w:rFonts w:eastAsia="DengXian"/>
                <w:color w:val="000000"/>
                <w:sz w:val="18"/>
                <w:szCs w:val="18"/>
              </w:rPr>
              <w:instrText>平台的影响并促进和谐的人类与人工智能协作。</w:instrText>
            </w:r>
            <w:r w:rsidR="00092114" w:rsidRPr="00261E78">
              <w:rPr>
                <w:rFonts w:eastAsia="DengXian"/>
                <w:color w:val="000000"/>
                <w:sz w:val="18"/>
                <w:szCs w:val="18"/>
              </w:rPr>
              <w:instrText>","DOI":"10.2139/ssrn.4650025","event-place":"Rochester, NY","genre":"SSRN Scholarly Paper","language":"en","note":"</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 xml:space="preserve"> /unread</w:instrText>
            </w:r>
            <w:r w:rsidR="00092114" w:rsidRPr="00261E78">
              <w:rPr>
                <w:rFonts w:eastAsia="DengXian"/>
                <w:color w:val="000000"/>
                <w:sz w:val="18"/>
                <w:szCs w:val="18"/>
              </w:rPr>
              <w:instrText>、</w:instrText>
            </w:r>
            <w:r w:rsidR="00092114" w:rsidRPr="00261E78">
              <w:rPr>
                <w:rFonts w:eastAsia="DengXian"/>
                <w:color w:val="000000"/>
                <w:sz w:val="18"/>
                <w:szCs w:val="18"/>
              </w:rPr>
              <w:instrText>/reading</w:instrText>
            </w:r>
            <w:r w:rsidR="00092114" w:rsidRPr="00261E78">
              <w:rPr>
                <w:rFonts w:eastAsia="DengXian"/>
                <w:color w:val="000000"/>
                <w:sz w:val="18"/>
                <w:szCs w:val="18"/>
              </w:rPr>
              <w:instrText>、</w:instrText>
            </w:r>
            <w:r w:rsidR="00092114" w:rsidRPr="00261E78">
              <w:rPr>
                <w:rFonts w:eastAsia="DengXian"/>
                <w:color w:val="000000"/>
                <w:sz w:val="18"/>
                <w:szCs w:val="18"/>
              </w:rPr>
              <w:instrText>online communities</w:instrText>
            </w:r>
            <w:r w:rsidR="00092114" w:rsidRPr="00261E78">
              <w:rPr>
                <w:rFonts w:eastAsia="DengXian"/>
                <w:color w:val="000000"/>
                <w:sz w:val="18"/>
                <w:szCs w:val="18"/>
              </w:rPr>
              <w:instrText>、</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w:instrText>
            </w:r>
            <w:r w:rsidR="00092114" w:rsidRPr="00261E78">
              <w:rPr>
                <w:rFonts w:eastAsia="DengXian"/>
                <w:color w:val="000000"/>
                <w:sz w:val="18"/>
                <w:szCs w:val="18"/>
              </w:rPr>
              <w:instrText>generative AI</w:instrText>
            </w:r>
            <w:r w:rsidR="00092114" w:rsidRPr="00261E78">
              <w:rPr>
                <w:rFonts w:eastAsia="DengXian"/>
                <w:color w:val="000000"/>
                <w:sz w:val="18"/>
                <w:szCs w:val="18"/>
              </w:rPr>
              <w:instrText>、</w:instrText>
            </w:r>
            <w:r w:rsidR="00092114" w:rsidRPr="00261E78">
              <w:rPr>
                <w:rFonts w:eastAsia="DengXian"/>
                <w:color w:val="000000"/>
                <w:sz w:val="18"/>
                <w:szCs w:val="18"/>
              </w:rPr>
              <w:instrText>large language models (LLMs)</w:instrText>
            </w:r>
            <w:r w:rsidR="00092114" w:rsidRPr="00261E78">
              <w:rPr>
                <w:rFonts w:eastAsia="DengXian"/>
                <w:color w:val="000000"/>
                <w:sz w:val="18"/>
                <w:szCs w:val="18"/>
              </w:rPr>
              <w:instrText>、</w:instrText>
            </w:r>
            <w:r w:rsidR="00092114" w:rsidRPr="00261E78">
              <w:rPr>
                <w:rFonts w:eastAsia="DengXian"/>
                <w:color w:val="000000"/>
                <w:sz w:val="18"/>
                <w:szCs w:val="18"/>
              </w:rPr>
              <w:instrText xml:space="preserve">user-generated content (UGC)","number":"4650025","publisher-place":"Rochester, NY","source":"Social Science Research Network","title":"Unveiling the effects of LLMs: Shifting UGC contribution in an online coding community","title-short":"Unveiling the effects of LLMs","URL":"https://papers.ssrn.com/abstract=4650025","author":[{"family":"Li","given":"Xinyu"},{"family":"Kim","given":"Keongtae"}],"accessed":{"date-parts":[["2024",4,19]]},"issued":{"date-parts":[["2024",4,17]]}}}],"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Li &amp; Kim, 2024</w:t>
            </w:r>
            <w:r w:rsidRPr="00261E78">
              <w:rPr>
                <w:rFonts w:eastAsia="DengXian"/>
                <w:color w:val="000000"/>
                <w:sz w:val="18"/>
                <w:szCs w:val="18"/>
              </w:rPr>
              <w:fldChar w:fldCharType="end"/>
            </w:r>
          </w:p>
        </w:tc>
        <w:tc>
          <w:tcPr>
            <w:tcW w:w="1063" w:type="dxa"/>
            <w:tcMar>
              <w:left w:w="0" w:type="dxa"/>
              <w:right w:w="0" w:type="dxa"/>
            </w:tcMar>
            <w:vAlign w:val="center"/>
            <w:hideMark/>
          </w:tcPr>
          <w:p w14:paraId="7B54BEB9"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Exchange</w:t>
            </w:r>
          </w:p>
        </w:tc>
        <w:tc>
          <w:tcPr>
            <w:tcW w:w="1426" w:type="dxa"/>
            <w:tcMar>
              <w:left w:w="0" w:type="dxa"/>
              <w:right w:w="0" w:type="dxa"/>
            </w:tcMar>
            <w:vAlign w:val="center"/>
            <w:hideMark/>
          </w:tcPr>
          <w:p w14:paraId="7D25AE06"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Mar>
              <w:left w:w="0" w:type="dxa"/>
              <w:right w:w="0" w:type="dxa"/>
            </w:tcMar>
            <w:vAlign w:val="center"/>
            <w:hideMark/>
          </w:tcPr>
          <w:p w14:paraId="29920EE6" w14:textId="6520939D" w:rsidR="00B25774" w:rsidRPr="00261E78" w:rsidRDefault="00B25774" w:rsidP="005C79A5">
            <w:pPr>
              <w:jc w:val="center"/>
              <w:rPr>
                <w:rFonts w:eastAsia="DengXian"/>
                <w:color w:val="000000"/>
                <w:sz w:val="18"/>
                <w:szCs w:val="18"/>
              </w:rPr>
            </w:pPr>
            <w:r w:rsidRPr="00261E78">
              <w:rPr>
                <w:rFonts w:eastAsia="DengXian"/>
                <w:color w:val="000000"/>
                <w:sz w:val="18"/>
                <w:szCs w:val="18"/>
              </w:rPr>
              <w:t>GenAI introduction</w:t>
            </w:r>
          </w:p>
        </w:tc>
        <w:tc>
          <w:tcPr>
            <w:tcW w:w="1671" w:type="dxa"/>
            <w:tcMar>
              <w:left w:w="0" w:type="dxa"/>
              <w:right w:w="0" w:type="dxa"/>
            </w:tcMar>
            <w:vAlign w:val="center"/>
            <w:hideMark/>
          </w:tcPr>
          <w:p w14:paraId="635244A0"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Mar>
              <w:left w:w="0" w:type="dxa"/>
              <w:right w:w="0" w:type="dxa"/>
            </w:tcMar>
            <w:vAlign w:val="center"/>
            <w:hideMark/>
          </w:tcPr>
          <w:p w14:paraId="65985EE8"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Answerer, Viewer</w:t>
            </w:r>
          </w:p>
        </w:tc>
        <w:tc>
          <w:tcPr>
            <w:tcW w:w="1519" w:type="dxa"/>
            <w:tcMar>
              <w:left w:w="0" w:type="dxa"/>
              <w:right w:w="0" w:type="dxa"/>
            </w:tcMar>
            <w:vAlign w:val="center"/>
            <w:hideMark/>
          </w:tcPr>
          <w:p w14:paraId="217DCA7E"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user-day</w:t>
            </w:r>
          </w:p>
        </w:tc>
        <w:tc>
          <w:tcPr>
            <w:tcW w:w="2931" w:type="dxa"/>
            <w:tcMar>
              <w:left w:w="0" w:type="dxa"/>
              <w:right w:w="0" w:type="dxa"/>
            </w:tcMar>
            <w:vAlign w:val="center"/>
            <w:hideMark/>
          </w:tcPr>
          <w:p w14:paraId="71CDFFF0" w14:textId="774FC6DC" w:rsidR="00B25774" w:rsidRPr="00261E78" w:rsidRDefault="00B25774" w:rsidP="005C79A5">
            <w:pPr>
              <w:rPr>
                <w:rFonts w:eastAsia="DengXian"/>
                <w:color w:val="000000"/>
                <w:sz w:val="18"/>
                <w:szCs w:val="18"/>
              </w:rPr>
            </w:pPr>
            <w:r w:rsidRPr="00261E78">
              <w:rPr>
                <w:rFonts w:eastAsia="DengXian"/>
                <w:color w:val="000000"/>
                <w:sz w:val="18"/>
                <w:szCs w:val="18"/>
              </w:rPr>
              <w:t xml:space="preserve">Reduce # </w:t>
            </w:r>
            <w:r w:rsidR="004B40A3" w:rsidRPr="00261E78">
              <w:rPr>
                <w:rFonts w:eastAsia="DengXian"/>
                <w:color w:val="000000"/>
                <w:sz w:val="18"/>
                <w:szCs w:val="18"/>
              </w:rPr>
              <w:t xml:space="preserve">of </w:t>
            </w:r>
            <w:r w:rsidRPr="00261E78">
              <w:rPr>
                <w:rFonts w:eastAsia="DengXian"/>
                <w:color w:val="000000"/>
                <w:sz w:val="18"/>
                <w:szCs w:val="18"/>
              </w:rPr>
              <w:t>answers</w:t>
            </w:r>
            <w:r w:rsidRPr="00261E78">
              <w:rPr>
                <w:rFonts w:eastAsia="DengXian"/>
                <w:color w:val="000000"/>
                <w:sz w:val="18"/>
                <w:szCs w:val="18"/>
              </w:rPr>
              <w:br/>
              <w:t xml:space="preserve">Reduce # </w:t>
            </w:r>
            <w:r w:rsidR="004B40A3" w:rsidRPr="00261E78">
              <w:rPr>
                <w:rFonts w:eastAsia="DengXian"/>
                <w:color w:val="000000"/>
                <w:sz w:val="18"/>
                <w:szCs w:val="18"/>
              </w:rPr>
              <w:t xml:space="preserve">of </w:t>
            </w:r>
            <w:r w:rsidRPr="00261E78">
              <w:rPr>
                <w:rFonts w:eastAsia="DengXian"/>
                <w:color w:val="000000"/>
                <w:sz w:val="18"/>
                <w:szCs w:val="18"/>
              </w:rPr>
              <w:t>likes</w:t>
            </w:r>
          </w:p>
        </w:tc>
      </w:tr>
      <w:bookmarkStart w:id="15" w:name="_Hlk194498603"/>
      <w:tr w:rsidR="00B25774" w:rsidRPr="00261E78" w14:paraId="38E21B34" w14:textId="77777777" w:rsidTr="00A86F82">
        <w:trPr>
          <w:trHeight w:val="1014"/>
          <w:jc w:val="center"/>
        </w:trPr>
        <w:tc>
          <w:tcPr>
            <w:tcW w:w="2281" w:type="dxa"/>
            <w:tcMar>
              <w:left w:w="0" w:type="dxa"/>
              <w:right w:w="0" w:type="dxa"/>
            </w:tcMar>
            <w:vAlign w:val="center"/>
            <w:hideMark/>
          </w:tcPr>
          <w:p w14:paraId="70BDE997" w14:textId="244C7D2D" w:rsidR="00B25774" w:rsidRPr="00261E78" w:rsidRDefault="00AD115B" w:rsidP="005C79A5">
            <w:pPr>
              <w:jc w:val="both"/>
              <w:rPr>
                <w:rFonts w:eastAsia="DengXian"/>
                <w:color w:val="000000"/>
                <w:sz w:val="18"/>
                <w:szCs w:val="18"/>
                <w:lang w:eastAsia="zh-TW"/>
              </w:rPr>
            </w:pPr>
            <w:r w:rsidRPr="00261E78">
              <w:rPr>
                <w:rFonts w:eastAsia="DengXian"/>
                <w:color w:val="000000"/>
                <w:sz w:val="18"/>
                <w:szCs w:val="18"/>
              </w:rPr>
              <w:fldChar w:fldCharType="begin"/>
            </w:r>
            <w:r w:rsidR="00092114" w:rsidRPr="00261E78">
              <w:rPr>
                <w:rFonts w:eastAsia="DengXian"/>
                <w:color w:val="000000"/>
                <w:sz w:val="18"/>
                <w:szCs w:val="18"/>
              </w:rPr>
              <w:instrText xml:space="preserve"> ADDIN ZOTERO_ITEM CSL_CITATION {"citationID":"7vqrVQ5h","properties":{"formattedCitation":"(X. (Shawn) Wang &amp; Zheng, 2024)","plainCitation":"(X. (Shawn) Wang &amp; Zheng, 2024)","dontUpdate":true,"noteIndex":0},"citationItems":[{"id":3668,"uris":["http://www.mendeley.com/documents/?uuid=8daf73f6-f565-4a9b-8736-d90d4817249b","http://zotero.org/users/8905122/items/ZIHIP89Z"],"itemData":{"id":3668,"type":"article","abstract":"The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and moderation efforts on content platforms.  </w:instrText>
            </w:r>
            <w:r w:rsidR="00092114" w:rsidRPr="00261E78">
              <w:rPr>
                <w:rFonts w:eastAsia="DengXian"/>
                <w:color w:val="000000"/>
                <w:sz w:val="18"/>
                <w:szCs w:val="18"/>
              </w:rPr>
              <w:instrText>以</w:instrText>
            </w:r>
            <w:r w:rsidR="00092114" w:rsidRPr="00261E78">
              <w:rPr>
                <w:rFonts w:eastAsia="DengXian"/>
                <w:color w:val="000000"/>
                <w:sz w:val="18"/>
                <w:szCs w:val="18"/>
              </w:rPr>
              <w:instrText xml:space="preserve"> ChatGPT </w:instrText>
            </w:r>
            <w:r w:rsidR="00092114" w:rsidRPr="00261E78">
              <w:rPr>
                <w:rFonts w:eastAsia="DengXian"/>
                <w:color w:val="000000"/>
                <w:sz w:val="18"/>
                <w:szCs w:val="18"/>
              </w:rPr>
              <w:instrText>为代表的大型语言模型</w:instrText>
            </w:r>
            <w:r w:rsidR="00092114" w:rsidRPr="00261E78">
              <w:rPr>
                <w:rFonts w:eastAsia="DengXian"/>
                <w:color w:val="000000"/>
                <w:sz w:val="18"/>
                <w:szCs w:val="18"/>
              </w:rPr>
              <w:instrText xml:space="preserve"> (LLMs) </w:instrText>
            </w:r>
            <w:r w:rsidR="00092114" w:rsidRPr="00261E78">
              <w:rPr>
                <w:rFonts w:eastAsia="DengXian"/>
                <w:color w:val="000000"/>
                <w:sz w:val="18"/>
                <w:szCs w:val="18"/>
              </w:rPr>
              <w:instrText>造成的破坏促使各个部门实施包括禁止政策在内的调节措施。其中，此类政策对用户生成内容的影响具有重大意义。用户生成的内容，特别是问答格式的内容，是</w:instrText>
            </w:r>
            <w:r w:rsidR="00092114" w:rsidRPr="00261E78">
              <w:rPr>
                <w:rFonts w:eastAsia="DengXian"/>
                <w:color w:val="000000"/>
                <w:sz w:val="18"/>
                <w:szCs w:val="18"/>
              </w:rPr>
              <w:instrText xml:space="preserve"> LLMs </w:instrText>
            </w:r>
            <w:r w:rsidR="00092114" w:rsidRPr="00261E78">
              <w:rPr>
                <w:rFonts w:eastAsia="DengXian"/>
                <w:color w:val="000000"/>
                <w:sz w:val="18"/>
                <w:szCs w:val="18"/>
              </w:rPr>
              <w:instrText>的重要学习资源，其质量和数量的任何变化都会影响这些模型未来的学习轨迹。本研究使用</w:instrText>
            </w:r>
            <w:r w:rsidR="00092114" w:rsidRPr="00261E78">
              <w:rPr>
                <w:rFonts w:eastAsia="DengXian"/>
                <w:color w:val="000000"/>
                <w:sz w:val="18"/>
                <w:szCs w:val="18"/>
              </w:rPr>
              <w:instrText xml:space="preserve"> Stack Exchange </w:instrText>
            </w:r>
            <w:r w:rsidR="00092114" w:rsidRPr="00261E78">
              <w:rPr>
                <w:rFonts w:eastAsia="DengXian"/>
                <w:color w:val="000000"/>
                <w:sz w:val="18"/>
                <w:szCs w:val="18"/>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092114" w:rsidRPr="00261E78">
              <w:rPr>
                <w:rFonts w:eastAsia="DengXian"/>
                <w:color w:val="000000"/>
                <w:sz w:val="18"/>
                <w:szCs w:val="18"/>
              </w:rPr>
              <w:instrText>\n\n</w:instrText>
            </w:r>
            <w:r w:rsidR="00092114" w:rsidRPr="00261E78">
              <w:rPr>
                <w:rFonts w:eastAsia="DengXian"/>
                <w:color w:val="000000"/>
                <w:sz w:val="18"/>
                <w:szCs w:val="18"/>
              </w:rPr>
              <w:instrText>【摘要翻译】以</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为例的大型语言模型（</w:instrText>
            </w:r>
            <w:r w:rsidR="00092114" w:rsidRPr="00261E78">
              <w:rPr>
                <w:rFonts w:eastAsia="DengXian"/>
                <w:color w:val="000000"/>
                <w:sz w:val="18"/>
                <w:szCs w:val="18"/>
              </w:rPr>
              <w:instrText>LLM</w:instrText>
            </w:r>
            <w:r w:rsidR="00092114" w:rsidRPr="00261E78">
              <w:rPr>
                <w:rFonts w:eastAsia="DengXian"/>
                <w:color w:val="000000"/>
                <w:sz w:val="18"/>
                <w:szCs w:val="18"/>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092114" w:rsidRPr="00261E78">
              <w:rPr>
                <w:rFonts w:eastAsia="DengXian"/>
                <w:color w:val="000000"/>
                <w:sz w:val="18"/>
                <w:szCs w:val="18"/>
              </w:rPr>
              <w:instrText>Stack Exchange</w:instrText>
            </w:r>
            <w:r w:rsidR="00092114" w:rsidRPr="00261E78">
              <w:rPr>
                <w:rFonts w:eastAsia="DengXian"/>
                <w:color w:val="000000"/>
                <w:sz w:val="18"/>
                <w:szCs w:val="18"/>
              </w:rPr>
              <w:instrText>网络内的自然实验，其中选定的论坛颁布了对人工智能生成内容的禁令。通过广义合成控制方法，我们的分析揭示了对平台</w:instrText>
            </w:r>
            <w:r w:rsidR="00092114" w:rsidRPr="00261E78">
              <w:rPr>
                <w:rFonts w:eastAsia="DengXian"/>
                <w:color w:val="000000"/>
                <w:sz w:val="18"/>
                <w:szCs w:val="18"/>
                <w:lang w:eastAsia="zh-TW"/>
              </w:rPr>
              <w:instrText>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092114" w:rsidRPr="00261E78">
              <w:rPr>
                <w:rFonts w:eastAsia="DengXian"/>
                <w:color w:val="000000"/>
                <w:sz w:val="18"/>
                <w:szCs w:val="18"/>
                <w:lang w:eastAsia="zh-TW"/>
              </w:rPr>
              <w:instrText xml:space="preserve"> ChatGPT </w:instrText>
            </w:r>
            <w:r w:rsidR="00092114" w:rsidRPr="00261E78">
              <w:rPr>
                <w:rFonts w:eastAsia="DengXian"/>
                <w:color w:val="000000"/>
                <w:sz w:val="18"/>
                <w:szCs w:val="18"/>
                <w:lang w:eastAsia="zh-TW"/>
              </w:rPr>
              <w:instrText>为代表的大型语言模型</w:instrText>
            </w:r>
            <w:r w:rsidR="00092114" w:rsidRPr="00261E78">
              <w:rPr>
                <w:rFonts w:eastAsia="DengXian"/>
                <w:color w:val="000000"/>
                <w:sz w:val="18"/>
                <w:szCs w:val="18"/>
                <w:lang w:eastAsia="zh-TW"/>
              </w:rPr>
              <w:instrText xml:space="preserve"> (LLMs) </w:instrText>
            </w:r>
            <w:r w:rsidR="00092114" w:rsidRPr="00261E78">
              <w:rPr>
                <w:rFonts w:eastAsia="DengXian"/>
                <w:color w:val="000000"/>
                <w:sz w:val="18"/>
                <w:szCs w:val="18"/>
                <w:lang w:eastAsia="zh-TW"/>
              </w:rPr>
              <w:instrText>造成的破坏促使各个部门实施包括禁止政策在内的调节措施。其中，此类政策对用户生成内容的影响具有重大意义。用户生成的内容，特别是问答格式的内容，是</w:instrText>
            </w:r>
            <w:r w:rsidR="00092114" w:rsidRPr="00261E78">
              <w:rPr>
                <w:rFonts w:eastAsia="DengXian"/>
                <w:color w:val="000000"/>
                <w:sz w:val="18"/>
                <w:szCs w:val="18"/>
                <w:lang w:eastAsia="zh-TW"/>
              </w:rPr>
              <w:instrText xml:space="preserve"> LLMs </w:instrText>
            </w:r>
            <w:r w:rsidR="00092114" w:rsidRPr="00261E78">
              <w:rPr>
                <w:rFonts w:eastAsia="DengXian"/>
                <w:color w:val="000000"/>
                <w:sz w:val="18"/>
                <w:szCs w:val="18"/>
                <w:lang w:eastAsia="zh-TW"/>
              </w:rPr>
              <w:instrText>的重要学习资源，其质量和数量的任何变化都会影响这些模型未来的学习轨迹。本研究使用</w:instrText>
            </w:r>
            <w:r w:rsidR="00092114" w:rsidRPr="00261E78">
              <w:rPr>
                <w:rFonts w:eastAsia="DengXian"/>
                <w:color w:val="000000"/>
                <w:sz w:val="18"/>
                <w:szCs w:val="18"/>
                <w:lang w:eastAsia="zh-TW"/>
              </w:rPr>
              <w:instrText xml:space="preserve"> Stack Exchange </w:instrText>
            </w:r>
            <w:r w:rsidR="00092114" w:rsidRPr="00261E78">
              <w:rPr>
                <w:rFonts w:eastAsia="DengXian"/>
                <w:color w:val="000000"/>
                <w:sz w:val="18"/>
                <w:szCs w:val="18"/>
                <w:lang w:eastAsia="zh-TW"/>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092114" w:rsidRPr="00261E78">
              <w:rPr>
                <w:rFonts w:eastAsia="DengXian"/>
                <w:color w:val="000000"/>
                <w:sz w:val="18"/>
                <w:szCs w:val="18"/>
                <w:lang w:eastAsia="zh-TW"/>
              </w:rPr>
              <w:instrText xml:space="preserve">","archive_location":"1 </w:instrText>
            </w:r>
            <w:r w:rsidR="00092114" w:rsidRPr="00261E78">
              <w:rPr>
                <w:rFonts w:ascii="Apple Color Emoji" w:eastAsia="DengXian" w:hAnsi="Apple Color Emoji" w:cs="Apple Color Emoji"/>
                <w:color w:val="000000"/>
                <w:sz w:val="18"/>
                <w:szCs w:val="18"/>
                <w:lang w:eastAsia="zh-TW"/>
              </w:rPr>
              <w:instrText>📊</w:instrText>
            </w:r>
            <w:r w:rsidR="00092114" w:rsidRPr="00261E78">
              <w:rPr>
                <w:rFonts w:eastAsia="DengXian"/>
                <w:color w:val="000000"/>
                <w:sz w:val="18"/>
                <w:szCs w:val="18"/>
                <w:lang w:eastAsia="zh-TW"/>
              </w:rPr>
              <w:instrText>","DOI":"10.2139/ssrn.4750326","event-place":"Rochester, NY","genre":"SSRN Scholarly Paper","language":"en","note":"</w:instrText>
            </w:r>
            <w:r w:rsidR="00092114" w:rsidRPr="00261E78">
              <w:rPr>
                <w:rFonts w:ascii="Apple Color Emoji" w:eastAsia="DengXian" w:hAnsi="Apple Color Emoji" w:cs="Apple Color Emoji"/>
                <w:color w:val="000000"/>
                <w:sz w:val="18"/>
                <w:szCs w:val="18"/>
                <w:lang w:eastAsia="zh-TW"/>
              </w:rPr>
              <w:instrText>🏷️</w:instrText>
            </w:r>
            <w:r w:rsidR="00092114" w:rsidRPr="00261E78">
              <w:rPr>
                <w:rFonts w:eastAsia="DengXian"/>
                <w:color w:val="000000"/>
                <w:sz w:val="18"/>
                <w:szCs w:val="18"/>
                <w:lang w:eastAsia="zh-TW"/>
              </w:rPr>
              <w:instrText xml:space="preserve"> /unread</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/reading</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Q&amp;A platform</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ChatGPT</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AI-generated content</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ban</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lang w:eastAsia="zh-TW"/>
              </w:rPr>
              <w:t>Wang &amp; Zheng, 2024</w:t>
            </w:r>
            <w:r w:rsidRPr="00261E78">
              <w:rPr>
                <w:rFonts w:eastAsia="DengXian"/>
                <w:color w:val="000000"/>
                <w:sz w:val="18"/>
                <w:szCs w:val="18"/>
              </w:rPr>
              <w:fldChar w:fldCharType="end"/>
            </w:r>
            <w:bookmarkEnd w:id="15"/>
          </w:p>
        </w:tc>
        <w:tc>
          <w:tcPr>
            <w:tcW w:w="1063" w:type="dxa"/>
            <w:tcMar>
              <w:left w:w="0" w:type="dxa"/>
              <w:right w:w="0" w:type="dxa"/>
            </w:tcMar>
            <w:vAlign w:val="center"/>
            <w:hideMark/>
          </w:tcPr>
          <w:p w14:paraId="40B7271D" w14:textId="77777777"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Stack Exchange</w:t>
            </w:r>
          </w:p>
        </w:tc>
        <w:tc>
          <w:tcPr>
            <w:tcW w:w="1426" w:type="dxa"/>
            <w:tcMar>
              <w:left w:w="0" w:type="dxa"/>
              <w:right w:w="0" w:type="dxa"/>
            </w:tcMar>
            <w:vAlign w:val="center"/>
            <w:hideMark/>
          </w:tcPr>
          <w:p w14:paraId="4D6454AF" w14:textId="77777777"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ChatGPT</w:t>
            </w:r>
          </w:p>
        </w:tc>
        <w:tc>
          <w:tcPr>
            <w:tcW w:w="1006" w:type="dxa"/>
            <w:tcMar>
              <w:left w:w="0" w:type="dxa"/>
              <w:right w:w="0" w:type="dxa"/>
            </w:tcMar>
            <w:vAlign w:val="center"/>
            <w:hideMark/>
          </w:tcPr>
          <w:p w14:paraId="1D118C8D" w14:textId="522093B2"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GenAI ban</w:t>
            </w:r>
          </w:p>
        </w:tc>
        <w:tc>
          <w:tcPr>
            <w:tcW w:w="1671" w:type="dxa"/>
            <w:tcMar>
              <w:left w:w="0" w:type="dxa"/>
              <w:right w:w="0" w:type="dxa"/>
            </w:tcMar>
            <w:vAlign w:val="center"/>
            <w:hideMark/>
          </w:tcPr>
          <w:p w14:paraId="4549C1EF" w14:textId="77777777"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Natural Experiment</w:t>
            </w:r>
          </w:p>
        </w:tc>
        <w:tc>
          <w:tcPr>
            <w:tcW w:w="1063" w:type="dxa"/>
            <w:tcMar>
              <w:left w:w="0" w:type="dxa"/>
              <w:right w:w="0" w:type="dxa"/>
            </w:tcMar>
            <w:vAlign w:val="center"/>
            <w:hideMark/>
          </w:tcPr>
          <w:p w14:paraId="0BF49346" w14:textId="77777777"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Questioner, Answerer, Viewer</w:t>
            </w:r>
          </w:p>
        </w:tc>
        <w:tc>
          <w:tcPr>
            <w:tcW w:w="1519" w:type="dxa"/>
            <w:tcMar>
              <w:left w:w="0" w:type="dxa"/>
              <w:right w:w="0" w:type="dxa"/>
            </w:tcMar>
            <w:vAlign w:val="center"/>
            <w:hideMark/>
          </w:tcPr>
          <w:p w14:paraId="40C295BC" w14:textId="77777777"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topic-week</w:t>
            </w:r>
          </w:p>
        </w:tc>
        <w:tc>
          <w:tcPr>
            <w:tcW w:w="2931" w:type="dxa"/>
            <w:tcMar>
              <w:left w:w="0" w:type="dxa"/>
              <w:right w:w="0" w:type="dxa"/>
            </w:tcMar>
            <w:vAlign w:val="center"/>
            <w:hideMark/>
          </w:tcPr>
          <w:p w14:paraId="03F714B5" w14:textId="76D3993A" w:rsidR="00B25774" w:rsidRPr="00261E78" w:rsidRDefault="00B25774" w:rsidP="005C79A5">
            <w:pPr>
              <w:rPr>
                <w:rFonts w:eastAsia="DengXian"/>
                <w:color w:val="000000"/>
                <w:sz w:val="18"/>
                <w:szCs w:val="18"/>
                <w:lang w:eastAsia="zh-TW"/>
              </w:rPr>
            </w:pPr>
            <w:r w:rsidRPr="00261E78">
              <w:rPr>
                <w:rFonts w:eastAsia="DengXian"/>
                <w:color w:val="000000"/>
                <w:sz w:val="18"/>
                <w:szCs w:val="18"/>
                <w:lang w:eastAsia="zh-TW"/>
              </w:rPr>
              <w:t xml:space="preserve">Increase # </w:t>
            </w:r>
            <w:r w:rsidR="004B40A3" w:rsidRPr="00261E78">
              <w:rPr>
                <w:rFonts w:eastAsia="DengXian"/>
                <w:color w:val="000000"/>
                <w:sz w:val="18"/>
                <w:szCs w:val="18"/>
                <w:lang w:eastAsia="zh-TW"/>
              </w:rPr>
              <w:t xml:space="preserve">of </w:t>
            </w:r>
            <w:r w:rsidRPr="00261E78">
              <w:rPr>
                <w:rFonts w:eastAsia="DengXian"/>
                <w:color w:val="000000"/>
                <w:sz w:val="18"/>
                <w:szCs w:val="18"/>
                <w:lang w:eastAsia="zh-TW"/>
              </w:rPr>
              <w:t>questions</w:t>
            </w:r>
            <w:r w:rsidRPr="00261E78">
              <w:rPr>
                <w:rFonts w:eastAsia="DengXian"/>
                <w:color w:val="000000"/>
                <w:sz w:val="18"/>
                <w:szCs w:val="18"/>
                <w:lang w:eastAsia="zh-TW"/>
              </w:rPr>
              <w:br/>
              <w:t xml:space="preserve">Increase # </w:t>
            </w:r>
            <w:r w:rsidR="004B40A3" w:rsidRPr="00261E78">
              <w:rPr>
                <w:rFonts w:eastAsia="DengXian"/>
                <w:color w:val="000000"/>
                <w:sz w:val="18"/>
                <w:szCs w:val="18"/>
                <w:lang w:eastAsia="zh-TW"/>
              </w:rPr>
              <w:t xml:space="preserve">of </w:t>
            </w:r>
            <w:r w:rsidRPr="00261E78">
              <w:rPr>
                <w:rFonts w:eastAsia="DengXian"/>
                <w:color w:val="000000"/>
                <w:sz w:val="18"/>
                <w:szCs w:val="18"/>
                <w:lang w:eastAsia="zh-TW"/>
              </w:rPr>
              <w:t xml:space="preserve">answers; </w:t>
            </w:r>
            <w:r w:rsidR="008343D3">
              <w:rPr>
                <w:rFonts w:eastAsia="DengXian"/>
                <w:color w:val="000000"/>
                <w:sz w:val="18"/>
                <w:szCs w:val="18"/>
                <w:lang w:eastAsia="zh-TW"/>
              </w:rPr>
              <w:t>i</w:t>
            </w:r>
            <w:r w:rsidRPr="00261E78">
              <w:rPr>
                <w:rFonts w:eastAsia="DengXian"/>
                <w:color w:val="000000"/>
                <w:sz w:val="18"/>
                <w:szCs w:val="18"/>
                <w:lang w:eastAsia="zh-TW"/>
              </w:rPr>
              <w:t>ncrease</w:t>
            </w:r>
            <w:r w:rsidRPr="00261E78">
              <w:rPr>
                <w:rFonts w:eastAsia="DengXian"/>
                <w:color w:val="000000"/>
                <w:sz w:val="18"/>
                <w:szCs w:val="18"/>
                <w:lang w:eastAsia="zh-TW"/>
              </w:rPr>
              <w:br/>
              <w:t>acceptance ratio of answers</w:t>
            </w:r>
            <w:r w:rsidRPr="00261E78">
              <w:rPr>
                <w:rFonts w:eastAsia="DengXian"/>
                <w:color w:val="000000"/>
                <w:sz w:val="18"/>
                <w:szCs w:val="18"/>
                <w:lang w:eastAsia="zh-TW"/>
              </w:rPr>
              <w:br/>
              <w:t xml:space="preserve">Increase # </w:t>
            </w:r>
            <w:r w:rsidR="004B40A3" w:rsidRPr="00261E78">
              <w:rPr>
                <w:rFonts w:eastAsia="DengXian"/>
                <w:color w:val="000000"/>
                <w:sz w:val="18"/>
                <w:szCs w:val="18"/>
                <w:lang w:eastAsia="zh-TW"/>
              </w:rPr>
              <w:t xml:space="preserve">of </w:t>
            </w:r>
            <w:r w:rsidRPr="00261E78">
              <w:rPr>
                <w:rFonts w:eastAsia="DengXian"/>
                <w:color w:val="000000"/>
                <w:sz w:val="18"/>
                <w:szCs w:val="18"/>
                <w:lang w:eastAsia="zh-TW"/>
              </w:rPr>
              <w:t>views</w:t>
            </w:r>
          </w:p>
        </w:tc>
      </w:tr>
    </w:tbl>
    <w:p w14:paraId="1657AD19" w14:textId="77777777" w:rsidR="00F40939" w:rsidRPr="00261E78" w:rsidRDefault="00F40939" w:rsidP="00D26DA2">
      <w:pPr>
        <w:pStyle w:val="Notes"/>
        <w:rPr>
          <w:lang w:eastAsia="zh-TW"/>
        </w:rPr>
        <w:sectPr w:rsidR="00F40939" w:rsidRPr="00261E78" w:rsidSect="00F40939">
          <w:pgSz w:w="15840" w:h="12240" w:orient="landscape" w:code="1"/>
          <w:pgMar w:top="1440" w:right="1440" w:bottom="1440" w:left="1440" w:header="720" w:footer="288" w:gutter="0"/>
          <w:cols w:space="720"/>
          <w:docGrid w:linePitch="299"/>
        </w:sectPr>
      </w:pPr>
    </w:p>
    <w:p w14:paraId="008666AD" w14:textId="7BA95FA6" w:rsidR="001E2EB1" w:rsidRPr="00261E78" w:rsidRDefault="001E2EB1" w:rsidP="001E2EB1">
      <w:pPr>
        <w:pStyle w:val="Paragraph0"/>
      </w:pPr>
      <w:r w:rsidRPr="00261E78">
        <w:rPr>
          <w:lang w:eastAsia="zh-TW"/>
        </w:rPr>
        <w:lastRenderedPageBreak/>
        <w:t xml:space="preserve">This gap is significant because internal GenAI creates fundamentally different dynamics than external GenAI. External GenAI competes with platforms for questioners’ attention and diverts questions away. External GenAI influences platform content indirectly: human answerers may incorporate AI-generated content but obscure its source, making AI contributions unobservable. Internal GenAI creates direct, observable competition </w:t>
      </w:r>
      <w:r w:rsidR="00246B64" w:rsidRPr="00261E78">
        <w:rPr>
          <w:lang w:eastAsia="zh-TW"/>
        </w:rPr>
        <w:t xml:space="preserve">on supply </w:t>
      </w:r>
      <w:r w:rsidRPr="00261E78">
        <w:rPr>
          <w:lang w:eastAsia="zh-TW"/>
        </w:rPr>
        <w:t xml:space="preserve">between explicitly labeled AI </w:t>
      </w:r>
      <w:r w:rsidR="00CF4BEE">
        <w:rPr>
          <w:lang w:eastAsia="zh-TW"/>
        </w:rPr>
        <w:t xml:space="preserve">responses </w:t>
      </w:r>
      <w:r w:rsidRPr="00261E78">
        <w:rPr>
          <w:lang w:eastAsia="zh-TW"/>
        </w:rPr>
        <w:t>and human answerers within the platform. This transparency allows us to examine the distinct effects of answer content and answerer identity (human versus AI) on user behavior when AI contributions are clearly identified. As organizations integrate GenAI while users maintain access to external AI, understanding how visible, platform-integrated AI affects human contributors becomes increasingly important for community sustainability. Our research addresses this gap by investigating how internal GenAI (on top of existing external GenAI availability) affects human answer supply and recogni</w:t>
      </w:r>
      <w:r w:rsidRPr="00261E78">
        <w:t>tion mechanisms.</w:t>
      </w:r>
    </w:p>
    <w:p w14:paraId="5A63D016" w14:textId="2EAA38F0" w:rsidR="001055A6" w:rsidRPr="00261E78" w:rsidRDefault="001055A6" w:rsidP="00A86F82">
      <w:pPr>
        <w:pStyle w:val="Paragraph0"/>
      </w:pPr>
      <w:r w:rsidRPr="00261E78">
        <w:t xml:space="preserve">To date, only </w:t>
      </w:r>
      <w:r w:rsidR="00944CB6" w:rsidRPr="00261E78">
        <w:fldChar w:fldCharType="begin"/>
      </w:r>
      <w:r w:rsidR="00944CB6" w:rsidRPr="00261E78">
        <w:instrText xml:space="preserve"> ADDIN ZOTERO_ITEM CSL_CITATION {"citationID":"jhebQ5xG","properties":{"formattedCitation":"(Su et al., 2023)","plainCitation":"(Su et al., 2023)","dontUpdate":true,"noteIndex":0},"citationItems":[{"id":368,"uris":["http://zotero.org/users/8905122/items/D4WKD69L"],"itemData":{"id":368,"type":"article","abstract":"Generative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to motivate human participation in knowledge generation and dissemination, adding to the burgeoning body of work on how generative AI influences human knowledge sharing.\n\n</w:instrText>
      </w:r>
      <w:r w:rsidR="00944CB6" w:rsidRPr="00261E78">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944CB6" w:rsidRPr="00261E78">
        <w:instrText>","DOI":"10.2139/ssrn.4628786","event-place":"Rochester, NY","genre":"SSRN Scholarly Paper","language":"en","license":"</w:instrText>
      </w:r>
      <w:r w:rsidR="00944CB6" w:rsidRPr="00261E78">
        <w:rPr>
          <w:rFonts w:ascii="Apple Color Emoji" w:hAnsi="Apple Color Emoji" w:cs="Apple Color Emoji"/>
        </w:rPr>
        <w:instrText>⭐⭐⭐⭐⭐</w:instrText>
      </w:r>
      <w:r w:rsidR="00944CB6" w:rsidRPr="00261E78">
        <w:instrText>","note":"</w:instrText>
      </w:r>
      <w:r w:rsidR="00944CB6" w:rsidRPr="00261E78">
        <w:rPr>
          <w:rFonts w:ascii="Apple Color Emoji" w:hAnsi="Apple Color Emoji" w:cs="Apple Color Emoji"/>
        </w:rPr>
        <w:instrText>🏷️</w:instrText>
      </w:r>
      <w:r w:rsidR="00944CB6" w:rsidRPr="00261E78">
        <w:instrText xml:space="preserve"> /unread</w:instrText>
      </w:r>
      <w:r w:rsidR="00944CB6" w:rsidRPr="00261E78">
        <w:instrText>、</w:instrText>
      </w:r>
      <w:r w:rsidR="00944CB6" w:rsidRPr="00261E78">
        <w:instrText>/reading</w:instrText>
      </w:r>
      <w:r w:rsidR="00944CB6" w:rsidRPr="00261E78">
        <w:instrText>、</w:instrText>
      </w:r>
      <w:r w:rsidR="00944CB6" w:rsidRPr="00261E78">
        <w:instrText>randomized experiment</w:instrText>
      </w:r>
      <w:r w:rsidR="00944CB6" w:rsidRPr="00261E78">
        <w:instrText>、</w:instrText>
      </w:r>
      <w:r w:rsidR="00944CB6" w:rsidRPr="00261E78">
        <w:instrText>knowledge sharing</w:instrText>
      </w:r>
      <w:r w:rsidR="00944CB6" w:rsidRPr="00261E78">
        <w:instrText>、</w:instrText>
      </w:r>
      <w:r w:rsidR="00944CB6" w:rsidRPr="00261E78">
        <w:instrText>Q&amp;A platform</w:instrText>
      </w:r>
      <w:r w:rsidR="00944CB6" w:rsidRPr="00261E78">
        <w:instrText>、</w:instrText>
      </w:r>
      <w:r w:rsidR="00944CB6" w:rsidRPr="00261E78">
        <w:instrText>natural experiment</w:instrText>
      </w:r>
      <w:r w:rsidR="00944CB6" w:rsidRPr="00261E78">
        <w:instrText>、</w:instrText>
      </w:r>
      <w:r w:rsidR="00944CB6" w:rsidRPr="00261E78">
        <w:instrText>generative AI</w:instrText>
      </w:r>
      <w:r w:rsidR="00944CB6" w:rsidRPr="00261E78">
        <w:instrText>、</w:instrText>
      </w:r>
      <w:r w:rsidR="00944CB6" w:rsidRPr="00261E78">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944CB6" w:rsidRPr="00261E78">
        <w:fldChar w:fldCharType="separate"/>
      </w:r>
      <w:r w:rsidR="00944CB6" w:rsidRPr="00261E78">
        <w:t>Su et al. (2023)</w:t>
      </w:r>
      <w:r w:rsidR="00944CB6" w:rsidRPr="00261E78" w:rsidDel="009D0DA0">
        <w:t xml:space="preserve"> </w:t>
      </w:r>
      <w:r w:rsidR="00944CB6" w:rsidRPr="00261E78">
        <w:fldChar w:fldCharType="end"/>
      </w:r>
      <w:r w:rsidR="00CF4BEE">
        <w:t xml:space="preserve">has </w:t>
      </w:r>
      <w:r w:rsidRPr="00261E78">
        <w:t xml:space="preserve">directly addressed this issue. Their findings suggest potential positive effects of internal GenAI on user engagement, including increases in the number and length of human-generated answers and greater alignment between human and AI responses. However, their study differs substantially from ours in several critical </w:t>
      </w:r>
      <w:r w:rsidR="00CF4BEE">
        <w:t>ways.</w:t>
      </w:r>
    </w:p>
    <w:p w14:paraId="025CB0AE" w14:textId="55B4BDD5" w:rsidR="005F5CF8" w:rsidRPr="00261E78" w:rsidRDefault="005F5CF8" w:rsidP="00A86F82">
      <w:pPr>
        <w:pStyle w:val="Paragraph0"/>
      </w:pPr>
      <w:r w:rsidRPr="00261E78">
        <w:t xml:space="preserve">First, </w:t>
      </w:r>
      <w:r w:rsidR="004D4E7E">
        <w:rPr>
          <w:rFonts w:hint="eastAsia"/>
        </w:rPr>
        <w:t>the two</w:t>
      </w:r>
      <w:r w:rsidRPr="00261E78">
        <w:t xml:space="preserve"> studies differ in platform and user characteristics. </w:t>
      </w:r>
      <w:r w:rsidR="00482A0C" w:rsidRPr="00261E78">
        <w:fldChar w:fldCharType="begin"/>
      </w:r>
      <w:r w:rsidR="00A61150" w:rsidRPr="00261E78">
        <w:instrText xml:space="preserve"> ADDIN ZOTERO_ITEM CSL_CITATION {"citationID":"o2ECu1R0","properties":{"formattedCitation":"(Su et al., 2023)","plainCitation":"(Su et al., 2023)","dontUpdate":true,"noteIndex":0},"citationItems":[{"id":368,"uris":["http://zotero.org/users/8905122/items/D4WKD69L"],"itemData":{"id":368,"type":"article","abstract":"Generative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to motivate human participation in knowledge generation and dissemination, adding to the burgeoning body of work on how generative AI influences human knowledge sharing.\n\n</w:instrText>
      </w:r>
      <w:r w:rsidR="00A61150" w:rsidRPr="00261E78">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A61150" w:rsidRPr="00261E78">
        <w:instrText>","DOI":"10.2139/ssrn.4628786","event-place":"Rochester, NY","genre":"SSRN Scholarly Paper","language":"en","license":"</w:instrText>
      </w:r>
      <w:r w:rsidR="00A61150" w:rsidRPr="00261E78">
        <w:rPr>
          <w:rFonts w:ascii="Apple Color Emoji" w:hAnsi="Apple Color Emoji" w:cs="Apple Color Emoji"/>
        </w:rPr>
        <w:instrText>⭐⭐⭐⭐⭐</w:instrText>
      </w:r>
      <w:r w:rsidR="00A61150" w:rsidRPr="00261E78">
        <w:instrText>","note":"</w:instrText>
      </w:r>
      <w:r w:rsidR="00A61150" w:rsidRPr="00261E78">
        <w:rPr>
          <w:rFonts w:ascii="Apple Color Emoji" w:hAnsi="Apple Color Emoji" w:cs="Apple Color Emoji"/>
        </w:rPr>
        <w:instrText>🏷️</w:instrText>
      </w:r>
      <w:r w:rsidR="00A61150" w:rsidRPr="00261E78">
        <w:instrText xml:space="preserve"> /unread</w:instrText>
      </w:r>
      <w:r w:rsidR="00A61150" w:rsidRPr="00261E78">
        <w:instrText>、</w:instrText>
      </w:r>
      <w:r w:rsidR="00A61150" w:rsidRPr="00261E78">
        <w:instrText>/reading</w:instrText>
      </w:r>
      <w:r w:rsidR="00A61150" w:rsidRPr="00261E78">
        <w:instrText>、</w:instrText>
      </w:r>
      <w:r w:rsidR="00A61150" w:rsidRPr="00261E78">
        <w:instrText>randomized experiment</w:instrText>
      </w:r>
      <w:r w:rsidR="00A61150" w:rsidRPr="00261E78">
        <w:instrText>、</w:instrText>
      </w:r>
      <w:r w:rsidR="00A61150" w:rsidRPr="00261E78">
        <w:instrText>knowledge sharing</w:instrText>
      </w:r>
      <w:r w:rsidR="00A61150" w:rsidRPr="00261E78">
        <w:instrText>、</w:instrText>
      </w:r>
      <w:r w:rsidR="00A61150" w:rsidRPr="00261E78">
        <w:instrText>Q&amp;A platform</w:instrText>
      </w:r>
      <w:r w:rsidR="00A61150" w:rsidRPr="00261E78">
        <w:instrText>、</w:instrText>
      </w:r>
      <w:r w:rsidR="00A61150" w:rsidRPr="00261E78">
        <w:instrText>natural experiment</w:instrText>
      </w:r>
      <w:r w:rsidR="00A61150" w:rsidRPr="00261E78">
        <w:instrText>、</w:instrText>
      </w:r>
      <w:r w:rsidR="00A61150" w:rsidRPr="00261E78">
        <w:instrText>generative AI</w:instrText>
      </w:r>
      <w:r w:rsidR="00A61150" w:rsidRPr="00261E78">
        <w:instrText>、</w:instrText>
      </w:r>
      <w:r w:rsidR="00A61150" w:rsidRPr="00261E78">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482A0C" w:rsidRPr="00261E78">
        <w:fldChar w:fldCharType="separate"/>
      </w:r>
      <w:r w:rsidR="00482A0C" w:rsidRPr="00261E78">
        <w:t>Su et al. (2023)</w:t>
      </w:r>
      <w:r w:rsidR="00482A0C" w:rsidRPr="00261E78" w:rsidDel="009D0DA0">
        <w:t xml:space="preserve"> </w:t>
      </w:r>
      <w:r w:rsidR="00482A0C" w:rsidRPr="00261E78">
        <w:fldChar w:fldCharType="end"/>
      </w:r>
      <w:r w:rsidR="004D4E7E">
        <w:rPr>
          <w:rFonts w:hint="eastAsia"/>
        </w:rPr>
        <w:t>examine</w:t>
      </w:r>
      <w:r w:rsidRPr="00261E78">
        <w:t xml:space="preserve"> Quora’s implementation of Sage, a platform </w:t>
      </w:r>
      <w:r w:rsidR="004D4E7E">
        <w:rPr>
          <w:rFonts w:hint="eastAsia"/>
        </w:rPr>
        <w:t>characterized by</w:t>
      </w:r>
      <w:r w:rsidRPr="00261E78">
        <w:t xml:space="preserve"> diverse content spanning philosophy, personal advice, and cultural discussions. This heterogeneity </w:t>
      </w:r>
      <w:r w:rsidR="004D4E7E">
        <w:rPr>
          <w:rFonts w:hint="eastAsia"/>
        </w:rPr>
        <w:t>fosters</w:t>
      </w:r>
      <w:r w:rsidRPr="00261E78">
        <w:t xml:space="preserve"> natural complementarities where AI provides factual baselines while humans contribute experiential insights. </w:t>
      </w:r>
      <w:r w:rsidR="00BF617B">
        <w:t>Quora</w:t>
      </w:r>
      <w:r w:rsidR="005161AB">
        <w:t>’</w:t>
      </w:r>
      <w:r w:rsidR="00BF617B">
        <w:t xml:space="preserve">s user base is notably diverse, </w:t>
      </w:r>
      <w:r w:rsidR="00CF4BEE">
        <w:t xml:space="preserve">ranging from </w:t>
      </w:r>
      <w:r w:rsidR="00BF617B">
        <w:t xml:space="preserve">casual users seeking entertainment </w:t>
      </w:r>
      <w:r w:rsidR="00CF4BEE">
        <w:t xml:space="preserve">to </w:t>
      </w:r>
      <w:r w:rsidR="00BF617B">
        <w:t xml:space="preserve">experts sharing personal experiences across various domains. The value </w:t>
      </w:r>
      <w:r w:rsidR="00537762">
        <w:rPr>
          <w:rFonts w:hint="eastAsia"/>
        </w:rPr>
        <w:t>of human contributions</w:t>
      </w:r>
      <w:r w:rsidR="00BF617B">
        <w:t xml:space="preserve"> often lies in subjective interpretation and lived experiences that AI cannot easily replicate. </w:t>
      </w:r>
      <w:r w:rsidRPr="00261E78">
        <w:t xml:space="preserve">In </w:t>
      </w:r>
      <w:r w:rsidRPr="00261E78">
        <w:lastRenderedPageBreak/>
        <w:t xml:space="preserve">contrast, our </w:t>
      </w:r>
      <w:r w:rsidR="0045651A" w:rsidRPr="00261E78">
        <w:t xml:space="preserve">online </w:t>
      </w:r>
      <w:r w:rsidRPr="00261E78">
        <w:t xml:space="preserve">technical Q&amp;A community comprises primarily IT professionals addressing objective, verifiable problems where AI capabilities </w:t>
      </w:r>
      <w:r w:rsidR="00537762">
        <w:rPr>
          <w:rFonts w:hint="eastAsia"/>
        </w:rPr>
        <w:t xml:space="preserve">can </w:t>
      </w:r>
      <w:r w:rsidRPr="00261E78">
        <w:t>compete with human expertise.</w:t>
      </w:r>
      <w:r w:rsidR="005161AB" w:rsidRPr="005161AB">
        <w:t xml:space="preserve"> </w:t>
      </w:r>
      <w:r w:rsidR="005161AB">
        <w:t xml:space="preserve">In technical domains, the value of contributions is </w:t>
      </w:r>
      <w:r w:rsidR="00537762">
        <w:rPr>
          <w:rFonts w:hint="eastAsia"/>
        </w:rPr>
        <w:t>evaluated</w:t>
      </w:r>
      <w:r w:rsidR="005161AB">
        <w:t xml:space="preserve"> primarily </w:t>
      </w:r>
      <w:r w:rsidR="00537762">
        <w:rPr>
          <w:rFonts w:hint="eastAsia"/>
        </w:rPr>
        <w:t>on</w:t>
      </w:r>
      <w:r w:rsidR="005161AB">
        <w:t xml:space="preserve"> correctness and efficiency rather than narrative depth. This fundamental difference substantially shapes how AI presence affects </w:t>
      </w:r>
      <w:r w:rsidR="00537762">
        <w:rPr>
          <w:rFonts w:hint="eastAsia"/>
        </w:rPr>
        <w:t xml:space="preserve">incentives for </w:t>
      </w:r>
      <w:r w:rsidR="005161AB">
        <w:t>human contributio</w:t>
      </w:r>
      <w:r w:rsidR="00537762">
        <w:rPr>
          <w:rFonts w:hint="eastAsia"/>
        </w:rPr>
        <w:t>n</w:t>
      </w:r>
      <w:r w:rsidR="005161AB">
        <w:rPr>
          <w:rFonts w:hint="eastAsia"/>
        </w:rPr>
        <w:t>.</w:t>
      </w:r>
    </w:p>
    <w:p w14:paraId="4DC9B699" w14:textId="12BA1C01" w:rsidR="000F53CF" w:rsidRPr="000F53CF" w:rsidRDefault="005F5CF8" w:rsidP="00EB4B15">
      <w:pPr>
        <w:pStyle w:val="Paragraph0"/>
        <w:widowControl w:val="0"/>
        <w:ind w:firstLine="533"/>
      </w:pPr>
      <w:r w:rsidRPr="00261E78">
        <w:t xml:space="preserve">Second, internal AI plays different roles </w:t>
      </w:r>
      <w:r w:rsidR="00CF4BEE">
        <w:t>with</w:t>
      </w:r>
      <w:r w:rsidR="00CF4BEE" w:rsidRPr="00261E78">
        <w:t xml:space="preserve"> </w:t>
      </w:r>
      <w:r w:rsidR="00537762">
        <w:rPr>
          <w:rFonts w:hint="eastAsia"/>
        </w:rPr>
        <w:t>regard</w:t>
      </w:r>
      <w:r w:rsidR="00CF4BEE">
        <w:t xml:space="preserve"> to</w:t>
      </w:r>
      <w:r w:rsidR="00537762">
        <w:rPr>
          <w:rFonts w:hint="eastAsia"/>
        </w:rPr>
        <w:t xml:space="preserve"> timing and competition</w:t>
      </w:r>
      <w:r w:rsidR="00CF4BEE">
        <w:t xml:space="preserve"> in </w:t>
      </w:r>
      <w:r w:rsidR="00CF4BEE" w:rsidRPr="00261E78">
        <w:t>the two research contexts</w:t>
      </w:r>
      <w:r w:rsidRPr="00261E78">
        <w:t xml:space="preserve">. In </w:t>
      </w:r>
      <w:r w:rsidR="00D83FFD" w:rsidRPr="00261E78">
        <w:fldChar w:fldCharType="begin"/>
      </w:r>
      <w:r w:rsidR="00A61150" w:rsidRPr="00261E78">
        <w:instrText xml:space="preserve"> ADDIN ZOTERO_ITEM CSL_CITATION {"citationID":"v4xlFB6R","properties":{"formattedCitation":"(Su et al., 2023)","plainCitation":"(Su et al., 2023)","dontUpdate":true,"noteIndex":0},"citationItems":[{"id":368,"uris":["http://zotero.org/users/8905122/items/D4WKD69L"],"itemData":{"id":368,"type":"article","abstract":"Generative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to motivate human participation in knowledge generation and dissemination, adding to the burgeoning body of work on how generative AI influences human knowledge sharing.\n\n</w:instrText>
      </w:r>
      <w:r w:rsidR="00A61150" w:rsidRPr="00261E78">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A61150" w:rsidRPr="00261E78">
        <w:instrText>","DOI":"10.2139/ssrn.4628786","event-place":"Rochester, NY","genre":"SSRN Scholarly Paper","language":"en","license":"</w:instrText>
      </w:r>
      <w:r w:rsidR="00A61150" w:rsidRPr="00261E78">
        <w:rPr>
          <w:rFonts w:ascii="Apple Color Emoji" w:hAnsi="Apple Color Emoji" w:cs="Apple Color Emoji"/>
        </w:rPr>
        <w:instrText>⭐⭐⭐⭐⭐</w:instrText>
      </w:r>
      <w:r w:rsidR="00A61150" w:rsidRPr="00261E78">
        <w:instrText>","note":"</w:instrText>
      </w:r>
      <w:r w:rsidR="00A61150" w:rsidRPr="00261E78">
        <w:rPr>
          <w:rFonts w:ascii="Apple Color Emoji" w:hAnsi="Apple Color Emoji" w:cs="Apple Color Emoji"/>
        </w:rPr>
        <w:instrText>🏷️</w:instrText>
      </w:r>
      <w:r w:rsidR="00A61150" w:rsidRPr="00261E78">
        <w:instrText xml:space="preserve"> /unread</w:instrText>
      </w:r>
      <w:r w:rsidR="00A61150" w:rsidRPr="00261E78">
        <w:instrText>、</w:instrText>
      </w:r>
      <w:r w:rsidR="00A61150" w:rsidRPr="00261E78">
        <w:instrText>/reading</w:instrText>
      </w:r>
      <w:r w:rsidR="00A61150" w:rsidRPr="00261E78">
        <w:instrText>、</w:instrText>
      </w:r>
      <w:r w:rsidR="00A61150" w:rsidRPr="00261E78">
        <w:instrText>randomized experiment</w:instrText>
      </w:r>
      <w:r w:rsidR="00A61150" w:rsidRPr="00261E78">
        <w:instrText>、</w:instrText>
      </w:r>
      <w:r w:rsidR="00A61150" w:rsidRPr="00261E78">
        <w:instrText>knowledge sharing</w:instrText>
      </w:r>
      <w:r w:rsidR="00A61150" w:rsidRPr="00261E78">
        <w:instrText>、</w:instrText>
      </w:r>
      <w:r w:rsidR="00A61150" w:rsidRPr="00261E78">
        <w:instrText>Q&amp;A platform</w:instrText>
      </w:r>
      <w:r w:rsidR="00A61150" w:rsidRPr="00261E78">
        <w:instrText>、</w:instrText>
      </w:r>
      <w:r w:rsidR="00A61150" w:rsidRPr="00261E78">
        <w:instrText>natural experiment</w:instrText>
      </w:r>
      <w:r w:rsidR="00A61150" w:rsidRPr="00261E78">
        <w:instrText>、</w:instrText>
      </w:r>
      <w:r w:rsidR="00A61150" w:rsidRPr="00261E78">
        <w:instrText>generative AI</w:instrText>
      </w:r>
      <w:r w:rsidR="00A61150" w:rsidRPr="00261E78">
        <w:instrText>、</w:instrText>
      </w:r>
      <w:r w:rsidR="00A61150" w:rsidRPr="00261E78">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D83FFD" w:rsidRPr="00261E78">
        <w:fldChar w:fldCharType="separate"/>
      </w:r>
      <w:r w:rsidR="00D83FFD" w:rsidRPr="00261E78">
        <w:t>Su et al. (2023)</w:t>
      </w:r>
      <w:r w:rsidR="00D83FFD" w:rsidRPr="00261E78">
        <w:fldChar w:fldCharType="end"/>
      </w:r>
      <w:r w:rsidRPr="00261E78">
        <w:t xml:space="preserve">, AI-generated answers arrive approximately three months after </w:t>
      </w:r>
      <w:r w:rsidR="00537762">
        <w:rPr>
          <w:rFonts w:hint="eastAsia"/>
        </w:rPr>
        <w:t>a question is posted. In this context, AI functions as a delayed supplement that may reactivate dormant discussions, prompting additional reflection among participants after human discourse has already unfolded. In contrast, our setting</w:t>
      </w:r>
      <w:r w:rsidRPr="00261E78">
        <w:t xml:space="preserve"> features near-instantaneous AI responses</w:t>
      </w:r>
      <w:r w:rsidR="00495BB1">
        <w:rPr>
          <w:rFonts w:hint="eastAsia"/>
        </w:rPr>
        <w:t xml:space="preserve">. Here, AI acts as the initial responder, </w:t>
      </w:r>
      <w:r w:rsidRPr="00261E78">
        <w:t>potentially preempting human contributions.</w:t>
      </w:r>
      <w:r w:rsidR="004244C2" w:rsidRPr="004244C2">
        <w:t xml:space="preserve"> </w:t>
      </w:r>
      <w:r w:rsidR="004244C2">
        <w:t>When users encounter a question that has</w:t>
      </w:r>
      <w:r w:rsidR="00495BB1">
        <w:rPr>
          <w:rFonts w:hint="eastAsia"/>
        </w:rPr>
        <w:t xml:space="preserve"> already received</w:t>
      </w:r>
      <w:r w:rsidR="004244C2">
        <w:t xml:space="preserve"> an </w:t>
      </w:r>
      <w:r w:rsidR="00495BB1">
        <w:rPr>
          <w:rFonts w:hint="eastAsia"/>
        </w:rPr>
        <w:t xml:space="preserve">immediate </w:t>
      </w:r>
      <w:r w:rsidR="004244C2">
        <w:t>AI-generated answer, the question may appear</w:t>
      </w:r>
      <w:r w:rsidR="005C65A6">
        <w:t xml:space="preserve"> to</w:t>
      </w:r>
      <w:r w:rsidR="004244C2">
        <w:t xml:space="preserve"> already </w:t>
      </w:r>
      <w:r w:rsidR="005C65A6">
        <w:t xml:space="preserve">be </w:t>
      </w:r>
      <w:r w:rsidR="004244C2">
        <w:t xml:space="preserve">addressed, </w:t>
      </w:r>
      <w:r w:rsidR="005C65A6">
        <w:t xml:space="preserve">and </w:t>
      </w:r>
      <w:r w:rsidR="00495BB1">
        <w:rPr>
          <w:rFonts w:hint="eastAsia"/>
        </w:rPr>
        <w:t>the</w:t>
      </w:r>
      <w:r w:rsidR="004244C2">
        <w:t xml:space="preserve"> perceived urgency </w:t>
      </w:r>
      <w:r w:rsidR="00FD4BBD">
        <w:t xml:space="preserve">of </w:t>
      </w:r>
      <w:r w:rsidR="004244C2">
        <w:t>human contribution</w:t>
      </w:r>
      <w:r w:rsidR="00495BB1">
        <w:rPr>
          <w:rFonts w:hint="eastAsia"/>
        </w:rPr>
        <w:t xml:space="preserve"> may diminish</w:t>
      </w:r>
      <w:r w:rsidR="004244C2">
        <w:t xml:space="preserve">. </w:t>
      </w:r>
      <w:r w:rsidR="000F53CF" w:rsidRPr="000F53CF">
        <w:t xml:space="preserve">This difference in timing fundamentally </w:t>
      </w:r>
      <w:r w:rsidR="00495BB1">
        <w:rPr>
          <w:rFonts w:hint="eastAsia"/>
        </w:rPr>
        <w:t>re</w:t>
      </w:r>
      <w:r w:rsidR="000F53CF" w:rsidRPr="000F53CF">
        <w:t xml:space="preserve">shapes the </w:t>
      </w:r>
      <w:r w:rsidR="00495BB1">
        <w:rPr>
          <w:rFonts w:hint="eastAsia"/>
        </w:rPr>
        <w:t xml:space="preserve">nature of community interaction: in our setting, </w:t>
      </w:r>
      <w:r w:rsidR="000F53CF" w:rsidRPr="000F53CF">
        <w:t xml:space="preserve">AI </w:t>
      </w:r>
      <w:r w:rsidR="00495BB1">
        <w:rPr>
          <w:rFonts w:hint="eastAsia"/>
        </w:rPr>
        <w:t>is</w:t>
      </w:r>
      <w:r w:rsidR="000F53CF" w:rsidRPr="000F53CF">
        <w:t xml:space="preserve"> a direct competitor for </w:t>
      </w:r>
      <w:r w:rsidR="00495BB1">
        <w:rPr>
          <w:rFonts w:hint="eastAsia"/>
        </w:rPr>
        <w:t xml:space="preserve">the </w:t>
      </w:r>
      <w:r w:rsidR="000F53CF" w:rsidRPr="000F53CF">
        <w:t xml:space="preserve">initial response, </w:t>
      </w:r>
      <w:r w:rsidR="00D414E1">
        <w:t>whereas</w:t>
      </w:r>
      <w:r w:rsidR="00495BB1">
        <w:rPr>
          <w:rFonts w:hint="eastAsia"/>
        </w:rPr>
        <w:t xml:space="preserve"> in Su et al. (2023), it serves as a retrospective addition</w:t>
      </w:r>
      <w:r w:rsidR="000F53CF" w:rsidRPr="000F53CF">
        <w:t xml:space="preserve"> to established discussions.</w:t>
      </w:r>
    </w:p>
    <w:p w14:paraId="5728E470" w14:textId="08D1082A" w:rsidR="009A08C5" w:rsidRPr="00261E78" w:rsidRDefault="009A08C5" w:rsidP="009A08C5">
      <w:pPr>
        <w:pStyle w:val="Paragraph0"/>
      </w:pPr>
      <w:r w:rsidRPr="00261E78">
        <w:t>These differences suggest that the effect of internal GenAI</w:t>
      </w:r>
      <w:r w:rsidR="005F5CF8" w:rsidRPr="00261E78">
        <w:t xml:space="preserve"> </w:t>
      </w:r>
      <w:r w:rsidRPr="00261E78">
        <w:t xml:space="preserve">may be highly contingent on platform design, user composition, and implementation strategies. While </w:t>
      </w:r>
      <w:r w:rsidR="00FF55A9" w:rsidRPr="00261E78">
        <w:fldChar w:fldCharType="begin"/>
      </w:r>
      <w:r w:rsidR="00A61150" w:rsidRPr="00261E78">
        <w:instrText xml:space="preserve"> ADDIN ZOTERO_ITEM CSL_CITATION {"citationID":"5sg1lwbi","properties":{"formattedCitation":"(Su et al., 2023)","plainCitation":"(Su et al., 2023)","dontUpdate":true,"noteIndex":0},"citationItems":[{"id":368,"uris":["http://zotero.org/users/8905122/items/D4WKD69L"],"itemData":{"id":368,"type":"article","abstract":"Generative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to motivate human participation in knowledge generation and dissemination, adding to the burgeoning body of work on how generative AI influences human knowledge sharing.\n\n</w:instrText>
      </w:r>
      <w:r w:rsidR="00A61150" w:rsidRPr="00261E78">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A61150" w:rsidRPr="00261E78">
        <w:instrText>","DOI":"10.2139/ssrn.4628786","event-place":"Rochester, NY","genre":"SSRN Scholarly Paper","language":"en","license":"</w:instrText>
      </w:r>
      <w:r w:rsidR="00A61150" w:rsidRPr="00261E78">
        <w:rPr>
          <w:rFonts w:ascii="Apple Color Emoji" w:hAnsi="Apple Color Emoji" w:cs="Apple Color Emoji"/>
        </w:rPr>
        <w:instrText>⭐⭐⭐⭐⭐</w:instrText>
      </w:r>
      <w:r w:rsidR="00A61150" w:rsidRPr="00261E78">
        <w:instrText>","note":"</w:instrText>
      </w:r>
      <w:r w:rsidR="00A61150" w:rsidRPr="00261E78">
        <w:rPr>
          <w:rFonts w:ascii="Apple Color Emoji" w:hAnsi="Apple Color Emoji" w:cs="Apple Color Emoji"/>
        </w:rPr>
        <w:instrText>🏷️</w:instrText>
      </w:r>
      <w:r w:rsidR="00A61150" w:rsidRPr="00261E78">
        <w:instrText xml:space="preserve"> /unread</w:instrText>
      </w:r>
      <w:r w:rsidR="00A61150" w:rsidRPr="00261E78">
        <w:instrText>、</w:instrText>
      </w:r>
      <w:r w:rsidR="00A61150" w:rsidRPr="00261E78">
        <w:instrText>/reading</w:instrText>
      </w:r>
      <w:r w:rsidR="00A61150" w:rsidRPr="00261E78">
        <w:instrText>、</w:instrText>
      </w:r>
      <w:r w:rsidR="00A61150" w:rsidRPr="00261E78">
        <w:instrText>randomized experiment</w:instrText>
      </w:r>
      <w:r w:rsidR="00A61150" w:rsidRPr="00261E78">
        <w:instrText>、</w:instrText>
      </w:r>
      <w:r w:rsidR="00A61150" w:rsidRPr="00261E78">
        <w:instrText>knowledge sharing</w:instrText>
      </w:r>
      <w:r w:rsidR="00A61150" w:rsidRPr="00261E78">
        <w:instrText>、</w:instrText>
      </w:r>
      <w:r w:rsidR="00A61150" w:rsidRPr="00261E78">
        <w:instrText>Q&amp;A platform</w:instrText>
      </w:r>
      <w:r w:rsidR="00A61150" w:rsidRPr="00261E78">
        <w:instrText>、</w:instrText>
      </w:r>
      <w:r w:rsidR="00A61150" w:rsidRPr="00261E78">
        <w:instrText>natural experiment</w:instrText>
      </w:r>
      <w:r w:rsidR="00A61150" w:rsidRPr="00261E78">
        <w:instrText>、</w:instrText>
      </w:r>
      <w:r w:rsidR="00A61150" w:rsidRPr="00261E78">
        <w:instrText>generative AI</w:instrText>
      </w:r>
      <w:r w:rsidR="00A61150" w:rsidRPr="00261E78">
        <w:instrText>、</w:instrText>
      </w:r>
      <w:r w:rsidR="00A61150" w:rsidRPr="00261E78">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FF55A9" w:rsidRPr="00261E78">
        <w:fldChar w:fldCharType="separate"/>
      </w:r>
      <w:r w:rsidR="00FF55A9" w:rsidRPr="00261E78">
        <w:t>Su et al.</w:t>
      </w:r>
      <w:r w:rsidR="0037499A" w:rsidRPr="00261E78">
        <w:t>’</w:t>
      </w:r>
      <w:r w:rsidR="005C65A6">
        <w:t>s</w:t>
      </w:r>
      <w:r w:rsidR="00FF55A9" w:rsidRPr="00261E78">
        <w:t xml:space="preserve"> (2023)</w:t>
      </w:r>
      <w:r w:rsidR="00FF55A9" w:rsidRPr="00261E78">
        <w:fldChar w:fldCharType="end"/>
      </w:r>
      <w:r w:rsidRPr="00261E78">
        <w:t xml:space="preserve"> insights are valuable, they examine a specific configuration where AI serves as a delayed supplement to existing discussions in a general-interest platform. Our research addresses a critical gap by examining the most challenging scenario for platforms: immediate AI competition with human expertise in technical domains where AI capabilities are strongest. </w:t>
      </w:r>
    </w:p>
    <w:p w14:paraId="3F530575" w14:textId="125418BC" w:rsidR="00DA0533" w:rsidRDefault="00DA0533" w:rsidP="0057336B">
      <w:pPr>
        <w:pStyle w:val="Heading1"/>
        <w:rPr>
          <w:ins w:id="16" w:author="Xin Li" w:date="2026-03-16T14:00:00Z" w16du:dateUtc="2026-03-16T06:00:00Z"/>
        </w:rPr>
      </w:pPr>
      <w:r w:rsidRPr="00261E78">
        <w:lastRenderedPageBreak/>
        <w:t>Theoretical Development</w:t>
      </w:r>
    </w:p>
    <w:p w14:paraId="111367B9" w14:textId="23B3238D" w:rsidR="00073462" w:rsidRDefault="00FF6742" w:rsidP="00073462">
      <w:pPr>
        <w:jc w:val="center"/>
        <w:rPr>
          <w:ins w:id="17" w:author="Xin Li" w:date="2026-03-16T14:03:00Z" w16du:dateUtc="2026-03-16T06:03:00Z"/>
        </w:rPr>
      </w:pPr>
      <w:r>
        <w:rPr>
          <w:noProof/>
        </w:rPr>
        <w:drawing>
          <wp:inline distT="0" distB="0" distL="0" distR="0" wp14:anchorId="445EB044" wp14:editId="76F65C1C">
            <wp:extent cx="4389120" cy="1164029"/>
            <wp:effectExtent l="0" t="0" r="0" b="0"/>
            <wp:docPr id="302339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89120" cy="1164029"/>
                    </a:xfrm>
                    <a:prstGeom prst="rect">
                      <a:avLst/>
                    </a:prstGeom>
                    <a:noFill/>
                  </pic:spPr>
                </pic:pic>
              </a:graphicData>
            </a:graphic>
          </wp:inline>
        </w:drawing>
      </w:r>
    </w:p>
    <w:p w14:paraId="16646481" w14:textId="0DE353CB" w:rsidR="004D1EF0" w:rsidRDefault="004D1EF0" w:rsidP="004D1EF0">
      <w:pPr>
        <w:spacing w:line="480" w:lineRule="auto"/>
        <w:jc w:val="center"/>
        <w:rPr>
          <w:ins w:id="18" w:author="Xin Li" w:date="2026-03-16T14:43:00Z" w16du:dateUtc="2026-03-16T06:43:00Z"/>
        </w:rPr>
      </w:pPr>
      <w:ins w:id="19" w:author="Xin Li" w:date="2026-03-16T14:03:00Z" w16du:dateUtc="2026-03-16T06:03:00Z">
        <w:r>
          <w:t>Figure 1. Conceptual Framework</w:t>
        </w:r>
      </w:ins>
    </w:p>
    <w:p w14:paraId="6AF1A3D2" w14:textId="2C44F8AB" w:rsidR="002607CA" w:rsidRPr="00073462" w:rsidDel="00057160" w:rsidRDefault="00057160">
      <w:pPr>
        <w:pStyle w:val="Paragraph0"/>
        <w:rPr>
          <w:del w:id="20" w:author="Xin Li" w:date="2026-03-16T14:54:00Z" w16du:dateUtc="2026-03-16T06:54:00Z"/>
        </w:rPr>
        <w:pPrChange w:id="21" w:author="Xin Li" w:date="2026-03-16T14:53:00Z" w16du:dateUtc="2026-03-16T06:53:00Z">
          <w:pPr>
            <w:pStyle w:val="Heading1"/>
          </w:pPr>
        </w:pPrChange>
      </w:pPr>
      <w:ins w:id="22" w:author="Xin Li" w:date="2026-03-16T14:54:00Z" w16du:dateUtc="2026-03-16T06:54:00Z">
        <w:r>
          <w:t xml:space="preserve">Figure 1 present the conceptual framework of our paper. </w:t>
        </w:r>
      </w:ins>
    </w:p>
    <w:p w14:paraId="191FF763" w14:textId="4282FBB6" w:rsidR="00FE702D" w:rsidRPr="00261E78" w:rsidDel="00057160" w:rsidRDefault="000311D4">
      <w:pPr>
        <w:pStyle w:val="Heading2"/>
        <w:ind w:firstLine="539"/>
        <w:rPr>
          <w:del w:id="23" w:author="Xin Li" w:date="2026-03-16T14:54:00Z" w16du:dateUtc="2026-03-16T06:54:00Z"/>
        </w:rPr>
        <w:pPrChange w:id="24" w:author="Xin Li" w:date="2026-03-16T14:54:00Z" w16du:dateUtc="2026-03-16T06:54:00Z">
          <w:pPr>
            <w:pStyle w:val="Heading2"/>
          </w:pPr>
        </w:pPrChange>
      </w:pPr>
      <w:del w:id="25" w:author="Xin Li" w:date="2026-03-16T14:44:00Z" w16du:dateUtc="2026-03-16T06:44:00Z">
        <w:r w:rsidRPr="00261E78" w:rsidDel="002607CA">
          <w:delText>The Impacts of Internal GenAI</w:delText>
        </w:r>
        <w:r w:rsidR="00FE702D" w:rsidRPr="00261E78" w:rsidDel="002607CA">
          <w:delText xml:space="preserve"> on Answer</w:delText>
        </w:r>
        <w:r w:rsidR="003954A5" w:rsidRPr="00261E78" w:rsidDel="002607CA">
          <w:rPr>
            <w:lang w:eastAsia="zh-CN"/>
          </w:rPr>
          <w:delText>ers</w:delText>
        </w:r>
      </w:del>
    </w:p>
    <w:p w14:paraId="4FAC8C8A" w14:textId="4A1FA4A8" w:rsidR="003424FF" w:rsidRPr="00261E78" w:rsidRDefault="003424FF" w:rsidP="00DA0B60">
      <w:pPr>
        <w:pStyle w:val="Paragraph0"/>
        <w:widowControl w:val="0"/>
        <w:ind w:firstLine="432"/>
      </w:pPr>
      <w:del w:id="26" w:author="Xin Li" w:date="2026-03-16T14:46:00Z" w16du:dateUtc="2026-03-16T06:46:00Z">
        <w:r w:rsidRPr="00261E78" w:rsidDel="002607CA">
          <w:delText xml:space="preserve">Prior studies demonstrate that technological interventions significantly impact participation in online communities </w:delText>
        </w:r>
        <w:r w:rsidR="004B6048" w:rsidRPr="00261E78" w:rsidDel="002607CA">
          <w:fldChar w:fldCharType="begin"/>
        </w:r>
        <w:r w:rsidR="004B6048" w:rsidRPr="00DA0B60" w:rsidDel="002607CA">
          <w:delInstrText xml:space="preserve"> ADDIN ZOTERO_ITEM CSL_CITATION {"citationID":"0FiIQAlV","properties":{"formattedCitation":"(Kraut et al. 2012)","plainCitation":"(Kraut et al. 2012)","noteIndex":0},"citationItems":[{"id":26494,"uris":["http://zotero.org/users/8905122/items/6LNE9MFQ"],"itemData":{"id":26494,"type":"book","abstract":"Online communities are among the most popular destinations on the Internet, but not all online communities are equally successful. For every flourishing Facebook, there is a moribund Friendster--not to mention the scores of smaller social networking sites that never attracted enough members to be viable. This book offers lessons from theory and empirical research in the social sciences that can help improve the design of online communities. The social sciences can tell us much about how to make online communities thrive, offering theories of individual motivation and human behavior that, properly interpreted, can inform particular design choices for online communities. The authors draw on the literature in psychology, economics, and other social sciences, as well as their own research, translating general findings into useful design claims. They explain, for example, how to encourage information contributions based on the theory of public goods, and how to build members' commitment based on theories of interpersonal bond formation. For each design claim, they offer supporting evidence from theory, experiments, or observational studies.The book focuses on five high-level design challenges: starting a new community, attracting new members, encouraging commitment, encouraging contribution, and regulating misbehavior and conflict. By organizing their presentation around these fundamental design features, the authors encourage practitioners to consider alternatives rather than simply adapting a feature seen on other sites.\n\n</w:delInstrText>
        </w:r>
        <w:r w:rsidR="004B6048" w:rsidRPr="00DA0B60" w:rsidDel="002607CA">
          <w:delInstrText>【摘要翻译】在线社区是互联网上最受欢迎的目的地之一，但并非所有的在线社区都同样成功。每一个繁荣的</w:delInstrText>
        </w:r>
        <w:r w:rsidR="004B6048" w:rsidRPr="00DA0B60" w:rsidDel="002607CA">
          <w:delInstrText xml:space="preserve"> Facebook</w:delInstrText>
        </w:r>
        <w:r w:rsidR="004B6048" w:rsidRPr="00DA0B60" w:rsidDel="002607CA">
          <w:delInstrText>，都有一个垂死的</w:delInstrText>
        </w:r>
        <w:r w:rsidR="004B6048" w:rsidRPr="00DA0B60" w:rsidDel="002607CA">
          <w:delInstrText xml:space="preserve"> Friendster —— </w:delInstrText>
        </w:r>
        <w:r w:rsidR="004B6048" w:rsidRPr="00DA0B60" w:rsidDel="002607CA">
          <w:delInstrText>更不用说那些从来没有吸引到足够用户的小型社交网站了。这本书从社会科学的理论和实证研究中提供了一些经验教训，可以帮助改进在线社区的设计。社会科学可以告诉我们很多关于如何使在线社区蓬勃发展，提供个人动机和人类行为的理论，适当的解释，可以为在线社区的特定设计选择提供信息。作者利用心理学、经济学和其他社会科学的文献，以及他们自己的研究，将一般的发现转化为有用的设计主张。例如，他们解释了如何在公共物品理论的基础上鼓励信息贡献，以及如何在人际关系形成理论的基础上建立成员的承诺。对于每一个设计主张，他们提供支持的证据，从理论，实验，或观察研究。这本书着重于五个高层次的设计挑战：</w:delInstrText>
        </w:r>
        <w:r w:rsidR="004B6048" w:rsidRPr="00DA0B60" w:rsidDel="002607CA">
          <w:delInstrText xml:space="preserve"> </w:delInstrText>
        </w:r>
        <w:r w:rsidR="004B6048" w:rsidRPr="00DA0B60" w:rsidDel="002607CA">
          <w:delInstrText>开始一个新的社区，吸引新的成员，鼓励承诺，鼓励贡献，以及规范不当行为和冲突。通过围绕这些基本设计特性组织他们的演示，作者鼓励从业者考虑替代方案，而不是简单地适应其他网站上看到的特性。</w:delInstrText>
        </w:r>
        <w:r w:rsidR="004B6048" w:rsidRPr="00DA0B60" w:rsidDel="002607CA">
          <w:delInstrText>","ISBN":"978-0-262-01657-5","language":"en","note":"</w:delInstrText>
        </w:r>
        <w:r w:rsidR="004B6048" w:rsidRPr="00DA0B60" w:rsidDel="002607CA">
          <w:rPr>
            <w:rFonts w:ascii="Segoe UI Emoji" w:hAnsi="Segoe UI Emoji" w:cs="Segoe UI Emoji"/>
          </w:rPr>
          <w:delInstrText>🏷️</w:delInstrText>
        </w:r>
        <w:r w:rsidR="004B6048" w:rsidRPr="00DA0B60" w:rsidDel="002607CA">
          <w:delInstrText xml:space="preserve"> /unread","number-of-pages":"312","publisher":"The MIT Press","source":"ACM Digital Library","title":"Building Successful Online Communities: Evidence-Based Social Design","title-short":"Building Successful Online Communities","author":[{"family":"Kraut","given":"Robert E."},{"family":"Resnick","given":"Paul"},{"family":"Kiesler","given":"Sara"},{"family":"Ren","given":"Yuqing"},{"family":"Chen","given":"Yan"},{"family":"Burke","given":"Moira"},{"family":"Kittur","given":"Niki"},{"family":"Riedl","given":"John"},{"family":"Konstan","given":"Joseph"}],"issued":{"date-parts":[["2012",2]]}}}],"schema":"https://github.com/citation-style-language/schema/raw/master/csl-citation.json"} </w:delInstrText>
        </w:r>
        <w:r w:rsidR="004B6048" w:rsidRPr="00261E78" w:rsidDel="002607CA">
          <w:fldChar w:fldCharType="separate"/>
        </w:r>
        <w:r w:rsidR="004B6048" w:rsidRPr="002607CA" w:rsidDel="002607CA">
          <w:delText>(Kraut et al.</w:delText>
        </w:r>
        <w:r w:rsidR="0037499A" w:rsidRPr="002607CA" w:rsidDel="002607CA">
          <w:delText>,</w:delText>
        </w:r>
        <w:r w:rsidR="004B6048" w:rsidRPr="002607CA" w:rsidDel="002607CA">
          <w:delText xml:space="preserve"> 2012)</w:delText>
        </w:r>
        <w:r w:rsidR="004B6048" w:rsidRPr="00261E78" w:rsidDel="002607CA">
          <w:fldChar w:fldCharType="end"/>
        </w:r>
        <w:r w:rsidR="004B6048" w:rsidRPr="00261E78" w:rsidDel="002607CA">
          <w:delText xml:space="preserve">. </w:delText>
        </w:r>
        <w:r w:rsidRPr="00261E78" w:rsidDel="002607CA">
          <w:delText>Building on this foundation</w:delText>
        </w:r>
      </w:del>
      <w:ins w:id="27" w:author="Xin Li" w:date="2026-03-28T08:10:00Z" w16du:dateUtc="2026-03-28T00:10:00Z">
        <w:r w:rsidR="00DA0B60">
          <w:t>Based</w:t>
        </w:r>
      </w:ins>
      <w:ins w:id="28" w:author="Xin Li" w:date="2026-03-28T08:11:00Z" w16du:dateUtc="2026-03-28T00:11:00Z">
        <w:r w:rsidR="00DA0B60">
          <w:t xml:space="preserve"> on XXX theory</w:t>
        </w:r>
      </w:ins>
      <w:r w:rsidRPr="00261E78">
        <w:t xml:space="preserve">, we hypothesize that internal GenAI </w:t>
      </w:r>
      <w:del w:id="29" w:author="Xin Li" w:date="2026-03-28T08:11:00Z" w16du:dateUtc="2026-03-28T00:11:00Z">
        <w:r w:rsidRPr="00261E78" w:rsidDel="00DA0B60">
          <w:delText xml:space="preserve">reduces </w:delText>
        </w:r>
      </w:del>
      <w:ins w:id="30" w:author="Xin Li" w:date="2026-03-28T08:11:00Z" w16du:dateUtc="2026-03-28T00:11:00Z">
        <w:r w:rsidR="00DA0B60">
          <w:t>affect</w:t>
        </w:r>
        <w:r w:rsidR="00DA0B60" w:rsidRPr="00261E78">
          <w:t xml:space="preserve"> </w:t>
        </w:r>
      </w:ins>
      <w:r w:rsidRPr="00261E78">
        <w:t>human answer</w:t>
      </w:r>
      <w:ins w:id="31" w:author="Xin Li" w:date="2026-03-28T08:11:00Z" w16du:dateUtc="2026-03-28T00:11:00Z">
        <w:r w:rsidR="00DA0B60">
          <w:t>ers</w:t>
        </w:r>
      </w:ins>
      <w:r w:rsidR="00BB1820" w:rsidRPr="00261E78">
        <w:t xml:space="preserve"> </w:t>
      </w:r>
      <w:del w:id="32" w:author="Xin Li" w:date="2026-03-28T08:11:00Z" w16du:dateUtc="2026-03-28T00:11:00Z">
        <w:r w:rsidR="00BB1820" w:rsidRPr="00261E78" w:rsidDel="00DA0B60">
          <w:delText>supply</w:delText>
        </w:r>
        <w:r w:rsidRPr="00261E78" w:rsidDel="00DA0B60">
          <w:delText xml:space="preserve"> </w:delText>
        </w:r>
      </w:del>
      <w:r w:rsidRPr="00261E78">
        <w:t xml:space="preserve">through </w:t>
      </w:r>
      <w:del w:id="33" w:author="Xin Li" w:date="2026-03-16T14:48:00Z" w16du:dateUtc="2026-03-16T06:48:00Z">
        <w:r w:rsidRPr="00261E78" w:rsidDel="004D0014">
          <w:delText xml:space="preserve">three mechanisms: </w:delText>
        </w:r>
      </w:del>
      <w:ins w:id="34" w:author="Xin Li" w:date="2026-03-16T14:48:00Z" w16du:dateUtc="2026-03-16T06:48:00Z">
        <w:r w:rsidR="004D0014">
          <w:t xml:space="preserve">both </w:t>
        </w:r>
      </w:ins>
      <w:r w:rsidRPr="00261E78">
        <w:t xml:space="preserve">the content </w:t>
      </w:r>
      <w:ins w:id="35" w:author="Xin Li" w:date="2026-03-16T14:48:00Z" w16du:dateUtc="2026-03-16T06:48:00Z">
        <w:r w:rsidR="004D0014">
          <w:t xml:space="preserve">quality </w:t>
        </w:r>
      </w:ins>
      <w:r w:rsidRPr="00261E78">
        <w:t>effect (</w:t>
      </w:r>
      <w:r w:rsidRPr="00261E78">
        <w:rPr>
          <w:i/>
          <w:iCs/>
        </w:rPr>
        <w:t>what</w:t>
      </w:r>
      <w:r w:rsidRPr="00261E78">
        <w:t xml:space="preserve"> the </w:t>
      </w:r>
      <w:ins w:id="36" w:author="Xin Li" w:date="2026-03-16T14:48:00Z" w16du:dateUtc="2026-03-16T06:48:00Z">
        <w:r w:rsidR="004D0014">
          <w:t xml:space="preserve">answer </w:t>
        </w:r>
      </w:ins>
      <w:del w:id="37" w:author="Xin Li" w:date="2026-03-16T14:48:00Z" w16du:dateUtc="2026-03-16T06:48:00Z">
        <w:r w:rsidRPr="00261E78" w:rsidDel="004D0014">
          <w:delText xml:space="preserve">AI </w:delText>
        </w:r>
      </w:del>
      <w:r w:rsidRPr="00261E78">
        <w:t>says)</w:t>
      </w:r>
      <w:del w:id="38" w:author="Xin Li" w:date="2026-03-16T14:48:00Z" w16du:dateUtc="2026-03-16T06:48:00Z">
        <w:r w:rsidRPr="00261E78" w:rsidDel="004D0014">
          <w:delText>,</w:delText>
        </w:r>
      </w:del>
      <w:r w:rsidRPr="00261E78">
        <w:t xml:space="preserve"> </w:t>
      </w:r>
      <w:ins w:id="39" w:author="Xin Li" w:date="2026-03-28T08:11:00Z" w16du:dateUtc="2026-03-28T00:11:00Z">
        <w:r w:rsidR="00DA0B60">
          <w:t xml:space="preserve">and </w:t>
        </w:r>
      </w:ins>
      <w:r w:rsidRPr="00261E78">
        <w:t>the source effect (</w:t>
      </w:r>
      <w:r w:rsidRPr="00261E78">
        <w:rPr>
          <w:i/>
          <w:iCs/>
        </w:rPr>
        <w:t>who</w:t>
      </w:r>
      <w:r w:rsidRPr="00261E78">
        <w:t xml:space="preserve"> says it: AI versus human)</w:t>
      </w:r>
      <w:del w:id="40" w:author="Xin Li" w:date="2026-03-28T08:11:00Z" w16du:dateUtc="2026-03-28T00:11:00Z">
        <w:r w:rsidRPr="00261E78" w:rsidDel="00DA0B60">
          <w:delText>, and the position effect (</w:delText>
        </w:r>
        <w:r w:rsidRPr="00261E78" w:rsidDel="00DA0B60">
          <w:rPr>
            <w:i/>
            <w:iCs/>
          </w:rPr>
          <w:delText>when/where</w:delText>
        </w:r>
        <w:r w:rsidRPr="00261E78" w:rsidDel="00DA0B60">
          <w:delText xml:space="preserve"> </w:delText>
        </w:r>
      </w:del>
      <w:del w:id="41" w:author="Xin Li" w:date="2026-03-16T14:48:00Z" w16du:dateUtc="2026-03-16T06:48:00Z">
        <w:r w:rsidRPr="00261E78" w:rsidDel="004D0014">
          <w:delText>AI</w:delText>
        </w:r>
      </w:del>
      <w:del w:id="42" w:author="Xin Li" w:date="2026-03-16T14:49:00Z" w16du:dateUtc="2026-03-16T06:49:00Z">
        <w:r w:rsidRPr="00261E78" w:rsidDel="004D0014">
          <w:delText xml:space="preserve"> says it</w:delText>
        </w:r>
      </w:del>
      <w:del w:id="43" w:author="Xin Li" w:date="2026-03-28T08:11:00Z" w16du:dateUtc="2026-03-28T00:11:00Z">
        <w:r w:rsidRPr="00261E78" w:rsidDel="00DA0B60">
          <w:delText>)</w:delText>
        </w:r>
      </w:del>
      <w:r w:rsidRPr="00261E78">
        <w:t xml:space="preserve">. </w:t>
      </w:r>
      <w:ins w:id="44" w:author="Xin Li" w:date="2026-03-28T08:12:00Z" w16du:dateUtc="2026-03-28T00:12:00Z">
        <w:r w:rsidR="00DA0B60">
          <w:t xml:space="preserve">Under the competion of AI, </w:t>
        </w:r>
      </w:ins>
      <w:ins w:id="45" w:author="Xin Li" w:date="2026-03-16T14:49:00Z" w16du:dateUtc="2026-03-16T06:49:00Z">
        <w:r w:rsidR="004D0014">
          <w:t xml:space="preserve">human </w:t>
        </w:r>
      </w:ins>
      <w:ins w:id="46" w:author="Xin Li" w:date="2026-03-28T08:12:00Z" w16du:dateUtc="2026-03-28T00:12:00Z">
        <w:r w:rsidR="00DA0B60">
          <w:t xml:space="preserve">may choose to reduce their </w:t>
        </w:r>
      </w:ins>
      <w:ins w:id="47" w:author="Xin Li" w:date="2026-03-16T14:49:00Z" w16du:dateUtc="2026-03-16T06:49:00Z">
        <w:r w:rsidR="004D0014">
          <w:t xml:space="preserve">contribution </w:t>
        </w:r>
      </w:ins>
      <w:ins w:id="48" w:author="Xin Li" w:date="2026-03-28T08:12:00Z" w16du:dateUtc="2026-03-28T00:12:00Z">
        <w:r w:rsidR="00DA0B60">
          <w:t>or make more distinct distribution from AI</w:t>
        </w:r>
      </w:ins>
      <w:ins w:id="49" w:author="Xin Li" w:date="2026-03-16T14:49:00Z" w16du:dateUtc="2026-03-16T06:49:00Z">
        <w:r w:rsidR="004D0014">
          <w:t xml:space="preserve">. </w:t>
        </w:r>
      </w:ins>
      <w:del w:id="50" w:author="Xin Li" w:date="2026-03-16T14:50:00Z" w16du:dateUtc="2026-03-16T06:50:00Z">
        <w:r w:rsidRPr="00261E78" w:rsidDel="004D0014">
          <w:delText>These mechanisms derive from established theories of online community participation and human-AI interaction.</w:delText>
        </w:r>
      </w:del>
      <w:ins w:id="51" w:author="Xin Li" w:date="2026-03-28T08:13:00Z" w16du:dateUtc="2026-03-28T00:13:00Z">
        <w:r w:rsidR="00DA0B60">
          <w:t xml:space="preserve"> </w:t>
        </w:r>
      </w:ins>
    </w:p>
    <w:p w14:paraId="5365E360" w14:textId="7E6A058E" w:rsidR="00D02C39" w:rsidRPr="00261E78" w:rsidRDefault="00F41BC6" w:rsidP="00DA0B60">
      <w:pPr>
        <w:pStyle w:val="Heading2"/>
        <w:pPrChange w:id="52" w:author="Xin Li" w:date="2026-03-28T08:14:00Z" w16du:dateUtc="2026-03-28T00:14:00Z">
          <w:pPr>
            <w:pStyle w:val="Heading3"/>
          </w:pPr>
        </w:pPrChange>
      </w:pPr>
      <w:r w:rsidRPr="00261E78">
        <w:t>C</w:t>
      </w:r>
      <w:r w:rsidR="00D02C39" w:rsidRPr="00261E78">
        <w:t xml:space="preserve">ontent </w:t>
      </w:r>
      <w:r w:rsidRPr="00261E78">
        <w:t>E</w:t>
      </w:r>
      <w:r w:rsidR="00D02C39" w:rsidRPr="00261E78">
        <w:t>ffect</w:t>
      </w:r>
    </w:p>
    <w:p w14:paraId="10D3A4B3" w14:textId="19450716" w:rsidR="00062D3D" w:rsidRPr="00261E78" w:rsidRDefault="006C571B" w:rsidP="006C571B">
      <w:pPr>
        <w:pStyle w:val="Paragraph0"/>
      </w:pPr>
      <w:r w:rsidRPr="00261E78">
        <w:t>The content effect refers to how AI-generated answers</w:t>
      </w:r>
      <w:r w:rsidR="00144466" w:rsidRPr="00261E78">
        <w:t>’</w:t>
      </w:r>
      <w:r w:rsidRPr="00261E78">
        <w:t xml:space="preserve"> quality and comprehensiveness influence human answerers</w:t>
      </w:r>
      <w:r w:rsidR="00144466" w:rsidRPr="00261E78">
        <w:t>’</w:t>
      </w:r>
      <w:r w:rsidRPr="00261E78">
        <w:t xml:space="preserve"> decisions. This mechanism aligns with </w:t>
      </w:r>
      <w:r w:rsidR="002C29E2" w:rsidRPr="00261E78">
        <w:t xml:space="preserve">the </w:t>
      </w:r>
      <w:r w:rsidR="00536CDF">
        <w:t>e</w:t>
      </w:r>
      <w:r w:rsidRPr="00261E78">
        <w:t>xpectancy-</w:t>
      </w:r>
      <w:r w:rsidR="00536CDF">
        <w:t>v</w:t>
      </w:r>
      <w:r w:rsidRPr="00261E78">
        <w:t xml:space="preserve">alue </w:t>
      </w:r>
      <w:r w:rsidR="00536CDF">
        <w:t>t</w:t>
      </w:r>
      <w:r w:rsidRPr="00261E78">
        <w:t xml:space="preserve">heory </w:t>
      </w:r>
      <w:r w:rsidR="00E460E9" w:rsidRPr="00261E78">
        <w:fldChar w:fldCharType="begin"/>
      </w:r>
      <w:r w:rsidR="00DA0F90" w:rsidRPr="00261E78">
        <w:instrText xml:space="preserve"> ADDIN ZOTERO_ITEM CSL_CITATION {"citationID":"KnUmiSZr","properties":{"formattedCitation":"(Wigfield &amp; Eccles 2000)","plainCitation":"(Wigfield &amp; Eccles 2000)","noteIndex":0},"citationItems":[{"id":26497,"uris":["http://zotero.org/users/8905122/items/T64QJQ7P"],"itemData":{"id":26497,"type":"article-journal","abstract":"We discuss the expectancy–value theory of motivation, focusing on an expectancy–value model developed and researched by J. S. Eccles et al (1998, see also 1983). Definitions of crucial constructs in the model, including ability beliefs, expectancies for success, and the components of subjective task values, are provided. These definitions are compared to those of related constructs, including self-efficacy, intrinsic and extrinsic motivation, and interest. Research is reviewed dealing with two issues: (1) change in children's and adolescents' ability beliefs, expectancies for success, and subjective values, and (2) relations of children's and adolescents' ability-expectancy beliefs and subjective task values to their performance and choice of activities. (PsycInfo Database Record (c) 2020 APA, all rights reserved)\n\n</w:instrText>
      </w:r>
      <w:r w:rsidR="00DA0F90" w:rsidRPr="00261E78">
        <w:instrText>【摘要翻译】我们讨论期望值理论的动机，重点是期望值模型开发和研究的埃克尔斯等人</w:instrText>
      </w:r>
      <w:r w:rsidR="00DA0F90" w:rsidRPr="00261E78">
        <w:instrText xml:space="preserve"> (1998 </w:instrText>
      </w:r>
      <w:r w:rsidR="00DA0F90" w:rsidRPr="00261E78">
        <w:instrText>年，也参见</w:instrText>
      </w:r>
      <w:r w:rsidR="00DA0F90" w:rsidRPr="00261E78">
        <w:instrText xml:space="preserve"> 1983 </w:instrText>
      </w:r>
      <w:r w:rsidR="00DA0F90" w:rsidRPr="00261E78">
        <w:instrText>年</w:instrText>
      </w:r>
      <w:r w:rsidR="00DA0F90" w:rsidRPr="00261E78">
        <w:instrText>)</w:instrText>
      </w:r>
      <w:r w:rsidR="00DA0F90" w:rsidRPr="00261E78">
        <w:instrText>。定义了模型中的关键结构，包括能力信念、对成功的期望和主观任务价值的组成部分。这些定义与相关概念的定义进行了比较，包括自我效能感、内在和外在动机以及兴趣。本文综述了儿童青少年能力信念、成功期望和主观价值观的变化，以及儿童青少年能力期望信念和主观任务价值观与其活动表现和选择的关系。</w:instrText>
      </w:r>
      <w:r w:rsidR="00DA0F90" w:rsidRPr="00261E78">
        <w:instrText xml:space="preserve">(PsycInfo </w:instrText>
      </w:r>
      <w:r w:rsidR="00DA0F90" w:rsidRPr="00261E78">
        <w:instrText>资料库纪录</w:instrText>
      </w:r>
      <w:r w:rsidR="00DA0F90" w:rsidRPr="00261E78">
        <w:instrText xml:space="preserve"> (c) 2020 </w:instrText>
      </w:r>
      <w:r w:rsidR="00DA0F90" w:rsidRPr="00261E78">
        <w:instrText>年美国心理学会，保留所有权利</w:instrText>
      </w:r>
      <w:r w:rsidR="00DA0F90" w:rsidRPr="00261E78">
        <w:instrText xml:space="preserve">)","archive_location":"6307 </w:instrText>
      </w:r>
      <w:r w:rsidR="00DA0F90" w:rsidRPr="00261E78">
        <w:rPr>
          <w:rFonts w:ascii="Apple Color Emoji" w:hAnsi="Apple Color Emoji" w:cs="Apple Color Emoji"/>
        </w:rPr>
        <w:instrText>📊</w:instrText>
      </w:r>
      <w:r w:rsidR="00DA0F90" w:rsidRPr="00261E78">
        <w:instrText>","call-number":"1","container-title":"Contemporary Educational Psychology","DOI":"10.1006/ceps.1999.1015","ISSN":"0361-476X","issue":"1","journalAbbreviation":"Contemporary Educational Psychology","language":"en","note":"</w:instrText>
      </w:r>
      <w:r w:rsidR="00DA0F90" w:rsidRPr="00261E78">
        <w:rPr>
          <w:rFonts w:ascii="Apple Color Emoji" w:hAnsi="Apple Color Emoji" w:cs="Apple Color Emoji"/>
        </w:rPr>
        <w:instrText>🏷️</w:instrText>
      </w:r>
      <w:r w:rsidR="00DA0F90" w:rsidRPr="00261E78">
        <w:instrText xml:space="preserve"> /unread</w:instrText>
      </w:r>
      <w:r w:rsidR="00DA0F90" w:rsidRPr="00261E78">
        <w:instrText>、</w:instrText>
      </w:r>
      <w:r w:rsidR="00DA0F90" w:rsidRPr="00261E78">
        <w:instrText>Expectations</w:instrText>
      </w:r>
      <w:r w:rsidR="00DA0F90" w:rsidRPr="00261E78">
        <w:instrText>、</w:instrText>
      </w:r>
      <w:r w:rsidR="00DA0F90" w:rsidRPr="00261E78">
        <w:instrText>Students</w:instrText>
      </w:r>
      <w:r w:rsidR="00DA0F90" w:rsidRPr="00261E78">
        <w:instrText>、</w:instrText>
      </w:r>
      <w:r w:rsidR="00DA0F90" w:rsidRPr="00261E78">
        <w:instrText>Academic Achievement Motivation</w:instrText>
      </w:r>
      <w:r w:rsidR="00DA0F90" w:rsidRPr="00261E78">
        <w:instrText>、</w:instrText>
      </w:r>
      <w:r w:rsidR="00DA0F90" w:rsidRPr="00261E78">
        <w:instrText>Personal Values</w:instrText>
      </w:r>
      <w:r w:rsidR="00DA0F90" w:rsidRPr="00261E78">
        <w:instrText>、</w:instrText>
      </w:r>
      <w:r w:rsidR="00DA0F90" w:rsidRPr="00261E78">
        <w:instrText>Student Attitudes</w:instrText>
      </w:r>
      <w:r w:rsidR="00DA0F90" w:rsidRPr="00261E78">
        <w:instrText>、</w:instrText>
      </w:r>
      <w:r w:rsidR="00DA0F90" w:rsidRPr="00261E78">
        <w:instrText xml:space="preserve">Theories","page":"68-81","source":"3.9 (Q1)","title":"Expectancy–Value Theory of Achievement Motivation","volume":"25","author":[{"family":"Wigfield","given":"Allan"},{"family":"Eccles","given":"Jacquelynne S."}],"issued":{"date-parts":[["2000",1]]}}}],"schema":"https://github.com/citation-style-language/schema/raw/master/csl-citation.json"} </w:instrText>
      </w:r>
      <w:r w:rsidR="00E460E9" w:rsidRPr="00261E78">
        <w:fldChar w:fldCharType="separate"/>
      </w:r>
      <w:r w:rsidR="00FE6CD1" w:rsidRPr="00261E78">
        <w:t>(Wigfield &amp; Eccles</w:t>
      </w:r>
      <w:r w:rsidR="0037499A">
        <w:t>,</w:t>
      </w:r>
      <w:r w:rsidR="00FE6CD1" w:rsidRPr="00261E78">
        <w:t xml:space="preserve"> 2000)</w:t>
      </w:r>
      <w:r w:rsidR="00E460E9" w:rsidRPr="00261E78">
        <w:fldChar w:fldCharType="end"/>
      </w:r>
      <w:r w:rsidR="00E460E9" w:rsidRPr="00261E78">
        <w:t xml:space="preserve">, </w:t>
      </w:r>
      <w:r w:rsidRPr="00261E78">
        <w:t xml:space="preserve">which suggests individuals engage in behaviors </w:t>
      </w:r>
      <w:r w:rsidR="00A65D0B" w:rsidRPr="00261E78">
        <w:t>based on success expectations and perceived value</w:t>
      </w:r>
      <w:r w:rsidRPr="00261E78">
        <w:t>.</w:t>
      </w:r>
    </w:p>
    <w:p w14:paraId="66A992B7" w14:textId="2F814593" w:rsidR="00A65D0B" w:rsidRPr="00261E78" w:rsidRDefault="00A65D0B" w:rsidP="00A65D0B">
      <w:pPr>
        <w:pStyle w:val="Paragraph0"/>
      </w:pPr>
      <w:r w:rsidRPr="00261E78">
        <w:t xml:space="preserve">GenAI systems typically produce thorough, well-articulated answers </w:t>
      </w:r>
      <w:r w:rsidR="005D51D0" w:rsidRPr="00261E78">
        <w:fldChar w:fldCharType="begin"/>
      </w:r>
      <w:r w:rsidR="005D51D0" w:rsidRPr="00261E78">
        <w:instrText xml:space="preserve"> ADDIN ZOTERO_ITEM CSL_CITATION {"citationID":"TDNrnKJW","properties":{"formattedCitation":"(Brown et al. 2020)","plainCitation":"(Brown et al. 2020)","noteIndex":0},"citationItems":[{"id":26499,"uris":["http://zotero.org/users/8905122/items/RJAQQQ7V"],"itemData":{"id":26499,"type":"paper-conference","abstract":"We demonstrate that scaling up language models greatly improves task-agnostic, few-shot performance, sometimes even becoming competitive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We also identify some datasets where GPT-3's few-shot learning still struggles, as well as some datasets where GPT-3 faces methodological issues related to training on large web corpora.\n\n</w:instrText>
      </w:r>
      <w:r w:rsidR="005D51D0" w:rsidRPr="00261E78">
        <w:instrText>【摘要翻译】我们证明，扩展语言模型可以大大提高任务无关性、小范围性能，有时甚至可以与现有的最先进的微调方法相媲美。具体来说，我们训练了</w:instrText>
      </w:r>
      <w:r w:rsidR="005D51D0" w:rsidRPr="00261E78">
        <w:instrText xml:space="preserve"> GPT-3</w:instrText>
      </w:r>
      <w:r w:rsidR="005D51D0" w:rsidRPr="00261E78">
        <w:instrText>，这是一个拥有</w:instrText>
      </w:r>
      <w:r w:rsidR="005D51D0" w:rsidRPr="00261E78">
        <w:instrText xml:space="preserve"> 1750 </w:instrText>
      </w:r>
      <w:r w:rsidR="005D51D0" w:rsidRPr="00261E78">
        <w:instrText>亿个参数的自回归语言模型，比以前的任何非稀疏语言模型都多</w:instrText>
      </w:r>
      <w:r w:rsidR="005D51D0" w:rsidRPr="00261E78">
        <w:instrText xml:space="preserve"> 10 </w:instrText>
      </w:r>
      <w:r w:rsidR="005D51D0" w:rsidRPr="00261E78">
        <w:instrText>倍，并且在少数镜头下测试了它的性能。对于所有任务，</w:instrText>
      </w:r>
      <w:r w:rsidR="005D51D0" w:rsidRPr="00261E78">
        <w:instrText xml:space="preserve">GPT-3 </w:instrText>
      </w:r>
      <w:r w:rsidR="005D51D0" w:rsidRPr="00261E78">
        <w:instrText>的应用没有任何梯度更新或微调，纯粹通过与模型的文本交互指定任务和少量演示。</w:instrText>
      </w:r>
      <w:r w:rsidR="005D51D0" w:rsidRPr="00261E78">
        <w:instrText xml:space="preserve">GPT-3 </w:instrText>
      </w:r>
      <w:r w:rsidR="005D51D0" w:rsidRPr="00261E78">
        <w:instrText>在许多</w:instrText>
      </w:r>
      <w:r w:rsidR="005D51D0" w:rsidRPr="00261E78">
        <w:instrText xml:space="preserve"> NLP </w:instrText>
      </w:r>
      <w:r w:rsidR="005D51D0" w:rsidRPr="00261E78">
        <w:instrText>数据集上获得了很好的性能，包括翻译、问答和完型填空任务。我们还确定了一些数据集，其中</w:instrText>
      </w:r>
      <w:r w:rsidR="005D51D0" w:rsidRPr="00261E78">
        <w:instrText xml:space="preserve"> GPT-3 </w:instrText>
      </w:r>
      <w:r w:rsidR="005D51D0" w:rsidRPr="00261E78">
        <w:instrText>的少数镜头学习仍然困难，以及一些数据集，其中</w:instrText>
      </w:r>
      <w:r w:rsidR="005D51D0" w:rsidRPr="00261E78">
        <w:instrText xml:space="preserve"> GPT-3 </w:instrText>
      </w:r>
      <w:r w:rsidR="005D51D0" w:rsidRPr="00261E78">
        <w:instrText>面临的方法学问题有关的培训大型网络语料库。</w:instrText>
      </w:r>
      <w:r w:rsidR="005D51D0" w:rsidRPr="00261E78">
        <w:instrText>","collection-title":"NIPS '20","container-title":"Proceedings of the 34th International Conference on Neural Information Processing Systems","event-place":"Red Hook, NY, USA","ISBN":"978-1-7138-2954-6","language":"en","note":"</w:instrText>
      </w:r>
      <w:r w:rsidR="005D51D0" w:rsidRPr="00261E78">
        <w:rPr>
          <w:rFonts w:ascii="Apple Color Emoji" w:hAnsi="Apple Color Emoji" w:cs="Apple Color Emoji"/>
        </w:rPr>
        <w:instrText>🏷️</w:instrText>
      </w:r>
      <w:r w:rsidR="005D51D0" w:rsidRPr="00261E78">
        <w:instrText xml:space="preserve"> /unread","page":"1877–1901","publisher":"Curran Associates Inc.","publisher-place":"Red Hook, NY, USA","source":"ACM Digital Library","title":"Language models are few-shot learners","author":[{"family":"Brown","given":"Tom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2025",4,2]]},"issued":{"date-parts":[["2020",12,6]]}}}],"schema":"https://github.com/citation-style-language/schema/raw/master/csl-citation.json"} </w:instrText>
      </w:r>
      <w:r w:rsidR="005D51D0" w:rsidRPr="00261E78">
        <w:fldChar w:fldCharType="separate"/>
      </w:r>
      <w:r w:rsidR="005D51D0" w:rsidRPr="00261E78">
        <w:t>(Brown et al.</w:t>
      </w:r>
      <w:r w:rsidR="0037499A">
        <w:t>,</w:t>
      </w:r>
      <w:r w:rsidR="005D51D0" w:rsidRPr="00261E78">
        <w:t xml:space="preserve"> 2020)</w:t>
      </w:r>
      <w:r w:rsidR="005D51D0" w:rsidRPr="00261E78">
        <w:fldChar w:fldCharType="end"/>
      </w:r>
      <w:r w:rsidR="005D51D0" w:rsidRPr="00261E78">
        <w:t xml:space="preserve">. </w:t>
      </w:r>
      <w:r w:rsidRPr="00261E78">
        <w:t xml:space="preserve">When potential answerers encounter comprehensive AI content, they conduct mental cost-benefit analyses evaluating effort against incremental value. Users are motivated by perceptions of unique value addition </w:t>
      </w:r>
      <w:r w:rsidR="00AF3E6C" w:rsidRPr="00261E78">
        <w:fldChar w:fldCharType="begin"/>
      </w:r>
      <w:r w:rsidR="00AF3E6C" w:rsidRPr="00261E78">
        <w:instrText xml:space="preserve"> ADDIN ZOTERO_ITEM CSL_CITATION {"citationID":"y6kf2VHf","properties":{"formattedCitation":"(Butler et al. 2007; Wasko &amp; Faraj 2005)","plainCitation":"(Butler et al. 2007; Wasko &amp; Faraj 2005)","noteIndex":0},"citationItems":[{"id":26501,"uris":["http://zotero.org/users/8905122/items/RJHFG8A2"],"itemData":{"id":26501,"type":"chapter","abstract":"As in any social organization, people need to invest effort in the health of their online groups. Electronic mailing list servers, such as LISTSERV and Majordomo, and other such groups need people to maintain the technology infrastructure, carry out social management tasks, and recruit new members. Members must read and contribute to discussion. Here, we ask why people do this. In many online groups, preexisting social ties and material benefits for contributions are weak or nonexistent. In this chapter, we consider how the formal leadership role, personal and community benefits, and community characteristics influence the effort members put into helping their online groups. Results from a survey of Internet mailing list owners and other members suggest that although owners, who have a formal leadership role, do more of the effortful community building work than do regular members, other members also take on some of the work. Moreover, members who value different benefits are likely to contribute to the development of an online community in different ways. (PsycInfo Database Record (c) 2022 APA, all rights reserved)\n\n</w:instrText>
      </w:r>
      <w:r w:rsidR="00AF3E6C" w:rsidRPr="00261E78">
        <w:instrText>【摘要翻译】正如在任何社会组织中一样，人们需要为他们在线群组的健康投入精力。邮件列表服务器，如</w:instrText>
      </w:r>
      <w:r w:rsidR="00AF3E6C" w:rsidRPr="00261E78">
        <w:instrText xml:space="preserve"> LISTSERV </w:instrText>
      </w:r>
      <w:r w:rsidR="00AF3E6C" w:rsidRPr="00261E78">
        <w:instrText>和</w:instrText>
      </w:r>
      <w:r w:rsidR="00AF3E6C" w:rsidRPr="00261E78">
        <w:instrText xml:space="preserve"> Majordomo</w:instrText>
      </w:r>
      <w:r w:rsidR="00AF3E6C" w:rsidRPr="00261E78">
        <w:instrText>，以及其他这样的组织需要人来维护技术基础设施，执行社会管理任务，并招募新成员。成员必须阅读并参与讨论。在这里，我们问人们为什么这样做。在许多在线群组中，先前存在的社会关系和捐款的物质利益很弱或根本不存在。在这一章中，我们考虑了正式的领导角色、个人和社区利益以及社区特征如何影响成员投入到帮助他们的在线小组中。对因特网邮件列表所有者和其他成员的调查结果表明，尽管担任正式领导角色的所有者比普通成员做了更多的努力建设社区的工作，但其他成员也承担了一些工作。此外，重视不同利益的成员可能会以不同方式为在线社区的发展做出贡献。</w:instrText>
      </w:r>
      <w:r w:rsidR="00AF3E6C" w:rsidRPr="00261E78">
        <w:instrText xml:space="preserve">(PsycInfo </w:instrText>
      </w:r>
      <w:r w:rsidR="00AF3E6C" w:rsidRPr="00261E78">
        <w:instrText>资料库纪录</w:instrText>
      </w:r>
      <w:r w:rsidR="00AF3E6C" w:rsidRPr="00261E78">
        <w:instrText xml:space="preserve"> (c) 2022APA</w:instrText>
      </w:r>
      <w:r w:rsidR="00AF3E6C" w:rsidRPr="00261E78">
        <w:instrText>，保留所有权利</w:instrText>
      </w:r>
      <w:r w:rsidR="00AF3E6C" w:rsidRPr="00261E78">
        <w:instrText>)","container-title":"Leadership at a distance: Research in technologically-supported work","event-place":"Mahwah, NJ, US","ISBN":"978-0-8058-5097-0","language":"en","note":"</w:instrText>
      </w:r>
      <w:r w:rsidR="00AF3E6C" w:rsidRPr="00261E78">
        <w:rPr>
          <w:rFonts w:ascii="Apple Color Emoji" w:hAnsi="Apple Color Emoji" w:cs="Apple Color Emoji"/>
        </w:rPr>
        <w:instrText>🏷️</w:instrText>
      </w:r>
      <w:r w:rsidR="00AF3E6C" w:rsidRPr="00261E78">
        <w:instrText xml:space="preserve"> /unread</w:instrText>
      </w:r>
      <w:r w:rsidR="00AF3E6C" w:rsidRPr="00261E78">
        <w:instrText>、</w:instrText>
      </w:r>
      <w:r w:rsidR="00AF3E6C" w:rsidRPr="00261E78">
        <w:instrText>Internet</w:instrText>
      </w:r>
      <w:r w:rsidR="00AF3E6C" w:rsidRPr="00261E78">
        <w:instrText>、</w:instrText>
      </w:r>
      <w:r w:rsidR="00AF3E6C" w:rsidRPr="00261E78">
        <w:instrText>Leadership</w:instrText>
      </w:r>
      <w:r w:rsidR="00AF3E6C" w:rsidRPr="00261E78">
        <w:instrText>、</w:instrText>
      </w:r>
      <w:r w:rsidR="00AF3E6C" w:rsidRPr="00261E78">
        <w:instrText>Communities</w:instrText>
      </w:r>
      <w:r w:rsidR="00AF3E6C" w:rsidRPr="00261E78">
        <w:instrText>、</w:instrText>
      </w:r>
      <w:r w:rsidR="00AF3E6C" w:rsidRPr="00261E78">
        <w:instrText>Computer Mediated Communication</w:instrText>
      </w:r>
      <w:r w:rsidR="00AF3E6C" w:rsidRPr="00261E78">
        <w:instrText>、</w:instrText>
      </w:r>
      <w:r w:rsidR="00AF3E6C" w:rsidRPr="00261E78">
        <w:instrText>Energy Expenditure</w:instrText>
      </w:r>
      <w:r w:rsidR="00AF3E6C" w:rsidRPr="00261E78">
        <w:instrText>、</w:instrText>
      </w:r>
      <w:r w:rsidR="00AF3E6C" w:rsidRPr="00261E78">
        <w:instrText>Online Social Networks</w:instrText>
      </w:r>
      <w:r w:rsidR="00AF3E6C" w:rsidRPr="00261E78">
        <w:instrText>、</w:instrText>
      </w:r>
      <w:r w:rsidR="00AF3E6C" w:rsidRPr="00261E78">
        <w:instrText>Psychosocial Factors","page":"171-193","publisher":"Lawrence Erlbaum Associates Publishers","publisher-place":"Mahwah, NJ, US","source":"APA PsycNet","title":"Community effort in online groups: Who does the work and why?","title-short":"Community effort in online groups","author":[{"family":"Butler","given":"Brian"},{"family":"Sproull","given":"Lee"},{"family":"Kiesler","given":"Sara"},{"family":"Kraut","given":"Robert"}],"issued":{"date-parts":[["2007"]]}},"label":"page"},{"id":26504,"uris":["http://zotero.org/users/8905122/items/BDJNRP3D"],"itemData":{"id":26504,"type":"article-journal","abstract":"Electronic networks of practice are computer-mediated discussion forums focused on problems of practice that enable individuals to exchange advice and ideas with others based on common interests. However, why individuals help strangers in these electronic networks is not well understood: there is no immediate benefit to the contributor, and free-riders are able to acquire the same knowledge as everyone else. To understand this paradox, we apply theories of collective action to examine how individual motivations and social capital influence knowledge contribution in electronic networks. This study reports on the activities of one electronic network supporting a professional legal association. Using archival, network, survey, and content analysis data, we empirically test a model of knowledge contribution. We find that people contribute their knowledge when they perceive that it enhances their professional reputations, when they have the experience to share, and when they are structurally embedded in the network. Surprisingly, contributions occur without regard to expectations of reciprocity from others or high levels of commitment to the network.\n\n</w:instrText>
      </w:r>
      <w:r w:rsidR="00AF3E6C" w:rsidRPr="00261E78">
        <w:instrText>【摘要翻译】电子实践网络是以计算机为媒介的讨论论坛，重点讨论实践问题，使个人能够基于共同利益与他人交流意见和想法。然而，为什么个人在这些电子网络中帮助陌生人还没有得到很好的理解：</w:instrText>
      </w:r>
      <w:r w:rsidR="00AF3E6C" w:rsidRPr="00261E78">
        <w:instrText xml:space="preserve"> </w:instrText>
      </w:r>
      <w:r w:rsidR="00AF3E6C" w:rsidRPr="00261E78">
        <w:instrText>对于贡献者来说没有直接的好处，搭便车者能够获得与其他人相同的知识。为了理解这一悖论，我们应用集体行动理论来研究个人动机和社会资本如何影响电子网络中的知识贡献。本研究报告了一个支持专业法律协会的电子网络的活动。利用档案、网络、调查和内容分析数据，我们对一个知识贡献模型进行了实证测试。我们发现，当人们意识到知识可以提高他们的职业声誉时，当他们有经验可以分享时，当他们在结构上嵌入网络时，他们就会贡献自己的知识。令人惊讶的是，捐款的发生并没有考虑到其他人对互惠的期望或对网络的高度承诺。</w:instrText>
      </w:r>
      <w:r w:rsidR="00AF3E6C" w:rsidRPr="00261E78">
        <w:instrText xml:space="preserve">","archive_location":"5189 </w:instrText>
      </w:r>
      <w:r w:rsidR="00AF3E6C" w:rsidRPr="00261E78">
        <w:rPr>
          <w:rFonts w:ascii="Apple Color Emoji" w:hAnsi="Apple Color Emoji" w:cs="Apple Color Emoji"/>
        </w:rPr>
        <w:instrText>📊</w:instrText>
      </w:r>
      <w:r w:rsidR="00AF3E6C" w:rsidRPr="00261E78">
        <w:instrText>","call-number":"2","container-title":"MIS Quarterly","DOI":"10.2307/25148667","ISSN":"0276-7783","issue":"1","journalAbbreviation":"MIS Quarterly","language":"en","note":"</w:instrText>
      </w:r>
      <w:r w:rsidR="00AF3E6C" w:rsidRPr="00261E78">
        <w:rPr>
          <w:rFonts w:ascii="Apple Color Emoji" w:hAnsi="Apple Color Emoji" w:cs="Apple Color Emoji"/>
        </w:rPr>
        <w:instrText>🏷️</w:instrText>
      </w:r>
      <w:r w:rsidR="00AF3E6C" w:rsidRPr="00261E78">
        <w:instrText xml:space="preserve"> /unread","page":"35","source":"7 (Q1)","title":"Why Should I Share? Examining Social Capital and Knowledge Contribution in Electronic Networks of Practice","title-short":"Why Should I Share?","volume":"29","author":[{"family":"Wasko","given":""},{"family":"Faraj","given":""}],"issued":{"date-parts":[["2005"]]}},"label":"page"}],"schema":"https://github.com/citation-style-language/schema/raw/master/csl-citation.json"} </w:instrText>
      </w:r>
      <w:r w:rsidR="00AF3E6C" w:rsidRPr="00261E78">
        <w:fldChar w:fldCharType="separate"/>
      </w:r>
      <w:r w:rsidR="00AF3E6C" w:rsidRPr="00261E78">
        <w:t>(Butler et al.</w:t>
      </w:r>
      <w:r w:rsidR="0037499A">
        <w:t>,</w:t>
      </w:r>
      <w:r w:rsidR="00AF3E6C" w:rsidRPr="00261E78">
        <w:t xml:space="preserve"> 2007; Wasko &amp; Faraj</w:t>
      </w:r>
      <w:r w:rsidR="0037499A">
        <w:t>,</w:t>
      </w:r>
      <w:r w:rsidR="00AF3E6C" w:rsidRPr="00261E78">
        <w:t xml:space="preserve"> 2005)</w:t>
      </w:r>
      <w:r w:rsidR="00AF3E6C" w:rsidRPr="00261E78">
        <w:fldChar w:fldCharType="end"/>
      </w:r>
      <w:r w:rsidR="00AF3E6C" w:rsidRPr="00261E78">
        <w:t xml:space="preserve">. </w:t>
      </w:r>
      <w:r w:rsidRPr="00261E78">
        <w:t>If AI answers already provide substantial information, users may conclude their input offers minimal additional value and decide not to contribute.</w:t>
      </w:r>
    </w:p>
    <w:p w14:paraId="4D50C0A7" w14:textId="79F604FA" w:rsidR="00A65D0B" w:rsidRPr="00261E78" w:rsidRDefault="00A65D0B" w:rsidP="00A65D0B">
      <w:pPr>
        <w:pStyle w:val="Paragraph0"/>
      </w:pPr>
      <w:r w:rsidRPr="00261E78">
        <w:lastRenderedPageBreak/>
        <w:t>This effect operates through answer quality: sufficiently comprehensive AI answers reduce the perceived gap between existing information and what contributors might add, decreasing motivation. Conversely, insufficient AI quality would not generate this deterrent effect.</w:t>
      </w:r>
    </w:p>
    <w:p w14:paraId="0716B23C" w14:textId="77777777" w:rsidR="00FF6742" w:rsidRPr="00261E78" w:rsidRDefault="00FF6742" w:rsidP="00DA0B60">
      <w:pPr>
        <w:pStyle w:val="Heading2"/>
        <w:pPrChange w:id="53" w:author="Xin Li" w:date="2026-03-28T08:14:00Z" w16du:dateUtc="2026-03-28T00:14:00Z">
          <w:pPr>
            <w:pStyle w:val="Heading3"/>
          </w:pPr>
        </w:pPrChange>
      </w:pPr>
      <w:r w:rsidRPr="00261E78">
        <w:t>Source Effect</w:t>
      </w:r>
    </w:p>
    <w:p w14:paraId="0CC05CD9" w14:textId="77777777" w:rsidR="00FF6742" w:rsidRPr="00261E78" w:rsidRDefault="00FF6742" w:rsidP="00FF6742">
      <w:pPr>
        <w:pStyle w:val="Paragraph0"/>
      </w:pPr>
      <w:r w:rsidRPr="00261E78">
        <w:t>The source effect arises from the mere fact that information is AI-generated, independent of content quality. This draws from automation bias</w:t>
      </w:r>
      <w:r>
        <w:t xml:space="preserve">: </w:t>
      </w:r>
      <w:r w:rsidRPr="00261E78">
        <w:t xml:space="preserve">people’s tendency to over-rely on automated systems and accept their outputs uncritically </w:t>
      </w:r>
      <w:r w:rsidRPr="00261E78">
        <w:fldChar w:fldCharType="begin"/>
      </w:r>
      <w:r w:rsidRPr="00261E78">
        <w:instrText xml:space="preserve"> ADDIN ZOTERO_ITEM CSL_CITATION {"citationID":"sptFgvXx","properties":{"formattedCitation":"(Mosier et al. 2015)","plainCitation":"(Mosier et al. 2015)","noteIndex":0},"citationItems":[{"id":26506,"uris":["http://zotero.org/users/8905122/items/LJ8XCBGK"],"itemData":{"id":26506,"type":"chapter","abstract":"Automated aids and decision support tools are rapidly becoming indispensable tools in high-technology cockpits and are assuming increasing control of “cognitive” flight tasks, such as calculating fuel-efficient routes, navigating, or detecting and diagnosing system malfunctions and abnormalities. This study was designed to investigate automation bias, a recently documented factor in the use of automated aids and decision support systems. The term refers to omission and commission errors resulting from the use of automated cues as a heuristic replacement for vigilant information seeking and processing. Glass-cockpit pilots flew flight scenarios involving automation events or opportunities for automation-related omission and commission errors. Although experimentally manipulated accountability demands did not significantly impact performance, post hoc analyses revealed that those pilots who reported an internalized perception of “accountability” for their performance and strategies of interaction with the automation were significantly more likely to double-check automated functioning against other cues and less likely to commit errors than those 272who did not share this perception. Pilots were also likely to erroneously “remember” the presence of expected cues when describing their decision-making processes.</w:instrText>
      </w:r>
      <w:r w:rsidRPr="00261E78">
        <w:instrText>自动化辅助和决策支持工具正迅速成为高科技驾驶舱中不可或缺的工具，并承担越来越多的</w:instrText>
      </w:r>
      <w:r w:rsidRPr="00261E78">
        <w:instrText>“</w:instrText>
      </w:r>
      <w:r w:rsidRPr="00261E78">
        <w:instrText>认知</w:instrText>
      </w:r>
      <w:r w:rsidRPr="00261E78">
        <w:instrText>”</w:instrText>
      </w:r>
      <w:r w:rsidRPr="00261E78">
        <w:instrText>飞行任务的控制，如计算燃油效率航线，导航，或检测和诊断系统故障和异常。这项研究的目的是调查自动化偏见，最近记录的因素在使用自动化辅助工具和决策支持系统。该术语指的是由于使用自动提示作为启发式替代警惕的信息搜索和处理而导致的遗漏和委托错误。玻璃驾驶舱飞行员飞行的飞行场景涉及自动化事件或与自动化相关的遗漏和错误的机会。</w:instrText>
      </w:r>
      <w:r w:rsidRPr="00261E78">
        <w:instrText xml:space="preserve"> </w:instrText>
      </w:r>
      <w:r w:rsidRPr="00261E78">
        <w:instrText>虽然实验操纵的问责制的要求并没有显着影响性能，事后分析显示，这些飞行员谁报告了他们的性能和策略的互动与自动化的</w:instrText>
      </w:r>
      <w:r w:rsidRPr="00261E78">
        <w:instrText>“</w:instrText>
      </w:r>
      <w:r w:rsidRPr="00261E78">
        <w:instrText>问责制</w:instrText>
      </w:r>
      <w:r w:rsidRPr="00261E78">
        <w:instrText>”</w:instrText>
      </w:r>
      <w:r w:rsidRPr="00261E78">
        <w:instrText>的内化的看法更有可能仔细检查自动化功能对其他线索，不太可能犯错误比那些</w:instrText>
      </w:r>
      <w:r w:rsidRPr="00261E78">
        <w:instrText>272</w:instrText>
      </w:r>
      <w:r w:rsidRPr="00261E78">
        <w:instrText>谁不分享这种看法。飞行员在描述他们的决策过程时，也可能错误地</w:instrText>
      </w:r>
      <w:r w:rsidRPr="00261E78">
        <w:instrText>“</w:instrText>
      </w:r>
      <w:r w:rsidRPr="00261E78">
        <w:instrText>记住</w:instrText>
      </w:r>
      <w:r w:rsidRPr="00261E78">
        <w:instrText>”</w:instrText>
      </w:r>
      <w:r w:rsidRPr="00261E78">
        <w:instrText>预期线索的存在。</w:instrText>
      </w:r>
      <w:r w:rsidRPr="00261E78">
        <w:instrText>\n\n</w:instrText>
      </w:r>
      <w:r w:rsidRPr="00261E78">
        <w:instrText>【摘要翻译】</w:instrText>
      </w:r>
      <w:r w:rsidRPr="00261E78">
        <w:instrText>Automated aids and decision support tools are rapidly becoming indispensable tools in high-technology cockpits and are assuming increasing control of “cognitive” flight tasks, such as calculating fuel-efficient routes, navigating, or detecting and diagnosing system malfunctions and abnormalities. This study was designed to investigate automation bias, a recently documented factor in the use of automated aids and decision support systems. The term refers to omission and commission errors resulting from the use of automated cues as a heuristic replacement for vigilant information seeking and processing. Glass-cockpit pilots flew flight scenarios involving automation events or opportunities for automation-related omission and commission errors. Although experimentally manipulated accountability demands did not significantly impact performance, post hoc analyses revealed that those pilots who reported an internalized perception of “accountability” for their performance and strategies of interaction with the automation were significantly more likely to double-check automated functioning against other cues and less likely to commit errors than those 272who did not share this perception. Pilots were also likely to erroneously “remember” the presence of expected cues when describing their decision-making processes.</w:instrText>
      </w:r>
      <w:r w:rsidRPr="00261E78">
        <w:instrText>自动化辅助和决策支持工具正迅速成为高科技驾驶舱中不可或缺的工具，并承担越来越多的</w:instrText>
      </w:r>
      <w:r w:rsidRPr="00261E78">
        <w:instrText>“</w:instrText>
      </w:r>
      <w:r w:rsidRPr="00261E78">
        <w:instrText>认知</w:instrText>
      </w:r>
      <w:r w:rsidRPr="00261E78">
        <w:instrText>”</w:instrText>
      </w:r>
      <w:r w:rsidRPr="00261E78">
        <w:instrText>飞行任务的控制，如计算燃油效率航线，导航，或检测和诊断系统故障和异常。这项研究的目的是调查自动化偏见，最近记录的因素在使用自动化辅助工具和决策支持系统。该术语指的是由于使用自动提示作为启发式替代警惕的信息搜索和处理而导致的遗漏和委托错误。玻璃驾驶舱飞行员飞行的飞行场景涉及自动化事件或与自动化相关的遗漏和错误的机会。</w:instrText>
      </w:r>
      <w:r w:rsidRPr="00261E78">
        <w:instrText xml:space="preserve"> </w:instrText>
      </w:r>
      <w:r w:rsidRPr="00261E78">
        <w:instrText>虽然实验操纵的问责制的要求并没有显着影响性能，事后分析显示，这些飞行员谁报告了他们的性能和策略的互动与自动化的</w:instrText>
      </w:r>
      <w:r w:rsidRPr="00261E78">
        <w:instrText>“</w:instrText>
      </w:r>
      <w:r w:rsidRPr="00261E78">
        <w:instrText>问责制</w:instrText>
      </w:r>
      <w:r w:rsidRPr="00261E78">
        <w:instrText>”</w:instrText>
      </w:r>
      <w:r w:rsidRPr="00261E78">
        <w:instrText>的内化的看法更有可能仔细检查自动化功能对其他线索，不太可能犯错误比那些</w:instrText>
      </w:r>
      <w:r w:rsidRPr="00261E78">
        <w:instrText>272</w:instrText>
      </w:r>
      <w:r w:rsidRPr="00261E78">
        <w:instrText>谁不分享这种看法。飞行员在描述他们的决策过程时，也可能错误地</w:instrText>
      </w:r>
      <w:r w:rsidRPr="00261E78">
        <w:instrText>“</w:instrText>
      </w:r>
      <w:r w:rsidRPr="00261E78">
        <w:instrText>记住</w:instrText>
      </w:r>
      <w:r w:rsidRPr="00261E78">
        <w:instrText>”</w:instrText>
      </w:r>
      <w:r w:rsidRPr="00261E78">
        <w:instrText>预期线索的存在。</w:instrText>
      </w:r>
      <w:r w:rsidRPr="00261E78">
        <w:instrText>","container-title":"Decision Making in Aviation","ISBN":"978-1-315-09508-0","language":"en","note":"</w:instrText>
      </w:r>
      <w:r w:rsidRPr="00261E78">
        <w:rPr>
          <w:rFonts w:ascii="Apple Color Emoji" w:hAnsi="Apple Color Emoji" w:cs="Apple Color Emoji"/>
        </w:rPr>
        <w:instrText>🏷️</w:instrText>
      </w:r>
      <w:r w:rsidRPr="00261E78">
        <w:instrText xml:space="preserve"> /unread","publisher":"Routledge","title":"Automation Bias: Decision Making and Performance in High-Tech Cockpits","title-short":"Automation Bias","author":[{"family":"Mosier","given":"Kathleen L."},{"family":"Skitka","given":"Linda J."},{"family":"Heers","given":"Susan"},{"family":"Burdick","given":"Mark"}],"issued":{"date-parts":[["2015"]]}}}],"schema":"https://github.com/citation-style-language/schema/raw/master/csl-citation.json"} </w:instrText>
      </w:r>
      <w:r w:rsidRPr="00261E78">
        <w:fldChar w:fldCharType="separate"/>
      </w:r>
      <w:r w:rsidRPr="00261E78">
        <w:t>(Mosier et al.</w:t>
      </w:r>
      <w:r>
        <w:t>,</w:t>
      </w:r>
      <w:r w:rsidRPr="00261E78">
        <w:t xml:space="preserve"> 2015)</w:t>
      </w:r>
      <w:r w:rsidRPr="00261E78">
        <w:fldChar w:fldCharType="end"/>
      </w:r>
      <w:r w:rsidRPr="00261E78">
        <w:t>.</w:t>
      </w:r>
    </w:p>
    <w:p w14:paraId="4AB6BB63" w14:textId="77777777" w:rsidR="00FF6742" w:rsidRPr="00261E78" w:rsidRDefault="00FF6742" w:rsidP="00FF6742">
      <w:pPr>
        <w:pStyle w:val="Paragraph0"/>
      </w:pPr>
      <w:r w:rsidRPr="00261E78">
        <w:t xml:space="preserve">Users may attribute heightened authority to AI answers due to perceptions of AI’s comprehensive knowledge </w:t>
      </w:r>
      <w:r w:rsidRPr="00261E78">
        <w:fldChar w:fldCharType="begin"/>
      </w:r>
      <w:r w:rsidRPr="00261E78">
        <w:instrText xml:space="preserve"> ADDIN ZOTERO_ITEM CSL_CITATION {"citationID":"Qe53qNkN","properties":{"formattedCitation":"(Logg et al. 2019)","plainCitation":"(Logg et al. 2019)","noteIndex":0},"citationItems":[{"id":3692,"uris":["http://zotero.org/users/8905122/items/TJJKJPHP"],"itemData":{"id":3692,"type":"article-journal","abstract":"Even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generates.\n\n</w:instrText>
      </w:r>
      <w:r w:rsidRPr="00261E78">
        <w:instrText>【摘要翻译】尽管计算算法经常优于人类的判断，但公认的智慧表明，人们可能会对依赖它们持怀疑态度（</w:instrText>
      </w:r>
      <w:r w:rsidRPr="00261E78">
        <w:instrText>Dawes,1979</w:instrText>
      </w:r>
      <w:r w:rsidRPr="00261E78">
        <w:instrText>）。与这种观点相反，六个实验的结果表明，当外行人认为建议来自算法而不是来自个人时，他们会更坚持建议。当人们对视觉刺激进行数值估计（实验</w:instrText>
      </w:r>
      <w:r w:rsidRPr="00261E78">
        <w:instrText>1A</w:instrText>
      </w:r>
      <w:r w:rsidRPr="00261E78">
        <w:instrText>）和预测歌曲的受欢迎程度和浪漫吸引力（实验</w:instrText>
      </w:r>
      <w:r w:rsidRPr="00261E78">
        <w:instrText>1B</w:instrText>
      </w:r>
      <w:r w:rsidRPr="00261E78">
        <w:instrText>和</w:instrText>
      </w:r>
      <w:r w:rsidRPr="00261E78">
        <w:instrText>1C</w:instrText>
      </w:r>
      <w:r w:rsidRPr="00261E78">
        <w:instrText>）时，他们表现出了这种效应，我们称之为算法欣赏。然而，研究人员预测了相反的结果（实验</w:instrText>
      </w:r>
      <w:r w:rsidRPr="00261E78">
        <w:instrText>1D</w:instrText>
      </w:r>
      <w:r w:rsidRPr="00261E78">
        <w:instrText>）。当建议共同或单独出现时，算法欣赏持续存在（实验</w:instrText>
      </w:r>
      <w:r w:rsidRPr="00261E78">
        <w:instrText>2</w:instrText>
      </w:r>
      <w:r w:rsidRPr="00261E78">
        <w:instrText>）。然而，当人们在算法的估计和他们自己的估计之间做出选择（相对于外部顾问的；实验</w:instrText>
      </w:r>
      <w:r w:rsidRPr="00261E78">
        <w:instrText>3</w:instrText>
      </w:r>
      <w:r w:rsidRPr="00261E78">
        <w:instrText>）并且他们有预测方面的专业知识（实验</w:instrText>
      </w:r>
      <w:r w:rsidRPr="00261E78">
        <w:instrText>4</w:instrText>
      </w:r>
      <w:r w:rsidRPr="00261E78">
        <w:instrText>）。矛盾的是，定期进行预测的经验丰富的专业人士比外行人更少依赖算法建议，这损害了他们的准确性。这些结果揭示了一个重要问题，即人们何时依赖算法建议而不是来自人类的建议，并对</w:instrText>
      </w:r>
      <w:r w:rsidRPr="00261E78">
        <w:instrText>“</w:instrText>
      </w:r>
      <w:r w:rsidRPr="00261E78">
        <w:instrText>大数据</w:instrText>
      </w:r>
      <w:r w:rsidRPr="00261E78">
        <w:instrText>”</w:instrText>
      </w:r>
      <w:r w:rsidRPr="00261E78">
        <w:instrText>及其生成的算法建议的使用产生了影响。</w:instrText>
      </w:r>
      <w:r w:rsidRPr="00261E78">
        <w:instrText>","call-number":"2","container-title":"Organizational Behavior and Human Decision Processes","DOI":"10.1016/j.obhdp.2018.12.005","ISSN":"0749-5978","journalAbbreviation":"Organ. Behav. Hum. Decis. Process.","note":"</w:instrText>
      </w:r>
      <w:r w:rsidRPr="00261E78">
        <w:rPr>
          <w:rFonts w:ascii="Apple Color Emoji" w:hAnsi="Apple Color Emoji" w:cs="Apple Color Emoji"/>
        </w:rPr>
        <w:instrText>🏷️</w:instrText>
      </w:r>
      <w:r w:rsidRPr="00261E78">
        <w:instrText xml:space="preserve"> /unread</w:instrText>
      </w:r>
      <w:r w:rsidRPr="00261E78">
        <w:instrText>、</w:instrText>
      </w:r>
      <w:r w:rsidRPr="00261E78">
        <w:instrText>Algorithms</w:instrText>
      </w:r>
      <w:r w:rsidRPr="00261E78">
        <w:instrText>、</w:instrText>
      </w:r>
      <w:r w:rsidRPr="00261E78">
        <w:instrText>Accuracy</w:instrText>
      </w:r>
      <w:r w:rsidRPr="00261E78">
        <w:instrText>、</w:instrText>
      </w:r>
      <w:r w:rsidRPr="00261E78">
        <w:instrText>Advice-taking</w:instrText>
      </w:r>
      <w:r w:rsidRPr="00261E78">
        <w:instrText>、</w:instrText>
      </w:r>
      <w:r w:rsidRPr="00261E78">
        <w:instrText>Decision-making</w:instrText>
      </w:r>
      <w:r w:rsidRPr="00261E78">
        <w:instrText>、</w:instrText>
      </w:r>
      <w:r w:rsidRPr="00261E78">
        <w:instrText>Forecasting</w:instrText>
      </w:r>
      <w:r w:rsidRPr="00261E78">
        <w:instrText>、</w:instrText>
      </w:r>
      <w:r w:rsidRPr="00261E78">
        <w:instrText>Theory of machine","page":"90-103","source":"4.6 (Q1)","title":"Algorithm appreciation: People prefer algorithmic to human judgment","title-short":"Algorithm appreciation: People prefer algorithmic to human judgment</w:instrText>
      </w:r>
      <w:r w:rsidRPr="00261E78">
        <w:instrText>算法欣赏：人们更喜欢算法而不是人类判断</w:instrText>
      </w:r>
      <w:r w:rsidRPr="00261E78">
        <w:instrText xml:space="preserve">","volume":"151","author":[{"family":"Logg","given":"Jennifer M."},{"family":"Minson","given":"Julia A."},{"family":"Moore","given":"Don A."}],"issued":{"date-parts":[["2019",3,1]]}}}],"schema":"https://github.com/citation-style-language/schema/raw/master/csl-citation.json"} </w:instrText>
      </w:r>
      <w:r w:rsidRPr="00261E78">
        <w:fldChar w:fldCharType="separate"/>
      </w:r>
      <w:r w:rsidRPr="00261E78">
        <w:t>(Logg et al.</w:t>
      </w:r>
      <w:r>
        <w:t>,</w:t>
      </w:r>
      <w:r w:rsidRPr="00261E78">
        <w:t xml:space="preserve"> 2019)</w:t>
      </w:r>
      <w:r w:rsidRPr="00261E78">
        <w:fldChar w:fldCharType="end"/>
      </w:r>
      <w:r w:rsidRPr="00261E78">
        <w:t xml:space="preserve">. </w:t>
      </w:r>
      <w:r w:rsidRPr="00261E78">
        <w:fldChar w:fldCharType="begin"/>
      </w:r>
      <w:r w:rsidRPr="00261E78">
        <w:instrText xml:space="preserve"> ADDIN ZOTERO_ITEM CSL_CITATION {"citationID":"dsTdtIaK","properties":{"formattedCitation":"(Sundar &amp; others, 2008)","plainCitation":"(Sundar &amp; others, 2008)","dontUpdate":true,"noteIndex":0},"citationItems":[{"id":26512,"uris":["http://zotero.org/users/8905122/items/H496X2WV"],"itemData":{"id":26512,"type":"book","language":"en","note":"</w:instrText>
      </w:r>
      <w:r w:rsidRPr="00261E78">
        <w:rPr>
          <w:rFonts w:ascii="Apple Color Emoji" w:hAnsi="Apple Color Emoji" w:cs="Apple Color Emoji"/>
        </w:rPr>
        <w:instrText>🏷️</w:instrText>
      </w:r>
      <w:r w:rsidRPr="00261E78">
        <w:instrText xml:space="preserve"> /unread","publisher":"MacArthur Foundation Digital Media and Learning Initiative Cambridge, MA","title":"The MAIN model: A heuristic approach to understanding technology effects on credibility","author":[{"family":"Sundar","given":"S Shyam"},{"literal":"others"}],"issued":{"date-parts":[["2008"]]}}}],"schema":"https://github.com/citation-style-language/schema/raw/master/csl-citation.json"} </w:instrText>
      </w:r>
      <w:r w:rsidRPr="00261E78">
        <w:fldChar w:fldCharType="separate"/>
      </w:r>
      <w:r w:rsidRPr="00261E78">
        <w:t>Sundar’s (2008)</w:t>
      </w:r>
      <w:r w:rsidRPr="00261E78">
        <w:fldChar w:fldCharType="end"/>
      </w:r>
      <w:r w:rsidRPr="00261E78">
        <w:t xml:space="preserve"> MAIN model explains how technological sources serve as heuristic cues triggering cognitive shortcuts. This “machine heuristic” makes users perceive machine-generated content as more objective and authoritative. Additionally, AI’s perceived efficiency creates psychological pressure, as users expect that they cannot match AI’s efficiency </w:t>
      </w:r>
      <w:r w:rsidRPr="00261E78">
        <w:fldChar w:fldCharType="begin"/>
      </w:r>
      <w:r w:rsidRPr="00261E78">
        <w:instrText xml:space="preserve"> ADDIN ZOTERO_ITEM CSL_CITATION {"citationID":"svWacEM3","properties":{"formattedCitation":"(Dzindolet et al. 2003)","plainCitation":"(Dzindolet et al. 2003)","noteIndex":0},"citationItems":[{"id":26513,"uris":["http://zotero.org/users/8905122/items/7UXTAMJY"],"itemData":{"id":26513,"type":"article-journal","abstract":"A recent and dramatic increase in the use of automation has not yielded comparable improvements in performance. Researchers have found human operators often underutilize (disuse) and overly rely on (misuse) automated aids (Parasuraman and Riley, 1997). Three studies were performed with Cameron University students to explore the relationship among automation reliability, trust, and reliance. With the assistance of an automated decision aid, participants viewed slides of Fort Sill terrain and indicated the presence or absence of a camouflaged soldier. Results from the three studies indicate that trust is an important factor in understanding automation reliance decisions. Participants initially considered the automated decision aid trustworthy and reliable. After observing the automated aid make errors, participants distrusted even reliable aids, unless an explanation was provided regarding why the aid might err. Knowing why the aid might err increased trust in the decision aid and increased automation reliance, even when the trust was unwarranted. Our studies suggest a need for future research focused on understanding automation use, examining individual differences in automation reliance, and developing valid and reliable self-report measures of trust in automation.\n\n</w:instrText>
      </w:r>
      <w:r w:rsidRPr="00261E78">
        <w:instrText>【摘要翻译】最近自动化的使用急剧增加，但并没有在性能方面产生可比的改进。研究人员发现，人类操作员经常利用不足</w:instrText>
      </w:r>
      <w:r w:rsidRPr="00261E78">
        <w:instrText xml:space="preserve"> (</w:instrText>
      </w:r>
      <w:r w:rsidRPr="00261E78">
        <w:instrText>废弃</w:instrText>
      </w:r>
      <w:r w:rsidRPr="00261E78">
        <w:instrText xml:space="preserve">) </w:instrText>
      </w:r>
      <w:r w:rsidRPr="00261E78">
        <w:instrText>和过度依赖</w:instrText>
      </w:r>
      <w:r w:rsidRPr="00261E78">
        <w:instrText xml:space="preserve"> (</w:instrText>
      </w:r>
      <w:r w:rsidRPr="00261E78">
        <w:instrText>滥用</w:instrText>
      </w:r>
      <w:r w:rsidRPr="00261E78">
        <w:instrText xml:space="preserve">) </w:instrText>
      </w:r>
      <w:r w:rsidRPr="00261E78">
        <w:instrText>自动辅助设备</w:instrText>
      </w:r>
      <w:r w:rsidRPr="00261E78">
        <w:instrText xml:space="preserve"> (Parasuraman </w:instrText>
      </w:r>
      <w:r w:rsidRPr="00261E78">
        <w:instrText>和</w:instrText>
      </w:r>
      <w:r w:rsidRPr="00261E78">
        <w:instrText xml:space="preserve"> Riley</w:instrText>
      </w:r>
      <w:r w:rsidRPr="00261E78">
        <w:instrText>，</w:instrText>
      </w:r>
      <w:r w:rsidRPr="00261E78">
        <w:instrText>1997)</w:instrText>
      </w:r>
      <w:r w:rsidRPr="00261E78">
        <w:instrText>。卡梅伦大学的学生进行了三项研究，以探讨自动化的可靠性，信任和可靠性之间的关系。在自动辅助决策系统的帮助下，与会者观看了</w:instrText>
      </w:r>
      <w:r w:rsidRPr="00261E78">
        <w:instrText xml:space="preserve"> Fort Sill </w:instrText>
      </w:r>
      <w:r w:rsidRPr="00261E78">
        <w:instrText>地形的幻灯片，并指出是否有一名伪装士兵。三个研究的结果表明，信任是理解自动化依赖决策的重要因素。参与者最初认为自动决策援助值得信赖和可靠。在观察到自动辅助系统出现错误后，参与者甚至不信任可靠的辅助系统，除非提供了关于辅助系统可能出错的原因的解释。知道为什么援助可能会出错增加了对决策援助的信任，增加了对自动化的依赖，即使这种信任是不必要的。我们的研究表明，未来的研究需要侧重于理解自动化的使用，检查自动化依赖的个体差异，以及开发有效和可靠的自我报告测量对自动化的信任。</w:instrText>
      </w:r>
      <w:r w:rsidRPr="00261E78">
        <w:instrText xml:space="preserve">","archive_location":"1057 </w:instrText>
      </w:r>
      <w:r w:rsidRPr="00261E78">
        <w:rPr>
          <w:rFonts w:ascii="Apple Color Emoji" w:hAnsi="Apple Color Emoji" w:cs="Apple Color Emoji"/>
        </w:rPr>
        <w:instrText>📊</w:instrText>
      </w:r>
      <w:r w:rsidRPr="00261E78">
        <w:instrText>","call-number":"2 (CCF A)","collection-title":"Trust and Technology","container-title":"International Journal of Human-Computer Studies","DOI":"10.1016/S1071-5819(03)00038-7","ISSN":"1071-5819","issue":"6","journalAbbreviation":"International Journal of Human-Computer Studies","language":"en","note":"</w:instrText>
      </w:r>
      <w:r w:rsidRPr="00261E78">
        <w:rPr>
          <w:rFonts w:ascii="Apple Color Emoji" w:hAnsi="Apple Color Emoji" w:cs="Apple Color Emoji"/>
        </w:rPr>
        <w:instrText>🏷️</w:instrText>
      </w:r>
      <w:r w:rsidRPr="00261E78">
        <w:instrText xml:space="preserve"> /unread</w:instrText>
      </w:r>
      <w:r w:rsidRPr="00261E78">
        <w:instrText>、</w:instrText>
      </w:r>
      <w:r w:rsidRPr="00261E78">
        <w:instrText>Automation reliance</w:instrText>
      </w:r>
      <w:r w:rsidRPr="00261E78">
        <w:instrText>、</w:instrText>
      </w:r>
      <w:r w:rsidRPr="00261E78">
        <w:instrText>Automation trust</w:instrText>
      </w:r>
      <w:r w:rsidRPr="00261E78">
        <w:instrText>、</w:instrText>
      </w:r>
      <w:r w:rsidRPr="00261E78">
        <w:instrText>Disuse</w:instrText>
      </w:r>
      <w:r w:rsidRPr="00261E78">
        <w:instrText>、</w:instrText>
      </w:r>
      <w:r w:rsidRPr="00261E78">
        <w:instrText xml:space="preserve">Misuse","page":"697-718","source":"5.3 (Q1)","title":"The role of trust in automation reliance","volume":"58","author":[{"family":"Dzindolet","given":"Mary T."},{"family":"Peterson","given":"Scott A."},{"family":"Pomranky","given":"Regina A."},{"family":"Pierce","given":"Linda G."},{"family":"Beck","given":"Hall P."}],"issued":{"date-parts":[["2003",6]]}}}],"schema":"https://github.com/citation-style-language/schema/raw/master/csl-citation.json"} </w:instrText>
      </w:r>
      <w:r w:rsidRPr="00261E78">
        <w:fldChar w:fldCharType="separate"/>
      </w:r>
      <w:r w:rsidRPr="00261E78">
        <w:t>(Dzindolet et al.</w:t>
      </w:r>
      <w:r>
        <w:t>,</w:t>
      </w:r>
      <w:r w:rsidRPr="00261E78">
        <w:t xml:space="preserve"> 2003)</w:t>
      </w:r>
      <w:r w:rsidRPr="00261E78">
        <w:fldChar w:fldCharType="end"/>
      </w:r>
      <w:r w:rsidRPr="00261E78">
        <w:t>.</w:t>
      </w:r>
    </w:p>
    <w:p w14:paraId="5F3F948A" w14:textId="77777777" w:rsidR="00FF6742" w:rsidRPr="00261E78" w:rsidRDefault="00FF6742" w:rsidP="00FF6742">
      <w:pPr>
        <w:pStyle w:val="Paragraph0"/>
        <w:widowControl w:val="0"/>
        <w:ind w:firstLine="533"/>
      </w:pPr>
      <w:r w:rsidRPr="00261E78">
        <w:t xml:space="preserve">The source effect mechanism is related to the logic of algorithm appreciation. We note that algorithm appreciation and algorithm aversion can coexist in different contexts </w:t>
      </w:r>
      <w:r w:rsidRPr="00261E78">
        <w:fldChar w:fldCharType="begin"/>
      </w:r>
      <w:r w:rsidRPr="00261E78">
        <w:instrText xml:space="preserve"> ADDIN ZOTERO_ITEM CSL_CITATION {"citationID":"5FQAjBSU","properties":{"formattedCitation":"(Jussupow et al. 2024)","plainCitation":"(Jussupow et al. 2024)","noteIndex":0},"citationItems":[{"id":30797,"uris":["http://zotero.org/users/8905122/items/VC3TVAPQ"],"itemData":{"id":30797,"type":"article-journal","abstract":"People have conflicting responses for support from algorithms or humans in decision-making. On the one hand, they fail to benefit from algorithms due to algorithm aversion, as they reject decisions provided by algorithms more frequently than those made by humans. On the other hand, many prefer algorithmic over human advice, an effect of algorithm appreciation. However, currently, we lack a shared understanding of these constructs’ meaning and measurements, resulting in a lack of theoretical integration of empirical findings. Thus, in this research note, we conceptualize algorithm aversion as the preference for humans over algorithms in decision-making and analyze approaches in current research to measure this preference. First, we outline the implications of focusing on a specific understanding of algorithms as computational procedures or as embedded in material or nonmaterial objects. Then, we classify four decision configurations that distinguish individuals’ evaluations of algorithms, human advisors, their own judgments, or combinations of these. Consequently, we develop a classification scheme that provides guidance for future research to develop more specific hypotheses on the direction of preferences (aversion vs. appreciation) and the effect of moderators.","archive_location":"20 </w:instrText>
      </w:r>
      <w:r w:rsidRPr="00261E78">
        <w:rPr>
          <w:rFonts w:ascii="Apple Color Emoji" w:hAnsi="Apple Color Emoji" w:cs="Apple Color Emoji"/>
        </w:rPr>
        <w:instrText>📊</w:instrText>
      </w:r>
      <w:r w:rsidRPr="00261E78">
        <w:instrText>","call-number":"2","container-title":"MIS Quarterly","DOI":"10.25300/MISQ/2024/18512","ISSN":"0276-7783","issue":"4","journalAbbreviation":"MIS Quarterly","language":"en","note":"</w:instrText>
      </w:r>
      <w:r w:rsidRPr="00261E78">
        <w:rPr>
          <w:rFonts w:ascii="Apple Color Emoji" w:hAnsi="Apple Color Emoji" w:cs="Apple Color Emoji"/>
        </w:rPr>
        <w:instrText>🏷️</w:instrText>
      </w:r>
      <w:r w:rsidRPr="00261E78">
        <w:instrText xml:space="preserve"> /reading","page":"1575-1590","source":"6.0 (Q1)","title":"An Integrative Perspective on Algorithm Aversion and Appreciation in Decision-Making","volume":"48","author":[{"family":"Jussupow","given":"Ekaterina"},{"family":"Benbasat","given":"Izak"},{"family":"Heinzl","given":"Armin"}],"issued":{"date-parts":[["2024",12,1]]}}}],"schema":"https://github.com/citation-style-language/schema/raw/master/csl-citation.json"} </w:instrText>
      </w:r>
      <w:r w:rsidRPr="00261E78">
        <w:fldChar w:fldCharType="separate"/>
      </w:r>
      <w:r w:rsidRPr="00261E78">
        <w:t>(Jussupow et al.</w:t>
      </w:r>
      <w:r>
        <w:t>,</w:t>
      </w:r>
      <w:r w:rsidRPr="00261E78">
        <w:t xml:space="preserve"> 2024)</w:t>
      </w:r>
      <w:r w:rsidRPr="00261E78">
        <w:fldChar w:fldCharType="end"/>
      </w:r>
      <w:r w:rsidRPr="00261E78">
        <w:t>. We do not claim universal algorithm appreciation across all settings. Rather, we posit that in</w:t>
      </w:r>
      <w:r>
        <w:t xml:space="preserve"> the</w:t>
      </w:r>
      <w:r w:rsidRPr="00261E78">
        <w:t xml:space="preserve"> online technical Q&amp;A communities we studied, the AI source label carries specific credibility signals that influence user behavior. </w:t>
      </w:r>
    </w:p>
    <w:p w14:paraId="1D4C2B52" w14:textId="77777777" w:rsidR="00DA0B60" w:rsidRPr="00261E78" w:rsidRDefault="00DA0B60" w:rsidP="00DA0B60">
      <w:pPr>
        <w:pStyle w:val="Heading2"/>
        <w:rPr>
          <w:ins w:id="54" w:author="Xin Li" w:date="2026-03-16T14:57:00Z" w16du:dateUtc="2026-03-16T06:57:00Z"/>
        </w:rPr>
      </w:pPr>
      <w:bookmarkStart w:id="55" w:name="_Hlk165812433"/>
      <w:ins w:id="56" w:author="Xin Li" w:date="2026-03-16T14:57:00Z" w16du:dateUtc="2026-03-16T06:57:00Z">
        <w:r>
          <w:t xml:space="preserve">Answerer Contribution </w:t>
        </w:r>
      </w:ins>
    </w:p>
    <w:p w14:paraId="0E26B751" w14:textId="77777777" w:rsidR="00DA0B60" w:rsidRPr="00261E78" w:rsidRDefault="00DA0B60" w:rsidP="00DA0B60">
      <w:pPr>
        <w:pStyle w:val="Paragraph0"/>
        <w:rPr>
          <w:ins w:id="57" w:author="Xin Li" w:date="2026-03-16T14:53:00Z" w16du:dateUtc="2026-03-16T06:53:00Z"/>
        </w:rPr>
      </w:pPr>
      <w:ins w:id="58" w:author="Xin Li" w:date="2026-03-16T14:53:00Z" w16du:dateUtc="2026-03-16T06:53:00Z">
        <w:r w:rsidRPr="00261E78">
          <w:t>The combined influence of the three mechanisms creates a comprehensive deterrent effect on human contribution. Therefore, we hypothesize:</w:t>
        </w:r>
      </w:ins>
    </w:p>
    <w:p w14:paraId="7E535FAF" w14:textId="77777777" w:rsidR="00DA0B60" w:rsidRDefault="00DA0B60" w:rsidP="00DA0B60">
      <w:pPr>
        <w:pStyle w:val="Paragraph0"/>
        <w:rPr>
          <w:ins w:id="59" w:author="Xin Li" w:date="2026-03-16T15:32:00Z" w16du:dateUtc="2026-03-16T07:32:00Z"/>
          <w:i/>
          <w:iCs/>
        </w:rPr>
      </w:pPr>
      <w:ins w:id="60" w:author="Xin Li" w:date="2026-03-16T14:53:00Z" w16du:dateUtc="2026-03-16T06:53:00Z">
        <w:r w:rsidRPr="00261E78">
          <w:rPr>
            <w:i/>
            <w:iCs/>
          </w:rPr>
          <w:t xml:space="preserve">H1: Introducing internal GenAI to answer questions reduces the contribution of human answerers in online Q&amp;A </w:t>
        </w:r>
        <w:r w:rsidRPr="00261E78">
          <w:rPr>
            <w:i/>
          </w:rPr>
          <w:t>communities</w:t>
        </w:r>
        <w:r w:rsidRPr="00261E78" w:rsidDel="002C29E2">
          <w:rPr>
            <w:i/>
            <w:iCs/>
          </w:rPr>
          <w:t>.</w:t>
        </w:r>
      </w:ins>
    </w:p>
    <w:p w14:paraId="5F8AC4CB" w14:textId="77777777" w:rsidR="00DA0B60" w:rsidRDefault="00DA0B60" w:rsidP="00DA0B60">
      <w:pPr>
        <w:pStyle w:val="Paragraph0"/>
        <w:ind w:left="540" w:hanging="1"/>
        <w:rPr>
          <w:ins w:id="61" w:author="Xin Li" w:date="2026-03-16T15:32:00Z" w16du:dateUtc="2026-03-16T07:32:00Z"/>
          <w:iCs/>
        </w:rPr>
      </w:pPr>
      <w:ins w:id="62" w:author="Xin Li" w:date="2026-03-16T15:33:00Z" w16du:dateUtc="2026-03-16T07:33:00Z">
        <w:r>
          <w:rPr>
            <w:iCs/>
          </w:rPr>
          <w:lastRenderedPageBreak/>
          <w:t xml:space="preserve">Projected answer responses. </w:t>
        </w:r>
      </w:ins>
    </w:p>
    <w:p w14:paraId="69AC8246" w14:textId="77777777" w:rsidR="00DA0B60" w:rsidRPr="00262E3C" w:rsidRDefault="00DA0B60" w:rsidP="00DA0B60">
      <w:pPr>
        <w:pStyle w:val="Paragraph0"/>
        <w:ind w:left="540" w:hanging="1"/>
        <w:rPr>
          <w:ins w:id="63" w:author="Xin Li" w:date="2026-03-16T15:32:00Z" w16du:dateUtc="2026-03-16T07:32:00Z"/>
          <w:iCs/>
        </w:rPr>
      </w:pPr>
      <w:ins w:id="64" w:author="Xin Li" w:date="2026-03-16T15:32:00Z" w16du:dateUtc="2026-03-16T07:32:00Z">
        <w:r>
          <w:rPr>
            <w:iCs/>
          </w:rPr>
          <w:t>[Make a difference from ]</w:t>
        </w:r>
      </w:ins>
    </w:p>
    <w:p w14:paraId="1A0EB22A" w14:textId="77777777" w:rsidR="00DA0B60" w:rsidRPr="00261E78" w:rsidRDefault="00DA0B60" w:rsidP="00DA0B60">
      <w:pPr>
        <w:pStyle w:val="Paragraph0"/>
        <w:rPr>
          <w:ins w:id="65" w:author="Xin Li" w:date="2026-03-16T15:32:00Z" w16du:dateUtc="2026-03-16T07:32:00Z"/>
          <w:i/>
          <w:iCs/>
        </w:rPr>
      </w:pPr>
      <w:ins w:id="66" w:author="Xin Li" w:date="2026-03-16T15:32:00Z" w16du:dateUtc="2026-03-16T07:32:00Z">
        <w:r w:rsidRPr="00261E78">
          <w:rPr>
            <w:i/>
            <w:iCs/>
          </w:rPr>
          <w:t xml:space="preserve">H1: Introducing internal GenAI to answer questions </w:t>
        </w:r>
        <w:r>
          <w:rPr>
            <w:i/>
            <w:iCs/>
          </w:rPr>
          <w:t xml:space="preserve">make </w:t>
        </w:r>
        <w:r w:rsidRPr="00261E78">
          <w:rPr>
            <w:i/>
            <w:iCs/>
          </w:rPr>
          <w:t xml:space="preserve">human answerers </w:t>
        </w:r>
        <w:r>
          <w:rPr>
            <w:i/>
            <w:iCs/>
          </w:rPr>
          <w:t>differentiate their answers from prior answers</w:t>
        </w:r>
        <w:r w:rsidRPr="00261E78" w:rsidDel="002C29E2">
          <w:rPr>
            <w:i/>
            <w:iCs/>
          </w:rPr>
          <w:t>.</w:t>
        </w:r>
      </w:ins>
    </w:p>
    <w:p w14:paraId="40D5BCF7" w14:textId="77777777" w:rsidR="00DA0B60" w:rsidRPr="00261E78" w:rsidRDefault="00DA0B60" w:rsidP="00DA0B60">
      <w:pPr>
        <w:pStyle w:val="Paragraph0"/>
        <w:rPr>
          <w:ins w:id="67" w:author="Xin Li" w:date="2026-03-16T14:53:00Z" w16du:dateUtc="2026-03-16T06:53:00Z"/>
          <w:i/>
          <w:iCs/>
        </w:rPr>
      </w:pPr>
    </w:p>
    <w:p w14:paraId="62BF230D" w14:textId="77777777" w:rsidR="00DA0B60" w:rsidRPr="00261E78" w:rsidRDefault="00DA0B60" w:rsidP="00DA0B60">
      <w:pPr>
        <w:pStyle w:val="Paragraph0"/>
        <w:ind w:left="540" w:hanging="1"/>
        <w:rPr>
          <w:i/>
        </w:rPr>
      </w:pPr>
    </w:p>
    <w:p w14:paraId="6C06D59C" w14:textId="4D66B9B0" w:rsidR="00FB5757" w:rsidRDefault="00FB5757" w:rsidP="00FB5757">
      <w:pPr>
        <w:pStyle w:val="Heading2"/>
      </w:pPr>
      <w:ins w:id="68" w:author="Xin Li" w:date="2026-03-16T14:02:00Z" w16du:dateUtc="2026-03-16T06:02:00Z">
        <w:r>
          <w:t>Others</w:t>
        </w:r>
      </w:ins>
    </w:p>
    <w:p w14:paraId="2336FA2D" w14:textId="77777777" w:rsidR="00FF6742" w:rsidRPr="00261E78" w:rsidRDefault="00FF6742" w:rsidP="00FF6742">
      <w:pPr>
        <w:pStyle w:val="Heading3"/>
      </w:pPr>
      <w:r w:rsidRPr="00261E78">
        <w:t>Position Effect</w:t>
      </w:r>
    </w:p>
    <w:p w14:paraId="0F2845ED" w14:textId="77777777" w:rsidR="00FF6742" w:rsidRPr="00261E78" w:rsidRDefault="00FF6742" w:rsidP="00FF6742">
      <w:pPr>
        <w:pStyle w:val="Paragraph0"/>
      </w:pPr>
      <w:r w:rsidRPr="00261E78">
        <w:t>The position effect addresses how AI answers deter participation by appearing instantaneously in the first position. This connects to the “fastest gun in the west” phenomenon</w:t>
      </w:r>
      <w:r>
        <w:t>,</w:t>
      </w:r>
      <w:r w:rsidRPr="00261E78">
        <w:t xml:space="preserve"> where users race to respond first </w:t>
      </w:r>
      <w:r w:rsidRPr="00261E78">
        <w:fldChar w:fldCharType="begin"/>
      </w:r>
      <w:r w:rsidRPr="00261E78">
        <w:instrText xml:space="preserve"> ADDIN ZOTERO_ITEM CSL_CITATION {"citationID":"jALsWEpY","properties":{"formattedCitation":"(Anderson et al. 2012)","plainCitation":"(Anderson et al. 2012)","noteIndex":0},"citationItems":[{"id":26517,"uris":["http://zotero.org/users/8905122/items/WIQLEI39"],"itemData":{"id":26517,"type":"paper-conference","abstract":"Question answering (Q&amp;amp;A) websites are now large repositories of valuable knowledge. While most Q&amp;amp;A sites were initially aimed at providing useful answers to the question asker, there has been a marked shift towards question answering as a community-driven knowledge creation process whose end product can be of enduring value to a broad audience. As part of this shift, specific expertise and deep knowledge of the subject at hand have become increasingly important, and many Q&amp;amp;A sites employ voting and reputation mechanisms as centerpieces of their design to help users identify the trustworthiness and accuracy of the content.To better understand this shift in focus from one-off answers to a group knowledge-creation process, we consider a question together with its entire set of corresponding answers as our fundamental unit of analysis, in contrast with the focus on individual question-answer pairs that characterized previous work. Our investigation considers the dynamics of the community activity that shapes the set of answers, both how answers and voters arrive over time and how this influences the eventual outcome. For example, we observe significant assortativity in the reputations of co-answerers, relationships between reputation and answer speed, and that the probability of an answer being chosen as the best one strongly depends on temporal characteristics of answer arrivals. We then show that our understanding of such properties is naturally applicable to predicting several important quantities, including the long-term value of the question and its answers, as well as whether a question requires a better answer. Finally, we discuss the implications of these results for the design of Q&amp;amp;A sites.\n\n</w:instrText>
      </w:r>
      <w:r w:rsidRPr="00261E78">
        <w:instrText>【摘要翻译】问答网站现在是宝贵知识的大型仓库。虽然大多数问答网站最初的目的是为提问者提供有用的答案，但是已经有了明显的转变，将问答作为一种社区驱动的知识创造过程，其最终产品可以对广大受众具有持久的价值。作为这种转变的一部分，具体的专业知识和深入的知识已经变得越来越重要，许多问答网站采用投票和声誉机制作为他们设计的核心，以帮助用户识别内容的可信度和准确性。为了更好地理解这种从一次性答案到群体知识创造过程的转变，我们考虑一个问题连同它的整套相应的答案作为我们的基本分析单元，与以前的工作特点的个别问题</w:instrText>
      </w:r>
      <w:r w:rsidRPr="00261E78">
        <w:instrText xml:space="preserve"> - </w:instrText>
      </w:r>
      <w:r w:rsidRPr="00261E78">
        <w:instrText>答案对的关注形成对比。我们的调查考虑了形成一系列答案的社区活动的动态，包括答案和选民如何随着时间的推移到达，以及这如何影响最终结果。例如，我们观察到共同回答者的声誉，声誉和回答速度之间的关系，以及被选为最佳答案的概率强烈依赖于回答到达的时间特征。然后，我们展示了我们对这些性质的理解自然适用于预测几个重要的量，包括问题及其答案的长期价值，以及一个问题是否需要更好的答案。最后，我们讨论了这些结果对问答网站设计的启示。</w:instrText>
      </w:r>
      <w:r w:rsidRPr="00261E78">
        <w:instrText xml:space="preserve">","archive_location":"391 </w:instrText>
      </w:r>
      <w:r w:rsidRPr="00261E78">
        <w:rPr>
          <w:rFonts w:ascii="Apple Color Emoji" w:hAnsi="Apple Color Emoji" w:cs="Apple Color Emoji"/>
        </w:rPr>
        <w:instrText>📊</w:instrText>
      </w:r>
      <w:r w:rsidRPr="00261E78">
        <w:instrText>","collection-title":"KDD '12","container-title":"Proceedings of the 18th ACM SIGKDD international conference on Knowledge discovery and data mining","DOI":"10.1145/2339530.2339665","event-place":"New York, NY, USA","ISBN":"978-1-4503-1462-6","language":"en","note":"</w:instrText>
      </w:r>
      <w:r w:rsidRPr="00261E78">
        <w:rPr>
          <w:rFonts w:ascii="Apple Color Emoji" w:hAnsi="Apple Color Emoji" w:cs="Apple Color Emoji"/>
        </w:rPr>
        <w:instrText>🏷️</w:instrText>
      </w:r>
      <w:r w:rsidRPr="00261E78">
        <w:instrText xml:space="preserve"> /reading","page":"850–858","publisher":"Association for Computing Machinery","publisher-place":"New York, NY, USA","source":"ACM Digital Library","title":"Discovering value from community activity on focused question answering sites","title-short":"Discovering value from community activity on focused question answering sites","URL":"https://dl.acm.org/doi/10.1145/2339530.2339665","author":[{"family":"Anderson","given":"Ashton"},{"family":"Huttenlocher","given":"Daniel"},{"family":"Kleinberg","given":"Jon"},{"family":"Leskovec","given":"Jure"}],"accessed":{"date-parts":[["2025",4,2]]},"issued":{"date-parts":[["2012",8,12]]}}}],"schema":"https://github.com/citation-style-language/schema/raw/master/csl-citation.json"} </w:instrText>
      </w:r>
      <w:r w:rsidRPr="00261E78">
        <w:fldChar w:fldCharType="separate"/>
      </w:r>
      <w:r w:rsidRPr="00261E78">
        <w:t>(Anderson et al.</w:t>
      </w:r>
      <w:r>
        <w:t>,</w:t>
      </w:r>
      <w:r w:rsidRPr="00261E78">
        <w:t xml:space="preserve"> 2012)</w:t>
      </w:r>
      <w:r w:rsidRPr="00261E78">
        <w:fldChar w:fldCharType="end"/>
      </w:r>
      <w:r w:rsidRPr="00261E78">
        <w:t xml:space="preserve">. First answers receive disproportionate attention, accumulate more votes, and remain visible during peak traffic periods </w:t>
      </w:r>
      <w:r w:rsidRPr="00261E78">
        <w:fldChar w:fldCharType="begin"/>
      </w:r>
      <w:r w:rsidRPr="00261E78">
        <w:instrText xml:space="preserve"> ADDIN ZOTERO_ITEM CSL_CITATION {"citationID":"rcAhCqKr","properties":{"formattedCitation":"(Mamykina et al. 2011)","plainCitation":"(Mamykina et al. 2011)","noteIndex":0},"citationItems":[{"id":26522,"uris":["http://zotero.org/users/8905122/items/HUIXGW6K"],"itemData":{"id":26522,"type":"paper-conference","abstract":"This paper analyzes a Question &amp;amp; Answer site for programmers, Stack Overflow, that dramatically improves on the utility and performance of Q&amp;amp;A systems for technical domains. Over 92% of Stack Overflow questions about expert topics are answered - in a median time of 11 minutes. Using a mixed methods approach that combines statistical data analysis with user interviews, we seek to understand this success. We argue that it is not primarily due to an a priori superior technical design, but also to the high visibility and daily involvement of the design team within the community they serve. This model of continued community leadership presents challenges to both CSCW systems research as well as to attempts to apply the Stack Overflow model to other specialized knowledge domains.\n\n</w:instrText>
      </w:r>
      <w:r w:rsidRPr="00261E78">
        <w:instrText>【摘要翻译】本文分析了一个面向程序员的问答站点</w:instrText>
      </w:r>
      <w:r w:rsidRPr="00261E78">
        <w:instrText xml:space="preserve"> Stack Overflow</w:instrText>
      </w:r>
      <w:r w:rsidRPr="00261E78">
        <w:instrText>，它显著改进了技术领域问答系统的实用性和性能。超过</w:instrText>
      </w:r>
      <w:r w:rsidRPr="00261E78">
        <w:instrText xml:space="preserve"> 92% </w:instrText>
      </w:r>
      <w:r w:rsidRPr="00261E78">
        <w:instrText>的关于专家主题的堆栈溢出问题得到了回答</w:instrText>
      </w:r>
      <w:r w:rsidRPr="00261E78">
        <w:instrText xml:space="preserve"> —— </w:instrText>
      </w:r>
      <w:r w:rsidRPr="00261E78">
        <w:instrText>平均时间为</w:instrText>
      </w:r>
      <w:r w:rsidRPr="00261E78">
        <w:instrText xml:space="preserve"> 11 </w:instrText>
      </w:r>
      <w:r w:rsidRPr="00261E78">
        <w:instrText>分钟。使用混合的方法，结合统计数据分析和用户访谈，我们试图了解这种成功。我们认为，这主要不是因为一个先验的优越的技术设计，而是因为在他们所服务的社区内，设计团队的高可见性和日常参与。这种持续的社区领导模式对</w:instrText>
      </w:r>
      <w:r w:rsidRPr="00261E78">
        <w:instrText xml:space="preserve"> CSCW </w:instrText>
      </w:r>
      <w:r w:rsidRPr="00261E78">
        <w:instrText>系统研究以及将堆栈溢出模型应用于其他专业知识领域的尝试提出了挑战。</w:instrText>
      </w:r>
      <w:r w:rsidRPr="00261E78">
        <w:instrText xml:space="preserve">","archive_location":"619 </w:instrText>
      </w:r>
      <w:r w:rsidRPr="00261E78">
        <w:rPr>
          <w:rFonts w:ascii="Apple Color Emoji" w:hAnsi="Apple Color Emoji" w:cs="Apple Color Emoji"/>
        </w:rPr>
        <w:instrText>📊</w:instrText>
      </w:r>
      <w:r w:rsidRPr="00261E78">
        <w:instrText>","collection-title":"CHI '11","container-title":"Proceedings of the SIGCHI Conference on Human Factors in Computing Systems","DOI":"10.1145/1978942.1979366","event-place":"New York, NY, USA","ISBN":"978-1-4503-0228-9","language":"en","license":"</w:instrText>
      </w:r>
      <w:r w:rsidRPr="00261E78">
        <w:rPr>
          <w:rFonts w:ascii="Apple Color Emoji" w:hAnsi="Apple Color Emoji" w:cs="Apple Color Emoji"/>
        </w:rPr>
        <w:instrText>⭐⭐⭐⭐⭐</w:instrText>
      </w:r>
      <w:r w:rsidRPr="00261E78">
        <w:instrText>","note":"</w:instrText>
      </w:r>
      <w:r w:rsidRPr="00261E78">
        <w:rPr>
          <w:rFonts w:ascii="Apple Color Emoji" w:hAnsi="Apple Color Emoji" w:cs="Apple Color Emoji"/>
        </w:rPr>
        <w:instrText>🏷️</w:instrText>
      </w:r>
      <w:r w:rsidRPr="00261E78">
        <w:instrText xml:space="preserve"> /unread","page":"2857–2866","publisher":"Association for Computing Machinery","publisher-place":"New York, NY, USA","source":"ACM Digital Library","title":"Design lessons from the fastest Q&amp;A site in the west","URL":"https://dl.acm.org/doi/10.1145/1978942.1979366","author":[{"family":"Mamykina","given":"Lena"},{"family":"Manoim","given":"Bella"},{"family":"Mittal","given":"Manas"},{"family":"Hripcsak","given":"George"},{"family":"Hartmann","given":"Björn"}],"accessed":{"date-parts":[["2025",4,2]]},"issued":{"date-parts":[["2011",5,7]]}}}],"schema":"https://github.com/citation-style-language/schema/raw/master/csl-citation.json"} </w:instrText>
      </w:r>
      <w:r w:rsidRPr="00261E78">
        <w:fldChar w:fldCharType="separate"/>
      </w:r>
      <w:r w:rsidRPr="00261E78">
        <w:t>(Mamykina et al.</w:t>
      </w:r>
      <w:r>
        <w:t>,</w:t>
      </w:r>
      <w:r w:rsidRPr="00261E78">
        <w:t xml:space="preserve"> 2011)</w:t>
      </w:r>
      <w:r w:rsidRPr="00261E78">
        <w:fldChar w:fldCharType="end"/>
      </w:r>
      <w:r w:rsidRPr="00261E78">
        <w:t xml:space="preserve">. Since GenAI produces near-instantaneous answers, it blocks human users’ opportunity to secure </w:t>
      </w:r>
      <w:r>
        <w:t xml:space="preserve">the </w:t>
      </w:r>
      <w:r w:rsidRPr="00261E78">
        <w:t xml:space="preserve">first position, which reduces </w:t>
      </w:r>
      <w:r>
        <w:t xml:space="preserve">the </w:t>
      </w:r>
      <w:r w:rsidRPr="00261E78">
        <w:t>expected rewards crucial for sustained participation.</w:t>
      </w:r>
    </w:p>
    <w:p w14:paraId="170F43B5" w14:textId="77777777" w:rsidR="00FF6742" w:rsidRPr="00261E78" w:rsidDel="00266960" w:rsidRDefault="00FF6742" w:rsidP="00FF6742">
      <w:pPr>
        <w:pStyle w:val="Paragraph0"/>
        <w:rPr>
          <w:del w:id="69" w:author="Xin Li" w:date="2026-03-16T14:51:00Z" w16du:dateUtc="2026-03-16T06:51:00Z"/>
        </w:rPr>
      </w:pPr>
      <w:del w:id="70" w:author="Xin Li" w:date="2026-03-16T14:51:00Z" w16du:dateUtc="2026-03-16T06:51:00Z">
        <w:r w:rsidRPr="00261E78" w:rsidDel="00266960">
          <w:delText xml:space="preserve">These mechanisms unite through dual-process theories of information processing. The </w:delText>
        </w:r>
        <w:r w:rsidDel="00266960">
          <w:delText>e</w:delText>
        </w:r>
        <w:r w:rsidRPr="00261E78" w:rsidDel="00266960">
          <w:delText xml:space="preserve">laboration </w:delText>
        </w:r>
        <w:r w:rsidDel="00266960">
          <w:delText>l</w:delText>
        </w:r>
        <w:r w:rsidRPr="00261E78" w:rsidDel="00266960">
          <w:delText xml:space="preserve">ikelihood </w:delText>
        </w:r>
        <w:r w:rsidDel="00266960">
          <w:delText>m</w:delText>
        </w:r>
        <w:r w:rsidRPr="00261E78" w:rsidDel="00266960">
          <w:delText xml:space="preserve">odel </w:delText>
        </w:r>
        <w:r w:rsidRPr="00261E78" w:rsidDel="00266960">
          <w:fldChar w:fldCharType="begin"/>
        </w:r>
        <w:r w:rsidRPr="00266960" w:rsidDel="00266960">
          <w:delInstrText xml:space="preserve"> ADDIN ZOTERO_ITEM CSL_CITATION {"citationID":"WogSM9LI","properties":{"formattedCitation":"(Petty et al. 1986)","plainCitation":"(Petty et al. 1986)","noteIndex":0},"citationItems":[{"id":154,"uris":["http://zotero.org/users/8905122/items/SN58S2AN"],"itemData":{"id":154,"type":"article-journal","container-title":"Advances in experimental social psychology","DOI":"10.1016/S0065-2601(08)60214-2","journalAbbreviation":"Adv. Exp. Soc. Psychol.","language":"en","note":"</w:delInstrText>
        </w:r>
        <w:r w:rsidRPr="00266960" w:rsidDel="00266960">
          <w:rPr>
            <w:rFonts w:ascii="Apple Color Emoji" w:hAnsi="Apple Color Emoji" w:cs="Apple Color Emoji"/>
          </w:rPr>
          <w:delInstrText>🏷️</w:delInstrText>
        </w:r>
        <w:r w:rsidRPr="00266960" w:rsidDel="00266960">
          <w:delInstrText xml:space="preserve"> /unread","title":"The elaboration likelihood model of persuasion","volume":"19","author":[{"family":"Petty","given":"Richard E"},{"family":"Cacioppo","given":"John T"},{"family":"Petty","given":"Richard E"},{"family":"Cacioppo","given":"John T"}],"issued":{"date-parts":[["1986"]]}}}],"schema":"https://github.com/citation-style-language/schema/raw/master/csl-citation.json"} </w:delInstrText>
        </w:r>
        <w:r w:rsidRPr="00261E78" w:rsidDel="00266960">
          <w:fldChar w:fldCharType="separate"/>
        </w:r>
        <w:r w:rsidRPr="00266960" w:rsidDel="00266960">
          <w:delText>(Petty et al., 1986)</w:delText>
        </w:r>
        <w:r w:rsidRPr="00261E78" w:rsidDel="00266960">
          <w:fldChar w:fldCharType="end"/>
        </w:r>
        <w:r w:rsidRPr="00261E78" w:rsidDel="00266960">
          <w:delText xml:space="preserve"> and </w:delText>
        </w:r>
        <w:r w:rsidDel="00266960">
          <w:delText>the h</w:delText>
        </w:r>
        <w:r w:rsidRPr="00261E78" w:rsidDel="00266960">
          <w:delText>euristic-</w:delText>
        </w:r>
        <w:r w:rsidDel="00266960">
          <w:delText>s</w:delText>
        </w:r>
        <w:r w:rsidRPr="00261E78" w:rsidDel="00266960">
          <w:delText xml:space="preserve">ystematic </w:delText>
        </w:r>
        <w:r w:rsidDel="00266960">
          <w:delText>m</w:delText>
        </w:r>
        <w:r w:rsidRPr="00261E78" w:rsidDel="00266960">
          <w:delText xml:space="preserve">odel </w:delText>
        </w:r>
        <w:r w:rsidRPr="00261E78" w:rsidDel="00266960">
          <w:fldChar w:fldCharType="begin"/>
        </w:r>
        <w:r w:rsidRPr="00261E78" w:rsidDel="00266960">
          <w:delInstrText xml:space="preserve"> ADDIN ZOTERO_ITEM CSL_CITATION {"citationID":"k4gLoHsP","properties":{"formattedCitation":"(Chaiken 1980)","plainCitation":"(Chaiken 1980)","noteIndex":0},"citationItems":[{"id":3704,"uris":["http://www.mendeley.com/documents/?uuid=c5708871-6903-4fca-bccd-68d84149e31a","http://zotero.org/users/8905122/items/KCCSK5CM"],"itemData":{"id":3704,"type":"article-journal","abstract":"In Experiment 1, subjects read a persuasive message from a likable or unlikable communicator who presented six or two arguments concerning one of two topics. High response involvement subjects anticipated discussing the message topic at a future experimental session, whereas low involvement subjects anticipated discussing a different topic. For high involvement subjects, opinion change was significantly greater given six arguments but was unaffected by communicator likability. For low involvement subjects, opinion change was significantly greater given a likable communicator but was unaffected by the arguments manipulation. In Experiment 2, high issue involvement subjects showed slightly greater opinion change when exposed to five arguments from an unlikable (vs. one argument from a likable) communicator, whereas low involvement subjects exhibited significantly greater persuasion in response to one argument from a likable (vs. five arguments from an unlikable) communicator. These findings support the idea that high involvement leads message recipients to employ a systematic information processing strategy in which message-based cognitions mediate persuasion, whereas low involvement leads recipients to use a heuristic processing strategy in which simple decision rules mediate persuasion. Support was also obtained for the hypothesis that content-mediated (vs. source-mediated) opinion change would shower greater persistence.\n\n</w:delInstrText>
        </w:r>
        <w:r w:rsidRPr="00261E78" w:rsidDel="00266960">
          <w:delInstrText>【摘要翻译】在实验</w:delInstrText>
        </w:r>
        <w:r w:rsidRPr="00261E78" w:rsidDel="00266960">
          <w:delInstrText>1</w:delInstrText>
        </w:r>
        <w:r w:rsidRPr="00261E78" w:rsidDel="00266960">
          <w:delInstrText>中，受试者阅读了一条来自一个讨人喜欢或不讨人喜欢的沟通者的有说服力的信息，该沟通者就两个话题中的一个提出了六到两个论点。高反应参与受试者预期在未来的实验会议上讨论信息主题，而低参与受试者预期讨论不同的主题。对于高度参与的受试者，给定六个论点，意见变化明显更大，但不受沟通者可爱程度的影响。对于低参与受试者，给定一个讨人喜欢的沟通者，意见变化明显更大，但不受论点操纵的影响。在实验</w:delInstrText>
        </w:r>
        <w:r w:rsidRPr="00261E78" w:rsidDel="00266960">
          <w:delInstrText>2</w:delInstrText>
        </w:r>
        <w:r w:rsidRPr="00261E78" w:rsidDel="00266960">
          <w:delInstrText>中，当暴露于来自不讨人喜欢的沟通者的五个论点（相对于来自讨人喜欢的一个论点）时，高问题参与度受试者表现出略大的观点变化，而低参与度受试者在回应来自讨人喜欢的沟通者的一个论点（相对于来自不讨人喜欢的五个论点）时表现出明显更大的说服力。这些发现支持这样一种观点，即高参与度导致信息接收者采用系统的信息处理策略，其中基于信息的认知调节说服，而低参与度导致接收者使用启发式处理策略，其中简单的决策规则调节说服。内容介导的（相对于来源介导的）观点变化会带来更大的持久性的假设也得到了支持。</w:delInstrText>
        </w:r>
        <w:r w:rsidRPr="00261E78" w:rsidDel="00266960">
          <w:delInstrText xml:space="preserve">","archive_location":"4864 </w:delInstrText>
        </w:r>
        <w:r w:rsidRPr="00261E78" w:rsidDel="00266960">
          <w:rPr>
            <w:rFonts w:ascii="Apple Color Emoji" w:hAnsi="Apple Color Emoji" w:cs="Apple Color Emoji"/>
          </w:rPr>
          <w:delInstrText>📊</w:delInstrText>
        </w:r>
        <w:r w:rsidRPr="00261E78" w:rsidDel="00266960">
          <w:delInstrText>","call-number":"1","container-title":"Journal of Personality and Social Psychology","DOI":"10.1037/0022-3514.39.5.752","ISSN":"1939-1315","issue":"5","journalAbbreviation":"J. Pers. Soc. Psychol.","language":"en","note":"</w:delInstrText>
        </w:r>
        <w:r w:rsidRPr="00261E78" w:rsidDel="00266960">
          <w:rPr>
            <w:rFonts w:ascii="Apple Color Emoji" w:hAnsi="Apple Color Emoji" w:cs="Apple Color Emoji"/>
          </w:rPr>
          <w:delInstrText>🏷️</w:delInstrText>
        </w:r>
        <w:r w:rsidRPr="00261E78" w:rsidDel="00266960">
          <w:delInstrText xml:space="preserve"> /unread","page":"752-766","source":"7.6 (Q1)","title":"Heuristic versus systematic information processing and the use of source versus message cues in persuasion.","volume":"39","author":[{"family":"Chaiken","given":"Shelly"}],"issued":{"date-parts":[["1980"]]}}}],"schema":"https://github.com/citation-style-language/schema/raw/master/csl-citation.json"} </w:delInstrText>
        </w:r>
        <w:r w:rsidRPr="00261E78" w:rsidDel="00266960">
          <w:fldChar w:fldCharType="separate"/>
        </w:r>
        <w:r w:rsidRPr="00261E78" w:rsidDel="00266960">
          <w:delText>(Chaiken</w:delText>
        </w:r>
        <w:r w:rsidDel="00266960">
          <w:delText>,</w:delText>
        </w:r>
        <w:r w:rsidRPr="00261E78" w:rsidDel="00266960">
          <w:delText xml:space="preserve"> 1980)</w:delText>
        </w:r>
        <w:r w:rsidRPr="00261E78" w:rsidDel="00266960">
          <w:fldChar w:fldCharType="end"/>
        </w:r>
        <w:r w:rsidRPr="00261E78" w:rsidDel="00266960">
          <w:delText xml:space="preserve"> posit that people process information through two pathways: a central route involving careful content consideration and a peripheral route relying on contextual cues.</w:delText>
        </w:r>
      </w:del>
    </w:p>
    <w:p w14:paraId="3FA5297B" w14:textId="77777777" w:rsidR="00FF6742" w:rsidRPr="00261E78" w:rsidDel="00266960" w:rsidRDefault="00FF6742" w:rsidP="00FF6742">
      <w:pPr>
        <w:pStyle w:val="Paragraph0"/>
        <w:rPr>
          <w:del w:id="71" w:author="Xin Li" w:date="2026-03-16T14:51:00Z" w16du:dateUtc="2026-03-16T06:51:00Z"/>
        </w:rPr>
      </w:pPr>
      <w:del w:id="72" w:author="Xin Li" w:date="2026-03-16T14:51:00Z" w16du:dateUtc="2026-03-16T06:51:00Z">
        <w:r w:rsidRPr="00261E78" w:rsidDel="00266960">
          <w:delText>The content effect operates through the central route, where users systematically evaluate AI answer quality. The source effect functions through the peripheral route, with AI identity serving as a heuristic cue. The position effect spans both routes: some users rely on the heuristic that non-first answers receive diminished attention (peripheral processing), while others systematically assess the strategic implications of contributing after AI occupies first position (central processing).</w:delText>
        </w:r>
      </w:del>
    </w:p>
    <w:p w14:paraId="3E352C66" w14:textId="77777777" w:rsidR="00FF6742" w:rsidRPr="00261E78" w:rsidDel="00057160" w:rsidRDefault="00FF6742" w:rsidP="00FF6742">
      <w:pPr>
        <w:pStyle w:val="Paragraph0"/>
        <w:rPr>
          <w:del w:id="73" w:author="Xin Li" w:date="2026-03-16T14:53:00Z" w16du:dateUtc="2026-03-16T06:53:00Z"/>
        </w:rPr>
      </w:pPr>
      <w:moveFromRangeStart w:id="74" w:author="Xin Li" w:date="2026-03-16T14:53:00Z" w:name="move224565219"/>
      <w:del w:id="75" w:author="Xin Li" w:date="2026-03-16T14:53:00Z" w16du:dateUtc="2026-03-16T06:53:00Z">
        <w:r w:rsidRPr="00261E78" w:rsidDel="00057160">
          <w:delText>The combined influence of the three mechanisms creates a comprehensive deterrent effect on human contribution. Therefore, we hypothesize:</w:delText>
        </w:r>
      </w:del>
    </w:p>
    <w:p w14:paraId="18F5214B" w14:textId="77777777" w:rsidR="00FF6742" w:rsidRPr="00261E78" w:rsidDel="00057160" w:rsidRDefault="00FF6742" w:rsidP="00FF6742">
      <w:pPr>
        <w:pStyle w:val="Paragraph0"/>
        <w:rPr>
          <w:del w:id="76" w:author="Xin Li" w:date="2026-03-16T14:53:00Z" w16du:dateUtc="2026-03-16T06:53:00Z"/>
          <w:i/>
          <w:iCs/>
        </w:rPr>
      </w:pPr>
      <w:del w:id="77" w:author="Xin Li" w:date="2026-03-16T14:53:00Z" w16du:dateUtc="2026-03-16T06:53:00Z">
        <w:r w:rsidRPr="00261E78" w:rsidDel="00057160">
          <w:rPr>
            <w:i/>
            <w:iCs/>
          </w:rPr>
          <w:delText xml:space="preserve">H1: Introducing internal GenAI to answer questions reduces the contribution of human answerers in online Q&amp;A </w:delText>
        </w:r>
        <w:r w:rsidRPr="00261E78" w:rsidDel="00057160">
          <w:rPr>
            <w:i/>
          </w:rPr>
          <w:delText>communities</w:delText>
        </w:r>
        <w:r w:rsidRPr="00261E78" w:rsidDel="00057160">
          <w:rPr>
            <w:i/>
            <w:iCs/>
          </w:rPr>
          <w:delText>.</w:delText>
        </w:r>
      </w:del>
    </w:p>
    <w:moveFromRangeEnd w:id="74"/>
    <w:p w14:paraId="3952C4FE" w14:textId="77777777" w:rsidR="00DA0B60" w:rsidRPr="00261E78" w:rsidRDefault="00DA0B60" w:rsidP="00DA0B60">
      <w:pPr>
        <w:pStyle w:val="Heading3"/>
      </w:pPr>
      <w:r w:rsidRPr="00261E78">
        <w:t xml:space="preserve">The Impacts of Internal GenAI on </w:t>
      </w:r>
      <w:r w:rsidRPr="00261E78">
        <w:rPr>
          <w:lang w:eastAsia="zh-CN"/>
        </w:rPr>
        <w:t>Viewers</w:t>
      </w:r>
    </w:p>
    <w:p w14:paraId="375C0A55" w14:textId="77777777" w:rsidR="00DA0B60" w:rsidRPr="00261E78" w:rsidRDefault="00DA0B60" w:rsidP="00DA0B60">
      <w:pPr>
        <w:pStyle w:val="Paragraph0"/>
        <w:widowControl w:val="0"/>
        <w:ind w:firstLine="533"/>
      </w:pPr>
      <w:r w:rsidRPr="00261E78">
        <w:t xml:space="preserve">We also theorize how internal GenAI influences viewer recognition of human answers. </w:t>
      </w:r>
      <w:r>
        <w:t>I</w:t>
      </w:r>
      <w:r w:rsidRPr="00261E78">
        <w:t>n online Q&amp;A communities</w:t>
      </w:r>
      <w:r>
        <w:t>, r</w:t>
      </w:r>
      <w:r w:rsidRPr="00261E78">
        <w:t xml:space="preserve">ecognition through upvotes and community feedback constitutes a fundamental reward structure </w:t>
      </w:r>
      <w:r w:rsidRPr="00261E78">
        <w:fldChar w:fldCharType="begin"/>
      </w:r>
      <w:r w:rsidRPr="00261E78">
        <w:instrText xml:space="preserve"> ADDIN ZOTERO_ITEM CSL_CITATION {"citationID":"1zR9Pl99","properties":{"formattedCitation":"(Mamykina et al. 2011)","plainCitation":"(Mamykina et al. 2011)","noteIndex":0},"citationItems":[{"id":26522,"uris":["http://zotero.org/users/8905122/items/HUIXGW6K"],"itemData":{"id":26522,"type":"paper-conference","abstract":"This paper analyzes a Question &amp;amp; Answer site for programmers, Stack Overflow, that dramatically improves on the utility and performance of Q&amp;amp;A systems for technical domains. Over 92% of Stack Overflow questions about expert topics are answered - in a median time of 11 minutes. Using a mixed methods approach that combines statistical data analysis with user interviews, we seek to understand this success. We argue that it is not primarily due to an a priori superior technical design, but also to the high visibility and daily involvement of the design team within the community they serve. This model of continued community leadership presents challenges to both CSCW systems research as well as to attempts to apply the Stack Overflow model to other specialized knowledge domains.\n\n</w:instrText>
      </w:r>
      <w:r w:rsidRPr="00261E78">
        <w:instrText>【摘要翻译】本文分析了一个面向程序员的问答站点</w:instrText>
      </w:r>
      <w:r w:rsidRPr="00261E78">
        <w:instrText xml:space="preserve"> Stack Overflow</w:instrText>
      </w:r>
      <w:r w:rsidRPr="00261E78">
        <w:instrText>，它显著改进了技术领域问答系统的实用性和性能。超过</w:instrText>
      </w:r>
      <w:r w:rsidRPr="00261E78">
        <w:instrText xml:space="preserve"> 92% </w:instrText>
      </w:r>
      <w:r w:rsidRPr="00261E78">
        <w:instrText>的关于专家主题的堆栈溢出问题得到了回答</w:instrText>
      </w:r>
      <w:r w:rsidRPr="00261E78">
        <w:instrText xml:space="preserve"> —— </w:instrText>
      </w:r>
      <w:r w:rsidRPr="00261E78">
        <w:instrText>平均时间为</w:instrText>
      </w:r>
      <w:r w:rsidRPr="00261E78">
        <w:instrText xml:space="preserve"> 11 </w:instrText>
      </w:r>
      <w:r w:rsidRPr="00261E78">
        <w:instrText>分钟。使用混合的方法，结合统计数据分析和用户访谈，我们试图了解这种成功。我们认为，这主要不是因为一个先验的优越的技术设计，而是因为在他们所服务的社区内，设计团队的高可见性和日常参与。这种持续的社区领导模式对</w:instrText>
      </w:r>
      <w:r w:rsidRPr="00261E78">
        <w:instrText xml:space="preserve"> CSCW </w:instrText>
      </w:r>
      <w:r w:rsidRPr="00261E78">
        <w:instrText>系统研究以及将堆栈溢出模型应用于其他专业知识领域的尝试提出了挑战。</w:instrText>
      </w:r>
      <w:r w:rsidRPr="00261E78">
        <w:instrText xml:space="preserve">","archive_location":"619 </w:instrText>
      </w:r>
      <w:r w:rsidRPr="00261E78">
        <w:rPr>
          <w:rFonts w:ascii="Apple Color Emoji" w:hAnsi="Apple Color Emoji" w:cs="Apple Color Emoji"/>
        </w:rPr>
        <w:instrText>📊</w:instrText>
      </w:r>
      <w:r w:rsidRPr="00261E78">
        <w:instrText>","collection-title":"CHI '11","container-title":"Proceedings of the SIGCHI Conference on Human Factors in Computing Systems","DOI":"10.1145/1978942.1979366","event-place":"New York, NY, USA","ISBN":"978-1-4503-0228-9","language":"en","license":"</w:instrText>
      </w:r>
      <w:r w:rsidRPr="00261E78">
        <w:rPr>
          <w:rFonts w:ascii="Apple Color Emoji" w:hAnsi="Apple Color Emoji" w:cs="Apple Color Emoji"/>
        </w:rPr>
        <w:instrText>⭐⭐⭐⭐⭐</w:instrText>
      </w:r>
      <w:r w:rsidRPr="00261E78">
        <w:instrText>","note":"</w:instrText>
      </w:r>
      <w:r w:rsidRPr="00261E78">
        <w:rPr>
          <w:rFonts w:ascii="Apple Color Emoji" w:hAnsi="Apple Color Emoji" w:cs="Apple Color Emoji"/>
        </w:rPr>
        <w:instrText>🏷️</w:instrText>
      </w:r>
      <w:r w:rsidRPr="00261E78">
        <w:instrText xml:space="preserve"> /unread","page":"2857–2866","publisher":"Association for Computing Machinery","publisher-place":"New York, NY, USA","source":"ACM Digital Library","title":"Design lessons from the fastest Q&amp;A site in the west","URL":"https://dl.acm.org/doi/10.1145/1978942.1979366","author":[{"family":"Mamykina","given":"Lena"},{"family":"Manoim","given":"Bella"},{"family":"Mittal","given":"Manas"},{"family":"Hripcsak","given":"George"},{"family":"Hartmann","given":"Björn"}],"accessed":{"date-parts":[["2025",4,2]]},"issued":{"date-parts":[["2011",5,7]]}}}],"schema":"https://github.com/citation-style-language/schema/raw/master/csl-citation.json"} </w:instrText>
      </w:r>
      <w:r w:rsidRPr="00261E78">
        <w:fldChar w:fldCharType="separate"/>
      </w:r>
      <w:r w:rsidRPr="00261E78">
        <w:t>(Mamykina et al.</w:t>
      </w:r>
      <w:r>
        <w:t>,</w:t>
      </w:r>
      <w:r w:rsidRPr="00261E78">
        <w:t xml:space="preserve"> 2011)</w:t>
      </w:r>
      <w:r w:rsidRPr="00261E78">
        <w:fldChar w:fldCharType="end"/>
      </w:r>
      <w:r w:rsidRPr="00261E78">
        <w:t xml:space="preserve">, which validates contributors’ efforts and influences future participation </w:t>
      </w:r>
      <w:r w:rsidRPr="00261E78">
        <w:fldChar w:fldCharType="begin"/>
      </w:r>
      <w:r w:rsidRPr="00261E78">
        <w:instrText xml:space="preserve"> ADDIN ZOTERO_ITEM CSL_CITATION {"citationID":"iwwVyPeo","properties":{"formattedCitation":"(Jin et al. 2015; Luo et al. 2024)","plainCitation":"(Jin et al. 2015; Luo et al. 2024)","noteIndex":0},"citationItems":[{"id":2893,"uris":["http://zotero.org/users/8905122/items/QRKNHRBQ"],"itemData":{"id":2893,"type":"article-journal","abstract":"Based on social capital theory, social exchange theory, and social cognitive theory, this study explored why users continuously contribute knowledge to online social Q&amp;A communities. Empirical panel count data were collected from a popular Chinese online social Q&amp;A community. The results from a negative binomial regression model with user fixed effects indicate that a user's self-presentation, peer recognition, and social learning have a positive impact on his knowledge-contribution behaviors. The findings can help guide the development and operation of online social Q&amp;A communities. (C) 2015 Elsevier B.V. All rights reserved.\n\n</w:instrText>
      </w:r>
      <w:r w:rsidRPr="00261E78">
        <w:instrText>【摘要翻译】基于社会资本理论、社会交换理论和社会认知理论，本研究探讨了用户为什么不断向在线社交问答社区贡献知识。实证面板计数数据是从一个流行的中国在线社交问答社区收集的。具有用户固定效应的负二项式回归模型的结果表明，用户的自我呈现、同伴认可和社会学习对其知识贡献行为有正向影响。这些发现有助于指导在线社交问答社区的发展和运营。</w:instrText>
      </w:r>
      <w:r w:rsidRPr="00261E78">
        <w:instrText>(C)2015 Elsevier B.V</w:instrText>
      </w:r>
      <w:r w:rsidRPr="00261E78">
        <w:instrText>。保留所有权利。</w:instrText>
      </w:r>
      <w:r w:rsidRPr="00261E78">
        <w:instrText xml:space="preserve">","archive_location":"204 </w:instrText>
      </w:r>
      <w:r w:rsidRPr="00261E78">
        <w:rPr>
          <w:rFonts w:ascii="Apple Color Emoji" w:hAnsi="Apple Color Emoji" w:cs="Apple Color Emoji"/>
        </w:rPr>
        <w:instrText>📊</w:instrText>
      </w:r>
      <w:r w:rsidRPr="00261E78">
        <w:instrText>","call-number":"2","container-title":"Information &amp; Management","DOI":"10.1016/j.im.2015.07.005","ISSN":"0378-7206","issue":"7","journalAbbreviation":"Inform. Manage.","language":"en","note":"</w:instrText>
      </w:r>
      <w:r w:rsidRPr="00261E78">
        <w:rPr>
          <w:rFonts w:ascii="Apple Color Emoji" w:hAnsi="Apple Color Emoji" w:cs="Apple Color Emoji"/>
        </w:rPr>
        <w:instrText>🏷️</w:instrText>
      </w:r>
      <w:r w:rsidRPr="00261E78">
        <w:instrText xml:space="preserve"> /unread</w:instrText>
      </w:r>
      <w:r w:rsidRPr="00261E78">
        <w:instrText>、</w:instrText>
      </w:r>
      <w:r w:rsidRPr="00261E78">
        <w:instrText>INTENTION</w:instrText>
      </w:r>
      <w:r w:rsidRPr="00261E78">
        <w:instrText>、</w:instrText>
      </w:r>
      <w:r w:rsidRPr="00261E78">
        <w:instrText>VIRTUAL COMMUNITIES</w:instrText>
      </w:r>
      <w:r w:rsidRPr="00261E78">
        <w:instrText>、</w:instrText>
      </w:r>
      <w:r w:rsidRPr="00261E78">
        <w:instrText>DESIGN</w:instrText>
      </w:r>
      <w:r w:rsidRPr="00261E78">
        <w:instrText>、</w:instrText>
      </w:r>
      <w:r w:rsidRPr="00261E78">
        <w:instrText>Knowledge contribution</w:instrText>
      </w:r>
      <w:r w:rsidRPr="00261E78">
        <w:instrText>、</w:instrText>
      </w:r>
      <w:r w:rsidRPr="00261E78">
        <w:instrText>IDENTITY</w:instrText>
      </w:r>
      <w:r w:rsidRPr="00261E78">
        <w:instrText>、</w:instrText>
      </w:r>
      <w:r w:rsidRPr="00261E78">
        <w:instrText>COGNITIVE THEORY</w:instrText>
      </w:r>
      <w:r w:rsidRPr="00261E78">
        <w:instrText>、</w:instrText>
      </w:r>
      <w:r w:rsidRPr="00261E78">
        <w:instrText>CONSUMER-TRUST</w:instrText>
      </w:r>
      <w:r w:rsidRPr="00261E78">
        <w:instrText>、</w:instrText>
      </w:r>
      <w:r w:rsidRPr="00261E78">
        <w:instrText>CONTINUANCE</w:instrText>
      </w:r>
      <w:r w:rsidRPr="00261E78">
        <w:instrText>、</w:instrText>
      </w:r>
      <w:r w:rsidRPr="00261E78">
        <w:instrText>EXPECTATIONS</w:instrText>
      </w:r>
      <w:r w:rsidRPr="00261E78">
        <w:instrText>、</w:instrText>
      </w:r>
      <w:r w:rsidRPr="00261E78">
        <w:instrText>Identity communication</w:instrText>
      </w:r>
      <w:r w:rsidRPr="00261E78">
        <w:instrText>、</w:instrText>
      </w:r>
      <w:r w:rsidRPr="00261E78">
        <w:instrText>SELF-REGULATION</w:instrText>
      </w:r>
      <w:r w:rsidRPr="00261E78">
        <w:instrText>、</w:instrText>
      </w:r>
      <w:r w:rsidRPr="00261E78">
        <w:instrText>SHARE</w:instrText>
      </w:r>
      <w:r w:rsidRPr="00261E78">
        <w:instrText>、</w:instrText>
      </w:r>
      <w:r w:rsidRPr="00261E78">
        <w:instrText>Social exchange</w:instrText>
      </w:r>
      <w:r w:rsidRPr="00261E78">
        <w:instrText>、</w:instrText>
      </w:r>
      <w:r w:rsidRPr="00261E78">
        <w:instrText>Social learning","page":"840-849","source":"9.9 (Q1)","title":"Why users contribute knowledge to online communities: An empirical study of an online social Q&amp;A community","title-short":"Why users contribute knowledge to online communities","volume":"52","author":[{"family":"Jin","given":"Jiahua"},{"family":"Li","given":"Yijun"},{"family":"Zhong","given":"Xiaojia"},{"family":"Zhai","given":"Li"}],"issued":{"date-parts":[["2015",11]]}},"label":"page"},{"id":2894,"uris":["http://zotero.org/users/8905122/items/VGJLGVUG"],"itemData":{"id":2894,"type":"article-journal","abstract":"Purpose Based on the perspectives of social capital, image motivation and motivation affordances, this paper explores the direct and moderation effects of different kinds of motivations (i.e. relationship-based motivation, community-based motivation and individual-based motivation) on users' continuous knowledge contributions in social question and answer (Q&amp;A) communities.Design/methodology/approachThe authors collect the panel data of 10,193 users from a popular social Q&amp;A community in China. Then, a negative binomial regression model is adopted to analyze the collected data.Findings The paper demonstrates that social learning, peer recognition and knowledge seeking positively affect users' continuous contribution behaviors. However, the results also show that social exposure has the opposite effect. In addition, self-presentation is found to moderate the influence of social factors on users' continuous use behaviors, while the moderation effect of motivation affordances has no significance.Originality/value First, this study develops a comprehensive motivation framework that helps gain deeper insights into the underlying mechanism of knowledge contribution in social Q&amp;A communities. Second, this study conducts panel data analysis to capture the impacts of motivations over time, rather than intentions at a fixed time point. Third, the findings can help operators of social Q&amp;A communities to optimize community norms and incentive mechanisms.\n\n</w:instrText>
      </w:r>
      <w:r w:rsidRPr="00261E78">
        <w:instrText>【摘要翻译】目的基于社会资本、形象动机和动机可供性的视角，探讨了不同类型的动机（即基于关系的动机、基于社区的动机和基于个人的动机）对用户在社交问答（</w:instrText>
      </w:r>
      <w:r w:rsidRPr="00261E78">
        <w:instrText>Q&amp;A</w:instrText>
      </w:r>
      <w:r w:rsidRPr="00261E78">
        <w:instrText>）中持续知识贡献的直接和调节作用</w:instrText>
      </w:r>
      <w:r w:rsidRPr="00261E78">
        <w:instrText>communities.Design/methodology/approachThe</w:instrText>
      </w:r>
      <w:r w:rsidRPr="00261E78">
        <w:instrText>作者从中国一个流行的社交问答社区收集了</w:instrText>
      </w:r>
      <w:r w:rsidRPr="00261E78">
        <w:instrText>10,193</w:instrText>
      </w:r>
      <w:r w:rsidRPr="00261E78">
        <w:instrText>名用户的面板数据。然后，采用负二项回归模型对收集的数据进行分析。结果表明，社会学习、同伴认可和知识寻求对用户的持续贡献行为产生积极影响。然而，结果也表明，社会暴露具有相反的效果。此外，自我呈现被发现可以调节社会因素对用户持续使用行为的影响，而动机提供的调节效应没有意义。原创性</w:instrText>
      </w:r>
      <w:r w:rsidRPr="00261E78">
        <w:instrText>/</w:instrText>
      </w:r>
      <w:r w:rsidRPr="00261E78">
        <w:instrText>价值首先，本研究开发了一个全面的动机框架，有助于更深入地了解社交问答社区中知识贡献的潜在机制。第二，本研究进行了面板数据分析，以捕捉动机随时间的影响，而不是固定时间点的意图。第三，研究结果可以帮助社交问答社区的运营者优化社区规范和激励机制。</w:instrText>
      </w:r>
      <w:r w:rsidRPr="00261E78">
        <w:instrText>","call-number":"3","container-title":"Information Technology &amp; People","DOI":"10.1108/ITP-02-2022-0128","ISSN":"0959-3845","issue":"5","journalAbbreviation":"Inform. Technol. Peopl.","language":"en","note":"</w:instrText>
      </w:r>
      <w:r w:rsidRPr="00261E78">
        <w:rPr>
          <w:rFonts w:ascii="Apple Color Emoji" w:hAnsi="Apple Color Emoji" w:cs="Apple Color Emoji"/>
        </w:rPr>
        <w:instrText>🏷️</w:instrText>
      </w:r>
      <w:r w:rsidRPr="00261E78">
        <w:instrText xml:space="preserve"> /unread</w:instrText>
      </w:r>
      <w:r w:rsidRPr="00261E78">
        <w:instrText>、</w:instrText>
      </w:r>
      <w:r w:rsidRPr="00261E78">
        <w:instrText>INTENTION</w:instrText>
      </w:r>
      <w:r w:rsidRPr="00261E78">
        <w:instrText>、</w:instrText>
      </w:r>
      <w:r w:rsidRPr="00261E78">
        <w:instrText>VIRTUAL COMMUNITIES</w:instrText>
      </w:r>
      <w:r w:rsidRPr="00261E78">
        <w:instrText>、</w:instrText>
      </w:r>
      <w:r w:rsidRPr="00261E78">
        <w:instrText>Knowledge contribution</w:instrText>
      </w:r>
      <w:r w:rsidRPr="00261E78">
        <w:instrText>、</w:instrText>
      </w:r>
      <w:r w:rsidRPr="00261E78">
        <w:instrText>IDENTITY</w:instrText>
      </w:r>
      <w:r w:rsidRPr="00261E78">
        <w:instrText>、</w:instrText>
      </w:r>
      <w:r w:rsidRPr="00261E78">
        <w:instrText>CONTRIBUTION BEHAVIOR</w:instrText>
      </w:r>
      <w:r w:rsidRPr="00261E78">
        <w:instrText>、</w:instrText>
      </w:r>
      <w:r w:rsidRPr="00261E78">
        <w:instrText>IMAGE MOTIVATION</w:instrText>
      </w:r>
      <w:r w:rsidRPr="00261E78">
        <w:instrText>、</w:instrText>
      </w:r>
      <w:r w:rsidRPr="00261E78">
        <w:instrText>MEDIA</w:instrText>
      </w:r>
      <w:r w:rsidRPr="00261E78">
        <w:instrText>、</w:instrText>
      </w:r>
      <w:r w:rsidRPr="00261E78">
        <w:instrText>Motivational affordances</w:instrText>
      </w:r>
      <w:r w:rsidRPr="00261E78">
        <w:instrText>、</w:instrText>
      </w:r>
      <w:r w:rsidRPr="00261E78">
        <w:instrText>NETWORKING SITES</w:instrText>
      </w:r>
      <w:r w:rsidRPr="00261E78">
        <w:instrText>、</w:instrText>
      </w:r>
      <w:r w:rsidRPr="00261E78">
        <w:instrText>ONLINE CONSUMER REVIEWS</w:instrText>
      </w:r>
      <w:r w:rsidRPr="00261E78">
        <w:instrText>、</w:instrText>
      </w:r>
      <w:r w:rsidRPr="00261E78">
        <w:instrText>Self-presentation</w:instrText>
      </w:r>
      <w:r w:rsidRPr="00261E78">
        <w:instrText>、</w:instrText>
      </w:r>
      <w:r w:rsidRPr="00261E78">
        <w:instrText>Social capital</w:instrText>
      </w:r>
      <w:r w:rsidRPr="00261E78">
        <w:instrText>、</w:instrText>
      </w:r>
      <w:r w:rsidRPr="00261E78">
        <w:instrText>Social Q&amp;A community</w:instrText>
      </w:r>
      <w:r w:rsidRPr="00261E78">
        <w:instrText>、</w:instrText>
      </w:r>
      <w:r w:rsidRPr="00261E78">
        <w:instrText>TECHNOLOGY</w:instrText>
      </w:r>
      <w:r w:rsidRPr="00261E78">
        <w:instrText>、</w:instrText>
      </w:r>
      <w:r w:rsidRPr="00261E78">
        <w:instrText xml:space="preserve">USER PARTICIPATION","page":"1950-1982","source":"4.4 (Q2)","title":"Continuous knowledge contribution in social Q&amp;A communities: the moderation effects of self-presentation and motivational affordances","title-short":"Continuous knowledge contribution in social Q&amp;A communities","volume":"37","author":[{"family":"Luo","given":"Lijuan"},{"family":"Wang","given":"Yuwei"},{"family":"Duan","given":"Siqi"},{"family":"Shang","given":"Shanshan"},{"family":"Ma","given":"Baojun"},{"family":"Zhou","given":"Xiaoli"}],"issued":{"date-parts":[["2024",7,5]]}}}],"schema":"https://github.com/citation-style-language/schema/raw/master/csl-citation.json"} </w:instrText>
      </w:r>
      <w:r w:rsidRPr="00261E78">
        <w:fldChar w:fldCharType="separate"/>
      </w:r>
      <w:r w:rsidRPr="00261E78">
        <w:t>(Jin et al.</w:t>
      </w:r>
      <w:r>
        <w:t>,</w:t>
      </w:r>
      <w:r w:rsidRPr="00261E78">
        <w:t xml:space="preserve"> 2015; Luo et al.</w:t>
      </w:r>
      <w:r>
        <w:t>,</w:t>
      </w:r>
      <w:r w:rsidRPr="00261E78">
        <w:t xml:space="preserve"> 2024)</w:t>
      </w:r>
      <w:r w:rsidRPr="00261E78">
        <w:fldChar w:fldCharType="end"/>
      </w:r>
      <w:r w:rsidRPr="00261E78">
        <w:t>. We propose three mechanisms through which AI-generated answers affect recognition of human contributions.</w:t>
      </w:r>
    </w:p>
    <w:p w14:paraId="1C5D7023" w14:textId="77777777" w:rsidR="00DA0B60" w:rsidRPr="00261E78" w:rsidRDefault="00DA0B60" w:rsidP="00DA0B60">
      <w:pPr>
        <w:pStyle w:val="Heading4"/>
      </w:pPr>
      <w:r w:rsidRPr="00261E78">
        <w:lastRenderedPageBreak/>
        <w:t xml:space="preserve">Attention Diversion </w:t>
      </w:r>
    </w:p>
    <w:p w14:paraId="47A3AFFA" w14:textId="77777777" w:rsidR="00DA0B60" w:rsidRPr="00261E78" w:rsidRDefault="00DA0B60" w:rsidP="00DA0B60">
      <w:pPr>
        <w:pStyle w:val="Paragraph0"/>
      </w:pPr>
      <w:r w:rsidRPr="00261E78">
        <w:t xml:space="preserve">AI-generated answers may reduce recognition of human contributions by absorbing viewer attention, limiting the audience available to evaluate human answers. Drawing from attention economics research, human attention is a scarce resource allocated selectively among competing information sources </w:t>
      </w:r>
      <w:r w:rsidRPr="00261E78">
        <w:fldChar w:fldCharType="begin"/>
      </w:r>
      <w:r w:rsidRPr="00261E78">
        <w:instrText xml:space="preserve"> ADDIN ZOTERO_ITEM CSL_CITATION {"citationID":"Z6KxBZEo","properties":{"formattedCitation":"(Greenberger 1971; Simon 1996)","plainCitation":"(Greenberger 1971; Simon 1996)","noteIndex":0},"citationItems":[{"id":31823,"uris":["http://zotero.org/users/8905122/items/5HX49T9W"],"itemData":{"id":31823,"type":"article-journal","container-title":"(No Title)","language":"en","note":"</w:instrText>
      </w:r>
      <w:r w:rsidRPr="00261E78">
        <w:rPr>
          <w:rFonts w:ascii="Apple Color Emoji" w:hAnsi="Apple Color Emoji" w:cs="Apple Color Emoji"/>
        </w:rPr>
        <w:instrText>🏷️</w:instrText>
      </w:r>
      <w:r w:rsidRPr="00261E78">
        <w:instrText xml:space="preserve"> /unread","source":"Google Scholar","title":"Computers, communications, and the public interest","URL":"https://cir.nii.ac.jp/crid/1130000795331084928","author":[{"family":"Greenberger","given":"Martin"}],"accessed":{"date-parts":[["2025",11,15]]},"issued":{"date-parts":[["1971"]]}},"label":"page"},{"id":31824,"uris":["http://zotero.org/users/8905122/items/Z9D3L75K"],"itemData":{"id":31824,"type":"article-journal","container-title":"International Library of Critical Writings in Economics","language":"en","note":"</w:instrText>
      </w:r>
      <w:r w:rsidRPr="00261E78">
        <w:rPr>
          <w:rFonts w:ascii="Apple Color Emoji" w:hAnsi="Apple Color Emoji" w:cs="Apple Color Emoji"/>
        </w:rPr>
        <w:instrText>🏷️</w:instrText>
      </w:r>
      <w:r w:rsidRPr="00261E78">
        <w:instrText xml:space="preserve"> /unread","page":"187–202","source":"Google Scholar","title":"Designing organizations for an information-rich world","volume":"70","author":[{"family":"Simon","given":"Herbert A."}],"issued":{"date-parts":[["1996"]]}}}],"schema":"https://github.com/citation-style-language/schema/raw/master/csl-citation.json"} </w:instrText>
      </w:r>
      <w:r w:rsidRPr="00261E78">
        <w:fldChar w:fldCharType="separate"/>
      </w:r>
      <w:r w:rsidRPr="00261E78">
        <w:t>(Greenberger</w:t>
      </w:r>
      <w:r>
        <w:t xml:space="preserve">, </w:t>
      </w:r>
      <w:r w:rsidRPr="00261E78">
        <w:t>1971; Simon</w:t>
      </w:r>
      <w:r>
        <w:t>,</w:t>
      </w:r>
      <w:r w:rsidRPr="00261E78">
        <w:t xml:space="preserve"> 1996)</w:t>
      </w:r>
      <w:r w:rsidRPr="00261E78">
        <w:fldChar w:fldCharType="end"/>
      </w:r>
      <w:r w:rsidRPr="00261E78">
        <w:t>. When AI answers appear prominently at the top</w:t>
      </w:r>
      <w:r>
        <w:t xml:space="preserve"> of </w:t>
      </w:r>
      <w:r>
        <w:rPr>
          <w:rFonts w:hint="eastAsia"/>
        </w:rPr>
        <w:t>the answer area</w:t>
      </w:r>
      <w:r w:rsidRPr="00261E78">
        <w:t xml:space="preserve">, they attract and retain viewer attention, reducing </w:t>
      </w:r>
      <w:r>
        <w:t xml:space="preserve">the </w:t>
      </w:r>
      <w:r w:rsidRPr="00261E78">
        <w:t>attention available for human answers positioned below.</w:t>
      </w:r>
      <w:r>
        <w:t xml:space="preserve"> </w:t>
      </w:r>
      <w:r w:rsidRPr="00261E78">
        <w:t>This mechanism impacts recognition through reduced exposure. Users cannot upvote content they never see. When viewers focus on AI answers, they may not scroll down to view human contributions, reducing the pool of potential upvoters. Consequently, decreased recognition for human answers stems from reduced audience reach rather than diminished quality perceptions.</w:t>
      </w:r>
    </w:p>
    <w:p w14:paraId="3FABE6E2" w14:textId="77777777" w:rsidR="00DA0B60" w:rsidRPr="00261E78" w:rsidRDefault="00DA0B60" w:rsidP="00DA0B60">
      <w:pPr>
        <w:pStyle w:val="Heading4"/>
      </w:pPr>
      <w:r w:rsidRPr="00261E78">
        <w:t>Elevated Expectation</w:t>
      </w:r>
      <w:r>
        <w:t>s</w:t>
      </w:r>
    </w:p>
    <w:p w14:paraId="40C542CB" w14:textId="77777777" w:rsidR="00DA0B60" w:rsidRPr="00261E78" w:rsidRDefault="00DA0B60" w:rsidP="00DA0B60">
      <w:pPr>
        <w:pStyle w:val="Paragraph0"/>
      </w:pPr>
      <w:r w:rsidRPr="00261E78">
        <w:t>The third mechanism proposes that AI-generated answers raise users’ expectations for answer quality, leading to more critical evaluations of human answers even when their quality remains unchanged.</w:t>
      </w:r>
      <w:r>
        <w:t xml:space="preserve"> </w:t>
      </w:r>
      <w:r w:rsidRPr="00261E78">
        <w:t xml:space="preserve">This draws from expectation disconfirmation theory </w:t>
      </w:r>
      <w:r w:rsidRPr="00261E78">
        <w:fldChar w:fldCharType="begin"/>
      </w:r>
      <w:r w:rsidRPr="00261E78">
        <w:instrText xml:space="preserve"> ADDIN ZOTERO_ITEM CSL_CITATION {"citationID":"JkcYaxf0","properties":{"formattedCitation":"(Oliver 1980)","plainCitation":"(Oliver 1980)","noteIndex":0},"citationItems":[{"id":3703,"uris":["http://www.mendeley.com/documents/?uuid=12ee6a93-0408-45e4-b4dc-f33e4730c69c","http://zotero.org/users/8905122/items/RFX7SZJ9"],"itemData":{"id":3703,"type":"article-journal","abstract":"Proposes a model that expresses consumer satisfaction as a function of expectation and expectancy disconfirmation. Satisfaction, in turn, is believed to influence attitude change and purchase intention. Results from a 2-stage field study with 604 Ss support the scheme for consumers and nonconsumers of a flu inoculation. (50 ref) (PsycInfo Database Record (c) 2020 APA, all rights reserved)\n\n</w:instrText>
      </w:r>
      <w:r w:rsidRPr="00261E78">
        <w:instrText>【摘要翻译】提出了一个模型，将消费者满意度表示为期望和期望不确认的函数。反过来，满意度被认为会影响态度变化和购买意愿。对</w:instrText>
      </w:r>
      <w:r w:rsidRPr="00261E78">
        <w:instrText>604</w:instrText>
      </w:r>
      <w:r w:rsidRPr="00261E78">
        <w:instrText>名</w:instrText>
      </w:r>
      <w:r w:rsidRPr="00261E78">
        <w:instrText>Ss</w:instrText>
      </w:r>
      <w:r w:rsidRPr="00261E78">
        <w:instrText>进行的</w:instrText>
      </w:r>
      <w:r w:rsidRPr="00261E78">
        <w:instrText>2</w:instrText>
      </w:r>
      <w:r w:rsidRPr="00261E78">
        <w:instrText>阶段现场研究的结果支持消费者和非消费者流感接种计划。（</w:instrText>
      </w:r>
      <w:r w:rsidRPr="00261E78">
        <w:instrText>50</w:instrText>
      </w:r>
      <w:r w:rsidRPr="00261E78">
        <w:instrText>参考文献）（</w:instrText>
      </w:r>
      <w:r w:rsidRPr="00261E78">
        <w:instrText>PsycInfo</w:instrText>
      </w:r>
      <w:r w:rsidRPr="00261E78">
        <w:instrText>数据库记录（</w:instrText>
      </w:r>
      <w:r w:rsidRPr="00261E78">
        <w:instrText>c</w:instrText>
      </w:r>
      <w:r w:rsidRPr="00261E78">
        <w:instrText>）</w:instrText>
      </w:r>
      <w:r w:rsidRPr="00261E78">
        <w:instrText>2020 APA</w:instrText>
      </w:r>
      <w:r w:rsidRPr="00261E78">
        <w:instrText>，保留所有权利）</w:instrText>
      </w:r>
      <w:r w:rsidRPr="00261E78">
        <w:instrText>","call-number":"1","container-title":"Journal of Marketing Research","DOI":"10.2307/3150499","ISSN":"0022-2437","issue":"4","journalAbbreviation":"J. Marketing Res.","language":"en","note":"</w:instrText>
      </w:r>
      <w:r w:rsidRPr="00261E78">
        <w:rPr>
          <w:rFonts w:ascii="Apple Color Emoji" w:hAnsi="Apple Color Emoji" w:cs="Apple Color Emoji"/>
        </w:rPr>
        <w:instrText>🏷️</w:instrText>
      </w:r>
      <w:r w:rsidRPr="00261E78">
        <w:instrText xml:space="preserve"> /unread</w:instrText>
      </w:r>
      <w:r w:rsidRPr="00261E78">
        <w:instrText>、</w:instrText>
      </w:r>
      <w:r w:rsidRPr="00261E78">
        <w:instrText>Consequence</w:instrText>
      </w:r>
      <w:r w:rsidRPr="00261E78">
        <w:instrText>、</w:instrText>
      </w:r>
      <w:r w:rsidRPr="00261E78">
        <w:instrText>Models</w:instrText>
      </w:r>
      <w:r w:rsidRPr="00261E78">
        <w:instrText>、</w:instrText>
      </w:r>
      <w:r w:rsidRPr="00261E78">
        <w:instrText>Expectations</w:instrText>
      </w:r>
      <w:r w:rsidRPr="00261E78">
        <w:instrText>、</w:instrText>
      </w:r>
      <w:r w:rsidRPr="00261E78">
        <w:instrText>Consumer Behavior</w:instrText>
      </w:r>
      <w:r w:rsidRPr="00261E78">
        <w:instrText>、</w:instrText>
      </w:r>
      <w:r w:rsidRPr="00261E78">
        <w:instrText xml:space="preserve">Satisfaction","page":"460","source":"6.1 (Q2)","title":"A cognitive model of the antecedents and consequences of satisfaction decisions","volume":"17","author":[{"family":"Oliver","given":"Richard L."}],"issued":{"date-parts":[["1980",11]]}}}],"schema":"https://github.com/citation-style-language/schema/raw/master/csl-citation.json"} </w:instrText>
      </w:r>
      <w:r w:rsidRPr="00261E78">
        <w:fldChar w:fldCharType="separate"/>
      </w:r>
      <w:r w:rsidRPr="00261E78">
        <w:t>(Oliver</w:t>
      </w:r>
      <w:r>
        <w:t>,</w:t>
      </w:r>
      <w:r w:rsidRPr="00261E78">
        <w:t xml:space="preserve"> 1980)</w:t>
      </w:r>
      <w:r w:rsidRPr="00261E78">
        <w:fldChar w:fldCharType="end"/>
      </w:r>
      <w:r w:rsidRPr="00261E78">
        <w:t xml:space="preserve">, which posits that satisfaction depends on the gap between expected and perceived performance. AI answers calibrate users’ expectations to a new standard, creating </w:t>
      </w:r>
      <w:r>
        <w:t xml:space="preserve">the </w:t>
      </w:r>
      <w:r w:rsidRPr="00261E78">
        <w:t xml:space="preserve">anticipation </w:t>
      </w:r>
      <w:r>
        <w:t>of</w:t>
      </w:r>
      <w:r w:rsidRPr="00261E78">
        <w:t xml:space="preserve"> higher quality, accuracy, and comprehensiveness. Research </w:t>
      </w:r>
      <w:r>
        <w:t xml:space="preserve">bears this out, </w:t>
      </w:r>
      <w:r w:rsidRPr="00261E78">
        <w:t>demonstrat</w:t>
      </w:r>
      <w:r>
        <w:t>ing</w:t>
      </w:r>
      <w:r w:rsidRPr="00261E78">
        <w:t xml:space="preserve"> that high-performance AI content creates heightened expectations for consistency and accuracy </w:t>
      </w:r>
      <w:r w:rsidRPr="00261E78">
        <w:fldChar w:fldCharType="begin"/>
      </w:r>
      <w:r w:rsidRPr="00261E78">
        <w:instrText xml:space="preserve"> ADDIN ZOTERO_ITEM CSL_CITATION {"citationID":"WHwf4g1J","properties":{"formattedCitation":"(Jussupow et al. 2020)","plainCitation":"(Jussupow et al. 2020)","noteIndex":0},"citationItems":[{"id":26539,"uris":["http://zotero.org/users/8905122/items/PVXI6GC7"],"itemData":{"id":26539,"type":"paper-conference","container-title":"Proceedings of the 28th European Conference on Information Systems","language":"en","note":"</w:instrText>
      </w:r>
      <w:r w:rsidRPr="00261E78">
        <w:rPr>
          <w:rFonts w:ascii="Apple Color Emoji" w:hAnsi="Apple Color Emoji" w:cs="Apple Color Emoji"/>
        </w:rPr>
        <w:instrText>🏷️</w:instrText>
      </w:r>
      <w:r w:rsidRPr="00261E78">
        <w:instrText xml:space="preserve"> /unread","source":"Google Scholar","title":"Why are we averse towards algorithms? A comprehensive literature review on algorithm aversion","title-short":"Why are we averse towards algorithms?","URL":"https://aisel.aisnet.org/ecis2020_rp/168","author":[{"family":"Jussupow","given":"Ekaterina"},{"family":"Benbasat","given":"Izak"},{"family":"Heinzl","given":"Armin"}],"accessed":{"date-parts":[["2025",4,2]]},"issued":{"date-parts":[["2020"]]}}}],"schema":"https://github.com/citation-style-language/schema/raw/master/csl-citation.json"} </w:instrText>
      </w:r>
      <w:r w:rsidRPr="00261E78">
        <w:fldChar w:fldCharType="separate"/>
      </w:r>
      <w:r w:rsidRPr="00261E78">
        <w:t>(Jussupow et al.</w:t>
      </w:r>
      <w:r>
        <w:t>,</w:t>
      </w:r>
      <w:r w:rsidRPr="00261E78">
        <w:t xml:space="preserve"> 2020)</w:t>
      </w:r>
      <w:r w:rsidRPr="00261E78">
        <w:fldChar w:fldCharType="end"/>
      </w:r>
      <w:r w:rsidRPr="00261E78">
        <w:t>.</w:t>
      </w:r>
      <w:r>
        <w:t xml:space="preserve"> </w:t>
      </w:r>
      <w:r w:rsidRPr="00261E78">
        <w:t>This mechanism operates through changes in evaluation standards rather than actual quality changes. AI answers create a new reference point against which human answers are judged, potentially leading to more stringent evaluations and reduced recognition.</w:t>
      </w:r>
    </w:p>
    <w:p w14:paraId="6AA045A7" w14:textId="77777777" w:rsidR="00DA0B60" w:rsidRPr="00261E78" w:rsidRDefault="00DA0B60" w:rsidP="00DA0B60">
      <w:pPr>
        <w:pStyle w:val="Paragraph0"/>
      </w:pPr>
      <w:r w:rsidRPr="00261E78">
        <w:lastRenderedPageBreak/>
        <w:t xml:space="preserve">The three mechanisms </w:t>
      </w:r>
      <w:r>
        <w:t xml:space="preserve">proposed in this paper </w:t>
      </w:r>
      <w:r w:rsidRPr="00261E78">
        <w:t xml:space="preserve">are complementary but operate through different pathways. The attention diversion mechanism reduces recognition by limiting </w:t>
      </w:r>
      <w:r>
        <w:t xml:space="preserve">the number of </w:t>
      </w:r>
      <w:r w:rsidRPr="00261E78">
        <w:t>viewers who encounter human answers. The quality degradation mechanism operates through supply-side changes in human contribution quality. The elevated expectations mechanism operates through demand-side shifts in evaluation standards among engaged viewers. Together, these pathways create a comprehensive framework accounting for visibility constraints, supply-side changes, and demand-side evaluation shifts. Therefore, we hypothesize:</w:t>
      </w:r>
    </w:p>
    <w:p w14:paraId="219D04B1" w14:textId="77777777" w:rsidR="00DA0B60" w:rsidRDefault="00DA0B60" w:rsidP="00DA0B60">
      <w:pPr>
        <w:pStyle w:val="Paragraph0"/>
        <w:ind w:left="540" w:hanging="1"/>
        <w:rPr>
          <w:ins w:id="78" w:author="Xin Li" w:date="2026-03-16T14:53:00Z" w16du:dateUtc="2026-03-16T06:53:00Z"/>
          <w:i/>
        </w:rPr>
      </w:pPr>
      <w:r w:rsidRPr="00261E78">
        <w:rPr>
          <w:i/>
        </w:rPr>
        <w:t xml:space="preserve">H2: Introducing internal GenAI to answer questions reduces </w:t>
      </w:r>
      <w:r>
        <w:rPr>
          <w:i/>
        </w:rPr>
        <w:t>viewers’</w:t>
      </w:r>
      <w:r w:rsidRPr="00261E78">
        <w:rPr>
          <w:i/>
        </w:rPr>
        <w:t xml:space="preserve"> recognition of human answers in online Q&amp;A communities.</w:t>
      </w:r>
    </w:p>
    <w:p w14:paraId="69377747" w14:textId="77777777" w:rsidR="0086212D" w:rsidRPr="00261E78" w:rsidRDefault="0086212D" w:rsidP="00DA0B60">
      <w:pPr>
        <w:pStyle w:val="Heading4"/>
      </w:pPr>
      <w:r w:rsidRPr="00261E78">
        <w:t xml:space="preserve">Quality Degradation </w:t>
      </w:r>
    </w:p>
    <w:p w14:paraId="0FE7CC91" w14:textId="77777777" w:rsidR="0086212D" w:rsidRPr="00261E78" w:rsidRDefault="0086212D" w:rsidP="0086212D">
      <w:pPr>
        <w:pStyle w:val="Paragraph0"/>
      </w:pPr>
      <w:r w:rsidRPr="00261E78">
        <w:t>The second mechanism posits that AI-generated answers lead to a decline in the actual quality of subsequent human answers through two pathways.</w:t>
      </w:r>
    </w:p>
    <w:p w14:paraId="4A9F8E1F" w14:textId="77777777" w:rsidR="0086212D" w:rsidRPr="00261E78" w:rsidRDefault="0086212D" w:rsidP="0086212D">
      <w:pPr>
        <w:pStyle w:val="Paragraph0"/>
      </w:pPr>
      <w:r w:rsidRPr="00261E78">
        <w:rPr>
          <w:b/>
          <w:bCs/>
        </w:rPr>
        <w:t>Expertise Composition Shift</w:t>
      </w:r>
      <w:r w:rsidRPr="00261E78">
        <w:t xml:space="preserve">: AI answers may disproportionately discourage expert participation while minimally impacting non-experts. Experts in online Q&amp;A technical communities strategically allocate attention to unsolved challenging questions where their expertise can be distinctively demonstrated </w:t>
      </w:r>
      <w:r w:rsidRPr="00261E78">
        <w:fldChar w:fldCharType="begin"/>
      </w:r>
      <w:r w:rsidRPr="00261E78">
        <w:instrText xml:space="preserve"> ADDIN ZOTERO_ITEM CSL_CITATION {"citationID":"qe8xXFY5","properties":{"formattedCitation":"(Raymond 2014)","plainCitation":"(Raymond 2014)","noteIndex":0},"citationItems":[{"id":31456,"uris":["http://zotero.org/users/8905122/items/5GC87A77"],"itemData":{"id":31456,"type":"book","language":"en","note":"</w:instrText>
      </w:r>
      <w:r w:rsidRPr="00261E78">
        <w:rPr>
          <w:rFonts w:ascii="Apple Color Emoji" w:hAnsi="Apple Color Emoji" w:cs="Apple Color Emoji"/>
        </w:rPr>
        <w:instrText>🏷️</w:instrText>
      </w:r>
      <w:r w:rsidRPr="00261E78">
        <w:instrText xml:space="preserve"> /unread","publisher":"Eric S. Raymond","source":"Google Scholar","title":"How to ask questions the smart way","URL":"https://forum.kicad.info/uploads/short-url/j5N5lgcgoPTq9KeJRF9WqKYRzus.pdf","author":[{"family":"Raymond","given":"Eric Steven"}],"accessed":{"date-parts":[["2025",10,30]]},"issued":{"date-parts":[["2014"]]}}}],"schema":"https://github.com/citation-style-language/schema/raw/master/csl-citation.json"} </w:instrText>
      </w:r>
      <w:r w:rsidRPr="00261E78">
        <w:fldChar w:fldCharType="separate"/>
      </w:r>
      <w:r w:rsidRPr="00261E78">
        <w:t>(Raymond</w:t>
      </w:r>
      <w:r>
        <w:t>,</w:t>
      </w:r>
      <w:r w:rsidRPr="00261E78">
        <w:t xml:space="preserve"> 2014)</w:t>
      </w:r>
      <w:r w:rsidRPr="00261E78">
        <w:fldChar w:fldCharType="end"/>
      </w:r>
      <w:r w:rsidRPr="00261E78">
        <w:t>. When AI provides comprehensive answers, experts perceive</w:t>
      </w:r>
      <w:r>
        <w:t xml:space="preserve"> that their contributions will have</w:t>
      </w:r>
      <w:r w:rsidRPr="00261E78">
        <w:t xml:space="preserve"> diminished marginal utility. They redirect efforts to questions explicitly requiring specialized knowledge </w:t>
      </w:r>
      <w:r w:rsidRPr="00261E78">
        <w:fldChar w:fldCharType="begin"/>
      </w:r>
      <w:r w:rsidRPr="00261E78">
        <w:instrText xml:space="preserve"> ADDIN ZOTERO_ITEM CSL_CITATION {"citationID":"8cR5iUrh","properties":{"formattedCitation":"(Khansa et al. 2015)","plainCitation":"(Khansa et al. 2015)","noteIndex":0},"citationItems":[{"id":26537,"uris":["http://zotero.org/users/8905122/items/4RIXSSFP"],"itemData":{"id":26537,"type":"article-journal","abstract":"Abstract Community-based question-and-answer (Q&amp;A) websites have become increasingly popular in recent years as an alternative to general-purpose Web search engines for open-ended complex questions. Despite their unique contextual characteristics, only a handful of Q&amp;A websites have been successful in sustaining members’ active participation that, unlike lurking, consists of not only posting questions but also answering others’ inquiries. Because the specific design of the information technology artifacts on Q&amp;A websites can influence their level of success, studying leading Q&amp;A communities such as Yahoo! Answers (YA) provides insights into more effective design mechanisms. We tested a goal-oriented action framework using data from 2,920 YA users, and found that active online participation is largely driven by artifacts (e.g., incentives), membership (e.g., levels of membership and tenure), and habit (e.g., past behavior). This study contributes to the information systems literature by showing that active participation can be understood as the setting, pursuit, and automatic activation of goals.","archive_location":"146 </w:instrText>
      </w:r>
      <w:r w:rsidRPr="00261E78">
        <w:rPr>
          <w:rFonts w:ascii="Apple Color Emoji" w:hAnsi="Apple Color Emoji" w:cs="Apple Color Emoji"/>
        </w:rPr>
        <w:instrText>📊</w:instrText>
      </w:r>
      <w:r w:rsidRPr="00261E78">
        <w:instrText>","call-number":"2","container-title":"Journal of Management Information Systems","DOI":"10.1080/07421222.2015.1063293","ISSN":"0742-1222","issue":"2","journalAbbreviation":"Journal of Management Information Systems","language":"en","note":"</w:instrText>
      </w:r>
      <w:r w:rsidRPr="00261E78">
        <w:rPr>
          <w:rFonts w:ascii="Apple Color Emoji" w:hAnsi="Apple Color Emoji" w:cs="Apple Color Emoji"/>
        </w:rPr>
        <w:instrText>🏷️</w:instrText>
      </w:r>
      <w:r w:rsidRPr="00261E78">
        <w:instrText xml:space="preserve"> /reading","page":"162-203","source":"5.9 (Q1)","title":"Understanding Members’ Active Participation in Online Question-and-Answer Communities: A Theory and Empirical Analysis","title-short":"Understanding Members’ Active Participation in Online Question-and-Answer Communities","volume":"32","author":[{"family":"Khansa","given":"Lara"},{"family":"Ma","given":"Xiao"},{"family":"Liginlal","given":"Divakaran"},{"family":"Kim","given":"Sung S."}],"issued":{"date-parts":[["2015",4,3]]}}}],"schema":"https://github.com/citation-style-language/schema/raw/master/csl-citation.json"} </w:instrText>
      </w:r>
      <w:r w:rsidRPr="00261E78">
        <w:fldChar w:fldCharType="separate"/>
      </w:r>
      <w:r w:rsidRPr="00261E78">
        <w:t>(Khansa et al.</w:t>
      </w:r>
      <w:r>
        <w:t>,</w:t>
      </w:r>
      <w:r w:rsidRPr="00261E78">
        <w:t xml:space="preserve"> 2015)</w:t>
      </w:r>
      <w:r w:rsidRPr="00261E78">
        <w:fldChar w:fldCharType="end"/>
      </w:r>
      <w:r w:rsidRPr="00261E78">
        <w:t xml:space="preserve">, resulting in a compositional shift toward non-experts and </w:t>
      </w:r>
      <w:r>
        <w:t xml:space="preserve">in </w:t>
      </w:r>
      <w:r w:rsidRPr="00261E78">
        <w:t>reduced quality of human answers.</w:t>
      </w:r>
    </w:p>
    <w:p w14:paraId="661C24FC" w14:textId="77777777" w:rsidR="0086212D" w:rsidRPr="00261E78" w:rsidRDefault="0086212D" w:rsidP="0086212D">
      <w:pPr>
        <w:pStyle w:val="Paragraph0"/>
      </w:pPr>
      <w:r w:rsidRPr="00261E78">
        <w:rPr>
          <w:b/>
          <w:bCs/>
        </w:rPr>
        <w:t>Reduced Effort Investment</w:t>
      </w:r>
      <w:r w:rsidRPr="00261E78">
        <w:t xml:space="preserve">: AI answers may decrease quality by affecting contributors’ effort allocation. Contributors strategically invest effort based on perceived recognition opportunities </w:t>
      </w:r>
      <w:r w:rsidRPr="00261E78">
        <w:fldChar w:fldCharType="begin"/>
      </w:r>
      <w:r w:rsidRPr="00261E78">
        <w:instrText xml:space="preserve"> ADDIN ZOTERO_ITEM CSL_CITATION {"citationID":"v1WIsEaW","properties":{"formattedCitation":"(Anderson et al. 2012)","plainCitation":"(Anderson et al. 2012)","noteIndex":0},"citationItems":[{"id":26517,"uris":["http://zotero.org/users/8905122/items/WIQLEI39"],"itemData":{"id":26517,"type":"paper-conference","abstract":"Question answering (Q&amp;amp;A) websites are now large repositories of valuable knowledge. While most Q&amp;amp;A sites were initially aimed at providing useful answers to the question asker, there has been a marked shift towards question answering as a community-driven knowledge creation process whose end product can be of enduring value to a broad audience. As part of this shift, specific expertise and deep knowledge of the subject at hand have become increasingly important, and many Q&amp;amp;A sites employ voting and reputation mechanisms as centerpieces of their design to help users identify the trustworthiness and accuracy of the content.To better understand this shift in focus from one-off answers to a group knowledge-creation process, we consider a question together with its entire set of corresponding answers as our fundamental unit of analysis, in contrast with the focus on individual question-answer pairs that characterized previous work. Our investigation considers the dynamics of the community activity that shapes the set of answers, both how answers and voters arrive over time and how this influences the eventual outcome. For example, we observe significant assortativity in the reputations of co-answerers, relationships between reputation and answer speed, and that the probability of an answer being chosen as the best one strongly depends on temporal characteristics of answer arrivals. We then show that our understanding of such properties is naturally applicable to predicting several important quantities, including the long-term value of the question and its answers, as well as whether a question requires a better answer. Finally, we discuss the implications of these results for the design of Q&amp;amp;A sites.\n\n</w:instrText>
      </w:r>
      <w:r w:rsidRPr="00261E78">
        <w:instrText>【摘要翻译】问答网站现在是宝贵知识的大型仓库。虽然大多数问答网站最初的目的是为提问者提供有用的答案，但是已经有了明显的转变，将问答作为一种社区驱动的知识创造过程，其最终产品可以对广大受众具有持久的价值。作为这种转变的一部分，具体的专业知识和深入的知识已经变得越来越重要，许多问答网站采用投票和声誉机制作为他们设计的核心，以帮助用户识别内容的可信度和准确性。为了更好地理解这种从一次性答案到群体知识创造过程的转变，我们考虑一个问题连同它的整套相应的答案作为我们的基本分析单元，与以前的工作特点的个别问题</w:instrText>
      </w:r>
      <w:r w:rsidRPr="00261E78">
        <w:instrText xml:space="preserve"> - </w:instrText>
      </w:r>
      <w:r w:rsidRPr="00261E78">
        <w:instrText>答案对的关注形成对比。我们的调查考虑了形成一系列答案的社区活动的动态，包括答案和选民如何随着时间的推移到达，以及这如何影响最终结果。例如，我们观察到共同回答者的声誉，声誉和回答速度之间的关系，以及被选为最佳答案的概率强烈依赖于回答到达的时间特征。然后，我们展示了我们对这些性质的理解自然适用于预测几个重要的量，包括问题及其答案的长期价值，以及一个问题是否需要更好的答案。最后，我们讨论了这些结果对问答网站设计的启示。</w:instrText>
      </w:r>
      <w:r w:rsidRPr="00261E78">
        <w:instrText xml:space="preserve">","archive_location":"391 </w:instrText>
      </w:r>
      <w:r w:rsidRPr="00261E78">
        <w:rPr>
          <w:rFonts w:ascii="Apple Color Emoji" w:hAnsi="Apple Color Emoji" w:cs="Apple Color Emoji"/>
        </w:rPr>
        <w:instrText>📊</w:instrText>
      </w:r>
      <w:r w:rsidRPr="00261E78">
        <w:instrText>","collection-title":"KDD '12","container-title":"Proceedings of the 18th ACM SIGKDD international conference on Knowledge discovery and data mining","DOI":"10.1145/2339530.2339665","event-place":"New York, NY, USA","ISBN":"978-1-4503-1462-6","language":"en","note":"</w:instrText>
      </w:r>
      <w:r w:rsidRPr="00261E78">
        <w:rPr>
          <w:rFonts w:ascii="Apple Color Emoji" w:hAnsi="Apple Color Emoji" w:cs="Apple Color Emoji"/>
        </w:rPr>
        <w:instrText>🏷️</w:instrText>
      </w:r>
      <w:r w:rsidRPr="00261E78">
        <w:instrText xml:space="preserve"> /reading","page":"850–858","publisher":"Association for Computing Machinery","publisher-place":"New York, NY, USA","source":"ACM Digital Library","title":"Discovering value from community activity on focused question answering sites","title-short":"Discovering value from community activity on focused question answering sites","URL":"https://dl.acm.org/doi/10.1145/2339530.2339665","author":[{"family":"Anderson","given":"Ashton"},{"family":"Huttenlocher","given":"Daniel"},{"family":"Kleinberg","given":"Jon"},{"family":"Leskovec","given":"Jure"}],"accessed":{"date-parts":[["2025",4,2]]},"issued":{"date-parts":[["2012",8,12]]}}}],"schema":"https://github.com/citation-style-language/schema/raw/master/csl-citation.json"} </w:instrText>
      </w:r>
      <w:r w:rsidRPr="00261E78">
        <w:fldChar w:fldCharType="separate"/>
      </w:r>
      <w:r w:rsidRPr="00261E78">
        <w:t>(Anderson et al.</w:t>
      </w:r>
      <w:r>
        <w:t>,</w:t>
      </w:r>
      <w:r w:rsidRPr="00261E78">
        <w:t xml:space="preserve"> 2012)</w:t>
      </w:r>
      <w:r w:rsidRPr="00261E78">
        <w:fldChar w:fldCharType="end"/>
      </w:r>
      <w:r w:rsidRPr="00261E78">
        <w:t xml:space="preserve">. When AI offers comprehensive answers, contributors may </w:t>
      </w:r>
      <w:r w:rsidRPr="00261E78">
        <w:lastRenderedPageBreak/>
        <w:t>conclude that significant effort would yield only marginal improvements</w:t>
      </w:r>
      <w:r>
        <w:t xml:space="preserve"> </w:t>
      </w:r>
      <w:r>
        <w:rPr>
          <w:rFonts w:hint="eastAsia"/>
        </w:rPr>
        <w:t xml:space="preserve">in answer quality </w:t>
      </w:r>
      <w:r>
        <w:t>and may therefore decrease</w:t>
      </w:r>
      <w:r w:rsidRPr="00261E78">
        <w:t xml:space="preserve"> their investment.</w:t>
      </w:r>
    </w:p>
    <w:p w14:paraId="60C3BCB3" w14:textId="77777777" w:rsidR="0086212D" w:rsidRPr="00261E78" w:rsidRDefault="0086212D" w:rsidP="0086212D">
      <w:pPr>
        <w:pStyle w:val="Paragraph0"/>
      </w:pPr>
      <w:r w:rsidRPr="00261E78">
        <w:t xml:space="preserve">Both pathways result in lower-quality human answers and consequently fewer upvotes, operating through actual changes in contribution substance rather than </w:t>
      </w:r>
      <w:r>
        <w:t xml:space="preserve">changes in </w:t>
      </w:r>
      <w:r w:rsidRPr="00261E78">
        <w:t>evaluation standards.</w:t>
      </w:r>
    </w:p>
    <w:p w14:paraId="33DB75AF" w14:textId="77777777" w:rsidR="00867C4E" w:rsidRPr="00261E78" w:rsidRDefault="00867C4E" w:rsidP="0057336B">
      <w:pPr>
        <w:pStyle w:val="Heading1"/>
      </w:pPr>
      <w:r w:rsidRPr="00261E78">
        <w:t xml:space="preserve">Research Context </w:t>
      </w:r>
    </w:p>
    <w:p w14:paraId="053E8BCD" w14:textId="491B87B6" w:rsidR="00867C4E" w:rsidRPr="00261E78" w:rsidRDefault="00867C4E" w:rsidP="00E93697">
      <w:pPr>
        <w:pStyle w:val="Heading2"/>
      </w:pPr>
      <w:r w:rsidRPr="00261E78">
        <w:t xml:space="preserve">SegmentFault and a Randomized </w:t>
      </w:r>
      <w:r w:rsidR="006D0312" w:rsidRPr="00261E78">
        <w:t xml:space="preserve">Field </w:t>
      </w:r>
      <w:r w:rsidRPr="00261E78">
        <w:t xml:space="preserve">Experiment </w:t>
      </w:r>
      <w:r w:rsidR="000A68E2" w:rsidRPr="00261E78">
        <w:t>on Internal GenAI</w:t>
      </w:r>
    </w:p>
    <w:p w14:paraId="4F97A90D" w14:textId="190214E8" w:rsidR="00065EC1" w:rsidRPr="00261E78" w:rsidRDefault="00237174" w:rsidP="00237174">
      <w:pPr>
        <w:pStyle w:val="Paragraph0"/>
      </w:pPr>
      <w:r w:rsidRPr="00261E78">
        <w:t>Our study examines data from SegmentFault, a prominent Chinese technical Q&amp;A community specializing in IT and software development. Founded in 2012, SegmentFault serves nearly 7 million users and facilitates knowledge exchange across web/mobile development, AI, cloud computing, and cybersecurity. As of April 2024, the platform contains over 310,000 technical questions with 1.9 answers per question on average. Among global technical Q&amp;A communities, SegmentFault ranks sixth in questions asked, third in answers provided, and first in answer-to-question ratio.</w:t>
      </w:r>
      <w:r w:rsidR="00065EC1" w:rsidRPr="00261E78">
        <w:rPr>
          <w:vertAlign w:val="superscript"/>
        </w:rPr>
        <w:footnoteReference w:id="3"/>
      </w:r>
      <w:r w:rsidR="00065EC1" w:rsidRPr="00261E78">
        <w:t xml:space="preserve"> It constitutes an essential resource for Chinese developers, programmers, and IT engineers who seek knowledge, solutions, and collaboration opportunities.</w:t>
      </w:r>
    </w:p>
    <w:p w14:paraId="3DE03BED" w14:textId="6FDC2230" w:rsidR="00912121" w:rsidRPr="00261E78" w:rsidRDefault="00912121" w:rsidP="00A86F82">
      <w:pPr>
        <w:pStyle w:val="Paragraph0"/>
      </w:pPr>
      <w:r w:rsidRPr="00261E78">
        <w:t>SegmentFault’s ecosystem relies on user-generated content and interactions. Members pose questions, provide answers, participate in discussions, and express approval through “accept” or “like” actions. The operations team reviews user-contributed solutions before publishing them. Features enhancing engagement include comment sections for each answer, a voting system enabling questioners to “accept” answers while viewers upvote or downvote, and a reputation system rewarding members with points and medals based on contribution quantity and quality.</w:t>
      </w:r>
    </w:p>
    <w:p w14:paraId="4391B2C8" w14:textId="0A936DF3" w:rsidR="00912121" w:rsidRPr="00261E78" w:rsidRDefault="00912121" w:rsidP="00A86F82">
      <w:pPr>
        <w:pStyle w:val="Paragraph0"/>
        <w:ind w:firstLine="0"/>
      </w:pPr>
      <w:r w:rsidRPr="00261E78">
        <w:lastRenderedPageBreak/>
        <w:t>Our study leverages a randomized field experiment conducted by SegmentFault.</w:t>
      </w:r>
      <w:r w:rsidRPr="00261E78">
        <w:rPr>
          <w:vertAlign w:val="superscript"/>
        </w:rPr>
        <w:footnoteReference w:id="4"/>
      </w:r>
      <w:r w:rsidRPr="00261E78">
        <w:t xml:space="preserve"> Beginning September 13, 2023, the platform conducted an A/B test of its internal GenAI. Each newly posted question was randomly assigned to either the treatment group (receiving an AI-generated answer) or the control group (receiving no AI answer). Each question received </w:t>
      </w:r>
      <w:r w:rsidR="00D1059C">
        <w:t xml:space="preserve">an </w:t>
      </w:r>
      <w:r w:rsidRPr="00261E78">
        <w:t>independent random assignment upon posting, with no systematic variation by questioner characteristics, time periods, or other factors.</w:t>
      </w:r>
      <w:r w:rsidRPr="00261E78">
        <w:rPr>
          <w:rStyle w:val="FootnoteReference"/>
        </w:rPr>
        <w:footnoteReference w:id="5"/>
      </w:r>
      <w:r w:rsidRPr="00261E78">
        <w:t xml:space="preserve"> This question-level randomization offers a unique opportunity to investigate how internal GenAI affects user behaviors and community dynamics in the presence of external GenAI. Online Appendix A provides detailed background information.</w:t>
      </w:r>
      <w:r w:rsidR="00867E23">
        <w:rPr>
          <w:rStyle w:val="FootnoteReference"/>
        </w:rPr>
        <w:footnoteReference w:id="6"/>
      </w:r>
    </w:p>
    <w:p w14:paraId="0F290EA0" w14:textId="77777777" w:rsidR="00CE680A" w:rsidRPr="00261E78" w:rsidRDefault="00CE680A" w:rsidP="00CE680A">
      <w:pPr>
        <w:pStyle w:val="TableFiguretitle"/>
      </w:pPr>
      <w:r w:rsidRPr="00261E78">
        <w:rPr>
          <w:noProof/>
        </w:rPr>
        <w:drawing>
          <wp:inline distT="0" distB="0" distL="0" distR="0" wp14:anchorId="112CC2D4" wp14:editId="599C1AE4">
            <wp:extent cx="5960447" cy="2889955"/>
            <wp:effectExtent l="0" t="0" r="0" b="5715"/>
            <wp:docPr id="188198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19"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3522C001" w14:textId="77777777" w:rsidR="00CE680A" w:rsidRPr="00261E78" w:rsidRDefault="00CE680A" w:rsidP="00CE680A">
      <w:pPr>
        <w:pStyle w:val="TableFiguretitle"/>
      </w:pPr>
      <w:bookmarkStart w:id="79" w:name="_Ref177392623"/>
      <w:r w:rsidRPr="00261E78">
        <w:t xml:space="preserve">Figure </w:t>
      </w:r>
      <w:fldSimple w:instr=" SEQ Figure \* ARABIC ">
        <w:r w:rsidRPr="00261E78">
          <w:t>2</w:t>
        </w:r>
      </w:fldSimple>
      <w:bookmarkEnd w:id="79"/>
      <w:r w:rsidRPr="00261E78">
        <w:t>. Illustration of treatment and control questions</w:t>
      </w:r>
    </w:p>
    <w:p w14:paraId="7B94B089" w14:textId="75B33797" w:rsidR="00912121" w:rsidRPr="00261E78" w:rsidRDefault="00912121" w:rsidP="00CE680A">
      <w:pPr>
        <w:pStyle w:val="Paragraph0"/>
        <w:widowControl w:val="0"/>
        <w:ind w:firstLine="720"/>
      </w:pPr>
      <w:r w:rsidRPr="00261E78">
        <w:t xml:space="preserve">Figure 2 illustrates differences between “treated questions” (with AI answers) and “control questions” (without). While the platform records precise timestamps for human answers, it omits this for AI answers. We observe that AI answers appear within five minutes of </w:t>
      </w:r>
      <w:r w:rsidRPr="00261E78">
        <w:lastRenderedPageBreak/>
        <w:t>question posting, substantially faster than human answers</w:t>
      </w:r>
      <w:r w:rsidR="00D1059C">
        <w:t>,</w:t>
      </w:r>
      <w:r w:rsidRPr="00261E78">
        <w:t xml:space="preserve"> which arrive after an average nine-hour delay. Consequently, AI answers typically occupy </w:t>
      </w:r>
      <w:r w:rsidR="00F450C9" w:rsidRPr="00261E78">
        <w:t xml:space="preserve">the </w:t>
      </w:r>
      <w:r w:rsidRPr="00261E78">
        <w:t>first position for treated questions. AI answers also differ from human answers because they cannot receive endorsements from questioners or votes from viewers.</w:t>
      </w:r>
    </w:p>
    <w:p w14:paraId="4DFF9ECC" w14:textId="70862F4D" w:rsidR="00367ABE" w:rsidRPr="00261E78" w:rsidRDefault="00367ABE" w:rsidP="00633022">
      <w:pPr>
        <w:pStyle w:val="Paragraph0"/>
      </w:pPr>
      <w:r w:rsidRPr="00261E78">
        <w:t xml:space="preserve">Community members can provide answers regardless of </w:t>
      </w:r>
      <w:r w:rsidR="002C29E2" w:rsidRPr="00261E78">
        <w:t>the presence of an AI-generated answer</w:t>
      </w:r>
      <w:r w:rsidRPr="00261E78">
        <w:t>. When an AI-generated answer exists, viewers typically see this content before human-generated answers. The platform initially displays only two lines of AI-generated content on the question page. Viewers can access the complete answer via a “View More” button, which triggers a pop-up window labeled “AI Answers” with a disclaimer that alerts users to potential errors or inaccuracies and indicates the content is for reference only.</w:t>
      </w:r>
    </w:p>
    <w:p w14:paraId="4AC98E8F" w14:textId="77777777" w:rsidR="00867C4E" w:rsidRPr="00261E78" w:rsidRDefault="00867C4E" w:rsidP="00E93697">
      <w:pPr>
        <w:pStyle w:val="Heading2"/>
      </w:pPr>
      <w:r w:rsidRPr="00261E78">
        <w:t>Data Collection</w:t>
      </w:r>
    </w:p>
    <w:p w14:paraId="4192CF08" w14:textId="7D6A2A78" w:rsidR="00F91445" w:rsidRPr="00261E78" w:rsidRDefault="00FF5096" w:rsidP="00A86F82">
      <w:pPr>
        <w:pStyle w:val="Paragraph0"/>
      </w:pPr>
      <w:ins w:id="80" w:author="Dylan CHEN" w:date="2026-03-10T22:53:00Z" w16du:dateUtc="2026-03-10T14:53:00Z">
        <w:r w:rsidRPr="00FF5096">
          <w:t xml:space="preserve">We </w:t>
        </w:r>
      </w:ins>
      <w:ins w:id="81" w:author="Xin Li" w:date="2026-03-16T13:52:00Z" w16du:dateUtc="2026-03-16T05:52:00Z">
        <w:r w:rsidR="000E5A63">
          <w:t xml:space="preserve">crawled data </w:t>
        </w:r>
      </w:ins>
      <w:ins w:id="82" w:author="Dylan CHEN" w:date="2026-03-10T22:53:00Z" w16du:dateUtc="2026-03-10T14:53:00Z">
        <w:del w:id="83" w:author="Xin Li" w:date="2026-03-16T13:52:00Z" w16du:dateUtc="2026-03-16T05:52:00Z">
          <w:r w:rsidRPr="00FF5096" w:rsidDel="000E5A63">
            <w:delText xml:space="preserve">obtained access </w:delText>
          </w:r>
        </w:del>
      </w:ins>
      <w:ins w:id="84" w:author="Xin Li" w:date="2026-03-16T13:52:00Z" w16du:dateUtc="2026-03-16T05:52:00Z">
        <w:r w:rsidR="000E5A63">
          <w:t xml:space="preserve">from </w:t>
        </w:r>
      </w:ins>
      <w:ins w:id="85" w:author="Dylan CHEN" w:date="2026-03-10T22:53:00Z" w16du:dateUtc="2026-03-10T14:53:00Z">
        <w:del w:id="86" w:author="Xin Li" w:date="2026-03-16T13:52:00Z" w16du:dateUtc="2026-03-16T05:52:00Z">
          <w:r w:rsidRPr="00FF5096" w:rsidDel="000E5A63">
            <w:delText xml:space="preserve">to </w:delText>
          </w:r>
        </w:del>
        <w:r w:rsidRPr="00FF5096">
          <w:t>SegmentFault</w:t>
        </w:r>
      </w:ins>
      <w:ins w:id="87" w:author="Xin Li" w:date="2026-03-16T13:52:00Z" w16du:dateUtc="2026-03-16T05:52:00Z">
        <w:r w:rsidR="000E5A63">
          <w:t xml:space="preserve"> in </w:t>
        </w:r>
      </w:ins>
      <w:ins w:id="88" w:author="Dylan CHEN" w:date="2026-03-10T22:54:00Z" w16du:dateUtc="2026-03-10T14:54:00Z">
        <w:del w:id="89" w:author="Xin Li" w:date="2026-03-16T13:52:00Z" w16du:dateUtc="2026-03-16T05:52:00Z">
          <w:r w:rsidR="009C6F07" w:rsidDel="000E5A63">
            <w:delText>’</w:delText>
          </w:r>
        </w:del>
      </w:ins>
      <w:ins w:id="90" w:author="Dylan CHEN" w:date="2026-03-10T22:53:00Z" w16du:dateUtc="2026-03-10T14:53:00Z">
        <w:del w:id="91" w:author="Xin Li" w:date="2026-03-16T13:52:00Z" w16du:dateUtc="2026-03-16T05:52:00Z">
          <w:r w:rsidRPr="00FF5096" w:rsidDel="000E5A63">
            <w:delText>s complete historical data from the platform</w:delText>
          </w:r>
        </w:del>
      </w:ins>
      <w:ins w:id="92" w:author="Dylan CHEN" w:date="2026-03-10T22:54:00Z" w16du:dateUtc="2026-03-10T14:54:00Z">
        <w:del w:id="93" w:author="Xin Li" w:date="2026-03-16T13:52:00Z" w16du:dateUtc="2026-03-16T05:52:00Z">
          <w:r w:rsidR="00297A41" w:rsidDel="000E5A63">
            <w:delText>’</w:delText>
          </w:r>
        </w:del>
      </w:ins>
      <w:ins w:id="94" w:author="Dylan CHEN" w:date="2026-03-10T22:53:00Z" w16du:dateUtc="2026-03-10T14:53:00Z">
        <w:del w:id="95" w:author="Xin Li" w:date="2026-03-16T13:52:00Z" w16du:dateUtc="2026-03-16T05:52:00Z">
          <w:r w:rsidRPr="00FF5096" w:rsidDel="000E5A63">
            <w:delText xml:space="preserve">s inception through </w:delText>
          </w:r>
        </w:del>
        <w:r w:rsidRPr="00FF5096">
          <w:t xml:space="preserve">February 2024. Our main analyses focus on the 150-day </w:t>
        </w:r>
        <w:del w:id="96" w:author="Xin Li" w:date="2026-03-16T13:52:00Z" w16du:dateUtc="2026-03-16T05:52:00Z">
          <w:r w:rsidRPr="00FF5096" w:rsidDel="000E5A63">
            <w:delText xml:space="preserve">experimental </w:delText>
          </w:r>
        </w:del>
        <w:r w:rsidRPr="00FF5096">
          <w:t xml:space="preserve">window from September 2023 (when the field experiment began) to February 2024. </w:t>
        </w:r>
      </w:ins>
      <w:del w:id="97" w:author="Dylan CHEN" w:date="2026-03-10T22:53:00Z" w16du:dateUtc="2026-03-10T14:53:00Z">
        <w:r w:rsidR="008C6A96" w:rsidRPr="00261E78" w:rsidDel="00297A41">
          <w:delText xml:space="preserve">We collected all questions and answers posted on SegmentFault from September 2023 (when the </w:delText>
        </w:r>
        <w:r w:rsidR="00CE680A" w:rsidRPr="00261E78" w:rsidDel="00297A41">
          <w:delText xml:space="preserve">field </w:delText>
        </w:r>
        <w:r w:rsidR="008C6A96" w:rsidRPr="00261E78" w:rsidDel="00297A41">
          <w:delText xml:space="preserve">experiment began) to February 2024. </w:delText>
        </w:r>
      </w:del>
      <w:del w:id="98" w:author="Xin Li" w:date="2026-03-16T13:53:00Z" w16du:dateUtc="2026-03-16T05:53:00Z">
        <w:r w:rsidR="00A23057" w:rsidRPr="00261E78" w:rsidDel="000E5A63">
          <w:delText>Our experimental period represents a specific 150-day window during which w</w:delText>
        </w:r>
      </w:del>
      <w:ins w:id="99" w:author="Xin Li" w:date="2026-03-16T13:53:00Z" w16du:dateUtc="2026-03-16T05:53:00Z">
        <w:r w:rsidR="000E5A63">
          <w:t>W</w:t>
        </w:r>
      </w:ins>
      <w:r w:rsidR="00A23057" w:rsidRPr="00261E78">
        <w:t xml:space="preserve">e </w:t>
      </w:r>
      <w:r w:rsidR="00586575" w:rsidRPr="00261E78">
        <w:t>collected</w:t>
      </w:r>
      <w:r w:rsidR="00A23057" w:rsidRPr="00261E78">
        <w:t xml:space="preserve"> </w:t>
      </w:r>
      <w:r w:rsidR="00586575" w:rsidRPr="00261E78">
        <w:rPr>
          <w:rFonts w:eastAsia="Times New Roman"/>
          <w:szCs w:val="24"/>
        </w:rPr>
        <w:t>all questions posted during this timeframe</w:t>
      </w:r>
      <w:r w:rsidR="00A23057" w:rsidRPr="00261E78">
        <w:t xml:space="preserve">. </w:t>
      </w:r>
      <w:r w:rsidR="008C6A96" w:rsidRPr="00261E78">
        <w:t xml:space="preserve">Our dataset comprises 3,613 questions posted by 1,404 unique users during this 150-day window, averaging 24 new questions daily. AI-generated answers appeared in 1,766 questions (48.9% of total). </w:t>
      </w:r>
      <w:ins w:id="100" w:author="Dylan CHEN" w:date="2026-03-10T22:53:00Z" w16du:dateUtc="2026-03-10T14:53:00Z">
        <w:r w:rsidR="00297A41" w:rsidRPr="00FF5096">
          <w:t xml:space="preserve">We also </w:t>
        </w:r>
      </w:ins>
      <w:ins w:id="101" w:author="Xin Li" w:date="2026-03-16T13:55:00Z" w16du:dateUtc="2026-03-16T05:55:00Z">
        <w:r w:rsidR="000E5A63">
          <w:t xml:space="preserve">collect other posts when necessary </w:t>
        </w:r>
      </w:ins>
      <w:ins w:id="102" w:author="Dylan CHEN" w:date="2026-03-10T22:53:00Z" w16du:dateUtc="2026-03-10T14:53:00Z">
        <w:del w:id="103" w:author="Xin Li" w:date="2026-03-16T13:55:00Z" w16du:dateUtc="2026-03-16T05:55:00Z">
          <w:r w:rsidR="00297A41" w:rsidRPr="00FF5096" w:rsidDel="000E5A63">
            <w:delText xml:space="preserve">used pre-treatment data </w:delText>
          </w:r>
        </w:del>
        <w:r w:rsidR="00297A41" w:rsidRPr="00FF5096">
          <w:t xml:space="preserve">for </w:t>
        </w:r>
      </w:ins>
      <w:ins w:id="104" w:author="Xin Li" w:date="2026-03-16T13:55:00Z" w16du:dateUtc="2026-03-16T05:55:00Z">
        <w:r w:rsidR="000E5A63">
          <w:t>mechanism analysis or posthoc analysis</w:t>
        </w:r>
      </w:ins>
      <w:ins w:id="105" w:author="Dylan CHEN" w:date="2026-03-10T22:53:00Z" w16du:dateUtc="2026-03-10T14:53:00Z">
        <w:del w:id="106" w:author="Xin Li" w:date="2026-03-16T13:55:00Z" w16du:dateUtc="2026-03-16T05:55:00Z">
          <w:r w:rsidR="00297A41" w:rsidRPr="00FF5096" w:rsidDel="000E5A63">
            <w:delText>specific analyses that require baseline comparisons (e.g., the spillover effect analysis in Section 6.</w:delText>
          </w:r>
          <w:r w:rsidR="00297A41" w:rsidDel="000E5A63">
            <w:rPr>
              <w:rFonts w:hint="eastAsia"/>
            </w:rPr>
            <w:delText>2.3</w:delText>
          </w:r>
          <w:r w:rsidR="00297A41" w:rsidRPr="00FF5096" w:rsidDel="000E5A63">
            <w:delText>)</w:delText>
          </w:r>
        </w:del>
        <w:r w:rsidR="00297A41">
          <w:rPr>
            <w:rFonts w:hint="eastAsia"/>
          </w:rPr>
          <w:t>.</w:t>
        </w:r>
      </w:ins>
    </w:p>
    <w:p w14:paraId="1458CE16" w14:textId="3ABF31B7" w:rsidR="008C6A96" w:rsidRPr="00261E78" w:rsidRDefault="008C6A96" w:rsidP="00EB4B15">
      <w:pPr>
        <w:pStyle w:val="Paragraph0"/>
        <w:widowControl w:val="0"/>
        <w:ind w:firstLine="533"/>
      </w:pPr>
      <w:r w:rsidRPr="00261E78">
        <w:t xml:space="preserve">The platform assigns each question a tag as a content summary. Based on 384 unique tags, we classify questions into ten categories: </w:t>
      </w:r>
      <w:r w:rsidR="00BF72F4" w:rsidRPr="00261E78">
        <w:t>web and mobile development, software design and architecture, cloud computing, databases, computer networks and systems, AI and machine learning, development tools and environment, programming languages, career and professional development, and other</w:t>
      </w:r>
      <w:r w:rsidRPr="00261E78">
        <w:t>. “Web and mobile development” is the largest category, accounting for 57.5% of questions.</w:t>
      </w:r>
    </w:p>
    <w:p w14:paraId="6373AD19" w14:textId="4CC6B6AD" w:rsidR="00F3590D" w:rsidRPr="00261E78" w:rsidRDefault="000A5F51" w:rsidP="00A86F82">
      <w:pPr>
        <w:pStyle w:val="Heading2"/>
      </w:pPr>
      <w:r w:rsidRPr="00261E78">
        <w:rPr>
          <w:lang w:eastAsia="zh-CN"/>
        </w:rPr>
        <w:lastRenderedPageBreak/>
        <w:t>Summary Statistics</w:t>
      </w:r>
      <w:r w:rsidR="007F4E0B" w:rsidRPr="00261E78">
        <w:fldChar w:fldCharType="begin"/>
      </w:r>
      <w:r w:rsidR="007F4E0B" w:rsidRPr="00261E78">
        <w:instrText xml:space="preserve"> REF _Ref177391744 \h </w:instrText>
      </w:r>
      <w:r w:rsidR="007F4E0B" w:rsidRPr="00261E78">
        <w:fldChar w:fldCharType="separate"/>
      </w:r>
    </w:p>
    <w:p w14:paraId="77FF2F24" w14:textId="147456F6" w:rsidR="00346CF0" w:rsidRPr="00261E78" w:rsidRDefault="00F3590D" w:rsidP="00A86F82">
      <w:pPr>
        <w:pStyle w:val="Paragraph0"/>
      </w:pPr>
      <w:r w:rsidRPr="00261E78">
        <w:t>Table 2</w:t>
      </w:r>
      <w:r w:rsidR="007F4E0B" w:rsidRPr="00261E78">
        <w:fldChar w:fldCharType="end"/>
      </w:r>
      <w:r w:rsidR="00346CF0" w:rsidRPr="00261E78">
        <w:t xml:space="preserve"> reports summary statistics of our data. Questions in our sample average 86.809 Chinese characters and receive an average of 1.293 human answers, with 76.1% of questions receiving at least one answer. Questioners “accept” answers for 32.2% of all questions.</w:t>
      </w:r>
    </w:p>
    <w:p w14:paraId="15B3D874" w14:textId="53E31ABD" w:rsidR="00346CF0" w:rsidRPr="00261E78" w:rsidRDefault="00346CF0" w:rsidP="00A86F82">
      <w:pPr>
        <w:pStyle w:val="Paragraph0"/>
      </w:pPr>
      <w:r w:rsidRPr="00261E78">
        <w:t xml:space="preserve">The treatment group exhibits notable differences </w:t>
      </w:r>
      <w:r w:rsidR="005E569E">
        <w:t>from</w:t>
      </w:r>
      <w:r w:rsidRPr="00261E78">
        <w:t xml:space="preserve"> the control group. It receives fewer human answers (1.209 vs. 1.372) and has a lower proportion of accepted answers (29.3% vs. 35.0%). On question pages, viewers can upvote or downvote answers, with the page displaying net likes (upvotes minus downvotes) for each answer. Answers in our sample average 0.489 net likes, with the treatment group receiving fewer (0.436 vs. 0.536).</w:t>
      </w:r>
    </w:p>
    <w:p w14:paraId="425AB6C0" w14:textId="7869C3DB" w:rsidR="00346CF0" w:rsidRPr="00261E78" w:rsidRDefault="00346CF0" w:rsidP="00A86F82">
      <w:pPr>
        <w:pStyle w:val="Paragraph0"/>
      </w:pPr>
      <w:r w:rsidRPr="00261E78">
        <w:t>SegmentFault employs a reputation system where users accumulate reputation scores based on their contributions. Reputation scores in our sample range from -3 to 28,800, with an average of 378.337.</w:t>
      </w:r>
      <w:r w:rsidR="001C6980" w:rsidRPr="00261E78">
        <w:rPr>
          <w:vertAlign w:val="superscript"/>
        </w:rPr>
        <w:footnoteReference w:id="7"/>
      </w:r>
      <w:r w:rsidR="001C6980" w:rsidRPr="00261E78">
        <w:t xml:space="preserve"> </w:t>
      </w:r>
      <w:r w:rsidRPr="00261E78">
        <w:t>This average roughly corresponds to 10 questions, each receiving about 2 upvotes.</w:t>
      </w:r>
    </w:p>
    <w:p w14:paraId="7F808FCF" w14:textId="104B270A" w:rsidR="00867C4E" w:rsidRPr="00261E78" w:rsidRDefault="00867C4E" w:rsidP="00867C4E">
      <w:pPr>
        <w:pStyle w:val="TableFiguretitle"/>
      </w:pPr>
      <w:bookmarkStart w:id="107" w:name="_Ref177391744"/>
      <w:r w:rsidRPr="00261E78">
        <w:t xml:space="preserve">Table </w:t>
      </w:r>
      <w:fldSimple w:instr=" SEQ Table \* ARABIC ">
        <w:r w:rsidR="00B04148" w:rsidRPr="00261E78">
          <w:t>2</w:t>
        </w:r>
      </w:fldSimple>
      <w:bookmarkEnd w:id="107"/>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867C4E" w:rsidRPr="00261E78" w14:paraId="17B67DA9" w14:textId="77777777" w:rsidTr="00E11844">
        <w:trPr>
          <w:trHeight w:val="290"/>
          <w:jc w:val="center"/>
        </w:trPr>
        <w:tc>
          <w:tcPr>
            <w:tcW w:w="3531" w:type="dxa"/>
            <w:vMerge w:val="restart"/>
            <w:tcBorders>
              <w:top w:val="single" w:sz="12" w:space="0" w:color="auto"/>
              <w:bottom w:val="nil"/>
            </w:tcBorders>
            <w:vAlign w:val="center"/>
            <w:hideMark/>
          </w:tcPr>
          <w:p w14:paraId="021A067E" w14:textId="77777777" w:rsidR="00867C4E" w:rsidRPr="00261E78" w:rsidRDefault="00867C4E" w:rsidP="00E11844">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3B77C0DA" w14:textId="77777777" w:rsidR="00867C4E" w:rsidRPr="00261E78" w:rsidRDefault="00867C4E" w:rsidP="00E11844">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7C2E440F" w14:textId="77777777" w:rsidR="00867C4E" w:rsidRPr="00261E78" w:rsidRDefault="00867C4E" w:rsidP="00E11844">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15F5F4A1" w14:textId="77777777" w:rsidR="00867C4E" w:rsidRPr="00261E78" w:rsidRDefault="00867C4E" w:rsidP="00E11844">
            <w:pPr>
              <w:pStyle w:val="Tablecontent"/>
              <w:rPr>
                <w:rFonts w:eastAsiaTheme="minorEastAsia"/>
              </w:rPr>
            </w:pPr>
            <w:r w:rsidRPr="00261E78">
              <w:rPr>
                <w:rFonts w:eastAsiaTheme="minorEastAsia"/>
              </w:rPr>
              <w:t>Max</w:t>
            </w:r>
          </w:p>
        </w:tc>
      </w:tr>
      <w:tr w:rsidR="00867C4E" w:rsidRPr="00261E78" w14:paraId="6E149F53" w14:textId="77777777" w:rsidTr="00E11844">
        <w:trPr>
          <w:trHeight w:val="290"/>
          <w:jc w:val="center"/>
        </w:trPr>
        <w:tc>
          <w:tcPr>
            <w:tcW w:w="3531" w:type="dxa"/>
            <w:vMerge/>
            <w:tcBorders>
              <w:top w:val="nil"/>
            </w:tcBorders>
            <w:hideMark/>
          </w:tcPr>
          <w:p w14:paraId="4EFF8693" w14:textId="77777777" w:rsidR="00867C4E" w:rsidRPr="00261E78" w:rsidRDefault="00867C4E" w:rsidP="00E11844">
            <w:pPr>
              <w:pStyle w:val="Tablecontent"/>
              <w:rPr>
                <w:rFonts w:eastAsiaTheme="minorEastAsia"/>
              </w:rPr>
            </w:pPr>
          </w:p>
        </w:tc>
        <w:tc>
          <w:tcPr>
            <w:tcW w:w="1230" w:type="dxa"/>
            <w:tcBorders>
              <w:top w:val="nil"/>
              <w:bottom w:val="single" w:sz="6" w:space="0" w:color="auto"/>
            </w:tcBorders>
            <w:vAlign w:val="center"/>
            <w:hideMark/>
          </w:tcPr>
          <w:p w14:paraId="3BDA8880" w14:textId="77777777" w:rsidR="00867C4E" w:rsidRPr="00261E78" w:rsidRDefault="00867C4E" w:rsidP="00E11844">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49B35AD6" w14:textId="01CB3570" w:rsidR="00867C4E" w:rsidRPr="00261E78" w:rsidRDefault="00F64BA6" w:rsidP="00E11844">
            <w:pPr>
              <w:pStyle w:val="Tablecontent"/>
              <w:rPr>
                <w:rFonts w:eastAsiaTheme="minorEastAsia"/>
              </w:rPr>
            </w:pPr>
            <w:r>
              <w:rPr>
                <w:rFonts w:eastAsiaTheme="minorEastAsia" w:hint="eastAsia"/>
              </w:rPr>
              <w:t>T</w:t>
            </w:r>
            <w:r w:rsidR="00867C4E" w:rsidRPr="00261E78">
              <w:rPr>
                <w:rFonts w:eastAsiaTheme="minorEastAsia"/>
              </w:rPr>
              <w:t>reatment group</w:t>
            </w:r>
          </w:p>
        </w:tc>
        <w:tc>
          <w:tcPr>
            <w:tcW w:w="1230" w:type="dxa"/>
            <w:tcBorders>
              <w:top w:val="nil"/>
              <w:bottom w:val="single" w:sz="6" w:space="0" w:color="auto"/>
            </w:tcBorders>
            <w:vAlign w:val="center"/>
            <w:hideMark/>
          </w:tcPr>
          <w:p w14:paraId="00B09066" w14:textId="77777777" w:rsidR="00867C4E" w:rsidRPr="00261E78" w:rsidRDefault="00867C4E" w:rsidP="00E11844">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10A04591" w14:textId="77777777" w:rsidR="00867C4E" w:rsidRPr="00261E78" w:rsidRDefault="00867C4E" w:rsidP="00E11844">
            <w:pPr>
              <w:pStyle w:val="Tablecontent"/>
              <w:rPr>
                <w:rFonts w:eastAsiaTheme="minorEastAsia"/>
              </w:rPr>
            </w:pPr>
          </w:p>
        </w:tc>
        <w:tc>
          <w:tcPr>
            <w:tcW w:w="1217" w:type="dxa"/>
            <w:vMerge/>
            <w:tcBorders>
              <w:top w:val="nil"/>
              <w:bottom w:val="single" w:sz="6" w:space="0" w:color="auto"/>
            </w:tcBorders>
            <w:hideMark/>
          </w:tcPr>
          <w:p w14:paraId="6F997B1B" w14:textId="77777777" w:rsidR="00867C4E" w:rsidRPr="00261E78" w:rsidRDefault="00867C4E" w:rsidP="00E11844">
            <w:pPr>
              <w:pStyle w:val="Tablecontent"/>
              <w:rPr>
                <w:rFonts w:eastAsiaTheme="minorEastAsia"/>
              </w:rPr>
            </w:pPr>
          </w:p>
        </w:tc>
      </w:tr>
      <w:tr w:rsidR="00867C4E" w:rsidRPr="00261E78" w14:paraId="39429DF5" w14:textId="77777777" w:rsidTr="00E11844">
        <w:trPr>
          <w:trHeight w:val="520"/>
          <w:jc w:val="center"/>
        </w:trPr>
        <w:tc>
          <w:tcPr>
            <w:tcW w:w="3531" w:type="dxa"/>
            <w:vAlign w:val="center"/>
          </w:tcPr>
          <w:p w14:paraId="28311396" w14:textId="77777777" w:rsidR="00867C4E" w:rsidRPr="00261E78" w:rsidRDefault="00867C4E" w:rsidP="00E11844">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7DC932A3" w14:textId="77777777" w:rsidR="00867C4E" w:rsidRPr="00261E78" w:rsidRDefault="00867C4E" w:rsidP="00E11844">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2AA88C8E" w14:textId="77777777" w:rsidR="00867C4E" w:rsidRPr="00261E78" w:rsidRDefault="00867C4E" w:rsidP="00E11844">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1F24E873" w14:textId="77777777" w:rsidR="00867C4E" w:rsidRPr="00261E78" w:rsidRDefault="00867C4E" w:rsidP="00E11844">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65F6347B" w14:textId="77777777" w:rsidR="00867C4E" w:rsidRPr="00261E78" w:rsidRDefault="00867C4E" w:rsidP="00E11844">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31482F12" w14:textId="77777777" w:rsidR="00867C4E" w:rsidRPr="00261E78" w:rsidRDefault="00867C4E" w:rsidP="00E11844">
            <w:pPr>
              <w:pStyle w:val="Tablecontent"/>
              <w:rPr>
                <w:rFonts w:eastAsiaTheme="minorEastAsia"/>
              </w:rPr>
            </w:pPr>
            <w:r w:rsidRPr="00261E78">
              <w:rPr>
                <w:rFonts w:eastAsiaTheme="minorEastAsia"/>
              </w:rPr>
              <w:t xml:space="preserve">2702.000 </w:t>
            </w:r>
          </w:p>
        </w:tc>
      </w:tr>
      <w:tr w:rsidR="00867C4E" w:rsidRPr="00261E78" w14:paraId="42EC59D3" w14:textId="77777777" w:rsidTr="00E11844">
        <w:trPr>
          <w:trHeight w:val="520"/>
          <w:jc w:val="center"/>
        </w:trPr>
        <w:tc>
          <w:tcPr>
            <w:tcW w:w="3531" w:type="dxa"/>
            <w:vAlign w:val="center"/>
            <w:hideMark/>
          </w:tcPr>
          <w:p w14:paraId="4BB2805E" w14:textId="77777777" w:rsidR="00867C4E" w:rsidRPr="00261E78" w:rsidRDefault="00867C4E" w:rsidP="00E11844">
            <w:pPr>
              <w:pStyle w:val="Tablecontent"/>
              <w:jc w:val="both"/>
              <w:rPr>
                <w:rFonts w:eastAsiaTheme="minorEastAsia"/>
              </w:rPr>
            </w:pPr>
            <w:r w:rsidRPr="00261E78">
              <w:rPr>
                <w:rFonts w:eastAsiaTheme="minorEastAsia"/>
              </w:rPr>
              <w:t>number of human-generated answers received by a question</w:t>
            </w:r>
          </w:p>
        </w:tc>
        <w:tc>
          <w:tcPr>
            <w:tcW w:w="1230" w:type="dxa"/>
            <w:hideMark/>
          </w:tcPr>
          <w:p w14:paraId="19F3711D" w14:textId="77777777" w:rsidR="00867C4E" w:rsidRPr="00261E78" w:rsidRDefault="00867C4E" w:rsidP="00E11844">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2B472CA5" w14:textId="77777777" w:rsidR="00867C4E" w:rsidRPr="00261E78" w:rsidRDefault="00867C4E" w:rsidP="00E11844">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648877E0" w14:textId="77777777" w:rsidR="00867C4E" w:rsidRPr="00261E78" w:rsidRDefault="00867C4E" w:rsidP="00E11844">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626BC695" w14:textId="77777777" w:rsidR="00867C4E" w:rsidRPr="00261E78" w:rsidRDefault="00867C4E" w:rsidP="00E11844">
            <w:pPr>
              <w:pStyle w:val="Tablecontent"/>
              <w:rPr>
                <w:rFonts w:eastAsiaTheme="minorEastAsia"/>
              </w:rPr>
            </w:pPr>
            <w:r w:rsidRPr="00261E78">
              <w:rPr>
                <w:rFonts w:eastAsiaTheme="minorEastAsia"/>
              </w:rPr>
              <w:t xml:space="preserve">0.000 </w:t>
            </w:r>
          </w:p>
        </w:tc>
        <w:tc>
          <w:tcPr>
            <w:tcW w:w="1217" w:type="dxa"/>
            <w:hideMark/>
          </w:tcPr>
          <w:p w14:paraId="5BAE25C8" w14:textId="77777777" w:rsidR="00867C4E" w:rsidRPr="00261E78" w:rsidRDefault="00867C4E" w:rsidP="00E11844">
            <w:pPr>
              <w:pStyle w:val="Tablecontent"/>
              <w:rPr>
                <w:rFonts w:eastAsiaTheme="minorEastAsia"/>
              </w:rPr>
            </w:pPr>
            <w:r w:rsidRPr="00261E78">
              <w:rPr>
                <w:rFonts w:eastAsiaTheme="minorEastAsia"/>
              </w:rPr>
              <w:t xml:space="preserve">8.000 </w:t>
            </w:r>
          </w:p>
        </w:tc>
      </w:tr>
      <w:tr w:rsidR="00867C4E" w:rsidRPr="00261E78" w14:paraId="709EA425" w14:textId="77777777" w:rsidTr="00E11844">
        <w:trPr>
          <w:trHeight w:val="520"/>
          <w:jc w:val="center"/>
        </w:trPr>
        <w:tc>
          <w:tcPr>
            <w:tcW w:w="3531" w:type="dxa"/>
            <w:vAlign w:val="center"/>
          </w:tcPr>
          <w:p w14:paraId="003ECA46" w14:textId="77777777" w:rsidR="00867C4E" w:rsidRPr="00261E78" w:rsidRDefault="00867C4E" w:rsidP="00E11844">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03E29203" w14:textId="77777777" w:rsidR="00867C4E" w:rsidRPr="00261E78" w:rsidRDefault="00867C4E" w:rsidP="00E11844">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26082182" w14:textId="77777777" w:rsidR="00867C4E" w:rsidRPr="00261E78" w:rsidRDefault="00867C4E" w:rsidP="00E11844">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20FA44B7" w14:textId="77777777" w:rsidR="00867C4E" w:rsidRPr="00261E78" w:rsidRDefault="00867C4E" w:rsidP="00E11844">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3C2AF4E3" w14:textId="77777777" w:rsidR="00867C4E" w:rsidRPr="00261E78" w:rsidRDefault="00867C4E" w:rsidP="00E11844">
            <w:pPr>
              <w:pStyle w:val="Tablecontent"/>
              <w:rPr>
                <w:rFonts w:eastAsiaTheme="minorEastAsia"/>
              </w:rPr>
            </w:pPr>
            <w:r w:rsidRPr="00261E78">
              <w:rPr>
                <w:rFonts w:eastAsiaTheme="minorEastAsia"/>
              </w:rPr>
              <w:t xml:space="preserve">0.000 </w:t>
            </w:r>
          </w:p>
        </w:tc>
        <w:tc>
          <w:tcPr>
            <w:tcW w:w="1217" w:type="dxa"/>
          </w:tcPr>
          <w:p w14:paraId="570186D6" w14:textId="77777777" w:rsidR="00867C4E" w:rsidRPr="00261E78" w:rsidRDefault="00867C4E" w:rsidP="00E11844">
            <w:pPr>
              <w:pStyle w:val="Tablecontent"/>
              <w:rPr>
                <w:rFonts w:eastAsiaTheme="minorEastAsia"/>
              </w:rPr>
            </w:pPr>
            <w:r w:rsidRPr="00261E78">
              <w:rPr>
                <w:rFonts w:eastAsiaTheme="minorEastAsia"/>
              </w:rPr>
              <w:t xml:space="preserve">1.000 </w:t>
            </w:r>
          </w:p>
        </w:tc>
      </w:tr>
      <w:tr w:rsidR="00867C4E" w:rsidRPr="00261E78" w14:paraId="4FE042B1" w14:textId="77777777" w:rsidTr="00E11844">
        <w:trPr>
          <w:trHeight w:val="520"/>
          <w:jc w:val="center"/>
        </w:trPr>
        <w:tc>
          <w:tcPr>
            <w:tcW w:w="3531" w:type="dxa"/>
            <w:vAlign w:val="center"/>
          </w:tcPr>
          <w:p w14:paraId="110C0892" w14:textId="77777777" w:rsidR="00867C4E" w:rsidRPr="00261E78" w:rsidRDefault="00867C4E" w:rsidP="00E11844">
            <w:pPr>
              <w:pStyle w:val="Tablecontent"/>
              <w:jc w:val="both"/>
              <w:rPr>
                <w:rFonts w:eastAsiaTheme="minorEastAsia"/>
              </w:rPr>
            </w:pPr>
            <w:r w:rsidRPr="00261E78">
              <w:rPr>
                <w:rFonts w:eastAsiaTheme="minorEastAsia"/>
              </w:rPr>
              <w:t>percentage of questions that have an answer “accepted” by the questioner</w:t>
            </w:r>
          </w:p>
        </w:tc>
        <w:tc>
          <w:tcPr>
            <w:tcW w:w="1230" w:type="dxa"/>
          </w:tcPr>
          <w:p w14:paraId="15B17686" w14:textId="77777777" w:rsidR="00867C4E" w:rsidRPr="00261E78" w:rsidRDefault="00867C4E" w:rsidP="00E11844">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541CAFF8" w14:textId="77777777" w:rsidR="00867C4E" w:rsidRPr="00261E78" w:rsidRDefault="00867C4E" w:rsidP="00E11844">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6B97AD42" w14:textId="77777777" w:rsidR="00867C4E" w:rsidRPr="00261E78" w:rsidRDefault="00867C4E" w:rsidP="00E11844">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34DEB9F5" w14:textId="77777777" w:rsidR="00867C4E" w:rsidRPr="00261E78" w:rsidRDefault="00867C4E" w:rsidP="00E11844">
            <w:pPr>
              <w:pStyle w:val="Tablecontent"/>
              <w:rPr>
                <w:rFonts w:eastAsiaTheme="minorEastAsia"/>
              </w:rPr>
            </w:pPr>
            <w:r w:rsidRPr="00261E78">
              <w:rPr>
                <w:rFonts w:eastAsiaTheme="minorEastAsia"/>
              </w:rPr>
              <w:t xml:space="preserve">0.000 </w:t>
            </w:r>
          </w:p>
        </w:tc>
        <w:tc>
          <w:tcPr>
            <w:tcW w:w="1217" w:type="dxa"/>
          </w:tcPr>
          <w:p w14:paraId="5F90C4F1" w14:textId="77777777" w:rsidR="00867C4E" w:rsidRPr="00261E78" w:rsidRDefault="00867C4E" w:rsidP="00E11844">
            <w:pPr>
              <w:pStyle w:val="Tablecontent"/>
              <w:rPr>
                <w:rFonts w:eastAsiaTheme="minorEastAsia"/>
              </w:rPr>
            </w:pPr>
            <w:r w:rsidRPr="00261E78">
              <w:rPr>
                <w:rFonts w:eastAsiaTheme="minorEastAsia"/>
              </w:rPr>
              <w:t xml:space="preserve">1.000 </w:t>
            </w:r>
          </w:p>
        </w:tc>
      </w:tr>
      <w:tr w:rsidR="00867C4E" w:rsidRPr="00261E78" w14:paraId="574F7F79" w14:textId="77777777" w:rsidTr="00E11844">
        <w:trPr>
          <w:trHeight w:val="520"/>
          <w:jc w:val="center"/>
        </w:trPr>
        <w:tc>
          <w:tcPr>
            <w:tcW w:w="3531" w:type="dxa"/>
            <w:vAlign w:val="center"/>
          </w:tcPr>
          <w:p w14:paraId="696B64C7" w14:textId="77777777" w:rsidR="00867C4E" w:rsidRPr="00261E78" w:rsidRDefault="00867C4E" w:rsidP="00E11844">
            <w:pPr>
              <w:pStyle w:val="Tablecontent"/>
              <w:jc w:val="both"/>
              <w:rPr>
                <w:rFonts w:eastAsiaTheme="minorEastAsia"/>
              </w:rPr>
            </w:pPr>
            <w:r w:rsidRPr="00261E78">
              <w:rPr>
                <w:rFonts w:eastAsiaTheme="minorEastAsia"/>
              </w:rPr>
              <w:t>average number of net likes received by all the answers to a question</w:t>
            </w:r>
          </w:p>
        </w:tc>
        <w:tc>
          <w:tcPr>
            <w:tcW w:w="1230" w:type="dxa"/>
          </w:tcPr>
          <w:p w14:paraId="58061662" w14:textId="77777777" w:rsidR="00867C4E" w:rsidRPr="00261E78" w:rsidRDefault="00867C4E" w:rsidP="00E11844">
            <w:pPr>
              <w:pStyle w:val="Tablecontent"/>
              <w:rPr>
                <w:rFonts w:eastAsiaTheme="minorEastAsia"/>
              </w:rPr>
            </w:pPr>
            <w:r w:rsidRPr="00261E78">
              <w:rPr>
                <w:rFonts w:eastAsiaTheme="minorEastAsia"/>
              </w:rPr>
              <w:t>0.489</w:t>
            </w:r>
            <w:r w:rsidRPr="00261E78">
              <w:rPr>
                <w:rFonts w:eastAsiaTheme="minorEastAsia"/>
              </w:rPr>
              <w:br/>
              <w:t>(1.096)</w:t>
            </w:r>
          </w:p>
        </w:tc>
        <w:tc>
          <w:tcPr>
            <w:tcW w:w="1230" w:type="dxa"/>
          </w:tcPr>
          <w:p w14:paraId="7C95A39C" w14:textId="77777777" w:rsidR="00867C4E" w:rsidRPr="00261E78" w:rsidRDefault="00867C4E" w:rsidP="00E11844">
            <w:pPr>
              <w:pStyle w:val="Tablecontent"/>
              <w:rPr>
                <w:rFonts w:eastAsiaTheme="minorEastAsia"/>
              </w:rPr>
            </w:pPr>
            <w:r w:rsidRPr="00261E78">
              <w:rPr>
                <w:rFonts w:eastAsiaTheme="minorEastAsia"/>
              </w:rPr>
              <w:t>0.436</w:t>
            </w:r>
            <w:r w:rsidRPr="00261E78">
              <w:rPr>
                <w:rFonts w:eastAsiaTheme="minorEastAsia"/>
              </w:rPr>
              <w:br/>
              <w:t>(1.041)</w:t>
            </w:r>
          </w:p>
        </w:tc>
        <w:tc>
          <w:tcPr>
            <w:tcW w:w="1230" w:type="dxa"/>
          </w:tcPr>
          <w:p w14:paraId="13B29B19" w14:textId="77777777" w:rsidR="00867C4E" w:rsidRPr="00261E78" w:rsidRDefault="00867C4E" w:rsidP="00E11844">
            <w:pPr>
              <w:pStyle w:val="Tablecontent"/>
              <w:rPr>
                <w:rFonts w:eastAsiaTheme="minorEastAsia"/>
              </w:rPr>
            </w:pPr>
            <w:r w:rsidRPr="00261E78">
              <w:rPr>
                <w:rFonts w:eastAsiaTheme="minorEastAsia"/>
              </w:rPr>
              <w:t>0.536</w:t>
            </w:r>
            <w:r w:rsidRPr="00261E78">
              <w:rPr>
                <w:rFonts w:eastAsiaTheme="minorEastAsia"/>
              </w:rPr>
              <w:br/>
              <w:t>(1.140)</w:t>
            </w:r>
          </w:p>
        </w:tc>
        <w:tc>
          <w:tcPr>
            <w:tcW w:w="922" w:type="dxa"/>
          </w:tcPr>
          <w:p w14:paraId="45F4D8A3" w14:textId="77777777" w:rsidR="00867C4E" w:rsidRPr="00261E78" w:rsidRDefault="00867C4E" w:rsidP="00E11844">
            <w:pPr>
              <w:pStyle w:val="Tablecontent"/>
              <w:rPr>
                <w:rFonts w:eastAsiaTheme="minorEastAsia"/>
              </w:rPr>
            </w:pPr>
            <w:r w:rsidRPr="00261E78">
              <w:rPr>
                <w:rFonts w:eastAsiaTheme="minorEastAsia"/>
              </w:rPr>
              <w:t xml:space="preserve">-3.000 </w:t>
            </w:r>
          </w:p>
        </w:tc>
        <w:tc>
          <w:tcPr>
            <w:tcW w:w="1217" w:type="dxa"/>
          </w:tcPr>
          <w:p w14:paraId="5D27B4CA" w14:textId="77777777" w:rsidR="00867C4E" w:rsidRPr="00261E78" w:rsidRDefault="00867C4E" w:rsidP="00E11844">
            <w:pPr>
              <w:pStyle w:val="Tablecontent"/>
              <w:rPr>
                <w:rFonts w:eastAsiaTheme="minorEastAsia"/>
              </w:rPr>
            </w:pPr>
            <w:r w:rsidRPr="00261E78">
              <w:rPr>
                <w:rFonts w:eastAsiaTheme="minorEastAsia"/>
              </w:rPr>
              <w:t xml:space="preserve">14.000 </w:t>
            </w:r>
          </w:p>
        </w:tc>
      </w:tr>
      <w:tr w:rsidR="00867C4E" w:rsidRPr="00261E78" w14:paraId="2164C1EE" w14:textId="77777777" w:rsidTr="00E11844">
        <w:trPr>
          <w:trHeight w:val="520"/>
          <w:jc w:val="center"/>
        </w:trPr>
        <w:tc>
          <w:tcPr>
            <w:tcW w:w="3531" w:type="dxa"/>
            <w:vAlign w:val="center"/>
          </w:tcPr>
          <w:p w14:paraId="1FDA39D9" w14:textId="77777777" w:rsidR="00867C4E" w:rsidRPr="00261E78" w:rsidRDefault="00867C4E" w:rsidP="00E11844">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11E9FB19" w14:textId="77777777" w:rsidR="00867C4E" w:rsidRPr="00261E78" w:rsidRDefault="00867C4E" w:rsidP="00E11844">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5852A993" w14:textId="77777777" w:rsidR="00867C4E" w:rsidRPr="00261E78" w:rsidRDefault="00867C4E" w:rsidP="00E11844">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76404EC8" w14:textId="77777777" w:rsidR="00867C4E" w:rsidRPr="00261E78" w:rsidRDefault="00867C4E" w:rsidP="00E11844">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1C1B3B74" w14:textId="77777777" w:rsidR="00867C4E" w:rsidRPr="00261E78" w:rsidRDefault="00867C4E" w:rsidP="00E11844">
            <w:pPr>
              <w:pStyle w:val="Tablecontent"/>
              <w:rPr>
                <w:rFonts w:eastAsiaTheme="minorEastAsia"/>
              </w:rPr>
            </w:pPr>
            <w:r w:rsidRPr="00261E78">
              <w:rPr>
                <w:rFonts w:eastAsiaTheme="minorEastAsia"/>
              </w:rPr>
              <w:t xml:space="preserve">-3.000 </w:t>
            </w:r>
          </w:p>
        </w:tc>
        <w:tc>
          <w:tcPr>
            <w:tcW w:w="1217" w:type="dxa"/>
          </w:tcPr>
          <w:p w14:paraId="5BC4A116" w14:textId="77777777" w:rsidR="00867C4E" w:rsidRPr="00261E78" w:rsidRDefault="00867C4E" w:rsidP="00E11844">
            <w:pPr>
              <w:pStyle w:val="Tablecontent"/>
              <w:rPr>
                <w:rFonts w:eastAsiaTheme="minorEastAsia"/>
              </w:rPr>
            </w:pPr>
            <w:r w:rsidRPr="00261E78">
              <w:rPr>
                <w:rFonts w:eastAsiaTheme="minorEastAsia"/>
              </w:rPr>
              <w:t xml:space="preserve">28800.000 </w:t>
            </w:r>
          </w:p>
        </w:tc>
      </w:tr>
    </w:tbl>
    <w:p w14:paraId="4DEF484A" w14:textId="641743EF" w:rsidR="00F2762A" w:rsidRPr="00261E78" w:rsidRDefault="00867C4E" w:rsidP="00867C4E">
      <w:pPr>
        <w:pStyle w:val="Notes"/>
      </w:pPr>
      <w:r w:rsidRPr="00261E78">
        <w:t>Note</w:t>
      </w:r>
      <w:r w:rsidR="007B04B9" w:rsidRPr="00261E78">
        <w:t>s</w:t>
      </w:r>
      <w:r w:rsidRPr="00261E78">
        <w:t xml:space="preserve">: </w:t>
      </w:r>
      <w:r w:rsidR="007B04B9" w:rsidRPr="00261E78">
        <w:t xml:space="preserve">1. </w:t>
      </w:r>
      <w:r w:rsidRPr="00261E78">
        <w:t>Columns 2-4 present the means of the main variables, with the standard deviations shown in parentheses below each mean</w:t>
      </w:r>
      <w:r w:rsidR="007B04B9" w:rsidRPr="00261E78">
        <w:t xml:space="preserve">. </w:t>
      </w:r>
      <w:r w:rsidR="007B04B9" w:rsidRPr="00261E78">
        <w:br/>
        <w:t xml:space="preserve">2. </w:t>
      </w:r>
      <w:r w:rsidR="00F2762A" w:rsidRPr="00261E78">
        <w:t>The minimum question length of 0 represents questions where users posted content solely through images without accompanying text. These cases comprise 2.71% of our sample (98 out of 3,613 observations). Our main results remain unchanged when these observations are excluded.</w:t>
      </w:r>
    </w:p>
    <w:p w14:paraId="76CB0C40" w14:textId="6BAEADCD" w:rsidR="002D1C95" w:rsidRPr="00261E78" w:rsidRDefault="002D1C95" w:rsidP="00E93697">
      <w:pPr>
        <w:pStyle w:val="Heading2"/>
        <w:rPr>
          <w:rFonts w:eastAsiaTheme="minorEastAsia"/>
        </w:rPr>
      </w:pPr>
      <w:r w:rsidRPr="00261E78">
        <w:rPr>
          <w:rFonts w:eastAsiaTheme="minorEastAsia"/>
        </w:rPr>
        <w:lastRenderedPageBreak/>
        <w:t>Verifying Random Assignment</w:t>
      </w:r>
    </w:p>
    <w:p w14:paraId="1F685796" w14:textId="4CF05C2D" w:rsidR="00346CF0" w:rsidRPr="00261E78" w:rsidRDefault="00346CF0" w:rsidP="005C779A">
      <w:pPr>
        <w:pStyle w:val="Paragraph0"/>
      </w:pPr>
      <w:bookmarkStart w:id="108" w:name="OLE_LINK2"/>
      <w:r w:rsidRPr="00261E78">
        <w:t xml:space="preserve">Our empirical strategy depends critically on </w:t>
      </w:r>
      <w:r w:rsidR="00C21690" w:rsidRPr="00261E78">
        <w:t xml:space="preserve">the </w:t>
      </w:r>
      <w:r w:rsidRPr="00261E78">
        <w:t xml:space="preserve">random assignment of questions to treatment and control groups. To validate this assignment, we conduct t-tests and examine standardized differences </w:t>
      </w:r>
      <w:r w:rsidR="00AC3AC2" w:rsidRPr="00261E78">
        <w:fldChar w:fldCharType="begin"/>
      </w:r>
      <w:r w:rsidR="00926818" w:rsidRPr="00261E78">
        <w:instrText xml:space="preserve"> ADDIN ZOTERO_ITEM CSL_CITATION {"citationID":"yhiAlR2h","properties":{"formattedCitation":"(Austin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926818" w:rsidRPr="00261E78">
        <w:rPr>
          <w:rFonts w:ascii="Apple Color Emoji" w:hAnsi="Apple Color Emoji" w:cs="Apple Color Emoji"/>
        </w:rPr>
        <w:instrText>📊</w:instrText>
      </w:r>
      <w:r w:rsidR="00926818" w:rsidRPr="00261E78">
        <w:instrText>","call-number":"3","container-title":"Statistics in Medicine","DOI":"10.1002/sim.3697","ISSN":"0277-6715","issue":"25","journalAbbreviation":"Statistics in Medicine","language":"en","note":"</w:instrText>
      </w:r>
      <w:r w:rsidR="00926818" w:rsidRPr="00261E78">
        <w:rPr>
          <w:rFonts w:ascii="Apple Color Emoji" w:hAnsi="Apple Color Emoji" w:cs="Apple Color Emoji"/>
        </w:rPr>
        <w:instrText>🏷️</w:instrText>
      </w:r>
      <w:r w:rsidR="00926818" w:rsidRPr="00261E78">
        <w:instrText xml:space="preserve"> /reading</w:instrText>
      </w:r>
      <w:r w:rsidR="00926818" w:rsidRPr="00261E78">
        <w:instrText>、</w:instrText>
      </w:r>
      <w:r w:rsidR="00926818" w:rsidRPr="00261E78">
        <w:instrText>Female</w:instrText>
      </w:r>
      <w:r w:rsidR="00926818" w:rsidRPr="00261E78">
        <w:instrText>、</w:instrText>
      </w:r>
      <w:r w:rsidR="00926818" w:rsidRPr="00261E78">
        <w:instrText>Humans</w:instrText>
      </w:r>
      <w:r w:rsidR="00926818" w:rsidRPr="00261E78">
        <w:instrText>、</w:instrText>
      </w:r>
      <w:r w:rsidR="00926818" w:rsidRPr="00261E78">
        <w:instrText>Male</w:instrText>
      </w:r>
      <w:r w:rsidR="00926818" w:rsidRPr="00261E78">
        <w:instrText>、</w:instrText>
      </w:r>
      <w:r w:rsidR="00926818" w:rsidRPr="00261E78">
        <w:instrText>Middle Aged</w:instrText>
      </w:r>
      <w:r w:rsidR="00926818" w:rsidRPr="00261E78">
        <w:instrText>、</w:instrText>
      </w:r>
      <w:r w:rsidR="00926818" w:rsidRPr="00261E78">
        <w:instrText>Aged</w:instrText>
      </w:r>
      <w:r w:rsidR="00926818" w:rsidRPr="00261E78">
        <w:instrText>、</w:instrText>
      </w:r>
      <w:r w:rsidR="00926818" w:rsidRPr="00261E78">
        <w:instrText>Biometry</w:instrText>
      </w:r>
      <w:r w:rsidR="00926818" w:rsidRPr="00261E78">
        <w:instrText>、</w:instrText>
      </w:r>
      <w:r w:rsidR="00926818" w:rsidRPr="00261E78">
        <w:instrText>Computer Simulation</w:instrText>
      </w:r>
      <w:r w:rsidR="00926818" w:rsidRPr="00261E78">
        <w:instrText>、</w:instrText>
      </w:r>
      <w:r w:rsidR="00926818" w:rsidRPr="00261E78">
        <w:instrText>Hydroxymethylglutaryl-CoA Reductase Inhibitors</w:instrText>
      </w:r>
      <w:r w:rsidR="00926818" w:rsidRPr="00261E78">
        <w:instrText>、</w:instrText>
      </w:r>
      <w:r w:rsidR="00926818" w:rsidRPr="00261E78">
        <w:instrText>Models, Statistical</w:instrText>
      </w:r>
      <w:r w:rsidR="00926818" w:rsidRPr="00261E78">
        <w:instrText>、</w:instrText>
      </w:r>
      <w:r w:rsidR="00926818" w:rsidRPr="00261E78">
        <w:instrText>Myocardial Infarction</w:instrText>
      </w:r>
      <w:r w:rsidR="00926818" w:rsidRPr="00261E78">
        <w:instrText>、</w:instrText>
      </w:r>
      <w:r w:rsidR="00926818" w:rsidRPr="00261E78">
        <w:instrText xml:space="preserve">Propensity Score","page":"3083-3107","source":"1.8 (Q1)","title":"Balance diagnostics for comparing the distribution of baseline covariates between treatment groups in propensity‐score matched samples","volume":"28","author":[{"family":"Austin","given":"Peter C."}],"issued":{"date-parts":[["2009",11,10]]}}}],"schema":"https://github.com/citation-style-language/schema/raw/master/csl-citation.json"} </w:instrText>
      </w:r>
      <w:r w:rsidR="00AC3AC2" w:rsidRPr="00261E78">
        <w:fldChar w:fldCharType="separate"/>
      </w:r>
      <w:r w:rsidR="00926818" w:rsidRPr="00261E78">
        <w:t>(Austin</w:t>
      </w:r>
      <w:r w:rsidR="00C35D83">
        <w:t>,</w:t>
      </w:r>
      <w:r w:rsidR="00926818" w:rsidRPr="00261E78">
        <w:t xml:space="preserve"> 2009)</w:t>
      </w:r>
      <w:r w:rsidR="00AC3AC2" w:rsidRPr="00261E78">
        <w:fldChar w:fldCharType="end"/>
      </w:r>
      <w:r w:rsidRPr="00261E78">
        <w:t xml:space="preserve"> across pre-assignment variables including questioner characteristics (</w:t>
      </w:r>
      <w:r w:rsidR="006C635D" w:rsidRPr="00261E78">
        <w:t>reputation scores and gold, silver, bronze medal counts, total questions asked, total answers provided, account age</w:t>
      </w:r>
      <w:r w:rsidRPr="00261E78">
        <w:t>)</w:t>
      </w:r>
      <w:r w:rsidR="006C635D" w:rsidRPr="00261E78">
        <w:t>, questioner platform activity in the 1, 2, and 3 months prior to the experiment (number of accepted answers, answers provided, questions asked, and comments posted),</w:t>
      </w:r>
      <w:r w:rsidRPr="00261E78">
        <w:t xml:space="preserve"> and question content features (length measured by Chinese character count, presence of multimedia elements such as photos, hyperlinks, tables, and block quotes). We also employ a large language model (LLM) to evaluate question characteristics</w:t>
      </w:r>
      <w:r w:rsidR="00D1059C">
        <w:t>,</w:t>
      </w:r>
      <w:r w:rsidRPr="00261E78">
        <w:t xml:space="preserve"> including linguistic complexity, technical jargon use, and difficulty </w:t>
      </w:r>
      <w:r w:rsidR="0094443B" w:rsidRPr="00261E78">
        <w:fldChar w:fldCharType="begin" w:fldLock="1"/>
      </w:r>
      <w:r w:rsidR="0094443B" w:rsidRPr="00261E78">
        <w:instrText xml:space="preserve"> ADDIN ZOTERO_ITEM CSL_CITATION {"citationID":"9eYFuWIu","properties":{"formattedCitation":"(Li et al. 2024)","plainCitation":"(Li et al. 2024)","noteIndex":0},"citationItems":[{"id":202,"uris":["http://zotero.org/users/8905122/items/SNFQA8GA","http://www.mendeley.com/documents/?uuid=38732a76-9922-46b6-842d-29c0867444e2"],"itemData":{"id":202,"type":"article-journal","abstract":"This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infeasible with human respondents.\n\n</w:instrText>
      </w:r>
      <w:r w:rsidR="0094443B" w:rsidRPr="00261E78">
        <w:instrText>【摘要翻译】本文探讨了大型语言模型（</w:instrText>
      </w:r>
      <w:r w:rsidR="0094443B" w:rsidRPr="00261E78">
        <w:instrText>LLMs</w:instrText>
      </w:r>
      <w:r w:rsidR="0094443B" w:rsidRPr="00261E78">
        <w:instrText>）在市场研究中替代人类参与者的潜力。这种</w:instrText>
      </w:r>
      <w:r w:rsidR="0094443B" w:rsidRPr="00261E78">
        <w:instrText>LLM</w:instrText>
      </w:r>
      <w:r w:rsidR="0094443B" w:rsidRPr="00261E78">
        <w:instrText>可用于在给定提示的情况下生成文本。我们认为，对于某些产品类别的自动化市场研究，感知分析是一个特别有前途的用例。所提出的新方法生成的输出与人类调查生成的输出非常匹配：人类和</w:instrText>
      </w:r>
      <w:r w:rsidR="0094443B" w:rsidRPr="00261E78">
        <w:instrText>LLM</w:instrText>
      </w:r>
      <w:r w:rsidR="0094443B" w:rsidRPr="00261E78">
        <w:instrText>生成的数据集之间的一致率达到</w:instrText>
      </w:r>
      <w:r w:rsidR="0094443B" w:rsidRPr="00261E78">
        <w:instrText>75%</w:instrText>
      </w:r>
      <w:r w:rsidR="0094443B" w:rsidRPr="00261E78">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94443B" w:rsidRPr="00261E78">
        <w:instrText>LLM</w:instrText>
      </w:r>
      <w:r w:rsidR="0094443B" w:rsidRPr="00261E78">
        <w:instrText>的市场研究将适用于回答基于人口统计变量或上下文变化的更微妙的问题，这些问题对于人类受访者来说将是极其昂贵或不可行的。</w:instrText>
      </w:r>
      <w:r w:rsidR="0094443B" w:rsidRPr="00261E78">
        <w:instrText xml:space="preserve">","archive_location":"5 </w:instrText>
      </w:r>
      <w:r w:rsidR="0094443B" w:rsidRPr="00261E78">
        <w:rPr>
          <w:rFonts w:ascii="Apple Color Emoji" w:hAnsi="Apple Color Emoji" w:cs="Apple Color Emoji"/>
        </w:rPr>
        <w:instrText>📊</w:instrText>
      </w:r>
      <w:r w:rsidR="0094443B" w:rsidRPr="00261E78">
        <w:instrText>","call-number":"2","container-title":"Marketing Science","DOI":"10.1287/mksc.2023.0454","ISSN":"0732-2399","issue":"2","journalAbbreviation":"Market. Sci.","language":"en","note":"</w:instrText>
      </w:r>
      <w:r w:rsidR="0094443B" w:rsidRPr="00261E78">
        <w:rPr>
          <w:rFonts w:ascii="Apple Color Emoji" w:hAnsi="Apple Color Emoji" w:cs="Apple Color Emoji"/>
        </w:rPr>
        <w:instrText>🏷️</w:instrText>
      </w:r>
      <w:r w:rsidR="0094443B" w:rsidRPr="00261E78">
        <w:instrText xml:space="preserve"> /unread</w:instrText>
      </w:r>
      <w:r w:rsidR="0094443B" w:rsidRPr="00261E78">
        <w:instrText>、</w:instrText>
      </w:r>
      <w:r w:rsidR="0094443B" w:rsidRPr="00261E78">
        <w:instrText>natural language processing</w:instrText>
      </w:r>
      <w:r w:rsidR="0094443B" w:rsidRPr="00261E78">
        <w:instrText>、</w:instrText>
      </w:r>
      <w:r w:rsidR="0094443B" w:rsidRPr="00261E78">
        <w:instrText>artificial Intelligence</w:instrText>
      </w:r>
      <w:r w:rsidR="0094443B" w:rsidRPr="00261E78">
        <w:instrText>、</w:instrText>
      </w:r>
      <w:r w:rsidR="0094443B" w:rsidRPr="00261E78">
        <w:instrText>language model</w:instrText>
      </w:r>
      <w:r w:rsidR="0094443B" w:rsidRPr="00261E78">
        <w:instrText>、</w:instrText>
      </w:r>
      <w:r w:rsidR="0094443B" w:rsidRPr="00261E78">
        <w:instrText>market research</w:instrText>
      </w:r>
      <w:r w:rsidR="0094443B" w:rsidRPr="00261E78">
        <w:instrText>、</w:instrText>
      </w:r>
      <w:r w:rsidR="0094443B" w:rsidRPr="00261E78">
        <w:instrText xml:space="preserve">perceptual maps","page":"254-266","source":"5 (Q2)","title":"Frontiers: Determining the Validity of Large Language Models for Automated Perceptual Analysis","title-short":"Frontiers","volume":"43","author":[{"family":"Li","given":"Peiyao"},{"family":"Castelo","given":"Noah"},{"family":"Katona","given":"Zsolt"},{"family":"Sarvary","given":"Miklos"}],"issued":{"date-parts":[["2024",1]]}}}],"schema":"https://github.com/citation-style-language/schema/raw/master/csl-citation.json"} </w:instrText>
      </w:r>
      <w:r w:rsidR="0094443B" w:rsidRPr="00261E78">
        <w:fldChar w:fldCharType="separate"/>
      </w:r>
      <w:r w:rsidR="0094443B" w:rsidRPr="00261E78">
        <w:t>(Li et al.</w:t>
      </w:r>
      <w:r w:rsidR="00C35D83">
        <w:t>,</w:t>
      </w:r>
      <w:r w:rsidR="0094443B" w:rsidRPr="00261E78">
        <w:t xml:space="preserve"> 2024)</w:t>
      </w:r>
      <w:r w:rsidR="0094443B" w:rsidRPr="00261E78">
        <w:fldChar w:fldCharType="end"/>
      </w:r>
      <w:r w:rsidRPr="00261E78">
        <w:t xml:space="preserve">. Details </w:t>
      </w:r>
      <w:r w:rsidR="0084155B">
        <w:t>about</w:t>
      </w:r>
      <w:r w:rsidRPr="00261E78">
        <w:t xml:space="preserve"> measure </w:t>
      </w:r>
      <w:r w:rsidR="0084155B">
        <w:t xml:space="preserve">generation </w:t>
      </w:r>
      <w:r w:rsidRPr="00261E78">
        <w:t xml:space="preserve">appear in Online Appendix B. </w:t>
      </w:r>
      <w:r w:rsidR="002E2F77" w:rsidRPr="00261E78">
        <w:t>We als</w:t>
      </w:r>
      <w:r w:rsidR="002E2F77" w:rsidRPr="00261E78">
        <w:rPr>
          <w:rFonts w:eastAsia="Times New Roman"/>
          <w:szCs w:val="24"/>
        </w:rPr>
        <w:t>o account for question categories and the timing of question posting.</w:t>
      </w:r>
    </w:p>
    <w:p w14:paraId="6633DD03" w14:textId="77777777" w:rsidR="00346CF0" w:rsidRPr="00261E78" w:rsidRDefault="00346CF0" w:rsidP="00A86F82">
      <w:pPr>
        <w:pStyle w:val="Paragraph0"/>
      </w:pPr>
      <w:r w:rsidRPr="00261E78">
        <w:t>Online Appendix Table A1 presents balance check results demonstrating excellent balance across groups. All t-tests yield statistically insignificant results (p-values &gt; 0.05), indicating no significant differences in pre-treatment variables. All standardized differences fall well below the 0.10 threshold, with absolute values ranging from 0.003 to 0.061.</w:t>
      </w:r>
    </w:p>
    <w:p w14:paraId="6EB2A3B7" w14:textId="7E51A9A6" w:rsidR="00346CF0" w:rsidRPr="00261E78" w:rsidRDefault="00346CF0" w:rsidP="00A86F82">
      <w:pPr>
        <w:pStyle w:val="Paragraph0"/>
      </w:pPr>
      <w:r w:rsidRPr="00261E78">
        <w:t>Additionally, regression-based balance checks in Online Appendix Table A2 provide both an omnibus test of overall balance and coefficient-level diagnostics for individual covariates. Th</w:t>
      </w:r>
      <w:r w:rsidR="00137261" w:rsidRPr="00261E78">
        <w:t>is analysis</w:t>
      </w:r>
      <w:r w:rsidRPr="00261E78">
        <w:t xml:space="preserve"> account</w:t>
      </w:r>
      <w:r w:rsidR="00137261" w:rsidRPr="00261E78">
        <w:t>s</w:t>
      </w:r>
      <w:r w:rsidRPr="00261E78">
        <w:t xml:space="preserve"> for question categories and posting timing. </w:t>
      </w:r>
      <w:r w:rsidR="00137261" w:rsidRPr="00261E78">
        <w:t xml:space="preserve">The results </w:t>
      </w:r>
      <w:r w:rsidRPr="00261E78">
        <w:t>consistently confirm successful random assignment.</w:t>
      </w:r>
    </w:p>
    <w:bookmarkEnd w:id="108"/>
    <w:p w14:paraId="3D3A4395" w14:textId="4FD3F166" w:rsidR="00A44D04" w:rsidRPr="00261E78" w:rsidRDefault="00A44D04" w:rsidP="0057336B">
      <w:pPr>
        <w:pStyle w:val="Heading1"/>
      </w:pPr>
      <w:r w:rsidRPr="00261E78">
        <w:t xml:space="preserve">Empirical </w:t>
      </w:r>
      <w:r w:rsidR="00577EC0" w:rsidRPr="00261E78">
        <w:t>Analysis</w:t>
      </w:r>
    </w:p>
    <w:bookmarkEnd w:id="55"/>
    <w:p w14:paraId="2E2DEECA" w14:textId="252AE0CB" w:rsidR="00F40939" w:rsidRPr="00261E78" w:rsidRDefault="002D1C95" w:rsidP="00E93697">
      <w:pPr>
        <w:pStyle w:val="Heading2"/>
        <w:rPr>
          <w:rFonts w:eastAsiaTheme="minorEastAsia"/>
        </w:rPr>
      </w:pPr>
      <w:r w:rsidRPr="00261E78">
        <w:t>Main</w:t>
      </w:r>
      <w:r w:rsidR="00F40939" w:rsidRPr="00261E78">
        <w:t xml:space="preserve"> Variables of Interest</w:t>
      </w:r>
    </w:p>
    <w:p w14:paraId="56E77A88" w14:textId="4AA69752" w:rsidR="00137261" w:rsidRPr="00261E78" w:rsidRDefault="00137261" w:rsidP="00137261">
      <w:pPr>
        <w:pStyle w:val="Paragraph0"/>
      </w:pPr>
      <w:r w:rsidRPr="00261E78">
        <w:lastRenderedPageBreak/>
        <w:t xml:space="preserve">Our study investigates internal GenAI’s impact on </w:t>
      </w:r>
      <w:r w:rsidRPr="00261E78">
        <w:rPr>
          <w:i/>
          <w:iCs/>
        </w:rPr>
        <w:t>human answer supply</w:t>
      </w:r>
      <w:r w:rsidRPr="00261E78">
        <w:t xml:space="preserve"> and </w:t>
      </w:r>
      <w:r w:rsidRPr="00261E78">
        <w:rPr>
          <w:i/>
          <w:iCs/>
        </w:rPr>
        <w:t>viewer recognition</w:t>
      </w:r>
      <w:r w:rsidR="00A55B48" w:rsidRPr="00261E78">
        <w:rPr>
          <w:i/>
          <w:iCs/>
        </w:rPr>
        <w:t xml:space="preserve"> </w:t>
      </w:r>
      <w:r w:rsidR="00A55B48" w:rsidRPr="00261E78">
        <w:t>(of human answers)</w:t>
      </w:r>
      <w:r w:rsidRPr="00261E78">
        <w:t xml:space="preserve">. For answer supply, we analyze the number of human-provided answers per question, primarily measuring answers received within 7 days of posting (when approximately 80% of questions receive all answers). This approach mitigates potential outliers from long-tail effects where some questions continue receiving answers long after posting. We also examine total human answers for robustness. We measure viewer recognition </w:t>
      </w:r>
      <w:r w:rsidR="00A55B48" w:rsidRPr="00261E78">
        <w:t xml:space="preserve">of human answers </w:t>
      </w:r>
      <w:r w:rsidRPr="00261E78">
        <w:t>through net likes (upvotes minus downvotes).</w:t>
      </w:r>
    </w:p>
    <w:p w14:paraId="3E9F6981" w14:textId="29A8E553" w:rsidR="00F40939" w:rsidRPr="00261E78" w:rsidRDefault="00C40AFD" w:rsidP="00E93697">
      <w:pPr>
        <w:pStyle w:val="Heading2"/>
      </w:pPr>
      <w:r w:rsidRPr="00261E78">
        <w:t xml:space="preserve">Econometric </w:t>
      </w:r>
      <w:r w:rsidR="00F40939" w:rsidRPr="00261E78">
        <w:t>Model</w:t>
      </w:r>
      <w:r w:rsidR="003D7D8A" w:rsidRPr="00261E78">
        <w:rPr>
          <w:lang w:eastAsia="zh-CN"/>
        </w:rPr>
        <w:t>s</w:t>
      </w:r>
    </w:p>
    <w:p w14:paraId="5615C6D6" w14:textId="17AB1405" w:rsidR="007E5B97" w:rsidRPr="00261E78" w:rsidRDefault="00137261" w:rsidP="00A86F82">
      <w:pPr>
        <w:pStyle w:val="Paragraph0"/>
        <w:ind w:firstLine="533"/>
      </w:pPr>
      <w:r w:rsidRPr="00261E78">
        <w:t>To examine AI-generated answers’ impact on human answer supply, we estimate:</w:t>
      </w:r>
    </w:p>
    <w:p w14:paraId="7088C47B" w14:textId="4DBC0128" w:rsidR="00F40939" w:rsidRPr="00261E78" w:rsidRDefault="00F40939" w:rsidP="00F40939">
      <w:pPr>
        <w:pStyle w:val="Equation"/>
        <w:spacing w:before="120" w:after="120"/>
        <w:ind w:firstLine="539"/>
        <w:rPr>
          <w:i/>
          <w:iCs/>
          <w:sz w:val="24"/>
          <w:szCs w:val="24"/>
        </w:rPr>
      </w:pPr>
      <w:r w:rsidRPr="00261E78">
        <w:rPr>
          <w:i/>
          <w:iCs/>
          <w:sz w:val="24"/>
          <w:szCs w:val="24"/>
        </w:rPr>
        <w:t>answerNum</w:t>
      </w:r>
      <w:r w:rsidRPr="00261E78">
        <w:rPr>
          <w:i/>
          <w:iCs/>
          <w:sz w:val="24"/>
          <w:szCs w:val="24"/>
          <w:vertAlign w:val="subscript"/>
        </w:rPr>
        <w:t>i</w:t>
      </w:r>
      <w:r w:rsidRPr="00261E78">
        <w:rPr>
          <w:i/>
          <w:iCs/>
          <w:sz w:val="24"/>
          <w:szCs w:val="24"/>
        </w:rPr>
        <w:t xml:space="preserve"> = </w:t>
      </w:r>
      <w:r w:rsidRPr="00261E78">
        <w:rPr>
          <w:rFonts w:ascii="Symbol" w:eastAsia="Symbol" w:hAnsi="Symbol" w:cs="Symbol"/>
          <w:i/>
          <w:iCs/>
          <w:sz w:val="24"/>
          <w:szCs w:val="24"/>
        </w:rPr>
        <w:t></w:t>
      </w:r>
      <w:r w:rsidRPr="00261E78">
        <w:rPr>
          <w:i/>
          <w:iCs/>
          <w:sz w:val="24"/>
          <w:szCs w:val="24"/>
          <w:vertAlign w:val="subscript"/>
        </w:rPr>
        <w:t>0</w:t>
      </w:r>
      <w:r w:rsidRPr="00261E78">
        <w:rPr>
          <w:i/>
          <w:iCs/>
          <w:sz w:val="24"/>
          <w:szCs w:val="24"/>
        </w:rPr>
        <w:t xml:space="preserve"> + </w:t>
      </w:r>
      <w:r w:rsidRPr="00261E78">
        <w:rPr>
          <w:rFonts w:ascii="Symbol" w:eastAsia="Symbol" w:hAnsi="Symbol" w:cs="Symbol"/>
          <w:i/>
          <w:iCs/>
          <w:sz w:val="24"/>
          <w:szCs w:val="24"/>
        </w:rPr>
        <w:t></w:t>
      </w:r>
      <w:r w:rsidRPr="00261E78">
        <w:rPr>
          <w:i/>
          <w:iCs/>
          <w:sz w:val="24"/>
          <w:szCs w:val="24"/>
          <w:vertAlign w:val="subscript"/>
        </w:rPr>
        <w:t xml:space="preserve">1 </w:t>
      </w:r>
      <w:r w:rsidRPr="00261E78">
        <w:rPr>
          <w:i/>
          <w:iCs/>
          <w:sz w:val="24"/>
          <w:szCs w:val="24"/>
        </w:rPr>
        <w:t>AI</w:t>
      </w:r>
      <w:r w:rsidRPr="00261E78">
        <w:rPr>
          <w:i/>
          <w:iCs/>
          <w:sz w:val="24"/>
          <w:szCs w:val="24"/>
          <w:vertAlign w:val="subscript"/>
        </w:rPr>
        <w:t>i</w:t>
      </w:r>
      <w:r w:rsidRPr="00261E78">
        <w:rPr>
          <w:i/>
          <w:iCs/>
          <w:sz w:val="24"/>
          <w:szCs w:val="24"/>
        </w:rPr>
        <w:t xml:space="preserve"> + X</w:t>
      </w:r>
      <w:r w:rsidRPr="00261E78">
        <w:rPr>
          <w:i/>
          <w:iCs/>
          <w:sz w:val="24"/>
          <w:szCs w:val="24"/>
          <w:vertAlign w:val="subscript"/>
        </w:rPr>
        <w:t>i</w:t>
      </w:r>
      <w:r w:rsidR="004D5F92" w:rsidRPr="00261E78">
        <w:rPr>
          <w:rFonts w:ascii="Symbol" w:eastAsia="Symbol" w:hAnsi="Symbol" w:cs="Symbol"/>
          <w:i/>
          <w:iCs/>
          <w:sz w:val="24"/>
          <w:szCs w:val="24"/>
        </w:rPr>
        <w:t></w:t>
      </w:r>
      <w:r w:rsidRPr="00261E78">
        <w:rPr>
          <w:i/>
          <w:iCs/>
          <w:sz w:val="24"/>
          <w:szCs w:val="24"/>
        </w:rPr>
        <w:t xml:space="preserve"> + questionTiming</w:t>
      </w:r>
      <w:r w:rsidRPr="00261E78">
        <w:rPr>
          <w:i/>
          <w:iCs/>
          <w:sz w:val="24"/>
          <w:szCs w:val="24"/>
          <w:vertAlign w:val="subscript"/>
        </w:rPr>
        <w:t>i</w:t>
      </w:r>
      <w:r w:rsidRPr="00261E78">
        <w:rPr>
          <w:i/>
          <w:iCs/>
          <w:sz w:val="24"/>
          <w:szCs w:val="24"/>
        </w:rPr>
        <w:t xml:space="preserve"> + </w:t>
      </w:r>
      <w:r w:rsidRPr="00261E78">
        <w:rPr>
          <w:rFonts w:ascii="Symbol" w:eastAsia="Symbol" w:hAnsi="Symbol" w:cs="Symbol"/>
          <w:i/>
          <w:iCs/>
          <w:sz w:val="24"/>
          <w:szCs w:val="24"/>
        </w:rPr>
        <w:t></w:t>
      </w:r>
      <w:r w:rsidR="00E933FF" w:rsidRPr="00261E78">
        <w:rPr>
          <w:i/>
          <w:iCs/>
          <w:sz w:val="24"/>
          <w:szCs w:val="24"/>
          <w:vertAlign w:val="subscript"/>
        </w:rPr>
        <w:t>i</w:t>
      </w:r>
      <w:r w:rsidRPr="00261E78">
        <w:rPr>
          <w:i/>
          <w:iCs/>
          <w:sz w:val="24"/>
          <w:szCs w:val="24"/>
          <w:vertAlign w:val="subscript"/>
        </w:rPr>
        <w:tab/>
      </w:r>
      <w:r w:rsidRPr="00261E78">
        <w:rPr>
          <w:i/>
          <w:iCs/>
          <w:sz w:val="24"/>
          <w:szCs w:val="24"/>
          <w:vertAlign w:val="subscript"/>
        </w:rPr>
        <w:tab/>
      </w:r>
      <w:r w:rsidRPr="00261E78">
        <w:rPr>
          <w:i/>
          <w:iCs/>
          <w:sz w:val="24"/>
          <w:szCs w:val="24"/>
          <w:vertAlign w:val="subscript"/>
        </w:rPr>
        <w:tab/>
      </w:r>
      <w:r w:rsidRPr="00261E78">
        <w:rPr>
          <w:sz w:val="24"/>
          <w:szCs w:val="24"/>
        </w:rPr>
        <w:t>(</w:t>
      </w:r>
      <w:r w:rsidRPr="00261E78">
        <w:rPr>
          <w:rFonts w:eastAsiaTheme="minorEastAsia"/>
          <w:sz w:val="24"/>
          <w:szCs w:val="24"/>
        </w:rPr>
        <w:t>1</w:t>
      </w:r>
      <w:r w:rsidRPr="00261E78">
        <w:rPr>
          <w:sz w:val="24"/>
          <w:szCs w:val="24"/>
        </w:rPr>
        <w:t>)</w:t>
      </w:r>
    </w:p>
    <w:p w14:paraId="35D767B0" w14:textId="64C82EB0" w:rsidR="00137261" w:rsidRPr="00261E78" w:rsidRDefault="00137261" w:rsidP="00EB4B15">
      <w:pPr>
        <w:pStyle w:val="Paragraph0"/>
        <w:ind w:firstLine="0"/>
      </w:pPr>
      <w:r w:rsidRPr="00261E78">
        <w:t xml:space="preserve">where </w:t>
      </w:r>
      <w:r w:rsidRPr="00261E78">
        <w:rPr>
          <w:i/>
          <w:iCs/>
        </w:rPr>
        <w:t>i</w:t>
      </w:r>
      <w:r w:rsidRPr="00261E78">
        <w:t xml:space="preserve"> indexes questions, </w:t>
      </w:r>
      <w:r w:rsidRPr="00261E78">
        <w:rPr>
          <w:i/>
          <w:iCs/>
        </w:rPr>
        <w:t>answerNum</w:t>
      </w:r>
      <w:r w:rsidRPr="00261E78">
        <w:rPr>
          <w:i/>
          <w:iCs/>
          <w:vertAlign w:val="subscript"/>
        </w:rPr>
        <w:t>i</w:t>
      </w:r>
      <w:r w:rsidRPr="00261E78">
        <w:t xml:space="preserve"> is the logarithm of human answers received by question </w:t>
      </w:r>
      <w:r w:rsidRPr="00261E78">
        <w:rPr>
          <w:i/>
          <w:iCs/>
        </w:rPr>
        <w:t>i</w:t>
      </w:r>
      <w:r w:rsidRPr="00261E78">
        <w:t xml:space="preserve">, </w:t>
      </w:r>
      <w:r w:rsidRPr="00261E78">
        <w:rPr>
          <w:i/>
          <w:iCs/>
        </w:rPr>
        <w:t>AI</w:t>
      </w:r>
      <w:r w:rsidRPr="00261E78">
        <w:rPr>
          <w:i/>
          <w:iCs/>
          <w:vertAlign w:val="subscript"/>
        </w:rPr>
        <w:t>i</w:t>
      </w:r>
      <w:r w:rsidRPr="00261E78">
        <w:t xml:space="preserve"> indicates treatment assignment (1 if AI-generated answer provided, 0 otherwise), </w:t>
      </w:r>
      <w:r w:rsidR="005F2143" w:rsidRPr="00261E78">
        <w:rPr>
          <w:rFonts w:eastAsia="SimSun"/>
          <w:i/>
          <w:iCs/>
        </w:rPr>
        <w:t>X</w:t>
      </w:r>
      <w:r w:rsidR="005F2143" w:rsidRPr="00261E78">
        <w:rPr>
          <w:rFonts w:eastAsia="SimSun"/>
          <w:i/>
          <w:iCs/>
          <w:vertAlign w:val="subscript"/>
        </w:rPr>
        <w:t>i</w:t>
      </w:r>
      <w:r w:rsidRPr="00261E78">
        <w:t xml:space="preserve"> includes control variables (questioner characteristics, question content, and question type), and </w:t>
      </w:r>
      <w:r w:rsidR="005F2143" w:rsidRPr="00261E78">
        <w:rPr>
          <w:i/>
          <w:iCs/>
        </w:rPr>
        <w:t>questionTiming</w:t>
      </w:r>
      <w:r w:rsidR="005F2143" w:rsidRPr="00261E78">
        <w:rPr>
          <w:i/>
          <w:iCs/>
          <w:vertAlign w:val="subscript"/>
        </w:rPr>
        <w:t>i</w:t>
      </w:r>
      <w:r w:rsidRPr="00261E78">
        <w:t xml:space="preserve"> captures question posting date fixed effects. The coefficient </w:t>
      </w:r>
      <w:r w:rsidR="005F2143" w:rsidRPr="00261E78">
        <w:rPr>
          <w:rFonts w:ascii="Symbol" w:eastAsia="Symbol" w:hAnsi="Symbol" w:cs="Symbol"/>
          <w:i/>
          <w:iCs/>
        </w:rPr>
        <w:t></w:t>
      </w:r>
      <w:r w:rsidR="005F2143" w:rsidRPr="00261E78">
        <w:rPr>
          <w:i/>
          <w:iCs/>
          <w:vertAlign w:val="subscript"/>
        </w:rPr>
        <w:t>1</w:t>
      </w:r>
      <w:r w:rsidRPr="00261E78">
        <w:t xml:space="preserve"> captures </w:t>
      </w:r>
      <w:r w:rsidR="00D1059C">
        <w:t xml:space="preserve">the effect of </w:t>
      </w:r>
      <w:r w:rsidRPr="00261E78">
        <w:t xml:space="preserve">AI-generated answers on </w:t>
      </w:r>
      <w:r w:rsidR="00D1059C">
        <w:t xml:space="preserve">the supply of </w:t>
      </w:r>
      <w:r w:rsidRPr="00261E78">
        <w:t>human answer</w:t>
      </w:r>
      <w:r w:rsidR="00D1059C">
        <w:t>s</w:t>
      </w:r>
      <w:r w:rsidRPr="00261E78">
        <w:t>.</w:t>
      </w:r>
    </w:p>
    <w:p w14:paraId="23E7596E" w14:textId="2DDB75EC" w:rsidR="005F2143" w:rsidRPr="00261E78" w:rsidRDefault="005F2143" w:rsidP="00A86F82">
      <w:pPr>
        <w:pStyle w:val="Paragraph0"/>
      </w:pPr>
      <w:r w:rsidRPr="00261E78">
        <w:t xml:space="preserve">To examine AI-generated answers’ impact on </w:t>
      </w:r>
      <w:r w:rsidR="00761522" w:rsidRPr="00261E78">
        <w:t>viewer recognition of human answers</w:t>
      </w:r>
      <w:r w:rsidRPr="00261E78">
        <w:t>, we estimate:</w:t>
      </w:r>
    </w:p>
    <w:p w14:paraId="69932622" w14:textId="6E4518D1" w:rsidR="00F40939" w:rsidRPr="00261E78" w:rsidRDefault="00475B1C" w:rsidP="00F40939">
      <w:pPr>
        <w:spacing w:line="360" w:lineRule="auto"/>
        <w:jc w:val="right"/>
        <w:rPr>
          <w:rFonts w:eastAsia="SimSun"/>
        </w:rPr>
      </w:pPr>
      <w:r w:rsidRPr="00261E78">
        <w:rPr>
          <w:i/>
          <w:iCs/>
        </w:rPr>
        <w:t>ne</w:t>
      </w:r>
      <w:r w:rsidR="00F41D7C" w:rsidRPr="00261E78">
        <w:rPr>
          <w:i/>
          <w:iCs/>
        </w:rPr>
        <w:t>tl</w:t>
      </w:r>
      <w:r w:rsidRPr="00261E78">
        <w:rPr>
          <w:i/>
          <w:iCs/>
        </w:rPr>
        <w:t>ikeNum</w:t>
      </w:r>
      <w:r w:rsidRPr="00261E78">
        <w:rPr>
          <w:i/>
          <w:iCs/>
          <w:vertAlign w:val="subscript"/>
        </w:rPr>
        <w:t>ij</w:t>
      </w:r>
      <w:r w:rsidRPr="00261E78">
        <w:t xml:space="preserve"> </w:t>
      </w:r>
      <w:r w:rsidR="00F40939" w:rsidRPr="00261E78">
        <w:rPr>
          <w:rFonts w:eastAsia="SimSun"/>
          <w:i/>
          <w:iCs/>
        </w:rPr>
        <w:t xml:space="preserve">= </w:t>
      </w:r>
      <w:r w:rsidR="00F40939" w:rsidRPr="00261E78">
        <w:rPr>
          <w:rFonts w:ascii="Symbol" w:eastAsia="Symbol" w:hAnsi="Symbol" w:cs="Symbol"/>
          <w:i/>
          <w:iCs/>
        </w:rPr>
        <w:t></w:t>
      </w:r>
      <w:r w:rsidR="00F40939" w:rsidRPr="00261E78">
        <w:rPr>
          <w:rFonts w:eastAsia="SimSun"/>
          <w:i/>
          <w:iCs/>
          <w:vertAlign w:val="subscript"/>
        </w:rPr>
        <w:t>0</w:t>
      </w:r>
      <w:r w:rsidR="00F40939" w:rsidRPr="00261E78">
        <w:rPr>
          <w:rFonts w:eastAsia="SimSun"/>
          <w:i/>
          <w:iCs/>
        </w:rPr>
        <w:t xml:space="preserve"> + </w:t>
      </w:r>
      <w:r w:rsidR="00F40939" w:rsidRPr="00261E78">
        <w:rPr>
          <w:rFonts w:ascii="Symbol" w:eastAsia="Symbol" w:hAnsi="Symbol" w:cs="Symbol"/>
          <w:i/>
          <w:iCs/>
        </w:rPr>
        <w:t></w:t>
      </w:r>
      <w:r w:rsidR="00F40939" w:rsidRPr="00261E78">
        <w:rPr>
          <w:rFonts w:eastAsia="SimSun"/>
          <w:i/>
          <w:iCs/>
          <w:vertAlign w:val="subscript"/>
        </w:rPr>
        <w:t xml:space="preserve">1 </w:t>
      </w:r>
      <w:r w:rsidR="00F40939" w:rsidRPr="00261E78">
        <w:rPr>
          <w:rFonts w:eastAsia="SimSun"/>
          <w:i/>
          <w:iCs/>
        </w:rPr>
        <w:t>AI</w:t>
      </w:r>
      <w:r w:rsidR="00F40939" w:rsidRPr="00261E78">
        <w:rPr>
          <w:rFonts w:eastAsia="SimSun"/>
          <w:i/>
          <w:iCs/>
          <w:vertAlign w:val="subscript"/>
        </w:rPr>
        <w:t>i</w:t>
      </w:r>
      <w:r w:rsidR="00F40939" w:rsidRPr="00261E78">
        <w:rPr>
          <w:rFonts w:eastAsia="SimSun"/>
          <w:i/>
          <w:iCs/>
        </w:rPr>
        <w:t xml:space="preserve"> + </w:t>
      </w:r>
      <w:r w:rsidR="00E068A1" w:rsidRPr="00261E78">
        <w:rPr>
          <w:i/>
          <w:iCs/>
        </w:rPr>
        <w:t>answerTiming</w:t>
      </w:r>
      <w:r w:rsidR="00E068A1" w:rsidRPr="00261E78">
        <w:rPr>
          <w:i/>
          <w:iCs/>
          <w:vertAlign w:val="subscript"/>
        </w:rPr>
        <w:t>j</w:t>
      </w:r>
      <w:r w:rsidR="00E068A1" w:rsidRPr="00261E78">
        <w:rPr>
          <w:i/>
          <w:iCs/>
        </w:rPr>
        <w:t xml:space="preserve"> </w:t>
      </w:r>
      <w:r w:rsidR="00F40939" w:rsidRPr="00261E78">
        <w:rPr>
          <w:rFonts w:eastAsia="SimSun"/>
          <w:i/>
          <w:iCs/>
        </w:rPr>
        <w:t>+ X</w:t>
      </w:r>
      <w:r w:rsidR="00F40939" w:rsidRPr="00261E78">
        <w:rPr>
          <w:rFonts w:eastAsia="SimSun"/>
          <w:i/>
          <w:iCs/>
          <w:vertAlign w:val="subscript"/>
        </w:rPr>
        <w:t>i</w:t>
      </w:r>
      <w:r w:rsidR="0085597C" w:rsidRPr="00261E78">
        <w:rPr>
          <w:rFonts w:ascii="Symbol" w:eastAsia="Symbol" w:hAnsi="Symbol" w:cs="Symbol"/>
          <w:i/>
          <w:iCs/>
        </w:rPr>
        <w:t></w:t>
      </w:r>
      <w:r w:rsidR="00F40939" w:rsidRPr="00261E78">
        <w:rPr>
          <w:rFonts w:eastAsia="SimSun"/>
          <w:i/>
          <w:iCs/>
        </w:rPr>
        <w:t xml:space="preserve"> +</w:t>
      </w:r>
      <w:r w:rsidR="00F40939" w:rsidRPr="00261E78">
        <w:rPr>
          <w:rFonts w:ascii="Symbol" w:eastAsia="Symbol" w:hAnsi="Symbol" w:cs="Symbol"/>
          <w:i/>
          <w:iCs/>
        </w:rPr>
        <w:t></w:t>
      </w:r>
      <w:r w:rsidR="00F40939" w:rsidRPr="00261E78">
        <w:rPr>
          <w:rFonts w:eastAsia="SimSun"/>
          <w:i/>
          <w:iCs/>
          <w:vertAlign w:val="subscript"/>
        </w:rPr>
        <w:t>ij</w:t>
      </w:r>
      <w:r w:rsidR="00F40939" w:rsidRPr="00261E78">
        <w:rPr>
          <w:rFonts w:eastAsia="SimSun"/>
          <w:i/>
          <w:iCs/>
          <w:vertAlign w:val="subscript"/>
        </w:rPr>
        <w:tab/>
      </w:r>
      <w:r w:rsidR="00E77F9F" w:rsidRPr="00261E78">
        <w:rPr>
          <w:rFonts w:eastAsia="SimSun"/>
          <w:i/>
          <w:iCs/>
          <w:vertAlign w:val="subscript"/>
        </w:rPr>
        <w:tab/>
      </w:r>
      <w:r w:rsidR="00F40939" w:rsidRPr="00261E78">
        <w:rPr>
          <w:rFonts w:eastAsia="SimSun"/>
          <w:i/>
          <w:iCs/>
          <w:vertAlign w:val="subscript"/>
        </w:rPr>
        <w:tab/>
      </w:r>
      <w:r w:rsidR="00F40939" w:rsidRPr="00261E78">
        <w:rPr>
          <w:rFonts w:eastAsia="SimSun"/>
        </w:rPr>
        <w:t>(2)</w:t>
      </w:r>
    </w:p>
    <w:p w14:paraId="2AC4F9C0" w14:textId="6CF81475" w:rsidR="005F2143" w:rsidRPr="00261E78" w:rsidRDefault="005F2143" w:rsidP="00EB4B15">
      <w:pPr>
        <w:pStyle w:val="Paragraph0"/>
        <w:widowControl w:val="0"/>
        <w:ind w:firstLine="0"/>
      </w:pPr>
      <w:r w:rsidRPr="00261E78">
        <w:t xml:space="preserve">where </w:t>
      </w:r>
      <w:r w:rsidRPr="00261E78">
        <w:rPr>
          <w:i/>
          <w:iCs/>
        </w:rPr>
        <w:t>ne</w:t>
      </w:r>
      <w:r w:rsidR="00F41D7C" w:rsidRPr="00261E78">
        <w:rPr>
          <w:i/>
          <w:iCs/>
        </w:rPr>
        <w:t>t</w:t>
      </w:r>
      <w:r w:rsidRPr="00261E78">
        <w:rPr>
          <w:i/>
          <w:iCs/>
        </w:rPr>
        <w:t>likeNum</w:t>
      </w:r>
      <w:r w:rsidRPr="00261E78">
        <w:rPr>
          <w:i/>
          <w:iCs/>
          <w:vertAlign w:val="subscript"/>
        </w:rPr>
        <w:t>ij</w:t>
      </w:r>
      <w:r w:rsidRPr="00261E78">
        <w:t xml:space="preserve"> is </w:t>
      </w:r>
      <w:r w:rsidR="00E92A64" w:rsidRPr="00261E78">
        <w:t xml:space="preserve">the number of </w:t>
      </w:r>
      <w:r w:rsidRPr="00261E78">
        <w:t xml:space="preserve">net likes for the </w:t>
      </w:r>
      <w:r w:rsidRPr="00261E78">
        <w:rPr>
          <w:i/>
          <w:iCs/>
        </w:rPr>
        <w:t>j</w:t>
      </w:r>
      <w:r w:rsidRPr="00261E78">
        <w:rPr>
          <w:i/>
          <w:iCs/>
          <w:vertAlign w:val="superscript"/>
        </w:rPr>
        <w:t>th</w:t>
      </w:r>
      <w:r w:rsidRPr="00261E78">
        <w:t xml:space="preserve"> answer to question </w:t>
      </w:r>
      <w:r w:rsidRPr="00261E78">
        <w:rPr>
          <w:i/>
          <w:iCs/>
        </w:rPr>
        <w:t>i</w:t>
      </w:r>
      <w:r w:rsidRPr="00261E78">
        <w:t>. We control for answer timing fixed effects to account for non-linear accumulation</w:t>
      </w:r>
      <w:r w:rsidR="00571AB9">
        <w:t xml:space="preserve"> of </w:t>
      </w:r>
      <w:r w:rsidR="00571AB9" w:rsidRPr="00261E78">
        <w:t>net likes</w:t>
      </w:r>
      <w:r w:rsidRPr="00261E78">
        <w:t xml:space="preserve">. </w:t>
      </w:r>
      <w:r w:rsidRPr="00261E78">
        <w:rPr>
          <w:rFonts w:eastAsia="SimSun"/>
          <w:i/>
          <w:iCs/>
        </w:rPr>
        <w:t>X</w:t>
      </w:r>
      <w:r w:rsidRPr="00261E78">
        <w:rPr>
          <w:rFonts w:eastAsia="SimSun"/>
          <w:i/>
          <w:iCs/>
          <w:vertAlign w:val="subscript"/>
        </w:rPr>
        <w:t>i</w:t>
      </w:r>
      <w:r w:rsidRPr="00261E78">
        <w:t xml:space="preserve"> includes controls from Equation 1. The coefficient </w:t>
      </w:r>
      <w:r w:rsidRPr="00261E78">
        <w:rPr>
          <w:rFonts w:ascii="Symbol" w:eastAsia="Symbol" w:hAnsi="Symbol" w:cs="Symbol"/>
          <w:i/>
          <w:iCs/>
        </w:rPr>
        <w:t></w:t>
      </w:r>
      <w:r w:rsidRPr="00261E78">
        <w:rPr>
          <w:rFonts w:eastAsia="SimSun"/>
          <w:i/>
          <w:iCs/>
          <w:vertAlign w:val="subscript"/>
        </w:rPr>
        <w:t>1</w:t>
      </w:r>
      <w:r w:rsidRPr="00261E78">
        <w:t xml:space="preserve"> captures how AI-generated answers affect viewer recognition of human answers.</w:t>
      </w:r>
    </w:p>
    <w:p w14:paraId="055BF8CC" w14:textId="77777777" w:rsidR="00B51326" w:rsidRPr="00261E78" w:rsidRDefault="007C0428" w:rsidP="00B51326">
      <w:pPr>
        <w:pStyle w:val="Heading1"/>
      </w:pPr>
      <w:r w:rsidRPr="00261E78">
        <w:lastRenderedPageBreak/>
        <w:t>Results</w:t>
      </w:r>
    </w:p>
    <w:p w14:paraId="2ACE5B31" w14:textId="6E3744D2" w:rsidR="007C0428" w:rsidRPr="00261E78" w:rsidRDefault="00B51326" w:rsidP="00B51326">
      <w:pPr>
        <w:pStyle w:val="Heading2"/>
      </w:pPr>
      <w:r w:rsidRPr="00261E78">
        <w:t>Main Results</w:t>
      </w:r>
    </w:p>
    <w:p w14:paraId="43D9EE8D" w14:textId="6EB3FA7D" w:rsidR="00004C03" w:rsidRPr="00261E78" w:rsidRDefault="00004C03" w:rsidP="00A86F82">
      <w:pPr>
        <w:pStyle w:val="Paragraph0"/>
      </w:pPr>
      <w:r w:rsidRPr="00261E78">
        <w:t>Table 3 presents our main findings on AI-generated answers’ impact on participation.</w:t>
      </w:r>
    </w:p>
    <w:p w14:paraId="5E495AD3" w14:textId="5D4E90C9" w:rsidR="004B363E" w:rsidRPr="00261E78" w:rsidRDefault="004B363E" w:rsidP="00A86F82">
      <w:pPr>
        <w:pStyle w:val="Paragraph0"/>
      </w:pPr>
      <w:r w:rsidRPr="00261E78">
        <w:rPr>
          <w:b/>
          <w:bCs/>
        </w:rPr>
        <w:t>Answer Supply</w:t>
      </w:r>
      <w:r w:rsidR="000028FF" w:rsidRPr="00261E78">
        <w:rPr>
          <w:b/>
          <w:bCs/>
        </w:rPr>
        <w:t xml:space="preserve"> </w:t>
      </w:r>
      <w:r w:rsidR="000028FF" w:rsidRPr="00261E78">
        <w:t>(</w:t>
      </w:r>
      <w:r w:rsidR="00F41D7C" w:rsidRPr="00261E78">
        <w:t>C</w:t>
      </w:r>
      <w:r w:rsidR="000028FF" w:rsidRPr="00261E78">
        <w:t>olumns 1-</w:t>
      </w:r>
      <w:ins w:id="109" w:author="Dylan CHEN" w:date="2026-03-17T17:29:00Z" w16du:dateUtc="2026-03-17T09:29:00Z">
        <w:r w:rsidR="00BE6B85">
          <w:rPr>
            <w:rFonts w:hint="eastAsia"/>
          </w:rPr>
          <w:t>4</w:t>
        </w:r>
      </w:ins>
      <w:del w:id="110" w:author="Dylan CHEN" w:date="2026-03-17T17:29:00Z" w16du:dateUtc="2026-03-17T09:29:00Z">
        <w:r w:rsidR="000028FF" w:rsidRPr="00261E78" w:rsidDel="00BE6B85">
          <w:delText>3</w:delText>
        </w:r>
      </w:del>
      <w:r w:rsidR="000028FF" w:rsidRPr="00261E78">
        <w:t>)</w:t>
      </w:r>
      <w:r w:rsidRPr="00261E78">
        <w:t xml:space="preserve">. We progressively add controls, moving from a baseline model without covariates </w:t>
      </w:r>
      <w:ins w:id="111" w:author="Dylan CHEN" w:date="2026-03-17T17:29:00Z" w16du:dateUtc="2026-03-17T09:29:00Z">
        <w:r w:rsidR="00BE6B85">
          <w:rPr>
            <w:rFonts w:hint="eastAsia"/>
          </w:rPr>
          <w:t xml:space="preserve">and question timing FE </w:t>
        </w:r>
      </w:ins>
      <w:r w:rsidRPr="00261E78">
        <w:t xml:space="preserve">(Column 1) to models with </w:t>
      </w:r>
      <w:ins w:id="112" w:author="Dylan CHEN" w:date="2026-03-17T17:29:00Z" w16du:dateUtc="2026-03-17T09:29:00Z">
        <w:r w:rsidR="00BE6B85">
          <w:rPr>
            <w:rFonts w:hint="eastAsia"/>
          </w:rPr>
          <w:t>question tim</w:t>
        </w:r>
      </w:ins>
      <w:ins w:id="113" w:author="Dylan CHEN" w:date="2026-03-17T17:30:00Z" w16du:dateUtc="2026-03-17T09:30:00Z">
        <w:r w:rsidR="00BE6B85">
          <w:rPr>
            <w:rFonts w:hint="eastAsia"/>
          </w:rPr>
          <w:t xml:space="preserve">ing FE (Column 2) to </w:t>
        </w:r>
      </w:ins>
      <w:r w:rsidRPr="00261E78">
        <w:t xml:space="preserve">question characteristics (Column </w:t>
      </w:r>
      <w:del w:id="114" w:author="Dylan CHEN" w:date="2026-03-17T17:30:00Z" w16du:dateUtc="2026-03-17T09:30:00Z">
        <w:r w:rsidRPr="00261E78" w:rsidDel="00BE6B85">
          <w:delText>2</w:delText>
        </w:r>
      </w:del>
      <w:ins w:id="115" w:author="Dylan CHEN" w:date="2026-03-17T17:30:00Z" w16du:dateUtc="2026-03-17T09:30:00Z">
        <w:r w:rsidR="00BE6B85">
          <w:rPr>
            <w:rFonts w:hint="eastAsia"/>
          </w:rPr>
          <w:t>3</w:t>
        </w:r>
      </w:ins>
      <w:r w:rsidRPr="00261E78">
        <w:t xml:space="preserve">) </w:t>
      </w:r>
      <w:r w:rsidR="000028FF" w:rsidRPr="00261E78">
        <w:t xml:space="preserve">to </w:t>
      </w:r>
      <w:r w:rsidRPr="00261E78">
        <w:t xml:space="preserve">questioner characteristics (Column </w:t>
      </w:r>
      <w:del w:id="116" w:author="Dylan CHEN" w:date="2026-03-17T17:30:00Z" w16du:dateUtc="2026-03-17T09:30:00Z">
        <w:r w:rsidRPr="00261E78" w:rsidDel="00BE6B85">
          <w:delText>3</w:delText>
        </w:r>
      </w:del>
      <w:ins w:id="117" w:author="Dylan CHEN" w:date="2026-03-17T17:30:00Z" w16du:dateUtc="2026-03-17T09:30:00Z">
        <w:r w:rsidR="00BE6B85">
          <w:rPr>
            <w:rFonts w:hint="eastAsia"/>
          </w:rPr>
          <w:t>4</w:t>
        </w:r>
      </w:ins>
      <w:r w:rsidRPr="00261E78">
        <w:t xml:space="preserve">). AI-generated answers significantly reduce human answer supply across all specifications. Our preferred specification (Column </w:t>
      </w:r>
      <w:ins w:id="118" w:author="Dylan CHEN" w:date="2026-03-17T17:30:00Z" w16du:dateUtc="2026-03-17T09:30:00Z">
        <w:r w:rsidR="00BE6B85">
          <w:rPr>
            <w:rFonts w:hint="eastAsia"/>
          </w:rPr>
          <w:t>4</w:t>
        </w:r>
      </w:ins>
      <w:del w:id="119" w:author="Dylan CHEN" w:date="2026-03-17T17:30:00Z" w16du:dateUtc="2026-03-17T09:30:00Z">
        <w:r w:rsidRPr="00261E78" w:rsidDel="00BE6B85">
          <w:delText>3</w:delText>
        </w:r>
      </w:del>
      <w:r w:rsidRPr="00261E78">
        <w:t xml:space="preserve">) includes the full set of controls, which improves </w:t>
      </w:r>
      <w:r w:rsidR="00C208BF" w:rsidRPr="00261E78">
        <w:t xml:space="preserve">the </w:t>
      </w:r>
      <w:r w:rsidRPr="00261E78">
        <w:t>precision of treatment effect estimation by reducing residual variance. This specification shows that AI-generated answers cause a statistically significant 4.</w:t>
      </w:r>
      <w:r w:rsidR="00181B2B" w:rsidRPr="00261E78">
        <w:t>6</w:t>
      </w:r>
      <w:r w:rsidRPr="00261E78">
        <w:t>% decrease in human answers (</w:t>
      </w:r>
      <w:r w:rsidRPr="00261E78">
        <w:rPr>
          <w:i/>
          <w:iCs/>
        </w:rPr>
        <w:t>β</w:t>
      </w:r>
      <w:r w:rsidRPr="00261E78">
        <w:t xml:space="preserve"> = -0.046, p &lt; 0.001).</w:t>
      </w:r>
    </w:p>
    <w:p w14:paraId="7EFA809E" w14:textId="369129E4" w:rsidR="000028FF" w:rsidRPr="00261E78" w:rsidRDefault="00761522" w:rsidP="00A86F82">
      <w:pPr>
        <w:pStyle w:val="Paragraph0"/>
      </w:pPr>
      <w:r w:rsidRPr="00261E78">
        <w:rPr>
          <w:b/>
          <w:bCs/>
        </w:rPr>
        <w:t>Viewer</w:t>
      </w:r>
      <w:r w:rsidR="000028FF" w:rsidRPr="00261E78">
        <w:rPr>
          <w:b/>
          <w:bCs/>
        </w:rPr>
        <w:t xml:space="preserve"> Recognition</w:t>
      </w:r>
      <w:r w:rsidR="000028FF" w:rsidRPr="00261E78">
        <w:t xml:space="preserve"> </w:t>
      </w:r>
      <w:r w:rsidR="00D23A73" w:rsidRPr="00261E78">
        <w:t xml:space="preserve">of human answers </w:t>
      </w:r>
      <w:r w:rsidR="000028FF" w:rsidRPr="00261E78">
        <w:t>(</w:t>
      </w:r>
      <w:r w:rsidR="00E7243E" w:rsidRPr="00261E78">
        <w:t>C</w:t>
      </w:r>
      <w:r w:rsidR="000028FF" w:rsidRPr="00261E78">
        <w:t xml:space="preserve">olumns </w:t>
      </w:r>
      <w:del w:id="120" w:author="Dylan CHEN" w:date="2026-03-17T17:30:00Z" w16du:dateUtc="2026-03-17T09:30:00Z">
        <w:r w:rsidR="000028FF" w:rsidRPr="00261E78" w:rsidDel="00BE6B85">
          <w:delText>4</w:delText>
        </w:r>
      </w:del>
      <w:ins w:id="121" w:author="Dylan CHEN" w:date="2026-03-17T17:30:00Z" w16du:dateUtc="2026-03-17T09:30:00Z">
        <w:r w:rsidR="00BE6B85">
          <w:rPr>
            <w:rFonts w:hint="eastAsia"/>
          </w:rPr>
          <w:t>5</w:t>
        </w:r>
      </w:ins>
      <w:r w:rsidR="000028FF" w:rsidRPr="00261E78">
        <w:t>-</w:t>
      </w:r>
      <w:ins w:id="122" w:author="Dylan CHEN" w:date="2026-03-17T17:30:00Z" w16du:dateUtc="2026-03-17T09:30:00Z">
        <w:r w:rsidR="00BE6B85">
          <w:rPr>
            <w:rFonts w:hint="eastAsia"/>
          </w:rPr>
          <w:t>8</w:t>
        </w:r>
      </w:ins>
      <w:del w:id="123" w:author="Dylan CHEN" w:date="2026-03-17T17:30:00Z" w16du:dateUtc="2026-03-17T09:30:00Z">
        <w:r w:rsidR="000028FF" w:rsidRPr="00261E78" w:rsidDel="00BE6B85">
          <w:delText>6</w:delText>
        </w:r>
      </w:del>
      <w:r w:rsidR="000028FF" w:rsidRPr="00261E78">
        <w:t>). We analyze net likes received by human answers, progressively adding controls. Treatment group answers consistently receive significantly fewer net likes than control group answers (which average 0.311 net likes). Our preferred specification (Column 6) estimates a decrease of 0.046 net likes, representing a 14.8% reduction in viewer recognition.</w:t>
      </w:r>
    </w:p>
    <w:p w14:paraId="6DBBD160" w14:textId="0937FE39" w:rsidR="00BE6B85" w:rsidRPr="00261E78" w:rsidRDefault="004C30A7" w:rsidP="00BE6B85">
      <w:pPr>
        <w:pStyle w:val="TableFiguretitle"/>
      </w:pPr>
      <w:bookmarkStart w:id="124" w:name="_Ref194135045"/>
      <w:bookmarkStart w:id="125" w:name="_Ref177391826"/>
      <w:r w:rsidRPr="00261E78">
        <w:t xml:space="preserve">Table </w:t>
      </w:r>
      <w:fldSimple w:instr=" SEQ Table \* ARABIC ">
        <w:r w:rsidR="00B04148" w:rsidRPr="00261E78">
          <w:t>3</w:t>
        </w:r>
      </w:fldSimple>
      <w:bookmarkEnd w:id="124"/>
      <w:r w:rsidRPr="00261E78">
        <w:t xml:space="preserve">. </w:t>
      </w:r>
      <w:bookmarkEnd w:id="125"/>
      <w:r w:rsidR="00F40939" w:rsidRPr="00261E78">
        <w:t>The impact of AI-generated answers on the answer</w:t>
      </w:r>
      <w:r w:rsidR="00B228B4" w:rsidRPr="00261E78">
        <w:t xml:space="preserve"> supply and </w:t>
      </w:r>
      <w:r w:rsidR="00761522" w:rsidRPr="00261E78">
        <w:t>viewer</w:t>
      </w:r>
      <w:r w:rsidR="00B228B4" w:rsidRPr="00261E78">
        <w:t xml:space="preserve"> recognition</w:t>
      </w:r>
    </w:p>
    <w:tbl>
      <w:tblPr>
        <w:tblW w:w="5000" w:type="pct"/>
        <w:jc w:val="center"/>
        <w:tblLayout w:type="fixed"/>
        <w:tblLook w:val="04A0" w:firstRow="1" w:lastRow="0" w:firstColumn="1" w:lastColumn="0" w:noHBand="0" w:noVBand="1"/>
        <w:tblPrChange w:id="126" w:author="Dylan CHEN" w:date="2026-03-17T17:32:00Z" w16du:dateUtc="2026-03-17T09:32:00Z">
          <w:tblPr>
            <w:tblW w:w="13432" w:type="dxa"/>
            <w:tblLook w:val="04A0" w:firstRow="1" w:lastRow="0" w:firstColumn="1" w:lastColumn="0" w:noHBand="0" w:noVBand="1"/>
          </w:tblPr>
        </w:tblPrChange>
      </w:tblPr>
      <w:tblGrid>
        <w:gridCol w:w="1620"/>
        <w:gridCol w:w="900"/>
        <w:gridCol w:w="938"/>
        <w:gridCol w:w="1117"/>
        <w:gridCol w:w="1117"/>
        <w:gridCol w:w="917"/>
        <w:gridCol w:w="917"/>
        <w:gridCol w:w="917"/>
        <w:gridCol w:w="917"/>
        <w:tblGridChange w:id="127">
          <w:tblGrid>
            <w:gridCol w:w="1620"/>
            <w:gridCol w:w="160"/>
            <w:gridCol w:w="740"/>
            <w:gridCol w:w="873"/>
            <w:gridCol w:w="65"/>
            <w:gridCol w:w="1117"/>
            <w:gridCol w:w="431"/>
            <w:gridCol w:w="686"/>
            <w:gridCol w:w="917"/>
            <w:gridCol w:w="10"/>
            <w:gridCol w:w="907"/>
            <w:gridCol w:w="706"/>
            <w:gridCol w:w="211"/>
            <w:gridCol w:w="917"/>
            <w:gridCol w:w="172"/>
            <w:gridCol w:w="1300"/>
            <w:gridCol w:w="1300"/>
            <w:gridCol w:w="1300"/>
          </w:tblGrid>
        </w:tblGridChange>
      </w:tblGrid>
      <w:tr w:rsidR="00BE6B85" w14:paraId="1FBDB7F7" w14:textId="77777777" w:rsidTr="00BE6B85">
        <w:trPr>
          <w:trHeight w:val="320"/>
          <w:jc w:val="center"/>
          <w:ins w:id="128" w:author="Dylan CHEN" w:date="2026-03-17T17:31:00Z"/>
          <w:trPrChange w:id="129" w:author="Dylan CHEN" w:date="2026-03-17T17:32:00Z" w16du:dateUtc="2026-03-17T09:32:00Z">
            <w:trPr>
              <w:trHeight w:val="320"/>
            </w:trPr>
          </w:trPrChange>
        </w:trPr>
        <w:tc>
          <w:tcPr>
            <w:tcW w:w="1620" w:type="dxa"/>
            <w:tcBorders>
              <w:top w:val="single" w:sz="8" w:space="0" w:color="auto"/>
              <w:left w:val="nil"/>
              <w:bottom w:val="nil"/>
              <w:right w:val="nil"/>
            </w:tcBorders>
            <w:noWrap/>
            <w:tcMar>
              <w:left w:w="14" w:type="dxa"/>
              <w:right w:w="14" w:type="dxa"/>
            </w:tcMar>
            <w:hideMark/>
            <w:tcPrChange w:id="130" w:author="Dylan CHEN" w:date="2026-03-17T17:32:00Z" w16du:dateUtc="2026-03-17T09:32:00Z">
              <w:tcPr>
                <w:tcW w:w="1780" w:type="dxa"/>
                <w:gridSpan w:val="2"/>
                <w:tcBorders>
                  <w:top w:val="single" w:sz="8" w:space="0" w:color="auto"/>
                  <w:left w:val="nil"/>
                  <w:bottom w:val="nil"/>
                  <w:right w:val="nil"/>
                </w:tcBorders>
                <w:noWrap/>
                <w:vAlign w:val="center"/>
                <w:hideMark/>
              </w:tcPr>
            </w:tcPrChange>
          </w:tcPr>
          <w:p w14:paraId="4FD1CC2F" w14:textId="77777777" w:rsidR="00BE6B85" w:rsidRDefault="00BE6B85">
            <w:pPr>
              <w:jc w:val="center"/>
              <w:rPr>
                <w:ins w:id="131" w:author="Dylan CHEN" w:date="2026-03-17T17:31:00Z" w16du:dateUtc="2026-03-17T09:31:00Z"/>
                <w:color w:val="000000"/>
                <w:sz w:val="20"/>
                <w:szCs w:val="20"/>
              </w:rPr>
            </w:pPr>
          </w:p>
        </w:tc>
        <w:tc>
          <w:tcPr>
            <w:tcW w:w="900" w:type="dxa"/>
            <w:tcBorders>
              <w:top w:val="single" w:sz="8" w:space="0" w:color="auto"/>
              <w:left w:val="nil"/>
              <w:bottom w:val="nil"/>
              <w:right w:val="nil"/>
            </w:tcBorders>
            <w:noWrap/>
            <w:tcMar>
              <w:left w:w="14" w:type="dxa"/>
              <w:right w:w="14" w:type="dxa"/>
            </w:tcMar>
            <w:hideMark/>
            <w:tcPrChange w:id="132" w:author="Dylan CHEN" w:date="2026-03-17T17:32:00Z" w16du:dateUtc="2026-03-17T09:32:00Z">
              <w:tcPr>
                <w:tcW w:w="1613" w:type="dxa"/>
                <w:gridSpan w:val="2"/>
                <w:tcBorders>
                  <w:top w:val="single" w:sz="8" w:space="0" w:color="auto"/>
                  <w:left w:val="nil"/>
                  <w:bottom w:val="nil"/>
                  <w:right w:val="nil"/>
                </w:tcBorders>
                <w:noWrap/>
                <w:vAlign w:val="center"/>
                <w:hideMark/>
              </w:tcPr>
            </w:tcPrChange>
          </w:tcPr>
          <w:p w14:paraId="3E930F99" w14:textId="77777777" w:rsidR="00BE6B85" w:rsidRDefault="00BE6B85">
            <w:pPr>
              <w:jc w:val="center"/>
              <w:rPr>
                <w:ins w:id="133" w:author="Dylan CHEN" w:date="2026-03-17T17:31:00Z" w16du:dateUtc="2026-03-17T09:31:00Z"/>
                <w:color w:val="000000"/>
                <w:sz w:val="20"/>
                <w:szCs w:val="20"/>
              </w:rPr>
            </w:pPr>
            <w:ins w:id="134" w:author="Dylan CHEN" w:date="2026-03-17T17:31:00Z" w16du:dateUtc="2026-03-17T09:31:00Z">
              <w:r>
                <w:rPr>
                  <w:color w:val="000000"/>
                  <w:sz w:val="20"/>
                  <w:szCs w:val="20"/>
                </w:rPr>
                <w:t>(1)</w:t>
              </w:r>
            </w:ins>
          </w:p>
        </w:tc>
        <w:tc>
          <w:tcPr>
            <w:tcW w:w="938" w:type="dxa"/>
            <w:tcBorders>
              <w:top w:val="single" w:sz="8" w:space="0" w:color="auto"/>
              <w:left w:val="nil"/>
              <w:bottom w:val="nil"/>
              <w:right w:val="nil"/>
            </w:tcBorders>
            <w:noWrap/>
            <w:tcMar>
              <w:left w:w="14" w:type="dxa"/>
              <w:right w:w="14" w:type="dxa"/>
            </w:tcMar>
            <w:hideMark/>
            <w:tcPrChange w:id="135" w:author="Dylan CHEN" w:date="2026-03-17T17:32:00Z" w16du:dateUtc="2026-03-17T09:32:00Z">
              <w:tcPr>
                <w:tcW w:w="1613" w:type="dxa"/>
                <w:gridSpan w:val="3"/>
                <w:tcBorders>
                  <w:top w:val="single" w:sz="8" w:space="0" w:color="auto"/>
                  <w:left w:val="nil"/>
                  <w:bottom w:val="nil"/>
                  <w:right w:val="nil"/>
                </w:tcBorders>
                <w:noWrap/>
                <w:vAlign w:val="center"/>
                <w:hideMark/>
              </w:tcPr>
            </w:tcPrChange>
          </w:tcPr>
          <w:p w14:paraId="2ACA4955" w14:textId="77777777" w:rsidR="00BE6B85" w:rsidRDefault="00BE6B85">
            <w:pPr>
              <w:jc w:val="center"/>
              <w:rPr>
                <w:ins w:id="136" w:author="Dylan CHEN" w:date="2026-03-17T17:31:00Z" w16du:dateUtc="2026-03-17T09:31:00Z"/>
                <w:color w:val="000000"/>
                <w:sz w:val="20"/>
                <w:szCs w:val="20"/>
              </w:rPr>
            </w:pPr>
            <w:ins w:id="137" w:author="Dylan CHEN" w:date="2026-03-17T17:31:00Z" w16du:dateUtc="2026-03-17T09:31:00Z">
              <w:r>
                <w:rPr>
                  <w:color w:val="000000"/>
                  <w:sz w:val="20"/>
                  <w:szCs w:val="20"/>
                </w:rPr>
                <w:t>(2)</w:t>
              </w:r>
            </w:ins>
          </w:p>
        </w:tc>
        <w:tc>
          <w:tcPr>
            <w:tcW w:w="1117" w:type="dxa"/>
            <w:tcBorders>
              <w:top w:val="single" w:sz="8" w:space="0" w:color="auto"/>
              <w:left w:val="nil"/>
              <w:bottom w:val="nil"/>
              <w:right w:val="nil"/>
            </w:tcBorders>
            <w:noWrap/>
            <w:tcMar>
              <w:left w:w="14" w:type="dxa"/>
              <w:right w:w="14" w:type="dxa"/>
            </w:tcMar>
            <w:hideMark/>
            <w:tcPrChange w:id="138" w:author="Dylan CHEN" w:date="2026-03-17T17:32:00Z" w16du:dateUtc="2026-03-17T09:32:00Z">
              <w:tcPr>
                <w:tcW w:w="1613" w:type="dxa"/>
                <w:gridSpan w:val="3"/>
                <w:tcBorders>
                  <w:top w:val="single" w:sz="8" w:space="0" w:color="auto"/>
                  <w:left w:val="nil"/>
                  <w:bottom w:val="nil"/>
                  <w:right w:val="nil"/>
                </w:tcBorders>
                <w:noWrap/>
                <w:vAlign w:val="center"/>
                <w:hideMark/>
              </w:tcPr>
            </w:tcPrChange>
          </w:tcPr>
          <w:p w14:paraId="2D6C192C" w14:textId="77777777" w:rsidR="00BE6B85" w:rsidRDefault="00BE6B85">
            <w:pPr>
              <w:jc w:val="center"/>
              <w:rPr>
                <w:ins w:id="139" w:author="Dylan CHEN" w:date="2026-03-17T17:31:00Z" w16du:dateUtc="2026-03-17T09:31:00Z"/>
                <w:color w:val="000000"/>
                <w:sz w:val="20"/>
                <w:szCs w:val="20"/>
              </w:rPr>
            </w:pPr>
            <w:ins w:id="140" w:author="Dylan CHEN" w:date="2026-03-17T17:31:00Z" w16du:dateUtc="2026-03-17T09:31:00Z">
              <w:r>
                <w:rPr>
                  <w:color w:val="000000"/>
                  <w:sz w:val="20"/>
                  <w:szCs w:val="20"/>
                </w:rPr>
                <w:t>(3)</w:t>
              </w:r>
            </w:ins>
          </w:p>
        </w:tc>
        <w:tc>
          <w:tcPr>
            <w:tcW w:w="1117" w:type="dxa"/>
            <w:tcBorders>
              <w:top w:val="single" w:sz="8" w:space="0" w:color="auto"/>
              <w:left w:val="nil"/>
              <w:bottom w:val="nil"/>
              <w:right w:val="nil"/>
            </w:tcBorders>
            <w:noWrap/>
            <w:tcMar>
              <w:left w:w="14" w:type="dxa"/>
              <w:right w:w="14" w:type="dxa"/>
            </w:tcMar>
            <w:hideMark/>
            <w:tcPrChange w:id="141" w:author="Dylan CHEN" w:date="2026-03-17T17:32:00Z" w16du:dateUtc="2026-03-17T09:32:00Z">
              <w:tcPr>
                <w:tcW w:w="1613" w:type="dxa"/>
                <w:gridSpan w:val="2"/>
                <w:tcBorders>
                  <w:top w:val="single" w:sz="8" w:space="0" w:color="auto"/>
                  <w:left w:val="nil"/>
                  <w:bottom w:val="nil"/>
                  <w:right w:val="nil"/>
                </w:tcBorders>
                <w:noWrap/>
                <w:vAlign w:val="center"/>
                <w:hideMark/>
              </w:tcPr>
            </w:tcPrChange>
          </w:tcPr>
          <w:p w14:paraId="270E77EA" w14:textId="77777777" w:rsidR="00BE6B85" w:rsidRDefault="00BE6B85">
            <w:pPr>
              <w:jc w:val="center"/>
              <w:rPr>
                <w:ins w:id="142" w:author="Dylan CHEN" w:date="2026-03-17T17:31:00Z" w16du:dateUtc="2026-03-17T09:31:00Z"/>
                <w:color w:val="000000"/>
                <w:sz w:val="20"/>
                <w:szCs w:val="20"/>
              </w:rPr>
            </w:pPr>
            <w:ins w:id="143" w:author="Dylan CHEN" w:date="2026-03-17T17:31:00Z" w16du:dateUtc="2026-03-17T09:31:00Z">
              <w:r>
                <w:rPr>
                  <w:color w:val="000000"/>
                  <w:sz w:val="20"/>
                  <w:szCs w:val="20"/>
                </w:rPr>
                <w:t>(4)</w:t>
              </w:r>
            </w:ins>
          </w:p>
        </w:tc>
        <w:tc>
          <w:tcPr>
            <w:tcW w:w="917" w:type="dxa"/>
            <w:tcBorders>
              <w:top w:val="single" w:sz="8" w:space="0" w:color="auto"/>
              <w:left w:val="nil"/>
              <w:bottom w:val="nil"/>
              <w:right w:val="nil"/>
            </w:tcBorders>
            <w:noWrap/>
            <w:tcMar>
              <w:left w:w="14" w:type="dxa"/>
              <w:right w:w="14" w:type="dxa"/>
            </w:tcMar>
            <w:hideMark/>
            <w:tcPrChange w:id="144" w:author="Dylan CHEN" w:date="2026-03-17T17:32:00Z" w16du:dateUtc="2026-03-17T09:32:00Z">
              <w:tcPr>
                <w:tcW w:w="1300" w:type="dxa"/>
                <w:gridSpan w:val="3"/>
                <w:tcBorders>
                  <w:top w:val="single" w:sz="8" w:space="0" w:color="auto"/>
                  <w:left w:val="nil"/>
                  <w:bottom w:val="nil"/>
                  <w:right w:val="nil"/>
                </w:tcBorders>
                <w:noWrap/>
                <w:vAlign w:val="center"/>
                <w:hideMark/>
              </w:tcPr>
            </w:tcPrChange>
          </w:tcPr>
          <w:p w14:paraId="711B180F" w14:textId="77777777" w:rsidR="00BE6B85" w:rsidRDefault="00BE6B85">
            <w:pPr>
              <w:jc w:val="center"/>
              <w:rPr>
                <w:ins w:id="145" w:author="Dylan CHEN" w:date="2026-03-17T17:31:00Z" w16du:dateUtc="2026-03-17T09:31:00Z"/>
                <w:color w:val="000000"/>
                <w:sz w:val="20"/>
                <w:szCs w:val="20"/>
              </w:rPr>
            </w:pPr>
            <w:ins w:id="146" w:author="Dylan CHEN" w:date="2026-03-17T17:31:00Z" w16du:dateUtc="2026-03-17T09:31:00Z">
              <w:r>
                <w:rPr>
                  <w:color w:val="000000"/>
                  <w:sz w:val="20"/>
                  <w:szCs w:val="20"/>
                </w:rPr>
                <w:t>(5)</w:t>
              </w:r>
            </w:ins>
          </w:p>
        </w:tc>
        <w:tc>
          <w:tcPr>
            <w:tcW w:w="917" w:type="dxa"/>
            <w:tcBorders>
              <w:top w:val="single" w:sz="8" w:space="0" w:color="auto"/>
              <w:left w:val="nil"/>
              <w:bottom w:val="nil"/>
              <w:right w:val="nil"/>
            </w:tcBorders>
            <w:noWrap/>
            <w:tcMar>
              <w:left w:w="14" w:type="dxa"/>
              <w:right w:w="14" w:type="dxa"/>
            </w:tcMar>
            <w:hideMark/>
            <w:tcPrChange w:id="147" w:author="Dylan CHEN" w:date="2026-03-17T17:32:00Z" w16du:dateUtc="2026-03-17T09:32:00Z">
              <w:tcPr>
                <w:tcW w:w="1300" w:type="dxa"/>
                <w:tcBorders>
                  <w:top w:val="single" w:sz="8" w:space="0" w:color="auto"/>
                  <w:left w:val="nil"/>
                  <w:bottom w:val="nil"/>
                  <w:right w:val="nil"/>
                </w:tcBorders>
                <w:noWrap/>
                <w:vAlign w:val="center"/>
                <w:hideMark/>
              </w:tcPr>
            </w:tcPrChange>
          </w:tcPr>
          <w:p w14:paraId="3776DF4D" w14:textId="77777777" w:rsidR="00BE6B85" w:rsidRDefault="00BE6B85">
            <w:pPr>
              <w:jc w:val="center"/>
              <w:rPr>
                <w:ins w:id="148" w:author="Dylan CHEN" w:date="2026-03-17T17:31:00Z" w16du:dateUtc="2026-03-17T09:31:00Z"/>
                <w:color w:val="000000"/>
                <w:sz w:val="20"/>
                <w:szCs w:val="20"/>
              </w:rPr>
            </w:pPr>
            <w:ins w:id="149" w:author="Dylan CHEN" w:date="2026-03-17T17:31:00Z" w16du:dateUtc="2026-03-17T09:31:00Z">
              <w:r>
                <w:rPr>
                  <w:color w:val="000000"/>
                  <w:sz w:val="20"/>
                  <w:szCs w:val="20"/>
                </w:rPr>
                <w:t>(6)</w:t>
              </w:r>
            </w:ins>
          </w:p>
        </w:tc>
        <w:tc>
          <w:tcPr>
            <w:tcW w:w="917" w:type="dxa"/>
            <w:tcBorders>
              <w:top w:val="single" w:sz="8" w:space="0" w:color="auto"/>
              <w:left w:val="nil"/>
              <w:bottom w:val="nil"/>
              <w:right w:val="nil"/>
            </w:tcBorders>
            <w:noWrap/>
            <w:tcMar>
              <w:left w:w="14" w:type="dxa"/>
              <w:right w:w="14" w:type="dxa"/>
            </w:tcMar>
            <w:hideMark/>
            <w:tcPrChange w:id="150" w:author="Dylan CHEN" w:date="2026-03-17T17:32:00Z" w16du:dateUtc="2026-03-17T09:32:00Z">
              <w:tcPr>
                <w:tcW w:w="1300" w:type="dxa"/>
                <w:tcBorders>
                  <w:top w:val="single" w:sz="8" w:space="0" w:color="auto"/>
                  <w:left w:val="nil"/>
                  <w:bottom w:val="nil"/>
                  <w:right w:val="nil"/>
                </w:tcBorders>
                <w:noWrap/>
                <w:vAlign w:val="center"/>
                <w:hideMark/>
              </w:tcPr>
            </w:tcPrChange>
          </w:tcPr>
          <w:p w14:paraId="66615D5E" w14:textId="77777777" w:rsidR="00BE6B85" w:rsidRDefault="00BE6B85">
            <w:pPr>
              <w:jc w:val="center"/>
              <w:rPr>
                <w:ins w:id="151" w:author="Dylan CHEN" w:date="2026-03-17T17:31:00Z" w16du:dateUtc="2026-03-17T09:31:00Z"/>
                <w:color w:val="000000"/>
                <w:sz w:val="20"/>
                <w:szCs w:val="20"/>
              </w:rPr>
            </w:pPr>
            <w:ins w:id="152" w:author="Dylan CHEN" w:date="2026-03-17T17:31:00Z" w16du:dateUtc="2026-03-17T09:31:00Z">
              <w:r>
                <w:rPr>
                  <w:color w:val="000000"/>
                  <w:sz w:val="20"/>
                  <w:szCs w:val="20"/>
                </w:rPr>
                <w:t>(7)</w:t>
              </w:r>
            </w:ins>
          </w:p>
        </w:tc>
        <w:tc>
          <w:tcPr>
            <w:tcW w:w="917" w:type="dxa"/>
            <w:tcBorders>
              <w:top w:val="single" w:sz="8" w:space="0" w:color="auto"/>
              <w:left w:val="nil"/>
              <w:bottom w:val="nil"/>
              <w:right w:val="nil"/>
            </w:tcBorders>
            <w:noWrap/>
            <w:tcMar>
              <w:left w:w="14" w:type="dxa"/>
              <w:right w:w="14" w:type="dxa"/>
            </w:tcMar>
            <w:hideMark/>
            <w:tcPrChange w:id="153" w:author="Dylan CHEN" w:date="2026-03-17T17:32:00Z" w16du:dateUtc="2026-03-17T09:32:00Z">
              <w:tcPr>
                <w:tcW w:w="1300" w:type="dxa"/>
                <w:tcBorders>
                  <w:top w:val="single" w:sz="8" w:space="0" w:color="auto"/>
                  <w:left w:val="nil"/>
                  <w:bottom w:val="nil"/>
                  <w:right w:val="nil"/>
                </w:tcBorders>
                <w:noWrap/>
                <w:vAlign w:val="center"/>
                <w:hideMark/>
              </w:tcPr>
            </w:tcPrChange>
          </w:tcPr>
          <w:p w14:paraId="4047DB88" w14:textId="77777777" w:rsidR="00BE6B85" w:rsidRDefault="00BE6B85">
            <w:pPr>
              <w:jc w:val="center"/>
              <w:rPr>
                <w:ins w:id="154" w:author="Dylan CHEN" w:date="2026-03-17T17:31:00Z" w16du:dateUtc="2026-03-17T09:31:00Z"/>
                <w:color w:val="000000"/>
                <w:sz w:val="20"/>
                <w:szCs w:val="20"/>
              </w:rPr>
            </w:pPr>
            <w:ins w:id="155" w:author="Dylan CHEN" w:date="2026-03-17T17:31:00Z" w16du:dateUtc="2026-03-17T09:31:00Z">
              <w:r>
                <w:rPr>
                  <w:color w:val="000000"/>
                  <w:sz w:val="20"/>
                  <w:szCs w:val="20"/>
                </w:rPr>
                <w:t>(8)</w:t>
              </w:r>
            </w:ins>
          </w:p>
        </w:tc>
      </w:tr>
      <w:tr w:rsidR="00BE6B85" w14:paraId="64B87F18" w14:textId="77777777" w:rsidTr="00BE6B85">
        <w:trPr>
          <w:trHeight w:val="340"/>
          <w:jc w:val="center"/>
          <w:ins w:id="156" w:author="Dylan CHEN" w:date="2026-03-17T17:31:00Z"/>
          <w:trPrChange w:id="157" w:author="Dylan CHEN" w:date="2026-03-17T17:32:00Z" w16du:dateUtc="2026-03-17T09:32:00Z">
            <w:trPr>
              <w:trHeight w:val="340"/>
            </w:trPr>
          </w:trPrChange>
        </w:trPr>
        <w:tc>
          <w:tcPr>
            <w:tcW w:w="1620" w:type="dxa"/>
            <w:tcBorders>
              <w:top w:val="nil"/>
              <w:left w:val="nil"/>
              <w:bottom w:val="nil"/>
              <w:right w:val="nil"/>
            </w:tcBorders>
            <w:noWrap/>
            <w:tcMar>
              <w:left w:w="14" w:type="dxa"/>
              <w:right w:w="14" w:type="dxa"/>
            </w:tcMar>
            <w:hideMark/>
            <w:tcPrChange w:id="158" w:author="Dylan CHEN" w:date="2026-03-17T17:32:00Z" w16du:dateUtc="2026-03-17T09:32:00Z">
              <w:tcPr>
                <w:tcW w:w="1780" w:type="dxa"/>
                <w:gridSpan w:val="2"/>
                <w:tcBorders>
                  <w:top w:val="nil"/>
                  <w:left w:val="nil"/>
                  <w:bottom w:val="nil"/>
                  <w:right w:val="nil"/>
                </w:tcBorders>
                <w:noWrap/>
                <w:vAlign w:val="center"/>
                <w:hideMark/>
              </w:tcPr>
            </w:tcPrChange>
          </w:tcPr>
          <w:p w14:paraId="4C47441D" w14:textId="77777777" w:rsidR="00BE6B85" w:rsidRDefault="00BE6B85">
            <w:pPr>
              <w:jc w:val="center"/>
              <w:rPr>
                <w:ins w:id="159" w:author="Dylan CHEN" w:date="2026-03-17T17:31:00Z" w16du:dateUtc="2026-03-17T09:31:00Z"/>
                <w:color w:val="000000"/>
                <w:sz w:val="20"/>
                <w:szCs w:val="20"/>
              </w:rPr>
            </w:pPr>
          </w:p>
        </w:tc>
        <w:tc>
          <w:tcPr>
            <w:tcW w:w="4072" w:type="dxa"/>
            <w:gridSpan w:val="4"/>
            <w:tcBorders>
              <w:top w:val="nil"/>
              <w:left w:val="nil"/>
              <w:bottom w:val="nil"/>
              <w:right w:val="nil"/>
            </w:tcBorders>
            <w:noWrap/>
            <w:tcMar>
              <w:left w:w="14" w:type="dxa"/>
              <w:right w:w="14" w:type="dxa"/>
            </w:tcMar>
            <w:hideMark/>
            <w:tcPrChange w:id="160" w:author="Dylan CHEN" w:date="2026-03-17T17:32:00Z" w16du:dateUtc="2026-03-17T09:32:00Z">
              <w:tcPr>
                <w:tcW w:w="6452" w:type="dxa"/>
                <w:gridSpan w:val="10"/>
                <w:tcBorders>
                  <w:top w:val="nil"/>
                  <w:left w:val="nil"/>
                  <w:bottom w:val="nil"/>
                  <w:right w:val="nil"/>
                </w:tcBorders>
                <w:noWrap/>
                <w:vAlign w:val="center"/>
                <w:hideMark/>
              </w:tcPr>
            </w:tcPrChange>
          </w:tcPr>
          <w:p w14:paraId="650CEE04" w14:textId="77777777" w:rsidR="00BE6B85" w:rsidRDefault="00BE6B85">
            <w:pPr>
              <w:jc w:val="center"/>
              <w:rPr>
                <w:ins w:id="161" w:author="Dylan CHEN" w:date="2026-03-17T17:31:00Z" w16du:dateUtc="2026-03-17T09:31:00Z"/>
                <w:color w:val="000000"/>
                <w:sz w:val="20"/>
                <w:szCs w:val="20"/>
              </w:rPr>
            </w:pPr>
            <w:ins w:id="162" w:author="Dylan CHEN" w:date="2026-03-17T17:31:00Z" w16du:dateUtc="2026-03-17T09:31:00Z">
              <w:r>
                <w:rPr>
                  <w:color w:val="000000"/>
                  <w:sz w:val="20"/>
                  <w:szCs w:val="20"/>
                </w:rPr>
                <w:t>DV: log of the number of human answers provided within 7 days (answerNum</w:t>
              </w:r>
              <w:r w:rsidRPr="00865650">
                <w:rPr>
                  <w:color w:val="000000"/>
                  <w:sz w:val="20"/>
                  <w:szCs w:val="20"/>
                  <w:vertAlign w:val="subscript"/>
                  <w:rPrChange w:id="163" w:author="Xin Li" w:date="2026-03-21T12:28:00Z" w16du:dateUtc="2026-03-21T04:28:00Z">
                    <w:rPr>
                      <w:color w:val="000000"/>
                      <w:sz w:val="20"/>
                      <w:szCs w:val="20"/>
                    </w:rPr>
                  </w:rPrChange>
                </w:rPr>
                <w:t>i</w:t>
              </w:r>
              <w:r>
                <w:rPr>
                  <w:color w:val="000000"/>
                  <w:sz w:val="20"/>
                  <w:szCs w:val="20"/>
                </w:rPr>
                <w:t>)</w:t>
              </w:r>
            </w:ins>
          </w:p>
        </w:tc>
        <w:tc>
          <w:tcPr>
            <w:tcW w:w="3668" w:type="dxa"/>
            <w:gridSpan w:val="4"/>
            <w:tcBorders>
              <w:top w:val="nil"/>
              <w:left w:val="nil"/>
              <w:bottom w:val="nil"/>
              <w:right w:val="nil"/>
            </w:tcBorders>
            <w:noWrap/>
            <w:tcMar>
              <w:left w:w="14" w:type="dxa"/>
              <w:right w:w="14" w:type="dxa"/>
            </w:tcMar>
            <w:hideMark/>
            <w:tcPrChange w:id="164" w:author="Dylan CHEN" w:date="2026-03-17T17:32:00Z" w16du:dateUtc="2026-03-17T09:32:00Z">
              <w:tcPr>
                <w:tcW w:w="5200" w:type="dxa"/>
                <w:gridSpan w:val="6"/>
                <w:tcBorders>
                  <w:top w:val="nil"/>
                  <w:left w:val="nil"/>
                  <w:bottom w:val="nil"/>
                  <w:right w:val="nil"/>
                </w:tcBorders>
                <w:noWrap/>
                <w:vAlign w:val="center"/>
                <w:hideMark/>
              </w:tcPr>
            </w:tcPrChange>
          </w:tcPr>
          <w:p w14:paraId="3C13F55B" w14:textId="77777777" w:rsidR="00BE6B85" w:rsidRDefault="00BE6B85">
            <w:pPr>
              <w:jc w:val="center"/>
              <w:rPr>
                <w:ins w:id="165" w:author="Dylan CHEN" w:date="2026-03-17T17:31:00Z" w16du:dateUtc="2026-03-17T09:31:00Z"/>
                <w:color w:val="000000"/>
                <w:sz w:val="20"/>
                <w:szCs w:val="20"/>
              </w:rPr>
            </w:pPr>
            <w:ins w:id="166" w:author="Dylan CHEN" w:date="2026-03-17T17:31:00Z" w16du:dateUtc="2026-03-17T09:31:00Z">
              <w:r>
                <w:rPr>
                  <w:color w:val="000000"/>
                  <w:sz w:val="20"/>
                  <w:szCs w:val="20"/>
                </w:rPr>
                <w:t>DV: number of net likes received by an answer (netlikeNum</w:t>
              </w:r>
              <w:r w:rsidRPr="00865650">
                <w:rPr>
                  <w:color w:val="000000"/>
                  <w:sz w:val="20"/>
                  <w:szCs w:val="20"/>
                  <w:vertAlign w:val="subscript"/>
                  <w:rPrChange w:id="167" w:author="Xin Li" w:date="2026-03-21T12:28:00Z" w16du:dateUtc="2026-03-21T04:28:00Z">
                    <w:rPr>
                      <w:color w:val="000000"/>
                      <w:sz w:val="20"/>
                      <w:szCs w:val="20"/>
                    </w:rPr>
                  </w:rPrChange>
                </w:rPr>
                <w:t>ij</w:t>
              </w:r>
              <w:r>
                <w:rPr>
                  <w:color w:val="000000"/>
                  <w:sz w:val="20"/>
                  <w:szCs w:val="20"/>
                </w:rPr>
                <w:t>)</w:t>
              </w:r>
            </w:ins>
          </w:p>
        </w:tc>
      </w:tr>
      <w:tr w:rsidR="00BE6B85" w14:paraId="6995D045" w14:textId="77777777" w:rsidTr="00BE6B85">
        <w:trPr>
          <w:trHeight w:val="320"/>
          <w:jc w:val="center"/>
          <w:ins w:id="168" w:author="Dylan CHEN" w:date="2026-03-17T17:31:00Z"/>
          <w:trPrChange w:id="169"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170" w:author="Dylan CHEN" w:date="2026-03-17T17:32:00Z" w16du:dateUtc="2026-03-17T09:32:00Z">
              <w:tcPr>
                <w:tcW w:w="1780" w:type="dxa"/>
                <w:gridSpan w:val="2"/>
                <w:tcBorders>
                  <w:top w:val="nil"/>
                  <w:left w:val="nil"/>
                  <w:bottom w:val="nil"/>
                  <w:right w:val="nil"/>
                </w:tcBorders>
                <w:noWrap/>
                <w:vAlign w:val="bottom"/>
                <w:hideMark/>
              </w:tcPr>
            </w:tcPrChange>
          </w:tcPr>
          <w:p w14:paraId="14F0B029" w14:textId="77777777" w:rsidR="00BE6B85" w:rsidRDefault="00BE6B85">
            <w:pPr>
              <w:rPr>
                <w:ins w:id="171" w:author="Dylan CHEN" w:date="2026-03-17T17:31:00Z" w16du:dateUtc="2026-03-17T09:31:00Z"/>
                <w:i/>
                <w:iCs/>
                <w:color w:val="000000"/>
                <w:sz w:val="20"/>
                <w:szCs w:val="20"/>
              </w:rPr>
            </w:pPr>
            <w:ins w:id="172" w:author="Dylan CHEN" w:date="2026-03-17T17:31:00Z" w16du:dateUtc="2026-03-17T09:31:00Z">
              <w:r>
                <w:rPr>
                  <w:i/>
                  <w:iCs/>
                  <w:color w:val="000000"/>
                  <w:sz w:val="20"/>
                  <w:szCs w:val="20"/>
                </w:rPr>
                <w:t>AI</w:t>
              </w:r>
              <w:r>
                <w:rPr>
                  <w:i/>
                  <w:iCs/>
                  <w:color w:val="000000"/>
                  <w:sz w:val="20"/>
                  <w:szCs w:val="20"/>
                  <w:vertAlign w:val="subscript"/>
                </w:rPr>
                <w:t>i</w:t>
              </w:r>
            </w:ins>
          </w:p>
        </w:tc>
        <w:tc>
          <w:tcPr>
            <w:tcW w:w="900" w:type="dxa"/>
            <w:tcBorders>
              <w:top w:val="nil"/>
              <w:left w:val="nil"/>
              <w:bottom w:val="nil"/>
              <w:right w:val="nil"/>
            </w:tcBorders>
            <w:noWrap/>
            <w:tcMar>
              <w:left w:w="14" w:type="dxa"/>
              <w:right w:w="14" w:type="dxa"/>
            </w:tcMar>
            <w:hideMark/>
            <w:tcPrChange w:id="173" w:author="Dylan CHEN" w:date="2026-03-17T17:32:00Z" w16du:dateUtc="2026-03-17T09:32:00Z">
              <w:tcPr>
                <w:tcW w:w="1613" w:type="dxa"/>
                <w:gridSpan w:val="2"/>
                <w:tcBorders>
                  <w:top w:val="nil"/>
                  <w:left w:val="nil"/>
                  <w:bottom w:val="nil"/>
                  <w:right w:val="nil"/>
                </w:tcBorders>
                <w:noWrap/>
                <w:vAlign w:val="center"/>
                <w:hideMark/>
              </w:tcPr>
            </w:tcPrChange>
          </w:tcPr>
          <w:p w14:paraId="70A2D2B5" w14:textId="77777777" w:rsidR="00BE6B85" w:rsidRDefault="00BE6B85">
            <w:pPr>
              <w:jc w:val="center"/>
              <w:rPr>
                <w:ins w:id="174" w:author="Dylan CHEN" w:date="2026-03-17T17:31:00Z" w16du:dateUtc="2026-03-17T09:31:00Z"/>
                <w:color w:val="000000"/>
                <w:sz w:val="20"/>
                <w:szCs w:val="20"/>
              </w:rPr>
            </w:pPr>
            <w:ins w:id="175" w:author="Dylan CHEN" w:date="2026-03-17T17:31:00Z" w16du:dateUtc="2026-03-17T09:31:00Z">
              <w:r>
                <w:rPr>
                  <w:color w:val="000000"/>
                  <w:sz w:val="20"/>
                  <w:szCs w:val="20"/>
                </w:rPr>
                <w:t>-0.052 ***</w:t>
              </w:r>
            </w:ins>
          </w:p>
        </w:tc>
        <w:tc>
          <w:tcPr>
            <w:tcW w:w="938" w:type="dxa"/>
            <w:tcBorders>
              <w:top w:val="nil"/>
              <w:left w:val="nil"/>
              <w:bottom w:val="nil"/>
              <w:right w:val="nil"/>
            </w:tcBorders>
            <w:noWrap/>
            <w:tcMar>
              <w:left w:w="14" w:type="dxa"/>
              <w:right w:w="14" w:type="dxa"/>
            </w:tcMar>
            <w:hideMark/>
            <w:tcPrChange w:id="176" w:author="Dylan CHEN" w:date="2026-03-17T17:32:00Z" w16du:dateUtc="2026-03-17T09:32:00Z">
              <w:tcPr>
                <w:tcW w:w="1613" w:type="dxa"/>
                <w:gridSpan w:val="3"/>
                <w:tcBorders>
                  <w:top w:val="nil"/>
                  <w:left w:val="nil"/>
                  <w:bottom w:val="nil"/>
                  <w:right w:val="nil"/>
                </w:tcBorders>
                <w:noWrap/>
                <w:vAlign w:val="center"/>
                <w:hideMark/>
              </w:tcPr>
            </w:tcPrChange>
          </w:tcPr>
          <w:p w14:paraId="317A6456" w14:textId="77777777" w:rsidR="00BE6B85" w:rsidRDefault="00BE6B85">
            <w:pPr>
              <w:jc w:val="center"/>
              <w:rPr>
                <w:ins w:id="177" w:author="Dylan CHEN" w:date="2026-03-17T17:31:00Z" w16du:dateUtc="2026-03-17T09:31:00Z"/>
                <w:color w:val="000000"/>
                <w:sz w:val="20"/>
                <w:szCs w:val="20"/>
              </w:rPr>
            </w:pPr>
            <w:ins w:id="178" w:author="Dylan CHEN" w:date="2026-03-17T17:31:00Z" w16du:dateUtc="2026-03-17T09:31:00Z">
              <w:r>
                <w:rPr>
                  <w:color w:val="000000"/>
                  <w:sz w:val="20"/>
                  <w:szCs w:val="20"/>
                </w:rPr>
                <w:t>-0.050 ***</w:t>
              </w:r>
            </w:ins>
          </w:p>
        </w:tc>
        <w:tc>
          <w:tcPr>
            <w:tcW w:w="1117" w:type="dxa"/>
            <w:tcBorders>
              <w:top w:val="nil"/>
              <w:left w:val="nil"/>
              <w:bottom w:val="nil"/>
              <w:right w:val="nil"/>
            </w:tcBorders>
            <w:noWrap/>
            <w:tcMar>
              <w:left w:w="14" w:type="dxa"/>
              <w:right w:w="14" w:type="dxa"/>
            </w:tcMar>
            <w:hideMark/>
            <w:tcPrChange w:id="179" w:author="Dylan CHEN" w:date="2026-03-17T17:32:00Z" w16du:dateUtc="2026-03-17T09:32:00Z">
              <w:tcPr>
                <w:tcW w:w="1613" w:type="dxa"/>
                <w:gridSpan w:val="3"/>
                <w:tcBorders>
                  <w:top w:val="nil"/>
                  <w:left w:val="nil"/>
                  <w:bottom w:val="nil"/>
                  <w:right w:val="nil"/>
                </w:tcBorders>
                <w:noWrap/>
                <w:vAlign w:val="center"/>
                <w:hideMark/>
              </w:tcPr>
            </w:tcPrChange>
          </w:tcPr>
          <w:p w14:paraId="3F681760" w14:textId="77777777" w:rsidR="00BE6B85" w:rsidRDefault="00BE6B85">
            <w:pPr>
              <w:jc w:val="center"/>
              <w:rPr>
                <w:ins w:id="180" w:author="Dylan CHEN" w:date="2026-03-17T17:31:00Z" w16du:dateUtc="2026-03-17T09:31:00Z"/>
                <w:color w:val="000000"/>
                <w:sz w:val="20"/>
                <w:szCs w:val="20"/>
              </w:rPr>
            </w:pPr>
            <w:ins w:id="181" w:author="Dylan CHEN" w:date="2026-03-17T17:31:00Z" w16du:dateUtc="2026-03-17T09:31:00Z">
              <w:r>
                <w:rPr>
                  <w:color w:val="000000"/>
                  <w:sz w:val="20"/>
                  <w:szCs w:val="20"/>
                </w:rPr>
                <w:t>-0.048 ***</w:t>
              </w:r>
            </w:ins>
          </w:p>
        </w:tc>
        <w:tc>
          <w:tcPr>
            <w:tcW w:w="1117" w:type="dxa"/>
            <w:tcBorders>
              <w:top w:val="nil"/>
              <w:left w:val="nil"/>
              <w:bottom w:val="nil"/>
              <w:right w:val="nil"/>
            </w:tcBorders>
            <w:noWrap/>
            <w:tcMar>
              <w:left w:w="14" w:type="dxa"/>
              <w:right w:w="14" w:type="dxa"/>
            </w:tcMar>
            <w:hideMark/>
            <w:tcPrChange w:id="182" w:author="Dylan CHEN" w:date="2026-03-17T17:32:00Z" w16du:dateUtc="2026-03-17T09:32:00Z">
              <w:tcPr>
                <w:tcW w:w="1613" w:type="dxa"/>
                <w:gridSpan w:val="2"/>
                <w:tcBorders>
                  <w:top w:val="nil"/>
                  <w:left w:val="nil"/>
                  <w:bottom w:val="nil"/>
                  <w:right w:val="nil"/>
                </w:tcBorders>
                <w:noWrap/>
                <w:vAlign w:val="center"/>
                <w:hideMark/>
              </w:tcPr>
            </w:tcPrChange>
          </w:tcPr>
          <w:p w14:paraId="17559971" w14:textId="77777777" w:rsidR="00BE6B85" w:rsidRDefault="00BE6B85">
            <w:pPr>
              <w:jc w:val="center"/>
              <w:rPr>
                <w:ins w:id="183" w:author="Dylan CHEN" w:date="2026-03-17T17:31:00Z" w16du:dateUtc="2026-03-17T09:31:00Z"/>
                <w:color w:val="000000"/>
                <w:sz w:val="20"/>
                <w:szCs w:val="20"/>
              </w:rPr>
            </w:pPr>
            <w:ins w:id="184" w:author="Dylan CHEN" w:date="2026-03-17T17:31:00Z" w16du:dateUtc="2026-03-17T09:31:00Z">
              <w:r>
                <w:rPr>
                  <w:color w:val="000000"/>
                  <w:sz w:val="20"/>
                  <w:szCs w:val="20"/>
                </w:rPr>
                <w:t>-0.046 ***</w:t>
              </w:r>
            </w:ins>
          </w:p>
        </w:tc>
        <w:tc>
          <w:tcPr>
            <w:tcW w:w="917" w:type="dxa"/>
            <w:tcBorders>
              <w:top w:val="nil"/>
              <w:left w:val="nil"/>
              <w:bottom w:val="nil"/>
              <w:right w:val="nil"/>
            </w:tcBorders>
            <w:noWrap/>
            <w:tcMar>
              <w:left w:w="14" w:type="dxa"/>
              <w:right w:w="14" w:type="dxa"/>
            </w:tcMar>
            <w:hideMark/>
            <w:tcPrChange w:id="185" w:author="Dylan CHEN" w:date="2026-03-17T17:32:00Z" w16du:dateUtc="2026-03-17T09:32:00Z">
              <w:tcPr>
                <w:tcW w:w="1300" w:type="dxa"/>
                <w:gridSpan w:val="3"/>
                <w:tcBorders>
                  <w:top w:val="nil"/>
                  <w:left w:val="nil"/>
                  <w:bottom w:val="nil"/>
                  <w:right w:val="nil"/>
                </w:tcBorders>
                <w:noWrap/>
                <w:vAlign w:val="center"/>
                <w:hideMark/>
              </w:tcPr>
            </w:tcPrChange>
          </w:tcPr>
          <w:p w14:paraId="49EC362D" w14:textId="77777777" w:rsidR="00BE6B85" w:rsidRDefault="00BE6B85">
            <w:pPr>
              <w:jc w:val="center"/>
              <w:rPr>
                <w:ins w:id="186" w:author="Dylan CHEN" w:date="2026-03-17T17:31:00Z" w16du:dateUtc="2026-03-17T09:31:00Z"/>
                <w:color w:val="000000"/>
                <w:sz w:val="20"/>
                <w:szCs w:val="20"/>
              </w:rPr>
            </w:pPr>
            <w:ins w:id="187" w:author="Dylan CHEN" w:date="2026-03-17T17:31:00Z" w16du:dateUtc="2026-03-17T09:31:00Z">
              <w:r>
                <w:rPr>
                  <w:color w:val="000000"/>
                  <w:sz w:val="20"/>
                  <w:szCs w:val="20"/>
                </w:rPr>
                <w:t>-0.049 **</w:t>
              </w:r>
            </w:ins>
          </w:p>
        </w:tc>
        <w:tc>
          <w:tcPr>
            <w:tcW w:w="917" w:type="dxa"/>
            <w:tcBorders>
              <w:top w:val="nil"/>
              <w:left w:val="nil"/>
              <w:bottom w:val="nil"/>
              <w:right w:val="nil"/>
            </w:tcBorders>
            <w:noWrap/>
            <w:tcMar>
              <w:left w:w="14" w:type="dxa"/>
              <w:right w:w="14" w:type="dxa"/>
            </w:tcMar>
            <w:hideMark/>
            <w:tcPrChange w:id="188" w:author="Dylan CHEN" w:date="2026-03-17T17:32:00Z" w16du:dateUtc="2026-03-17T09:32:00Z">
              <w:tcPr>
                <w:tcW w:w="1300" w:type="dxa"/>
                <w:tcBorders>
                  <w:top w:val="nil"/>
                  <w:left w:val="nil"/>
                  <w:bottom w:val="nil"/>
                  <w:right w:val="nil"/>
                </w:tcBorders>
                <w:noWrap/>
                <w:vAlign w:val="center"/>
                <w:hideMark/>
              </w:tcPr>
            </w:tcPrChange>
          </w:tcPr>
          <w:p w14:paraId="05E74A0C" w14:textId="77777777" w:rsidR="00BE6B85" w:rsidRDefault="00BE6B85">
            <w:pPr>
              <w:jc w:val="center"/>
              <w:rPr>
                <w:ins w:id="189" w:author="Dylan CHEN" w:date="2026-03-17T17:31:00Z" w16du:dateUtc="2026-03-17T09:31:00Z"/>
                <w:color w:val="000000"/>
                <w:sz w:val="20"/>
                <w:szCs w:val="20"/>
              </w:rPr>
            </w:pPr>
            <w:ins w:id="190" w:author="Dylan CHEN" w:date="2026-03-17T17:31:00Z" w16du:dateUtc="2026-03-17T09:31:00Z">
              <w:r>
                <w:rPr>
                  <w:color w:val="000000"/>
                  <w:sz w:val="20"/>
                  <w:szCs w:val="20"/>
                </w:rPr>
                <w:t>-0.052 **</w:t>
              </w:r>
            </w:ins>
          </w:p>
        </w:tc>
        <w:tc>
          <w:tcPr>
            <w:tcW w:w="917" w:type="dxa"/>
            <w:tcBorders>
              <w:top w:val="nil"/>
              <w:left w:val="nil"/>
              <w:bottom w:val="nil"/>
              <w:right w:val="nil"/>
            </w:tcBorders>
            <w:noWrap/>
            <w:tcMar>
              <w:left w:w="14" w:type="dxa"/>
              <w:right w:w="14" w:type="dxa"/>
            </w:tcMar>
            <w:hideMark/>
            <w:tcPrChange w:id="191" w:author="Dylan CHEN" w:date="2026-03-17T17:32:00Z" w16du:dateUtc="2026-03-17T09:32:00Z">
              <w:tcPr>
                <w:tcW w:w="1300" w:type="dxa"/>
                <w:tcBorders>
                  <w:top w:val="nil"/>
                  <w:left w:val="nil"/>
                  <w:bottom w:val="nil"/>
                  <w:right w:val="nil"/>
                </w:tcBorders>
                <w:noWrap/>
                <w:vAlign w:val="center"/>
                <w:hideMark/>
              </w:tcPr>
            </w:tcPrChange>
          </w:tcPr>
          <w:p w14:paraId="15105ED7" w14:textId="77777777" w:rsidR="00BE6B85" w:rsidRDefault="00BE6B85">
            <w:pPr>
              <w:jc w:val="center"/>
              <w:rPr>
                <w:ins w:id="192" w:author="Dylan CHEN" w:date="2026-03-17T17:31:00Z" w16du:dateUtc="2026-03-17T09:31:00Z"/>
                <w:color w:val="000000"/>
                <w:sz w:val="20"/>
                <w:szCs w:val="20"/>
              </w:rPr>
            </w:pPr>
            <w:ins w:id="193" w:author="Dylan CHEN" w:date="2026-03-17T17:31:00Z" w16du:dateUtc="2026-03-17T09:31:00Z">
              <w:r>
                <w:rPr>
                  <w:color w:val="000000"/>
                  <w:sz w:val="20"/>
                  <w:szCs w:val="20"/>
                </w:rPr>
                <w:t>-0.052 **</w:t>
              </w:r>
            </w:ins>
          </w:p>
        </w:tc>
        <w:tc>
          <w:tcPr>
            <w:tcW w:w="917" w:type="dxa"/>
            <w:tcBorders>
              <w:top w:val="nil"/>
              <w:left w:val="nil"/>
              <w:bottom w:val="nil"/>
              <w:right w:val="nil"/>
            </w:tcBorders>
            <w:noWrap/>
            <w:tcMar>
              <w:left w:w="14" w:type="dxa"/>
              <w:right w:w="14" w:type="dxa"/>
            </w:tcMar>
            <w:hideMark/>
            <w:tcPrChange w:id="194" w:author="Dylan CHEN" w:date="2026-03-17T17:32:00Z" w16du:dateUtc="2026-03-17T09:32:00Z">
              <w:tcPr>
                <w:tcW w:w="1300" w:type="dxa"/>
                <w:tcBorders>
                  <w:top w:val="nil"/>
                  <w:left w:val="nil"/>
                  <w:bottom w:val="nil"/>
                  <w:right w:val="nil"/>
                </w:tcBorders>
                <w:noWrap/>
                <w:vAlign w:val="center"/>
                <w:hideMark/>
              </w:tcPr>
            </w:tcPrChange>
          </w:tcPr>
          <w:p w14:paraId="30132597" w14:textId="77777777" w:rsidR="00BE6B85" w:rsidRDefault="00BE6B85">
            <w:pPr>
              <w:jc w:val="center"/>
              <w:rPr>
                <w:ins w:id="195" w:author="Dylan CHEN" w:date="2026-03-17T17:31:00Z" w16du:dateUtc="2026-03-17T09:31:00Z"/>
                <w:color w:val="000000"/>
                <w:sz w:val="20"/>
                <w:szCs w:val="20"/>
              </w:rPr>
            </w:pPr>
            <w:ins w:id="196" w:author="Dylan CHEN" w:date="2026-03-17T17:31:00Z" w16du:dateUtc="2026-03-17T09:31:00Z">
              <w:r>
                <w:rPr>
                  <w:color w:val="000000"/>
                  <w:sz w:val="20"/>
                  <w:szCs w:val="20"/>
                </w:rPr>
                <w:t>-0.046 *</w:t>
              </w:r>
            </w:ins>
          </w:p>
        </w:tc>
      </w:tr>
      <w:tr w:rsidR="00BE6B85" w14:paraId="6687EF81" w14:textId="77777777" w:rsidTr="00BE6B85">
        <w:trPr>
          <w:trHeight w:val="340"/>
          <w:jc w:val="center"/>
          <w:ins w:id="197" w:author="Dylan CHEN" w:date="2026-03-17T17:31:00Z"/>
          <w:trPrChange w:id="198" w:author="Dylan CHEN" w:date="2026-03-17T17:32:00Z" w16du:dateUtc="2026-03-17T09:32:00Z">
            <w:trPr>
              <w:trHeight w:val="340"/>
            </w:trPr>
          </w:trPrChange>
        </w:trPr>
        <w:tc>
          <w:tcPr>
            <w:tcW w:w="1620" w:type="dxa"/>
            <w:tcBorders>
              <w:top w:val="nil"/>
              <w:left w:val="nil"/>
              <w:bottom w:val="single" w:sz="8" w:space="0" w:color="auto"/>
              <w:right w:val="nil"/>
            </w:tcBorders>
            <w:noWrap/>
            <w:tcMar>
              <w:left w:w="14" w:type="dxa"/>
              <w:right w:w="14" w:type="dxa"/>
            </w:tcMar>
            <w:hideMark/>
            <w:tcPrChange w:id="199" w:author="Dylan CHEN" w:date="2026-03-17T17:32:00Z" w16du:dateUtc="2026-03-17T09:32:00Z">
              <w:tcPr>
                <w:tcW w:w="1780" w:type="dxa"/>
                <w:gridSpan w:val="2"/>
                <w:tcBorders>
                  <w:top w:val="nil"/>
                  <w:left w:val="nil"/>
                  <w:bottom w:val="single" w:sz="8" w:space="0" w:color="auto"/>
                  <w:right w:val="nil"/>
                </w:tcBorders>
                <w:noWrap/>
                <w:vAlign w:val="center"/>
                <w:hideMark/>
              </w:tcPr>
            </w:tcPrChange>
          </w:tcPr>
          <w:p w14:paraId="3363CCAC" w14:textId="77777777" w:rsidR="00BE6B85" w:rsidRDefault="00BE6B85">
            <w:pPr>
              <w:rPr>
                <w:ins w:id="200" w:author="Dylan CHEN" w:date="2026-03-17T17:31:00Z" w16du:dateUtc="2026-03-17T09:31:00Z"/>
                <w:i/>
                <w:iCs/>
                <w:color w:val="000000"/>
                <w:sz w:val="20"/>
                <w:szCs w:val="20"/>
              </w:rPr>
            </w:pPr>
            <w:ins w:id="201" w:author="Dylan CHEN" w:date="2026-03-17T17:31:00Z" w16du:dateUtc="2026-03-17T09:31:00Z">
              <w:r>
                <w:rPr>
                  <w:i/>
                  <w:iCs/>
                  <w:color w:val="000000"/>
                  <w:sz w:val="20"/>
                  <w:szCs w:val="20"/>
                </w:rPr>
                <w:t> </w:t>
              </w:r>
            </w:ins>
          </w:p>
        </w:tc>
        <w:tc>
          <w:tcPr>
            <w:tcW w:w="900" w:type="dxa"/>
            <w:tcBorders>
              <w:top w:val="nil"/>
              <w:left w:val="nil"/>
              <w:bottom w:val="single" w:sz="8" w:space="0" w:color="auto"/>
              <w:right w:val="nil"/>
            </w:tcBorders>
            <w:noWrap/>
            <w:tcMar>
              <w:left w:w="14" w:type="dxa"/>
              <w:right w:w="14" w:type="dxa"/>
            </w:tcMar>
            <w:hideMark/>
            <w:tcPrChange w:id="202" w:author="Dylan CHEN" w:date="2026-03-17T17:32:00Z" w16du:dateUtc="2026-03-17T09:32:00Z">
              <w:tcPr>
                <w:tcW w:w="1613" w:type="dxa"/>
                <w:gridSpan w:val="2"/>
                <w:tcBorders>
                  <w:top w:val="nil"/>
                  <w:left w:val="nil"/>
                  <w:bottom w:val="single" w:sz="8" w:space="0" w:color="auto"/>
                  <w:right w:val="nil"/>
                </w:tcBorders>
                <w:noWrap/>
                <w:vAlign w:val="center"/>
                <w:hideMark/>
              </w:tcPr>
            </w:tcPrChange>
          </w:tcPr>
          <w:p w14:paraId="16AFA1A7" w14:textId="77777777" w:rsidR="00BE6B85" w:rsidRDefault="00BE6B85">
            <w:pPr>
              <w:jc w:val="center"/>
              <w:rPr>
                <w:ins w:id="203" w:author="Dylan CHEN" w:date="2026-03-17T17:31:00Z" w16du:dateUtc="2026-03-17T09:31:00Z"/>
                <w:color w:val="000000"/>
                <w:sz w:val="20"/>
                <w:szCs w:val="20"/>
              </w:rPr>
            </w:pPr>
            <w:ins w:id="204" w:author="Dylan CHEN" w:date="2026-03-17T17:31:00Z" w16du:dateUtc="2026-03-17T09:31:00Z">
              <w:r>
                <w:rPr>
                  <w:color w:val="000000"/>
                  <w:sz w:val="20"/>
                  <w:szCs w:val="20"/>
                </w:rPr>
                <w:t>(0.011)</w:t>
              </w:r>
            </w:ins>
          </w:p>
        </w:tc>
        <w:tc>
          <w:tcPr>
            <w:tcW w:w="938" w:type="dxa"/>
            <w:tcBorders>
              <w:top w:val="nil"/>
              <w:left w:val="nil"/>
              <w:bottom w:val="single" w:sz="8" w:space="0" w:color="auto"/>
              <w:right w:val="nil"/>
            </w:tcBorders>
            <w:noWrap/>
            <w:tcMar>
              <w:left w:w="14" w:type="dxa"/>
              <w:right w:w="14" w:type="dxa"/>
            </w:tcMar>
            <w:hideMark/>
            <w:tcPrChange w:id="205" w:author="Dylan CHEN" w:date="2026-03-17T17:32:00Z" w16du:dateUtc="2026-03-17T09:32:00Z">
              <w:tcPr>
                <w:tcW w:w="1613" w:type="dxa"/>
                <w:gridSpan w:val="3"/>
                <w:tcBorders>
                  <w:top w:val="nil"/>
                  <w:left w:val="nil"/>
                  <w:bottom w:val="single" w:sz="8" w:space="0" w:color="auto"/>
                  <w:right w:val="nil"/>
                </w:tcBorders>
                <w:noWrap/>
                <w:vAlign w:val="center"/>
                <w:hideMark/>
              </w:tcPr>
            </w:tcPrChange>
          </w:tcPr>
          <w:p w14:paraId="6AD93BDD" w14:textId="77777777" w:rsidR="00BE6B85" w:rsidRDefault="00BE6B85">
            <w:pPr>
              <w:jc w:val="center"/>
              <w:rPr>
                <w:ins w:id="206" w:author="Dylan CHEN" w:date="2026-03-17T17:31:00Z" w16du:dateUtc="2026-03-17T09:31:00Z"/>
                <w:color w:val="000000"/>
                <w:sz w:val="20"/>
                <w:szCs w:val="20"/>
              </w:rPr>
            </w:pPr>
            <w:ins w:id="207" w:author="Dylan CHEN" w:date="2026-03-17T17:31:00Z" w16du:dateUtc="2026-03-17T09:31:00Z">
              <w:r>
                <w:rPr>
                  <w:color w:val="000000"/>
                  <w:sz w:val="20"/>
                  <w:szCs w:val="20"/>
                </w:rPr>
                <w:t>(0.011)</w:t>
              </w:r>
            </w:ins>
          </w:p>
        </w:tc>
        <w:tc>
          <w:tcPr>
            <w:tcW w:w="1117" w:type="dxa"/>
            <w:tcBorders>
              <w:top w:val="nil"/>
              <w:left w:val="nil"/>
              <w:bottom w:val="single" w:sz="8" w:space="0" w:color="auto"/>
              <w:right w:val="nil"/>
            </w:tcBorders>
            <w:noWrap/>
            <w:tcMar>
              <w:left w:w="14" w:type="dxa"/>
              <w:right w:w="14" w:type="dxa"/>
            </w:tcMar>
            <w:hideMark/>
            <w:tcPrChange w:id="208" w:author="Dylan CHEN" w:date="2026-03-17T17:32:00Z" w16du:dateUtc="2026-03-17T09:32:00Z">
              <w:tcPr>
                <w:tcW w:w="1613" w:type="dxa"/>
                <w:gridSpan w:val="3"/>
                <w:tcBorders>
                  <w:top w:val="nil"/>
                  <w:left w:val="nil"/>
                  <w:bottom w:val="single" w:sz="8" w:space="0" w:color="auto"/>
                  <w:right w:val="nil"/>
                </w:tcBorders>
                <w:noWrap/>
                <w:vAlign w:val="center"/>
                <w:hideMark/>
              </w:tcPr>
            </w:tcPrChange>
          </w:tcPr>
          <w:p w14:paraId="2ADA6FF8" w14:textId="77777777" w:rsidR="00BE6B85" w:rsidRDefault="00BE6B85">
            <w:pPr>
              <w:jc w:val="center"/>
              <w:rPr>
                <w:ins w:id="209" w:author="Dylan CHEN" w:date="2026-03-17T17:31:00Z" w16du:dateUtc="2026-03-17T09:31:00Z"/>
                <w:color w:val="000000"/>
                <w:sz w:val="20"/>
                <w:szCs w:val="20"/>
              </w:rPr>
            </w:pPr>
            <w:ins w:id="210" w:author="Dylan CHEN" w:date="2026-03-17T17:31:00Z" w16du:dateUtc="2026-03-17T09:31:00Z">
              <w:r>
                <w:rPr>
                  <w:color w:val="000000"/>
                  <w:sz w:val="20"/>
                  <w:szCs w:val="20"/>
                </w:rPr>
                <w:t>(0.011)</w:t>
              </w:r>
            </w:ins>
          </w:p>
        </w:tc>
        <w:tc>
          <w:tcPr>
            <w:tcW w:w="1117" w:type="dxa"/>
            <w:tcBorders>
              <w:top w:val="nil"/>
              <w:left w:val="nil"/>
              <w:bottom w:val="single" w:sz="8" w:space="0" w:color="auto"/>
              <w:right w:val="nil"/>
            </w:tcBorders>
            <w:noWrap/>
            <w:tcMar>
              <w:left w:w="14" w:type="dxa"/>
              <w:right w:w="14" w:type="dxa"/>
            </w:tcMar>
            <w:hideMark/>
            <w:tcPrChange w:id="211" w:author="Dylan CHEN" w:date="2026-03-17T17:32:00Z" w16du:dateUtc="2026-03-17T09:32:00Z">
              <w:tcPr>
                <w:tcW w:w="1613" w:type="dxa"/>
                <w:gridSpan w:val="2"/>
                <w:tcBorders>
                  <w:top w:val="nil"/>
                  <w:left w:val="nil"/>
                  <w:bottom w:val="single" w:sz="8" w:space="0" w:color="auto"/>
                  <w:right w:val="nil"/>
                </w:tcBorders>
                <w:noWrap/>
                <w:vAlign w:val="center"/>
                <w:hideMark/>
              </w:tcPr>
            </w:tcPrChange>
          </w:tcPr>
          <w:p w14:paraId="1906391D" w14:textId="77777777" w:rsidR="00BE6B85" w:rsidRDefault="00BE6B85">
            <w:pPr>
              <w:jc w:val="center"/>
              <w:rPr>
                <w:ins w:id="212" w:author="Dylan CHEN" w:date="2026-03-17T17:31:00Z" w16du:dateUtc="2026-03-17T09:31:00Z"/>
                <w:color w:val="000000"/>
                <w:sz w:val="20"/>
                <w:szCs w:val="20"/>
              </w:rPr>
            </w:pPr>
            <w:ins w:id="213" w:author="Dylan CHEN" w:date="2026-03-17T17:31:00Z" w16du:dateUtc="2026-03-17T09:31:00Z">
              <w:r>
                <w:rPr>
                  <w:color w:val="000000"/>
                  <w:sz w:val="20"/>
                  <w:szCs w:val="20"/>
                </w:rPr>
                <w:t>(0.011)</w:t>
              </w:r>
            </w:ins>
          </w:p>
        </w:tc>
        <w:tc>
          <w:tcPr>
            <w:tcW w:w="917" w:type="dxa"/>
            <w:tcBorders>
              <w:top w:val="nil"/>
              <w:left w:val="nil"/>
              <w:bottom w:val="single" w:sz="8" w:space="0" w:color="auto"/>
              <w:right w:val="nil"/>
            </w:tcBorders>
            <w:noWrap/>
            <w:tcMar>
              <w:left w:w="14" w:type="dxa"/>
              <w:right w:w="14" w:type="dxa"/>
            </w:tcMar>
            <w:hideMark/>
            <w:tcPrChange w:id="214" w:author="Dylan CHEN" w:date="2026-03-17T17:32:00Z" w16du:dateUtc="2026-03-17T09:32:00Z">
              <w:tcPr>
                <w:tcW w:w="1300" w:type="dxa"/>
                <w:gridSpan w:val="3"/>
                <w:tcBorders>
                  <w:top w:val="nil"/>
                  <w:left w:val="nil"/>
                  <w:bottom w:val="single" w:sz="8" w:space="0" w:color="auto"/>
                  <w:right w:val="nil"/>
                </w:tcBorders>
                <w:noWrap/>
                <w:vAlign w:val="center"/>
                <w:hideMark/>
              </w:tcPr>
            </w:tcPrChange>
          </w:tcPr>
          <w:p w14:paraId="1EC9D3F8" w14:textId="77777777" w:rsidR="00BE6B85" w:rsidRDefault="00BE6B85">
            <w:pPr>
              <w:jc w:val="center"/>
              <w:rPr>
                <w:ins w:id="215" w:author="Dylan CHEN" w:date="2026-03-17T17:31:00Z" w16du:dateUtc="2026-03-17T09:31:00Z"/>
                <w:color w:val="000000"/>
                <w:sz w:val="20"/>
                <w:szCs w:val="20"/>
              </w:rPr>
            </w:pPr>
            <w:ins w:id="216" w:author="Dylan CHEN" w:date="2026-03-17T17:31:00Z" w16du:dateUtc="2026-03-17T09:31:00Z">
              <w:r>
                <w:rPr>
                  <w:color w:val="000000"/>
                  <w:sz w:val="20"/>
                  <w:szCs w:val="20"/>
                </w:rPr>
                <w:t>(0.020)</w:t>
              </w:r>
            </w:ins>
          </w:p>
        </w:tc>
        <w:tc>
          <w:tcPr>
            <w:tcW w:w="917" w:type="dxa"/>
            <w:tcBorders>
              <w:top w:val="nil"/>
              <w:left w:val="nil"/>
              <w:bottom w:val="single" w:sz="8" w:space="0" w:color="auto"/>
              <w:right w:val="nil"/>
            </w:tcBorders>
            <w:noWrap/>
            <w:tcMar>
              <w:left w:w="14" w:type="dxa"/>
              <w:right w:w="14" w:type="dxa"/>
            </w:tcMar>
            <w:hideMark/>
            <w:tcPrChange w:id="217" w:author="Dylan CHEN" w:date="2026-03-17T17:32:00Z" w16du:dateUtc="2026-03-17T09:32:00Z">
              <w:tcPr>
                <w:tcW w:w="1300" w:type="dxa"/>
                <w:tcBorders>
                  <w:top w:val="nil"/>
                  <w:left w:val="nil"/>
                  <w:bottom w:val="single" w:sz="8" w:space="0" w:color="auto"/>
                  <w:right w:val="nil"/>
                </w:tcBorders>
                <w:noWrap/>
                <w:vAlign w:val="center"/>
                <w:hideMark/>
              </w:tcPr>
            </w:tcPrChange>
          </w:tcPr>
          <w:p w14:paraId="3FD5A10B" w14:textId="77777777" w:rsidR="00BE6B85" w:rsidRDefault="00BE6B85">
            <w:pPr>
              <w:jc w:val="center"/>
              <w:rPr>
                <w:ins w:id="218" w:author="Dylan CHEN" w:date="2026-03-17T17:31:00Z" w16du:dateUtc="2026-03-17T09:31:00Z"/>
                <w:color w:val="000000"/>
                <w:sz w:val="20"/>
                <w:szCs w:val="20"/>
              </w:rPr>
            </w:pPr>
            <w:ins w:id="219" w:author="Dylan CHEN" w:date="2026-03-17T17:31:00Z" w16du:dateUtc="2026-03-17T09:31:00Z">
              <w:r>
                <w:rPr>
                  <w:color w:val="000000"/>
                  <w:sz w:val="20"/>
                  <w:szCs w:val="20"/>
                </w:rPr>
                <w:t>(0.020)</w:t>
              </w:r>
            </w:ins>
          </w:p>
        </w:tc>
        <w:tc>
          <w:tcPr>
            <w:tcW w:w="917" w:type="dxa"/>
            <w:tcBorders>
              <w:top w:val="nil"/>
              <w:left w:val="nil"/>
              <w:bottom w:val="single" w:sz="8" w:space="0" w:color="auto"/>
              <w:right w:val="nil"/>
            </w:tcBorders>
            <w:noWrap/>
            <w:tcMar>
              <w:left w:w="14" w:type="dxa"/>
              <w:right w:w="14" w:type="dxa"/>
            </w:tcMar>
            <w:hideMark/>
            <w:tcPrChange w:id="220" w:author="Dylan CHEN" w:date="2026-03-17T17:32:00Z" w16du:dateUtc="2026-03-17T09:32:00Z">
              <w:tcPr>
                <w:tcW w:w="1300" w:type="dxa"/>
                <w:tcBorders>
                  <w:top w:val="nil"/>
                  <w:left w:val="nil"/>
                  <w:bottom w:val="single" w:sz="8" w:space="0" w:color="auto"/>
                  <w:right w:val="nil"/>
                </w:tcBorders>
                <w:noWrap/>
                <w:vAlign w:val="center"/>
                <w:hideMark/>
              </w:tcPr>
            </w:tcPrChange>
          </w:tcPr>
          <w:p w14:paraId="018FF592" w14:textId="77777777" w:rsidR="00BE6B85" w:rsidRDefault="00BE6B85">
            <w:pPr>
              <w:jc w:val="center"/>
              <w:rPr>
                <w:ins w:id="221" w:author="Dylan CHEN" w:date="2026-03-17T17:31:00Z" w16du:dateUtc="2026-03-17T09:31:00Z"/>
                <w:color w:val="000000"/>
                <w:sz w:val="20"/>
                <w:szCs w:val="20"/>
              </w:rPr>
            </w:pPr>
            <w:ins w:id="222" w:author="Dylan CHEN" w:date="2026-03-17T17:31:00Z" w16du:dateUtc="2026-03-17T09:31:00Z">
              <w:r>
                <w:rPr>
                  <w:color w:val="000000"/>
                  <w:sz w:val="20"/>
                  <w:szCs w:val="20"/>
                </w:rPr>
                <w:t>(0.020)</w:t>
              </w:r>
            </w:ins>
          </w:p>
        </w:tc>
        <w:tc>
          <w:tcPr>
            <w:tcW w:w="917" w:type="dxa"/>
            <w:tcBorders>
              <w:top w:val="nil"/>
              <w:left w:val="nil"/>
              <w:bottom w:val="single" w:sz="8" w:space="0" w:color="auto"/>
              <w:right w:val="nil"/>
            </w:tcBorders>
            <w:noWrap/>
            <w:tcMar>
              <w:left w:w="14" w:type="dxa"/>
              <w:right w:w="14" w:type="dxa"/>
            </w:tcMar>
            <w:hideMark/>
            <w:tcPrChange w:id="223" w:author="Dylan CHEN" w:date="2026-03-17T17:32:00Z" w16du:dateUtc="2026-03-17T09:32:00Z">
              <w:tcPr>
                <w:tcW w:w="1300" w:type="dxa"/>
                <w:tcBorders>
                  <w:top w:val="nil"/>
                  <w:left w:val="nil"/>
                  <w:bottom w:val="single" w:sz="8" w:space="0" w:color="auto"/>
                  <w:right w:val="nil"/>
                </w:tcBorders>
                <w:noWrap/>
                <w:vAlign w:val="center"/>
                <w:hideMark/>
              </w:tcPr>
            </w:tcPrChange>
          </w:tcPr>
          <w:p w14:paraId="0ACC9BF6" w14:textId="77777777" w:rsidR="00BE6B85" w:rsidRDefault="00BE6B85">
            <w:pPr>
              <w:jc w:val="center"/>
              <w:rPr>
                <w:ins w:id="224" w:author="Dylan CHEN" w:date="2026-03-17T17:31:00Z" w16du:dateUtc="2026-03-17T09:31:00Z"/>
                <w:color w:val="000000"/>
                <w:sz w:val="20"/>
                <w:szCs w:val="20"/>
              </w:rPr>
            </w:pPr>
            <w:ins w:id="225" w:author="Dylan CHEN" w:date="2026-03-17T17:31:00Z" w16du:dateUtc="2026-03-17T09:31:00Z">
              <w:r>
                <w:rPr>
                  <w:color w:val="000000"/>
                  <w:sz w:val="20"/>
                  <w:szCs w:val="20"/>
                </w:rPr>
                <w:t>(0.019)</w:t>
              </w:r>
            </w:ins>
          </w:p>
        </w:tc>
      </w:tr>
      <w:tr w:rsidR="00BE6B85" w14:paraId="760468C8" w14:textId="77777777" w:rsidTr="00BE6B85">
        <w:trPr>
          <w:trHeight w:val="320"/>
          <w:jc w:val="center"/>
          <w:ins w:id="226" w:author="Dylan CHEN" w:date="2026-03-17T17:31:00Z"/>
          <w:trPrChange w:id="227"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228" w:author="Dylan CHEN" w:date="2026-03-17T17:32:00Z" w16du:dateUtc="2026-03-17T09:32:00Z">
              <w:tcPr>
                <w:tcW w:w="1780" w:type="dxa"/>
                <w:gridSpan w:val="2"/>
                <w:tcBorders>
                  <w:top w:val="nil"/>
                  <w:left w:val="nil"/>
                  <w:bottom w:val="nil"/>
                  <w:right w:val="nil"/>
                </w:tcBorders>
                <w:noWrap/>
                <w:vAlign w:val="center"/>
                <w:hideMark/>
              </w:tcPr>
            </w:tcPrChange>
          </w:tcPr>
          <w:p w14:paraId="07FC039E" w14:textId="77777777" w:rsidR="00BE6B85" w:rsidRDefault="00BE6B85">
            <w:pPr>
              <w:rPr>
                <w:ins w:id="229" w:author="Dylan CHEN" w:date="2026-03-17T17:31:00Z" w16du:dateUtc="2026-03-17T09:31:00Z"/>
                <w:color w:val="000000"/>
                <w:sz w:val="20"/>
                <w:szCs w:val="20"/>
              </w:rPr>
            </w:pPr>
            <w:ins w:id="230" w:author="Dylan CHEN" w:date="2026-03-17T17:31:00Z" w16du:dateUtc="2026-03-17T09:31:00Z">
              <w:r>
                <w:rPr>
                  <w:color w:val="000000"/>
                  <w:sz w:val="20"/>
                  <w:szCs w:val="20"/>
                </w:rPr>
                <w:t>question controls</w:t>
              </w:r>
            </w:ins>
          </w:p>
        </w:tc>
        <w:tc>
          <w:tcPr>
            <w:tcW w:w="900" w:type="dxa"/>
            <w:tcBorders>
              <w:top w:val="nil"/>
              <w:left w:val="nil"/>
              <w:bottom w:val="nil"/>
              <w:right w:val="nil"/>
            </w:tcBorders>
            <w:noWrap/>
            <w:tcMar>
              <w:left w:w="14" w:type="dxa"/>
              <w:right w:w="14" w:type="dxa"/>
            </w:tcMar>
            <w:hideMark/>
            <w:tcPrChange w:id="231" w:author="Dylan CHEN" w:date="2026-03-17T17:32:00Z" w16du:dateUtc="2026-03-17T09:32:00Z">
              <w:tcPr>
                <w:tcW w:w="1613" w:type="dxa"/>
                <w:gridSpan w:val="2"/>
                <w:tcBorders>
                  <w:top w:val="nil"/>
                  <w:left w:val="nil"/>
                  <w:bottom w:val="nil"/>
                  <w:right w:val="nil"/>
                </w:tcBorders>
                <w:noWrap/>
                <w:vAlign w:val="center"/>
                <w:hideMark/>
              </w:tcPr>
            </w:tcPrChange>
          </w:tcPr>
          <w:p w14:paraId="6A2374CD" w14:textId="2102696D" w:rsidR="00BE6B85" w:rsidRDefault="00BE6B85">
            <w:pPr>
              <w:rPr>
                <w:ins w:id="232" w:author="Dylan CHEN" w:date="2026-03-17T17:31:00Z" w16du:dateUtc="2026-03-17T09:31:00Z"/>
                <w:rFonts w:ascii="Georgia" w:hAnsi="Georgia"/>
                <w:color w:val="000000"/>
                <w:sz w:val="20"/>
                <w:szCs w:val="20"/>
              </w:rPr>
            </w:pPr>
          </w:p>
        </w:tc>
        <w:tc>
          <w:tcPr>
            <w:tcW w:w="938" w:type="dxa"/>
            <w:tcBorders>
              <w:top w:val="nil"/>
              <w:left w:val="nil"/>
              <w:bottom w:val="nil"/>
              <w:right w:val="nil"/>
            </w:tcBorders>
            <w:noWrap/>
            <w:tcMar>
              <w:left w:w="14" w:type="dxa"/>
              <w:right w:w="14" w:type="dxa"/>
            </w:tcMar>
            <w:hideMark/>
            <w:tcPrChange w:id="233" w:author="Dylan CHEN" w:date="2026-03-17T17:32:00Z" w16du:dateUtc="2026-03-17T09:32:00Z">
              <w:tcPr>
                <w:tcW w:w="1613" w:type="dxa"/>
                <w:gridSpan w:val="3"/>
                <w:tcBorders>
                  <w:top w:val="nil"/>
                  <w:left w:val="nil"/>
                  <w:bottom w:val="nil"/>
                  <w:right w:val="nil"/>
                </w:tcBorders>
                <w:noWrap/>
                <w:vAlign w:val="center"/>
                <w:hideMark/>
              </w:tcPr>
            </w:tcPrChange>
          </w:tcPr>
          <w:p w14:paraId="6D44C359" w14:textId="77777777" w:rsidR="00BE6B85" w:rsidRDefault="00BE6B85">
            <w:pPr>
              <w:rPr>
                <w:ins w:id="234" w:author="Dylan CHEN" w:date="2026-03-17T17:31:00Z" w16du:dateUtc="2026-03-17T09:31:00Z"/>
                <w:rFonts w:ascii="Georgia" w:hAnsi="Georgia"/>
                <w:color w:val="000000"/>
                <w:sz w:val="20"/>
                <w:szCs w:val="20"/>
              </w:rPr>
            </w:pPr>
          </w:p>
        </w:tc>
        <w:tc>
          <w:tcPr>
            <w:tcW w:w="1117" w:type="dxa"/>
            <w:tcBorders>
              <w:top w:val="nil"/>
              <w:left w:val="nil"/>
              <w:bottom w:val="nil"/>
              <w:right w:val="nil"/>
            </w:tcBorders>
            <w:noWrap/>
            <w:tcMar>
              <w:left w:w="14" w:type="dxa"/>
              <w:right w:w="14" w:type="dxa"/>
            </w:tcMar>
            <w:hideMark/>
            <w:tcPrChange w:id="235" w:author="Dylan CHEN" w:date="2026-03-17T17:32:00Z" w16du:dateUtc="2026-03-17T09:32:00Z">
              <w:tcPr>
                <w:tcW w:w="1613" w:type="dxa"/>
                <w:gridSpan w:val="3"/>
                <w:tcBorders>
                  <w:top w:val="nil"/>
                  <w:left w:val="nil"/>
                  <w:bottom w:val="nil"/>
                  <w:right w:val="nil"/>
                </w:tcBorders>
                <w:noWrap/>
                <w:vAlign w:val="center"/>
                <w:hideMark/>
              </w:tcPr>
            </w:tcPrChange>
          </w:tcPr>
          <w:p w14:paraId="0207163C" w14:textId="77777777" w:rsidR="00BE6B85" w:rsidRDefault="00BE6B85">
            <w:pPr>
              <w:jc w:val="center"/>
              <w:rPr>
                <w:ins w:id="236" w:author="Dylan CHEN" w:date="2026-03-17T17:31:00Z" w16du:dateUtc="2026-03-17T09:31:00Z"/>
                <w:color w:val="000000"/>
                <w:sz w:val="20"/>
                <w:szCs w:val="20"/>
              </w:rPr>
            </w:pPr>
            <w:ins w:id="237" w:author="Dylan CHEN" w:date="2026-03-17T17:31:00Z" w16du:dateUtc="2026-03-17T09:31:00Z">
              <w:r>
                <w:rPr>
                  <w:color w:val="000000"/>
                  <w:sz w:val="20"/>
                  <w:szCs w:val="20"/>
                </w:rPr>
                <w:t>√</w:t>
              </w:r>
            </w:ins>
          </w:p>
        </w:tc>
        <w:tc>
          <w:tcPr>
            <w:tcW w:w="1117" w:type="dxa"/>
            <w:tcBorders>
              <w:top w:val="nil"/>
              <w:left w:val="nil"/>
              <w:bottom w:val="nil"/>
              <w:right w:val="nil"/>
            </w:tcBorders>
            <w:noWrap/>
            <w:tcMar>
              <w:left w:w="14" w:type="dxa"/>
              <w:right w:w="14" w:type="dxa"/>
            </w:tcMar>
            <w:hideMark/>
            <w:tcPrChange w:id="238" w:author="Dylan CHEN" w:date="2026-03-17T17:32:00Z" w16du:dateUtc="2026-03-17T09:32:00Z">
              <w:tcPr>
                <w:tcW w:w="1613" w:type="dxa"/>
                <w:gridSpan w:val="2"/>
                <w:tcBorders>
                  <w:top w:val="nil"/>
                  <w:left w:val="nil"/>
                  <w:bottom w:val="nil"/>
                  <w:right w:val="nil"/>
                </w:tcBorders>
                <w:noWrap/>
                <w:vAlign w:val="center"/>
                <w:hideMark/>
              </w:tcPr>
            </w:tcPrChange>
          </w:tcPr>
          <w:p w14:paraId="64ECBAA9" w14:textId="77777777" w:rsidR="00BE6B85" w:rsidRDefault="00BE6B85">
            <w:pPr>
              <w:jc w:val="center"/>
              <w:rPr>
                <w:ins w:id="239" w:author="Dylan CHEN" w:date="2026-03-17T17:31:00Z" w16du:dateUtc="2026-03-17T09:31:00Z"/>
                <w:color w:val="000000"/>
                <w:sz w:val="20"/>
                <w:szCs w:val="20"/>
              </w:rPr>
            </w:pPr>
            <w:ins w:id="240" w:author="Dylan CHEN" w:date="2026-03-17T17:31:00Z" w16du:dateUtc="2026-03-17T09:31:00Z">
              <w:r>
                <w:rPr>
                  <w:color w:val="000000"/>
                  <w:sz w:val="20"/>
                  <w:szCs w:val="20"/>
                </w:rPr>
                <w:t>√</w:t>
              </w:r>
            </w:ins>
          </w:p>
        </w:tc>
        <w:tc>
          <w:tcPr>
            <w:tcW w:w="917" w:type="dxa"/>
            <w:tcBorders>
              <w:top w:val="nil"/>
              <w:left w:val="nil"/>
              <w:bottom w:val="nil"/>
              <w:right w:val="nil"/>
            </w:tcBorders>
            <w:noWrap/>
            <w:tcMar>
              <w:left w:w="14" w:type="dxa"/>
              <w:right w:w="14" w:type="dxa"/>
            </w:tcMar>
            <w:hideMark/>
            <w:tcPrChange w:id="241" w:author="Dylan CHEN" w:date="2026-03-17T17:32:00Z" w16du:dateUtc="2026-03-17T09:32:00Z">
              <w:tcPr>
                <w:tcW w:w="1300" w:type="dxa"/>
                <w:gridSpan w:val="3"/>
                <w:tcBorders>
                  <w:top w:val="nil"/>
                  <w:left w:val="nil"/>
                  <w:bottom w:val="nil"/>
                  <w:right w:val="nil"/>
                </w:tcBorders>
                <w:noWrap/>
                <w:vAlign w:val="center"/>
                <w:hideMark/>
              </w:tcPr>
            </w:tcPrChange>
          </w:tcPr>
          <w:p w14:paraId="68C1CE72" w14:textId="77777777" w:rsidR="00BE6B85" w:rsidRDefault="00BE6B85">
            <w:pPr>
              <w:jc w:val="center"/>
              <w:rPr>
                <w:ins w:id="242" w:author="Dylan CHEN" w:date="2026-03-17T17:31:00Z" w16du:dateUtc="2026-03-17T09:31:00Z"/>
                <w:color w:val="000000"/>
                <w:sz w:val="20"/>
                <w:szCs w:val="20"/>
              </w:rPr>
            </w:pPr>
          </w:p>
        </w:tc>
        <w:tc>
          <w:tcPr>
            <w:tcW w:w="917" w:type="dxa"/>
            <w:tcBorders>
              <w:top w:val="nil"/>
              <w:left w:val="nil"/>
              <w:bottom w:val="nil"/>
              <w:right w:val="nil"/>
            </w:tcBorders>
            <w:noWrap/>
            <w:tcMar>
              <w:left w:w="14" w:type="dxa"/>
              <w:right w:w="14" w:type="dxa"/>
            </w:tcMar>
            <w:hideMark/>
            <w:tcPrChange w:id="243" w:author="Dylan CHEN" w:date="2026-03-17T17:32:00Z" w16du:dateUtc="2026-03-17T09:32:00Z">
              <w:tcPr>
                <w:tcW w:w="1300" w:type="dxa"/>
                <w:tcBorders>
                  <w:top w:val="nil"/>
                  <w:left w:val="nil"/>
                  <w:bottom w:val="nil"/>
                  <w:right w:val="nil"/>
                </w:tcBorders>
                <w:noWrap/>
                <w:vAlign w:val="center"/>
                <w:hideMark/>
              </w:tcPr>
            </w:tcPrChange>
          </w:tcPr>
          <w:p w14:paraId="6E19CF37" w14:textId="77777777" w:rsidR="00BE6B85" w:rsidRDefault="00BE6B85">
            <w:pPr>
              <w:jc w:val="center"/>
              <w:rPr>
                <w:ins w:id="244"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245" w:author="Dylan CHEN" w:date="2026-03-17T17:32:00Z" w16du:dateUtc="2026-03-17T09:32:00Z">
              <w:tcPr>
                <w:tcW w:w="1300" w:type="dxa"/>
                <w:tcBorders>
                  <w:top w:val="nil"/>
                  <w:left w:val="nil"/>
                  <w:bottom w:val="nil"/>
                  <w:right w:val="nil"/>
                </w:tcBorders>
                <w:noWrap/>
                <w:vAlign w:val="center"/>
                <w:hideMark/>
              </w:tcPr>
            </w:tcPrChange>
          </w:tcPr>
          <w:p w14:paraId="6F2F6F15" w14:textId="77777777" w:rsidR="00BE6B85" w:rsidRDefault="00BE6B85">
            <w:pPr>
              <w:jc w:val="center"/>
              <w:rPr>
                <w:ins w:id="246" w:author="Dylan CHEN" w:date="2026-03-17T17:31:00Z" w16du:dateUtc="2026-03-17T09:31:00Z"/>
                <w:color w:val="000000"/>
                <w:sz w:val="20"/>
                <w:szCs w:val="20"/>
              </w:rPr>
            </w:pPr>
            <w:ins w:id="247" w:author="Dylan CHEN" w:date="2026-03-17T17:31:00Z" w16du:dateUtc="2026-03-17T09:31:00Z">
              <w:r>
                <w:rPr>
                  <w:color w:val="000000"/>
                  <w:sz w:val="20"/>
                  <w:szCs w:val="20"/>
                </w:rPr>
                <w:t>√</w:t>
              </w:r>
            </w:ins>
          </w:p>
        </w:tc>
        <w:tc>
          <w:tcPr>
            <w:tcW w:w="917" w:type="dxa"/>
            <w:tcBorders>
              <w:top w:val="nil"/>
              <w:left w:val="nil"/>
              <w:bottom w:val="nil"/>
              <w:right w:val="nil"/>
            </w:tcBorders>
            <w:noWrap/>
            <w:tcMar>
              <w:left w:w="14" w:type="dxa"/>
              <w:right w:w="14" w:type="dxa"/>
            </w:tcMar>
            <w:hideMark/>
            <w:tcPrChange w:id="248" w:author="Dylan CHEN" w:date="2026-03-17T17:32:00Z" w16du:dateUtc="2026-03-17T09:32:00Z">
              <w:tcPr>
                <w:tcW w:w="1300" w:type="dxa"/>
                <w:tcBorders>
                  <w:top w:val="nil"/>
                  <w:left w:val="nil"/>
                  <w:bottom w:val="nil"/>
                  <w:right w:val="nil"/>
                </w:tcBorders>
                <w:noWrap/>
                <w:vAlign w:val="center"/>
                <w:hideMark/>
              </w:tcPr>
            </w:tcPrChange>
          </w:tcPr>
          <w:p w14:paraId="09C56D72" w14:textId="77777777" w:rsidR="00BE6B85" w:rsidRDefault="00BE6B85">
            <w:pPr>
              <w:jc w:val="center"/>
              <w:rPr>
                <w:ins w:id="249" w:author="Dylan CHEN" w:date="2026-03-17T17:31:00Z" w16du:dateUtc="2026-03-17T09:31:00Z"/>
                <w:color w:val="000000"/>
                <w:sz w:val="20"/>
                <w:szCs w:val="20"/>
              </w:rPr>
            </w:pPr>
            <w:ins w:id="250" w:author="Dylan CHEN" w:date="2026-03-17T17:31:00Z" w16du:dateUtc="2026-03-17T09:31:00Z">
              <w:r>
                <w:rPr>
                  <w:color w:val="000000"/>
                  <w:sz w:val="20"/>
                  <w:szCs w:val="20"/>
                </w:rPr>
                <w:t>√</w:t>
              </w:r>
            </w:ins>
          </w:p>
        </w:tc>
      </w:tr>
      <w:tr w:rsidR="00BE6B85" w14:paraId="1F2ED9EB" w14:textId="77777777" w:rsidTr="00BE6B85">
        <w:trPr>
          <w:trHeight w:val="320"/>
          <w:jc w:val="center"/>
          <w:ins w:id="251" w:author="Dylan CHEN" w:date="2026-03-17T17:31:00Z"/>
          <w:trPrChange w:id="252"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253" w:author="Dylan CHEN" w:date="2026-03-17T17:32:00Z" w16du:dateUtc="2026-03-17T09:32:00Z">
              <w:tcPr>
                <w:tcW w:w="1780" w:type="dxa"/>
                <w:gridSpan w:val="2"/>
                <w:tcBorders>
                  <w:top w:val="nil"/>
                  <w:left w:val="nil"/>
                  <w:bottom w:val="nil"/>
                  <w:right w:val="nil"/>
                </w:tcBorders>
                <w:noWrap/>
                <w:vAlign w:val="center"/>
                <w:hideMark/>
              </w:tcPr>
            </w:tcPrChange>
          </w:tcPr>
          <w:p w14:paraId="2234AD9B" w14:textId="77777777" w:rsidR="00BE6B85" w:rsidRDefault="00BE6B85">
            <w:pPr>
              <w:rPr>
                <w:ins w:id="254" w:author="Dylan CHEN" w:date="2026-03-17T17:31:00Z" w16du:dateUtc="2026-03-17T09:31:00Z"/>
                <w:color w:val="000000"/>
                <w:sz w:val="20"/>
                <w:szCs w:val="20"/>
              </w:rPr>
            </w:pPr>
            <w:ins w:id="255" w:author="Dylan CHEN" w:date="2026-03-17T17:31:00Z" w16du:dateUtc="2026-03-17T09:31:00Z">
              <w:r>
                <w:rPr>
                  <w:color w:val="000000"/>
                  <w:sz w:val="20"/>
                  <w:szCs w:val="20"/>
                </w:rPr>
                <w:t>questioner controls</w:t>
              </w:r>
            </w:ins>
          </w:p>
        </w:tc>
        <w:tc>
          <w:tcPr>
            <w:tcW w:w="900" w:type="dxa"/>
            <w:tcBorders>
              <w:top w:val="nil"/>
              <w:left w:val="nil"/>
              <w:bottom w:val="nil"/>
              <w:right w:val="nil"/>
            </w:tcBorders>
            <w:noWrap/>
            <w:tcMar>
              <w:left w:w="14" w:type="dxa"/>
              <w:right w:w="14" w:type="dxa"/>
            </w:tcMar>
            <w:hideMark/>
            <w:tcPrChange w:id="256" w:author="Dylan CHEN" w:date="2026-03-17T17:32:00Z" w16du:dateUtc="2026-03-17T09:32:00Z">
              <w:tcPr>
                <w:tcW w:w="1613" w:type="dxa"/>
                <w:gridSpan w:val="2"/>
                <w:tcBorders>
                  <w:top w:val="nil"/>
                  <w:left w:val="nil"/>
                  <w:bottom w:val="nil"/>
                  <w:right w:val="nil"/>
                </w:tcBorders>
                <w:noWrap/>
                <w:vAlign w:val="center"/>
                <w:hideMark/>
              </w:tcPr>
            </w:tcPrChange>
          </w:tcPr>
          <w:p w14:paraId="59F4CAD4" w14:textId="2645FEAA" w:rsidR="00BE6B85" w:rsidRDefault="00BE6B85">
            <w:pPr>
              <w:rPr>
                <w:ins w:id="257" w:author="Dylan CHEN" w:date="2026-03-17T17:31:00Z" w16du:dateUtc="2026-03-17T09:31:00Z"/>
                <w:color w:val="000000"/>
                <w:sz w:val="20"/>
                <w:szCs w:val="20"/>
              </w:rPr>
              <w:pPrChange w:id="258" w:author="Dylan CHEN" w:date="2026-03-17T17:31:00Z" w16du:dateUtc="2026-03-17T09:31:00Z">
                <w:pPr>
                  <w:jc w:val="center"/>
                </w:pPr>
              </w:pPrChange>
            </w:pPr>
          </w:p>
        </w:tc>
        <w:tc>
          <w:tcPr>
            <w:tcW w:w="938" w:type="dxa"/>
            <w:tcBorders>
              <w:top w:val="nil"/>
              <w:left w:val="nil"/>
              <w:bottom w:val="nil"/>
              <w:right w:val="nil"/>
            </w:tcBorders>
            <w:noWrap/>
            <w:tcMar>
              <w:left w:w="14" w:type="dxa"/>
              <w:right w:w="14" w:type="dxa"/>
            </w:tcMar>
            <w:hideMark/>
            <w:tcPrChange w:id="259" w:author="Dylan CHEN" w:date="2026-03-17T17:32:00Z" w16du:dateUtc="2026-03-17T09:32:00Z">
              <w:tcPr>
                <w:tcW w:w="1613" w:type="dxa"/>
                <w:gridSpan w:val="3"/>
                <w:tcBorders>
                  <w:top w:val="nil"/>
                  <w:left w:val="nil"/>
                  <w:bottom w:val="nil"/>
                  <w:right w:val="nil"/>
                </w:tcBorders>
                <w:noWrap/>
                <w:vAlign w:val="center"/>
                <w:hideMark/>
              </w:tcPr>
            </w:tcPrChange>
          </w:tcPr>
          <w:p w14:paraId="1F1617B6" w14:textId="77777777" w:rsidR="00BE6B85" w:rsidRDefault="00BE6B85">
            <w:pPr>
              <w:jc w:val="center"/>
              <w:rPr>
                <w:ins w:id="260" w:author="Dylan CHEN" w:date="2026-03-17T17:31:00Z" w16du:dateUtc="2026-03-17T09:31:00Z"/>
                <w:color w:val="000000"/>
                <w:sz w:val="20"/>
                <w:szCs w:val="20"/>
              </w:rPr>
            </w:pPr>
          </w:p>
        </w:tc>
        <w:tc>
          <w:tcPr>
            <w:tcW w:w="1117" w:type="dxa"/>
            <w:tcBorders>
              <w:top w:val="nil"/>
              <w:left w:val="nil"/>
              <w:bottom w:val="nil"/>
              <w:right w:val="nil"/>
            </w:tcBorders>
            <w:noWrap/>
            <w:tcMar>
              <w:left w:w="14" w:type="dxa"/>
              <w:right w:w="14" w:type="dxa"/>
            </w:tcMar>
            <w:hideMark/>
            <w:tcPrChange w:id="261" w:author="Dylan CHEN" w:date="2026-03-17T17:32:00Z" w16du:dateUtc="2026-03-17T09:32:00Z">
              <w:tcPr>
                <w:tcW w:w="1613" w:type="dxa"/>
                <w:gridSpan w:val="3"/>
                <w:tcBorders>
                  <w:top w:val="nil"/>
                  <w:left w:val="nil"/>
                  <w:bottom w:val="nil"/>
                  <w:right w:val="nil"/>
                </w:tcBorders>
                <w:noWrap/>
                <w:vAlign w:val="center"/>
                <w:hideMark/>
              </w:tcPr>
            </w:tcPrChange>
          </w:tcPr>
          <w:p w14:paraId="2D985BCA" w14:textId="77777777" w:rsidR="00BE6B85" w:rsidRDefault="00BE6B85">
            <w:pPr>
              <w:jc w:val="center"/>
              <w:rPr>
                <w:ins w:id="262" w:author="Dylan CHEN" w:date="2026-03-17T17:31:00Z" w16du:dateUtc="2026-03-17T09:31:00Z"/>
                <w:sz w:val="20"/>
                <w:szCs w:val="20"/>
              </w:rPr>
            </w:pPr>
          </w:p>
        </w:tc>
        <w:tc>
          <w:tcPr>
            <w:tcW w:w="1117" w:type="dxa"/>
            <w:tcBorders>
              <w:top w:val="nil"/>
              <w:left w:val="nil"/>
              <w:bottom w:val="nil"/>
              <w:right w:val="nil"/>
            </w:tcBorders>
            <w:noWrap/>
            <w:tcMar>
              <w:left w:w="14" w:type="dxa"/>
              <w:right w:w="14" w:type="dxa"/>
            </w:tcMar>
            <w:hideMark/>
            <w:tcPrChange w:id="263" w:author="Dylan CHEN" w:date="2026-03-17T17:32:00Z" w16du:dateUtc="2026-03-17T09:32:00Z">
              <w:tcPr>
                <w:tcW w:w="1613" w:type="dxa"/>
                <w:gridSpan w:val="2"/>
                <w:tcBorders>
                  <w:top w:val="nil"/>
                  <w:left w:val="nil"/>
                  <w:bottom w:val="nil"/>
                  <w:right w:val="nil"/>
                </w:tcBorders>
                <w:noWrap/>
                <w:vAlign w:val="center"/>
                <w:hideMark/>
              </w:tcPr>
            </w:tcPrChange>
          </w:tcPr>
          <w:p w14:paraId="4906107A" w14:textId="77777777" w:rsidR="00BE6B85" w:rsidRDefault="00BE6B85">
            <w:pPr>
              <w:jc w:val="center"/>
              <w:rPr>
                <w:ins w:id="264" w:author="Dylan CHEN" w:date="2026-03-17T17:31:00Z" w16du:dateUtc="2026-03-17T09:31:00Z"/>
                <w:color w:val="000000"/>
                <w:sz w:val="20"/>
                <w:szCs w:val="20"/>
              </w:rPr>
            </w:pPr>
            <w:ins w:id="265" w:author="Dylan CHEN" w:date="2026-03-17T17:31:00Z" w16du:dateUtc="2026-03-17T09:31:00Z">
              <w:r>
                <w:rPr>
                  <w:color w:val="000000"/>
                  <w:sz w:val="20"/>
                  <w:szCs w:val="20"/>
                </w:rPr>
                <w:t>√</w:t>
              </w:r>
            </w:ins>
          </w:p>
        </w:tc>
        <w:tc>
          <w:tcPr>
            <w:tcW w:w="917" w:type="dxa"/>
            <w:tcBorders>
              <w:top w:val="nil"/>
              <w:left w:val="nil"/>
              <w:bottom w:val="nil"/>
              <w:right w:val="nil"/>
            </w:tcBorders>
            <w:noWrap/>
            <w:tcMar>
              <w:left w:w="14" w:type="dxa"/>
              <w:right w:w="14" w:type="dxa"/>
            </w:tcMar>
            <w:hideMark/>
            <w:tcPrChange w:id="266" w:author="Dylan CHEN" w:date="2026-03-17T17:32:00Z" w16du:dateUtc="2026-03-17T09:32:00Z">
              <w:tcPr>
                <w:tcW w:w="1300" w:type="dxa"/>
                <w:gridSpan w:val="3"/>
                <w:tcBorders>
                  <w:top w:val="nil"/>
                  <w:left w:val="nil"/>
                  <w:bottom w:val="nil"/>
                  <w:right w:val="nil"/>
                </w:tcBorders>
                <w:noWrap/>
                <w:vAlign w:val="center"/>
                <w:hideMark/>
              </w:tcPr>
            </w:tcPrChange>
          </w:tcPr>
          <w:p w14:paraId="08B2E5BA" w14:textId="77777777" w:rsidR="00BE6B85" w:rsidRDefault="00BE6B85">
            <w:pPr>
              <w:jc w:val="center"/>
              <w:rPr>
                <w:ins w:id="267" w:author="Dylan CHEN" w:date="2026-03-17T17:31:00Z" w16du:dateUtc="2026-03-17T09:31:00Z"/>
                <w:color w:val="000000"/>
                <w:sz w:val="20"/>
                <w:szCs w:val="20"/>
              </w:rPr>
            </w:pPr>
          </w:p>
        </w:tc>
        <w:tc>
          <w:tcPr>
            <w:tcW w:w="917" w:type="dxa"/>
            <w:tcBorders>
              <w:top w:val="nil"/>
              <w:left w:val="nil"/>
              <w:bottom w:val="nil"/>
              <w:right w:val="nil"/>
            </w:tcBorders>
            <w:noWrap/>
            <w:tcMar>
              <w:left w:w="14" w:type="dxa"/>
              <w:right w:w="14" w:type="dxa"/>
            </w:tcMar>
            <w:hideMark/>
            <w:tcPrChange w:id="268" w:author="Dylan CHEN" w:date="2026-03-17T17:32:00Z" w16du:dateUtc="2026-03-17T09:32:00Z">
              <w:tcPr>
                <w:tcW w:w="1300" w:type="dxa"/>
                <w:tcBorders>
                  <w:top w:val="nil"/>
                  <w:left w:val="nil"/>
                  <w:bottom w:val="nil"/>
                  <w:right w:val="nil"/>
                </w:tcBorders>
                <w:noWrap/>
                <w:vAlign w:val="center"/>
                <w:hideMark/>
              </w:tcPr>
            </w:tcPrChange>
          </w:tcPr>
          <w:p w14:paraId="5223B609" w14:textId="77777777" w:rsidR="00BE6B85" w:rsidRDefault="00BE6B85">
            <w:pPr>
              <w:jc w:val="center"/>
              <w:rPr>
                <w:ins w:id="269"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270" w:author="Dylan CHEN" w:date="2026-03-17T17:32:00Z" w16du:dateUtc="2026-03-17T09:32:00Z">
              <w:tcPr>
                <w:tcW w:w="1300" w:type="dxa"/>
                <w:tcBorders>
                  <w:top w:val="nil"/>
                  <w:left w:val="nil"/>
                  <w:bottom w:val="nil"/>
                  <w:right w:val="nil"/>
                </w:tcBorders>
                <w:noWrap/>
                <w:vAlign w:val="center"/>
                <w:hideMark/>
              </w:tcPr>
            </w:tcPrChange>
          </w:tcPr>
          <w:p w14:paraId="3F0B4A37" w14:textId="77777777" w:rsidR="00BE6B85" w:rsidRDefault="00BE6B85">
            <w:pPr>
              <w:jc w:val="center"/>
              <w:rPr>
                <w:ins w:id="271"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272" w:author="Dylan CHEN" w:date="2026-03-17T17:32:00Z" w16du:dateUtc="2026-03-17T09:32:00Z">
              <w:tcPr>
                <w:tcW w:w="1300" w:type="dxa"/>
                <w:tcBorders>
                  <w:top w:val="nil"/>
                  <w:left w:val="nil"/>
                  <w:bottom w:val="nil"/>
                  <w:right w:val="nil"/>
                </w:tcBorders>
                <w:noWrap/>
                <w:vAlign w:val="center"/>
                <w:hideMark/>
              </w:tcPr>
            </w:tcPrChange>
          </w:tcPr>
          <w:p w14:paraId="2F2AFCBE" w14:textId="77777777" w:rsidR="00BE6B85" w:rsidRDefault="00BE6B85">
            <w:pPr>
              <w:jc w:val="center"/>
              <w:rPr>
                <w:ins w:id="273" w:author="Dylan CHEN" w:date="2026-03-17T17:31:00Z" w16du:dateUtc="2026-03-17T09:31:00Z"/>
                <w:color w:val="000000"/>
                <w:sz w:val="20"/>
                <w:szCs w:val="20"/>
              </w:rPr>
            </w:pPr>
            <w:ins w:id="274" w:author="Dylan CHEN" w:date="2026-03-17T17:31:00Z" w16du:dateUtc="2026-03-17T09:31:00Z">
              <w:r>
                <w:rPr>
                  <w:color w:val="000000"/>
                  <w:sz w:val="20"/>
                  <w:szCs w:val="20"/>
                </w:rPr>
                <w:t>√</w:t>
              </w:r>
            </w:ins>
          </w:p>
        </w:tc>
      </w:tr>
      <w:tr w:rsidR="00BE6B85" w14:paraId="57638813" w14:textId="77777777" w:rsidTr="00BE6B85">
        <w:trPr>
          <w:trHeight w:val="320"/>
          <w:jc w:val="center"/>
          <w:ins w:id="275" w:author="Dylan CHEN" w:date="2026-03-17T17:31:00Z"/>
          <w:trPrChange w:id="276"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277" w:author="Dylan CHEN" w:date="2026-03-17T17:32:00Z" w16du:dateUtc="2026-03-17T09:32:00Z">
              <w:tcPr>
                <w:tcW w:w="1780" w:type="dxa"/>
                <w:gridSpan w:val="2"/>
                <w:tcBorders>
                  <w:top w:val="nil"/>
                  <w:left w:val="nil"/>
                  <w:bottom w:val="nil"/>
                  <w:right w:val="nil"/>
                </w:tcBorders>
                <w:noWrap/>
                <w:vAlign w:val="center"/>
                <w:hideMark/>
              </w:tcPr>
            </w:tcPrChange>
          </w:tcPr>
          <w:p w14:paraId="636ADE7E" w14:textId="77777777" w:rsidR="00BE6B85" w:rsidRDefault="00BE6B85">
            <w:pPr>
              <w:rPr>
                <w:ins w:id="278" w:author="Dylan CHEN" w:date="2026-03-17T17:31:00Z" w16du:dateUtc="2026-03-17T09:31:00Z"/>
                <w:color w:val="000000"/>
                <w:sz w:val="20"/>
                <w:szCs w:val="20"/>
              </w:rPr>
            </w:pPr>
            <w:ins w:id="279" w:author="Dylan CHEN" w:date="2026-03-17T17:31:00Z" w16du:dateUtc="2026-03-17T09:31:00Z">
              <w:r>
                <w:rPr>
                  <w:color w:val="000000"/>
                  <w:sz w:val="20"/>
                  <w:szCs w:val="20"/>
                </w:rPr>
                <w:t>question timing FE</w:t>
              </w:r>
            </w:ins>
          </w:p>
        </w:tc>
        <w:tc>
          <w:tcPr>
            <w:tcW w:w="900" w:type="dxa"/>
            <w:tcBorders>
              <w:top w:val="nil"/>
              <w:left w:val="nil"/>
              <w:bottom w:val="nil"/>
              <w:right w:val="nil"/>
            </w:tcBorders>
            <w:noWrap/>
            <w:tcMar>
              <w:left w:w="14" w:type="dxa"/>
              <w:right w:w="14" w:type="dxa"/>
            </w:tcMar>
            <w:hideMark/>
            <w:tcPrChange w:id="280" w:author="Dylan CHEN" w:date="2026-03-17T17:32:00Z" w16du:dateUtc="2026-03-17T09:32:00Z">
              <w:tcPr>
                <w:tcW w:w="1613" w:type="dxa"/>
                <w:gridSpan w:val="2"/>
                <w:tcBorders>
                  <w:top w:val="nil"/>
                  <w:left w:val="nil"/>
                  <w:bottom w:val="nil"/>
                  <w:right w:val="nil"/>
                </w:tcBorders>
                <w:noWrap/>
                <w:vAlign w:val="center"/>
                <w:hideMark/>
              </w:tcPr>
            </w:tcPrChange>
          </w:tcPr>
          <w:p w14:paraId="15E6649D" w14:textId="581E5F53" w:rsidR="00BE6B85" w:rsidRDefault="00BE6B85">
            <w:pPr>
              <w:rPr>
                <w:ins w:id="281" w:author="Dylan CHEN" w:date="2026-03-17T17:31:00Z" w16du:dateUtc="2026-03-17T09:31:00Z"/>
                <w:color w:val="000000"/>
                <w:sz w:val="20"/>
                <w:szCs w:val="20"/>
              </w:rPr>
              <w:pPrChange w:id="282" w:author="Dylan CHEN" w:date="2026-03-17T17:31:00Z" w16du:dateUtc="2026-03-17T09:31:00Z">
                <w:pPr>
                  <w:jc w:val="center"/>
                </w:pPr>
              </w:pPrChange>
            </w:pPr>
          </w:p>
        </w:tc>
        <w:tc>
          <w:tcPr>
            <w:tcW w:w="938" w:type="dxa"/>
            <w:tcBorders>
              <w:top w:val="nil"/>
              <w:left w:val="nil"/>
              <w:bottom w:val="nil"/>
              <w:right w:val="nil"/>
            </w:tcBorders>
            <w:noWrap/>
            <w:tcMar>
              <w:left w:w="14" w:type="dxa"/>
              <w:right w:w="14" w:type="dxa"/>
            </w:tcMar>
            <w:hideMark/>
            <w:tcPrChange w:id="283" w:author="Dylan CHEN" w:date="2026-03-17T17:32:00Z" w16du:dateUtc="2026-03-17T09:32:00Z">
              <w:tcPr>
                <w:tcW w:w="1613" w:type="dxa"/>
                <w:gridSpan w:val="3"/>
                <w:tcBorders>
                  <w:top w:val="nil"/>
                  <w:left w:val="nil"/>
                  <w:bottom w:val="nil"/>
                  <w:right w:val="nil"/>
                </w:tcBorders>
                <w:noWrap/>
                <w:vAlign w:val="center"/>
                <w:hideMark/>
              </w:tcPr>
            </w:tcPrChange>
          </w:tcPr>
          <w:p w14:paraId="42AE9089" w14:textId="77777777" w:rsidR="00BE6B85" w:rsidRDefault="00BE6B85">
            <w:pPr>
              <w:jc w:val="center"/>
              <w:rPr>
                <w:ins w:id="284" w:author="Dylan CHEN" w:date="2026-03-17T17:31:00Z" w16du:dateUtc="2026-03-17T09:31:00Z"/>
                <w:color w:val="000000"/>
                <w:sz w:val="20"/>
                <w:szCs w:val="20"/>
              </w:rPr>
            </w:pPr>
            <w:ins w:id="285" w:author="Dylan CHEN" w:date="2026-03-17T17:31:00Z" w16du:dateUtc="2026-03-17T09:31:00Z">
              <w:r>
                <w:rPr>
                  <w:color w:val="000000"/>
                  <w:sz w:val="20"/>
                  <w:szCs w:val="20"/>
                </w:rPr>
                <w:t>√</w:t>
              </w:r>
            </w:ins>
          </w:p>
        </w:tc>
        <w:tc>
          <w:tcPr>
            <w:tcW w:w="1117" w:type="dxa"/>
            <w:tcBorders>
              <w:top w:val="nil"/>
              <w:left w:val="nil"/>
              <w:bottom w:val="nil"/>
              <w:right w:val="nil"/>
            </w:tcBorders>
            <w:noWrap/>
            <w:tcMar>
              <w:left w:w="14" w:type="dxa"/>
              <w:right w:w="14" w:type="dxa"/>
            </w:tcMar>
            <w:hideMark/>
            <w:tcPrChange w:id="286" w:author="Dylan CHEN" w:date="2026-03-17T17:32:00Z" w16du:dateUtc="2026-03-17T09:32:00Z">
              <w:tcPr>
                <w:tcW w:w="1613" w:type="dxa"/>
                <w:gridSpan w:val="3"/>
                <w:tcBorders>
                  <w:top w:val="nil"/>
                  <w:left w:val="nil"/>
                  <w:bottom w:val="nil"/>
                  <w:right w:val="nil"/>
                </w:tcBorders>
                <w:noWrap/>
                <w:vAlign w:val="center"/>
                <w:hideMark/>
              </w:tcPr>
            </w:tcPrChange>
          </w:tcPr>
          <w:p w14:paraId="3DEBA5C5" w14:textId="77777777" w:rsidR="00BE6B85" w:rsidRDefault="00BE6B85">
            <w:pPr>
              <w:jc w:val="center"/>
              <w:rPr>
                <w:ins w:id="287" w:author="Dylan CHEN" w:date="2026-03-17T17:31:00Z" w16du:dateUtc="2026-03-17T09:31:00Z"/>
                <w:color w:val="000000"/>
                <w:sz w:val="20"/>
                <w:szCs w:val="20"/>
              </w:rPr>
            </w:pPr>
            <w:ins w:id="288" w:author="Dylan CHEN" w:date="2026-03-17T17:31:00Z" w16du:dateUtc="2026-03-17T09:31:00Z">
              <w:r>
                <w:rPr>
                  <w:color w:val="000000"/>
                  <w:sz w:val="20"/>
                  <w:szCs w:val="20"/>
                </w:rPr>
                <w:t>√</w:t>
              </w:r>
            </w:ins>
          </w:p>
        </w:tc>
        <w:tc>
          <w:tcPr>
            <w:tcW w:w="1117" w:type="dxa"/>
            <w:tcBorders>
              <w:top w:val="nil"/>
              <w:left w:val="nil"/>
              <w:bottom w:val="nil"/>
              <w:right w:val="nil"/>
            </w:tcBorders>
            <w:noWrap/>
            <w:tcMar>
              <w:left w:w="14" w:type="dxa"/>
              <w:right w:w="14" w:type="dxa"/>
            </w:tcMar>
            <w:hideMark/>
            <w:tcPrChange w:id="289" w:author="Dylan CHEN" w:date="2026-03-17T17:32:00Z" w16du:dateUtc="2026-03-17T09:32:00Z">
              <w:tcPr>
                <w:tcW w:w="1613" w:type="dxa"/>
                <w:gridSpan w:val="2"/>
                <w:tcBorders>
                  <w:top w:val="nil"/>
                  <w:left w:val="nil"/>
                  <w:bottom w:val="nil"/>
                  <w:right w:val="nil"/>
                </w:tcBorders>
                <w:noWrap/>
                <w:vAlign w:val="center"/>
                <w:hideMark/>
              </w:tcPr>
            </w:tcPrChange>
          </w:tcPr>
          <w:p w14:paraId="144353C8" w14:textId="77777777" w:rsidR="00BE6B85" w:rsidRDefault="00BE6B85">
            <w:pPr>
              <w:jc w:val="center"/>
              <w:rPr>
                <w:ins w:id="290" w:author="Dylan CHEN" w:date="2026-03-17T17:31:00Z" w16du:dateUtc="2026-03-17T09:31:00Z"/>
                <w:color w:val="000000"/>
                <w:sz w:val="20"/>
                <w:szCs w:val="20"/>
              </w:rPr>
            </w:pPr>
            <w:ins w:id="291" w:author="Dylan CHEN" w:date="2026-03-17T17:31:00Z" w16du:dateUtc="2026-03-17T09:31:00Z">
              <w:r>
                <w:rPr>
                  <w:color w:val="000000"/>
                  <w:sz w:val="20"/>
                  <w:szCs w:val="20"/>
                </w:rPr>
                <w:t>√</w:t>
              </w:r>
            </w:ins>
          </w:p>
        </w:tc>
        <w:tc>
          <w:tcPr>
            <w:tcW w:w="917" w:type="dxa"/>
            <w:tcBorders>
              <w:top w:val="nil"/>
              <w:left w:val="nil"/>
              <w:bottom w:val="nil"/>
              <w:right w:val="nil"/>
            </w:tcBorders>
            <w:noWrap/>
            <w:tcMar>
              <w:left w:w="14" w:type="dxa"/>
              <w:right w:w="14" w:type="dxa"/>
            </w:tcMar>
            <w:hideMark/>
            <w:tcPrChange w:id="292" w:author="Dylan CHEN" w:date="2026-03-17T17:32:00Z" w16du:dateUtc="2026-03-17T09:32:00Z">
              <w:tcPr>
                <w:tcW w:w="1300" w:type="dxa"/>
                <w:gridSpan w:val="3"/>
                <w:tcBorders>
                  <w:top w:val="nil"/>
                  <w:left w:val="nil"/>
                  <w:bottom w:val="nil"/>
                  <w:right w:val="nil"/>
                </w:tcBorders>
                <w:noWrap/>
                <w:vAlign w:val="center"/>
                <w:hideMark/>
              </w:tcPr>
            </w:tcPrChange>
          </w:tcPr>
          <w:p w14:paraId="75F1D1A1" w14:textId="77777777" w:rsidR="00BE6B85" w:rsidRDefault="00BE6B85">
            <w:pPr>
              <w:jc w:val="center"/>
              <w:rPr>
                <w:ins w:id="293" w:author="Dylan CHEN" w:date="2026-03-17T17:31:00Z" w16du:dateUtc="2026-03-17T09:31:00Z"/>
                <w:color w:val="000000"/>
                <w:sz w:val="20"/>
                <w:szCs w:val="20"/>
              </w:rPr>
            </w:pPr>
          </w:p>
        </w:tc>
        <w:tc>
          <w:tcPr>
            <w:tcW w:w="917" w:type="dxa"/>
            <w:tcBorders>
              <w:top w:val="nil"/>
              <w:left w:val="nil"/>
              <w:bottom w:val="nil"/>
              <w:right w:val="nil"/>
            </w:tcBorders>
            <w:noWrap/>
            <w:tcMar>
              <w:left w:w="14" w:type="dxa"/>
              <w:right w:w="14" w:type="dxa"/>
            </w:tcMar>
            <w:hideMark/>
            <w:tcPrChange w:id="294" w:author="Dylan CHEN" w:date="2026-03-17T17:32:00Z" w16du:dateUtc="2026-03-17T09:32:00Z">
              <w:tcPr>
                <w:tcW w:w="1300" w:type="dxa"/>
                <w:tcBorders>
                  <w:top w:val="nil"/>
                  <w:left w:val="nil"/>
                  <w:bottom w:val="nil"/>
                  <w:right w:val="nil"/>
                </w:tcBorders>
                <w:noWrap/>
                <w:vAlign w:val="center"/>
                <w:hideMark/>
              </w:tcPr>
            </w:tcPrChange>
          </w:tcPr>
          <w:p w14:paraId="5904139C" w14:textId="77777777" w:rsidR="00BE6B85" w:rsidRDefault="00BE6B85">
            <w:pPr>
              <w:jc w:val="center"/>
              <w:rPr>
                <w:ins w:id="295"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296" w:author="Dylan CHEN" w:date="2026-03-17T17:32:00Z" w16du:dateUtc="2026-03-17T09:32:00Z">
              <w:tcPr>
                <w:tcW w:w="1300" w:type="dxa"/>
                <w:tcBorders>
                  <w:top w:val="nil"/>
                  <w:left w:val="nil"/>
                  <w:bottom w:val="nil"/>
                  <w:right w:val="nil"/>
                </w:tcBorders>
                <w:noWrap/>
                <w:vAlign w:val="center"/>
                <w:hideMark/>
              </w:tcPr>
            </w:tcPrChange>
          </w:tcPr>
          <w:p w14:paraId="0C7126C2" w14:textId="77777777" w:rsidR="00BE6B85" w:rsidRDefault="00BE6B85">
            <w:pPr>
              <w:jc w:val="center"/>
              <w:rPr>
                <w:ins w:id="297"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298" w:author="Dylan CHEN" w:date="2026-03-17T17:32:00Z" w16du:dateUtc="2026-03-17T09:32:00Z">
              <w:tcPr>
                <w:tcW w:w="1300" w:type="dxa"/>
                <w:tcBorders>
                  <w:top w:val="nil"/>
                  <w:left w:val="nil"/>
                  <w:bottom w:val="nil"/>
                  <w:right w:val="nil"/>
                </w:tcBorders>
                <w:noWrap/>
                <w:vAlign w:val="center"/>
                <w:hideMark/>
              </w:tcPr>
            </w:tcPrChange>
          </w:tcPr>
          <w:p w14:paraId="6BE8A735" w14:textId="77777777" w:rsidR="00BE6B85" w:rsidRDefault="00BE6B85">
            <w:pPr>
              <w:jc w:val="center"/>
              <w:rPr>
                <w:ins w:id="299" w:author="Dylan CHEN" w:date="2026-03-17T17:31:00Z" w16du:dateUtc="2026-03-17T09:31:00Z"/>
                <w:sz w:val="20"/>
                <w:szCs w:val="20"/>
              </w:rPr>
            </w:pPr>
          </w:p>
        </w:tc>
      </w:tr>
      <w:tr w:rsidR="00BE6B85" w14:paraId="47C6C0A1" w14:textId="77777777" w:rsidTr="00BE6B85">
        <w:trPr>
          <w:trHeight w:val="320"/>
          <w:jc w:val="center"/>
          <w:ins w:id="300" w:author="Dylan CHEN" w:date="2026-03-17T17:31:00Z"/>
          <w:trPrChange w:id="301"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302" w:author="Dylan CHEN" w:date="2026-03-17T17:32:00Z" w16du:dateUtc="2026-03-17T09:32:00Z">
              <w:tcPr>
                <w:tcW w:w="1780" w:type="dxa"/>
                <w:gridSpan w:val="2"/>
                <w:tcBorders>
                  <w:top w:val="nil"/>
                  <w:left w:val="nil"/>
                  <w:bottom w:val="nil"/>
                  <w:right w:val="nil"/>
                </w:tcBorders>
                <w:noWrap/>
                <w:vAlign w:val="center"/>
                <w:hideMark/>
              </w:tcPr>
            </w:tcPrChange>
          </w:tcPr>
          <w:p w14:paraId="2068296E" w14:textId="77777777" w:rsidR="00BE6B85" w:rsidRDefault="00BE6B85">
            <w:pPr>
              <w:rPr>
                <w:ins w:id="303" w:author="Dylan CHEN" w:date="2026-03-17T17:31:00Z" w16du:dateUtc="2026-03-17T09:31:00Z"/>
                <w:color w:val="000000"/>
                <w:sz w:val="20"/>
                <w:szCs w:val="20"/>
              </w:rPr>
            </w:pPr>
            <w:ins w:id="304" w:author="Dylan CHEN" w:date="2026-03-17T17:31:00Z" w16du:dateUtc="2026-03-17T09:31:00Z">
              <w:r>
                <w:rPr>
                  <w:color w:val="000000"/>
                  <w:sz w:val="20"/>
                  <w:szCs w:val="20"/>
                </w:rPr>
                <w:t>answer timing FE</w:t>
              </w:r>
            </w:ins>
          </w:p>
        </w:tc>
        <w:tc>
          <w:tcPr>
            <w:tcW w:w="900" w:type="dxa"/>
            <w:tcBorders>
              <w:top w:val="nil"/>
              <w:left w:val="nil"/>
              <w:bottom w:val="nil"/>
              <w:right w:val="nil"/>
            </w:tcBorders>
            <w:noWrap/>
            <w:tcMar>
              <w:left w:w="14" w:type="dxa"/>
              <w:right w:w="14" w:type="dxa"/>
            </w:tcMar>
            <w:hideMark/>
            <w:tcPrChange w:id="305" w:author="Dylan CHEN" w:date="2026-03-17T17:32:00Z" w16du:dateUtc="2026-03-17T09:32:00Z">
              <w:tcPr>
                <w:tcW w:w="1613" w:type="dxa"/>
                <w:gridSpan w:val="2"/>
                <w:tcBorders>
                  <w:top w:val="nil"/>
                  <w:left w:val="nil"/>
                  <w:bottom w:val="nil"/>
                  <w:right w:val="nil"/>
                </w:tcBorders>
                <w:noWrap/>
                <w:vAlign w:val="center"/>
                <w:hideMark/>
              </w:tcPr>
            </w:tcPrChange>
          </w:tcPr>
          <w:p w14:paraId="570A2359" w14:textId="0362F8B5" w:rsidR="00BE6B85" w:rsidRDefault="00BE6B85">
            <w:pPr>
              <w:rPr>
                <w:ins w:id="306" w:author="Dylan CHEN" w:date="2026-03-17T17:31:00Z" w16du:dateUtc="2026-03-17T09:31:00Z"/>
                <w:color w:val="000000"/>
                <w:sz w:val="20"/>
                <w:szCs w:val="20"/>
              </w:rPr>
              <w:pPrChange w:id="307" w:author="Dylan CHEN" w:date="2026-03-17T17:31:00Z" w16du:dateUtc="2026-03-17T09:31:00Z">
                <w:pPr>
                  <w:jc w:val="center"/>
                </w:pPr>
              </w:pPrChange>
            </w:pPr>
          </w:p>
        </w:tc>
        <w:tc>
          <w:tcPr>
            <w:tcW w:w="938" w:type="dxa"/>
            <w:tcBorders>
              <w:top w:val="nil"/>
              <w:left w:val="nil"/>
              <w:bottom w:val="nil"/>
              <w:right w:val="nil"/>
            </w:tcBorders>
            <w:noWrap/>
            <w:tcMar>
              <w:left w:w="14" w:type="dxa"/>
              <w:right w:w="14" w:type="dxa"/>
            </w:tcMar>
            <w:hideMark/>
            <w:tcPrChange w:id="308" w:author="Dylan CHEN" w:date="2026-03-17T17:32:00Z" w16du:dateUtc="2026-03-17T09:32:00Z">
              <w:tcPr>
                <w:tcW w:w="1613" w:type="dxa"/>
                <w:gridSpan w:val="3"/>
                <w:tcBorders>
                  <w:top w:val="nil"/>
                  <w:left w:val="nil"/>
                  <w:bottom w:val="nil"/>
                  <w:right w:val="nil"/>
                </w:tcBorders>
                <w:noWrap/>
                <w:vAlign w:val="center"/>
                <w:hideMark/>
              </w:tcPr>
            </w:tcPrChange>
          </w:tcPr>
          <w:p w14:paraId="3AFAE4A0" w14:textId="77777777" w:rsidR="00BE6B85" w:rsidRDefault="00BE6B85">
            <w:pPr>
              <w:jc w:val="center"/>
              <w:rPr>
                <w:ins w:id="309" w:author="Dylan CHEN" w:date="2026-03-17T17:31:00Z" w16du:dateUtc="2026-03-17T09:31:00Z"/>
                <w:color w:val="000000"/>
                <w:sz w:val="20"/>
                <w:szCs w:val="20"/>
              </w:rPr>
            </w:pPr>
          </w:p>
        </w:tc>
        <w:tc>
          <w:tcPr>
            <w:tcW w:w="1117" w:type="dxa"/>
            <w:tcBorders>
              <w:top w:val="nil"/>
              <w:left w:val="nil"/>
              <w:bottom w:val="nil"/>
              <w:right w:val="nil"/>
            </w:tcBorders>
            <w:noWrap/>
            <w:tcMar>
              <w:left w:w="14" w:type="dxa"/>
              <w:right w:w="14" w:type="dxa"/>
            </w:tcMar>
            <w:hideMark/>
            <w:tcPrChange w:id="310" w:author="Dylan CHEN" w:date="2026-03-17T17:32:00Z" w16du:dateUtc="2026-03-17T09:32:00Z">
              <w:tcPr>
                <w:tcW w:w="1613" w:type="dxa"/>
                <w:gridSpan w:val="3"/>
                <w:tcBorders>
                  <w:top w:val="nil"/>
                  <w:left w:val="nil"/>
                  <w:bottom w:val="nil"/>
                  <w:right w:val="nil"/>
                </w:tcBorders>
                <w:noWrap/>
                <w:vAlign w:val="center"/>
                <w:hideMark/>
              </w:tcPr>
            </w:tcPrChange>
          </w:tcPr>
          <w:p w14:paraId="4621990E" w14:textId="77777777" w:rsidR="00BE6B85" w:rsidRDefault="00BE6B85">
            <w:pPr>
              <w:jc w:val="center"/>
              <w:rPr>
                <w:ins w:id="311" w:author="Dylan CHEN" w:date="2026-03-17T17:31:00Z" w16du:dateUtc="2026-03-17T09:31:00Z"/>
                <w:sz w:val="20"/>
                <w:szCs w:val="20"/>
              </w:rPr>
            </w:pPr>
          </w:p>
        </w:tc>
        <w:tc>
          <w:tcPr>
            <w:tcW w:w="1117" w:type="dxa"/>
            <w:tcBorders>
              <w:top w:val="nil"/>
              <w:left w:val="nil"/>
              <w:bottom w:val="nil"/>
              <w:right w:val="nil"/>
            </w:tcBorders>
            <w:noWrap/>
            <w:tcMar>
              <w:left w:w="14" w:type="dxa"/>
              <w:right w:w="14" w:type="dxa"/>
            </w:tcMar>
            <w:hideMark/>
            <w:tcPrChange w:id="312" w:author="Dylan CHEN" w:date="2026-03-17T17:32:00Z" w16du:dateUtc="2026-03-17T09:32:00Z">
              <w:tcPr>
                <w:tcW w:w="1613" w:type="dxa"/>
                <w:gridSpan w:val="2"/>
                <w:tcBorders>
                  <w:top w:val="nil"/>
                  <w:left w:val="nil"/>
                  <w:bottom w:val="nil"/>
                  <w:right w:val="nil"/>
                </w:tcBorders>
                <w:noWrap/>
                <w:vAlign w:val="center"/>
                <w:hideMark/>
              </w:tcPr>
            </w:tcPrChange>
          </w:tcPr>
          <w:p w14:paraId="11F97A24" w14:textId="77777777" w:rsidR="00BE6B85" w:rsidRDefault="00BE6B85">
            <w:pPr>
              <w:jc w:val="center"/>
              <w:rPr>
                <w:ins w:id="313"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314" w:author="Dylan CHEN" w:date="2026-03-17T17:32:00Z" w16du:dateUtc="2026-03-17T09:32:00Z">
              <w:tcPr>
                <w:tcW w:w="1300" w:type="dxa"/>
                <w:gridSpan w:val="3"/>
                <w:tcBorders>
                  <w:top w:val="nil"/>
                  <w:left w:val="nil"/>
                  <w:bottom w:val="nil"/>
                  <w:right w:val="nil"/>
                </w:tcBorders>
                <w:noWrap/>
                <w:vAlign w:val="center"/>
                <w:hideMark/>
              </w:tcPr>
            </w:tcPrChange>
          </w:tcPr>
          <w:p w14:paraId="2ACF7891" w14:textId="77777777" w:rsidR="00BE6B85" w:rsidRDefault="00BE6B85">
            <w:pPr>
              <w:jc w:val="center"/>
              <w:rPr>
                <w:ins w:id="315"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316" w:author="Dylan CHEN" w:date="2026-03-17T17:32:00Z" w16du:dateUtc="2026-03-17T09:32:00Z">
              <w:tcPr>
                <w:tcW w:w="1300" w:type="dxa"/>
                <w:tcBorders>
                  <w:top w:val="nil"/>
                  <w:left w:val="nil"/>
                  <w:bottom w:val="nil"/>
                  <w:right w:val="nil"/>
                </w:tcBorders>
                <w:noWrap/>
                <w:vAlign w:val="center"/>
                <w:hideMark/>
              </w:tcPr>
            </w:tcPrChange>
          </w:tcPr>
          <w:p w14:paraId="74512312" w14:textId="77777777" w:rsidR="00BE6B85" w:rsidRDefault="00BE6B85">
            <w:pPr>
              <w:jc w:val="center"/>
              <w:rPr>
                <w:ins w:id="317" w:author="Dylan CHEN" w:date="2026-03-17T17:31:00Z" w16du:dateUtc="2026-03-17T09:31:00Z"/>
                <w:color w:val="000000"/>
                <w:sz w:val="20"/>
                <w:szCs w:val="20"/>
              </w:rPr>
            </w:pPr>
            <w:ins w:id="318" w:author="Dylan CHEN" w:date="2026-03-17T17:31:00Z" w16du:dateUtc="2026-03-17T09:31:00Z">
              <w:r>
                <w:rPr>
                  <w:color w:val="000000"/>
                  <w:sz w:val="20"/>
                  <w:szCs w:val="20"/>
                </w:rPr>
                <w:t>√</w:t>
              </w:r>
            </w:ins>
          </w:p>
        </w:tc>
        <w:tc>
          <w:tcPr>
            <w:tcW w:w="917" w:type="dxa"/>
            <w:tcBorders>
              <w:top w:val="nil"/>
              <w:left w:val="nil"/>
              <w:bottom w:val="nil"/>
              <w:right w:val="nil"/>
            </w:tcBorders>
            <w:noWrap/>
            <w:tcMar>
              <w:left w:w="14" w:type="dxa"/>
              <w:right w:w="14" w:type="dxa"/>
            </w:tcMar>
            <w:hideMark/>
            <w:tcPrChange w:id="319" w:author="Dylan CHEN" w:date="2026-03-17T17:32:00Z" w16du:dateUtc="2026-03-17T09:32:00Z">
              <w:tcPr>
                <w:tcW w:w="1300" w:type="dxa"/>
                <w:tcBorders>
                  <w:top w:val="nil"/>
                  <w:left w:val="nil"/>
                  <w:bottom w:val="nil"/>
                  <w:right w:val="nil"/>
                </w:tcBorders>
                <w:noWrap/>
                <w:vAlign w:val="center"/>
                <w:hideMark/>
              </w:tcPr>
            </w:tcPrChange>
          </w:tcPr>
          <w:p w14:paraId="67BB65EB" w14:textId="77777777" w:rsidR="00BE6B85" w:rsidRDefault="00BE6B85">
            <w:pPr>
              <w:jc w:val="center"/>
              <w:rPr>
                <w:ins w:id="320" w:author="Dylan CHEN" w:date="2026-03-17T17:31:00Z" w16du:dateUtc="2026-03-17T09:31:00Z"/>
                <w:color w:val="000000"/>
                <w:sz w:val="20"/>
                <w:szCs w:val="20"/>
              </w:rPr>
            </w:pPr>
            <w:ins w:id="321" w:author="Dylan CHEN" w:date="2026-03-17T17:31:00Z" w16du:dateUtc="2026-03-17T09:31:00Z">
              <w:r>
                <w:rPr>
                  <w:color w:val="000000"/>
                  <w:sz w:val="20"/>
                  <w:szCs w:val="20"/>
                </w:rPr>
                <w:t>√</w:t>
              </w:r>
            </w:ins>
          </w:p>
        </w:tc>
        <w:tc>
          <w:tcPr>
            <w:tcW w:w="917" w:type="dxa"/>
            <w:tcBorders>
              <w:top w:val="nil"/>
              <w:left w:val="nil"/>
              <w:bottom w:val="nil"/>
              <w:right w:val="nil"/>
            </w:tcBorders>
            <w:noWrap/>
            <w:tcMar>
              <w:left w:w="14" w:type="dxa"/>
              <w:right w:w="14" w:type="dxa"/>
            </w:tcMar>
            <w:hideMark/>
            <w:tcPrChange w:id="322" w:author="Dylan CHEN" w:date="2026-03-17T17:32:00Z" w16du:dateUtc="2026-03-17T09:32:00Z">
              <w:tcPr>
                <w:tcW w:w="1300" w:type="dxa"/>
                <w:tcBorders>
                  <w:top w:val="nil"/>
                  <w:left w:val="nil"/>
                  <w:bottom w:val="nil"/>
                  <w:right w:val="nil"/>
                </w:tcBorders>
                <w:noWrap/>
                <w:vAlign w:val="center"/>
                <w:hideMark/>
              </w:tcPr>
            </w:tcPrChange>
          </w:tcPr>
          <w:p w14:paraId="1B41D64B" w14:textId="77777777" w:rsidR="00BE6B85" w:rsidRDefault="00BE6B85">
            <w:pPr>
              <w:jc w:val="center"/>
              <w:rPr>
                <w:ins w:id="323" w:author="Dylan CHEN" w:date="2026-03-17T17:31:00Z" w16du:dateUtc="2026-03-17T09:31:00Z"/>
                <w:color w:val="000000"/>
                <w:sz w:val="20"/>
                <w:szCs w:val="20"/>
              </w:rPr>
            </w:pPr>
            <w:ins w:id="324" w:author="Dylan CHEN" w:date="2026-03-17T17:31:00Z" w16du:dateUtc="2026-03-17T09:31:00Z">
              <w:r>
                <w:rPr>
                  <w:color w:val="000000"/>
                  <w:sz w:val="20"/>
                  <w:szCs w:val="20"/>
                </w:rPr>
                <w:t>√</w:t>
              </w:r>
            </w:ins>
          </w:p>
        </w:tc>
      </w:tr>
      <w:tr w:rsidR="00BE6B85" w14:paraId="7AC2A82E" w14:textId="77777777" w:rsidTr="00BE6B85">
        <w:trPr>
          <w:trHeight w:val="340"/>
          <w:jc w:val="center"/>
          <w:ins w:id="325" w:author="Dylan CHEN" w:date="2026-03-17T17:31:00Z"/>
          <w:trPrChange w:id="326" w:author="Dylan CHEN" w:date="2026-03-17T17:32:00Z" w16du:dateUtc="2026-03-17T09:32:00Z">
            <w:trPr>
              <w:trHeight w:val="340"/>
            </w:trPr>
          </w:trPrChange>
        </w:trPr>
        <w:tc>
          <w:tcPr>
            <w:tcW w:w="1620" w:type="dxa"/>
            <w:tcBorders>
              <w:top w:val="nil"/>
              <w:left w:val="nil"/>
              <w:bottom w:val="single" w:sz="8" w:space="0" w:color="auto"/>
              <w:right w:val="nil"/>
            </w:tcBorders>
            <w:noWrap/>
            <w:tcMar>
              <w:left w:w="14" w:type="dxa"/>
              <w:right w:w="14" w:type="dxa"/>
            </w:tcMar>
            <w:hideMark/>
            <w:tcPrChange w:id="327" w:author="Dylan CHEN" w:date="2026-03-17T17:32:00Z" w16du:dateUtc="2026-03-17T09:32:00Z">
              <w:tcPr>
                <w:tcW w:w="1780" w:type="dxa"/>
                <w:gridSpan w:val="2"/>
                <w:tcBorders>
                  <w:top w:val="nil"/>
                  <w:left w:val="nil"/>
                  <w:bottom w:val="single" w:sz="8" w:space="0" w:color="auto"/>
                  <w:right w:val="nil"/>
                </w:tcBorders>
                <w:noWrap/>
                <w:vAlign w:val="center"/>
                <w:hideMark/>
              </w:tcPr>
            </w:tcPrChange>
          </w:tcPr>
          <w:p w14:paraId="2ED8C1F9" w14:textId="77777777" w:rsidR="00BE6B85" w:rsidRDefault="00BE6B85">
            <w:pPr>
              <w:rPr>
                <w:ins w:id="328" w:author="Dylan CHEN" w:date="2026-03-17T17:31:00Z" w16du:dateUtc="2026-03-17T09:31:00Z"/>
                <w:color w:val="000000"/>
                <w:sz w:val="20"/>
                <w:szCs w:val="20"/>
              </w:rPr>
            </w:pPr>
            <w:ins w:id="329" w:author="Dylan CHEN" w:date="2026-03-17T17:31:00Z" w16du:dateUtc="2026-03-17T09:31:00Z">
              <w:r>
                <w:rPr>
                  <w:color w:val="000000"/>
                  <w:sz w:val="20"/>
                  <w:szCs w:val="20"/>
                </w:rPr>
                <w:t>N</w:t>
              </w:r>
            </w:ins>
          </w:p>
        </w:tc>
        <w:tc>
          <w:tcPr>
            <w:tcW w:w="900" w:type="dxa"/>
            <w:tcBorders>
              <w:top w:val="nil"/>
              <w:left w:val="nil"/>
              <w:bottom w:val="single" w:sz="8" w:space="0" w:color="auto"/>
              <w:right w:val="nil"/>
            </w:tcBorders>
            <w:noWrap/>
            <w:tcMar>
              <w:left w:w="14" w:type="dxa"/>
              <w:right w:w="14" w:type="dxa"/>
            </w:tcMar>
            <w:hideMark/>
            <w:tcPrChange w:id="330" w:author="Dylan CHEN" w:date="2026-03-17T17:32:00Z" w16du:dateUtc="2026-03-17T09:32:00Z">
              <w:tcPr>
                <w:tcW w:w="1613" w:type="dxa"/>
                <w:gridSpan w:val="2"/>
                <w:tcBorders>
                  <w:top w:val="nil"/>
                  <w:left w:val="nil"/>
                  <w:bottom w:val="single" w:sz="8" w:space="0" w:color="auto"/>
                  <w:right w:val="nil"/>
                </w:tcBorders>
                <w:noWrap/>
                <w:vAlign w:val="center"/>
                <w:hideMark/>
              </w:tcPr>
            </w:tcPrChange>
          </w:tcPr>
          <w:p w14:paraId="4C962CFF" w14:textId="77777777" w:rsidR="00BE6B85" w:rsidRDefault="00BE6B85">
            <w:pPr>
              <w:jc w:val="center"/>
              <w:rPr>
                <w:ins w:id="331" w:author="Dylan CHEN" w:date="2026-03-17T17:31:00Z" w16du:dateUtc="2026-03-17T09:31:00Z"/>
                <w:color w:val="000000"/>
                <w:sz w:val="20"/>
                <w:szCs w:val="20"/>
              </w:rPr>
            </w:pPr>
            <w:ins w:id="332" w:author="Dylan CHEN" w:date="2026-03-17T17:31:00Z" w16du:dateUtc="2026-03-17T09:31:00Z">
              <w:r>
                <w:rPr>
                  <w:color w:val="000000"/>
                  <w:sz w:val="20"/>
                  <w:szCs w:val="20"/>
                </w:rPr>
                <w:t>3,613</w:t>
              </w:r>
            </w:ins>
          </w:p>
        </w:tc>
        <w:tc>
          <w:tcPr>
            <w:tcW w:w="938" w:type="dxa"/>
            <w:tcBorders>
              <w:top w:val="nil"/>
              <w:left w:val="nil"/>
              <w:bottom w:val="single" w:sz="8" w:space="0" w:color="auto"/>
              <w:right w:val="nil"/>
            </w:tcBorders>
            <w:noWrap/>
            <w:tcMar>
              <w:left w:w="14" w:type="dxa"/>
              <w:right w:w="14" w:type="dxa"/>
            </w:tcMar>
            <w:hideMark/>
            <w:tcPrChange w:id="333" w:author="Dylan CHEN" w:date="2026-03-17T17:32:00Z" w16du:dateUtc="2026-03-17T09:32:00Z">
              <w:tcPr>
                <w:tcW w:w="1613" w:type="dxa"/>
                <w:gridSpan w:val="3"/>
                <w:tcBorders>
                  <w:top w:val="nil"/>
                  <w:left w:val="nil"/>
                  <w:bottom w:val="single" w:sz="8" w:space="0" w:color="auto"/>
                  <w:right w:val="nil"/>
                </w:tcBorders>
                <w:noWrap/>
                <w:vAlign w:val="center"/>
                <w:hideMark/>
              </w:tcPr>
            </w:tcPrChange>
          </w:tcPr>
          <w:p w14:paraId="38490DAD" w14:textId="77777777" w:rsidR="00BE6B85" w:rsidRDefault="00BE6B85">
            <w:pPr>
              <w:jc w:val="center"/>
              <w:rPr>
                <w:ins w:id="334" w:author="Dylan CHEN" w:date="2026-03-17T17:31:00Z" w16du:dateUtc="2026-03-17T09:31:00Z"/>
                <w:color w:val="000000"/>
                <w:sz w:val="20"/>
                <w:szCs w:val="20"/>
              </w:rPr>
            </w:pPr>
            <w:ins w:id="335" w:author="Dylan CHEN" w:date="2026-03-17T17:31:00Z" w16du:dateUtc="2026-03-17T09:31:00Z">
              <w:r>
                <w:rPr>
                  <w:color w:val="000000"/>
                  <w:sz w:val="20"/>
                  <w:szCs w:val="20"/>
                </w:rPr>
                <w:t>3,613</w:t>
              </w:r>
            </w:ins>
          </w:p>
        </w:tc>
        <w:tc>
          <w:tcPr>
            <w:tcW w:w="1117" w:type="dxa"/>
            <w:tcBorders>
              <w:top w:val="nil"/>
              <w:left w:val="nil"/>
              <w:bottom w:val="single" w:sz="8" w:space="0" w:color="auto"/>
              <w:right w:val="nil"/>
            </w:tcBorders>
            <w:noWrap/>
            <w:tcMar>
              <w:left w:w="14" w:type="dxa"/>
              <w:right w:w="14" w:type="dxa"/>
            </w:tcMar>
            <w:hideMark/>
            <w:tcPrChange w:id="336" w:author="Dylan CHEN" w:date="2026-03-17T17:32:00Z" w16du:dateUtc="2026-03-17T09:32:00Z">
              <w:tcPr>
                <w:tcW w:w="1613" w:type="dxa"/>
                <w:gridSpan w:val="3"/>
                <w:tcBorders>
                  <w:top w:val="nil"/>
                  <w:left w:val="nil"/>
                  <w:bottom w:val="single" w:sz="8" w:space="0" w:color="auto"/>
                  <w:right w:val="nil"/>
                </w:tcBorders>
                <w:noWrap/>
                <w:vAlign w:val="center"/>
                <w:hideMark/>
              </w:tcPr>
            </w:tcPrChange>
          </w:tcPr>
          <w:p w14:paraId="659E73EC" w14:textId="77777777" w:rsidR="00BE6B85" w:rsidRDefault="00BE6B85">
            <w:pPr>
              <w:jc w:val="center"/>
              <w:rPr>
                <w:ins w:id="337" w:author="Dylan CHEN" w:date="2026-03-17T17:31:00Z" w16du:dateUtc="2026-03-17T09:31:00Z"/>
                <w:color w:val="000000"/>
                <w:sz w:val="20"/>
                <w:szCs w:val="20"/>
              </w:rPr>
            </w:pPr>
            <w:ins w:id="338" w:author="Dylan CHEN" w:date="2026-03-17T17:31:00Z" w16du:dateUtc="2026-03-17T09:31:00Z">
              <w:r>
                <w:rPr>
                  <w:color w:val="000000"/>
                  <w:sz w:val="20"/>
                  <w:szCs w:val="20"/>
                </w:rPr>
                <w:t>3,613</w:t>
              </w:r>
            </w:ins>
          </w:p>
        </w:tc>
        <w:tc>
          <w:tcPr>
            <w:tcW w:w="1117" w:type="dxa"/>
            <w:tcBorders>
              <w:top w:val="nil"/>
              <w:left w:val="nil"/>
              <w:bottom w:val="single" w:sz="8" w:space="0" w:color="auto"/>
              <w:right w:val="nil"/>
            </w:tcBorders>
            <w:noWrap/>
            <w:tcMar>
              <w:left w:w="14" w:type="dxa"/>
              <w:right w:w="14" w:type="dxa"/>
            </w:tcMar>
            <w:hideMark/>
            <w:tcPrChange w:id="339" w:author="Dylan CHEN" w:date="2026-03-17T17:32:00Z" w16du:dateUtc="2026-03-17T09:32:00Z">
              <w:tcPr>
                <w:tcW w:w="1613" w:type="dxa"/>
                <w:gridSpan w:val="2"/>
                <w:tcBorders>
                  <w:top w:val="nil"/>
                  <w:left w:val="nil"/>
                  <w:bottom w:val="single" w:sz="8" w:space="0" w:color="auto"/>
                  <w:right w:val="nil"/>
                </w:tcBorders>
                <w:noWrap/>
                <w:vAlign w:val="center"/>
                <w:hideMark/>
              </w:tcPr>
            </w:tcPrChange>
          </w:tcPr>
          <w:p w14:paraId="0AD208EB" w14:textId="77777777" w:rsidR="00BE6B85" w:rsidRDefault="00BE6B85">
            <w:pPr>
              <w:jc w:val="center"/>
              <w:rPr>
                <w:ins w:id="340" w:author="Dylan CHEN" w:date="2026-03-17T17:31:00Z" w16du:dateUtc="2026-03-17T09:31:00Z"/>
                <w:color w:val="000000"/>
                <w:sz w:val="20"/>
                <w:szCs w:val="20"/>
              </w:rPr>
            </w:pPr>
            <w:ins w:id="341" w:author="Dylan CHEN" w:date="2026-03-17T17:31:00Z" w16du:dateUtc="2026-03-17T09:31:00Z">
              <w:r>
                <w:rPr>
                  <w:color w:val="000000"/>
                  <w:sz w:val="20"/>
                  <w:szCs w:val="20"/>
                </w:rPr>
                <w:t>3,613</w:t>
              </w:r>
            </w:ins>
          </w:p>
        </w:tc>
        <w:tc>
          <w:tcPr>
            <w:tcW w:w="917" w:type="dxa"/>
            <w:tcBorders>
              <w:top w:val="nil"/>
              <w:left w:val="nil"/>
              <w:bottom w:val="single" w:sz="8" w:space="0" w:color="auto"/>
              <w:right w:val="nil"/>
            </w:tcBorders>
            <w:noWrap/>
            <w:tcMar>
              <w:left w:w="14" w:type="dxa"/>
              <w:right w:w="14" w:type="dxa"/>
            </w:tcMar>
            <w:hideMark/>
            <w:tcPrChange w:id="342" w:author="Dylan CHEN" w:date="2026-03-17T17:32:00Z" w16du:dateUtc="2026-03-17T09:32:00Z">
              <w:tcPr>
                <w:tcW w:w="1300" w:type="dxa"/>
                <w:gridSpan w:val="3"/>
                <w:tcBorders>
                  <w:top w:val="nil"/>
                  <w:left w:val="nil"/>
                  <w:bottom w:val="single" w:sz="8" w:space="0" w:color="auto"/>
                  <w:right w:val="nil"/>
                </w:tcBorders>
                <w:noWrap/>
                <w:vAlign w:val="center"/>
                <w:hideMark/>
              </w:tcPr>
            </w:tcPrChange>
          </w:tcPr>
          <w:p w14:paraId="36ACCD3A" w14:textId="77777777" w:rsidR="00BE6B85" w:rsidRDefault="00BE6B85">
            <w:pPr>
              <w:jc w:val="center"/>
              <w:rPr>
                <w:ins w:id="343" w:author="Dylan CHEN" w:date="2026-03-17T17:31:00Z" w16du:dateUtc="2026-03-17T09:31:00Z"/>
                <w:color w:val="000000"/>
                <w:sz w:val="20"/>
                <w:szCs w:val="20"/>
              </w:rPr>
            </w:pPr>
            <w:ins w:id="344" w:author="Dylan CHEN" w:date="2026-03-17T17:31:00Z" w16du:dateUtc="2026-03-17T09:31:00Z">
              <w:r>
                <w:rPr>
                  <w:color w:val="000000"/>
                  <w:sz w:val="20"/>
                  <w:szCs w:val="20"/>
                </w:rPr>
                <w:t>4,670</w:t>
              </w:r>
            </w:ins>
          </w:p>
        </w:tc>
        <w:tc>
          <w:tcPr>
            <w:tcW w:w="917" w:type="dxa"/>
            <w:tcBorders>
              <w:top w:val="nil"/>
              <w:left w:val="nil"/>
              <w:bottom w:val="single" w:sz="8" w:space="0" w:color="auto"/>
              <w:right w:val="nil"/>
            </w:tcBorders>
            <w:noWrap/>
            <w:tcMar>
              <w:left w:w="14" w:type="dxa"/>
              <w:right w:w="14" w:type="dxa"/>
            </w:tcMar>
            <w:hideMark/>
            <w:tcPrChange w:id="345" w:author="Dylan CHEN" w:date="2026-03-17T17:32:00Z" w16du:dateUtc="2026-03-17T09:32:00Z">
              <w:tcPr>
                <w:tcW w:w="1300" w:type="dxa"/>
                <w:tcBorders>
                  <w:top w:val="nil"/>
                  <w:left w:val="nil"/>
                  <w:bottom w:val="single" w:sz="8" w:space="0" w:color="auto"/>
                  <w:right w:val="nil"/>
                </w:tcBorders>
                <w:noWrap/>
                <w:vAlign w:val="center"/>
                <w:hideMark/>
              </w:tcPr>
            </w:tcPrChange>
          </w:tcPr>
          <w:p w14:paraId="1E4A0A35" w14:textId="77777777" w:rsidR="00BE6B85" w:rsidRDefault="00BE6B85">
            <w:pPr>
              <w:jc w:val="center"/>
              <w:rPr>
                <w:ins w:id="346" w:author="Dylan CHEN" w:date="2026-03-17T17:31:00Z" w16du:dateUtc="2026-03-17T09:31:00Z"/>
                <w:color w:val="000000"/>
                <w:sz w:val="20"/>
                <w:szCs w:val="20"/>
              </w:rPr>
            </w:pPr>
            <w:ins w:id="347" w:author="Dylan CHEN" w:date="2026-03-17T17:31:00Z" w16du:dateUtc="2026-03-17T09:31:00Z">
              <w:r>
                <w:rPr>
                  <w:color w:val="000000"/>
                  <w:sz w:val="20"/>
                  <w:szCs w:val="20"/>
                </w:rPr>
                <w:t>4,670</w:t>
              </w:r>
            </w:ins>
          </w:p>
        </w:tc>
        <w:tc>
          <w:tcPr>
            <w:tcW w:w="917" w:type="dxa"/>
            <w:tcBorders>
              <w:top w:val="nil"/>
              <w:left w:val="nil"/>
              <w:bottom w:val="single" w:sz="8" w:space="0" w:color="auto"/>
              <w:right w:val="nil"/>
            </w:tcBorders>
            <w:noWrap/>
            <w:tcMar>
              <w:left w:w="14" w:type="dxa"/>
              <w:right w:w="14" w:type="dxa"/>
            </w:tcMar>
            <w:hideMark/>
            <w:tcPrChange w:id="348" w:author="Dylan CHEN" w:date="2026-03-17T17:32:00Z" w16du:dateUtc="2026-03-17T09:32:00Z">
              <w:tcPr>
                <w:tcW w:w="1300" w:type="dxa"/>
                <w:tcBorders>
                  <w:top w:val="nil"/>
                  <w:left w:val="nil"/>
                  <w:bottom w:val="single" w:sz="8" w:space="0" w:color="auto"/>
                  <w:right w:val="nil"/>
                </w:tcBorders>
                <w:noWrap/>
                <w:vAlign w:val="center"/>
                <w:hideMark/>
              </w:tcPr>
            </w:tcPrChange>
          </w:tcPr>
          <w:p w14:paraId="19764875" w14:textId="77777777" w:rsidR="00BE6B85" w:rsidRDefault="00BE6B85">
            <w:pPr>
              <w:jc w:val="center"/>
              <w:rPr>
                <w:ins w:id="349" w:author="Dylan CHEN" w:date="2026-03-17T17:31:00Z" w16du:dateUtc="2026-03-17T09:31:00Z"/>
                <w:color w:val="000000"/>
                <w:sz w:val="20"/>
                <w:szCs w:val="20"/>
              </w:rPr>
            </w:pPr>
            <w:ins w:id="350" w:author="Dylan CHEN" w:date="2026-03-17T17:31:00Z" w16du:dateUtc="2026-03-17T09:31:00Z">
              <w:r>
                <w:rPr>
                  <w:color w:val="000000"/>
                  <w:sz w:val="20"/>
                  <w:szCs w:val="20"/>
                </w:rPr>
                <w:t>4,670</w:t>
              </w:r>
            </w:ins>
          </w:p>
        </w:tc>
        <w:tc>
          <w:tcPr>
            <w:tcW w:w="917" w:type="dxa"/>
            <w:tcBorders>
              <w:top w:val="nil"/>
              <w:left w:val="nil"/>
              <w:bottom w:val="single" w:sz="8" w:space="0" w:color="auto"/>
              <w:right w:val="nil"/>
            </w:tcBorders>
            <w:noWrap/>
            <w:tcMar>
              <w:left w:w="14" w:type="dxa"/>
              <w:right w:w="14" w:type="dxa"/>
            </w:tcMar>
            <w:hideMark/>
            <w:tcPrChange w:id="351" w:author="Dylan CHEN" w:date="2026-03-17T17:32:00Z" w16du:dateUtc="2026-03-17T09:32:00Z">
              <w:tcPr>
                <w:tcW w:w="1300" w:type="dxa"/>
                <w:tcBorders>
                  <w:top w:val="nil"/>
                  <w:left w:val="nil"/>
                  <w:bottom w:val="single" w:sz="8" w:space="0" w:color="auto"/>
                  <w:right w:val="nil"/>
                </w:tcBorders>
                <w:noWrap/>
                <w:vAlign w:val="center"/>
                <w:hideMark/>
              </w:tcPr>
            </w:tcPrChange>
          </w:tcPr>
          <w:p w14:paraId="69C662A1" w14:textId="77777777" w:rsidR="00BE6B85" w:rsidRDefault="00BE6B85">
            <w:pPr>
              <w:jc w:val="center"/>
              <w:rPr>
                <w:ins w:id="352" w:author="Dylan CHEN" w:date="2026-03-17T17:31:00Z" w16du:dateUtc="2026-03-17T09:31:00Z"/>
                <w:color w:val="000000"/>
                <w:sz w:val="20"/>
                <w:szCs w:val="20"/>
              </w:rPr>
            </w:pPr>
            <w:ins w:id="353" w:author="Dylan CHEN" w:date="2026-03-17T17:31:00Z" w16du:dateUtc="2026-03-17T09:31:00Z">
              <w:r>
                <w:rPr>
                  <w:color w:val="000000"/>
                  <w:sz w:val="20"/>
                  <w:szCs w:val="20"/>
                </w:rPr>
                <w:t>4,670</w:t>
              </w:r>
            </w:ins>
          </w:p>
        </w:tc>
      </w:tr>
    </w:tbl>
    <w:p w14:paraId="7E130069" w14:textId="2A1B96D4" w:rsidR="00DE6D48" w:rsidRPr="00261E78" w:rsidRDefault="00F40939" w:rsidP="00D26DA2">
      <w:pPr>
        <w:pStyle w:val="Notes"/>
      </w:pPr>
      <w:r w:rsidRPr="00261E78">
        <w:t>Notes: 1. ***p&lt;0.001; **p&lt;0.01; *p&lt;0.05.</w:t>
      </w:r>
      <w:r w:rsidR="00D26DA2" w:rsidRPr="00261E78">
        <w:br/>
      </w:r>
      <w:r w:rsidRPr="00261E78">
        <w:t>2. Question timing FE indicates the date on which the question was posted.</w:t>
      </w:r>
      <w:r w:rsidR="00DE6D48" w:rsidRPr="00261E78">
        <w:br/>
      </w:r>
      <w:r w:rsidR="00DE6D48" w:rsidRPr="00261E78">
        <w:lastRenderedPageBreak/>
        <w:t>3. Answer</w:t>
      </w:r>
      <w:r w:rsidR="009E5820" w:rsidRPr="00261E78">
        <w:t xml:space="preserve"> timing FE indicates the date on which the answer was posted.</w:t>
      </w:r>
      <w:r w:rsidR="00475B1C" w:rsidRPr="00261E78">
        <w:br/>
        <w:t xml:space="preserve">4. </w:t>
      </w:r>
      <w:r w:rsidR="000028FF" w:rsidRPr="00261E78">
        <w:t>W</w:t>
      </w:r>
      <w:r w:rsidR="00475B1C" w:rsidRPr="00261E78">
        <w:t xml:space="preserve">e log-transformed </w:t>
      </w:r>
      <w:r w:rsidR="00475B1C" w:rsidRPr="00261E78">
        <w:rPr>
          <w:i/>
          <w:iCs/>
        </w:rPr>
        <w:t>answerNum</w:t>
      </w:r>
      <w:r w:rsidR="00475B1C" w:rsidRPr="00261E78">
        <w:rPr>
          <w:i/>
          <w:iCs/>
          <w:vertAlign w:val="subscript"/>
        </w:rPr>
        <w:t>i</w:t>
      </w:r>
      <w:r w:rsidR="00475B1C" w:rsidRPr="00261E78">
        <w:t xml:space="preserve"> but not </w:t>
      </w:r>
      <w:r w:rsidR="00475B1C" w:rsidRPr="00261E78">
        <w:rPr>
          <w:i/>
          <w:iCs/>
        </w:rPr>
        <w:t>ne</w:t>
      </w:r>
      <w:r w:rsidR="00F41D7C" w:rsidRPr="00261E78">
        <w:rPr>
          <w:i/>
          <w:iCs/>
        </w:rPr>
        <w:t>t</w:t>
      </w:r>
      <w:r w:rsidR="00475B1C" w:rsidRPr="00261E78">
        <w:rPr>
          <w:i/>
          <w:iCs/>
        </w:rPr>
        <w:t>likeNum</w:t>
      </w:r>
      <w:r w:rsidR="00F41D7C" w:rsidRPr="00261E78">
        <w:rPr>
          <w:i/>
          <w:iCs/>
          <w:vertAlign w:val="subscript"/>
        </w:rPr>
        <w:t>ij</w:t>
      </w:r>
      <w:r w:rsidR="00475B1C" w:rsidRPr="00261E78">
        <w:t xml:space="preserve"> because </w:t>
      </w:r>
      <w:r w:rsidR="00F41D7C" w:rsidRPr="00261E78">
        <w:rPr>
          <w:i/>
          <w:iCs/>
        </w:rPr>
        <w:t>netlikeNum</w:t>
      </w:r>
      <w:r w:rsidR="00F41D7C" w:rsidRPr="00261E78">
        <w:rPr>
          <w:i/>
          <w:iCs/>
          <w:vertAlign w:val="subscript"/>
        </w:rPr>
        <w:t>ij</w:t>
      </w:r>
      <w:r w:rsidR="00F41D7C" w:rsidRPr="00261E78">
        <w:t xml:space="preserve"> </w:t>
      </w:r>
      <w:r w:rsidR="00475B1C" w:rsidRPr="00261E78">
        <w:t>contains negative values (net likes can be negative when downvotes exceed upvotes), which precludes log-transformation.</w:t>
      </w:r>
    </w:p>
    <w:p w14:paraId="4744A371" w14:textId="51E63FEC" w:rsidR="00312F42" w:rsidRPr="00261E78" w:rsidRDefault="00312F42" w:rsidP="00E93697">
      <w:pPr>
        <w:pStyle w:val="Heading2"/>
        <w:rPr>
          <w:rFonts w:eastAsiaTheme="minorEastAsia"/>
          <w:lang w:eastAsia="zh-CN"/>
        </w:rPr>
      </w:pPr>
      <w:bookmarkStart w:id="354" w:name="_Hlk176369668"/>
      <w:r w:rsidRPr="00261E78">
        <w:rPr>
          <w:rFonts w:eastAsiaTheme="minorEastAsia"/>
        </w:rPr>
        <w:t>Robustness Check</w:t>
      </w:r>
      <w:r w:rsidR="00D72A16" w:rsidRPr="00261E78">
        <w:rPr>
          <w:rFonts w:eastAsiaTheme="minorEastAsia"/>
          <w:lang w:eastAsia="zh-CN"/>
        </w:rPr>
        <w:t>s</w:t>
      </w:r>
    </w:p>
    <w:p w14:paraId="107C6E85" w14:textId="3C7C8F8C" w:rsidR="00C111C5" w:rsidRPr="00261E78" w:rsidRDefault="00C111C5" w:rsidP="00C111C5">
      <w:pPr>
        <w:pStyle w:val="Heading3"/>
      </w:pPr>
      <w:r w:rsidRPr="00261E78">
        <w:t xml:space="preserve">Robustness to </w:t>
      </w:r>
      <w:r w:rsidR="00A32145" w:rsidRPr="00261E78">
        <w:t>Alternative Specifications</w:t>
      </w:r>
      <w:r w:rsidRPr="00261E78">
        <w:t xml:space="preserve"> </w:t>
      </w:r>
    </w:p>
    <w:p w14:paraId="23C56D79" w14:textId="6CEFA552" w:rsidR="00D247BD" w:rsidRPr="00261E78" w:rsidRDefault="00D247BD" w:rsidP="00A86F82">
      <w:pPr>
        <w:pStyle w:val="Paragraph0"/>
      </w:pPr>
      <w:r w:rsidRPr="00261E78">
        <w:t>Our main analysis uses log-transformed count data for the number of answers per question. Recent research has raised concerns about log-transforming non</w:t>
      </w:r>
      <w:r w:rsidR="006E793D">
        <w:t>-</w:t>
      </w:r>
      <w:r w:rsidRPr="00261E78">
        <w:t xml:space="preserve">negative dependent variables </w:t>
      </w:r>
      <w:r w:rsidR="005E42B4" w:rsidRPr="00261E78">
        <w:fldChar w:fldCharType="begin"/>
      </w:r>
      <w:r w:rsidR="005E42B4" w:rsidRPr="00261E78">
        <w:instrText xml:space="preserve"> ADDIN ZOTERO_ITEM CSL_CITATION {"citationID":"d8BXs4h7","properties":{"formattedCitation":"(Chen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5E42B4" w:rsidRPr="00261E78">
        <w:rPr>
          <w:rFonts w:ascii="Apple Color Emoji" w:hAnsi="Apple Color Emoji" w:cs="Apple Color Emoji"/>
        </w:rPr>
        <w:instrText>📊</w:instrText>
      </w:r>
      <w:r w:rsidR="005E42B4" w:rsidRPr="00261E78">
        <w:instrText>","call-number":"1","container-title":"The Quarterly Journal of Economics","DOI":"10.1093/qje/qjad054","ISSN":"0033-5533","issue":"2","journalAbbreviation":"Q J Econ","language":"en","note":"</w:instrText>
      </w:r>
      <w:r w:rsidR="005E42B4" w:rsidRPr="00261E78">
        <w:rPr>
          <w:rFonts w:ascii="Apple Color Emoji" w:hAnsi="Apple Color Emoji" w:cs="Apple Color Emoji"/>
        </w:rPr>
        <w:instrText>🏷️</w:instrText>
      </w:r>
      <w:r w:rsidR="005E42B4" w:rsidRPr="00261E78">
        <w:instrText xml:space="preserve"> /unread","page":"891-936","source":"12.7 (Q1)","title":"Logs with Zeros? Some Problems and Solutions","title-short":"Logs with Zeros?","volume":"139","author":[{"family":"Chen","given":"Jiafeng"},{"family":"Roth","given":"Jonathan"}],"issued":{"date-parts":[["2024",3,30]]}}}],"schema":"https://github.com/citation-style-language/schema/raw/master/csl-citation.json"} </w:instrText>
      </w:r>
      <w:r w:rsidR="005E42B4" w:rsidRPr="00261E78">
        <w:fldChar w:fldCharType="separate"/>
      </w:r>
      <w:r w:rsidR="005E42B4" w:rsidRPr="00261E78">
        <w:t>(Chen &amp; Roth</w:t>
      </w:r>
      <w:r w:rsidR="00C35D83">
        <w:t>,</w:t>
      </w:r>
      <w:r w:rsidR="005E42B4" w:rsidRPr="00261E78">
        <w:t xml:space="preserve"> 2024)</w:t>
      </w:r>
      <w:r w:rsidR="005E42B4" w:rsidRPr="00261E78">
        <w:fldChar w:fldCharType="end"/>
      </w:r>
      <w:r w:rsidRPr="00261E78">
        <w:t xml:space="preserve">. We verify robustness using alternative specifications in Tables </w:t>
      </w:r>
      <w:r w:rsidR="008031CD" w:rsidRPr="00261E78">
        <w:t>4</w:t>
      </w:r>
      <w:r w:rsidRPr="00261E78">
        <w:t xml:space="preserve"> and </w:t>
      </w:r>
      <w:r w:rsidR="008031CD" w:rsidRPr="00261E78">
        <w:t>5</w:t>
      </w:r>
      <w:r w:rsidRPr="00261E78">
        <w:t>.</w:t>
      </w:r>
    </w:p>
    <w:p w14:paraId="504A6B56" w14:textId="30FB23EE" w:rsidR="00E21CD0" w:rsidRPr="00261E78" w:rsidRDefault="00D247BD" w:rsidP="00A86F82">
      <w:pPr>
        <w:pStyle w:val="Paragraph0"/>
      </w:pPr>
      <w:r w:rsidRPr="00261E78">
        <w:rPr>
          <w:b/>
          <w:bCs/>
        </w:rPr>
        <w:t>Answer Supply</w:t>
      </w:r>
      <w:r w:rsidRPr="00261E78">
        <w:t xml:space="preserve">. Table </w:t>
      </w:r>
      <w:r w:rsidR="008031CD" w:rsidRPr="00261E78">
        <w:t>4</w:t>
      </w:r>
      <w:r w:rsidRPr="00261E78">
        <w:t xml:space="preserve"> examines </w:t>
      </w:r>
      <w:r w:rsidR="00571AB9">
        <w:t xml:space="preserve">the </w:t>
      </w:r>
      <w:r w:rsidRPr="00261E78">
        <w:t xml:space="preserve">human answer supply across five specifications. Column 1 reproduces our preferred OLS specification for comparison. Column 2 implements a questioner random effects model, which is appropriate given </w:t>
      </w:r>
      <w:r w:rsidR="00571AB9">
        <w:t xml:space="preserve">that </w:t>
      </w:r>
      <w:r w:rsidRPr="00261E78">
        <w:t>our question-level randomization ensures the error term is uncorrelated with treatment. Columns 3-5 employ models specifically designed for count data: Poisson, zero-inflated Poisson</w:t>
      </w:r>
      <w:r w:rsidR="00CE680A" w:rsidRPr="00261E78">
        <w:t xml:space="preserve"> (ZIP)</w:t>
      </w:r>
      <w:r w:rsidRPr="00261E78">
        <w:t xml:space="preserve">, and zero-inflated </w:t>
      </w:r>
      <w:r w:rsidR="00571AB9">
        <w:t>n</w:t>
      </w:r>
      <w:r w:rsidRPr="00261E78">
        <w:t xml:space="preserve">egative </w:t>
      </w:r>
      <w:r w:rsidR="00571AB9">
        <w:t>b</w:t>
      </w:r>
      <w:r w:rsidRPr="00261E78">
        <w:t>inomial</w:t>
      </w:r>
      <w:r w:rsidR="00CE680A" w:rsidRPr="00261E78">
        <w:t xml:space="preserve"> (ZINB)</w:t>
      </w:r>
      <w:r w:rsidRPr="00261E78">
        <w:t>. The coefficient o</w:t>
      </w:r>
      <w:r w:rsidR="00571AB9">
        <w:t>f</w:t>
      </w:r>
      <w:r w:rsidRPr="00261E78">
        <w:t xml:space="preserve"> AI remains negative and highly significant across all specifications.</w:t>
      </w:r>
    </w:p>
    <w:p w14:paraId="75CA3F5B" w14:textId="2FB7440E" w:rsidR="005D0D86" w:rsidRPr="00261E78" w:rsidRDefault="00B04148" w:rsidP="00B04148">
      <w:pPr>
        <w:pStyle w:val="TableFiguretitle"/>
      </w:pPr>
      <w:bookmarkStart w:id="355" w:name="_Ref210225085"/>
      <w:r w:rsidRPr="00261E78">
        <w:t xml:space="preserve">Table </w:t>
      </w:r>
      <w:fldSimple w:instr=" SEQ Table \* ARABIC ">
        <w:r w:rsidR="008031CD" w:rsidRPr="00261E78">
          <w:t>4</w:t>
        </w:r>
      </w:fldSimple>
      <w:bookmarkEnd w:id="355"/>
      <w:r w:rsidRPr="00261E78">
        <w:t xml:space="preserve">. </w:t>
      </w:r>
      <w:r w:rsidR="005D0D86" w:rsidRPr="00261E78">
        <w:t xml:space="preserve">Robustness </w:t>
      </w:r>
      <w:r w:rsidR="008D5093" w:rsidRPr="00261E78">
        <w:t>c</w:t>
      </w:r>
      <w:r w:rsidR="005D0D86" w:rsidRPr="00261E78">
        <w:t xml:space="preserve">hecks: </w:t>
      </w:r>
      <w:r w:rsidR="008D5093" w:rsidRPr="00261E78">
        <w:t>a</w:t>
      </w:r>
      <w:r w:rsidR="005D0D86" w:rsidRPr="00261E78">
        <w:t xml:space="preserve">lternative </w:t>
      </w:r>
      <w:r w:rsidR="008D5093" w:rsidRPr="00261E78">
        <w:t>m</w:t>
      </w:r>
      <w:r w:rsidR="005D0D86" w:rsidRPr="00261E78">
        <w:t xml:space="preserve">odel </w:t>
      </w:r>
      <w:r w:rsidR="008D5093" w:rsidRPr="00261E78">
        <w:t>s</w:t>
      </w:r>
      <w:r w:rsidR="005D0D86" w:rsidRPr="00261E78">
        <w:t xml:space="preserve">pecifications for </w:t>
      </w:r>
      <w:r w:rsidR="008D5093" w:rsidRPr="00261E78">
        <w:t>h</w:t>
      </w:r>
      <w:r w:rsidR="005D0D86" w:rsidRPr="00261E78">
        <w:t xml:space="preserve">uman </w:t>
      </w:r>
      <w:r w:rsidR="008D5093" w:rsidRPr="00261E78">
        <w:t>a</w:t>
      </w:r>
      <w:r w:rsidR="005D0D86" w:rsidRPr="00261E78">
        <w:t xml:space="preserve">nswer </w:t>
      </w:r>
      <w:r w:rsidR="008D5093" w:rsidRPr="00261E78">
        <w:t>s</w:t>
      </w:r>
      <w:r w:rsidR="005D0D86" w:rsidRPr="00261E78">
        <w:t>upply</w:t>
      </w:r>
    </w:p>
    <w:tbl>
      <w:tblPr>
        <w:tblW w:w="5000" w:type="pct"/>
        <w:jc w:val="center"/>
        <w:tblLayout w:type="fixed"/>
        <w:tblLook w:val="04A0" w:firstRow="1" w:lastRow="0" w:firstColumn="1" w:lastColumn="0" w:noHBand="0" w:noVBand="1"/>
      </w:tblPr>
      <w:tblGrid>
        <w:gridCol w:w="2250"/>
        <w:gridCol w:w="1800"/>
        <w:gridCol w:w="1989"/>
        <w:gridCol w:w="1107"/>
        <w:gridCol w:w="1107"/>
        <w:gridCol w:w="1107"/>
      </w:tblGrid>
      <w:tr w:rsidR="00736BA6" w:rsidRPr="00261E78" w14:paraId="1C52B622" w14:textId="77777777" w:rsidTr="00A86F82">
        <w:trPr>
          <w:trHeight w:val="260"/>
          <w:jc w:val="center"/>
        </w:trPr>
        <w:tc>
          <w:tcPr>
            <w:tcW w:w="2250" w:type="dxa"/>
            <w:vMerge w:val="restart"/>
            <w:tcBorders>
              <w:top w:val="single" w:sz="4" w:space="0" w:color="auto"/>
              <w:left w:val="nil"/>
              <w:bottom w:val="nil"/>
              <w:right w:val="nil"/>
            </w:tcBorders>
            <w:noWrap/>
            <w:hideMark/>
          </w:tcPr>
          <w:p w14:paraId="7F1162F2" w14:textId="77777777" w:rsidR="00736BA6" w:rsidRPr="00261E78" w:rsidRDefault="00736BA6">
            <w:pPr>
              <w:jc w:val="center"/>
              <w:rPr>
                <w:color w:val="000000"/>
                <w:sz w:val="20"/>
                <w:szCs w:val="20"/>
              </w:rPr>
            </w:pPr>
            <w:r w:rsidRPr="00261E78">
              <w:rPr>
                <w:color w:val="000000"/>
                <w:sz w:val="20"/>
                <w:szCs w:val="20"/>
              </w:rPr>
              <w:t> </w:t>
            </w:r>
          </w:p>
        </w:tc>
        <w:tc>
          <w:tcPr>
            <w:tcW w:w="3789" w:type="dxa"/>
            <w:gridSpan w:val="2"/>
            <w:tcBorders>
              <w:top w:val="single" w:sz="4" w:space="0" w:color="auto"/>
              <w:left w:val="nil"/>
              <w:bottom w:val="nil"/>
              <w:right w:val="nil"/>
            </w:tcBorders>
            <w:noWrap/>
            <w:hideMark/>
          </w:tcPr>
          <w:p w14:paraId="590DDE44" w14:textId="77777777" w:rsidR="00736BA6" w:rsidRPr="00261E78" w:rsidRDefault="00736BA6">
            <w:pPr>
              <w:jc w:val="center"/>
              <w:rPr>
                <w:color w:val="000000"/>
                <w:sz w:val="20"/>
                <w:szCs w:val="20"/>
              </w:rPr>
            </w:pPr>
            <w:r w:rsidRPr="00261E78">
              <w:rPr>
                <w:color w:val="000000"/>
                <w:sz w:val="20"/>
                <w:szCs w:val="20"/>
              </w:rPr>
              <w:t>OLS</w:t>
            </w:r>
          </w:p>
        </w:tc>
        <w:tc>
          <w:tcPr>
            <w:tcW w:w="1107" w:type="dxa"/>
            <w:tcBorders>
              <w:top w:val="single" w:sz="4" w:space="0" w:color="auto"/>
              <w:left w:val="nil"/>
              <w:bottom w:val="nil"/>
              <w:right w:val="nil"/>
            </w:tcBorders>
            <w:noWrap/>
            <w:hideMark/>
          </w:tcPr>
          <w:p w14:paraId="0414B664" w14:textId="77777777" w:rsidR="00736BA6" w:rsidRPr="00261E78" w:rsidRDefault="00736BA6">
            <w:pPr>
              <w:jc w:val="center"/>
              <w:rPr>
                <w:color w:val="000000"/>
                <w:sz w:val="20"/>
                <w:szCs w:val="20"/>
              </w:rPr>
            </w:pPr>
            <w:r w:rsidRPr="00261E78">
              <w:rPr>
                <w:color w:val="000000"/>
                <w:sz w:val="20"/>
                <w:szCs w:val="20"/>
              </w:rPr>
              <w:t>Poisson</w:t>
            </w:r>
          </w:p>
        </w:tc>
        <w:tc>
          <w:tcPr>
            <w:tcW w:w="1107" w:type="dxa"/>
            <w:tcBorders>
              <w:top w:val="single" w:sz="4" w:space="0" w:color="auto"/>
              <w:left w:val="nil"/>
              <w:bottom w:val="nil"/>
              <w:right w:val="nil"/>
            </w:tcBorders>
            <w:noWrap/>
            <w:hideMark/>
          </w:tcPr>
          <w:p w14:paraId="29A5CC15" w14:textId="77777777" w:rsidR="00736BA6" w:rsidRPr="00261E78" w:rsidRDefault="00736BA6">
            <w:pPr>
              <w:jc w:val="center"/>
              <w:rPr>
                <w:color w:val="000000"/>
                <w:sz w:val="20"/>
                <w:szCs w:val="20"/>
              </w:rPr>
            </w:pPr>
            <w:r w:rsidRPr="00261E78">
              <w:rPr>
                <w:color w:val="000000"/>
                <w:sz w:val="20"/>
                <w:szCs w:val="20"/>
              </w:rPr>
              <w:t>ZIP</w:t>
            </w:r>
          </w:p>
        </w:tc>
        <w:tc>
          <w:tcPr>
            <w:tcW w:w="1107" w:type="dxa"/>
            <w:tcBorders>
              <w:top w:val="single" w:sz="4" w:space="0" w:color="auto"/>
              <w:left w:val="nil"/>
              <w:bottom w:val="nil"/>
              <w:right w:val="nil"/>
            </w:tcBorders>
            <w:noWrap/>
            <w:hideMark/>
          </w:tcPr>
          <w:p w14:paraId="58930C7B" w14:textId="77777777" w:rsidR="00736BA6" w:rsidRPr="00261E78" w:rsidRDefault="00736BA6">
            <w:pPr>
              <w:jc w:val="center"/>
              <w:rPr>
                <w:color w:val="000000"/>
                <w:sz w:val="20"/>
                <w:szCs w:val="20"/>
              </w:rPr>
            </w:pPr>
            <w:r w:rsidRPr="00261E78">
              <w:rPr>
                <w:color w:val="000000"/>
                <w:sz w:val="20"/>
                <w:szCs w:val="20"/>
              </w:rPr>
              <w:t>ZINB</w:t>
            </w:r>
          </w:p>
        </w:tc>
      </w:tr>
      <w:tr w:rsidR="00736BA6" w:rsidRPr="00261E78" w14:paraId="4DE3A333" w14:textId="77777777" w:rsidTr="00A86F82">
        <w:trPr>
          <w:trHeight w:val="260"/>
          <w:jc w:val="center"/>
        </w:trPr>
        <w:tc>
          <w:tcPr>
            <w:tcW w:w="2250" w:type="dxa"/>
            <w:vMerge/>
            <w:tcBorders>
              <w:top w:val="single" w:sz="4" w:space="0" w:color="auto"/>
              <w:left w:val="nil"/>
              <w:bottom w:val="nil"/>
              <w:right w:val="nil"/>
            </w:tcBorders>
            <w:hideMark/>
          </w:tcPr>
          <w:p w14:paraId="2C21FBF6" w14:textId="77777777" w:rsidR="00736BA6" w:rsidRPr="00261E78" w:rsidRDefault="00736BA6">
            <w:pPr>
              <w:rPr>
                <w:color w:val="000000"/>
                <w:sz w:val="20"/>
                <w:szCs w:val="20"/>
              </w:rPr>
            </w:pPr>
          </w:p>
        </w:tc>
        <w:tc>
          <w:tcPr>
            <w:tcW w:w="1800" w:type="dxa"/>
            <w:tcBorders>
              <w:top w:val="nil"/>
              <w:left w:val="nil"/>
              <w:right w:val="nil"/>
            </w:tcBorders>
            <w:noWrap/>
            <w:hideMark/>
          </w:tcPr>
          <w:p w14:paraId="2ECBDC64" w14:textId="77777777" w:rsidR="00736BA6" w:rsidRPr="00261E78" w:rsidRDefault="00736BA6">
            <w:pPr>
              <w:jc w:val="center"/>
              <w:rPr>
                <w:sz w:val="20"/>
                <w:szCs w:val="20"/>
              </w:rPr>
            </w:pPr>
            <w:r w:rsidRPr="00261E78">
              <w:rPr>
                <w:sz w:val="20"/>
                <w:szCs w:val="20"/>
              </w:rPr>
              <w:t>(1)</w:t>
            </w:r>
          </w:p>
        </w:tc>
        <w:tc>
          <w:tcPr>
            <w:tcW w:w="1989" w:type="dxa"/>
            <w:tcBorders>
              <w:top w:val="nil"/>
              <w:left w:val="nil"/>
              <w:right w:val="nil"/>
            </w:tcBorders>
            <w:noWrap/>
            <w:hideMark/>
          </w:tcPr>
          <w:p w14:paraId="5DD2C1DE" w14:textId="77777777" w:rsidR="00736BA6" w:rsidRPr="00261E78" w:rsidRDefault="00736BA6">
            <w:pPr>
              <w:jc w:val="center"/>
              <w:rPr>
                <w:sz w:val="20"/>
                <w:szCs w:val="20"/>
              </w:rPr>
            </w:pPr>
            <w:r w:rsidRPr="00261E78">
              <w:rPr>
                <w:sz w:val="20"/>
                <w:szCs w:val="20"/>
              </w:rPr>
              <w:t>(2)</w:t>
            </w:r>
          </w:p>
        </w:tc>
        <w:tc>
          <w:tcPr>
            <w:tcW w:w="1107" w:type="dxa"/>
            <w:tcBorders>
              <w:top w:val="nil"/>
              <w:left w:val="nil"/>
              <w:right w:val="nil"/>
            </w:tcBorders>
            <w:noWrap/>
            <w:hideMark/>
          </w:tcPr>
          <w:p w14:paraId="79643DCF" w14:textId="77777777" w:rsidR="00736BA6" w:rsidRPr="00261E78" w:rsidRDefault="00736BA6">
            <w:pPr>
              <w:jc w:val="center"/>
              <w:rPr>
                <w:sz w:val="20"/>
                <w:szCs w:val="20"/>
              </w:rPr>
            </w:pPr>
            <w:r w:rsidRPr="00261E78">
              <w:rPr>
                <w:sz w:val="20"/>
                <w:szCs w:val="20"/>
              </w:rPr>
              <w:t>(3)</w:t>
            </w:r>
          </w:p>
        </w:tc>
        <w:tc>
          <w:tcPr>
            <w:tcW w:w="1107" w:type="dxa"/>
            <w:tcBorders>
              <w:top w:val="nil"/>
              <w:left w:val="nil"/>
              <w:right w:val="nil"/>
            </w:tcBorders>
            <w:noWrap/>
            <w:hideMark/>
          </w:tcPr>
          <w:p w14:paraId="15A41813" w14:textId="77777777" w:rsidR="00736BA6" w:rsidRPr="00261E78" w:rsidRDefault="00736BA6">
            <w:pPr>
              <w:jc w:val="center"/>
              <w:rPr>
                <w:sz w:val="20"/>
                <w:szCs w:val="20"/>
              </w:rPr>
            </w:pPr>
            <w:r w:rsidRPr="00261E78">
              <w:rPr>
                <w:sz w:val="20"/>
                <w:szCs w:val="20"/>
              </w:rPr>
              <w:t>(4)</w:t>
            </w:r>
          </w:p>
        </w:tc>
        <w:tc>
          <w:tcPr>
            <w:tcW w:w="1107" w:type="dxa"/>
            <w:tcBorders>
              <w:top w:val="nil"/>
              <w:left w:val="nil"/>
              <w:right w:val="nil"/>
            </w:tcBorders>
            <w:noWrap/>
            <w:hideMark/>
          </w:tcPr>
          <w:p w14:paraId="533C5DB4" w14:textId="77777777" w:rsidR="00736BA6" w:rsidRPr="00261E78" w:rsidRDefault="00736BA6">
            <w:pPr>
              <w:jc w:val="center"/>
              <w:rPr>
                <w:sz w:val="20"/>
                <w:szCs w:val="20"/>
              </w:rPr>
            </w:pPr>
            <w:r w:rsidRPr="00261E78">
              <w:rPr>
                <w:sz w:val="20"/>
                <w:szCs w:val="20"/>
              </w:rPr>
              <w:t>(5)</w:t>
            </w:r>
          </w:p>
        </w:tc>
      </w:tr>
      <w:tr w:rsidR="00736BA6" w:rsidRPr="00261E78" w14:paraId="6050D52E" w14:textId="77777777" w:rsidTr="00A86F82">
        <w:trPr>
          <w:trHeight w:val="260"/>
          <w:jc w:val="center"/>
        </w:trPr>
        <w:tc>
          <w:tcPr>
            <w:tcW w:w="2250" w:type="dxa"/>
            <w:vMerge/>
            <w:tcBorders>
              <w:top w:val="single" w:sz="4" w:space="0" w:color="auto"/>
              <w:left w:val="nil"/>
              <w:right w:val="nil"/>
            </w:tcBorders>
            <w:hideMark/>
          </w:tcPr>
          <w:p w14:paraId="30F8A914" w14:textId="77777777" w:rsidR="00736BA6" w:rsidRPr="00261E78" w:rsidRDefault="00736BA6">
            <w:pPr>
              <w:rPr>
                <w:color w:val="000000"/>
                <w:sz w:val="20"/>
                <w:szCs w:val="20"/>
              </w:rPr>
            </w:pPr>
          </w:p>
        </w:tc>
        <w:tc>
          <w:tcPr>
            <w:tcW w:w="3789" w:type="dxa"/>
            <w:gridSpan w:val="2"/>
            <w:tcBorders>
              <w:top w:val="nil"/>
              <w:left w:val="nil"/>
              <w:bottom w:val="single" w:sz="4" w:space="0" w:color="auto"/>
              <w:right w:val="nil"/>
            </w:tcBorders>
            <w:noWrap/>
            <w:hideMark/>
          </w:tcPr>
          <w:p w14:paraId="4E7B3E07" w14:textId="2D9E28CB" w:rsidR="00736BA6" w:rsidRPr="00261E78" w:rsidRDefault="00736BA6">
            <w:pPr>
              <w:jc w:val="center"/>
              <w:rPr>
                <w:color w:val="000000"/>
                <w:sz w:val="20"/>
                <w:szCs w:val="20"/>
              </w:rPr>
            </w:pPr>
            <w:r w:rsidRPr="00261E78">
              <w:rPr>
                <w:color w:val="000000"/>
                <w:sz w:val="20"/>
                <w:szCs w:val="20"/>
              </w:rPr>
              <w:t xml:space="preserve">DV: log </w:t>
            </w:r>
            <w:r w:rsidR="00571AB9">
              <w:rPr>
                <w:color w:val="000000"/>
                <w:sz w:val="20"/>
                <w:szCs w:val="20"/>
              </w:rPr>
              <w:t xml:space="preserve">of </w:t>
            </w:r>
            <w:r w:rsidRPr="00261E78">
              <w:rPr>
                <w:color w:val="000000"/>
                <w:sz w:val="20"/>
                <w:szCs w:val="20"/>
              </w:rPr>
              <w:t>the number of human answers provided within 7 days (</w:t>
            </w:r>
            <w:r w:rsidRPr="00261E78">
              <w:rPr>
                <w:i/>
                <w:iCs/>
                <w:color w:val="000000"/>
                <w:sz w:val="20"/>
                <w:szCs w:val="20"/>
              </w:rPr>
              <w:t>answerNum</w:t>
            </w:r>
            <w:r w:rsidRPr="00261E78">
              <w:rPr>
                <w:i/>
                <w:iCs/>
                <w:color w:val="000000"/>
                <w:sz w:val="20"/>
                <w:szCs w:val="20"/>
                <w:vertAlign w:val="subscript"/>
              </w:rPr>
              <w:t>i</w:t>
            </w:r>
            <w:r w:rsidRPr="00261E78">
              <w:rPr>
                <w:color w:val="000000"/>
                <w:sz w:val="20"/>
                <w:szCs w:val="20"/>
              </w:rPr>
              <w:t>)</w:t>
            </w:r>
          </w:p>
        </w:tc>
        <w:tc>
          <w:tcPr>
            <w:tcW w:w="3321" w:type="dxa"/>
            <w:gridSpan w:val="3"/>
            <w:tcBorders>
              <w:top w:val="nil"/>
              <w:left w:val="nil"/>
              <w:bottom w:val="single" w:sz="4" w:space="0" w:color="auto"/>
              <w:right w:val="nil"/>
            </w:tcBorders>
            <w:noWrap/>
            <w:hideMark/>
          </w:tcPr>
          <w:p w14:paraId="6907839C" w14:textId="278FCA97" w:rsidR="00736BA6" w:rsidRPr="00261E78" w:rsidRDefault="00736BA6">
            <w:pPr>
              <w:jc w:val="center"/>
              <w:rPr>
                <w:color w:val="000000"/>
                <w:sz w:val="20"/>
                <w:szCs w:val="20"/>
              </w:rPr>
            </w:pPr>
            <w:r w:rsidRPr="00261E78">
              <w:rPr>
                <w:color w:val="000000"/>
                <w:sz w:val="20"/>
                <w:szCs w:val="20"/>
              </w:rPr>
              <w:t>DV: the number of human answers provided within 7 days</w:t>
            </w:r>
          </w:p>
        </w:tc>
      </w:tr>
      <w:tr w:rsidR="00736BA6" w:rsidRPr="00261E78" w14:paraId="4BB8E362" w14:textId="77777777" w:rsidTr="00A86F82">
        <w:trPr>
          <w:trHeight w:val="260"/>
          <w:jc w:val="center"/>
        </w:trPr>
        <w:tc>
          <w:tcPr>
            <w:tcW w:w="2250" w:type="dxa"/>
            <w:vMerge w:val="restart"/>
            <w:tcBorders>
              <w:top w:val="nil"/>
              <w:left w:val="nil"/>
              <w:bottom w:val="single" w:sz="4" w:space="0" w:color="000000"/>
              <w:right w:val="nil"/>
            </w:tcBorders>
            <w:noWrap/>
            <w:hideMark/>
          </w:tcPr>
          <w:p w14:paraId="180F39ED" w14:textId="77777777" w:rsidR="00736BA6" w:rsidRPr="00261E78" w:rsidRDefault="00736BA6">
            <w:pPr>
              <w:rPr>
                <w:i/>
                <w:iCs/>
                <w:sz w:val="20"/>
                <w:szCs w:val="20"/>
              </w:rPr>
            </w:pPr>
            <w:r w:rsidRPr="00261E78">
              <w:rPr>
                <w:i/>
                <w:iCs/>
                <w:sz w:val="20"/>
                <w:szCs w:val="20"/>
              </w:rPr>
              <w:t>AI</w:t>
            </w:r>
            <w:r w:rsidRPr="00261E78">
              <w:rPr>
                <w:i/>
                <w:iCs/>
                <w:sz w:val="20"/>
                <w:szCs w:val="20"/>
                <w:vertAlign w:val="subscript"/>
              </w:rPr>
              <w:t>i</w:t>
            </w:r>
          </w:p>
        </w:tc>
        <w:tc>
          <w:tcPr>
            <w:tcW w:w="1800" w:type="dxa"/>
            <w:tcBorders>
              <w:top w:val="single" w:sz="4" w:space="0" w:color="auto"/>
              <w:left w:val="nil"/>
              <w:right w:val="nil"/>
            </w:tcBorders>
            <w:noWrap/>
            <w:hideMark/>
          </w:tcPr>
          <w:p w14:paraId="1B2E0860" w14:textId="77777777" w:rsidR="00736BA6" w:rsidRPr="00261E78" w:rsidRDefault="00736BA6">
            <w:pPr>
              <w:jc w:val="center"/>
              <w:rPr>
                <w:color w:val="000000"/>
                <w:sz w:val="20"/>
                <w:szCs w:val="20"/>
              </w:rPr>
            </w:pPr>
            <w:r w:rsidRPr="00261E78">
              <w:rPr>
                <w:color w:val="000000"/>
                <w:sz w:val="20"/>
                <w:szCs w:val="20"/>
              </w:rPr>
              <w:t>-0.046 ***</w:t>
            </w:r>
          </w:p>
        </w:tc>
        <w:tc>
          <w:tcPr>
            <w:tcW w:w="1989" w:type="dxa"/>
            <w:tcBorders>
              <w:top w:val="single" w:sz="4" w:space="0" w:color="auto"/>
              <w:left w:val="nil"/>
              <w:right w:val="nil"/>
            </w:tcBorders>
            <w:noWrap/>
            <w:hideMark/>
          </w:tcPr>
          <w:p w14:paraId="50040518" w14:textId="77777777" w:rsidR="00736BA6" w:rsidRPr="00261E78" w:rsidRDefault="00736BA6">
            <w:pPr>
              <w:jc w:val="center"/>
              <w:rPr>
                <w:color w:val="000000"/>
                <w:sz w:val="20"/>
                <w:szCs w:val="20"/>
              </w:rPr>
            </w:pPr>
            <w:r w:rsidRPr="00261E78">
              <w:rPr>
                <w:color w:val="000000"/>
                <w:sz w:val="20"/>
                <w:szCs w:val="20"/>
              </w:rPr>
              <w:t>-0.042 ***</w:t>
            </w:r>
          </w:p>
        </w:tc>
        <w:tc>
          <w:tcPr>
            <w:tcW w:w="1107" w:type="dxa"/>
            <w:tcBorders>
              <w:top w:val="single" w:sz="4" w:space="0" w:color="auto"/>
              <w:left w:val="nil"/>
              <w:right w:val="nil"/>
            </w:tcBorders>
            <w:noWrap/>
            <w:hideMark/>
          </w:tcPr>
          <w:p w14:paraId="454448BA" w14:textId="77777777" w:rsidR="00736BA6" w:rsidRPr="00261E78" w:rsidRDefault="00736BA6">
            <w:pPr>
              <w:jc w:val="center"/>
              <w:rPr>
                <w:color w:val="000000"/>
                <w:sz w:val="20"/>
                <w:szCs w:val="20"/>
              </w:rPr>
            </w:pPr>
            <w:r w:rsidRPr="00261E78">
              <w:rPr>
                <w:color w:val="000000"/>
                <w:sz w:val="20"/>
                <w:szCs w:val="20"/>
              </w:rPr>
              <w:t>-0.121 ***</w:t>
            </w:r>
          </w:p>
        </w:tc>
        <w:tc>
          <w:tcPr>
            <w:tcW w:w="1107" w:type="dxa"/>
            <w:tcBorders>
              <w:top w:val="single" w:sz="4" w:space="0" w:color="auto"/>
              <w:left w:val="nil"/>
              <w:right w:val="nil"/>
            </w:tcBorders>
            <w:noWrap/>
            <w:hideMark/>
          </w:tcPr>
          <w:p w14:paraId="67A6EDB2" w14:textId="77777777" w:rsidR="00736BA6" w:rsidRPr="00261E78" w:rsidRDefault="00736BA6">
            <w:pPr>
              <w:jc w:val="center"/>
              <w:rPr>
                <w:color w:val="000000"/>
                <w:sz w:val="20"/>
                <w:szCs w:val="20"/>
              </w:rPr>
            </w:pPr>
            <w:r w:rsidRPr="00261E78">
              <w:rPr>
                <w:color w:val="000000"/>
                <w:sz w:val="20"/>
                <w:szCs w:val="20"/>
              </w:rPr>
              <w:t>-0.121 ***</w:t>
            </w:r>
          </w:p>
        </w:tc>
        <w:tc>
          <w:tcPr>
            <w:tcW w:w="1107" w:type="dxa"/>
            <w:tcBorders>
              <w:top w:val="single" w:sz="4" w:space="0" w:color="auto"/>
              <w:left w:val="nil"/>
              <w:right w:val="nil"/>
            </w:tcBorders>
            <w:noWrap/>
            <w:hideMark/>
          </w:tcPr>
          <w:p w14:paraId="09F9B59C" w14:textId="77777777" w:rsidR="00736BA6" w:rsidRPr="00261E78" w:rsidRDefault="00736BA6">
            <w:pPr>
              <w:jc w:val="center"/>
              <w:rPr>
                <w:color w:val="000000"/>
                <w:sz w:val="20"/>
                <w:szCs w:val="20"/>
              </w:rPr>
            </w:pPr>
            <w:r w:rsidRPr="00261E78">
              <w:rPr>
                <w:color w:val="000000"/>
                <w:sz w:val="20"/>
                <w:szCs w:val="20"/>
              </w:rPr>
              <w:t>-0.121 ***</w:t>
            </w:r>
          </w:p>
        </w:tc>
      </w:tr>
      <w:tr w:rsidR="00E21CD0" w:rsidRPr="00261E78" w14:paraId="27D7BF03" w14:textId="77777777" w:rsidTr="00E21CD0">
        <w:trPr>
          <w:trHeight w:val="305"/>
          <w:jc w:val="center"/>
        </w:trPr>
        <w:tc>
          <w:tcPr>
            <w:tcW w:w="2250" w:type="dxa"/>
            <w:vMerge/>
            <w:tcBorders>
              <w:top w:val="nil"/>
              <w:left w:val="nil"/>
              <w:right w:val="nil"/>
            </w:tcBorders>
            <w:hideMark/>
          </w:tcPr>
          <w:p w14:paraId="0EF80BE8" w14:textId="77777777" w:rsidR="00736BA6" w:rsidRPr="00261E78" w:rsidRDefault="00736BA6">
            <w:pPr>
              <w:rPr>
                <w:sz w:val="20"/>
                <w:szCs w:val="20"/>
              </w:rPr>
            </w:pPr>
          </w:p>
        </w:tc>
        <w:tc>
          <w:tcPr>
            <w:tcW w:w="1800" w:type="dxa"/>
            <w:tcBorders>
              <w:top w:val="nil"/>
              <w:left w:val="nil"/>
              <w:right w:val="nil"/>
            </w:tcBorders>
            <w:noWrap/>
            <w:hideMark/>
          </w:tcPr>
          <w:p w14:paraId="5CED8CEF" w14:textId="77777777" w:rsidR="00736BA6" w:rsidRPr="00261E78" w:rsidRDefault="00736BA6">
            <w:pPr>
              <w:jc w:val="center"/>
              <w:rPr>
                <w:color w:val="000000"/>
                <w:sz w:val="20"/>
                <w:szCs w:val="20"/>
              </w:rPr>
            </w:pPr>
            <w:r w:rsidRPr="00261E78">
              <w:rPr>
                <w:color w:val="000000"/>
                <w:sz w:val="20"/>
                <w:szCs w:val="20"/>
              </w:rPr>
              <w:t>(0.011)</w:t>
            </w:r>
          </w:p>
        </w:tc>
        <w:tc>
          <w:tcPr>
            <w:tcW w:w="1989" w:type="dxa"/>
            <w:tcBorders>
              <w:top w:val="nil"/>
              <w:left w:val="nil"/>
              <w:right w:val="nil"/>
            </w:tcBorders>
            <w:noWrap/>
            <w:hideMark/>
          </w:tcPr>
          <w:p w14:paraId="20449BDF" w14:textId="77777777" w:rsidR="00736BA6" w:rsidRPr="00261E78" w:rsidRDefault="00736BA6">
            <w:pPr>
              <w:jc w:val="center"/>
              <w:rPr>
                <w:color w:val="000000"/>
                <w:sz w:val="20"/>
                <w:szCs w:val="20"/>
              </w:rPr>
            </w:pPr>
            <w:r w:rsidRPr="00261E78">
              <w:rPr>
                <w:color w:val="000000"/>
                <w:sz w:val="20"/>
                <w:szCs w:val="20"/>
              </w:rPr>
              <w:t>(0.010)</w:t>
            </w:r>
          </w:p>
        </w:tc>
        <w:tc>
          <w:tcPr>
            <w:tcW w:w="1107" w:type="dxa"/>
            <w:tcBorders>
              <w:top w:val="nil"/>
              <w:left w:val="nil"/>
              <w:right w:val="nil"/>
            </w:tcBorders>
            <w:noWrap/>
            <w:hideMark/>
          </w:tcPr>
          <w:p w14:paraId="031C74D6" w14:textId="77777777" w:rsidR="00736BA6" w:rsidRPr="00261E78" w:rsidRDefault="00736BA6">
            <w:pPr>
              <w:jc w:val="center"/>
              <w:rPr>
                <w:color w:val="000000"/>
                <w:sz w:val="20"/>
                <w:szCs w:val="20"/>
              </w:rPr>
            </w:pPr>
            <w:r w:rsidRPr="00261E78">
              <w:rPr>
                <w:color w:val="000000"/>
                <w:sz w:val="20"/>
                <w:szCs w:val="20"/>
              </w:rPr>
              <w:t>(0.026)</w:t>
            </w:r>
          </w:p>
        </w:tc>
        <w:tc>
          <w:tcPr>
            <w:tcW w:w="1107" w:type="dxa"/>
            <w:tcBorders>
              <w:top w:val="nil"/>
              <w:left w:val="nil"/>
              <w:right w:val="nil"/>
            </w:tcBorders>
            <w:noWrap/>
            <w:hideMark/>
          </w:tcPr>
          <w:p w14:paraId="75BAD968" w14:textId="77777777" w:rsidR="00736BA6" w:rsidRPr="00261E78" w:rsidRDefault="00736BA6">
            <w:pPr>
              <w:jc w:val="center"/>
              <w:rPr>
                <w:color w:val="000000"/>
                <w:sz w:val="20"/>
                <w:szCs w:val="20"/>
              </w:rPr>
            </w:pPr>
            <w:r w:rsidRPr="00261E78">
              <w:rPr>
                <w:color w:val="000000"/>
                <w:sz w:val="20"/>
                <w:szCs w:val="20"/>
              </w:rPr>
              <w:t>(0.031)</w:t>
            </w:r>
          </w:p>
        </w:tc>
        <w:tc>
          <w:tcPr>
            <w:tcW w:w="1107" w:type="dxa"/>
            <w:tcBorders>
              <w:top w:val="nil"/>
              <w:left w:val="nil"/>
              <w:right w:val="nil"/>
            </w:tcBorders>
            <w:noWrap/>
            <w:hideMark/>
          </w:tcPr>
          <w:p w14:paraId="1C33564F" w14:textId="77777777" w:rsidR="00736BA6" w:rsidRPr="00261E78" w:rsidRDefault="00736BA6">
            <w:pPr>
              <w:jc w:val="center"/>
              <w:rPr>
                <w:color w:val="000000"/>
                <w:sz w:val="20"/>
                <w:szCs w:val="20"/>
              </w:rPr>
            </w:pPr>
            <w:r w:rsidRPr="00261E78">
              <w:rPr>
                <w:color w:val="000000"/>
                <w:sz w:val="20"/>
                <w:szCs w:val="20"/>
              </w:rPr>
              <w:t>(0.031)</w:t>
            </w:r>
          </w:p>
        </w:tc>
      </w:tr>
      <w:tr w:rsidR="00E21CD0" w:rsidRPr="00261E78" w14:paraId="4ECA89E3" w14:textId="77777777" w:rsidTr="00A86F82">
        <w:trPr>
          <w:trHeight w:val="280"/>
          <w:jc w:val="center"/>
        </w:trPr>
        <w:tc>
          <w:tcPr>
            <w:tcW w:w="2250" w:type="dxa"/>
            <w:tcBorders>
              <w:top w:val="nil"/>
              <w:left w:val="nil"/>
              <w:bottom w:val="nil"/>
              <w:right w:val="nil"/>
            </w:tcBorders>
            <w:noWrap/>
          </w:tcPr>
          <w:p w14:paraId="2C0A8271" w14:textId="4A54334D" w:rsidR="00E21CD0" w:rsidRPr="00261E78" w:rsidRDefault="00E21CD0" w:rsidP="00E21CD0">
            <w:pPr>
              <w:rPr>
                <w:sz w:val="20"/>
                <w:szCs w:val="20"/>
              </w:rPr>
            </w:pPr>
            <w:r w:rsidRPr="00261E78">
              <w:rPr>
                <w:sz w:val="20"/>
                <w:szCs w:val="20"/>
              </w:rPr>
              <w:t>other controls</w:t>
            </w:r>
          </w:p>
        </w:tc>
        <w:tc>
          <w:tcPr>
            <w:tcW w:w="1800" w:type="dxa"/>
            <w:tcBorders>
              <w:top w:val="nil"/>
              <w:left w:val="nil"/>
              <w:bottom w:val="nil"/>
              <w:right w:val="nil"/>
            </w:tcBorders>
            <w:noWrap/>
          </w:tcPr>
          <w:p w14:paraId="2A3AF3D5" w14:textId="1B40E319" w:rsidR="00E21CD0" w:rsidRPr="00261E78" w:rsidRDefault="00E21CD0" w:rsidP="00E21CD0">
            <w:pPr>
              <w:jc w:val="center"/>
              <w:rPr>
                <w:sz w:val="20"/>
                <w:szCs w:val="20"/>
              </w:rPr>
            </w:pPr>
            <w:r w:rsidRPr="00261E78">
              <w:rPr>
                <w:sz w:val="20"/>
                <w:szCs w:val="20"/>
              </w:rPr>
              <w:t>√</w:t>
            </w:r>
          </w:p>
        </w:tc>
        <w:tc>
          <w:tcPr>
            <w:tcW w:w="1989" w:type="dxa"/>
            <w:tcBorders>
              <w:top w:val="nil"/>
              <w:left w:val="nil"/>
              <w:bottom w:val="nil"/>
              <w:right w:val="nil"/>
            </w:tcBorders>
            <w:noWrap/>
          </w:tcPr>
          <w:p w14:paraId="32A8F07F" w14:textId="2354EC8F" w:rsidR="00E21CD0" w:rsidRPr="00261E78" w:rsidRDefault="00E21CD0" w:rsidP="00E21CD0">
            <w:pPr>
              <w:jc w:val="center"/>
              <w:rPr>
                <w:sz w:val="20"/>
                <w:szCs w:val="20"/>
              </w:rPr>
            </w:pPr>
            <w:r w:rsidRPr="00261E78">
              <w:rPr>
                <w:sz w:val="20"/>
                <w:szCs w:val="20"/>
              </w:rPr>
              <w:t>√</w:t>
            </w:r>
          </w:p>
        </w:tc>
        <w:tc>
          <w:tcPr>
            <w:tcW w:w="1107" w:type="dxa"/>
            <w:tcBorders>
              <w:top w:val="nil"/>
              <w:left w:val="nil"/>
              <w:bottom w:val="nil"/>
              <w:right w:val="nil"/>
            </w:tcBorders>
            <w:noWrap/>
          </w:tcPr>
          <w:p w14:paraId="161F01DE" w14:textId="0C03DF74" w:rsidR="00E21CD0" w:rsidRPr="00261E78" w:rsidRDefault="00E21CD0" w:rsidP="00E21CD0">
            <w:pPr>
              <w:jc w:val="center"/>
              <w:rPr>
                <w:sz w:val="20"/>
                <w:szCs w:val="20"/>
              </w:rPr>
            </w:pPr>
            <w:r w:rsidRPr="00261E78">
              <w:rPr>
                <w:sz w:val="20"/>
                <w:szCs w:val="20"/>
              </w:rPr>
              <w:t>√</w:t>
            </w:r>
          </w:p>
        </w:tc>
        <w:tc>
          <w:tcPr>
            <w:tcW w:w="1107" w:type="dxa"/>
            <w:tcBorders>
              <w:top w:val="nil"/>
              <w:left w:val="nil"/>
              <w:bottom w:val="nil"/>
              <w:right w:val="nil"/>
            </w:tcBorders>
            <w:noWrap/>
          </w:tcPr>
          <w:p w14:paraId="3E97714C" w14:textId="0BA00CC8" w:rsidR="00E21CD0" w:rsidRPr="00261E78" w:rsidRDefault="00E21CD0" w:rsidP="00E21CD0">
            <w:pPr>
              <w:jc w:val="center"/>
              <w:rPr>
                <w:sz w:val="20"/>
                <w:szCs w:val="20"/>
              </w:rPr>
            </w:pPr>
            <w:r w:rsidRPr="00261E78">
              <w:rPr>
                <w:sz w:val="20"/>
                <w:szCs w:val="20"/>
              </w:rPr>
              <w:t>√</w:t>
            </w:r>
          </w:p>
        </w:tc>
        <w:tc>
          <w:tcPr>
            <w:tcW w:w="1107" w:type="dxa"/>
            <w:tcBorders>
              <w:top w:val="nil"/>
              <w:left w:val="nil"/>
              <w:bottom w:val="nil"/>
              <w:right w:val="nil"/>
            </w:tcBorders>
            <w:noWrap/>
          </w:tcPr>
          <w:p w14:paraId="52E24DAB" w14:textId="16170B82" w:rsidR="00E21CD0" w:rsidRPr="00261E78" w:rsidRDefault="00E21CD0" w:rsidP="00E21CD0">
            <w:pPr>
              <w:jc w:val="center"/>
              <w:rPr>
                <w:sz w:val="20"/>
                <w:szCs w:val="20"/>
              </w:rPr>
            </w:pPr>
            <w:r w:rsidRPr="00261E78">
              <w:rPr>
                <w:sz w:val="20"/>
                <w:szCs w:val="20"/>
              </w:rPr>
              <w:t>√</w:t>
            </w:r>
          </w:p>
        </w:tc>
      </w:tr>
      <w:tr w:rsidR="00E21CD0" w:rsidRPr="00261E78" w14:paraId="62D71F0F" w14:textId="77777777" w:rsidTr="00A86F82">
        <w:trPr>
          <w:trHeight w:val="280"/>
          <w:jc w:val="center"/>
        </w:trPr>
        <w:tc>
          <w:tcPr>
            <w:tcW w:w="2250" w:type="dxa"/>
            <w:tcBorders>
              <w:top w:val="nil"/>
              <w:left w:val="nil"/>
              <w:bottom w:val="nil"/>
              <w:right w:val="nil"/>
            </w:tcBorders>
            <w:noWrap/>
            <w:hideMark/>
          </w:tcPr>
          <w:p w14:paraId="7B025271" w14:textId="24BA9804" w:rsidR="00E21CD0" w:rsidRPr="00261E78" w:rsidRDefault="00E21CD0" w:rsidP="00E21CD0">
            <w:pPr>
              <w:rPr>
                <w:sz w:val="20"/>
                <w:szCs w:val="20"/>
              </w:rPr>
            </w:pPr>
            <w:r w:rsidRPr="00261E78">
              <w:rPr>
                <w:sz w:val="20"/>
                <w:szCs w:val="20"/>
              </w:rPr>
              <w:t>question timing FE</w:t>
            </w:r>
          </w:p>
        </w:tc>
        <w:tc>
          <w:tcPr>
            <w:tcW w:w="1800" w:type="dxa"/>
            <w:tcBorders>
              <w:top w:val="nil"/>
              <w:left w:val="nil"/>
              <w:bottom w:val="nil"/>
              <w:right w:val="nil"/>
            </w:tcBorders>
            <w:noWrap/>
            <w:hideMark/>
          </w:tcPr>
          <w:p w14:paraId="2321A075" w14:textId="25669D82" w:rsidR="00E21CD0" w:rsidRPr="00261E78" w:rsidRDefault="00E21CD0" w:rsidP="00E21CD0">
            <w:pPr>
              <w:jc w:val="center"/>
              <w:rPr>
                <w:sz w:val="20"/>
                <w:szCs w:val="20"/>
              </w:rPr>
            </w:pPr>
            <w:r w:rsidRPr="00261E78">
              <w:rPr>
                <w:sz w:val="20"/>
                <w:szCs w:val="20"/>
              </w:rPr>
              <w:t>√</w:t>
            </w:r>
          </w:p>
        </w:tc>
        <w:tc>
          <w:tcPr>
            <w:tcW w:w="1989" w:type="dxa"/>
            <w:tcBorders>
              <w:top w:val="nil"/>
              <w:left w:val="nil"/>
              <w:bottom w:val="nil"/>
              <w:right w:val="nil"/>
            </w:tcBorders>
            <w:noWrap/>
            <w:hideMark/>
          </w:tcPr>
          <w:p w14:paraId="5C156605" w14:textId="6CB545B6" w:rsidR="00E21CD0" w:rsidRPr="00261E78" w:rsidRDefault="00E21CD0" w:rsidP="00E21CD0">
            <w:pPr>
              <w:jc w:val="center"/>
              <w:rPr>
                <w:sz w:val="20"/>
                <w:szCs w:val="20"/>
              </w:rPr>
            </w:pPr>
            <w:r w:rsidRPr="00261E78">
              <w:rPr>
                <w:sz w:val="20"/>
                <w:szCs w:val="20"/>
              </w:rPr>
              <w:t>√</w:t>
            </w:r>
          </w:p>
        </w:tc>
        <w:tc>
          <w:tcPr>
            <w:tcW w:w="1107" w:type="dxa"/>
            <w:tcBorders>
              <w:top w:val="nil"/>
              <w:left w:val="nil"/>
              <w:bottom w:val="nil"/>
              <w:right w:val="nil"/>
            </w:tcBorders>
            <w:noWrap/>
            <w:hideMark/>
          </w:tcPr>
          <w:p w14:paraId="3BF7AC87" w14:textId="01404DE2" w:rsidR="00E21CD0" w:rsidRPr="00261E78" w:rsidRDefault="00E21CD0" w:rsidP="00E21CD0">
            <w:pPr>
              <w:jc w:val="center"/>
              <w:rPr>
                <w:sz w:val="20"/>
                <w:szCs w:val="20"/>
              </w:rPr>
            </w:pPr>
            <w:r w:rsidRPr="00261E78">
              <w:rPr>
                <w:sz w:val="20"/>
                <w:szCs w:val="20"/>
              </w:rPr>
              <w:t>√</w:t>
            </w:r>
          </w:p>
        </w:tc>
        <w:tc>
          <w:tcPr>
            <w:tcW w:w="1107" w:type="dxa"/>
            <w:tcBorders>
              <w:top w:val="nil"/>
              <w:left w:val="nil"/>
              <w:bottom w:val="nil"/>
              <w:right w:val="nil"/>
            </w:tcBorders>
            <w:noWrap/>
            <w:hideMark/>
          </w:tcPr>
          <w:p w14:paraId="27A2814C" w14:textId="1AF886D5" w:rsidR="00E21CD0" w:rsidRPr="00261E78" w:rsidRDefault="00E21CD0" w:rsidP="00E21CD0">
            <w:pPr>
              <w:jc w:val="center"/>
              <w:rPr>
                <w:sz w:val="20"/>
                <w:szCs w:val="20"/>
              </w:rPr>
            </w:pPr>
            <w:r w:rsidRPr="00261E78">
              <w:rPr>
                <w:sz w:val="20"/>
                <w:szCs w:val="20"/>
              </w:rPr>
              <w:t>√</w:t>
            </w:r>
          </w:p>
        </w:tc>
        <w:tc>
          <w:tcPr>
            <w:tcW w:w="1107" w:type="dxa"/>
            <w:tcBorders>
              <w:top w:val="nil"/>
              <w:left w:val="nil"/>
              <w:bottom w:val="nil"/>
              <w:right w:val="nil"/>
            </w:tcBorders>
            <w:noWrap/>
            <w:hideMark/>
          </w:tcPr>
          <w:p w14:paraId="20471AAD" w14:textId="4B5967E8" w:rsidR="00E21CD0" w:rsidRPr="00261E78" w:rsidRDefault="00E21CD0" w:rsidP="00E21CD0">
            <w:pPr>
              <w:jc w:val="center"/>
              <w:rPr>
                <w:sz w:val="20"/>
                <w:szCs w:val="20"/>
              </w:rPr>
            </w:pPr>
            <w:r w:rsidRPr="00261E78">
              <w:rPr>
                <w:sz w:val="20"/>
                <w:szCs w:val="20"/>
              </w:rPr>
              <w:t>√</w:t>
            </w:r>
          </w:p>
        </w:tc>
      </w:tr>
      <w:tr w:rsidR="00E21CD0" w:rsidRPr="00261E78" w14:paraId="27C8D762" w14:textId="77777777" w:rsidTr="00A86F82">
        <w:trPr>
          <w:trHeight w:val="280"/>
          <w:jc w:val="center"/>
        </w:trPr>
        <w:tc>
          <w:tcPr>
            <w:tcW w:w="2250" w:type="dxa"/>
            <w:tcBorders>
              <w:top w:val="nil"/>
              <w:left w:val="nil"/>
              <w:bottom w:val="single" w:sz="4" w:space="0" w:color="auto"/>
              <w:right w:val="nil"/>
            </w:tcBorders>
            <w:noWrap/>
            <w:hideMark/>
          </w:tcPr>
          <w:p w14:paraId="71CF75D6" w14:textId="77777777" w:rsidR="00E21CD0" w:rsidRPr="00261E78" w:rsidRDefault="00E21CD0" w:rsidP="00E21CD0">
            <w:pPr>
              <w:rPr>
                <w:color w:val="000000"/>
                <w:sz w:val="20"/>
                <w:szCs w:val="20"/>
              </w:rPr>
            </w:pPr>
            <w:r w:rsidRPr="00261E78">
              <w:rPr>
                <w:color w:val="000000"/>
                <w:sz w:val="20"/>
                <w:szCs w:val="20"/>
              </w:rPr>
              <w:t>questioner random effect</w:t>
            </w:r>
          </w:p>
        </w:tc>
        <w:tc>
          <w:tcPr>
            <w:tcW w:w="1800" w:type="dxa"/>
            <w:tcBorders>
              <w:top w:val="nil"/>
              <w:left w:val="nil"/>
              <w:bottom w:val="single" w:sz="4" w:space="0" w:color="auto"/>
              <w:right w:val="nil"/>
            </w:tcBorders>
            <w:noWrap/>
            <w:hideMark/>
          </w:tcPr>
          <w:p w14:paraId="3EE88874" w14:textId="77777777" w:rsidR="00E21CD0" w:rsidRPr="00261E78" w:rsidRDefault="00E21CD0" w:rsidP="00E21CD0">
            <w:pPr>
              <w:jc w:val="center"/>
              <w:rPr>
                <w:color w:val="000000"/>
                <w:sz w:val="20"/>
                <w:szCs w:val="20"/>
              </w:rPr>
            </w:pPr>
            <w:r w:rsidRPr="00261E78">
              <w:rPr>
                <w:color w:val="000000"/>
                <w:sz w:val="20"/>
                <w:szCs w:val="20"/>
              </w:rPr>
              <w:t> </w:t>
            </w:r>
          </w:p>
        </w:tc>
        <w:tc>
          <w:tcPr>
            <w:tcW w:w="1989" w:type="dxa"/>
            <w:tcBorders>
              <w:top w:val="nil"/>
              <w:left w:val="nil"/>
              <w:bottom w:val="single" w:sz="4" w:space="0" w:color="auto"/>
              <w:right w:val="nil"/>
            </w:tcBorders>
            <w:noWrap/>
            <w:hideMark/>
          </w:tcPr>
          <w:p w14:paraId="79C7B1C3" w14:textId="77777777" w:rsidR="00E21CD0" w:rsidRPr="00261E78" w:rsidRDefault="00E21CD0" w:rsidP="00E21CD0">
            <w:pPr>
              <w:jc w:val="center"/>
              <w:rPr>
                <w:sz w:val="20"/>
                <w:szCs w:val="20"/>
              </w:rPr>
            </w:pPr>
            <w:r w:rsidRPr="00261E78">
              <w:rPr>
                <w:sz w:val="20"/>
                <w:szCs w:val="20"/>
              </w:rPr>
              <w:t>√</w:t>
            </w:r>
          </w:p>
        </w:tc>
        <w:tc>
          <w:tcPr>
            <w:tcW w:w="1107" w:type="dxa"/>
            <w:tcBorders>
              <w:top w:val="nil"/>
              <w:left w:val="nil"/>
              <w:bottom w:val="single" w:sz="4" w:space="0" w:color="auto"/>
              <w:right w:val="nil"/>
            </w:tcBorders>
            <w:noWrap/>
            <w:hideMark/>
          </w:tcPr>
          <w:p w14:paraId="7CFB8E0E" w14:textId="77777777" w:rsidR="00E21CD0" w:rsidRPr="00261E78" w:rsidRDefault="00E21CD0" w:rsidP="00E21CD0">
            <w:pPr>
              <w:jc w:val="center"/>
              <w:rPr>
                <w:color w:val="000000"/>
                <w:sz w:val="20"/>
                <w:szCs w:val="20"/>
              </w:rPr>
            </w:pPr>
            <w:r w:rsidRPr="00261E78">
              <w:rPr>
                <w:color w:val="000000"/>
                <w:sz w:val="20"/>
                <w:szCs w:val="20"/>
              </w:rPr>
              <w:t> </w:t>
            </w:r>
          </w:p>
        </w:tc>
        <w:tc>
          <w:tcPr>
            <w:tcW w:w="1107" w:type="dxa"/>
            <w:tcBorders>
              <w:top w:val="nil"/>
              <w:left w:val="nil"/>
              <w:bottom w:val="single" w:sz="4" w:space="0" w:color="auto"/>
              <w:right w:val="nil"/>
            </w:tcBorders>
            <w:noWrap/>
            <w:hideMark/>
          </w:tcPr>
          <w:p w14:paraId="5985B7D4" w14:textId="77777777" w:rsidR="00E21CD0" w:rsidRPr="00261E78" w:rsidRDefault="00E21CD0" w:rsidP="00E21CD0">
            <w:pPr>
              <w:jc w:val="center"/>
              <w:rPr>
                <w:color w:val="000000"/>
                <w:sz w:val="20"/>
                <w:szCs w:val="20"/>
              </w:rPr>
            </w:pPr>
            <w:r w:rsidRPr="00261E78">
              <w:rPr>
                <w:color w:val="000000"/>
                <w:sz w:val="20"/>
                <w:szCs w:val="20"/>
              </w:rPr>
              <w:t> </w:t>
            </w:r>
          </w:p>
        </w:tc>
        <w:tc>
          <w:tcPr>
            <w:tcW w:w="1107" w:type="dxa"/>
            <w:tcBorders>
              <w:top w:val="nil"/>
              <w:left w:val="nil"/>
              <w:bottom w:val="single" w:sz="4" w:space="0" w:color="auto"/>
              <w:right w:val="nil"/>
            </w:tcBorders>
            <w:noWrap/>
            <w:hideMark/>
          </w:tcPr>
          <w:p w14:paraId="79EA2CE2" w14:textId="77777777" w:rsidR="00E21CD0" w:rsidRPr="00261E78" w:rsidRDefault="00E21CD0" w:rsidP="00E21CD0">
            <w:pPr>
              <w:jc w:val="center"/>
              <w:rPr>
                <w:color w:val="000000"/>
                <w:sz w:val="20"/>
                <w:szCs w:val="20"/>
              </w:rPr>
            </w:pPr>
            <w:r w:rsidRPr="00261E78">
              <w:rPr>
                <w:color w:val="000000"/>
                <w:sz w:val="20"/>
                <w:szCs w:val="20"/>
              </w:rPr>
              <w:t> </w:t>
            </w:r>
          </w:p>
        </w:tc>
      </w:tr>
      <w:tr w:rsidR="00E21CD0" w:rsidRPr="00261E78" w14:paraId="51B12001" w14:textId="77777777" w:rsidTr="00A86F82">
        <w:trPr>
          <w:trHeight w:val="260"/>
          <w:jc w:val="center"/>
        </w:trPr>
        <w:tc>
          <w:tcPr>
            <w:tcW w:w="2250" w:type="dxa"/>
            <w:tcBorders>
              <w:top w:val="nil"/>
              <w:left w:val="nil"/>
              <w:bottom w:val="nil"/>
              <w:right w:val="nil"/>
            </w:tcBorders>
            <w:noWrap/>
            <w:hideMark/>
          </w:tcPr>
          <w:p w14:paraId="5EFB990D" w14:textId="77777777" w:rsidR="00E21CD0" w:rsidRPr="00261E78" w:rsidRDefault="00E21CD0" w:rsidP="00E21CD0">
            <w:pPr>
              <w:rPr>
                <w:color w:val="000000"/>
                <w:sz w:val="20"/>
                <w:szCs w:val="20"/>
              </w:rPr>
            </w:pPr>
            <w:r w:rsidRPr="00261E78">
              <w:rPr>
                <w:color w:val="000000"/>
                <w:sz w:val="20"/>
                <w:szCs w:val="20"/>
              </w:rPr>
              <w:t>N</w:t>
            </w:r>
          </w:p>
        </w:tc>
        <w:tc>
          <w:tcPr>
            <w:tcW w:w="1800" w:type="dxa"/>
            <w:tcBorders>
              <w:top w:val="nil"/>
              <w:left w:val="nil"/>
              <w:bottom w:val="nil"/>
              <w:right w:val="nil"/>
            </w:tcBorders>
            <w:noWrap/>
            <w:hideMark/>
          </w:tcPr>
          <w:p w14:paraId="752B6861" w14:textId="77777777" w:rsidR="00E21CD0" w:rsidRPr="00261E78" w:rsidRDefault="00E21CD0" w:rsidP="00E21CD0">
            <w:pPr>
              <w:jc w:val="center"/>
              <w:rPr>
                <w:sz w:val="20"/>
                <w:szCs w:val="20"/>
              </w:rPr>
            </w:pPr>
            <w:r w:rsidRPr="00261E78">
              <w:rPr>
                <w:sz w:val="20"/>
                <w:szCs w:val="20"/>
              </w:rPr>
              <w:t>3,613</w:t>
            </w:r>
          </w:p>
        </w:tc>
        <w:tc>
          <w:tcPr>
            <w:tcW w:w="1989" w:type="dxa"/>
            <w:tcBorders>
              <w:top w:val="nil"/>
              <w:left w:val="nil"/>
              <w:bottom w:val="nil"/>
              <w:right w:val="nil"/>
            </w:tcBorders>
            <w:noWrap/>
            <w:hideMark/>
          </w:tcPr>
          <w:p w14:paraId="1D503738" w14:textId="77777777" w:rsidR="00E21CD0" w:rsidRPr="00261E78" w:rsidRDefault="00E21CD0" w:rsidP="00E21CD0">
            <w:pPr>
              <w:jc w:val="center"/>
              <w:rPr>
                <w:sz w:val="20"/>
                <w:szCs w:val="20"/>
              </w:rPr>
            </w:pPr>
            <w:r w:rsidRPr="00261E78">
              <w:rPr>
                <w:sz w:val="20"/>
                <w:szCs w:val="20"/>
              </w:rPr>
              <w:t>3,613</w:t>
            </w:r>
          </w:p>
        </w:tc>
        <w:tc>
          <w:tcPr>
            <w:tcW w:w="1107" w:type="dxa"/>
            <w:tcBorders>
              <w:top w:val="nil"/>
              <w:left w:val="nil"/>
              <w:bottom w:val="nil"/>
              <w:right w:val="nil"/>
            </w:tcBorders>
            <w:noWrap/>
            <w:hideMark/>
          </w:tcPr>
          <w:p w14:paraId="29631B10" w14:textId="77777777" w:rsidR="00E21CD0" w:rsidRPr="00261E78" w:rsidRDefault="00E21CD0" w:rsidP="00E21CD0">
            <w:pPr>
              <w:jc w:val="center"/>
              <w:rPr>
                <w:sz w:val="20"/>
                <w:szCs w:val="20"/>
              </w:rPr>
            </w:pPr>
            <w:r w:rsidRPr="00261E78">
              <w:rPr>
                <w:sz w:val="20"/>
                <w:szCs w:val="20"/>
              </w:rPr>
              <w:t>3,613</w:t>
            </w:r>
          </w:p>
        </w:tc>
        <w:tc>
          <w:tcPr>
            <w:tcW w:w="1107" w:type="dxa"/>
            <w:tcBorders>
              <w:top w:val="nil"/>
              <w:left w:val="nil"/>
              <w:bottom w:val="nil"/>
              <w:right w:val="nil"/>
            </w:tcBorders>
            <w:noWrap/>
            <w:hideMark/>
          </w:tcPr>
          <w:p w14:paraId="5A1205BC" w14:textId="77777777" w:rsidR="00E21CD0" w:rsidRPr="00261E78" w:rsidRDefault="00E21CD0" w:rsidP="00E21CD0">
            <w:pPr>
              <w:jc w:val="center"/>
              <w:rPr>
                <w:sz w:val="20"/>
                <w:szCs w:val="20"/>
              </w:rPr>
            </w:pPr>
            <w:r w:rsidRPr="00261E78">
              <w:rPr>
                <w:sz w:val="20"/>
                <w:szCs w:val="20"/>
              </w:rPr>
              <w:t>3,613</w:t>
            </w:r>
          </w:p>
        </w:tc>
        <w:tc>
          <w:tcPr>
            <w:tcW w:w="1107" w:type="dxa"/>
            <w:tcBorders>
              <w:top w:val="nil"/>
              <w:left w:val="nil"/>
              <w:bottom w:val="nil"/>
              <w:right w:val="nil"/>
            </w:tcBorders>
            <w:noWrap/>
            <w:hideMark/>
          </w:tcPr>
          <w:p w14:paraId="0072DDBC" w14:textId="77777777" w:rsidR="00E21CD0" w:rsidRPr="00261E78" w:rsidRDefault="00E21CD0" w:rsidP="00E21CD0">
            <w:pPr>
              <w:jc w:val="center"/>
              <w:rPr>
                <w:sz w:val="20"/>
                <w:szCs w:val="20"/>
              </w:rPr>
            </w:pPr>
            <w:r w:rsidRPr="00261E78">
              <w:rPr>
                <w:sz w:val="20"/>
                <w:szCs w:val="20"/>
              </w:rPr>
              <w:t>3,613</w:t>
            </w:r>
          </w:p>
        </w:tc>
      </w:tr>
      <w:tr w:rsidR="00E21CD0" w:rsidRPr="00261E78" w14:paraId="49019468" w14:textId="77777777" w:rsidTr="00A86F82">
        <w:trPr>
          <w:trHeight w:val="260"/>
          <w:jc w:val="center"/>
        </w:trPr>
        <w:tc>
          <w:tcPr>
            <w:tcW w:w="2250" w:type="dxa"/>
            <w:tcBorders>
              <w:top w:val="nil"/>
              <w:left w:val="nil"/>
              <w:bottom w:val="nil"/>
              <w:right w:val="nil"/>
            </w:tcBorders>
            <w:noWrap/>
            <w:hideMark/>
          </w:tcPr>
          <w:p w14:paraId="1325B4BD" w14:textId="77777777" w:rsidR="00E21CD0" w:rsidRPr="00261E78" w:rsidRDefault="00E21CD0" w:rsidP="00E21CD0">
            <w:pPr>
              <w:rPr>
                <w:color w:val="000000"/>
                <w:sz w:val="20"/>
                <w:szCs w:val="20"/>
              </w:rPr>
            </w:pPr>
            <w:r w:rsidRPr="00261E78">
              <w:rPr>
                <w:color w:val="000000"/>
                <w:sz w:val="20"/>
                <w:szCs w:val="20"/>
              </w:rPr>
              <w:t>AIC</w:t>
            </w:r>
          </w:p>
        </w:tc>
        <w:tc>
          <w:tcPr>
            <w:tcW w:w="1800" w:type="dxa"/>
            <w:tcBorders>
              <w:top w:val="nil"/>
              <w:left w:val="nil"/>
              <w:bottom w:val="nil"/>
              <w:right w:val="nil"/>
            </w:tcBorders>
            <w:noWrap/>
            <w:hideMark/>
          </w:tcPr>
          <w:p w14:paraId="28936498" w14:textId="77777777" w:rsidR="00E21CD0" w:rsidRPr="00261E78" w:rsidRDefault="00E21CD0" w:rsidP="00E21CD0">
            <w:pPr>
              <w:rPr>
                <w:color w:val="000000"/>
                <w:sz w:val="20"/>
                <w:szCs w:val="20"/>
              </w:rPr>
            </w:pPr>
          </w:p>
        </w:tc>
        <w:tc>
          <w:tcPr>
            <w:tcW w:w="1989" w:type="dxa"/>
            <w:tcBorders>
              <w:top w:val="nil"/>
              <w:left w:val="nil"/>
              <w:bottom w:val="nil"/>
              <w:right w:val="nil"/>
            </w:tcBorders>
            <w:noWrap/>
            <w:hideMark/>
          </w:tcPr>
          <w:p w14:paraId="3986DBF5" w14:textId="77777777" w:rsidR="00E21CD0" w:rsidRPr="00261E78" w:rsidRDefault="00E21CD0" w:rsidP="00E21CD0">
            <w:pPr>
              <w:jc w:val="center"/>
              <w:rPr>
                <w:color w:val="000000"/>
                <w:sz w:val="20"/>
                <w:szCs w:val="20"/>
              </w:rPr>
            </w:pPr>
            <w:r w:rsidRPr="00261E78">
              <w:rPr>
                <w:color w:val="000000"/>
                <w:sz w:val="20"/>
                <w:szCs w:val="20"/>
              </w:rPr>
              <w:t>2730.402</w:t>
            </w:r>
          </w:p>
        </w:tc>
        <w:tc>
          <w:tcPr>
            <w:tcW w:w="1107" w:type="dxa"/>
            <w:tcBorders>
              <w:top w:val="nil"/>
              <w:left w:val="nil"/>
              <w:bottom w:val="nil"/>
              <w:right w:val="nil"/>
            </w:tcBorders>
            <w:noWrap/>
            <w:hideMark/>
          </w:tcPr>
          <w:p w14:paraId="05B11D73" w14:textId="77777777" w:rsidR="00E21CD0" w:rsidRPr="00261E78" w:rsidRDefault="00E21CD0" w:rsidP="00E21CD0">
            <w:pPr>
              <w:jc w:val="center"/>
              <w:rPr>
                <w:color w:val="000000"/>
                <w:sz w:val="20"/>
                <w:szCs w:val="20"/>
              </w:rPr>
            </w:pPr>
          </w:p>
        </w:tc>
        <w:tc>
          <w:tcPr>
            <w:tcW w:w="1107" w:type="dxa"/>
            <w:tcBorders>
              <w:top w:val="nil"/>
              <w:left w:val="nil"/>
              <w:bottom w:val="nil"/>
              <w:right w:val="nil"/>
            </w:tcBorders>
            <w:noWrap/>
            <w:hideMark/>
          </w:tcPr>
          <w:p w14:paraId="76C37747" w14:textId="77777777" w:rsidR="00E21CD0" w:rsidRPr="00261E78" w:rsidRDefault="00E21CD0" w:rsidP="00E21CD0">
            <w:pPr>
              <w:jc w:val="center"/>
              <w:rPr>
                <w:color w:val="000000"/>
                <w:sz w:val="20"/>
                <w:szCs w:val="20"/>
              </w:rPr>
            </w:pPr>
            <w:r w:rsidRPr="00261E78">
              <w:rPr>
                <w:color w:val="000000"/>
                <w:sz w:val="20"/>
                <w:szCs w:val="20"/>
              </w:rPr>
              <w:t>10115.515</w:t>
            </w:r>
          </w:p>
        </w:tc>
        <w:tc>
          <w:tcPr>
            <w:tcW w:w="1107" w:type="dxa"/>
            <w:tcBorders>
              <w:top w:val="nil"/>
              <w:left w:val="nil"/>
              <w:bottom w:val="nil"/>
              <w:right w:val="nil"/>
            </w:tcBorders>
            <w:noWrap/>
            <w:hideMark/>
          </w:tcPr>
          <w:p w14:paraId="43C3C8F7" w14:textId="77777777" w:rsidR="00E21CD0" w:rsidRPr="00261E78" w:rsidRDefault="00E21CD0" w:rsidP="00E21CD0">
            <w:pPr>
              <w:jc w:val="center"/>
              <w:rPr>
                <w:color w:val="000000"/>
                <w:sz w:val="20"/>
                <w:szCs w:val="20"/>
              </w:rPr>
            </w:pPr>
            <w:r w:rsidRPr="00261E78">
              <w:rPr>
                <w:color w:val="000000"/>
                <w:sz w:val="20"/>
                <w:szCs w:val="20"/>
              </w:rPr>
              <w:t>10117.515</w:t>
            </w:r>
          </w:p>
        </w:tc>
      </w:tr>
      <w:tr w:rsidR="00E21CD0" w:rsidRPr="00261E78" w14:paraId="76AE590B" w14:textId="77777777" w:rsidTr="00A86F82">
        <w:trPr>
          <w:trHeight w:val="260"/>
          <w:jc w:val="center"/>
        </w:trPr>
        <w:tc>
          <w:tcPr>
            <w:tcW w:w="2250" w:type="dxa"/>
            <w:tcBorders>
              <w:top w:val="nil"/>
              <w:left w:val="nil"/>
              <w:bottom w:val="nil"/>
              <w:right w:val="nil"/>
            </w:tcBorders>
            <w:noWrap/>
            <w:hideMark/>
          </w:tcPr>
          <w:p w14:paraId="5CA72A1A" w14:textId="77777777" w:rsidR="00E21CD0" w:rsidRPr="00261E78" w:rsidRDefault="00E21CD0" w:rsidP="00E21CD0">
            <w:pPr>
              <w:rPr>
                <w:color w:val="000000"/>
                <w:sz w:val="20"/>
                <w:szCs w:val="20"/>
              </w:rPr>
            </w:pPr>
            <w:r w:rsidRPr="00261E78">
              <w:rPr>
                <w:color w:val="000000"/>
                <w:sz w:val="20"/>
                <w:szCs w:val="20"/>
              </w:rPr>
              <w:t>BIC</w:t>
            </w:r>
          </w:p>
        </w:tc>
        <w:tc>
          <w:tcPr>
            <w:tcW w:w="1800" w:type="dxa"/>
            <w:tcBorders>
              <w:top w:val="nil"/>
              <w:left w:val="nil"/>
              <w:bottom w:val="nil"/>
              <w:right w:val="nil"/>
            </w:tcBorders>
            <w:noWrap/>
            <w:hideMark/>
          </w:tcPr>
          <w:p w14:paraId="14071CDC" w14:textId="77777777" w:rsidR="00E21CD0" w:rsidRPr="00261E78" w:rsidRDefault="00E21CD0" w:rsidP="00E21CD0">
            <w:pPr>
              <w:rPr>
                <w:color w:val="000000"/>
                <w:sz w:val="20"/>
                <w:szCs w:val="20"/>
              </w:rPr>
            </w:pPr>
          </w:p>
        </w:tc>
        <w:tc>
          <w:tcPr>
            <w:tcW w:w="1989" w:type="dxa"/>
            <w:tcBorders>
              <w:top w:val="nil"/>
              <w:left w:val="nil"/>
              <w:bottom w:val="nil"/>
              <w:right w:val="nil"/>
            </w:tcBorders>
            <w:noWrap/>
            <w:hideMark/>
          </w:tcPr>
          <w:p w14:paraId="6FEAEF99" w14:textId="77777777" w:rsidR="00E21CD0" w:rsidRPr="00261E78" w:rsidRDefault="00E21CD0" w:rsidP="00E21CD0">
            <w:pPr>
              <w:jc w:val="center"/>
              <w:rPr>
                <w:color w:val="000000"/>
                <w:sz w:val="20"/>
                <w:szCs w:val="20"/>
              </w:rPr>
            </w:pPr>
            <w:r w:rsidRPr="00261E78">
              <w:rPr>
                <w:color w:val="000000"/>
                <w:sz w:val="20"/>
                <w:szCs w:val="20"/>
              </w:rPr>
              <w:t>3900.745</w:t>
            </w:r>
          </w:p>
        </w:tc>
        <w:tc>
          <w:tcPr>
            <w:tcW w:w="1107" w:type="dxa"/>
            <w:tcBorders>
              <w:top w:val="nil"/>
              <w:left w:val="nil"/>
              <w:bottom w:val="nil"/>
              <w:right w:val="nil"/>
            </w:tcBorders>
            <w:noWrap/>
            <w:hideMark/>
          </w:tcPr>
          <w:p w14:paraId="22F6ABF5" w14:textId="77777777" w:rsidR="00E21CD0" w:rsidRPr="00261E78" w:rsidRDefault="00E21CD0" w:rsidP="00E21CD0">
            <w:pPr>
              <w:jc w:val="center"/>
              <w:rPr>
                <w:color w:val="000000"/>
                <w:sz w:val="20"/>
                <w:szCs w:val="20"/>
              </w:rPr>
            </w:pPr>
          </w:p>
        </w:tc>
        <w:tc>
          <w:tcPr>
            <w:tcW w:w="1107" w:type="dxa"/>
            <w:tcBorders>
              <w:top w:val="nil"/>
              <w:left w:val="nil"/>
              <w:bottom w:val="nil"/>
              <w:right w:val="nil"/>
            </w:tcBorders>
            <w:noWrap/>
            <w:hideMark/>
          </w:tcPr>
          <w:p w14:paraId="6C2F94B7" w14:textId="77777777" w:rsidR="00E21CD0" w:rsidRPr="00261E78" w:rsidRDefault="00E21CD0" w:rsidP="00E21CD0">
            <w:pPr>
              <w:jc w:val="center"/>
              <w:rPr>
                <w:sz w:val="20"/>
                <w:szCs w:val="20"/>
              </w:rPr>
            </w:pPr>
          </w:p>
        </w:tc>
        <w:tc>
          <w:tcPr>
            <w:tcW w:w="1107" w:type="dxa"/>
            <w:tcBorders>
              <w:top w:val="nil"/>
              <w:left w:val="nil"/>
              <w:bottom w:val="nil"/>
              <w:right w:val="nil"/>
            </w:tcBorders>
            <w:noWrap/>
            <w:hideMark/>
          </w:tcPr>
          <w:p w14:paraId="786931F4" w14:textId="77777777" w:rsidR="00E21CD0" w:rsidRPr="00261E78" w:rsidRDefault="00E21CD0" w:rsidP="00E21CD0">
            <w:pPr>
              <w:jc w:val="center"/>
              <w:rPr>
                <w:sz w:val="20"/>
                <w:szCs w:val="20"/>
              </w:rPr>
            </w:pPr>
          </w:p>
        </w:tc>
      </w:tr>
      <w:tr w:rsidR="00E21CD0" w:rsidRPr="00261E78" w14:paraId="5709B9FF" w14:textId="77777777" w:rsidTr="00A86F82">
        <w:trPr>
          <w:trHeight w:val="260"/>
          <w:jc w:val="center"/>
        </w:trPr>
        <w:tc>
          <w:tcPr>
            <w:tcW w:w="2250" w:type="dxa"/>
            <w:tcBorders>
              <w:top w:val="nil"/>
              <w:left w:val="nil"/>
              <w:bottom w:val="nil"/>
              <w:right w:val="nil"/>
            </w:tcBorders>
            <w:noWrap/>
            <w:hideMark/>
          </w:tcPr>
          <w:p w14:paraId="199B017F" w14:textId="77777777" w:rsidR="00E21CD0" w:rsidRPr="00261E78" w:rsidRDefault="00E21CD0" w:rsidP="00E21CD0">
            <w:pPr>
              <w:rPr>
                <w:color w:val="000000"/>
                <w:sz w:val="20"/>
                <w:szCs w:val="20"/>
              </w:rPr>
            </w:pPr>
            <w:r w:rsidRPr="00261E78">
              <w:rPr>
                <w:color w:val="000000"/>
                <w:sz w:val="20"/>
                <w:szCs w:val="20"/>
              </w:rPr>
              <w:t>log likelihood</w:t>
            </w:r>
          </w:p>
        </w:tc>
        <w:tc>
          <w:tcPr>
            <w:tcW w:w="1800" w:type="dxa"/>
            <w:tcBorders>
              <w:top w:val="nil"/>
              <w:left w:val="nil"/>
              <w:bottom w:val="nil"/>
              <w:right w:val="nil"/>
            </w:tcBorders>
            <w:noWrap/>
            <w:hideMark/>
          </w:tcPr>
          <w:p w14:paraId="6A951A69" w14:textId="77777777" w:rsidR="00E21CD0" w:rsidRPr="00261E78" w:rsidRDefault="00E21CD0" w:rsidP="00E21CD0">
            <w:pPr>
              <w:rPr>
                <w:color w:val="000000"/>
                <w:sz w:val="20"/>
                <w:szCs w:val="20"/>
              </w:rPr>
            </w:pPr>
          </w:p>
        </w:tc>
        <w:tc>
          <w:tcPr>
            <w:tcW w:w="1989" w:type="dxa"/>
            <w:tcBorders>
              <w:top w:val="nil"/>
              <w:left w:val="nil"/>
              <w:bottom w:val="nil"/>
              <w:right w:val="nil"/>
            </w:tcBorders>
            <w:noWrap/>
            <w:hideMark/>
          </w:tcPr>
          <w:p w14:paraId="75230D9A" w14:textId="77777777" w:rsidR="00E21CD0" w:rsidRPr="00261E78" w:rsidRDefault="00E21CD0" w:rsidP="00E21CD0">
            <w:pPr>
              <w:jc w:val="center"/>
              <w:rPr>
                <w:color w:val="000000"/>
                <w:sz w:val="20"/>
                <w:szCs w:val="20"/>
              </w:rPr>
            </w:pPr>
            <w:r w:rsidRPr="00261E78">
              <w:rPr>
                <w:color w:val="000000"/>
                <w:sz w:val="20"/>
                <w:szCs w:val="20"/>
              </w:rPr>
              <w:t>-1176.201</w:t>
            </w:r>
          </w:p>
        </w:tc>
        <w:tc>
          <w:tcPr>
            <w:tcW w:w="1107" w:type="dxa"/>
            <w:tcBorders>
              <w:top w:val="nil"/>
              <w:left w:val="nil"/>
              <w:bottom w:val="nil"/>
              <w:right w:val="nil"/>
            </w:tcBorders>
            <w:noWrap/>
            <w:hideMark/>
          </w:tcPr>
          <w:p w14:paraId="5CCDB685" w14:textId="77777777" w:rsidR="00E21CD0" w:rsidRPr="00261E78" w:rsidRDefault="00E21CD0" w:rsidP="00E21CD0">
            <w:pPr>
              <w:jc w:val="center"/>
              <w:rPr>
                <w:color w:val="000000"/>
                <w:sz w:val="20"/>
                <w:szCs w:val="20"/>
              </w:rPr>
            </w:pPr>
            <w:r w:rsidRPr="00261E78">
              <w:rPr>
                <w:color w:val="000000"/>
                <w:sz w:val="20"/>
                <w:szCs w:val="20"/>
              </w:rPr>
              <w:t>-4869.758</w:t>
            </w:r>
          </w:p>
        </w:tc>
        <w:tc>
          <w:tcPr>
            <w:tcW w:w="1107" w:type="dxa"/>
            <w:tcBorders>
              <w:top w:val="nil"/>
              <w:left w:val="nil"/>
              <w:bottom w:val="nil"/>
              <w:right w:val="nil"/>
            </w:tcBorders>
            <w:noWrap/>
            <w:hideMark/>
          </w:tcPr>
          <w:p w14:paraId="5ADFE39B" w14:textId="77777777" w:rsidR="00E21CD0" w:rsidRPr="00261E78" w:rsidRDefault="00E21CD0" w:rsidP="00E21CD0">
            <w:pPr>
              <w:jc w:val="center"/>
              <w:rPr>
                <w:color w:val="000000"/>
                <w:sz w:val="20"/>
                <w:szCs w:val="20"/>
              </w:rPr>
            </w:pPr>
            <w:r w:rsidRPr="00261E78">
              <w:rPr>
                <w:color w:val="000000"/>
                <w:sz w:val="20"/>
                <w:szCs w:val="20"/>
              </w:rPr>
              <w:t>-4869.758</w:t>
            </w:r>
          </w:p>
        </w:tc>
        <w:tc>
          <w:tcPr>
            <w:tcW w:w="1107" w:type="dxa"/>
            <w:tcBorders>
              <w:top w:val="nil"/>
              <w:left w:val="nil"/>
              <w:bottom w:val="nil"/>
              <w:right w:val="nil"/>
            </w:tcBorders>
            <w:noWrap/>
            <w:hideMark/>
          </w:tcPr>
          <w:p w14:paraId="5A2BA299" w14:textId="77777777" w:rsidR="00E21CD0" w:rsidRPr="00261E78" w:rsidRDefault="00E21CD0" w:rsidP="00E21CD0">
            <w:pPr>
              <w:jc w:val="center"/>
              <w:rPr>
                <w:color w:val="000000"/>
                <w:sz w:val="20"/>
                <w:szCs w:val="20"/>
              </w:rPr>
            </w:pPr>
            <w:r w:rsidRPr="00261E78">
              <w:rPr>
                <w:color w:val="000000"/>
                <w:sz w:val="20"/>
                <w:szCs w:val="20"/>
              </w:rPr>
              <w:t>-4869.758</w:t>
            </w:r>
          </w:p>
        </w:tc>
      </w:tr>
      <w:tr w:rsidR="00E21CD0" w:rsidRPr="00261E78" w14:paraId="24A04E0C" w14:textId="77777777" w:rsidTr="00A86F82">
        <w:trPr>
          <w:trHeight w:val="260"/>
          <w:jc w:val="center"/>
        </w:trPr>
        <w:tc>
          <w:tcPr>
            <w:tcW w:w="2250" w:type="dxa"/>
            <w:tcBorders>
              <w:top w:val="nil"/>
              <w:left w:val="nil"/>
              <w:bottom w:val="nil"/>
              <w:right w:val="nil"/>
            </w:tcBorders>
            <w:noWrap/>
            <w:hideMark/>
          </w:tcPr>
          <w:p w14:paraId="2B31537D" w14:textId="77777777" w:rsidR="00E21CD0" w:rsidRPr="00261E78" w:rsidRDefault="00E21CD0" w:rsidP="00E21CD0">
            <w:pPr>
              <w:rPr>
                <w:color w:val="000000"/>
                <w:sz w:val="20"/>
                <w:szCs w:val="20"/>
              </w:rPr>
            </w:pPr>
            <w:r w:rsidRPr="00261E78">
              <w:rPr>
                <w:color w:val="000000"/>
                <w:sz w:val="20"/>
                <w:szCs w:val="20"/>
              </w:rPr>
              <w:t>deviance</w:t>
            </w:r>
          </w:p>
        </w:tc>
        <w:tc>
          <w:tcPr>
            <w:tcW w:w="1800" w:type="dxa"/>
            <w:tcBorders>
              <w:top w:val="nil"/>
              <w:left w:val="nil"/>
              <w:bottom w:val="nil"/>
              <w:right w:val="nil"/>
            </w:tcBorders>
            <w:noWrap/>
            <w:hideMark/>
          </w:tcPr>
          <w:p w14:paraId="1E5CB2D0" w14:textId="77777777" w:rsidR="00E21CD0" w:rsidRPr="00261E78" w:rsidRDefault="00E21CD0" w:rsidP="00E21CD0">
            <w:pPr>
              <w:rPr>
                <w:color w:val="000000"/>
                <w:sz w:val="20"/>
                <w:szCs w:val="20"/>
              </w:rPr>
            </w:pPr>
          </w:p>
        </w:tc>
        <w:tc>
          <w:tcPr>
            <w:tcW w:w="1989" w:type="dxa"/>
            <w:tcBorders>
              <w:top w:val="nil"/>
              <w:left w:val="nil"/>
              <w:bottom w:val="nil"/>
              <w:right w:val="nil"/>
            </w:tcBorders>
            <w:noWrap/>
            <w:hideMark/>
          </w:tcPr>
          <w:p w14:paraId="65448537" w14:textId="77777777" w:rsidR="00E21CD0" w:rsidRPr="00261E78" w:rsidRDefault="00E21CD0" w:rsidP="00E21CD0">
            <w:pPr>
              <w:jc w:val="center"/>
              <w:rPr>
                <w:sz w:val="20"/>
                <w:szCs w:val="20"/>
              </w:rPr>
            </w:pPr>
          </w:p>
        </w:tc>
        <w:tc>
          <w:tcPr>
            <w:tcW w:w="1107" w:type="dxa"/>
            <w:tcBorders>
              <w:top w:val="nil"/>
              <w:left w:val="nil"/>
              <w:bottom w:val="nil"/>
              <w:right w:val="nil"/>
            </w:tcBorders>
            <w:noWrap/>
            <w:hideMark/>
          </w:tcPr>
          <w:p w14:paraId="10B77CE7" w14:textId="77777777" w:rsidR="00E21CD0" w:rsidRPr="00261E78" w:rsidRDefault="00E21CD0" w:rsidP="00E21CD0">
            <w:pPr>
              <w:jc w:val="center"/>
              <w:rPr>
                <w:color w:val="000000"/>
                <w:sz w:val="20"/>
                <w:szCs w:val="20"/>
              </w:rPr>
            </w:pPr>
            <w:r w:rsidRPr="00261E78">
              <w:rPr>
                <w:color w:val="000000"/>
                <w:sz w:val="20"/>
                <w:szCs w:val="20"/>
              </w:rPr>
              <w:t>3545.797</w:t>
            </w:r>
          </w:p>
        </w:tc>
        <w:tc>
          <w:tcPr>
            <w:tcW w:w="1107" w:type="dxa"/>
            <w:tcBorders>
              <w:top w:val="nil"/>
              <w:left w:val="nil"/>
              <w:bottom w:val="nil"/>
              <w:right w:val="nil"/>
            </w:tcBorders>
            <w:noWrap/>
            <w:hideMark/>
          </w:tcPr>
          <w:p w14:paraId="6A3F6F4D" w14:textId="77777777" w:rsidR="00E21CD0" w:rsidRPr="00261E78" w:rsidRDefault="00E21CD0" w:rsidP="00E21CD0">
            <w:pPr>
              <w:jc w:val="center"/>
              <w:rPr>
                <w:color w:val="000000"/>
                <w:sz w:val="20"/>
                <w:szCs w:val="20"/>
              </w:rPr>
            </w:pPr>
          </w:p>
        </w:tc>
        <w:tc>
          <w:tcPr>
            <w:tcW w:w="1107" w:type="dxa"/>
            <w:tcBorders>
              <w:top w:val="nil"/>
              <w:left w:val="nil"/>
              <w:bottom w:val="nil"/>
              <w:right w:val="nil"/>
            </w:tcBorders>
            <w:noWrap/>
            <w:hideMark/>
          </w:tcPr>
          <w:p w14:paraId="1E9DBE75" w14:textId="77777777" w:rsidR="00E21CD0" w:rsidRPr="00261E78" w:rsidRDefault="00E21CD0" w:rsidP="00E21CD0">
            <w:pPr>
              <w:jc w:val="center"/>
              <w:rPr>
                <w:sz w:val="20"/>
                <w:szCs w:val="20"/>
              </w:rPr>
            </w:pPr>
          </w:p>
        </w:tc>
      </w:tr>
      <w:tr w:rsidR="00E21CD0" w:rsidRPr="00261E78" w14:paraId="34D0AC7D" w14:textId="77777777" w:rsidTr="00A86F82">
        <w:trPr>
          <w:trHeight w:val="260"/>
          <w:jc w:val="center"/>
        </w:trPr>
        <w:tc>
          <w:tcPr>
            <w:tcW w:w="2250" w:type="dxa"/>
            <w:tcBorders>
              <w:top w:val="nil"/>
              <w:left w:val="nil"/>
              <w:bottom w:val="single" w:sz="4" w:space="0" w:color="auto"/>
              <w:right w:val="nil"/>
            </w:tcBorders>
            <w:noWrap/>
            <w:hideMark/>
          </w:tcPr>
          <w:p w14:paraId="34DED709" w14:textId="77777777" w:rsidR="00E21CD0" w:rsidRPr="00261E78" w:rsidRDefault="00E21CD0" w:rsidP="00E21CD0">
            <w:pPr>
              <w:rPr>
                <w:color w:val="000000"/>
                <w:sz w:val="20"/>
                <w:szCs w:val="20"/>
              </w:rPr>
            </w:pPr>
            <w:r w:rsidRPr="00261E78">
              <w:rPr>
                <w:color w:val="000000"/>
                <w:sz w:val="20"/>
                <w:szCs w:val="20"/>
              </w:rPr>
              <w:t>pseudo R^2</w:t>
            </w:r>
          </w:p>
        </w:tc>
        <w:tc>
          <w:tcPr>
            <w:tcW w:w="1800" w:type="dxa"/>
            <w:tcBorders>
              <w:top w:val="nil"/>
              <w:left w:val="nil"/>
              <w:bottom w:val="single" w:sz="4" w:space="0" w:color="auto"/>
              <w:right w:val="nil"/>
            </w:tcBorders>
            <w:noWrap/>
            <w:hideMark/>
          </w:tcPr>
          <w:p w14:paraId="63EC4258" w14:textId="77777777" w:rsidR="00E21CD0" w:rsidRPr="00261E78" w:rsidRDefault="00E21CD0" w:rsidP="00E21CD0">
            <w:pPr>
              <w:jc w:val="center"/>
              <w:rPr>
                <w:color w:val="000000"/>
                <w:sz w:val="20"/>
                <w:szCs w:val="20"/>
              </w:rPr>
            </w:pPr>
            <w:r w:rsidRPr="00261E78">
              <w:rPr>
                <w:color w:val="000000"/>
                <w:sz w:val="20"/>
                <w:szCs w:val="20"/>
              </w:rPr>
              <w:t> </w:t>
            </w:r>
          </w:p>
        </w:tc>
        <w:tc>
          <w:tcPr>
            <w:tcW w:w="1989" w:type="dxa"/>
            <w:tcBorders>
              <w:top w:val="nil"/>
              <w:left w:val="nil"/>
              <w:bottom w:val="single" w:sz="4" w:space="0" w:color="auto"/>
              <w:right w:val="nil"/>
            </w:tcBorders>
            <w:noWrap/>
            <w:hideMark/>
          </w:tcPr>
          <w:p w14:paraId="79BA0E25" w14:textId="77777777" w:rsidR="00E21CD0" w:rsidRPr="00261E78" w:rsidRDefault="00E21CD0" w:rsidP="00E21CD0">
            <w:pPr>
              <w:jc w:val="center"/>
              <w:rPr>
                <w:color w:val="000000"/>
                <w:sz w:val="20"/>
                <w:szCs w:val="20"/>
              </w:rPr>
            </w:pPr>
            <w:r w:rsidRPr="00261E78">
              <w:rPr>
                <w:color w:val="000000"/>
                <w:sz w:val="20"/>
                <w:szCs w:val="20"/>
              </w:rPr>
              <w:t> </w:t>
            </w:r>
          </w:p>
        </w:tc>
        <w:tc>
          <w:tcPr>
            <w:tcW w:w="1107" w:type="dxa"/>
            <w:tcBorders>
              <w:top w:val="nil"/>
              <w:left w:val="nil"/>
              <w:bottom w:val="single" w:sz="4" w:space="0" w:color="auto"/>
              <w:right w:val="nil"/>
            </w:tcBorders>
            <w:noWrap/>
            <w:hideMark/>
          </w:tcPr>
          <w:p w14:paraId="71BD9C05" w14:textId="77777777" w:rsidR="00E21CD0" w:rsidRPr="00261E78" w:rsidRDefault="00E21CD0" w:rsidP="00E21CD0">
            <w:pPr>
              <w:jc w:val="center"/>
              <w:rPr>
                <w:color w:val="000000"/>
                <w:sz w:val="20"/>
                <w:szCs w:val="20"/>
              </w:rPr>
            </w:pPr>
            <w:r w:rsidRPr="00261E78">
              <w:rPr>
                <w:color w:val="000000"/>
                <w:sz w:val="20"/>
                <w:szCs w:val="20"/>
              </w:rPr>
              <w:t>0.014</w:t>
            </w:r>
          </w:p>
        </w:tc>
        <w:tc>
          <w:tcPr>
            <w:tcW w:w="1107" w:type="dxa"/>
            <w:tcBorders>
              <w:top w:val="nil"/>
              <w:left w:val="nil"/>
              <w:bottom w:val="single" w:sz="4" w:space="0" w:color="auto"/>
              <w:right w:val="nil"/>
            </w:tcBorders>
            <w:noWrap/>
            <w:hideMark/>
          </w:tcPr>
          <w:p w14:paraId="12177251" w14:textId="77777777" w:rsidR="00E21CD0" w:rsidRPr="00261E78" w:rsidRDefault="00E21CD0" w:rsidP="00E21CD0">
            <w:pPr>
              <w:jc w:val="center"/>
              <w:rPr>
                <w:color w:val="000000"/>
                <w:sz w:val="20"/>
                <w:szCs w:val="20"/>
              </w:rPr>
            </w:pPr>
            <w:r w:rsidRPr="00261E78">
              <w:rPr>
                <w:color w:val="000000"/>
                <w:sz w:val="20"/>
                <w:szCs w:val="20"/>
              </w:rPr>
              <w:t> </w:t>
            </w:r>
          </w:p>
        </w:tc>
        <w:tc>
          <w:tcPr>
            <w:tcW w:w="1107" w:type="dxa"/>
            <w:tcBorders>
              <w:top w:val="nil"/>
              <w:left w:val="nil"/>
              <w:bottom w:val="single" w:sz="4" w:space="0" w:color="auto"/>
              <w:right w:val="nil"/>
            </w:tcBorders>
            <w:noWrap/>
            <w:hideMark/>
          </w:tcPr>
          <w:p w14:paraId="288942B4" w14:textId="77777777" w:rsidR="00E21CD0" w:rsidRPr="00261E78" w:rsidRDefault="00E21CD0" w:rsidP="00E21CD0">
            <w:pPr>
              <w:jc w:val="center"/>
              <w:rPr>
                <w:color w:val="000000"/>
                <w:sz w:val="20"/>
                <w:szCs w:val="20"/>
              </w:rPr>
            </w:pPr>
            <w:r w:rsidRPr="00261E78">
              <w:rPr>
                <w:color w:val="000000"/>
                <w:sz w:val="20"/>
                <w:szCs w:val="20"/>
              </w:rPr>
              <w:t> </w:t>
            </w:r>
          </w:p>
        </w:tc>
      </w:tr>
    </w:tbl>
    <w:p w14:paraId="4D1714FE" w14:textId="2B27271F" w:rsidR="006E4882" w:rsidRPr="00261E78" w:rsidRDefault="006E4882" w:rsidP="006E4882">
      <w:pPr>
        <w:pStyle w:val="Notes"/>
      </w:pPr>
      <w:r w:rsidRPr="00261E78">
        <w:t>Notes: 1. ***p&lt;0.001; **p&lt;0.01; *p&lt;0.05.</w:t>
      </w:r>
      <w:r w:rsidRPr="00261E78">
        <w:br/>
        <w:t>2. Question timing FE indicates the date on which the question was posted.</w:t>
      </w:r>
    </w:p>
    <w:p w14:paraId="6F4C8580" w14:textId="0E77B145" w:rsidR="00CB3052" w:rsidRPr="00261E78" w:rsidRDefault="00304A09" w:rsidP="00113236">
      <w:pPr>
        <w:pStyle w:val="Paragraph0"/>
      </w:pPr>
      <w:r w:rsidRPr="00261E78">
        <w:rPr>
          <w:b/>
          <w:bCs/>
        </w:rPr>
        <w:lastRenderedPageBreak/>
        <w:t>Viewer</w:t>
      </w:r>
      <w:r w:rsidR="00E80D32" w:rsidRPr="00261E78">
        <w:rPr>
          <w:b/>
          <w:bCs/>
        </w:rPr>
        <w:t xml:space="preserve"> Recognition</w:t>
      </w:r>
      <w:r w:rsidR="00D23A73" w:rsidRPr="00261E78">
        <w:rPr>
          <w:b/>
          <w:bCs/>
        </w:rPr>
        <w:t xml:space="preserve"> </w:t>
      </w:r>
      <w:r w:rsidR="00D23A73" w:rsidRPr="00261E78">
        <w:t>of human answers</w:t>
      </w:r>
      <w:r w:rsidR="00E80D32" w:rsidRPr="00261E78">
        <w:t xml:space="preserve">. Table </w:t>
      </w:r>
      <w:r w:rsidR="008031CD" w:rsidRPr="00261E78">
        <w:t>5</w:t>
      </w:r>
      <w:r w:rsidR="00E80D32" w:rsidRPr="00261E78">
        <w:t xml:space="preserve"> addresses the concern </w:t>
      </w:r>
      <w:r w:rsidR="00A15929" w:rsidRPr="00261E78">
        <w:t>that answer timing fixed effects may be too restrictive</w:t>
      </w:r>
      <w:r w:rsidR="00D1059C">
        <w:t>,</w:t>
      </w:r>
      <w:r w:rsidR="00A15929" w:rsidRPr="00261E78">
        <w:t xml:space="preserve"> given that net likes accumulate differently over different time periods. We </w:t>
      </w:r>
      <w:r w:rsidR="00571AB9">
        <w:t xml:space="preserve">then </w:t>
      </w:r>
      <w:r w:rsidR="00A15929" w:rsidRPr="00261E78">
        <w:t xml:space="preserve">adopt a more flexible approach </w:t>
      </w:r>
      <w:r w:rsidR="000F15A5" w:rsidRPr="00261E78">
        <w:t>to capture the non-linear relationship between question age and net likes accumulation</w:t>
      </w:r>
      <w:r w:rsidR="00A15929" w:rsidRPr="00261E78">
        <w:t xml:space="preserve">. Column 1 presents the baseline specification without controlling for answer age, while Columns 2-4 progressively add polynomial controls: linear (Column 2), quadratic (Column 3), and cubic (Column 4) terms of answer age. </w:t>
      </w:r>
      <w:r w:rsidR="00B25F46" w:rsidRPr="00261E78">
        <w:t xml:space="preserve">Column 5 reports our preferred specification with answer timing fixed effects. </w:t>
      </w:r>
      <w:ins w:id="356" w:author="Dylan CHEN" w:date="2026-03-17T18:08:00Z" w16du:dateUtc="2026-03-17T10:08:00Z">
        <w:r w:rsidR="00B7495A" w:rsidRPr="00B7495A">
          <w:t>Column 6 employs the logarithm of the net number of likes</w:t>
        </w:r>
        <w:del w:id="357" w:author="Xin Li" w:date="2026-03-21T12:29:00Z" w16du:dateUtc="2026-03-21T04:29:00Z">
          <w:r w:rsidR="00B7495A" w:rsidRPr="00B7495A" w:rsidDel="00865650">
            <w:delText>,</w:delText>
          </w:r>
        </w:del>
        <w:r w:rsidR="00B7495A" w:rsidRPr="00B7495A">
          <w:t xml:space="preserve"> </w:t>
        </w:r>
        <w:del w:id="358" w:author="Xin Li" w:date="2026-03-21T12:29:00Z" w16du:dateUtc="2026-03-21T04:29:00Z">
          <w:r w:rsidR="00B7495A" w:rsidRPr="00B7495A" w:rsidDel="00865650">
            <w:delText xml:space="preserve">adjusted for non-positive values, </w:delText>
          </w:r>
        </w:del>
        <w:r w:rsidR="00B7495A" w:rsidRPr="00B7495A">
          <w:t>as the dependent variable</w:t>
        </w:r>
        <w:r w:rsidR="00B7495A">
          <w:rPr>
            <w:rFonts w:hint="eastAsia"/>
          </w:rPr>
          <w:t>.</w:t>
        </w:r>
      </w:ins>
      <w:ins w:id="359" w:author="Dylan CHEN" w:date="2026-03-17T18:05:00Z" w16du:dateUtc="2026-03-17T10:05:00Z">
        <w:r w:rsidR="004672FC">
          <w:rPr>
            <w:rFonts w:hint="eastAsia"/>
          </w:rPr>
          <w:t xml:space="preserve"> </w:t>
        </w:r>
      </w:ins>
      <w:r w:rsidR="00B25F46" w:rsidRPr="00261E78">
        <w:t xml:space="preserve">Column </w:t>
      </w:r>
      <w:del w:id="360" w:author="Dylan CHEN" w:date="2026-03-17T18:05:00Z" w16du:dateUtc="2026-03-17T10:05:00Z">
        <w:r w:rsidR="00B25F46" w:rsidRPr="00261E78" w:rsidDel="004672FC">
          <w:delText xml:space="preserve">6 </w:delText>
        </w:r>
      </w:del>
      <w:ins w:id="361" w:author="Dylan CHEN" w:date="2026-03-17T18:05:00Z" w16du:dateUtc="2026-03-17T10:05:00Z">
        <w:r w:rsidR="004672FC">
          <w:rPr>
            <w:rFonts w:hint="eastAsia"/>
          </w:rPr>
          <w:t>7</w:t>
        </w:r>
        <w:r w:rsidR="004672FC" w:rsidRPr="00261E78">
          <w:t xml:space="preserve"> </w:t>
        </w:r>
      </w:ins>
      <w:r w:rsidR="00B25F46" w:rsidRPr="00261E78">
        <w:t>implements a Poisson model</w:t>
      </w:r>
      <w:del w:id="362" w:author="Xin Li" w:date="2026-03-21T12:29:00Z" w16du:dateUtc="2026-03-21T04:29:00Z">
        <w:r w:rsidR="00B25F46" w:rsidRPr="00261E78" w:rsidDel="00865650">
          <w:delText xml:space="preserve"> after adjusting for non-negativity</w:delText>
        </w:r>
      </w:del>
      <w:r w:rsidR="00B25F46" w:rsidRPr="00261E78">
        <w:t xml:space="preserve">. </w:t>
      </w:r>
      <w:ins w:id="363" w:author="Xin Li" w:date="2026-03-21T12:29:00Z" w16du:dateUtc="2026-03-21T04:29:00Z">
        <w:r w:rsidR="00865650">
          <w:t xml:space="preserve">(Since the minimum number of likes in the data is -3. We </w:t>
        </w:r>
        <w:r w:rsidR="00865650" w:rsidRPr="00B7495A">
          <w:t>adjust</w:t>
        </w:r>
        <w:r w:rsidR="00865650">
          <w:t xml:space="preserve"> the analy</w:t>
        </w:r>
      </w:ins>
      <w:ins w:id="364" w:author="Xin Li" w:date="2026-03-21T12:30:00Z" w16du:dateUtc="2026-03-21T04:30:00Z">
        <w:r w:rsidR="00865650">
          <w:t xml:space="preserve">sese in columns 6 and 7 </w:t>
        </w:r>
      </w:ins>
      <w:ins w:id="365" w:author="Xin Li" w:date="2026-03-21T12:29:00Z" w16du:dateUtc="2026-03-21T04:29:00Z">
        <w:r w:rsidR="00865650" w:rsidRPr="00B7495A">
          <w:t>for non-positive values</w:t>
        </w:r>
      </w:ins>
      <w:ins w:id="366" w:author="Xin Li" w:date="2026-03-21T12:30:00Z" w16du:dateUtc="2026-03-21T04:30:00Z">
        <w:r w:rsidR="00865650">
          <w:t xml:space="preserve"> by shifting 3.) </w:t>
        </w:r>
      </w:ins>
      <w:r w:rsidR="00B25F46" w:rsidRPr="00261E78">
        <w:t>All specifications show consistent negative effects.</w:t>
      </w:r>
      <w:ins w:id="367" w:author="Xin Li" w:date="2026-03-21T12:29:00Z" w16du:dateUtc="2026-03-21T04:29:00Z">
        <w:r w:rsidR="00865650" w:rsidRPr="00865650">
          <w:t xml:space="preserve"> </w:t>
        </w:r>
      </w:ins>
    </w:p>
    <w:p w14:paraId="2E85C86C" w14:textId="6F9A0068" w:rsidR="00865AEF" w:rsidRPr="00261E78" w:rsidRDefault="00B04148" w:rsidP="00B04148">
      <w:pPr>
        <w:pStyle w:val="TableFiguretitle"/>
      </w:pPr>
      <w:bookmarkStart w:id="368" w:name="_Ref210225098"/>
      <w:r w:rsidRPr="00261E78">
        <w:t xml:space="preserve">Table </w:t>
      </w:r>
      <w:fldSimple w:instr=" SEQ Table \* ARABIC ">
        <w:r w:rsidR="008031CD" w:rsidRPr="00261E78">
          <w:t>5</w:t>
        </w:r>
      </w:fldSimple>
      <w:bookmarkEnd w:id="368"/>
      <w:r w:rsidRPr="00261E78">
        <w:t xml:space="preserve">. Robustness </w:t>
      </w:r>
      <w:r w:rsidR="00D04D59" w:rsidRPr="00261E78">
        <w:t>c</w:t>
      </w:r>
      <w:r w:rsidRPr="00261E78">
        <w:t xml:space="preserve">hecks: </w:t>
      </w:r>
      <w:r w:rsidR="00D04D59" w:rsidRPr="00261E78">
        <w:t>a</w:t>
      </w:r>
      <w:r w:rsidRPr="00261E78">
        <w:t xml:space="preserve">lternative </w:t>
      </w:r>
      <w:r w:rsidR="00D04D59" w:rsidRPr="00261E78">
        <w:t>m</w:t>
      </w:r>
      <w:r w:rsidRPr="00261E78">
        <w:t xml:space="preserve">odel </w:t>
      </w:r>
      <w:r w:rsidR="00D04D59" w:rsidRPr="00261E78">
        <w:t>s</w:t>
      </w:r>
      <w:r w:rsidRPr="00261E78">
        <w:t xml:space="preserve">pecifications for </w:t>
      </w:r>
      <w:r w:rsidR="00304A09" w:rsidRPr="00261E78">
        <w:t>viewer</w:t>
      </w:r>
      <w:r w:rsidRPr="00261E78">
        <w:t xml:space="preserve"> </w:t>
      </w:r>
      <w:r w:rsidR="00D04D59" w:rsidRPr="00261E78">
        <w:t>r</w:t>
      </w:r>
      <w:r w:rsidRPr="00261E78">
        <w:t>ecognition</w:t>
      </w:r>
    </w:p>
    <w:tbl>
      <w:tblPr>
        <w:tblW w:w="5000" w:type="pct"/>
        <w:jc w:val="center"/>
        <w:tblLayout w:type="fixed"/>
        <w:tblLook w:val="04A0" w:firstRow="1" w:lastRow="0" w:firstColumn="1" w:lastColumn="0" w:noHBand="0" w:noVBand="1"/>
        <w:tblPrChange w:id="369" w:author="Dylan CHEN" w:date="2026-03-17T18:05:00Z" w16du:dateUtc="2026-03-17T10:05:00Z">
          <w:tblPr>
            <w:tblW w:w="14382" w:type="dxa"/>
            <w:tblLook w:val="04A0" w:firstRow="1" w:lastRow="0" w:firstColumn="1" w:lastColumn="0" w:noHBand="0" w:noVBand="1"/>
          </w:tblPr>
        </w:tblPrChange>
      </w:tblPr>
      <w:tblGrid>
        <w:gridCol w:w="2044"/>
        <w:gridCol w:w="729"/>
        <w:gridCol w:w="917"/>
        <w:gridCol w:w="810"/>
        <w:gridCol w:w="900"/>
        <w:gridCol w:w="990"/>
        <w:gridCol w:w="1751"/>
        <w:gridCol w:w="1219"/>
        <w:tblGridChange w:id="370">
          <w:tblGrid>
            <w:gridCol w:w="2044"/>
            <w:gridCol w:w="1216"/>
            <w:gridCol w:w="1060"/>
            <w:gridCol w:w="1060"/>
            <w:gridCol w:w="1060"/>
            <w:gridCol w:w="1060"/>
            <w:gridCol w:w="641"/>
            <w:gridCol w:w="571"/>
            <w:gridCol w:w="648"/>
            <w:gridCol w:w="3142"/>
            <w:gridCol w:w="1880"/>
          </w:tblGrid>
        </w:tblGridChange>
      </w:tblGrid>
      <w:tr w:rsidR="004672FC" w14:paraId="22DBDD2E" w14:textId="77777777" w:rsidTr="004672FC">
        <w:trPr>
          <w:trHeight w:val="340"/>
          <w:jc w:val="center"/>
          <w:ins w:id="371" w:author="Dylan CHEN" w:date="2026-03-17T18:04:00Z"/>
          <w:trPrChange w:id="372" w:author="Dylan CHEN" w:date="2026-03-17T18:05:00Z" w16du:dateUtc="2026-03-17T10:05:00Z">
            <w:trPr>
              <w:trHeight w:val="340"/>
            </w:trPr>
          </w:trPrChange>
        </w:trPr>
        <w:tc>
          <w:tcPr>
            <w:tcW w:w="2044" w:type="dxa"/>
            <w:tcBorders>
              <w:top w:val="single" w:sz="8" w:space="0" w:color="auto"/>
              <w:left w:val="nil"/>
              <w:bottom w:val="nil"/>
              <w:right w:val="nil"/>
            </w:tcBorders>
            <w:noWrap/>
            <w:tcMar>
              <w:left w:w="29" w:type="dxa"/>
              <w:right w:w="29" w:type="dxa"/>
            </w:tcMar>
            <w:hideMark/>
            <w:tcPrChange w:id="373" w:author="Dylan CHEN" w:date="2026-03-17T18:05:00Z" w16du:dateUtc="2026-03-17T10:05:00Z">
              <w:tcPr>
                <w:tcW w:w="3260" w:type="dxa"/>
                <w:gridSpan w:val="2"/>
                <w:tcBorders>
                  <w:top w:val="single" w:sz="8" w:space="0" w:color="auto"/>
                  <w:left w:val="nil"/>
                  <w:bottom w:val="nil"/>
                  <w:right w:val="nil"/>
                </w:tcBorders>
                <w:noWrap/>
                <w:vAlign w:val="center"/>
                <w:hideMark/>
              </w:tcPr>
            </w:tcPrChange>
          </w:tcPr>
          <w:p w14:paraId="6199E8D4" w14:textId="77777777" w:rsidR="004672FC" w:rsidRDefault="004672FC">
            <w:pPr>
              <w:rPr>
                <w:ins w:id="374" w:author="Dylan CHEN" w:date="2026-03-17T18:04:00Z" w16du:dateUtc="2026-03-17T10:04:00Z"/>
                <w:color w:val="000000"/>
                <w:sz w:val="20"/>
                <w:szCs w:val="20"/>
              </w:rPr>
            </w:pPr>
            <w:ins w:id="375" w:author="Dylan CHEN" w:date="2026-03-17T18:04:00Z" w16du:dateUtc="2026-03-17T10:04:00Z">
              <w:r>
                <w:rPr>
                  <w:color w:val="000000"/>
                  <w:sz w:val="20"/>
                  <w:szCs w:val="20"/>
                </w:rPr>
                <w:t> </w:t>
              </w:r>
            </w:ins>
          </w:p>
        </w:tc>
        <w:tc>
          <w:tcPr>
            <w:tcW w:w="6097" w:type="dxa"/>
            <w:gridSpan w:val="6"/>
            <w:tcBorders>
              <w:top w:val="single" w:sz="8" w:space="0" w:color="auto"/>
              <w:left w:val="nil"/>
              <w:bottom w:val="nil"/>
              <w:right w:val="nil"/>
            </w:tcBorders>
            <w:noWrap/>
            <w:tcMar>
              <w:left w:w="29" w:type="dxa"/>
              <w:right w:w="29" w:type="dxa"/>
            </w:tcMar>
            <w:hideMark/>
            <w:tcPrChange w:id="376" w:author="Dylan CHEN" w:date="2026-03-17T18:05:00Z" w16du:dateUtc="2026-03-17T10:05:00Z">
              <w:tcPr>
                <w:tcW w:w="9242" w:type="dxa"/>
                <w:gridSpan w:val="8"/>
                <w:tcBorders>
                  <w:top w:val="single" w:sz="8" w:space="0" w:color="auto"/>
                  <w:left w:val="nil"/>
                  <w:bottom w:val="nil"/>
                  <w:right w:val="nil"/>
                </w:tcBorders>
                <w:noWrap/>
                <w:vAlign w:val="center"/>
                <w:hideMark/>
              </w:tcPr>
            </w:tcPrChange>
          </w:tcPr>
          <w:p w14:paraId="6885FA7C" w14:textId="77777777" w:rsidR="004672FC" w:rsidRDefault="004672FC">
            <w:pPr>
              <w:jc w:val="center"/>
              <w:rPr>
                <w:ins w:id="377" w:author="Dylan CHEN" w:date="2026-03-17T18:04:00Z" w16du:dateUtc="2026-03-17T10:04:00Z"/>
                <w:color w:val="000000"/>
                <w:sz w:val="20"/>
                <w:szCs w:val="20"/>
              </w:rPr>
            </w:pPr>
            <w:ins w:id="378" w:author="Dylan CHEN" w:date="2026-03-17T18:04:00Z" w16du:dateUtc="2026-03-17T10:04:00Z">
              <w:r>
                <w:rPr>
                  <w:color w:val="000000"/>
                  <w:sz w:val="20"/>
                  <w:szCs w:val="20"/>
                </w:rPr>
                <w:t>OLS</w:t>
              </w:r>
            </w:ins>
          </w:p>
        </w:tc>
        <w:tc>
          <w:tcPr>
            <w:tcW w:w="1219" w:type="dxa"/>
            <w:tcBorders>
              <w:top w:val="single" w:sz="8" w:space="0" w:color="auto"/>
              <w:left w:val="nil"/>
              <w:bottom w:val="nil"/>
              <w:right w:val="nil"/>
            </w:tcBorders>
            <w:noWrap/>
            <w:tcMar>
              <w:left w:w="29" w:type="dxa"/>
              <w:right w:w="29" w:type="dxa"/>
            </w:tcMar>
            <w:hideMark/>
            <w:tcPrChange w:id="379" w:author="Dylan CHEN" w:date="2026-03-17T18:05:00Z" w16du:dateUtc="2026-03-17T10:05:00Z">
              <w:tcPr>
                <w:tcW w:w="1880" w:type="dxa"/>
                <w:tcBorders>
                  <w:top w:val="single" w:sz="8" w:space="0" w:color="auto"/>
                  <w:left w:val="nil"/>
                  <w:bottom w:val="nil"/>
                  <w:right w:val="nil"/>
                </w:tcBorders>
                <w:noWrap/>
                <w:vAlign w:val="center"/>
                <w:hideMark/>
              </w:tcPr>
            </w:tcPrChange>
          </w:tcPr>
          <w:p w14:paraId="76E74F58" w14:textId="77777777" w:rsidR="004672FC" w:rsidRDefault="004672FC">
            <w:pPr>
              <w:jc w:val="center"/>
              <w:rPr>
                <w:ins w:id="380" w:author="Dylan CHEN" w:date="2026-03-17T18:04:00Z" w16du:dateUtc="2026-03-17T10:04:00Z"/>
                <w:color w:val="000000"/>
                <w:sz w:val="20"/>
                <w:szCs w:val="20"/>
              </w:rPr>
            </w:pPr>
            <w:ins w:id="381" w:author="Dylan CHEN" w:date="2026-03-17T18:04:00Z" w16du:dateUtc="2026-03-17T10:04:00Z">
              <w:r>
                <w:rPr>
                  <w:color w:val="000000"/>
                  <w:sz w:val="20"/>
                  <w:szCs w:val="20"/>
                </w:rPr>
                <w:t>Poisson</w:t>
              </w:r>
            </w:ins>
          </w:p>
        </w:tc>
      </w:tr>
      <w:tr w:rsidR="004672FC" w14:paraId="1897BAFF" w14:textId="77777777" w:rsidTr="004672FC">
        <w:trPr>
          <w:trHeight w:val="320"/>
          <w:jc w:val="center"/>
          <w:ins w:id="382" w:author="Dylan CHEN" w:date="2026-03-17T18:04:00Z"/>
          <w:trPrChange w:id="383" w:author="Dylan CHEN" w:date="2026-03-17T18:05:00Z" w16du:dateUtc="2026-03-17T10:05:00Z">
            <w:trPr>
              <w:trHeight w:val="320"/>
            </w:trPr>
          </w:trPrChange>
        </w:trPr>
        <w:tc>
          <w:tcPr>
            <w:tcW w:w="2044" w:type="dxa"/>
            <w:tcBorders>
              <w:top w:val="nil"/>
              <w:left w:val="nil"/>
              <w:bottom w:val="nil"/>
              <w:right w:val="nil"/>
            </w:tcBorders>
            <w:noWrap/>
            <w:tcMar>
              <w:left w:w="29" w:type="dxa"/>
              <w:right w:w="29" w:type="dxa"/>
            </w:tcMar>
            <w:hideMark/>
            <w:tcPrChange w:id="384" w:author="Dylan CHEN" w:date="2026-03-17T18:05:00Z" w16du:dateUtc="2026-03-17T10:05:00Z">
              <w:tcPr>
                <w:tcW w:w="3260" w:type="dxa"/>
                <w:gridSpan w:val="2"/>
                <w:tcBorders>
                  <w:top w:val="nil"/>
                  <w:left w:val="nil"/>
                  <w:bottom w:val="nil"/>
                  <w:right w:val="nil"/>
                </w:tcBorders>
                <w:noWrap/>
                <w:vAlign w:val="center"/>
                <w:hideMark/>
              </w:tcPr>
            </w:tcPrChange>
          </w:tcPr>
          <w:p w14:paraId="67C0EB13" w14:textId="77777777" w:rsidR="004672FC" w:rsidRDefault="004672FC">
            <w:pPr>
              <w:jc w:val="center"/>
              <w:rPr>
                <w:ins w:id="385" w:author="Dylan CHEN" w:date="2026-03-17T18:04:00Z" w16du:dateUtc="2026-03-17T10:04:00Z"/>
                <w:color w:val="000000"/>
                <w:sz w:val="20"/>
                <w:szCs w:val="20"/>
              </w:rPr>
            </w:pPr>
          </w:p>
        </w:tc>
        <w:tc>
          <w:tcPr>
            <w:tcW w:w="729" w:type="dxa"/>
            <w:tcBorders>
              <w:top w:val="nil"/>
              <w:left w:val="nil"/>
              <w:bottom w:val="nil"/>
              <w:right w:val="nil"/>
            </w:tcBorders>
            <w:noWrap/>
            <w:tcMar>
              <w:left w:w="29" w:type="dxa"/>
              <w:right w:w="29" w:type="dxa"/>
            </w:tcMar>
            <w:hideMark/>
            <w:tcPrChange w:id="386" w:author="Dylan CHEN" w:date="2026-03-17T18:05:00Z" w16du:dateUtc="2026-03-17T10:05:00Z">
              <w:tcPr>
                <w:tcW w:w="1060" w:type="dxa"/>
                <w:tcBorders>
                  <w:top w:val="nil"/>
                  <w:left w:val="nil"/>
                  <w:bottom w:val="nil"/>
                  <w:right w:val="nil"/>
                </w:tcBorders>
                <w:noWrap/>
                <w:vAlign w:val="center"/>
                <w:hideMark/>
              </w:tcPr>
            </w:tcPrChange>
          </w:tcPr>
          <w:p w14:paraId="6F072F09" w14:textId="77777777" w:rsidR="004672FC" w:rsidRDefault="004672FC">
            <w:pPr>
              <w:jc w:val="center"/>
              <w:rPr>
                <w:ins w:id="387" w:author="Dylan CHEN" w:date="2026-03-17T18:04:00Z" w16du:dateUtc="2026-03-17T10:04:00Z"/>
                <w:color w:val="000000"/>
                <w:sz w:val="20"/>
                <w:szCs w:val="20"/>
              </w:rPr>
            </w:pPr>
            <w:ins w:id="388" w:author="Dylan CHEN" w:date="2026-03-17T18:04:00Z" w16du:dateUtc="2026-03-17T10:04:00Z">
              <w:r>
                <w:rPr>
                  <w:color w:val="000000"/>
                  <w:sz w:val="20"/>
                  <w:szCs w:val="20"/>
                </w:rPr>
                <w:t>(1)</w:t>
              </w:r>
            </w:ins>
          </w:p>
        </w:tc>
        <w:tc>
          <w:tcPr>
            <w:tcW w:w="917" w:type="dxa"/>
            <w:tcBorders>
              <w:top w:val="nil"/>
              <w:left w:val="nil"/>
              <w:bottom w:val="nil"/>
              <w:right w:val="nil"/>
            </w:tcBorders>
            <w:noWrap/>
            <w:tcMar>
              <w:left w:w="29" w:type="dxa"/>
              <w:right w:w="29" w:type="dxa"/>
            </w:tcMar>
            <w:hideMark/>
            <w:tcPrChange w:id="389" w:author="Dylan CHEN" w:date="2026-03-17T18:05:00Z" w16du:dateUtc="2026-03-17T10:05:00Z">
              <w:tcPr>
                <w:tcW w:w="1060" w:type="dxa"/>
                <w:tcBorders>
                  <w:top w:val="nil"/>
                  <w:left w:val="nil"/>
                  <w:bottom w:val="nil"/>
                  <w:right w:val="nil"/>
                </w:tcBorders>
                <w:noWrap/>
                <w:vAlign w:val="center"/>
                <w:hideMark/>
              </w:tcPr>
            </w:tcPrChange>
          </w:tcPr>
          <w:p w14:paraId="01A46522" w14:textId="77777777" w:rsidR="004672FC" w:rsidRDefault="004672FC">
            <w:pPr>
              <w:jc w:val="center"/>
              <w:rPr>
                <w:ins w:id="390" w:author="Dylan CHEN" w:date="2026-03-17T18:04:00Z" w16du:dateUtc="2026-03-17T10:04:00Z"/>
                <w:color w:val="000000"/>
                <w:sz w:val="20"/>
                <w:szCs w:val="20"/>
              </w:rPr>
            </w:pPr>
            <w:ins w:id="391" w:author="Dylan CHEN" w:date="2026-03-17T18:04:00Z" w16du:dateUtc="2026-03-17T10:04:00Z">
              <w:r>
                <w:rPr>
                  <w:color w:val="000000"/>
                  <w:sz w:val="20"/>
                  <w:szCs w:val="20"/>
                </w:rPr>
                <w:t>(2)</w:t>
              </w:r>
            </w:ins>
          </w:p>
        </w:tc>
        <w:tc>
          <w:tcPr>
            <w:tcW w:w="810" w:type="dxa"/>
            <w:tcBorders>
              <w:top w:val="nil"/>
              <w:left w:val="nil"/>
              <w:bottom w:val="nil"/>
              <w:right w:val="nil"/>
            </w:tcBorders>
            <w:noWrap/>
            <w:tcMar>
              <w:left w:w="29" w:type="dxa"/>
              <w:right w:w="29" w:type="dxa"/>
            </w:tcMar>
            <w:hideMark/>
            <w:tcPrChange w:id="392" w:author="Dylan CHEN" w:date="2026-03-17T18:05:00Z" w16du:dateUtc="2026-03-17T10:05:00Z">
              <w:tcPr>
                <w:tcW w:w="1060" w:type="dxa"/>
                <w:tcBorders>
                  <w:top w:val="nil"/>
                  <w:left w:val="nil"/>
                  <w:bottom w:val="nil"/>
                  <w:right w:val="nil"/>
                </w:tcBorders>
                <w:noWrap/>
                <w:vAlign w:val="center"/>
                <w:hideMark/>
              </w:tcPr>
            </w:tcPrChange>
          </w:tcPr>
          <w:p w14:paraId="1AC87C61" w14:textId="77777777" w:rsidR="004672FC" w:rsidRDefault="004672FC">
            <w:pPr>
              <w:jc w:val="center"/>
              <w:rPr>
                <w:ins w:id="393" w:author="Dylan CHEN" w:date="2026-03-17T18:04:00Z" w16du:dateUtc="2026-03-17T10:04:00Z"/>
                <w:color w:val="000000"/>
                <w:sz w:val="20"/>
                <w:szCs w:val="20"/>
              </w:rPr>
            </w:pPr>
            <w:ins w:id="394" w:author="Dylan CHEN" w:date="2026-03-17T18:04:00Z" w16du:dateUtc="2026-03-17T10:04:00Z">
              <w:r>
                <w:rPr>
                  <w:color w:val="000000"/>
                  <w:sz w:val="20"/>
                  <w:szCs w:val="20"/>
                </w:rPr>
                <w:t>(3)</w:t>
              </w:r>
            </w:ins>
          </w:p>
        </w:tc>
        <w:tc>
          <w:tcPr>
            <w:tcW w:w="900" w:type="dxa"/>
            <w:tcBorders>
              <w:top w:val="nil"/>
              <w:left w:val="nil"/>
              <w:bottom w:val="nil"/>
              <w:right w:val="nil"/>
            </w:tcBorders>
            <w:noWrap/>
            <w:tcMar>
              <w:left w:w="29" w:type="dxa"/>
              <w:right w:w="29" w:type="dxa"/>
            </w:tcMar>
            <w:hideMark/>
            <w:tcPrChange w:id="395" w:author="Dylan CHEN" w:date="2026-03-17T18:05:00Z" w16du:dateUtc="2026-03-17T10:05:00Z">
              <w:tcPr>
                <w:tcW w:w="1060" w:type="dxa"/>
                <w:tcBorders>
                  <w:top w:val="nil"/>
                  <w:left w:val="nil"/>
                  <w:bottom w:val="nil"/>
                  <w:right w:val="nil"/>
                </w:tcBorders>
                <w:noWrap/>
                <w:vAlign w:val="center"/>
                <w:hideMark/>
              </w:tcPr>
            </w:tcPrChange>
          </w:tcPr>
          <w:p w14:paraId="18586378" w14:textId="77777777" w:rsidR="004672FC" w:rsidRDefault="004672FC">
            <w:pPr>
              <w:jc w:val="center"/>
              <w:rPr>
                <w:ins w:id="396" w:author="Dylan CHEN" w:date="2026-03-17T18:04:00Z" w16du:dateUtc="2026-03-17T10:04:00Z"/>
                <w:color w:val="000000"/>
                <w:sz w:val="20"/>
                <w:szCs w:val="20"/>
              </w:rPr>
            </w:pPr>
            <w:ins w:id="397" w:author="Dylan CHEN" w:date="2026-03-17T18:04:00Z" w16du:dateUtc="2026-03-17T10:04:00Z">
              <w:r>
                <w:rPr>
                  <w:color w:val="000000"/>
                  <w:sz w:val="20"/>
                  <w:szCs w:val="20"/>
                </w:rPr>
                <w:t>(4)</w:t>
              </w:r>
            </w:ins>
          </w:p>
        </w:tc>
        <w:tc>
          <w:tcPr>
            <w:tcW w:w="990" w:type="dxa"/>
            <w:tcBorders>
              <w:top w:val="nil"/>
              <w:left w:val="nil"/>
              <w:bottom w:val="nil"/>
              <w:right w:val="nil"/>
            </w:tcBorders>
            <w:noWrap/>
            <w:tcMar>
              <w:left w:w="29" w:type="dxa"/>
              <w:right w:w="29" w:type="dxa"/>
            </w:tcMar>
            <w:hideMark/>
            <w:tcPrChange w:id="398" w:author="Dylan CHEN" w:date="2026-03-17T18:05:00Z" w16du:dateUtc="2026-03-17T10:05:00Z">
              <w:tcPr>
                <w:tcW w:w="1212" w:type="dxa"/>
                <w:gridSpan w:val="2"/>
                <w:tcBorders>
                  <w:top w:val="nil"/>
                  <w:left w:val="nil"/>
                  <w:bottom w:val="nil"/>
                  <w:right w:val="nil"/>
                </w:tcBorders>
                <w:noWrap/>
                <w:vAlign w:val="center"/>
                <w:hideMark/>
              </w:tcPr>
            </w:tcPrChange>
          </w:tcPr>
          <w:p w14:paraId="11ECA37D" w14:textId="77777777" w:rsidR="004672FC" w:rsidRDefault="004672FC">
            <w:pPr>
              <w:jc w:val="center"/>
              <w:rPr>
                <w:ins w:id="399" w:author="Dylan CHEN" w:date="2026-03-17T18:04:00Z" w16du:dateUtc="2026-03-17T10:04:00Z"/>
                <w:color w:val="000000"/>
                <w:sz w:val="20"/>
                <w:szCs w:val="20"/>
              </w:rPr>
            </w:pPr>
            <w:ins w:id="400" w:author="Dylan CHEN" w:date="2026-03-17T18:04:00Z" w16du:dateUtc="2026-03-17T10:04:00Z">
              <w:r>
                <w:rPr>
                  <w:color w:val="000000"/>
                  <w:sz w:val="20"/>
                  <w:szCs w:val="20"/>
                </w:rPr>
                <w:t>(5)</w:t>
              </w:r>
            </w:ins>
          </w:p>
        </w:tc>
        <w:tc>
          <w:tcPr>
            <w:tcW w:w="1751" w:type="dxa"/>
            <w:tcBorders>
              <w:top w:val="nil"/>
              <w:left w:val="nil"/>
              <w:bottom w:val="nil"/>
              <w:right w:val="nil"/>
            </w:tcBorders>
            <w:noWrap/>
            <w:tcMar>
              <w:left w:w="29" w:type="dxa"/>
              <w:right w:w="29" w:type="dxa"/>
            </w:tcMar>
            <w:hideMark/>
            <w:tcPrChange w:id="401" w:author="Dylan CHEN" w:date="2026-03-17T18:05:00Z" w16du:dateUtc="2026-03-17T10:05:00Z">
              <w:tcPr>
                <w:tcW w:w="3790" w:type="dxa"/>
                <w:gridSpan w:val="2"/>
                <w:tcBorders>
                  <w:top w:val="nil"/>
                  <w:left w:val="nil"/>
                  <w:bottom w:val="nil"/>
                  <w:right w:val="nil"/>
                </w:tcBorders>
                <w:noWrap/>
                <w:vAlign w:val="center"/>
                <w:hideMark/>
              </w:tcPr>
            </w:tcPrChange>
          </w:tcPr>
          <w:p w14:paraId="3E48A6AC" w14:textId="77777777" w:rsidR="004672FC" w:rsidRDefault="004672FC">
            <w:pPr>
              <w:jc w:val="center"/>
              <w:rPr>
                <w:ins w:id="402" w:author="Dylan CHEN" w:date="2026-03-17T18:04:00Z" w16du:dateUtc="2026-03-17T10:04:00Z"/>
                <w:color w:val="000000"/>
                <w:sz w:val="20"/>
                <w:szCs w:val="20"/>
              </w:rPr>
            </w:pPr>
            <w:ins w:id="403" w:author="Dylan CHEN" w:date="2026-03-17T18:04:00Z" w16du:dateUtc="2026-03-17T10:04:00Z">
              <w:r>
                <w:rPr>
                  <w:color w:val="000000"/>
                  <w:sz w:val="20"/>
                  <w:szCs w:val="20"/>
                </w:rPr>
                <w:t>(6)</w:t>
              </w:r>
            </w:ins>
          </w:p>
        </w:tc>
        <w:tc>
          <w:tcPr>
            <w:tcW w:w="1219" w:type="dxa"/>
            <w:tcBorders>
              <w:top w:val="nil"/>
              <w:left w:val="nil"/>
              <w:bottom w:val="nil"/>
              <w:right w:val="nil"/>
            </w:tcBorders>
            <w:noWrap/>
            <w:tcMar>
              <w:left w:w="29" w:type="dxa"/>
              <w:right w:w="29" w:type="dxa"/>
            </w:tcMar>
            <w:hideMark/>
            <w:tcPrChange w:id="404" w:author="Dylan CHEN" w:date="2026-03-17T18:05:00Z" w16du:dateUtc="2026-03-17T10:05:00Z">
              <w:tcPr>
                <w:tcW w:w="1880" w:type="dxa"/>
                <w:tcBorders>
                  <w:top w:val="nil"/>
                  <w:left w:val="nil"/>
                  <w:bottom w:val="nil"/>
                  <w:right w:val="nil"/>
                </w:tcBorders>
                <w:noWrap/>
                <w:vAlign w:val="center"/>
                <w:hideMark/>
              </w:tcPr>
            </w:tcPrChange>
          </w:tcPr>
          <w:p w14:paraId="042EF5C8" w14:textId="77777777" w:rsidR="004672FC" w:rsidRDefault="004672FC">
            <w:pPr>
              <w:jc w:val="center"/>
              <w:rPr>
                <w:ins w:id="405" w:author="Dylan CHEN" w:date="2026-03-17T18:04:00Z" w16du:dateUtc="2026-03-17T10:04:00Z"/>
                <w:color w:val="000000"/>
                <w:sz w:val="20"/>
                <w:szCs w:val="20"/>
              </w:rPr>
            </w:pPr>
            <w:ins w:id="406" w:author="Dylan CHEN" w:date="2026-03-17T18:04:00Z" w16du:dateUtc="2026-03-17T10:04:00Z">
              <w:r>
                <w:rPr>
                  <w:color w:val="000000"/>
                  <w:sz w:val="20"/>
                  <w:szCs w:val="20"/>
                </w:rPr>
                <w:t>(7)</w:t>
              </w:r>
            </w:ins>
          </w:p>
        </w:tc>
      </w:tr>
      <w:tr w:rsidR="004672FC" w14:paraId="25EE8F2D" w14:textId="77777777" w:rsidTr="004672FC">
        <w:trPr>
          <w:trHeight w:val="360"/>
          <w:jc w:val="center"/>
          <w:ins w:id="407" w:author="Dylan CHEN" w:date="2026-03-17T18:04:00Z"/>
          <w:trPrChange w:id="408" w:author="Dylan CHEN" w:date="2026-03-17T18:05:00Z" w16du:dateUtc="2026-03-17T10:05:00Z">
            <w:trPr>
              <w:trHeight w:val="360"/>
            </w:trPr>
          </w:trPrChange>
        </w:trPr>
        <w:tc>
          <w:tcPr>
            <w:tcW w:w="2044" w:type="dxa"/>
            <w:tcBorders>
              <w:top w:val="nil"/>
              <w:left w:val="nil"/>
              <w:bottom w:val="nil"/>
              <w:right w:val="nil"/>
            </w:tcBorders>
            <w:noWrap/>
            <w:tcMar>
              <w:left w:w="29" w:type="dxa"/>
              <w:right w:w="29" w:type="dxa"/>
            </w:tcMar>
            <w:hideMark/>
            <w:tcPrChange w:id="409" w:author="Dylan CHEN" w:date="2026-03-17T18:05:00Z" w16du:dateUtc="2026-03-17T10:05:00Z">
              <w:tcPr>
                <w:tcW w:w="3260" w:type="dxa"/>
                <w:gridSpan w:val="2"/>
                <w:tcBorders>
                  <w:top w:val="nil"/>
                  <w:left w:val="nil"/>
                  <w:bottom w:val="nil"/>
                  <w:right w:val="nil"/>
                </w:tcBorders>
                <w:noWrap/>
                <w:vAlign w:val="center"/>
                <w:hideMark/>
              </w:tcPr>
            </w:tcPrChange>
          </w:tcPr>
          <w:p w14:paraId="0FED8B1A" w14:textId="77777777" w:rsidR="004672FC" w:rsidRDefault="004672FC">
            <w:pPr>
              <w:jc w:val="right"/>
              <w:rPr>
                <w:ins w:id="410" w:author="Dylan CHEN" w:date="2026-03-17T18:04:00Z" w16du:dateUtc="2026-03-17T10:04:00Z"/>
                <w:color w:val="000000"/>
                <w:sz w:val="20"/>
                <w:szCs w:val="20"/>
              </w:rPr>
            </w:pPr>
            <w:ins w:id="411" w:author="Dylan CHEN" w:date="2026-03-17T18:04:00Z" w16du:dateUtc="2026-03-17T10:04:00Z">
              <w:r>
                <w:rPr>
                  <w:color w:val="000000"/>
                  <w:sz w:val="20"/>
                  <w:szCs w:val="20"/>
                </w:rPr>
                <w:t xml:space="preserve">DV: </w:t>
              </w:r>
            </w:ins>
          </w:p>
        </w:tc>
        <w:tc>
          <w:tcPr>
            <w:tcW w:w="4346" w:type="dxa"/>
            <w:gridSpan w:val="5"/>
            <w:tcBorders>
              <w:top w:val="nil"/>
              <w:left w:val="nil"/>
              <w:bottom w:val="single" w:sz="8" w:space="0" w:color="auto"/>
              <w:right w:val="nil"/>
            </w:tcBorders>
            <w:noWrap/>
            <w:tcMar>
              <w:left w:w="29" w:type="dxa"/>
              <w:right w:w="29" w:type="dxa"/>
            </w:tcMar>
            <w:hideMark/>
            <w:tcPrChange w:id="412" w:author="Dylan CHEN" w:date="2026-03-17T18:05:00Z" w16du:dateUtc="2026-03-17T10:05:00Z">
              <w:tcPr>
                <w:tcW w:w="5452" w:type="dxa"/>
                <w:gridSpan w:val="6"/>
                <w:tcBorders>
                  <w:top w:val="nil"/>
                  <w:left w:val="nil"/>
                  <w:bottom w:val="single" w:sz="8" w:space="0" w:color="auto"/>
                  <w:right w:val="nil"/>
                </w:tcBorders>
                <w:noWrap/>
                <w:vAlign w:val="center"/>
                <w:hideMark/>
              </w:tcPr>
            </w:tcPrChange>
          </w:tcPr>
          <w:p w14:paraId="26FE1C58" w14:textId="77777777" w:rsidR="004672FC" w:rsidRDefault="004672FC">
            <w:pPr>
              <w:jc w:val="center"/>
              <w:rPr>
                <w:ins w:id="413" w:author="Dylan CHEN" w:date="2026-03-17T18:04:00Z" w16du:dateUtc="2026-03-17T10:04:00Z"/>
                <w:i/>
                <w:iCs/>
                <w:color w:val="000000"/>
                <w:sz w:val="20"/>
                <w:szCs w:val="20"/>
              </w:rPr>
            </w:pPr>
            <w:ins w:id="414" w:author="Dylan CHEN" w:date="2026-03-17T18:04:00Z" w16du:dateUtc="2026-03-17T10:04:00Z">
              <w:r>
                <w:rPr>
                  <w:i/>
                  <w:iCs/>
                  <w:color w:val="000000"/>
                  <w:sz w:val="20"/>
                  <w:szCs w:val="20"/>
                </w:rPr>
                <w:t>netlikeNum</w:t>
              </w:r>
              <w:r>
                <w:rPr>
                  <w:i/>
                  <w:iCs/>
                  <w:color w:val="000000"/>
                  <w:sz w:val="20"/>
                  <w:szCs w:val="20"/>
                  <w:vertAlign w:val="subscript"/>
                </w:rPr>
                <w:t>ij</w:t>
              </w:r>
            </w:ins>
          </w:p>
        </w:tc>
        <w:tc>
          <w:tcPr>
            <w:tcW w:w="1751" w:type="dxa"/>
            <w:tcBorders>
              <w:top w:val="nil"/>
              <w:left w:val="nil"/>
              <w:bottom w:val="single" w:sz="8" w:space="0" w:color="auto"/>
              <w:right w:val="nil"/>
            </w:tcBorders>
            <w:noWrap/>
            <w:tcMar>
              <w:left w:w="29" w:type="dxa"/>
              <w:right w:w="29" w:type="dxa"/>
            </w:tcMar>
            <w:hideMark/>
            <w:tcPrChange w:id="415" w:author="Dylan CHEN" w:date="2026-03-17T18:05:00Z" w16du:dateUtc="2026-03-17T10:05:00Z">
              <w:tcPr>
                <w:tcW w:w="3790" w:type="dxa"/>
                <w:gridSpan w:val="2"/>
                <w:tcBorders>
                  <w:top w:val="nil"/>
                  <w:left w:val="nil"/>
                  <w:bottom w:val="single" w:sz="8" w:space="0" w:color="auto"/>
                  <w:right w:val="nil"/>
                </w:tcBorders>
                <w:noWrap/>
                <w:vAlign w:val="center"/>
                <w:hideMark/>
              </w:tcPr>
            </w:tcPrChange>
          </w:tcPr>
          <w:p w14:paraId="7D9222C6" w14:textId="3057D160" w:rsidR="004672FC" w:rsidRDefault="004672FC">
            <w:pPr>
              <w:jc w:val="center"/>
              <w:rPr>
                <w:ins w:id="416" w:author="Dylan CHEN" w:date="2026-03-17T18:04:00Z" w16du:dateUtc="2026-03-17T10:04:00Z"/>
                <w:color w:val="000000"/>
                <w:sz w:val="20"/>
                <w:szCs w:val="20"/>
              </w:rPr>
            </w:pPr>
            <w:bookmarkStart w:id="417" w:name="OLE_LINK5"/>
            <w:ins w:id="418" w:author="Dylan CHEN" w:date="2026-03-17T18:04:00Z" w16du:dateUtc="2026-03-17T10:04:00Z">
              <w:r>
                <w:rPr>
                  <w:color w:val="000000"/>
                  <w:sz w:val="20"/>
                  <w:szCs w:val="20"/>
                </w:rPr>
                <w:t>log [</w:t>
              </w:r>
              <w:r>
                <w:rPr>
                  <w:i/>
                  <w:iCs/>
                  <w:color w:val="000000"/>
                  <w:sz w:val="20"/>
                  <w:szCs w:val="20"/>
                </w:rPr>
                <w:t>netlikeNum</w:t>
              </w:r>
              <w:r>
                <w:rPr>
                  <w:i/>
                  <w:iCs/>
                  <w:color w:val="000000"/>
                  <w:sz w:val="20"/>
                  <w:szCs w:val="20"/>
                  <w:vertAlign w:val="subscript"/>
                </w:rPr>
                <w:t>ij</w:t>
              </w:r>
              <w:r>
                <w:rPr>
                  <w:color w:val="000000"/>
                  <w:sz w:val="20"/>
                  <w:szCs w:val="20"/>
                </w:rPr>
                <w:t xml:space="preserve"> </w:t>
              </w:r>
            </w:ins>
            <w:ins w:id="419" w:author="Xin Li" w:date="2026-03-21T12:30:00Z" w16du:dateUtc="2026-03-21T04:30:00Z">
              <w:r w:rsidR="00865650">
                <w:rPr>
                  <w:color w:val="000000"/>
                  <w:sz w:val="20"/>
                  <w:szCs w:val="20"/>
                </w:rPr>
                <w:t>+</w:t>
              </w:r>
            </w:ins>
            <w:ins w:id="420" w:author="Dylan CHEN" w:date="2026-03-17T18:04:00Z" w16du:dateUtc="2026-03-17T10:04:00Z">
              <w:del w:id="421" w:author="Xin Li" w:date="2026-03-21T12:30:00Z" w16du:dateUtc="2026-03-21T04:30:00Z">
                <w:r w:rsidDel="00865650">
                  <w:rPr>
                    <w:color w:val="000000"/>
                    <w:sz w:val="20"/>
                    <w:szCs w:val="20"/>
                  </w:rPr>
                  <w:delText>(</w:delText>
                </w:r>
              </w:del>
              <w:r>
                <w:rPr>
                  <w:color w:val="000000"/>
                  <w:sz w:val="20"/>
                  <w:szCs w:val="20"/>
                </w:rPr>
                <w:t>shift</w:t>
              </w:r>
              <w:del w:id="422" w:author="Xin Li" w:date="2026-03-21T12:30:00Z" w16du:dateUtc="2026-03-21T04:30:00Z">
                <w:r w:rsidDel="00865650">
                  <w:rPr>
                    <w:color w:val="000000"/>
                    <w:sz w:val="20"/>
                    <w:szCs w:val="20"/>
                  </w:rPr>
                  <w:delText>ed)</w:delText>
                </w:r>
              </w:del>
              <w:r>
                <w:rPr>
                  <w:color w:val="000000"/>
                  <w:sz w:val="20"/>
                  <w:szCs w:val="20"/>
                </w:rPr>
                <w:t xml:space="preserve"> + 1]</w:t>
              </w:r>
              <w:bookmarkEnd w:id="417"/>
            </w:ins>
          </w:p>
        </w:tc>
        <w:tc>
          <w:tcPr>
            <w:tcW w:w="1219" w:type="dxa"/>
            <w:tcBorders>
              <w:top w:val="nil"/>
              <w:left w:val="nil"/>
              <w:bottom w:val="single" w:sz="8" w:space="0" w:color="auto"/>
              <w:right w:val="nil"/>
            </w:tcBorders>
            <w:noWrap/>
            <w:tcMar>
              <w:left w:w="29" w:type="dxa"/>
              <w:right w:w="29" w:type="dxa"/>
            </w:tcMar>
            <w:hideMark/>
            <w:tcPrChange w:id="423" w:author="Dylan CHEN" w:date="2026-03-17T18:05:00Z" w16du:dateUtc="2026-03-17T10:05:00Z">
              <w:tcPr>
                <w:tcW w:w="1880" w:type="dxa"/>
                <w:tcBorders>
                  <w:top w:val="nil"/>
                  <w:left w:val="nil"/>
                  <w:bottom w:val="single" w:sz="8" w:space="0" w:color="auto"/>
                  <w:right w:val="nil"/>
                </w:tcBorders>
                <w:noWrap/>
                <w:vAlign w:val="center"/>
                <w:hideMark/>
              </w:tcPr>
            </w:tcPrChange>
          </w:tcPr>
          <w:p w14:paraId="6A4CF8B8" w14:textId="070497E4" w:rsidR="004672FC" w:rsidRDefault="004672FC">
            <w:pPr>
              <w:jc w:val="center"/>
              <w:rPr>
                <w:ins w:id="424" w:author="Dylan CHEN" w:date="2026-03-17T18:04:00Z" w16du:dateUtc="2026-03-17T10:04:00Z"/>
                <w:color w:val="000000"/>
                <w:sz w:val="20"/>
                <w:szCs w:val="20"/>
              </w:rPr>
            </w:pPr>
            <w:ins w:id="425" w:author="Dylan CHEN" w:date="2026-03-17T18:04:00Z" w16du:dateUtc="2026-03-17T10:04:00Z">
              <w:r>
                <w:rPr>
                  <w:i/>
                  <w:iCs/>
                  <w:color w:val="000000"/>
                  <w:sz w:val="20"/>
                  <w:szCs w:val="20"/>
                </w:rPr>
                <w:t>netlikeNum</w:t>
              </w:r>
              <w:r>
                <w:rPr>
                  <w:i/>
                  <w:iCs/>
                  <w:color w:val="000000"/>
                  <w:sz w:val="20"/>
                  <w:szCs w:val="20"/>
                  <w:vertAlign w:val="subscript"/>
                </w:rPr>
                <w:t>ij</w:t>
              </w:r>
              <w:r>
                <w:rPr>
                  <w:color w:val="000000"/>
                  <w:sz w:val="20"/>
                  <w:szCs w:val="20"/>
                </w:rPr>
                <w:t xml:space="preserve"> </w:t>
              </w:r>
              <w:del w:id="426" w:author="Xin Li" w:date="2026-03-21T12:30:00Z" w16du:dateUtc="2026-03-21T04:30:00Z">
                <w:r w:rsidDel="00865650">
                  <w:rPr>
                    <w:color w:val="000000"/>
                    <w:sz w:val="20"/>
                    <w:szCs w:val="20"/>
                  </w:rPr>
                  <w:delText>(</w:delText>
                </w:r>
              </w:del>
            </w:ins>
            <w:ins w:id="427" w:author="Xin Li" w:date="2026-03-21T12:30:00Z" w16du:dateUtc="2026-03-21T04:30:00Z">
              <w:r w:rsidR="00865650">
                <w:rPr>
                  <w:color w:val="000000"/>
                  <w:sz w:val="20"/>
                  <w:szCs w:val="20"/>
                </w:rPr>
                <w:t>+</w:t>
              </w:r>
            </w:ins>
            <w:ins w:id="428" w:author="Dylan CHEN" w:date="2026-03-17T18:04:00Z" w16du:dateUtc="2026-03-17T10:04:00Z">
              <w:r>
                <w:rPr>
                  <w:color w:val="000000"/>
                  <w:sz w:val="20"/>
                  <w:szCs w:val="20"/>
                </w:rPr>
                <w:t>shifted</w:t>
              </w:r>
              <w:del w:id="429" w:author="Xin Li" w:date="2026-03-21T12:30:00Z" w16du:dateUtc="2026-03-21T04:30:00Z">
                <w:r w:rsidDel="00865650">
                  <w:rPr>
                    <w:color w:val="000000"/>
                    <w:sz w:val="20"/>
                    <w:szCs w:val="20"/>
                  </w:rPr>
                  <w:delText>)</w:delText>
                </w:r>
              </w:del>
            </w:ins>
          </w:p>
        </w:tc>
      </w:tr>
      <w:tr w:rsidR="004672FC" w14:paraId="1C55D8C3" w14:textId="77777777" w:rsidTr="004672FC">
        <w:trPr>
          <w:trHeight w:val="320"/>
          <w:jc w:val="center"/>
          <w:ins w:id="430" w:author="Dylan CHEN" w:date="2026-03-17T18:04:00Z"/>
          <w:trPrChange w:id="431" w:author="Dylan CHEN" w:date="2026-03-17T18:05:00Z" w16du:dateUtc="2026-03-17T10:05:00Z">
            <w:trPr>
              <w:trHeight w:val="320"/>
            </w:trPr>
          </w:trPrChange>
        </w:trPr>
        <w:tc>
          <w:tcPr>
            <w:tcW w:w="2044" w:type="dxa"/>
            <w:vMerge w:val="restart"/>
            <w:tcBorders>
              <w:top w:val="nil"/>
              <w:left w:val="nil"/>
              <w:bottom w:val="single" w:sz="8" w:space="0" w:color="000000"/>
              <w:right w:val="nil"/>
            </w:tcBorders>
            <w:noWrap/>
            <w:tcMar>
              <w:left w:w="29" w:type="dxa"/>
              <w:right w:w="29" w:type="dxa"/>
            </w:tcMar>
            <w:hideMark/>
            <w:tcPrChange w:id="432" w:author="Dylan CHEN" w:date="2026-03-17T18:05:00Z" w16du:dateUtc="2026-03-17T10:05:00Z">
              <w:tcPr>
                <w:tcW w:w="3260" w:type="dxa"/>
                <w:gridSpan w:val="2"/>
                <w:vMerge w:val="restart"/>
                <w:tcBorders>
                  <w:top w:val="nil"/>
                  <w:left w:val="nil"/>
                  <w:bottom w:val="single" w:sz="8" w:space="0" w:color="000000"/>
                  <w:right w:val="nil"/>
                </w:tcBorders>
                <w:noWrap/>
                <w:vAlign w:val="center"/>
                <w:hideMark/>
              </w:tcPr>
            </w:tcPrChange>
          </w:tcPr>
          <w:p w14:paraId="4BF76D24" w14:textId="77777777" w:rsidR="004672FC" w:rsidRDefault="004672FC">
            <w:pPr>
              <w:rPr>
                <w:ins w:id="433" w:author="Dylan CHEN" w:date="2026-03-17T18:04:00Z" w16du:dateUtc="2026-03-17T10:04:00Z"/>
                <w:i/>
                <w:iCs/>
                <w:color w:val="000000"/>
                <w:sz w:val="20"/>
                <w:szCs w:val="20"/>
              </w:rPr>
            </w:pPr>
            <w:ins w:id="434" w:author="Dylan CHEN" w:date="2026-03-17T18:04:00Z" w16du:dateUtc="2026-03-17T10:04:00Z">
              <w:r>
                <w:rPr>
                  <w:i/>
                  <w:iCs/>
                  <w:color w:val="000000"/>
                  <w:sz w:val="20"/>
                  <w:szCs w:val="20"/>
                </w:rPr>
                <w:t>AI</w:t>
              </w:r>
              <w:r>
                <w:rPr>
                  <w:i/>
                  <w:iCs/>
                  <w:color w:val="000000"/>
                  <w:sz w:val="20"/>
                  <w:szCs w:val="20"/>
                  <w:vertAlign w:val="subscript"/>
                </w:rPr>
                <w:t>i</w:t>
              </w:r>
            </w:ins>
          </w:p>
        </w:tc>
        <w:tc>
          <w:tcPr>
            <w:tcW w:w="729" w:type="dxa"/>
            <w:tcBorders>
              <w:top w:val="nil"/>
              <w:left w:val="nil"/>
              <w:bottom w:val="nil"/>
              <w:right w:val="nil"/>
            </w:tcBorders>
            <w:noWrap/>
            <w:tcMar>
              <w:left w:w="29" w:type="dxa"/>
              <w:right w:w="29" w:type="dxa"/>
            </w:tcMar>
            <w:hideMark/>
            <w:tcPrChange w:id="435" w:author="Dylan CHEN" w:date="2026-03-17T18:05:00Z" w16du:dateUtc="2026-03-17T10:05:00Z">
              <w:tcPr>
                <w:tcW w:w="1060" w:type="dxa"/>
                <w:tcBorders>
                  <w:top w:val="nil"/>
                  <w:left w:val="nil"/>
                  <w:bottom w:val="nil"/>
                  <w:right w:val="nil"/>
                </w:tcBorders>
                <w:noWrap/>
                <w:vAlign w:val="center"/>
                <w:hideMark/>
              </w:tcPr>
            </w:tcPrChange>
          </w:tcPr>
          <w:p w14:paraId="6E22D5F7" w14:textId="77777777" w:rsidR="004672FC" w:rsidRDefault="004672FC">
            <w:pPr>
              <w:jc w:val="center"/>
              <w:rPr>
                <w:ins w:id="436" w:author="Dylan CHEN" w:date="2026-03-17T18:04:00Z" w16du:dateUtc="2026-03-17T10:04:00Z"/>
                <w:color w:val="000000"/>
                <w:sz w:val="20"/>
                <w:szCs w:val="20"/>
              </w:rPr>
            </w:pPr>
            <w:ins w:id="437" w:author="Dylan CHEN" w:date="2026-03-17T18:04:00Z" w16du:dateUtc="2026-03-17T10:04:00Z">
              <w:r>
                <w:rPr>
                  <w:color w:val="000000"/>
                  <w:sz w:val="20"/>
                  <w:szCs w:val="20"/>
                </w:rPr>
                <w:t>-0.044 *</w:t>
              </w:r>
            </w:ins>
          </w:p>
        </w:tc>
        <w:tc>
          <w:tcPr>
            <w:tcW w:w="917" w:type="dxa"/>
            <w:tcBorders>
              <w:top w:val="nil"/>
              <w:left w:val="nil"/>
              <w:bottom w:val="nil"/>
              <w:right w:val="nil"/>
            </w:tcBorders>
            <w:noWrap/>
            <w:tcMar>
              <w:left w:w="29" w:type="dxa"/>
              <w:right w:w="29" w:type="dxa"/>
            </w:tcMar>
            <w:hideMark/>
            <w:tcPrChange w:id="438" w:author="Dylan CHEN" w:date="2026-03-17T18:05:00Z" w16du:dateUtc="2026-03-17T10:05:00Z">
              <w:tcPr>
                <w:tcW w:w="1060" w:type="dxa"/>
                <w:tcBorders>
                  <w:top w:val="nil"/>
                  <w:left w:val="nil"/>
                  <w:bottom w:val="nil"/>
                  <w:right w:val="nil"/>
                </w:tcBorders>
                <w:noWrap/>
                <w:vAlign w:val="center"/>
                <w:hideMark/>
              </w:tcPr>
            </w:tcPrChange>
          </w:tcPr>
          <w:p w14:paraId="49776768" w14:textId="77777777" w:rsidR="004672FC" w:rsidRDefault="004672FC">
            <w:pPr>
              <w:jc w:val="center"/>
              <w:rPr>
                <w:ins w:id="439" w:author="Dylan CHEN" w:date="2026-03-17T18:04:00Z" w16du:dateUtc="2026-03-17T10:04:00Z"/>
                <w:color w:val="000000"/>
                <w:sz w:val="20"/>
                <w:szCs w:val="20"/>
              </w:rPr>
            </w:pPr>
            <w:ins w:id="440" w:author="Dylan CHEN" w:date="2026-03-17T18:04:00Z" w16du:dateUtc="2026-03-17T10:04:00Z">
              <w:r>
                <w:rPr>
                  <w:color w:val="000000"/>
                  <w:sz w:val="20"/>
                  <w:szCs w:val="20"/>
                </w:rPr>
                <w:t>-0.044 *</w:t>
              </w:r>
            </w:ins>
          </w:p>
        </w:tc>
        <w:tc>
          <w:tcPr>
            <w:tcW w:w="810" w:type="dxa"/>
            <w:tcBorders>
              <w:top w:val="nil"/>
              <w:left w:val="nil"/>
              <w:bottom w:val="nil"/>
              <w:right w:val="nil"/>
            </w:tcBorders>
            <w:noWrap/>
            <w:tcMar>
              <w:left w:w="29" w:type="dxa"/>
              <w:right w:w="29" w:type="dxa"/>
            </w:tcMar>
            <w:hideMark/>
            <w:tcPrChange w:id="441" w:author="Dylan CHEN" w:date="2026-03-17T18:05:00Z" w16du:dateUtc="2026-03-17T10:05:00Z">
              <w:tcPr>
                <w:tcW w:w="1060" w:type="dxa"/>
                <w:tcBorders>
                  <w:top w:val="nil"/>
                  <w:left w:val="nil"/>
                  <w:bottom w:val="nil"/>
                  <w:right w:val="nil"/>
                </w:tcBorders>
                <w:noWrap/>
                <w:vAlign w:val="center"/>
                <w:hideMark/>
              </w:tcPr>
            </w:tcPrChange>
          </w:tcPr>
          <w:p w14:paraId="04C6D23B" w14:textId="77777777" w:rsidR="004672FC" w:rsidRDefault="004672FC">
            <w:pPr>
              <w:jc w:val="center"/>
              <w:rPr>
                <w:ins w:id="442" w:author="Dylan CHEN" w:date="2026-03-17T18:04:00Z" w16du:dateUtc="2026-03-17T10:04:00Z"/>
                <w:color w:val="000000"/>
                <w:sz w:val="20"/>
                <w:szCs w:val="20"/>
              </w:rPr>
            </w:pPr>
            <w:ins w:id="443" w:author="Dylan CHEN" w:date="2026-03-17T18:04:00Z" w16du:dateUtc="2026-03-17T10:04:00Z">
              <w:r>
                <w:rPr>
                  <w:color w:val="000000"/>
                  <w:sz w:val="20"/>
                  <w:szCs w:val="20"/>
                </w:rPr>
                <w:t>-0.044 *</w:t>
              </w:r>
            </w:ins>
          </w:p>
        </w:tc>
        <w:tc>
          <w:tcPr>
            <w:tcW w:w="900" w:type="dxa"/>
            <w:tcBorders>
              <w:top w:val="nil"/>
              <w:left w:val="nil"/>
              <w:bottom w:val="nil"/>
              <w:right w:val="nil"/>
            </w:tcBorders>
            <w:noWrap/>
            <w:tcMar>
              <w:left w:w="29" w:type="dxa"/>
              <w:right w:w="29" w:type="dxa"/>
            </w:tcMar>
            <w:hideMark/>
            <w:tcPrChange w:id="444" w:author="Dylan CHEN" w:date="2026-03-17T18:05:00Z" w16du:dateUtc="2026-03-17T10:05:00Z">
              <w:tcPr>
                <w:tcW w:w="1060" w:type="dxa"/>
                <w:tcBorders>
                  <w:top w:val="nil"/>
                  <w:left w:val="nil"/>
                  <w:bottom w:val="nil"/>
                  <w:right w:val="nil"/>
                </w:tcBorders>
                <w:noWrap/>
                <w:vAlign w:val="center"/>
                <w:hideMark/>
              </w:tcPr>
            </w:tcPrChange>
          </w:tcPr>
          <w:p w14:paraId="5A7BE5EB" w14:textId="77777777" w:rsidR="004672FC" w:rsidRDefault="004672FC">
            <w:pPr>
              <w:jc w:val="center"/>
              <w:rPr>
                <w:ins w:id="445" w:author="Dylan CHEN" w:date="2026-03-17T18:04:00Z" w16du:dateUtc="2026-03-17T10:04:00Z"/>
                <w:color w:val="000000"/>
                <w:sz w:val="20"/>
                <w:szCs w:val="20"/>
              </w:rPr>
            </w:pPr>
            <w:ins w:id="446" w:author="Dylan CHEN" w:date="2026-03-17T18:04:00Z" w16du:dateUtc="2026-03-17T10:04:00Z">
              <w:r>
                <w:rPr>
                  <w:color w:val="000000"/>
                  <w:sz w:val="20"/>
                  <w:szCs w:val="20"/>
                </w:rPr>
                <w:t>-0.044 *</w:t>
              </w:r>
            </w:ins>
          </w:p>
        </w:tc>
        <w:tc>
          <w:tcPr>
            <w:tcW w:w="990" w:type="dxa"/>
            <w:tcBorders>
              <w:top w:val="nil"/>
              <w:left w:val="nil"/>
              <w:bottom w:val="nil"/>
              <w:right w:val="nil"/>
            </w:tcBorders>
            <w:noWrap/>
            <w:tcMar>
              <w:left w:w="29" w:type="dxa"/>
              <w:right w:w="29" w:type="dxa"/>
            </w:tcMar>
            <w:hideMark/>
            <w:tcPrChange w:id="447" w:author="Dylan CHEN" w:date="2026-03-17T18:05:00Z" w16du:dateUtc="2026-03-17T10:05:00Z">
              <w:tcPr>
                <w:tcW w:w="1212" w:type="dxa"/>
                <w:gridSpan w:val="2"/>
                <w:tcBorders>
                  <w:top w:val="nil"/>
                  <w:left w:val="nil"/>
                  <w:bottom w:val="nil"/>
                  <w:right w:val="nil"/>
                </w:tcBorders>
                <w:noWrap/>
                <w:vAlign w:val="center"/>
                <w:hideMark/>
              </w:tcPr>
            </w:tcPrChange>
          </w:tcPr>
          <w:p w14:paraId="5E3042F5" w14:textId="77777777" w:rsidR="004672FC" w:rsidRDefault="004672FC">
            <w:pPr>
              <w:jc w:val="center"/>
              <w:rPr>
                <w:ins w:id="448" w:author="Dylan CHEN" w:date="2026-03-17T18:04:00Z" w16du:dateUtc="2026-03-17T10:04:00Z"/>
                <w:color w:val="000000"/>
                <w:sz w:val="20"/>
                <w:szCs w:val="20"/>
              </w:rPr>
            </w:pPr>
            <w:ins w:id="449" w:author="Dylan CHEN" w:date="2026-03-17T18:04:00Z" w16du:dateUtc="2026-03-17T10:04:00Z">
              <w:r>
                <w:rPr>
                  <w:color w:val="000000"/>
                  <w:sz w:val="20"/>
                  <w:szCs w:val="20"/>
                </w:rPr>
                <w:t>-0.046 **</w:t>
              </w:r>
            </w:ins>
          </w:p>
        </w:tc>
        <w:tc>
          <w:tcPr>
            <w:tcW w:w="1751" w:type="dxa"/>
            <w:tcBorders>
              <w:top w:val="nil"/>
              <w:left w:val="nil"/>
              <w:bottom w:val="nil"/>
              <w:right w:val="nil"/>
            </w:tcBorders>
            <w:noWrap/>
            <w:tcMar>
              <w:left w:w="29" w:type="dxa"/>
              <w:right w:w="29" w:type="dxa"/>
            </w:tcMar>
            <w:hideMark/>
            <w:tcPrChange w:id="450" w:author="Dylan CHEN" w:date="2026-03-17T18:05:00Z" w16du:dateUtc="2026-03-17T10:05:00Z">
              <w:tcPr>
                <w:tcW w:w="3790" w:type="dxa"/>
                <w:gridSpan w:val="2"/>
                <w:tcBorders>
                  <w:top w:val="nil"/>
                  <w:left w:val="nil"/>
                  <w:bottom w:val="nil"/>
                  <w:right w:val="nil"/>
                </w:tcBorders>
                <w:noWrap/>
                <w:vAlign w:val="center"/>
                <w:hideMark/>
              </w:tcPr>
            </w:tcPrChange>
          </w:tcPr>
          <w:p w14:paraId="7C85A1FE" w14:textId="77777777" w:rsidR="004672FC" w:rsidRDefault="004672FC">
            <w:pPr>
              <w:jc w:val="center"/>
              <w:rPr>
                <w:ins w:id="451" w:author="Dylan CHEN" w:date="2026-03-17T18:04:00Z" w16du:dateUtc="2026-03-17T10:04:00Z"/>
                <w:color w:val="000000"/>
                <w:sz w:val="20"/>
                <w:szCs w:val="20"/>
              </w:rPr>
            </w:pPr>
            <w:ins w:id="452" w:author="Dylan CHEN" w:date="2026-03-17T18:04:00Z" w16du:dateUtc="2026-03-17T10:04:00Z">
              <w:r>
                <w:rPr>
                  <w:color w:val="000000"/>
                  <w:sz w:val="20"/>
                  <w:szCs w:val="20"/>
                </w:rPr>
                <w:t>-0.010 **</w:t>
              </w:r>
            </w:ins>
          </w:p>
        </w:tc>
        <w:tc>
          <w:tcPr>
            <w:tcW w:w="1219" w:type="dxa"/>
            <w:tcBorders>
              <w:top w:val="nil"/>
              <w:left w:val="nil"/>
              <w:bottom w:val="nil"/>
              <w:right w:val="nil"/>
            </w:tcBorders>
            <w:noWrap/>
            <w:tcMar>
              <w:left w:w="29" w:type="dxa"/>
              <w:right w:w="29" w:type="dxa"/>
            </w:tcMar>
            <w:hideMark/>
            <w:tcPrChange w:id="453" w:author="Dylan CHEN" w:date="2026-03-17T18:05:00Z" w16du:dateUtc="2026-03-17T10:05:00Z">
              <w:tcPr>
                <w:tcW w:w="1880" w:type="dxa"/>
                <w:tcBorders>
                  <w:top w:val="nil"/>
                  <w:left w:val="nil"/>
                  <w:bottom w:val="nil"/>
                  <w:right w:val="nil"/>
                </w:tcBorders>
                <w:noWrap/>
                <w:vAlign w:val="center"/>
                <w:hideMark/>
              </w:tcPr>
            </w:tcPrChange>
          </w:tcPr>
          <w:p w14:paraId="2DA48A2E" w14:textId="77777777" w:rsidR="004672FC" w:rsidRDefault="004672FC">
            <w:pPr>
              <w:jc w:val="center"/>
              <w:rPr>
                <w:ins w:id="454" w:author="Dylan CHEN" w:date="2026-03-17T18:04:00Z" w16du:dateUtc="2026-03-17T10:04:00Z"/>
                <w:color w:val="000000"/>
                <w:sz w:val="20"/>
                <w:szCs w:val="20"/>
              </w:rPr>
            </w:pPr>
            <w:ins w:id="455" w:author="Dylan CHEN" w:date="2026-03-17T18:04:00Z" w16du:dateUtc="2026-03-17T10:04:00Z">
              <w:r>
                <w:rPr>
                  <w:color w:val="000000"/>
                  <w:sz w:val="20"/>
                  <w:szCs w:val="20"/>
                </w:rPr>
                <w:t>-0.014 *</w:t>
              </w:r>
            </w:ins>
          </w:p>
        </w:tc>
      </w:tr>
      <w:tr w:rsidR="004672FC" w14:paraId="64E4A014" w14:textId="77777777" w:rsidTr="004672FC">
        <w:trPr>
          <w:trHeight w:val="340"/>
          <w:jc w:val="center"/>
          <w:ins w:id="456" w:author="Dylan CHEN" w:date="2026-03-17T18:04:00Z"/>
          <w:trPrChange w:id="457" w:author="Dylan CHEN" w:date="2026-03-17T18:05:00Z" w16du:dateUtc="2026-03-17T10:05:00Z">
            <w:trPr>
              <w:trHeight w:val="340"/>
            </w:trPr>
          </w:trPrChange>
        </w:trPr>
        <w:tc>
          <w:tcPr>
            <w:tcW w:w="2044" w:type="dxa"/>
            <w:vMerge/>
            <w:tcBorders>
              <w:top w:val="nil"/>
              <w:left w:val="nil"/>
              <w:bottom w:val="single" w:sz="8" w:space="0" w:color="000000"/>
              <w:right w:val="nil"/>
            </w:tcBorders>
            <w:tcMar>
              <w:left w:w="29" w:type="dxa"/>
              <w:right w:w="29" w:type="dxa"/>
            </w:tcMar>
            <w:hideMark/>
            <w:tcPrChange w:id="458" w:author="Dylan CHEN" w:date="2026-03-17T18:05:00Z" w16du:dateUtc="2026-03-17T10:05:00Z">
              <w:tcPr>
                <w:tcW w:w="3260" w:type="dxa"/>
                <w:gridSpan w:val="2"/>
                <w:vMerge/>
                <w:tcBorders>
                  <w:top w:val="nil"/>
                  <w:left w:val="nil"/>
                  <w:bottom w:val="single" w:sz="8" w:space="0" w:color="000000"/>
                  <w:right w:val="nil"/>
                </w:tcBorders>
                <w:vAlign w:val="center"/>
                <w:hideMark/>
              </w:tcPr>
            </w:tcPrChange>
          </w:tcPr>
          <w:p w14:paraId="24696059" w14:textId="77777777" w:rsidR="004672FC" w:rsidRDefault="004672FC">
            <w:pPr>
              <w:rPr>
                <w:ins w:id="459" w:author="Dylan CHEN" w:date="2026-03-17T18:04:00Z" w16du:dateUtc="2026-03-17T10:04:00Z"/>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Change w:id="460" w:author="Dylan CHEN" w:date="2026-03-17T18:05:00Z" w16du:dateUtc="2026-03-17T10:05:00Z">
              <w:tcPr>
                <w:tcW w:w="1060" w:type="dxa"/>
                <w:tcBorders>
                  <w:top w:val="nil"/>
                  <w:left w:val="nil"/>
                  <w:bottom w:val="single" w:sz="8" w:space="0" w:color="auto"/>
                  <w:right w:val="nil"/>
                </w:tcBorders>
                <w:noWrap/>
                <w:vAlign w:val="center"/>
                <w:hideMark/>
              </w:tcPr>
            </w:tcPrChange>
          </w:tcPr>
          <w:p w14:paraId="79A1EFF3" w14:textId="77777777" w:rsidR="004672FC" w:rsidRDefault="004672FC">
            <w:pPr>
              <w:jc w:val="center"/>
              <w:rPr>
                <w:ins w:id="461" w:author="Dylan CHEN" w:date="2026-03-17T18:04:00Z" w16du:dateUtc="2026-03-17T10:04:00Z"/>
                <w:color w:val="000000"/>
                <w:sz w:val="20"/>
                <w:szCs w:val="20"/>
              </w:rPr>
            </w:pPr>
            <w:ins w:id="462" w:author="Dylan CHEN" w:date="2026-03-17T18:04:00Z" w16du:dateUtc="2026-03-17T10:04:00Z">
              <w:r>
                <w:rPr>
                  <w:color w:val="000000"/>
                  <w:sz w:val="20"/>
                  <w:szCs w:val="20"/>
                </w:rPr>
                <w:t>(0.020)</w:t>
              </w:r>
            </w:ins>
          </w:p>
        </w:tc>
        <w:tc>
          <w:tcPr>
            <w:tcW w:w="917" w:type="dxa"/>
            <w:tcBorders>
              <w:top w:val="nil"/>
              <w:left w:val="nil"/>
              <w:bottom w:val="single" w:sz="8" w:space="0" w:color="auto"/>
              <w:right w:val="nil"/>
            </w:tcBorders>
            <w:noWrap/>
            <w:tcMar>
              <w:left w:w="29" w:type="dxa"/>
              <w:right w:w="29" w:type="dxa"/>
            </w:tcMar>
            <w:hideMark/>
            <w:tcPrChange w:id="463" w:author="Dylan CHEN" w:date="2026-03-17T18:05:00Z" w16du:dateUtc="2026-03-17T10:05:00Z">
              <w:tcPr>
                <w:tcW w:w="1060" w:type="dxa"/>
                <w:tcBorders>
                  <w:top w:val="nil"/>
                  <w:left w:val="nil"/>
                  <w:bottom w:val="single" w:sz="8" w:space="0" w:color="auto"/>
                  <w:right w:val="nil"/>
                </w:tcBorders>
                <w:noWrap/>
                <w:vAlign w:val="center"/>
                <w:hideMark/>
              </w:tcPr>
            </w:tcPrChange>
          </w:tcPr>
          <w:p w14:paraId="547F3144" w14:textId="77777777" w:rsidR="004672FC" w:rsidRDefault="004672FC">
            <w:pPr>
              <w:jc w:val="center"/>
              <w:rPr>
                <w:ins w:id="464" w:author="Dylan CHEN" w:date="2026-03-17T18:04:00Z" w16du:dateUtc="2026-03-17T10:04:00Z"/>
                <w:color w:val="000000"/>
                <w:sz w:val="20"/>
                <w:szCs w:val="20"/>
              </w:rPr>
            </w:pPr>
            <w:ins w:id="465" w:author="Dylan CHEN" w:date="2026-03-17T18:04:00Z" w16du:dateUtc="2026-03-17T10:04:00Z">
              <w:r>
                <w:rPr>
                  <w:color w:val="000000"/>
                  <w:sz w:val="20"/>
                  <w:szCs w:val="20"/>
                </w:rPr>
                <w:t>(0.020)</w:t>
              </w:r>
            </w:ins>
          </w:p>
        </w:tc>
        <w:tc>
          <w:tcPr>
            <w:tcW w:w="810" w:type="dxa"/>
            <w:tcBorders>
              <w:top w:val="nil"/>
              <w:left w:val="nil"/>
              <w:bottom w:val="single" w:sz="8" w:space="0" w:color="auto"/>
              <w:right w:val="nil"/>
            </w:tcBorders>
            <w:noWrap/>
            <w:tcMar>
              <w:left w:w="29" w:type="dxa"/>
              <w:right w:w="29" w:type="dxa"/>
            </w:tcMar>
            <w:hideMark/>
            <w:tcPrChange w:id="466" w:author="Dylan CHEN" w:date="2026-03-17T18:05:00Z" w16du:dateUtc="2026-03-17T10:05:00Z">
              <w:tcPr>
                <w:tcW w:w="1060" w:type="dxa"/>
                <w:tcBorders>
                  <w:top w:val="nil"/>
                  <w:left w:val="nil"/>
                  <w:bottom w:val="single" w:sz="8" w:space="0" w:color="auto"/>
                  <w:right w:val="nil"/>
                </w:tcBorders>
                <w:noWrap/>
                <w:vAlign w:val="center"/>
                <w:hideMark/>
              </w:tcPr>
            </w:tcPrChange>
          </w:tcPr>
          <w:p w14:paraId="2E91DE70" w14:textId="77777777" w:rsidR="004672FC" w:rsidRDefault="004672FC">
            <w:pPr>
              <w:jc w:val="center"/>
              <w:rPr>
                <w:ins w:id="467" w:author="Dylan CHEN" w:date="2026-03-17T18:04:00Z" w16du:dateUtc="2026-03-17T10:04:00Z"/>
                <w:color w:val="000000"/>
                <w:sz w:val="20"/>
                <w:szCs w:val="20"/>
              </w:rPr>
            </w:pPr>
            <w:ins w:id="468" w:author="Dylan CHEN" w:date="2026-03-17T18:04:00Z" w16du:dateUtc="2026-03-17T10:04:00Z">
              <w:r>
                <w:rPr>
                  <w:color w:val="000000"/>
                  <w:sz w:val="20"/>
                  <w:szCs w:val="20"/>
                </w:rPr>
                <w:t>(0.020)</w:t>
              </w:r>
            </w:ins>
          </w:p>
        </w:tc>
        <w:tc>
          <w:tcPr>
            <w:tcW w:w="900" w:type="dxa"/>
            <w:tcBorders>
              <w:top w:val="nil"/>
              <w:left w:val="nil"/>
              <w:bottom w:val="single" w:sz="8" w:space="0" w:color="auto"/>
              <w:right w:val="nil"/>
            </w:tcBorders>
            <w:noWrap/>
            <w:tcMar>
              <w:left w:w="29" w:type="dxa"/>
              <w:right w:w="29" w:type="dxa"/>
            </w:tcMar>
            <w:hideMark/>
            <w:tcPrChange w:id="469" w:author="Dylan CHEN" w:date="2026-03-17T18:05:00Z" w16du:dateUtc="2026-03-17T10:05:00Z">
              <w:tcPr>
                <w:tcW w:w="1060" w:type="dxa"/>
                <w:tcBorders>
                  <w:top w:val="nil"/>
                  <w:left w:val="nil"/>
                  <w:bottom w:val="single" w:sz="8" w:space="0" w:color="auto"/>
                  <w:right w:val="nil"/>
                </w:tcBorders>
                <w:noWrap/>
                <w:vAlign w:val="center"/>
                <w:hideMark/>
              </w:tcPr>
            </w:tcPrChange>
          </w:tcPr>
          <w:p w14:paraId="2D0F3545" w14:textId="77777777" w:rsidR="004672FC" w:rsidRDefault="004672FC">
            <w:pPr>
              <w:jc w:val="center"/>
              <w:rPr>
                <w:ins w:id="470" w:author="Dylan CHEN" w:date="2026-03-17T18:04:00Z" w16du:dateUtc="2026-03-17T10:04:00Z"/>
                <w:color w:val="000000"/>
                <w:sz w:val="20"/>
                <w:szCs w:val="20"/>
              </w:rPr>
            </w:pPr>
            <w:ins w:id="471" w:author="Dylan CHEN" w:date="2026-03-17T18:04:00Z" w16du:dateUtc="2026-03-17T10:04:00Z">
              <w:r>
                <w:rPr>
                  <w:color w:val="000000"/>
                  <w:sz w:val="20"/>
                  <w:szCs w:val="20"/>
                </w:rPr>
                <w:t>(0.020)</w:t>
              </w:r>
            </w:ins>
          </w:p>
        </w:tc>
        <w:tc>
          <w:tcPr>
            <w:tcW w:w="990" w:type="dxa"/>
            <w:tcBorders>
              <w:top w:val="nil"/>
              <w:left w:val="nil"/>
              <w:bottom w:val="single" w:sz="8" w:space="0" w:color="auto"/>
              <w:right w:val="nil"/>
            </w:tcBorders>
            <w:noWrap/>
            <w:tcMar>
              <w:left w:w="29" w:type="dxa"/>
              <w:right w:w="29" w:type="dxa"/>
            </w:tcMar>
            <w:hideMark/>
            <w:tcPrChange w:id="472" w:author="Dylan CHEN" w:date="2026-03-17T18:05:00Z" w16du:dateUtc="2026-03-17T10:05:00Z">
              <w:tcPr>
                <w:tcW w:w="1212" w:type="dxa"/>
                <w:gridSpan w:val="2"/>
                <w:tcBorders>
                  <w:top w:val="nil"/>
                  <w:left w:val="nil"/>
                  <w:bottom w:val="single" w:sz="8" w:space="0" w:color="auto"/>
                  <w:right w:val="nil"/>
                </w:tcBorders>
                <w:noWrap/>
                <w:vAlign w:val="center"/>
                <w:hideMark/>
              </w:tcPr>
            </w:tcPrChange>
          </w:tcPr>
          <w:p w14:paraId="3B7B75F4" w14:textId="77777777" w:rsidR="004672FC" w:rsidRDefault="004672FC">
            <w:pPr>
              <w:jc w:val="center"/>
              <w:rPr>
                <w:ins w:id="473" w:author="Dylan CHEN" w:date="2026-03-17T18:04:00Z" w16du:dateUtc="2026-03-17T10:04:00Z"/>
                <w:color w:val="000000"/>
                <w:sz w:val="20"/>
                <w:szCs w:val="20"/>
              </w:rPr>
            </w:pPr>
            <w:ins w:id="474" w:author="Dylan CHEN" w:date="2026-03-17T18:04:00Z" w16du:dateUtc="2026-03-17T10:04:00Z">
              <w:r>
                <w:rPr>
                  <w:color w:val="000000"/>
                  <w:sz w:val="20"/>
                  <w:szCs w:val="20"/>
                </w:rPr>
                <w:t>(0.019)</w:t>
              </w:r>
            </w:ins>
          </w:p>
        </w:tc>
        <w:tc>
          <w:tcPr>
            <w:tcW w:w="1751" w:type="dxa"/>
            <w:tcBorders>
              <w:top w:val="nil"/>
              <w:left w:val="nil"/>
              <w:bottom w:val="single" w:sz="8" w:space="0" w:color="auto"/>
              <w:right w:val="nil"/>
            </w:tcBorders>
            <w:noWrap/>
            <w:tcMar>
              <w:left w:w="29" w:type="dxa"/>
              <w:right w:w="29" w:type="dxa"/>
            </w:tcMar>
            <w:hideMark/>
            <w:tcPrChange w:id="475" w:author="Dylan CHEN" w:date="2026-03-17T18:05:00Z" w16du:dateUtc="2026-03-17T10:05:00Z">
              <w:tcPr>
                <w:tcW w:w="3790" w:type="dxa"/>
                <w:gridSpan w:val="2"/>
                <w:tcBorders>
                  <w:top w:val="nil"/>
                  <w:left w:val="nil"/>
                  <w:bottom w:val="single" w:sz="8" w:space="0" w:color="auto"/>
                  <w:right w:val="nil"/>
                </w:tcBorders>
                <w:noWrap/>
                <w:vAlign w:val="center"/>
                <w:hideMark/>
              </w:tcPr>
            </w:tcPrChange>
          </w:tcPr>
          <w:p w14:paraId="0A68DBF9" w14:textId="77777777" w:rsidR="004672FC" w:rsidRDefault="004672FC">
            <w:pPr>
              <w:jc w:val="center"/>
              <w:rPr>
                <w:ins w:id="476" w:author="Dylan CHEN" w:date="2026-03-17T18:04:00Z" w16du:dateUtc="2026-03-17T10:04:00Z"/>
                <w:color w:val="000000"/>
                <w:sz w:val="20"/>
                <w:szCs w:val="20"/>
              </w:rPr>
            </w:pPr>
            <w:ins w:id="477" w:author="Dylan CHEN" w:date="2026-03-17T18:04:00Z" w16du:dateUtc="2026-03-17T10:04:00Z">
              <w:r>
                <w:rPr>
                  <w:color w:val="000000"/>
                  <w:sz w:val="20"/>
                  <w:szCs w:val="20"/>
                </w:rPr>
                <w:t>(0.004)</w:t>
              </w:r>
            </w:ins>
          </w:p>
        </w:tc>
        <w:tc>
          <w:tcPr>
            <w:tcW w:w="1219" w:type="dxa"/>
            <w:tcBorders>
              <w:top w:val="nil"/>
              <w:left w:val="nil"/>
              <w:bottom w:val="single" w:sz="8" w:space="0" w:color="auto"/>
              <w:right w:val="nil"/>
            </w:tcBorders>
            <w:noWrap/>
            <w:tcMar>
              <w:left w:w="29" w:type="dxa"/>
              <w:right w:w="29" w:type="dxa"/>
            </w:tcMar>
            <w:hideMark/>
            <w:tcPrChange w:id="478" w:author="Dylan CHEN" w:date="2026-03-17T18:05:00Z" w16du:dateUtc="2026-03-17T10:05:00Z">
              <w:tcPr>
                <w:tcW w:w="1880" w:type="dxa"/>
                <w:tcBorders>
                  <w:top w:val="nil"/>
                  <w:left w:val="nil"/>
                  <w:bottom w:val="single" w:sz="8" w:space="0" w:color="auto"/>
                  <w:right w:val="nil"/>
                </w:tcBorders>
                <w:noWrap/>
                <w:vAlign w:val="center"/>
                <w:hideMark/>
              </w:tcPr>
            </w:tcPrChange>
          </w:tcPr>
          <w:p w14:paraId="73CB9A20" w14:textId="77777777" w:rsidR="004672FC" w:rsidRDefault="004672FC">
            <w:pPr>
              <w:jc w:val="center"/>
              <w:rPr>
                <w:ins w:id="479" w:author="Dylan CHEN" w:date="2026-03-17T18:04:00Z" w16du:dateUtc="2026-03-17T10:04:00Z"/>
                <w:color w:val="000000"/>
                <w:sz w:val="20"/>
                <w:szCs w:val="20"/>
              </w:rPr>
            </w:pPr>
            <w:ins w:id="480" w:author="Dylan CHEN" w:date="2026-03-17T18:04:00Z" w16du:dateUtc="2026-03-17T10:04:00Z">
              <w:r>
                <w:rPr>
                  <w:color w:val="000000"/>
                  <w:sz w:val="20"/>
                  <w:szCs w:val="20"/>
                </w:rPr>
                <w:t>(0.006)</w:t>
              </w:r>
            </w:ins>
          </w:p>
        </w:tc>
      </w:tr>
      <w:tr w:rsidR="004672FC" w14:paraId="61C4CC74" w14:textId="77777777" w:rsidTr="004672FC">
        <w:trPr>
          <w:trHeight w:val="340"/>
          <w:jc w:val="center"/>
          <w:ins w:id="481" w:author="Dylan CHEN" w:date="2026-03-17T18:04:00Z"/>
          <w:trPrChange w:id="482" w:author="Dylan CHEN" w:date="2026-03-17T18:05:00Z" w16du:dateUtc="2026-03-17T10:05:00Z">
            <w:trPr>
              <w:trHeight w:val="340"/>
            </w:trPr>
          </w:trPrChange>
        </w:trPr>
        <w:tc>
          <w:tcPr>
            <w:tcW w:w="2044" w:type="dxa"/>
            <w:tcBorders>
              <w:top w:val="nil"/>
              <w:left w:val="nil"/>
              <w:bottom w:val="nil"/>
              <w:right w:val="nil"/>
            </w:tcBorders>
            <w:noWrap/>
            <w:tcMar>
              <w:left w:w="29" w:type="dxa"/>
              <w:right w:w="29" w:type="dxa"/>
            </w:tcMar>
            <w:hideMark/>
            <w:tcPrChange w:id="483" w:author="Dylan CHEN" w:date="2026-03-17T18:05:00Z" w16du:dateUtc="2026-03-17T10:05:00Z">
              <w:tcPr>
                <w:tcW w:w="3260" w:type="dxa"/>
                <w:gridSpan w:val="2"/>
                <w:tcBorders>
                  <w:top w:val="nil"/>
                  <w:left w:val="nil"/>
                  <w:bottom w:val="nil"/>
                  <w:right w:val="nil"/>
                </w:tcBorders>
                <w:noWrap/>
                <w:vAlign w:val="center"/>
                <w:hideMark/>
              </w:tcPr>
            </w:tcPrChange>
          </w:tcPr>
          <w:p w14:paraId="31DE1308" w14:textId="77777777" w:rsidR="004672FC" w:rsidRDefault="004672FC">
            <w:pPr>
              <w:rPr>
                <w:ins w:id="484" w:author="Dylan CHEN" w:date="2026-03-17T18:04:00Z" w16du:dateUtc="2026-03-17T10:04:00Z"/>
                <w:color w:val="000000"/>
                <w:sz w:val="20"/>
                <w:szCs w:val="20"/>
              </w:rPr>
            </w:pPr>
            <w:ins w:id="485" w:author="Dylan CHEN" w:date="2026-03-17T18:04:00Z" w16du:dateUtc="2026-03-17T10:04:00Z">
              <w:r>
                <w:rPr>
                  <w:color w:val="000000"/>
                  <w:sz w:val="20"/>
                  <w:szCs w:val="20"/>
                </w:rPr>
                <w:t>controlling for answer age (</w:t>
              </w:r>
              <w:r>
                <w:rPr>
                  <w:i/>
                  <w:iCs/>
                  <w:color w:val="000000"/>
                  <w:sz w:val="20"/>
                  <w:szCs w:val="20"/>
                </w:rPr>
                <w:t>age</w:t>
              </w:r>
              <w:r>
                <w:rPr>
                  <w:i/>
                  <w:iCs/>
                  <w:color w:val="000000"/>
                  <w:sz w:val="20"/>
                  <w:szCs w:val="20"/>
                  <w:vertAlign w:val="subscript"/>
                </w:rPr>
                <w:t>j</w:t>
              </w:r>
              <w:r>
                <w:rPr>
                  <w:color w:val="000000"/>
                  <w:sz w:val="20"/>
                  <w:szCs w:val="20"/>
                </w:rPr>
                <w:t>)</w:t>
              </w:r>
            </w:ins>
          </w:p>
        </w:tc>
        <w:tc>
          <w:tcPr>
            <w:tcW w:w="729" w:type="dxa"/>
            <w:tcBorders>
              <w:top w:val="nil"/>
              <w:left w:val="nil"/>
              <w:bottom w:val="nil"/>
              <w:right w:val="nil"/>
            </w:tcBorders>
            <w:noWrap/>
            <w:tcMar>
              <w:left w:w="29" w:type="dxa"/>
              <w:right w:w="29" w:type="dxa"/>
            </w:tcMar>
            <w:hideMark/>
            <w:tcPrChange w:id="486" w:author="Dylan CHEN" w:date="2026-03-17T18:05:00Z" w16du:dateUtc="2026-03-17T10:05:00Z">
              <w:tcPr>
                <w:tcW w:w="1060" w:type="dxa"/>
                <w:tcBorders>
                  <w:top w:val="nil"/>
                  <w:left w:val="nil"/>
                  <w:bottom w:val="nil"/>
                  <w:right w:val="nil"/>
                </w:tcBorders>
                <w:noWrap/>
                <w:vAlign w:val="center"/>
                <w:hideMark/>
              </w:tcPr>
            </w:tcPrChange>
          </w:tcPr>
          <w:p w14:paraId="2F8CE5BC" w14:textId="02F8DA58" w:rsidR="004672FC" w:rsidRDefault="004672FC">
            <w:pPr>
              <w:rPr>
                <w:ins w:id="487"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488" w:author="Dylan CHEN" w:date="2026-03-17T18:05:00Z" w16du:dateUtc="2026-03-17T10:05:00Z">
              <w:tcPr>
                <w:tcW w:w="1060" w:type="dxa"/>
                <w:tcBorders>
                  <w:top w:val="nil"/>
                  <w:left w:val="nil"/>
                  <w:bottom w:val="nil"/>
                  <w:right w:val="nil"/>
                </w:tcBorders>
                <w:noWrap/>
                <w:vAlign w:val="center"/>
                <w:hideMark/>
              </w:tcPr>
            </w:tcPrChange>
          </w:tcPr>
          <w:p w14:paraId="4B56303E" w14:textId="77777777" w:rsidR="004672FC" w:rsidRDefault="004672FC">
            <w:pPr>
              <w:jc w:val="center"/>
              <w:rPr>
                <w:ins w:id="489" w:author="Dylan CHEN" w:date="2026-03-17T18:04:00Z" w16du:dateUtc="2026-03-17T10:04:00Z"/>
                <w:color w:val="000000"/>
                <w:sz w:val="20"/>
                <w:szCs w:val="20"/>
              </w:rPr>
            </w:pPr>
            <w:ins w:id="490" w:author="Dylan CHEN" w:date="2026-03-17T18:04:00Z" w16du:dateUtc="2026-03-17T10:04:00Z">
              <w:r>
                <w:rPr>
                  <w:color w:val="000000"/>
                  <w:sz w:val="20"/>
                  <w:szCs w:val="20"/>
                </w:rPr>
                <w:t>√</w:t>
              </w:r>
            </w:ins>
          </w:p>
        </w:tc>
        <w:tc>
          <w:tcPr>
            <w:tcW w:w="810" w:type="dxa"/>
            <w:tcBorders>
              <w:top w:val="nil"/>
              <w:left w:val="nil"/>
              <w:bottom w:val="nil"/>
              <w:right w:val="nil"/>
            </w:tcBorders>
            <w:noWrap/>
            <w:tcMar>
              <w:left w:w="29" w:type="dxa"/>
              <w:right w:w="29" w:type="dxa"/>
            </w:tcMar>
            <w:hideMark/>
            <w:tcPrChange w:id="491" w:author="Dylan CHEN" w:date="2026-03-17T18:05:00Z" w16du:dateUtc="2026-03-17T10:05:00Z">
              <w:tcPr>
                <w:tcW w:w="1060" w:type="dxa"/>
                <w:tcBorders>
                  <w:top w:val="nil"/>
                  <w:left w:val="nil"/>
                  <w:bottom w:val="nil"/>
                  <w:right w:val="nil"/>
                </w:tcBorders>
                <w:noWrap/>
                <w:vAlign w:val="center"/>
                <w:hideMark/>
              </w:tcPr>
            </w:tcPrChange>
          </w:tcPr>
          <w:p w14:paraId="44859749" w14:textId="77777777" w:rsidR="004672FC" w:rsidRDefault="004672FC">
            <w:pPr>
              <w:jc w:val="center"/>
              <w:rPr>
                <w:ins w:id="492" w:author="Dylan CHEN" w:date="2026-03-17T18:04:00Z" w16du:dateUtc="2026-03-17T10:04:00Z"/>
                <w:color w:val="000000"/>
                <w:sz w:val="20"/>
                <w:szCs w:val="20"/>
              </w:rPr>
            </w:pPr>
            <w:ins w:id="493" w:author="Dylan CHEN" w:date="2026-03-17T18:04:00Z" w16du:dateUtc="2026-03-17T10:04:00Z">
              <w:r>
                <w:rPr>
                  <w:color w:val="000000"/>
                  <w:sz w:val="20"/>
                  <w:szCs w:val="20"/>
                </w:rPr>
                <w:t>√</w:t>
              </w:r>
            </w:ins>
          </w:p>
        </w:tc>
        <w:tc>
          <w:tcPr>
            <w:tcW w:w="900" w:type="dxa"/>
            <w:tcBorders>
              <w:top w:val="nil"/>
              <w:left w:val="nil"/>
              <w:bottom w:val="nil"/>
              <w:right w:val="nil"/>
            </w:tcBorders>
            <w:noWrap/>
            <w:tcMar>
              <w:left w:w="29" w:type="dxa"/>
              <w:right w:w="29" w:type="dxa"/>
            </w:tcMar>
            <w:hideMark/>
            <w:tcPrChange w:id="494" w:author="Dylan CHEN" w:date="2026-03-17T18:05:00Z" w16du:dateUtc="2026-03-17T10:05:00Z">
              <w:tcPr>
                <w:tcW w:w="1060" w:type="dxa"/>
                <w:tcBorders>
                  <w:top w:val="nil"/>
                  <w:left w:val="nil"/>
                  <w:bottom w:val="nil"/>
                  <w:right w:val="nil"/>
                </w:tcBorders>
                <w:noWrap/>
                <w:vAlign w:val="center"/>
                <w:hideMark/>
              </w:tcPr>
            </w:tcPrChange>
          </w:tcPr>
          <w:p w14:paraId="5409A06A" w14:textId="77777777" w:rsidR="004672FC" w:rsidRDefault="004672FC">
            <w:pPr>
              <w:jc w:val="center"/>
              <w:rPr>
                <w:ins w:id="495" w:author="Dylan CHEN" w:date="2026-03-17T18:04:00Z" w16du:dateUtc="2026-03-17T10:04:00Z"/>
                <w:color w:val="000000"/>
                <w:sz w:val="20"/>
                <w:szCs w:val="20"/>
              </w:rPr>
            </w:pPr>
            <w:ins w:id="496" w:author="Dylan CHEN" w:date="2026-03-17T18:04:00Z" w16du:dateUtc="2026-03-17T10:04:00Z">
              <w:r>
                <w:rPr>
                  <w:color w:val="000000"/>
                  <w:sz w:val="20"/>
                  <w:szCs w:val="20"/>
                </w:rPr>
                <w:t>√</w:t>
              </w:r>
            </w:ins>
          </w:p>
        </w:tc>
        <w:tc>
          <w:tcPr>
            <w:tcW w:w="990" w:type="dxa"/>
            <w:tcBorders>
              <w:top w:val="nil"/>
              <w:left w:val="nil"/>
              <w:bottom w:val="nil"/>
              <w:right w:val="nil"/>
            </w:tcBorders>
            <w:noWrap/>
            <w:tcMar>
              <w:left w:w="29" w:type="dxa"/>
              <w:right w:w="29" w:type="dxa"/>
            </w:tcMar>
            <w:hideMark/>
            <w:tcPrChange w:id="497" w:author="Dylan CHEN" w:date="2026-03-17T18:05:00Z" w16du:dateUtc="2026-03-17T10:05:00Z">
              <w:tcPr>
                <w:tcW w:w="1212" w:type="dxa"/>
                <w:gridSpan w:val="2"/>
                <w:tcBorders>
                  <w:top w:val="nil"/>
                  <w:left w:val="nil"/>
                  <w:bottom w:val="nil"/>
                  <w:right w:val="nil"/>
                </w:tcBorders>
                <w:noWrap/>
                <w:hideMark/>
              </w:tcPr>
            </w:tcPrChange>
          </w:tcPr>
          <w:p w14:paraId="105BD4A2" w14:textId="77777777" w:rsidR="004672FC" w:rsidRDefault="004672FC">
            <w:pPr>
              <w:jc w:val="center"/>
              <w:rPr>
                <w:ins w:id="498" w:author="Dylan CHEN" w:date="2026-03-17T18:04:00Z" w16du:dateUtc="2026-03-17T10:04:00Z"/>
                <w:color w:val="000000"/>
                <w:sz w:val="20"/>
                <w:szCs w:val="20"/>
              </w:rPr>
            </w:pPr>
          </w:p>
        </w:tc>
        <w:tc>
          <w:tcPr>
            <w:tcW w:w="1751" w:type="dxa"/>
            <w:tcBorders>
              <w:top w:val="nil"/>
              <w:left w:val="nil"/>
              <w:bottom w:val="nil"/>
              <w:right w:val="nil"/>
            </w:tcBorders>
            <w:noWrap/>
            <w:tcMar>
              <w:left w:w="29" w:type="dxa"/>
              <w:right w:w="29" w:type="dxa"/>
            </w:tcMar>
            <w:hideMark/>
            <w:tcPrChange w:id="499" w:author="Dylan CHEN" w:date="2026-03-17T18:05:00Z" w16du:dateUtc="2026-03-17T10:05:00Z">
              <w:tcPr>
                <w:tcW w:w="3790" w:type="dxa"/>
                <w:gridSpan w:val="2"/>
                <w:tcBorders>
                  <w:top w:val="nil"/>
                  <w:left w:val="nil"/>
                  <w:bottom w:val="nil"/>
                  <w:right w:val="nil"/>
                </w:tcBorders>
                <w:noWrap/>
                <w:hideMark/>
              </w:tcPr>
            </w:tcPrChange>
          </w:tcPr>
          <w:p w14:paraId="2DF90153" w14:textId="77777777" w:rsidR="004672FC" w:rsidRDefault="004672FC">
            <w:pPr>
              <w:rPr>
                <w:ins w:id="500" w:author="Dylan CHEN" w:date="2026-03-17T18:04:00Z" w16du:dateUtc="2026-03-17T10:04:00Z"/>
                <w:sz w:val="20"/>
                <w:szCs w:val="20"/>
              </w:rPr>
            </w:pPr>
          </w:p>
        </w:tc>
        <w:tc>
          <w:tcPr>
            <w:tcW w:w="1219" w:type="dxa"/>
            <w:tcBorders>
              <w:top w:val="nil"/>
              <w:left w:val="nil"/>
              <w:bottom w:val="nil"/>
              <w:right w:val="nil"/>
            </w:tcBorders>
            <w:noWrap/>
            <w:tcMar>
              <w:left w:w="29" w:type="dxa"/>
              <w:right w:w="29" w:type="dxa"/>
            </w:tcMar>
            <w:hideMark/>
            <w:tcPrChange w:id="501" w:author="Dylan CHEN" w:date="2026-03-17T18:05:00Z" w16du:dateUtc="2026-03-17T10:05:00Z">
              <w:tcPr>
                <w:tcW w:w="1880" w:type="dxa"/>
                <w:tcBorders>
                  <w:top w:val="nil"/>
                  <w:left w:val="nil"/>
                  <w:bottom w:val="nil"/>
                  <w:right w:val="nil"/>
                </w:tcBorders>
                <w:noWrap/>
                <w:hideMark/>
              </w:tcPr>
            </w:tcPrChange>
          </w:tcPr>
          <w:p w14:paraId="44B4A904" w14:textId="77777777" w:rsidR="004672FC" w:rsidRDefault="004672FC">
            <w:pPr>
              <w:rPr>
                <w:ins w:id="502" w:author="Dylan CHEN" w:date="2026-03-17T18:04:00Z" w16du:dateUtc="2026-03-17T10:04:00Z"/>
                <w:sz w:val="20"/>
                <w:szCs w:val="20"/>
              </w:rPr>
            </w:pPr>
          </w:p>
        </w:tc>
      </w:tr>
      <w:tr w:rsidR="004672FC" w14:paraId="60794641" w14:textId="77777777" w:rsidTr="004672FC">
        <w:trPr>
          <w:trHeight w:val="340"/>
          <w:jc w:val="center"/>
          <w:ins w:id="503" w:author="Dylan CHEN" w:date="2026-03-17T18:04:00Z"/>
          <w:trPrChange w:id="504" w:author="Dylan CHEN" w:date="2026-03-17T18:05:00Z" w16du:dateUtc="2026-03-17T10:05:00Z">
            <w:trPr>
              <w:trHeight w:val="340"/>
            </w:trPr>
          </w:trPrChange>
        </w:trPr>
        <w:tc>
          <w:tcPr>
            <w:tcW w:w="2044" w:type="dxa"/>
            <w:tcBorders>
              <w:top w:val="nil"/>
              <w:left w:val="nil"/>
              <w:bottom w:val="nil"/>
              <w:right w:val="nil"/>
            </w:tcBorders>
            <w:noWrap/>
            <w:tcMar>
              <w:left w:w="29" w:type="dxa"/>
              <w:right w:w="29" w:type="dxa"/>
            </w:tcMar>
            <w:hideMark/>
            <w:tcPrChange w:id="505" w:author="Dylan CHEN" w:date="2026-03-17T18:05:00Z" w16du:dateUtc="2026-03-17T10:05:00Z">
              <w:tcPr>
                <w:tcW w:w="3260" w:type="dxa"/>
                <w:gridSpan w:val="2"/>
                <w:tcBorders>
                  <w:top w:val="nil"/>
                  <w:left w:val="nil"/>
                  <w:bottom w:val="nil"/>
                  <w:right w:val="nil"/>
                </w:tcBorders>
                <w:noWrap/>
                <w:vAlign w:val="center"/>
                <w:hideMark/>
              </w:tcPr>
            </w:tcPrChange>
          </w:tcPr>
          <w:p w14:paraId="55E45B5A" w14:textId="77777777" w:rsidR="004672FC" w:rsidRDefault="004672FC">
            <w:pPr>
              <w:rPr>
                <w:ins w:id="506" w:author="Dylan CHEN" w:date="2026-03-17T18:04:00Z" w16du:dateUtc="2026-03-17T10:04:00Z"/>
                <w:color w:val="000000"/>
                <w:sz w:val="20"/>
                <w:szCs w:val="20"/>
              </w:rPr>
            </w:pPr>
            <w:ins w:id="507" w:author="Dylan CHEN" w:date="2026-03-17T18:04:00Z" w16du:dateUtc="2026-03-17T10:04:00Z">
              <w:r>
                <w:rPr>
                  <w:color w:val="000000"/>
                  <w:sz w:val="20"/>
                  <w:szCs w:val="20"/>
                </w:rPr>
                <w:t xml:space="preserve">controlling for </w:t>
              </w:r>
              <w:r>
                <w:rPr>
                  <w:i/>
                  <w:iCs/>
                  <w:color w:val="000000"/>
                  <w:sz w:val="20"/>
                  <w:szCs w:val="20"/>
                </w:rPr>
                <w:t>age</w:t>
              </w:r>
              <w:r>
                <w:rPr>
                  <w:i/>
                  <w:iCs/>
                  <w:color w:val="000000"/>
                  <w:sz w:val="20"/>
                  <w:szCs w:val="20"/>
                  <w:vertAlign w:val="subscript"/>
                </w:rPr>
                <w:t>j</w:t>
              </w:r>
              <w:r>
                <w:rPr>
                  <w:i/>
                  <w:iCs/>
                  <w:color w:val="000000"/>
                  <w:sz w:val="20"/>
                  <w:szCs w:val="20"/>
                  <w:vertAlign w:val="superscript"/>
                </w:rPr>
                <w:t>2</w:t>
              </w:r>
            </w:ins>
          </w:p>
        </w:tc>
        <w:tc>
          <w:tcPr>
            <w:tcW w:w="729" w:type="dxa"/>
            <w:tcBorders>
              <w:top w:val="nil"/>
              <w:left w:val="nil"/>
              <w:bottom w:val="nil"/>
              <w:right w:val="nil"/>
            </w:tcBorders>
            <w:noWrap/>
            <w:tcMar>
              <w:left w:w="29" w:type="dxa"/>
              <w:right w:w="29" w:type="dxa"/>
            </w:tcMar>
            <w:hideMark/>
            <w:tcPrChange w:id="508" w:author="Dylan CHEN" w:date="2026-03-17T18:05:00Z" w16du:dateUtc="2026-03-17T10:05:00Z">
              <w:tcPr>
                <w:tcW w:w="1060" w:type="dxa"/>
                <w:tcBorders>
                  <w:top w:val="nil"/>
                  <w:left w:val="nil"/>
                  <w:bottom w:val="nil"/>
                  <w:right w:val="nil"/>
                </w:tcBorders>
                <w:noWrap/>
                <w:vAlign w:val="center"/>
                <w:hideMark/>
              </w:tcPr>
            </w:tcPrChange>
          </w:tcPr>
          <w:p w14:paraId="34916409" w14:textId="3B74F12B" w:rsidR="004672FC" w:rsidRDefault="004672FC">
            <w:pPr>
              <w:rPr>
                <w:ins w:id="509"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510" w:author="Dylan CHEN" w:date="2026-03-17T18:05:00Z" w16du:dateUtc="2026-03-17T10:05:00Z">
              <w:tcPr>
                <w:tcW w:w="1060" w:type="dxa"/>
                <w:tcBorders>
                  <w:top w:val="nil"/>
                  <w:left w:val="nil"/>
                  <w:bottom w:val="nil"/>
                  <w:right w:val="nil"/>
                </w:tcBorders>
                <w:noWrap/>
                <w:vAlign w:val="center"/>
                <w:hideMark/>
              </w:tcPr>
            </w:tcPrChange>
          </w:tcPr>
          <w:p w14:paraId="48B78D07" w14:textId="77777777" w:rsidR="004672FC" w:rsidRDefault="004672FC">
            <w:pPr>
              <w:rPr>
                <w:ins w:id="511" w:author="Dylan CHEN" w:date="2026-03-17T18:04:00Z" w16du:dateUtc="2026-03-17T10:04:00Z"/>
                <w:color w:val="000000"/>
                <w:sz w:val="20"/>
                <w:szCs w:val="20"/>
              </w:rPr>
            </w:pPr>
          </w:p>
        </w:tc>
        <w:tc>
          <w:tcPr>
            <w:tcW w:w="810" w:type="dxa"/>
            <w:tcBorders>
              <w:top w:val="nil"/>
              <w:left w:val="nil"/>
              <w:bottom w:val="nil"/>
              <w:right w:val="nil"/>
            </w:tcBorders>
            <w:noWrap/>
            <w:tcMar>
              <w:left w:w="29" w:type="dxa"/>
              <w:right w:w="29" w:type="dxa"/>
            </w:tcMar>
            <w:hideMark/>
            <w:tcPrChange w:id="512" w:author="Dylan CHEN" w:date="2026-03-17T18:05:00Z" w16du:dateUtc="2026-03-17T10:05:00Z">
              <w:tcPr>
                <w:tcW w:w="1060" w:type="dxa"/>
                <w:tcBorders>
                  <w:top w:val="nil"/>
                  <w:left w:val="nil"/>
                  <w:bottom w:val="nil"/>
                  <w:right w:val="nil"/>
                </w:tcBorders>
                <w:noWrap/>
                <w:vAlign w:val="center"/>
                <w:hideMark/>
              </w:tcPr>
            </w:tcPrChange>
          </w:tcPr>
          <w:p w14:paraId="44AA24A1" w14:textId="77777777" w:rsidR="004672FC" w:rsidRDefault="004672FC">
            <w:pPr>
              <w:jc w:val="center"/>
              <w:rPr>
                <w:ins w:id="513" w:author="Dylan CHEN" w:date="2026-03-17T18:04:00Z" w16du:dateUtc="2026-03-17T10:04:00Z"/>
                <w:color w:val="000000"/>
                <w:sz w:val="20"/>
                <w:szCs w:val="20"/>
              </w:rPr>
            </w:pPr>
            <w:ins w:id="514" w:author="Dylan CHEN" w:date="2026-03-17T18:04:00Z" w16du:dateUtc="2026-03-17T10:04:00Z">
              <w:r>
                <w:rPr>
                  <w:color w:val="000000"/>
                  <w:sz w:val="20"/>
                  <w:szCs w:val="20"/>
                </w:rPr>
                <w:t>√</w:t>
              </w:r>
            </w:ins>
          </w:p>
        </w:tc>
        <w:tc>
          <w:tcPr>
            <w:tcW w:w="900" w:type="dxa"/>
            <w:tcBorders>
              <w:top w:val="nil"/>
              <w:left w:val="nil"/>
              <w:bottom w:val="nil"/>
              <w:right w:val="nil"/>
            </w:tcBorders>
            <w:noWrap/>
            <w:tcMar>
              <w:left w:w="29" w:type="dxa"/>
              <w:right w:w="29" w:type="dxa"/>
            </w:tcMar>
            <w:hideMark/>
            <w:tcPrChange w:id="515" w:author="Dylan CHEN" w:date="2026-03-17T18:05:00Z" w16du:dateUtc="2026-03-17T10:05:00Z">
              <w:tcPr>
                <w:tcW w:w="1060" w:type="dxa"/>
                <w:tcBorders>
                  <w:top w:val="nil"/>
                  <w:left w:val="nil"/>
                  <w:bottom w:val="nil"/>
                  <w:right w:val="nil"/>
                </w:tcBorders>
                <w:noWrap/>
                <w:vAlign w:val="center"/>
                <w:hideMark/>
              </w:tcPr>
            </w:tcPrChange>
          </w:tcPr>
          <w:p w14:paraId="4E4BFB38" w14:textId="77777777" w:rsidR="004672FC" w:rsidRDefault="004672FC">
            <w:pPr>
              <w:jc w:val="center"/>
              <w:rPr>
                <w:ins w:id="516" w:author="Dylan CHEN" w:date="2026-03-17T18:04:00Z" w16du:dateUtc="2026-03-17T10:04:00Z"/>
                <w:color w:val="000000"/>
                <w:sz w:val="20"/>
                <w:szCs w:val="20"/>
              </w:rPr>
            </w:pPr>
            <w:ins w:id="517" w:author="Dylan CHEN" w:date="2026-03-17T18:04:00Z" w16du:dateUtc="2026-03-17T10:04:00Z">
              <w:r>
                <w:rPr>
                  <w:color w:val="000000"/>
                  <w:sz w:val="20"/>
                  <w:szCs w:val="20"/>
                </w:rPr>
                <w:t>√</w:t>
              </w:r>
            </w:ins>
          </w:p>
        </w:tc>
        <w:tc>
          <w:tcPr>
            <w:tcW w:w="990" w:type="dxa"/>
            <w:tcBorders>
              <w:top w:val="nil"/>
              <w:left w:val="nil"/>
              <w:bottom w:val="nil"/>
              <w:right w:val="nil"/>
            </w:tcBorders>
            <w:noWrap/>
            <w:tcMar>
              <w:left w:w="29" w:type="dxa"/>
              <w:right w:w="29" w:type="dxa"/>
            </w:tcMar>
            <w:hideMark/>
            <w:tcPrChange w:id="518" w:author="Dylan CHEN" w:date="2026-03-17T18:05:00Z" w16du:dateUtc="2026-03-17T10:05:00Z">
              <w:tcPr>
                <w:tcW w:w="1212" w:type="dxa"/>
                <w:gridSpan w:val="2"/>
                <w:tcBorders>
                  <w:top w:val="nil"/>
                  <w:left w:val="nil"/>
                  <w:bottom w:val="nil"/>
                  <w:right w:val="nil"/>
                </w:tcBorders>
                <w:noWrap/>
                <w:hideMark/>
              </w:tcPr>
            </w:tcPrChange>
          </w:tcPr>
          <w:p w14:paraId="53F17F2A" w14:textId="77777777" w:rsidR="004672FC" w:rsidRDefault="004672FC">
            <w:pPr>
              <w:jc w:val="center"/>
              <w:rPr>
                <w:ins w:id="519" w:author="Dylan CHEN" w:date="2026-03-17T18:04:00Z" w16du:dateUtc="2026-03-17T10:04:00Z"/>
                <w:color w:val="000000"/>
                <w:sz w:val="20"/>
                <w:szCs w:val="20"/>
              </w:rPr>
            </w:pPr>
          </w:p>
        </w:tc>
        <w:tc>
          <w:tcPr>
            <w:tcW w:w="1751" w:type="dxa"/>
            <w:tcBorders>
              <w:top w:val="nil"/>
              <w:left w:val="nil"/>
              <w:bottom w:val="nil"/>
              <w:right w:val="nil"/>
            </w:tcBorders>
            <w:noWrap/>
            <w:tcMar>
              <w:left w:w="29" w:type="dxa"/>
              <w:right w:w="29" w:type="dxa"/>
            </w:tcMar>
            <w:hideMark/>
            <w:tcPrChange w:id="520" w:author="Dylan CHEN" w:date="2026-03-17T18:05:00Z" w16du:dateUtc="2026-03-17T10:05:00Z">
              <w:tcPr>
                <w:tcW w:w="3790" w:type="dxa"/>
                <w:gridSpan w:val="2"/>
                <w:tcBorders>
                  <w:top w:val="nil"/>
                  <w:left w:val="nil"/>
                  <w:bottom w:val="nil"/>
                  <w:right w:val="nil"/>
                </w:tcBorders>
                <w:noWrap/>
                <w:hideMark/>
              </w:tcPr>
            </w:tcPrChange>
          </w:tcPr>
          <w:p w14:paraId="72A856B5" w14:textId="77777777" w:rsidR="004672FC" w:rsidRDefault="004672FC">
            <w:pPr>
              <w:rPr>
                <w:ins w:id="521" w:author="Dylan CHEN" w:date="2026-03-17T18:04:00Z" w16du:dateUtc="2026-03-17T10:04:00Z"/>
                <w:sz w:val="20"/>
                <w:szCs w:val="20"/>
              </w:rPr>
            </w:pPr>
          </w:p>
        </w:tc>
        <w:tc>
          <w:tcPr>
            <w:tcW w:w="1219" w:type="dxa"/>
            <w:tcBorders>
              <w:top w:val="nil"/>
              <w:left w:val="nil"/>
              <w:bottom w:val="nil"/>
              <w:right w:val="nil"/>
            </w:tcBorders>
            <w:noWrap/>
            <w:tcMar>
              <w:left w:w="29" w:type="dxa"/>
              <w:right w:w="29" w:type="dxa"/>
            </w:tcMar>
            <w:hideMark/>
            <w:tcPrChange w:id="522" w:author="Dylan CHEN" w:date="2026-03-17T18:05:00Z" w16du:dateUtc="2026-03-17T10:05:00Z">
              <w:tcPr>
                <w:tcW w:w="1880" w:type="dxa"/>
                <w:tcBorders>
                  <w:top w:val="nil"/>
                  <w:left w:val="nil"/>
                  <w:bottom w:val="nil"/>
                  <w:right w:val="nil"/>
                </w:tcBorders>
                <w:noWrap/>
                <w:hideMark/>
              </w:tcPr>
            </w:tcPrChange>
          </w:tcPr>
          <w:p w14:paraId="3F133F89" w14:textId="77777777" w:rsidR="004672FC" w:rsidRDefault="004672FC">
            <w:pPr>
              <w:rPr>
                <w:ins w:id="523" w:author="Dylan CHEN" w:date="2026-03-17T18:04:00Z" w16du:dateUtc="2026-03-17T10:04:00Z"/>
                <w:sz w:val="20"/>
                <w:szCs w:val="20"/>
              </w:rPr>
            </w:pPr>
          </w:p>
        </w:tc>
      </w:tr>
      <w:tr w:rsidR="004672FC" w14:paraId="02A90763" w14:textId="77777777" w:rsidTr="004672FC">
        <w:trPr>
          <w:trHeight w:val="340"/>
          <w:jc w:val="center"/>
          <w:ins w:id="524" w:author="Dylan CHEN" w:date="2026-03-17T18:04:00Z"/>
          <w:trPrChange w:id="525" w:author="Dylan CHEN" w:date="2026-03-17T18:05:00Z" w16du:dateUtc="2026-03-17T10:05:00Z">
            <w:trPr>
              <w:trHeight w:val="340"/>
            </w:trPr>
          </w:trPrChange>
        </w:trPr>
        <w:tc>
          <w:tcPr>
            <w:tcW w:w="2044" w:type="dxa"/>
            <w:tcBorders>
              <w:top w:val="nil"/>
              <w:left w:val="nil"/>
              <w:bottom w:val="nil"/>
              <w:right w:val="nil"/>
            </w:tcBorders>
            <w:noWrap/>
            <w:tcMar>
              <w:left w:w="29" w:type="dxa"/>
              <w:right w:w="29" w:type="dxa"/>
            </w:tcMar>
            <w:hideMark/>
            <w:tcPrChange w:id="526" w:author="Dylan CHEN" w:date="2026-03-17T18:05:00Z" w16du:dateUtc="2026-03-17T10:05:00Z">
              <w:tcPr>
                <w:tcW w:w="3260" w:type="dxa"/>
                <w:gridSpan w:val="2"/>
                <w:tcBorders>
                  <w:top w:val="nil"/>
                  <w:left w:val="nil"/>
                  <w:bottom w:val="nil"/>
                  <w:right w:val="nil"/>
                </w:tcBorders>
                <w:noWrap/>
                <w:vAlign w:val="center"/>
                <w:hideMark/>
              </w:tcPr>
            </w:tcPrChange>
          </w:tcPr>
          <w:p w14:paraId="27892380" w14:textId="77777777" w:rsidR="004672FC" w:rsidRDefault="004672FC">
            <w:pPr>
              <w:rPr>
                <w:ins w:id="527" w:author="Dylan CHEN" w:date="2026-03-17T18:04:00Z" w16du:dateUtc="2026-03-17T10:04:00Z"/>
                <w:color w:val="000000"/>
                <w:sz w:val="20"/>
                <w:szCs w:val="20"/>
              </w:rPr>
            </w:pPr>
            <w:ins w:id="528" w:author="Dylan CHEN" w:date="2026-03-17T18:04:00Z" w16du:dateUtc="2026-03-17T10:04:00Z">
              <w:r>
                <w:rPr>
                  <w:color w:val="000000"/>
                  <w:sz w:val="20"/>
                  <w:szCs w:val="20"/>
                </w:rPr>
                <w:t xml:space="preserve">controlling for </w:t>
              </w:r>
              <w:r>
                <w:rPr>
                  <w:i/>
                  <w:iCs/>
                  <w:color w:val="000000"/>
                  <w:sz w:val="20"/>
                  <w:szCs w:val="20"/>
                </w:rPr>
                <w:t>age</w:t>
              </w:r>
              <w:r>
                <w:rPr>
                  <w:i/>
                  <w:iCs/>
                  <w:color w:val="000000"/>
                  <w:sz w:val="20"/>
                  <w:szCs w:val="20"/>
                  <w:vertAlign w:val="subscript"/>
                </w:rPr>
                <w:t>j</w:t>
              </w:r>
              <w:r>
                <w:rPr>
                  <w:i/>
                  <w:iCs/>
                  <w:color w:val="000000"/>
                  <w:sz w:val="20"/>
                  <w:szCs w:val="20"/>
                  <w:vertAlign w:val="superscript"/>
                </w:rPr>
                <w:t>3</w:t>
              </w:r>
            </w:ins>
          </w:p>
        </w:tc>
        <w:tc>
          <w:tcPr>
            <w:tcW w:w="729" w:type="dxa"/>
            <w:tcBorders>
              <w:top w:val="nil"/>
              <w:left w:val="nil"/>
              <w:bottom w:val="nil"/>
              <w:right w:val="nil"/>
            </w:tcBorders>
            <w:noWrap/>
            <w:tcMar>
              <w:left w:w="29" w:type="dxa"/>
              <w:right w:w="29" w:type="dxa"/>
            </w:tcMar>
            <w:hideMark/>
            <w:tcPrChange w:id="529" w:author="Dylan CHEN" w:date="2026-03-17T18:05:00Z" w16du:dateUtc="2026-03-17T10:05:00Z">
              <w:tcPr>
                <w:tcW w:w="1060" w:type="dxa"/>
                <w:tcBorders>
                  <w:top w:val="nil"/>
                  <w:left w:val="nil"/>
                  <w:bottom w:val="nil"/>
                  <w:right w:val="nil"/>
                </w:tcBorders>
                <w:noWrap/>
                <w:vAlign w:val="center"/>
                <w:hideMark/>
              </w:tcPr>
            </w:tcPrChange>
          </w:tcPr>
          <w:p w14:paraId="5323B0F4" w14:textId="689C9ABD" w:rsidR="004672FC" w:rsidRDefault="004672FC">
            <w:pPr>
              <w:rPr>
                <w:ins w:id="530"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531" w:author="Dylan CHEN" w:date="2026-03-17T18:05:00Z" w16du:dateUtc="2026-03-17T10:05:00Z">
              <w:tcPr>
                <w:tcW w:w="1060" w:type="dxa"/>
                <w:tcBorders>
                  <w:top w:val="nil"/>
                  <w:left w:val="nil"/>
                  <w:bottom w:val="nil"/>
                  <w:right w:val="nil"/>
                </w:tcBorders>
                <w:noWrap/>
                <w:vAlign w:val="center"/>
                <w:hideMark/>
              </w:tcPr>
            </w:tcPrChange>
          </w:tcPr>
          <w:p w14:paraId="1B48571C" w14:textId="77777777" w:rsidR="004672FC" w:rsidRDefault="004672FC">
            <w:pPr>
              <w:rPr>
                <w:ins w:id="532" w:author="Dylan CHEN" w:date="2026-03-17T18:04:00Z" w16du:dateUtc="2026-03-17T10:04:00Z"/>
                <w:color w:val="000000"/>
                <w:sz w:val="20"/>
                <w:szCs w:val="20"/>
              </w:rPr>
            </w:pPr>
          </w:p>
        </w:tc>
        <w:tc>
          <w:tcPr>
            <w:tcW w:w="810" w:type="dxa"/>
            <w:tcBorders>
              <w:top w:val="nil"/>
              <w:left w:val="nil"/>
              <w:bottom w:val="nil"/>
              <w:right w:val="nil"/>
            </w:tcBorders>
            <w:noWrap/>
            <w:tcMar>
              <w:left w:w="29" w:type="dxa"/>
              <w:right w:w="29" w:type="dxa"/>
            </w:tcMar>
            <w:hideMark/>
            <w:tcPrChange w:id="533" w:author="Dylan CHEN" w:date="2026-03-17T18:05:00Z" w16du:dateUtc="2026-03-17T10:05:00Z">
              <w:tcPr>
                <w:tcW w:w="1060" w:type="dxa"/>
                <w:tcBorders>
                  <w:top w:val="nil"/>
                  <w:left w:val="nil"/>
                  <w:bottom w:val="nil"/>
                  <w:right w:val="nil"/>
                </w:tcBorders>
                <w:noWrap/>
                <w:vAlign w:val="center"/>
                <w:hideMark/>
              </w:tcPr>
            </w:tcPrChange>
          </w:tcPr>
          <w:p w14:paraId="4142982D" w14:textId="77777777" w:rsidR="004672FC" w:rsidRDefault="004672FC">
            <w:pPr>
              <w:rPr>
                <w:ins w:id="534" w:author="Dylan CHEN" w:date="2026-03-17T18:04:00Z" w16du:dateUtc="2026-03-17T10:04:00Z"/>
                <w:sz w:val="20"/>
                <w:szCs w:val="20"/>
              </w:rPr>
            </w:pPr>
          </w:p>
        </w:tc>
        <w:tc>
          <w:tcPr>
            <w:tcW w:w="900" w:type="dxa"/>
            <w:tcBorders>
              <w:top w:val="nil"/>
              <w:left w:val="nil"/>
              <w:bottom w:val="nil"/>
              <w:right w:val="nil"/>
            </w:tcBorders>
            <w:noWrap/>
            <w:tcMar>
              <w:left w:w="29" w:type="dxa"/>
              <w:right w:w="29" w:type="dxa"/>
            </w:tcMar>
            <w:hideMark/>
            <w:tcPrChange w:id="535" w:author="Dylan CHEN" w:date="2026-03-17T18:05:00Z" w16du:dateUtc="2026-03-17T10:05:00Z">
              <w:tcPr>
                <w:tcW w:w="1060" w:type="dxa"/>
                <w:tcBorders>
                  <w:top w:val="nil"/>
                  <w:left w:val="nil"/>
                  <w:bottom w:val="nil"/>
                  <w:right w:val="nil"/>
                </w:tcBorders>
                <w:noWrap/>
                <w:vAlign w:val="center"/>
                <w:hideMark/>
              </w:tcPr>
            </w:tcPrChange>
          </w:tcPr>
          <w:p w14:paraId="32D4C95F" w14:textId="77777777" w:rsidR="004672FC" w:rsidRDefault="004672FC">
            <w:pPr>
              <w:jc w:val="center"/>
              <w:rPr>
                <w:ins w:id="536" w:author="Dylan CHEN" w:date="2026-03-17T18:04:00Z" w16du:dateUtc="2026-03-17T10:04:00Z"/>
                <w:color w:val="000000"/>
                <w:sz w:val="20"/>
                <w:szCs w:val="20"/>
              </w:rPr>
            </w:pPr>
            <w:ins w:id="537" w:author="Dylan CHEN" w:date="2026-03-17T18:04:00Z" w16du:dateUtc="2026-03-17T10:04:00Z">
              <w:r>
                <w:rPr>
                  <w:color w:val="000000"/>
                  <w:sz w:val="20"/>
                  <w:szCs w:val="20"/>
                </w:rPr>
                <w:t>√</w:t>
              </w:r>
            </w:ins>
          </w:p>
        </w:tc>
        <w:tc>
          <w:tcPr>
            <w:tcW w:w="990" w:type="dxa"/>
            <w:tcBorders>
              <w:top w:val="nil"/>
              <w:left w:val="nil"/>
              <w:bottom w:val="nil"/>
              <w:right w:val="nil"/>
            </w:tcBorders>
            <w:noWrap/>
            <w:tcMar>
              <w:left w:w="29" w:type="dxa"/>
              <w:right w:w="29" w:type="dxa"/>
            </w:tcMar>
            <w:hideMark/>
            <w:tcPrChange w:id="538" w:author="Dylan CHEN" w:date="2026-03-17T18:05:00Z" w16du:dateUtc="2026-03-17T10:05:00Z">
              <w:tcPr>
                <w:tcW w:w="1212" w:type="dxa"/>
                <w:gridSpan w:val="2"/>
                <w:tcBorders>
                  <w:top w:val="nil"/>
                  <w:left w:val="nil"/>
                  <w:bottom w:val="nil"/>
                  <w:right w:val="nil"/>
                </w:tcBorders>
                <w:noWrap/>
                <w:hideMark/>
              </w:tcPr>
            </w:tcPrChange>
          </w:tcPr>
          <w:p w14:paraId="283DFEE1" w14:textId="77777777" w:rsidR="004672FC" w:rsidRDefault="004672FC">
            <w:pPr>
              <w:jc w:val="center"/>
              <w:rPr>
                <w:ins w:id="539" w:author="Dylan CHEN" w:date="2026-03-17T18:04:00Z" w16du:dateUtc="2026-03-17T10:04:00Z"/>
                <w:color w:val="000000"/>
                <w:sz w:val="20"/>
                <w:szCs w:val="20"/>
              </w:rPr>
            </w:pPr>
          </w:p>
        </w:tc>
        <w:tc>
          <w:tcPr>
            <w:tcW w:w="1751" w:type="dxa"/>
            <w:tcBorders>
              <w:top w:val="nil"/>
              <w:left w:val="nil"/>
              <w:bottom w:val="nil"/>
              <w:right w:val="nil"/>
            </w:tcBorders>
            <w:noWrap/>
            <w:tcMar>
              <w:left w:w="29" w:type="dxa"/>
              <w:right w:w="29" w:type="dxa"/>
            </w:tcMar>
            <w:hideMark/>
            <w:tcPrChange w:id="540" w:author="Dylan CHEN" w:date="2026-03-17T18:05:00Z" w16du:dateUtc="2026-03-17T10:05:00Z">
              <w:tcPr>
                <w:tcW w:w="3790" w:type="dxa"/>
                <w:gridSpan w:val="2"/>
                <w:tcBorders>
                  <w:top w:val="nil"/>
                  <w:left w:val="nil"/>
                  <w:bottom w:val="nil"/>
                  <w:right w:val="nil"/>
                </w:tcBorders>
                <w:noWrap/>
                <w:hideMark/>
              </w:tcPr>
            </w:tcPrChange>
          </w:tcPr>
          <w:p w14:paraId="6D67CE82" w14:textId="77777777" w:rsidR="004672FC" w:rsidRDefault="004672FC">
            <w:pPr>
              <w:rPr>
                <w:ins w:id="541" w:author="Dylan CHEN" w:date="2026-03-17T18:04:00Z" w16du:dateUtc="2026-03-17T10:04:00Z"/>
                <w:sz w:val="20"/>
                <w:szCs w:val="20"/>
              </w:rPr>
            </w:pPr>
          </w:p>
        </w:tc>
        <w:tc>
          <w:tcPr>
            <w:tcW w:w="1219" w:type="dxa"/>
            <w:tcBorders>
              <w:top w:val="nil"/>
              <w:left w:val="nil"/>
              <w:bottom w:val="nil"/>
              <w:right w:val="nil"/>
            </w:tcBorders>
            <w:noWrap/>
            <w:tcMar>
              <w:left w:w="29" w:type="dxa"/>
              <w:right w:w="29" w:type="dxa"/>
            </w:tcMar>
            <w:hideMark/>
            <w:tcPrChange w:id="542" w:author="Dylan CHEN" w:date="2026-03-17T18:05:00Z" w16du:dateUtc="2026-03-17T10:05:00Z">
              <w:tcPr>
                <w:tcW w:w="1880" w:type="dxa"/>
                <w:tcBorders>
                  <w:top w:val="nil"/>
                  <w:left w:val="nil"/>
                  <w:bottom w:val="nil"/>
                  <w:right w:val="nil"/>
                </w:tcBorders>
                <w:noWrap/>
                <w:hideMark/>
              </w:tcPr>
            </w:tcPrChange>
          </w:tcPr>
          <w:p w14:paraId="426A4A16" w14:textId="77777777" w:rsidR="004672FC" w:rsidRDefault="004672FC">
            <w:pPr>
              <w:rPr>
                <w:ins w:id="543" w:author="Dylan CHEN" w:date="2026-03-17T18:04:00Z" w16du:dateUtc="2026-03-17T10:04:00Z"/>
                <w:sz w:val="20"/>
                <w:szCs w:val="20"/>
              </w:rPr>
            </w:pPr>
          </w:p>
        </w:tc>
      </w:tr>
      <w:tr w:rsidR="004672FC" w14:paraId="3CF0443F" w14:textId="77777777" w:rsidTr="004672FC">
        <w:trPr>
          <w:trHeight w:val="320"/>
          <w:jc w:val="center"/>
          <w:ins w:id="544" w:author="Dylan CHEN" w:date="2026-03-17T18:04:00Z"/>
          <w:trPrChange w:id="545" w:author="Dylan CHEN" w:date="2026-03-17T18:05:00Z" w16du:dateUtc="2026-03-17T10:05:00Z">
            <w:trPr>
              <w:trHeight w:val="320"/>
            </w:trPr>
          </w:trPrChange>
        </w:trPr>
        <w:tc>
          <w:tcPr>
            <w:tcW w:w="2044" w:type="dxa"/>
            <w:tcBorders>
              <w:top w:val="nil"/>
              <w:left w:val="nil"/>
              <w:bottom w:val="nil"/>
              <w:right w:val="nil"/>
            </w:tcBorders>
            <w:noWrap/>
            <w:tcMar>
              <w:left w:w="29" w:type="dxa"/>
              <w:right w:w="29" w:type="dxa"/>
            </w:tcMar>
            <w:hideMark/>
            <w:tcPrChange w:id="546" w:author="Dylan CHEN" w:date="2026-03-17T18:05:00Z" w16du:dateUtc="2026-03-17T10:05:00Z">
              <w:tcPr>
                <w:tcW w:w="3260" w:type="dxa"/>
                <w:gridSpan w:val="2"/>
                <w:tcBorders>
                  <w:top w:val="nil"/>
                  <w:left w:val="nil"/>
                  <w:bottom w:val="nil"/>
                  <w:right w:val="nil"/>
                </w:tcBorders>
                <w:noWrap/>
                <w:vAlign w:val="center"/>
                <w:hideMark/>
              </w:tcPr>
            </w:tcPrChange>
          </w:tcPr>
          <w:p w14:paraId="298D08D4" w14:textId="77777777" w:rsidR="004672FC" w:rsidRDefault="004672FC">
            <w:pPr>
              <w:rPr>
                <w:ins w:id="547" w:author="Dylan CHEN" w:date="2026-03-17T18:04:00Z" w16du:dateUtc="2026-03-17T10:04:00Z"/>
                <w:color w:val="000000"/>
                <w:sz w:val="20"/>
                <w:szCs w:val="20"/>
              </w:rPr>
            </w:pPr>
            <w:ins w:id="548" w:author="Dylan CHEN" w:date="2026-03-17T18:04:00Z" w16du:dateUtc="2026-03-17T10:04:00Z">
              <w:r>
                <w:rPr>
                  <w:color w:val="000000"/>
                  <w:sz w:val="20"/>
                  <w:szCs w:val="20"/>
                </w:rPr>
                <w:t>answer timing FE</w:t>
              </w:r>
            </w:ins>
          </w:p>
        </w:tc>
        <w:tc>
          <w:tcPr>
            <w:tcW w:w="729" w:type="dxa"/>
            <w:tcBorders>
              <w:top w:val="nil"/>
              <w:left w:val="nil"/>
              <w:bottom w:val="nil"/>
              <w:right w:val="nil"/>
            </w:tcBorders>
            <w:noWrap/>
            <w:tcMar>
              <w:left w:w="29" w:type="dxa"/>
              <w:right w:w="29" w:type="dxa"/>
            </w:tcMar>
            <w:hideMark/>
            <w:tcPrChange w:id="549" w:author="Dylan CHEN" w:date="2026-03-17T18:05:00Z" w16du:dateUtc="2026-03-17T10:05:00Z">
              <w:tcPr>
                <w:tcW w:w="1060" w:type="dxa"/>
                <w:tcBorders>
                  <w:top w:val="nil"/>
                  <w:left w:val="nil"/>
                  <w:bottom w:val="nil"/>
                  <w:right w:val="nil"/>
                </w:tcBorders>
                <w:noWrap/>
                <w:vAlign w:val="center"/>
                <w:hideMark/>
              </w:tcPr>
            </w:tcPrChange>
          </w:tcPr>
          <w:p w14:paraId="229878C6" w14:textId="7910BCA7" w:rsidR="004672FC" w:rsidRDefault="004672FC">
            <w:pPr>
              <w:rPr>
                <w:ins w:id="550"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551" w:author="Dylan CHEN" w:date="2026-03-17T18:05:00Z" w16du:dateUtc="2026-03-17T10:05:00Z">
              <w:tcPr>
                <w:tcW w:w="1060" w:type="dxa"/>
                <w:tcBorders>
                  <w:top w:val="nil"/>
                  <w:left w:val="nil"/>
                  <w:bottom w:val="nil"/>
                  <w:right w:val="nil"/>
                </w:tcBorders>
                <w:noWrap/>
                <w:hideMark/>
              </w:tcPr>
            </w:tcPrChange>
          </w:tcPr>
          <w:p w14:paraId="4E5E008C" w14:textId="77777777" w:rsidR="004672FC" w:rsidRDefault="004672FC">
            <w:pPr>
              <w:rPr>
                <w:ins w:id="552" w:author="Dylan CHEN" w:date="2026-03-17T18:04:00Z" w16du:dateUtc="2026-03-17T10:04:00Z"/>
                <w:color w:val="000000"/>
                <w:sz w:val="20"/>
                <w:szCs w:val="20"/>
              </w:rPr>
            </w:pPr>
          </w:p>
        </w:tc>
        <w:tc>
          <w:tcPr>
            <w:tcW w:w="810" w:type="dxa"/>
            <w:tcBorders>
              <w:top w:val="nil"/>
              <w:left w:val="nil"/>
              <w:bottom w:val="nil"/>
              <w:right w:val="nil"/>
            </w:tcBorders>
            <w:noWrap/>
            <w:tcMar>
              <w:left w:w="29" w:type="dxa"/>
              <w:right w:w="29" w:type="dxa"/>
            </w:tcMar>
            <w:hideMark/>
            <w:tcPrChange w:id="553" w:author="Dylan CHEN" w:date="2026-03-17T18:05:00Z" w16du:dateUtc="2026-03-17T10:05:00Z">
              <w:tcPr>
                <w:tcW w:w="1060" w:type="dxa"/>
                <w:tcBorders>
                  <w:top w:val="nil"/>
                  <w:left w:val="nil"/>
                  <w:bottom w:val="nil"/>
                  <w:right w:val="nil"/>
                </w:tcBorders>
                <w:noWrap/>
                <w:hideMark/>
              </w:tcPr>
            </w:tcPrChange>
          </w:tcPr>
          <w:p w14:paraId="0747D2AE" w14:textId="77777777" w:rsidR="004672FC" w:rsidRDefault="004672FC">
            <w:pPr>
              <w:rPr>
                <w:ins w:id="554" w:author="Dylan CHEN" w:date="2026-03-17T18:04:00Z" w16du:dateUtc="2026-03-17T10:04:00Z"/>
                <w:sz w:val="20"/>
                <w:szCs w:val="20"/>
              </w:rPr>
            </w:pPr>
          </w:p>
        </w:tc>
        <w:tc>
          <w:tcPr>
            <w:tcW w:w="900" w:type="dxa"/>
            <w:tcBorders>
              <w:top w:val="nil"/>
              <w:left w:val="nil"/>
              <w:bottom w:val="nil"/>
              <w:right w:val="nil"/>
            </w:tcBorders>
            <w:noWrap/>
            <w:tcMar>
              <w:left w:w="29" w:type="dxa"/>
              <w:right w:w="29" w:type="dxa"/>
            </w:tcMar>
            <w:hideMark/>
            <w:tcPrChange w:id="555" w:author="Dylan CHEN" w:date="2026-03-17T18:05:00Z" w16du:dateUtc="2026-03-17T10:05:00Z">
              <w:tcPr>
                <w:tcW w:w="1060" w:type="dxa"/>
                <w:tcBorders>
                  <w:top w:val="nil"/>
                  <w:left w:val="nil"/>
                  <w:bottom w:val="nil"/>
                  <w:right w:val="nil"/>
                </w:tcBorders>
                <w:noWrap/>
                <w:hideMark/>
              </w:tcPr>
            </w:tcPrChange>
          </w:tcPr>
          <w:p w14:paraId="696A0C30" w14:textId="77777777" w:rsidR="004672FC" w:rsidRDefault="004672FC">
            <w:pPr>
              <w:rPr>
                <w:ins w:id="556" w:author="Dylan CHEN" w:date="2026-03-17T18:04:00Z" w16du:dateUtc="2026-03-17T10:04:00Z"/>
                <w:sz w:val="20"/>
                <w:szCs w:val="20"/>
              </w:rPr>
            </w:pPr>
          </w:p>
        </w:tc>
        <w:tc>
          <w:tcPr>
            <w:tcW w:w="990" w:type="dxa"/>
            <w:tcBorders>
              <w:top w:val="nil"/>
              <w:left w:val="nil"/>
              <w:bottom w:val="nil"/>
              <w:right w:val="nil"/>
            </w:tcBorders>
            <w:noWrap/>
            <w:tcMar>
              <w:left w:w="29" w:type="dxa"/>
              <w:right w:w="29" w:type="dxa"/>
            </w:tcMar>
            <w:hideMark/>
            <w:tcPrChange w:id="557" w:author="Dylan CHEN" w:date="2026-03-17T18:05:00Z" w16du:dateUtc="2026-03-17T10:05:00Z">
              <w:tcPr>
                <w:tcW w:w="1212" w:type="dxa"/>
                <w:gridSpan w:val="2"/>
                <w:tcBorders>
                  <w:top w:val="nil"/>
                  <w:left w:val="nil"/>
                  <w:bottom w:val="nil"/>
                  <w:right w:val="nil"/>
                </w:tcBorders>
                <w:noWrap/>
                <w:vAlign w:val="center"/>
                <w:hideMark/>
              </w:tcPr>
            </w:tcPrChange>
          </w:tcPr>
          <w:p w14:paraId="2462895F" w14:textId="77777777" w:rsidR="004672FC" w:rsidRDefault="004672FC">
            <w:pPr>
              <w:jc w:val="center"/>
              <w:rPr>
                <w:ins w:id="558" w:author="Dylan CHEN" w:date="2026-03-17T18:04:00Z" w16du:dateUtc="2026-03-17T10:04:00Z"/>
                <w:color w:val="000000"/>
                <w:sz w:val="20"/>
                <w:szCs w:val="20"/>
              </w:rPr>
            </w:pPr>
            <w:ins w:id="559" w:author="Dylan CHEN" w:date="2026-03-17T18:04:00Z" w16du:dateUtc="2026-03-17T10:04:00Z">
              <w:r>
                <w:rPr>
                  <w:color w:val="000000"/>
                  <w:sz w:val="20"/>
                  <w:szCs w:val="20"/>
                </w:rPr>
                <w:t>√</w:t>
              </w:r>
            </w:ins>
          </w:p>
        </w:tc>
        <w:tc>
          <w:tcPr>
            <w:tcW w:w="1751" w:type="dxa"/>
            <w:tcBorders>
              <w:top w:val="nil"/>
              <w:left w:val="nil"/>
              <w:bottom w:val="nil"/>
              <w:right w:val="nil"/>
            </w:tcBorders>
            <w:noWrap/>
            <w:tcMar>
              <w:left w:w="29" w:type="dxa"/>
              <w:right w:w="29" w:type="dxa"/>
            </w:tcMar>
            <w:hideMark/>
            <w:tcPrChange w:id="560" w:author="Dylan CHEN" w:date="2026-03-17T18:05:00Z" w16du:dateUtc="2026-03-17T10:05:00Z">
              <w:tcPr>
                <w:tcW w:w="3790" w:type="dxa"/>
                <w:gridSpan w:val="2"/>
                <w:tcBorders>
                  <w:top w:val="nil"/>
                  <w:left w:val="nil"/>
                  <w:bottom w:val="nil"/>
                  <w:right w:val="nil"/>
                </w:tcBorders>
                <w:noWrap/>
                <w:vAlign w:val="center"/>
                <w:hideMark/>
              </w:tcPr>
            </w:tcPrChange>
          </w:tcPr>
          <w:p w14:paraId="733CC59E" w14:textId="77777777" w:rsidR="004672FC" w:rsidRDefault="004672FC">
            <w:pPr>
              <w:jc w:val="center"/>
              <w:rPr>
                <w:ins w:id="561" w:author="Dylan CHEN" w:date="2026-03-17T18:04:00Z" w16du:dateUtc="2026-03-17T10:04:00Z"/>
                <w:color w:val="000000"/>
                <w:sz w:val="20"/>
                <w:szCs w:val="20"/>
              </w:rPr>
            </w:pPr>
            <w:ins w:id="562" w:author="Dylan CHEN" w:date="2026-03-17T18:04:00Z" w16du:dateUtc="2026-03-17T10:04:00Z">
              <w:r>
                <w:rPr>
                  <w:color w:val="000000"/>
                  <w:sz w:val="20"/>
                  <w:szCs w:val="20"/>
                </w:rPr>
                <w:t>√</w:t>
              </w:r>
            </w:ins>
          </w:p>
        </w:tc>
        <w:tc>
          <w:tcPr>
            <w:tcW w:w="1219" w:type="dxa"/>
            <w:tcBorders>
              <w:top w:val="nil"/>
              <w:left w:val="nil"/>
              <w:bottom w:val="nil"/>
              <w:right w:val="nil"/>
            </w:tcBorders>
            <w:noWrap/>
            <w:tcMar>
              <w:left w:w="29" w:type="dxa"/>
              <w:right w:w="29" w:type="dxa"/>
            </w:tcMar>
            <w:hideMark/>
            <w:tcPrChange w:id="563" w:author="Dylan CHEN" w:date="2026-03-17T18:05:00Z" w16du:dateUtc="2026-03-17T10:05:00Z">
              <w:tcPr>
                <w:tcW w:w="1880" w:type="dxa"/>
                <w:tcBorders>
                  <w:top w:val="nil"/>
                  <w:left w:val="nil"/>
                  <w:bottom w:val="nil"/>
                  <w:right w:val="nil"/>
                </w:tcBorders>
                <w:noWrap/>
                <w:vAlign w:val="center"/>
                <w:hideMark/>
              </w:tcPr>
            </w:tcPrChange>
          </w:tcPr>
          <w:p w14:paraId="7D7642DE" w14:textId="77777777" w:rsidR="004672FC" w:rsidRDefault="004672FC">
            <w:pPr>
              <w:jc w:val="center"/>
              <w:rPr>
                <w:ins w:id="564" w:author="Dylan CHEN" w:date="2026-03-17T18:04:00Z" w16du:dateUtc="2026-03-17T10:04:00Z"/>
                <w:color w:val="000000"/>
                <w:sz w:val="20"/>
                <w:szCs w:val="20"/>
              </w:rPr>
            </w:pPr>
            <w:ins w:id="565" w:author="Dylan CHEN" w:date="2026-03-17T18:04:00Z" w16du:dateUtc="2026-03-17T10:04:00Z">
              <w:r>
                <w:rPr>
                  <w:color w:val="000000"/>
                  <w:sz w:val="20"/>
                  <w:szCs w:val="20"/>
                </w:rPr>
                <w:t>√</w:t>
              </w:r>
            </w:ins>
          </w:p>
        </w:tc>
      </w:tr>
      <w:tr w:rsidR="004672FC" w14:paraId="23CADD27" w14:textId="77777777" w:rsidTr="004672FC">
        <w:trPr>
          <w:trHeight w:val="340"/>
          <w:jc w:val="center"/>
          <w:ins w:id="566" w:author="Dylan CHEN" w:date="2026-03-17T18:04:00Z"/>
          <w:trPrChange w:id="567" w:author="Dylan CHEN" w:date="2026-03-17T18:05:00Z" w16du:dateUtc="2026-03-17T10:05:00Z">
            <w:trPr>
              <w:trHeight w:val="340"/>
            </w:trPr>
          </w:trPrChange>
        </w:trPr>
        <w:tc>
          <w:tcPr>
            <w:tcW w:w="2044" w:type="dxa"/>
            <w:tcBorders>
              <w:top w:val="nil"/>
              <w:left w:val="nil"/>
              <w:bottom w:val="single" w:sz="8" w:space="0" w:color="auto"/>
              <w:right w:val="nil"/>
            </w:tcBorders>
            <w:noWrap/>
            <w:tcMar>
              <w:left w:w="29" w:type="dxa"/>
              <w:right w:w="29" w:type="dxa"/>
            </w:tcMar>
            <w:hideMark/>
            <w:tcPrChange w:id="568" w:author="Dylan CHEN" w:date="2026-03-17T18:05:00Z" w16du:dateUtc="2026-03-17T10:05:00Z">
              <w:tcPr>
                <w:tcW w:w="3260" w:type="dxa"/>
                <w:gridSpan w:val="2"/>
                <w:tcBorders>
                  <w:top w:val="nil"/>
                  <w:left w:val="nil"/>
                  <w:bottom w:val="single" w:sz="8" w:space="0" w:color="auto"/>
                  <w:right w:val="nil"/>
                </w:tcBorders>
                <w:noWrap/>
                <w:vAlign w:val="center"/>
                <w:hideMark/>
              </w:tcPr>
            </w:tcPrChange>
          </w:tcPr>
          <w:p w14:paraId="6876F9A1" w14:textId="77777777" w:rsidR="004672FC" w:rsidRDefault="004672FC">
            <w:pPr>
              <w:rPr>
                <w:ins w:id="569" w:author="Dylan CHEN" w:date="2026-03-17T18:04:00Z" w16du:dateUtc="2026-03-17T10:04:00Z"/>
                <w:color w:val="000000"/>
                <w:sz w:val="20"/>
                <w:szCs w:val="20"/>
              </w:rPr>
            </w:pPr>
            <w:ins w:id="570" w:author="Dylan CHEN" w:date="2026-03-17T18:04:00Z" w16du:dateUtc="2026-03-17T10:04:00Z">
              <w:r>
                <w:rPr>
                  <w:color w:val="000000"/>
                  <w:sz w:val="20"/>
                  <w:szCs w:val="20"/>
                </w:rPr>
                <w:t>other controls</w:t>
              </w:r>
            </w:ins>
          </w:p>
        </w:tc>
        <w:tc>
          <w:tcPr>
            <w:tcW w:w="729" w:type="dxa"/>
            <w:tcBorders>
              <w:top w:val="nil"/>
              <w:left w:val="nil"/>
              <w:bottom w:val="single" w:sz="8" w:space="0" w:color="auto"/>
              <w:right w:val="nil"/>
            </w:tcBorders>
            <w:noWrap/>
            <w:tcMar>
              <w:left w:w="29" w:type="dxa"/>
              <w:right w:w="29" w:type="dxa"/>
            </w:tcMar>
            <w:hideMark/>
            <w:tcPrChange w:id="571" w:author="Dylan CHEN" w:date="2026-03-17T18:05:00Z" w16du:dateUtc="2026-03-17T10:05:00Z">
              <w:tcPr>
                <w:tcW w:w="1060" w:type="dxa"/>
                <w:tcBorders>
                  <w:top w:val="nil"/>
                  <w:left w:val="nil"/>
                  <w:bottom w:val="single" w:sz="8" w:space="0" w:color="auto"/>
                  <w:right w:val="nil"/>
                </w:tcBorders>
                <w:noWrap/>
                <w:vAlign w:val="center"/>
                <w:hideMark/>
              </w:tcPr>
            </w:tcPrChange>
          </w:tcPr>
          <w:p w14:paraId="3753800A" w14:textId="77777777" w:rsidR="004672FC" w:rsidRDefault="004672FC">
            <w:pPr>
              <w:jc w:val="center"/>
              <w:rPr>
                <w:ins w:id="572" w:author="Dylan CHEN" w:date="2026-03-17T18:04:00Z" w16du:dateUtc="2026-03-17T10:04:00Z"/>
                <w:color w:val="000000"/>
                <w:sz w:val="20"/>
                <w:szCs w:val="20"/>
              </w:rPr>
            </w:pPr>
            <w:ins w:id="573" w:author="Dylan CHEN" w:date="2026-03-17T18:04:00Z" w16du:dateUtc="2026-03-17T10:04:00Z">
              <w:r>
                <w:rPr>
                  <w:color w:val="000000"/>
                  <w:sz w:val="20"/>
                  <w:szCs w:val="20"/>
                </w:rPr>
                <w:t>√</w:t>
              </w:r>
            </w:ins>
          </w:p>
        </w:tc>
        <w:tc>
          <w:tcPr>
            <w:tcW w:w="917" w:type="dxa"/>
            <w:tcBorders>
              <w:top w:val="nil"/>
              <w:left w:val="nil"/>
              <w:bottom w:val="single" w:sz="8" w:space="0" w:color="auto"/>
              <w:right w:val="nil"/>
            </w:tcBorders>
            <w:noWrap/>
            <w:tcMar>
              <w:left w:w="29" w:type="dxa"/>
              <w:right w:w="29" w:type="dxa"/>
            </w:tcMar>
            <w:hideMark/>
            <w:tcPrChange w:id="574" w:author="Dylan CHEN" w:date="2026-03-17T18:05:00Z" w16du:dateUtc="2026-03-17T10:05:00Z">
              <w:tcPr>
                <w:tcW w:w="1060" w:type="dxa"/>
                <w:tcBorders>
                  <w:top w:val="nil"/>
                  <w:left w:val="nil"/>
                  <w:bottom w:val="single" w:sz="8" w:space="0" w:color="auto"/>
                  <w:right w:val="nil"/>
                </w:tcBorders>
                <w:noWrap/>
                <w:vAlign w:val="center"/>
                <w:hideMark/>
              </w:tcPr>
            </w:tcPrChange>
          </w:tcPr>
          <w:p w14:paraId="1963BE5A" w14:textId="77777777" w:rsidR="004672FC" w:rsidRDefault="004672FC">
            <w:pPr>
              <w:jc w:val="center"/>
              <w:rPr>
                <w:ins w:id="575" w:author="Dylan CHEN" w:date="2026-03-17T18:04:00Z" w16du:dateUtc="2026-03-17T10:04:00Z"/>
                <w:color w:val="000000"/>
                <w:sz w:val="20"/>
                <w:szCs w:val="20"/>
              </w:rPr>
            </w:pPr>
            <w:ins w:id="576" w:author="Dylan CHEN" w:date="2026-03-17T18:04:00Z" w16du:dateUtc="2026-03-17T10:04:00Z">
              <w:r>
                <w:rPr>
                  <w:color w:val="000000"/>
                  <w:sz w:val="20"/>
                  <w:szCs w:val="20"/>
                </w:rPr>
                <w:t>√</w:t>
              </w:r>
            </w:ins>
          </w:p>
        </w:tc>
        <w:tc>
          <w:tcPr>
            <w:tcW w:w="810" w:type="dxa"/>
            <w:tcBorders>
              <w:top w:val="nil"/>
              <w:left w:val="nil"/>
              <w:bottom w:val="single" w:sz="8" w:space="0" w:color="auto"/>
              <w:right w:val="nil"/>
            </w:tcBorders>
            <w:noWrap/>
            <w:tcMar>
              <w:left w:w="29" w:type="dxa"/>
              <w:right w:w="29" w:type="dxa"/>
            </w:tcMar>
            <w:hideMark/>
            <w:tcPrChange w:id="577" w:author="Dylan CHEN" w:date="2026-03-17T18:05:00Z" w16du:dateUtc="2026-03-17T10:05:00Z">
              <w:tcPr>
                <w:tcW w:w="1060" w:type="dxa"/>
                <w:tcBorders>
                  <w:top w:val="nil"/>
                  <w:left w:val="nil"/>
                  <w:bottom w:val="single" w:sz="8" w:space="0" w:color="auto"/>
                  <w:right w:val="nil"/>
                </w:tcBorders>
                <w:noWrap/>
                <w:vAlign w:val="center"/>
                <w:hideMark/>
              </w:tcPr>
            </w:tcPrChange>
          </w:tcPr>
          <w:p w14:paraId="228A3772" w14:textId="77777777" w:rsidR="004672FC" w:rsidRDefault="004672FC">
            <w:pPr>
              <w:jc w:val="center"/>
              <w:rPr>
                <w:ins w:id="578" w:author="Dylan CHEN" w:date="2026-03-17T18:04:00Z" w16du:dateUtc="2026-03-17T10:04:00Z"/>
                <w:color w:val="000000"/>
                <w:sz w:val="20"/>
                <w:szCs w:val="20"/>
              </w:rPr>
            </w:pPr>
            <w:ins w:id="579" w:author="Dylan CHEN" w:date="2026-03-17T18:04:00Z" w16du:dateUtc="2026-03-17T10:04:00Z">
              <w:r>
                <w:rPr>
                  <w:color w:val="000000"/>
                  <w:sz w:val="20"/>
                  <w:szCs w:val="20"/>
                </w:rPr>
                <w:t>√</w:t>
              </w:r>
            </w:ins>
          </w:p>
        </w:tc>
        <w:tc>
          <w:tcPr>
            <w:tcW w:w="900" w:type="dxa"/>
            <w:tcBorders>
              <w:top w:val="nil"/>
              <w:left w:val="nil"/>
              <w:bottom w:val="single" w:sz="8" w:space="0" w:color="auto"/>
              <w:right w:val="nil"/>
            </w:tcBorders>
            <w:noWrap/>
            <w:tcMar>
              <w:left w:w="29" w:type="dxa"/>
              <w:right w:w="29" w:type="dxa"/>
            </w:tcMar>
            <w:hideMark/>
            <w:tcPrChange w:id="580" w:author="Dylan CHEN" w:date="2026-03-17T18:05:00Z" w16du:dateUtc="2026-03-17T10:05:00Z">
              <w:tcPr>
                <w:tcW w:w="1060" w:type="dxa"/>
                <w:tcBorders>
                  <w:top w:val="nil"/>
                  <w:left w:val="nil"/>
                  <w:bottom w:val="single" w:sz="8" w:space="0" w:color="auto"/>
                  <w:right w:val="nil"/>
                </w:tcBorders>
                <w:noWrap/>
                <w:vAlign w:val="center"/>
                <w:hideMark/>
              </w:tcPr>
            </w:tcPrChange>
          </w:tcPr>
          <w:p w14:paraId="2B7DE576" w14:textId="77777777" w:rsidR="004672FC" w:rsidRDefault="004672FC">
            <w:pPr>
              <w:jc w:val="center"/>
              <w:rPr>
                <w:ins w:id="581" w:author="Dylan CHEN" w:date="2026-03-17T18:04:00Z" w16du:dateUtc="2026-03-17T10:04:00Z"/>
                <w:color w:val="000000"/>
                <w:sz w:val="20"/>
                <w:szCs w:val="20"/>
              </w:rPr>
            </w:pPr>
            <w:ins w:id="582" w:author="Dylan CHEN" w:date="2026-03-17T18:04:00Z" w16du:dateUtc="2026-03-17T10:04:00Z">
              <w:r>
                <w:rPr>
                  <w:color w:val="000000"/>
                  <w:sz w:val="20"/>
                  <w:szCs w:val="20"/>
                </w:rPr>
                <w:t>√</w:t>
              </w:r>
            </w:ins>
          </w:p>
        </w:tc>
        <w:tc>
          <w:tcPr>
            <w:tcW w:w="990" w:type="dxa"/>
            <w:tcBorders>
              <w:top w:val="nil"/>
              <w:left w:val="nil"/>
              <w:bottom w:val="single" w:sz="8" w:space="0" w:color="auto"/>
              <w:right w:val="nil"/>
            </w:tcBorders>
            <w:noWrap/>
            <w:tcMar>
              <w:left w:w="29" w:type="dxa"/>
              <w:right w:w="29" w:type="dxa"/>
            </w:tcMar>
            <w:hideMark/>
            <w:tcPrChange w:id="583" w:author="Dylan CHEN" w:date="2026-03-17T18:05:00Z" w16du:dateUtc="2026-03-17T10:05:00Z">
              <w:tcPr>
                <w:tcW w:w="1212" w:type="dxa"/>
                <w:gridSpan w:val="2"/>
                <w:tcBorders>
                  <w:top w:val="nil"/>
                  <w:left w:val="nil"/>
                  <w:bottom w:val="single" w:sz="8" w:space="0" w:color="auto"/>
                  <w:right w:val="nil"/>
                </w:tcBorders>
                <w:noWrap/>
                <w:vAlign w:val="center"/>
                <w:hideMark/>
              </w:tcPr>
            </w:tcPrChange>
          </w:tcPr>
          <w:p w14:paraId="17D89991" w14:textId="77777777" w:rsidR="004672FC" w:rsidRDefault="004672FC">
            <w:pPr>
              <w:jc w:val="center"/>
              <w:rPr>
                <w:ins w:id="584" w:author="Dylan CHEN" w:date="2026-03-17T18:04:00Z" w16du:dateUtc="2026-03-17T10:04:00Z"/>
                <w:color w:val="000000"/>
                <w:sz w:val="20"/>
                <w:szCs w:val="20"/>
              </w:rPr>
            </w:pPr>
            <w:ins w:id="585" w:author="Dylan CHEN" w:date="2026-03-17T18:04:00Z" w16du:dateUtc="2026-03-17T10:04:00Z">
              <w:r>
                <w:rPr>
                  <w:color w:val="000000"/>
                  <w:sz w:val="20"/>
                  <w:szCs w:val="20"/>
                </w:rPr>
                <w:t>√</w:t>
              </w:r>
            </w:ins>
          </w:p>
        </w:tc>
        <w:tc>
          <w:tcPr>
            <w:tcW w:w="1751" w:type="dxa"/>
            <w:tcBorders>
              <w:top w:val="nil"/>
              <w:left w:val="nil"/>
              <w:bottom w:val="single" w:sz="8" w:space="0" w:color="auto"/>
              <w:right w:val="nil"/>
            </w:tcBorders>
            <w:noWrap/>
            <w:tcMar>
              <w:left w:w="29" w:type="dxa"/>
              <w:right w:w="29" w:type="dxa"/>
            </w:tcMar>
            <w:hideMark/>
            <w:tcPrChange w:id="586" w:author="Dylan CHEN" w:date="2026-03-17T18:05:00Z" w16du:dateUtc="2026-03-17T10:05:00Z">
              <w:tcPr>
                <w:tcW w:w="3790" w:type="dxa"/>
                <w:gridSpan w:val="2"/>
                <w:tcBorders>
                  <w:top w:val="nil"/>
                  <w:left w:val="nil"/>
                  <w:bottom w:val="single" w:sz="8" w:space="0" w:color="auto"/>
                  <w:right w:val="nil"/>
                </w:tcBorders>
                <w:noWrap/>
                <w:vAlign w:val="center"/>
                <w:hideMark/>
              </w:tcPr>
            </w:tcPrChange>
          </w:tcPr>
          <w:p w14:paraId="6B87FDE7" w14:textId="77777777" w:rsidR="004672FC" w:rsidRDefault="004672FC">
            <w:pPr>
              <w:jc w:val="center"/>
              <w:rPr>
                <w:ins w:id="587" w:author="Dylan CHEN" w:date="2026-03-17T18:04:00Z" w16du:dateUtc="2026-03-17T10:04:00Z"/>
                <w:color w:val="000000"/>
                <w:sz w:val="20"/>
                <w:szCs w:val="20"/>
              </w:rPr>
            </w:pPr>
            <w:ins w:id="588" w:author="Dylan CHEN" w:date="2026-03-17T18:04:00Z" w16du:dateUtc="2026-03-17T10:04:00Z">
              <w:r>
                <w:rPr>
                  <w:color w:val="000000"/>
                  <w:sz w:val="20"/>
                  <w:szCs w:val="20"/>
                </w:rPr>
                <w:t>√</w:t>
              </w:r>
            </w:ins>
          </w:p>
        </w:tc>
        <w:tc>
          <w:tcPr>
            <w:tcW w:w="1219" w:type="dxa"/>
            <w:tcBorders>
              <w:top w:val="nil"/>
              <w:left w:val="nil"/>
              <w:bottom w:val="single" w:sz="8" w:space="0" w:color="auto"/>
              <w:right w:val="nil"/>
            </w:tcBorders>
            <w:noWrap/>
            <w:tcMar>
              <w:left w:w="29" w:type="dxa"/>
              <w:right w:w="29" w:type="dxa"/>
            </w:tcMar>
            <w:hideMark/>
            <w:tcPrChange w:id="589" w:author="Dylan CHEN" w:date="2026-03-17T18:05:00Z" w16du:dateUtc="2026-03-17T10:05:00Z">
              <w:tcPr>
                <w:tcW w:w="1880" w:type="dxa"/>
                <w:tcBorders>
                  <w:top w:val="nil"/>
                  <w:left w:val="nil"/>
                  <w:bottom w:val="single" w:sz="8" w:space="0" w:color="auto"/>
                  <w:right w:val="nil"/>
                </w:tcBorders>
                <w:noWrap/>
                <w:vAlign w:val="center"/>
                <w:hideMark/>
              </w:tcPr>
            </w:tcPrChange>
          </w:tcPr>
          <w:p w14:paraId="5B2489E4" w14:textId="77777777" w:rsidR="004672FC" w:rsidRDefault="004672FC">
            <w:pPr>
              <w:jc w:val="center"/>
              <w:rPr>
                <w:ins w:id="590" w:author="Dylan CHEN" w:date="2026-03-17T18:04:00Z" w16du:dateUtc="2026-03-17T10:04:00Z"/>
                <w:color w:val="000000"/>
                <w:sz w:val="20"/>
                <w:szCs w:val="20"/>
              </w:rPr>
            </w:pPr>
            <w:ins w:id="591" w:author="Dylan CHEN" w:date="2026-03-17T18:04:00Z" w16du:dateUtc="2026-03-17T10:04:00Z">
              <w:r>
                <w:rPr>
                  <w:color w:val="000000"/>
                  <w:sz w:val="20"/>
                  <w:szCs w:val="20"/>
                </w:rPr>
                <w:t>√ </w:t>
              </w:r>
            </w:ins>
          </w:p>
        </w:tc>
      </w:tr>
      <w:tr w:rsidR="004672FC" w14:paraId="66FE4A8A" w14:textId="77777777" w:rsidTr="004672FC">
        <w:trPr>
          <w:trHeight w:val="320"/>
          <w:jc w:val="center"/>
          <w:ins w:id="592" w:author="Dylan CHEN" w:date="2026-03-17T18:04:00Z"/>
          <w:trPrChange w:id="593" w:author="Dylan CHEN" w:date="2026-03-17T18:05:00Z" w16du:dateUtc="2026-03-17T10:05:00Z">
            <w:trPr>
              <w:trHeight w:val="320"/>
            </w:trPr>
          </w:trPrChange>
        </w:trPr>
        <w:tc>
          <w:tcPr>
            <w:tcW w:w="2044" w:type="dxa"/>
            <w:tcBorders>
              <w:top w:val="nil"/>
              <w:left w:val="nil"/>
              <w:bottom w:val="nil"/>
              <w:right w:val="nil"/>
            </w:tcBorders>
            <w:noWrap/>
            <w:tcMar>
              <w:left w:w="29" w:type="dxa"/>
              <w:right w:w="29" w:type="dxa"/>
            </w:tcMar>
            <w:hideMark/>
            <w:tcPrChange w:id="594" w:author="Dylan CHEN" w:date="2026-03-17T18:05:00Z" w16du:dateUtc="2026-03-17T10:05:00Z">
              <w:tcPr>
                <w:tcW w:w="3260" w:type="dxa"/>
                <w:gridSpan w:val="2"/>
                <w:tcBorders>
                  <w:top w:val="nil"/>
                  <w:left w:val="nil"/>
                  <w:bottom w:val="nil"/>
                  <w:right w:val="nil"/>
                </w:tcBorders>
                <w:noWrap/>
                <w:vAlign w:val="center"/>
                <w:hideMark/>
              </w:tcPr>
            </w:tcPrChange>
          </w:tcPr>
          <w:p w14:paraId="3892D52B" w14:textId="77777777" w:rsidR="004672FC" w:rsidRDefault="004672FC">
            <w:pPr>
              <w:rPr>
                <w:ins w:id="595" w:author="Dylan CHEN" w:date="2026-03-17T18:04:00Z" w16du:dateUtc="2026-03-17T10:04:00Z"/>
                <w:color w:val="000000"/>
                <w:sz w:val="20"/>
                <w:szCs w:val="20"/>
              </w:rPr>
            </w:pPr>
            <w:ins w:id="596" w:author="Dylan CHEN" w:date="2026-03-17T18:04:00Z" w16du:dateUtc="2026-03-17T10:04:00Z">
              <w:r>
                <w:rPr>
                  <w:color w:val="000000"/>
                  <w:sz w:val="20"/>
                  <w:szCs w:val="20"/>
                </w:rPr>
                <w:t>N</w:t>
              </w:r>
            </w:ins>
          </w:p>
        </w:tc>
        <w:tc>
          <w:tcPr>
            <w:tcW w:w="729" w:type="dxa"/>
            <w:tcBorders>
              <w:top w:val="nil"/>
              <w:left w:val="nil"/>
              <w:bottom w:val="nil"/>
              <w:right w:val="nil"/>
            </w:tcBorders>
            <w:noWrap/>
            <w:tcMar>
              <w:left w:w="29" w:type="dxa"/>
              <w:right w:w="29" w:type="dxa"/>
            </w:tcMar>
            <w:hideMark/>
            <w:tcPrChange w:id="597" w:author="Dylan CHEN" w:date="2026-03-17T18:05:00Z" w16du:dateUtc="2026-03-17T10:05:00Z">
              <w:tcPr>
                <w:tcW w:w="1060" w:type="dxa"/>
                <w:tcBorders>
                  <w:top w:val="nil"/>
                  <w:left w:val="nil"/>
                  <w:bottom w:val="nil"/>
                  <w:right w:val="nil"/>
                </w:tcBorders>
                <w:noWrap/>
                <w:vAlign w:val="center"/>
                <w:hideMark/>
              </w:tcPr>
            </w:tcPrChange>
          </w:tcPr>
          <w:p w14:paraId="7408AEB5" w14:textId="77777777" w:rsidR="004672FC" w:rsidRDefault="004672FC">
            <w:pPr>
              <w:jc w:val="center"/>
              <w:rPr>
                <w:ins w:id="598" w:author="Dylan CHEN" w:date="2026-03-17T18:04:00Z" w16du:dateUtc="2026-03-17T10:04:00Z"/>
                <w:color w:val="000000"/>
                <w:sz w:val="20"/>
                <w:szCs w:val="20"/>
              </w:rPr>
            </w:pPr>
            <w:ins w:id="599" w:author="Dylan CHEN" w:date="2026-03-17T18:04:00Z" w16du:dateUtc="2026-03-17T10:04:00Z">
              <w:r>
                <w:rPr>
                  <w:color w:val="000000"/>
                  <w:sz w:val="20"/>
                  <w:szCs w:val="20"/>
                </w:rPr>
                <w:t>4,670</w:t>
              </w:r>
            </w:ins>
          </w:p>
        </w:tc>
        <w:tc>
          <w:tcPr>
            <w:tcW w:w="917" w:type="dxa"/>
            <w:tcBorders>
              <w:top w:val="nil"/>
              <w:left w:val="nil"/>
              <w:bottom w:val="nil"/>
              <w:right w:val="nil"/>
            </w:tcBorders>
            <w:noWrap/>
            <w:tcMar>
              <w:left w:w="29" w:type="dxa"/>
              <w:right w:w="29" w:type="dxa"/>
            </w:tcMar>
            <w:hideMark/>
            <w:tcPrChange w:id="600" w:author="Dylan CHEN" w:date="2026-03-17T18:05:00Z" w16du:dateUtc="2026-03-17T10:05:00Z">
              <w:tcPr>
                <w:tcW w:w="1060" w:type="dxa"/>
                <w:tcBorders>
                  <w:top w:val="nil"/>
                  <w:left w:val="nil"/>
                  <w:bottom w:val="nil"/>
                  <w:right w:val="nil"/>
                </w:tcBorders>
                <w:noWrap/>
                <w:vAlign w:val="center"/>
                <w:hideMark/>
              </w:tcPr>
            </w:tcPrChange>
          </w:tcPr>
          <w:p w14:paraId="0C2338AA" w14:textId="77777777" w:rsidR="004672FC" w:rsidRDefault="004672FC">
            <w:pPr>
              <w:jc w:val="center"/>
              <w:rPr>
                <w:ins w:id="601" w:author="Dylan CHEN" w:date="2026-03-17T18:04:00Z" w16du:dateUtc="2026-03-17T10:04:00Z"/>
                <w:color w:val="000000"/>
                <w:sz w:val="20"/>
                <w:szCs w:val="20"/>
              </w:rPr>
            </w:pPr>
            <w:ins w:id="602" w:author="Dylan CHEN" w:date="2026-03-17T18:04:00Z" w16du:dateUtc="2026-03-17T10:04:00Z">
              <w:r>
                <w:rPr>
                  <w:color w:val="000000"/>
                  <w:sz w:val="20"/>
                  <w:szCs w:val="20"/>
                </w:rPr>
                <w:t>4,670</w:t>
              </w:r>
            </w:ins>
          </w:p>
        </w:tc>
        <w:tc>
          <w:tcPr>
            <w:tcW w:w="810" w:type="dxa"/>
            <w:tcBorders>
              <w:top w:val="nil"/>
              <w:left w:val="nil"/>
              <w:bottom w:val="nil"/>
              <w:right w:val="nil"/>
            </w:tcBorders>
            <w:noWrap/>
            <w:tcMar>
              <w:left w:w="29" w:type="dxa"/>
              <w:right w:w="29" w:type="dxa"/>
            </w:tcMar>
            <w:hideMark/>
            <w:tcPrChange w:id="603" w:author="Dylan CHEN" w:date="2026-03-17T18:05:00Z" w16du:dateUtc="2026-03-17T10:05:00Z">
              <w:tcPr>
                <w:tcW w:w="1060" w:type="dxa"/>
                <w:tcBorders>
                  <w:top w:val="nil"/>
                  <w:left w:val="nil"/>
                  <w:bottom w:val="nil"/>
                  <w:right w:val="nil"/>
                </w:tcBorders>
                <w:noWrap/>
                <w:vAlign w:val="center"/>
                <w:hideMark/>
              </w:tcPr>
            </w:tcPrChange>
          </w:tcPr>
          <w:p w14:paraId="3E417C3E" w14:textId="77777777" w:rsidR="004672FC" w:rsidRDefault="004672FC">
            <w:pPr>
              <w:jc w:val="center"/>
              <w:rPr>
                <w:ins w:id="604" w:author="Dylan CHEN" w:date="2026-03-17T18:04:00Z" w16du:dateUtc="2026-03-17T10:04:00Z"/>
                <w:color w:val="000000"/>
                <w:sz w:val="20"/>
                <w:szCs w:val="20"/>
              </w:rPr>
            </w:pPr>
            <w:ins w:id="605" w:author="Dylan CHEN" w:date="2026-03-17T18:04:00Z" w16du:dateUtc="2026-03-17T10:04:00Z">
              <w:r>
                <w:rPr>
                  <w:color w:val="000000"/>
                  <w:sz w:val="20"/>
                  <w:szCs w:val="20"/>
                </w:rPr>
                <w:t>4,670</w:t>
              </w:r>
            </w:ins>
          </w:p>
        </w:tc>
        <w:tc>
          <w:tcPr>
            <w:tcW w:w="900" w:type="dxa"/>
            <w:tcBorders>
              <w:top w:val="nil"/>
              <w:left w:val="nil"/>
              <w:bottom w:val="nil"/>
              <w:right w:val="nil"/>
            </w:tcBorders>
            <w:noWrap/>
            <w:tcMar>
              <w:left w:w="29" w:type="dxa"/>
              <w:right w:w="29" w:type="dxa"/>
            </w:tcMar>
            <w:hideMark/>
            <w:tcPrChange w:id="606" w:author="Dylan CHEN" w:date="2026-03-17T18:05:00Z" w16du:dateUtc="2026-03-17T10:05:00Z">
              <w:tcPr>
                <w:tcW w:w="1060" w:type="dxa"/>
                <w:tcBorders>
                  <w:top w:val="nil"/>
                  <w:left w:val="nil"/>
                  <w:bottom w:val="nil"/>
                  <w:right w:val="nil"/>
                </w:tcBorders>
                <w:noWrap/>
                <w:vAlign w:val="center"/>
                <w:hideMark/>
              </w:tcPr>
            </w:tcPrChange>
          </w:tcPr>
          <w:p w14:paraId="71482FFC" w14:textId="77777777" w:rsidR="004672FC" w:rsidRDefault="004672FC">
            <w:pPr>
              <w:jc w:val="center"/>
              <w:rPr>
                <w:ins w:id="607" w:author="Dylan CHEN" w:date="2026-03-17T18:04:00Z" w16du:dateUtc="2026-03-17T10:04:00Z"/>
                <w:color w:val="000000"/>
                <w:sz w:val="20"/>
                <w:szCs w:val="20"/>
              </w:rPr>
            </w:pPr>
            <w:ins w:id="608" w:author="Dylan CHEN" w:date="2026-03-17T18:04:00Z" w16du:dateUtc="2026-03-17T10:04:00Z">
              <w:r>
                <w:rPr>
                  <w:color w:val="000000"/>
                  <w:sz w:val="20"/>
                  <w:szCs w:val="20"/>
                </w:rPr>
                <w:t>4,670</w:t>
              </w:r>
            </w:ins>
          </w:p>
        </w:tc>
        <w:tc>
          <w:tcPr>
            <w:tcW w:w="990" w:type="dxa"/>
            <w:tcBorders>
              <w:top w:val="nil"/>
              <w:left w:val="nil"/>
              <w:bottom w:val="nil"/>
              <w:right w:val="nil"/>
            </w:tcBorders>
            <w:noWrap/>
            <w:tcMar>
              <w:left w:w="29" w:type="dxa"/>
              <w:right w:w="29" w:type="dxa"/>
            </w:tcMar>
            <w:hideMark/>
            <w:tcPrChange w:id="609" w:author="Dylan CHEN" w:date="2026-03-17T18:05:00Z" w16du:dateUtc="2026-03-17T10:05:00Z">
              <w:tcPr>
                <w:tcW w:w="1212" w:type="dxa"/>
                <w:gridSpan w:val="2"/>
                <w:tcBorders>
                  <w:top w:val="nil"/>
                  <w:left w:val="nil"/>
                  <w:bottom w:val="nil"/>
                  <w:right w:val="nil"/>
                </w:tcBorders>
                <w:noWrap/>
                <w:vAlign w:val="center"/>
                <w:hideMark/>
              </w:tcPr>
            </w:tcPrChange>
          </w:tcPr>
          <w:p w14:paraId="7965D21A" w14:textId="77777777" w:rsidR="004672FC" w:rsidRDefault="004672FC">
            <w:pPr>
              <w:jc w:val="center"/>
              <w:rPr>
                <w:ins w:id="610" w:author="Dylan CHEN" w:date="2026-03-17T18:04:00Z" w16du:dateUtc="2026-03-17T10:04:00Z"/>
                <w:color w:val="000000"/>
                <w:sz w:val="20"/>
                <w:szCs w:val="20"/>
              </w:rPr>
            </w:pPr>
            <w:ins w:id="611" w:author="Dylan CHEN" w:date="2026-03-17T18:04:00Z" w16du:dateUtc="2026-03-17T10:04:00Z">
              <w:r>
                <w:rPr>
                  <w:color w:val="000000"/>
                  <w:sz w:val="20"/>
                  <w:szCs w:val="20"/>
                </w:rPr>
                <w:t>4,670</w:t>
              </w:r>
            </w:ins>
          </w:p>
        </w:tc>
        <w:tc>
          <w:tcPr>
            <w:tcW w:w="1751" w:type="dxa"/>
            <w:tcBorders>
              <w:top w:val="nil"/>
              <w:left w:val="nil"/>
              <w:bottom w:val="nil"/>
              <w:right w:val="nil"/>
            </w:tcBorders>
            <w:noWrap/>
            <w:tcMar>
              <w:left w:w="29" w:type="dxa"/>
              <w:right w:w="29" w:type="dxa"/>
            </w:tcMar>
            <w:hideMark/>
            <w:tcPrChange w:id="612" w:author="Dylan CHEN" w:date="2026-03-17T18:05:00Z" w16du:dateUtc="2026-03-17T10:05:00Z">
              <w:tcPr>
                <w:tcW w:w="3790" w:type="dxa"/>
                <w:gridSpan w:val="2"/>
                <w:tcBorders>
                  <w:top w:val="nil"/>
                  <w:left w:val="nil"/>
                  <w:bottom w:val="nil"/>
                  <w:right w:val="nil"/>
                </w:tcBorders>
                <w:noWrap/>
                <w:vAlign w:val="center"/>
                <w:hideMark/>
              </w:tcPr>
            </w:tcPrChange>
          </w:tcPr>
          <w:p w14:paraId="523A1D84" w14:textId="77777777" w:rsidR="004672FC" w:rsidRDefault="004672FC">
            <w:pPr>
              <w:jc w:val="center"/>
              <w:rPr>
                <w:ins w:id="613" w:author="Dylan CHEN" w:date="2026-03-17T18:04:00Z" w16du:dateUtc="2026-03-17T10:04:00Z"/>
                <w:color w:val="000000"/>
                <w:sz w:val="20"/>
                <w:szCs w:val="20"/>
              </w:rPr>
            </w:pPr>
            <w:ins w:id="614" w:author="Dylan CHEN" w:date="2026-03-17T18:04:00Z" w16du:dateUtc="2026-03-17T10:04:00Z">
              <w:r>
                <w:rPr>
                  <w:color w:val="000000"/>
                  <w:sz w:val="20"/>
                  <w:szCs w:val="20"/>
                </w:rPr>
                <w:t>4,670</w:t>
              </w:r>
            </w:ins>
          </w:p>
        </w:tc>
        <w:tc>
          <w:tcPr>
            <w:tcW w:w="1219" w:type="dxa"/>
            <w:tcBorders>
              <w:top w:val="nil"/>
              <w:left w:val="nil"/>
              <w:bottom w:val="nil"/>
              <w:right w:val="nil"/>
            </w:tcBorders>
            <w:noWrap/>
            <w:tcMar>
              <w:left w:w="29" w:type="dxa"/>
              <w:right w:w="29" w:type="dxa"/>
            </w:tcMar>
            <w:hideMark/>
            <w:tcPrChange w:id="615" w:author="Dylan CHEN" w:date="2026-03-17T18:05:00Z" w16du:dateUtc="2026-03-17T10:05:00Z">
              <w:tcPr>
                <w:tcW w:w="1880" w:type="dxa"/>
                <w:tcBorders>
                  <w:top w:val="nil"/>
                  <w:left w:val="nil"/>
                  <w:bottom w:val="nil"/>
                  <w:right w:val="nil"/>
                </w:tcBorders>
                <w:noWrap/>
                <w:vAlign w:val="center"/>
                <w:hideMark/>
              </w:tcPr>
            </w:tcPrChange>
          </w:tcPr>
          <w:p w14:paraId="1A8B245A" w14:textId="77777777" w:rsidR="004672FC" w:rsidRDefault="004672FC">
            <w:pPr>
              <w:jc w:val="center"/>
              <w:rPr>
                <w:ins w:id="616" w:author="Dylan CHEN" w:date="2026-03-17T18:04:00Z" w16du:dateUtc="2026-03-17T10:04:00Z"/>
                <w:color w:val="000000"/>
                <w:sz w:val="20"/>
                <w:szCs w:val="20"/>
              </w:rPr>
            </w:pPr>
            <w:ins w:id="617" w:author="Dylan CHEN" w:date="2026-03-17T18:04:00Z" w16du:dateUtc="2026-03-17T10:04:00Z">
              <w:r>
                <w:rPr>
                  <w:color w:val="000000"/>
                  <w:sz w:val="20"/>
                  <w:szCs w:val="20"/>
                </w:rPr>
                <w:t>4,670</w:t>
              </w:r>
            </w:ins>
          </w:p>
        </w:tc>
      </w:tr>
      <w:tr w:rsidR="004672FC" w14:paraId="25315CAA" w14:textId="77777777" w:rsidTr="004672FC">
        <w:trPr>
          <w:trHeight w:val="320"/>
          <w:jc w:val="center"/>
          <w:ins w:id="618" w:author="Dylan CHEN" w:date="2026-03-17T18:04:00Z"/>
          <w:trPrChange w:id="619" w:author="Dylan CHEN" w:date="2026-03-17T18:05:00Z" w16du:dateUtc="2026-03-17T10:05:00Z">
            <w:trPr>
              <w:trHeight w:val="320"/>
            </w:trPr>
          </w:trPrChange>
        </w:trPr>
        <w:tc>
          <w:tcPr>
            <w:tcW w:w="2044" w:type="dxa"/>
            <w:tcBorders>
              <w:top w:val="nil"/>
              <w:left w:val="nil"/>
              <w:bottom w:val="nil"/>
              <w:right w:val="nil"/>
            </w:tcBorders>
            <w:noWrap/>
            <w:tcMar>
              <w:left w:w="29" w:type="dxa"/>
              <w:right w:w="29" w:type="dxa"/>
            </w:tcMar>
            <w:hideMark/>
            <w:tcPrChange w:id="620" w:author="Dylan CHEN" w:date="2026-03-17T18:05:00Z" w16du:dateUtc="2026-03-17T10:05:00Z">
              <w:tcPr>
                <w:tcW w:w="3260" w:type="dxa"/>
                <w:gridSpan w:val="2"/>
                <w:tcBorders>
                  <w:top w:val="nil"/>
                  <w:left w:val="nil"/>
                  <w:bottom w:val="nil"/>
                  <w:right w:val="nil"/>
                </w:tcBorders>
                <w:noWrap/>
                <w:vAlign w:val="center"/>
                <w:hideMark/>
              </w:tcPr>
            </w:tcPrChange>
          </w:tcPr>
          <w:p w14:paraId="447E72AA" w14:textId="77777777" w:rsidR="004672FC" w:rsidRDefault="004672FC">
            <w:pPr>
              <w:rPr>
                <w:ins w:id="621" w:author="Dylan CHEN" w:date="2026-03-17T18:04:00Z" w16du:dateUtc="2026-03-17T10:04:00Z"/>
                <w:color w:val="000000"/>
                <w:sz w:val="20"/>
                <w:szCs w:val="20"/>
              </w:rPr>
            </w:pPr>
            <w:ins w:id="622" w:author="Dylan CHEN" w:date="2026-03-17T18:04:00Z" w16du:dateUtc="2026-03-17T10:04:00Z">
              <w:r>
                <w:rPr>
                  <w:color w:val="000000"/>
                  <w:sz w:val="20"/>
                  <w:szCs w:val="20"/>
                </w:rPr>
                <w:t>log likelihood</w:t>
              </w:r>
            </w:ins>
          </w:p>
        </w:tc>
        <w:tc>
          <w:tcPr>
            <w:tcW w:w="729" w:type="dxa"/>
            <w:tcBorders>
              <w:top w:val="nil"/>
              <w:left w:val="nil"/>
              <w:bottom w:val="nil"/>
              <w:right w:val="nil"/>
            </w:tcBorders>
            <w:noWrap/>
            <w:tcMar>
              <w:left w:w="29" w:type="dxa"/>
              <w:right w:w="29" w:type="dxa"/>
            </w:tcMar>
            <w:hideMark/>
            <w:tcPrChange w:id="623" w:author="Dylan CHEN" w:date="2026-03-17T18:05:00Z" w16du:dateUtc="2026-03-17T10:05:00Z">
              <w:tcPr>
                <w:tcW w:w="1060" w:type="dxa"/>
                <w:tcBorders>
                  <w:top w:val="nil"/>
                  <w:left w:val="nil"/>
                  <w:bottom w:val="nil"/>
                  <w:right w:val="nil"/>
                </w:tcBorders>
                <w:noWrap/>
                <w:hideMark/>
              </w:tcPr>
            </w:tcPrChange>
          </w:tcPr>
          <w:p w14:paraId="4201B821" w14:textId="77777777" w:rsidR="004672FC" w:rsidRDefault="004672FC">
            <w:pPr>
              <w:rPr>
                <w:ins w:id="624"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625" w:author="Dylan CHEN" w:date="2026-03-17T18:05:00Z" w16du:dateUtc="2026-03-17T10:05:00Z">
              <w:tcPr>
                <w:tcW w:w="1060" w:type="dxa"/>
                <w:tcBorders>
                  <w:top w:val="nil"/>
                  <w:left w:val="nil"/>
                  <w:bottom w:val="nil"/>
                  <w:right w:val="nil"/>
                </w:tcBorders>
                <w:noWrap/>
                <w:hideMark/>
              </w:tcPr>
            </w:tcPrChange>
          </w:tcPr>
          <w:p w14:paraId="570191B2" w14:textId="77777777" w:rsidR="004672FC" w:rsidRDefault="004672FC">
            <w:pPr>
              <w:rPr>
                <w:ins w:id="626" w:author="Dylan CHEN" w:date="2026-03-17T18:04:00Z" w16du:dateUtc="2026-03-17T10:04:00Z"/>
                <w:sz w:val="20"/>
                <w:szCs w:val="20"/>
              </w:rPr>
            </w:pPr>
          </w:p>
        </w:tc>
        <w:tc>
          <w:tcPr>
            <w:tcW w:w="810" w:type="dxa"/>
            <w:tcBorders>
              <w:top w:val="nil"/>
              <w:left w:val="nil"/>
              <w:bottom w:val="nil"/>
              <w:right w:val="nil"/>
            </w:tcBorders>
            <w:noWrap/>
            <w:tcMar>
              <w:left w:w="29" w:type="dxa"/>
              <w:right w:w="29" w:type="dxa"/>
            </w:tcMar>
            <w:hideMark/>
            <w:tcPrChange w:id="627" w:author="Dylan CHEN" w:date="2026-03-17T18:05:00Z" w16du:dateUtc="2026-03-17T10:05:00Z">
              <w:tcPr>
                <w:tcW w:w="1060" w:type="dxa"/>
                <w:tcBorders>
                  <w:top w:val="nil"/>
                  <w:left w:val="nil"/>
                  <w:bottom w:val="nil"/>
                  <w:right w:val="nil"/>
                </w:tcBorders>
                <w:noWrap/>
                <w:hideMark/>
              </w:tcPr>
            </w:tcPrChange>
          </w:tcPr>
          <w:p w14:paraId="723F2CFB" w14:textId="77777777" w:rsidR="004672FC" w:rsidRDefault="004672FC">
            <w:pPr>
              <w:rPr>
                <w:ins w:id="628" w:author="Dylan CHEN" w:date="2026-03-17T18:04:00Z" w16du:dateUtc="2026-03-17T10:04:00Z"/>
                <w:sz w:val="20"/>
                <w:szCs w:val="20"/>
              </w:rPr>
            </w:pPr>
          </w:p>
        </w:tc>
        <w:tc>
          <w:tcPr>
            <w:tcW w:w="900" w:type="dxa"/>
            <w:tcBorders>
              <w:top w:val="nil"/>
              <w:left w:val="nil"/>
              <w:bottom w:val="nil"/>
              <w:right w:val="nil"/>
            </w:tcBorders>
            <w:noWrap/>
            <w:tcMar>
              <w:left w:w="29" w:type="dxa"/>
              <w:right w:w="29" w:type="dxa"/>
            </w:tcMar>
            <w:hideMark/>
            <w:tcPrChange w:id="629" w:author="Dylan CHEN" w:date="2026-03-17T18:05:00Z" w16du:dateUtc="2026-03-17T10:05:00Z">
              <w:tcPr>
                <w:tcW w:w="1060" w:type="dxa"/>
                <w:tcBorders>
                  <w:top w:val="nil"/>
                  <w:left w:val="nil"/>
                  <w:bottom w:val="nil"/>
                  <w:right w:val="nil"/>
                </w:tcBorders>
                <w:noWrap/>
                <w:hideMark/>
              </w:tcPr>
            </w:tcPrChange>
          </w:tcPr>
          <w:p w14:paraId="7CAD98C8" w14:textId="77777777" w:rsidR="004672FC" w:rsidRDefault="004672FC">
            <w:pPr>
              <w:rPr>
                <w:ins w:id="630" w:author="Dylan CHEN" w:date="2026-03-17T18:04:00Z" w16du:dateUtc="2026-03-17T10:04:00Z"/>
                <w:sz w:val="20"/>
                <w:szCs w:val="20"/>
              </w:rPr>
            </w:pPr>
          </w:p>
        </w:tc>
        <w:tc>
          <w:tcPr>
            <w:tcW w:w="990" w:type="dxa"/>
            <w:tcBorders>
              <w:top w:val="nil"/>
              <w:left w:val="nil"/>
              <w:bottom w:val="nil"/>
              <w:right w:val="nil"/>
            </w:tcBorders>
            <w:noWrap/>
            <w:tcMar>
              <w:left w:w="29" w:type="dxa"/>
              <w:right w:w="29" w:type="dxa"/>
            </w:tcMar>
            <w:hideMark/>
            <w:tcPrChange w:id="631" w:author="Dylan CHEN" w:date="2026-03-17T18:05:00Z" w16du:dateUtc="2026-03-17T10:05:00Z">
              <w:tcPr>
                <w:tcW w:w="1212" w:type="dxa"/>
                <w:gridSpan w:val="2"/>
                <w:tcBorders>
                  <w:top w:val="nil"/>
                  <w:left w:val="nil"/>
                  <w:bottom w:val="nil"/>
                  <w:right w:val="nil"/>
                </w:tcBorders>
                <w:noWrap/>
                <w:hideMark/>
              </w:tcPr>
            </w:tcPrChange>
          </w:tcPr>
          <w:p w14:paraId="2ACB3DBF" w14:textId="77777777" w:rsidR="004672FC" w:rsidRDefault="004672FC">
            <w:pPr>
              <w:rPr>
                <w:ins w:id="632" w:author="Dylan CHEN" w:date="2026-03-17T18:04:00Z" w16du:dateUtc="2026-03-17T10:04:00Z"/>
                <w:sz w:val="20"/>
                <w:szCs w:val="20"/>
              </w:rPr>
            </w:pPr>
          </w:p>
        </w:tc>
        <w:tc>
          <w:tcPr>
            <w:tcW w:w="1751" w:type="dxa"/>
            <w:tcBorders>
              <w:top w:val="nil"/>
              <w:left w:val="nil"/>
              <w:bottom w:val="nil"/>
              <w:right w:val="nil"/>
            </w:tcBorders>
            <w:noWrap/>
            <w:tcMar>
              <w:left w:w="29" w:type="dxa"/>
              <w:right w:w="29" w:type="dxa"/>
            </w:tcMar>
            <w:hideMark/>
            <w:tcPrChange w:id="633" w:author="Dylan CHEN" w:date="2026-03-17T18:05:00Z" w16du:dateUtc="2026-03-17T10:05:00Z">
              <w:tcPr>
                <w:tcW w:w="3790" w:type="dxa"/>
                <w:gridSpan w:val="2"/>
                <w:tcBorders>
                  <w:top w:val="nil"/>
                  <w:left w:val="nil"/>
                  <w:bottom w:val="nil"/>
                  <w:right w:val="nil"/>
                </w:tcBorders>
                <w:noWrap/>
                <w:hideMark/>
              </w:tcPr>
            </w:tcPrChange>
          </w:tcPr>
          <w:p w14:paraId="520CA36C" w14:textId="77777777" w:rsidR="004672FC" w:rsidRDefault="004672FC">
            <w:pPr>
              <w:rPr>
                <w:ins w:id="634" w:author="Dylan CHEN" w:date="2026-03-17T18:04:00Z" w16du:dateUtc="2026-03-17T10:04:00Z"/>
                <w:sz w:val="20"/>
                <w:szCs w:val="20"/>
              </w:rPr>
            </w:pPr>
          </w:p>
        </w:tc>
        <w:tc>
          <w:tcPr>
            <w:tcW w:w="1219" w:type="dxa"/>
            <w:tcBorders>
              <w:top w:val="nil"/>
              <w:left w:val="nil"/>
              <w:bottom w:val="nil"/>
              <w:right w:val="nil"/>
            </w:tcBorders>
            <w:noWrap/>
            <w:tcMar>
              <w:left w:w="29" w:type="dxa"/>
              <w:right w:w="29" w:type="dxa"/>
            </w:tcMar>
            <w:hideMark/>
            <w:tcPrChange w:id="635" w:author="Dylan CHEN" w:date="2026-03-17T18:05:00Z" w16du:dateUtc="2026-03-17T10:05:00Z">
              <w:tcPr>
                <w:tcW w:w="1880" w:type="dxa"/>
                <w:tcBorders>
                  <w:top w:val="nil"/>
                  <w:left w:val="nil"/>
                  <w:bottom w:val="nil"/>
                  <w:right w:val="nil"/>
                </w:tcBorders>
                <w:noWrap/>
                <w:vAlign w:val="center"/>
                <w:hideMark/>
              </w:tcPr>
            </w:tcPrChange>
          </w:tcPr>
          <w:p w14:paraId="49E65AAC" w14:textId="77777777" w:rsidR="004672FC" w:rsidRDefault="004672FC">
            <w:pPr>
              <w:jc w:val="center"/>
              <w:rPr>
                <w:ins w:id="636" w:author="Dylan CHEN" w:date="2026-03-17T18:04:00Z" w16du:dateUtc="2026-03-17T10:04:00Z"/>
                <w:color w:val="000000"/>
                <w:sz w:val="20"/>
                <w:szCs w:val="20"/>
              </w:rPr>
            </w:pPr>
            <w:ins w:id="637" w:author="Dylan CHEN" w:date="2026-03-17T18:04:00Z" w16du:dateUtc="2026-03-17T10:04:00Z">
              <w:r>
                <w:rPr>
                  <w:color w:val="000000"/>
                  <w:sz w:val="20"/>
                  <w:szCs w:val="20"/>
                </w:rPr>
                <w:t>-7408.622</w:t>
              </w:r>
            </w:ins>
          </w:p>
        </w:tc>
      </w:tr>
      <w:tr w:rsidR="004672FC" w14:paraId="7C964804" w14:textId="77777777" w:rsidTr="004672FC">
        <w:trPr>
          <w:trHeight w:val="340"/>
          <w:jc w:val="center"/>
          <w:ins w:id="638" w:author="Dylan CHEN" w:date="2026-03-17T18:04:00Z"/>
          <w:trPrChange w:id="639" w:author="Dylan CHEN" w:date="2026-03-17T18:05:00Z" w16du:dateUtc="2026-03-17T10:05:00Z">
            <w:trPr>
              <w:trHeight w:val="340"/>
            </w:trPr>
          </w:trPrChange>
        </w:trPr>
        <w:tc>
          <w:tcPr>
            <w:tcW w:w="2044" w:type="dxa"/>
            <w:tcBorders>
              <w:top w:val="nil"/>
              <w:left w:val="nil"/>
              <w:bottom w:val="single" w:sz="8" w:space="0" w:color="auto"/>
              <w:right w:val="nil"/>
            </w:tcBorders>
            <w:noWrap/>
            <w:tcMar>
              <w:left w:w="29" w:type="dxa"/>
              <w:right w:w="29" w:type="dxa"/>
            </w:tcMar>
            <w:hideMark/>
            <w:tcPrChange w:id="640" w:author="Dylan CHEN" w:date="2026-03-17T18:05:00Z" w16du:dateUtc="2026-03-17T10:05:00Z">
              <w:tcPr>
                <w:tcW w:w="3260" w:type="dxa"/>
                <w:gridSpan w:val="2"/>
                <w:tcBorders>
                  <w:top w:val="nil"/>
                  <w:left w:val="nil"/>
                  <w:bottom w:val="single" w:sz="8" w:space="0" w:color="auto"/>
                  <w:right w:val="nil"/>
                </w:tcBorders>
                <w:noWrap/>
                <w:vAlign w:val="center"/>
                <w:hideMark/>
              </w:tcPr>
            </w:tcPrChange>
          </w:tcPr>
          <w:p w14:paraId="71BCB9F9" w14:textId="77777777" w:rsidR="004672FC" w:rsidRDefault="004672FC">
            <w:pPr>
              <w:rPr>
                <w:ins w:id="641" w:author="Dylan CHEN" w:date="2026-03-17T18:04:00Z" w16du:dateUtc="2026-03-17T10:04:00Z"/>
                <w:color w:val="000000"/>
                <w:sz w:val="20"/>
                <w:szCs w:val="20"/>
              </w:rPr>
            </w:pPr>
            <w:ins w:id="642" w:author="Dylan CHEN" w:date="2026-03-17T18:04:00Z" w16du:dateUtc="2026-03-17T10:04:00Z">
              <w:r>
                <w:rPr>
                  <w:color w:val="000000"/>
                  <w:sz w:val="20"/>
                  <w:szCs w:val="20"/>
                </w:rPr>
                <w:t>pseudo R^2</w:t>
              </w:r>
            </w:ins>
          </w:p>
        </w:tc>
        <w:tc>
          <w:tcPr>
            <w:tcW w:w="729" w:type="dxa"/>
            <w:tcBorders>
              <w:top w:val="nil"/>
              <w:left w:val="nil"/>
              <w:bottom w:val="single" w:sz="8" w:space="0" w:color="auto"/>
              <w:right w:val="nil"/>
            </w:tcBorders>
            <w:noWrap/>
            <w:tcMar>
              <w:left w:w="29" w:type="dxa"/>
              <w:right w:w="29" w:type="dxa"/>
            </w:tcMar>
            <w:hideMark/>
            <w:tcPrChange w:id="643" w:author="Dylan CHEN" w:date="2026-03-17T18:05:00Z" w16du:dateUtc="2026-03-17T10:05:00Z">
              <w:tcPr>
                <w:tcW w:w="1060" w:type="dxa"/>
                <w:tcBorders>
                  <w:top w:val="nil"/>
                  <w:left w:val="nil"/>
                  <w:bottom w:val="single" w:sz="8" w:space="0" w:color="auto"/>
                  <w:right w:val="nil"/>
                </w:tcBorders>
                <w:noWrap/>
                <w:vAlign w:val="center"/>
                <w:hideMark/>
              </w:tcPr>
            </w:tcPrChange>
          </w:tcPr>
          <w:p w14:paraId="70378BF3" w14:textId="77777777" w:rsidR="004672FC" w:rsidRDefault="004672FC">
            <w:pPr>
              <w:jc w:val="center"/>
              <w:rPr>
                <w:ins w:id="644" w:author="Dylan CHEN" w:date="2026-03-17T18:04:00Z" w16du:dateUtc="2026-03-17T10:04:00Z"/>
                <w:color w:val="000000"/>
                <w:sz w:val="20"/>
                <w:szCs w:val="20"/>
              </w:rPr>
            </w:pPr>
            <w:ins w:id="645" w:author="Dylan CHEN" w:date="2026-03-17T18:04:00Z" w16du:dateUtc="2026-03-17T10:04:00Z">
              <w:r>
                <w:rPr>
                  <w:color w:val="000000"/>
                  <w:sz w:val="20"/>
                  <w:szCs w:val="20"/>
                </w:rPr>
                <w:t> </w:t>
              </w:r>
            </w:ins>
          </w:p>
        </w:tc>
        <w:tc>
          <w:tcPr>
            <w:tcW w:w="917" w:type="dxa"/>
            <w:tcBorders>
              <w:top w:val="nil"/>
              <w:left w:val="nil"/>
              <w:bottom w:val="single" w:sz="8" w:space="0" w:color="auto"/>
              <w:right w:val="nil"/>
            </w:tcBorders>
            <w:noWrap/>
            <w:tcMar>
              <w:left w:w="29" w:type="dxa"/>
              <w:right w:w="29" w:type="dxa"/>
            </w:tcMar>
            <w:hideMark/>
            <w:tcPrChange w:id="646" w:author="Dylan CHEN" w:date="2026-03-17T18:05:00Z" w16du:dateUtc="2026-03-17T10:05:00Z">
              <w:tcPr>
                <w:tcW w:w="1060" w:type="dxa"/>
                <w:tcBorders>
                  <w:top w:val="nil"/>
                  <w:left w:val="nil"/>
                  <w:bottom w:val="single" w:sz="8" w:space="0" w:color="auto"/>
                  <w:right w:val="nil"/>
                </w:tcBorders>
                <w:noWrap/>
                <w:vAlign w:val="center"/>
                <w:hideMark/>
              </w:tcPr>
            </w:tcPrChange>
          </w:tcPr>
          <w:p w14:paraId="1E00EB48" w14:textId="77777777" w:rsidR="004672FC" w:rsidRDefault="004672FC">
            <w:pPr>
              <w:jc w:val="center"/>
              <w:rPr>
                <w:ins w:id="647" w:author="Dylan CHEN" w:date="2026-03-17T18:04:00Z" w16du:dateUtc="2026-03-17T10:04:00Z"/>
                <w:color w:val="000000"/>
                <w:sz w:val="20"/>
                <w:szCs w:val="20"/>
              </w:rPr>
            </w:pPr>
            <w:ins w:id="648" w:author="Dylan CHEN" w:date="2026-03-17T18:04:00Z" w16du:dateUtc="2026-03-17T10:04:00Z">
              <w:r>
                <w:rPr>
                  <w:color w:val="000000"/>
                  <w:sz w:val="20"/>
                  <w:szCs w:val="20"/>
                </w:rPr>
                <w:t> </w:t>
              </w:r>
            </w:ins>
          </w:p>
        </w:tc>
        <w:tc>
          <w:tcPr>
            <w:tcW w:w="810" w:type="dxa"/>
            <w:tcBorders>
              <w:top w:val="nil"/>
              <w:left w:val="nil"/>
              <w:bottom w:val="single" w:sz="8" w:space="0" w:color="auto"/>
              <w:right w:val="nil"/>
            </w:tcBorders>
            <w:noWrap/>
            <w:tcMar>
              <w:left w:w="29" w:type="dxa"/>
              <w:right w:w="29" w:type="dxa"/>
            </w:tcMar>
            <w:hideMark/>
            <w:tcPrChange w:id="649" w:author="Dylan CHEN" w:date="2026-03-17T18:05:00Z" w16du:dateUtc="2026-03-17T10:05:00Z">
              <w:tcPr>
                <w:tcW w:w="1060" w:type="dxa"/>
                <w:tcBorders>
                  <w:top w:val="nil"/>
                  <w:left w:val="nil"/>
                  <w:bottom w:val="single" w:sz="8" w:space="0" w:color="auto"/>
                  <w:right w:val="nil"/>
                </w:tcBorders>
                <w:noWrap/>
                <w:vAlign w:val="center"/>
                <w:hideMark/>
              </w:tcPr>
            </w:tcPrChange>
          </w:tcPr>
          <w:p w14:paraId="244EE254" w14:textId="77777777" w:rsidR="004672FC" w:rsidRDefault="004672FC">
            <w:pPr>
              <w:jc w:val="center"/>
              <w:rPr>
                <w:ins w:id="650" w:author="Dylan CHEN" w:date="2026-03-17T18:04:00Z" w16du:dateUtc="2026-03-17T10:04:00Z"/>
                <w:color w:val="000000"/>
                <w:sz w:val="20"/>
                <w:szCs w:val="20"/>
              </w:rPr>
            </w:pPr>
            <w:ins w:id="651" w:author="Dylan CHEN" w:date="2026-03-17T18:04:00Z" w16du:dateUtc="2026-03-17T10:04:00Z">
              <w:r>
                <w:rPr>
                  <w:color w:val="000000"/>
                  <w:sz w:val="20"/>
                  <w:szCs w:val="20"/>
                </w:rPr>
                <w:t> </w:t>
              </w:r>
            </w:ins>
          </w:p>
        </w:tc>
        <w:tc>
          <w:tcPr>
            <w:tcW w:w="900" w:type="dxa"/>
            <w:tcBorders>
              <w:top w:val="nil"/>
              <w:left w:val="nil"/>
              <w:bottom w:val="single" w:sz="8" w:space="0" w:color="auto"/>
              <w:right w:val="nil"/>
            </w:tcBorders>
            <w:noWrap/>
            <w:tcMar>
              <w:left w:w="29" w:type="dxa"/>
              <w:right w:w="29" w:type="dxa"/>
            </w:tcMar>
            <w:hideMark/>
            <w:tcPrChange w:id="652" w:author="Dylan CHEN" w:date="2026-03-17T18:05:00Z" w16du:dateUtc="2026-03-17T10:05:00Z">
              <w:tcPr>
                <w:tcW w:w="1060" w:type="dxa"/>
                <w:tcBorders>
                  <w:top w:val="nil"/>
                  <w:left w:val="nil"/>
                  <w:bottom w:val="single" w:sz="8" w:space="0" w:color="auto"/>
                  <w:right w:val="nil"/>
                </w:tcBorders>
                <w:noWrap/>
                <w:vAlign w:val="center"/>
                <w:hideMark/>
              </w:tcPr>
            </w:tcPrChange>
          </w:tcPr>
          <w:p w14:paraId="014D7AB3" w14:textId="77777777" w:rsidR="004672FC" w:rsidRDefault="004672FC">
            <w:pPr>
              <w:jc w:val="center"/>
              <w:rPr>
                <w:ins w:id="653" w:author="Dylan CHEN" w:date="2026-03-17T18:04:00Z" w16du:dateUtc="2026-03-17T10:04:00Z"/>
                <w:color w:val="000000"/>
                <w:sz w:val="20"/>
                <w:szCs w:val="20"/>
              </w:rPr>
            </w:pPr>
            <w:ins w:id="654" w:author="Dylan CHEN" w:date="2026-03-17T18:04:00Z" w16du:dateUtc="2026-03-17T10:04:00Z">
              <w:r>
                <w:rPr>
                  <w:color w:val="000000"/>
                  <w:sz w:val="20"/>
                  <w:szCs w:val="20"/>
                </w:rPr>
                <w:t> </w:t>
              </w:r>
            </w:ins>
          </w:p>
        </w:tc>
        <w:tc>
          <w:tcPr>
            <w:tcW w:w="990" w:type="dxa"/>
            <w:tcBorders>
              <w:top w:val="nil"/>
              <w:left w:val="nil"/>
              <w:bottom w:val="single" w:sz="8" w:space="0" w:color="auto"/>
              <w:right w:val="nil"/>
            </w:tcBorders>
            <w:noWrap/>
            <w:tcMar>
              <w:left w:w="29" w:type="dxa"/>
              <w:right w:w="29" w:type="dxa"/>
            </w:tcMar>
            <w:hideMark/>
            <w:tcPrChange w:id="655" w:author="Dylan CHEN" w:date="2026-03-17T18:05:00Z" w16du:dateUtc="2026-03-17T10:05:00Z">
              <w:tcPr>
                <w:tcW w:w="1212" w:type="dxa"/>
                <w:gridSpan w:val="2"/>
                <w:tcBorders>
                  <w:top w:val="nil"/>
                  <w:left w:val="nil"/>
                  <w:bottom w:val="single" w:sz="8" w:space="0" w:color="auto"/>
                  <w:right w:val="nil"/>
                </w:tcBorders>
                <w:noWrap/>
                <w:vAlign w:val="center"/>
                <w:hideMark/>
              </w:tcPr>
            </w:tcPrChange>
          </w:tcPr>
          <w:p w14:paraId="1468D1C3" w14:textId="77777777" w:rsidR="004672FC" w:rsidRDefault="004672FC">
            <w:pPr>
              <w:jc w:val="center"/>
              <w:rPr>
                <w:ins w:id="656" w:author="Dylan CHEN" w:date="2026-03-17T18:04:00Z" w16du:dateUtc="2026-03-17T10:04:00Z"/>
                <w:color w:val="000000"/>
                <w:sz w:val="20"/>
                <w:szCs w:val="20"/>
              </w:rPr>
            </w:pPr>
            <w:ins w:id="657" w:author="Dylan CHEN" w:date="2026-03-17T18:04:00Z" w16du:dateUtc="2026-03-17T10:04:00Z">
              <w:r>
                <w:rPr>
                  <w:color w:val="000000"/>
                  <w:sz w:val="20"/>
                  <w:szCs w:val="20"/>
                </w:rPr>
                <w:t> </w:t>
              </w:r>
            </w:ins>
          </w:p>
        </w:tc>
        <w:tc>
          <w:tcPr>
            <w:tcW w:w="1751" w:type="dxa"/>
            <w:tcBorders>
              <w:top w:val="nil"/>
              <w:left w:val="nil"/>
              <w:bottom w:val="single" w:sz="8" w:space="0" w:color="auto"/>
              <w:right w:val="nil"/>
            </w:tcBorders>
            <w:noWrap/>
            <w:tcMar>
              <w:left w:w="29" w:type="dxa"/>
              <w:right w:w="29" w:type="dxa"/>
            </w:tcMar>
            <w:hideMark/>
            <w:tcPrChange w:id="658" w:author="Dylan CHEN" w:date="2026-03-17T18:05:00Z" w16du:dateUtc="2026-03-17T10:05:00Z">
              <w:tcPr>
                <w:tcW w:w="3790" w:type="dxa"/>
                <w:gridSpan w:val="2"/>
                <w:tcBorders>
                  <w:top w:val="nil"/>
                  <w:left w:val="nil"/>
                  <w:bottom w:val="single" w:sz="8" w:space="0" w:color="auto"/>
                  <w:right w:val="nil"/>
                </w:tcBorders>
                <w:noWrap/>
                <w:vAlign w:val="center"/>
                <w:hideMark/>
              </w:tcPr>
            </w:tcPrChange>
          </w:tcPr>
          <w:p w14:paraId="1443EA2E" w14:textId="77777777" w:rsidR="004672FC" w:rsidRDefault="004672FC">
            <w:pPr>
              <w:jc w:val="center"/>
              <w:rPr>
                <w:ins w:id="659" w:author="Dylan CHEN" w:date="2026-03-17T18:04:00Z" w16du:dateUtc="2026-03-17T10:04:00Z"/>
                <w:color w:val="000000"/>
                <w:sz w:val="20"/>
                <w:szCs w:val="20"/>
              </w:rPr>
            </w:pPr>
            <w:ins w:id="660" w:author="Dylan CHEN" w:date="2026-03-17T18:04:00Z" w16du:dateUtc="2026-03-17T10:04:00Z">
              <w:r>
                <w:rPr>
                  <w:color w:val="000000"/>
                  <w:sz w:val="20"/>
                  <w:szCs w:val="20"/>
                </w:rPr>
                <w:t> </w:t>
              </w:r>
            </w:ins>
          </w:p>
        </w:tc>
        <w:tc>
          <w:tcPr>
            <w:tcW w:w="1219" w:type="dxa"/>
            <w:tcBorders>
              <w:top w:val="nil"/>
              <w:left w:val="nil"/>
              <w:bottom w:val="single" w:sz="8" w:space="0" w:color="auto"/>
              <w:right w:val="nil"/>
            </w:tcBorders>
            <w:noWrap/>
            <w:tcMar>
              <w:left w:w="29" w:type="dxa"/>
              <w:right w:w="29" w:type="dxa"/>
            </w:tcMar>
            <w:hideMark/>
            <w:tcPrChange w:id="661" w:author="Dylan CHEN" w:date="2026-03-17T18:05:00Z" w16du:dateUtc="2026-03-17T10:05:00Z">
              <w:tcPr>
                <w:tcW w:w="1880" w:type="dxa"/>
                <w:tcBorders>
                  <w:top w:val="nil"/>
                  <w:left w:val="nil"/>
                  <w:bottom w:val="single" w:sz="8" w:space="0" w:color="auto"/>
                  <w:right w:val="nil"/>
                </w:tcBorders>
                <w:noWrap/>
                <w:vAlign w:val="center"/>
                <w:hideMark/>
              </w:tcPr>
            </w:tcPrChange>
          </w:tcPr>
          <w:p w14:paraId="0C7B9881" w14:textId="77777777" w:rsidR="004672FC" w:rsidRDefault="004672FC">
            <w:pPr>
              <w:jc w:val="center"/>
              <w:rPr>
                <w:ins w:id="662" w:author="Dylan CHEN" w:date="2026-03-17T18:04:00Z" w16du:dateUtc="2026-03-17T10:04:00Z"/>
                <w:color w:val="000000"/>
                <w:sz w:val="20"/>
                <w:szCs w:val="20"/>
              </w:rPr>
            </w:pPr>
            <w:ins w:id="663" w:author="Dylan CHEN" w:date="2026-03-17T18:04:00Z" w16du:dateUtc="2026-03-17T10:04:00Z">
              <w:r>
                <w:rPr>
                  <w:color w:val="000000"/>
                  <w:sz w:val="20"/>
                  <w:szCs w:val="20"/>
                </w:rPr>
                <w:t>-0.022</w:t>
              </w:r>
            </w:ins>
          </w:p>
        </w:tc>
      </w:tr>
    </w:tbl>
    <w:p w14:paraId="246F9889" w14:textId="1E5B70CE" w:rsidR="00AF10DA" w:rsidRPr="00261E78" w:rsidRDefault="006E4882" w:rsidP="00A86F82">
      <w:pPr>
        <w:pStyle w:val="Notes"/>
      </w:pPr>
      <w:r w:rsidRPr="00261E78">
        <w:t>Notes: 1. ***p&lt;0.001; **p&lt;0.01; *p&lt;0.05.</w:t>
      </w:r>
      <w:r w:rsidRPr="00261E78">
        <w:br/>
        <w:t>2. Answer timing FE indicates the date on which the answer was posted.</w:t>
      </w:r>
    </w:p>
    <w:p w14:paraId="47DD74FD" w14:textId="28213696" w:rsidR="00865AEF" w:rsidRPr="00261E78" w:rsidRDefault="00AF10DA" w:rsidP="00AF10DA">
      <w:pPr>
        <w:pStyle w:val="Heading3"/>
        <w:rPr>
          <w:lang w:eastAsia="zh-CN"/>
        </w:rPr>
      </w:pPr>
      <w:r w:rsidRPr="00261E78">
        <w:rPr>
          <w:lang w:eastAsia="zh-CN"/>
        </w:rPr>
        <w:t xml:space="preserve">Robustness to </w:t>
      </w:r>
      <w:r w:rsidR="00D247BD" w:rsidRPr="00261E78">
        <w:rPr>
          <w:lang w:eastAsia="zh-CN"/>
        </w:rPr>
        <w:t xml:space="preserve">Alternative </w:t>
      </w:r>
      <w:r w:rsidR="00A874FF" w:rsidRPr="00261E78">
        <w:rPr>
          <w:lang w:eastAsia="zh-CN"/>
        </w:rPr>
        <w:t>T</w:t>
      </w:r>
      <w:r w:rsidRPr="00261E78">
        <w:rPr>
          <w:lang w:eastAsia="zh-CN"/>
        </w:rPr>
        <w:t xml:space="preserve">ime </w:t>
      </w:r>
      <w:r w:rsidR="00A874FF" w:rsidRPr="00261E78">
        <w:rPr>
          <w:lang w:eastAsia="zh-CN"/>
        </w:rPr>
        <w:t>F</w:t>
      </w:r>
      <w:r w:rsidRPr="00261E78">
        <w:rPr>
          <w:lang w:eastAsia="zh-CN"/>
        </w:rPr>
        <w:t>rame</w:t>
      </w:r>
      <w:r w:rsidR="00D247BD" w:rsidRPr="00261E78">
        <w:rPr>
          <w:lang w:eastAsia="zh-CN"/>
        </w:rPr>
        <w:t>s</w:t>
      </w:r>
    </w:p>
    <w:p w14:paraId="2A72AA39" w14:textId="1D37D1E4" w:rsidR="00D247BD" w:rsidRPr="00261E78" w:rsidRDefault="00D247BD" w:rsidP="00A86F82">
      <w:pPr>
        <w:pStyle w:val="Paragraph0"/>
      </w:pPr>
      <w:r w:rsidRPr="00261E78">
        <w:t xml:space="preserve">Table </w:t>
      </w:r>
      <w:r w:rsidR="00F36521" w:rsidRPr="00261E78">
        <w:t>6</w:t>
      </w:r>
      <w:r w:rsidRPr="00261E78">
        <w:t xml:space="preserve"> examines robustness to alternative time frames. Columns 1-4 vary the window for counting human answers from the full observation period to 3, 7, and 14 days after question </w:t>
      </w:r>
      <w:r w:rsidRPr="00261E78">
        <w:lastRenderedPageBreak/>
        <w:t>posting. The treatment effect remains negative and highly significant across all windows (β ranges from -0.046 to -0.069, p &lt; 0.001), showing that AI-generated answers consistently reduce human answer supply regardless of measurement period.</w:t>
      </w:r>
    </w:p>
    <w:p w14:paraId="26DC2C15" w14:textId="1B71F2C2" w:rsidR="00B851B5" w:rsidRPr="00261E78" w:rsidRDefault="00B851B5" w:rsidP="00A86F82">
      <w:pPr>
        <w:pStyle w:val="Paragraph0"/>
      </w:pPr>
      <w:r w:rsidRPr="00261E78">
        <w:t>Columns 5-7 restrict the sample to questions posted within the first 30, 60, and 90 days after the experiment began. Statistical power considerations are critical for interpreting these results. Our main dependent variable (number of human answers) has a mean of 1.136 (SD: 1.093) in the treatment group and 1.305 (SD: 1.172) in the control group. Detecting the observed difference of -0.169 with 80% power and α = 0.05 requires approximately 1,400 questions for a simple t-test. The 30-day window (Column 5, N=838) produces an insignificant coefficient (β = -0.026, p &gt; 0.10), which is likely due to insufficient statistical power. The 60-day and 90-day windows (Columns 6-7, N=1,607 and 2,413) provide adequate samples and reveal significant negative effects (β = -0.038, p &lt; 0.05 and p &lt; 0.01).</w:t>
      </w:r>
    </w:p>
    <w:p w14:paraId="6AC82ADD" w14:textId="0E78ADD2" w:rsidR="00AF10DA" w:rsidRPr="00261E78" w:rsidRDefault="00AF10DA" w:rsidP="008031CD">
      <w:pPr>
        <w:pStyle w:val="TableFiguretitle"/>
      </w:pPr>
      <w:bookmarkStart w:id="664" w:name="_Ref210248973"/>
      <w:r w:rsidRPr="00261E78">
        <w:t xml:space="preserve">Table </w:t>
      </w:r>
      <w:fldSimple w:instr=" SEQ Table \* ARABIC ">
        <w:r w:rsidR="00F36521" w:rsidRPr="00261E78">
          <w:t>6</w:t>
        </w:r>
      </w:fldSimple>
      <w:bookmarkEnd w:id="664"/>
      <w:r w:rsidRPr="00261E78">
        <w:t xml:space="preserve">. Robustness </w:t>
      </w:r>
      <w:r w:rsidR="00D04D59" w:rsidRPr="00261E78">
        <w:t>c</w:t>
      </w:r>
      <w:r w:rsidRPr="00261E78">
        <w:t xml:space="preserve">hecks: </w:t>
      </w:r>
      <w:r w:rsidR="00D04D59" w:rsidRPr="00261E78">
        <w:t>a</w:t>
      </w:r>
      <w:r w:rsidRPr="00261E78">
        <w:t xml:space="preserve">lternative </w:t>
      </w:r>
      <w:r w:rsidR="00D04D59" w:rsidRPr="00261E78">
        <w:t>t</w:t>
      </w:r>
      <w:r w:rsidRPr="00261E78">
        <w:t xml:space="preserve">ime </w:t>
      </w:r>
      <w:r w:rsidR="00D04D59" w:rsidRPr="00261E78">
        <w:t>f</w:t>
      </w:r>
      <w:r w:rsidRPr="00261E78">
        <w:t xml:space="preserve">rame </w:t>
      </w:r>
      <w:r w:rsidR="00D04D59" w:rsidRPr="00261E78">
        <w:t>u</w:t>
      </w:r>
      <w:r w:rsidRPr="00261E78">
        <w:t xml:space="preserve">sed in </w:t>
      </w:r>
      <w:r w:rsidR="00D04D59" w:rsidRPr="00261E78">
        <w:t>a</w:t>
      </w:r>
      <w:r w:rsidRPr="00261E78">
        <w:t>nalyses</w:t>
      </w:r>
    </w:p>
    <w:tbl>
      <w:tblPr>
        <w:tblW w:w="5000" w:type="pct"/>
        <w:jc w:val="center"/>
        <w:tblLayout w:type="fixed"/>
        <w:tblCellMar>
          <w:left w:w="14" w:type="dxa"/>
          <w:right w:w="14" w:type="dxa"/>
        </w:tblCellMar>
        <w:tblLook w:val="04A0" w:firstRow="1" w:lastRow="0" w:firstColumn="1" w:lastColumn="0" w:noHBand="0" w:noVBand="1"/>
      </w:tblPr>
      <w:tblGrid>
        <w:gridCol w:w="1620"/>
        <w:gridCol w:w="1980"/>
        <w:gridCol w:w="1260"/>
        <w:gridCol w:w="990"/>
        <w:gridCol w:w="1080"/>
        <w:gridCol w:w="720"/>
        <w:gridCol w:w="720"/>
        <w:gridCol w:w="990"/>
      </w:tblGrid>
      <w:tr w:rsidR="005A1EA5" w:rsidRPr="00261E78" w14:paraId="6D23C7E2" w14:textId="77777777" w:rsidTr="00AF10DA">
        <w:trPr>
          <w:trHeight w:val="260"/>
          <w:jc w:val="center"/>
        </w:trPr>
        <w:tc>
          <w:tcPr>
            <w:tcW w:w="1620" w:type="dxa"/>
            <w:vMerge w:val="restart"/>
            <w:tcBorders>
              <w:top w:val="single" w:sz="4" w:space="0" w:color="auto"/>
              <w:left w:val="nil"/>
              <w:bottom w:val="nil"/>
              <w:right w:val="nil"/>
            </w:tcBorders>
            <w:noWrap/>
            <w:hideMark/>
          </w:tcPr>
          <w:p w14:paraId="6FD47D00" w14:textId="77777777" w:rsidR="00AF10DA" w:rsidRPr="00261E78" w:rsidRDefault="00AF10DA">
            <w:pPr>
              <w:jc w:val="center"/>
              <w:rPr>
                <w:color w:val="000000"/>
                <w:sz w:val="20"/>
                <w:szCs w:val="20"/>
              </w:rPr>
            </w:pPr>
            <w:r w:rsidRPr="00261E78">
              <w:rPr>
                <w:color w:val="000000"/>
                <w:sz w:val="20"/>
                <w:szCs w:val="20"/>
              </w:rPr>
              <w:t> </w:t>
            </w:r>
          </w:p>
        </w:tc>
        <w:tc>
          <w:tcPr>
            <w:tcW w:w="1980" w:type="dxa"/>
            <w:tcBorders>
              <w:top w:val="single" w:sz="4" w:space="0" w:color="auto"/>
              <w:left w:val="nil"/>
              <w:bottom w:val="nil"/>
              <w:right w:val="nil"/>
            </w:tcBorders>
            <w:noWrap/>
            <w:hideMark/>
          </w:tcPr>
          <w:p w14:paraId="45CC4BFB" w14:textId="77777777" w:rsidR="00AF10DA" w:rsidRPr="00261E78" w:rsidRDefault="00AF10DA">
            <w:pPr>
              <w:jc w:val="center"/>
              <w:rPr>
                <w:color w:val="000000"/>
                <w:sz w:val="20"/>
                <w:szCs w:val="20"/>
              </w:rPr>
            </w:pPr>
            <w:r w:rsidRPr="00261E78">
              <w:rPr>
                <w:color w:val="000000"/>
                <w:sz w:val="20"/>
                <w:szCs w:val="20"/>
              </w:rPr>
              <w:t>(1)</w:t>
            </w:r>
          </w:p>
        </w:tc>
        <w:tc>
          <w:tcPr>
            <w:tcW w:w="1260" w:type="dxa"/>
            <w:tcBorders>
              <w:top w:val="single" w:sz="4" w:space="0" w:color="auto"/>
              <w:left w:val="nil"/>
              <w:bottom w:val="nil"/>
              <w:right w:val="nil"/>
            </w:tcBorders>
            <w:noWrap/>
            <w:hideMark/>
          </w:tcPr>
          <w:p w14:paraId="498BB413" w14:textId="77777777" w:rsidR="00AF10DA" w:rsidRPr="00261E78" w:rsidRDefault="00AF10DA">
            <w:pPr>
              <w:jc w:val="center"/>
              <w:rPr>
                <w:color w:val="000000"/>
                <w:sz w:val="20"/>
                <w:szCs w:val="20"/>
              </w:rPr>
            </w:pPr>
            <w:r w:rsidRPr="00261E78">
              <w:rPr>
                <w:color w:val="000000"/>
                <w:sz w:val="20"/>
                <w:szCs w:val="20"/>
              </w:rPr>
              <w:t>(2)</w:t>
            </w:r>
          </w:p>
        </w:tc>
        <w:tc>
          <w:tcPr>
            <w:tcW w:w="990" w:type="dxa"/>
            <w:tcBorders>
              <w:top w:val="single" w:sz="4" w:space="0" w:color="auto"/>
              <w:left w:val="nil"/>
              <w:bottom w:val="nil"/>
              <w:right w:val="nil"/>
            </w:tcBorders>
            <w:noWrap/>
            <w:hideMark/>
          </w:tcPr>
          <w:p w14:paraId="0F881938" w14:textId="77777777" w:rsidR="00AF10DA" w:rsidRPr="00261E78" w:rsidRDefault="00AF10DA">
            <w:pPr>
              <w:jc w:val="center"/>
              <w:rPr>
                <w:color w:val="000000"/>
                <w:sz w:val="20"/>
                <w:szCs w:val="20"/>
              </w:rPr>
            </w:pPr>
            <w:r w:rsidRPr="00261E78">
              <w:rPr>
                <w:color w:val="000000"/>
                <w:sz w:val="20"/>
                <w:szCs w:val="20"/>
              </w:rPr>
              <w:t>(3)</w:t>
            </w:r>
          </w:p>
        </w:tc>
        <w:tc>
          <w:tcPr>
            <w:tcW w:w="1080" w:type="dxa"/>
            <w:tcBorders>
              <w:top w:val="single" w:sz="4" w:space="0" w:color="auto"/>
              <w:left w:val="nil"/>
              <w:bottom w:val="nil"/>
              <w:right w:val="nil"/>
            </w:tcBorders>
            <w:noWrap/>
            <w:hideMark/>
          </w:tcPr>
          <w:p w14:paraId="733C246D" w14:textId="77777777" w:rsidR="00AF10DA" w:rsidRPr="00261E78" w:rsidRDefault="00AF10DA">
            <w:pPr>
              <w:jc w:val="center"/>
              <w:rPr>
                <w:color w:val="000000"/>
                <w:sz w:val="20"/>
                <w:szCs w:val="20"/>
              </w:rPr>
            </w:pPr>
            <w:r w:rsidRPr="00261E78">
              <w:rPr>
                <w:color w:val="000000"/>
                <w:sz w:val="20"/>
                <w:szCs w:val="20"/>
              </w:rPr>
              <w:t>(4)</w:t>
            </w:r>
          </w:p>
        </w:tc>
        <w:tc>
          <w:tcPr>
            <w:tcW w:w="720" w:type="dxa"/>
            <w:tcBorders>
              <w:top w:val="single" w:sz="4" w:space="0" w:color="auto"/>
              <w:left w:val="nil"/>
              <w:bottom w:val="nil"/>
              <w:right w:val="nil"/>
            </w:tcBorders>
            <w:noWrap/>
            <w:hideMark/>
          </w:tcPr>
          <w:p w14:paraId="654E5472" w14:textId="77777777" w:rsidR="00AF10DA" w:rsidRPr="00261E78" w:rsidRDefault="00AF10DA">
            <w:pPr>
              <w:jc w:val="center"/>
              <w:rPr>
                <w:color w:val="000000"/>
                <w:sz w:val="20"/>
                <w:szCs w:val="20"/>
              </w:rPr>
            </w:pPr>
            <w:r w:rsidRPr="00261E78">
              <w:rPr>
                <w:color w:val="000000"/>
                <w:sz w:val="20"/>
                <w:szCs w:val="20"/>
              </w:rPr>
              <w:t>(5)</w:t>
            </w:r>
          </w:p>
        </w:tc>
        <w:tc>
          <w:tcPr>
            <w:tcW w:w="720" w:type="dxa"/>
            <w:tcBorders>
              <w:top w:val="single" w:sz="4" w:space="0" w:color="auto"/>
              <w:left w:val="nil"/>
              <w:bottom w:val="nil"/>
              <w:right w:val="nil"/>
            </w:tcBorders>
            <w:noWrap/>
            <w:hideMark/>
          </w:tcPr>
          <w:p w14:paraId="090A7402" w14:textId="77777777" w:rsidR="00AF10DA" w:rsidRPr="00261E78" w:rsidRDefault="00AF10DA">
            <w:pPr>
              <w:jc w:val="center"/>
              <w:rPr>
                <w:color w:val="000000"/>
                <w:sz w:val="20"/>
                <w:szCs w:val="20"/>
              </w:rPr>
            </w:pPr>
            <w:r w:rsidRPr="00261E78">
              <w:rPr>
                <w:color w:val="000000"/>
                <w:sz w:val="20"/>
                <w:szCs w:val="20"/>
              </w:rPr>
              <w:t>(6)</w:t>
            </w:r>
          </w:p>
        </w:tc>
        <w:tc>
          <w:tcPr>
            <w:tcW w:w="990" w:type="dxa"/>
            <w:tcBorders>
              <w:top w:val="single" w:sz="4" w:space="0" w:color="auto"/>
              <w:left w:val="nil"/>
              <w:bottom w:val="nil"/>
              <w:right w:val="nil"/>
            </w:tcBorders>
            <w:noWrap/>
            <w:hideMark/>
          </w:tcPr>
          <w:p w14:paraId="711114FD" w14:textId="77777777" w:rsidR="00AF10DA" w:rsidRPr="00261E78" w:rsidRDefault="00AF10DA">
            <w:pPr>
              <w:jc w:val="center"/>
              <w:rPr>
                <w:color w:val="000000"/>
                <w:sz w:val="20"/>
                <w:szCs w:val="20"/>
              </w:rPr>
            </w:pPr>
            <w:r w:rsidRPr="00261E78">
              <w:rPr>
                <w:color w:val="000000"/>
                <w:sz w:val="20"/>
                <w:szCs w:val="20"/>
              </w:rPr>
              <w:t>(7)</w:t>
            </w:r>
          </w:p>
        </w:tc>
      </w:tr>
      <w:tr w:rsidR="00AF10DA" w:rsidRPr="00261E78" w14:paraId="4435DE24" w14:textId="77777777" w:rsidTr="00A86F82">
        <w:trPr>
          <w:trHeight w:val="260"/>
          <w:jc w:val="center"/>
        </w:trPr>
        <w:tc>
          <w:tcPr>
            <w:tcW w:w="1620" w:type="dxa"/>
            <w:vMerge/>
            <w:tcBorders>
              <w:top w:val="single" w:sz="4" w:space="0" w:color="auto"/>
              <w:left w:val="nil"/>
              <w:bottom w:val="nil"/>
              <w:right w:val="nil"/>
            </w:tcBorders>
            <w:hideMark/>
          </w:tcPr>
          <w:p w14:paraId="58FA65F9" w14:textId="77777777" w:rsidR="00AF10DA" w:rsidRPr="00261E78" w:rsidRDefault="00AF10DA">
            <w:pPr>
              <w:rPr>
                <w:color w:val="000000"/>
                <w:sz w:val="20"/>
                <w:szCs w:val="20"/>
              </w:rPr>
            </w:pPr>
          </w:p>
        </w:tc>
        <w:tc>
          <w:tcPr>
            <w:tcW w:w="1980" w:type="dxa"/>
            <w:vMerge w:val="restart"/>
            <w:tcBorders>
              <w:top w:val="nil"/>
              <w:left w:val="nil"/>
              <w:bottom w:val="single" w:sz="4" w:space="0" w:color="000000"/>
              <w:right w:val="nil"/>
            </w:tcBorders>
            <w:noWrap/>
            <w:hideMark/>
          </w:tcPr>
          <w:p w14:paraId="1926D754" w14:textId="266E2A06" w:rsidR="00AF10DA" w:rsidRPr="00261E78" w:rsidRDefault="00AF10DA">
            <w:pPr>
              <w:jc w:val="center"/>
              <w:rPr>
                <w:color w:val="000000"/>
                <w:sz w:val="20"/>
                <w:szCs w:val="20"/>
              </w:rPr>
            </w:pPr>
            <w:r w:rsidRPr="00261E78">
              <w:rPr>
                <w:color w:val="000000"/>
                <w:sz w:val="20"/>
                <w:szCs w:val="20"/>
              </w:rPr>
              <w:t xml:space="preserve">DV: log </w:t>
            </w:r>
            <w:r w:rsidR="00571AB9">
              <w:rPr>
                <w:color w:val="000000"/>
                <w:sz w:val="20"/>
                <w:szCs w:val="20"/>
              </w:rPr>
              <w:t>of</w:t>
            </w:r>
            <w:r w:rsidR="00571AB9" w:rsidRPr="00261E78">
              <w:rPr>
                <w:color w:val="000000"/>
                <w:sz w:val="20"/>
                <w:szCs w:val="20"/>
              </w:rPr>
              <w:t xml:space="preserve"> </w:t>
            </w:r>
            <w:r w:rsidRPr="00261E78">
              <w:rPr>
                <w:color w:val="000000"/>
                <w:sz w:val="20"/>
                <w:szCs w:val="20"/>
              </w:rPr>
              <w:t>number of human answers provided within the full observation period</w:t>
            </w:r>
          </w:p>
        </w:tc>
        <w:tc>
          <w:tcPr>
            <w:tcW w:w="3330" w:type="dxa"/>
            <w:gridSpan w:val="3"/>
            <w:tcBorders>
              <w:top w:val="nil"/>
              <w:left w:val="nil"/>
              <w:bottom w:val="nil"/>
              <w:right w:val="nil"/>
            </w:tcBorders>
            <w:hideMark/>
          </w:tcPr>
          <w:p w14:paraId="021F6B24" w14:textId="6B4EE76B" w:rsidR="00AF10DA" w:rsidRPr="00261E78" w:rsidRDefault="00AF10DA">
            <w:pPr>
              <w:jc w:val="center"/>
              <w:rPr>
                <w:color w:val="000000"/>
                <w:sz w:val="20"/>
                <w:szCs w:val="20"/>
              </w:rPr>
            </w:pPr>
            <w:r w:rsidRPr="00261E78">
              <w:rPr>
                <w:color w:val="000000"/>
                <w:sz w:val="20"/>
                <w:szCs w:val="20"/>
              </w:rPr>
              <w:t xml:space="preserve">DV: log </w:t>
            </w:r>
            <w:r w:rsidR="00571AB9">
              <w:rPr>
                <w:color w:val="000000"/>
                <w:sz w:val="20"/>
                <w:szCs w:val="20"/>
              </w:rPr>
              <w:t>of</w:t>
            </w:r>
            <w:r w:rsidR="00571AB9" w:rsidRPr="00261E78">
              <w:rPr>
                <w:color w:val="000000"/>
                <w:sz w:val="20"/>
                <w:szCs w:val="20"/>
              </w:rPr>
              <w:t xml:space="preserve"> </w:t>
            </w:r>
            <w:r w:rsidRPr="00261E78">
              <w:rPr>
                <w:color w:val="000000"/>
                <w:sz w:val="20"/>
                <w:szCs w:val="20"/>
              </w:rPr>
              <w:t>number of human answers provided within the first N days after the question is posted</w:t>
            </w:r>
          </w:p>
        </w:tc>
        <w:tc>
          <w:tcPr>
            <w:tcW w:w="2430" w:type="dxa"/>
            <w:gridSpan w:val="3"/>
            <w:vMerge w:val="restart"/>
            <w:tcBorders>
              <w:top w:val="nil"/>
              <w:left w:val="nil"/>
              <w:bottom w:val="single" w:sz="4" w:space="0" w:color="000000"/>
              <w:right w:val="nil"/>
            </w:tcBorders>
            <w:hideMark/>
          </w:tcPr>
          <w:p w14:paraId="0A5DEB58" w14:textId="1A70FCB1" w:rsidR="00AF10DA" w:rsidRPr="00261E78" w:rsidRDefault="00AF10DA">
            <w:pPr>
              <w:jc w:val="center"/>
              <w:rPr>
                <w:color w:val="000000"/>
                <w:sz w:val="20"/>
                <w:szCs w:val="20"/>
              </w:rPr>
            </w:pPr>
            <w:r w:rsidRPr="00261E78">
              <w:rPr>
                <w:color w:val="000000"/>
                <w:sz w:val="20"/>
                <w:szCs w:val="20"/>
              </w:rPr>
              <w:t xml:space="preserve">DV: log </w:t>
            </w:r>
            <w:r w:rsidR="00571AB9">
              <w:rPr>
                <w:color w:val="000000"/>
                <w:sz w:val="20"/>
                <w:szCs w:val="20"/>
              </w:rPr>
              <w:t>of</w:t>
            </w:r>
            <w:r w:rsidR="00571AB9" w:rsidRPr="00261E78">
              <w:rPr>
                <w:color w:val="000000"/>
                <w:sz w:val="20"/>
                <w:szCs w:val="20"/>
              </w:rPr>
              <w:t xml:space="preserve"> </w:t>
            </w:r>
            <w:r w:rsidRPr="00261E78">
              <w:rPr>
                <w:color w:val="000000"/>
                <w:sz w:val="20"/>
                <w:szCs w:val="20"/>
              </w:rPr>
              <w:t>number of human answers provided within 7 days (</w:t>
            </w:r>
            <w:r w:rsidRPr="00261E78">
              <w:rPr>
                <w:i/>
                <w:iCs/>
                <w:color w:val="000000"/>
                <w:sz w:val="20"/>
                <w:szCs w:val="20"/>
              </w:rPr>
              <w:t>answerNum</w:t>
            </w:r>
            <w:r w:rsidRPr="00261E78">
              <w:rPr>
                <w:i/>
                <w:iCs/>
                <w:color w:val="000000"/>
                <w:sz w:val="20"/>
                <w:szCs w:val="20"/>
                <w:vertAlign w:val="subscript"/>
              </w:rPr>
              <w:t>i</w:t>
            </w:r>
            <w:r w:rsidRPr="00261E78">
              <w:rPr>
                <w:color w:val="000000"/>
                <w:sz w:val="20"/>
                <w:szCs w:val="20"/>
              </w:rPr>
              <w:t>)</w:t>
            </w:r>
          </w:p>
        </w:tc>
      </w:tr>
      <w:tr w:rsidR="00AF10DA" w:rsidRPr="00261E78" w14:paraId="32AB73F6" w14:textId="77777777" w:rsidTr="00A86F82">
        <w:trPr>
          <w:trHeight w:val="260"/>
          <w:jc w:val="center"/>
        </w:trPr>
        <w:tc>
          <w:tcPr>
            <w:tcW w:w="1620" w:type="dxa"/>
            <w:vMerge/>
            <w:tcBorders>
              <w:top w:val="single" w:sz="4" w:space="0" w:color="auto"/>
              <w:left w:val="nil"/>
              <w:bottom w:val="nil"/>
              <w:right w:val="nil"/>
            </w:tcBorders>
            <w:hideMark/>
          </w:tcPr>
          <w:p w14:paraId="1B7C6C2F" w14:textId="77777777" w:rsidR="00AF10DA" w:rsidRPr="00261E78" w:rsidRDefault="00AF10DA">
            <w:pPr>
              <w:rPr>
                <w:color w:val="000000"/>
                <w:sz w:val="20"/>
                <w:szCs w:val="20"/>
              </w:rPr>
            </w:pPr>
          </w:p>
        </w:tc>
        <w:tc>
          <w:tcPr>
            <w:tcW w:w="1980" w:type="dxa"/>
            <w:vMerge/>
            <w:tcBorders>
              <w:top w:val="nil"/>
              <w:left w:val="nil"/>
              <w:bottom w:val="single" w:sz="4" w:space="0" w:color="000000"/>
              <w:right w:val="nil"/>
            </w:tcBorders>
            <w:hideMark/>
          </w:tcPr>
          <w:p w14:paraId="0F4F0C9C" w14:textId="77777777" w:rsidR="00AF10DA" w:rsidRPr="00261E78" w:rsidRDefault="00AF10DA">
            <w:pPr>
              <w:rPr>
                <w:color w:val="000000"/>
                <w:sz w:val="20"/>
                <w:szCs w:val="20"/>
              </w:rPr>
            </w:pPr>
          </w:p>
        </w:tc>
        <w:tc>
          <w:tcPr>
            <w:tcW w:w="1260" w:type="dxa"/>
            <w:tcBorders>
              <w:top w:val="nil"/>
              <w:left w:val="nil"/>
              <w:bottom w:val="single" w:sz="4" w:space="0" w:color="auto"/>
              <w:right w:val="nil"/>
            </w:tcBorders>
            <w:noWrap/>
            <w:hideMark/>
          </w:tcPr>
          <w:p w14:paraId="66A385BA" w14:textId="77777777" w:rsidR="00AF10DA" w:rsidRPr="00261E78" w:rsidRDefault="00AF10DA">
            <w:pPr>
              <w:jc w:val="center"/>
              <w:rPr>
                <w:color w:val="000000"/>
                <w:sz w:val="20"/>
                <w:szCs w:val="20"/>
              </w:rPr>
            </w:pPr>
            <w:r w:rsidRPr="00261E78">
              <w:rPr>
                <w:color w:val="000000"/>
                <w:sz w:val="20"/>
                <w:szCs w:val="20"/>
              </w:rPr>
              <w:t>N=3</w:t>
            </w:r>
          </w:p>
        </w:tc>
        <w:tc>
          <w:tcPr>
            <w:tcW w:w="990" w:type="dxa"/>
            <w:tcBorders>
              <w:top w:val="nil"/>
              <w:left w:val="nil"/>
              <w:bottom w:val="single" w:sz="4" w:space="0" w:color="auto"/>
              <w:right w:val="nil"/>
            </w:tcBorders>
            <w:noWrap/>
            <w:hideMark/>
          </w:tcPr>
          <w:p w14:paraId="2A4E0E3B" w14:textId="77777777" w:rsidR="00AF10DA" w:rsidRPr="00261E78" w:rsidRDefault="00AF10DA">
            <w:pPr>
              <w:jc w:val="center"/>
              <w:rPr>
                <w:color w:val="000000"/>
                <w:sz w:val="20"/>
                <w:szCs w:val="20"/>
              </w:rPr>
            </w:pPr>
            <w:r w:rsidRPr="00261E78">
              <w:rPr>
                <w:color w:val="000000"/>
                <w:sz w:val="20"/>
                <w:szCs w:val="20"/>
              </w:rPr>
              <w:t>N=7</w:t>
            </w:r>
          </w:p>
        </w:tc>
        <w:tc>
          <w:tcPr>
            <w:tcW w:w="1080" w:type="dxa"/>
            <w:tcBorders>
              <w:top w:val="nil"/>
              <w:left w:val="nil"/>
              <w:bottom w:val="single" w:sz="4" w:space="0" w:color="auto"/>
              <w:right w:val="nil"/>
            </w:tcBorders>
            <w:noWrap/>
            <w:hideMark/>
          </w:tcPr>
          <w:p w14:paraId="0F84C939" w14:textId="77777777" w:rsidR="00AF10DA" w:rsidRPr="00261E78" w:rsidRDefault="00AF10DA">
            <w:pPr>
              <w:jc w:val="center"/>
              <w:rPr>
                <w:color w:val="000000"/>
                <w:sz w:val="20"/>
                <w:szCs w:val="20"/>
              </w:rPr>
            </w:pPr>
            <w:r w:rsidRPr="00261E78">
              <w:rPr>
                <w:color w:val="000000"/>
                <w:sz w:val="20"/>
                <w:szCs w:val="20"/>
              </w:rPr>
              <w:t>N=14</w:t>
            </w:r>
          </w:p>
        </w:tc>
        <w:tc>
          <w:tcPr>
            <w:tcW w:w="2430" w:type="dxa"/>
            <w:gridSpan w:val="3"/>
            <w:vMerge/>
            <w:tcBorders>
              <w:top w:val="nil"/>
              <w:left w:val="nil"/>
              <w:bottom w:val="single" w:sz="4" w:space="0" w:color="auto"/>
              <w:right w:val="nil"/>
            </w:tcBorders>
            <w:hideMark/>
          </w:tcPr>
          <w:p w14:paraId="742856BC" w14:textId="77777777" w:rsidR="00AF10DA" w:rsidRPr="00261E78" w:rsidRDefault="00AF10DA">
            <w:pPr>
              <w:rPr>
                <w:color w:val="000000"/>
                <w:sz w:val="20"/>
                <w:szCs w:val="20"/>
              </w:rPr>
            </w:pPr>
          </w:p>
        </w:tc>
      </w:tr>
      <w:tr w:rsidR="005A1EA5" w:rsidRPr="00261E78" w14:paraId="5D58C6B7" w14:textId="77777777" w:rsidTr="00AF10DA">
        <w:trPr>
          <w:trHeight w:val="300"/>
          <w:jc w:val="center"/>
        </w:trPr>
        <w:tc>
          <w:tcPr>
            <w:tcW w:w="1620" w:type="dxa"/>
            <w:vMerge w:val="restart"/>
            <w:tcBorders>
              <w:top w:val="nil"/>
              <w:left w:val="nil"/>
              <w:bottom w:val="single" w:sz="4" w:space="0" w:color="000000"/>
              <w:right w:val="nil"/>
            </w:tcBorders>
            <w:noWrap/>
            <w:hideMark/>
          </w:tcPr>
          <w:p w14:paraId="3BE5F551" w14:textId="77777777" w:rsidR="00AF10DA" w:rsidRPr="00261E78" w:rsidRDefault="00AF10DA">
            <w:pPr>
              <w:rPr>
                <w:i/>
                <w:iCs/>
                <w:sz w:val="20"/>
                <w:szCs w:val="20"/>
              </w:rPr>
            </w:pPr>
            <w:r w:rsidRPr="00261E78">
              <w:rPr>
                <w:i/>
                <w:iCs/>
                <w:sz w:val="20"/>
                <w:szCs w:val="20"/>
              </w:rPr>
              <w:t>AI</w:t>
            </w:r>
            <w:r w:rsidRPr="00261E78">
              <w:rPr>
                <w:i/>
                <w:iCs/>
                <w:sz w:val="20"/>
                <w:szCs w:val="20"/>
                <w:vertAlign w:val="subscript"/>
              </w:rPr>
              <w:t>i</w:t>
            </w:r>
          </w:p>
        </w:tc>
        <w:tc>
          <w:tcPr>
            <w:tcW w:w="1980" w:type="dxa"/>
            <w:tcBorders>
              <w:top w:val="nil"/>
              <w:left w:val="nil"/>
              <w:bottom w:val="nil"/>
              <w:right w:val="nil"/>
            </w:tcBorders>
            <w:noWrap/>
            <w:hideMark/>
          </w:tcPr>
          <w:p w14:paraId="0000E851" w14:textId="77777777" w:rsidR="00AF10DA" w:rsidRPr="00261E78" w:rsidRDefault="00AF10DA">
            <w:pPr>
              <w:jc w:val="center"/>
              <w:rPr>
                <w:color w:val="000000"/>
                <w:sz w:val="20"/>
                <w:szCs w:val="20"/>
              </w:rPr>
            </w:pPr>
            <w:r w:rsidRPr="00261E78">
              <w:rPr>
                <w:color w:val="000000"/>
                <w:sz w:val="20"/>
                <w:szCs w:val="20"/>
              </w:rPr>
              <w:t>-0.069 ***</w:t>
            </w:r>
          </w:p>
        </w:tc>
        <w:tc>
          <w:tcPr>
            <w:tcW w:w="1260" w:type="dxa"/>
            <w:tcBorders>
              <w:top w:val="nil"/>
              <w:left w:val="nil"/>
              <w:bottom w:val="nil"/>
              <w:right w:val="nil"/>
            </w:tcBorders>
            <w:noWrap/>
            <w:hideMark/>
          </w:tcPr>
          <w:p w14:paraId="3DDD0E45" w14:textId="77777777" w:rsidR="00AF10DA" w:rsidRPr="00261E78" w:rsidRDefault="00AF10DA">
            <w:pPr>
              <w:jc w:val="center"/>
              <w:rPr>
                <w:color w:val="000000"/>
                <w:sz w:val="20"/>
                <w:szCs w:val="20"/>
              </w:rPr>
            </w:pPr>
            <w:r w:rsidRPr="00261E78">
              <w:rPr>
                <w:color w:val="000000"/>
                <w:sz w:val="20"/>
                <w:szCs w:val="20"/>
              </w:rPr>
              <w:t>-0.047 ***</w:t>
            </w:r>
          </w:p>
        </w:tc>
        <w:tc>
          <w:tcPr>
            <w:tcW w:w="990" w:type="dxa"/>
            <w:tcBorders>
              <w:top w:val="nil"/>
              <w:left w:val="nil"/>
              <w:bottom w:val="nil"/>
              <w:right w:val="nil"/>
            </w:tcBorders>
            <w:noWrap/>
            <w:hideMark/>
          </w:tcPr>
          <w:p w14:paraId="6479324D" w14:textId="77777777" w:rsidR="00AF10DA" w:rsidRPr="00261E78" w:rsidRDefault="00AF10DA">
            <w:pPr>
              <w:jc w:val="center"/>
              <w:rPr>
                <w:color w:val="000000"/>
                <w:sz w:val="20"/>
                <w:szCs w:val="20"/>
              </w:rPr>
            </w:pPr>
            <w:r w:rsidRPr="00261E78">
              <w:rPr>
                <w:color w:val="000000"/>
                <w:sz w:val="20"/>
                <w:szCs w:val="20"/>
              </w:rPr>
              <w:t>-0.046 ***</w:t>
            </w:r>
          </w:p>
        </w:tc>
        <w:tc>
          <w:tcPr>
            <w:tcW w:w="1080" w:type="dxa"/>
            <w:tcBorders>
              <w:top w:val="nil"/>
              <w:left w:val="nil"/>
              <w:bottom w:val="nil"/>
              <w:right w:val="nil"/>
            </w:tcBorders>
            <w:noWrap/>
            <w:hideMark/>
          </w:tcPr>
          <w:p w14:paraId="188B954F" w14:textId="77777777" w:rsidR="00AF10DA" w:rsidRPr="00261E78" w:rsidRDefault="00AF10DA">
            <w:pPr>
              <w:jc w:val="center"/>
              <w:rPr>
                <w:color w:val="000000"/>
                <w:sz w:val="20"/>
                <w:szCs w:val="20"/>
              </w:rPr>
            </w:pPr>
            <w:r w:rsidRPr="00261E78">
              <w:rPr>
                <w:color w:val="000000"/>
                <w:sz w:val="20"/>
                <w:szCs w:val="20"/>
              </w:rPr>
              <w:t>-0.050 ***</w:t>
            </w:r>
          </w:p>
        </w:tc>
        <w:tc>
          <w:tcPr>
            <w:tcW w:w="720" w:type="dxa"/>
            <w:tcBorders>
              <w:top w:val="nil"/>
              <w:left w:val="nil"/>
              <w:bottom w:val="nil"/>
              <w:right w:val="nil"/>
            </w:tcBorders>
            <w:noWrap/>
            <w:hideMark/>
          </w:tcPr>
          <w:p w14:paraId="3DEBA94D" w14:textId="77777777" w:rsidR="00AF10DA" w:rsidRPr="00261E78" w:rsidRDefault="00AF10DA">
            <w:pPr>
              <w:jc w:val="center"/>
              <w:rPr>
                <w:color w:val="000000"/>
                <w:sz w:val="20"/>
                <w:szCs w:val="20"/>
              </w:rPr>
            </w:pPr>
            <w:r w:rsidRPr="00261E78">
              <w:rPr>
                <w:color w:val="000000"/>
                <w:sz w:val="20"/>
                <w:szCs w:val="20"/>
              </w:rPr>
              <w:t>-0.026</w:t>
            </w:r>
          </w:p>
        </w:tc>
        <w:tc>
          <w:tcPr>
            <w:tcW w:w="720" w:type="dxa"/>
            <w:tcBorders>
              <w:top w:val="nil"/>
              <w:left w:val="nil"/>
              <w:bottom w:val="nil"/>
              <w:right w:val="nil"/>
            </w:tcBorders>
            <w:noWrap/>
            <w:hideMark/>
          </w:tcPr>
          <w:p w14:paraId="14CAD241" w14:textId="77777777" w:rsidR="00AF10DA" w:rsidRPr="00261E78" w:rsidRDefault="00AF10DA">
            <w:pPr>
              <w:jc w:val="center"/>
              <w:rPr>
                <w:color w:val="000000"/>
                <w:sz w:val="20"/>
                <w:szCs w:val="20"/>
              </w:rPr>
            </w:pPr>
            <w:r w:rsidRPr="00261E78">
              <w:rPr>
                <w:color w:val="000000"/>
                <w:sz w:val="20"/>
                <w:szCs w:val="20"/>
              </w:rPr>
              <w:t>-0.038 *</w:t>
            </w:r>
          </w:p>
        </w:tc>
        <w:tc>
          <w:tcPr>
            <w:tcW w:w="990" w:type="dxa"/>
            <w:tcBorders>
              <w:top w:val="nil"/>
              <w:left w:val="nil"/>
              <w:bottom w:val="nil"/>
              <w:right w:val="nil"/>
            </w:tcBorders>
            <w:noWrap/>
            <w:hideMark/>
          </w:tcPr>
          <w:p w14:paraId="43F0D4F0" w14:textId="77777777" w:rsidR="00AF10DA" w:rsidRPr="00261E78" w:rsidRDefault="00AF10DA">
            <w:pPr>
              <w:jc w:val="center"/>
              <w:rPr>
                <w:color w:val="000000"/>
                <w:sz w:val="20"/>
                <w:szCs w:val="20"/>
              </w:rPr>
            </w:pPr>
            <w:r w:rsidRPr="00261E78">
              <w:rPr>
                <w:color w:val="000000"/>
                <w:sz w:val="20"/>
                <w:szCs w:val="20"/>
              </w:rPr>
              <w:t>-0.038 **</w:t>
            </w:r>
          </w:p>
        </w:tc>
      </w:tr>
      <w:tr w:rsidR="005A1EA5" w:rsidRPr="00261E78" w14:paraId="411727D6" w14:textId="77777777" w:rsidTr="00AF10DA">
        <w:trPr>
          <w:trHeight w:val="280"/>
          <w:jc w:val="center"/>
        </w:trPr>
        <w:tc>
          <w:tcPr>
            <w:tcW w:w="1620" w:type="dxa"/>
            <w:vMerge/>
            <w:tcBorders>
              <w:top w:val="nil"/>
              <w:left w:val="nil"/>
              <w:bottom w:val="single" w:sz="4" w:space="0" w:color="000000"/>
              <w:right w:val="nil"/>
            </w:tcBorders>
            <w:hideMark/>
          </w:tcPr>
          <w:p w14:paraId="0E052137" w14:textId="77777777" w:rsidR="00AF10DA" w:rsidRPr="00261E78" w:rsidRDefault="00AF10DA">
            <w:pPr>
              <w:rPr>
                <w:sz w:val="20"/>
                <w:szCs w:val="20"/>
              </w:rPr>
            </w:pPr>
          </w:p>
        </w:tc>
        <w:tc>
          <w:tcPr>
            <w:tcW w:w="1980" w:type="dxa"/>
            <w:tcBorders>
              <w:top w:val="nil"/>
              <w:left w:val="nil"/>
              <w:bottom w:val="single" w:sz="4" w:space="0" w:color="auto"/>
              <w:right w:val="nil"/>
            </w:tcBorders>
            <w:noWrap/>
            <w:hideMark/>
          </w:tcPr>
          <w:p w14:paraId="75D7F100" w14:textId="77777777" w:rsidR="00AF10DA" w:rsidRPr="00261E78" w:rsidRDefault="00AF10DA">
            <w:pPr>
              <w:jc w:val="center"/>
              <w:rPr>
                <w:color w:val="000000"/>
                <w:sz w:val="20"/>
                <w:szCs w:val="20"/>
              </w:rPr>
            </w:pPr>
            <w:r w:rsidRPr="00261E78">
              <w:rPr>
                <w:color w:val="000000"/>
                <w:sz w:val="20"/>
                <w:szCs w:val="20"/>
              </w:rPr>
              <w:t>(0.016)</w:t>
            </w:r>
          </w:p>
        </w:tc>
        <w:tc>
          <w:tcPr>
            <w:tcW w:w="1260" w:type="dxa"/>
            <w:tcBorders>
              <w:top w:val="nil"/>
              <w:left w:val="nil"/>
              <w:bottom w:val="single" w:sz="4" w:space="0" w:color="auto"/>
              <w:right w:val="nil"/>
            </w:tcBorders>
            <w:noWrap/>
            <w:hideMark/>
          </w:tcPr>
          <w:p w14:paraId="78458BC7" w14:textId="77777777" w:rsidR="00AF10DA" w:rsidRPr="00261E78" w:rsidRDefault="00AF10DA">
            <w:pPr>
              <w:jc w:val="center"/>
              <w:rPr>
                <w:color w:val="000000"/>
                <w:sz w:val="20"/>
                <w:szCs w:val="20"/>
              </w:rPr>
            </w:pPr>
            <w:r w:rsidRPr="00261E78">
              <w:rPr>
                <w:color w:val="000000"/>
                <w:sz w:val="20"/>
                <w:szCs w:val="20"/>
              </w:rPr>
              <w:t>(0.011)</w:t>
            </w:r>
          </w:p>
        </w:tc>
        <w:tc>
          <w:tcPr>
            <w:tcW w:w="990" w:type="dxa"/>
            <w:tcBorders>
              <w:top w:val="nil"/>
              <w:left w:val="nil"/>
              <w:bottom w:val="single" w:sz="4" w:space="0" w:color="auto"/>
              <w:right w:val="nil"/>
            </w:tcBorders>
            <w:noWrap/>
            <w:hideMark/>
          </w:tcPr>
          <w:p w14:paraId="1F103806" w14:textId="77777777" w:rsidR="00AF10DA" w:rsidRPr="00261E78" w:rsidRDefault="00AF10DA">
            <w:pPr>
              <w:jc w:val="center"/>
              <w:rPr>
                <w:color w:val="000000"/>
                <w:sz w:val="20"/>
                <w:szCs w:val="20"/>
              </w:rPr>
            </w:pPr>
            <w:r w:rsidRPr="00261E78">
              <w:rPr>
                <w:color w:val="000000"/>
                <w:sz w:val="20"/>
                <w:szCs w:val="20"/>
              </w:rPr>
              <w:t>(0.011)</w:t>
            </w:r>
          </w:p>
        </w:tc>
        <w:tc>
          <w:tcPr>
            <w:tcW w:w="1080" w:type="dxa"/>
            <w:tcBorders>
              <w:top w:val="nil"/>
              <w:left w:val="nil"/>
              <w:bottom w:val="single" w:sz="4" w:space="0" w:color="auto"/>
              <w:right w:val="nil"/>
            </w:tcBorders>
            <w:noWrap/>
            <w:hideMark/>
          </w:tcPr>
          <w:p w14:paraId="4C41F2DB" w14:textId="77777777" w:rsidR="00AF10DA" w:rsidRPr="00261E78" w:rsidRDefault="00AF10DA">
            <w:pPr>
              <w:jc w:val="center"/>
              <w:rPr>
                <w:color w:val="000000"/>
                <w:sz w:val="20"/>
                <w:szCs w:val="20"/>
              </w:rPr>
            </w:pPr>
            <w:r w:rsidRPr="00261E78">
              <w:rPr>
                <w:color w:val="000000"/>
                <w:sz w:val="20"/>
                <w:szCs w:val="20"/>
              </w:rPr>
              <w:t>(0.011)</w:t>
            </w:r>
          </w:p>
        </w:tc>
        <w:tc>
          <w:tcPr>
            <w:tcW w:w="720" w:type="dxa"/>
            <w:tcBorders>
              <w:top w:val="nil"/>
              <w:left w:val="nil"/>
              <w:bottom w:val="single" w:sz="4" w:space="0" w:color="auto"/>
              <w:right w:val="nil"/>
            </w:tcBorders>
            <w:noWrap/>
            <w:hideMark/>
          </w:tcPr>
          <w:p w14:paraId="190E89A3" w14:textId="77777777" w:rsidR="00AF10DA" w:rsidRPr="00261E78" w:rsidRDefault="00AF10DA">
            <w:pPr>
              <w:jc w:val="center"/>
              <w:rPr>
                <w:color w:val="000000"/>
                <w:sz w:val="20"/>
                <w:szCs w:val="20"/>
              </w:rPr>
            </w:pPr>
            <w:r w:rsidRPr="00261E78">
              <w:rPr>
                <w:color w:val="000000"/>
                <w:sz w:val="20"/>
                <w:szCs w:val="20"/>
              </w:rPr>
              <w:t>(0.023)</w:t>
            </w:r>
          </w:p>
        </w:tc>
        <w:tc>
          <w:tcPr>
            <w:tcW w:w="720" w:type="dxa"/>
            <w:tcBorders>
              <w:top w:val="nil"/>
              <w:left w:val="nil"/>
              <w:bottom w:val="single" w:sz="4" w:space="0" w:color="auto"/>
              <w:right w:val="nil"/>
            </w:tcBorders>
            <w:noWrap/>
            <w:hideMark/>
          </w:tcPr>
          <w:p w14:paraId="5DC2F007" w14:textId="77777777" w:rsidR="00AF10DA" w:rsidRPr="00261E78" w:rsidRDefault="00AF10DA">
            <w:pPr>
              <w:jc w:val="center"/>
              <w:rPr>
                <w:color w:val="000000"/>
                <w:sz w:val="20"/>
                <w:szCs w:val="20"/>
              </w:rPr>
            </w:pPr>
            <w:r w:rsidRPr="00261E78">
              <w:rPr>
                <w:color w:val="000000"/>
                <w:sz w:val="20"/>
                <w:szCs w:val="20"/>
              </w:rPr>
              <w:t>(0.017)</w:t>
            </w:r>
          </w:p>
        </w:tc>
        <w:tc>
          <w:tcPr>
            <w:tcW w:w="990" w:type="dxa"/>
            <w:tcBorders>
              <w:top w:val="nil"/>
              <w:left w:val="nil"/>
              <w:bottom w:val="single" w:sz="4" w:space="0" w:color="auto"/>
              <w:right w:val="nil"/>
            </w:tcBorders>
            <w:noWrap/>
            <w:hideMark/>
          </w:tcPr>
          <w:p w14:paraId="1A7F3721" w14:textId="77777777" w:rsidR="00AF10DA" w:rsidRPr="00261E78" w:rsidRDefault="00AF10DA">
            <w:pPr>
              <w:jc w:val="center"/>
              <w:rPr>
                <w:color w:val="000000"/>
                <w:sz w:val="20"/>
                <w:szCs w:val="20"/>
              </w:rPr>
            </w:pPr>
            <w:r w:rsidRPr="00261E78">
              <w:rPr>
                <w:color w:val="000000"/>
                <w:sz w:val="20"/>
                <w:szCs w:val="20"/>
              </w:rPr>
              <w:t>(0.013)</w:t>
            </w:r>
          </w:p>
        </w:tc>
      </w:tr>
      <w:tr w:rsidR="005A1EA5" w:rsidRPr="00261E78" w14:paraId="19237C21" w14:textId="77777777" w:rsidTr="00AF10DA">
        <w:trPr>
          <w:trHeight w:val="280"/>
          <w:jc w:val="center"/>
        </w:trPr>
        <w:tc>
          <w:tcPr>
            <w:tcW w:w="1620" w:type="dxa"/>
            <w:tcBorders>
              <w:top w:val="nil"/>
              <w:left w:val="nil"/>
              <w:bottom w:val="nil"/>
              <w:right w:val="nil"/>
            </w:tcBorders>
            <w:noWrap/>
            <w:hideMark/>
          </w:tcPr>
          <w:p w14:paraId="52743C0A" w14:textId="77777777" w:rsidR="00AF10DA" w:rsidRPr="00261E78" w:rsidRDefault="00AF10DA">
            <w:pPr>
              <w:rPr>
                <w:color w:val="000000"/>
                <w:sz w:val="20"/>
                <w:szCs w:val="20"/>
              </w:rPr>
            </w:pPr>
            <w:r w:rsidRPr="00261E78">
              <w:rPr>
                <w:color w:val="000000"/>
                <w:sz w:val="20"/>
                <w:szCs w:val="20"/>
              </w:rPr>
              <w:t>question timing FE</w:t>
            </w:r>
          </w:p>
        </w:tc>
        <w:tc>
          <w:tcPr>
            <w:tcW w:w="1980" w:type="dxa"/>
            <w:tcBorders>
              <w:top w:val="nil"/>
              <w:left w:val="nil"/>
              <w:bottom w:val="nil"/>
              <w:right w:val="nil"/>
            </w:tcBorders>
            <w:noWrap/>
            <w:hideMark/>
          </w:tcPr>
          <w:p w14:paraId="5030241F" w14:textId="77777777" w:rsidR="00AF10DA" w:rsidRPr="00261E78" w:rsidRDefault="00AF10DA">
            <w:pPr>
              <w:jc w:val="center"/>
              <w:rPr>
                <w:color w:val="000000"/>
                <w:sz w:val="20"/>
                <w:szCs w:val="20"/>
              </w:rPr>
            </w:pPr>
            <w:r w:rsidRPr="00261E78">
              <w:rPr>
                <w:color w:val="000000"/>
                <w:sz w:val="20"/>
                <w:szCs w:val="20"/>
              </w:rPr>
              <w:t>√</w:t>
            </w:r>
          </w:p>
        </w:tc>
        <w:tc>
          <w:tcPr>
            <w:tcW w:w="1260" w:type="dxa"/>
            <w:tcBorders>
              <w:top w:val="nil"/>
              <w:left w:val="nil"/>
              <w:bottom w:val="nil"/>
              <w:right w:val="nil"/>
            </w:tcBorders>
            <w:noWrap/>
            <w:hideMark/>
          </w:tcPr>
          <w:p w14:paraId="61E6A6F4" w14:textId="77777777" w:rsidR="00AF10DA" w:rsidRPr="00261E78" w:rsidRDefault="00AF10DA">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689FDBD8" w14:textId="77777777" w:rsidR="00AF10DA" w:rsidRPr="00261E78" w:rsidRDefault="00AF10DA">
            <w:pPr>
              <w:jc w:val="center"/>
              <w:rPr>
                <w:color w:val="000000"/>
                <w:sz w:val="20"/>
                <w:szCs w:val="20"/>
              </w:rPr>
            </w:pPr>
            <w:r w:rsidRPr="00261E78">
              <w:rPr>
                <w:color w:val="000000"/>
                <w:sz w:val="20"/>
                <w:szCs w:val="20"/>
              </w:rPr>
              <w:t>√</w:t>
            </w:r>
          </w:p>
        </w:tc>
        <w:tc>
          <w:tcPr>
            <w:tcW w:w="1080" w:type="dxa"/>
            <w:tcBorders>
              <w:top w:val="nil"/>
              <w:left w:val="nil"/>
              <w:bottom w:val="nil"/>
              <w:right w:val="nil"/>
            </w:tcBorders>
            <w:noWrap/>
            <w:hideMark/>
          </w:tcPr>
          <w:p w14:paraId="57C1DB50" w14:textId="77777777" w:rsidR="00AF10DA" w:rsidRPr="00261E78" w:rsidRDefault="00AF10DA">
            <w:pPr>
              <w:jc w:val="center"/>
              <w:rPr>
                <w:color w:val="000000"/>
                <w:sz w:val="20"/>
                <w:szCs w:val="20"/>
              </w:rPr>
            </w:pPr>
            <w:r w:rsidRPr="00261E78">
              <w:rPr>
                <w:color w:val="000000"/>
                <w:sz w:val="20"/>
                <w:szCs w:val="20"/>
              </w:rPr>
              <w:t>√</w:t>
            </w:r>
          </w:p>
        </w:tc>
        <w:tc>
          <w:tcPr>
            <w:tcW w:w="720" w:type="dxa"/>
            <w:tcBorders>
              <w:top w:val="nil"/>
              <w:left w:val="nil"/>
              <w:bottom w:val="nil"/>
              <w:right w:val="nil"/>
            </w:tcBorders>
            <w:noWrap/>
            <w:hideMark/>
          </w:tcPr>
          <w:p w14:paraId="430770D7" w14:textId="77777777" w:rsidR="00AF10DA" w:rsidRPr="00261E78" w:rsidRDefault="00AF10DA">
            <w:pPr>
              <w:jc w:val="center"/>
              <w:rPr>
                <w:color w:val="000000"/>
                <w:sz w:val="20"/>
                <w:szCs w:val="20"/>
              </w:rPr>
            </w:pPr>
            <w:r w:rsidRPr="00261E78">
              <w:rPr>
                <w:color w:val="000000"/>
                <w:sz w:val="20"/>
                <w:szCs w:val="20"/>
              </w:rPr>
              <w:t>√</w:t>
            </w:r>
          </w:p>
        </w:tc>
        <w:tc>
          <w:tcPr>
            <w:tcW w:w="720" w:type="dxa"/>
            <w:tcBorders>
              <w:top w:val="nil"/>
              <w:left w:val="nil"/>
              <w:bottom w:val="nil"/>
              <w:right w:val="nil"/>
            </w:tcBorders>
            <w:noWrap/>
            <w:hideMark/>
          </w:tcPr>
          <w:p w14:paraId="0F80CDB6" w14:textId="77777777" w:rsidR="00AF10DA" w:rsidRPr="00261E78" w:rsidRDefault="00AF10DA">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5B607E48" w14:textId="77777777" w:rsidR="00AF10DA" w:rsidRPr="00261E78" w:rsidRDefault="00AF10DA">
            <w:pPr>
              <w:jc w:val="center"/>
              <w:rPr>
                <w:color w:val="000000"/>
                <w:sz w:val="20"/>
                <w:szCs w:val="20"/>
              </w:rPr>
            </w:pPr>
            <w:r w:rsidRPr="00261E78">
              <w:rPr>
                <w:color w:val="000000"/>
                <w:sz w:val="20"/>
                <w:szCs w:val="20"/>
              </w:rPr>
              <w:t>√</w:t>
            </w:r>
          </w:p>
        </w:tc>
      </w:tr>
      <w:tr w:rsidR="005A1EA5" w:rsidRPr="00261E78" w14:paraId="2622F7C3" w14:textId="77777777" w:rsidTr="00AF10DA">
        <w:trPr>
          <w:trHeight w:val="260"/>
          <w:jc w:val="center"/>
        </w:trPr>
        <w:tc>
          <w:tcPr>
            <w:tcW w:w="1620" w:type="dxa"/>
            <w:tcBorders>
              <w:top w:val="nil"/>
              <w:left w:val="nil"/>
              <w:bottom w:val="single" w:sz="4" w:space="0" w:color="auto"/>
              <w:right w:val="nil"/>
            </w:tcBorders>
            <w:noWrap/>
            <w:hideMark/>
          </w:tcPr>
          <w:p w14:paraId="73794529" w14:textId="77777777" w:rsidR="00AF10DA" w:rsidRPr="00261E78" w:rsidRDefault="00AF10DA">
            <w:pPr>
              <w:rPr>
                <w:sz w:val="20"/>
                <w:szCs w:val="20"/>
              </w:rPr>
            </w:pPr>
            <w:r w:rsidRPr="00261E78">
              <w:rPr>
                <w:sz w:val="20"/>
                <w:szCs w:val="20"/>
              </w:rPr>
              <w:t>other controls</w:t>
            </w:r>
          </w:p>
        </w:tc>
        <w:tc>
          <w:tcPr>
            <w:tcW w:w="1980" w:type="dxa"/>
            <w:tcBorders>
              <w:top w:val="nil"/>
              <w:left w:val="nil"/>
              <w:bottom w:val="single" w:sz="4" w:space="0" w:color="auto"/>
              <w:right w:val="nil"/>
            </w:tcBorders>
            <w:noWrap/>
            <w:hideMark/>
          </w:tcPr>
          <w:p w14:paraId="0E5F1834" w14:textId="77777777" w:rsidR="00AF10DA" w:rsidRPr="00261E78" w:rsidRDefault="00AF10DA">
            <w:pPr>
              <w:jc w:val="center"/>
              <w:rPr>
                <w:color w:val="000000"/>
                <w:sz w:val="20"/>
                <w:szCs w:val="20"/>
              </w:rPr>
            </w:pPr>
            <w:r w:rsidRPr="00261E78">
              <w:rPr>
                <w:color w:val="000000"/>
                <w:sz w:val="20"/>
                <w:szCs w:val="20"/>
              </w:rPr>
              <w:t>√</w:t>
            </w:r>
          </w:p>
        </w:tc>
        <w:tc>
          <w:tcPr>
            <w:tcW w:w="1260" w:type="dxa"/>
            <w:tcBorders>
              <w:top w:val="nil"/>
              <w:left w:val="nil"/>
              <w:bottom w:val="single" w:sz="4" w:space="0" w:color="auto"/>
              <w:right w:val="nil"/>
            </w:tcBorders>
            <w:noWrap/>
            <w:hideMark/>
          </w:tcPr>
          <w:p w14:paraId="7130425A" w14:textId="77777777" w:rsidR="00AF10DA" w:rsidRPr="00261E78" w:rsidRDefault="00AF10DA">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636E7120" w14:textId="77777777" w:rsidR="00AF10DA" w:rsidRPr="00261E78" w:rsidRDefault="00AF10DA">
            <w:pPr>
              <w:jc w:val="center"/>
              <w:rPr>
                <w:color w:val="000000"/>
                <w:sz w:val="20"/>
                <w:szCs w:val="20"/>
              </w:rPr>
            </w:pPr>
            <w:r w:rsidRPr="00261E78">
              <w:rPr>
                <w:color w:val="000000"/>
                <w:sz w:val="20"/>
                <w:szCs w:val="20"/>
              </w:rPr>
              <w:t>√</w:t>
            </w:r>
          </w:p>
        </w:tc>
        <w:tc>
          <w:tcPr>
            <w:tcW w:w="1080" w:type="dxa"/>
            <w:tcBorders>
              <w:top w:val="nil"/>
              <w:left w:val="nil"/>
              <w:bottom w:val="single" w:sz="4" w:space="0" w:color="auto"/>
              <w:right w:val="nil"/>
            </w:tcBorders>
            <w:noWrap/>
            <w:hideMark/>
          </w:tcPr>
          <w:p w14:paraId="1EF6D130" w14:textId="77777777" w:rsidR="00AF10DA" w:rsidRPr="00261E78" w:rsidRDefault="00AF10DA">
            <w:pPr>
              <w:jc w:val="center"/>
              <w:rPr>
                <w:color w:val="000000"/>
                <w:sz w:val="20"/>
                <w:szCs w:val="20"/>
              </w:rPr>
            </w:pPr>
            <w:r w:rsidRPr="00261E78">
              <w:rPr>
                <w:color w:val="000000"/>
                <w:sz w:val="20"/>
                <w:szCs w:val="20"/>
              </w:rPr>
              <w:t>√</w:t>
            </w:r>
          </w:p>
        </w:tc>
        <w:tc>
          <w:tcPr>
            <w:tcW w:w="720" w:type="dxa"/>
            <w:tcBorders>
              <w:top w:val="nil"/>
              <w:left w:val="nil"/>
              <w:bottom w:val="single" w:sz="4" w:space="0" w:color="auto"/>
              <w:right w:val="nil"/>
            </w:tcBorders>
            <w:noWrap/>
            <w:hideMark/>
          </w:tcPr>
          <w:p w14:paraId="7DC3DBE0" w14:textId="77777777" w:rsidR="00AF10DA" w:rsidRPr="00261E78" w:rsidRDefault="00AF10DA">
            <w:pPr>
              <w:jc w:val="center"/>
              <w:rPr>
                <w:color w:val="000000"/>
                <w:sz w:val="20"/>
                <w:szCs w:val="20"/>
              </w:rPr>
            </w:pPr>
            <w:r w:rsidRPr="00261E78">
              <w:rPr>
                <w:color w:val="000000"/>
                <w:sz w:val="20"/>
                <w:szCs w:val="20"/>
              </w:rPr>
              <w:t>√</w:t>
            </w:r>
          </w:p>
        </w:tc>
        <w:tc>
          <w:tcPr>
            <w:tcW w:w="720" w:type="dxa"/>
            <w:tcBorders>
              <w:top w:val="nil"/>
              <w:left w:val="nil"/>
              <w:bottom w:val="single" w:sz="4" w:space="0" w:color="auto"/>
              <w:right w:val="nil"/>
            </w:tcBorders>
            <w:noWrap/>
            <w:hideMark/>
          </w:tcPr>
          <w:p w14:paraId="5DD71E7A" w14:textId="77777777" w:rsidR="00AF10DA" w:rsidRPr="00261E78" w:rsidRDefault="00AF10DA">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20B92323" w14:textId="77777777" w:rsidR="00AF10DA" w:rsidRPr="00261E78" w:rsidRDefault="00AF10DA">
            <w:pPr>
              <w:jc w:val="center"/>
              <w:rPr>
                <w:color w:val="000000"/>
                <w:sz w:val="20"/>
                <w:szCs w:val="20"/>
              </w:rPr>
            </w:pPr>
            <w:r w:rsidRPr="00261E78">
              <w:rPr>
                <w:color w:val="000000"/>
                <w:sz w:val="20"/>
                <w:szCs w:val="20"/>
              </w:rPr>
              <w:t>√</w:t>
            </w:r>
          </w:p>
        </w:tc>
      </w:tr>
      <w:tr w:rsidR="005A1EA5" w:rsidRPr="00261E78" w14:paraId="0396E0B3" w14:textId="77777777" w:rsidTr="00AF10DA">
        <w:trPr>
          <w:trHeight w:val="260"/>
          <w:jc w:val="center"/>
        </w:trPr>
        <w:tc>
          <w:tcPr>
            <w:tcW w:w="1620" w:type="dxa"/>
            <w:tcBorders>
              <w:top w:val="nil"/>
              <w:left w:val="nil"/>
              <w:bottom w:val="single" w:sz="4" w:space="0" w:color="auto"/>
              <w:right w:val="nil"/>
            </w:tcBorders>
            <w:noWrap/>
            <w:hideMark/>
          </w:tcPr>
          <w:p w14:paraId="18BE22B5" w14:textId="77777777" w:rsidR="00AF10DA" w:rsidRPr="00261E78" w:rsidRDefault="00AF10DA">
            <w:pPr>
              <w:rPr>
                <w:sz w:val="20"/>
                <w:szCs w:val="20"/>
              </w:rPr>
            </w:pPr>
            <w:r w:rsidRPr="00261E78">
              <w:rPr>
                <w:sz w:val="20"/>
                <w:szCs w:val="20"/>
              </w:rPr>
              <w:t>N</w:t>
            </w:r>
          </w:p>
        </w:tc>
        <w:tc>
          <w:tcPr>
            <w:tcW w:w="1980" w:type="dxa"/>
            <w:tcBorders>
              <w:top w:val="nil"/>
              <w:left w:val="nil"/>
              <w:bottom w:val="single" w:sz="4" w:space="0" w:color="auto"/>
              <w:right w:val="nil"/>
            </w:tcBorders>
            <w:noWrap/>
            <w:hideMark/>
          </w:tcPr>
          <w:p w14:paraId="51463579" w14:textId="77777777" w:rsidR="00AF10DA" w:rsidRPr="00261E78" w:rsidRDefault="00AF10DA">
            <w:pPr>
              <w:jc w:val="center"/>
              <w:rPr>
                <w:sz w:val="20"/>
                <w:szCs w:val="20"/>
              </w:rPr>
            </w:pPr>
            <w:r w:rsidRPr="00261E78">
              <w:rPr>
                <w:sz w:val="20"/>
                <w:szCs w:val="20"/>
              </w:rPr>
              <w:t>3,613</w:t>
            </w:r>
          </w:p>
        </w:tc>
        <w:tc>
          <w:tcPr>
            <w:tcW w:w="1260" w:type="dxa"/>
            <w:tcBorders>
              <w:top w:val="nil"/>
              <w:left w:val="nil"/>
              <w:bottom w:val="single" w:sz="4" w:space="0" w:color="auto"/>
              <w:right w:val="nil"/>
            </w:tcBorders>
            <w:noWrap/>
            <w:hideMark/>
          </w:tcPr>
          <w:p w14:paraId="0D7E33E2" w14:textId="77777777" w:rsidR="00AF10DA" w:rsidRPr="00261E78" w:rsidRDefault="00AF10DA">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3D991F2C" w14:textId="77777777" w:rsidR="00AF10DA" w:rsidRPr="00261E78" w:rsidRDefault="00AF10DA">
            <w:pPr>
              <w:jc w:val="center"/>
              <w:rPr>
                <w:sz w:val="20"/>
                <w:szCs w:val="20"/>
              </w:rPr>
            </w:pPr>
            <w:r w:rsidRPr="00261E78">
              <w:rPr>
                <w:sz w:val="20"/>
                <w:szCs w:val="20"/>
              </w:rPr>
              <w:t>3,613</w:t>
            </w:r>
          </w:p>
        </w:tc>
        <w:tc>
          <w:tcPr>
            <w:tcW w:w="1080" w:type="dxa"/>
            <w:tcBorders>
              <w:top w:val="nil"/>
              <w:left w:val="nil"/>
              <w:bottom w:val="single" w:sz="4" w:space="0" w:color="auto"/>
              <w:right w:val="nil"/>
            </w:tcBorders>
            <w:noWrap/>
            <w:hideMark/>
          </w:tcPr>
          <w:p w14:paraId="364DAC0F" w14:textId="77777777" w:rsidR="00AF10DA" w:rsidRPr="00261E78" w:rsidRDefault="00AF10DA">
            <w:pPr>
              <w:jc w:val="center"/>
              <w:rPr>
                <w:sz w:val="20"/>
                <w:szCs w:val="20"/>
              </w:rPr>
            </w:pPr>
            <w:r w:rsidRPr="00261E78">
              <w:rPr>
                <w:sz w:val="20"/>
                <w:szCs w:val="20"/>
              </w:rPr>
              <w:t>3,613</w:t>
            </w:r>
          </w:p>
        </w:tc>
        <w:tc>
          <w:tcPr>
            <w:tcW w:w="720" w:type="dxa"/>
            <w:tcBorders>
              <w:top w:val="nil"/>
              <w:left w:val="nil"/>
              <w:bottom w:val="single" w:sz="4" w:space="0" w:color="auto"/>
              <w:right w:val="nil"/>
            </w:tcBorders>
            <w:noWrap/>
            <w:hideMark/>
          </w:tcPr>
          <w:p w14:paraId="5CCE8374" w14:textId="77777777" w:rsidR="00AF10DA" w:rsidRPr="00261E78" w:rsidRDefault="00AF10DA">
            <w:pPr>
              <w:jc w:val="center"/>
              <w:rPr>
                <w:color w:val="000000"/>
                <w:sz w:val="20"/>
                <w:szCs w:val="20"/>
              </w:rPr>
            </w:pPr>
            <w:r w:rsidRPr="00261E78">
              <w:rPr>
                <w:color w:val="000000"/>
                <w:sz w:val="20"/>
                <w:szCs w:val="20"/>
              </w:rPr>
              <w:t>838</w:t>
            </w:r>
          </w:p>
        </w:tc>
        <w:tc>
          <w:tcPr>
            <w:tcW w:w="720" w:type="dxa"/>
            <w:tcBorders>
              <w:top w:val="nil"/>
              <w:left w:val="nil"/>
              <w:bottom w:val="single" w:sz="4" w:space="0" w:color="auto"/>
              <w:right w:val="nil"/>
            </w:tcBorders>
            <w:noWrap/>
            <w:hideMark/>
          </w:tcPr>
          <w:p w14:paraId="7995E855" w14:textId="77777777" w:rsidR="00AF10DA" w:rsidRPr="00261E78" w:rsidRDefault="00AF10DA">
            <w:pPr>
              <w:jc w:val="center"/>
              <w:rPr>
                <w:color w:val="000000"/>
                <w:sz w:val="20"/>
                <w:szCs w:val="20"/>
              </w:rPr>
            </w:pPr>
            <w:r w:rsidRPr="00261E78">
              <w:rPr>
                <w:color w:val="000000"/>
                <w:sz w:val="20"/>
                <w:szCs w:val="20"/>
              </w:rPr>
              <w:t>1,607</w:t>
            </w:r>
          </w:p>
        </w:tc>
        <w:tc>
          <w:tcPr>
            <w:tcW w:w="990" w:type="dxa"/>
            <w:tcBorders>
              <w:top w:val="nil"/>
              <w:left w:val="nil"/>
              <w:bottom w:val="single" w:sz="4" w:space="0" w:color="auto"/>
              <w:right w:val="nil"/>
            </w:tcBorders>
            <w:noWrap/>
            <w:hideMark/>
          </w:tcPr>
          <w:p w14:paraId="06FEF400" w14:textId="77777777" w:rsidR="00AF10DA" w:rsidRPr="00261E78" w:rsidRDefault="00AF10DA">
            <w:pPr>
              <w:jc w:val="center"/>
              <w:rPr>
                <w:color w:val="000000"/>
                <w:sz w:val="20"/>
                <w:szCs w:val="20"/>
              </w:rPr>
            </w:pPr>
            <w:r w:rsidRPr="00261E78">
              <w:rPr>
                <w:color w:val="000000"/>
                <w:sz w:val="20"/>
                <w:szCs w:val="20"/>
              </w:rPr>
              <w:t>2,413</w:t>
            </w:r>
          </w:p>
        </w:tc>
      </w:tr>
    </w:tbl>
    <w:p w14:paraId="43BD2E86" w14:textId="1C6F4E0E" w:rsidR="00AF10DA" w:rsidRPr="00261E78" w:rsidRDefault="006E4882" w:rsidP="00A86F82">
      <w:pPr>
        <w:pStyle w:val="Notes"/>
      </w:pPr>
      <w:r w:rsidRPr="00261E78">
        <w:t>Notes: 1. ***p&lt;0.001; **p&lt;0.01; *p&lt;0.05.</w:t>
      </w:r>
      <w:r w:rsidRPr="00261E78">
        <w:br/>
        <w:t>2. Question timing FE indicates the date on which the question was posted.</w:t>
      </w:r>
    </w:p>
    <w:p w14:paraId="2D45EC66" w14:textId="0C664B6D" w:rsidR="00EB7F9E" w:rsidRPr="00261E78" w:rsidRDefault="00B001BA" w:rsidP="00E93697">
      <w:pPr>
        <w:pStyle w:val="Heading3"/>
      </w:pPr>
      <w:bookmarkStart w:id="665" w:name="OLE_LINK3"/>
      <w:r w:rsidRPr="00261E78">
        <w:t>Robustness to</w:t>
      </w:r>
      <w:r w:rsidR="00EB7F9E" w:rsidRPr="00261E78">
        <w:t xml:space="preserve"> Potential </w:t>
      </w:r>
      <w:r w:rsidR="009A1F30" w:rsidRPr="00261E78">
        <w:t xml:space="preserve">Spillover Effects </w:t>
      </w:r>
    </w:p>
    <w:p w14:paraId="04CCA8C4" w14:textId="787DA3DB" w:rsidR="00D72A16" w:rsidRPr="00261E78" w:rsidRDefault="00D72A16" w:rsidP="00A86F82">
      <w:pPr>
        <w:pStyle w:val="Paragraph0"/>
      </w:pPr>
      <w:r w:rsidRPr="00261E78">
        <w:t xml:space="preserve">On SegmentFault, AI-generated answers are visible to all users and could potentially divert attention from questions without AI answers. This contamination might influence outcomes for control questions based on the treatment status of other questions. </w:t>
      </w:r>
      <w:r w:rsidR="004C5626" w:rsidRPr="00261E78">
        <w:t xml:space="preserve">Such spillover effects would violate the </w:t>
      </w:r>
      <w:r w:rsidR="00A83A8C">
        <w:t>s</w:t>
      </w:r>
      <w:r w:rsidR="004C5626" w:rsidRPr="00261E78">
        <w:t xml:space="preserve">table </w:t>
      </w:r>
      <w:r w:rsidR="00A83A8C">
        <w:t>u</w:t>
      </w:r>
      <w:r w:rsidR="004C5626" w:rsidRPr="00261E78">
        <w:t xml:space="preserve">nit </w:t>
      </w:r>
      <w:r w:rsidR="00A83A8C">
        <w:t>t</w:t>
      </w:r>
      <w:r w:rsidR="004C5626" w:rsidRPr="00261E78">
        <w:t xml:space="preserve">reatment </w:t>
      </w:r>
      <w:r w:rsidR="00A83A8C">
        <w:t>v</w:t>
      </w:r>
      <w:r w:rsidR="004C5626" w:rsidRPr="00261E78">
        <w:t xml:space="preserve">alue </w:t>
      </w:r>
      <w:r w:rsidR="00A83A8C">
        <w:t>a</w:t>
      </w:r>
      <w:r w:rsidR="004C5626" w:rsidRPr="00261E78">
        <w:t xml:space="preserve">ssumption (SUTVA), which requires that potential </w:t>
      </w:r>
      <w:r w:rsidR="004C5626" w:rsidRPr="00261E78">
        <w:lastRenderedPageBreak/>
        <w:t>outcomes depend exclusively on a unit</w:t>
      </w:r>
      <w:r w:rsidR="00144466" w:rsidRPr="00261E78">
        <w:t>’</w:t>
      </w:r>
      <w:r w:rsidR="004C5626" w:rsidRPr="00261E78">
        <w:t>s own treatment status—a fundamental condition for valid causal inference in randomized experiments.</w:t>
      </w:r>
    </w:p>
    <w:p w14:paraId="356FC650" w14:textId="20D7B876" w:rsidR="004C5626" w:rsidRDefault="004C5626" w:rsidP="00EB71A4">
      <w:pPr>
        <w:pStyle w:val="Paragraph0"/>
        <w:rPr>
          <w:ins w:id="666" w:author="Dylan CHEN" w:date="2026-03-17T16:01:00Z" w16du:dateUtc="2026-03-17T08:01:00Z"/>
        </w:rPr>
      </w:pPr>
      <w:r w:rsidRPr="00261E78">
        <w:t>To test for potential spillover effects, we implement a comparative analysis between</w:t>
      </w:r>
      <w:ins w:id="667" w:author="Xin Li" w:date="2026-03-21T11:40:00Z" w16du:dateUtc="2026-03-21T03:40:00Z">
        <w:r w:rsidR="00EB71A4">
          <w:t xml:space="preserve"> the </w:t>
        </w:r>
        <w:r w:rsidR="00EB71A4" w:rsidRPr="00261E78">
          <w:t>five-month</w:t>
        </w:r>
        <w:r w:rsidR="00EB71A4">
          <w:t xml:space="preserve"> data of</w:t>
        </w:r>
      </w:ins>
      <w:r w:rsidRPr="00261E78">
        <w:t xml:space="preserve"> our control group and historical data from </w:t>
      </w:r>
      <w:ins w:id="668" w:author="Xin Li" w:date="2026-03-21T11:39:00Z" w16du:dateUtc="2026-03-21T03:39:00Z">
        <w:r w:rsidR="00EB71A4" w:rsidRPr="00261E78">
          <w:t xml:space="preserve">five-month </w:t>
        </w:r>
      </w:ins>
      <w:r w:rsidRPr="00261E78">
        <w:t xml:space="preserve">before the introduction of AI-generated answers (May 2023-September 2023). </w:t>
      </w:r>
      <w:del w:id="669" w:author="Xin Li" w:date="2026-03-21T11:40:00Z" w16du:dateUtc="2026-03-21T03:40:00Z">
        <w:r w:rsidRPr="00261E78" w:rsidDel="00EB71A4">
          <w:delText xml:space="preserve">This five-month historical period matches the </w:delText>
        </w:r>
      </w:del>
      <w:del w:id="670" w:author="Xin Li" w:date="2026-03-21T11:39:00Z" w16du:dateUtc="2026-03-21T03:39:00Z">
        <w:r w:rsidRPr="00261E78" w:rsidDel="00EB71A4">
          <w:delText xml:space="preserve">five-month </w:delText>
        </w:r>
      </w:del>
      <w:del w:id="671" w:author="Xin Li" w:date="2026-03-21T11:40:00Z" w16du:dateUtc="2026-03-21T03:40:00Z">
        <w:r w:rsidRPr="00261E78" w:rsidDel="00EB71A4">
          <w:delText>span of our control group. This</w:delText>
        </w:r>
      </w:del>
      <w:ins w:id="672" w:author="Xin Li" w:date="2026-03-21T11:40:00Z" w16du:dateUtc="2026-03-21T03:40:00Z">
        <w:r w:rsidR="00EB71A4">
          <w:t xml:space="preserve">The two groups </w:t>
        </w:r>
      </w:ins>
      <w:ins w:id="673" w:author="Xin Li" w:date="2026-03-21T11:41:00Z" w16du:dateUtc="2026-03-21T03:41:00Z">
        <w:r w:rsidR="00EB71A4">
          <w:t>are both questions without AI answers and are directly comparable</w:t>
        </w:r>
      </w:ins>
      <w:del w:id="674" w:author="Xin Li" w:date="2026-03-21T11:41:00Z" w16du:dateUtc="2026-03-21T03:41:00Z">
        <w:r w:rsidRPr="00261E78" w:rsidDel="00EB71A4">
          <w:delText xml:space="preserve"> approach provides a clear test for spillover effects</w:delText>
        </w:r>
      </w:del>
      <w:r w:rsidRPr="00261E78">
        <w:t xml:space="preserve">. </w:t>
      </w:r>
      <w:del w:id="675" w:author="Xin Li" w:date="2026-03-21T12:07:00Z" w16du:dateUtc="2026-03-21T04:07:00Z">
        <w:r w:rsidRPr="00261E78" w:rsidDel="00482D7A">
          <w:delText>If spillover effects exist, control questions during the experiment period should show different outcomes compared to similar questions from the pre-AI period, as the control questions would be indirectly affected by AI answers to treated questions.</w:delText>
        </w:r>
      </w:del>
      <w:del w:id="676" w:author="Xin Li" w:date="2026-03-21T11:44:00Z" w16du:dateUtc="2026-03-21T03:44:00Z">
        <w:r w:rsidRPr="00261E78" w:rsidDel="00EB71A4">
          <w:delText xml:space="preserve"> For this analysis, we replace treat</w:delText>
        </w:r>
        <w:r w:rsidR="006E793D" w:rsidDel="00EB71A4">
          <w:delText>ed</w:delText>
        </w:r>
        <w:r w:rsidRPr="00261E78" w:rsidDel="00EB71A4">
          <w:delText xml:space="preserve"> questions with questions posted during the five months before the randomized experiment and rerun Equations 1 and 2.</w:delText>
        </w:r>
      </w:del>
      <w:del w:id="677" w:author="Xin Li" w:date="2026-03-21T12:07:00Z" w16du:dateUtc="2026-03-21T04:07:00Z">
        <w:r w:rsidRPr="00261E78" w:rsidDel="00482D7A">
          <w:delText xml:space="preserve"> </w:delText>
        </w:r>
      </w:del>
      <w:ins w:id="678" w:author="Xin Li" w:date="2026-03-21T12:03:00Z" w16du:dateUtc="2026-03-21T04:03:00Z">
        <w:r w:rsidR="00BA20E7">
          <w:t xml:space="preserve">Since </w:t>
        </w:r>
      </w:ins>
      <w:moveToRangeStart w:id="679" w:author="Xin Li" w:date="2026-03-21T12:03:00Z" w:name="move224987037"/>
      <w:moveTo w:id="680" w:author="Xin Li" w:date="2026-03-21T12:03:00Z" w16du:dateUtc="2026-03-21T04:03:00Z">
        <w:del w:id="681" w:author="Xin Li" w:date="2026-03-21T12:03:00Z" w16du:dateUtc="2026-03-21T04:03:00Z">
          <w:r w:rsidR="00BA20E7" w:rsidDel="00BA20E7">
            <w:delText>P</w:delText>
          </w:r>
        </w:del>
      </w:moveTo>
      <w:ins w:id="682" w:author="Xin Li" w:date="2026-03-21T12:03:00Z" w16du:dateUtc="2026-03-21T04:03:00Z">
        <w:r w:rsidR="00BA20E7">
          <w:t>p</w:t>
        </w:r>
      </w:ins>
      <w:moveTo w:id="683" w:author="Xin Li" w:date="2026-03-21T12:03:00Z" w16du:dateUtc="2026-03-21T04:03:00Z">
        <w:r w:rsidR="00BA20E7">
          <w:t xml:space="preserve">re-experiment questions have been on the platform longer and have mechanically accumulated more answers over time. </w:t>
        </w:r>
        <w:del w:id="684" w:author="Xin Li" w:date="2026-03-21T12:03:00Z" w16du:dateUtc="2026-03-21T04:03:00Z">
          <w:r w:rsidR="00BA20E7" w:rsidDel="00BA20E7">
            <w:delText xml:space="preserve">Any raw mean comparison therefore conflates time-on-platform with genuine behavioral change. </w:delText>
          </w:r>
        </w:del>
        <w:r w:rsidR="00BA20E7">
          <w:t>Our spillover test addresses this concern through regression controls for a cubic polynomial of question age</w:t>
        </w:r>
      </w:moveTo>
      <w:ins w:id="685" w:author="Xin Li" w:date="2026-03-21T12:04:00Z" w16du:dateUtc="2026-03-21T04:04:00Z">
        <w:r w:rsidR="00BA20E7">
          <w:t xml:space="preserve"> (to</w:t>
        </w:r>
      </w:ins>
      <w:moveTo w:id="686" w:author="Xin Li" w:date="2026-03-21T12:03:00Z" w16du:dateUtc="2026-03-21T04:03:00Z">
        <w:del w:id="687" w:author="Xin Li" w:date="2026-03-21T12:04:00Z" w16du:dateUtc="2026-03-21T04:04:00Z">
          <w:r w:rsidR="00BA20E7" w:rsidDel="00BA20E7">
            <w:delText>,</w:delText>
          </w:r>
        </w:del>
        <w:r w:rsidR="00BA20E7">
          <w:t xml:space="preserve"> </w:t>
        </w:r>
        <w:del w:id="688" w:author="Xin Li" w:date="2026-03-21T12:04:00Z" w16du:dateUtc="2026-03-21T04:04:00Z">
          <w:r w:rsidR="00BA20E7" w:rsidDel="00BA20E7">
            <w:delText>which removes the mechanical age effect before estimating the coefficient on the post-AI deployment indicator.</w:delText>
          </w:r>
        </w:del>
      </w:moveTo>
      <w:moveToRangeEnd w:id="679"/>
      <w:del w:id="689" w:author="Xin Li" w:date="2026-03-21T12:04:00Z" w16du:dateUtc="2026-03-21T04:04:00Z">
        <w:r w:rsidRPr="00261E78" w:rsidDel="00BA20E7">
          <w:delText xml:space="preserve">We </w:delText>
        </w:r>
      </w:del>
      <w:r w:rsidRPr="00261E78">
        <w:t>substitute question</w:t>
      </w:r>
      <w:r w:rsidR="00A874FF" w:rsidRPr="00261E78">
        <w:t>/</w:t>
      </w:r>
      <w:r w:rsidR="002E25FA" w:rsidRPr="00261E78">
        <w:t>answer</w:t>
      </w:r>
      <w:r w:rsidRPr="00261E78">
        <w:t xml:space="preserve"> timing fixed effects in Equation 1</w:t>
      </w:r>
      <w:ins w:id="690" w:author="Xin Li" w:date="2026-03-21T12:04:00Z" w16du:dateUtc="2026-03-21T04:04:00Z">
        <w:r w:rsidR="00BA20E7">
          <w:t>, which is not appliable to</w:t>
        </w:r>
      </w:ins>
      <w:del w:id="691" w:author="Xin Li" w:date="2026-03-21T12:04:00Z" w16du:dateUtc="2026-03-21T04:04:00Z">
        <w:r w:rsidRPr="00261E78" w:rsidDel="00BA20E7">
          <w:delText xml:space="preserve"> with a </w:delText>
        </w:r>
        <w:r w:rsidR="002E25FA" w:rsidRPr="00261E78" w:rsidDel="00BA20E7">
          <w:delText xml:space="preserve">cubic </w:delText>
        </w:r>
        <w:r w:rsidRPr="00261E78" w:rsidDel="00BA20E7">
          <w:delText>polynomial of question</w:delText>
        </w:r>
        <w:r w:rsidR="002E25FA" w:rsidRPr="00261E78" w:rsidDel="00BA20E7">
          <w:delText>/answer</w:delText>
        </w:r>
        <w:r w:rsidRPr="00261E78" w:rsidDel="00BA20E7">
          <w:delText xml:space="preserve"> age controls (the duration from posting until our data collection date) because</w:delText>
        </w:r>
      </w:del>
      <w:r w:rsidRPr="00261E78">
        <w:t xml:space="preserve"> the two groups </w:t>
      </w:r>
      <w:ins w:id="692" w:author="Xin Li" w:date="2026-03-21T12:05:00Z" w16du:dateUtc="2026-03-21T04:05:00Z">
        <w:r w:rsidR="00BA20E7">
          <w:t>on two different time slots</w:t>
        </w:r>
      </w:ins>
      <w:del w:id="693" w:author="Xin Li" w:date="2026-03-21T12:05:00Z" w16du:dateUtc="2026-03-21T04:05:00Z">
        <w:r w:rsidRPr="00261E78" w:rsidDel="00BA20E7">
          <w:delText>have no temporal overlap to allow for timing fixed effects</w:delText>
        </w:r>
      </w:del>
      <w:ins w:id="694" w:author="Xin Li" w:date="2026-03-21T12:05:00Z" w16du:dateUtc="2026-03-21T04:05:00Z">
        <w:r w:rsidR="00BA20E7">
          <w:t>)</w:t>
        </w:r>
      </w:ins>
      <w:r w:rsidRPr="00261E78">
        <w:t>.</w:t>
      </w:r>
    </w:p>
    <w:p w14:paraId="41E7C27C" w14:textId="0ECC5BC4" w:rsidR="00FF3904" w:rsidRPr="00261E78" w:rsidDel="00482D7A" w:rsidRDefault="00482D7A" w:rsidP="00A86F82">
      <w:pPr>
        <w:pStyle w:val="Paragraph0"/>
        <w:rPr>
          <w:del w:id="695" w:author="Xin Li" w:date="2026-03-21T12:06:00Z" w16du:dateUtc="2026-03-21T04:06:00Z"/>
        </w:rPr>
      </w:pPr>
      <w:ins w:id="696" w:author="Xin Li" w:date="2026-03-21T12:07:00Z" w16du:dateUtc="2026-03-21T04:07:00Z">
        <w:r w:rsidRPr="00261E78">
          <w:t xml:space="preserve">If spillover effects exist, control questions during the experiment period should show different outcomes compared to similar questions from the pre-AI period, as the control questions would be indirectly affected by AI answers to treated questions. </w:t>
        </w:r>
      </w:ins>
      <w:ins w:id="697" w:author="Dylan CHEN" w:date="2026-03-17T16:01:00Z" w16du:dateUtc="2026-03-17T08:01:00Z">
        <w:del w:id="698" w:author="Xin Li" w:date="2026-03-21T12:06:00Z" w16du:dateUtc="2026-03-21T04:06:00Z">
          <w:r w:rsidR="00FF3904" w:rsidDel="00482D7A">
            <w:delText xml:space="preserve">We note that raw descriptive statistics differ between the two comparison groups: pre-experiment questions (N = 4,137) have a mean of 1.482 human answers (SD = 1.131), while control-group questions during the experiment (N = 1,847) have a mean of 1.305 (SD = 1.172). A direct comparison of these means would be inappropriate because it ignores a critical confounder: question age. </w:delText>
          </w:r>
        </w:del>
      </w:ins>
      <w:moveFromRangeStart w:id="699" w:author="Xin Li" w:date="2026-03-21T12:03:00Z" w:name="move224987037"/>
      <w:moveFrom w:id="700" w:author="Xin Li" w:date="2026-03-21T12:03:00Z" w16du:dateUtc="2026-03-21T04:03:00Z">
        <w:ins w:id="701" w:author="Dylan CHEN" w:date="2026-03-17T16:01:00Z" w16du:dateUtc="2026-03-17T08:01:00Z">
          <w:del w:id="702" w:author="Xin Li" w:date="2026-03-21T12:06:00Z" w16du:dateUtc="2026-03-21T04:06:00Z">
            <w:r w:rsidR="00FF3904" w:rsidDel="00482D7A">
              <w:delText>Pre-experiment questions have been on the platform longer and have mechanically accumulated more answers over time. Any raw mean comparison therefore conflates time-on-platform with genuine behavioral change. Our spillover test addresses this concern through regression controls for a cubic polynomial of question age, which removes the mechanical age effect before estimating the coefficient on the post-AI deployment indicator.</w:delText>
            </w:r>
          </w:del>
        </w:ins>
      </w:moveFrom>
      <w:moveFromRangeEnd w:id="699"/>
    </w:p>
    <w:p w14:paraId="716F80E2" w14:textId="7B1D5058" w:rsidR="00E9793D" w:rsidRPr="00261E78" w:rsidRDefault="00E9793D" w:rsidP="00A86F82">
      <w:pPr>
        <w:pStyle w:val="Paragraph0"/>
      </w:pPr>
      <w:r w:rsidRPr="00261E78">
        <w:t xml:space="preserve">Table </w:t>
      </w:r>
      <w:r w:rsidR="00172908" w:rsidRPr="00261E78">
        <w:t>7</w:t>
      </w:r>
      <w:r w:rsidRPr="00261E78">
        <w:t xml:space="preserve"> shows no significant differences between our control group and pre-AI data for either dependent variable, suggesting spillover is not a concern. This likely results from the platform’s interface design. Users initially see only question titles without any indication </w:t>
      </w:r>
      <w:r w:rsidR="00571AB9">
        <w:t>that</w:t>
      </w:r>
      <w:r w:rsidR="00571AB9" w:rsidRPr="00261E78">
        <w:t xml:space="preserve"> </w:t>
      </w:r>
      <w:r w:rsidRPr="00261E78">
        <w:t>AI-generated answers</w:t>
      </w:r>
      <w:r w:rsidR="00571AB9">
        <w:t xml:space="preserve"> are present</w:t>
      </w:r>
      <w:r w:rsidRPr="00261E78">
        <w:t>. AI answers are discovered only after selecting a question and viewing its detailed page. This two-step process prevents treatment status from influencing question selection, preserving the independence of potential outcomes required by SUTVA.</w:t>
      </w:r>
    </w:p>
    <w:p w14:paraId="1E354BA0" w14:textId="072F14A5" w:rsidR="004D1611" w:rsidRPr="00261E78" w:rsidRDefault="004D1611" w:rsidP="004D1611">
      <w:pPr>
        <w:pStyle w:val="TableFiguretitle"/>
      </w:pPr>
      <w:bookmarkStart w:id="703" w:name="_Ref194764278"/>
      <w:r w:rsidRPr="00261E78">
        <w:t xml:space="preserve">Table </w:t>
      </w:r>
      <w:fldSimple w:instr=" SEQ Table \* ARABIC ">
        <w:r w:rsidR="00172908" w:rsidRPr="00261E78">
          <w:t>7</w:t>
        </w:r>
      </w:fldSimple>
      <w:bookmarkEnd w:id="703"/>
      <w:r w:rsidRPr="00261E78">
        <w:t xml:space="preserve">. Robustness to </w:t>
      </w:r>
      <w:r w:rsidR="005B4C20" w:rsidRPr="00261E78">
        <w:t>potential spillover effects</w:t>
      </w:r>
    </w:p>
    <w:tbl>
      <w:tblPr>
        <w:tblW w:w="5000" w:type="pct"/>
        <w:jc w:val="center"/>
        <w:tblLayout w:type="fixed"/>
        <w:tblLook w:val="04A0" w:firstRow="1" w:lastRow="0" w:firstColumn="1" w:lastColumn="0" w:noHBand="0" w:noVBand="1"/>
      </w:tblPr>
      <w:tblGrid>
        <w:gridCol w:w="5733"/>
        <w:gridCol w:w="1762"/>
        <w:gridCol w:w="1865"/>
      </w:tblGrid>
      <w:tr w:rsidR="004D1611" w:rsidRPr="00261E78" w14:paraId="7F474C44" w14:textId="77777777" w:rsidTr="00633022">
        <w:trPr>
          <w:trHeight w:val="270"/>
          <w:jc w:val="center"/>
        </w:trPr>
        <w:tc>
          <w:tcPr>
            <w:tcW w:w="5733" w:type="dxa"/>
            <w:tcBorders>
              <w:top w:val="single" w:sz="12" w:space="0" w:color="auto"/>
              <w:left w:val="nil"/>
              <w:right w:val="nil"/>
            </w:tcBorders>
            <w:noWrap/>
            <w:vAlign w:val="center"/>
            <w:hideMark/>
          </w:tcPr>
          <w:p w14:paraId="7DA30ACB" w14:textId="77777777" w:rsidR="004D1611" w:rsidRPr="00261E78" w:rsidRDefault="004D1611" w:rsidP="003B7867">
            <w:pPr>
              <w:jc w:val="center"/>
              <w:rPr>
                <w:rFonts w:eastAsia="DengXian"/>
                <w:sz w:val="20"/>
                <w:szCs w:val="20"/>
              </w:rPr>
            </w:pPr>
            <w:r w:rsidRPr="00261E78">
              <w:rPr>
                <w:rFonts w:eastAsia="DengXian"/>
                <w:sz w:val="20"/>
                <w:szCs w:val="20"/>
              </w:rPr>
              <w:t xml:space="preserve">　</w:t>
            </w:r>
          </w:p>
        </w:tc>
        <w:tc>
          <w:tcPr>
            <w:tcW w:w="1762" w:type="dxa"/>
            <w:tcBorders>
              <w:top w:val="single" w:sz="12" w:space="0" w:color="auto"/>
              <w:left w:val="nil"/>
              <w:right w:val="nil"/>
            </w:tcBorders>
            <w:noWrap/>
            <w:vAlign w:val="center"/>
            <w:hideMark/>
          </w:tcPr>
          <w:p w14:paraId="72E20D7F" w14:textId="77777777" w:rsidR="004D1611" w:rsidRPr="00261E78" w:rsidRDefault="004D1611" w:rsidP="003B7867">
            <w:pPr>
              <w:jc w:val="center"/>
              <w:rPr>
                <w:rFonts w:eastAsia="DengXian"/>
                <w:sz w:val="20"/>
                <w:szCs w:val="20"/>
              </w:rPr>
            </w:pPr>
            <w:r w:rsidRPr="00261E78">
              <w:rPr>
                <w:rFonts w:eastAsia="DengXian"/>
                <w:sz w:val="20"/>
                <w:szCs w:val="20"/>
              </w:rPr>
              <w:t>(1)</w:t>
            </w:r>
          </w:p>
        </w:tc>
        <w:tc>
          <w:tcPr>
            <w:tcW w:w="1865" w:type="dxa"/>
            <w:tcBorders>
              <w:top w:val="single" w:sz="12" w:space="0" w:color="auto"/>
              <w:left w:val="nil"/>
              <w:right w:val="nil"/>
            </w:tcBorders>
            <w:noWrap/>
            <w:vAlign w:val="center"/>
            <w:hideMark/>
          </w:tcPr>
          <w:p w14:paraId="652CB5CC" w14:textId="77777777" w:rsidR="004D1611" w:rsidRPr="00261E78" w:rsidRDefault="004D1611" w:rsidP="003B7867">
            <w:pPr>
              <w:jc w:val="center"/>
              <w:rPr>
                <w:rFonts w:eastAsia="DengXian"/>
                <w:sz w:val="20"/>
                <w:szCs w:val="20"/>
              </w:rPr>
            </w:pPr>
            <w:r w:rsidRPr="00261E78">
              <w:rPr>
                <w:rFonts w:eastAsia="DengXian"/>
                <w:sz w:val="20"/>
                <w:szCs w:val="20"/>
              </w:rPr>
              <w:t>(2)</w:t>
            </w:r>
          </w:p>
        </w:tc>
      </w:tr>
      <w:tr w:rsidR="004D1611" w:rsidRPr="00261E78" w14:paraId="5F084E32" w14:textId="77777777" w:rsidTr="00633022">
        <w:trPr>
          <w:trHeight w:val="270"/>
          <w:jc w:val="center"/>
        </w:trPr>
        <w:tc>
          <w:tcPr>
            <w:tcW w:w="5733" w:type="dxa"/>
            <w:tcBorders>
              <w:left w:val="nil"/>
              <w:bottom w:val="nil"/>
              <w:right w:val="nil"/>
            </w:tcBorders>
            <w:noWrap/>
            <w:vAlign w:val="center"/>
          </w:tcPr>
          <w:p w14:paraId="6D45C1E3" w14:textId="77777777" w:rsidR="004D1611" w:rsidRPr="00261E78" w:rsidRDefault="004D1611" w:rsidP="003B7867">
            <w:pPr>
              <w:jc w:val="center"/>
              <w:rPr>
                <w:rFonts w:eastAsia="DengXian"/>
                <w:sz w:val="20"/>
                <w:szCs w:val="20"/>
              </w:rPr>
            </w:pPr>
          </w:p>
        </w:tc>
        <w:tc>
          <w:tcPr>
            <w:tcW w:w="1762" w:type="dxa"/>
            <w:tcBorders>
              <w:left w:val="nil"/>
              <w:bottom w:val="single" w:sz="4" w:space="0" w:color="auto"/>
              <w:right w:val="nil"/>
            </w:tcBorders>
            <w:noWrap/>
            <w:vAlign w:val="center"/>
          </w:tcPr>
          <w:p w14:paraId="282C24F7" w14:textId="1A0F3D56" w:rsidR="004D1611" w:rsidRPr="00261E78" w:rsidRDefault="00EB1D46" w:rsidP="003B7867">
            <w:pPr>
              <w:jc w:val="center"/>
              <w:rPr>
                <w:rFonts w:eastAsia="DengXian"/>
                <w:sz w:val="20"/>
                <w:szCs w:val="20"/>
              </w:rPr>
            </w:pPr>
            <w:r w:rsidRPr="00261E78">
              <w:rPr>
                <w:sz w:val="20"/>
                <w:szCs w:val="20"/>
              </w:rPr>
              <w:t xml:space="preserve">DV: </w:t>
            </w:r>
            <w:r w:rsidR="004D1611" w:rsidRPr="00261E78">
              <w:rPr>
                <w:i/>
                <w:iCs/>
                <w:sz w:val="20"/>
                <w:szCs w:val="20"/>
              </w:rPr>
              <w:t>answerNum</w:t>
            </w:r>
            <w:r w:rsidR="004D1611" w:rsidRPr="00261E78">
              <w:rPr>
                <w:i/>
                <w:iCs/>
                <w:sz w:val="20"/>
                <w:szCs w:val="20"/>
                <w:vertAlign w:val="subscript"/>
              </w:rPr>
              <w:t>i</w:t>
            </w:r>
          </w:p>
        </w:tc>
        <w:tc>
          <w:tcPr>
            <w:tcW w:w="1865" w:type="dxa"/>
            <w:tcBorders>
              <w:left w:val="nil"/>
              <w:bottom w:val="single" w:sz="4" w:space="0" w:color="auto"/>
              <w:right w:val="nil"/>
            </w:tcBorders>
            <w:noWrap/>
            <w:vAlign w:val="center"/>
          </w:tcPr>
          <w:p w14:paraId="4092E92E" w14:textId="668E0251" w:rsidR="004D1611" w:rsidRPr="00261E78" w:rsidRDefault="00EB1D46" w:rsidP="003B7867">
            <w:pPr>
              <w:jc w:val="center"/>
              <w:rPr>
                <w:rFonts w:eastAsia="DengXian"/>
                <w:sz w:val="20"/>
                <w:szCs w:val="20"/>
              </w:rPr>
            </w:pPr>
            <w:r w:rsidRPr="00261E78">
              <w:rPr>
                <w:sz w:val="20"/>
                <w:szCs w:val="20"/>
              </w:rPr>
              <w:t xml:space="preserve">DV: </w:t>
            </w:r>
            <w:r w:rsidR="00475B1C" w:rsidRPr="00261E78">
              <w:rPr>
                <w:i/>
                <w:iCs/>
                <w:color w:val="000000"/>
                <w:sz w:val="20"/>
                <w:szCs w:val="20"/>
              </w:rPr>
              <w:t>netlikeNum</w:t>
            </w:r>
            <w:r w:rsidR="00082C9F" w:rsidRPr="00261E78">
              <w:rPr>
                <w:i/>
                <w:iCs/>
                <w:color w:val="000000"/>
                <w:sz w:val="20"/>
                <w:szCs w:val="20"/>
                <w:vertAlign w:val="subscript"/>
              </w:rPr>
              <w:t>ij</w:t>
            </w:r>
          </w:p>
        </w:tc>
      </w:tr>
      <w:tr w:rsidR="004D1611" w:rsidRPr="00261E78" w14:paraId="254B8BA6" w14:textId="77777777" w:rsidTr="00D36DED">
        <w:trPr>
          <w:trHeight w:val="280"/>
          <w:jc w:val="center"/>
        </w:trPr>
        <w:tc>
          <w:tcPr>
            <w:tcW w:w="5733" w:type="dxa"/>
            <w:vMerge w:val="restart"/>
            <w:tcBorders>
              <w:top w:val="nil"/>
              <w:left w:val="nil"/>
              <w:right w:val="nil"/>
            </w:tcBorders>
            <w:noWrap/>
            <w:vAlign w:val="center"/>
            <w:hideMark/>
          </w:tcPr>
          <w:p w14:paraId="5CACAEC0" w14:textId="77777777" w:rsidR="004D1611" w:rsidRPr="00261E78" w:rsidRDefault="004D1611" w:rsidP="003B7867">
            <w:pPr>
              <w:rPr>
                <w:rFonts w:eastAsia="DengXian"/>
                <w:sz w:val="20"/>
                <w:szCs w:val="20"/>
              </w:rPr>
            </w:pPr>
            <w:r w:rsidRPr="00261E78">
              <w:rPr>
                <w:rFonts w:eastAsia="DengXian"/>
                <w:sz w:val="20"/>
                <w:szCs w:val="20"/>
              </w:rPr>
              <w:t>post-AI deployment control group indicator</w:t>
            </w:r>
          </w:p>
        </w:tc>
        <w:tc>
          <w:tcPr>
            <w:tcW w:w="1762" w:type="dxa"/>
            <w:tcBorders>
              <w:top w:val="nil"/>
              <w:left w:val="nil"/>
              <w:bottom w:val="nil"/>
              <w:right w:val="nil"/>
            </w:tcBorders>
            <w:noWrap/>
            <w:vAlign w:val="center"/>
            <w:hideMark/>
          </w:tcPr>
          <w:p w14:paraId="67B8ECBD" w14:textId="27D6CCC5" w:rsidR="004D1611" w:rsidRPr="00261E78" w:rsidRDefault="004D1611" w:rsidP="003B7867">
            <w:pPr>
              <w:jc w:val="center"/>
              <w:rPr>
                <w:rFonts w:eastAsia="DengXian"/>
                <w:sz w:val="20"/>
                <w:szCs w:val="20"/>
              </w:rPr>
            </w:pPr>
            <w:r w:rsidRPr="00261E78">
              <w:rPr>
                <w:rFonts w:eastAsia="DengXian"/>
                <w:sz w:val="20"/>
                <w:szCs w:val="20"/>
              </w:rPr>
              <w:t>-0.0</w:t>
            </w:r>
            <w:r w:rsidR="000D1BBE" w:rsidRPr="00261E78">
              <w:rPr>
                <w:rFonts w:eastAsia="DengXian"/>
                <w:sz w:val="20"/>
                <w:szCs w:val="20"/>
              </w:rPr>
              <w:t>22</w:t>
            </w:r>
          </w:p>
        </w:tc>
        <w:tc>
          <w:tcPr>
            <w:tcW w:w="1865" w:type="dxa"/>
            <w:tcBorders>
              <w:top w:val="nil"/>
              <w:left w:val="nil"/>
              <w:bottom w:val="nil"/>
              <w:right w:val="nil"/>
            </w:tcBorders>
            <w:noWrap/>
            <w:vAlign w:val="center"/>
            <w:hideMark/>
          </w:tcPr>
          <w:p w14:paraId="3C5F0B91" w14:textId="20C56C31" w:rsidR="004D1611" w:rsidRPr="00261E78" w:rsidRDefault="004D1611" w:rsidP="003B7867">
            <w:pPr>
              <w:jc w:val="center"/>
              <w:rPr>
                <w:rFonts w:eastAsia="DengXian"/>
                <w:sz w:val="20"/>
                <w:szCs w:val="20"/>
              </w:rPr>
            </w:pPr>
            <w:r w:rsidRPr="00261E78">
              <w:rPr>
                <w:rFonts w:eastAsia="DengXian"/>
                <w:sz w:val="20"/>
                <w:szCs w:val="20"/>
              </w:rPr>
              <w:t>-0.0</w:t>
            </w:r>
            <w:r w:rsidR="000D1BBE" w:rsidRPr="00261E78">
              <w:rPr>
                <w:rFonts w:eastAsia="DengXian"/>
                <w:sz w:val="20"/>
                <w:szCs w:val="20"/>
              </w:rPr>
              <w:t>16</w:t>
            </w:r>
          </w:p>
        </w:tc>
      </w:tr>
      <w:tr w:rsidR="004D1611" w:rsidRPr="00261E78" w14:paraId="55E983B8" w14:textId="77777777" w:rsidTr="00D36DED">
        <w:trPr>
          <w:trHeight w:val="270"/>
          <w:jc w:val="center"/>
        </w:trPr>
        <w:tc>
          <w:tcPr>
            <w:tcW w:w="5733" w:type="dxa"/>
            <w:vMerge/>
            <w:tcBorders>
              <w:left w:val="nil"/>
              <w:bottom w:val="nil"/>
              <w:right w:val="nil"/>
            </w:tcBorders>
            <w:noWrap/>
            <w:vAlign w:val="center"/>
            <w:hideMark/>
          </w:tcPr>
          <w:p w14:paraId="5E392E34" w14:textId="77777777" w:rsidR="004D1611" w:rsidRPr="00261E78" w:rsidRDefault="004D1611" w:rsidP="003B7867">
            <w:pPr>
              <w:jc w:val="center"/>
              <w:rPr>
                <w:rFonts w:eastAsia="DengXian"/>
                <w:sz w:val="20"/>
                <w:szCs w:val="20"/>
              </w:rPr>
            </w:pPr>
          </w:p>
        </w:tc>
        <w:tc>
          <w:tcPr>
            <w:tcW w:w="1762" w:type="dxa"/>
            <w:tcBorders>
              <w:top w:val="nil"/>
              <w:left w:val="nil"/>
              <w:bottom w:val="nil"/>
              <w:right w:val="nil"/>
            </w:tcBorders>
            <w:noWrap/>
            <w:vAlign w:val="center"/>
            <w:hideMark/>
          </w:tcPr>
          <w:p w14:paraId="52AE64FE" w14:textId="5B0617BE" w:rsidR="004D1611" w:rsidRPr="00261E78" w:rsidRDefault="004D1611" w:rsidP="003B7867">
            <w:pPr>
              <w:jc w:val="center"/>
              <w:rPr>
                <w:sz w:val="20"/>
                <w:szCs w:val="20"/>
              </w:rPr>
            </w:pPr>
            <w:r w:rsidRPr="00261E78">
              <w:rPr>
                <w:rFonts w:eastAsia="DengXian"/>
                <w:sz w:val="20"/>
                <w:szCs w:val="20"/>
              </w:rPr>
              <w:t>(0.01</w:t>
            </w:r>
            <w:r w:rsidR="001E5448" w:rsidRPr="00261E78">
              <w:rPr>
                <w:rFonts w:eastAsia="DengXian"/>
                <w:sz w:val="20"/>
                <w:szCs w:val="20"/>
              </w:rPr>
              <w:t>5</w:t>
            </w:r>
            <w:r w:rsidRPr="00261E78">
              <w:rPr>
                <w:rFonts w:eastAsia="DengXian"/>
                <w:sz w:val="20"/>
                <w:szCs w:val="20"/>
              </w:rPr>
              <w:t>)</w:t>
            </w:r>
          </w:p>
        </w:tc>
        <w:tc>
          <w:tcPr>
            <w:tcW w:w="1865" w:type="dxa"/>
            <w:tcBorders>
              <w:top w:val="nil"/>
              <w:left w:val="nil"/>
              <w:bottom w:val="nil"/>
              <w:right w:val="nil"/>
            </w:tcBorders>
            <w:noWrap/>
            <w:vAlign w:val="center"/>
            <w:hideMark/>
          </w:tcPr>
          <w:p w14:paraId="076557E4" w14:textId="7D65A1F1" w:rsidR="004D1611" w:rsidRPr="00261E78" w:rsidRDefault="004D1611" w:rsidP="003B7867">
            <w:pPr>
              <w:jc w:val="center"/>
              <w:rPr>
                <w:rFonts w:eastAsia="DengXian"/>
                <w:sz w:val="20"/>
                <w:szCs w:val="20"/>
              </w:rPr>
            </w:pPr>
            <w:r w:rsidRPr="00261E78">
              <w:rPr>
                <w:rFonts w:eastAsia="DengXian"/>
                <w:sz w:val="20"/>
                <w:szCs w:val="20"/>
              </w:rPr>
              <w:t>(0.02</w:t>
            </w:r>
            <w:r w:rsidR="000D1BBE" w:rsidRPr="00261E78">
              <w:rPr>
                <w:rFonts w:eastAsia="DengXian"/>
                <w:sz w:val="20"/>
                <w:szCs w:val="20"/>
              </w:rPr>
              <w:t>6</w:t>
            </w:r>
            <w:r w:rsidRPr="00261E78">
              <w:rPr>
                <w:rFonts w:eastAsia="DengXian"/>
                <w:sz w:val="20"/>
                <w:szCs w:val="20"/>
              </w:rPr>
              <w:t>)</w:t>
            </w:r>
          </w:p>
        </w:tc>
      </w:tr>
      <w:tr w:rsidR="00D36DED" w:rsidRPr="00261E78" w14:paraId="6DD3A9AA" w14:textId="77777777" w:rsidTr="00D36DED">
        <w:trPr>
          <w:trHeight w:val="260"/>
          <w:jc w:val="center"/>
        </w:trPr>
        <w:tc>
          <w:tcPr>
            <w:tcW w:w="5733" w:type="dxa"/>
            <w:tcBorders>
              <w:top w:val="single" w:sz="8" w:space="0" w:color="auto"/>
              <w:left w:val="nil"/>
              <w:bottom w:val="nil"/>
              <w:right w:val="nil"/>
            </w:tcBorders>
            <w:noWrap/>
            <w:vAlign w:val="center"/>
          </w:tcPr>
          <w:p w14:paraId="7A6F0507" w14:textId="3437AF52" w:rsidR="00D36DED" w:rsidRPr="00261E78" w:rsidRDefault="00D36DED" w:rsidP="00D36DED">
            <w:pPr>
              <w:rPr>
                <w:rFonts w:eastAsia="DengXian"/>
                <w:sz w:val="20"/>
                <w:szCs w:val="20"/>
              </w:rPr>
            </w:pPr>
            <w:r w:rsidRPr="00261E78">
              <w:rPr>
                <w:rFonts w:eastAsia="DengXian"/>
                <w:sz w:val="20"/>
                <w:szCs w:val="20"/>
              </w:rPr>
              <w:t xml:space="preserve">controlling for </w:t>
            </w:r>
            <w:r w:rsidR="007100DD" w:rsidRPr="00261E78">
              <w:rPr>
                <w:rFonts w:eastAsia="DengXian"/>
                <w:sz w:val="20"/>
                <w:szCs w:val="20"/>
              </w:rPr>
              <w:t xml:space="preserve">a </w:t>
            </w:r>
            <w:r w:rsidR="000C2DF4" w:rsidRPr="00261E78">
              <w:rPr>
                <w:rFonts w:eastAsia="DengXian"/>
                <w:sz w:val="20"/>
                <w:szCs w:val="20"/>
              </w:rPr>
              <w:t xml:space="preserve">cubic </w:t>
            </w:r>
            <w:r w:rsidR="007100DD" w:rsidRPr="00261E78">
              <w:rPr>
                <w:rFonts w:eastAsia="DengXian"/>
                <w:sz w:val="20"/>
                <w:szCs w:val="20"/>
              </w:rPr>
              <w:t xml:space="preserve">polynomial of </w:t>
            </w:r>
            <w:r w:rsidRPr="00261E78">
              <w:rPr>
                <w:rFonts w:eastAsia="DengXian"/>
                <w:sz w:val="20"/>
                <w:szCs w:val="20"/>
              </w:rPr>
              <w:t>question</w:t>
            </w:r>
            <w:r w:rsidR="000D1BBE" w:rsidRPr="00261E78">
              <w:rPr>
                <w:rFonts w:eastAsia="DengXian"/>
                <w:sz w:val="20"/>
                <w:szCs w:val="20"/>
              </w:rPr>
              <w:t>/answer</w:t>
            </w:r>
            <w:r w:rsidRPr="00261E78">
              <w:rPr>
                <w:rFonts w:eastAsia="DengXian"/>
                <w:sz w:val="20"/>
                <w:szCs w:val="20"/>
              </w:rPr>
              <w:t xml:space="preserve"> age</w:t>
            </w:r>
          </w:p>
        </w:tc>
        <w:tc>
          <w:tcPr>
            <w:tcW w:w="1762" w:type="dxa"/>
            <w:tcBorders>
              <w:top w:val="single" w:sz="8" w:space="0" w:color="auto"/>
              <w:left w:val="nil"/>
              <w:bottom w:val="nil"/>
              <w:right w:val="nil"/>
            </w:tcBorders>
            <w:noWrap/>
            <w:vAlign w:val="center"/>
          </w:tcPr>
          <w:p w14:paraId="1020DFEC" w14:textId="77777777" w:rsidR="00D36DED" w:rsidRPr="00261E78" w:rsidRDefault="00D36DED" w:rsidP="00D36DED">
            <w:pPr>
              <w:jc w:val="center"/>
              <w:rPr>
                <w:rFonts w:eastAsia="DengXian"/>
                <w:sz w:val="20"/>
                <w:szCs w:val="20"/>
              </w:rPr>
            </w:pPr>
            <w:r w:rsidRPr="00261E78">
              <w:rPr>
                <w:rFonts w:eastAsia="DengXian"/>
                <w:sz w:val="20"/>
                <w:szCs w:val="20"/>
              </w:rPr>
              <w:t>√</w:t>
            </w:r>
          </w:p>
        </w:tc>
        <w:tc>
          <w:tcPr>
            <w:tcW w:w="1865" w:type="dxa"/>
            <w:tcBorders>
              <w:top w:val="single" w:sz="8" w:space="0" w:color="auto"/>
              <w:left w:val="nil"/>
              <w:bottom w:val="nil"/>
              <w:right w:val="nil"/>
            </w:tcBorders>
            <w:noWrap/>
            <w:vAlign w:val="center"/>
          </w:tcPr>
          <w:p w14:paraId="583B164F" w14:textId="71567218" w:rsidR="00D36DED" w:rsidRPr="00261E78" w:rsidRDefault="000C2DF4" w:rsidP="00D36DED">
            <w:pPr>
              <w:jc w:val="center"/>
              <w:rPr>
                <w:rFonts w:eastAsia="DengXian"/>
                <w:sz w:val="20"/>
                <w:szCs w:val="20"/>
              </w:rPr>
            </w:pPr>
            <w:r w:rsidRPr="00261E78">
              <w:rPr>
                <w:rFonts w:eastAsia="DengXian"/>
                <w:sz w:val="20"/>
                <w:szCs w:val="20"/>
              </w:rPr>
              <w:t>√</w:t>
            </w:r>
          </w:p>
        </w:tc>
      </w:tr>
      <w:tr w:rsidR="00D36DED" w:rsidRPr="00261E78" w14:paraId="3B11EE24" w14:textId="77777777" w:rsidTr="00633022">
        <w:trPr>
          <w:trHeight w:val="270"/>
          <w:jc w:val="center"/>
        </w:trPr>
        <w:tc>
          <w:tcPr>
            <w:tcW w:w="5733" w:type="dxa"/>
            <w:tcBorders>
              <w:top w:val="nil"/>
              <w:left w:val="nil"/>
              <w:bottom w:val="single" w:sz="8" w:space="0" w:color="auto"/>
              <w:right w:val="nil"/>
            </w:tcBorders>
            <w:noWrap/>
            <w:vAlign w:val="center"/>
          </w:tcPr>
          <w:p w14:paraId="6C20DE35" w14:textId="77777777" w:rsidR="00D36DED" w:rsidRPr="00261E78" w:rsidRDefault="00D36DED" w:rsidP="00D36DED">
            <w:pPr>
              <w:rPr>
                <w:rFonts w:eastAsia="DengXian"/>
                <w:b/>
                <w:bCs/>
                <w:sz w:val="20"/>
                <w:szCs w:val="20"/>
              </w:rPr>
            </w:pPr>
            <w:r w:rsidRPr="00261E78">
              <w:rPr>
                <w:rFonts w:eastAsia="DengXian"/>
                <w:sz w:val="20"/>
                <w:szCs w:val="20"/>
              </w:rPr>
              <w:t>other controls</w:t>
            </w:r>
          </w:p>
        </w:tc>
        <w:tc>
          <w:tcPr>
            <w:tcW w:w="1762" w:type="dxa"/>
            <w:tcBorders>
              <w:top w:val="nil"/>
              <w:left w:val="nil"/>
              <w:bottom w:val="single" w:sz="8" w:space="0" w:color="auto"/>
              <w:right w:val="nil"/>
            </w:tcBorders>
            <w:noWrap/>
            <w:vAlign w:val="center"/>
          </w:tcPr>
          <w:p w14:paraId="43F99668" w14:textId="77777777" w:rsidR="00D36DED" w:rsidRPr="00261E78" w:rsidRDefault="00D36DED" w:rsidP="00D36DED">
            <w:pPr>
              <w:jc w:val="center"/>
              <w:rPr>
                <w:rFonts w:eastAsia="DengXian"/>
                <w:sz w:val="20"/>
                <w:szCs w:val="20"/>
              </w:rPr>
            </w:pPr>
            <w:r w:rsidRPr="00261E78">
              <w:rPr>
                <w:rFonts w:eastAsia="DengXian"/>
                <w:sz w:val="20"/>
                <w:szCs w:val="20"/>
              </w:rPr>
              <w:t>√</w:t>
            </w:r>
          </w:p>
        </w:tc>
        <w:tc>
          <w:tcPr>
            <w:tcW w:w="1865" w:type="dxa"/>
            <w:tcBorders>
              <w:top w:val="nil"/>
              <w:left w:val="nil"/>
              <w:bottom w:val="single" w:sz="8" w:space="0" w:color="auto"/>
              <w:right w:val="nil"/>
            </w:tcBorders>
            <w:noWrap/>
            <w:vAlign w:val="center"/>
          </w:tcPr>
          <w:p w14:paraId="590BF70F" w14:textId="1419D2A9" w:rsidR="00D36DED" w:rsidRPr="00261E78" w:rsidRDefault="00D36DED" w:rsidP="00D36DED">
            <w:pPr>
              <w:jc w:val="center"/>
              <w:rPr>
                <w:rFonts w:eastAsia="DengXian"/>
                <w:sz w:val="20"/>
                <w:szCs w:val="20"/>
              </w:rPr>
            </w:pPr>
            <w:r w:rsidRPr="00261E78">
              <w:rPr>
                <w:rFonts w:eastAsia="DengXian"/>
                <w:sz w:val="20"/>
                <w:szCs w:val="20"/>
              </w:rPr>
              <w:t>√</w:t>
            </w:r>
          </w:p>
        </w:tc>
      </w:tr>
      <w:tr w:rsidR="004D1611" w:rsidRPr="00261E78" w14:paraId="134EA36B" w14:textId="77777777" w:rsidTr="00633022">
        <w:trPr>
          <w:trHeight w:val="283"/>
          <w:jc w:val="center"/>
        </w:trPr>
        <w:tc>
          <w:tcPr>
            <w:tcW w:w="5733" w:type="dxa"/>
            <w:tcBorders>
              <w:top w:val="single" w:sz="8" w:space="0" w:color="auto"/>
              <w:left w:val="nil"/>
              <w:bottom w:val="single" w:sz="12" w:space="0" w:color="auto"/>
              <w:right w:val="nil"/>
            </w:tcBorders>
            <w:noWrap/>
            <w:vAlign w:val="center"/>
            <w:hideMark/>
          </w:tcPr>
          <w:p w14:paraId="39E99FF0" w14:textId="77777777" w:rsidR="004D1611" w:rsidRPr="00261E78" w:rsidRDefault="004D1611" w:rsidP="003B7867">
            <w:pPr>
              <w:rPr>
                <w:rFonts w:eastAsia="DengXian"/>
                <w:sz w:val="20"/>
                <w:szCs w:val="20"/>
              </w:rPr>
            </w:pPr>
            <w:r w:rsidRPr="00261E78">
              <w:rPr>
                <w:rFonts w:eastAsia="DengXian"/>
                <w:sz w:val="20"/>
                <w:szCs w:val="20"/>
              </w:rPr>
              <w:t>N</w:t>
            </w:r>
          </w:p>
        </w:tc>
        <w:tc>
          <w:tcPr>
            <w:tcW w:w="1762" w:type="dxa"/>
            <w:tcBorders>
              <w:top w:val="single" w:sz="8" w:space="0" w:color="auto"/>
              <w:left w:val="nil"/>
              <w:bottom w:val="single" w:sz="12" w:space="0" w:color="auto"/>
              <w:right w:val="nil"/>
            </w:tcBorders>
            <w:noWrap/>
            <w:vAlign w:val="center"/>
            <w:hideMark/>
          </w:tcPr>
          <w:p w14:paraId="52A99141" w14:textId="38ED3074" w:rsidR="004D1611" w:rsidRPr="00261E78" w:rsidRDefault="000D1BBE" w:rsidP="003B7867">
            <w:pPr>
              <w:jc w:val="center"/>
              <w:rPr>
                <w:rFonts w:eastAsia="DengXian"/>
                <w:sz w:val="20"/>
                <w:szCs w:val="20"/>
              </w:rPr>
            </w:pPr>
            <w:r w:rsidRPr="00261E78">
              <w:rPr>
                <w:rFonts w:eastAsia="DengXian"/>
                <w:sz w:val="20"/>
                <w:szCs w:val="20"/>
              </w:rPr>
              <w:t>5,984</w:t>
            </w:r>
          </w:p>
        </w:tc>
        <w:tc>
          <w:tcPr>
            <w:tcW w:w="1865" w:type="dxa"/>
            <w:tcBorders>
              <w:top w:val="single" w:sz="8" w:space="0" w:color="auto"/>
              <w:left w:val="nil"/>
              <w:bottom w:val="single" w:sz="12" w:space="0" w:color="auto"/>
              <w:right w:val="nil"/>
            </w:tcBorders>
            <w:noWrap/>
            <w:vAlign w:val="center"/>
            <w:hideMark/>
          </w:tcPr>
          <w:p w14:paraId="4E364700" w14:textId="54618871" w:rsidR="004D1611" w:rsidRPr="00261E78" w:rsidRDefault="000D1BBE" w:rsidP="003B7867">
            <w:pPr>
              <w:jc w:val="center"/>
              <w:rPr>
                <w:rFonts w:eastAsia="DengXian"/>
                <w:sz w:val="20"/>
                <w:szCs w:val="20"/>
              </w:rPr>
            </w:pPr>
            <w:r w:rsidRPr="00261E78">
              <w:rPr>
                <w:rFonts w:eastAsia="DengXian"/>
                <w:sz w:val="20"/>
                <w:szCs w:val="20"/>
              </w:rPr>
              <w:t>8,961</w:t>
            </w:r>
          </w:p>
        </w:tc>
      </w:tr>
    </w:tbl>
    <w:p w14:paraId="6E671B95" w14:textId="73BD9E21" w:rsidR="004D1611" w:rsidRPr="00261E78" w:rsidRDefault="004D1611" w:rsidP="00633022">
      <w:pPr>
        <w:pStyle w:val="Notes"/>
      </w:pPr>
      <w:r w:rsidRPr="00261E78">
        <w:lastRenderedPageBreak/>
        <w:t>Note: 1. ***p&lt;0.001; **p&lt;0.01; *p&lt;0.05.</w:t>
      </w:r>
      <w:ins w:id="704" w:author="Dylan CHEN" w:date="2026-03-20T14:28:00Z" w16du:dateUtc="2026-03-20T06:28:00Z">
        <w:r w:rsidR="00576758">
          <w:br/>
        </w:r>
        <w:r w:rsidR="00576758">
          <w:rPr>
            <w:rFonts w:hint="eastAsia"/>
          </w:rPr>
          <w:t xml:space="preserve">2. </w:t>
        </w:r>
        <w:r w:rsidR="00576758" w:rsidRPr="00576758">
          <w:t>We also applied all robustness checks conducted for the main effects to the spillover tests</w:t>
        </w:r>
      </w:ins>
      <w:ins w:id="705" w:author="Dylan CHEN" w:date="2026-03-20T14:29:00Z" w16du:dateUtc="2026-03-20T06:29:00Z">
        <w:r w:rsidR="00012289">
          <w:rPr>
            <w:rFonts w:hint="eastAsia"/>
          </w:rPr>
          <w:t xml:space="preserve">. </w:t>
        </w:r>
        <w:r w:rsidR="00012289" w:rsidRPr="00012289">
          <w:t>All results remain consistent across specifications, showing no significant spillover effects.</w:t>
        </w:r>
      </w:ins>
    </w:p>
    <w:bookmarkEnd w:id="665"/>
    <w:p w14:paraId="2994EE93" w14:textId="0F378CA5" w:rsidR="00312F42" w:rsidRPr="00261E78" w:rsidRDefault="00B001BA" w:rsidP="00E93697">
      <w:pPr>
        <w:pStyle w:val="Heading3"/>
      </w:pPr>
      <w:r w:rsidRPr="00261E78">
        <w:rPr>
          <w:rFonts w:eastAsiaTheme="minorEastAsia"/>
        </w:rPr>
        <w:t xml:space="preserve">Robustness to </w:t>
      </w:r>
      <w:r w:rsidR="0005397D" w:rsidRPr="00261E78">
        <w:rPr>
          <w:rFonts w:eastAsiaTheme="minorEastAsia"/>
        </w:rPr>
        <w:t>Quality</w:t>
      </w:r>
      <w:r w:rsidRPr="00261E78">
        <w:rPr>
          <w:rFonts w:eastAsiaTheme="minorEastAsia"/>
        </w:rPr>
        <w:t xml:space="preserve"> of</w:t>
      </w:r>
      <w:r w:rsidR="00312F42" w:rsidRPr="00261E78">
        <w:rPr>
          <w:rFonts w:eastAsiaTheme="minorEastAsia"/>
        </w:rPr>
        <w:t xml:space="preserve"> Random Assignment</w:t>
      </w:r>
    </w:p>
    <w:p w14:paraId="42261A85" w14:textId="31A88FD6" w:rsidR="00E9793D" w:rsidRPr="00261E78" w:rsidRDefault="00E9793D" w:rsidP="00A86F82">
      <w:pPr>
        <w:pStyle w:val="Paragraph0"/>
      </w:pPr>
      <w:r w:rsidRPr="00261E78">
        <w:t xml:space="preserve">Since we did not conduct the experiment ourselves, the platform might have assigned AI answers based on internal metrics unobservable to us. Although our tests show no relationship between treatment status and observable characteristics, selection on </w:t>
      </w:r>
      <w:r w:rsidR="00531B3B" w:rsidRPr="00261E78">
        <w:t>unobservable</w:t>
      </w:r>
      <w:r w:rsidR="00D1059C">
        <w:t>s</w:t>
      </w:r>
      <w:r w:rsidRPr="00261E78">
        <w:t xml:space="preserve"> remains a concern.</w:t>
      </w:r>
    </w:p>
    <w:p w14:paraId="106A425D" w14:textId="1815A418" w:rsidR="00E9793D" w:rsidRPr="00261E78" w:rsidRDefault="00E9793D" w:rsidP="00A86F82">
      <w:pPr>
        <w:pStyle w:val="Paragraph0"/>
      </w:pPr>
      <w:r w:rsidRPr="00261E78">
        <w:t xml:space="preserve">We employ the Oster (2019) method to assess robustness when random assignment might be compromised by unobservables. This approach examines how the treatment effect changes with observable controls and infers potential changes if unobservables were controlled. The method provides two key parameters: </w:t>
      </w:r>
      <w:r w:rsidRPr="00261E78">
        <w:rPr>
          <w:i/>
          <w:iCs/>
        </w:rPr>
        <w:t>δ</w:t>
      </w:r>
      <w:r w:rsidRPr="00261E78">
        <w:t xml:space="preserve">, which indicates how important unobservables would need to be relative to observables to nullify the treatment effect (values exceeding </w:t>
      </w:r>
      <w:r w:rsidR="006F5EBF" w:rsidRPr="00261E78">
        <w:t>1</w:t>
      </w:r>
      <w:r w:rsidRPr="00261E78">
        <w:t xml:space="preserve"> suggest robustness), and </w:t>
      </w:r>
      <w:r w:rsidRPr="00261E78">
        <w:rPr>
          <w:i/>
          <w:iCs/>
        </w:rPr>
        <w:t>β*</w:t>
      </w:r>
      <w:r w:rsidRPr="00261E78">
        <w:t xml:space="preserve">, the bias-adjusted effect assuming selection on unobservables. These parameters require an assumption on </w:t>
      </w:r>
      <w:r w:rsidRPr="00261E78">
        <w:rPr>
          <w:i/>
          <w:iCs/>
        </w:rPr>
        <w:t>R²ₘₐₓ</w:t>
      </w:r>
      <w:r w:rsidRPr="00261E78">
        <w:t xml:space="preserve">, the maximum possible R-squared value achievable if all unobservables were controlled for. </w:t>
      </w:r>
      <w:r w:rsidRPr="00261E78">
        <w:rPr>
          <w:i/>
          <w:iCs/>
        </w:rPr>
        <w:t>R²ₘₐₓ</w:t>
      </w:r>
      <w:r w:rsidRPr="00261E78">
        <w:t xml:space="preserve"> is typically set at 1.3 times the </w:t>
      </w:r>
      <w:r w:rsidRPr="00261E78">
        <w:rPr>
          <w:i/>
          <w:iCs/>
        </w:rPr>
        <w:t>R²</w:t>
      </w:r>
      <w:r w:rsidRPr="00261E78">
        <w:t xml:space="preserve"> from the regression with observable controls only </w:t>
      </w:r>
      <w:r w:rsidRPr="00261E78">
        <w:fldChar w:fldCharType="begin" w:fldLock="1"/>
      </w:r>
      <w:r w:rsidRPr="00261E78">
        <w:instrText xml:space="preserve"> ADDIN ZOTERO_ITEM CSL_CITATION {"citationID":"ivaupwu8","properties":{"formattedCitation":"[38]","plainCitation":"[38]","dontUpdate":true,"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Pr="00261E78">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Pr="00261E78">
        <w:instrText>R</w:instrText>
      </w:r>
      <w:r w:rsidRPr="00261E78">
        <w:instrText>平方运动。我发展了一个形式上的有界论证。我展示了两个验证练习，并讨论了在经济学文献中的应用。本文的补充材料可以在网上找到。</w:instrText>
      </w:r>
      <w:r w:rsidRPr="00261E78">
        <w:instrText>","call-number":"2","container-title":"Journal of Business &amp; Economic Statistics","DOI":"10.1080/07350015.2016.1227711","ISSN":"0735-0015","issue":"2","journalAbbreviation":"J. Bus. Econom. Statist.","language":"en","note":"</w:instrText>
      </w:r>
      <w:r w:rsidRPr="00261E78">
        <w:rPr>
          <w:rFonts w:ascii="Apple Color Emoji" w:hAnsi="Apple Color Emoji" w:cs="Apple Color Emoji"/>
        </w:rPr>
        <w:instrText>🏷️</w:instrText>
      </w:r>
      <w:r w:rsidRPr="00261E78">
        <w:instrText xml:space="preserve"> </w:instrText>
      </w:r>
      <w:r w:rsidRPr="00261E78">
        <w:rPr>
          <w:rFonts w:ascii="Apple Color Emoji" w:hAnsi="Apple Color Emoji" w:cs="Apple Color Emoji"/>
        </w:rPr>
        <w:instrText>📒</w:instrText>
      </w:r>
      <w:r w:rsidRPr="00261E78">
        <w:instrText>、</w:instrText>
      </w:r>
      <w:r w:rsidRPr="00261E78">
        <w:instrText>/reading</w:instrText>
      </w:r>
      <w:r w:rsidRPr="00261E78">
        <w:instrText>、</w:instrText>
      </w:r>
      <w:r w:rsidRPr="00261E78">
        <w:instrText>Coefficient stability</w:instrText>
      </w:r>
      <w:r w:rsidRPr="00261E78">
        <w:instrText>、</w:instrText>
      </w:r>
      <w:r w:rsidRPr="00261E78">
        <w:instrText>Omitted variable bias</w:instrText>
      </w:r>
      <w:r w:rsidRPr="00261E78">
        <w:instrText>、</w:instrText>
      </w:r>
      <w:r w:rsidRPr="00261E78">
        <w:instrText xml:space="preserve">Selection","page":"187-204","source":"3 (Q1)","title":"Unobservable selection and coefficient stability: Theory and evidence","title-short":"Unobservable selection and coefficient stability","volume":"37","author":[{"family":"Oster","given":"Emily"}],"issued":{"date-parts":[["2019",4,3]]}}}],"schema":"https://github.com/citation-style-language/schema/raw/master/csl-citation.json"} </w:instrText>
      </w:r>
      <w:r w:rsidRPr="00261E78">
        <w:fldChar w:fldCharType="separate"/>
      </w:r>
      <w:r w:rsidRPr="00261E78">
        <w:t>(Oster, 2019)</w:t>
      </w:r>
      <w:r w:rsidRPr="00261E78">
        <w:fldChar w:fldCharType="end"/>
      </w:r>
      <w:r w:rsidRPr="00261E78">
        <w:t>.</w:t>
      </w:r>
    </w:p>
    <w:p w14:paraId="4D1697AA" w14:textId="309084DF" w:rsidR="00E9793D" w:rsidRPr="00261E78" w:rsidRDefault="00E9793D" w:rsidP="00A86F82">
      <w:pPr>
        <w:pStyle w:val="Paragraph0"/>
      </w:pPr>
      <w:r w:rsidRPr="00261E78">
        <w:t xml:space="preserve">Table </w:t>
      </w:r>
      <w:r w:rsidR="00FB2A9C" w:rsidRPr="00261E78">
        <w:t>8</w:t>
      </w:r>
      <w:r w:rsidRPr="00261E78">
        <w:t xml:space="preserve"> reveals remarkable consistency between original and bias-adjusted coefficients. For answer supply, the original coefficient (-0.046) differs negligibly from the bias-adjusted coefficient (-0.045). For </w:t>
      </w:r>
      <w:r w:rsidR="00304A09" w:rsidRPr="00261E78">
        <w:t>viewer</w:t>
      </w:r>
      <w:r w:rsidRPr="00261E78">
        <w:t xml:space="preserve"> recognition</w:t>
      </w:r>
      <w:r w:rsidR="00304A09" w:rsidRPr="00261E78">
        <w:t xml:space="preserve"> of human answers</w:t>
      </w:r>
      <w:r w:rsidRPr="00261E78">
        <w:t xml:space="preserve">, we observe similar consistency (-0.046 versus -0.044). The </w:t>
      </w:r>
      <w:r w:rsidRPr="00261E78">
        <w:rPr>
          <w:i/>
          <w:iCs/>
        </w:rPr>
        <w:t>δ</w:t>
      </w:r>
      <w:r w:rsidRPr="00261E78">
        <w:t xml:space="preserve"> values for both outcomes (39.719 and 26.744) far exceed the recommended threshold of </w:t>
      </w:r>
      <w:r w:rsidR="008C6AF9" w:rsidRPr="00261E78">
        <w:t>1</w:t>
      </w:r>
      <w:r w:rsidRPr="00261E78">
        <w:t>, indicating that unobservables would need to be dramatically more important than observables to explain away our findings. These results provide strong evidence for the quality of random assignment and robustness of our main conclusions.</w:t>
      </w:r>
    </w:p>
    <w:p w14:paraId="11BF0E37" w14:textId="00F96566" w:rsidR="00312F42" w:rsidRPr="00261E78" w:rsidRDefault="006D52DB" w:rsidP="00312F42">
      <w:pPr>
        <w:pStyle w:val="TableFiguretitle"/>
      </w:pPr>
      <w:bookmarkStart w:id="706" w:name="_Ref194135100"/>
      <w:bookmarkStart w:id="707" w:name="_Ref177392144"/>
      <w:r w:rsidRPr="00261E78">
        <w:t xml:space="preserve">Table </w:t>
      </w:r>
      <w:fldSimple w:instr=" SEQ Table \* ARABIC ">
        <w:r w:rsidR="00FB2A9C" w:rsidRPr="00261E78">
          <w:t>8</w:t>
        </w:r>
      </w:fldSimple>
      <w:bookmarkEnd w:id="706"/>
      <w:r w:rsidRPr="00261E78">
        <w:t xml:space="preserve">. </w:t>
      </w:r>
      <w:bookmarkEnd w:id="707"/>
      <w:r w:rsidR="00312F42" w:rsidRPr="00261E78">
        <w:t xml:space="preserve">Robustness to </w:t>
      </w:r>
      <w:r w:rsidR="002C29E2" w:rsidRPr="00261E78">
        <w:t xml:space="preserve">the </w:t>
      </w:r>
      <w:r w:rsidR="00395094" w:rsidRPr="00261E78">
        <w:t>quality</w:t>
      </w:r>
      <w:r w:rsidR="00312F42" w:rsidRPr="00261E78">
        <w:t xml:space="preserve"> of random assignment</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610"/>
        <w:gridCol w:w="1218"/>
        <w:gridCol w:w="850"/>
        <w:gridCol w:w="765"/>
        <w:gridCol w:w="1691"/>
        <w:gridCol w:w="2226"/>
      </w:tblGrid>
      <w:tr w:rsidR="00312F42" w:rsidRPr="00261E78" w14:paraId="78AB3EF8" w14:textId="77777777" w:rsidTr="00DD644D">
        <w:trPr>
          <w:trHeight w:val="270"/>
          <w:jc w:val="center"/>
        </w:trPr>
        <w:tc>
          <w:tcPr>
            <w:tcW w:w="2610" w:type="dxa"/>
            <w:noWrap/>
            <w:vAlign w:val="center"/>
            <w:hideMark/>
          </w:tcPr>
          <w:p w14:paraId="69910D39" w14:textId="77777777" w:rsidR="00312F42" w:rsidRPr="00261E78" w:rsidRDefault="00312F42" w:rsidP="003B7867">
            <w:pPr>
              <w:jc w:val="center"/>
              <w:rPr>
                <w:rFonts w:eastAsia="DengXian"/>
                <w:sz w:val="22"/>
                <w:szCs w:val="22"/>
              </w:rPr>
            </w:pPr>
            <w:r w:rsidRPr="00261E78">
              <w:rPr>
                <w:rFonts w:eastAsia="DengXian"/>
                <w:sz w:val="22"/>
                <w:szCs w:val="22"/>
              </w:rPr>
              <w:lastRenderedPageBreak/>
              <w:t xml:space="preserve">　</w:t>
            </w:r>
          </w:p>
        </w:tc>
        <w:tc>
          <w:tcPr>
            <w:tcW w:w="1218" w:type="dxa"/>
            <w:tcBorders>
              <w:top w:val="single" w:sz="12" w:space="0" w:color="auto"/>
              <w:bottom w:val="single" w:sz="8" w:space="0" w:color="auto"/>
            </w:tcBorders>
            <w:vAlign w:val="center"/>
          </w:tcPr>
          <w:p w14:paraId="7CB53B37" w14:textId="3DFC7D41" w:rsidR="00312F42" w:rsidRPr="00261E78" w:rsidRDefault="0094200E" w:rsidP="003B7867">
            <w:pPr>
              <w:jc w:val="center"/>
              <w:rPr>
                <w:rFonts w:cs="Georgia"/>
                <w:sz w:val="22"/>
                <w:szCs w:val="22"/>
              </w:rPr>
            </w:pPr>
            <w:r w:rsidRPr="00261E78">
              <w:rPr>
                <w:rFonts w:eastAsia="DengXian"/>
                <w:sz w:val="22"/>
                <w:szCs w:val="22"/>
              </w:rPr>
              <w:t>Original coeffi</w:t>
            </w:r>
            <w:r w:rsidR="00CC2BB7">
              <w:rPr>
                <w:rFonts w:eastAsia="DengXian"/>
                <w:sz w:val="22"/>
                <w:szCs w:val="22"/>
              </w:rPr>
              <w:t>ci</w:t>
            </w:r>
            <w:r w:rsidRPr="00261E78">
              <w:rPr>
                <w:rFonts w:eastAsia="DengXian"/>
                <w:sz w:val="22"/>
                <w:szCs w:val="22"/>
              </w:rPr>
              <w:t>ent</w:t>
            </w:r>
            <w:r w:rsidR="00A9797D" w:rsidRPr="00261E78">
              <w:rPr>
                <w:rFonts w:eastAsia="DengXian"/>
                <w:sz w:val="22"/>
                <w:szCs w:val="22"/>
              </w:rPr>
              <w:t xml:space="preserve"> </w:t>
            </w:r>
            <m:oMath>
              <m:acc>
                <m:accPr>
                  <m:ctrlPr>
                    <w:ins w:id="708" w:author="CHEN Junluo" w:date="2025-12-10T23:52:00Z" w16du:dateUtc="2025-12-10T15:52:00Z">
                      <w:rPr>
                        <w:rFonts w:ascii="Cambria Math" w:hAnsi="Cambria Math"/>
                        <w:i/>
                        <w:sz w:val="22"/>
                        <w:szCs w:val="22"/>
                      </w:rPr>
                    </w:ins>
                  </m:ctrlPr>
                </m:accPr>
                <m:e>
                  <m:r>
                    <w:rPr>
                      <w:rFonts w:ascii="Cambria Math" w:hAnsi="Cambria Math"/>
                      <w:sz w:val="22"/>
                      <w:szCs w:val="22"/>
                    </w:rPr>
                    <m:t>β</m:t>
                  </m:r>
                </m:e>
              </m:acc>
            </m:oMath>
          </w:p>
        </w:tc>
        <w:tc>
          <w:tcPr>
            <w:tcW w:w="850" w:type="dxa"/>
            <w:tcBorders>
              <w:top w:val="single" w:sz="12" w:space="0" w:color="auto"/>
              <w:bottom w:val="single" w:sz="8" w:space="0" w:color="auto"/>
            </w:tcBorders>
            <w:vAlign w:val="center"/>
          </w:tcPr>
          <w:p w14:paraId="4FADA251" w14:textId="77777777" w:rsidR="00312F42" w:rsidRPr="00261E78" w:rsidRDefault="00000000" w:rsidP="003B7867">
            <w:pPr>
              <w:jc w:val="center"/>
              <w:rPr>
                <w:rFonts w:cs="Georgia"/>
                <w:sz w:val="22"/>
                <w:szCs w:val="22"/>
              </w:rPr>
            </w:pPr>
            <m:oMathPara>
              <m:oMath>
                <m:sSup>
                  <m:sSupPr>
                    <m:ctrlPr>
                      <w:ins w:id="709" w:author="CHEN Junluo" w:date="2025-12-10T23:52:00Z" w16du:dateUtc="2025-12-10T15:52:00Z">
                        <w:rPr>
                          <w:rFonts w:ascii="Cambria Math" w:hAnsi="Cambria Math"/>
                          <w:i/>
                          <w:sz w:val="22"/>
                          <w:szCs w:val="22"/>
                        </w:rPr>
                      </w:ins>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765" w:type="dxa"/>
            <w:tcBorders>
              <w:top w:val="single" w:sz="12" w:space="0" w:color="auto"/>
              <w:bottom w:val="single" w:sz="8" w:space="0" w:color="auto"/>
            </w:tcBorders>
            <w:noWrap/>
            <w:vAlign w:val="center"/>
            <w:hideMark/>
          </w:tcPr>
          <w:p w14:paraId="5338E8A6" w14:textId="77777777" w:rsidR="00312F42" w:rsidRPr="00261E78" w:rsidRDefault="00000000" w:rsidP="003B7867">
            <w:pPr>
              <w:jc w:val="center"/>
              <w:rPr>
                <w:rFonts w:eastAsia="DengXian"/>
                <w:sz w:val="22"/>
                <w:szCs w:val="22"/>
              </w:rPr>
            </w:pPr>
            <m:oMathPara>
              <m:oMath>
                <m:sSubSup>
                  <m:sSubSupPr>
                    <m:ctrlPr>
                      <w:ins w:id="710" w:author="CHEN Junluo" w:date="2025-12-10T23:52:00Z" w16du:dateUtc="2025-12-10T15:52:00Z">
                        <w:rPr>
                          <w:rFonts w:ascii="Cambria Math" w:hAnsi="Cambria Math"/>
                          <w:i/>
                          <w:sz w:val="22"/>
                          <w:szCs w:val="22"/>
                        </w:rPr>
                      </w:ins>
                    </m:ctrlPr>
                  </m:sSubSupPr>
                  <m:e>
                    <m:r>
                      <w:rPr>
                        <w:rFonts w:ascii="Cambria Math" w:hAnsi="Cambria Math"/>
                        <w:sz w:val="22"/>
                        <w:szCs w:val="22"/>
                      </w:rPr>
                      <m:t>R</m:t>
                    </m:r>
                  </m:e>
                  <m:sub>
                    <m:r>
                      <m:rPr>
                        <m:nor/>
                      </m:rPr>
                      <w:rPr>
                        <w:rFonts w:ascii="Cambria Math" w:hAnsi="Cambria Math"/>
                        <w:sz w:val="22"/>
                        <w:szCs w:val="22"/>
                      </w:rPr>
                      <m:t>max</m:t>
                    </m:r>
                    <m:ctrlPr>
                      <w:ins w:id="711" w:author="CHEN Junluo" w:date="2025-12-10T23:52:00Z" w16du:dateUtc="2025-12-10T15:52:00Z">
                        <w:rPr>
                          <w:rFonts w:ascii="Cambria Math" w:hAnsi="Cambria Math"/>
                          <w:sz w:val="22"/>
                          <w:szCs w:val="22"/>
                        </w:rPr>
                      </w:ins>
                    </m:ctrlPr>
                  </m:sub>
                  <m:sup>
                    <m:r>
                      <w:rPr>
                        <w:rFonts w:ascii="Cambria Math" w:eastAsiaTheme="minorEastAsia" w:hAnsi="Cambria Math"/>
                        <w:sz w:val="22"/>
                        <w:szCs w:val="22"/>
                      </w:rPr>
                      <m:t>2</m:t>
                    </m:r>
                  </m:sup>
                </m:sSubSup>
              </m:oMath>
            </m:oMathPara>
          </w:p>
        </w:tc>
        <w:tc>
          <w:tcPr>
            <w:tcW w:w="1691" w:type="dxa"/>
            <w:tcBorders>
              <w:top w:val="single" w:sz="12" w:space="0" w:color="auto"/>
              <w:bottom w:val="single" w:sz="8" w:space="0" w:color="auto"/>
            </w:tcBorders>
            <w:noWrap/>
            <w:vAlign w:val="center"/>
            <w:hideMark/>
          </w:tcPr>
          <w:p w14:paraId="4941FF5F" w14:textId="77777777" w:rsidR="00312F42" w:rsidRPr="00261E78" w:rsidRDefault="00312F42" w:rsidP="003B7867">
            <w:pPr>
              <w:jc w:val="center"/>
              <w:rPr>
                <w:rFonts w:eastAsia="DengXian"/>
                <w:sz w:val="22"/>
                <w:szCs w:val="22"/>
              </w:rPr>
            </w:pPr>
            <w:r w:rsidRPr="00261E78">
              <w:rPr>
                <w:rFonts w:eastAsia="DengXian"/>
                <w:sz w:val="22"/>
                <w:szCs w:val="22"/>
              </w:rPr>
              <w:t xml:space="preserve">Bias-adjusted effect </w:t>
            </w:r>
            <m:oMath>
              <m:sSup>
                <m:sSupPr>
                  <m:ctrlPr>
                    <w:ins w:id="712" w:author="CHEN Junluo" w:date="2025-12-10T23:52:00Z" w16du:dateUtc="2025-12-10T15:52:00Z">
                      <w:rPr>
                        <w:rFonts w:ascii="Cambria Math" w:hAnsi="Cambria Math"/>
                        <w:i/>
                        <w:sz w:val="22"/>
                        <w:szCs w:val="22"/>
                      </w:rPr>
                    </w:ins>
                  </m:ctrlPr>
                </m:sSupPr>
                <m:e>
                  <m:r>
                    <w:rPr>
                      <w:rFonts w:ascii="Cambria Math" w:hAnsi="Cambria Math"/>
                      <w:sz w:val="22"/>
                      <w:szCs w:val="22"/>
                    </w:rPr>
                    <m:t>β</m:t>
                  </m:r>
                </m:e>
                <m:sup>
                  <m:r>
                    <w:rPr>
                      <w:rFonts w:ascii="Cambria Math" w:hAnsi="Cambria Math"/>
                      <w:sz w:val="22"/>
                      <w:szCs w:val="22"/>
                    </w:rPr>
                    <m:t>*</m:t>
                  </m:r>
                </m:sup>
              </m:sSup>
            </m:oMath>
          </w:p>
        </w:tc>
        <w:tc>
          <w:tcPr>
            <w:tcW w:w="2226" w:type="dxa"/>
            <w:tcBorders>
              <w:top w:val="single" w:sz="12" w:space="0" w:color="auto"/>
              <w:bottom w:val="single" w:sz="8" w:space="0" w:color="auto"/>
            </w:tcBorders>
            <w:noWrap/>
            <w:vAlign w:val="center"/>
            <w:hideMark/>
          </w:tcPr>
          <w:p w14:paraId="03EEBBE7" w14:textId="77777777" w:rsidR="00312F42" w:rsidRPr="00261E78" w:rsidRDefault="00312F42" w:rsidP="003B7867">
            <w:pPr>
              <w:jc w:val="center"/>
              <w:rPr>
                <w:rFonts w:eastAsia="DengXian"/>
                <w:sz w:val="22"/>
                <w:szCs w:val="22"/>
              </w:rPr>
            </w:pPr>
            <m:oMath>
              <m:r>
                <w:rPr>
                  <w:rFonts w:ascii="Cambria Math" w:hAnsi="Cambria Math"/>
                  <w:sz w:val="22"/>
                  <w:szCs w:val="22"/>
                </w:rPr>
                <m:t>δ</m:t>
              </m:r>
            </m:oMath>
            <w:r w:rsidRPr="00261E78">
              <w:rPr>
                <w:rFonts w:eastAsia="DengXian"/>
                <w:sz w:val="22"/>
                <w:szCs w:val="22"/>
              </w:rPr>
              <w:t xml:space="preserve"> for </w:t>
            </w:r>
            <w:r w:rsidRPr="00261E78">
              <w:rPr>
                <w:rFonts w:eastAsia="DengXian"/>
                <w:i/>
                <w:iCs/>
                <w:sz w:val="22"/>
                <w:szCs w:val="22"/>
              </w:rPr>
              <w:t>β</w:t>
            </w:r>
            <w:r w:rsidRPr="00261E78">
              <w:rPr>
                <w:rFonts w:eastAsia="DengXian"/>
                <w:sz w:val="22"/>
                <w:szCs w:val="22"/>
              </w:rPr>
              <w:t xml:space="preserve">=0 given </w:t>
            </w:r>
            <m:oMath>
              <m:sSubSup>
                <m:sSubSupPr>
                  <m:ctrlPr>
                    <w:ins w:id="713" w:author="CHEN Junluo" w:date="2025-12-10T23:52:00Z" w16du:dateUtc="2025-12-10T15:52:00Z">
                      <w:rPr>
                        <w:rFonts w:ascii="Cambria Math" w:hAnsi="Cambria Math"/>
                        <w:i/>
                        <w:sz w:val="22"/>
                        <w:szCs w:val="22"/>
                      </w:rPr>
                    </w:ins>
                  </m:ctrlPr>
                </m:sSubSupPr>
                <m:e>
                  <m:r>
                    <w:rPr>
                      <w:rFonts w:ascii="Cambria Math" w:hAnsi="Cambria Math"/>
                      <w:sz w:val="22"/>
                      <w:szCs w:val="22"/>
                    </w:rPr>
                    <m:t>R</m:t>
                  </m:r>
                </m:e>
                <m:sub>
                  <m:r>
                    <m:rPr>
                      <m:nor/>
                    </m:rPr>
                    <w:rPr>
                      <w:rFonts w:ascii="Cambria Math" w:hAnsi="Cambria Math"/>
                      <w:sz w:val="22"/>
                      <w:szCs w:val="22"/>
                    </w:rPr>
                    <m:t>max</m:t>
                  </m:r>
                  <m:ctrlPr>
                    <w:ins w:id="714" w:author="CHEN Junluo" w:date="2025-12-10T23:52:00Z" w16du:dateUtc="2025-12-10T15:52:00Z">
                      <w:rPr>
                        <w:rFonts w:ascii="Cambria Math" w:hAnsi="Cambria Math"/>
                        <w:sz w:val="22"/>
                        <w:szCs w:val="22"/>
                      </w:rPr>
                    </w:ins>
                  </m:ctrlPr>
                </m:sub>
                <m:sup>
                  <m:r>
                    <w:rPr>
                      <w:rFonts w:ascii="Cambria Math" w:eastAsiaTheme="minorEastAsia" w:hAnsi="Cambria Math"/>
                      <w:sz w:val="22"/>
                      <w:szCs w:val="22"/>
                    </w:rPr>
                    <m:t>2</m:t>
                  </m:r>
                </m:sup>
              </m:sSubSup>
            </m:oMath>
          </w:p>
        </w:tc>
      </w:tr>
      <w:tr w:rsidR="00312F42" w:rsidRPr="00261E78" w14:paraId="2E980E0F" w14:textId="77777777" w:rsidTr="00DD644D">
        <w:trPr>
          <w:trHeight w:val="270"/>
          <w:jc w:val="center"/>
        </w:trPr>
        <w:tc>
          <w:tcPr>
            <w:tcW w:w="2610" w:type="dxa"/>
            <w:noWrap/>
            <w:vAlign w:val="center"/>
            <w:hideMark/>
          </w:tcPr>
          <w:p w14:paraId="5C9B96D2" w14:textId="05C67EED" w:rsidR="00312F42" w:rsidRPr="00261E78" w:rsidRDefault="00312F42" w:rsidP="003B7867">
            <w:pPr>
              <w:rPr>
                <w:rFonts w:eastAsia="DengXian"/>
                <w:sz w:val="22"/>
                <w:szCs w:val="22"/>
              </w:rPr>
            </w:pPr>
            <w:r w:rsidRPr="00261E78">
              <w:rPr>
                <w:rFonts w:eastAsia="DengXian"/>
                <w:sz w:val="22"/>
                <w:szCs w:val="22"/>
              </w:rPr>
              <w:t xml:space="preserve">DV: </w:t>
            </w:r>
            <w:r w:rsidRPr="00261E78">
              <w:rPr>
                <w:i/>
                <w:iCs/>
                <w:sz w:val="22"/>
                <w:szCs w:val="22"/>
              </w:rPr>
              <w:t>answerNum</w:t>
            </w:r>
            <w:r w:rsidR="0091501E" w:rsidRPr="00261E78">
              <w:rPr>
                <w:i/>
                <w:iCs/>
                <w:sz w:val="22"/>
                <w:szCs w:val="22"/>
                <w:vertAlign w:val="subscript"/>
              </w:rPr>
              <w:t>i</w:t>
            </w:r>
          </w:p>
        </w:tc>
        <w:tc>
          <w:tcPr>
            <w:tcW w:w="1218" w:type="dxa"/>
            <w:vAlign w:val="center"/>
          </w:tcPr>
          <w:p w14:paraId="57F5D153" w14:textId="77777777" w:rsidR="00312F42" w:rsidRPr="00261E78" w:rsidRDefault="00312F42" w:rsidP="003B7867">
            <w:pPr>
              <w:jc w:val="center"/>
              <w:rPr>
                <w:rFonts w:eastAsia="DengXian"/>
                <w:sz w:val="22"/>
                <w:szCs w:val="22"/>
              </w:rPr>
            </w:pPr>
            <w:r w:rsidRPr="00261E78">
              <w:rPr>
                <w:rFonts w:eastAsia="DengXian"/>
                <w:sz w:val="22"/>
                <w:szCs w:val="22"/>
              </w:rPr>
              <w:t xml:space="preserve">-0.046 </w:t>
            </w:r>
          </w:p>
        </w:tc>
        <w:tc>
          <w:tcPr>
            <w:tcW w:w="850" w:type="dxa"/>
            <w:vAlign w:val="center"/>
          </w:tcPr>
          <w:p w14:paraId="0C6C5198" w14:textId="50E2FD5B" w:rsidR="00312F42" w:rsidRPr="00261E78" w:rsidRDefault="00312F42" w:rsidP="003B7867">
            <w:pPr>
              <w:jc w:val="center"/>
              <w:rPr>
                <w:rFonts w:eastAsia="DengXian"/>
                <w:sz w:val="22"/>
                <w:szCs w:val="22"/>
              </w:rPr>
            </w:pPr>
            <w:r w:rsidRPr="00261E78">
              <w:rPr>
                <w:rFonts w:eastAsia="DengXian"/>
                <w:sz w:val="22"/>
                <w:szCs w:val="22"/>
              </w:rPr>
              <w:t>0.0</w:t>
            </w:r>
            <w:r w:rsidR="002B0A41" w:rsidRPr="00261E78">
              <w:rPr>
                <w:rFonts w:eastAsia="DengXian"/>
                <w:sz w:val="22"/>
                <w:szCs w:val="22"/>
              </w:rPr>
              <w:t>93</w:t>
            </w:r>
            <w:r w:rsidRPr="00261E78">
              <w:rPr>
                <w:rFonts w:eastAsia="DengXian"/>
                <w:sz w:val="22"/>
                <w:szCs w:val="22"/>
              </w:rPr>
              <w:t xml:space="preserve"> </w:t>
            </w:r>
          </w:p>
        </w:tc>
        <w:tc>
          <w:tcPr>
            <w:tcW w:w="765" w:type="dxa"/>
            <w:noWrap/>
            <w:vAlign w:val="center"/>
            <w:hideMark/>
          </w:tcPr>
          <w:p w14:paraId="3282F209" w14:textId="43B5885E" w:rsidR="00312F42" w:rsidRPr="00261E78" w:rsidRDefault="00312F42" w:rsidP="003B7867">
            <w:pPr>
              <w:jc w:val="center"/>
              <w:rPr>
                <w:rFonts w:eastAsia="DengXian"/>
                <w:sz w:val="22"/>
                <w:szCs w:val="22"/>
              </w:rPr>
            </w:pPr>
            <w:r w:rsidRPr="00261E78">
              <w:rPr>
                <w:rFonts w:eastAsia="DengXian"/>
                <w:sz w:val="22"/>
                <w:szCs w:val="22"/>
              </w:rPr>
              <w:t>0.</w:t>
            </w:r>
            <w:r w:rsidR="002B0A41" w:rsidRPr="00261E78">
              <w:rPr>
                <w:rFonts w:eastAsia="DengXian"/>
                <w:sz w:val="22"/>
                <w:szCs w:val="22"/>
              </w:rPr>
              <w:t xml:space="preserve">121 </w:t>
            </w:r>
          </w:p>
        </w:tc>
        <w:tc>
          <w:tcPr>
            <w:tcW w:w="1691" w:type="dxa"/>
            <w:noWrap/>
            <w:vAlign w:val="center"/>
            <w:hideMark/>
          </w:tcPr>
          <w:p w14:paraId="648C177D" w14:textId="77777777" w:rsidR="00312F42" w:rsidRPr="00261E78" w:rsidRDefault="00312F42" w:rsidP="003B7867">
            <w:pPr>
              <w:jc w:val="center"/>
              <w:rPr>
                <w:rFonts w:eastAsia="DengXian"/>
                <w:sz w:val="22"/>
                <w:szCs w:val="22"/>
              </w:rPr>
            </w:pPr>
            <w:r w:rsidRPr="00261E78">
              <w:rPr>
                <w:rFonts w:eastAsia="DengXian"/>
                <w:sz w:val="22"/>
                <w:szCs w:val="22"/>
              </w:rPr>
              <w:t xml:space="preserve">-0.045 </w:t>
            </w:r>
          </w:p>
        </w:tc>
        <w:tc>
          <w:tcPr>
            <w:tcW w:w="2226" w:type="dxa"/>
            <w:noWrap/>
            <w:vAlign w:val="center"/>
            <w:hideMark/>
          </w:tcPr>
          <w:p w14:paraId="6D6DF68A" w14:textId="33C65884" w:rsidR="00312F42" w:rsidRPr="00261E78" w:rsidRDefault="00312F42" w:rsidP="003B7867">
            <w:pPr>
              <w:jc w:val="center"/>
              <w:rPr>
                <w:rFonts w:eastAsia="DengXian"/>
                <w:sz w:val="22"/>
                <w:szCs w:val="22"/>
              </w:rPr>
            </w:pPr>
            <w:r w:rsidRPr="00261E78">
              <w:rPr>
                <w:rFonts w:eastAsia="DengXian"/>
                <w:sz w:val="22"/>
                <w:szCs w:val="22"/>
              </w:rPr>
              <w:t>3</w:t>
            </w:r>
            <w:r w:rsidR="00A70B8A" w:rsidRPr="00261E78">
              <w:rPr>
                <w:rFonts w:eastAsia="DengXian"/>
                <w:sz w:val="22"/>
                <w:szCs w:val="22"/>
              </w:rPr>
              <w:t>9</w:t>
            </w:r>
            <w:r w:rsidRPr="00261E78">
              <w:rPr>
                <w:rFonts w:eastAsia="DengXian"/>
                <w:sz w:val="22"/>
                <w:szCs w:val="22"/>
              </w:rPr>
              <w:t>.</w:t>
            </w:r>
            <w:r w:rsidR="00A70B8A" w:rsidRPr="00261E78">
              <w:rPr>
                <w:rFonts w:eastAsia="DengXian"/>
                <w:sz w:val="22"/>
                <w:szCs w:val="22"/>
              </w:rPr>
              <w:t>719</w:t>
            </w:r>
            <w:r w:rsidRPr="00261E78">
              <w:rPr>
                <w:rFonts w:eastAsia="DengXian"/>
                <w:sz w:val="22"/>
                <w:szCs w:val="22"/>
              </w:rPr>
              <w:t xml:space="preserve"> </w:t>
            </w:r>
          </w:p>
        </w:tc>
      </w:tr>
      <w:tr w:rsidR="00312F42" w:rsidRPr="00261E78" w14:paraId="41161447" w14:textId="77777777" w:rsidTr="00DD644D">
        <w:trPr>
          <w:trHeight w:val="288"/>
          <w:jc w:val="center"/>
        </w:trPr>
        <w:tc>
          <w:tcPr>
            <w:tcW w:w="2610" w:type="dxa"/>
            <w:noWrap/>
            <w:vAlign w:val="center"/>
            <w:hideMark/>
          </w:tcPr>
          <w:p w14:paraId="1A602E18" w14:textId="0CFAE9FC" w:rsidR="00312F42" w:rsidRPr="00261E78" w:rsidRDefault="00312F42" w:rsidP="003B7867">
            <w:pPr>
              <w:rPr>
                <w:rFonts w:eastAsia="DengXian"/>
                <w:sz w:val="22"/>
                <w:szCs w:val="22"/>
              </w:rPr>
            </w:pPr>
            <w:r w:rsidRPr="00261E78">
              <w:rPr>
                <w:rFonts w:eastAsia="DengXian"/>
                <w:sz w:val="22"/>
                <w:szCs w:val="22"/>
              </w:rPr>
              <w:t xml:space="preserve">DV: </w:t>
            </w:r>
            <w:r w:rsidR="00475B1C" w:rsidRPr="00261E78">
              <w:rPr>
                <w:i/>
                <w:iCs/>
                <w:color w:val="000000"/>
                <w:sz w:val="20"/>
                <w:szCs w:val="20"/>
              </w:rPr>
              <w:t>netlikeNum</w:t>
            </w:r>
            <w:r w:rsidR="00082C9F" w:rsidRPr="00261E78">
              <w:rPr>
                <w:i/>
                <w:iCs/>
                <w:color w:val="000000"/>
                <w:sz w:val="20"/>
                <w:szCs w:val="20"/>
                <w:vertAlign w:val="subscript"/>
              </w:rPr>
              <w:t>ij</w:t>
            </w:r>
          </w:p>
        </w:tc>
        <w:tc>
          <w:tcPr>
            <w:tcW w:w="1218" w:type="dxa"/>
            <w:vAlign w:val="center"/>
          </w:tcPr>
          <w:p w14:paraId="76D4FD9F" w14:textId="38B2D335" w:rsidR="00312F42" w:rsidRPr="00261E78" w:rsidRDefault="00312F42" w:rsidP="003B7867">
            <w:pPr>
              <w:jc w:val="center"/>
              <w:rPr>
                <w:rFonts w:eastAsia="DengXian"/>
                <w:sz w:val="22"/>
                <w:szCs w:val="22"/>
              </w:rPr>
            </w:pPr>
            <w:r w:rsidRPr="00261E78">
              <w:rPr>
                <w:rFonts w:eastAsia="DengXian"/>
                <w:sz w:val="22"/>
                <w:szCs w:val="22"/>
              </w:rPr>
              <w:t>-0.04</w:t>
            </w:r>
            <w:r w:rsidR="003374EB" w:rsidRPr="00261E78">
              <w:rPr>
                <w:rFonts w:eastAsia="DengXian"/>
                <w:sz w:val="22"/>
                <w:szCs w:val="22"/>
              </w:rPr>
              <w:t>6</w:t>
            </w:r>
            <w:r w:rsidRPr="00261E78">
              <w:rPr>
                <w:rFonts w:eastAsia="DengXian"/>
                <w:sz w:val="22"/>
                <w:szCs w:val="22"/>
              </w:rPr>
              <w:t xml:space="preserve"> </w:t>
            </w:r>
          </w:p>
        </w:tc>
        <w:tc>
          <w:tcPr>
            <w:tcW w:w="850" w:type="dxa"/>
            <w:vAlign w:val="center"/>
          </w:tcPr>
          <w:p w14:paraId="6412B1B9" w14:textId="74222C8D" w:rsidR="00312F42" w:rsidRPr="00261E78" w:rsidRDefault="00312F42" w:rsidP="003B7867">
            <w:pPr>
              <w:jc w:val="center"/>
              <w:rPr>
                <w:rFonts w:eastAsia="DengXian"/>
                <w:sz w:val="22"/>
                <w:szCs w:val="22"/>
              </w:rPr>
            </w:pPr>
            <w:r w:rsidRPr="00261E78">
              <w:rPr>
                <w:rFonts w:eastAsia="DengXian"/>
                <w:sz w:val="22"/>
                <w:szCs w:val="22"/>
              </w:rPr>
              <w:t>0.0</w:t>
            </w:r>
            <w:r w:rsidR="002B0A41" w:rsidRPr="00261E78">
              <w:rPr>
                <w:rFonts w:eastAsia="DengXian"/>
                <w:sz w:val="22"/>
                <w:szCs w:val="22"/>
              </w:rPr>
              <w:t>33</w:t>
            </w:r>
            <w:r w:rsidRPr="00261E78">
              <w:rPr>
                <w:rFonts w:eastAsia="DengXian"/>
                <w:sz w:val="22"/>
                <w:szCs w:val="22"/>
              </w:rPr>
              <w:t xml:space="preserve"> </w:t>
            </w:r>
          </w:p>
        </w:tc>
        <w:tc>
          <w:tcPr>
            <w:tcW w:w="765" w:type="dxa"/>
            <w:noWrap/>
            <w:vAlign w:val="center"/>
            <w:hideMark/>
          </w:tcPr>
          <w:p w14:paraId="3C38F4E0" w14:textId="44AB1F19" w:rsidR="00312F42" w:rsidRPr="00261E78" w:rsidRDefault="00312F42" w:rsidP="003B7867">
            <w:pPr>
              <w:jc w:val="center"/>
              <w:rPr>
                <w:rFonts w:eastAsia="DengXian"/>
                <w:sz w:val="22"/>
                <w:szCs w:val="22"/>
              </w:rPr>
            </w:pPr>
            <w:r w:rsidRPr="00261E78">
              <w:rPr>
                <w:rFonts w:eastAsia="DengXian"/>
                <w:sz w:val="22"/>
                <w:szCs w:val="22"/>
              </w:rPr>
              <w:t>0.0</w:t>
            </w:r>
            <w:r w:rsidR="002B0A41" w:rsidRPr="00261E78">
              <w:rPr>
                <w:rFonts w:eastAsia="DengXian"/>
                <w:sz w:val="22"/>
                <w:szCs w:val="22"/>
              </w:rPr>
              <w:t>43</w:t>
            </w:r>
            <w:r w:rsidRPr="00261E78">
              <w:rPr>
                <w:rFonts w:eastAsia="DengXian"/>
                <w:sz w:val="22"/>
                <w:szCs w:val="22"/>
              </w:rPr>
              <w:t xml:space="preserve"> </w:t>
            </w:r>
          </w:p>
        </w:tc>
        <w:tc>
          <w:tcPr>
            <w:tcW w:w="1691" w:type="dxa"/>
            <w:noWrap/>
            <w:vAlign w:val="center"/>
            <w:hideMark/>
          </w:tcPr>
          <w:p w14:paraId="70171A13" w14:textId="45B984C2" w:rsidR="00312F42" w:rsidRPr="00261E78" w:rsidRDefault="00312F42" w:rsidP="003B7867">
            <w:pPr>
              <w:jc w:val="center"/>
              <w:rPr>
                <w:rFonts w:eastAsia="DengXian"/>
                <w:sz w:val="22"/>
                <w:szCs w:val="22"/>
              </w:rPr>
            </w:pPr>
            <w:r w:rsidRPr="00261E78">
              <w:rPr>
                <w:rFonts w:eastAsia="DengXian"/>
                <w:sz w:val="22"/>
                <w:szCs w:val="22"/>
              </w:rPr>
              <w:t>-0.04</w:t>
            </w:r>
            <w:r w:rsidR="002B0A41" w:rsidRPr="00261E78">
              <w:rPr>
                <w:rFonts w:eastAsia="DengXian"/>
                <w:sz w:val="22"/>
                <w:szCs w:val="22"/>
              </w:rPr>
              <w:t>4</w:t>
            </w:r>
            <w:r w:rsidRPr="00261E78">
              <w:rPr>
                <w:rFonts w:eastAsia="DengXian"/>
                <w:sz w:val="22"/>
                <w:szCs w:val="22"/>
              </w:rPr>
              <w:t xml:space="preserve"> </w:t>
            </w:r>
          </w:p>
        </w:tc>
        <w:tc>
          <w:tcPr>
            <w:tcW w:w="2226" w:type="dxa"/>
            <w:noWrap/>
            <w:vAlign w:val="center"/>
            <w:hideMark/>
          </w:tcPr>
          <w:p w14:paraId="41504FE6" w14:textId="7E56F959" w:rsidR="00312F42" w:rsidRPr="00261E78" w:rsidRDefault="002B0A41" w:rsidP="003B7867">
            <w:pPr>
              <w:jc w:val="center"/>
              <w:rPr>
                <w:rFonts w:eastAsia="DengXian"/>
                <w:sz w:val="22"/>
                <w:szCs w:val="22"/>
              </w:rPr>
            </w:pPr>
            <w:r w:rsidRPr="00261E78">
              <w:rPr>
                <w:rFonts w:eastAsia="DengXian"/>
                <w:sz w:val="22"/>
                <w:szCs w:val="22"/>
              </w:rPr>
              <w:t>26.744</w:t>
            </w:r>
            <w:r w:rsidR="00312F42" w:rsidRPr="00261E78">
              <w:rPr>
                <w:rFonts w:eastAsia="DengXian"/>
                <w:sz w:val="22"/>
                <w:szCs w:val="22"/>
              </w:rPr>
              <w:t xml:space="preserve"> </w:t>
            </w:r>
          </w:p>
        </w:tc>
      </w:tr>
    </w:tbl>
    <w:p w14:paraId="0714CCF3" w14:textId="77777777" w:rsidR="00312F42" w:rsidRPr="00261E78" w:rsidRDefault="00312F42" w:rsidP="00312F42">
      <w:pPr>
        <w:pStyle w:val="Notes"/>
      </w:pPr>
      <w:r w:rsidRPr="00261E78">
        <w:t xml:space="preserve">Note: </w:t>
      </w:r>
      <m:oMath>
        <m:acc>
          <m:accPr>
            <m:ctrlPr>
              <w:ins w:id="715" w:author="CHEN Junluo" w:date="2025-12-10T23:52:00Z" w16du:dateUtc="2025-12-10T15:52:00Z">
                <w:rPr>
                  <w:rFonts w:ascii="Cambria Math" w:hAnsi="Cambria Math"/>
                  <w:i/>
                </w:rPr>
              </w:ins>
            </m:ctrlPr>
          </m:accPr>
          <m:e>
            <m:r>
              <w:rPr>
                <w:rFonts w:ascii="Cambria Math" w:hAnsi="Cambria Math"/>
              </w:rPr>
              <m:t>β</m:t>
            </m:r>
          </m:e>
        </m:acc>
      </m:oMath>
      <w:r w:rsidRPr="00261E78">
        <w:t xml:space="preserve"> and </w:t>
      </w:r>
      <m:oMath>
        <m:sSup>
          <m:sSupPr>
            <m:ctrlPr>
              <w:ins w:id="716" w:author="CHEN Junluo" w:date="2025-12-10T23:52:00Z" w16du:dateUtc="2025-12-10T15:52:00Z">
                <w:rPr>
                  <w:rFonts w:ascii="Cambria Math" w:hAnsi="Cambria Math"/>
                  <w:i/>
                </w:rPr>
              </w:ins>
            </m:ctrlPr>
          </m:sSupPr>
          <m:e>
            <m:r>
              <w:rPr>
                <w:rFonts w:ascii="Cambria Math" w:hAnsi="Cambria Math"/>
              </w:rPr>
              <m:t>R</m:t>
            </m:r>
          </m:e>
          <m:sup>
            <m:r>
              <w:rPr>
                <w:rFonts w:ascii="Cambria Math" w:hAnsi="Cambria Math"/>
              </w:rPr>
              <m:t>2</m:t>
            </m:r>
          </m:sup>
        </m:sSup>
      </m:oMath>
      <w:r w:rsidRPr="00261E78">
        <w:t xml:space="preserve"> refer to our OLS coefficients and corresponding R-squared values. </w:t>
      </w:r>
      <m:oMath>
        <m:sSup>
          <m:sSupPr>
            <m:ctrlPr>
              <w:ins w:id="717" w:author="CHEN Junluo" w:date="2025-12-10T23:52:00Z" w16du:dateUtc="2025-12-10T15:52:00Z">
                <w:rPr>
                  <w:rFonts w:ascii="Cambria Math" w:hAnsi="Cambria Math"/>
                  <w:i/>
                </w:rPr>
              </w:ins>
            </m:ctrlPr>
          </m:sSupPr>
          <m:e>
            <m:r>
              <w:rPr>
                <w:rFonts w:ascii="Cambria Math" w:hAnsi="Cambria Math"/>
              </w:rPr>
              <m:t>β</m:t>
            </m:r>
            <m:ctrlPr>
              <w:ins w:id="718" w:author="CHEN Junluo" w:date="2025-12-10T23:52:00Z" w16du:dateUtc="2025-12-10T15:52:00Z">
                <w:rPr>
                  <w:rFonts w:ascii="Cambria Math" w:hAnsi="Cambria Math"/>
                </w:rPr>
              </w:ins>
            </m:ctrlPr>
          </m:e>
          <m:sup>
            <m:r>
              <m:rPr>
                <m:sty m:val="p"/>
              </m:rPr>
              <w:rPr>
                <w:rFonts w:ascii="Cambria Math" w:hAnsi="Cambria Math"/>
              </w:rPr>
              <m:t>*</m:t>
            </m:r>
          </m:sup>
        </m:sSup>
      </m:oMath>
      <w:r w:rsidRPr="00261E78">
        <w:t xml:space="preserve"> is the bias-adjusted treatment effect. </w:t>
      </w:r>
      <m:oMath>
        <m:r>
          <w:rPr>
            <w:rFonts w:ascii="Cambria Math" w:hAnsi="Cambria Math"/>
          </w:rPr>
          <m:t>δ</m:t>
        </m:r>
      </m:oMath>
      <w:r w:rsidRPr="00261E78">
        <w:t xml:space="preserve"> indicates how important unobservables would need to be, relative to observables, to explain away the estimated treatment effect.</w:t>
      </w:r>
    </w:p>
    <w:bookmarkEnd w:id="354"/>
    <w:p w14:paraId="6B029A18" w14:textId="5A20E261" w:rsidR="00F40939" w:rsidRPr="00261E78" w:rsidRDefault="00F40939" w:rsidP="00E93697">
      <w:pPr>
        <w:pStyle w:val="Heading2"/>
      </w:pPr>
      <w:r w:rsidRPr="00261E78">
        <w:t>Mechanism</w:t>
      </w:r>
      <w:r w:rsidR="004E29B0" w:rsidRPr="00261E78">
        <w:t>s</w:t>
      </w:r>
    </w:p>
    <w:p w14:paraId="49BFA68C" w14:textId="586CE404" w:rsidR="00BF2A93" w:rsidRPr="00261E78" w:rsidRDefault="001B5EE0" w:rsidP="00E93697">
      <w:pPr>
        <w:pStyle w:val="Heading3"/>
      </w:pPr>
      <w:r w:rsidRPr="00261E78">
        <w:t>Mechanisms Driving Reduction in Human Answers</w:t>
      </w:r>
    </w:p>
    <w:p w14:paraId="28AFE41B" w14:textId="6C38BD2D" w:rsidR="00B851B5" w:rsidRPr="00261E78" w:rsidRDefault="00B851B5" w:rsidP="00A86F82">
      <w:pPr>
        <w:pStyle w:val="Paragraph0"/>
        <w:ind w:firstLine="504"/>
      </w:pPr>
      <w:r w:rsidRPr="00261E78">
        <w:t>We investigate three mechanisms driving AI’s deterrence effect: content effects (superior quality and comprehensiveness), position effects (instantaneous first-position occupancy eliminating opportunities for human first responders), and source effects (reactions to AI origin independent of quality or position).</w:t>
      </w:r>
    </w:p>
    <w:p w14:paraId="542AE95E" w14:textId="41D68F57" w:rsidR="00A94EFC" w:rsidRPr="00261E78" w:rsidRDefault="00A94EFC" w:rsidP="00A86F82">
      <w:pPr>
        <w:pStyle w:val="Paragraph0"/>
        <w:ind w:firstLine="504"/>
      </w:pPr>
      <w:r w:rsidRPr="00261E78">
        <w:t xml:space="preserve">Our empirical approach tests whether each mechanism mediates the observed deterrence effect. Following standard practices </w:t>
      </w:r>
      <w:r w:rsidR="008B7111" w:rsidRPr="00261E78">
        <w:rPr>
          <w:rFonts w:eastAsia="Times New Roman"/>
          <w:szCs w:val="24"/>
        </w:rPr>
        <w:fldChar w:fldCharType="begin"/>
      </w:r>
      <w:r w:rsidR="008B7111" w:rsidRPr="00261E78">
        <w:rPr>
          <w:rFonts w:eastAsia="Times New Roman"/>
          <w:szCs w:val="24"/>
        </w:rPr>
        <w:instrText xml:space="preserve"> ADDIN ZOTERO_ITEM CSL_CITATION {"citationID":"RKQjvHMN","properties":{"formattedCitation":"(Alesina &amp; Zhuravskaya 2011; Nunn &amp; Wantchekon 2011)","plainCitation":"(Alesina &amp; Zhuravskaya 2011; Nunn &amp; Wantchekon 2011)","noteIndex":0},"citationItems":[{"id":3655,"uris":["http://zotero.org/users/8905122/items/RGFGRAWG"],"itemData":{"id":3655,"type":"article-journal","abstract":"We provide a new compilation of data on ethnic, linguistic, and religious composition at the subnational level for a large number of countries. Using these data, we measure segregation of groups within the country. To overcome the endogeneity problem that arises\nbecause of mobility and endogenous internal borders, we construct an instrument for segregation. We find that more ethnically and linguistically\nsegregated countries, i.e., those where groups live more spatially separately, have a lower quality of government; there is no relationship between religious segregation and governance. Trust is an important channel of influence; it is lower in more segregated countries. (JEL H11, H77, J15, O17, Z12, Z13)\n\n</w:instrText>
      </w:r>
      <w:r w:rsidR="008B7111" w:rsidRPr="00261E78">
        <w:rPr>
          <w:rFonts w:ascii="Heiti TC" w:eastAsia="Heiti TC" w:hAnsi="Heiti TC" w:cs="Heiti TC"/>
          <w:szCs w:val="24"/>
        </w:rPr>
        <w:instrText>【摘要翻译】我们为许多国家提供了国家以下一级的种族、语言和宗教构成数据的新汇编。利用这些数据，我们衡量了国内群体的隔离情况。克服出现的内生性问题</w:instrText>
      </w:r>
      <w:r w:rsidR="008B7111" w:rsidRPr="00261E78">
        <w:rPr>
          <w:rFonts w:eastAsia="Times New Roman"/>
          <w:szCs w:val="24"/>
        </w:rPr>
        <w:instrText>\n</w:instrText>
      </w:r>
      <w:r w:rsidR="008B7111" w:rsidRPr="00261E78">
        <w:rPr>
          <w:rFonts w:ascii="Heiti TC" w:eastAsia="Heiti TC" w:hAnsi="Heiti TC" w:cs="Heiti TC"/>
          <w:szCs w:val="24"/>
        </w:rPr>
        <w:instrText>由于流动性和内生内部边界，我们构建了一个隔离工具。我们发现在种族和语言上</w:instrText>
      </w:r>
      <w:r w:rsidR="008B7111" w:rsidRPr="00261E78">
        <w:rPr>
          <w:rFonts w:eastAsia="Times New Roman"/>
          <w:szCs w:val="24"/>
        </w:rPr>
        <w:instrText>\n</w:instrText>
      </w:r>
      <w:r w:rsidR="008B7111" w:rsidRPr="00261E78">
        <w:rPr>
          <w:rFonts w:ascii="Heiti TC" w:eastAsia="Heiti TC" w:hAnsi="Heiti TC" w:cs="Heiti TC"/>
          <w:szCs w:val="24"/>
        </w:rPr>
        <w:instrText>隔离国家，即群体在空间上更加隔离的国家，政府质量较低；宗教隔离和治理之间没有关系。信任是影响的重要渠道；在种族隔离更严重的国家，这一比例较低。</w:instrText>
      </w:r>
      <w:r w:rsidR="008B7111" w:rsidRPr="00261E78">
        <w:rPr>
          <w:rFonts w:eastAsia="Times New Roman"/>
          <w:szCs w:val="24"/>
        </w:rPr>
        <w:instrText>(</w:instrText>
      </w:r>
      <w:r w:rsidR="008B7111" w:rsidRPr="00261E78">
        <w:rPr>
          <w:rFonts w:ascii="Heiti TC" w:eastAsia="Heiti TC" w:hAnsi="Heiti TC" w:cs="Heiti TC"/>
          <w:szCs w:val="24"/>
        </w:rPr>
        <w:instrText>凝胶</w:instrText>
      </w:r>
      <w:r w:rsidR="008B7111" w:rsidRPr="00261E78">
        <w:rPr>
          <w:rFonts w:eastAsia="Times New Roman"/>
          <w:szCs w:val="24"/>
        </w:rPr>
        <w:instrText>H11</w:instrText>
      </w:r>
      <w:r w:rsidR="008B7111" w:rsidRPr="00261E78">
        <w:rPr>
          <w:rFonts w:ascii="Heiti TC" w:eastAsia="Heiti TC" w:hAnsi="Heiti TC" w:cs="Heiti TC"/>
          <w:szCs w:val="24"/>
        </w:rPr>
        <w:instrText>、</w:instrText>
      </w:r>
      <w:r w:rsidR="008B7111" w:rsidRPr="00261E78">
        <w:rPr>
          <w:rFonts w:eastAsia="Times New Roman"/>
          <w:szCs w:val="24"/>
        </w:rPr>
        <w:instrText>H77</w:instrText>
      </w:r>
      <w:r w:rsidR="008B7111" w:rsidRPr="00261E78">
        <w:rPr>
          <w:rFonts w:ascii="Heiti TC" w:eastAsia="Heiti TC" w:hAnsi="Heiti TC" w:cs="Heiti TC"/>
          <w:szCs w:val="24"/>
        </w:rPr>
        <w:instrText>、</w:instrText>
      </w:r>
      <w:r w:rsidR="008B7111" w:rsidRPr="00261E78">
        <w:rPr>
          <w:rFonts w:eastAsia="Times New Roman"/>
          <w:szCs w:val="24"/>
        </w:rPr>
        <w:instrText>J15</w:instrText>
      </w:r>
      <w:r w:rsidR="008B7111" w:rsidRPr="00261E78">
        <w:rPr>
          <w:rFonts w:ascii="Heiti TC" w:eastAsia="Heiti TC" w:hAnsi="Heiti TC" w:cs="Heiti TC"/>
          <w:szCs w:val="24"/>
        </w:rPr>
        <w:instrText>、</w:instrText>
      </w:r>
      <w:r w:rsidR="008B7111" w:rsidRPr="00261E78">
        <w:rPr>
          <w:rFonts w:eastAsia="Times New Roman"/>
          <w:szCs w:val="24"/>
        </w:rPr>
        <w:instrText>O17</w:instrText>
      </w:r>
      <w:r w:rsidR="008B7111" w:rsidRPr="00261E78">
        <w:rPr>
          <w:rFonts w:ascii="Heiti TC" w:eastAsia="Heiti TC" w:hAnsi="Heiti TC" w:cs="Heiti TC"/>
          <w:szCs w:val="24"/>
        </w:rPr>
        <w:instrText>、</w:instrText>
      </w:r>
      <w:r w:rsidR="008B7111" w:rsidRPr="00261E78">
        <w:rPr>
          <w:rFonts w:eastAsia="Times New Roman"/>
          <w:szCs w:val="24"/>
        </w:rPr>
        <w:instrText>Z12</w:instrText>
      </w:r>
      <w:r w:rsidR="008B7111" w:rsidRPr="00261E78">
        <w:rPr>
          <w:rFonts w:ascii="Heiti TC" w:eastAsia="Heiti TC" w:hAnsi="Heiti TC" w:cs="Heiti TC"/>
          <w:szCs w:val="24"/>
        </w:rPr>
        <w:instrText>、</w:instrText>
      </w:r>
      <w:r w:rsidR="008B7111" w:rsidRPr="00261E78">
        <w:rPr>
          <w:rFonts w:eastAsia="Times New Roman"/>
          <w:szCs w:val="24"/>
        </w:rPr>
        <w:instrText xml:space="preserve">Z13)","archive_location":"1 </w:instrText>
      </w:r>
      <w:r w:rsidR="008B7111" w:rsidRPr="00261E78">
        <w:rPr>
          <w:rFonts w:ascii="Apple Color Emoji" w:eastAsia="Times New Roman" w:hAnsi="Apple Color Emoji" w:cs="Apple Color Emoji"/>
          <w:szCs w:val="24"/>
        </w:rPr>
        <w:instrText>📊</w:instrText>
      </w:r>
      <w:r w:rsidR="008B7111" w:rsidRPr="00261E78">
        <w:rPr>
          <w:rFonts w:eastAsia="Times New Roman"/>
          <w:szCs w:val="24"/>
        </w:rPr>
        <w:instrText>","call-number":"1","container-title":"American Economic Review","DOI":"10.1257/aer.101.5.1872","ISSN":"0025-1909","issue":"5","journalAbbreviation":"American Economic Review","language":"en","note":"</w:instrText>
      </w:r>
      <w:r w:rsidR="008B7111" w:rsidRPr="00261E78">
        <w:rPr>
          <w:rFonts w:ascii="Apple Color Emoji" w:eastAsia="Times New Roman" w:hAnsi="Apple Color Emoji" w:cs="Apple Color Emoji"/>
          <w:szCs w:val="24"/>
        </w:rPr>
        <w:instrText>🏷️</w:instrText>
      </w:r>
      <w:r w:rsidR="008B7111" w:rsidRPr="00261E78">
        <w:rPr>
          <w:rFonts w:eastAsia="Times New Roman"/>
          <w:szCs w:val="24"/>
        </w:rPr>
        <w:instrText xml:space="preserve"> /unread</w:instrText>
      </w:r>
      <w:r w:rsidR="008B7111" w:rsidRPr="00261E78">
        <w:rPr>
          <w:rFonts w:ascii="Heiti TC" w:eastAsia="Heiti TC" w:hAnsi="Heiti TC" w:cs="Heiti TC"/>
          <w:szCs w:val="24"/>
        </w:rPr>
        <w:instrText>、</w:instrText>
      </w:r>
      <w:r w:rsidR="008B7111" w:rsidRPr="00261E78">
        <w:rPr>
          <w:rFonts w:eastAsia="Times New Roman"/>
          <w:szCs w:val="24"/>
        </w:rPr>
        <w:instrText>Economic Anthropology</w:instrText>
      </w:r>
      <w:r w:rsidR="008B7111" w:rsidRPr="00261E78">
        <w:rPr>
          <w:rFonts w:ascii="Heiti TC" w:eastAsia="Heiti TC" w:hAnsi="Heiti TC" w:cs="Heiti TC"/>
          <w:szCs w:val="24"/>
        </w:rPr>
        <w:instrText>、</w:instrText>
      </w:r>
      <w:r w:rsidR="008B7111" w:rsidRPr="00261E78">
        <w:rPr>
          <w:rFonts w:eastAsia="Times New Roman"/>
          <w:szCs w:val="24"/>
        </w:rPr>
        <w:instrText>Federalism</w:instrText>
      </w:r>
      <w:r w:rsidR="008B7111" w:rsidRPr="00261E78">
        <w:rPr>
          <w:rFonts w:ascii="Heiti TC" w:eastAsia="Heiti TC" w:hAnsi="Heiti TC" w:cs="Heiti TC"/>
          <w:szCs w:val="24"/>
        </w:rPr>
        <w:instrText>、</w:instrText>
      </w:r>
      <w:r w:rsidR="008B7111" w:rsidRPr="00261E78">
        <w:rPr>
          <w:rFonts w:eastAsia="Times New Roman"/>
          <w:szCs w:val="24"/>
        </w:rPr>
        <w:instrText>Institutional Arrangements, Cultural Economics: Religion, Economic Sociology</w:instrText>
      </w:r>
      <w:r w:rsidR="008B7111" w:rsidRPr="00261E78">
        <w:rPr>
          <w:rFonts w:ascii="Heiti TC" w:eastAsia="Heiti TC" w:hAnsi="Heiti TC" w:cs="Heiti TC"/>
          <w:szCs w:val="24"/>
        </w:rPr>
        <w:instrText>、</w:instrText>
      </w:r>
      <w:r w:rsidR="008B7111" w:rsidRPr="00261E78">
        <w:rPr>
          <w:rFonts w:eastAsia="Times New Roman"/>
          <w:szCs w:val="24"/>
        </w:rPr>
        <w:instrText>Non-labor Discrimination, Formal and Informal Sectors</w:instrText>
      </w:r>
      <w:r w:rsidR="008B7111" w:rsidRPr="00261E78">
        <w:rPr>
          <w:rFonts w:ascii="Heiti TC" w:eastAsia="Heiti TC" w:hAnsi="Heiti TC" w:cs="Heiti TC"/>
          <w:szCs w:val="24"/>
        </w:rPr>
        <w:instrText>、</w:instrText>
      </w:r>
      <w:r w:rsidR="008B7111" w:rsidRPr="00261E78">
        <w:rPr>
          <w:rFonts w:eastAsia="Times New Roman"/>
          <w:szCs w:val="24"/>
        </w:rPr>
        <w:instrText>Secession, Economics of Minorities and Races</w:instrText>
      </w:r>
      <w:r w:rsidR="008B7111" w:rsidRPr="00261E78">
        <w:rPr>
          <w:rFonts w:ascii="Heiti TC" w:eastAsia="Heiti TC" w:hAnsi="Heiti TC" w:cs="Heiti TC"/>
          <w:szCs w:val="24"/>
        </w:rPr>
        <w:instrText>、</w:instrText>
      </w:r>
      <w:r w:rsidR="008B7111" w:rsidRPr="00261E78">
        <w:rPr>
          <w:rFonts w:eastAsia="Times New Roman"/>
          <w:szCs w:val="24"/>
        </w:rPr>
        <w:instrText>Shadow Economy</w:instrText>
      </w:r>
      <w:r w:rsidR="008B7111" w:rsidRPr="00261E78">
        <w:rPr>
          <w:rFonts w:ascii="Heiti TC" w:eastAsia="Heiti TC" w:hAnsi="Heiti TC" w:cs="Heiti TC"/>
          <w:szCs w:val="24"/>
        </w:rPr>
        <w:instrText>、</w:instrText>
      </w:r>
      <w:r w:rsidR="008B7111" w:rsidRPr="00261E78">
        <w:rPr>
          <w:rFonts w:eastAsia="Times New Roman"/>
          <w:szCs w:val="24"/>
        </w:rPr>
        <w:instrText>Social and Economic Stratification</w:instrText>
      </w:r>
      <w:r w:rsidR="008B7111" w:rsidRPr="00261E78">
        <w:rPr>
          <w:rFonts w:ascii="Heiti TC" w:eastAsia="Heiti TC" w:hAnsi="Heiti TC" w:cs="Heiti TC"/>
          <w:szCs w:val="24"/>
        </w:rPr>
        <w:instrText>、</w:instrText>
      </w:r>
      <w:r w:rsidR="008B7111" w:rsidRPr="00261E78">
        <w:rPr>
          <w:rFonts w:eastAsia="Times New Roman"/>
          <w:szCs w:val="24"/>
        </w:rPr>
        <w:instrText xml:space="preserve">Structure, Scope, and Performance of Government, Intergovernmental Relations","page":"1872-1911","source":"10.7 (Q1)","title":"Segregation and the Quality of Government in a Cross Section of Countries","volume":"101","author":[{"family":"Alesina","given":"Alberto"},{"family":"Zhuravskaya","given":"Ekaterina"}],"issued":{"date-parts":[["2011",8,1]]}}},{"id":30566,"uris":["http://zotero.org/users/8905122/items/F2DMEWIM"],"itemData":{"id":30566,"type":"article-journal","abstract":"We show that current differences in trust levels within Africa can be traced back to the transatlantic and Indian Ocean slave trades. Combining contemporary individual-level survey data with historical data on slave shipments by ethnic group, we find that individuals whose ancestors were heavily raided during the slave trade are less trusting today. Evidence from a variety of identification strategies\nsuggests that the relationship is causal. Examining causal mechanisms,\nwe show that most of the impact of the slave trade is through factors that are internal to the individual, such as cultural norms, beliefs, and values. (JEL J15, N57, Z13)","archive_location":"1454 </w:instrText>
      </w:r>
      <w:r w:rsidR="008B7111" w:rsidRPr="00261E78">
        <w:rPr>
          <w:rFonts w:ascii="Apple Color Emoji" w:eastAsia="Times New Roman" w:hAnsi="Apple Color Emoji" w:cs="Apple Color Emoji"/>
          <w:szCs w:val="24"/>
        </w:rPr>
        <w:instrText>📊</w:instrText>
      </w:r>
      <w:r w:rsidR="008B7111" w:rsidRPr="00261E78">
        <w:rPr>
          <w:rFonts w:eastAsia="Times New Roman"/>
          <w:szCs w:val="24"/>
        </w:rPr>
        <w:instrText>","call-number":"1","container-title":"American Economic Review","DOI":"10.1257/aer.101.7.3221","ISSN":"0002-8282","issue":"7","journalAbbreviation":"American Economic Review","language":"en","note":"</w:instrText>
      </w:r>
      <w:r w:rsidR="008B7111" w:rsidRPr="00261E78">
        <w:rPr>
          <w:rFonts w:ascii="Apple Color Emoji" w:eastAsia="Times New Roman" w:hAnsi="Apple Color Emoji" w:cs="Apple Color Emoji"/>
          <w:szCs w:val="24"/>
        </w:rPr>
        <w:instrText>🏷️</w:instrText>
      </w:r>
      <w:r w:rsidR="008B7111" w:rsidRPr="00261E78">
        <w:rPr>
          <w:rFonts w:eastAsia="Times New Roman"/>
          <w:szCs w:val="24"/>
        </w:rPr>
        <w:instrText xml:space="preserve"> /reading</w:instrText>
      </w:r>
      <w:r w:rsidR="008B7111" w:rsidRPr="00261E78">
        <w:rPr>
          <w:rFonts w:ascii="Heiti TC" w:eastAsia="Heiti TC" w:hAnsi="Heiti TC" w:cs="Heiti TC"/>
          <w:szCs w:val="24"/>
        </w:rPr>
        <w:instrText>、</w:instrText>
      </w:r>
      <w:r w:rsidR="008B7111" w:rsidRPr="00261E78">
        <w:rPr>
          <w:rFonts w:eastAsia="Times New Roman"/>
          <w:szCs w:val="24"/>
        </w:rPr>
        <w:instrText>Economic Anthropology</w:instrText>
      </w:r>
      <w:r w:rsidR="008B7111" w:rsidRPr="00261E78">
        <w:rPr>
          <w:rFonts w:ascii="Heiti TC" w:eastAsia="Heiti TC" w:hAnsi="Heiti TC" w:cs="Heiti TC"/>
          <w:szCs w:val="24"/>
        </w:rPr>
        <w:instrText>、</w:instrText>
      </w:r>
      <w:r w:rsidR="008B7111" w:rsidRPr="00261E78">
        <w:rPr>
          <w:rFonts w:eastAsia="Times New Roman"/>
          <w:szCs w:val="24"/>
        </w:rPr>
        <w:instrText>Economics of Minorities, Races, and Immigrants</w:instrText>
      </w:r>
      <w:r w:rsidR="008B7111" w:rsidRPr="00261E78">
        <w:rPr>
          <w:rFonts w:ascii="Heiti TC" w:eastAsia="Heiti TC" w:hAnsi="Heiti TC" w:cs="Heiti TC"/>
          <w:szCs w:val="24"/>
        </w:rPr>
        <w:instrText>、</w:instrText>
      </w:r>
      <w:r w:rsidR="008B7111" w:rsidRPr="00261E78">
        <w:rPr>
          <w:rFonts w:eastAsia="Times New Roman"/>
          <w:szCs w:val="24"/>
        </w:rPr>
        <w:instrText>Non-labor Discrimination, Economic History: Agriculture, Natural Resources, Environment, and Extractive Industries: Africa</w:instrText>
      </w:r>
      <w:r w:rsidR="008B7111" w:rsidRPr="00261E78">
        <w:rPr>
          <w:rFonts w:ascii="Heiti TC" w:eastAsia="Heiti TC" w:hAnsi="Heiti TC" w:cs="Heiti TC"/>
          <w:szCs w:val="24"/>
        </w:rPr>
        <w:instrText>、</w:instrText>
      </w:r>
      <w:r w:rsidR="008B7111" w:rsidRPr="00261E78">
        <w:rPr>
          <w:rFonts w:eastAsia="Times New Roman"/>
          <w:szCs w:val="24"/>
        </w:rPr>
        <w:instrText>Oceania, Economic Sociology</w:instrText>
      </w:r>
      <w:r w:rsidR="008B7111" w:rsidRPr="00261E78">
        <w:rPr>
          <w:rFonts w:ascii="Heiti TC" w:eastAsia="Heiti TC" w:hAnsi="Heiti TC" w:cs="Heiti TC"/>
          <w:szCs w:val="24"/>
        </w:rPr>
        <w:instrText>、</w:instrText>
      </w:r>
      <w:r w:rsidR="008B7111" w:rsidRPr="00261E78">
        <w:rPr>
          <w:rFonts w:eastAsia="Times New Roman"/>
          <w:szCs w:val="24"/>
        </w:rPr>
        <w:instrText>Social and Economic Stratification</w:instrText>
      </w:r>
      <w:r w:rsidR="008B7111" w:rsidRPr="00261E78">
        <w:rPr>
          <w:rFonts w:ascii="Heiti TC" w:eastAsia="Heiti TC" w:hAnsi="Heiti TC" w:cs="Heiti TC"/>
          <w:szCs w:val="24"/>
        </w:rPr>
        <w:instrText>、</w:instrText>
      </w:r>
      <w:r w:rsidR="008B7111" w:rsidRPr="00261E78">
        <w:rPr>
          <w:rFonts w:eastAsia="Times New Roman"/>
          <w:szCs w:val="24"/>
        </w:rPr>
        <w:instrText>Economic Sociology; Economic Anthropology; Social and Economic Stratification</w:instrText>
      </w:r>
      <w:r w:rsidR="008B7111" w:rsidRPr="00261E78">
        <w:rPr>
          <w:rFonts w:ascii="Heiti TC" w:eastAsia="Heiti TC" w:hAnsi="Heiti TC" w:cs="Heiti TC"/>
          <w:szCs w:val="24"/>
        </w:rPr>
        <w:instrText>、</w:instrText>
      </w:r>
      <w:r w:rsidR="008B7111" w:rsidRPr="00261E78">
        <w:rPr>
          <w:rFonts w:eastAsia="Times New Roman"/>
          <w:szCs w:val="24"/>
        </w:rPr>
        <w:instrText>Economic History: Agriculture, Natural Resources, Environment, and Extractive Industries: Africa; Oceania</w:instrText>
      </w:r>
      <w:r w:rsidR="008B7111" w:rsidRPr="00261E78">
        <w:rPr>
          <w:rFonts w:ascii="Heiti TC" w:eastAsia="Heiti TC" w:hAnsi="Heiti TC" w:cs="Heiti TC"/>
          <w:szCs w:val="24"/>
        </w:rPr>
        <w:instrText>、</w:instrText>
      </w:r>
      <w:r w:rsidR="008B7111" w:rsidRPr="00261E78">
        <w:rPr>
          <w:rFonts w:eastAsia="Times New Roman"/>
          <w:szCs w:val="24"/>
        </w:rPr>
        <w:instrText xml:space="preserve">Economics of Minorities, Races, and Immigrants; Non-labor Discrimination","page":"3221-3252","source":"11.6 (Q1)","title":"The Slave Trade and the Origins of Mistrust in Africa","volume":"101","author":[{"family":"Nunn","given":"Nathan"},{"family":"Wantchekon","given":"Leonard"}],"issued":{"date-parts":[["2011",12,1]]}}}],"schema":"https://github.com/citation-style-language/schema/raw/master/csl-citation.json"} </w:instrText>
      </w:r>
      <w:r w:rsidR="008B7111" w:rsidRPr="00261E78">
        <w:rPr>
          <w:rFonts w:eastAsia="Times New Roman"/>
          <w:szCs w:val="24"/>
        </w:rPr>
        <w:fldChar w:fldCharType="separate"/>
      </w:r>
      <w:r w:rsidR="008B7111" w:rsidRPr="00261E78">
        <w:rPr>
          <w:rFonts w:eastAsia="Times New Roman"/>
          <w:szCs w:val="24"/>
        </w:rPr>
        <w:t>(Alesina &amp; Zhuravskaya</w:t>
      </w:r>
      <w:r w:rsidR="00C35D83">
        <w:rPr>
          <w:rFonts w:eastAsia="Times New Roman"/>
          <w:szCs w:val="24"/>
        </w:rPr>
        <w:t>,</w:t>
      </w:r>
      <w:r w:rsidR="008B7111" w:rsidRPr="00261E78">
        <w:rPr>
          <w:rFonts w:eastAsia="Times New Roman"/>
          <w:szCs w:val="24"/>
        </w:rPr>
        <w:t xml:space="preserve"> 2011; Nunn &amp; Wantchekon</w:t>
      </w:r>
      <w:r w:rsidR="00C35D83">
        <w:rPr>
          <w:rFonts w:eastAsia="Times New Roman"/>
          <w:szCs w:val="24"/>
        </w:rPr>
        <w:t>,</w:t>
      </w:r>
      <w:r w:rsidR="008B7111" w:rsidRPr="00261E78">
        <w:rPr>
          <w:rFonts w:eastAsia="Times New Roman"/>
          <w:szCs w:val="24"/>
        </w:rPr>
        <w:t xml:space="preserve"> 2011)</w:t>
      </w:r>
      <w:r w:rsidR="008B7111" w:rsidRPr="00261E78">
        <w:rPr>
          <w:rFonts w:eastAsia="Times New Roman"/>
          <w:szCs w:val="24"/>
        </w:rPr>
        <w:fldChar w:fldCharType="end"/>
      </w:r>
      <w:r w:rsidRPr="00261E78">
        <w:t xml:space="preserve">, we examine whether AI treatment affects each proposed mediator and whether controlling for it reduces the treatment coefficient. We complement this with causal mediation analysis </w:t>
      </w:r>
      <w:r w:rsidR="003D6C8D" w:rsidRPr="00261E78">
        <w:fldChar w:fldCharType="begin"/>
      </w:r>
      <w:r w:rsidR="003D6C8D" w:rsidRPr="00261E78">
        <w:instrText xml:space="preserve"> ADDIN ZOTERO_ITEM CSL_CITATION {"citationID":"pQ2bVArI","properties":{"formattedCitation":"(Hicks &amp; Tingley 2011)","plainCitation":"(Hicks &amp; Tingley 2011)","noteIndex":0},"citationItems":[{"id":27869,"uris":["http://zotero.org/users/8905122/items/ZIG77UD5"],"itemData":{"id":27869,"type":"article-journal","abstract":"Estimating the mechanisms that connect explanatory variables with the explained\nvariable, also known as ?mediation analysis,? is central to a variety of\nsocial-science fields, especially psychology, and increasingly to fields like\nepidemiology. Recent work on the statistical methodology behind mediation\nanalysis points to limitations in earlier methods. We implement in Stata\ncomputational approaches based on recent developments in the statistical\nmethodology of mediation analysis. In particular, we provide functions for the\ncorrect calculation of causal mediation effects using several different types of\nparametric models, as well as the calculation of sensitivity analyses for\nviolations to the key identifying assumption required for interpreting mediation\nresults causally.","archive_location":"700 </w:instrText>
      </w:r>
      <w:r w:rsidR="003D6C8D" w:rsidRPr="00261E78">
        <w:rPr>
          <w:rFonts w:ascii="Apple Color Emoji" w:hAnsi="Apple Color Emoji" w:cs="Apple Color Emoji"/>
        </w:rPr>
        <w:instrText>📊</w:instrText>
      </w:r>
      <w:r w:rsidR="003D6C8D" w:rsidRPr="00261E78">
        <w:instrText>","call-number":"3","container-title":"The Stata Journal: Promoting communications on statistics and Stata","DOI":"10.1177/1536867X1201100407","ISSN":"1536-867X","issue":"4","journalAbbreviation":"The Stata Journal: Promoting communications on statistics and Stata","language":"en","note":"</w:instrText>
      </w:r>
      <w:r w:rsidR="003D6C8D" w:rsidRPr="00261E78">
        <w:rPr>
          <w:rFonts w:ascii="Apple Color Emoji" w:hAnsi="Apple Color Emoji" w:cs="Apple Color Emoji"/>
        </w:rPr>
        <w:instrText>🏷️</w:instrText>
      </w:r>
      <w:r w:rsidR="003D6C8D" w:rsidRPr="00261E78">
        <w:instrText xml:space="preserve"> /reading","page":"605-619","source":"3.2 (Q1)","title":"Causal Mediation Analysis","volume":"11","author":[{"family":"Hicks","given":"Raymond"},{"family":"Tingley","given":"Dustin"}],"issued":{"date-parts":[["2011",12]]}}}],"schema":"https://github.com/citation-style-language/schema/raw/master/csl-citation.json"} </w:instrText>
      </w:r>
      <w:r w:rsidR="003D6C8D" w:rsidRPr="00261E78">
        <w:fldChar w:fldCharType="separate"/>
      </w:r>
      <w:r w:rsidR="003D6C8D" w:rsidRPr="00261E78">
        <w:t>(Hicks &amp; Tingley</w:t>
      </w:r>
      <w:r w:rsidR="00C35D83">
        <w:t>,</w:t>
      </w:r>
      <w:r w:rsidR="003D6C8D" w:rsidRPr="00261E78">
        <w:t xml:space="preserve"> 2011)</w:t>
      </w:r>
      <w:r w:rsidR="003D6C8D" w:rsidRPr="00261E78">
        <w:fldChar w:fldCharType="end"/>
      </w:r>
      <w:r w:rsidR="003D6C8D" w:rsidRPr="00261E78">
        <w:t xml:space="preserve"> </w:t>
      </w:r>
      <w:r w:rsidRPr="00261E78">
        <w:t xml:space="preserve">to quantify the proportion of </w:t>
      </w:r>
      <w:r w:rsidR="003D6C8D" w:rsidRPr="00261E78">
        <w:t xml:space="preserve">the </w:t>
      </w:r>
      <w:r w:rsidRPr="00261E78">
        <w:t>total effect flowing through each channel.</w:t>
      </w:r>
    </w:p>
    <w:p w14:paraId="6008B3C7" w14:textId="647449B0" w:rsidR="00CC0B02" w:rsidRPr="00261E78" w:rsidRDefault="00CC0B02" w:rsidP="00EB4B15">
      <w:pPr>
        <w:pStyle w:val="Heading4"/>
      </w:pPr>
      <w:r w:rsidRPr="00261E78">
        <w:rPr>
          <w:lang w:val="en-US"/>
        </w:rPr>
        <w:t>Content Effect</w:t>
      </w:r>
    </w:p>
    <w:p w14:paraId="2B7D7A77" w14:textId="0D583B4E" w:rsidR="004F7CE1" w:rsidRPr="00261E78" w:rsidRDefault="004F7CE1" w:rsidP="00A86F82">
      <w:pPr>
        <w:pStyle w:val="Paragraph0"/>
      </w:pPr>
      <w:r w:rsidRPr="00261E78">
        <w:t xml:space="preserve">We first test whether AI-generated answers reduce human participation through content quality. If content drives the </w:t>
      </w:r>
      <w:r w:rsidR="00023A77" w:rsidRPr="00261E78">
        <w:t>deterrence</w:t>
      </w:r>
      <w:r w:rsidRPr="00261E78">
        <w:t xml:space="preserve"> effect, we should observe that (1) AI-generated answers differ systematically in quality from human answers, and (2) controlling for the</w:t>
      </w:r>
      <w:r w:rsidR="004B5AD2" w:rsidRPr="00261E78">
        <w:t xml:space="preserve"> content quality of </w:t>
      </w:r>
      <w:r w:rsidR="00CC0B02" w:rsidRPr="00261E78">
        <w:t>the first</w:t>
      </w:r>
      <w:r w:rsidR="004B5AD2" w:rsidRPr="00261E78">
        <w:t xml:space="preserve"> answer </w:t>
      </w:r>
      <w:r w:rsidRPr="00261E78">
        <w:t>substantially reduces the AI treatment coefficient.</w:t>
      </w:r>
    </w:p>
    <w:p w14:paraId="5072B078" w14:textId="5A0B9F15" w:rsidR="004F7CE1" w:rsidRPr="00261E78" w:rsidRDefault="004F7CE1" w:rsidP="00A86F82">
      <w:pPr>
        <w:pStyle w:val="Paragraph0"/>
      </w:pPr>
      <w:r w:rsidRPr="00261E78">
        <w:t xml:space="preserve">Table 9 presents our analysis using questions that received at least one answer (N = 3,235). Column 1 reproduces our baseline result for this subsample: AI treatment reduces the number of </w:t>
      </w:r>
      <w:r w:rsidRPr="00261E78">
        <w:lastRenderedPageBreak/>
        <w:t>human answers by 0.153 (p &lt; 0.001).</w:t>
      </w:r>
      <w:r w:rsidR="00A94EFC" w:rsidRPr="00261E78">
        <w:t xml:space="preserve"> </w:t>
      </w:r>
      <w:r w:rsidRPr="00261E78">
        <w:t xml:space="preserve">Column 2 examines whether AI treatment affects </w:t>
      </w:r>
      <w:r w:rsidR="00D1059C">
        <w:t xml:space="preserve">the </w:t>
      </w:r>
      <w:r w:rsidRPr="00261E78">
        <w:t>content characteristics of the first answer. Using the logarithm of answer length as an initial quality measure, we find that AI-generated first answers are substantially longer than human first answers (</w:t>
      </w:r>
      <w:r w:rsidRPr="00261E78">
        <w:rPr>
          <w:i/>
          <w:iCs/>
        </w:rPr>
        <w:t>β</w:t>
      </w:r>
      <w:r w:rsidRPr="00261E78">
        <w:t xml:space="preserve"> = 2.215, p &lt; 0.001), suggesting AI produces more comprehensive responses.</w:t>
      </w:r>
    </w:p>
    <w:p w14:paraId="5AE8DEE8" w14:textId="78E716E8" w:rsidR="004F7CE1" w:rsidRPr="00261E78" w:rsidRDefault="004F7CE1" w:rsidP="00A86F82">
      <w:pPr>
        <w:pStyle w:val="Paragraph0"/>
      </w:pPr>
      <w:r w:rsidRPr="00261E78">
        <w:t xml:space="preserve">Does this content difference explain the </w:t>
      </w:r>
      <w:r w:rsidR="00023A77" w:rsidRPr="00261E78">
        <w:t>deterrence</w:t>
      </w:r>
      <w:r w:rsidRPr="00261E78">
        <w:t xml:space="preserve"> effect? Column 3 addresses this question by controlling for </w:t>
      </w:r>
      <w:r w:rsidR="00DC6A58" w:rsidRPr="00261E78">
        <w:t xml:space="preserve">the </w:t>
      </w:r>
      <w:r w:rsidRPr="00261E78">
        <w:t>first answer length in the baseline regression. We find that longer first answers significantly reduce subsequent human participation (</w:t>
      </w:r>
      <w:r w:rsidRPr="00261E78">
        <w:rPr>
          <w:i/>
          <w:iCs/>
        </w:rPr>
        <w:t>β</w:t>
      </w:r>
      <w:r w:rsidRPr="00261E78">
        <w:t xml:space="preserve"> = -0.018, p &lt; 0.001), and the AI treatment coefficient decreases from -0.153 to -0.113. This reduction indicates that content characteristics partially mediate the </w:t>
      </w:r>
      <w:r w:rsidR="00023A77" w:rsidRPr="00261E78">
        <w:t>deterrence</w:t>
      </w:r>
      <w:r w:rsidRPr="00261E78">
        <w:t xml:space="preserve"> effect. However, the AI coefficient remains negative and highly significant, suggesting </w:t>
      </w:r>
      <w:r w:rsidR="00CC2BB7">
        <w:t xml:space="preserve">that </w:t>
      </w:r>
      <w:r w:rsidRPr="00261E78">
        <w:t xml:space="preserve">content alone does not fully explain the observed </w:t>
      </w:r>
      <w:r w:rsidR="00A94EFC" w:rsidRPr="00261E78">
        <w:t>deterrence effect</w:t>
      </w:r>
      <w:r w:rsidRPr="00261E78">
        <w:t>.</w:t>
      </w:r>
    </w:p>
    <w:p w14:paraId="4022B69C" w14:textId="4E3A58B0" w:rsidR="00A94EFC" w:rsidRPr="00261E78" w:rsidRDefault="00A94EFC" w:rsidP="00A86F82">
      <w:pPr>
        <w:pStyle w:val="Paragraph0"/>
      </w:pPr>
      <w:r w:rsidRPr="00261E78">
        <w:t xml:space="preserve">To verify whether findings extend beyond the simple quality measure of answer length, we employ LLM-generated quality measures </w:t>
      </w:r>
      <w:r w:rsidR="0094443B" w:rsidRPr="00261E78">
        <w:fldChar w:fldCharType="begin" w:fldLock="1"/>
      </w:r>
      <w:r w:rsidR="001B501F" w:rsidRPr="00261E78">
        <w:instrText xml:space="preserve"> ADDIN ZOTERO_ITEM CSL_CITATION {"citationID":"fLcys58s","properties":{"formattedCitation":"(Li et al. 2024)","plainCitation":"(Li et al. 2024)","noteIndex":0},"citationItems":[{"id":202,"uris":["http://zotero.org/users/8905122/items/SNFQA8GA","http://www.mendeley.com/documents/?uuid=38732a76-9922-46b6-842d-29c0867444e2"],"itemData":{"id":202,"type":"article-journal","abstract":"This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infeasible with human respondents.\n\n</w:instrText>
      </w:r>
      <w:r w:rsidR="001B501F" w:rsidRPr="00261E78">
        <w:instrText>【摘要翻译】本文探讨了大型语言模型（</w:instrText>
      </w:r>
      <w:r w:rsidR="001B501F" w:rsidRPr="00261E78">
        <w:instrText>LLMs</w:instrText>
      </w:r>
      <w:r w:rsidR="001B501F" w:rsidRPr="00261E78">
        <w:instrText>）在市场研究中替代人类参与者的潜力。这种</w:instrText>
      </w:r>
      <w:r w:rsidR="001B501F" w:rsidRPr="00261E78">
        <w:instrText>LLM</w:instrText>
      </w:r>
      <w:r w:rsidR="001B501F" w:rsidRPr="00261E78">
        <w:instrText>可用于在给定提示的情况下生成文本。我们认为，对于某些产品类别的自动化市场研究，感知分析是一个特别有前途的用例。所提出的新方法生成的输出与人类调查生成的输出非常匹配：人类和</w:instrText>
      </w:r>
      <w:r w:rsidR="001B501F" w:rsidRPr="00261E78">
        <w:instrText>LLM</w:instrText>
      </w:r>
      <w:r w:rsidR="001B501F" w:rsidRPr="00261E78">
        <w:instrText>生成的数据集之间的一致率达到</w:instrText>
      </w:r>
      <w:r w:rsidR="001B501F" w:rsidRPr="00261E78">
        <w:instrText>75%</w:instrText>
      </w:r>
      <w:r w:rsidR="001B501F" w:rsidRPr="00261E78">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1B501F" w:rsidRPr="00261E78">
        <w:instrText>LLM</w:instrText>
      </w:r>
      <w:r w:rsidR="001B501F" w:rsidRPr="00261E78">
        <w:instrText>的市场研究将适用于回答基于人口统计变量或上下文变化的更微妙的问题，这些问题对于人类受访者来说将是极其昂贵或不可行的。</w:instrText>
      </w:r>
      <w:r w:rsidR="001B501F" w:rsidRPr="00261E78">
        <w:instrText xml:space="preserve">","archive_location":"5 </w:instrText>
      </w:r>
      <w:r w:rsidR="001B501F" w:rsidRPr="00261E78">
        <w:rPr>
          <w:rFonts w:ascii="Apple Color Emoji" w:hAnsi="Apple Color Emoji" w:cs="Apple Color Emoji"/>
        </w:rPr>
        <w:instrText>📊</w:instrText>
      </w:r>
      <w:r w:rsidR="001B501F" w:rsidRPr="00261E78">
        <w:instrText>","call-number":"2","container-title":"Marketing Science","DOI":"10.1287/mksc.2023.0454","ISSN":"0732-2399","issue":"2","journalAbbreviation":"Market. Sci.","language":"en","note":"</w:instrText>
      </w:r>
      <w:r w:rsidR="001B501F" w:rsidRPr="00261E78">
        <w:rPr>
          <w:rFonts w:ascii="Apple Color Emoji" w:hAnsi="Apple Color Emoji" w:cs="Apple Color Emoji"/>
        </w:rPr>
        <w:instrText>🏷️</w:instrText>
      </w:r>
      <w:r w:rsidR="001B501F" w:rsidRPr="00261E78">
        <w:instrText xml:space="preserve"> /unread</w:instrText>
      </w:r>
      <w:r w:rsidR="001B501F" w:rsidRPr="00261E78">
        <w:instrText>、</w:instrText>
      </w:r>
      <w:r w:rsidR="001B501F" w:rsidRPr="00261E78">
        <w:instrText>natural language processing</w:instrText>
      </w:r>
      <w:r w:rsidR="001B501F" w:rsidRPr="00261E78">
        <w:instrText>、</w:instrText>
      </w:r>
      <w:r w:rsidR="001B501F" w:rsidRPr="00261E78">
        <w:instrText>artificial Intelligence</w:instrText>
      </w:r>
      <w:r w:rsidR="001B501F" w:rsidRPr="00261E78">
        <w:instrText>、</w:instrText>
      </w:r>
      <w:r w:rsidR="001B501F" w:rsidRPr="00261E78">
        <w:instrText>language model</w:instrText>
      </w:r>
      <w:r w:rsidR="001B501F" w:rsidRPr="00261E78">
        <w:instrText>、</w:instrText>
      </w:r>
      <w:r w:rsidR="001B501F" w:rsidRPr="00261E78">
        <w:instrText>market research</w:instrText>
      </w:r>
      <w:r w:rsidR="001B501F" w:rsidRPr="00261E78">
        <w:instrText>、</w:instrText>
      </w:r>
      <w:r w:rsidR="001B501F" w:rsidRPr="00261E78">
        <w:instrText xml:space="preserve">perceptual maps","page":"254-266","source":"5 (Q2)","title":"Frontiers: Determining the Validity of Large Language Models for Automated Perceptual Analysis","title-short":"Frontiers","volume":"43","author":[{"family":"Li","given":"Peiyao"},{"family":"Castelo","given":"Noah"},{"family":"Katona","given":"Zsolt"},{"family":"Sarvary","given":"Miklos"}],"issued":{"date-parts":[["2024",1]]}}}],"schema":"https://github.com/citation-style-language/schema/raw/master/csl-citation.json"} </w:instrText>
      </w:r>
      <w:r w:rsidR="0094443B" w:rsidRPr="00261E78">
        <w:fldChar w:fldCharType="separate"/>
      </w:r>
      <w:r w:rsidR="001B501F" w:rsidRPr="00261E78">
        <w:t>(Li et al.</w:t>
      </w:r>
      <w:r w:rsidR="00C35D83">
        <w:t>,</w:t>
      </w:r>
      <w:r w:rsidR="001B501F" w:rsidRPr="00261E78">
        <w:t xml:space="preserve"> 2024)</w:t>
      </w:r>
      <w:r w:rsidR="0094443B" w:rsidRPr="00261E78">
        <w:fldChar w:fldCharType="end"/>
      </w:r>
      <w:r w:rsidRPr="00261E78">
        <w:t>. The detailed method for generating these quality measures and their validity assessment is provided in Online Appendix B. Column 4 incorporates overall quality ratings alongside length. While length remains significant (</w:t>
      </w:r>
      <w:r w:rsidRPr="00261E78">
        <w:rPr>
          <w:i/>
          <w:iCs/>
        </w:rPr>
        <w:t>β</w:t>
      </w:r>
      <w:r w:rsidRPr="00261E78">
        <w:t xml:space="preserve"> = -0.021, p &lt; 0.001), overall quality does not. Column 5 decomposes content into ten dimensions: clarity, readability, accuracy, relevance, detail level, and presence of personal experiences, insights, innovative approaches, alternative solutions, and engaging storytelling</w:t>
      </w:r>
      <w:r w:rsidR="003444A3" w:rsidRPr="00261E78">
        <w:t xml:space="preserve"> (see Online Appendix B for detailed definitions and validation)</w:t>
      </w:r>
      <w:r w:rsidRPr="00261E78">
        <w:t>. Even controlling for these extensive characteristics, the AI coefficient remains significant (</w:t>
      </w:r>
      <w:r w:rsidRPr="00261E78">
        <w:rPr>
          <w:i/>
          <w:iCs/>
        </w:rPr>
        <w:t>β</w:t>
      </w:r>
      <w:r w:rsidRPr="00261E78">
        <w:t xml:space="preserve"> = -0.109, p &lt; 0.001).</w:t>
      </w:r>
    </w:p>
    <w:p w14:paraId="2B1628F4" w14:textId="3520ED90" w:rsidR="00EA6E88" w:rsidRPr="00261E78" w:rsidRDefault="00EA6E88" w:rsidP="0056545C">
      <w:pPr>
        <w:pStyle w:val="Paragraph0"/>
      </w:pPr>
      <w:r w:rsidRPr="00261E78">
        <w:t xml:space="preserve">In </w:t>
      </w:r>
      <w:r w:rsidR="000A2C18" w:rsidRPr="00261E78">
        <w:t>C</w:t>
      </w:r>
      <w:r w:rsidRPr="00261E78">
        <w:t xml:space="preserve">olumn 6, we complement our content effect mechanism tests by investigating whether the deterrence effect strengthens </w:t>
      </w:r>
      <w:r w:rsidR="00CC2BB7">
        <w:t>in the presence of</w:t>
      </w:r>
      <w:r w:rsidR="00CC2BB7" w:rsidRPr="00261E78">
        <w:t xml:space="preserve"> </w:t>
      </w:r>
      <w:r w:rsidRPr="00261E78">
        <w:t>higher AI quality</w:t>
      </w:r>
      <w:r w:rsidR="00CC2BB7">
        <w:t>; we do this</w:t>
      </w:r>
      <w:r w:rsidRPr="00261E78">
        <w:t xml:space="preserve"> by interacting answer length with AI treatment. We focus on length for this interaction analysis because it </w:t>
      </w:r>
      <w:r w:rsidRPr="00261E78">
        <w:lastRenderedPageBreak/>
        <w:t>consistently mediates the AI deterrence effect across Columns 3-5</w:t>
      </w:r>
      <w:r w:rsidR="00654D18">
        <w:t xml:space="preserve"> (</w:t>
      </w:r>
      <w:r w:rsidRPr="00261E78">
        <w:t>remaining statistically significant in all specifications</w:t>
      </w:r>
      <w:r w:rsidR="00654D18">
        <w:t xml:space="preserve">) </w:t>
      </w:r>
      <w:r w:rsidRPr="00261E78">
        <w:t>while other quality measures (overall LLM rating and most individual dimensions) do not achieve significance. This makes length the most empirically robust content quality measure for understanding the deterrence effect. The negative interaction (</w:t>
      </w:r>
      <w:r w:rsidRPr="00261E78">
        <w:rPr>
          <w:i/>
          <w:iCs/>
        </w:rPr>
        <w:t>β</w:t>
      </w:r>
      <w:r w:rsidRPr="00261E78">
        <w:t xml:space="preserve"> = -0.040, p &lt; 0.01) reveals </w:t>
      </w:r>
      <w:r w:rsidR="002837CA" w:rsidRPr="00261E78">
        <w:t xml:space="preserve">that </w:t>
      </w:r>
      <w:r w:rsidRPr="00261E78">
        <w:t>longer AI answers deter participation more strongly than shorter ones, reinforcing that content quality is indeed part of the deterrence mechanism.</w:t>
      </w:r>
    </w:p>
    <w:p w14:paraId="57655AAC" w14:textId="694AA2C6" w:rsidR="00EA6E88" w:rsidRPr="00261E78" w:rsidRDefault="00EA6E88" w:rsidP="00EB4B15">
      <w:pPr>
        <w:pStyle w:val="Paragraph0"/>
        <w:widowControl w:val="0"/>
        <w:ind w:firstLine="533"/>
      </w:pPr>
      <w:r w:rsidRPr="00261E78">
        <w:t>These results demonstrate the content effect</w:t>
      </w:r>
      <w:r w:rsidR="00E64512">
        <w:t xml:space="preserve">: </w:t>
      </w:r>
      <w:r w:rsidRPr="00261E78">
        <w:t>AI reduces participation partly through comprehensiveness</w:t>
      </w:r>
      <w:r w:rsidR="00E64512">
        <w:t xml:space="preserve">, </w:t>
      </w:r>
      <w:r w:rsidRPr="00261E78">
        <w:t>but the substantial residual indicates</w:t>
      </w:r>
      <w:r w:rsidR="00CC2BB7">
        <w:t xml:space="preserve"> that</w:t>
      </w:r>
      <w:r w:rsidRPr="00261E78">
        <w:t xml:space="preserve"> other mechanisms also contribute.</w:t>
      </w:r>
    </w:p>
    <w:p w14:paraId="6846D99F" w14:textId="53EF1F0A" w:rsidR="00B35EC5" w:rsidRPr="00261E78" w:rsidRDefault="006D52DB">
      <w:pPr>
        <w:pStyle w:val="TableFiguretitle"/>
      </w:pPr>
      <w:bookmarkStart w:id="719" w:name="_Ref195145153"/>
      <w:r w:rsidRPr="00261E78">
        <w:t xml:space="preserve">Table </w:t>
      </w:r>
      <w:fldSimple w:instr=" SEQ Table \* ARABIC ">
        <w:r w:rsidR="00FB2A9C" w:rsidRPr="00261E78">
          <w:t>9</w:t>
        </w:r>
      </w:fldSimple>
      <w:bookmarkEnd w:id="719"/>
      <w:r w:rsidRPr="00261E78">
        <w:t xml:space="preserve">. </w:t>
      </w:r>
      <w:r w:rsidR="00F40939" w:rsidRPr="00261E78">
        <w:t>The content effect</w:t>
      </w:r>
      <w:r w:rsidR="000500C4" w:rsidRPr="00261E78">
        <w:t>s</w:t>
      </w:r>
      <w:r w:rsidR="00F40939" w:rsidRPr="00261E78">
        <w:t xml:space="preserve"> of AI-generated answer</w:t>
      </w:r>
      <w:r w:rsidR="00B35EC5" w:rsidRPr="00261E78">
        <w:t>s</w:t>
      </w:r>
    </w:p>
    <w:tbl>
      <w:tblPr>
        <w:tblW w:w="5000" w:type="pct"/>
        <w:jc w:val="center"/>
        <w:tblLayout w:type="fixed"/>
        <w:tblCellMar>
          <w:left w:w="14" w:type="dxa"/>
          <w:right w:w="14" w:type="dxa"/>
        </w:tblCellMar>
        <w:tblLook w:val="04A0" w:firstRow="1" w:lastRow="0" w:firstColumn="1" w:lastColumn="0" w:noHBand="0" w:noVBand="1"/>
      </w:tblPr>
      <w:tblGrid>
        <w:gridCol w:w="1980"/>
        <w:gridCol w:w="1170"/>
        <w:gridCol w:w="2430"/>
        <w:gridCol w:w="990"/>
        <w:gridCol w:w="990"/>
        <w:gridCol w:w="900"/>
        <w:gridCol w:w="900"/>
      </w:tblGrid>
      <w:tr w:rsidR="00213513" w:rsidRPr="00261E78" w14:paraId="7E5B071B" w14:textId="77777777" w:rsidTr="00A86F82">
        <w:trPr>
          <w:trHeight w:val="260"/>
          <w:jc w:val="center"/>
        </w:trPr>
        <w:tc>
          <w:tcPr>
            <w:tcW w:w="1980" w:type="dxa"/>
            <w:tcBorders>
              <w:top w:val="single" w:sz="4" w:space="0" w:color="auto"/>
              <w:left w:val="nil"/>
              <w:bottom w:val="nil"/>
              <w:right w:val="nil"/>
            </w:tcBorders>
            <w:noWrap/>
            <w:hideMark/>
          </w:tcPr>
          <w:p w14:paraId="09BC0DB2" w14:textId="77777777" w:rsidR="00213513" w:rsidRPr="00261E78" w:rsidRDefault="00213513">
            <w:pPr>
              <w:rPr>
                <w:color w:val="000000"/>
                <w:sz w:val="20"/>
                <w:szCs w:val="20"/>
              </w:rPr>
            </w:pPr>
            <w:r w:rsidRPr="00261E78">
              <w:rPr>
                <w:color w:val="000000"/>
                <w:sz w:val="20"/>
                <w:szCs w:val="20"/>
              </w:rPr>
              <w:t> </w:t>
            </w:r>
          </w:p>
        </w:tc>
        <w:tc>
          <w:tcPr>
            <w:tcW w:w="1170" w:type="dxa"/>
            <w:tcBorders>
              <w:top w:val="single" w:sz="4" w:space="0" w:color="auto"/>
              <w:left w:val="nil"/>
              <w:bottom w:val="nil"/>
              <w:right w:val="nil"/>
            </w:tcBorders>
            <w:noWrap/>
            <w:hideMark/>
          </w:tcPr>
          <w:p w14:paraId="0E661E2A" w14:textId="77777777" w:rsidR="00213513" w:rsidRPr="00261E78" w:rsidRDefault="00213513">
            <w:pPr>
              <w:jc w:val="center"/>
              <w:rPr>
                <w:sz w:val="20"/>
                <w:szCs w:val="20"/>
              </w:rPr>
            </w:pPr>
            <w:r w:rsidRPr="00261E78">
              <w:rPr>
                <w:sz w:val="20"/>
                <w:szCs w:val="20"/>
              </w:rPr>
              <w:t>(1)</w:t>
            </w:r>
          </w:p>
        </w:tc>
        <w:tc>
          <w:tcPr>
            <w:tcW w:w="2430" w:type="dxa"/>
            <w:tcBorders>
              <w:top w:val="single" w:sz="4" w:space="0" w:color="auto"/>
              <w:left w:val="nil"/>
              <w:bottom w:val="nil"/>
              <w:right w:val="nil"/>
            </w:tcBorders>
            <w:noWrap/>
            <w:hideMark/>
          </w:tcPr>
          <w:p w14:paraId="7E9FE315" w14:textId="77777777" w:rsidR="00213513" w:rsidRPr="00261E78" w:rsidRDefault="00213513">
            <w:pPr>
              <w:jc w:val="center"/>
              <w:rPr>
                <w:sz w:val="20"/>
                <w:szCs w:val="20"/>
              </w:rPr>
            </w:pPr>
            <w:r w:rsidRPr="00261E78">
              <w:rPr>
                <w:sz w:val="20"/>
                <w:szCs w:val="20"/>
              </w:rPr>
              <w:t>(2)</w:t>
            </w:r>
          </w:p>
        </w:tc>
        <w:tc>
          <w:tcPr>
            <w:tcW w:w="990" w:type="dxa"/>
            <w:tcBorders>
              <w:top w:val="single" w:sz="4" w:space="0" w:color="auto"/>
              <w:left w:val="nil"/>
              <w:bottom w:val="nil"/>
              <w:right w:val="nil"/>
            </w:tcBorders>
            <w:noWrap/>
            <w:hideMark/>
          </w:tcPr>
          <w:p w14:paraId="56D794D0" w14:textId="77777777" w:rsidR="00213513" w:rsidRPr="00261E78" w:rsidRDefault="00213513">
            <w:pPr>
              <w:jc w:val="center"/>
              <w:rPr>
                <w:sz w:val="20"/>
                <w:szCs w:val="20"/>
              </w:rPr>
            </w:pPr>
            <w:r w:rsidRPr="00261E78">
              <w:rPr>
                <w:sz w:val="20"/>
                <w:szCs w:val="20"/>
              </w:rPr>
              <w:t>(3)</w:t>
            </w:r>
          </w:p>
        </w:tc>
        <w:tc>
          <w:tcPr>
            <w:tcW w:w="990" w:type="dxa"/>
            <w:tcBorders>
              <w:top w:val="single" w:sz="4" w:space="0" w:color="auto"/>
              <w:left w:val="nil"/>
              <w:bottom w:val="nil"/>
              <w:right w:val="nil"/>
            </w:tcBorders>
            <w:noWrap/>
            <w:hideMark/>
          </w:tcPr>
          <w:p w14:paraId="2774D6E4" w14:textId="77777777" w:rsidR="00213513" w:rsidRPr="00261E78" w:rsidRDefault="00213513">
            <w:pPr>
              <w:jc w:val="center"/>
              <w:rPr>
                <w:sz w:val="20"/>
                <w:szCs w:val="20"/>
              </w:rPr>
            </w:pPr>
            <w:r w:rsidRPr="00261E78">
              <w:rPr>
                <w:sz w:val="20"/>
                <w:szCs w:val="20"/>
              </w:rPr>
              <w:t>(4)</w:t>
            </w:r>
          </w:p>
        </w:tc>
        <w:tc>
          <w:tcPr>
            <w:tcW w:w="900" w:type="dxa"/>
            <w:tcBorders>
              <w:top w:val="single" w:sz="4" w:space="0" w:color="auto"/>
              <w:left w:val="nil"/>
              <w:bottom w:val="nil"/>
              <w:right w:val="nil"/>
            </w:tcBorders>
            <w:noWrap/>
            <w:hideMark/>
          </w:tcPr>
          <w:p w14:paraId="4864AED0" w14:textId="77777777" w:rsidR="00213513" w:rsidRPr="00261E78" w:rsidRDefault="00213513">
            <w:pPr>
              <w:jc w:val="center"/>
              <w:rPr>
                <w:sz w:val="20"/>
                <w:szCs w:val="20"/>
              </w:rPr>
            </w:pPr>
            <w:r w:rsidRPr="00261E78">
              <w:rPr>
                <w:sz w:val="20"/>
                <w:szCs w:val="20"/>
              </w:rPr>
              <w:t>(5)</w:t>
            </w:r>
          </w:p>
        </w:tc>
        <w:tc>
          <w:tcPr>
            <w:tcW w:w="900" w:type="dxa"/>
            <w:tcBorders>
              <w:top w:val="single" w:sz="4" w:space="0" w:color="auto"/>
              <w:left w:val="nil"/>
              <w:bottom w:val="nil"/>
              <w:right w:val="nil"/>
            </w:tcBorders>
            <w:noWrap/>
            <w:hideMark/>
          </w:tcPr>
          <w:p w14:paraId="59932E10" w14:textId="77777777" w:rsidR="00213513" w:rsidRPr="00261E78" w:rsidRDefault="00213513">
            <w:pPr>
              <w:jc w:val="center"/>
              <w:rPr>
                <w:sz w:val="20"/>
                <w:szCs w:val="20"/>
              </w:rPr>
            </w:pPr>
            <w:r w:rsidRPr="00261E78">
              <w:rPr>
                <w:sz w:val="20"/>
                <w:szCs w:val="20"/>
              </w:rPr>
              <w:t>(6)</w:t>
            </w:r>
          </w:p>
        </w:tc>
      </w:tr>
      <w:tr w:rsidR="00213513" w:rsidRPr="00261E78" w14:paraId="6AD93A03" w14:textId="77777777" w:rsidTr="00A86F82">
        <w:trPr>
          <w:trHeight w:val="260"/>
          <w:jc w:val="center"/>
        </w:trPr>
        <w:tc>
          <w:tcPr>
            <w:tcW w:w="1980" w:type="dxa"/>
            <w:tcBorders>
              <w:top w:val="nil"/>
              <w:left w:val="nil"/>
              <w:bottom w:val="nil"/>
              <w:right w:val="nil"/>
            </w:tcBorders>
            <w:noWrap/>
            <w:hideMark/>
          </w:tcPr>
          <w:p w14:paraId="052C9B36" w14:textId="77777777" w:rsidR="00213513" w:rsidRPr="00261E78" w:rsidRDefault="00213513">
            <w:pPr>
              <w:jc w:val="right"/>
              <w:rPr>
                <w:color w:val="000000"/>
                <w:sz w:val="20"/>
                <w:szCs w:val="20"/>
              </w:rPr>
            </w:pPr>
            <w:r w:rsidRPr="00261E78">
              <w:rPr>
                <w:color w:val="000000"/>
                <w:sz w:val="20"/>
                <w:szCs w:val="20"/>
              </w:rPr>
              <w:t xml:space="preserve">DV: </w:t>
            </w:r>
          </w:p>
        </w:tc>
        <w:tc>
          <w:tcPr>
            <w:tcW w:w="1170" w:type="dxa"/>
            <w:tcBorders>
              <w:top w:val="nil"/>
              <w:left w:val="nil"/>
              <w:bottom w:val="single" w:sz="4" w:space="0" w:color="auto"/>
              <w:right w:val="nil"/>
            </w:tcBorders>
            <w:noWrap/>
            <w:hideMark/>
          </w:tcPr>
          <w:p w14:paraId="1B4B1899" w14:textId="448D691E" w:rsidR="00213513" w:rsidRPr="00261E78" w:rsidRDefault="00213513">
            <w:pPr>
              <w:jc w:val="center"/>
              <w:rPr>
                <w:color w:val="000000"/>
                <w:sz w:val="20"/>
                <w:szCs w:val="20"/>
              </w:rPr>
            </w:pPr>
            <w:r w:rsidRPr="00261E78">
              <w:rPr>
                <w:i/>
                <w:iCs/>
                <w:color w:val="000000"/>
                <w:sz w:val="20"/>
                <w:szCs w:val="20"/>
              </w:rPr>
              <w:t>answerNum</w:t>
            </w:r>
            <w:r w:rsidRPr="00261E78">
              <w:rPr>
                <w:i/>
                <w:iCs/>
                <w:color w:val="000000"/>
                <w:sz w:val="20"/>
                <w:szCs w:val="20"/>
                <w:vertAlign w:val="subscript"/>
              </w:rPr>
              <w:t>i</w:t>
            </w:r>
          </w:p>
        </w:tc>
        <w:tc>
          <w:tcPr>
            <w:tcW w:w="2430" w:type="dxa"/>
            <w:tcBorders>
              <w:top w:val="nil"/>
              <w:left w:val="nil"/>
              <w:bottom w:val="single" w:sz="4" w:space="0" w:color="auto"/>
              <w:right w:val="nil"/>
            </w:tcBorders>
            <w:noWrap/>
            <w:hideMark/>
          </w:tcPr>
          <w:p w14:paraId="2AFB5EFB" w14:textId="77777777" w:rsidR="00213513" w:rsidRPr="00261E78" w:rsidRDefault="00213513">
            <w:pPr>
              <w:jc w:val="center"/>
              <w:rPr>
                <w:color w:val="000000"/>
                <w:sz w:val="20"/>
                <w:szCs w:val="20"/>
              </w:rPr>
            </w:pPr>
            <w:r w:rsidRPr="00261E78">
              <w:rPr>
                <w:color w:val="000000"/>
                <w:sz w:val="20"/>
                <w:szCs w:val="20"/>
              </w:rPr>
              <w:t>the content quality of the first answer (measured by length)</w:t>
            </w:r>
          </w:p>
        </w:tc>
        <w:tc>
          <w:tcPr>
            <w:tcW w:w="3780" w:type="dxa"/>
            <w:gridSpan w:val="4"/>
            <w:tcBorders>
              <w:top w:val="nil"/>
              <w:left w:val="nil"/>
              <w:bottom w:val="single" w:sz="4" w:space="0" w:color="auto"/>
              <w:right w:val="nil"/>
            </w:tcBorders>
            <w:noWrap/>
            <w:hideMark/>
          </w:tcPr>
          <w:p w14:paraId="08777BE8" w14:textId="77777777" w:rsidR="00213513" w:rsidRPr="00261E78" w:rsidRDefault="00213513">
            <w:pPr>
              <w:jc w:val="center"/>
              <w:rPr>
                <w:i/>
                <w:iCs/>
                <w:color w:val="000000"/>
                <w:sz w:val="20"/>
                <w:szCs w:val="20"/>
              </w:rPr>
            </w:pPr>
            <w:r w:rsidRPr="00261E78">
              <w:rPr>
                <w:i/>
                <w:iCs/>
                <w:color w:val="000000"/>
                <w:sz w:val="20"/>
                <w:szCs w:val="20"/>
              </w:rPr>
              <w:t>answerNum</w:t>
            </w:r>
            <w:r w:rsidRPr="00261E78">
              <w:rPr>
                <w:i/>
                <w:iCs/>
                <w:color w:val="000000"/>
                <w:sz w:val="20"/>
                <w:szCs w:val="20"/>
                <w:vertAlign w:val="subscript"/>
              </w:rPr>
              <w:t>i</w:t>
            </w:r>
          </w:p>
        </w:tc>
      </w:tr>
      <w:tr w:rsidR="00046944" w:rsidRPr="00261E78" w14:paraId="446596D5" w14:textId="77777777" w:rsidTr="00A86F82">
        <w:trPr>
          <w:trHeight w:val="280"/>
          <w:jc w:val="center"/>
        </w:trPr>
        <w:tc>
          <w:tcPr>
            <w:tcW w:w="1980" w:type="dxa"/>
            <w:vMerge w:val="restart"/>
            <w:tcBorders>
              <w:top w:val="nil"/>
              <w:left w:val="nil"/>
              <w:bottom w:val="nil"/>
              <w:right w:val="nil"/>
            </w:tcBorders>
            <w:noWrap/>
            <w:vAlign w:val="center"/>
            <w:hideMark/>
          </w:tcPr>
          <w:p w14:paraId="2A9370EA" w14:textId="00067ABF" w:rsidR="00046944" w:rsidRPr="00261E78" w:rsidRDefault="00046944" w:rsidP="00046944">
            <w:pPr>
              <w:rPr>
                <w:i/>
                <w:iCs/>
                <w:sz w:val="20"/>
                <w:szCs w:val="20"/>
              </w:rPr>
            </w:pPr>
            <w:r w:rsidRPr="00261E78">
              <w:rPr>
                <w:i/>
                <w:iCs/>
                <w:sz w:val="20"/>
                <w:szCs w:val="20"/>
              </w:rPr>
              <w:t>AI</w:t>
            </w:r>
            <w:r w:rsidRPr="00261E78">
              <w:rPr>
                <w:i/>
                <w:iCs/>
                <w:color w:val="000000"/>
                <w:sz w:val="20"/>
                <w:szCs w:val="20"/>
                <w:vertAlign w:val="subscript"/>
              </w:rPr>
              <w:t>i</w:t>
            </w:r>
          </w:p>
        </w:tc>
        <w:tc>
          <w:tcPr>
            <w:tcW w:w="1170" w:type="dxa"/>
            <w:tcBorders>
              <w:top w:val="nil"/>
              <w:left w:val="nil"/>
              <w:bottom w:val="nil"/>
              <w:right w:val="nil"/>
            </w:tcBorders>
            <w:noWrap/>
            <w:hideMark/>
          </w:tcPr>
          <w:p w14:paraId="755F832B" w14:textId="77777777" w:rsidR="00046944" w:rsidRPr="00261E78" w:rsidRDefault="00046944" w:rsidP="00046944">
            <w:pPr>
              <w:jc w:val="center"/>
              <w:rPr>
                <w:color w:val="000000"/>
                <w:sz w:val="20"/>
                <w:szCs w:val="20"/>
              </w:rPr>
            </w:pPr>
            <w:r w:rsidRPr="00261E78">
              <w:rPr>
                <w:color w:val="000000"/>
                <w:sz w:val="20"/>
                <w:szCs w:val="20"/>
              </w:rPr>
              <w:t>-0.153 ***</w:t>
            </w:r>
          </w:p>
        </w:tc>
        <w:tc>
          <w:tcPr>
            <w:tcW w:w="2430" w:type="dxa"/>
            <w:tcBorders>
              <w:top w:val="nil"/>
              <w:left w:val="nil"/>
              <w:bottom w:val="nil"/>
              <w:right w:val="nil"/>
            </w:tcBorders>
            <w:noWrap/>
            <w:hideMark/>
          </w:tcPr>
          <w:p w14:paraId="6C37F15E" w14:textId="77777777" w:rsidR="00046944" w:rsidRPr="00261E78" w:rsidRDefault="00046944" w:rsidP="00046944">
            <w:pPr>
              <w:jc w:val="center"/>
              <w:rPr>
                <w:color w:val="000000"/>
                <w:sz w:val="20"/>
                <w:szCs w:val="20"/>
              </w:rPr>
            </w:pPr>
            <w:r w:rsidRPr="00261E78">
              <w:rPr>
                <w:color w:val="000000"/>
                <w:sz w:val="20"/>
                <w:szCs w:val="20"/>
              </w:rPr>
              <w:t>2.215 ***</w:t>
            </w:r>
          </w:p>
        </w:tc>
        <w:tc>
          <w:tcPr>
            <w:tcW w:w="990" w:type="dxa"/>
            <w:tcBorders>
              <w:top w:val="nil"/>
              <w:left w:val="nil"/>
              <w:bottom w:val="nil"/>
              <w:right w:val="nil"/>
            </w:tcBorders>
            <w:noWrap/>
            <w:hideMark/>
          </w:tcPr>
          <w:p w14:paraId="3933A0CE" w14:textId="4529C1EE" w:rsidR="00046944" w:rsidRPr="00261E78" w:rsidRDefault="00046944" w:rsidP="00046944">
            <w:pPr>
              <w:jc w:val="center"/>
              <w:rPr>
                <w:color w:val="000000"/>
                <w:sz w:val="20"/>
                <w:szCs w:val="20"/>
              </w:rPr>
            </w:pPr>
            <w:r w:rsidRPr="00261E78">
              <w:rPr>
                <w:color w:val="000000"/>
                <w:sz w:val="20"/>
                <w:szCs w:val="20"/>
              </w:rPr>
              <w:t>-0.113 ***</w:t>
            </w:r>
          </w:p>
        </w:tc>
        <w:tc>
          <w:tcPr>
            <w:tcW w:w="990" w:type="dxa"/>
            <w:tcBorders>
              <w:top w:val="nil"/>
              <w:left w:val="nil"/>
              <w:bottom w:val="nil"/>
              <w:right w:val="nil"/>
            </w:tcBorders>
            <w:noWrap/>
            <w:hideMark/>
          </w:tcPr>
          <w:p w14:paraId="0CACC9D8" w14:textId="77777777" w:rsidR="00046944" w:rsidRPr="00261E78" w:rsidRDefault="00046944" w:rsidP="00046944">
            <w:pPr>
              <w:jc w:val="center"/>
              <w:rPr>
                <w:color w:val="000000"/>
                <w:sz w:val="20"/>
                <w:szCs w:val="20"/>
              </w:rPr>
            </w:pPr>
            <w:r w:rsidRPr="00261E78">
              <w:rPr>
                <w:color w:val="000000"/>
                <w:sz w:val="20"/>
                <w:szCs w:val="20"/>
              </w:rPr>
              <w:t>-0.113 ***</w:t>
            </w:r>
          </w:p>
        </w:tc>
        <w:tc>
          <w:tcPr>
            <w:tcW w:w="900" w:type="dxa"/>
            <w:tcBorders>
              <w:top w:val="nil"/>
              <w:left w:val="nil"/>
              <w:bottom w:val="nil"/>
              <w:right w:val="nil"/>
            </w:tcBorders>
            <w:noWrap/>
            <w:hideMark/>
          </w:tcPr>
          <w:p w14:paraId="5BC81020" w14:textId="77777777" w:rsidR="00046944" w:rsidRPr="00261E78" w:rsidRDefault="00046944" w:rsidP="00046944">
            <w:pPr>
              <w:jc w:val="center"/>
              <w:rPr>
                <w:color w:val="000000"/>
                <w:sz w:val="20"/>
                <w:szCs w:val="20"/>
              </w:rPr>
            </w:pPr>
            <w:r w:rsidRPr="00261E78">
              <w:rPr>
                <w:color w:val="000000"/>
                <w:sz w:val="20"/>
                <w:szCs w:val="20"/>
              </w:rPr>
              <w:t>-0.109 ***</w:t>
            </w:r>
          </w:p>
        </w:tc>
        <w:tc>
          <w:tcPr>
            <w:tcW w:w="900" w:type="dxa"/>
            <w:tcBorders>
              <w:top w:val="nil"/>
              <w:left w:val="nil"/>
              <w:bottom w:val="nil"/>
              <w:right w:val="nil"/>
            </w:tcBorders>
            <w:noWrap/>
            <w:hideMark/>
          </w:tcPr>
          <w:p w14:paraId="251F7F5B" w14:textId="1EB4DEFE" w:rsidR="00046944" w:rsidRPr="00261E78" w:rsidRDefault="00046944" w:rsidP="00046944">
            <w:pPr>
              <w:jc w:val="center"/>
              <w:rPr>
                <w:color w:val="000000"/>
                <w:sz w:val="20"/>
                <w:szCs w:val="20"/>
              </w:rPr>
            </w:pPr>
            <w:r w:rsidRPr="00261E78">
              <w:rPr>
                <w:color w:val="000000"/>
                <w:sz w:val="20"/>
                <w:szCs w:val="20"/>
              </w:rPr>
              <w:t>0.098</w:t>
            </w:r>
          </w:p>
        </w:tc>
      </w:tr>
      <w:tr w:rsidR="00046944" w:rsidRPr="00261E78" w14:paraId="1DEBC68A" w14:textId="77777777" w:rsidTr="00A86F82">
        <w:trPr>
          <w:trHeight w:val="260"/>
          <w:jc w:val="center"/>
        </w:trPr>
        <w:tc>
          <w:tcPr>
            <w:tcW w:w="1980" w:type="dxa"/>
            <w:vMerge/>
            <w:tcBorders>
              <w:top w:val="nil"/>
              <w:left w:val="nil"/>
              <w:bottom w:val="nil"/>
              <w:right w:val="nil"/>
            </w:tcBorders>
            <w:vAlign w:val="center"/>
            <w:hideMark/>
          </w:tcPr>
          <w:p w14:paraId="08583BE1"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3BFDD9B1" w14:textId="77777777" w:rsidR="00046944" w:rsidRPr="00261E78" w:rsidRDefault="00046944" w:rsidP="00046944">
            <w:pPr>
              <w:jc w:val="center"/>
              <w:rPr>
                <w:color w:val="000000"/>
                <w:sz w:val="20"/>
                <w:szCs w:val="20"/>
              </w:rPr>
            </w:pPr>
            <w:r w:rsidRPr="00261E78">
              <w:rPr>
                <w:color w:val="000000"/>
                <w:sz w:val="20"/>
                <w:szCs w:val="20"/>
              </w:rPr>
              <w:t>(0.010)</w:t>
            </w:r>
          </w:p>
        </w:tc>
        <w:tc>
          <w:tcPr>
            <w:tcW w:w="2430" w:type="dxa"/>
            <w:tcBorders>
              <w:top w:val="nil"/>
              <w:left w:val="nil"/>
              <w:bottom w:val="nil"/>
              <w:right w:val="nil"/>
            </w:tcBorders>
            <w:noWrap/>
            <w:hideMark/>
          </w:tcPr>
          <w:p w14:paraId="14952290" w14:textId="77777777" w:rsidR="00046944" w:rsidRPr="00261E78" w:rsidRDefault="00046944" w:rsidP="00046944">
            <w:pPr>
              <w:jc w:val="center"/>
              <w:rPr>
                <w:color w:val="000000"/>
                <w:sz w:val="20"/>
                <w:szCs w:val="20"/>
              </w:rPr>
            </w:pPr>
            <w:r w:rsidRPr="00261E78">
              <w:rPr>
                <w:color w:val="000000"/>
                <w:sz w:val="20"/>
                <w:szCs w:val="20"/>
              </w:rPr>
              <w:t>(0.037)</w:t>
            </w:r>
          </w:p>
        </w:tc>
        <w:tc>
          <w:tcPr>
            <w:tcW w:w="990" w:type="dxa"/>
            <w:tcBorders>
              <w:top w:val="nil"/>
              <w:left w:val="nil"/>
              <w:bottom w:val="nil"/>
              <w:right w:val="nil"/>
            </w:tcBorders>
            <w:noWrap/>
            <w:hideMark/>
          </w:tcPr>
          <w:p w14:paraId="385B97D3" w14:textId="4D11F59D" w:rsidR="00046944" w:rsidRPr="00261E78" w:rsidRDefault="00046944" w:rsidP="00046944">
            <w:pPr>
              <w:jc w:val="center"/>
              <w:rPr>
                <w:color w:val="000000"/>
                <w:sz w:val="20"/>
                <w:szCs w:val="20"/>
              </w:rPr>
            </w:pPr>
            <w:r w:rsidRPr="00261E78">
              <w:rPr>
                <w:color w:val="000000"/>
                <w:sz w:val="20"/>
                <w:szCs w:val="20"/>
              </w:rPr>
              <w:t>(0.015)</w:t>
            </w:r>
          </w:p>
        </w:tc>
        <w:tc>
          <w:tcPr>
            <w:tcW w:w="990" w:type="dxa"/>
            <w:tcBorders>
              <w:top w:val="nil"/>
              <w:left w:val="nil"/>
              <w:bottom w:val="nil"/>
              <w:right w:val="nil"/>
            </w:tcBorders>
            <w:noWrap/>
            <w:hideMark/>
          </w:tcPr>
          <w:p w14:paraId="2CDC4542" w14:textId="77777777" w:rsidR="00046944" w:rsidRPr="00261E78" w:rsidRDefault="00046944" w:rsidP="00046944">
            <w:pPr>
              <w:jc w:val="center"/>
              <w:rPr>
                <w:color w:val="000000"/>
                <w:sz w:val="20"/>
                <w:szCs w:val="20"/>
              </w:rPr>
            </w:pPr>
            <w:r w:rsidRPr="00261E78">
              <w:rPr>
                <w:color w:val="000000"/>
                <w:sz w:val="20"/>
                <w:szCs w:val="20"/>
              </w:rPr>
              <w:t>(0.016)</w:t>
            </w:r>
          </w:p>
        </w:tc>
        <w:tc>
          <w:tcPr>
            <w:tcW w:w="900" w:type="dxa"/>
            <w:tcBorders>
              <w:top w:val="nil"/>
              <w:left w:val="nil"/>
              <w:bottom w:val="nil"/>
              <w:right w:val="nil"/>
            </w:tcBorders>
            <w:noWrap/>
            <w:hideMark/>
          </w:tcPr>
          <w:p w14:paraId="1959B305" w14:textId="77777777" w:rsidR="00046944" w:rsidRPr="00261E78" w:rsidRDefault="00046944" w:rsidP="00046944">
            <w:pPr>
              <w:jc w:val="center"/>
              <w:rPr>
                <w:color w:val="000000"/>
                <w:sz w:val="20"/>
                <w:szCs w:val="20"/>
              </w:rPr>
            </w:pPr>
            <w:r w:rsidRPr="00261E78">
              <w:rPr>
                <w:color w:val="000000"/>
                <w:sz w:val="20"/>
                <w:szCs w:val="20"/>
              </w:rPr>
              <w:t>(0.018)</w:t>
            </w:r>
          </w:p>
        </w:tc>
        <w:tc>
          <w:tcPr>
            <w:tcW w:w="900" w:type="dxa"/>
            <w:tcBorders>
              <w:top w:val="nil"/>
              <w:left w:val="nil"/>
              <w:bottom w:val="nil"/>
              <w:right w:val="nil"/>
            </w:tcBorders>
            <w:noWrap/>
            <w:hideMark/>
          </w:tcPr>
          <w:p w14:paraId="21358994" w14:textId="4BF8F679" w:rsidR="00046944" w:rsidRPr="00261E78" w:rsidRDefault="00046944" w:rsidP="00046944">
            <w:pPr>
              <w:jc w:val="center"/>
              <w:rPr>
                <w:color w:val="000000"/>
                <w:sz w:val="20"/>
                <w:szCs w:val="20"/>
              </w:rPr>
            </w:pPr>
            <w:r w:rsidRPr="00261E78">
              <w:rPr>
                <w:color w:val="000000"/>
                <w:sz w:val="20"/>
                <w:szCs w:val="20"/>
              </w:rPr>
              <w:t>(0.079)</w:t>
            </w:r>
          </w:p>
        </w:tc>
      </w:tr>
      <w:tr w:rsidR="00046944" w:rsidRPr="00261E78" w14:paraId="1A46EF4A" w14:textId="77777777" w:rsidTr="00A86F82">
        <w:trPr>
          <w:trHeight w:val="260"/>
          <w:jc w:val="center"/>
        </w:trPr>
        <w:tc>
          <w:tcPr>
            <w:tcW w:w="1980" w:type="dxa"/>
            <w:vMerge w:val="restart"/>
            <w:tcBorders>
              <w:top w:val="nil"/>
              <w:left w:val="nil"/>
              <w:bottom w:val="nil"/>
              <w:right w:val="nil"/>
            </w:tcBorders>
            <w:noWrap/>
            <w:vAlign w:val="center"/>
            <w:hideMark/>
          </w:tcPr>
          <w:p w14:paraId="792C5274" w14:textId="748B8B3C" w:rsidR="00046944" w:rsidRPr="00261E78" w:rsidRDefault="00046944" w:rsidP="00046944">
            <w:pPr>
              <w:rPr>
                <w:i/>
                <w:iCs/>
                <w:sz w:val="20"/>
                <w:szCs w:val="20"/>
              </w:rPr>
            </w:pPr>
            <w:r w:rsidRPr="00261E78">
              <w:rPr>
                <w:i/>
                <w:iCs/>
                <w:sz w:val="20"/>
                <w:szCs w:val="20"/>
              </w:rPr>
              <w:t>textLengthCN1Ans</w:t>
            </w:r>
            <w:r w:rsidRPr="00261E78">
              <w:rPr>
                <w:i/>
                <w:iCs/>
                <w:color w:val="000000"/>
                <w:sz w:val="20"/>
                <w:szCs w:val="20"/>
                <w:vertAlign w:val="subscript"/>
              </w:rPr>
              <w:t>i</w:t>
            </w:r>
          </w:p>
        </w:tc>
        <w:tc>
          <w:tcPr>
            <w:tcW w:w="1170" w:type="dxa"/>
            <w:tcBorders>
              <w:top w:val="nil"/>
              <w:left w:val="nil"/>
              <w:bottom w:val="nil"/>
              <w:right w:val="nil"/>
            </w:tcBorders>
            <w:noWrap/>
            <w:hideMark/>
          </w:tcPr>
          <w:p w14:paraId="3464206E"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003CF235"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3D24915A" w14:textId="6DEA5CAF" w:rsidR="00046944" w:rsidRPr="00261E78" w:rsidRDefault="00046944" w:rsidP="00046944">
            <w:pPr>
              <w:jc w:val="center"/>
              <w:rPr>
                <w:color w:val="000000"/>
                <w:sz w:val="20"/>
                <w:szCs w:val="20"/>
              </w:rPr>
            </w:pPr>
            <w:r w:rsidRPr="00261E78">
              <w:rPr>
                <w:color w:val="000000"/>
                <w:sz w:val="20"/>
                <w:szCs w:val="20"/>
              </w:rPr>
              <w:t>-0.018 ***</w:t>
            </w:r>
          </w:p>
        </w:tc>
        <w:tc>
          <w:tcPr>
            <w:tcW w:w="990" w:type="dxa"/>
            <w:tcBorders>
              <w:top w:val="nil"/>
              <w:left w:val="nil"/>
              <w:bottom w:val="nil"/>
              <w:right w:val="nil"/>
            </w:tcBorders>
            <w:noWrap/>
            <w:hideMark/>
          </w:tcPr>
          <w:p w14:paraId="3EE90915" w14:textId="77777777" w:rsidR="00046944" w:rsidRPr="00261E78" w:rsidRDefault="00046944" w:rsidP="00046944">
            <w:pPr>
              <w:jc w:val="center"/>
              <w:rPr>
                <w:color w:val="000000"/>
                <w:sz w:val="20"/>
                <w:szCs w:val="20"/>
              </w:rPr>
            </w:pPr>
            <w:r w:rsidRPr="00261E78">
              <w:rPr>
                <w:color w:val="000000"/>
                <w:sz w:val="20"/>
                <w:szCs w:val="20"/>
              </w:rPr>
              <w:t>-0.021 ***</w:t>
            </w:r>
          </w:p>
        </w:tc>
        <w:tc>
          <w:tcPr>
            <w:tcW w:w="900" w:type="dxa"/>
            <w:tcBorders>
              <w:top w:val="nil"/>
              <w:left w:val="nil"/>
              <w:bottom w:val="nil"/>
              <w:right w:val="nil"/>
            </w:tcBorders>
            <w:noWrap/>
            <w:hideMark/>
          </w:tcPr>
          <w:p w14:paraId="0D0E3543" w14:textId="77777777" w:rsidR="00046944" w:rsidRPr="00261E78" w:rsidRDefault="00046944" w:rsidP="00046944">
            <w:pPr>
              <w:jc w:val="center"/>
              <w:rPr>
                <w:color w:val="000000"/>
                <w:sz w:val="20"/>
                <w:szCs w:val="20"/>
              </w:rPr>
            </w:pPr>
            <w:r w:rsidRPr="00261E78">
              <w:rPr>
                <w:color w:val="000000"/>
                <w:sz w:val="20"/>
                <w:szCs w:val="20"/>
              </w:rPr>
              <w:t>-0.027 ***</w:t>
            </w:r>
          </w:p>
        </w:tc>
        <w:tc>
          <w:tcPr>
            <w:tcW w:w="900" w:type="dxa"/>
            <w:tcBorders>
              <w:top w:val="nil"/>
              <w:left w:val="nil"/>
              <w:bottom w:val="nil"/>
              <w:right w:val="nil"/>
            </w:tcBorders>
            <w:noWrap/>
            <w:hideMark/>
          </w:tcPr>
          <w:p w14:paraId="751DFB84" w14:textId="0D0AB5AE" w:rsidR="00046944" w:rsidRPr="00261E78" w:rsidRDefault="00046944" w:rsidP="00046944">
            <w:pPr>
              <w:jc w:val="center"/>
              <w:rPr>
                <w:color w:val="000000"/>
                <w:sz w:val="20"/>
                <w:szCs w:val="20"/>
              </w:rPr>
            </w:pPr>
            <w:r w:rsidRPr="00261E78">
              <w:rPr>
                <w:color w:val="000000"/>
                <w:sz w:val="20"/>
                <w:szCs w:val="20"/>
              </w:rPr>
              <w:t>-0.012 *</w:t>
            </w:r>
          </w:p>
        </w:tc>
      </w:tr>
      <w:tr w:rsidR="00046944" w:rsidRPr="00261E78" w14:paraId="1C03B3D0" w14:textId="77777777" w:rsidTr="00A86F82">
        <w:trPr>
          <w:trHeight w:val="260"/>
          <w:jc w:val="center"/>
        </w:trPr>
        <w:tc>
          <w:tcPr>
            <w:tcW w:w="1980" w:type="dxa"/>
            <w:vMerge/>
            <w:tcBorders>
              <w:top w:val="nil"/>
              <w:left w:val="nil"/>
              <w:bottom w:val="nil"/>
              <w:right w:val="nil"/>
            </w:tcBorders>
            <w:vAlign w:val="center"/>
            <w:hideMark/>
          </w:tcPr>
          <w:p w14:paraId="2E56B8C9"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4FFBB4C3" w14:textId="77777777" w:rsidR="00046944" w:rsidRPr="00261E78" w:rsidRDefault="00046944" w:rsidP="00046944">
            <w:pPr>
              <w:jc w:val="center"/>
              <w:rPr>
                <w:color w:val="000000"/>
                <w:sz w:val="20"/>
                <w:szCs w:val="20"/>
              </w:rPr>
            </w:pPr>
          </w:p>
        </w:tc>
        <w:tc>
          <w:tcPr>
            <w:tcW w:w="2430" w:type="dxa"/>
            <w:tcBorders>
              <w:top w:val="nil"/>
              <w:left w:val="nil"/>
              <w:bottom w:val="nil"/>
              <w:right w:val="nil"/>
            </w:tcBorders>
            <w:noWrap/>
            <w:hideMark/>
          </w:tcPr>
          <w:p w14:paraId="06526A18"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22BCD89D" w14:textId="3D2E4A53" w:rsidR="00046944" w:rsidRPr="00261E78" w:rsidRDefault="00046944" w:rsidP="00046944">
            <w:pPr>
              <w:jc w:val="center"/>
              <w:rPr>
                <w:color w:val="000000"/>
                <w:sz w:val="20"/>
                <w:szCs w:val="20"/>
              </w:rPr>
            </w:pPr>
            <w:r w:rsidRPr="00261E78">
              <w:rPr>
                <w:color w:val="000000"/>
                <w:sz w:val="20"/>
                <w:szCs w:val="20"/>
              </w:rPr>
              <w:t>(0.005)</w:t>
            </w:r>
          </w:p>
        </w:tc>
        <w:tc>
          <w:tcPr>
            <w:tcW w:w="990" w:type="dxa"/>
            <w:tcBorders>
              <w:top w:val="nil"/>
              <w:left w:val="nil"/>
              <w:bottom w:val="nil"/>
              <w:right w:val="nil"/>
            </w:tcBorders>
            <w:noWrap/>
            <w:hideMark/>
          </w:tcPr>
          <w:p w14:paraId="41CEB3DC" w14:textId="77777777" w:rsidR="00046944" w:rsidRPr="00261E78" w:rsidRDefault="00046944" w:rsidP="00046944">
            <w:pPr>
              <w:jc w:val="center"/>
              <w:rPr>
                <w:color w:val="000000"/>
                <w:sz w:val="20"/>
                <w:szCs w:val="20"/>
              </w:rPr>
            </w:pPr>
            <w:r w:rsidRPr="00261E78">
              <w:rPr>
                <w:color w:val="000000"/>
                <w:sz w:val="20"/>
                <w:szCs w:val="20"/>
              </w:rPr>
              <w:t>(0.005)</w:t>
            </w:r>
          </w:p>
        </w:tc>
        <w:tc>
          <w:tcPr>
            <w:tcW w:w="900" w:type="dxa"/>
            <w:tcBorders>
              <w:top w:val="nil"/>
              <w:left w:val="nil"/>
              <w:bottom w:val="nil"/>
              <w:right w:val="nil"/>
            </w:tcBorders>
            <w:noWrap/>
            <w:hideMark/>
          </w:tcPr>
          <w:p w14:paraId="31D6DAEF" w14:textId="77777777" w:rsidR="00046944" w:rsidRPr="00261E78" w:rsidRDefault="00046944" w:rsidP="00046944">
            <w:pPr>
              <w:jc w:val="center"/>
              <w:rPr>
                <w:color w:val="000000"/>
                <w:sz w:val="20"/>
                <w:szCs w:val="20"/>
              </w:rPr>
            </w:pPr>
            <w:r w:rsidRPr="00261E78">
              <w:rPr>
                <w:color w:val="000000"/>
                <w:sz w:val="20"/>
                <w:szCs w:val="20"/>
              </w:rPr>
              <w:t>(0.006)</w:t>
            </w:r>
          </w:p>
        </w:tc>
        <w:tc>
          <w:tcPr>
            <w:tcW w:w="900" w:type="dxa"/>
            <w:tcBorders>
              <w:top w:val="nil"/>
              <w:left w:val="nil"/>
              <w:bottom w:val="nil"/>
              <w:right w:val="nil"/>
            </w:tcBorders>
            <w:noWrap/>
            <w:hideMark/>
          </w:tcPr>
          <w:p w14:paraId="1A99DEC4" w14:textId="6C05E173" w:rsidR="00046944" w:rsidRPr="00261E78" w:rsidRDefault="00046944" w:rsidP="00046944">
            <w:pPr>
              <w:jc w:val="center"/>
              <w:rPr>
                <w:color w:val="000000"/>
                <w:sz w:val="20"/>
                <w:szCs w:val="20"/>
              </w:rPr>
            </w:pPr>
            <w:r w:rsidRPr="00261E78">
              <w:rPr>
                <w:color w:val="000000"/>
                <w:sz w:val="20"/>
                <w:szCs w:val="20"/>
              </w:rPr>
              <w:t>(0.006)</w:t>
            </w:r>
          </w:p>
        </w:tc>
      </w:tr>
      <w:tr w:rsidR="00213513" w:rsidRPr="00261E78" w14:paraId="471C60FF" w14:textId="77777777" w:rsidTr="00A86F82">
        <w:trPr>
          <w:trHeight w:val="260"/>
          <w:jc w:val="center"/>
        </w:trPr>
        <w:tc>
          <w:tcPr>
            <w:tcW w:w="1980" w:type="dxa"/>
            <w:vMerge w:val="restart"/>
            <w:tcBorders>
              <w:top w:val="nil"/>
              <w:left w:val="nil"/>
              <w:bottom w:val="nil"/>
              <w:right w:val="nil"/>
            </w:tcBorders>
            <w:noWrap/>
            <w:vAlign w:val="center"/>
            <w:hideMark/>
          </w:tcPr>
          <w:p w14:paraId="5515E54A" w14:textId="1D0B4D53" w:rsidR="00213513" w:rsidRPr="00261E78" w:rsidRDefault="00213513" w:rsidP="00213513">
            <w:pPr>
              <w:rPr>
                <w:i/>
                <w:iCs/>
                <w:sz w:val="20"/>
                <w:szCs w:val="20"/>
              </w:rPr>
            </w:pPr>
            <w:r w:rsidRPr="00261E78">
              <w:rPr>
                <w:i/>
                <w:iCs/>
                <w:sz w:val="20"/>
                <w:szCs w:val="20"/>
              </w:rPr>
              <w:t>quality1Ans</w:t>
            </w:r>
            <w:r w:rsidRPr="00261E78">
              <w:rPr>
                <w:i/>
                <w:iCs/>
                <w:color w:val="000000"/>
                <w:sz w:val="20"/>
                <w:szCs w:val="20"/>
                <w:vertAlign w:val="subscript"/>
              </w:rPr>
              <w:t>i</w:t>
            </w:r>
          </w:p>
        </w:tc>
        <w:tc>
          <w:tcPr>
            <w:tcW w:w="1170" w:type="dxa"/>
            <w:tcBorders>
              <w:top w:val="nil"/>
              <w:left w:val="nil"/>
              <w:bottom w:val="nil"/>
              <w:right w:val="nil"/>
            </w:tcBorders>
            <w:noWrap/>
            <w:hideMark/>
          </w:tcPr>
          <w:p w14:paraId="440A2099" w14:textId="77777777" w:rsidR="00213513" w:rsidRPr="00261E78" w:rsidRDefault="00213513">
            <w:pPr>
              <w:rPr>
                <w:sz w:val="20"/>
                <w:szCs w:val="20"/>
              </w:rPr>
            </w:pPr>
          </w:p>
        </w:tc>
        <w:tc>
          <w:tcPr>
            <w:tcW w:w="2430" w:type="dxa"/>
            <w:tcBorders>
              <w:top w:val="nil"/>
              <w:left w:val="nil"/>
              <w:bottom w:val="nil"/>
              <w:right w:val="nil"/>
            </w:tcBorders>
            <w:noWrap/>
            <w:hideMark/>
          </w:tcPr>
          <w:p w14:paraId="539169D1"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0C9567C5"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5ABAB92C" w14:textId="77777777" w:rsidR="00213513" w:rsidRPr="00261E78" w:rsidRDefault="00213513">
            <w:pPr>
              <w:jc w:val="center"/>
              <w:rPr>
                <w:color w:val="000000"/>
                <w:sz w:val="20"/>
                <w:szCs w:val="20"/>
              </w:rPr>
            </w:pPr>
            <w:r w:rsidRPr="00261E78">
              <w:rPr>
                <w:color w:val="000000"/>
                <w:sz w:val="20"/>
                <w:szCs w:val="20"/>
              </w:rPr>
              <w:t>0.003</w:t>
            </w:r>
          </w:p>
        </w:tc>
        <w:tc>
          <w:tcPr>
            <w:tcW w:w="900" w:type="dxa"/>
            <w:tcBorders>
              <w:top w:val="nil"/>
              <w:left w:val="nil"/>
              <w:bottom w:val="nil"/>
              <w:right w:val="nil"/>
            </w:tcBorders>
            <w:noWrap/>
            <w:hideMark/>
          </w:tcPr>
          <w:p w14:paraId="485EA733" w14:textId="77777777" w:rsidR="00213513" w:rsidRPr="00261E78" w:rsidRDefault="00213513">
            <w:pPr>
              <w:jc w:val="center"/>
              <w:rPr>
                <w:color w:val="000000"/>
                <w:sz w:val="20"/>
                <w:szCs w:val="20"/>
              </w:rPr>
            </w:pPr>
            <w:r w:rsidRPr="00261E78">
              <w:rPr>
                <w:color w:val="000000"/>
                <w:sz w:val="20"/>
                <w:szCs w:val="20"/>
              </w:rPr>
              <w:t>-0.003</w:t>
            </w:r>
          </w:p>
        </w:tc>
        <w:tc>
          <w:tcPr>
            <w:tcW w:w="900" w:type="dxa"/>
            <w:tcBorders>
              <w:top w:val="nil"/>
              <w:left w:val="nil"/>
              <w:bottom w:val="nil"/>
              <w:right w:val="nil"/>
            </w:tcBorders>
            <w:noWrap/>
            <w:hideMark/>
          </w:tcPr>
          <w:p w14:paraId="72411DAD" w14:textId="77777777" w:rsidR="00213513" w:rsidRPr="00261E78" w:rsidRDefault="00213513">
            <w:pPr>
              <w:jc w:val="center"/>
              <w:rPr>
                <w:color w:val="000000"/>
                <w:sz w:val="20"/>
                <w:szCs w:val="20"/>
              </w:rPr>
            </w:pPr>
          </w:p>
        </w:tc>
      </w:tr>
      <w:tr w:rsidR="00213513" w:rsidRPr="00261E78" w14:paraId="10B994C8" w14:textId="77777777" w:rsidTr="00A86F82">
        <w:trPr>
          <w:trHeight w:val="260"/>
          <w:jc w:val="center"/>
        </w:trPr>
        <w:tc>
          <w:tcPr>
            <w:tcW w:w="1980" w:type="dxa"/>
            <w:vMerge/>
            <w:tcBorders>
              <w:top w:val="nil"/>
              <w:left w:val="nil"/>
              <w:bottom w:val="nil"/>
              <w:right w:val="nil"/>
            </w:tcBorders>
            <w:vAlign w:val="center"/>
            <w:hideMark/>
          </w:tcPr>
          <w:p w14:paraId="26C1E6BD" w14:textId="77777777" w:rsidR="00213513" w:rsidRPr="00261E78" w:rsidRDefault="00213513" w:rsidP="00213513">
            <w:pPr>
              <w:rPr>
                <w:i/>
                <w:iCs/>
                <w:sz w:val="20"/>
                <w:szCs w:val="20"/>
              </w:rPr>
            </w:pPr>
          </w:p>
        </w:tc>
        <w:tc>
          <w:tcPr>
            <w:tcW w:w="1170" w:type="dxa"/>
            <w:tcBorders>
              <w:top w:val="nil"/>
              <w:left w:val="nil"/>
              <w:bottom w:val="nil"/>
              <w:right w:val="nil"/>
            </w:tcBorders>
            <w:noWrap/>
            <w:hideMark/>
          </w:tcPr>
          <w:p w14:paraId="77BD9ACD" w14:textId="77777777" w:rsidR="00213513" w:rsidRPr="00261E78" w:rsidRDefault="00213513">
            <w:pPr>
              <w:jc w:val="center"/>
              <w:rPr>
                <w:sz w:val="20"/>
                <w:szCs w:val="20"/>
              </w:rPr>
            </w:pPr>
          </w:p>
        </w:tc>
        <w:tc>
          <w:tcPr>
            <w:tcW w:w="2430" w:type="dxa"/>
            <w:tcBorders>
              <w:top w:val="nil"/>
              <w:left w:val="nil"/>
              <w:bottom w:val="nil"/>
              <w:right w:val="nil"/>
            </w:tcBorders>
            <w:noWrap/>
            <w:hideMark/>
          </w:tcPr>
          <w:p w14:paraId="3FE8A8E1"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5BA383B2"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2B003A34" w14:textId="77777777" w:rsidR="00213513" w:rsidRPr="00261E78" w:rsidRDefault="00213513">
            <w:pPr>
              <w:jc w:val="center"/>
              <w:rPr>
                <w:color w:val="000000"/>
                <w:sz w:val="20"/>
                <w:szCs w:val="20"/>
              </w:rPr>
            </w:pPr>
            <w:r w:rsidRPr="00261E78">
              <w:rPr>
                <w:color w:val="000000"/>
                <w:sz w:val="20"/>
                <w:szCs w:val="20"/>
              </w:rPr>
              <w:t>(0.003)</w:t>
            </w:r>
          </w:p>
        </w:tc>
        <w:tc>
          <w:tcPr>
            <w:tcW w:w="900" w:type="dxa"/>
            <w:tcBorders>
              <w:top w:val="nil"/>
              <w:left w:val="nil"/>
              <w:bottom w:val="nil"/>
              <w:right w:val="nil"/>
            </w:tcBorders>
            <w:noWrap/>
            <w:hideMark/>
          </w:tcPr>
          <w:p w14:paraId="42C59E01" w14:textId="77777777" w:rsidR="00213513" w:rsidRPr="00261E78" w:rsidRDefault="00213513">
            <w:pPr>
              <w:jc w:val="center"/>
              <w:rPr>
                <w:color w:val="000000"/>
                <w:sz w:val="20"/>
                <w:szCs w:val="20"/>
              </w:rPr>
            </w:pPr>
            <w:r w:rsidRPr="00261E78">
              <w:rPr>
                <w:color w:val="000000"/>
                <w:sz w:val="20"/>
                <w:szCs w:val="20"/>
              </w:rPr>
              <w:t>(0.004)</w:t>
            </w:r>
          </w:p>
        </w:tc>
        <w:tc>
          <w:tcPr>
            <w:tcW w:w="900" w:type="dxa"/>
            <w:tcBorders>
              <w:top w:val="nil"/>
              <w:left w:val="nil"/>
              <w:bottom w:val="nil"/>
              <w:right w:val="nil"/>
            </w:tcBorders>
            <w:noWrap/>
            <w:hideMark/>
          </w:tcPr>
          <w:p w14:paraId="324B6049" w14:textId="77777777" w:rsidR="00213513" w:rsidRPr="00261E78" w:rsidRDefault="00213513">
            <w:pPr>
              <w:jc w:val="center"/>
              <w:rPr>
                <w:color w:val="000000"/>
                <w:sz w:val="20"/>
                <w:szCs w:val="20"/>
              </w:rPr>
            </w:pPr>
          </w:p>
        </w:tc>
      </w:tr>
      <w:tr w:rsidR="00213513" w:rsidRPr="00261E78" w14:paraId="10060284" w14:textId="77777777" w:rsidTr="00A86F82">
        <w:trPr>
          <w:trHeight w:val="260"/>
          <w:jc w:val="center"/>
        </w:trPr>
        <w:tc>
          <w:tcPr>
            <w:tcW w:w="1980" w:type="dxa"/>
            <w:vMerge w:val="restart"/>
            <w:tcBorders>
              <w:top w:val="nil"/>
              <w:left w:val="nil"/>
              <w:bottom w:val="nil"/>
              <w:right w:val="nil"/>
            </w:tcBorders>
            <w:noWrap/>
            <w:vAlign w:val="center"/>
            <w:hideMark/>
          </w:tcPr>
          <w:p w14:paraId="3A8D8257" w14:textId="645F79BE" w:rsidR="00213513" w:rsidRPr="00261E78" w:rsidRDefault="00213513" w:rsidP="00213513">
            <w:pPr>
              <w:rPr>
                <w:i/>
                <w:iCs/>
                <w:sz w:val="20"/>
                <w:szCs w:val="20"/>
              </w:rPr>
            </w:pPr>
            <w:r w:rsidRPr="00261E78">
              <w:rPr>
                <w:i/>
                <w:iCs/>
                <w:sz w:val="20"/>
                <w:szCs w:val="20"/>
              </w:rPr>
              <w:t>clarity1Ans</w:t>
            </w:r>
            <w:r w:rsidRPr="00261E78">
              <w:rPr>
                <w:i/>
                <w:iCs/>
                <w:color w:val="000000"/>
                <w:sz w:val="20"/>
                <w:szCs w:val="20"/>
                <w:vertAlign w:val="subscript"/>
              </w:rPr>
              <w:t>i</w:t>
            </w:r>
          </w:p>
        </w:tc>
        <w:tc>
          <w:tcPr>
            <w:tcW w:w="1170" w:type="dxa"/>
            <w:tcBorders>
              <w:top w:val="nil"/>
              <w:left w:val="nil"/>
              <w:bottom w:val="nil"/>
              <w:right w:val="nil"/>
            </w:tcBorders>
            <w:noWrap/>
            <w:hideMark/>
          </w:tcPr>
          <w:p w14:paraId="61CE1A98" w14:textId="77777777" w:rsidR="00213513" w:rsidRPr="00261E78" w:rsidRDefault="00213513">
            <w:pPr>
              <w:rPr>
                <w:sz w:val="20"/>
                <w:szCs w:val="20"/>
              </w:rPr>
            </w:pPr>
          </w:p>
        </w:tc>
        <w:tc>
          <w:tcPr>
            <w:tcW w:w="2430" w:type="dxa"/>
            <w:tcBorders>
              <w:top w:val="nil"/>
              <w:left w:val="nil"/>
              <w:bottom w:val="nil"/>
              <w:right w:val="nil"/>
            </w:tcBorders>
            <w:noWrap/>
            <w:hideMark/>
          </w:tcPr>
          <w:p w14:paraId="3ADF3500"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20011D8A"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65D6F71F" w14:textId="77777777" w:rsidR="00213513" w:rsidRPr="00261E78" w:rsidRDefault="00213513">
            <w:pPr>
              <w:jc w:val="center"/>
              <w:rPr>
                <w:sz w:val="20"/>
                <w:szCs w:val="20"/>
              </w:rPr>
            </w:pPr>
          </w:p>
        </w:tc>
        <w:tc>
          <w:tcPr>
            <w:tcW w:w="900" w:type="dxa"/>
            <w:tcBorders>
              <w:top w:val="nil"/>
              <w:left w:val="nil"/>
              <w:bottom w:val="nil"/>
              <w:right w:val="nil"/>
            </w:tcBorders>
            <w:noWrap/>
            <w:hideMark/>
          </w:tcPr>
          <w:p w14:paraId="02D33EC0" w14:textId="77777777" w:rsidR="00213513" w:rsidRPr="00261E78" w:rsidRDefault="00213513">
            <w:pPr>
              <w:jc w:val="center"/>
              <w:rPr>
                <w:color w:val="000000"/>
                <w:sz w:val="20"/>
                <w:szCs w:val="20"/>
              </w:rPr>
            </w:pPr>
            <w:r w:rsidRPr="00261E78">
              <w:rPr>
                <w:color w:val="000000"/>
                <w:sz w:val="20"/>
                <w:szCs w:val="20"/>
              </w:rPr>
              <w:t>-0.012</w:t>
            </w:r>
          </w:p>
        </w:tc>
        <w:tc>
          <w:tcPr>
            <w:tcW w:w="900" w:type="dxa"/>
            <w:tcBorders>
              <w:top w:val="nil"/>
              <w:left w:val="nil"/>
              <w:bottom w:val="nil"/>
              <w:right w:val="nil"/>
            </w:tcBorders>
            <w:noWrap/>
            <w:hideMark/>
          </w:tcPr>
          <w:p w14:paraId="7D1B0118" w14:textId="77777777" w:rsidR="00213513" w:rsidRPr="00261E78" w:rsidRDefault="00213513">
            <w:pPr>
              <w:jc w:val="center"/>
              <w:rPr>
                <w:color w:val="000000"/>
                <w:sz w:val="20"/>
                <w:szCs w:val="20"/>
              </w:rPr>
            </w:pPr>
          </w:p>
        </w:tc>
      </w:tr>
      <w:tr w:rsidR="00213513" w:rsidRPr="00261E78" w14:paraId="1D18BB47" w14:textId="77777777" w:rsidTr="00A86F82">
        <w:trPr>
          <w:trHeight w:val="260"/>
          <w:jc w:val="center"/>
        </w:trPr>
        <w:tc>
          <w:tcPr>
            <w:tcW w:w="1980" w:type="dxa"/>
            <w:vMerge/>
            <w:tcBorders>
              <w:top w:val="nil"/>
              <w:left w:val="nil"/>
              <w:bottom w:val="nil"/>
              <w:right w:val="nil"/>
            </w:tcBorders>
            <w:vAlign w:val="center"/>
            <w:hideMark/>
          </w:tcPr>
          <w:p w14:paraId="519B31AF" w14:textId="77777777" w:rsidR="00213513" w:rsidRPr="00261E78" w:rsidRDefault="00213513" w:rsidP="00213513">
            <w:pPr>
              <w:rPr>
                <w:i/>
                <w:iCs/>
                <w:sz w:val="20"/>
                <w:szCs w:val="20"/>
              </w:rPr>
            </w:pPr>
          </w:p>
        </w:tc>
        <w:tc>
          <w:tcPr>
            <w:tcW w:w="1170" w:type="dxa"/>
            <w:tcBorders>
              <w:top w:val="nil"/>
              <w:left w:val="nil"/>
              <w:bottom w:val="nil"/>
              <w:right w:val="nil"/>
            </w:tcBorders>
            <w:noWrap/>
            <w:hideMark/>
          </w:tcPr>
          <w:p w14:paraId="49CDD519" w14:textId="77777777" w:rsidR="00213513" w:rsidRPr="00261E78" w:rsidRDefault="00213513">
            <w:pPr>
              <w:jc w:val="center"/>
              <w:rPr>
                <w:sz w:val="20"/>
                <w:szCs w:val="20"/>
              </w:rPr>
            </w:pPr>
          </w:p>
        </w:tc>
        <w:tc>
          <w:tcPr>
            <w:tcW w:w="2430" w:type="dxa"/>
            <w:tcBorders>
              <w:top w:val="nil"/>
              <w:left w:val="nil"/>
              <w:bottom w:val="nil"/>
              <w:right w:val="nil"/>
            </w:tcBorders>
            <w:noWrap/>
            <w:hideMark/>
          </w:tcPr>
          <w:p w14:paraId="787507B4"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3CB58C9C"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1BE01F0E" w14:textId="77777777" w:rsidR="00213513" w:rsidRPr="00261E78" w:rsidRDefault="00213513">
            <w:pPr>
              <w:jc w:val="center"/>
              <w:rPr>
                <w:sz w:val="20"/>
                <w:szCs w:val="20"/>
              </w:rPr>
            </w:pPr>
          </w:p>
        </w:tc>
        <w:tc>
          <w:tcPr>
            <w:tcW w:w="900" w:type="dxa"/>
            <w:tcBorders>
              <w:top w:val="nil"/>
              <w:left w:val="nil"/>
              <w:bottom w:val="nil"/>
              <w:right w:val="nil"/>
            </w:tcBorders>
            <w:noWrap/>
            <w:hideMark/>
          </w:tcPr>
          <w:p w14:paraId="00142286" w14:textId="77777777" w:rsidR="00213513" w:rsidRPr="00261E78" w:rsidRDefault="00213513">
            <w:pPr>
              <w:jc w:val="center"/>
              <w:rPr>
                <w:color w:val="000000"/>
                <w:sz w:val="20"/>
                <w:szCs w:val="20"/>
              </w:rPr>
            </w:pPr>
            <w:r w:rsidRPr="00261E78">
              <w:rPr>
                <w:color w:val="000000"/>
                <w:sz w:val="20"/>
                <w:szCs w:val="20"/>
              </w:rPr>
              <w:t>(0.010)</w:t>
            </w:r>
          </w:p>
        </w:tc>
        <w:tc>
          <w:tcPr>
            <w:tcW w:w="900" w:type="dxa"/>
            <w:tcBorders>
              <w:top w:val="nil"/>
              <w:left w:val="nil"/>
              <w:bottom w:val="nil"/>
              <w:right w:val="nil"/>
            </w:tcBorders>
            <w:noWrap/>
            <w:hideMark/>
          </w:tcPr>
          <w:p w14:paraId="1F7D1844" w14:textId="77777777" w:rsidR="00213513" w:rsidRPr="00261E78" w:rsidRDefault="00213513">
            <w:pPr>
              <w:jc w:val="center"/>
              <w:rPr>
                <w:color w:val="000000"/>
                <w:sz w:val="20"/>
                <w:szCs w:val="20"/>
              </w:rPr>
            </w:pPr>
          </w:p>
        </w:tc>
      </w:tr>
      <w:tr w:rsidR="00046944" w:rsidRPr="00261E78" w14:paraId="38074375" w14:textId="77777777" w:rsidTr="00A86F82">
        <w:trPr>
          <w:trHeight w:val="260"/>
          <w:jc w:val="center"/>
        </w:trPr>
        <w:tc>
          <w:tcPr>
            <w:tcW w:w="1980" w:type="dxa"/>
            <w:vMerge w:val="restart"/>
            <w:tcBorders>
              <w:top w:val="nil"/>
              <w:left w:val="nil"/>
              <w:bottom w:val="nil"/>
              <w:right w:val="nil"/>
            </w:tcBorders>
            <w:noWrap/>
            <w:vAlign w:val="center"/>
            <w:hideMark/>
          </w:tcPr>
          <w:p w14:paraId="58D55A59" w14:textId="72BB6723" w:rsidR="00046944" w:rsidRPr="00261E78" w:rsidRDefault="00046944" w:rsidP="00046944">
            <w:pPr>
              <w:rPr>
                <w:i/>
                <w:iCs/>
                <w:sz w:val="20"/>
                <w:szCs w:val="20"/>
              </w:rPr>
            </w:pPr>
            <w:r w:rsidRPr="00261E78">
              <w:rPr>
                <w:i/>
                <w:iCs/>
                <w:sz w:val="20"/>
                <w:szCs w:val="20"/>
              </w:rPr>
              <w:t>readability1Ans</w:t>
            </w:r>
            <w:r w:rsidRPr="00261E78">
              <w:rPr>
                <w:i/>
                <w:iCs/>
                <w:color w:val="000000"/>
                <w:sz w:val="20"/>
                <w:szCs w:val="20"/>
                <w:vertAlign w:val="subscript"/>
              </w:rPr>
              <w:t>i</w:t>
            </w:r>
          </w:p>
        </w:tc>
        <w:tc>
          <w:tcPr>
            <w:tcW w:w="1170" w:type="dxa"/>
            <w:tcBorders>
              <w:top w:val="nil"/>
              <w:left w:val="nil"/>
              <w:bottom w:val="nil"/>
              <w:right w:val="nil"/>
            </w:tcBorders>
            <w:noWrap/>
            <w:hideMark/>
          </w:tcPr>
          <w:p w14:paraId="0BF7F415"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425B84BF"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4C00794A"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4939E6EC"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4D5CB9CF" w14:textId="77777777" w:rsidR="00046944" w:rsidRPr="00261E78" w:rsidRDefault="00046944" w:rsidP="00046944">
            <w:pPr>
              <w:jc w:val="center"/>
              <w:rPr>
                <w:color w:val="000000"/>
                <w:sz w:val="20"/>
                <w:szCs w:val="20"/>
              </w:rPr>
            </w:pPr>
            <w:r w:rsidRPr="00261E78">
              <w:rPr>
                <w:color w:val="000000"/>
                <w:sz w:val="20"/>
                <w:szCs w:val="20"/>
              </w:rPr>
              <w:t>0.002</w:t>
            </w:r>
          </w:p>
        </w:tc>
        <w:tc>
          <w:tcPr>
            <w:tcW w:w="900" w:type="dxa"/>
            <w:tcBorders>
              <w:top w:val="nil"/>
              <w:left w:val="nil"/>
              <w:bottom w:val="nil"/>
              <w:right w:val="nil"/>
            </w:tcBorders>
            <w:noWrap/>
            <w:hideMark/>
          </w:tcPr>
          <w:p w14:paraId="79511E60" w14:textId="77777777" w:rsidR="00046944" w:rsidRPr="00261E78" w:rsidRDefault="00046944" w:rsidP="00046944">
            <w:pPr>
              <w:jc w:val="center"/>
              <w:rPr>
                <w:color w:val="000000"/>
                <w:sz w:val="20"/>
                <w:szCs w:val="20"/>
              </w:rPr>
            </w:pPr>
          </w:p>
        </w:tc>
      </w:tr>
      <w:tr w:rsidR="00046944" w:rsidRPr="00261E78" w14:paraId="0105472B" w14:textId="77777777" w:rsidTr="00A86F82">
        <w:trPr>
          <w:trHeight w:val="260"/>
          <w:jc w:val="center"/>
        </w:trPr>
        <w:tc>
          <w:tcPr>
            <w:tcW w:w="1980" w:type="dxa"/>
            <w:vMerge/>
            <w:tcBorders>
              <w:top w:val="nil"/>
              <w:left w:val="nil"/>
              <w:bottom w:val="nil"/>
              <w:right w:val="nil"/>
            </w:tcBorders>
            <w:vAlign w:val="center"/>
            <w:hideMark/>
          </w:tcPr>
          <w:p w14:paraId="09B3BFA4"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4FCBABC7"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5389C9C8"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80EEB59"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1F67B28A"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68391F9D" w14:textId="77777777" w:rsidR="00046944" w:rsidRPr="00261E78" w:rsidRDefault="00046944" w:rsidP="00046944">
            <w:pPr>
              <w:jc w:val="center"/>
              <w:rPr>
                <w:color w:val="000000"/>
                <w:sz w:val="20"/>
                <w:szCs w:val="20"/>
              </w:rPr>
            </w:pPr>
            <w:r w:rsidRPr="00261E78">
              <w:rPr>
                <w:color w:val="000000"/>
                <w:sz w:val="20"/>
                <w:szCs w:val="20"/>
              </w:rPr>
              <w:t>(0.009)</w:t>
            </w:r>
          </w:p>
        </w:tc>
        <w:tc>
          <w:tcPr>
            <w:tcW w:w="900" w:type="dxa"/>
            <w:tcBorders>
              <w:top w:val="nil"/>
              <w:left w:val="nil"/>
              <w:bottom w:val="nil"/>
              <w:right w:val="nil"/>
            </w:tcBorders>
            <w:noWrap/>
            <w:hideMark/>
          </w:tcPr>
          <w:p w14:paraId="727EAED0" w14:textId="77777777" w:rsidR="00046944" w:rsidRPr="00261E78" w:rsidRDefault="00046944" w:rsidP="00046944">
            <w:pPr>
              <w:jc w:val="center"/>
              <w:rPr>
                <w:color w:val="000000"/>
                <w:sz w:val="20"/>
                <w:szCs w:val="20"/>
              </w:rPr>
            </w:pPr>
          </w:p>
        </w:tc>
      </w:tr>
      <w:tr w:rsidR="00046944" w:rsidRPr="00261E78" w14:paraId="525CD304" w14:textId="77777777" w:rsidTr="00A86F82">
        <w:trPr>
          <w:trHeight w:val="260"/>
          <w:jc w:val="center"/>
        </w:trPr>
        <w:tc>
          <w:tcPr>
            <w:tcW w:w="1980" w:type="dxa"/>
            <w:vMerge w:val="restart"/>
            <w:tcBorders>
              <w:top w:val="nil"/>
              <w:left w:val="nil"/>
              <w:bottom w:val="nil"/>
              <w:right w:val="nil"/>
            </w:tcBorders>
            <w:noWrap/>
            <w:vAlign w:val="center"/>
            <w:hideMark/>
          </w:tcPr>
          <w:p w14:paraId="4287FBC9" w14:textId="68D28713" w:rsidR="00046944" w:rsidRPr="00261E78" w:rsidRDefault="00046944" w:rsidP="00046944">
            <w:pPr>
              <w:rPr>
                <w:i/>
                <w:iCs/>
                <w:sz w:val="20"/>
                <w:szCs w:val="20"/>
              </w:rPr>
            </w:pPr>
            <w:r w:rsidRPr="00261E78">
              <w:rPr>
                <w:i/>
                <w:iCs/>
                <w:sz w:val="20"/>
                <w:szCs w:val="20"/>
              </w:rPr>
              <w:t>accuracy1Ans</w:t>
            </w:r>
            <w:r w:rsidRPr="00261E78">
              <w:rPr>
                <w:i/>
                <w:iCs/>
                <w:color w:val="000000"/>
                <w:sz w:val="20"/>
                <w:szCs w:val="20"/>
                <w:vertAlign w:val="subscript"/>
              </w:rPr>
              <w:t>i</w:t>
            </w:r>
          </w:p>
        </w:tc>
        <w:tc>
          <w:tcPr>
            <w:tcW w:w="1170" w:type="dxa"/>
            <w:tcBorders>
              <w:top w:val="nil"/>
              <w:left w:val="nil"/>
              <w:bottom w:val="nil"/>
              <w:right w:val="nil"/>
            </w:tcBorders>
            <w:noWrap/>
            <w:hideMark/>
          </w:tcPr>
          <w:p w14:paraId="75D32C94"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416217E9"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B3C1FEE"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7CA1E8F0"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6A724C93" w14:textId="77777777" w:rsidR="00046944" w:rsidRPr="00261E78" w:rsidRDefault="00046944" w:rsidP="00046944">
            <w:pPr>
              <w:jc w:val="center"/>
              <w:rPr>
                <w:color w:val="000000"/>
                <w:sz w:val="20"/>
                <w:szCs w:val="20"/>
              </w:rPr>
            </w:pPr>
            <w:r w:rsidRPr="00261E78">
              <w:rPr>
                <w:color w:val="000000"/>
                <w:sz w:val="20"/>
                <w:szCs w:val="20"/>
              </w:rPr>
              <w:t>0.005</w:t>
            </w:r>
          </w:p>
        </w:tc>
        <w:tc>
          <w:tcPr>
            <w:tcW w:w="900" w:type="dxa"/>
            <w:tcBorders>
              <w:top w:val="nil"/>
              <w:left w:val="nil"/>
              <w:bottom w:val="nil"/>
              <w:right w:val="nil"/>
            </w:tcBorders>
            <w:noWrap/>
            <w:hideMark/>
          </w:tcPr>
          <w:p w14:paraId="3DF09A50" w14:textId="77777777" w:rsidR="00046944" w:rsidRPr="00261E78" w:rsidRDefault="00046944" w:rsidP="00046944">
            <w:pPr>
              <w:jc w:val="center"/>
              <w:rPr>
                <w:color w:val="000000"/>
                <w:sz w:val="20"/>
                <w:szCs w:val="20"/>
              </w:rPr>
            </w:pPr>
          </w:p>
        </w:tc>
      </w:tr>
      <w:tr w:rsidR="00046944" w:rsidRPr="00261E78" w14:paraId="2E34347C" w14:textId="77777777" w:rsidTr="00A86F82">
        <w:trPr>
          <w:trHeight w:val="260"/>
          <w:jc w:val="center"/>
        </w:trPr>
        <w:tc>
          <w:tcPr>
            <w:tcW w:w="1980" w:type="dxa"/>
            <w:vMerge/>
            <w:tcBorders>
              <w:top w:val="nil"/>
              <w:left w:val="nil"/>
              <w:bottom w:val="nil"/>
              <w:right w:val="nil"/>
            </w:tcBorders>
            <w:vAlign w:val="center"/>
            <w:hideMark/>
          </w:tcPr>
          <w:p w14:paraId="4E182621"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0F7BAC7D"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1694EB7D"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A1AD71A"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22BADF3B"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7612ABA7" w14:textId="77777777" w:rsidR="00046944" w:rsidRPr="00261E78" w:rsidRDefault="00046944" w:rsidP="00046944">
            <w:pPr>
              <w:jc w:val="center"/>
              <w:rPr>
                <w:color w:val="000000"/>
                <w:sz w:val="20"/>
                <w:szCs w:val="20"/>
              </w:rPr>
            </w:pPr>
            <w:r w:rsidRPr="00261E78">
              <w:rPr>
                <w:color w:val="000000"/>
                <w:sz w:val="20"/>
                <w:szCs w:val="20"/>
              </w:rPr>
              <w:t>(0.006)</w:t>
            </w:r>
          </w:p>
        </w:tc>
        <w:tc>
          <w:tcPr>
            <w:tcW w:w="900" w:type="dxa"/>
            <w:tcBorders>
              <w:top w:val="nil"/>
              <w:left w:val="nil"/>
              <w:bottom w:val="nil"/>
              <w:right w:val="nil"/>
            </w:tcBorders>
            <w:noWrap/>
            <w:hideMark/>
          </w:tcPr>
          <w:p w14:paraId="455021F9" w14:textId="77777777" w:rsidR="00046944" w:rsidRPr="00261E78" w:rsidRDefault="00046944" w:rsidP="00046944">
            <w:pPr>
              <w:jc w:val="center"/>
              <w:rPr>
                <w:color w:val="000000"/>
                <w:sz w:val="20"/>
                <w:szCs w:val="20"/>
              </w:rPr>
            </w:pPr>
          </w:p>
        </w:tc>
      </w:tr>
      <w:tr w:rsidR="00046944" w:rsidRPr="00261E78" w14:paraId="1B4997A4" w14:textId="77777777" w:rsidTr="00A86F82">
        <w:trPr>
          <w:trHeight w:val="280"/>
          <w:jc w:val="center"/>
        </w:trPr>
        <w:tc>
          <w:tcPr>
            <w:tcW w:w="1980" w:type="dxa"/>
            <w:vMerge w:val="restart"/>
            <w:tcBorders>
              <w:top w:val="nil"/>
              <w:left w:val="nil"/>
              <w:bottom w:val="nil"/>
              <w:right w:val="nil"/>
            </w:tcBorders>
            <w:noWrap/>
            <w:vAlign w:val="center"/>
            <w:hideMark/>
          </w:tcPr>
          <w:p w14:paraId="23CE4986" w14:textId="6112F47A" w:rsidR="00046944" w:rsidRPr="00261E78" w:rsidRDefault="00046944" w:rsidP="00046944">
            <w:pPr>
              <w:rPr>
                <w:i/>
                <w:iCs/>
                <w:sz w:val="20"/>
                <w:szCs w:val="20"/>
              </w:rPr>
            </w:pPr>
            <w:r w:rsidRPr="00261E78">
              <w:rPr>
                <w:i/>
                <w:iCs/>
                <w:sz w:val="20"/>
                <w:szCs w:val="20"/>
              </w:rPr>
              <w:t>relevance1Ans</w:t>
            </w:r>
            <w:r w:rsidRPr="00261E78">
              <w:rPr>
                <w:i/>
                <w:iCs/>
                <w:color w:val="000000"/>
                <w:sz w:val="20"/>
                <w:szCs w:val="20"/>
                <w:vertAlign w:val="subscript"/>
              </w:rPr>
              <w:t>i</w:t>
            </w:r>
          </w:p>
        </w:tc>
        <w:tc>
          <w:tcPr>
            <w:tcW w:w="1170" w:type="dxa"/>
            <w:tcBorders>
              <w:top w:val="nil"/>
              <w:left w:val="nil"/>
              <w:bottom w:val="nil"/>
              <w:right w:val="nil"/>
            </w:tcBorders>
            <w:noWrap/>
            <w:hideMark/>
          </w:tcPr>
          <w:p w14:paraId="3BE7504E"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340083C6"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12CC08B1"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387625E6"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2798B9DB" w14:textId="77777777" w:rsidR="00046944" w:rsidRPr="00261E78" w:rsidRDefault="00046944" w:rsidP="00046944">
            <w:pPr>
              <w:jc w:val="center"/>
              <w:rPr>
                <w:color w:val="000000"/>
                <w:sz w:val="20"/>
                <w:szCs w:val="20"/>
              </w:rPr>
            </w:pPr>
            <w:r w:rsidRPr="00261E78">
              <w:rPr>
                <w:color w:val="000000"/>
                <w:sz w:val="20"/>
                <w:szCs w:val="20"/>
              </w:rPr>
              <w:t>-0.002</w:t>
            </w:r>
          </w:p>
        </w:tc>
        <w:tc>
          <w:tcPr>
            <w:tcW w:w="900" w:type="dxa"/>
            <w:tcBorders>
              <w:top w:val="nil"/>
              <w:left w:val="nil"/>
              <w:bottom w:val="nil"/>
              <w:right w:val="nil"/>
            </w:tcBorders>
            <w:noWrap/>
            <w:hideMark/>
          </w:tcPr>
          <w:p w14:paraId="291EBD1C" w14:textId="77777777" w:rsidR="00046944" w:rsidRPr="00261E78" w:rsidRDefault="00046944" w:rsidP="00046944">
            <w:pPr>
              <w:jc w:val="center"/>
              <w:rPr>
                <w:color w:val="000000"/>
                <w:sz w:val="20"/>
                <w:szCs w:val="20"/>
              </w:rPr>
            </w:pPr>
          </w:p>
        </w:tc>
      </w:tr>
      <w:tr w:rsidR="00046944" w:rsidRPr="00261E78" w14:paraId="13F25CD7" w14:textId="77777777" w:rsidTr="00A86F82">
        <w:trPr>
          <w:trHeight w:val="260"/>
          <w:jc w:val="center"/>
        </w:trPr>
        <w:tc>
          <w:tcPr>
            <w:tcW w:w="1980" w:type="dxa"/>
            <w:vMerge/>
            <w:tcBorders>
              <w:top w:val="nil"/>
              <w:left w:val="nil"/>
              <w:bottom w:val="nil"/>
              <w:right w:val="nil"/>
            </w:tcBorders>
            <w:vAlign w:val="center"/>
            <w:hideMark/>
          </w:tcPr>
          <w:p w14:paraId="714B3874"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6DC1BE16"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3CA64D40"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52EE6272"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1E439339"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2173A316" w14:textId="77777777" w:rsidR="00046944" w:rsidRPr="00261E78" w:rsidRDefault="00046944" w:rsidP="00046944">
            <w:pPr>
              <w:jc w:val="center"/>
              <w:rPr>
                <w:color w:val="000000"/>
                <w:sz w:val="20"/>
                <w:szCs w:val="20"/>
              </w:rPr>
            </w:pPr>
            <w:r w:rsidRPr="00261E78">
              <w:rPr>
                <w:color w:val="000000"/>
                <w:sz w:val="20"/>
                <w:szCs w:val="20"/>
              </w:rPr>
              <w:t>(0.008)</w:t>
            </w:r>
          </w:p>
        </w:tc>
        <w:tc>
          <w:tcPr>
            <w:tcW w:w="900" w:type="dxa"/>
            <w:tcBorders>
              <w:top w:val="nil"/>
              <w:left w:val="nil"/>
              <w:bottom w:val="nil"/>
              <w:right w:val="nil"/>
            </w:tcBorders>
            <w:noWrap/>
            <w:hideMark/>
          </w:tcPr>
          <w:p w14:paraId="6C44515D" w14:textId="77777777" w:rsidR="00046944" w:rsidRPr="00261E78" w:rsidRDefault="00046944" w:rsidP="00046944">
            <w:pPr>
              <w:jc w:val="center"/>
              <w:rPr>
                <w:color w:val="000000"/>
                <w:sz w:val="20"/>
                <w:szCs w:val="20"/>
              </w:rPr>
            </w:pPr>
          </w:p>
        </w:tc>
      </w:tr>
      <w:tr w:rsidR="00046944" w:rsidRPr="00261E78" w14:paraId="093798DE" w14:textId="77777777" w:rsidTr="00A86F82">
        <w:trPr>
          <w:trHeight w:val="260"/>
          <w:jc w:val="center"/>
        </w:trPr>
        <w:tc>
          <w:tcPr>
            <w:tcW w:w="1980" w:type="dxa"/>
            <w:vMerge w:val="restart"/>
            <w:tcBorders>
              <w:top w:val="nil"/>
              <w:left w:val="nil"/>
              <w:bottom w:val="nil"/>
              <w:right w:val="nil"/>
            </w:tcBorders>
            <w:noWrap/>
            <w:vAlign w:val="center"/>
            <w:hideMark/>
          </w:tcPr>
          <w:p w14:paraId="53E067EA" w14:textId="768F9200" w:rsidR="00046944" w:rsidRPr="00261E78" w:rsidRDefault="00046944" w:rsidP="00046944">
            <w:pPr>
              <w:rPr>
                <w:i/>
                <w:iCs/>
                <w:sz w:val="20"/>
                <w:szCs w:val="20"/>
              </w:rPr>
            </w:pPr>
            <w:r w:rsidRPr="00261E78">
              <w:rPr>
                <w:i/>
                <w:iCs/>
                <w:sz w:val="20"/>
                <w:szCs w:val="20"/>
              </w:rPr>
              <w:t>detail1Ans</w:t>
            </w:r>
            <w:r w:rsidRPr="00261E78">
              <w:rPr>
                <w:i/>
                <w:iCs/>
                <w:color w:val="000000"/>
                <w:sz w:val="20"/>
                <w:szCs w:val="20"/>
                <w:vertAlign w:val="subscript"/>
              </w:rPr>
              <w:t>i</w:t>
            </w:r>
          </w:p>
        </w:tc>
        <w:tc>
          <w:tcPr>
            <w:tcW w:w="1170" w:type="dxa"/>
            <w:tcBorders>
              <w:top w:val="nil"/>
              <w:left w:val="nil"/>
              <w:bottom w:val="nil"/>
              <w:right w:val="nil"/>
            </w:tcBorders>
            <w:noWrap/>
            <w:hideMark/>
          </w:tcPr>
          <w:p w14:paraId="62FF649B"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7AC37E06"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38C6A5B7"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37D028C9"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47B96F8D" w14:textId="77777777" w:rsidR="00046944" w:rsidRPr="00261E78" w:rsidRDefault="00046944" w:rsidP="00046944">
            <w:pPr>
              <w:jc w:val="center"/>
              <w:rPr>
                <w:color w:val="000000"/>
                <w:sz w:val="20"/>
                <w:szCs w:val="20"/>
              </w:rPr>
            </w:pPr>
            <w:r w:rsidRPr="00261E78">
              <w:rPr>
                <w:color w:val="000000"/>
                <w:sz w:val="20"/>
                <w:szCs w:val="20"/>
              </w:rPr>
              <w:t>0.007</w:t>
            </w:r>
          </w:p>
        </w:tc>
        <w:tc>
          <w:tcPr>
            <w:tcW w:w="900" w:type="dxa"/>
            <w:tcBorders>
              <w:top w:val="nil"/>
              <w:left w:val="nil"/>
              <w:bottom w:val="nil"/>
              <w:right w:val="nil"/>
            </w:tcBorders>
            <w:noWrap/>
            <w:hideMark/>
          </w:tcPr>
          <w:p w14:paraId="2FF94778" w14:textId="77777777" w:rsidR="00046944" w:rsidRPr="00261E78" w:rsidRDefault="00046944" w:rsidP="00046944">
            <w:pPr>
              <w:jc w:val="center"/>
              <w:rPr>
                <w:color w:val="000000"/>
                <w:sz w:val="20"/>
                <w:szCs w:val="20"/>
              </w:rPr>
            </w:pPr>
          </w:p>
        </w:tc>
      </w:tr>
      <w:tr w:rsidR="00046944" w:rsidRPr="00261E78" w14:paraId="4AF58005" w14:textId="77777777" w:rsidTr="00A86F82">
        <w:trPr>
          <w:trHeight w:val="260"/>
          <w:jc w:val="center"/>
        </w:trPr>
        <w:tc>
          <w:tcPr>
            <w:tcW w:w="1980" w:type="dxa"/>
            <w:vMerge/>
            <w:tcBorders>
              <w:top w:val="nil"/>
              <w:left w:val="nil"/>
              <w:bottom w:val="nil"/>
              <w:right w:val="nil"/>
            </w:tcBorders>
            <w:vAlign w:val="center"/>
            <w:hideMark/>
          </w:tcPr>
          <w:p w14:paraId="34F0410F"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7FFCB011"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1BFB714B"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1835FA21"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9C97A16"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715D7D60" w14:textId="77777777" w:rsidR="00046944" w:rsidRPr="00261E78" w:rsidRDefault="00046944" w:rsidP="00046944">
            <w:pPr>
              <w:jc w:val="center"/>
              <w:rPr>
                <w:color w:val="000000"/>
                <w:sz w:val="20"/>
                <w:szCs w:val="20"/>
              </w:rPr>
            </w:pPr>
            <w:r w:rsidRPr="00261E78">
              <w:rPr>
                <w:color w:val="000000"/>
                <w:sz w:val="20"/>
                <w:szCs w:val="20"/>
              </w:rPr>
              <w:t>(0.007)</w:t>
            </w:r>
          </w:p>
        </w:tc>
        <w:tc>
          <w:tcPr>
            <w:tcW w:w="900" w:type="dxa"/>
            <w:tcBorders>
              <w:top w:val="nil"/>
              <w:left w:val="nil"/>
              <w:bottom w:val="nil"/>
              <w:right w:val="nil"/>
            </w:tcBorders>
            <w:noWrap/>
            <w:hideMark/>
          </w:tcPr>
          <w:p w14:paraId="2A9FAE7B" w14:textId="77777777" w:rsidR="00046944" w:rsidRPr="00261E78" w:rsidRDefault="00046944" w:rsidP="00046944">
            <w:pPr>
              <w:jc w:val="center"/>
              <w:rPr>
                <w:color w:val="000000"/>
                <w:sz w:val="20"/>
                <w:szCs w:val="20"/>
              </w:rPr>
            </w:pPr>
          </w:p>
        </w:tc>
      </w:tr>
      <w:tr w:rsidR="00046944" w:rsidRPr="00261E78" w14:paraId="53085AA7" w14:textId="77777777" w:rsidTr="00A86F82">
        <w:trPr>
          <w:trHeight w:val="260"/>
          <w:jc w:val="center"/>
        </w:trPr>
        <w:tc>
          <w:tcPr>
            <w:tcW w:w="1980" w:type="dxa"/>
            <w:vMerge w:val="restart"/>
            <w:tcBorders>
              <w:top w:val="nil"/>
              <w:left w:val="nil"/>
              <w:bottom w:val="nil"/>
              <w:right w:val="nil"/>
            </w:tcBorders>
            <w:noWrap/>
            <w:vAlign w:val="center"/>
            <w:hideMark/>
          </w:tcPr>
          <w:p w14:paraId="473D29C4" w14:textId="56C0A758" w:rsidR="00046944" w:rsidRPr="00261E78" w:rsidRDefault="00046944" w:rsidP="00046944">
            <w:pPr>
              <w:rPr>
                <w:i/>
                <w:iCs/>
                <w:sz w:val="20"/>
                <w:szCs w:val="20"/>
              </w:rPr>
            </w:pPr>
            <w:r w:rsidRPr="00261E78">
              <w:rPr>
                <w:i/>
                <w:iCs/>
                <w:sz w:val="20"/>
                <w:szCs w:val="20"/>
              </w:rPr>
              <w:t>experience1Ans</w:t>
            </w:r>
            <w:r w:rsidRPr="00261E78">
              <w:rPr>
                <w:i/>
                <w:iCs/>
                <w:color w:val="000000"/>
                <w:sz w:val="20"/>
                <w:szCs w:val="20"/>
                <w:vertAlign w:val="subscript"/>
              </w:rPr>
              <w:t>i</w:t>
            </w:r>
          </w:p>
        </w:tc>
        <w:tc>
          <w:tcPr>
            <w:tcW w:w="1170" w:type="dxa"/>
            <w:tcBorders>
              <w:top w:val="nil"/>
              <w:left w:val="nil"/>
              <w:bottom w:val="nil"/>
              <w:right w:val="nil"/>
            </w:tcBorders>
            <w:noWrap/>
            <w:hideMark/>
          </w:tcPr>
          <w:p w14:paraId="107817E7"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6A39A845"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40F9577A"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389DB930"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15D6466C" w14:textId="77777777" w:rsidR="00046944" w:rsidRPr="00261E78" w:rsidRDefault="00046944" w:rsidP="00046944">
            <w:pPr>
              <w:jc w:val="center"/>
              <w:rPr>
                <w:color w:val="000000"/>
                <w:sz w:val="20"/>
                <w:szCs w:val="20"/>
              </w:rPr>
            </w:pPr>
            <w:r w:rsidRPr="00261E78">
              <w:rPr>
                <w:color w:val="000000"/>
                <w:sz w:val="20"/>
                <w:szCs w:val="20"/>
              </w:rPr>
              <w:t>-0.019 *</w:t>
            </w:r>
          </w:p>
        </w:tc>
        <w:tc>
          <w:tcPr>
            <w:tcW w:w="900" w:type="dxa"/>
            <w:tcBorders>
              <w:top w:val="nil"/>
              <w:left w:val="nil"/>
              <w:bottom w:val="nil"/>
              <w:right w:val="nil"/>
            </w:tcBorders>
            <w:noWrap/>
            <w:hideMark/>
          </w:tcPr>
          <w:p w14:paraId="58586ADC" w14:textId="77777777" w:rsidR="00046944" w:rsidRPr="00261E78" w:rsidRDefault="00046944" w:rsidP="00046944">
            <w:pPr>
              <w:jc w:val="center"/>
              <w:rPr>
                <w:color w:val="000000"/>
                <w:sz w:val="20"/>
                <w:szCs w:val="20"/>
              </w:rPr>
            </w:pPr>
          </w:p>
        </w:tc>
      </w:tr>
      <w:tr w:rsidR="00046944" w:rsidRPr="00261E78" w14:paraId="1D03D5D2" w14:textId="77777777" w:rsidTr="00A86F82">
        <w:trPr>
          <w:trHeight w:val="260"/>
          <w:jc w:val="center"/>
        </w:trPr>
        <w:tc>
          <w:tcPr>
            <w:tcW w:w="1980" w:type="dxa"/>
            <w:vMerge/>
            <w:tcBorders>
              <w:top w:val="nil"/>
              <w:left w:val="nil"/>
              <w:bottom w:val="nil"/>
              <w:right w:val="nil"/>
            </w:tcBorders>
            <w:vAlign w:val="center"/>
            <w:hideMark/>
          </w:tcPr>
          <w:p w14:paraId="028AA59E"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1C0055EC"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53ED0911"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4781A2D9"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53513838"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6DE6B0EE" w14:textId="77777777" w:rsidR="00046944" w:rsidRPr="00261E78" w:rsidRDefault="00046944" w:rsidP="00046944">
            <w:pPr>
              <w:jc w:val="center"/>
              <w:rPr>
                <w:color w:val="000000"/>
                <w:sz w:val="20"/>
                <w:szCs w:val="20"/>
              </w:rPr>
            </w:pPr>
            <w:r w:rsidRPr="00261E78">
              <w:rPr>
                <w:color w:val="000000"/>
                <w:sz w:val="20"/>
                <w:szCs w:val="20"/>
              </w:rPr>
              <w:t>(0.009)</w:t>
            </w:r>
          </w:p>
        </w:tc>
        <w:tc>
          <w:tcPr>
            <w:tcW w:w="900" w:type="dxa"/>
            <w:tcBorders>
              <w:top w:val="nil"/>
              <w:left w:val="nil"/>
              <w:bottom w:val="nil"/>
              <w:right w:val="nil"/>
            </w:tcBorders>
            <w:noWrap/>
            <w:hideMark/>
          </w:tcPr>
          <w:p w14:paraId="461E8C94" w14:textId="77777777" w:rsidR="00046944" w:rsidRPr="00261E78" w:rsidRDefault="00046944" w:rsidP="00046944">
            <w:pPr>
              <w:jc w:val="center"/>
              <w:rPr>
                <w:color w:val="000000"/>
                <w:sz w:val="20"/>
                <w:szCs w:val="20"/>
              </w:rPr>
            </w:pPr>
          </w:p>
        </w:tc>
      </w:tr>
      <w:tr w:rsidR="00046944" w:rsidRPr="00261E78" w14:paraId="5BF1D661" w14:textId="77777777" w:rsidTr="00A86F82">
        <w:trPr>
          <w:trHeight w:val="260"/>
          <w:jc w:val="center"/>
        </w:trPr>
        <w:tc>
          <w:tcPr>
            <w:tcW w:w="1980" w:type="dxa"/>
            <w:vMerge w:val="restart"/>
            <w:tcBorders>
              <w:top w:val="nil"/>
              <w:left w:val="nil"/>
              <w:bottom w:val="nil"/>
              <w:right w:val="nil"/>
            </w:tcBorders>
            <w:noWrap/>
            <w:vAlign w:val="center"/>
            <w:hideMark/>
          </w:tcPr>
          <w:p w14:paraId="372E9AC7" w14:textId="5541B9DA" w:rsidR="00046944" w:rsidRPr="00261E78" w:rsidRDefault="00046944" w:rsidP="00046944">
            <w:pPr>
              <w:rPr>
                <w:i/>
                <w:iCs/>
                <w:sz w:val="20"/>
                <w:szCs w:val="20"/>
              </w:rPr>
            </w:pPr>
            <w:r w:rsidRPr="00261E78">
              <w:rPr>
                <w:i/>
                <w:iCs/>
                <w:sz w:val="20"/>
                <w:szCs w:val="20"/>
              </w:rPr>
              <w:t>insight1Ans</w:t>
            </w:r>
            <w:r w:rsidRPr="00261E78">
              <w:rPr>
                <w:i/>
                <w:iCs/>
                <w:color w:val="000000"/>
                <w:sz w:val="20"/>
                <w:szCs w:val="20"/>
                <w:vertAlign w:val="subscript"/>
              </w:rPr>
              <w:t>i</w:t>
            </w:r>
          </w:p>
        </w:tc>
        <w:tc>
          <w:tcPr>
            <w:tcW w:w="1170" w:type="dxa"/>
            <w:tcBorders>
              <w:top w:val="nil"/>
              <w:left w:val="nil"/>
              <w:bottom w:val="nil"/>
              <w:right w:val="nil"/>
            </w:tcBorders>
            <w:noWrap/>
            <w:hideMark/>
          </w:tcPr>
          <w:p w14:paraId="11F494B2"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6EF92051"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659B158"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19F568CB"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76C1F5D4" w14:textId="77777777" w:rsidR="00046944" w:rsidRPr="00261E78" w:rsidRDefault="00046944" w:rsidP="00046944">
            <w:pPr>
              <w:jc w:val="center"/>
              <w:rPr>
                <w:color w:val="000000"/>
                <w:sz w:val="20"/>
                <w:szCs w:val="20"/>
              </w:rPr>
            </w:pPr>
            <w:r w:rsidRPr="00261E78">
              <w:rPr>
                <w:color w:val="000000"/>
                <w:sz w:val="20"/>
                <w:szCs w:val="20"/>
              </w:rPr>
              <w:t>0.019 **</w:t>
            </w:r>
          </w:p>
        </w:tc>
        <w:tc>
          <w:tcPr>
            <w:tcW w:w="900" w:type="dxa"/>
            <w:tcBorders>
              <w:top w:val="nil"/>
              <w:left w:val="nil"/>
              <w:bottom w:val="nil"/>
              <w:right w:val="nil"/>
            </w:tcBorders>
            <w:noWrap/>
            <w:hideMark/>
          </w:tcPr>
          <w:p w14:paraId="0A00CE2A" w14:textId="77777777" w:rsidR="00046944" w:rsidRPr="00261E78" w:rsidRDefault="00046944" w:rsidP="00046944">
            <w:pPr>
              <w:jc w:val="center"/>
              <w:rPr>
                <w:color w:val="000000"/>
                <w:sz w:val="20"/>
                <w:szCs w:val="20"/>
              </w:rPr>
            </w:pPr>
          </w:p>
        </w:tc>
      </w:tr>
      <w:tr w:rsidR="00046944" w:rsidRPr="00261E78" w14:paraId="21443E6A" w14:textId="77777777" w:rsidTr="00A86F82">
        <w:trPr>
          <w:trHeight w:val="260"/>
          <w:jc w:val="center"/>
        </w:trPr>
        <w:tc>
          <w:tcPr>
            <w:tcW w:w="1980" w:type="dxa"/>
            <w:vMerge/>
            <w:tcBorders>
              <w:top w:val="nil"/>
              <w:left w:val="nil"/>
              <w:bottom w:val="nil"/>
              <w:right w:val="nil"/>
            </w:tcBorders>
            <w:vAlign w:val="center"/>
            <w:hideMark/>
          </w:tcPr>
          <w:p w14:paraId="67BA3F1F"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6F147A13"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7F9C27BB"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24AD224D"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2109B712"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0CC0F1E1" w14:textId="77777777" w:rsidR="00046944" w:rsidRPr="00261E78" w:rsidRDefault="00046944" w:rsidP="00046944">
            <w:pPr>
              <w:jc w:val="center"/>
              <w:rPr>
                <w:color w:val="000000"/>
                <w:sz w:val="20"/>
                <w:szCs w:val="20"/>
              </w:rPr>
            </w:pPr>
            <w:r w:rsidRPr="00261E78">
              <w:rPr>
                <w:color w:val="000000"/>
                <w:sz w:val="20"/>
                <w:szCs w:val="20"/>
              </w:rPr>
              <w:t>(0.007)</w:t>
            </w:r>
          </w:p>
        </w:tc>
        <w:tc>
          <w:tcPr>
            <w:tcW w:w="900" w:type="dxa"/>
            <w:tcBorders>
              <w:top w:val="nil"/>
              <w:left w:val="nil"/>
              <w:bottom w:val="nil"/>
              <w:right w:val="nil"/>
            </w:tcBorders>
            <w:noWrap/>
            <w:hideMark/>
          </w:tcPr>
          <w:p w14:paraId="610BEB06" w14:textId="77777777" w:rsidR="00046944" w:rsidRPr="00261E78" w:rsidRDefault="00046944" w:rsidP="00046944">
            <w:pPr>
              <w:jc w:val="center"/>
              <w:rPr>
                <w:color w:val="000000"/>
                <w:sz w:val="20"/>
                <w:szCs w:val="20"/>
              </w:rPr>
            </w:pPr>
          </w:p>
        </w:tc>
      </w:tr>
      <w:tr w:rsidR="00046944" w:rsidRPr="00261E78" w14:paraId="1E78733B" w14:textId="77777777" w:rsidTr="00A86F82">
        <w:trPr>
          <w:trHeight w:val="260"/>
          <w:jc w:val="center"/>
        </w:trPr>
        <w:tc>
          <w:tcPr>
            <w:tcW w:w="1980" w:type="dxa"/>
            <w:vMerge w:val="restart"/>
            <w:tcBorders>
              <w:top w:val="nil"/>
              <w:left w:val="nil"/>
              <w:bottom w:val="nil"/>
              <w:right w:val="nil"/>
            </w:tcBorders>
            <w:noWrap/>
            <w:vAlign w:val="center"/>
            <w:hideMark/>
          </w:tcPr>
          <w:p w14:paraId="521B3E4D" w14:textId="3A31CAD3" w:rsidR="00046944" w:rsidRPr="00261E78" w:rsidRDefault="00046944" w:rsidP="00046944">
            <w:pPr>
              <w:rPr>
                <w:i/>
                <w:iCs/>
                <w:sz w:val="20"/>
                <w:szCs w:val="20"/>
              </w:rPr>
            </w:pPr>
            <w:r w:rsidRPr="00261E78">
              <w:rPr>
                <w:i/>
                <w:iCs/>
                <w:sz w:val="20"/>
                <w:szCs w:val="20"/>
              </w:rPr>
              <w:t>innovative1Ans</w:t>
            </w:r>
            <w:r w:rsidRPr="00261E78">
              <w:rPr>
                <w:i/>
                <w:iCs/>
                <w:color w:val="000000"/>
                <w:sz w:val="20"/>
                <w:szCs w:val="20"/>
                <w:vertAlign w:val="subscript"/>
              </w:rPr>
              <w:t>i</w:t>
            </w:r>
          </w:p>
        </w:tc>
        <w:tc>
          <w:tcPr>
            <w:tcW w:w="1170" w:type="dxa"/>
            <w:tcBorders>
              <w:top w:val="nil"/>
              <w:left w:val="nil"/>
              <w:bottom w:val="nil"/>
              <w:right w:val="nil"/>
            </w:tcBorders>
            <w:noWrap/>
            <w:hideMark/>
          </w:tcPr>
          <w:p w14:paraId="7A31E8FC"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67C403A8"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5CD2476"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09FCBA4E"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3F840A58" w14:textId="77777777" w:rsidR="00046944" w:rsidRPr="00261E78" w:rsidRDefault="00046944" w:rsidP="00046944">
            <w:pPr>
              <w:jc w:val="center"/>
              <w:rPr>
                <w:color w:val="000000"/>
                <w:sz w:val="20"/>
                <w:szCs w:val="20"/>
              </w:rPr>
            </w:pPr>
            <w:r w:rsidRPr="00261E78">
              <w:rPr>
                <w:color w:val="000000"/>
                <w:sz w:val="20"/>
                <w:szCs w:val="20"/>
              </w:rPr>
              <w:t>0.006</w:t>
            </w:r>
          </w:p>
        </w:tc>
        <w:tc>
          <w:tcPr>
            <w:tcW w:w="900" w:type="dxa"/>
            <w:tcBorders>
              <w:top w:val="nil"/>
              <w:left w:val="nil"/>
              <w:bottom w:val="nil"/>
              <w:right w:val="nil"/>
            </w:tcBorders>
            <w:noWrap/>
            <w:hideMark/>
          </w:tcPr>
          <w:p w14:paraId="478D9ACD" w14:textId="77777777" w:rsidR="00046944" w:rsidRPr="00261E78" w:rsidRDefault="00046944" w:rsidP="00046944">
            <w:pPr>
              <w:jc w:val="center"/>
              <w:rPr>
                <w:color w:val="000000"/>
                <w:sz w:val="20"/>
                <w:szCs w:val="20"/>
              </w:rPr>
            </w:pPr>
          </w:p>
        </w:tc>
      </w:tr>
      <w:tr w:rsidR="00046944" w:rsidRPr="00261E78" w14:paraId="47D9211C" w14:textId="77777777" w:rsidTr="00A86F82">
        <w:trPr>
          <w:trHeight w:val="260"/>
          <w:jc w:val="center"/>
        </w:trPr>
        <w:tc>
          <w:tcPr>
            <w:tcW w:w="1980" w:type="dxa"/>
            <w:vMerge/>
            <w:tcBorders>
              <w:top w:val="nil"/>
              <w:left w:val="nil"/>
              <w:bottom w:val="nil"/>
              <w:right w:val="nil"/>
            </w:tcBorders>
            <w:vAlign w:val="center"/>
            <w:hideMark/>
          </w:tcPr>
          <w:p w14:paraId="0DE96039"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4D1D309D"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73DEE2EE"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48B4B3E1"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57659C79"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7030B0B6" w14:textId="77777777" w:rsidR="00046944" w:rsidRPr="00261E78" w:rsidRDefault="00046944" w:rsidP="00046944">
            <w:pPr>
              <w:jc w:val="center"/>
              <w:rPr>
                <w:color w:val="000000"/>
                <w:sz w:val="20"/>
                <w:szCs w:val="20"/>
              </w:rPr>
            </w:pPr>
            <w:r w:rsidRPr="00261E78">
              <w:rPr>
                <w:color w:val="000000"/>
                <w:sz w:val="20"/>
                <w:szCs w:val="20"/>
              </w:rPr>
              <w:t>(0.006)</w:t>
            </w:r>
          </w:p>
        </w:tc>
        <w:tc>
          <w:tcPr>
            <w:tcW w:w="900" w:type="dxa"/>
            <w:tcBorders>
              <w:top w:val="nil"/>
              <w:left w:val="nil"/>
              <w:bottom w:val="nil"/>
              <w:right w:val="nil"/>
            </w:tcBorders>
            <w:noWrap/>
            <w:hideMark/>
          </w:tcPr>
          <w:p w14:paraId="16F81F65" w14:textId="77777777" w:rsidR="00046944" w:rsidRPr="00261E78" w:rsidRDefault="00046944" w:rsidP="00046944">
            <w:pPr>
              <w:jc w:val="center"/>
              <w:rPr>
                <w:color w:val="000000"/>
                <w:sz w:val="20"/>
                <w:szCs w:val="20"/>
              </w:rPr>
            </w:pPr>
          </w:p>
        </w:tc>
      </w:tr>
      <w:tr w:rsidR="00046944" w:rsidRPr="00261E78" w14:paraId="1EA049F2" w14:textId="77777777" w:rsidTr="00A86F82">
        <w:trPr>
          <w:trHeight w:val="260"/>
          <w:jc w:val="center"/>
        </w:trPr>
        <w:tc>
          <w:tcPr>
            <w:tcW w:w="1980" w:type="dxa"/>
            <w:vMerge w:val="restart"/>
            <w:tcBorders>
              <w:top w:val="nil"/>
              <w:left w:val="nil"/>
              <w:bottom w:val="nil"/>
              <w:right w:val="nil"/>
            </w:tcBorders>
            <w:noWrap/>
            <w:vAlign w:val="center"/>
            <w:hideMark/>
          </w:tcPr>
          <w:p w14:paraId="6FD80A95" w14:textId="61F8D579" w:rsidR="00046944" w:rsidRPr="00261E78" w:rsidRDefault="00046944" w:rsidP="00046944">
            <w:pPr>
              <w:rPr>
                <w:i/>
                <w:iCs/>
                <w:sz w:val="20"/>
                <w:szCs w:val="20"/>
              </w:rPr>
            </w:pPr>
            <w:r w:rsidRPr="00261E78">
              <w:rPr>
                <w:i/>
                <w:iCs/>
                <w:sz w:val="20"/>
                <w:szCs w:val="20"/>
              </w:rPr>
              <w:t>alternative1Ans</w:t>
            </w:r>
            <w:r w:rsidRPr="00261E78">
              <w:rPr>
                <w:i/>
                <w:iCs/>
                <w:color w:val="000000"/>
                <w:sz w:val="20"/>
                <w:szCs w:val="20"/>
                <w:vertAlign w:val="subscript"/>
              </w:rPr>
              <w:t>i</w:t>
            </w:r>
          </w:p>
        </w:tc>
        <w:tc>
          <w:tcPr>
            <w:tcW w:w="1170" w:type="dxa"/>
            <w:tcBorders>
              <w:top w:val="nil"/>
              <w:left w:val="nil"/>
              <w:bottom w:val="nil"/>
              <w:right w:val="nil"/>
            </w:tcBorders>
            <w:noWrap/>
            <w:hideMark/>
          </w:tcPr>
          <w:p w14:paraId="4E1AE70C"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791E8701"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232E34CA"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3EABF3C9"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65B44E05" w14:textId="77777777" w:rsidR="00046944" w:rsidRPr="00261E78" w:rsidRDefault="00046944" w:rsidP="00046944">
            <w:pPr>
              <w:jc w:val="center"/>
              <w:rPr>
                <w:color w:val="000000"/>
                <w:sz w:val="20"/>
                <w:szCs w:val="20"/>
              </w:rPr>
            </w:pPr>
            <w:r w:rsidRPr="00261E78">
              <w:rPr>
                <w:color w:val="000000"/>
                <w:sz w:val="20"/>
                <w:szCs w:val="20"/>
              </w:rPr>
              <w:t>0.006</w:t>
            </w:r>
          </w:p>
        </w:tc>
        <w:tc>
          <w:tcPr>
            <w:tcW w:w="900" w:type="dxa"/>
            <w:tcBorders>
              <w:top w:val="nil"/>
              <w:left w:val="nil"/>
              <w:bottom w:val="nil"/>
              <w:right w:val="nil"/>
            </w:tcBorders>
            <w:noWrap/>
            <w:hideMark/>
          </w:tcPr>
          <w:p w14:paraId="5121F427" w14:textId="77777777" w:rsidR="00046944" w:rsidRPr="00261E78" w:rsidRDefault="00046944" w:rsidP="00046944">
            <w:pPr>
              <w:jc w:val="center"/>
              <w:rPr>
                <w:color w:val="000000"/>
                <w:sz w:val="20"/>
                <w:szCs w:val="20"/>
              </w:rPr>
            </w:pPr>
          </w:p>
        </w:tc>
      </w:tr>
      <w:tr w:rsidR="00046944" w:rsidRPr="00261E78" w14:paraId="4BB8063B" w14:textId="77777777" w:rsidTr="00A86F82">
        <w:trPr>
          <w:trHeight w:val="260"/>
          <w:jc w:val="center"/>
        </w:trPr>
        <w:tc>
          <w:tcPr>
            <w:tcW w:w="1980" w:type="dxa"/>
            <w:vMerge/>
            <w:tcBorders>
              <w:top w:val="nil"/>
              <w:left w:val="nil"/>
              <w:bottom w:val="nil"/>
              <w:right w:val="nil"/>
            </w:tcBorders>
            <w:vAlign w:val="center"/>
            <w:hideMark/>
          </w:tcPr>
          <w:p w14:paraId="06419139"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1C6CF60D"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1B2808FF"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9EDE1EC"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600F8EB"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4E5A3593" w14:textId="77777777" w:rsidR="00046944" w:rsidRPr="00261E78" w:rsidRDefault="00046944" w:rsidP="00046944">
            <w:pPr>
              <w:jc w:val="center"/>
              <w:rPr>
                <w:color w:val="000000"/>
                <w:sz w:val="20"/>
                <w:szCs w:val="20"/>
              </w:rPr>
            </w:pPr>
            <w:r w:rsidRPr="00261E78">
              <w:rPr>
                <w:color w:val="000000"/>
                <w:sz w:val="20"/>
                <w:szCs w:val="20"/>
              </w:rPr>
              <w:t>(0.005)</w:t>
            </w:r>
          </w:p>
        </w:tc>
        <w:tc>
          <w:tcPr>
            <w:tcW w:w="900" w:type="dxa"/>
            <w:tcBorders>
              <w:top w:val="nil"/>
              <w:left w:val="nil"/>
              <w:bottom w:val="nil"/>
              <w:right w:val="nil"/>
            </w:tcBorders>
            <w:noWrap/>
            <w:hideMark/>
          </w:tcPr>
          <w:p w14:paraId="75C618F3" w14:textId="77777777" w:rsidR="00046944" w:rsidRPr="00261E78" w:rsidRDefault="00046944" w:rsidP="00046944">
            <w:pPr>
              <w:jc w:val="center"/>
              <w:rPr>
                <w:color w:val="000000"/>
                <w:sz w:val="20"/>
                <w:szCs w:val="20"/>
              </w:rPr>
            </w:pPr>
          </w:p>
        </w:tc>
      </w:tr>
      <w:tr w:rsidR="00046944" w:rsidRPr="00261E78" w14:paraId="74D1F991" w14:textId="77777777" w:rsidTr="00A86F82">
        <w:trPr>
          <w:trHeight w:val="260"/>
          <w:jc w:val="center"/>
        </w:trPr>
        <w:tc>
          <w:tcPr>
            <w:tcW w:w="1980" w:type="dxa"/>
            <w:vMerge w:val="restart"/>
            <w:tcBorders>
              <w:top w:val="nil"/>
              <w:left w:val="nil"/>
              <w:bottom w:val="nil"/>
              <w:right w:val="nil"/>
            </w:tcBorders>
            <w:noWrap/>
            <w:vAlign w:val="center"/>
            <w:hideMark/>
          </w:tcPr>
          <w:p w14:paraId="6DD3EB1C" w14:textId="24658701" w:rsidR="00046944" w:rsidRPr="00261E78" w:rsidRDefault="00046944" w:rsidP="00046944">
            <w:pPr>
              <w:rPr>
                <w:i/>
                <w:iCs/>
                <w:sz w:val="20"/>
                <w:szCs w:val="20"/>
              </w:rPr>
            </w:pPr>
            <w:r w:rsidRPr="00261E78">
              <w:rPr>
                <w:i/>
                <w:iCs/>
                <w:sz w:val="20"/>
                <w:szCs w:val="20"/>
              </w:rPr>
              <w:t>storytelling1Ans</w:t>
            </w:r>
            <w:r w:rsidRPr="00261E78">
              <w:rPr>
                <w:i/>
                <w:iCs/>
                <w:color w:val="000000"/>
                <w:sz w:val="20"/>
                <w:szCs w:val="20"/>
                <w:vertAlign w:val="subscript"/>
              </w:rPr>
              <w:t>i</w:t>
            </w:r>
          </w:p>
        </w:tc>
        <w:tc>
          <w:tcPr>
            <w:tcW w:w="1170" w:type="dxa"/>
            <w:tcBorders>
              <w:top w:val="nil"/>
              <w:left w:val="nil"/>
              <w:bottom w:val="nil"/>
              <w:right w:val="nil"/>
            </w:tcBorders>
            <w:noWrap/>
            <w:hideMark/>
          </w:tcPr>
          <w:p w14:paraId="75EF7DAA"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7FB4E38E"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598AC814"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3C2A8D18"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4773A5CA" w14:textId="77777777" w:rsidR="00046944" w:rsidRPr="00261E78" w:rsidRDefault="00046944" w:rsidP="00046944">
            <w:pPr>
              <w:jc w:val="center"/>
              <w:rPr>
                <w:color w:val="000000"/>
                <w:sz w:val="20"/>
                <w:szCs w:val="20"/>
              </w:rPr>
            </w:pPr>
            <w:r w:rsidRPr="00261E78">
              <w:rPr>
                <w:color w:val="000000"/>
                <w:sz w:val="20"/>
                <w:szCs w:val="20"/>
              </w:rPr>
              <w:t>-0.007</w:t>
            </w:r>
          </w:p>
        </w:tc>
        <w:tc>
          <w:tcPr>
            <w:tcW w:w="900" w:type="dxa"/>
            <w:tcBorders>
              <w:top w:val="nil"/>
              <w:left w:val="nil"/>
              <w:bottom w:val="nil"/>
              <w:right w:val="nil"/>
            </w:tcBorders>
            <w:noWrap/>
            <w:hideMark/>
          </w:tcPr>
          <w:p w14:paraId="3AAC0894" w14:textId="77777777" w:rsidR="00046944" w:rsidRPr="00261E78" w:rsidRDefault="00046944" w:rsidP="00046944">
            <w:pPr>
              <w:jc w:val="center"/>
              <w:rPr>
                <w:color w:val="000000"/>
                <w:sz w:val="20"/>
                <w:szCs w:val="20"/>
              </w:rPr>
            </w:pPr>
          </w:p>
        </w:tc>
      </w:tr>
      <w:tr w:rsidR="00046944" w:rsidRPr="00261E78" w14:paraId="3D78602C" w14:textId="77777777" w:rsidTr="00A86F82">
        <w:trPr>
          <w:trHeight w:val="260"/>
          <w:jc w:val="center"/>
        </w:trPr>
        <w:tc>
          <w:tcPr>
            <w:tcW w:w="1980" w:type="dxa"/>
            <w:vMerge/>
            <w:tcBorders>
              <w:top w:val="nil"/>
              <w:left w:val="nil"/>
              <w:bottom w:val="nil"/>
              <w:right w:val="nil"/>
            </w:tcBorders>
            <w:vAlign w:val="center"/>
            <w:hideMark/>
          </w:tcPr>
          <w:p w14:paraId="36602DC8"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22C9201C"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18E18C78"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1FD69736"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0673AE44"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1EF10A4C" w14:textId="77777777" w:rsidR="00046944" w:rsidRPr="00261E78" w:rsidRDefault="00046944" w:rsidP="00046944">
            <w:pPr>
              <w:jc w:val="center"/>
              <w:rPr>
                <w:color w:val="000000"/>
                <w:sz w:val="20"/>
                <w:szCs w:val="20"/>
              </w:rPr>
            </w:pPr>
            <w:r w:rsidRPr="00261E78">
              <w:rPr>
                <w:color w:val="000000"/>
                <w:sz w:val="20"/>
                <w:szCs w:val="20"/>
              </w:rPr>
              <w:t>(0.008)</w:t>
            </w:r>
          </w:p>
        </w:tc>
        <w:tc>
          <w:tcPr>
            <w:tcW w:w="900" w:type="dxa"/>
            <w:tcBorders>
              <w:top w:val="nil"/>
              <w:left w:val="nil"/>
              <w:bottom w:val="nil"/>
              <w:right w:val="nil"/>
            </w:tcBorders>
            <w:noWrap/>
            <w:hideMark/>
          </w:tcPr>
          <w:p w14:paraId="2024C3CD" w14:textId="77777777" w:rsidR="00046944" w:rsidRPr="00261E78" w:rsidRDefault="00046944" w:rsidP="00046944">
            <w:pPr>
              <w:jc w:val="center"/>
              <w:rPr>
                <w:color w:val="000000"/>
                <w:sz w:val="20"/>
                <w:szCs w:val="20"/>
              </w:rPr>
            </w:pPr>
          </w:p>
        </w:tc>
      </w:tr>
      <w:tr w:rsidR="00046944" w:rsidRPr="00261E78" w14:paraId="602AFC66" w14:textId="77777777" w:rsidTr="00A86F82">
        <w:trPr>
          <w:trHeight w:val="260"/>
          <w:jc w:val="center"/>
        </w:trPr>
        <w:tc>
          <w:tcPr>
            <w:tcW w:w="1980" w:type="dxa"/>
            <w:vMerge w:val="restart"/>
            <w:tcBorders>
              <w:top w:val="nil"/>
              <w:left w:val="nil"/>
              <w:bottom w:val="single" w:sz="4" w:space="0" w:color="000000"/>
              <w:right w:val="nil"/>
            </w:tcBorders>
            <w:noWrap/>
            <w:vAlign w:val="center"/>
            <w:hideMark/>
          </w:tcPr>
          <w:p w14:paraId="4E0E4383" w14:textId="139F9282" w:rsidR="00046944" w:rsidRPr="00261E78" w:rsidRDefault="00046944" w:rsidP="00046944">
            <w:pPr>
              <w:rPr>
                <w:i/>
                <w:iCs/>
                <w:sz w:val="20"/>
                <w:szCs w:val="20"/>
              </w:rPr>
            </w:pPr>
            <w:r w:rsidRPr="00261E78">
              <w:rPr>
                <w:i/>
                <w:iCs/>
                <w:sz w:val="20"/>
                <w:szCs w:val="20"/>
              </w:rPr>
              <w:t>AI</w:t>
            </w:r>
            <w:r w:rsidRPr="00261E78">
              <w:rPr>
                <w:i/>
                <w:iCs/>
                <w:color w:val="000000"/>
                <w:sz w:val="20"/>
                <w:szCs w:val="20"/>
                <w:vertAlign w:val="subscript"/>
              </w:rPr>
              <w:t>i</w:t>
            </w:r>
            <w:r w:rsidRPr="00261E78">
              <w:rPr>
                <w:i/>
                <w:iCs/>
                <w:sz w:val="20"/>
                <w:szCs w:val="20"/>
              </w:rPr>
              <w:t>*textLengthCN1Ans</w:t>
            </w:r>
            <w:r w:rsidRPr="00261E78">
              <w:rPr>
                <w:i/>
                <w:iCs/>
                <w:color w:val="000000"/>
                <w:sz w:val="20"/>
                <w:szCs w:val="20"/>
                <w:vertAlign w:val="subscript"/>
              </w:rPr>
              <w:t>i</w:t>
            </w:r>
          </w:p>
        </w:tc>
        <w:tc>
          <w:tcPr>
            <w:tcW w:w="1170" w:type="dxa"/>
            <w:tcBorders>
              <w:top w:val="nil"/>
              <w:left w:val="nil"/>
              <w:bottom w:val="nil"/>
              <w:right w:val="nil"/>
            </w:tcBorders>
            <w:noWrap/>
            <w:hideMark/>
          </w:tcPr>
          <w:p w14:paraId="1440D607"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165F916E"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B5AD5FE"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16D0517C"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50D2BE37"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3FD8185A" w14:textId="77777777" w:rsidR="00046944" w:rsidRPr="00261E78" w:rsidRDefault="00046944" w:rsidP="00046944">
            <w:pPr>
              <w:jc w:val="center"/>
              <w:rPr>
                <w:color w:val="000000"/>
                <w:sz w:val="20"/>
                <w:szCs w:val="20"/>
              </w:rPr>
            </w:pPr>
            <w:r w:rsidRPr="00261E78">
              <w:rPr>
                <w:color w:val="000000"/>
                <w:sz w:val="20"/>
                <w:szCs w:val="20"/>
              </w:rPr>
              <w:t>-0.040 **</w:t>
            </w:r>
          </w:p>
        </w:tc>
      </w:tr>
      <w:tr w:rsidR="00046944" w:rsidRPr="00261E78" w14:paraId="2298887E" w14:textId="77777777" w:rsidTr="00A86F82">
        <w:trPr>
          <w:trHeight w:val="260"/>
          <w:jc w:val="center"/>
        </w:trPr>
        <w:tc>
          <w:tcPr>
            <w:tcW w:w="1980" w:type="dxa"/>
            <w:vMerge/>
            <w:tcBorders>
              <w:top w:val="nil"/>
              <w:left w:val="nil"/>
              <w:bottom w:val="single" w:sz="4" w:space="0" w:color="000000"/>
              <w:right w:val="nil"/>
            </w:tcBorders>
            <w:hideMark/>
          </w:tcPr>
          <w:p w14:paraId="6C21CEBC" w14:textId="77777777" w:rsidR="00046944" w:rsidRPr="00261E78" w:rsidRDefault="00046944" w:rsidP="00046944">
            <w:pPr>
              <w:rPr>
                <w:sz w:val="20"/>
                <w:szCs w:val="20"/>
              </w:rPr>
            </w:pPr>
          </w:p>
        </w:tc>
        <w:tc>
          <w:tcPr>
            <w:tcW w:w="1170" w:type="dxa"/>
            <w:tcBorders>
              <w:top w:val="nil"/>
              <w:left w:val="nil"/>
              <w:bottom w:val="single" w:sz="4" w:space="0" w:color="auto"/>
              <w:right w:val="nil"/>
            </w:tcBorders>
            <w:noWrap/>
            <w:hideMark/>
          </w:tcPr>
          <w:p w14:paraId="680501E6" w14:textId="77777777" w:rsidR="00046944" w:rsidRPr="00261E78" w:rsidRDefault="00046944" w:rsidP="00046944">
            <w:pPr>
              <w:jc w:val="center"/>
              <w:rPr>
                <w:color w:val="000000"/>
                <w:sz w:val="20"/>
                <w:szCs w:val="20"/>
              </w:rPr>
            </w:pPr>
            <w:r w:rsidRPr="00261E78">
              <w:rPr>
                <w:color w:val="000000"/>
                <w:sz w:val="20"/>
                <w:szCs w:val="20"/>
              </w:rPr>
              <w:t> </w:t>
            </w:r>
          </w:p>
        </w:tc>
        <w:tc>
          <w:tcPr>
            <w:tcW w:w="2430" w:type="dxa"/>
            <w:tcBorders>
              <w:top w:val="nil"/>
              <w:left w:val="nil"/>
              <w:bottom w:val="single" w:sz="4" w:space="0" w:color="auto"/>
              <w:right w:val="nil"/>
            </w:tcBorders>
            <w:noWrap/>
            <w:hideMark/>
          </w:tcPr>
          <w:p w14:paraId="2326BB49" w14:textId="77777777" w:rsidR="00046944" w:rsidRPr="00261E78" w:rsidRDefault="00046944" w:rsidP="00046944">
            <w:pPr>
              <w:jc w:val="center"/>
              <w:rPr>
                <w:color w:val="000000"/>
                <w:sz w:val="20"/>
                <w:szCs w:val="20"/>
              </w:rPr>
            </w:pPr>
            <w:r w:rsidRPr="00261E78">
              <w:rPr>
                <w:color w:val="000000"/>
                <w:sz w:val="20"/>
                <w:szCs w:val="20"/>
              </w:rPr>
              <w:t> </w:t>
            </w:r>
          </w:p>
        </w:tc>
        <w:tc>
          <w:tcPr>
            <w:tcW w:w="990" w:type="dxa"/>
            <w:tcBorders>
              <w:top w:val="nil"/>
              <w:left w:val="nil"/>
              <w:bottom w:val="single" w:sz="4" w:space="0" w:color="auto"/>
              <w:right w:val="nil"/>
            </w:tcBorders>
            <w:noWrap/>
            <w:hideMark/>
          </w:tcPr>
          <w:p w14:paraId="1FEB941F" w14:textId="77777777" w:rsidR="00046944" w:rsidRPr="00261E78" w:rsidRDefault="00046944" w:rsidP="00046944">
            <w:pPr>
              <w:jc w:val="center"/>
              <w:rPr>
                <w:color w:val="000000"/>
                <w:sz w:val="20"/>
                <w:szCs w:val="20"/>
              </w:rPr>
            </w:pPr>
            <w:r w:rsidRPr="00261E78">
              <w:rPr>
                <w:color w:val="000000"/>
                <w:sz w:val="20"/>
                <w:szCs w:val="20"/>
              </w:rPr>
              <w:t> </w:t>
            </w:r>
          </w:p>
        </w:tc>
        <w:tc>
          <w:tcPr>
            <w:tcW w:w="990" w:type="dxa"/>
            <w:tcBorders>
              <w:top w:val="nil"/>
              <w:left w:val="nil"/>
              <w:bottom w:val="single" w:sz="4" w:space="0" w:color="auto"/>
              <w:right w:val="nil"/>
            </w:tcBorders>
            <w:noWrap/>
            <w:hideMark/>
          </w:tcPr>
          <w:p w14:paraId="2B9E305F" w14:textId="77777777" w:rsidR="00046944" w:rsidRPr="00261E78" w:rsidRDefault="00046944" w:rsidP="00046944">
            <w:pPr>
              <w:jc w:val="center"/>
              <w:rPr>
                <w:color w:val="000000"/>
                <w:sz w:val="20"/>
                <w:szCs w:val="20"/>
              </w:rPr>
            </w:pPr>
            <w:r w:rsidRPr="00261E78">
              <w:rPr>
                <w:color w:val="000000"/>
                <w:sz w:val="20"/>
                <w:szCs w:val="20"/>
              </w:rPr>
              <w:t> </w:t>
            </w:r>
          </w:p>
        </w:tc>
        <w:tc>
          <w:tcPr>
            <w:tcW w:w="900" w:type="dxa"/>
            <w:tcBorders>
              <w:top w:val="nil"/>
              <w:left w:val="nil"/>
              <w:bottom w:val="single" w:sz="4" w:space="0" w:color="auto"/>
              <w:right w:val="nil"/>
            </w:tcBorders>
            <w:noWrap/>
            <w:hideMark/>
          </w:tcPr>
          <w:p w14:paraId="6EB26E72" w14:textId="77777777" w:rsidR="00046944" w:rsidRPr="00261E78" w:rsidRDefault="00046944" w:rsidP="00046944">
            <w:pPr>
              <w:jc w:val="center"/>
              <w:rPr>
                <w:color w:val="000000"/>
                <w:sz w:val="20"/>
                <w:szCs w:val="20"/>
              </w:rPr>
            </w:pPr>
            <w:r w:rsidRPr="00261E78">
              <w:rPr>
                <w:color w:val="000000"/>
                <w:sz w:val="20"/>
                <w:szCs w:val="20"/>
              </w:rPr>
              <w:t> </w:t>
            </w:r>
          </w:p>
        </w:tc>
        <w:tc>
          <w:tcPr>
            <w:tcW w:w="900" w:type="dxa"/>
            <w:tcBorders>
              <w:top w:val="nil"/>
              <w:left w:val="nil"/>
              <w:bottom w:val="single" w:sz="4" w:space="0" w:color="auto"/>
              <w:right w:val="nil"/>
            </w:tcBorders>
            <w:noWrap/>
            <w:hideMark/>
          </w:tcPr>
          <w:p w14:paraId="4E44059F" w14:textId="77777777" w:rsidR="00046944" w:rsidRPr="00261E78" w:rsidRDefault="00046944" w:rsidP="00046944">
            <w:pPr>
              <w:jc w:val="center"/>
              <w:rPr>
                <w:color w:val="000000"/>
                <w:sz w:val="20"/>
                <w:szCs w:val="20"/>
              </w:rPr>
            </w:pPr>
            <w:r w:rsidRPr="00261E78">
              <w:rPr>
                <w:color w:val="000000"/>
                <w:sz w:val="20"/>
                <w:szCs w:val="20"/>
              </w:rPr>
              <w:t>(0.015)</w:t>
            </w:r>
          </w:p>
        </w:tc>
      </w:tr>
      <w:tr w:rsidR="00046944" w:rsidRPr="00261E78" w14:paraId="1434D098" w14:textId="77777777" w:rsidTr="00A86F82">
        <w:trPr>
          <w:trHeight w:val="260"/>
          <w:jc w:val="center"/>
        </w:trPr>
        <w:tc>
          <w:tcPr>
            <w:tcW w:w="1980" w:type="dxa"/>
            <w:tcBorders>
              <w:top w:val="nil"/>
              <w:left w:val="nil"/>
              <w:bottom w:val="nil"/>
              <w:right w:val="nil"/>
            </w:tcBorders>
            <w:noWrap/>
            <w:hideMark/>
          </w:tcPr>
          <w:p w14:paraId="50B91A8C" w14:textId="77777777" w:rsidR="00046944" w:rsidRPr="00261E78" w:rsidRDefault="00046944" w:rsidP="00046944">
            <w:pPr>
              <w:rPr>
                <w:sz w:val="20"/>
                <w:szCs w:val="20"/>
              </w:rPr>
            </w:pPr>
            <w:r w:rsidRPr="00261E78">
              <w:rPr>
                <w:sz w:val="20"/>
                <w:szCs w:val="20"/>
              </w:rPr>
              <w:lastRenderedPageBreak/>
              <w:t>question timing FE</w:t>
            </w:r>
          </w:p>
        </w:tc>
        <w:tc>
          <w:tcPr>
            <w:tcW w:w="1170" w:type="dxa"/>
            <w:tcBorders>
              <w:top w:val="nil"/>
              <w:left w:val="nil"/>
              <w:bottom w:val="nil"/>
              <w:right w:val="nil"/>
            </w:tcBorders>
            <w:noWrap/>
            <w:hideMark/>
          </w:tcPr>
          <w:p w14:paraId="683C3F5A" w14:textId="77777777" w:rsidR="00046944" w:rsidRPr="00261E78" w:rsidRDefault="00046944" w:rsidP="00046944">
            <w:pPr>
              <w:jc w:val="center"/>
              <w:rPr>
                <w:sz w:val="20"/>
                <w:szCs w:val="20"/>
              </w:rPr>
            </w:pPr>
            <w:r w:rsidRPr="00261E78">
              <w:rPr>
                <w:sz w:val="20"/>
                <w:szCs w:val="20"/>
              </w:rPr>
              <w:t>√</w:t>
            </w:r>
          </w:p>
        </w:tc>
        <w:tc>
          <w:tcPr>
            <w:tcW w:w="2430" w:type="dxa"/>
            <w:tcBorders>
              <w:top w:val="nil"/>
              <w:left w:val="nil"/>
              <w:bottom w:val="nil"/>
              <w:right w:val="nil"/>
            </w:tcBorders>
            <w:noWrap/>
            <w:hideMark/>
          </w:tcPr>
          <w:p w14:paraId="6A575F5F" w14:textId="77777777" w:rsidR="00046944" w:rsidRPr="00261E78" w:rsidRDefault="00046944" w:rsidP="00046944">
            <w:pPr>
              <w:jc w:val="center"/>
              <w:rPr>
                <w:sz w:val="20"/>
                <w:szCs w:val="20"/>
              </w:rPr>
            </w:pPr>
            <w:r w:rsidRPr="00261E78">
              <w:rPr>
                <w:sz w:val="20"/>
                <w:szCs w:val="20"/>
              </w:rPr>
              <w:t>√</w:t>
            </w:r>
          </w:p>
        </w:tc>
        <w:tc>
          <w:tcPr>
            <w:tcW w:w="990" w:type="dxa"/>
            <w:tcBorders>
              <w:top w:val="nil"/>
              <w:left w:val="nil"/>
              <w:bottom w:val="nil"/>
              <w:right w:val="nil"/>
            </w:tcBorders>
            <w:noWrap/>
            <w:hideMark/>
          </w:tcPr>
          <w:p w14:paraId="34F2AD22" w14:textId="77777777" w:rsidR="00046944" w:rsidRPr="00261E78" w:rsidRDefault="00046944" w:rsidP="00046944">
            <w:pPr>
              <w:jc w:val="center"/>
              <w:rPr>
                <w:sz w:val="20"/>
                <w:szCs w:val="20"/>
              </w:rPr>
            </w:pPr>
            <w:r w:rsidRPr="00261E78">
              <w:rPr>
                <w:sz w:val="20"/>
                <w:szCs w:val="20"/>
              </w:rPr>
              <w:t>√</w:t>
            </w:r>
          </w:p>
        </w:tc>
        <w:tc>
          <w:tcPr>
            <w:tcW w:w="990" w:type="dxa"/>
            <w:tcBorders>
              <w:top w:val="nil"/>
              <w:left w:val="nil"/>
              <w:bottom w:val="nil"/>
              <w:right w:val="nil"/>
            </w:tcBorders>
            <w:noWrap/>
            <w:hideMark/>
          </w:tcPr>
          <w:p w14:paraId="5CE8C139" w14:textId="77777777" w:rsidR="00046944" w:rsidRPr="00261E78" w:rsidRDefault="00046944" w:rsidP="00046944">
            <w:pPr>
              <w:jc w:val="center"/>
              <w:rPr>
                <w:sz w:val="20"/>
                <w:szCs w:val="20"/>
              </w:rPr>
            </w:pPr>
            <w:r w:rsidRPr="00261E78">
              <w:rPr>
                <w:sz w:val="20"/>
                <w:szCs w:val="20"/>
              </w:rPr>
              <w:t>√</w:t>
            </w:r>
          </w:p>
        </w:tc>
        <w:tc>
          <w:tcPr>
            <w:tcW w:w="900" w:type="dxa"/>
            <w:tcBorders>
              <w:top w:val="nil"/>
              <w:left w:val="nil"/>
              <w:bottom w:val="nil"/>
              <w:right w:val="nil"/>
            </w:tcBorders>
            <w:noWrap/>
            <w:hideMark/>
          </w:tcPr>
          <w:p w14:paraId="684999AC" w14:textId="77777777" w:rsidR="00046944" w:rsidRPr="00261E78" w:rsidRDefault="00046944" w:rsidP="00046944">
            <w:pPr>
              <w:jc w:val="center"/>
              <w:rPr>
                <w:sz w:val="20"/>
                <w:szCs w:val="20"/>
              </w:rPr>
            </w:pPr>
            <w:r w:rsidRPr="00261E78">
              <w:rPr>
                <w:sz w:val="20"/>
                <w:szCs w:val="20"/>
              </w:rPr>
              <w:t>√</w:t>
            </w:r>
          </w:p>
        </w:tc>
        <w:tc>
          <w:tcPr>
            <w:tcW w:w="900" w:type="dxa"/>
            <w:tcBorders>
              <w:top w:val="nil"/>
              <w:left w:val="nil"/>
              <w:bottom w:val="nil"/>
              <w:right w:val="nil"/>
            </w:tcBorders>
            <w:noWrap/>
            <w:hideMark/>
          </w:tcPr>
          <w:p w14:paraId="6A993FE3" w14:textId="77777777" w:rsidR="00046944" w:rsidRPr="00261E78" w:rsidRDefault="00046944" w:rsidP="00046944">
            <w:pPr>
              <w:jc w:val="center"/>
              <w:rPr>
                <w:sz w:val="20"/>
                <w:szCs w:val="20"/>
              </w:rPr>
            </w:pPr>
            <w:r w:rsidRPr="00261E78">
              <w:rPr>
                <w:sz w:val="20"/>
                <w:szCs w:val="20"/>
              </w:rPr>
              <w:t>√</w:t>
            </w:r>
          </w:p>
        </w:tc>
      </w:tr>
      <w:tr w:rsidR="00046944" w:rsidRPr="00261E78" w14:paraId="3677453D" w14:textId="77777777" w:rsidTr="00A86F82">
        <w:trPr>
          <w:trHeight w:val="260"/>
          <w:jc w:val="center"/>
        </w:trPr>
        <w:tc>
          <w:tcPr>
            <w:tcW w:w="1980" w:type="dxa"/>
            <w:tcBorders>
              <w:top w:val="nil"/>
              <w:left w:val="nil"/>
              <w:bottom w:val="single" w:sz="4" w:space="0" w:color="auto"/>
              <w:right w:val="nil"/>
            </w:tcBorders>
            <w:noWrap/>
            <w:hideMark/>
          </w:tcPr>
          <w:p w14:paraId="493304A0" w14:textId="77777777" w:rsidR="00046944" w:rsidRPr="00261E78" w:rsidRDefault="00046944" w:rsidP="00046944">
            <w:pPr>
              <w:rPr>
                <w:sz w:val="20"/>
                <w:szCs w:val="20"/>
              </w:rPr>
            </w:pPr>
            <w:r w:rsidRPr="00261E78">
              <w:rPr>
                <w:sz w:val="20"/>
                <w:szCs w:val="20"/>
              </w:rPr>
              <w:t>other controls</w:t>
            </w:r>
          </w:p>
        </w:tc>
        <w:tc>
          <w:tcPr>
            <w:tcW w:w="1170" w:type="dxa"/>
            <w:tcBorders>
              <w:top w:val="nil"/>
              <w:left w:val="nil"/>
              <w:bottom w:val="single" w:sz="4" w:space="0" w:color="auto"/>
              <w:right w:val="nil"/>
            </w:tcBorders>
            <w:noWrap/>
            <w:hideMark/>
          </w:tcPr>
          <w:p w14:paraId="45454AD0" w14:textId="77777777" w:rsidR="00046944" w:rsidRPr="00261E78" w:rsidRDefault="00046944" w:rsidP="00046944">
            <w:pPr>
              <w:jc w:val="center"/>
              <w:rPr>
                <w:sz w:val="20"/>
                <w:szCs w:val="20"/>
              </w:rPr>
            </w:pPr>
            <w:r w:rsidRPr="00261E78">
              <w:rPr>
                <w:sz w:val="20"/>
                <w:szCs w:val="20"/>
              </w:rPr>
              <w:t>√</w:t>
            </w:r>
          </w:p>
        </w:tc>
        <w:tc>
          <w:tcPr>
            <w:tcW w:w="2430" w:type="dxa"/>
            <w:tcBorders>
              <w:top w:val="nil"/>
              <w:left w:val="nil"/>
              <w:bottom w:val="single" w:sz="4" w:space="0" w:color="auto"/>
              <w:right w:val="nil"/>
            </w:tcBorders>
            <w:noWrap/>
            <w:hideMark/>
          </w:tcPr>
          <w:p w14:paraId="0E53DB7E" w14:textId="77777777" w:rsidR="00046944" w:rsidRPr="00261E78" w:rsidRDefault="00046944" w:rsidP="00046944">
            <w:pPr>
              <w:jc w:val="center"/>
              <w:rPr>
                <w:sz w:val="20"/>
                <w:szCs w:val="20"/>
              </w:rPr>
            </w:pPr>
            <w:r w:rsidRPr="00261E78">
              <w:rPr>
                <w:sz w:val="20"/>
                <w:szCs w:val="20"/>
              </w:rPr>
              <w:t>√</w:t>
            </w:r>
          </w:p>
        </w:tc>
        <w:tc>
          <w:tcPr>
            <w:tcW w:w="990" w:type="dxa"/>
            <w:tcBorders>
              <w:top w:val="nil"/>
              <w:left w:val="nil"/>
              <w:bottom w:val="single" w:sz="4" w:space="0" w:color="auto"/>
              <w:right w:val="nil"/>
            </w:tcBorders>
            <w:noWrap/>
            <w:hideMark/>
          </w:tcPr>
          <w:p w14:paraId="421820A7" w14:textId="77777777" w:rsidR="00046944" w:rsidRPr="00261E78" w:rsidRDefault="00046944" w:rsidP="00046944">
            <w:pPr>
              <w:jc w:val="center"/>
              <w:rPr>
                <w:sz w:val="20"/>
                <w:szCs w:val="20"/>
              </w:rPr>
            </w:pPr>
            <w:r w:rsidRPr="00261E78">
              <w:rPr>
                <w:sz w:val="20"/>
                <w:szCs w:val="20"/>
              </w:rPr>
              <w:t>√</w:t>
            </w:r>
          </w:p>
        </w:tc>
        <w:tc>
          <w:tcPr>
            <w:tcW w:w="990" w:type="dxa"/>
            <w:tcBorders>
              <w:top w:val="nil"/>
              <w:left w:val="nil"/>
              <w:bottom w:val="single" w:sz="4" w:space="0" w:color="auto"/>
              <w:right w:val="nil"/>
            </w:tcBorders>
            <w:noWrap/>
            <w:hideMark/>
          </w:tcPr>
          <w:p w14:paraId="32A98321" w14:textId="77777777" w:rsidR="00046944" w:rsidRPr="00261E78" w:rsidRDefault="00046944" w:rsidP="00046944">
            <w:pPr>
              <w:jc w:val="center"/>
              <w:rPr>
                <w:sz w:val="20"/>
                <w:szCs w:val="20"/>
              </w:rPr>
            </w:pPr>
            <w:r w:rsidRPr="00261E78">
              <w:rPr>
                <w:sz w:val="20"/>
                <w:szCs w:val="20"/>
              </w:rPr>
              <w:t>√</w:t>
            </w:r>
          </w:p>
        </w:tc>
        <w:tc>
          <w:tcPr>
            <w:tcW w:w="900" w:type="dxa"/>
            <w:tcBorders>
              <w:top w:val="nil"/>
              <w:left w:val="nil"/>
              <w:bottom w:val="single" w:sz="4" w:space="0" w:color="auto"/>
              <w:right w:val="nil"/>
            </w:tcBorders>
            <w:noWrap/>
            <w:hideMark/>
          </w:tcPr>
          <w:p w14:paraId="2C186860" w14:textId="77777777" w:rsidR="00046944" w:rsidRPr="00261E78" w:rsidRDefault="00046944" w:rsidP="00046944">
            <w:pPr>
              <w:jc w:val="center"/>
              <w:rPr>
                <w:sz w:val="20"/>
                <w:szCs w:val="20"/>
              </w:rPr>
            </w:pPr>
            <w:r w:rsidRPr="00261E78">
              <w:rPr>
                <w:sz w:val="20"/>
                <w:szCs w:val="20"/>
              </w:rPr>
              <w:t>√</w:t>
            </w:r>
          </w:p>
        </w:tc>
        <w:tc>
          <w:tcPr>
            <w:tcW w:w="900" w:type="dxa"/>
            <w:tcBorders>
              <w:top w:val="nil"/>
              <w:left w:val="nil"/>
              <w:bottom w:val="single" w:sz="4" w:space="0" w:color="auto"/>
              <w:right w:val="nil"/>
            </w:tcBorders>
            <w:noWrap/>
            <w:hideMark/>
          </w:tcPr>
          <w:p w14:paraId="3F68E71E" w14:textId="77777777" w:rsidR="00046944" w:rsidRPr="00261E78" w:rsidRDefault="00046944" w:rsidP="00046944">
            <w:pPr>
              <w:jc w:val="center"/>
              <w:rPr>
                <w:sz w:val="20"/>
                <w:szCs w:val="20"/>
              </w:rPr>
            </w:pPr>
            <w:r w:rsidRPr="00261E78">
              <w:rPr>
                <w:sz w:val="20"/>
                <w:szCs w:val="20"/>
              </w:rPr>
              <w:t>√</w:t>
            </w:r>
          </w:p>
        </w:tc>
      </w:tr>
      <w:tr w:rsidR="00046944" w:rsidRPr="00261E78" w14:paraId="272ACA3F" w14:textId="77777777" w:rsidTr="00A86F82">
        <w:trPr>
          <w:trHeight w:val="260"/>
          <w:jc w:val="center"/>
        </w:trPr>
        <w:tc>
          <w:tcPr>
            <w:tcW w:w="1980" w:type="dxa"/>
            <w:tcBorders>
              <w:top w:val="nil"/>
              <w:left w:val="nil"/>
              <w:bottom w:val="single" w:sz="4" w:space="0" w:color="auto"/>
              <w:right w:val="nil"/>
            </w:tcBorders>
            <w:noWrap/>
            <w:hideMark/>
          </w:tcPr>
          <w:p w14:paraId="18A7F8C0" w14:textId="77777777" w:rsidR="00046944" w:rsidRPr="00261E78" w:rsidRDefault="00046944" w:rsidP="00046944">
            <w:pPr>
              <w:rPr>
                <w:color w:val="000000"/>
                <w:sz w:val="20"/>
                <w:szCs w:val="20"/>
              </w:rPr>
            </w:pPr>
            <w:r w:rsidRPr="00261E78">
              <w:rPr>
                <w:color w:val="000000"/>
                <w:sz w:val="20"/>
                <w:szCs w:val="20"/>
              </w:rPr>
              <w:t>N</w:t>
            </w:r>
          </w:p>
        </w:tc>
        <w:tc>
          <w:tcPr>
            <w:tcW w:w="1170" w:type="dxa"/>
            <w:tcBorders>
              <w:top w:val="nil"/>
              <w:left w:val="nil"/>
              <w:bottom w:val="single" w:sz="4" w:space="0" w:color="auto"/>
              <w:right w:val="nil"/>
            </w:tcBorders>
            <w:noWrap/>
            <w:hideMark/>
          </w:tcPr>
          <w:p w14:paraId="7EFE8B14" w14:textId="77777777" w:rsidR="00046944" w:rsidRPr="00261E78" w:rsidRDefault="00046944" w:rsidP="00046944">
            <w:pPr>
              <w:jc w:val="center"/>
              <w:rPr>
                <w:color w:val="000000"/>
                <w:sz w:val="20"/>
                <w:szCs w:val="20"/>
              </w:rPr>
            </w:pPr>
            <w:r w:rsidRPr="00261E78">
              <w:rPr>
                <w:color w:val="000000"/>
                <w:sz w:val="20"/>
                <w:szCs w:val="20"/>
              </w:rPr>
              <w:t>3,235</w:t>
            </w:r>
          </w:p>
        </w:tc>
        <w:tc>
          <w:tcPr>
            <w:tcW w:w="2430" w:type="dxa"/>
            <w:tcBorders>
              <w:top w:val="nil"/>
              <w:left w:val="nil"/>
              <w:bottom w:val="single" w:sz="4" w:space="0" w:color="auto"/>
              <w:right w:val="nil"/>
            </w:tcBorders>
            <w:noWrap/>
            <w:hideMark/>
          </w:tcPr>
          <w:p w14:paraId="062A7A5A" w14:textId="77777777" w:rsidR="00046944" w:rsidRPr="00261E78" w:rsidRDefault="00046944" w:rsidP="00046944">
            <w:pPr>
              <w:jc w:val="center"/>
              <w:rPr>
                <w:color w:val="000000"/>
                <w:sz w:val="20"/>
                <w:szCs w:val="20"/>
              </w:rPr>
            </w:pPr>
            <w:r w:rsidRPr="00261E78">
              <w:rPr>
                <w:color w:val="000000"/>
                <w:sz w:val="20"/>
                <w:szCs w:val="20"/>
              </w:rPr>
              <w:t>3,235</w:t>
            </w:r>
          </w:p>
        </w:tc>
        <w:tc>
          <w:tcPr>
            <w:tcW w:w="990" w:type="dxa"/>
            <w:tcBorders>
              <w:top w:val="nil"/>
              <w:left w:val="nil"/>
              <w:bottom w:val="single" w:sz="4" w:space="0" w:color="auto"/>
              <w:right w:val="nil"/>
            </w:tcBorders>
            <w:noWrap/>
            <w:hideMark/>
          </w:tcPr>
          <w:p w14:paraId="26A47A61" w14:textId="77777777" w:rsidR="00046944" w:rsidRPr="00261E78" w:rsidRDefault="00046944" w:rsidP="00046944">
            <w:pPr>
              <w:jc w:val="center"/>
              <w:rPr>
                <w:color w:val="000000"/>
                <w:sz w:val="20"/>
                <w:szCs w:val="20"/>
              </w:rPr>
            </w:pPr>
            <w:r w:rsidRPr="00261E78">
              <w:rPr>
                <w:color w:val="000000"/>
                <w:sz w:val="20"/>
                <w:szCs w:val="20"/>
              </w:rPr>
              <w:t>3,235</w:t>
            </w:r>
          </w:p>
        </w:tc>
        <w:tc>
          <w:tcPr>
            <w:tcW w:w="990" w:type="dxa"/>
            <w:tcBorders>
              <w:top w:val="nil"/>
              <w:left w:val="nil"/>
              <w:bottom w:val="single" w:sz="4" w:space="0" w:color="auto"/>
              <w:right w:val="nil"/>
            </w:tcBorders>
            <w:noWrap/>
            <w:hideMark/>
          </w:tcPr>
          <w:p w14:paraId="0EF7B11C" w14:textId="77777777" w:rsidR="00046944" w:rsidRPr="00261E78" w:rsidRDefault="00046944" w:rsidP="00046944">
            <w:pPr>
              <w:jc w:val="center"/>
              <w:rPr>
                <w:color w:val="000000"/>
                <w:sz w:val="20"/>
                <w:szCs w:val="20"/>
              </w:rPr>
            </w:pPr>
            <w:r w:rsidRPr="00261E78">
              <w:rPr>
                <w:color w:val="000000"/>
                <w:sz w:val="20"/>
                <w:szCs w:val="20"/>
              </w:rPr>
              <w:t>3,216</w:t>
            </w:r>
          </w:p>
        </w:tc>
        <w:tc>
          <w:tcPr>
            <w:tcW w:w="900" w:type="dxa"/>
            <w:tcBorders>
              <w:top w:val="nil"/>
              <w:left w:val="nil"/>
              <w:bottom w:val="single" w:sz="4" w:space="0" w:color="auto"/>
              <w:right w:val="nil"/>
            </w:tcBorders>
            <w:noWrap/>
            <w:hideMark/>
          </w:tcPr>
          <w:p w14:paraId="4F5238CB" w14:textId="77777777" w:rsidR="00046944" w:rsidRPr="00261E78" w:rsidRDefault="00046944" w:rsidP="00046944">
            <w:pPr>
              <w:jc w:val="center"/>
              <w:rPr>
                <w:color w:val="000000"/>
                <w:sz w:val="20"/>
                <w:szCs w:val="20"/>
              </w:rPr>
            </w:pPr>
            <w:r w:rsidRPr="00261E78">
              <w:rPr>
                <w:color w:val="000000"/>
                <w:sz w:val="20"/>
                <w:szCs w:val="20"/>
              </w:rPr>
              <w:t>3,216</w:t>
            </w:r>
          </w:p>
        </w:tc>
        <w:tc>
          <w:tcPr>
            <w:tcW w:w="900" w:type="dxa"/>
            <w:tcBorders>
              <w:top w:val="nil"/>
              <w:left w:val="nil"/>
              <w:bottom w:val="single" w:sz="4" w:space="0" w:color="auto"/>
              <w:right w:val="nil"/>
            </w:tcBorders>
            <w:noWrap/>
            <w:hideMark/>
          </w:tcPr>
          <w:p w14:paraId="20599160" w14:textId="77777777" w:rsidR="00046944" w:rsidRPr="00261E78" w:rsidRDefault="00046944" w:rsidP="00046944">
            <w:pPr>
              <w:jc w:val="center"/>
              <w:rPr>
                <w:color w:val="000000"/>
                <w:sz w:val="20"/>
                <w:szCs w:val="20"/>
              </w:rPr>
            </w:pPr>
            <w:r w:rsidRPr="00261E78">
              <w:rPr>
                <w:color w:val="000000"/>
                <w:sz w:val="20"/>
                <w:szCs w:val="20"/>
              </w:rPr>
              <w:t>3,235</w:t>
            </w:r>
          </w:p>
        </w:tc>
      </w:tr>
    </w:tbl>
    <w:p w14:paraId="23881BDA" w14:textId="29F8DE21" w:rsidR="00166509" w:rsidRPr="00261E78" w:rsidRDefault="00F40939" w:rsidP="00633022">
      <w:pPr>
        <w:pStyle w:val="Notes"/>
      </w:pPr>
      <w:r w:rsidRPr="00261E78">
        <w:t>Notes: 1. ***p&lt;0.001; **p&lt;0.01; *p&lt;0.05.</w:t>
      </w:r>
      <w:r w:rsidR="00F26025" w:rsidRPr="00261E78" w:rsidDel="00F26025">
        <w:t xml:space="preserve"> </w:t>
      </w:r>
      <w:r w:rsidR="00535D1C" w:rsidRPr="00261E78">
        <w:br/>
      </w:r>
      <w:r w:rsidR="00F26025" w:rsidRPr="00261E78">
        <w:t>2</w:t>
      </w:r>
      <w:r w:rsidRPr="00261E78">
        <w:t>. Question timing FE indicates the date on which the question was posted.</w:t>
      </w:r>
      <w:r w:rsidR="00535D1C" w:rsidRPr="00261E78">
        <w:br/>
      </w:r>
      <w:r w:rsidR="00F26025" w:rsidRPr="00261E78">
        <w:t>3</w:t>
      </w:r>
      <w:r w:rsidRPr="00261E78">
        <w:t xml:space="preserve">. Columns </w:t>
      </w:r>
      <w:r w:rsidR="00437F86" w:rsidRPr="00261E78">
        <w:t>4</w:t>
      </w:r>
      <w:r w:rsidR="004B7DFB" w:rsidRPr="00261E78">
        <w:t xml:space="preserve"> and </w:t>
      </w:r>
      <w:r w:rsidR="00437F86" w:rsidRPr="00261E78">
        <w:t>5</w:t>
      </w:r>
      <w:r w:rsidR="004B7DFB" w:rsidRPr="00261E78">
        <w:t xml:space="preserve"> </w:t>
      </w:r>
      <w:r w:rsidRPr="00261E78">
        <w:t xml:space="preserve">have </w:t>
      </w:r>
      <w:r w:rsidR="001C2B1A" w:rsidRPr="00261E78">
        <w:t>smaller</w:t>
      </w:r>
      <w:r w:rsidRPr="00261E78">
        <w:t xml:space="preserve"> samples </w:t>
      </w:r>
      <w:r w:rsidR="003D3ADB" w:rsidRPr="00261E78">
        <w:t>because our</w:t>
      </w:r>
      <w:r w:rsidR="00143520" w:rsidRPr="00261E78">
        <w:t xml:space="preserve"> </w:t>
      </w:r>
      <w:r w:rsidRPr="00261E78">
        <w:t xml:space="preserve">LLM </w:t>
      </w:r>
      <w:r w:rsidR="003D3ADB" w:rsidRPr="00261E78">
        <w:t xml:space="preserve">was </w:t>
      </w:r>
      <w:r w:rsidRPr="00261E78">
        <w:t xml:space="preserve">unable to </w:t>
      </w:r>
      <w:r w:rsidR="003A6C1E" w:rsidRPr="00261E78">
        <w:t>assess</w:t>
      </w:r>
      <w:r w:rsidRPr="00261E78">
        <w:t xml:space="preserve"> certain answers involving terminolog</w:t>
      </w:r>
      <w:r w:rsidR="00143520" w:rsidRPr="00261E78">
        <w:t>ies</w:t>
      </w:r>
      <w:r w:rsidRPr="00261E78">
        <w:t xml:space="preserve"> </w:t>
      </w:r>
      <w:r w:rsidR="00143520" w:rsidRPr="00261E78">
        <w:t>about</w:t>
      </w:r>
      <w:r w:rsidRPr="00261E78">
        <w:t xml:space="preserve"> network technolog</w:t>
      </w:r>
      <w:r w:rsidR="00143520" w:rsidRPr="00261E78">
        <w:t>ies</w:t>
      </w:r>
      <w:r w:rsidRPr="00261E78">
        <w:t xml:space="preserve"> (such as VPN). </w:t>
      </w:r>
      <w:r w:rsidR="003A6C1E" w:rsidRPr="00261E78">
        <w:t>W</w:t>
      </w:r>
      <w:r w:rsidRPr="00261E78">
        <w:t xml:space="preserve">e </w:t>
      </w:r>
      <w:r w:rsidR="00143520" w:rsidRPr="00261E78">
        <w:t xml:space="preserve">exclude those answers </w:t>
      </w:r>
      <w:r w:rsidR="009934DC" w:rsidRPr="00261E78">
        <w:t xml:space="preserve">(and corresponding questions) </w:t>
      </w:r>
      <w:r w:rsidR="00143520" w:rsidRPr="00261E78">
        <w:t>in the analysis</w:t>
      </w:r>
      <w:r w:rsidRPr="00261E78">
        <w:t>.</w:t>
      </w:r>
    </w:p>
    <w:p w14:paraId="176773AA" w14:textId="4207EDEA" w:rsidR="00693C74" w:rsidRPr="00261E78" w:rsidRDefault="00693C74" w:rsidP="00A86F82">
      <w:pPr>
        <w:pStyle w:val="Heading4"/>
        <w:rPr>
          <w:lang w:val="en-US"/>
        </w:rPr>
      </w:pPr>
      <w:r w:rsidRPr="00261E78">
        <w:rPr>
          <w:lang w:val="en-US"/>
        </w:rPr>
        <w:t>Source Effect</w:t>
      </w:r>
    </w:p>
    <w:p w14:paraId="671417E8" w14:textId="77777777" w:rsidR="00087E2D" w:rsidRPr="00261E78" w:rsidRDefault="00087E2D" w:rsidP="00087E2D">
      <w:pPr>
        <w:pStyle w:val="Paragraph0"/>
      </w:pPr>
      <w:r w:rsidRPr="00261E78">
        <w:t>We test whether users respond negatively to AI simply because answers come from AI, independent of content or position. If content and position fully explain deterrence, controlling for both should render the AI coefficient nonsignificant. Conversely, if a residual effect persists after accounting for these pathways, this residual necessarily reflects deterrence attributable to the AI source itself—users reacting to the mere fact that the answer came from AI rather than a human.</w:t>
      </w:r>
    </w:p>
    <w:p w14:paraId="5CF123D5" w14:textId="5238852E" w:rsidR="00087E2D" w:rsidRPr="00261E78" w:rsidRDefault="00087E2D" w:rsidP="00087E2D">
      <w:pPr>
        <w:pStyle w:val="Paragraph0"/>
      </w:pPr>
      <w:r w:rsidRPr="00261E78">
        <w:t>We simultaneously control for comprehensive content measures (length, LLM quality ratings, and ten quality dimensions) and position effects (</w:t>
      </w:r>
      <w:r w:rsidR="000F5100" w:rsidRPr="00261E78">
        <w:rPr>
          <w:i/>
          <w:iCs/>
        </w:rPr>
        <w:t>hasFirstPositionSeeker1Ans</w:t>
      </w:r>
      <w:r w:rsidR="000F5100" w:rsidRPr="00261E78">
        <w:rPr>
          <w:i/>
          <w:iCs/>
          <w:vertAlign w:val="subscript"/>
        </w:rPr>
        <w:t>i</w:t>
      </w:r>
      <w:r w:rsidRPr="00261E78">
        <w:t>). Together, these controls capture the pathways through which AI’s superior content quality and instantaneous positioning reduce human participation.</w:t>
      </w:r>
    </w:p>
    <w:p w14:paraId="218CB87D" w14:textId="2A24C499" w:rsidR="00023A77" w:rsidRPr="00261E78" w:rsidRDefault="00023A77" w:rsidP="00A86F82">
      <w:pPr>
        <w:pStyle w:val="Paragraph0"/>
      </w:pPr>
      <w:r w:rsidRPr="00261E78">
        <w:t>Table 11 presents our analysis. Column 1 replicates our baseline specification (</w:t>
      </w:r>
      <w:r w:rsidRPr="00261E78">
        <w:rPr>
          <w:i/>
          <w:iCs/>
        </w:rPr>
        <w:t>β</w:t>
      </w:r>
      <w:r w:rsidRPr="00261E78">
        <w:t xml:space="preserve"> = -0.153, p &lt; 0.001) to establish the total deterrence effect we seek to explain. Column 2 controls for comprehensive content characteristics, reducing the AI coefficient to -0.113 (p &lt; 0.001). Column 3 adds position effect controls on top of the content measures.</w:t>
      </w:r>
    </w:p>
    <w:p w14:paraId="2E8E678E" w14:textId="01BA2FB4" w:rsidR="00023A77" w:rsidRPr="00261E78" w:rsidRDefault="00023A77" w:rsidP="00A86F82">
      <w:pPr>
        <w:pStyle w:val="Paragraph0"/>
      </w:pPr>
      <w:bookmarkStart w:id="720" w:name="_Hlk213538744"/>
      <w:r w:rsidRPr="00261E78">
        <w:t xml:space="preserve">The key finding appears in Column 3: even after controlling for </w:t>
      </w:r>
      <w:bookmarkEnd w:id="720"/>
      <w:r w:rsidRPr="00261E78">
        <w:t>both content quality and position effects, the AI treatment coefficient remains negative and statistically significant (</w:t>
      </w:r>
      <w:r w:rsidRPr="00261E78">
        <w:rPr>
          <w:i/>
          <w:iCs/>
        </w:rPr>
        <w:t>β</w:t>
      </w:r>
      <w:r w:rsidRPr="00261E78">
        <w:t xml:space="preserve"> = -0.087, p &lt; 0.01). This persistent effect cannot be attributed to AI producing better content or occupying the first position—we have explicitly controlled for both mechanisms. Instead, it </w:t>
      </w:r>
      <w:r w:rsidRPr="00261E78">
        <w:lastRenderedPageBreak/>
        <w:t>reflects deterrence arising purely from the AI source. Users reduce their participation in response to AI-generated answers beyond what would be predicted by the content quality or positioning of those answers alone.</w:t>
      </w:r>
    </w:p>
    <w:p w14:paraId="11353BFD" w14:textId="5462F553" w:rsidR="0022287C" w:rsidRPr="00261E78" w:rsidRDefault="00B076BB" w:rsidP="00B076BB">
      <w:pPr>
        <w:pStyle w:val="TableFiguretitle"/>
      </w:pPr>
      <w:r w:rsidRPr="00261E78">
        <w:t xml:space="preserve">Table </w:t>
      </w:r>
      <w:fldSimple w:instr=" SEQ Table \* ARABIC ">
        <w:r w:rsidR="00710FCA" w:rsidRPr="00261E78">
          <w:t>11</w:t>
        </w:r>
      </w:fldSimple>
      <w:r w:rsidRPr="00261E78">
        <w:t>. The source effects of AI-generated answers</w:t>
      </w:r>
    </w:p>
    <w:tbl>
      <w:tblPr>
        <w:tblW w:w="5000" w:type="pct"/>
        <w:jc w:val="center"/>
        <w:tblLayout w:type="fixed"/>
        <w:tblLook w:val="04A0" w:firstRow="1" w:lastRow="0" w:firstColumn="1" w:lastColumn="0" w:noHBand="0" w:noVBand="1"/>
      </w:tblPr>
      <w:tblGrid>
        <w:gridCol w:w="4764"/>
        <w:gridCol w:w="1532"/>
        <w:gridCol w:w="1532"/>
        <w:gridCol w:w="1532"/>
      </w:tblGrid>
      <w:tr w:rsidR="0022287C" w:rsidRPr="00261E78" w14:paraId="1978DD7A" w14:textId="77777777" w:rsidTr="00A86F82">
        <w:trPr>
          <w:trHeight w:val="260"/>
          <w:jc w:val="center"/>
        </w:trPr>
        <w:tc>
          <w:tcPr>
            <w:tcW w:w="4764" w:type="dxa"/>
            <w:tcBorders>
              <w:top w:val="single" w:sz="4" w:space="0" w:color="auto"/>
              <w:left w:val="nil"/>
              <w:bottom w:val="nil"/>
              <w:right w:val="nil"/>
            </w:tcBorders>
            <w:noWrap/>
            <w:hideMark/>
          </w:tcPr>
          <w:p w14:paraId="258B958D" w14:textId="77777777" w:rsidR="0022287C" w:rsidRPr="00261E78" w:rsidRDefault="0022287C">
            <w:pPr>
              <w:rPr>
                <w:color w:val="000000"/>
                <w:sz w:val="20"/>
                <w:szCs w:val="20"/>
              </w:rPr>
            </w:pPr>
            <w:r w:rsidRPr="00261E78">
              <w:rPr>
                <w:color w:val="000000"/>
                <w:sz w:val="20"/>
                <w:szCs w:val="20"/>
              </w:rPr>
              <w:t> </w:t>
            </w:r>
          </w:p>
        </w:tc>
        <w:tc>
          <w:tcPr>
            <w:tcW w:w="1532" w:type="dxa"/>
            <w:tcBorders>
              <w:top w:val="single" w:sz="4" w:space="0" w:color="auto"/>
              <w:left w:val="nil"/>
              <w:bottom w:val="nil"/>
              <w:right w:val="nil"/>
            </w:tcBorders>
            <w:noWrap/>
            <w:hideMark/>
          </w:tcPr>
          <w:p w14:paraId="76F518D7" w14:textId="77777777" w:rsidR="0022287C" w:rsidRPr="00261E78" w:rsidRDefault="0022287C">
            <w:pPr>
              <w:jc w:val="center"/>
              <w:rPr>
                <w:sz w:val="20"/>
                <w:szCs w:val="20"/>
              </w:rPr>
            </w:pPr>
            <w:r w:rsidRPr="00261E78">
              <w:rPr>
                <w:sz w:val="20"/>
                <w:szCs w:val="20"/>
              </w:rPr>
              <w:t>(1)</w:t>
            </w:r>
          </w:p>
        </w:tc>
        <w:tc>
          <w:tcPr>
            <w:tcW w:w="1532" w:type="dxa"/>
            <w:tcBorders>
              <w:top w:val="single" w:sz="4" w:space="0" w:color="auto"/>
              <w:left w:val="nil"/>
              <w:bottom w:val="nil"/>
              <w:right w:val="nil"/>
            </w:tcBorders>
            <w:noWrap/>
            <w:hideMark/>
          </w:tcPr>
          <w:p w14:paraId="33C6D48C" w14:textId="77777777" w:rsidR="0022287C" w:rsidRPr="00261E78" w:rsidRDefault="0022287C">
            <w:pPr>
              <w:jc w:val="center"/>
              <w:rPr>
                <w:sz w:val="20"/>
                <w:szCs w:val="20"/>
              </w:rPr>
            </w:pPr>
            <w:r w:rsidRPr="00261E78">
              <w:rPr>
                <w:sz w:val="20"/>
                <w:szCs w:val="20"/>
              </w:rPr>
              <w:t>(2)</w:t>
            </w:r>
          </w:p>
        </w:tc>
        <w:tc>
          <w:tcPr>
            <w:tcW w:w="1532" w:type="dxa"/>
            <w:tcBorders>
              <w:top w:val="single" w:sz="4" w:space="0" w:color="auto"/>
              <w:left w:val="nil"/>
              <w:bottom w:val="nil"/>
              <w:right w:val="nil"/>
            </w:tcBorders>
            <w:noWrap/>
            <w:hideMark/>
          </w:tcPr>
          <w:p w14:paraId="6DD4D83F" w14:textId="77777777" w:rsidR="0022287C" w:rsidRPr="00261E78" w:rsidRDefault="0022287C">
            <w:pPr>
              <w:jc w:val="center"/>
              <w:rPr>
                <w:sz w:val="20"/>
                <w:szCs w:val="20"/>
              </w:rPr>
            </w:pPr>
            <w:r w:rsidRPr="00261E78">
              <w:rPr>
                <w:sz w:val="20"/>
                <w:szCs w:val="20"/>
              </w:rPr>
              <w:t>(3)</w:t>
            </w:r>
          </w:p>
        </w:tc>
      </w:tr>
      <w:tr w:rsidR="0022287C" w:rsidRPr="00261E78" w14:paraId="7E64319E" w14:textId="77777777" w:rsidTr="00A86F82">
        <w:trPr>
          <w:trHeight w:val="260"/>
          <w:jc w:val="center"/>
        </w:trPr>
        <w:tc>
          <w:tcPr>
            <w:tcW w:w="4764" w:type="dxa"/>
            <w:tcBorders>
              <w:top w:val="nil"/>
              <w:left w:val="nil"/>
              <w:bottom w:val="nil"/>
              <w:right w:val="nil"/>
            </w:tcBorders>
            <w:noWrap/>
            <w:hideMark/>
          </w:tcPr>
          <w:p w14:paraId="4CD55D13" w14:textId="77777777" w:rsidR="0022287C" w:rsidRPr="00261E78" w:rsidRDefault="0022287C">
            <w:pPr>
              <w:jc w:val="right"/>
              <w:rPr>
                <w:color w:val="000000"/>
                <w:sz w:val="20"/>
                <w:szCs w:val="20"/>
              </w:rPr>
            </w:pPr>
            <w:r w:rsidRPr="00261E78">
              <w:rPr>
                <w:color w:val="000000"/>
                <w:sz w:val="20"/>
                <w:szCs w:val="20"/>
              </w:rPr>
              <w:t xml:space="preserve">DV: </w:t>
            </w:r>
          </w:p>
        </w:tc>
        <w:tc>
          <w:tcPr>
            <w:tcW w:w="4596" w:type="dxa"/>
            <w:gridSpan w:val="3"/>
            <w:tcBorders>
              <w:top w:val="nil"/>
              <w:left w:val="nil"/>
              <w:bottom w:val="single" w:sz="4" w:space="0" w:color="auto"/>
              <w:right w:val="nil"/>
            </w:tcBorders>
            <w:noWrap/>
            <w:hideMark/>
          </w:tcPr>
          <w:p w14:paraId="30606DE2" w14:textId="63EFC79E" w:rsidR="0022287C" w:rsidRPr="00261E78" w:rsidRDefault="00B076BB">
            <w:pPr>
              <w:jc w:val="center"/>
              <w:rPr>
                <w:color w:val="000000"/>
                <w:sz w:val="20"/>
                <w:szCs w:val="20"/>
              </w:rPr>
            </w:pPr>
            <w:r w:rsidRPr="00261E78">
              <w:rPr>
                <w:i/>
                <w:iCs/>
                <w:color w:val="000000"/>
                <w:sz w:val="20"/>
                <w:szCs w:val="20"/>
              </w:rPr>
              <w:t>answerNum</w:t>
            </w:r>
            <w:r w:rsidRPr="00261E78">
              <w:rPr>
                <w:i/>
                <w:iCs/>
                <w:color w:val="000000"/>
                <w:sz w:val="20"/>
                <w:szCs w:val="20"/>
                <w:vertAlign w:val="subscript"/>
              </w:rPr>
              <w:t>i</w:t>
            </w:r>
          </w:p>
        </w:tc>
      </w:tr>
      <w:tr w:rsidR="0022287C" w:rsidRPr="00261E78" w14:paraId="0980A13B" w14:textId="77777777" w:rsidTr="00A86F82">
        <w:trPr>
          <w:trHeight w:val="260"/>
          <w:jc w:val="center"/>
        </w:trPr>
        <w:tc>
          <w:tcPr>
            <w:tcW w:w="4764" w:type="dxa"/>
            <w:vMerge w:val="restart"/>
            <w:tcBorders>
              <w:top w:val="nil"/>
              <w:left w:val="nil"/>
              <w:bottom w:val="single" w:sz="4" w:space="0" w:color="000000"/>
              <w:right w:val="nil"/>
            </w:tcBorders>
            <w:noWrap/>
            <w:hideMark/>
          </w:tcPr>
          <w:p w14:paraId="64D07547" w14:textId="77777777" w:rsidR="0022287C" w:rsidRPr="00261E78" w:rsidRDefault="0022287C">
            <w:pPr>
              <w:rPr>
                <w:i/>
                <w:iCs/>
                <w:sz w:val="20"/>
                <w:szCs w:val="20"/>
              </w:rPr>
            </w:pPr>
            <w:r w:rsidRPr="00261E78">
              <w:rPr>
                <w:i/>
                <w:iCs/>
                <w:sz w:val="20"/>
                <w:szCs w:val="20"/>
              </w:rPr>
              <w:t>AI</w:t>
            </w:r>
            <w:r w:rsidRPr="00261E78">
              <w:rPr>
                <w:i/>
                <w:iCs/>
                <w:sz w:val="20"/>
                <w:szCs w:val="20"/>
                <w:vertAlign w:val="subscript"/>
              </w:rPr>
              <w:t>i</w:t>
            </w:r>
          </w:p>
        </w:tc>
        <w:tc>
          <w:tcPr>
            <w:tcW w:w="1532" w:type="dxa"/>
            <w:tcBorders>
              <w:top w:val="nil"/>
              <w:left w:val="nil"/>
              <w:bottom w:val="nil"/>
              <w:right w:val="nil"/>
            </w:tcBorders>
            <w:noWrap/>
            <w:hideMark/>
          </w:tcPr>
          <w:p w14:paraId="2C3020CD" w14:textId="77777777" w:rsidR="0022287C" w:rsidRPr="00261E78" w:rsidRDefault="0022287C">
            <w:pPr>
              <w:jc w:val="center"/>
              <w:rPr>
                <w:color w:val="000000"/>
                <w:sz w:val="20"/>
                <w:szCs w:val="20"/>
              </w:rPr>
            </w:pPr>
            <w:r w:rsidRPr="00261E78">
              <w:rPr>
                <w:color w:val="000000"/>
                <w:sz w:val="20"/>
                <w:szCs w:val="20"/>
              </w:rPr>
              <w:t>-0.153 ***</w:t>
            </w:r>
          </w:p>
        </w:tc>
        <w:tc>
          <w:tcPr>
            <w:tcW w:w="1532" w:type="dxa"/>
            <w:tcBorders>
              <w:top w:val="nil"/>
              <w:left w:val="nil"/>
              <w:bottom w:val="nil"/>
              <w:right w:val="nil"/>
            </w:tcBorders>
            <w:noWrap/>
            <w:hideMark/>
          </w:tcPr>
          <w:p w14:paraId="4D67238D" w14:textId="77777777" w:rsidR="0022287C" w:rsidRPr="00261E78" w:rsidRDefault="0022287C">
            <w:pPr>
              <w:jc w:val="center"/>
              <w:rPr>
                <w:color w:val="000000"/>
                <w:sz w:val="20"/>
                <w:szCs w:val="20"/>
              </w:rPr>
            </w:pPr>
            <w:r w:rsidRPr="00261E78">
              <w:rPr>
                <w:color w:val="000000"/>
                <w:sz w:val="20"/>
                <w:szCs w:val="20"/>
              </w:rPr>
              <w:t>-0.109 ***</w:t>
            </w:r>
          </w:p>
        </w:tc>
        <w:tc>
          <w:tcPr>
            <w:tcW w:w="1532" w:type="dxa"/>
            <w:tcBorders>
              <w:top w:val="nil"/>
              <w:left w:val="nil"/>
              <w:bottom w:val="nil"/>
              <w:right w:val="nil"/>
            </w:tcBorders>
            <w:noWrap/>
            <w:hideMark/>
          </w:tcPr>
          <w:p w14:paraId="08CBB237" w14:textId="736A4897" w:rsidR="0022287C" w:rsidRPr="00261E78" w:rsidRDefault="0022287C">
            <w:pPr>
              <w:jc w:val="center"/>
              <w:rPr>
                <w:color w:val="000000"/>
                <w:sz w:val="20"/>
                <w:szCs w:val="20"/>
              </w:rPr>
            </w:pPr>
            <w:r w:rsidRPr="00261E78">
              <w:rPr>
                <w:color w:val="000000"/>
                <w:sz w:val="20"/>
                <w:szCs w:val="20"/>
              </w:rPr>
              <w:t>-0.0</w:t>
            </w:r>
            <w:r w:rsidR="008642DC" w:rsidRPr="00261E78">
              <w:rPr>
                <w:color w:val="000000"/>
                <w:sz w:val="20"/>
                <w:szCs w:val="20"/>
              </w:rPr>
              <w:t>87</w:t>
            </w:r>
            <w:r w:rsidRPr="00261E78">
              <w:rPr>
                <w:color w:val="000000"/>
                <w:sz w:val="20"/>
                <w:szCs w:val="20"/>
              </w:rPr>
              <w:t xml:space="preserve"> **</w:t>
            </w:r>
          </w:p>
        </w:tc>
      </w:tr>
      <w:tr w:rsidR="0022287C" w:rsidRPr="00261E78" w14:paraId="40DDEC1E" w14:textId="77777777" w:rsidTr="00A86F82">
        <w:trPr>
          <w:trHeight w:val="260"/>
          <w:jc w:val="center"/>
        </w:trPr>
        <w:tc>
          <w:tcPr>
            <w:tcW w:w="4764" w:type="dxa"/>
            <w:vMerge/>
            <w:tcBorders>
              <w:top w:val="nil"/>
              <w:left w:val="nil"/>
              <w:bottom w:val="single" w:sz="4" w:space="0" w:color="000000"/>
              <w:right w:val="nil"/>
            </w:tcBorders>
            <w:hideMark/>
          </w:tcPr>
          <w:p w14:paraId="26B5FF38" w14:textId="77777777" w:rsidR="0022287C" w:rsidRPr="00261E78" w:rsidRDefault="0022287C">
            <w:pPr>
              <w:rPr>
                <w:sz w:val="20"/>
                <w:szCs w:val="20"/>
              </w:rPr>
            </w:pPr>
          </w:p>
        </w:tc>
        <w:tc>
          <w:tcPr>
            <w:tcW w:w="1532" w:type="dxa"/>
            <w:tcBorders>
              <w:top w:val="nil"/>
              <w:left w:val="nil"/>
              <w:bottom w:val="single" w:sz="4" w:space="0" w:color="auto"/>
              <w:right w:val="nil"/>
            </w:tcBorders>
            <w:noWrap/>
            <w:hideMark/>
          </w:tcPr>
          <w:p w14:paraId="2F0CD652" w14:textId="77777777" w:rsidR="0022287C" w:rsidRPr="00261E78" w:rsidRDefault="0022287C">
            <w:pPr>
              <w:jc w:val="center"/>
              <w:rPr>
                <w:color w:val="000000"/>
                <w:sz w:val="20"/>
                <w:szCs w:val="20"/>
              </w:rPr>
            </w:pPr>
            <w:r w:rsidRPr="00261E78">
              <w:rPr>
                <w:color w:val="000000"/>
                <w:sz w:val="20"/>
                <w:szCs w:val="20"/>
              </w:rPr>
              <w:t>(0.010)</w:t>
            </w:r>
          </w:p>
        </w:tc>
        <w:tc>
          <w:tcPr>
            <w:tcW w:w="1532" w:type="dxa"/>
            <w:tcBorders>
              <w:top w:val="nil"/>
              <w:left w:val="nil"/>
              <w:bottom w:val="single" w:sz="4" w:space="0" w:color="auto"/>
              <w:right w:val="nil"/>
            </w:tcBorders>
            <w:noWrap/>
            <w:hideMark/>
          </w:tcPr>
          <w:p w14:paraId="1A86CC80" w14:textId="77777777" w:rsidR="0022287C" w:rsidRPr="00261E78" w:rsidRDefault="0022287C">
            <w:pPr>
              <w:jc w:val="center"/>
              <w:rPr>
                <w:color w:val="000000"/>
                <w:sz w:val="20"/>
                <w:szCs w:val="20"/>
              </w:rPr>
            </w:pPr>
            <w:r w:rsidRPr="00261E78">
              <w:rPr>
                <w:color w:val="000000"/>
                <w:sz w:val="20"/>
                <w:szCs w:val="20"/>
              </w:rPr>
              <w:t>(0.018)</w:t>
            </w:r>
          </w:p>
        </w:tc>
        <w:tc>
          <w:tcPr>
            <w:tcW w:w="1532" w:type="dxa"/>
            <w:tcBorders>
              <w:top w:val="nil"/>
              <w:left w:val="nil"/>
              <w:bottom w:val="single" w:sz="4" w:space="0" w:color="auto"/>
              <w:right w:val="nil"/>
            </w:tcBorders>
            <w:noWrap/>
            <w:hideMark/>
          </w:tcPr>
          <w:p w14:paraId="406013A1" w14:textId="77777777" w:rsidR="0022287C" w:rsidRPr="00261E78" w:rsidRDefault="0022287C">
            <w:pPr>
              <w:jc w:val="center"/>
              <w:rPr>
                <w:color w:val="000000"/>
                <w:sz w:val="20"/>
                <w:szCs w:val="20"/>
              </w:rPr>
            </w:pPr>
            <w:r w:rsidRPr="00261E78">
              <w:rPr>
                <w:color w:val="000000"/>
                <w:sz w:val="20"/>
                <w:szCs w:val="20"/>
              </w:rPr>
              <w:t>(0.017)</w:t>
            </w:r>
          </w:p>
        </w:tc>
      </w:tr>
      <w:tr w:rsidR="0022287C" w:rsidRPr="00261E78" w14:paraId="10DCE260" w14:textId="77777777" w:rsidTr="00A86F82">
        <w:trPr>
          <w:trHeight w:val="260"/>
          <w:jc w:val="center"/>
        </w:trPr>
        <w:tc>
          <w:tcPr>
            <w:tcW w:w="4764" w:type="dxa"/>
            <w:tcBorders>
              <w:top w:val="nil"/>
              <w:left w:val="nil"/>
              <w:bottom w:val="nil"/>
              <w:right w:val="nil"/>
            </w:tcBorders>
            <w:noWrap/>
            <w:hideMark/>
          </w:tcPr>
          <w:p w14:paraId="1CB81291" w14:textId="77777777" w:rsidR="0022287C" w:rsidRPr="00261E78" w:rsidRDefault="0022287C">
            <w:pPr>
              <w:rPr>
                <w:sz w:val="20"/>
                <w:szCs w:val="20"/>
              </w:rPr>
            </w:pPr>
            <w:r w:rsidRPr="00261E78">
              <w:rPr>
                <w:sz w:val="20"/>
                <w:szCs w:val="20"/>
              </w:rPr>
              <w:t>question timing FE</w:t>
            </w:r>
          </w:p>
        </w:tc>
        <w:tc>
          <w:tcPr>
            <w:tcW w:w="1532" w:type="dxa"/>
            <w:tcBorders>
              <w:top w:val="nil"/>
              <w:left w:val="nil"/>
              <w:bottom w:val="nil"/>
              <w:right w:val="nil"/>
            </w:tcBorders>
            <w:noWrap/>
            <w:hideMark/>
          </w:tcPr>
          <w:p w14:paraId="5CAD0C15" w14:textId="77777777" w:rsidR="0022287C" w:rsidRPr="00261E78" w:rsidRDefault="0022287C">
            <w:pPr>
              <w:jc w:val="center"/>
              <w:rPr>
                <w:sz w:val="20"/>
                <w:szCs w:val="20"/>
              </w:rPr>
            </w:pPr>
            <w:r w:rsidRPr="00261E78">
              <w:rPr>
                <w:sz w:val="20"/>
                <w:szCs w:val="20"/>
              </w:rPr>
              <w:t>√</w:t>
            </w:r>
          </w:p>
        </w:tc>
        <w:tc>
          <w:tcPr>
            <w:tcW w:w="1532" w:type="dxa"/>
            <w:tcBorders>
              <w:top w:val="nil"/>
              <w:left w:val="nil"/>
              <w:bottom w:val="nil"/>
              <w:right w:val="nil"/>
            </w:tcBorders>
            <w:noWrap/>
            <w:hideMark/>
          </w:tcPr>
          <w:p w14:paraId="75B55F70" w14:textId="77777777" w:rsidR="0022287C" w:rsidRPr="00261E78" w:rsidRDefault="0022287C">
            <w:pPr>
              <w:jc w:val="center"/>
              <w:rPr>
                <w:sz w:val="20"/>
                <w:szCs w:val="20"/>
              </w:rPr>
            </w:pPr>
            <w:r w:rsidRPr="00261E78">
              <w:rPr>
                <w:sz w:val="20"/>
                <w:szCs w:val="20"/>
              </w:rPr>
              <w:t>√</w:t>
            </w:r>
          </w:p>
        </w:tc>
        <w:tc>
          <w:tcPr>
            <w:tcW w:w="1532" w:type="dxa"/>
            <w:tcBorders>
              <w:top w:val="nil"/>
              <w:left w:val="nil"/>
              <w:bottom w:val="nil"/>
              <w:right w:val="nil"/>
            </w:tcBorders>
            <w:noWrap/>
            <w:hideMark/>
          </w:tcPr>
          <w:p w14:paraId="4A1B3569" w14:textId="77777777" w:rsidR="0022287C" w:rsidRPr="00261E78" w:rsidRDefault="0022287C">
            <w:pPr>
              <w:jc w:val="center"/>
              <w:rPr>
                <w:sz w:val="20"/>
                <w:szCs w:val="20"/>
              </w:rPr>
            </w:pPr>
            <w:r w:rsidRPr="00261E78">
              <w:rPr>
                <w:sz w:val="20"/>
                <w:szCs w:val="20"/>
              </w:rPr>
              <w:t>√</w:t>
            </w:r>
          </w:p>
        </w:tc>
      </w:tr>
      <w:tr w:rsidR="0022287C" w:rsidRPr="00261E78" w14:paraId="3FAFC615" w14:textId="77777777" w:rsidTr="00A86F82">
        <w:trPr>
          <w:trHeight w:val="260"/>
          <w:jc w:val="center"/>
        </w:trPr>
        <w:tc>
          <w:tcPr>
            <w:tcW w:w="4764" w:type="dxa"/>
            <w:tcBorders>
              <w:top w:val="nil"/>
              <w:left w:val="nil"/>
              <w:bottom w:val="nil"/>
              <w:right w:val="nil"/>
            </w:tcBorders>
            <w:noWrap/>
            <w:hideMark/>
          </w:tcPr>
          <w:p w14:paraId="04E53F91" w14:textId="77777777" w:rsidR="0022287C" w:rsidRPr="00261E78" w:rsidRDefault="0022287C">
            <w:pPr>
              <w:rPr>
                <w:sz w:val="20"/>
                <w:szCs w:val="20"/>
              </w:rPr>
            </w:pPr>
            <w:r w:rsidRPr="00261E78">
              <w:rPr>
                <w:sz w:val="20"/>
                <w:szCs w:val="20"/>
              </w:rPr>
              <w:t>other controls</w:t>
            </w:r>
          </w:p>
        </w:tc>
        <w:tc>
          <w:tcPr>
            <w:tcW w:w="1532" w:type="dxa"/>
            <w:tcBorders>
              <w:top w:val="nil"/>
              <w:left w:val="nil"/>
              <w:bottom w:val="nil"/>
              <w:right w:val="nil"/>
            </w:tcBorders>
            <w:noWrap/>
            <w:hideMark/>
          </w:tcPr>
          <w:p w14:paraId="69C4441D" w14:textId="77777777" w:rsidR="0022287C" w:rsidRPr="00261E78" w:rsidRDefault="0022287C">
            <w:pPr>
              <w:jc w:val="center"/>
              <w:rPr>
                <w:sz w:val="20"/>
                <w:szCs w:val="20"/>
              </w:rPr>
            </w:pPr>
            <w:r w:rsidRPr="00261E78">
              <w:rPr>
                <w:sz w:val="20"/>
                <w:szCs w:val="20"/>
              </w:rPr>
              <w:t>√</w:t>
            </w:r>
          </w:p>
        </w:tc>
        <w:tc>
          <w:tcPr>
            <w:tcW w:w="1532" w:type="dxa"/>
            <w:tcBorders>
              <w:top w:val="nil"/>
              <w:left w:val="nil"/>
              <w:bottom w:val="nil"/>
              <w:right w:val="nil"/>
            </w:tcBorders>
            <w:noWrap/>
            <w:hideMark/>
          </w:tcPr>
          <w:p w14:paraId="2975ED58" w14:textId="77777777" w:rsidR="0022287C" w:rsidRPr="00261E78" w:rsidRDefault="0022287C">
            <w:pPr>
              <w:jc w:val="center"/>
              <w:rPr>
                <w:sz w:val="20"/>
                <w:szCs w:val="20"/>
              </w:rPr>
            </w:pPr>
            <w:r w:rsidRPr="00261E78">
              <w:rPr>
                <w:sz w:val="20"/>
                <w:szCs w:val="20"/>
              </w:rPr>
              <w:t>√</w:t>
            </w:r>
          </w:p>
        </w:tc>
        <w:tc>
          <w:tcPr>
            <w:tcW w:w="1532" w:type="dxa"/>
            <w:tcBorders>
              <w:top w:val="nil"/>
              <w:left w:val="nil"/>
              <w:bottom w:val="nil"/>
              <w:right w:val="nil"/>
            </w:tcBorders>
            <w:noWrap/>
            <w:hideMark/>
          </w:tcPr>
          <w:p w14:paraId="2C1F1685" w14:textId="77777777" w:rsidR="0022287C" w:rsidRPr="00261E78" w:rsidRDefault="0022287C">
            <w:pPr>
              <w:jc w:val="center"/>
              <w:rPr>
                <w:sz w:val="20"/>
                <w:szCs w:val="20"/>
              </w:rPr>
            </w:pPr>
            <w:r w:rsidRPr="00261E78">
              <w:rPr>
                <w:sz w:val="20"/>
                <w:szCs w:val="20"/>
              </w:rPr>
              <w:t>√</w:t>
            </w:r>
          </w:p>
        </w:tc>
      </w:tr>
      <w:tr w:rsidR="0022287C" w:rsidRPr="00261E78" w14:paraId="77658520" w14:textId="77777777" w:rsidTr="00A86F82">
        <w:trPr>
          <w:trHeight w:val="260"/>
          <w:jc w:val="center"/>
        </w:trPr>
        <w:tc>
          <w:tcPr>
            <w:tcW w:w="4764" w:type="dxa"/>
            <w:tcBorders>
              <w:top w:val="nil"/>
              <w:left w:val="nil"/>
              <w:bottom w:val="nil"/>
              <w:right w:val="nil"/>
            </w:tcBorders>
            <w:noWrap/>
            <w:hideMark/>
          </w:tcPr>
          <w:p w14:paraId="554EDE55" w14:textId="77777777" w:rsidR="0022287C" w:rsidRPr="00261E78" w:rsidRDefault="0022287C">
            <w:pPr>
              <w:rPr>
                <w:sz w:val="20"/>
                <w:szCs w:val="20"/>
              </w:rPr>
            </w:pPr>
            <w:r w:rsidRPr="00261E78">
              <w:rPr>
                <w:sz w:val="20"/>
                <w:szCs w:val="20"/>
              </w:rPr>
              <w:t>control for content quality of the first answer</w:t>
            </w:r>
          </w:p>
        </w:tc>
        <w:tc>
          <w:tcPr>
            <w:tcW w:w="1532" w:type="dxa"/>
            <w:tcBorders>
              <w:top w:val="nil"/>
              <w:left w:val="nil"/>
              <w:bottom w:val="nil"/>
              <w:right w:val="nil"/>
            </w:tcBorders>
            <w:noWrap/>
            <w:hideMark/>
          </w:tcPr>
          <w:p w14:paraId="4DB44064" w14:textId="77777777" w:rsidR="0022287C" w:rsidRPr="00261E78" w:rsidRDefault="0022287C">
            <w:pPr>
              <w:rPr>
                <w:sz w:val="20"/>
                <w:szCs w:val="20"/>
              </w:rPr>
            </w:pPr>
          </w:p>
        </w:tc>
        <w:tc>
          <w:tcPr>
            <w:tcW w:w="1532" w:type="dxa"/>
            <w:tcBorders>
              <w:top w:val="nil"/>
              <w:left w:val="nil"/>
              <w:bottom w:val="nil"/>
              <w:right w:val="nil"/>
            </w:tcBorders>
            <w:noWrap/>
            <w:hideMark/>
          </w:tcPr>
          <w:p w14:paraId="17170A2E" w14:textId="77777777" w:rsidR="0022287C" w:rsidRPr="00261E78" w:rsidRDefault="0022287C">
            <w:pPr>
              <w:jc w:val="center"/>
              <w:rPr>
                <w:sz w:val="20"/>
                <w:szCs w:val="20"/>
              </w:rPr>
            </w:pPr>
            <w:r w:rsidRPr="00261E78">
              <w:rPr>
                <w:sz w:val="20"/>
                <w:szCs w:val="20"/>
              </w:rPr>
              <w:t>√</w:t>
            </w:r>
          </w:p>
        </w:tc>
        <w:tc>
          <w:tcPr>
            <w:tcW w:w="1532" w:type="dxa"/>
            <w:tcBorders>
              <w:top w:val="nil"/>
              <w:left w:val="nil"/>
              <w:bottom w:val="nil"/>
              <w:right w:val="nil"/>
            </w:tcBorders>
            <w:noWrap/>
            <w:hideMark/>
          </w:tcPr>
          <w:p w14:paraId="69EE55FC" w14:textId="77777777" w:rsidR="0022287C" w:rsidRPr="00261E78" w:rsidRDefault="0022287C">
            <w:pPr>
              <w:jc w:val="center"/>
              <w:rPr>
                <w:sz w:val="20"/>
                <w:szCs w:val="20"/>
              </w:rPr>
            </w:pPr>
            <w:r w:rsidRPr="00261E78">
              <w:rPr>
                <w:sz w:val="20"/>
                <w:szCs w:val="20"/>
              </w:rPr>
              <w:t>√</w:t>
            </w:r>
          </w:p>
        </w:tc>
      </w:tr>
      <w:tr w:rsidR="0022287C" w:rsidRPr="00261E78" w14:paraId="6D60473D" w14:textId="77777777" w:rsidTr="00A86F82">
        <w:trPr>
          <w:trHeight w:val="260"/>
          <w:jc w:val="center"/>
        </w:trPr>
        <w:tc>
          <w:tcPr>
            <w:tcW w:w="4764" w:type="dxa"/>
            <w:tcBorders>
              <w:top w:val="nil"/>
              <w:left w:val="nil"/>
              <w:bottom w:val="nil"/>
              <w:right w:val="nil"/>
            </w:tcBorders>
            <w:noWrap/>
            <w:hideMark/>
          </w:tcPr>
          <w:p w14:paraId="0CB12200" w14:textId="4F6FC815" w:rsidR="0022287C" w:rsidRPr="00261E78" w:rsidRDefault="0022287C">
            <w:pPr>
              <w:rPr>
                <w:sz w:val="20"/>
                <w:szCs w:val="20"/>
              </w:rPr>
            </w:pPr>
            <w:r w:rsidRPr="00261E78">
              <w:rPr>
                <w:sz w:val="20"/>
                <w:szCs w:val="20"/>
              </w:rPr>
              <w:t xml:space="preserve">control for </w:t>
            </w:r>
            <w:r w:rsidR="00421C79" w:rsidRPr="00261E78">
              <w:rPr>
                <w:sz w:val="20"/>
                <w:szCs w:val="20"/>
              </w:rPr>
              <w:t xml:space="preserve">the </w:t>
            </w:r>
            <w:r w:rsidRPr="00261E78">
              <w:rPr>
                <w:sz w:val="20"/>
                <w:szCs w:val="20"/>
              </w:rPr>
              <w:t>position effect</w:t>
            </w:r>
            <w:r w:rsidR="00144466" w:rsidRPr="00261E78">
              <w:rPr>
                <w:sz w:val="20"/>
                <w:szCs w:val="20"/>
              </w:rPr>
              <w:t>’</w:t>
            </w:r>
            <w:r w:rsidRPr="00261E78">
              <w:rPr>
                <w:sz w:val="20"/>
                <w:szCs w:val="20"/>
              </w:rPr>
              <w:t>s prox</w:t>
            </w:r>
            <w:r w:rsidR="00421C79" w:rsidRPr="00261E78">
              <w:rPr>
                <w:sz w:val="20"/>
                <w:szCs w:val="20"/>
              </w:rPr>
              <w:t>y</w:t>
            </w:r>
          </w:p>
        </w:tc>
        <w:tc>
          <w:tcPr>
            <w:tcW w:w="1532" w:type="dxa"/>
            <w:tcBorders>
              <w:top w:val="nil"/>
              <w:left w:val="nil"/>
              <w:bottom w:val="nil"/>
              <w:right w:val="nil"/>
            </w:tcBorders>
            <w:noWrap/>
            <w:hideMark/>
          </w:tcPr>
          <w:p w14:paraId="027219C5" w14:textId="77777777" w:rsidR="0022287C" w:rsidRPr="00261E78" w:rsidRDefault="0022287C">
            <w:pPr>
              <w:rPr>
                <w:sz w:val="20"/>
                <w:szCs w:val="20"/>
              </w:rPr>
            </w:pPr>
          </w:p>
        </w:tc>
        <w:tc>
          <w:tcPr>
            <w:tcW w:w="1532" w:type="dxa"/>
            <w:tcBorders>
              <w:top w:val="nil"/>
              <w:left w:val="nil"/>
              <w:bottom w:val="nil"/>
              <w:right w:val="nil"/>
            </w:tcBorders>
            <w:noWrap/>
            <w:hideMark/>
          </w:tcPr>
          <w:p w14:paraId="6E533DC8" w14:textId="77777777" w:rsidR="0022287C" w:rsidRPr="00261E78" w:rsidRDefault="0022287C">
            <w:pPr>
              <w:jc w:val="center"/>
              <w:rPr>
                <w:sz w:val="20"/>
                <w:szCs w:val="20"/>
              </w:rPr>
            </w:pPr>
          </w:p>
        </w:tc>
        <w:tc>
          <w:tcPr>
            <w:tcW w:w="1532" w:type="dxa"/>
            <w:tcBorders>
              <w:top w:val="nil"/>
              <w:left w:val="nil"/>
              <w:bottom w:val="nil"/>
              <w:right w:val="nil"/>
            </w:tcBorders>
            <w:noWrap/>
            <w:hideMark/>
          </w:tcPr>
          <w:p w14:paraId="0A7609BD" w14:textId="77777777" w:rsidR="0022287C" w:rsidRPr="00261E78" w:rsidRDefault="0022287C">
            <w:pPr>
              <w:jc w:val="center"/>
              <w:rPr>
                <w:sz w:val="20"/>
                <w:szCs w:val="20"/>
              </w:rPr>
            </w:pPr>
            <w:r w:rsidRPr="00261E78">
              <w:rPr>
                <w:sz w:val="20"/>
                <w:szCs w:val="20"/>
              </w:rPr>
              <w:t>√</w:t>
            </w:r>
          </w:p>
        </w:tc>
      </w:tr>
      <w:tr w:rsidR="0022287C" w:rsidRPr="00261E78" w14:paraId="16B3A146" w14:textId="77777777" w:rsidTr="00A86F82">
        <w:trPr>
          <w:trHeight w:val="260"/>
          <w:jc w:val="center"/>
        </w:trPr>
        <w:tc>
          <w:tcPr>
            <w:tcW w:w="4764" w:type="dxa"/>
            <w:tcBorders>
              <w:top w:val="single" w:sz="4" w:space="0" w:color="auto"/>
              <w:left w:val="nil"/>
              <w:bottom w:val="single" w:sz="4" w:space="0" w:color="auto"/>
              <w:right w:val="nil"/>
            </w:tcBorders>
            <w:noWrap/>
            <w:hideMark/>
          </w:tcPr>
          <w:p w14:paraId="2199D61D" w14:textId="77777777" w:rsidR="0022287C" w:rsidRPr="00261E78" w:rsidRDefault="0022287C">
            <w:pPr>
              <w:rPr>
                <w:color w:val="000000"/>
                <w:sz w:val="20"/>
                <w:szCs w:val="20"/>
              </w:rPr>
            </w:pPr>
            <w:r w:rsidRPr="00261E78">
              <w:rPr>
                <w:color w:val="000000"/>
                <w:sz w:val="20"/>
                <w:szCs w:val="20"/>
              </w:rPr>
              <w:t>N</w:t>
            </w:r>
          </w:p>
        </w:tc>
        <w:tc>
          <w:tcPr>
            <w:tcW w:w="1532" w:type="dxa"/>
            <w:tcBorders>
              <w:top w:val="single" w:sz="4" w:space="0" w:color="auto"/>
              <w:left w:val="nil"/>
              <w:bottom w:val="single" w:sz="4" w:space="0" w:color="auto"/>
              <w:right w:val="nil"/>
            </w:tcBorders>
            <w:noWrap/>
            <w:hideMark/>
          </w:tcPr>
          <w:p w14:paraId="25B7E00B" w14:textId="77777777" w:rsidR="0022287C" w:rsidRPr="00261E78" w:rsidRDefault="0022287C">
            <w:pPr>
              <w:jc w:val="center"/>
              <w:rPr>
                <w:color w:val="000000"/>
                <w:sz w:val="20"/>
                <w:szCs w:val="20"/>
              </w:rPr>
            </w:pPr>
            <w:r w:rsidRPr="00261E78">
              <w:rPr>
                <w:color w:val="000000"/>
                <w:sz w:val="20"/>
                <w:szCs w:val="20"/>
              </w:rPr>
              <w:t>3,235</w:t>
            </w:r>
          </w:p>
        </w:tc>
        <w:tc>
          <w:tcPr>
            <w:tcW w:w="1532" w:type="dxa"/>
            <w:tcBorders>
              <w:top w:val="single" w:sz="4" w:space="0" w:color="auto"/>
              <w:left w:val="nil"/>
              <w:bottom w:val="single" w:sz="4" w:space="0" w:color="auto"/>
              <w:right w:val="nil"/>
            </w:tcBorders>
            <w:noWrap/>
            <w:hideMark/>
          </w:tcPr>
          <w:p w14:paraId="1A1AC0BE" w14:textId="16E5EF24" w:rsidR="0022287C" w:rsidRPr="00261E78" w:rsidRDefault="0022287C">
            <w:pPr>
              <w:jc w:val="center"/>
              <w:rPr>
                <w:color w:val="000000"/>
                <w:sz w:val="20"/>
                <w:szCs w:val="20"/>
              </w:rPr>
            </w:pPr>
            <w:r w:rsidRPr="00261E78">
              <w:rPr>
                <w:color w:val="000000"/>
                <w:sz w:val="20"/>
                <w:szCs w:val="20"/>
              </w:rPr>
              <w:t>3,2</w:t>
            </w:r>
            <w:r w:rsidR="001C100E" w:rsidRPr="00261E78">
              <w:rPr>
                <w:color w:val="000000"/>
                <w:sz w:val="20"/>
                <w:szCs w:val="20"/>
              </w:rPr>
              <w:t>16</w:t>
            </w:r>
          </w:p>
        </w:tc>
        <w:tc>
          <w:tcPr>
            <w:tcW w:w="1532" w:type="dxa"/>
            <w:tcBorders>
              <w:top w:val="single" w:sz="4" w:space="0" w:color="auto"/>
              <w:left w:val="nil"/>
              <w:bottom w:val="single" w:sz="4" w:space="0" w:color="auto"/>
              <w:right w:val="nil"/>
            </w:tcBorders>
            <w:noWrap/>
            <w:hideMark/>
          </w:tcPr>
          <w:p w14:paraId="0F60FC16" w14:textId="543D5C8C" w:rsidR="0022287C" w:rsidRPr="00261E78" w:rsidRDefault="0022287C">
            <w:pPr>
              <w:jc w:val="center"/>
              <w:rPr>
                <w:color w:val="000000"/>
                <w:sz w:val="20"/>
                <w:szCs w:val="20"/>
              </w:rPr>
            </w:pPr>
            <w:r w:rsidRPr="00261E78">
              <w:rPr>
                <w:color w:val="000000"/>
                <w:sz w:val="20"/>
                <w:szCs w:val="20"/>
              </w:rPr>
              <w:t>3,2</w:t>
            </w:r>
            <w:r w:rsidR="001C100E" w:rsidRPr="00261E78">
              <w:rPr>
                <w:color w:val="000000"/>
                <w:sz w:val="20"/>
                <w:szCs w:val="20"/>
              </w:rPr>
              <w:t>12</w:t>
            </w:r>
          </w:p>
        </w:tc>
      </w:tr>
    </w:tbl>
    <w:p w14:paraId="79FB7128" w14:textId="778D8514" w:rsidR="00ED060F" w:rsidRPr="00261E78" w:rsidRDefault="00D91A5A" w:rsidP="00D91A5A">
      <w:pPr>
        <w:pStyle w:val="Notes"/>
      </w:pPr>
      <w:r w:rsidRPr="00261E78">
        <w:t>Notes: 1. ***p&lt;0.001; **p&lt;0.01; *p&lt;0.05.</w:t>
      </w:r>
      <w:r w:rsidRPr="00261E78" w:rsidDel="00F26025">
        <w:t xml:space="preserve"> </w:t>
      </w:r>
      <w:r w:rsidRPr="00261E78">
        <w:br/>
        <w:t>2. Question timing FE indicates the date on which the question was posted.</w:t>
      </w:r>
      <w:r w:rsidR="00ED060F" w:rsidRPr="00261E78">
        <w:br/>
      </w:r>
    </w:p>
    <w:p w14:paraId="4FCFCDD8" w14:textId="2D9BCB37" w:rsidR="00C0363D" w:rsidRPr="00261E78" w:rsidRDefault="00C0363D" w:rsidP="00A86F82">
      <w:pPr>
        <w:pStyle w:val="Heading4"/>
        <w:rPr>
          <w:lang w:val="en-US"/>
        </w:rPr>
      </w:pPr>
      <w:r w:rsidRPr="00261E78">
        <w:rPr>
          <w:lang w:val="en-US"/>
        </w:rPr>
        <w:t>Quantifying Me</w:t>
      </w:r>
      <w:r w:rsidR="0003641C" w:rsidRPr="00261E78">
        <w:rPr>
          <w:lang w:val="en-US"/>
        </w:rPr>
        <w:t xml:space="preserve">chanism </w:t>
      </w:r>
      <w:r w:rsidRPr="00261E78">
        <w:rPr>
          <w:lang w:val="en-US"/>
        </w:rPr>
        <w:t>Magnitudes</w:t>
      </w:r>
    </w:p>
    <w:p w14:paraId="42D75A96" w14:textId="31BC84CB" w:rsidR="0003641C" w:rsidRDefault="0003641C" w:rsidP="0003641C">
      <w:pPr>
        <w:pStyle w:val="Paragraph0"/>
      </w:pPr>
      <w:r w:rsidRPr="00261E78">
        <w:t xml:space="preserve">We supplement our regression-based analyses with causal mediation analysis </w:t>
      </w:r>
      <w:r w:rsidR="00A87823" w:rsidRPr="00261E78">
        <w:fldChar w:fldCharType="begin"/>
      </w:r>
      <w:r w:rsidR="00A87823" w:rsidRPr="00261E78">
        <w:instrText xml:space="preserve"> ADDIN ZOTERO_ITEM CSL_CITATION {"citationID":"sIBS0sje","properties":{"formattedCitation":"(Hicks &amp; Tingley 2011)","plainCitation":"(Hicks &amp; Tingley 2011)","noteIndex":0},"citationItems":[{"id":27869,"uris":["http://zotero.org/users/8905122/items/ZIG77UD5"],"itemData":{"id":27869,"type":"article-journal","abstract":"Estimating the mechanisms that connect explanatory variables with the explained\nvariable, also known as ?mediation analysis,? is central to a variety of\nsocial-science fields, especially psychology, and increasingly to fields like\nepidemiology. Recent work on the statistical methodology behind mediation\nanalysis points to limitations in earlier methods. We implement in Stata\ncomputational approaches based on recent developments in the statistical\nmethodology of mediation analysis. In particular, we provide functions for the\ncorrect calculation of causal mediation effects using several different types of\nparametric models, as well as the calculation of sensitivity analyses for\nviolations to the key identifying assumption required for interpreting mediation\nresults causally.","archive_location":"700 </w:instrText>
      </w:r>
      <w:r w:rsidR="00A87823" w:rsidRPr="00261E78">
        <w:rPr>
          <w:rFonts w:ascii="Apple Color Emoji" w:hAnsi="Apple Color Emoji" w:cs="Apple Color Emoji"/>
        </w:rPr>
        <w:instrText>📊</w:instrText>
      </w:r>
      <w:r w:rsidR="00A87823" w:rsidRPr="00261E78">
        <w:instrText>","call-number":"3","container-title":"The Stata Journal: Promoting communications on statistics and Stata","DOI":"10.1177/1536867X1201100407","ISSN":"1536-867X","issue":"4","journalAbbreviation":"The Stata Journal: Promoting communications on statistics and Stata","language":"en","note":"</w:instrText>
      </w:r>
      <w:r w:rsidR="00A87823" w:rsidRPr="00261E78">
        <w:rPr>
          <w:rFonts w:ascii="Apple Color Emoji" w:hAnsi="Apple Color Emoji" w:cs="Apple Color Emoji"/>
        </w:rPr>
        <w:instrText>🏷️</w:instrText>
      </w:r>
      <w:r w:rsidR="00A87823" w:rsidRPr="00261E78">
        <w:instrText xml:space="preserve"> /reading","page":"605-619","source":"3.2 (Q1)","title":"Causal Mediation Analysis","volume":"11","author":[{"family":"Hicks","given":"Raymond"},{"family":"Tingley","given":"Dustin"}],"issued":{"date-parts":[["2011",12]]}}}],"schema":"https://github.com/citation-style-language/schema/raw/master/csl-citation.json"} </w:instrText>
      </w:r>
      <w:r w:rsidR="00A87823" w:rsidRPr="00261E78">
        <w:fldChar w:fldCharType="separate"/>
      </w:r>
      <w:r w:rsidR="00A87823" w:rsidRPr="00261E78">
        <w:t>(Hicks &amp; Tingley 2011)</w:t>
      </w:r>
      <w:r w:rsidR="00A87823" w:rsidRPr="00261E78">
        <w:fldChar w:fldCharType="end"/>
      </w:r>
      <w:r w:rsidRPr="00261E78">
        <w:t>, which offers a decomposition framework that directly estimates the proportion of the total treatment effect flowing through each mediating pathway. This analysis decomposes the total effect of AI treatment into two components: the average causal mediation effect (ACME), representing the portion transmitted through the mediator, and the average direct effect (ADE), representing the portion operating through all other pathways. The ratio of ACME to total effect yields the proportion mediated.</w:t>
      </w:r>
      <w:ins w:id="721" w:author="Dylan CHEN" w:date="2026-03-20T16:21:00Z" w16du:dateUtc="2026-03-20T08:21:00Z">
        <w:r w:rsidR="006576DB">
          <w:rPr>
            <w:rFonts w:hint="eastAsia"/>
          </w:rPr>
          <w:t xml:space="preserve"> Results </w:t>
        </w:r>
      </w:ins>
      <w:ins w:id="722" w:author="Dylan CHEN" w:date="2026-03-20T16:22:00Z" w16du:dateUtc="2026-03-20T08:22:00Z">
        <w:r w:rsidR="006576DB">
          <w:rPr>
            <w:rFonts w:hint="eastAsia"/>
          </w:rPr>
          <w:t>are shown in Table 12.</w:t>
        </w:r>
      </w:ins>
    </w:p>
    <w:p w14:paraId="6932B137" w14:textId="12E59ACE" w:rsidR="006576DB" w:rsidRPr="006576DB" w:rsidRDefault="006576DB">
      <w:pPr>
        <w:pStyle w:val="TableFiguretitle"/>
        <w:rPr>
          <w:rFonts w:eastAsia="DengXian"/>
        </w:rPr>
        <w:pPrChange w:id="723" w:author="Dylan CHEN" w:date="2026-03-20T16:21:00Z" w16du:dateUtc="2026-03-20T08:21:00Z">
          <w:pPr>
            <w:spacing w:after="120"/>
            <w:jc w:val="center"/>
          </w:pPr>
        </w:pPrChange>
      </w:pPr>
      <w:bookmarkStart w:id="724" w:name="OLE_LINK7"/>
      <w:commentRangeStart w:id="725"/>
      <w:r w:rsidRPr="00261E78">
        <w:t xml:space="preserve">Table </w:t>
      </w:r>
      <w:fldSimple w:instr=" SEQ Table \* ARABIC ">
        <w:ins w:id="726" w:author="Dylan CHEN" w:date="2026-03-20T16:21:00Z" w16du:dateUtc="2026-03-20T08:21:00Z">
          <w:r>
            <w:rPr>
              <w:noProof/>
            </w:rPr>
            <w:t>12</w:t>
          </w:r>
        </w:ins>
        <w:del w:id="727" w:author="Dylan CHEN" w:date="2026-03-20T16:21:00Z" w16du:dateUtc="2026-03-20T08:21:00Z">
          <w:r w:rsidRPr="00261E78" w:rsidDel="006576DB">
            <w:rPr>
              <w:noProof/>
            </w:rPr>
            <w:delText>11</w:delText>
          </w:r>
        </w:del>
      </w:fldSimple>
      <w:commentRangeEnd w:id="725"/>
      <w:r w:rsidR="00AB6132" w:rsidRPr="00261E78">
        <w:rPr>
          <w:rStyle w:val="CommentReference"/>
          <w:sz w:val="22"/>
        </w:rPr>
        <w:commentReference w:id="725"/>
      </w:r>
      <w:r w:rsidRPr="00261E78">
        <w:t xml:space="preserve">. </w:t>
      </w:r>
      <w:r w:rsidRPr="006576DB">
        <w:rPr>
          <w:rFonts w:eastAsia="DengXian"/>
        </w:rPr>
        <w:t>Causal Mediation Analysis Results</w:t>
      </w:r>
    </w:p>
    <w:tbl>
      <w:tblPr>
        <w:tblW w:w="5000" w:type="pct"/>
        <w:jc w:val="center"/>
        <w:tblLayout w:type="fixed"/>
        <w:tblLook w:val="04A0" w:firstRow="1" w:lastRow="0" w:firstColumn="1" w:lastColumn="0" w:noHBand="0" w:noVBand="1"/>
      </w:tblPr>
      <w:tblGrid>
        <w:gridCol w:w="3096"/>
        <w:gridCol w:w="2830"/>
        <w:gridCol w:w="3434"/>
      </w:tblGrid>
      <w:tr w:rsidR="006576DB" w:rsidRPr="006576DB" w14:paraId="6F91456F" w14:textId="77777777" w:rsidTr="00417031">
        <w:trPr>
          <w:trHeight w:val="320"/>
          <w:jc w:val="center"/>
        </w:trPr>
        <w:tc>
          <w:tcPr>
            <w:tcW w:w="2560" w:type="dxa"/>
            <w:tcBorders>
              <w:top w:val="single" w:sz="4" w:space="0" w:color="auto"/>
              <w:left w:val="nil"/>
              <w:bottom w:val="single" w:sz="4" w:space="0" w:color="auto"/>
              <w:right w:val="nil"/>
            </w:tcBorders>
            <w:noWrap/>
            <w:hideMark/>
          </w:tcPr>
          <w:bookmarkEnd w:id="724"/>
          <w:p w14:paraId="58C588EF" w14:textId="77777777" w:rsidR="006576DB" w:rsidRPr="006576DB" w:rsidRDefault="006576DB" w:rsidP="006576DB">
            <w:pPr>
              <w:rPr>
                <w:b/>
                <w:bCs/>
                <w:color w:val="000000"/>
                <w:sz w:val="20"/>
                <w:szCs w:val="20"/>
              </w:rPr>
            </w:pPr>
            <w:r w:rsidRPr="006576DB">
              <w:rPr>
                <w:b/>
                <w:bCs/>
                <w:color w:val="000000"/>
                <w:sz w:val="20"/>
                <w:szCs w:val="20"/>
              </w:rPr>
              <w:t> </w:t>
            </w:r>
          </w:p>
        </w:tc>
        <w:tc>
          <w:tcPr>
            <w:tcW w:w="2340" w:type="dxa"/>
            <w:tcBorders>
              <w:top w:val="single" w:sz="4" w:space="0" w:color="auto"/>
              <w:left w:val="nil"/>
              <w:bottom w:val="single" w:sz="4" w:space="0" w:color="auto"/>
              <w:right w:val="nil"/>
            </w:tcBorders>
            <w:noWrap/>
            <w:hideMark/>
          </w:tcPr>
          <w:p w14:paraId="2D231FA1" w14:textId="77777777" w:rsidR="006576DB" w:rsidRPr="006576DB" w:rsidRDefault="006576DB" w:rsidP="006576DB">
            <w:pPr>
              <w:jc w:val="center"/>
              <w:rPr>
                <w:b/>
                <w:bCs/>
                <w:color w:val="000000"/>
                <w:sz w:val="20"/>
                <w:szCs w:val="20"/>
              </w:rPr>
            </w:pPr>
            <w:r w:rsidRPr="006576DB">
              <w:rPr>
                <w:b/>
                <w:bCs/>
                <w:color w:val="000000"/>
                <w:sz w:val="20"/>
                <w:szCs w:val="20"/>
              </w:rPr>
              <w:t>Content Effect</w:t>
            </w:r>
          </w:p>
        </w:tc>
        <w:tc>
          <w:tcPr>
            <w:tcW w:w="2840" w:type="dxa"/>
            <w:tcBorders>
              <w:top w:val="single" w:sz="4" w:space="0" w:color="auto"/>
              <w:left w:val="nil"/>
              <w:bottom w:val="single" w:sz="4" w:space="0" w:color="auto"/>
              <w:right w:val="nil"/>
            </w:tcBorders>
            <w:noWrap/>
            <w:hideMark/>
          </w:tcPr>
          <w:p w14:paraId="37811F0F" w14:textId="77777777" w:rsidR="006576DB" w:rsidRPr="006576DB" w:rsidRDefault="006576DB" w:rsidP="006576DB">
            <w:pPr>
              <w:jc w:val="center"/>
              <w:rPr>
                <w:b/>
                <w:bCs/>
                <w:color w:val="000000"/>
                <w:sz w:val="20"/>
                <w:szCs w:val="20"/>
              </w:rPr>
            </w:pPr>
            <w:r w:rsidRPr="006576DB">
              <w:rPr>
                <w:b/>
                <w:bCs/>
                <w:color w:val="000000"/>
                <w:sz w:val="20"/>
                <w:szCs w:val="20"/>
              </w:rPr>
              <w:t>Position Effect</w:t>
            </w:r>
          </w:p>
        </w:tc>
      </w:tr>
      <w:tr w:rsidR="006576DB" w:rsidRPr="006576DB" w14:paraId="59083F75" w14:textId="77777777" w:rsidTr="00417031">
        <w:trPr>
          <w:trHeight w:val="360"/>
          <w:jc w:val="center"/>
        </w:trPr>
        <w:tc>
          <w:tcPr>
            <w:tcW w:w="2560" w:type="dxa"/>
            <w:tcBorders>
              <w:top w:val="nil"/>
              <w:left w:val="nil"/>
              <w:bottom w:val="nil"/>
              <w:right w:val="nil"/>
            </w:tcBorders>
            <w:noWrap/>
            <w:hideMark/>
          </w:tcPr>
          <w:p w14:paraId="33219C00" w14:textId="77777777" w:rsidR="006576DB" w:rsidRPr="006576DB" w:rsidRDefault="006576DB" w:rsidP="006576DB">
            <w:pPr>
              <w:rPr>
                <w:b/>
                <w:bCs/>
                <w:i/>
                <w:iCs/>
                <w:color w:val="000000"/>
                <w:sz w:val="20"/>
                <w:szCs w:val="20"/>
              </w:rPr>
            </w:pPr>
            <w:r w:rsidRPr="006576DB">
              <w:rPr>
                <w:b/>
                <w:bCs/>
                <w:i/>
                <w:iCs/>
                <w:color w:val="000000"/>
                <w:sz w:val="20"/>
                <w:szCs w:val="20"/>
              </w:rPr>
              <w:t>Effect Decomposition</w:t>
            </w:r>
          </w:p>
        </w:tc>
        <w:tc>
          <w:tcPr>
            <w:tcW w:w="2340" w:type="dxa"/>
            <w:tcBorders>
              <w:top w:val="nil"/>
              <w:left w:val="nil"/>
              <w:bottom w:val="nil"/>
              <w:right w:val="nil"/>
            </w:tcBorders>
            <w:noWrap/>
            <w:hideMark/>
          </w:tcPr>
          <w:p w14:paraId="2B6A7C66" w14:textId="77777777" w:rsidR="006576DB" w:rsidRPr="006576DB" w:rsidRDefault="006576DB" w:rsidP="006576DB">
            <w:pPr>
              <w:rPr>
                <w:b/>
                <w:bCs/>
                <w:i/>
                <w:iCs/>
                <w:color w:val="000000"/>
                <w:sz w:val="20"/>
                <w:szCs w:val="20"/>
              </w:rPr>
            </w:pPr>
          </w:p>
        </w:tc>
        <w:tc>
          <w:tcPr>
            <w:tcW w:w="2840" w:type="dxa"/>
            <w:tcBorders>
              <w:top w:val="nil"/>
              <w:left w:val="nil"/>
              <w:bottom w:val="nil"/>
              <w:right w:val="nil"/>
            </w:tcBorders>
            <w:noWrap/>
            <w:hideMark/>
          </w:tcPr>
          <w:p w14:paraId="2F332B13" w14:textId="77777777" w:rsidR="006576DB" w:rsidRPr="006576DB" w:rsidRDefault="006576DB" w:rsidP="006576DB">
            <w:pPr>
              <w:jc w:val="center"/>
              <w:rPr>
                <w:sz w:val="20"/>
                <w:szCs w:val="20"/>
              </w:rPr>
            </w:pPr>
          </w:p>
        </w:tc>
      </w:tr>
      <w:tr w:rsidR="006576DB" w:rsidRPr="006576DB" w14:paraId="3E7536C8" w14:textId="77777777" w:rsidTr="00417031">
        <w:trPr>
          <w:trHeight w:val="320"/>
          <w:jc w:val="center"/>
        </w:trPr>
        <w:tc>
          <w:tcPr>
            <w:tcW w:w="2560" w:type="dxa"/>
            <w:vMerge w:val="restart"/>
            <w:tcBorders>
              <w:top w:val="nil"/>
              <w:left w:val="nil"/>
              <w:bottom w:val="nil"/>
              <w:right w:val="nil"/>
            </w:tcBorders>
            <w:noWrap/>
            <w:hideMark/>
          </w:tcPr>
          <w:p w14:paraId="2C775741" w14:textId="77777777" w:rsidR="006576DB" w:rsidRPr="006576DB" w:rsidRDefault="006576DB" w:rsidP="006576DB">
            <w:pPr>
              <w:rPr>
                <w:b/>
                <w:bCs/>
                <w:color w:val="000000"/>
                <w:sz w:val="20"/>
                <w:szCs w:val="20"/>
              </w:rPr>
            </w:pPr>
            <w:r w:rsidRPr="006576DB">
              <w:rPr>
                <w:b/>
                <w:bCs/>
                <w:color w:val="000000"/>
                <w:sz w:val="20"/>
                <w:szCs w:val="20"/>
              </w:rPr>
              <w:t>ACME</w:t>
            </w:r>
          </w:p>
        </w:tc>
        <w:tc>
          <w:tcPr>
            <w:tcW w:w="2340" w:type="dxa"/>
            <w:tcBorders>
              <w:top w:val="nil"/>
              <w:left w:val="nil"/>
              <w:bottom w:val="nil"/>
              <w:right w:val="nil"/>
            </w:tcBorders>
            <w:noWrap/>
            <w:hideMark/>
          </w:tcPr>
          <w:p w14:paraId="795B13BB" w14:textId="77777777" w:rsidR="006576DB" w:rsidRPr="006576DB" w:rsidRDefault="006576DB" w:rsidP="006576DB">
            <w:pPr>
              <w:jc w:val="center"/>
              <w:rPr>
                <w:b/>
                <w:bCs/>
                <w:color w:val="000000"/>
                <w:sz w:val="20"/>
                <w:szCs w:val="20"/>
              </w:rPr>
            </w:pPr>
            <w:r w:rsidRPr="006576DB">
              <w:rPr>
                <w:b/>
                <w:bCs/>
                <w:color w:val="000000"/>
                <w:sz w:val="20"/>
                <w:szCs w:val="20"/>
              </w:rPr>
              <w:t>-0.041***</w:t>
            </w:r>
          </w:p>
        </w:tc>
        <w:tc>
          <w:tcPr>
            <w:tcW w:w="2840" w:type="dxa"/>
            <w:tcBorders>
              <w:top w:val="nil"/>
              <w:left w:val="nil"/>
              <w:bottom w:val="nil"/>
              <w:right w:val="nil"/>
            </w:tcBorders>
            <w:noWrap/>
            <w:hideMark/>
          </w:tcPr>
          <w:p w14:paraId="3610D2D6" w14:textId="77777777" w:rsidR="006576DB" w:rsidRPr="006576DB" w:rsidRDefault="006576DB" w:rsidP="006576DB">
            <w:pPr>
              <w:jc w:val="center"/>
              <w:rPr>
                <w:b/>
                <w:bCs/>
                <w:color w:val="000000"/>
                <w:sz w:val="20"/>
                <w:szCs w:val="20"/>
              </w:rPr>
            </w:pPr>
            <w:r w:rsidRPr="006576DB">
              <w:rPr>
                <w:b/>
                <w:bCs/>
                <w:color w:val="000000"/>
                <w:sz w:val="20"/>
                <w:szCs w:val="20"/>
              </w:rPr>
              <w:t>-0.031***</w:t>
            </w:r>
          </w:p>
        </w:tc>
      </w:tr>
      <w:tr w:rsidR="006576DB" w:rsidRPr="006576DB" w14:paraId="25C17640" w14:textId="77777777" w:rsidTr="00417031">
        <w:trPr>
          <w:trHeight w:val="340"/>
          <w:jc w:val="center"/>
        </w:trPr>
        <w:tc>
          <w:tcPr>
            <w:tcW w:w="2560" w:type="dxa"/>
            <w:vMerge/>
            <w:tcBorders>
              <w:top w:val="nil"/>
              <w:left w:val="nil"/>
              <w:bottom w:val="nil"/>
              <w:right w:val="nil"/>
            </w:tcBorders>
            <w:hideMark/>
          </w:tcPr>
          <w:p w14:paraId="31C364BC" w14:textId="77777777" w:rsidR="006576DB" w:rsidRPr="006576DB" w:rsidRDefault="006576DB" w:rsidP="006576DB">
            <w:pPr>
              <w:rPr>
                <w:b/>
                <w:bCs/>
                <w:color w:val="000000"/>
                <w:sz w:val="20"/>
                <w:szCs w:val="20"/>
              </w:rPr>
            </w:pPr>
          </w:p>
        </w:tc>
        <w:tc>
          <w:tcPr>
            <w:tcW w:w="2340" w:type="dxa"/>
            <w:tcBorders>
              <w:top w:val="nil"/>
              <w:left w:val="nil"/>
              <w:bottom w:val="nil"/>
              <w:right w:val="nil"/>
            </w:tcBorders>
            <w:noWrap/>
            <w:hideMark/>
          </w:tcPr>
          <w:p w14:paraId="2FFC3E1D" w14:textId="77777777" w:rsidR="006576DB" w:rsidRPr="006576DB" w:rsidRDefault="006576DB" w:rsidP="006576DB">
            <w:pPr>
              <w:jc w:val="center"/>
              <w:rPr>
                <w:b/>
                <w:bCs/>
                <w:color w:val="333333"/>
                <w:sz w:val="20"/>
                <w:szCs w:val="20"/>
              </w:rPr>
            </w:pPr>
            <w:r w:rsidRPr="006576DB">
              <w:rPr>
                <w:b/>
                <w:bCs/>
                <w:color w:val="333333"/>
                <w:sz w:val="20"/>
                <w:szCs w:val="20"/>
              </w:rPr>
              <w:t>[-0.063, -0.018]</w:t>
            </w:r>
          </w:p>
        </w:tc>
        <w:tc>
          <w:tcPr>
            <w:tcW w:w="2840" w:type="dxa"/>
            <w:tcBorders>
              <w:top w:val="nil"/>
              <w:left w:val="nil"/>
              <w:bottom w:val="nil"/>
              <w:right w:val="nil"/>
            </w:tcBorders>
            <w:noWrap/>
            <w:hideMark/>
          </w:tcPr>
          <w:p w14:paraId="7AE7B2C0" w14:textId="77777777" w:rsidR="006576DB" w:rsidRPr="006576DB" w:rsidRDefault="006576DB" w:rsidP="006576DB">
            <w:pPr>
              <w:jc w:val="center"/>
              <w:rPr>
                <w:b/>
                <w:bCs/>
                <w:color w:val="333333"/>
                <w:sz w:val="20"/>
                <w:szCs w:val="20"/>
              </w:rPr>
            </w:pPr>
            <w:r w:rsidRPr="006576DB">
              <w:rPr>
                <w:b/>
                <w:bCs/>
                <w:color w:val="333333"/>
                <w:sz w:val="20"/>
                <w:szCs w:val="20"/>
              </w:rPr>
              <w:t>[-0.037, -0.024]</w:t>
            </w:r>
          </w:p>
        </w:tc>
      </w:tr>
      <w:tr w:rsidR="006576DB" w:rsidRPr="006576DB" w14:paraId="4FDEDC19" w14:textId="77777777" w:rsidTr="00417031">
        <w:trPr>
          <w:trHeight w:val="340"/>
          <w:jc w:val="center"/>
        </w:trPr>
        <w:tc>
          <w:tcPr>
            <w:tcW w:w="2560" w:type="dxa"/>
            <w:vMerge w:val="restart"/>
            <w:tcBorders>
              <w:top w:val="nil"/>
              <w:left w:val="nil"/>
              <w:bottom w:val="nil"/>
              <w:right w:val="nil"/>
            </w:tcBorders>
            <w:noWrap/>
            <w:hideMark/>
          </w:tcPr>
          <w:p w14:paraId="09E22A87" w14:textId="77777777" w:rsidR="006576DB" w:rsidRPr="006576DB" w:rsidRDefault="006576DB" w:rsidP="006576DB">
            <w:pPr>
              <w:rPr>
                <w:color w:val="000000"/>
                <w:sz w:val="20"/>
                <w:szCs w:val="20"/>
              </w:rPr>
            </w:pPr>
            <w:r w:rsidRPr="006576DB">
              <w:rPr>
                <w:color w:val="000000"/>
                <w:sz w:val="20"/>
                <w:szCs w:val="20"/>
              </w:rPr>
              <w:t>Direct Effect (ADE)</w:t>
            </w:r>
          </w:p>
        </w:tc>
        <w:tc>
          <w:tcPr>
            <w:tcW w:w="2340" w:type="dxa"/>
            <w:tcBorders>
              <w:top w:val="nil"/>
              <w:left w:val="nil"/>
              <w:bottom w:val="nil"/>
              <w:right w:val="nil"/>
            </w:tcBorders>
            <w:noWrap/>
            <w:hideMark/>
          </w:tcPr>
          <w:p w14:paraId="44863623" w14:textId="77777777" w:rsidR="006576DB" w:rsidRPr="006576DB" w:rsidRDefault="006576DB" w:rsidP="006576DB">
            <w:pPr>
              <w:jc w:val="center"/>
              <w:rPr>
                <w:color w:val="000000"/>
                <w:sz w:val="20"/>
                <w:szCs w:val="20"/>
              </w:rPr>
            </w:pPr>
            <w:r w:rsidRPr="006576DB">
              <w:rPr>
                <w:color w:val="000000"/>
                <w:sz w:val="20"/>
                <w:szCs w:val="20"/>
              </w:rPr>
              <w:t>-0.115***</w:t>
            </w:r>
          </w:p>
        </w:tc>
        <w:tc>
          <w:tcPr>
            <w:tcW w:w="2840" w:type="dxa"/>
            <w:tcBorders>
              <w:top w:val="nil"/>
              <w:left w:val="nil"/>
              <w:bottom w:val="nil"/>
              <w:right w:val="nil"/>
            </w:tcBorders>
            <w:noWrap/>
            <w:hideMark/>
          </w:tcPr>
          <w:p w14:paraId="6BD7C649" w14:textId="77777777" w:rsidR="006576DB" w:rsidRPr="006576DB" w:rsidRDefault="006576DB" w:rsidP="006576DB">
            <w:pPr>
              <w:jc w:val="center"/>
              <w:rPr>
                <w:color w:val="000000"/>
                <w:sz w:val="20"/>
                <w:szCs w:val="20"/>
              </w:rPr>
            </w:pPr>
            <w:r w:rsidRPr="006576DB">
              <w:rPr>
                <w:color w:val="000000"/>
                <w:sz w:val="20"/>
                <w:szCs w:val="20"/>
              </w:rPr>
              <w:t>-0.125***</w:t>
            </w:r>
          </w:p>
        </w:tc>
      </w:tr>
      <w:tr w:rsidR="006576DB" w:rsidRPr="006576DB" w14:paraId="248720D2" w14:textId="77777777" w:rsidTr="00417031">
        <w:trPr>
          <w:trHeight w:val="360"/>
          <w:jc w:val="center"/>
        </w:trPr>
        <w:tc>
          <w:tcPr>
            <w:tcW w:w="2560" w:type="dxa"/>
            <w:vMerge/>
            <w:tcBorders>
              <w:top w:val="nil"/>
              <w:left w:val="nil"/>
              <w:bottom w:val="nil"/>
              <w:right w:val="nil"/>
            </w:tcBorders>
            <w:hideMark/>
          </w:tcPr>
          <w:p w14:paraId="33AE9568" w14:textId="77777777" w:rsidR="006576DB" w:rsidRPr="006576DB" w:rsidRDefault="006576DB" w:rsidP="006576DB">
            <w:pPr>
              <w:rPr>
                <w:color w:val="000000"/>
                <w:sz w:val="20"/>
                <w:szCs w:val="20"/>
              </w:rPr>
            </w:pPr>
          </w:p>
        </w:tc>
        <w:tc>
          <w:tcPr>
            <w:tcW w:w="2340" w:type="dxa"/>
            <w:tcBorders>
              <w:top w:val="nil"/>
              <w:left w:val="nil"/>
              <w:bottom w:val="nil"/>
              <w:right w:val="nil"/>
            </w:tcBorders>
            <w:noWrap/>
            <w:hideMark/>
          </w:tcPr>
          <w:p w14:paraId="4BA686F4" w14:textId="77777777" w:rsidR="006576DB" w:rsidRPr="006576DB" w:rsidRDefault="006576DB" w:rsidP="006576DB">
            <w:pPr>
              <w:jc w:val="center"/>
              <w:rPr>
                <w:color w:val="333333"/>
                <w:sz w:val="20"/>
                <w:szCs w:val="20"/>
              </w:rPr>
            </w:pPr>
            <w:r w:rsidRPr="006576DB">
              <w:rPr>
                <w:color w:val="333333"/>
                <w:sz w:val="20"/>
                <w:szCs w:val="20"/>
              </w:rPr>
              <w:t>[-0.144, -0.083]</w:t>
            </w:r>
          </w:p>
        </w:tc>
        <w:tc>
          <w:tcPr>
            <w:tcW w:w="2840" w:type="dxa"/>
            <w:tcBorders>
              <w:top w:val="nil"/>
              <w:left w:val="nil"/>
              <w:bottom w:val="nil"/>
              <w:right w:val="nil"/>
            </w:tcBorders>
            <w:noWrap/>
            <w:hideMark/>
          </w:tcPr>
          <w:p w14:paraId="4E94261E" w14:textId="77777777" w:rsidR="006576DB" w:rsidRPr="006576DB" w:rsidRDefault="006576DB" w:rsidP="006576DB">
            <w:pPr>
              <w:jc w:val="center"/>
              <w:rPr>
                <w:color w:val="333333"/>
                <w:sz w:val="20"/>
                <w:szCs w:val="20"/>
              </w:rPr>
            </w:pPr>
            <w:r w:rsidRPr="006576DB">
              <w:rPr>
                <w:color w:val="333333"/>
                <w:sz w:val="20"/>
                <w:szCs w:val="20"/>
              </w:rPr>
              <w:t>[-0.144, -0.104]</w:t>
            </w:r>
          </w:p>
        </w:tc>
      </w:tr>
      <w:tr w:rsidR="006576DB" w:rsidRPr="006576DB" w14:paraId="35BE83D9" w14:textId="77777777" w:rsidTr="00417031">
        <w:trPr>
          <w:trHeight w:val="340"/>
          <w:jc w:val="center"/>
        </w:trPr>
        <w:tc>
          <w:tcPr>
            <w:tcW w:w="2560" w:type="dxa"/>
            <w:vMerge w:val="restart"/>
            <w:tcBorders>
              <w:top w:val="nil"/>
              <w:left w:val="nil"/>
              <w:bottom w:val="single" w:sz="4" w:space="0" w:color="000000"/>
              <w:right w:val="nil"/>
            </w:tcBorders>
            <w:noWrap/>
            <w:hideMark/>
          </w:tcPr>
          <w:p w14:paraId="6F02DC8C" w14:textId="77777777" w:rsidR="006576DB" w:rsidRPr="006576DB" w:rsidRDefault="006576DB" w:rsidP="006576DB">
            <w:pPr>
              <w:rPr>
                <w:color w:val="000000"/>
                <w:sz w:val="20"/>
                <w:szCs w:val="20"/>
              </w:rPr>
            </w:pPr>
            <w:r w:rsidRPr="006576DB">
              <w:rPr>
                <w:color w:val="000000"/>
                <w:sz w:val="20"/>
                <w:szCs w:val="20"/>
              </w:rPr>
              <w:t>Total Effect</w:t>
            </w:r>
          </w:p>
        </w:tc>
        <w:tc>
          <w:tcPr>
            <w:tcW w:w="2340" w:type="dxa"/>
            <w:tcBorders>
              <w:top w:val="nil"/>
              <w:left w:val="nil"/>
              <w:bottom w:val="nil"/>
              <w:right w:val="nil"/>
            </w:tcBorders>
            <w:noWrap/>
            <w:hideMark/>
          </w:tcPr>
          <w:p w14:paraId="5BD3D2E8" w14:textId="77777777" w:rsidR="006576DB" w:rsidRPr="006576DB" w:rsidRDefault="006576DB" w:rsidP="006576DB">
            <w:pPr>
              <w:jc w:val="center"/>
              <w:rPr>
                <w:color w:val="000000"/>
                <w:sz w:val="20"/>
                <w:szCs w:val="20"/>
              </w:rPr>
            </w:pPr>
            <w:r w:rsidRPr="006576DB">
              <w:rPr>
                <w:color w:val="000000"/>
                <w:sz w:val="20"/>
                <w:szCs w:val="20"/>
              </w:rPr>
              <w:t>-0.156***</w:t>
            </w:r>
          </w:p>
        </w:tc>
        <w:tc>
          <w:tcPr>
            <w:tcW w:w="2840" w:type="dxa"/>
            <w:tcBorders>
              <w:top w:val="nil"/>
              <w:left w:val="nil"/>
              <w:bottom w:val="nil"/>
              <w:right w:val="nil"/>
            </w:tcBorders>
            <w:noWrap/>
            <w:hideMark/>
          </w:tcPr>
          <w:p w14:paraId="684EE545" w14:textId="77777777" w:rsidR="006576DB" w:rsidRPr="006576DB" w:rsidRDefault="006576DB" w:rsidP="006576DB">
            <w:pPr>
              <w:jc w:val="center"/>
              <w:rPr>
                <w:color w:val="000000"/>
                <w:sz w:val="20"/>
                <w:szCs w:val="20"/>
              </w:rPr>
            </w:pPr>
            <w:r w:rsidRPr="006576DB">
              <w:rPr>
                <w:color w:val="000000"/>
                <w:sz w:val="20"/>
                <w:szCs w:val="20"/>
              </w:rPr>
              <w:t>-0.156***</w:t>
            </w:r>
          </w:p>
        </w:tc>
      </w:tr>
      <w:tr w:rsidR="006576DB" w:rsidRPr="006576DB" w14:paraId="45C3AF42" w14:textId="77777777" w:rsidTr="00417031">
        <w:trPr>
          <w:trHeight w:val="340"/>
          <w:jc w:val="center"/>
        </w:trPr>
        <w:tc>
          <w:tcPr>
            <w:tcW w:w="2560" w:type="dxa"/>
            <w:vMerge/>
            <w:tcBorders>
              <w:top w:val="nil"/>
              <w:left w:val="nil"/>
              <w:bottom w:val="single" w:sz="4" w:space="0" w:color="000000"/>
              <w:right w:val="nil"/>
            </w:tcBorders>
            <w:hideMark/>
          </w:tcPr>
          <w:p w14:paraId="68D4F85E" w14:textId="77777777" w:rsidR="006576DB" w:rsidRPr="006576DB" w:rsidRDefault="006576DB" w:rsidP="006576DB">
            <w:pPr>
              <w:rPr>
                <w:color w:val="000000"/>
                <w:sz w:val="20"/>
                <w:szCs w:val="20"/>
              </w:rPr>
            </w:pPr>
          </w:p>
        </w:tc>
        <w:tc>
          <w:tcPr>
            <w:tcW w:w="2340" w:type="dxa"/>
            <w:tcBorders>
              <w:top w:val="nil"/>
              <w:left w:val="nil"/>
              <w:bottom w:val="single" w:sz="4" w:space="0" w:color="auto"/>
              <w:right w:val="nil"/>
            </w:tcBorders>
            <w:noWrap/>
            <w:hideMark/>
          </w:tcPr>
          <w:p w14:paraId="4D491480" w14:textId="77777777" w:rsidR="006576DB" w:rsidRPr="006576DB" w:rsidRDefault="006576DB" w:rsidP="006576DB">
            <w:pPr>
              <w:jc w:val="center"/>
              <w:rPr>
                <w:color w:val="333333"/>
                <w:sz w:val="20"/>
                <w:szCs w:val="20"/>
              </w:rPr>
            </w:pPr>
            <w:r w:rsidRPr="006576DB">
              <w:rPr>
                <w:color w:val="333333"/>
                <w:sz w:val="20"/>
                <w:szCs w:val="20"/>
              </w:rPr>
              <w:t>[-0.175, -0.136]</w:t>
            </w:r>
          </w:p>
        </w:tc>
        <w:tc>
          <w:tcPr>
            <w:tcW w:w="2840" w:type="dxa"/>
            <w:tcBorders>
              <w:top w:val="nil"/>
              <w:left w:val="nil"/>
              <w:bottom w:val="single" w:sz="4" w:space="0" w:color="auto"/>
              <w:right w:val="nil"/>
            </w:tcBorders>
            <w:noWrap/>
            <w:hideMark/>
          </w:tcPr>
          <w:p w14:paraId="07A450FD" w14:textId="77777777" w:rsidR="006576DB" w:rsidRPr="006576DB" w:rsidRDefault="006576DB" w:rsidP="006576DB">
            <w:pPr>
              <w:jc w:val="center"/>
              <w:rPr>
                <w:color w:val="333333"/>
                <w:sz w:val="20"/>
                <w:szCs w:val="20"/>
              </w:rPr>
            </w:pPr>
            <w:r w:rsidRPr="006576DB">
              <w:rPr>
                <w:color w:val="333333"/>
                <w:sz w:val="20"/>
                <w:szCs w:val="20"/>
              </w:rPr>
              <w:t>[-0.176, -0.136]</w:t>
            </w:r>
          </w:p>
        </w:tc>
      </w:tr>
      <w:tr w:rsidR="006576DB" w:rsidRPr="006576DB" w14:paraId="1B6CB9C0" w14:textId="77777777" w:rsidTr="00417031">
        <w:trPr>
          <w:trHeight w:val="340"/>
          <w:jc w:val="center"/>
        </w:trPr>
        <w:tc>
          <w:tcPr>
            <w:tcW w:w="2560" w:type="dxa"/>
            <w:tcBorders>
              <w:top w:val="nil"/>
              <w:left w:val="nil"/>
              <w:bottom w:val="nil"/>
              <w:right w:val="nil"/>
            </w:tcBorders>
            <w:noWrap/>
            <w:hideMark/>
          </w:tcPr>
          <w:p w14:paraId="7F275D66" w14:textId="77777777" w:rsidR="006576DB" w:rsidRPr="006576DB" w:rsidRDefault="006576DB" w:rsidP="006576DB">
            <w:pPr>
              <w:rPr>
                <w:b/>
                <w:bCs/>
                <w:i/>
                <w:iCs/>
                <w:color w:val="000000"/>
                <w:sz w:val="20"/>
                <w:szCs w:val="20"/>
              </w:rPr>
            </w:pPr>
            <w:r w:rsidRPr="006576DB">
              <w:rPr>
                <w:b/>
                <w:bCs/>
                <w:i/>
                <w:iCs/>
                <w:color w:val="000000"/>
                <w:sz w:val="20"/>
                <w:szCs w:val="20"/>
              </w:rPr>
              <w:lastRenderedPageBreak/>
              <w:t>Proportion Mediated</w:t>
            </w:r>
          </w:p>
        </w:tc>
        <w:tc>
          <w:tcPr>
            <w:tcW w:w="2340" w:type="dxa"/>
            <w:tcBorders>
              <w:top w:val="nil"/>
              <w:left w:val="nil"/>
              <w:bottom w:val="nil"/>
              <w:right w:val="nil"/>
            </w:tcBorders>
            <w:noWrap/>
            <w:hideMark/>
          </w:tcPr>
          <w:p w14:paraId="24371DDF" w14:textId="77777777" w:rsidR="006576DB" w:rsidRPr="006576DB" w:rsidRDefault="006576DB" w:rsidP="006576DB">
            <w:pPr>
              <w:rPr>
                <w:b/>
                <w:bCs/>
                <w:i/>
                <w:iCs/>
                <w:color w:val="000000"/>
                <w:sz w:val="20"/>
                <w:szCs w:val="20"/>
              </w:rPr>
            </w:pPr>
          </w:p>
        </w:tc>
        <w:tc>
          <w:tcPr>
            <w:tcW w:w="2840" w:type="dxa"/>
            <w:tcBorders>
              <w:top w:val="nil"/>
              <w:left w:val="nil"/>
              <w:bottom w:val="nil"/>
              <w:right w:val="nil"/>
            </w:tcBorders>
            <w:noWrap/>
            <w:hideMark/>
          </w:tcPr>
          <w:p w14:paraId="7181CB9A" w14:textId="77777777" w:rsidR="006576DB" w:rsidRPr="006576DB" w:rsidRDefault="006576DB" w:rsidP="006576DB">
            <w:pPr>
              <w:jc w:val="center"/>
              <w:rPr>
                <w:sz w:val="20"/>
                <w:szCs w:val="20"/>
              </w:rPr>
            </w:pPr>
          </w:p>
        </w:tc>
      </w:tr>
      <w:tr w:rsidR="006576DB" w:rsidRPr="006576DB" w14:paraId="0DE3C8B6" w14:textId="77777777" w:rsidTr="00417031">
        <w:trPr>
          <w:trHeight w:val="320"/>
          <w:jc w:val="center"/>
        </w:trPr>
        <w:tc>
          <w:tcPr>
            <w:tcW w:w="2560" w:type="dxa"/>
            <w:vMerge w:val="restart"/>
            <w:tcBorders>
              <w:top w:val="nil"/>
              <w:left w:val="nil"/>
              <w:bottom w:val="single" w:sz="4" w:space="0" w:color="000000"/>
              <w:right w:val="nil"/>
            </w:tcBorders>
            <w:noWrap/>
            <w:hideMark/>
          </w:tcPr>
          <w:p w14:paraId="351EB652" w14:textId="77777777" w:rsidR="006576DB" w:rsidRPr="006576DB" w:rsidRDefault="006576DB" w:rsidP="006576DB">
            <w:pPr>
              <w:rPr>
                <w:b/>
                <w:bCs/>
                <w:color w:val="000000"/>
                <w:sz w:val="20"/>
                <w:szCs w:val="20"/>
              </w:rPr>
            </w:pPr>
            <w:r w:rsidRPr="006576DB">
              <w:rPr>
                <w:b/>
                <w:bCs/>
                <w:color w:val="000000"/>
                <w:sz w:val="20"/>
                <w:szCs w:val="20"/>
              </w:rPr>
              <w:t>% of Total Effect Mediated</w:t>
            </w:r>
          </w:p>
        </w:tc>
        <w:tc>
          <w:tcPr>
            <w:tcW w:w="2340" w:type="dxa"/>
            <w:tcBorders>
              <w:top w:val="nil"/>
              <w:left w:val="nil"/>
              <w:bottom w:val="nil"/>
              <w:right w:val="nil"/>
            </w:tcBorders>
            <w:noWrap/>
            <w:hideMark/>
          </w:tcPr>
          <w:p w14:paraId="76452AC6" w14:textId="77777777" w:rsidR="006576DB" w:rsidRPr="006576DB" w:rsidRDefault="006576DB" w:rsidP="006576DB">
            <w:pPr>
              <w:jc w:val="center"/>
              <w:rPr>
                <w:b/>
                <w:bCs/>
                <w:color w:val="000000"/>
                <w:sz w:val="20"/>
                <w:szCs w:val="20"/>
              </w:rPr>
            </w:pPr>
            <w:r w:rsidRPr="006576DB">
              <w:rPr>
                <w:b/>
                <w:bCs/>
                <w:color w:val="000000"/>
                <w:sz w:val="20"/>
                <w:szCs w:val="20"/>
              </w:rPr>
              <w:t>26.50%</w:t>
            </w:r>
          </w:p>
        </w:tc>
        <w:tc>
          <w:tcPr>
            <w:tcW w:w="2840" w:type="dxa"/>
            <w:tcBorders>
              <w:top w:val="nil"/>
              <w:left w:val="nil"/>
              <w:bottom w:val="nil"/>
              <w:right w:val="nil"/>
            </w:tcBorders>
            <w:noWrap/>
            <w:hideMark/>
          </w:tcPr>
          <w:p w14:paraId="5686D69A" w14:textId="77777777" w:rsidR="006576DB" w:rsidRPr="006576DB" w:rsidRDefault="006576DB" w:rsidP="006576DB">
            <w:pPr>
              <w:jc w:val="center"/>
              <w:rPr>
                <w:b/>
                <w:bCs/>
                <w:color w:val="000000"/>
                <w:sz w:val="20"/>
                <w:szCs w:val="20"/>
              </w:rPr>
            </w:pPr>
            <w:r w:rsidRPr="006576DB">
              <w:rPr>
                <w:b/>
                <w:bCs/>
                <w:color w:val="000000"/>
                <w:sz w:val="20"/>
                <w:szCs w:val="20"/>
              </w:rPr>
              <w:t>19.70%</w:t>
            </w:r>
          </w:p>
        </w:tc>
      </w:tr>
      <w:tr w:rsidR="006576DB" w:rsidRPr="006576DB" w14:paraId="45790919" w14:textId="77777777" w:rsidTr="00417031">
        <w:trPr>
          <w:trHeight w:val="320"/>
          <w:jc w:val="center"/>
        </w:trPr>
        <w:tc>
          <w:tcPr>
            <w:tcW w:w="2560" w:type="dxa"/>
            <w:vMerge/>
            <w:tcBorders>
              <w:top w:val="nil"/>
              <w:left w:val="nil"/>
              <w:bottom w:val="single" w:sz="4" w:space="0" w:color="000000"/>
              <w:right w:val="nil"/>
            </w:tcBorders>
            <w:hideMark/>
          </w:tcPr>
          <w:p w14:paraId="76979DC5" w14:textId="77777777" w:rsidR="006576DB" w:rsidRPr="006576DB" w:rsidRDefault="006576DB" w:rsidP="006576DB">
            <w:pPr>
              <w:rPr>
                <w:b/>
                <w:bCs/>
                <w:color w:val="000000"/>
                <w:sz w:val="20"/>
                <w:szCs w:val="20"/>
              </w:rPr>
            </w:pPr>
          </w:p>
        </w:tc>
        <w:tc>
          <w:tcPr>
            <w:tcW w:w="2340" w:type="dxa"/>
            <w:tcBorders>
              <w:top w:val="nil"/>
              <w:left w:val="nil"/>
              <w:bottom w:val="single" w:sz="4" w:space="0" w:color="auto"/>
              <w:right w:val="nil"/>
            </w:tcBorders>
            <w:noWrap/>
            <w:hideMark/>
          </w:tcPr>
          <w:p w14:paraId="318C7C7D" w14:textId="77777777" w:rsidR="006576DB" w:rsidRPr="006576DB" w:rsidRDefault="006576DB" w:rsidP="006576DB">
            <w:pPr>
              <w:jc w:val="center"/>
              <w:rPr>
                <w:b/>
                <w:bCs/>
                <w:color w:val="333333"/>
                <w:sz w:val="20"/>
                <w:szCs w:val="20"/>
              </w:rPr>
            </w:pPr>
            <w:r w:rsidRPr="006576DB">
              <w:rPr>
                <w:b/>
                <w:bCs/>
                <w:color w:val="333333"/>
                <w:sz w:val="20"/>
                <w:szCs w:val="20"/>
              </w:rPr>
              <w:t>[23.6%, 30.4%]</w:t>
            </w:r>
          </w:p>
        </w:tc>
        <w:tc>
          <w:tcPr>
            <w:tcW w:w="2840" w:type="dxa"/>
            <w:tcBorders>
              <w:top w:val="nil"/>
              <w:left w:val="nil"/>
              <w:bottom w:val="single" w:sz="4" w:space="0" w:color="auto"/>
              <w:right w:val="nil"/>
            </w:tcBorders>
            <w:noWrap/>
            <w:hideMark/>
          </w:tcPr>
          <w:p w14:paraId="75908CDE" w14:textId="77777777" w:rsidR="006576DB" w:rsidRPr="006576DB" w:rsidRDefault="006576DB" w:rsidP="006576DB">
            <w:pPr>
              <w:jc w:val="center"/>
              <w:rPr>
                <w:b/>
                <w:bCs/>
                <w:color w:val="333333"/>
                <w:sz w:val="20"/>
                <w:szCs w:val="20"/>
              </w:rPr>
            </w:pPr>
            <w:r w:rsidRPr="006576DB">
              <w:rPr>
                <w:b/>
                <w:bCs/>
                <w:color w:val="333333"/>
                <w:sz w:val="20"/>
                <w:szCs w:val="20"/>
              </w:rPr>
              <w:t>[17.5%, 22.6%]</w:t>
            </w:r>
          </w:p>
        </w:tc>
      </w:tr>
    </w:tbl>
    <w:p w14:paraId="4F5EE5DD" w14:textId="77777777" w:rsidR="006576DB" w:rsidRPr="006576DB" w:rsidDel="006576DB" w:rsidRDefault="006576DB" w:rsidP="006576DB">
      <w:pPr>
        <w:spacing w:before="120" w:after="120"/>
        <w:rPr>
          <w:del w:id="728" w:author="Dylan CHEN" w:date="2026-03-20T16:21:00Z" w16du:dateUtc="2026-03-20T08:21:00Z"/>
        </w:rPr>
      </w:pPr>
    </w:p>
    <w:p w14:paraId="734CF83A" w14:textId="77777777" w:rsidR="003E49EA" w:rsidRPr="00261E78" w:rsidRDefault="003E49EA">
      <w:pPr>
        <w:pStyle w:val="Paragraph0"/>
        <w:ind w:firstLine="0"/>
        <w:pPrChange w:id="729" w:author="Dylan CHEN" w:date="2026-03-18T01:39:00Z" w16du:dateUtc="2026-03-17T17:39:00Z">
          <w:pPr>
            <w:pStyle w:val="Paragraph0"/>
          </w:pPr>
        </w:pPrChange>
      </w:pPr>
    </w:p>
    <w:p w14:paraId="75BCADE5" w14:textId="3A43C9CA" w:rsidR="0003641C" w:rsidRPr="00261E78" w:rsidRDefault="0003641C" w:rsidP="00A86F82">
      <w:pPr>
        <w:pStyle w:val="Paragraph0"/>
      </w:pPr>
      <w:r w:rsidRPr="00261E78">
        <w:t>For content effects, using first answer length as the mediator (Table 9</w:t>
      </w:r>
      <w:r w:rsidR="00184CF0">
        <w:t>,</w:t>
      </w:r>
      <w:r w:rsidRPr="00261E78">
        <w:t xml:space="preserve"> Columns 2-3), the ACME is -0.041, indicating content characteristics account for approximately 26.3% of total deterrence (95% CI: [23.5%, 30.1%]). This closely matches our regression analysis, where controlling for length reduced the coefficient from -0.153 to -0.113, a 26% reduction.</w:t>
      </w:r>
    </w:p>
    <w:p w14:paraId="62681F87" w14:textId="611C1372" w:rsidR="0003641C" w:rsidRPr="00261E78" w:rsidRDefault="0003641C" w:rsidP="00A86F82">
      <w:pPr>
        <w:pStyle w:val="Paragraph0"/>
      </w:pPr>
      <w:r w:rsidRPr="00261E78">
        <w:t>For position effects, using first position seeker presence as the mediator (Table 10</w:t>
      </w:r>
      <w:r w:rsidR="00D1059C">
        <w:t>,</w:t>
      </w:r>
      <w:r w:rsidRPr="00261E78">
        <w:t xml:space="preserve"> Columns 2-3), the ACME is -0.031, representing approximately 19.8% of </w:t>
      </w:r>
      <w:r w:rsidR="00D1059C">
        <w:t xml:space="preserve">the </w:t>
      </w:r>
      <w:r w:rsidRPr="00261E78">
        <w:t>total effect (95% CI: [17.7%, 22.7%]). This aligns with our regression findings</w:t>
      </w:r>
      <w:r w:rsidR="00D1059C">
        <w:t>,</w:t>
      </w:r>
      <w:r w:rsidRPr="00261E78">
        <w:t xml:space="preserve"> where controlling for first position seekers reduced the coefficient from -0.153 to -0.123, a 20% reduction.</w:t>
      </w:r>
    </w:p>
    <w:p w14:paraId="2FE46A8E" w14:textId="4EB86C0F" w:rsidR="003E49EA" w:rsidRPr="00261E78" w:rsidRDefault="0003641C" w:rsidP="003E49EA">
      <w:pPr>
        <w:pStyle w:val="Paragraph0"/>
      </w:pPr>
      <w:r w:rsidRPr="00261E78">
        <w:t xml:space="preserve">Together, content and position mechanisms account for approximately 46% of AI’s total deterrence effect. The remaining 54%—the combined ADE after accounting for both mediators—corresponds to the source effect documented in Table 11, reinforcing </w:t>
      </w:r>
      <w:r w:rsidR="00184CF0">
        <w:t xml:space="preserve">our finding </w:t>
      </w:r>
      <w:r w:rsidRPr="00261E78">
        <w:t>that users react negatively to AI-generated content not only because of what it says or when/where it appears, but fundamentally because it comes from AI.</w:t>
      </w:r>
    </w:p>
    <w:p w14:paraId="08E23E91" w14:textId="52F81EE3" w:rsidR="00EE0CF5" w:rsidRDefault="00EE0CF5" w:rsidP="00EE0CF5">
      <w:pPr>
        <w:pStyle w:val="Heading3"/>
        <w:rPr>
          <w:ins w:id="730" w:author="Xin Li" w:date="2026-03-28T08:34:00Z" w16du:dateUtc="2026-03-28T00:34:00Z"/>
        </w:rPr>
        <w:pPrChange w:id="731" w:author="Xin Li" w:date="2026-03-28T08:34:00Z" w16du:dateUtc="2026-03-28T00:34:00Z">
          <w:pPr>
            <w:pStyle w:val="Heading1"/>
          </w:pPr>
        </w:pPrChange>
      </w:pPr>
      <w:ins w:id="732" w:author="Xin Li" w:date="2026-03-28T08:34:00Z" w16du:dateUtc="2026-03-28T00:34:00Z">
        <w:r>
          <w:t>Others</w:t>
        </w:r>
      </w:ins>
    </w:p>
    <w:p w14:paraId="5D1C2EEA" w14:textId="77777777" w:rsidR="00EE0CF5" w:rsidRPr="00261E78" w:rsidRDefault="00EE0CF5" w:rsidP="00EE0CF5">
      <w:pPr>
        <w:pStyle w:val="Heading4"/>
        <w:rPr>
          <w:lang w:val="en-US"/>
        </w:rPr>
      </w:pPr>
      <w:r w:rsidRPr="00261E78">
        <w:rPr>
          <w:lang w:val="en-US"/>
        </w:rPr>
        <w:t>Position Effect</w:t>
      </w:r>
    </w:p>
    <w:p w14:paraId="1D40BEAC" w14:textId="77777777" w:rsidR="00EE0CF5" w:rsidRPr="00261E78" w:rsidRDefault="00EE0CF5" w:rsidP="00EE0CF5">
      <w:pPr>
        <w:pStyle w:val="Paragraph0"/>
      </w:pPr>
      <w:r w:rsidRPr="00261E78">
        <w:t xml:space="preserve">Beyond content quality, the timing and position of AI answers may independently deter human participation. AI systems generate answers nearly instantaneously upon question posting, consistently occupying the first position. This timing advantage matters because many potential answerers value being first responders—whether </w:t>
      </w:r>
      <w:r>
        <w:t xml:space="preserve">they desire </w:t>
      </w:r>
      <w:r w:rsidRPr="00261E78">
        <w:t xml:space="preserve">to gain visibility, establish </w:t>
      </w:r>
      <w:r w:rsidRPr="00261E78">
        <w:lastRenderedPageBreak/>
        <w:t xml:space="preserve">expertise, or shape the discussion. When AI answers appear immediately in the first position, they eliminate this opportunity for humans, reducing </w:t>
      </w:r>
      <w:r>
        <w:t>potential answerers’</w:t>
      </w:r>
      <w:r w:rsidRPr="00261E78">
        <w:t xml:space="preserve"> incentive to contribute.</w:t>
      </w:r>
    </w:p>
    <w:p w14:paraId="57DF8308" w14:textId="77777777" w:rsidR="00EE0CF5" w:rsidRPr="00261E78" w:rsidRDefault="00EE0CF5" w:rsidP="00EE0CF5">
      <w:pPr>
        <w:pStyle w:val="Paragraph0"/>
      </w:pPr>
      <w:r w:rsidRPr="00261E78">
        <w:t>Testing this position effect mechanism requires us to identify its observable implications. If AI deters participation specifically by eliminating the opportunity to be first, then AI answers should disproportionately discourage users who particularly value first-responder status. We can test this prediction by examining whether questions with AI answers attract fewer “first position seekers” as their initial human responders.</w:t>
      </w:r>
    </w:p>
    <w:p w14:paraId="34B2ACBD" w14:textId="77777777" w:rsidR="00EE0CF5" w:rsidRPr="00261E78" w:rsidRDefault="00EE0CF5" w:rsidP="00EE0CF5">
      <w:pPr>
        <w:pStyle w:val="Paragraph0"/>
      </w:pPr>
      <w:r w:rsidRPr="00261E78">
        <w:t xml:space="preserve">We identify “first position seekers” using their pre-experiment behavior. For each user active during May-September 2023, we calculate </w:t>
      </w:r>
      <w:r>
        <w:t>“</w:t>
      </w:r>
      <w:r>
        <w:rPr>
          <w:rFonts w:hint="eastAsia"/>
        </w:rPr>
        <w:t>first</w:t>
      </w:r>
      <w:r>
        <w:t xml:space="preserve"> position</w:t>
      </w:r>
      <w:r>
        <w:rPr>
          <w:rFonts w:hint="eastAsia"/>
        </w:rPr>
        <w:t xml:space="preserve"> seeking tendency</w:t>
      </w:r>
      <w:r>
        <w:t>”</w:t>
      </w:r>
      <w:r>
        <w:rPr>
          <w:rFonts w:hint="eastAsia"/>
        </w:rPr>
        <w:t>,</w:t>
      </w:r>
      <w:r w:rsidRPr="00261E78">
        <w:t xml:space="preserve"> the proportion of their answers that appeared in first position relative to their total answer contributions.</w:t>
      </w:r>
      <w:r w:rsidRPr="00261E78">
        <w:rPr>
          <w:rStyle w:val="FootnoteReference"/>
        </w:rPr>
        <w:footnoteReference w:id="8"/>
      </w:r>
      <w:r w:rsidRPr="00261E78">
        <w:t xml:space="preserve"> This metric has a median of 0.417, with substantial variation (25th percentile: 0; 75th percentile: 1). We classify users above the median as “first position seekers”—those with a demonstrated preference for being first responders. Our mediator variable, </w:t>
      </w:r>
      <w:r w:rsidRPr="00261E78">
        <w:rPr>
          <w:i/>
          <w:iCs/>
        </w:rPr>
        <w:t>hasFirstPositionSeeker1Ans</w:t>
      </w:r>
      <w:r w:rsidRPr="00261E78">
        <w:rPr>
          <w:i/>
          <w:iCs/>
          <w:vertAlign w:val="subscript"/>
        </w:rPr>
        <w:t>i</w:t>
      </w:r>
      <w:r w:rsidRPr="00261E78">
        <w:t>, equals 1 if the first human answer came from such a user.</w:t>
      </w:r>
      <w:r w:rsidRPr="00261E78">
        <w:rPr>
          <w:rStyle w:val="FootnoteReference"/>
        </w:rPr>
        <w:footnoteReference w:id="9"/>
      </w:r>
      <w:r w:rsidRPr="00261E78">
        <w:t xml:space="preserve"> The mediator captures a key prediction of the position effect mechanism: if AI deters participation by occupying the first position, it should particularly discourage “first position seekers” from contributing, making them less likely to provide the first human answer. </w:t>
      </w:r>
    </w:p>
    <w:p w14:paraId="4599988A" w14:textId="77777777" w:rsidR="00EE0CF5" w:rsidRPr="00261E78" w:rsidRDefault="00EE0CF5" w:rsidP="00EE0CF5">
      <w:pPr>
        <w:pStyle w:val="Paragraph0"/>
      </w:pPr>
      <w:r w:rsidRPr="00261E78">
        <w:t xml:space="preserve">Table 10 presents our analysis. Column 1 reproduces the baseline finding: AI treatment reduces human answers by 0.153 (p &lt; 0.001) in this subsample. Column 2 tests whether AI treatment affects the likelihood that a “first position seeker” provides the first human answer. We </w:t>
      </w:r>
      <w:r w:rsidRPr="00261E78">
        <w:lastRenderedPageBreak/>
        <w:t>find a large negative effect (</w:t>
      </w:r>
      <w:r w:rsidRPr="00261E78">
        <w:rPr>
          <w:i/>
          <w:iCs/>
        </w:rPr>
        <w:t>β</w:t>
      </w:r>
      <w:r w:rsidRPr="00261E78">
        <w:t xml:space="preserve"> = -0.173, p &lt; 0.001): when AI occupies the first position, “first position seekers” are significantly less likely to provide the first human answer. This confirms our prediction</w:t>
      </w:r>
      <w:r>
        <w:t xml:space="preserve">: </w:t>
      </w:r>
      <w:r w:rsidRPr="00261E78">
        <w:t>AI specifically deters the users most motivated by first-responder status.</w:t>
      </w:r>
    </w:p>
    <w:p w14:paraId="307DC3B8" w14:textId="77777777" w:rsidR="00EE0CF5" w:rsidRPr="00261E78" w:rsidRDefault="00EE0CF5" w:rsidP="00EE0CF5">
      <w:pPr>
        <w:pStyle w:val="Paragraph0"/>
        <w:rPr>
          <w:rStyle w:val="Strong"/>
          <w:b w:val="0"/>
          <w:bCs w:val="0"/>
        </w:rPr>
      </w:pPr>
      <w:r w:rsidRPr="00261E78">
        <w:t>Column 3 reveals that “first position seeker” presence strongly stimulates subsequent participation (</w:t>
      </w:r>
      <w:r w:rsidRPr="00261E78">
        <w:rPr>
          <w:i/>
          <w:iCs/>
        </w:rPr>
        <w:t>β</w:t>
      </w:r>
      <w:r w:rsidRPr="00261E78">
        <w:t xml:space="preserve"> = 0.173, p &lt; 0.001), and controlling for this reduces the AI coefficient from -0.153 to -0.123. This reduction demonstrates that the position effect partially explains deterrence. However, the AI coefficient remains highly significant (p &lt; 0.001), indicating the position effect does not fully account for the observed reduction in human contributions.</w:t>
      </w:r>
    </w:p>
    <w:p w14:paraId="63CA3EA9" w14:textId="77777777" w:rsidR="00EE0CF5" w:rsidRPr="00261E78" w:rsidRDefault="00EE0CF5" w:rsidP="00EE0CF5">
      <w:pPr>
        <w:pStyle w:val="TableFiguretitle"/>
      </w:pPr>
      <w:bookmarkStart w:id="733" w:name="_Ref210252341"/>
      <w:r w:rsidRPr="00261E78">
        <w:t xml:space="preserve">Table </w:t>
      </w:r>
      <w:r>
        <w:fldChar w:fldCharType="begin"/>
      </w:r>
      <w:r>
        <w:instrText xml:space="preserve"> SEQ Table \* ARABIC </w:instrText>
      </w:r>
      <w:r>
        <w:fldChar w:fldCharType="separate"/>
      </w:r>
      <w:r w:rsidRPr="00261E78">
        <w:t>10</w:t>
      </w:r>
      <w:r>
        <w:fldChar w:fldCharType="end"/>
      </w:r>
      <w:bookmarkEnd w:id="733"/>
      <w:r w:rsidRPr="00261E78">
        <w:t>. The position effects of AI-generated answers</w:t>
      </w:r>
    </w:p>
    <w:tbl>
      <w:tblPr>
        <w:tblW w:w="5000" w:type="pct"/>
        <w:jc w:val="center"/>
        <w:tblLayout w:type="fixed"/>
        <w:tblCellMar>
          <w:left w:w="14" w:type="dxa"/>
          <w:right w:w="14" w:type="dxa"/>
        </w:tblCellMar>
        <w:tblLook w:val="04A0" w:firstRow="1" w:lastRow="0" w:firstColumn="1" w:lastColumn="0" w:noHBand="0" w:noVBand="1"/>
        <w:tblPrChange w:id="734" w:author="Dylan CHEN" w:date="2026-03-27T23:54:00Z" w16du:dateUtc="2026-03-27T15:54:00Z">
          <w:tblPr>
            <w:tblW w:w="5000" w:type="pct"/>
            <w:jc w:val="center"/>
            <w:tblLayout w:type="fixed"/>
            <w:tblCellMar>
              <w:left w:w="14" w:type="dxa"/>
              <w:right w:w="14" w:type="dxa"/>
            </w:tblCellMar>
            <w:tblLook w:val="04A0" w:firstRow="1" w:lastRow="0" w:firstColumn="1" w:lastColumn="0" w:noHBand="0" w:noVBand="1"/>
          </w:tblPr>
        </w:tblPrChange>
      </w:tblPr>
      <w:tblGrid>
        <w:gridCol w:w="2173"/>
        <w:gridCol w:w="1284"/>
        <w:gridCol w:w="2048"/>
        <w:gridCol w:w="1285"/>
        <w:gridCol w:w="1285"/>
        <w:gridCol w:w="1285"/>
        <w:tblGridChange w:id="735">
          <w:tblGrid>
            <w:gridCol w:w="2173"/>
            <w:gridCol w:w="829"/>
            <w:gridCol w:w="455"/>
            <w:gridCol w:w="1311"/>
            <w:gridCol w:w="737"/>
            <w:gridCol w:w="1285"/>
            <w:gridCol w:w="804"/>
            <w:gridCol w:w="481"/>
            <w:gridCol w:w="1285"/>
            <w:gridCol w:w="1766"/>
            <w:gridCol w:w="1766"/>
          </w:tblGrid>
        </w:tblGridChange>
      </w:tblGrid>
      <w:tr w:rsidR="00EE0CF5" w:rsidRPr="00261E78" w14:paraId="2DD359C9" w14:textId="77777777" w:rsidTr="006B2E1F">
        <w:trPr>
          <w:trHeight w:val="260"/>
          <w:jc w:val="center"/>
          <w:trPrChange w:id="736" w:author="Dylan CHEN" w:date="2026-03-27T23:54:00Z" w16du:dateUtc="2026-03-27T15:54:00Z">
            <w:trPr>
              <w:trHeight w:val="260"/>
              <w:jc w:val="center"/>
            </w:trPr>
          </w:trPrChange>
        </w:trPr>
        <w:tc>
          <w:tcPr>
            <w:tcW w:w="2173" w:type="dxa"/>
            <w:tcBorders>
              <w:top w:val="single" w:sz="4" w:space="0" w:color="auto"/>
              <w:left w:val="nil"/>
              <w:bottom w:val="nil"/>
              <w:right w:val="nil"/>
            </w:tcBorders>
            <w:noWrap/>
            <w:hideMark/>
            <w:tcPrChange w:id="737" w:author="Dylan CHEN" w:date="2026-03-27T23:54:00Z" w16du:dateUtc="2026-03-27T15:54:00Z">
              <w:tcPr>
                <w:tcW w:w="3002" w:type="dxa"/>
                <w:gridSpan w:val="2"/>
                <w:tcBorders>
                  <w:top w:val="single" w:sz="4" w:space="0" w:color="auto"/>
                  <w:left w:val="nil"/>
                  <w:bottom w:val="nil"/>
                  <w:right w:val="nil"/>
                </w:tcBorders>
                <w:noWrap/>
                <w:hideMark/>
              </w:tcPr>
            </w:tcPrChange>
          </w:tcPr>
          <w:p w14:paraId="60D2CAE9" w14:textId="77777777" w:rsidR="00EE0CF5" w:rsidRPr="00261E78" w:rsidRDefault="00EE0CF5" w:rsidP="006B2E1F">
            <w:pPr>
              <w:rPr>
                <w:color w:val="000000"/>
                <w:sz w:val="20"/>
                <w:szCs w:val="20"/>
              </w:rPr>
            </w:pPr>
            <w:r w:rsidRPr="00261E78">
              <w:rPr>
                <w:color w:val="000000"/>
                <w:sz w:val="20"/>
                <w:szCs w:val="20"/>
              </w:rPr>
              <w:t> </w:t>
            </w:r>
          </w:p>
        </w:tc>
        <w:tc>
          <w:tcPr>
            <w:tcW w:w="1284" w:type="dxa"/>
            <w:tcBorders>
              <w:top w:val="single" w:sz="4" w:space="0" w:color="auto"/>
              <w:left w:val="nil"/>
              <w:bottom w:val="nil"/>
              <w:right w:val="nil"/>
            </w:tcBorders>
            <w:noWrap/>
            <w:hideMark/>
            <w:tcPrChange w:id="738" w:author="Dylan CHEN" w:date="2026-03-27T23:54:00Z" w16du:dateUtc="2026-03-27T15:54:00Z">
              <w:tcPr>
                <w:tcW w:w="1766" w:type="dxa"/>
                <w:gridSpan w:val="2"/>
                <w:tcBorders>
                  <w:top w:val="single" w:sz="4" w:space="0" w:color="auto"/>
                  <w:left w:val="nil"/>
                  <w:bottom w:val="nil"/>
                  <w:right w:val="nil"/>
                </w:tcBorders>
                <w:noWrap/>
                <w:hideMark/>
              </w:tcPr>
            </w:tcPrChange>
          </w:tcPr>
          <w:p w14:paraId="11BF2D9B" w14:textId="77777777" w:rsidR="00EE0CF5" w:rsidRPr="00261E78" w:rsidRDefault="00EE0CF5" w:rsidP="006B2E1F">
            <w:pPr>
              <w:jc w:val="center"/>
              <w:rPr>
                <w:sz w:val="20"/>
                <w:szCs w:val="20"/>
              </w:rPr>
            </w:pPr>
            <w:r w:rsidRPr="00261E78">
              <w:rPr>
                <w:sz w:val="20"/>
                <w:szCs w:val="20"/>
              </w:rPr>
              <w:t>(1)</w:t>
            </w:r>
          </w:p>
        </w:tc>
        <w:tc>
          <w:tcPr>
            <w:tcW w:w="2048" w:type="dxa"/>
            <w:tcBorders>
              <w:top w:val="single" w:sz="4" w:space="0" w:color="auto"/>
              <w:left w:val="nil"/>
              <w:bottom w:val="nil"/>
              <w:right w:val="nil"/>
            </w:tcBorders>
            <w:noWrap/>
            <w:hideMark/>
            <w:tcPrChange w:id="739" w:author="Dylan CHEN" w:date="2026-03-27T23:54:00Z" w16du:dateUtc="2026-03-27T15:54:00Z">
              <w:tcPr>
                <w:tcW w:w="2826" w:type="dxa"/>
                <w:gridSpan w:val="3"/>
                <w:tcBorders>
                  <w:top w:val="single" w:sz="4" w:space="0" w:color="auto"/>
                  <w:left w:val="nil"/>
                  <w:bottom w:val="nil"/>
                  <w:right w:val="nil"/>
                </w:tcBorders>
                <w:noWrap/>
                <w:hideMark/>
              </w:tcPr>
            </w:tcPrChange>
          </w:tcPr>
          <w:p w14:paraId="6E45486E" w14:textId="77777777" w:rsidR="00EE0CF5" w:rsidRPr="00261E78" w:rsidRDefault="00EE0CF5" w:rsidP="006B2E1F">
            <w:pPr>
              <w:jc w:val="center"/>
              <w:rPr>
                <w:sz w:val="20"/>
                <w:szCs w:val="20"/>
              </w:rPr>
            </w:pPr>
            <w:r w:rsidRPr="00261E78">
              <w:rPr>
                <w:sz w:val="20"/>
                <w:szCs w:val="20"/>
              </w:rPr>
              <w:t>(2)</w:t>
            </w:r>
          </w:p>
        </w:tc>
        <w:tc>
          <w:tcPr>
            <w:tcW w:w="1285" w:type="dxa"/>
            <w:tcBorders>
              <w:top w:val="single" w:sz="4" w:space="0" w:color="auto"/>
              <w:left w:val="nil"/>
              <w:bottom w:val="nil"/>
              <w:right w:val="nil"/>
            </w:tcBorders>
            <w:noWrap/>
            <w:hideMark/>
            <w:tcPrChange w:id="740" w:author="Dylan CHEN" w:date="2026-03-27T23:54:00Z" w16du:dateUtc="2026-03-27T15:54:00Z">
              <w:tcPr>
                <w:tcW w:w="1766" w:type="dxa"/>
                <w:gridSpan w:val="2"/>
                <w:tcBorders>
                  <w:top w:val="single" w:sz="4" w:space="0" w:color="auto"/>
                  <w:left w:val="nil"/>
                  <w:bottom w:val="nil"/>
                  <w:right w:val="nil"/>
                </w:tcBorders>
                <w:noWrap/>
                <w:hideMark/>
              </w:tcPr>
            </w:tcPrChange>
          </w:tcPr>
          <w:p w14:paraId="72F89BD8" w14:textId="77777777" w:rsidR="00EE0CF5" w:rsidRPr="00261E78" w:rsidRDefault="00EE0CF5" w:rsidP="006B2E1F">
            <w:pPr>
              <w:jc w:val="center"/>
              <w:rPr>
                <w:sz w:val="20"/>
                <w:szCs w:val="20"/>
              </w:rPr>
            </w:pPr>
            <w:r w:rsidRPr="00261E78">
              <w:rPr>
                <w:sz w:val="20"/>
                <w:szCs w:val="20"/>
              </w:rPr>
              <w:t>(3)</w:t>
            </w:r>
          </w:p>
        </w:tc>
        <w:tc>
          <w:tcPr>
            <w:tcW w:w="1285" w:type="dxa"/>
            <w:tcBorders>
              <w:top w:val="single" w:sz="4" w:space="0" w:color="auto"/>
              <w:left w:val="nil"/>
              <w:bottom w:val="nil"/>
              <w:right w:val="nil"/>
            </w:tcBorders>
            <w:tcPrChange w:id="741" w:author="Dylan CHEN" w:date="2026-03-27T23:54:00Z" w16du:dateUtc="2026-03-27T15:54:00Z">
              <w:tcPr>
                <w:tcW w:w="1766" w:type="dxa"/>
                <w:tcBorders>
                  <w:top w:val="single" w:sz="4" w:space="0" w:color="auto"/>
                  <w:left w:val="nil"/>
                  <w:bottom w:val="nil"/>
                  <w:right w:val="nil"/>
                </w:tcBorders>
              </w:tcPr>
            </w:tcPrChange>
          </w:tcPr>
          <w:p w14:paraId="467F9F49" w14:textId="77777777" w:rsidR="00EE0CF5" w:rsidRPr="00261E78" w:rsidRDefault="00EE0CF5" w:rsidP="006B2E1F">
            <w:pPr>
              <w:jc w:val="center"/>
              <w:rPr>
                <w:sz w:val="20"/>
                <w:szCs w:val="20"/>
              </w:rPr>
            </w:pPr>
            <w:ins w:id="742" w:author="Dylan CHEN" w:date="2026-03-28T00:03:00Z" w16du:dateUtc="2026-03-27T16:03:00Z">
              <w:r>
                <w:rPr>
                  <w:color w:val="000000"/>
                  <w:sz w:val="20"/>
                  <w:szCs w:val="20"/>
                </w:rPr>
                <w:t>(</w:t>
              </w:r>
            </w:ins>
            <w:ins w:id="743" w:author="Dylan CHEN" w:date="2026-03-28T00:04:00Z" w16du:dateUtc="2026-03-27T16:04:00Z">
              <w:r>
                <w:rPr>
                  <w:rFonts w:hint="eastAsia"/>
                  <w:color w:val="000000"/>
                  <w:sz w:val="20"/>
                  <w:szCs w:val="20"/>
                </w:rPr>
                <w:t>4</w:t>
              </w:r>
            </w:ins>
            <w:ins w:id="744" w:author="Dylan CHEN" w:date="2026-03-28T00:03:00Z" w16du:dateUtc="2026-03-27T16:03:00Z">
              <w:r>
                <w:rPr>
                  <w:color w:val="000000"/>
                  <w:sz w:val="20"/>
                  <w:szCs w:val="20"/>
                </w:rPr>
                <w:t>)</w:t>
              </w:r>
            </w:ins>
          </w:p>
        </w:tc>
        <w:tc>
          <w:tcPr>
            <w:tcW w:w="1285" w:type="dxa"/>
            <w:tcBorders>
              <w:top w:val="single" w:sz="4" w:space="0" w:color="auto"/>
              <w:left w:val="nil"/>
              <w:bottom w:val="nil"/>
              <w:right w:val="nil"/>
            </w:tcBorders>
            <w:tcPrChange w:id="745" w:author="Dylan CHEN" w:date="2026-03-27T23:54:00Z" w16du:dateUtc="2026-03-27T15:54:00Z">
              <w:tcPr>
                <w:tcW w:w="1766" w:type="dxa"/>
                <w:tcBorders>
                  <w:top w:val="single" w:sz="4" w:space="0" w:color="auto"/>
                  <w:left w:val="nil"/>
                  <w:bottom w:val="nil"/>
                  <w:right w:val="nil"/>
                </w:tcBorders>
              </w:tcPr>
            </w:tcPrChange>
          </w:tcPr>
          <w:p w14:paraId="290E8A10" w14:textId="77777777" w:rsidR="00EE0CF5" w:rsidRPr="00261E78" w:rsidRDefault="00EE0CF5" w:rsidP="006B2E1F">
            <w:pPr>
              <w:jc w:val="center"/>
              <w:rPr>
                <w:sz w:val="20"/>
                <w:szCs w:val="20"/>
              </w:rPr>
            </w:pPr>
            <w:ins w:id="746" w:author="Dylan CHEN" w:date="2026-03-28T00:03:00Z" w16du:dateUtc="2026-03-27T16:03:00Z">
              <w:r>
                <w:rPr>
                  <w:color w:val="000000"/>
                  <w:sz w:val="20"/>
                  <w:szCs w:val="20"/>
                </w:rPr>
                <w:t>(</w:t>
              </w:r>
            </w:ins>
            <w:ins w:id="747" w:author="Dylan CHEN" w:date="2026-03-28T00:04:00Z" w16du:dateUtc="2026-03-27T16:04:00Z">
              <w:r>
                <w:rPr>
                  <w:rFonts w:hint="eastAsia"/>
                  <w:color w:val="000000"/>
                  <w:sz w:val="20"/>
                  <w:szCs w:val="20"/>
                </w:rPr>
                <w:t>5</w:t>
              </w:r>
            </w:ins>
            <w:ins w:id="748" w:author="Dylan CHEN" w:date="2026-03-28T00:03:00Z" w16du:dateUtc="2026-03-27T16:03:00Z">
              <w:r>
                <w:rPr>
                  <w:color w:val="000000"/>
                  <w:sz w:val="20"/>
                  <w:szCs w:val="20"/>
                </w:rPr>
                <w:t>)</w:t>
              </w:r>
            </w:ins>
          </w:p>
        </w:tc>
      </w:tr>
      <w:tr w:rsidR="00EE0CF5" w:rsidRPr="00261E78" w14:paraId="207BCC2E" w14:textId="77777777" w:rsidTr="006B2E1F">
        <w:trPr>
          <w:trHeight w:val="260"/>
          <w:jc w:val="center"/>
          <w:trPrChange w:id="749" w:author="Dylan CHEN" w:date="2026-03-27T23:54:00Z" w16du:dateUtc="2026-03-27T15:54:00Z">
            <w:trPr>
              <w:trHeight w:val="260"/>
              <w:jc w:val="center"/>
            </w:trPr>
          </w:trPrChange>
        </w:trPr>
        <w:tc>
          <w:tcPr>
            <w:tcW w:w="2173" w:type="dxa"/>
            <w:tcBorders>
              <w:top w:val="nil"/>
              <w:left w:val="nil"/>
              <w:bottom w:val="nil"/>
              <w:right w:val="nil"/>
            </w:tcBorders>
            <w:noWrap/>
            <w:hideMark/>
            <w:tcPrChange w:id="750" w:author="Dylan CHEN" w:date="2026-03-27T23:54:00Z" w16du:dateUtc="2026-03-27T15:54:00Z">
              <w:tcPr>
                <w:tcW w:w="3002" w:type="dxa"/>
                <w:gridSpan w:val="2"/>
                <w:tcBorders>
                  <w:top w:val="nil"/>
                  <w:left w:val="nil"/>
                  <w:bottom w:val="nil"/>
                  <w:right w:val="nil"/>
                </w:tcBorders>
                <w:noWrap/>
                <w:hideMark/>
              </w:tcPr>
            </w:tcPrChange>
          </w:tcPr>
          <w:p w14:paraId="202842EC" w14:textId="77777777" w:rsidR="00EE0CF5" w:rsidRPr="00261E78" w:rsidRDefault="00EE0CF5" w:rsidP="006B2E1F">
            <w:pPr>
              <w:jc w:val="right"/>
              <w:rPr>
                <w:color w:val="000000"/>
                <w:sz w:val="20"/>
                <w:szCs w:val="20"/>
              </w:rPr>
            </w:pPr>
            <w:r w:rsidRPr="00261E78">
              <w:rPr>
                <w:color w:val="000000"/>
                <w:sz w:val="20"/>
                <w:szCs w:val="20"/>
              </w:rPr>
              <w:t xml:space="preserve">DV: </w:t>
            </w:r>
          </w:p>
        </w:tc>
        <w:tc>
          <w:tcPr>
            <w:tcW w:w="1284" w:type="dxa"/>
            <w:tcBorders>
              <w:top w:val="nil"/>
              <w:left w:val="nil"/>
              <w:bottom w:val="single" w:sz="4" w:space="0" w:color="auto"/>
              <w:right w:val="nil"/>
            </w:tcBorders>
            <w:noWrap/>
            <w:hideMark/>
            <w:tcPrChange w:id="751" w:author="Dylan CHEN" w:date="2026-03-27T23:54:00Z" w16du:dateUtc="2026-03-27T15:54:00Z">
              <w:tcPr>
                <w:tcW w:w="1766" w:type="dxa"/>
                <w:gridSpan w:val="2"/>
                <w:tcBorders>
                  <w:top w:val="nil"/>
                  <w:left w:val="nil"/>
                  <w:bottom w:val="single" w:sz="4" w:space="0" w:color="auto"/>
                  <w:right w:val="nil"/>
                </w:tcBorders>
                <w:noWrap/>
                <w:hideMark/>
              </w:tcPr>
            </w:tcPrChange>
          </w:tcPr>
          <w:p w14:paraId="439C157A" w14:textId="77777777" w:rsidR="00EE0CF5" w:rsidRPr="00261E78" w:rsidRDefault="00EE0CF5" w:rsidP="006B2E1F">
            <w:pPr>
              <w:jc w:val="center"/>
              <w:rPr>
                <w:i/>
                <w:iCs/>
                <w:color w:val="000000"/>
                <w:sz w:val="20"/>
                <w:szCs w:val="20"/>
              </w:rPr>
            </w:pPr>
            <w:r w:rsidRPr="00261E78">
              <w:rPr>
                <w:i/>
                <w:iCs/>
                <w:color w:val="000000"/>
                <w:sz w:val="20"/>
                <w:szCs w:val="20"/>
              </w:rPr>
              <w:t>answerNum</w:t>
            </w:r>
            <w:r w:rsidRPr="00261E78">
              <w:rPr>
                <w:i/>
                <w:iCs/>
                <w:color w:val="000000"/>
                <w:sz w:val="20"/>
                <w:szCs w:val="20"/>
                <w:vertAlign w:val="subscript"/>
              </w:rPr>
              <w:t>i</w:t>
            </w:r>
          </w:p>
        </w:tc>
        <w:tc>
          <w:tcPr>
            <w:tcW w:w="2048" w:type="dxa"/>
            <w:tcBorders>
              <w:top w:val="nil"/>
              <w:left w:val="nil"/>
              <w:bottom w:val="single" w:sz="4" w:space="0" w:color="auto"/>
              <w:right w:val="nil"/>
            </w:tcBorders>
            <w:noWrap/>
            <w:hideMark/>
            <w:tcPrChange w:id="752" w:author="Dylan CHEN" w:date="2026-03-27T23:54:00Z" w16du:dateUtc="2026-03-27T15:54:00Z">
              <w:tcPr>
                <w:tcW w:w="2826" w:type="dxa"/>
                <w:gridSpan w:val="3"/>
                <w:tcBorders>
                  <w:top w:val="nil"/>
                  <w:left w:val="nil"/>
                  <w:bottom w:val="single" w:sz="4" w:space="0" w:color="auto"/>
                  <w:right w:val="nil"/>
                </w:tcBorders>
                <w:noWrap/>
                <w:hideMark/>
              </w:tcPr>
            </w:tcPrChange>
          </w:tcPr>
          <w:p w14:paraId="55F0B692" w14:textId="77777777" w:rsidR="00EE0CF5" w:rsidRPr="00261E78" w:rsidRDefault="00EE0CF5" w:rsidP="006B2E1F">
            <w:pPr>
              <w:jc w:val="center"/>
              <w:rPr>
                <w:i/>
                <w:iCs/>
                <w:color w:val="000000"/>
                <w:sz w:val="20"/>
                <w:szCs w:val="20"/>
              </w:rPr>
            </w:pPr>
            <w:r w:rsidRPr="00261E78">
              <w:rPr>
                <w:i/>
                <w:iCs/>
                <w:color w:val="000000"/>
                <w:sz w:val="20"/>
                <w:szCs w:val="20"/>
              </w:rPr>
              <w:t>hasFirstPosition</w:t>
            </w:r>
            <w:r w:rsidRPr="00261E78">
              <w:rPr>
                <w:i/>
                <w:iCs/>
                <w:color w:val="000000"/>
                <w:sz w:val="20"/>
                <w:szCs w:val="20"/>
              </w:rPr>
              <w:br/>
              <w:t>Seeker1Ans</w:t>
            </w:r>
            <w:r w:rsidRPr="00261E78">
              <w:rPr>
                <w:i/>
                <w:iCs/>
                <w:color w:val="000000"/>
                <w:sz w:val="20"/>
                <w:szCs w:val="20"/>
                <w:vertAlign w:val="subscript"/>
              </w:rPr>
              <w:t>i</w:t>
            </w:r>
          </w:p>
        </w:tc>
        <w:tc>
          <w:tcPr>
            <w:tcW w:w="1285" w:type="dxa"/>
            <w:tcBorders>
              <w:top w:val="nil"/>
              <w:left w:val="nil"/>
              <w:bottom w:val="single" w:sz="4" w:space="0" w:color="auto"/>
              <w:right w:val="nil"/>
            </w:tcBorders>
            <w:noWrap/>
            <w:hideMark/>
            <w:tcPrChange w:id="753" w:author="Dylan CHEN" w:date="2026-03-27T23:54:00Z" w16du:dateUtc="2026-03-27T15:54:00Z">
              <w:tcPr>
                <w:tcW w:w="1766" w:type="dxa"/>
                <w:gridSpan w:val="2"/>
                <w:tcBorders>
                  <w:top w:val="nil"/>
                  <w:left w:val="nil"/>
                  <w:bottom w:val="single" w:sz="4" w:space="0" w:color="auto"/>
                  <w:right w:val="nil"/>
                </w:tcBorders>
                <w:noWrap/>
                <w:hideMark/>
              </w:tcPr>
            </w:tcPrChange>
          </w:tcPr>
          <w:p w14:paraId="0E98E34C" w14:textId="77777777" w:rsidR="00EE0CF5" w:rsidRPr="00261E78" w:rsidRDefault="00EE0CF5" w:rsidP="006B2E1F">
            <w:pPr>
              <w:jc w:val="center"/>
              <w:rPr>
                <w:i/>
                <w:iCs/>
                <w:color w:val="000000"/>
                <w:sz w:val="20"/>
                <w:szCs w:val="20"/>
              </w:rPr>
            </w:pPr>
            <w:r w:rsidRPr="00261E78">
              <w:rPr>
                <w:i/>
                <w:iCs/>
                <w:color w:val="000000"/>
                <w:sz w:val="20"/>
                <w:szCs w:val="20"/>
              </w:rPr>
              <w:t>answerNum</w:t>
            </w:r>
            <w:r w:rsidRPr="00261E78">
              <w:rPr>
                <w:i/>
                <w:iCs/>
                <w:color w:val="000000"/>
                <w:sz w:val="20"/>
                <w:szCs w:val="20"/>
                <w:vertAlign w:val="subscript"/>
              </w:rPr>
              <w:t>i</w:t>
            </w:r>
          </w:p>
        </w:tc>
        <w:tc>
          <w:tcPr>
            <w:tcW w:w="1285" w:type="dxa"/>
            <w:tcBorders>
              <w:top w:val="nil"/>
              <w:left w:val="nil"/>
              <w:bottom w:val="single" w:sz="4" w:space="0" w:color="auto"/>
              <w:right w:val="nil"/>
            </w:tcBorders>
            <w:tcPrChange w:id="754" w:author="Dylan CHEN" w:date="2026-03-27T23:54:00Z" w16du:dateUtc="2026-03-27T15:54:00Z">
              <w:tcPr>
                <w:tcW w:w="1766" w:type="dxa"/>
                <w:tcBorders>
                  <w:top w:val="nil"/>
                  <w:left w:val="nil"/>
                  <w:bottom w:val="single" w:sz="4" w:space="0" w:color="auto"/>
                  <w:right w:val="nil"/>
                </w:tcBorders>
              </w:tcPr>
            </w:tcPrChange>
          </w:tcPr>
          <w:p w14:paraId="1A548F70" w14:textId="77777777" w:rsidR="00EE0CF5" w:rsidRPr="00261E78" w:rsidRDefault="00EE0CF5" w:rsidP="006B2E1F">
            <w:pPr>
              <w:jc w:val="center"/>
              <w:rPr>
                <w:i/>
                <w:iCs/>
                <w:color w:val="000000"/>
                <w:sz w:val="20"/>
                <w:szCs w:val="20"/>
              </w:rPr>
            </w:pPr>
            <w:ins w:id="755" w:author="Dylan CHEN" w:date="2026-03-28T00:03:00Z" w16du:dateUtc="2026-03-27T16:03:00Z">
              <w:r>
                <w:rPr>
                  <w:color w:val="000000"/>
                  <w:sz w:val="20"/>
                  <w:szCs w:val="20"/>
                </w:rPr>
                <w:t>firstPositionSeekerNum</w:t>
              </w:r>
              <w:r w:rsidRPr="00417031">
                <w:rPr>
                  <w:color w:val="000000"/>
                  <w:sz w:val="20"/>
                  <w:szCs w:val="20"/>
                  <w:vertAlign w:val="subscript"/>
                </w:rPr>
                <w:t>i</w:t>
              </w:r>
            </w:ins>
          </w:p>
        </w:tc>
        <w:tc>
          <w:tcPr>
            <w:tcW w:w="1285" w:type="dxa"/>
            <w:tcBorders>
              <w:top w:val="nil"/>
              <w:left w:val="nil"/>
              <w:bottom w:val="single" w:sz="4" w:space="0" w:color="auto"/>
              <w:right w:val="nil"/>
            </w:tcBorders>
            <w:tcPrChange w:id="756" w:author="Dylan CHEN" w:date="2026-03-27T23:54:00Z" w16du:dateUtc="2026-03-27T15:54:00Z">
              <w:tcPr>
                <w:tcW w:w="1766" w:type="dxa"/>
                <w:tcBorders>
                  <w:top w:val="nil"/>
                  <w:left w:val="nil"/>
                  <w:bottom w:val="single" w:sz="4" w:space="0" w:color="auto"/>
                  <w:right w:val="nil"/>
                </w:tcBorders>
              </w:tcPr>
            </w:tcPrChange>
          </w:tcPr>
          <w:p w14:paraId="390F7156" w14:textId="77777777" w:rsidR="00EE0CF5" w:rsidRPr="00261E78" w:rsidRDefault="00EE0CF5" w:rsidP="006B2E1F">
            <w:pPr>
              <w:jc w:val="center"/>
              <w:rPr>
                <w:i/>
                <w:iCs/>
                <w:color w:val="000000"/>
                <w:sz w:val="20"/>
                <w:szCs w:val="20"/>
              </w:rPr>
            </w:pPr>
            <w:ins w:id="757" w:author="Dylan CHEN" w:date="2026-03-28T00:03:00Z" w16du:dateUtc="2026-03-27T16:03:00Z">
              <w:r>
                <w:rPr>
                  <w:color w:val="000000"/>
                  <w:sz w:val="20"/>
                  <w:szCs w:val="20"/>
                </w:rPr>
                <w:t>answerNum</w:t>
              </w:r>
              <w:r w:rsidRPr="00417031">
                <w:rPr>
                  <w:color w:val="000000"/>
                  <w:sz w:val="20"/>
                  <w:szCs w:val="20"/>
                  <w:vertAlign w:val="subscript"/>
                </w:rPr>
                <w:t>i</w:t>
              </w:r>
            </w:ins>
          </w:p>
        </w:tc>
      </w:tr>
      <w:tr w:rsidR="00EE0CF5" w:rsidRPr="00261E78" w14:paraId="54B0E5CA" w14:textId="77777777" w:rsidTr="006B2E1F">
        <w:trPr>
          <w:trHeight w:val="280"/>
          <w:jc w:val="center"/>
          <w:trPrChange w:id="758" w:author="Dylan CHEN" w:date="2026-03-27T23:54:00Z" w16du:dateUtc="2026-03-27T15:54:00Z">
            <w:trPr>
              <w:trHeight w:val="280"/>
              <w:jc w:val="center"/>
            </w:trPr>
          </w:trPrChange>
        </w:trPr>
        <w:tc>
          <w:tcPr>
            <w:tcW w:w="2173" w:type="dxa"/>
            <w:vMerge w:val="restart"/>
            <w:tcBorders>
              <w:top w:val="nil"/>
              <w:left w:val="nil"/>
              <w:bottom w:val="nil"/>
              <w:right w:val="nil"/>
            </w:tcBorders>
            <w:noWrap/>
            <w:hideMark/>
            <w:tcPrChange w:id="759" w:author="Dylan CHEN" w:date="2026-03-27T23:54:00Z" w16du:dateUtc="2026-03-27T15:54:00Z">
              <w:tcPr>
                <w:tcW w:w="3002" w:type="dxa"/>
                <w:gridSpan w:val="2"/>
                <w:vMerge w:val="restart"/>
                <w:tcBorders>
                  <w:top w:val="nil"/>
                  <w:left w:val="nil"/>
                  <w:bottom w:val="nil"/>
                  <w:right w:val="nil"/>
                </w:tcBorders>
                <w:noWrap/>
                <w:hideMark/>
              </w:tcPr>
            </w:tcPrChange>
          </w:tcPr>
          <w:p w14:paraId="4854D5AE" w14:textId="77777777" w:rsidR="00EE0CF5" w:rsidRPr="00261E78" w:rsidRDefault="00EE0CF5" w:rsidP="006B2E1F">
            <w:pPr>
              <w:rPr>
                <w:i/>
                <w:iCs/>
                <w:sz w:val="20"/>
                <w:szCs w:val="20"/>
              </w:rPr>
            </w:pPr>
            <w:r w:rsidRPr="00261E78">
              <w:rPr>
                <w:i/>
                <w:iCs/>
                <w:sz w:val="20"/>
                <w:szCs w:val="20"/>
              </w:rPr>
              <w:t>AI</w:t>
            </w:r>
            <w:r w:rsidRPr="00261E78">
              <w:rPr>
                <w:i/>
                <w:iCs/>
                <w:color w:val="000000"/>
                <w:sz w:val="20"/>
                <w:szCs w:val="20"/>
                <w:vertAlign w:val="subscript"/>
              </w:rPr>
              <w:t>i</w:t>
            </w:r>
          </w:p>
        </w:tc>
        <w:tc>
          <w:tcPr>
            <w:tcW w:w="1284" w:type="dxa"/>
            <w:tcBorders>
              <w:top w:val="nil"/>
              <w:left w:val="nil"/>
              <w:bottom w:val="nil"/>
              <w:right w:val="nil"/>
            </w:tcBorders>
            <w:noWrap/>
            <w:hideMark/>
            <w:tcPrChange w:id="760" w:author="Dylan CHEN" w:date="2026-03-27T23:54:00Z" w16du:dateUtc="2026-03-27T15:54:00Z">
              <w:tcPr>
                <w:tcW w:w="1766" w:type="dxa"/>
                <w:gridSpan w:val="2"/>
                <w:tcBorders>
                  <w:top w:val="nil"/>
                  <w:left w:val="nil"/>
                  <w:bottom w:val="nil"/>
                  <w:right w:val="nil"/>
                </w:tcBorders>
                <w:noWrap/>
                <w:hideMark/>
              </w:tcPr>
            </w:tcPrChange>
          </w:tcPr>
          <w:p w14:paraId="79964D4C" w14:textId="77777777" w:rsidR="00EE0CF5" w:rsidRPr="00261E78" w:rsidRDefault="00EE0CF5" w:rsidP="006B2E1F">
            <w:pPr>
              <w:jc w:val="center"/>
              <w:rPr>
                <w:color w:val="000000"/>
                <w:sz w:val="20"/>
                <w:szCs w:val="20"/>
              </w:rPr>
            </w:pPr>
            <w:r w:rsidRPr="00261E78">
              <w:rPr>
                <w:color w:val="000000"/>
                <w:sz w:val="20"/>
                <w:szCs w:val="20"/>
              </w:rPr>
              <w:t>-0.153 ***</w:t>
            </w:r>
          </w:p>
        </w:tc>
        <w:tc>
          <w:tcPr>
            <w:tcW w:w="2048" w:type="dxa"/>
            <w:tcBorders>
              <w:top w:val="nil"/>
              <w:left w:val="nil"/>
              <w:bottom w:val="nil"/>
              <w:right w:val="nil"/>
            </w:tcBorders>
            <w:noWrap/>
            <w:hideMark/>
            <w:tcPrChange w:id="761" w:author="Dylan CHEN" w:date="2026-03-27T23:54:00Z" w16du:dateUtc="2026-03-27T15:54:00Z">
              <w:tcPr>
                <w:tcW w:w="2826" w:type="dxa"/>
                <w:gridSpan w:val="3"/>
                <w:tcBorders>
                  <w:top w:val="nil"/>
                  <w:left w:val="nil"/>
                  <w:bottom w:val="nil"/>
                  <w:right w:val="nil"/>
                </w:tcBorders>
                <w:noWrap/>
                <w:hideMark/>
              </w:tcPr>
            </w:tcPrChange>
          </w:tcPr>
          <w:p w14:paraId="16205BB1" w14:textId="77777777" w:rsidR="00EE0CF5" w:rsidRPr="00261E78" w:rsidRDefault="00EE0CF5" w:rsidP="006B2E1F">
            <w:pPr>
              <w:jc w:val="center"/>
              <w:rPr>
                <w:color w:val="000000"/>
                <w:sz w:val="20"/>
                <w:szCs w:val="20"/>
              </w:rPr>
            </w:pPr>
            <w:r w:rsidRPr="00261E78">
              <w:rPr>
                <w:color w:val="000000"/>
                <w:sz w:val="20"/>
                <w:szCs w:val="20"/>
              </w:rPr>
              <w:t>-0.173 ***</w:t>
            </w:r>
          </w:p>
        </w:tc>
        <w:tc>
          <w:tcPr>
            <w:tcW w:w="1285" w:type="dxa"/>
            <w:tcBorders>
              <w:top w:val="nil"/>
              <w:left w:val="nil"/>
              <w:bottom w:val="nil"/>
              <w:right w:val="nil"/>
            </w:tcBorders>
            <w:noWrap/>
            <w:hideMark/>
            <w:tcPrChange w:id="762" w:author="Dylan CHEN" w:date="2026-03-27T23:54:00Z" w16du:dateUtc="2026-03-27T15:54:00Z">
              <w:tcPr>
                <w:tcW w:w="1766" w:type="dxa"/>
                <w:gridSpan w:val="2"/>
                <w:tcBorders>
                  <w:top w:val="nil"/>
                  <w:left w:val="nil"/>
                  <w:bottom w:val="nil"/>
                  <w:right w:val="nil"/>
                </w:tcBorders>
                <w:noWrap/>
                <w:hideMark/>
              </w:tcPr>
            </w:tcPrChange>
          </w:tcPr>
          <w:p w14:paraId="726A4B2C" w14:textId="77777777" w:rsidR="00EE0CF5" w:rsidRPr="00261E78" w:rsidRDefault="00EE0CF5" w:rsidP="006B2E1F">
            <w:pPr>
              <w:jc w:val="center"/>
              <w:rPr>
                <w:color w:val="000000"/>
                <w:sz w:val="20"/>
                <w:szCs w:val="20"/>
              </w:rPr>
            </w:pPr>
            <w:r w:rsidRPr="00261E78">
              <w:rPr>
                <w:color w:val="000000"/>
                <w:sz w:val="20"/>
                <w:szCs w:val="20"/>
              </w:rPr>
              <w:t>-0.123 ***</w:t>
            </w:r>
          </w:p>
        </w:tc>
        <w:tc>
          <w:tcPr>
            <w:tcW w:w="1285" w:type="dxa"/>
            <w:tcBorders>
              <w:top w:val="nil"/>
              <w:left w:val="nil"/>
              <w:bottom w:val="nil"/>
              <w:right w:val="nil"/>
            </w:tcBorders>
            <w:tcPrChange w:id="763" w:author="Dylan CHEN" w:date="2026-03-27T23:54:00Z" w16du:dateUtc="2026-03-27T15:54:00Z">
              <w:tcPr>
                <w:tcW w:w="1766" w:type="dxa"/>
                <w:tcBorders>
                  <w:top w:val="nil"/>
                  <w:left w:val="nil"/>
                  <w:bottom w:val="nil"/>
                  <w:right w:val="nil"/>
                </w:tcBorders>
              </w:tcPr>
            </w:tcPrChange>
          </w:tcPr>
          <w:p w14:paraId="72D2C7D3" w14:textId="77777777" w:rsidR="00EE0CF5" w:rsidRPr="00261E78" w:rsidRDefault="00EE0CF5" w:rsidP="006B2E1F">
            <w:pPr>
              <w:jc w:val="center"/>
              <w:rPr>
                <w:color w:val="000000"/>
                <w:sz w:val="20"/>
                <w:szCs w:val="20"/>
              </w:rPr>
            </w:pPr>
            <w:ins w:id="764" w:author="Dylan CHEN" w:date="2026-03-28T00:03:00Z" w16du:dateUtc="2026-03-27T16:03:00Z">
              <w:r>
                <w:rPr>
                  <w:color w:val="000000"/>
                  <w:sz w:val="20"/>
                  <w:szCs w:val="20"/>
                </w:rPr>
                <w:t>-0.261 ***</w:t>
              </w:r>
            </w:ins>
          </w:p>
        </w:tc>
        <w:tc>
          <w:tcPr>
            <w:tcW w:w="1285" w:type="dxa"/>
            <w:tcBorders>
              <w:top w:val="nil"/>
              <w:left w:val="nil"/>
              <w:bottom w:val="nil"/>
              <w:right w:val="nil"/>
            </w:tcBorders>
            <w:tcPrChange w:id="765" w:author="Dylan CHEN" w:date="2026-03-27T23:54:00Z" w16du:dateUtc="2026-03-27T15:54:00Z">
              <w:tcPr>
                <w:tcW w:w="1766" w:type="dxa"/>
                <w:tcBorders>
                  <w:top w:val="nil"/>
                  <w:left w:val="nil"/>
                  <w:bottom w:val="nil"/>
                  <w:right w:val="nil"/>
                </w:tcBorders>
              </w:tcPr>
            </w:tcPrChange>
          </w:tcPr>
          <w:p w14:paraId="1B48D8C6" w14:textId="77777777" w:rsidR="00EE0CF5" w:rsidRPr="00261E78" w:rsidRDefault="00EE0CF5" w:rsidP="006B2E1F">
            <w:pPr>
              <w:jc w:val="center"/>
              <w:rPr>
                <w:color w:val="000000"/>
                <w:sz w:val="20"/>
                <w:szCs w:val="20"/>
              </w:rPr>
            </w:pPr>
            <w:ins w:id="766" w:author="Dylan CHEN" w:date="2026-03-28T00:03:00Z" w16du:dateUtc="2026-03-27T16:03:00Z">
              <w:r>
                <w:rPr>
                  <w:color w:val="000000"/>
                  <w:sz w:val="20"/>
                  <w:szCs w:val="20"/>
                </w:rPr>
                <w:t>-0.086 ***</w:t>
              </w:r>
            </w:ins>
          </w:p>
        </w:tc>
      </w:tr>
      <w:tr w:rsidR="00EE0CF5" w:rsidRPr="00261E78" w14:paraId="06ACA22D" w14:textId="77777777" w:rsidTr="006B2E1F">
        <w:trPr>
          <w:trHeight w:val="260"/>
          <w:jc w:val="center"/>
          <w:trPrChange w:id="767" w:author="Dylan CHEN" w:date="2026-03-27T23:54:00Z" w16du:dateUtc="2026-03-27T15:54:00Z">
            <w:trPr>
              <w:trHeight w:val="260"/>
              <w:jc w:val="center"/>
            </w:trPr>
          </w:trPrChange>
        </w:trPr>
        <w:tc>
          <w:tcPr>
            <w:tcW w:w="2173" w:type="dxa"/>
            <w:vMerge/>
            <w:tcBorders>
              <w:top w:val="nil"/>
              <w:left w:val="nil"/>
              <w:right w:val="nil"/>
            </w:tcBorders>
            <w:hideMark/>
            <w:tcPrChange w:id="768" w:author="Dylan CHEN" w:date="2026-03-27T23:54:00Z" w16du:dateUtc="2026-03-27T15:54:00Z">
              <w:tcPr>
                <w:tcW w:w="3002" w:type="dxa"/>
                <w:gridSpan w:val="2"/>
                <w:vMerge/>
                <w:tcBorders>
                  <w:top w:val="nil"/>
                  <w:left w:val="nil"/>
                  <w:right w:val="nil"/>
                </w:tcBorders>
                <w:hideMark/>
              </w:tcPr>
            </w:tcPrChange>
          </w:tcPr>
          <w:p w14:paraId="216C69A0" w14:textId="77777777" w:rsidR="00EE0CF5" w:rsidRPr="00261E78" w:rsidRDefault="00EE0CF5" w:rsidP="006B2E1F">
            <w:pPr>
              <w:rPr>
                <w:i/>
                <w:iCs/>
                <w:sz w:val="20"/>
                <w:szCs w:val="20"/>
              </w:rPr>
            </w:pPr>
          </w:p>
        </w:tc>
        <w:tc>
          <w:tcPr>
            <w:tcW w:w="1284" w:type="dxa"/>
            <w:tcBorders>
              <w:top w:val="nil"/>
              <w:left w:val="nil"/>
              <w:right w:val="nil"/>
            </w:tcBorders>
            <w:noWrap/>
            <w:hideMark/>
            <w:tcPrChange w:id="769" w:author="Dylan CHEN" w:date="2026-03-27T23:54:00Z" w16du:dateUtc="2026-03-27T15:54:00Z">
              <w:tcPr>
                <w:tcW w:w="1766" w:type="dxa"/>
                <w:gridSpan w:val="2"/>
                <w:tcBorders>
                  <w:top w:val="nil"/>
                  <w:left w:val="nil"/>
                  <w:right w:val="nil"/>
                </w:tcBorders>
                <w:noWrap/>
                <w:hideMark/>
              </w:tcPr>
            </w:tcPrChange>
          </w:tcPr>
          <w:p w14:paraId="571CE089" w14:textId="77777777" w:rsidR="00EE0CF5" w:rsidRPr="00261E78" w:rsidRDefault="00EE0CF5" w:rsidP="006B2E1F">
            <w:pPr>
              <w:jc w:val="center"/>
              <w:rPr>
                <w:color w:val="000000"/>
                <w:sz w:val="20"/>
                <w:szCs w:val="20"/>
              </w:rPr>
            </w:pPr>
            <w:r w:rsidRPr="00261E78">
              <w:rPr>
                <w:color w:val="000000"/>
                <w:sz w:val="20"/>
                <w:szCs w:val="20"/>
              </w:rPr>
              <w:t>(0.010)</w:t>
            </w:r>
          </w:p>
        </w:tc>
        <w:tc>
          <w:tcPr>
            <w:tcW w:w="2048" w:type="dxa"/>
            <w:tcBorders>
              <w:top w:val="nil"/>
              <w:left w:val="nil"/>
              <w:right w:val="nil"/>
            </w:tcBorders>
            <w:noWrap/>
            <w:hideMark/>
            <w:tcPrChange w:id="770" w:author="Dylan CHEN" w:date="2026-03-27T23:54:00Z" w16du:dateUtc="2026-03-27T15:54:00Z">
              <w:tcPr>
                <w:tcW w:w="2826" w:type="dxa"/>
                <w:gridSpan w:val="3"/>
                <w:tcBorders>
                  <w:top w:val="nil"/>
                  <w:left w:val="nil"/>
                  <w:right w:val="nil"/>
                </w:tcBorders>
                <w:noWrap/>
                <w:hideMark/>
              </w:tcPr>
            </w:tcPrChange>
          </w:tcPr>
          <w:p w14:paraId="09DED791" w14:textId="77777777" w:rsidR="00EE0CF5" w:rsidRPr="00261E78" w:rsidRDefault="00EE0CF5" w:rsidP="006B2E1F">
            <w:pPr>
              <w:jc w:val="center"/>
              <w:rPr>
                <w:color w:val="000000"/>
                <w:sz w:val="20"/>
                <w:szCs w:val="20"/>
              </w:rPr>
            </w:pPr>
            <w:r w:rsidRPr="00261E78">
              <w:rPr>
                <w:color w:val="000000"/>
                <w:sz w:val="20"/>
                <w:szCs w:val="20"/>
              </w:rPr>
              <w:t>(0.018)</w:t>
            </w:r>
          </w:p>
        </w:tc>
        <w:tc>
          <w:tcPr>
            <w:tcW w:w="1285" w:type="dxa"/>
            <w:tcBorders>
              <w:top w:val="nil"/>
              <w:left w:val="nil"/>
              <w:right w:val="nil"/>
            </w:tcBorders>
            <w:noWrap/>
            <w:hideMark/>
            <w:tcPrChange w:id="771" w:author="Dylan CHEN" w:date="2026-03-27T23:54:00Z" w16du:dateUtc="2026-03-27T15:54:00Z">
              <w:tcPr>
                <w:tcW w:w="1766" w:type="dxa"/>
                <w:gridSpan w:val="2"/>
                <w:tcBorders>
                  <w:top w:val="nil"/>
                  <w:left w:val="nil"/>
                  <w:right w:val="nil"/>
                </w:tcBorders>
                <w:noWrap/>
                <w:hideMark/>
              </w:tcPr>
            </w:tcPrChange>
          </w:tcPr>
          <w:p w14:paraId="45008974" w14:textId="77777777" w:rsidR="00EE0CF5" w:rsidRPr="00261E78" w:rsidRDefault="00EE0CF5" w:rsidP="006B2E1F">
            <w:pPr>
              <w:jc w:val="center"/>
              <w:rPr>
                <w:color w:val="000000"/>
                <w:sz w:val="20"/>
                <w:szCs w:val="20"/>
              </w:rPr>
            </w:pPr>
            <w:r w:rsidRPr="00261E78">
              <w:rPr>
                <w:color w:val="000000"/>
                <w:sz w:val="20"/>
                <w:szCs w:val="20"/>
              </w:rPr>
              <w:t>(0.010)</w:t>
            </w:r>
          </w:p>
        </w:tc>
        <w:tc>
          <w:tcPr>
            <w:tcW w:w="1285" w:type="dxa"/>
            <w:tcBorders>
              <w:top w:val="nil"/>
              <w:left w:val="nil"/>
              <w:right w:val="nil"/>
            </w:tcBorders>
            <w:tcPrChange w:id="772" w:author="Dylan CHEN" w:date="2026-03-27T23:54:00Z" w16du:dateUtc="2026-03-27T15:54:00Z">
              <w:tcPr>
                <w:tcW w:w="1766" w:type="dxa"/>
                <w:tcBorders>
                  <w:top w:val="nil"/>
                  <w:left w:val="nil"/>
                  <w:right w:val="nil"/>
                </w:tcBorders>
              </w:tcPr>
            </w:tcPrChange>
          </w:tcPr>
          <w:p w14:paraId="40A5EE53" w14:textId="77777777" w:rsidR="00EE0CF5" w:rsidRPr="00261E78" w:rsidRDefault="00EE0CF5" w:rsidP="006B2E1F">
            <w:pPr>
              <w:jc w:val="center"/>
              <w:rPr>
                <w:color w:val="000000"/>
                <w:sz w:val="20"/>
                <w:szCs w:val="20"/>
              </w:rPr>
            </w:pPr>
            <w:ins w:id="773" w:author="Dylan CHEN" w:date="2026-03-28T00:03:00Z" w16du:dateUtc="2026-03-27T16:03:00Z">
              <w:r>
                <w:rPr>
                  <w:color w:val="000000"/>
                  <w:sz w:val="20"/>
                  <w:szCs w:val="20"/>
                </w:rPr>
                <w:t>(0.027)</w:t>
              </w:r>
            </w:ins>
          </w:p>
        </w:tc>
        <w:tc>
          <w:tcPr>
            <w:tcW w:w="1285" w:type="dxa"/>
            <w:tcBorders>
              <w:top w:val="nil"/>
              <w:left w:val="nil"/>
              <w:right w:val="nil"/>
            </w:tcBorders>
            <w:tcPrChange w:id="774" w:author="Dylan CHEN" w:date="2026-03-27T23:54:00Z" w16du:dateUtc="2026-03-27T15:54:00Z">
              <w:tcPr>
                <w:tcW w:w="1766" w:type="dxa"/>
                <w:tcBorders>
                  <w:top w:val="nil"/>
                  <w:left w:val="nil"/>
                  <w:right w:val="nil"/>
                </w:tcBorders>
              </w:tcPr>
            </w:tcPrChange>
          </w:tcPr>
          <w:p w14:paraId="38B4AF0F" w14:textId="77777777" w:rsidR="00EE0CF5" w:rsidRPr="00261E78" w:rsidRDefault="00EE0CF5" w:rsidP="006B2E1F">
            <w:pPr>
              <w:jc w:val="center"/>
              <w:rPr>
                <w:color w:val="000000"/>
                <w:sz w:val="20"/>
                <w:szCs w:val="20"/>
              </w:rPr>
            </w:pPr>
            <w:ins w:id="775" w:author="Dylan CHEN" w:date="2026-03-28T00:03:00Z" w16du:dateUtc="2026-03-27T16:03:00Z">
              <w:r>
                <w:rPr>
                  <w:color w:val="000000"/>
                  <w:sz w:val="20"/>
                  <w:szCs w:val="20"/>
                </w:rPr>
                <w:t>(0.008)</w:t>
              </w:r>
            </w:ins>
          </w:p>
        </w:tc>
      </w:tr>
      <w:tr w:rsidR="00EE0CF5" w:rsidRPr="00261E78" w14:paraId="1900F4DC" w14:textId="77777777" w:rsidTr="006B2E1F">
        <w:trPr>
          <w:trHeight w:val="260"/>
          <w:jc w:val="center"/>
          <w:trPrChange w:id="776" w:author="Dylan CHEN" w:date="2026-03-27T23:54:00Z" w16du:dateUtc="2026-03-27T15:54:00Z">
            <w:trPr>
              <w:trHeight w:val="260"/>
              <w:jc w:val="center"/>
            </w:trPr>
          </w:trPrChange>
        </w:trPr>
        <w:tc>
          <w:tcPr>
            <w:tcW w:w="2173" w:type="dxa"/>
            <w:vMerge w:val="restart"/>
            <w:tcBorders>
              <w:top w:val="nil"/>
              <w:left w:val="nil"/>
              <w:bottom w:val="nil"/>
              <w:right w:val="nil"/>
            </w:tcBorders>
            <w:noWrap/>
            <w:hideMark/>
            <w:tcPrChange w:id="777" w:author="Dylan CHEN" w:date="2026-03-27T23:54:00Z" w16du:dateUtc="2026-03-27T15:54:00Z">
              <w:tcPr>
                <w:tcW w:w="3002" w:type="dxa"/>
                <w:gridSpan w:val="2"/>
                <w:vMerge w:val="restart"/>
                <w:tcBorders>
                  <w:top w:val="nil"/>
                  <w:left w:val="nil"/>
                  <w:bottom w:val="nil"/>
                  <w:right w:val="nil"/>
                </w:tcBorders>
                <w:noWrap/>
                <w:hideMark/>
              </w:tcPr>
            </w:tcPrChange>
          </w:tcPr>
          <w:p w14:paraId="27D65604" w14:textId="77777777" w:rsidR="00EE0CF5" w:rsidRPr="00261E78" w:rsidRDefault="00EE0CF5" w:rsidP="006B2E1F">
            <w:pPr>
              <w:rPr>
                <w:i/>
                <w:iCs/>
                <w:sz w:val="20"/>
                <w:szCs w:val="20"/>
              </w:rPr>
            </w:pPr>
            <w:r w:rsidRPr="00261E78">
              <w:rPr>
                <w:i/>
                <w:iCs/>
                <w:sz w:val="20"/>
                <w:szCs w:val="20"/>
              </w:rPr>
              <w:t>hasFirstPosition</w:t>
            </w:r>
            <w:r w:rsidRPr="00261E78">
              <w:rPr>
                <w:i/>
                <w:iCs/>
                <w:sz w:val="20"/>
                <w:szCs w:val="20"/>
              </w:rPr>
              <w:br/>
              <w:t>Seeker1Ans</w:t>
            </w:r>
            <w:r w:rsidRPr="00261E78">
              <w:rPr>
                <w:i/>
                <w:iCs/>
                <w:color w:val="000000"/>
                <w:sz w:val="20"/>
                <w:szCs w:val="20"/>
                <w:vertAlign w:val="subscript"/>
              </w:rPr>
              <w:t>i</w:t>
            </w:r>
          </w:p>
        </w:tc>
        <w:tc>
          <w:tcPr>
            <w:tcW w:w="1284" w:type="dxa"/>
            <w:tcBorders>
              <w:top w:val="nil"/>
              <w:left w:val="nil"/>
              <w:bottom w:val="nil"/>
              <w:right w:val="nil"/>
            </w:tcBorders>
            <w:noWrap/>
            <w:hideMark/>
            <w:tcPrChange w:id="778" w:author="Dylan CHEN" w:date="2026-03-27T23:54:00Z" w16du:dateUtc="2026-03-27T15:54:00Z">
              <w:tcPr>
                <w:tcW w:w="1766" w:type="dxa"/>
                <w:gridSpan w:val="2"/>
                <w:tcBorders>
                  <w:top w:val="nil"/>
                  <w:left w:val="nil"/>
                  <w:bottom w:val="nil"/>
                  <w:right w:val="nil"/>
                </w:tcBorders>
                <w:noWrap/>
                <w:hideMark/>
              </w:tcPr>
            </w:tcPrChange>
          </w:tcPr>
          <w:p w14:paraId="64AE9DBC" w14:textId="77777777" w:rsidR="00EE0CF5" w:rsidRPr="00261E78" w:rsidRDefault="00EE0CF5" w:rsidP="006B2E1F">
            <w:pPr>
              <w:rPr>
                <w:sz w:val="20"/>
                <w:szCs w:val="20"/>
              </w:rPr>
            </w:pPr>
          </w:p>
        </w:tc>
        <w:tc>
          <w:tcPr>
            <w:tcW w:w="2048" w:type="dxa"/>
            <w:tcBorders>
              <w:top w:val="nil"/>
              <w:left w:val="nil"/>
              <w:bottom w:val="nil"/>
              <w:right w:val="nil"/>
            </w:tcBorders>
            <w:noWrap/>
            <w:hideMark/>
            <w:tcPrChange w:id="779" w:author="Dylan CHEN" w:date="2026-03-27T23:54:00Z" w16du:dateUtc="2026-03-27T15:54:00Z">
              <w:tcPr>
                <w:tcW w:w="2826" w:type="dxa"/>
                <w:gridSpan w:val="3"/>
                <w:tcBorders>
                  <w:top w:val="nil"/>
                  <w:left w:val="nil"/>
                  <w:bottom w:val="nil"/>
                  <w:right w:val="nil"/>
                </w:tcBorders>
                <w:noWrap/>
                <w:hideMark/>
              </w:tcPr>
            </w:tcPrChange>
          </w:tcPr>
          <w:p w14:paraId="19E61DAD" w14:textId="77777777" w:rsidR="00EE0CF5" w:rsidRPr="00261E78" w:rsidRDefault="00EE0CF5" w:rsidP="006B2E1F">
            <w:pPr>
              <w:jc w:val="center"/>
              <w:rPr>
                <w:sz w:val="20"/>
                <w:szCs w:val="20"/>
              </w:rPr>
            </w:pPr>
          </w:p>
        </w:tc>
        <w:tc>
          <w:tcPr>
            <w:tcW w:w="1285" w:type="dxa"/>
            <w:tcBorders>
              <w:top w:val="nil"/>
              <w:left w:val="nil"/>
              <w:bottom w:val="nil"/>
              <w:right w:val="nil"/>
            </w:tcBorders>
            <w:noWrap/>
            <w:hideMark/>
            <w:tcPrChange w:id="780" w:author="Dylan CHEN" w:date="2026-03-27T23:54:00Z" w16du:dateUtc="2026-03-27T15:54:00Z">
              <w:tcPr>
                <w:tcW w:w="1766" w:type="dxa"/>
                <w:gridSpan w:val="2"/>
                <w:tcBorders>
                  <w:top w:val="nil"/>
                  <w:left w:val="nil"/>
                  <w:bottom w:val="nil"/>
                  <w:right w:val="nil"/>
                </w:tcBorders>
                <w:noWrap/>
                <w:hideMark/>
              </w:tcPr>
            </w:tcPrChange>
          </w:tcPr>
          <w:p w14:paraId="2C0D2A4D" w14:textId="77777777" w:rsidR="00EE0CF5" w:rsidRPr="00261E78" w:rsidRDefault="00EE0CF5" w:rsidP="006B2E1F">
            <w:pPr>
              <w:jc w:val="center"/>
              <w:rPr>
                <w:color w:val="000000"/>
                <w:sz w:val="20"/>
                <w:szCs w:val="20"/>
              </w:rPr>
            </w:pPr>
            <w:r w:rsidRPr="00261E78">
              <w:rPr>
                <w:color w:val="000000"/>
                <w:sz w:val="20"/>
                <w:szCs w:val="20"/>
              </w:rPr>
              <w:t>0.173 ***</w:t>
            </w:r>
          </w:p>
        </w:tc>
        <w:tc>
          <w:tcPr>
            <w:tcW w:w="1285" w:type="dxa"/>
            <w:tcBorders>
              <w:top w:val="nil"/>
              <w:left w:val="nil"/>
              <w:bottom w:val="nil"/>
              <w:right w:val="nil"/>
            </w:tcBorders>
            <w:tcPrChange w:id="781" w:author="Dylan CHEN" w:date="2026-03-27T23:54:00Z" w16du:dateUtc="2026-03-27T15:54:00Z">
              <w:tcPr>
                <w:tcW w:w="1766" w:type="dxa"/>
                <w:tcBorders>
                  <w:top w:val="nil"/>
                  <w:left w:val="nil"/>
                  <w:bottom w:val="nil"/>
                  <w:right w:val="nil"/>
                </w:tcBorders>
              </w:tcPr>
            </w:tcPrChange>
          </w:tcPr>
          <w:p w14:paraId="101C8525" w14:textId="77777777" w:rsidR="00EE0CF5" w:rsidRPr="00261E78" w:rsidRDefault="00EE0CF5" w:rsidP="006B2E1F">
            <w:pPr>
              <w:jc w:val="center"/>
              <w:rPr>
                <w:color w:val="000000"/>
                <w:sz w:val="20"/>
                <w:szCs w:val="20"/>
              </w:rPr>
            </w:pPr>
          </w:p>
        </w:tc>
        <w:tc>
          <w:tcPr>
            <w:tcW w:w="1285" w:type="dxa"/>
            <w:tcBorders>
              <w:top w:val="nil"/>
              <w:left w:val="nil"/>
              <w:bottom w:val="nil"/>
              <w:right w:val="nil"/>
            </w:tcBorders>
            <w:tcPrChange w:id="782" w:author="Dylan CHEN" w:date="2026-03-27T23:54:00Z" w16du:dateUtc="2026-03-27T15:54:00Z">
              <w:tcPr>
                <w:tcW w:w="1766" w:type="dxa"/>
                <w:tcBorders>
                  <w:top w:val="nil"/>
                  <w:left w:val="nil"/>
                  <w:bottom w:val="nil"/>
                  <w:right w:val="nil"/>
                </w:tcBorders>
              </w:tcPr>
            </w:tcPrChange>
          </w:tcPr>
          <w:p w14:paraId="312CA69F" w14:textId="77777777" w:rsidR="00EE0CF5" w:rsidRPr="00261E78" w:rsidRDefault="00EE0CF5" w:rsidP="006B2E1F">
            <w:pPr>
              <w:jc w:val="center"/>
              <w:rPr>
                <w:color w:val="000000"/>
                <w:sz w:val="20"/>
                <w:szCs w:val="20"/>
              </w:rPr>
            </w:pPr>
          </w:p>
        </w:tc>
      </w:tr>
      <w:tr w:rsidR="00EE0CF5" w:rsidRPr="00261E78" w14:paraId="48268BF6" w14:textId="77777777" w:rsidTr="006B2E1F">
        <w:trPr>
          <w:trHeight w:val="260"/>
          <w:jc w:val="center"/>
          <w:trPrChange w:id="783" w:author="Dylan CHEN" w:date="2026-03-27T23:54:00Z" w16du:dateUtc="2026-03-27T15:54:00Z">
            <w:trPr>
              <w:trHeight w:val="260"/>
              <w:jc w:val="center"/>
            </w:trPr>
          </w:trPrChange>
        </w:trPr>
        <w:tc>
          <w:tcPr>
            <w:tcW w:w="2173" w:type="dxa"/>
            <w:vMerge/>
            <w:tcBorders>
              <w:top w:val="nil"/>
              <w:left w:val="nil"/>
              <w:right w:val="nil"/>
            </w:tcBorders>
            <w:hideMark/>
            <w:tcPrChange w:id="784" w:author="Dylan CHEN" w:date="2026-03-27T23:54:00Z" w16du:dateUtc="2026-03-27T15:54:00Z">
              <w:tcPr>
                <w:tcW w:w="3002" w:type="dxa"/>
                <w:gridSpan w:val="2"/>
                <w:vMerge/>
                <w:tcBorders>
                  <w:top w:val="nil"/>
                  <w:left w:val="nil"/>
                  <w:bottom w:val="single" w:sz="4" w:space="0" w:color="auto"/>
                  <w:right w:val="nil"/>
                </w:tcBorders>
                <w:hideMark/>
              </w:tcPr>
            </w:tcPrChange>
          </w:tcPr>
          <w:p w14:paraId="54BE6041" w14:textId="77777777" w:rsidR="00EE0CF5" w:rsidRPr="00261E78" w:rsidRDefault="00EE0CF5" w:rsidP="006B2E1F">
            <w:pPr>
              <w:rPr>
                <w:i/>
                <w:iCs/>
                <w:sz w:val="20"/>
                <w:szCs w:val="20"/>
              </w:rPr>
            </w:pPr>
          </w:p>
        </w:tc>
        <w:tc>
          <w:tcPr>
            <w:tcW w:w="1284" w:type="dxa"/>
            <w:tcBorders>
              <w:top w:val="nil"/>
              <w:left w:val="nil"/>
              <w:right w:val="nil"/>
            </w:tcBorders>
            <w:noWrap/>
            <w:hideMark/>
            <w:tcPrChange w:id="785" w:author="Dylan CHEN" w:date="2026-03-27T23:54:00Z" w16du:dateUtc="2026-03-27T15:54:00Z">
              <w:tcPr>
                <w:tcW w:w="1766" w:type="dxa"/>
                <w:gridSpan w:val="2"/>
                <w:tcBorders>
                  <w:top w:val="nil"/>
                  <w:left w:val="nil"/>
                  <w:bottom w:val="single" w:sz="4" w:space="0" w:color="auto"/>
                  <w:right w:val="nil"/>
                </w:tcBorders>
                <w:noWrap/>
                <w:hideMark/>
              </w:tcPr>
            </w:tcPrChange>
          </w:tcPr>
          <w:p w14:paraId="267F90A1" w14:textId="77777777" w:rsidR="00EE0CF5" w:rsidRPr="00261E78" w:rsidRDefault="00EE0CF5" w:rsidP="006B2E1F">
            <w:pPr>
              <w:jc w:val="center"/>
              <w:rPr>
                <w:sz w:val="20"/>
                <w:szCs w:val="20"/>
              </w:rPr>
            </w:pPr>
          </w:p>
        </w:tc>
        <w:tc>
          <w:tcPr>
            <w:tcW w:w="2048" w:type="dxa"/>
            <w:tcBorders>
              <w:top w:val="nil"/>
              <w:left w:val="nil"/>
              <w:right w:val="nil"/>
            </w:tcBorders>
            <w:noWrap/>
            <w:hideMark/>
            <w:tcPrChange w:id="786" w:author="Dylan CHEN" w:date="2026-03-27T23:54:00Z" w16du:dateUtc="2026-03-27T15:54:00Z">
              <w:tcPr>
                <w:tcW w:w="2826" w:type="dxa"/>
                <w:gridSpan w:val="3"/>
                <w:tcBorders>
                  <w:top w:val="nil"/>
                  <w:left w:val="nil"/>
                  <w:bottom w:val="single" w:sz="4" w:space="0" w:color="auto"/>
                  <w:right w:val="nil"/>
                </w:tcBorders>
                <w:noWrap/>
                <w:hideMark/>
              </w:tcPr>
            </w:tcPrChange>
          </w:tcPr>
          <w:p w14:paraId="06DC435D" w14:textId="77777777" w:rsidR="00EE0CF5" w:rsidRPr="00261E78" w:rsidRDefault="00EE0CF5" w:rsidP="006B2E1F">
            <w:pPr>
              <w:jc w:val="center"/>
              <w:rPr>
                <w:sz w:val="20"/>
                <w:szCs w:val="20"/>
              </w:rPr>
            </w:pPr>
          </w:p>
        </w:tc>
        <w:tc>
          <w:tcPr>
            <w:tcW w:w="1285" w:type="dxa"/>
            <w:tcBorders>
              <w:top w:val="nil"/>
              <w:left w:val="nil"/>
              <w:right w:val="nil"/>
            </w:tcBorders>
            <w:noWrap/>
            <w:hideMark/>
            <w:tcPrChange w:id="787" w:author="Dylan CHEN" w:date="2026-03-27T23:54:00Z" w16du:dateUtc="2026-03-27T15:54:00Z">
              <w:tcPr>
                <w:tcW w:w="1766" w:type="dxa"/>
                <w:gridSpan w:val="2"/>
                <w:tcBorders>
                  <w:top w:val="nil"/>
                  <w:left w:val="nil"/>
                  <w:bottom w:val="single" w:sz="4" w:space="0" w:color="auto"/>
                  <w:right w:val="nil"/>
                </w:tcBorders>
                <w:noWrap/>
                <w:hideMark/>
              </w:tcPr>
            </w:tcPrChange>
          </w:tcPr>
          <w:p w14:paraId="4B10F637" w14:textId="77777777" w:rsidR="00EE0CF5" w:rsidRPr="00261E78" w:rsidRDefault="00EE0CF5" w:rsidP="006B2E1F">
            <w:pPr>
              <w:jc w:val="center"/>
              <w:rPr>
                <w:color w:val="000000"/>
                <w:sz w:val="20"/>
                <w:szCs w:val="20"/>
              </w:rPr>
            </w:pPr>
            <w:r w:rsidRPr="00261E78">
              <w:rPr>
                <w:color w:val="000000"/>
                <w:sz w:val="20"/>
                <w:szCs w:val="20"/>
              </w:rPr>
              <w:t>(0.010)</w:t>
            </w:r>
          </w:p>
        </w:tc>
        <w:tc>
          <w:tcPr>
            <w:tcW w:w="1285" w:type="dxa"/>
            <w:tcBorders>
              <w:top w:val="nil"/>
              <w:left w:val="nil"/>
              <w:right w:val="nil"/>
            </w:tcBorders>
            <w:tcPrChange w:id="788" w:author="Dylan CHEN" w:date="2026-03-27T23:54:00Z" w16du:dateUtc="2026-03-27T15:54:00Z">
              <w:tcPr>
                <w:tcW w:w="1766" w:type="dxa"/>
                <w:tcBorders>
                  <w:top w:val="nil"/>
                  <w:left w:val="nil"/>
                  <w:bottom w:val="single" w:sz="4" w:space="0" w:color="auto"/>
                  <w:right w:val="nil"/>
                </w:tcBorders>
              </w:tcPr>
            </w:tcPrChange>
          </w:tcPr>
          <w:p w14:paraId="64C274FE" w14:textId="77777777" w:rsidR="00EE0CF5" w:rsidRPr="00261E78" w:rsidRDefault="00EE0CF5" w:rsidP="006B2E1F">
            <w:pPr>
              <w:jc w:val="center"/>
              <w:rPr>
                <w:color w:val="000000"/>
                <w:sz w:val="20"/>
                <w:szCs w:val="20"/>
              </w:rPr>
            </w:pPr>
          </w:p>
        </w:tc>
        <w:tc>
          <w:tcPr>
            <w:tcW w:w="1285" w:type="dxa"/>
            <w:tcBorders>
              <w:top w:val="nil"/>
              <w:left w:val="nil"/>
              <w:right w:val="nil"/>
            </w:tcBorders>
            <w:tcPrChange w:id="789" w:author="Dylan CHEN" w:date="2026-03-27T23:54:00Z" w16du:dateUtc="2026-03-27T15:54:00Z">
              <w:tcPr>
                <w:tcW w:w="1766" w:type="dxa"/>
                <w:tcBorders>
                  <w:top w:val="nil"/>
                  <w:left w:val="nil"/>
                  <w:bottom w:val="single" w:sz="4" w:space="0" w:color="auto"/>
                  <w:right w:val="nil"/>
                </w:tcBorders>
              </w:tcPr>
            </w:tcPrChange>
          </w:tcPr>
          <w:p w14:paraId="130F2C63" w14:textId="77777777" w:rsidR="00EE0CF5" w:rsidRPr="00261E78" w:rsidRDefault="00EE0CF5" w:rsidP="006B2E1F">
            <w:pPr>
              <w:jc w:val="center"/>
              <w:rPr>
                <w:color w:val="000000"/>
                <w:sz w:val="20"/>
                <w:szCs w:val="20"/>
              </w:rPr>
            </w:pPr>
          </w:p>
        </w:tc>
      </w:tr>
      <w:tr w:rsidR="00EE0CF5" w:rsidRPr="00261E78" w14:paraId="7C1AC2FB" w14:textId="77777777" w:rsidTr="006B2E1F">
        <w:trPr>
          <w:trHeight w:val="260"/>
          <w:jc w:val="center"/>
          <w:ins w:id="790" w:author="Dylan CHEN" w:date="2026-03-27T23:54:00Z"/>
        </w:trPr>
        <w:tc>
          <w:tcPr>
            <w:tcW w:w="2173" w:type="dxa"/>
            <w:vMerge w:val="restart"/>
            <w:tcBorders>
              <w:top w:val="nil"/>
              <w:left w:val="nil"/>
              <w:right w:val="nil"/>
            </w:tcBorders>
          </w:tcPr>
          <w:p w14:paraId="09D4267A" w14:textId="77777777" w:rsidR="00EE0CF5" w:rsidRPr="00261E78" w:rsidRDefault="00EE0CF5" w:rsidP="006B2E1F">
            <w:pPr>
              <w:rPr>
                <w:ins w:id="791" w:author="Dylan CHEN" w:date="2026-03-27T23:54:00Z" w16du:dateUtc="2026-03-27T15:54:00Z"/>
                <w:i/>
                <w:iCs/>
                <w:sz w:val="20"/>
                <w:szCs w:val="20"/>
              </w:rPr>
            </w:pPr>
            <w:ins w:id="792" w:author="Dylan CHEN" w:date="2026-03-28T00:03:00Z" w16du:dateUtc="2026-03-27T16:03:00Z">
              <w:r w:rsidRPr="00D426A6">
                <w:rPr>
                  <w:i/>
                  <w:iCs/>
                  <w:color w:val="000000"/>
                  <w:sz w:val="20"/>
                  <w:szCs w:val="20"/>
                </w:rPr>
                <w:t>firstPosition</w:t>
              </w:r>
            </w:ins>
            <w:ins w:id="793" w:author="Dylan CHEN" w:date="2026-03-28T00:04:00Z" w16du:dateUtc="2026-03-27T16:04:00Z">
              <w:r>
                <w:rPr>
                  <w:i/>
                  <w:iCs/>
                  <w:color w:val="000000"/>
                  <w:sz w:val="20"/>
                  <w:szCs w:val="20"/>
                </w:rPr>
                <w:br/>
              </w:r>
            </w:ins>
            <w:ins w:id="794" w:author="Dylan CHEN" w:date="2026-03-28T00:03:00Z" w16du:dateUtc="2026-03-27T16:03:00Z">
              <w:r w:rsidRPr="00D426A6">
                <w:rPr>
                  <w:i/>
                  <w:iCs/>
                  <w:color w:val="000000"/>
                  <w:sz w:val="20"/>
                  <w:szCs w:val="20"/>
                </w:rPr>
                <w:t>SeekerNum</w:t>
              </w:r>
              <w:r w:rsidRPr="00D426A6">
                <w:rPr>
                  <w:i/>
                  <w:iCs/>
                  <w:color w:val="000000"/>
                  <w:sz w:val="20"/>
                  <w:szCs w:val="20"/>
                  <w:vertAlign w:val="subscript"/>
                </w:rPr>
                <w:t>i</w:t>
              </w:r>
            </w:ins>
          </w:p>
        </w:tc>
        <w:tc>
          <w:tcPr>
            <w:tcW w:w="1284" w:type="dxa"/>
            <w:tcBorders>
              <w:top w:val="nil"/>
              <w:left w:val="nil"/>
              <w:right w:val="nil"/>
            </w:tcBorders>
            <w:noWrap/>
          </w:tcPr>
          <w:p w14:paraId="2AD4BC16" w14:textId="77777777" w:rsidR="00EE0CF5" w:rsidRPr="00261E78" w:rsidRDefault="00EE0CF5" w:rsidP="006B2E1F">
            <w:pPr>
              <w:jc w:val="center"/>
              <w:rPr>
                <w:ins w:id="795" w:author="Dylan CHEN" w:date="2026-03-27T23:54:00Z" w16du:dateUtc="2026-03-27T15:54:00Z"/>
                <w:sz w:val="20"/>
                <w:szCs w:val="20"/>
              </w:rPr>
            </w:pPr>
          </w:p>
        </w:tc>
        <w:tc>
          <w:tcPr>
            <w:tcW w:w="2048" w:type="dxa"/>
            <w:tcBorders>
              <w:top w:val="nil"/>
              <w:left w:val="nil"/>
              <w:right w:val="nil"/>
            </w:tcBorders>
            <w:noWrap/>
          </w:tcPr>
          <w:p w14:paraId="3E406073" w14:textId="77777777" w:rsidR="00EE0CF5" w:rsidRPr="00261E78" w:rsidRDefault="00EE0CF5" w:rsidP="006B2E1F">
            <w:pPr>
              <w:jc w:val="center"/>
              <w:rPr>
                <w:ins w:id="796" w:author="Dylan CHEN" w:date="2026-03-27T23:54:00Z" w16du:dateUtc="2026-03-27T15:54:00Z"/>
                <w:sz w:val="20"/>
                <w:szCs w:val="20"/>
              </w:rPr>
            </w:pPr>
          </w:p>
        </w:tc>
        <w:tc>
          <w:tcPr>
            <w:tcW w:w="1285" w:type="dxa"/>
            <w:tcBorders>
              <w:top w:val="nil"/>
              <w:left w:val="nil"/>
              <w:right w:val="nil"/>
            </w:tcBorders>
            <w:noWrap/>
          </w:tcPr>
          <w:p w14:paraId="46C0E80E" w14:textId="77777777" w:rsidR="00EE0CF5" w:rsidRPr="00261E78" w:rsidRDefault="00EE0CF5" w:rsidP="006B2E1F">
            <w:pPr>
              <w:jc w:val="center"/>
              <w:rPr>
                <w:ins w:id="797" w:author="Dylan CHEN" w:date="2026-03-27T23:54:00Z" w16du:dateUtc="2026-03-27T15:54:00Z"/>
                <w:color w:val="000000"/>
                <w:sz w:val="20"/>
                <w:szCs w:val="20"/>
              </w:rPr>
            </w:pPr>
          </w:p>
        </w:tc>
        <w:tc>
          <w:tcPr>
            <w:tcW w:w="1285" w:type="dxa"/>
            <w:tcBorders>
              <w:top w:val="nil"/>
              <w:left w:val="nil"/>
              <w:right w:val="nil"/>
            </w:tcBorders>
          </w:tcPr>
          <w:p w14:paraId="7193377A" w14:textId="77777777" w:rsidR="00EE0CF5" w:rsidRPr="00261E78" w:rsidRDefault="00EE0CF5" w:rsidP="006B2E1F">
            <w:pPr>
              <w:jc w:val="center"/>
              <w:rPr>
                <w:ins w:id="798" w:author="Dylan CHEN" w:date="2026-03-27T23:54:00Z" w16du:dateUtc="2026-03-27T15:54:00Z"/>
                <w:color w:val="000000"/>
                <w:sz w:val="20"/>
                <w:szCs w:val="20"/>
              </w:rPr>
            </w:pPr>
          </w:p>
        </w:tc>
        <w:tc>
          <w:tcPr>
            <w:tcW w:w="1285" w:type="dxa"/>
            <w:tcBorders>
              <w:top w:val="nil"/>
              <w:left w:val="nil"/>
              <w:right w:val="nil"/>
            </w:tcBorders>
          </w:tcPr>
          <w:p w14:paraId="37C42DB8" w14:textId="77777777" w:rsidR="00EE0CF5" w:rsidRPr="00261E78" w:rsidRDefault="00EE0CF5" w:rsidP="006B2E1F">
            <w:pPr>
              <w:jc w:val="center"/>
              <w:rPr>
                <w:ins w:id="799" w:author="Dylan CHEN" w:date="2026-03-27T23:54:00Z" w16du:dateUtc="2026-03-27T15:54:00Z"/>
                <w:color w:val="000000"/>
                <w:sz w:val="20"/>
                <w:szCs w:val="20"/>
              </w:rPr>
            </w:pPr>
            <w:ins w:id="800" w:author="Dylan CHEN" w:date="2026-03-28T00:04:00Z" w16du:dateUtc="2026-03-27T16:04:00Z">
              <w:r>
                <w:rPr>
                  <w:color w:val="000000"/>
                  <w:sz w:val="20"/>
                  <w:szCs w:val="20"/>
                </w:rPr>
                <w:t>0.257 ***</w:t>
              </w:r>
            </w:ins>
          </w:p>
        </w:tc>
      </w:tr>
      <w:tr w:rsidR="00EE0CF5" w:rsidRPr="00261E78" w14:paraId="32D43AC0" w14:textId="77777777" w:rsidTr="006B2E1F">
        <w:trPr>
          <w:trHeight w:val="260"/>
          <w:jc w:val="center"/>
          <w:ins w:id="801" w:author="Dylan CHEN" w:date="2026-03-27T23:54:00Z"/>
        </w:trPr>
        <w:tc>
          <w:tcPr>
            <w:tcW w:w="2173" w:type="dxa"/>
            <w:vMerge/>
            <w:tcBorders>
              <w:left w:val="nil"/>
              <w:bottom w:val="single" w:sz="4" w:space="0" w:color="auto"/>
              <w:right w:val="nil"/>
            </w:tcBorders>
          </w:tcPr>
          <w:p w14:paraId="29B720E7" w14:textId="77777777" w:rsidR="00EE0CF5" w:rsidRPr="00261E78" w:rsidRDefault="00EE0CF5" w:rsidP="006B2E1F">
            <w:pPr>
              <w:rPr>
                <w:ins w:id="802" w:author="Dylan CHEN" w:date="2026-03-27T23:54:00Z" w16du:dateUtc="2026-03-27T15:54:00Z"/>
                <w:i/>
                <w:iCs/>
                <w:sz w:val="20"/>
                <w:szCs w:val="20"/>
              </w:rPr>
            </w:pPr>
          </w:p>
        </w:tc>
        <w:tc>
          <w:tcPr>
            <w:tcW w:w="1284" w:type="dxa"/>
            <w:tcBorders>
              <w:top w:val="nil"/>
              <w:left w:val="nil"/>
              <w:bottom w:val="single" w:sz="4" w:space="0" w:color="auto"/>
              <w:right w:val="nil"/>
            </w:tcBorders>
            <w:noWrap/>
          </w:tcPr>
          <w:p w14:paraId="7176125C" w14:textId="77777777" w:rsidR="00EE0CF5" w:rsidRPr="00261E78" w:rsidRDefault="00EE0CF5" w:rsidP="006B2E1F">
            <w:pPr>
              <w:jc w:val="center"/>
              <w:rPr>
                <w:ins w:id="803" w:author="Dylan CHEN" w:date="2026-03-27T23:54:00Z" w16du:dateUtc="2026-03-27T15:54:00Z"/>
                <w:sz w:val="20"/>
                <w:szCs w:val="20"/>
              </w:rPr>
            </w:pPr>
          </w:p>
        </w:tc>
        <w:tc>
          <w:tcPr>
            <w:tcW w:w="2048" w:type="dxa"/>
            <w:tcBorders>
              <w:top w:val="nil"/>
              <w:left w:val="nil"/>
              <w:bottom w:val="single" w:sz="4" w:space="0" w:color="auto"/>
              <w:right w:val="nil"/>
            </w:tcBorders>
            <w:noWrap/>
          </w:tcPr>
          <w:p w14:paraId="59AB4875" w14:textId="77777777" w:rsidR="00EE0CF5" w:rsidRPr="00261E78" w:rsidRDefault="00EE0CF5" w:rsidP="006B2E1F">
            <w:pPr>
              <w:jc w:val="center"/>
              <w:rPr>
                <w:ins w:id="804" w:author="Dylan CHEN" w:date="2026-03-27T23:54:00Z" w16du:dateUtc="2026-03-27T15:54:00Z"/>
                <w:sz w:val="20"/>
                <w:szCs w:val="20"/>
              </w:rPr>
            </w:pPr>
          </w:p>
        </w:tc>
        <w:tc>
          <w:tcPr>
            <w:tcW w:w="1285" w:type="dxa"/>
            <w:tcBorders>
              <w:top w:val="nil"/>
              <w:left w:val="nil"/>
              <w:bottom w:val="single" w:sz="4" w:space="0" w:color="auto"/>
              <w:right w:val="nil"/>
            </w:tcBorders>
            <w:noWrap/>
          </w:tcPr>
          <w:p w14:paraId="1B07A638" w14:textId="77777777" w:rsidR="00EE0CF5" w:rsidRPr="00261E78" w:rsidRDefault="00EE0CF5" w:rsidP="006B2E1F">
            <w:pPr>
              <w:jc w:val="center"/>
              <w:rPr>
                <w:ins w:id="805" w:author="Dylan CHEN" w:date="2026-03-27T23:54:00Z" w16du:dateUtc="2026-03-27T15:54:00Z"/>
                <w:color w:val="000000"/>
                <w:sz w:val="20"/>
                <w:szCs w:val="20"/>
              </w:rPr>
            </w:pPr>
          </w:p>
        </w:tc>
        <w:tc>
          <w:tcPr>
            <w:tcW w:w="1285" w:type="dxa"/>
            <w:tcBorders>
              <w:top w:val="nil"/>
              <w:left w:val="nil"/>
              <w:bottom w:val="single" w:sz="4" w:space="0" w:color="auto"/>
              <w:right w:val="nil"/>
            </w:tcBorders>
          </w:tcPr>
          <w:p w14:paraId="0F807389" w14:textId="77777777" w:rsidR="00EE0CF5" w:rsidRPr="00261E78" w:rsidRDefault="00EE0CF5" w:rsidP="006B2E1F">
            <w:pPr>
              <w:jc w:val="center"/>
              <w:rPr>
                <w:ins w:id="806" w:author="Dylan CHEN" w:date="2026-03-27T23:54:00Z" w16du:dateUtc="2026-03-27T15:54:00Z"/>
                <w:color w:val="000000"/>
                <w:sz w:val="20"/>
                <w:szCs w:val="20"/>
              </w:rPr>
            </w:pPr>
          </w:p>
        </w:tc>
        <w:tc>
          <w:tcPr>
            <w:tcW w:w="1285" w:type="dxa"/>
            <w:tcBorders>
              <w:top w:val="nil"/>
              <w:left w:val="nil"/>
              <w:bottom w:val="single" w:sz="4" w:space="0" w:color="auto"/>
              <w:right w:val="nil"/>
            </w:tcBorders>
          </w:tcPr>
          <w:p w14:paraId="4DDD034B" w14:textId="77777777" w:rsidR="00EE0CF5" w:rsidRPr="00261E78" w:rsidRDefault="00EE0CF5" w:rsidP="006B2E1F">
            <w:pPr>
              <w:jc w:val="center"/>
              <w:rPr>
                <w:ins w:id="807" w:author="Dylan CHEN" w:date="2026-03-27T23:54:00Z" w16du:dateUtc="2026-03-27T15:54:00Z"/>
                <w:color w:val="000000"/>
                <w:sz w:val="20"/>
                <w:szCs w:val="20"/>
              </w:rPr>
            </w:pPr>
            <w:ins w:id="808" w:author="Dylan CHEN" w:date="2026-03-28T00:04:00Z" w16du:dateUtc="2026-03-27T16:04:00Z">
              <w:r>
                <w:rPr>
                  <w:color w:val="000000"/>
                  <w:sz w:val="20"/>
                  <w:szCs w:val="20"/>
                </w:rPr>
                <w:t>(0.005)</w:t>
              </w:r>
            </w:ins>
          </w:p>
        </w:tc>
      </w:tr>
      <w:tr w:rsidR="00EE0CF5" w:rsidRPr="00261E78" w14:paraId="05FF3091" w14:textId="77777777" w:rsidTr="006B2E1F">
        <w:trPr>
          <w:trHeight w:val="260"/>
          <w:jc w:val="center"/>
          <w:trPrChange w:id="809" w:author="Dylan CHEN" w:date="2026-03-27T23:54:00Z" w16du:dateUtc="2026-03-27T15:54:00Z">
            <w:trPr>
              <w:trHeight w:val="260"/>
              <w:jc w:val="center"/>
            </w:trPr>
          </w:trPrChange>
        </w:trPr>
        <w:tc>
          <w:tcPr>
            <w:tcW w:w="2173" w:type="dxa"/>
            <w:tcBorders>
              <w:top w:val="single" w:sz="4" w:space="0" w:color="auto"/>
              <w:left w:val="nil"/>
              <w:bottom w:val="nil"/>
              <w:right w:val="nil"/>
            </w:tcBorders>
            <w:noWrap/>
            <w:hideMark/>
            <w:tcPrChange w:id="810" w:author="Dylan CHEN" w:date="2026-03-27T23:54:00Z" w16du:dateUtc="2026-03-27T15:54:00Z">
              <w:tcPr>
                <w:tcW w:w="3002" w:type="dxa"/>
                <w:gridSpan w:val="2"/>
                <w:tcBorders>
                  <w:top w:val="single" w:sz="4" w:space="0" w:color="auto"/>
                  <w:left w:val="nil"/>
                  <w:bottom w:val="nil"/>
                  <w:right w:val="nil"/>
                </w:tcBorders>
                <w:noWrap/>
                <w:hideMark/>
              </w:tcPr>
            </w:tcPrChange>
          </w:tcPr>
          <w:p w14:paraId="12DE9DD0" w14:textId="77777777" w:rsidR="00EE0CF5" w:rsidRPr="00261E78" w:rsidRDefault="00EE0CF5" w:rsidP="006B2E1F">
            <w:pPr>
              <w:rPr>
                <w:sz w:val="20"/>
                <w:szCs w:val="20"/>
              </w:rPr>
            </w:pPr>
            <w:r w:rsidRPr="00261E78">
              <w:rPr>
                <w:sz w:val="20"/>
                <w:szCs w:val="20"/>
              </w:rPr>
              <w:t>question timing FE</w:t>
            </w:r>
          </w:p>
        </w:tc>
        <w:tc>
          <w:tcPr>
            <w:tcW w:w="1284" w:type="dxa"/>
            <w:tcBorders>
              <w:top w:val="single" w:sz="4" w:space="0" w:color="auto"/>
              <w:left w:val="nil"/>
              <w:bottom w:val="nil"/>
              <w:right w:val="nil"/>
            </w:tcBorders>
            <w:noWrap/>
            <w:hideMark/>
            <w:tcPrChange w:id="811" w:author="Dylan CHEN" w:date="2026-03-27T23:54:00Z" w16du:dateUtc="2026-03-27T15:54:00Z">
              <w:tcPr>
                <w:tcW w:w="1766" w:type="dxa"/>
                <w:gridSpan w:val="2"/>
                <w:tcBorders>
                  <w:top w:val="single" w:sz="4" w:space="0" w:color="auto"/>
                  <w:left w:val="nil"/>
                  <w:bottom w:val="nil"/>
                  <w:right w:val="nil"/>
                </w:tcBorders>
                <w:noWrap/>
                <w:hideMark/>
              </w:tcPr>
            </w:tcPrChange>
          </w:tcPr>
          <w:p w14:paraId="0158E1AC" w14:textId="77777777" w:rsidR="00EE0CF5" w:rsidRPr="00261E78" w:rsidRDefault="00EE0CF5" w:rsidP="006B2E1F">
            <w:pPr>
              <w:jc w:val="center"/>
              <w:rPr>
                <w:sz w:val="20"/>
                <w:szCs w:val="20"/>
              </w:rPr>
            </w:pPr>
            <w:r w:rsidRPr="00261E78">
              <w:rPr>
                <w:sz w:val="20"/>
                <w:szCs w:val="20"/>
              </w:rPr>
              <w:t>√</w:t>
            </w:r>
          </w:p>
        </w:tc>
        <w:tc>
          <w:tcPr>
            <w:tcW w:w="2048" w:type="dxa"/>
            <w:tcBorders>
              <w:top w:val="single" w:sz="4" w:space="0" w:color="auto"/>
              <w:left w:val="nil"/>
              <w:bottom w:val="nil"/>
              <w:right w:val="nil"/>
            </w:tcBorders>
            <w:noWrap/>
            <w:hideMark/>
            <w:tcPrChange w:id="812" w:author="Dylan CHEN" w:date="2026-03-27T23:54:00Z" w16du:dateUtc="2026-03-27T15:54:00Z">
              <w:tcPr>
                <w:tcW w:w="2826" w:type="dxa"/>
                <w:gridSpan w:val="3"/>
                <w:tcBorders>
                  <w:top w:val="single" w:sz="4" w:space="0" w:color="auto"/>
                  <w:left w:val="nil"/>
                  <w:bottom w:val="nil"/>
                  <w:right w:val="nil"/>
                </w:tcBorders>
                <w:noWrap/>
                <w:hideMark/>
              </w:tcPr>
            </w:tcPrChange>
          </w:tcPr>
          <w:p w14:paraId="49D6444C" w14:textId="77777777" w:rsidR="00EE0CF5" w:rsidRPr="00261E78" w:rsidRDefault="00EE0CF5" w:rsidP="006B2E1F">
            <w:pPr>
              <w:jc w:val="center"/>
              <w:rPr>
                <w:sz w:val="20"/>
                <w:szCs w:val="20"/>
              </w:rPr>
            </w:pPr>
            <w:r w:rsidRPr="00261E78">
              <w:rPr>
                <w:sz w:val="20"/>
                <w:szCs w:val="20"/>
              </w:rPr>
              <w:t>√</w:t>
            </w:r>
          </w:p>
        </w:tc>
        <w:tc>
          <w:tcPr>
            <w:tcW w:w="1285" w:type="dxa"/>
            <w:tcBorders>
              <w:top w:val="single" w:sz="4" w:space="0" w:color="auto"/>
              <w:left w:val="nil"/>
              <w:bottom w:val="nil"/>
              <w:right w:val="nil"/>
            </w:tcBorders>
            <w:noWrap/>
            <w:hideMark/>
            <w:tcPrChange w:id="813" w:author="Dylan CHEN" w:date="2026-03-27T23:54:00Z" w16du:dateUtc="2026-03-27T15:54:00Z">
              <w:tcPr>
                <w:tcW w:w="1766" w:type="dxa"/>
                <w:gridSpan w:val="2"/>
                <w:tcBorders>
                  <w:top w:val="single" w:sz="4" w:space="0" w:color="auto"/>
                  <w:left w:val="nil"/>
                  <w:bottom w:val="nil"/>
                  <w:right w:val="nil"/>
                </w:tcBorders>
                <w:noWrap/>
                <w:hideMark/>
              </w:tcPr>
            </w:tcPrChange>
          </w:tcPr>
          <w:p w14:paraId="3C06F605" w14:textId="77777777" w:rsidR="00EE0CF5" w:rsidRPr="00261E78" w:rsidRDefault="00EE0CF5" w:rsidP="006B2E1F">
            <w:pPr>
              <w:jc w:val="center"/>
              <w:rPr>
                <w:sz w:val="20"/>
                <w:szCs w:val="20"/>
              </w:rPr>
            </w:pPr>
            <w:r w:rsidRPr="00261E78">
              <w:rPr>
                <w:sz w:val="20"/>
                <w:szCs w:val="20"/>
              </w:rPr>
              <w:t>√</w:t>
            </w:r>
          </w:p>
        </w:tc>
        <w:tc>
          <w:tcPr>
            <w:tcW w:w="1285" w:type="dxa"/>
            <w:tcBorders>
              <w:top w:val="single" w:sz="4" w:space="0" w:color="auto"/>
              <w:left w:val="nil"/>
              <w:bottom w:val="nil"/>
              <w:right w:val="nil"/>
            </w:tcBorders>
            <w:tcPrChange w:id="814" w:author="Dylan CHEN" w:date="2026-03-27T23:54:00Z" w16du:dateUtc="2026-03-27T15:54:00Z">
              <w:tcPr>
                <w:tcW w:w="1766" w:type="dxa"/>
                <w:tcBorders>
                  <w:top w:val="single" w:sz="4" w:space="0" w:color="auto"/>
                  <w:left w:val="nil"/>
                  <w:bottom w:val="nil"/>
                  <w:right w:val="nil"/>
                </w:tcBorders>
              </w:tcPr>
            </w:tcPrChange>
          </w:tcPr>
          <w:p w14:paraId="7218FE06" w14:textId="77777777" w:rsidR="00EE0CF5" w:rsidRPr="00261E78" w:rsidRDefault="00EE0CF5" w:rsidP="006B2E1F">
            <w:pPr>
              <w:jc w:val="center"/>
              <w:rPr>
                <w:sz w:val="20"/>
                <w:szCs w:val="20"/>
              </w:rPr>
            </w:pPr>
            <w:ins w:id="815" w:author="Dylan CHEN" w:date="2026-03-28T01:07:00Z" w16du:dateUtc="2026-03-27T17:07:00Z">
              <w:r w:rsidRPr="00261E78">
                <w:rPr>
                  <w:sz w:val="20"/>
                  <w:szCs w:val="20"/>
                </w:rPr>
                <w:t>√</w:t>
              </w:r>
            </w:ins>
          </w:p>
        </w:tc>
        <w:tc>
          <w:tcPr>
            <w:tcW w:w="1285" w:type="dxa"/>
            <w:tcBorders>
              <w:top w:val="single" w:sz="4" w:space="0" w:color="auto"/>
              <w:left w:val="nil"/>
              <w:bottom w:val="nil"/>
              <w:right w:val="nil"/>
            </w:tcBorders>
            <w:tcPrChange w:id="816" w:author="Dylan CHEN" w:date="2026-03-27T23:54:00Z" w16du:dateUtc="2026-03-27T15:54:00Z">
              <w:tcPr>
                <w:tcW w:w="1766" w:type="dxa"/>
                <w:tcBorders>
                  <w:top w:val="single" w:sz="4" w:space="0" w:color="auto"/>
                  <w:left w:val="nil"/>
                  <w:bottom w:val="nil"/>
                  <w:right w:val="nil"/>
                </w:tcBorders>
              </w:tcPr>
            </w:tcPrChange>
          </w:tcPr>
          <w:p w14:paraId="43D60EB6" w14:textId="77777777" w:rsidR="00EE0CF5" w:rsidRPr="00261E78" w:rsidRDefault="00EE0CF5" w:rsidP="006B2E1F">
            <w:pPr>
              <w:jc w:val="center"/>
              <w:rPr>
                <w:sz w:val="20"/>
                <w:szCs w:val="20"/>
              </w:rPr>
            </w:pPr>
            <w:ins w:id="817" w:author="Dylan CHEN" w:date="2026-03-28T01:07:00Z" w16du:dateUtc="2026-03-27T17:07:00Z">
              <w:r w:rsidRPr="00261E78">
                <w:rPr>
                  <w:sz w:val="20"/>
                  <w:szCs w:val="20"/>
                </w:rPr>
                <w:t>√</w:t>
              </w:r>
            </w:ins>
          </w:p>
        </w:tc>
      </w:tr>
      <w:tr w:rsidR="00EE0CF5" w:rsidRPr="00261E78" w14:paraId="349D930B" w14:textId="77777777" w:rsidTr="006B2E1F">
        <w:trPr>
          <w:trHeight w:val="260"/>
          <w:jc w:val="center"/>
          <w:trPrChange w:id="818" w:author="Dylan CHEN" w:date="2026-03-27T23:54:00Z" w16du:dateUtc="2026-03-27T15:54:00Z">
            <w:trPr>
              <w:trHeight w:val="260"/>
              <w:jc w:val="center"/>
            </w:trPr>
          </w:trPrChange>
        </w:trPr>
        <w:tc>
          <w:tcPr>
            <w:tcW w:w="2173" w:type="dxa"/>
            <w:tcBorders>
              <w:top w:val="nil"/>
              <w:left w:val="nil"/>
              <w:bottom w:val="single" w:sz="4" w:space="0" w:color="auto"/>
              <w:right w:val="nil"/>
            </w:tcBorders>
            <w:noWrap/>
            <w:hideMark/>
            <w:tcPrChange w:id="819" w:author="Dylan CHEN" w:date="2026-03-27T23:54:00Z" w16du:dateUtc="2026-03-27T15:54:00Z">
              <w:tcPr>
                <w:tcW w:w="3002" w:type="dxa"/>
                <w:gridSpan w:val="2"/>
                <w:tcBorders>
                  <w:top w:val="nil"/>
                  <w:left w:val="nil"/>
                  <w:bottom w:val="single" w:sz="4" w:space="0" w:color="auto"/>
                  <w:right w:val="nil"/>
                </w:tcBorders>
                <w:noWrap/>
                <w:hideMark/>
              </w:tcPr>
            </w:tcPrChange>
          </w:tcPr>
          <w:p w14:paraId="29F6D2FD" w14:textId="77777777" w:rsidR="00EE0CF5" w:rsidRPr="00261E78" w:rsidRDefault="00EE0CF5" w:rsidP="006B2E1F">
            <w:pPr>
              <w:rPr>
                <w:sz w:val="20"/>
                <w:szCs w:val="20"/>
              </w:rPr>
            </w:pPr>
            <w:r w:rsidRPr="00261E78">
              <w:rPr>
                <w:sz w:val="20"/>
                <w:szCs w:val="20"/>
              </w:rPr>
              <w:t>other controls</w:t>
            </w:r>
          </w:p>
        </w:tc>
        <w:tc>
          <w:tcPr>
            <w:tcW w:w="1284" w:type="dxa"/>
            <w:tcBorders>
              <w:top w:val="nil"/>
              <w:left w:val="nil"/>
              <w:bottom w:val="single" w:sz="4" w:space="0" w:color="auto"/>
              <w:right w:val="nil"/>
            </w:tcBorders>
            <w:noWrap/>
            <w:hideMark/>
            <w:tcPrChange w:id="820" w:author="Dylan CHEN" w:date="2026-03-27T23:54:00Z" w16du:dateUtc="2026-03-27T15:54:00Z">
              <w:tcPr>
                <w:tcW w:w="1766" w:type="dxa"/>
                <w:gridSpan w:val="2"/>
                <w:tcBorders>
                  <w:top w:val="nil"/>
                  <w:left w:val="nil"/>
                  <w:bottom w:val="single" w:sz="4" w:space="0" w:color="auto"/>
                  <w:right w:val="nil"/>
                </w:tcBorders>
                <w:noWrap/>
                <w:hideMark/>
              </w:tcPr>
            </w:tcPrChange>
          </w:tcPr>
          <w:p w14:paraId="7D09031B" w14:textId="77777777" w:rsidR="00EE0CF5" w:rsidRPr="00261E78" w:rsidRDefault="00EE0CF5" w:rsidP="006B2E1F">
            <w:pPr>
              <w:jc w:val="center"/>
              <w:rPr>
                <w:sz w:val="20"/>
                <w:szCs w:val="20"/>
              </w:rPr>
            </w:pPr>
            <w:r w:rsidRPr="00261E78">
              <w:rPr>
                <w:sz w:val="20"/>
                <w:szCs w:val="20"/>
              </w:rPr>
              <w:t>√</w:t>
            </w:r>
          </w:p>
        </w:tc>
        <w:tc>
          <w:tcPr>
            <w:tcW w:w="2048" w:type="dxa"/>
            <w:tcBorders>
              <w:top w:val="nil"/>
              <w:left w:val="nil"/>
              <w:bottom w:val="single" w:sz="4" w:space="0" w:color="auto"/>
              <w:right w:val="nil"/>
            </w:tcBorders>
            <w:noWrap/>
            <w:hideMark/>
            <w:tcPrChange w:id="821" w:author="Dylan CHEN" w:date="2026-03-27T23:54:00Z" w16du:dateUtc="2026-03-27T15:54:00Z">
              <w:tcPr>
                <w:tcW w:w="2826" w:type="dxa"/>
                <w:gridSpan w:val="3"/>
                <w:tcBorders>
                  <w:top w:val="nil"/>
                  <w:left w:val="nil"/>
                  <w:bottom w:val="single" w:sz="4" w:space="0" w:color="auto"/>
                  <w:right w:val="nil"/>
                </w:tcBorders>
                <w:noWrap/>
                <w:hideMark/>
              </w:tcPr>
            </w:tcPrChange>
          </w:tcPr>
          <w:p w14:paraId="5DC922C9" w14:textId="77777777" w:rsidR="00EE0CF5" w:rsidRPr="00261E78" w:rsidRDefault="00EE0CF5" w:rsidP="006B2E1F">
            <w:pPr>
              <w:jc w:val="center"/>
              <w:rPr>
                <w:sz w:val="20"/>
                <w:szCs w:val="20"/>
              </w:rPr>
            </w:pPr>
            <w:r w:rsidRPr="00261E78">
              <w:rPr>
                <w:sz w:val="20"/>
                <w:szCs w:val="20"/>
              </w:rPr>
              <w:t>√</w:t>
            </w:r>
          </w:p>
        </w:tc>
        <w:tc>
          <w:tcPr>
            <w:tcW w:w="1285" w:type="dxa"/>
            <w:tcBorders>
              <w:top w:val="nil"/>
              <w:left w:val="nil"/>
              <w:bottom w:val="single" w:sz="4" w:space="0" w:color="auto"/>
              <w:right w:val="nil"/>
            </w:tcBorders>
            <w:noWrap/>
            <w:hideMark/>
            <w:tcPrChange w:id="822" w:author="Dylan CHEN" w:date="2026-03-27T23:54:00Z" w16du:dateUtc="2026-03-27T15:54:00Z">
              <w:tcPr>
                <w:tcW w:w="1766" w:type="dxa"/>
                <w:gridSpan w:val="2"/>
                <w:tcBorders>
                  <w:top w:val="nil"/>
                  <w:left w:val="nil"/>
                  <w:bottom w:val="single" w:sz="4" w:space="0" w:color="auto"/>
                  <w:right w:val="nil"/>
                </w:tcBorders>
                <w:noWrap/>
                <w:hideMark/>
              </w:tcPr>
            </w:tcPrChange>
          </w:tcPr>
          <w:p w14:paraId="08485C27" w14:textId="77777777" w:rsidR="00EE0CF5" w:rsidRPr="00261E78" w:rsidRDefault="00EE0CF5" w:rsidP="006B2E1F">
            <w:pPr>
              <w:jc w:val="center"/>
              <w:rPr>
                <w:sz w:val="20"/>
                <w:szCs w:val="20"/>
              </w:rPr>
            </w:pPr>
            <w:r w:rsidRPr="00261E78">
              <w:rPr>
                <w:sz w:val="20"/>
                <w:szCs w:val="20"/>
              </w:rPr>
              <w:t>√</w:t>
            </w:r>
          </w:p>
        </w:tc>
        <w:tc>
          <w:tcPr>
            <w:tcW w:w="1285" w:type="dxa"/>
            <w:tcBorders>
              <w:top w:val="nil"/>
              <w:left w:val="nil"/>
              <w:bottom w:val="single" w:sz="4" w:space="0" w:color="auto"/>
              <w:right w:val="nil"/>
            </w:tcBorders>
            <w:tcPrChange w:id="823" w:author="Dylan CHEN" w:date="2026-03-27T23:54:00Z" w16du:dateUtc="2026-03-27T15:54:00Z">
              <w:tcPr>
                <w:tcW w:w="1766" w:type="dxa"/>
                <w:tcBorders>
                  <w:top w:val="nil"/>
                  <w:left w:val="nil"/>
                  <w:bottom w:val="single" w:sz="4" w:space="0" w:color="auto"/>
                  <w:right w:val="nil"/>
                </w:tcBorders>
              </w:tcPr>
            </w:tcPrChange>
          </w:tcPr>
          <w:p w14:paraId="5B04038E" w14:textId="77777777" w:rsidR="00EE0CF5" w:rsidRPr="00261E78" w:rsidRDefault="00EE0CF5" w:rsidP="006B2E1F">
            <w:pPr>
              <w:jc w:val="center"/>
              <w:rPr>
                <w:sz w:val="20"/>
                <w:szCs w:val="20"/>
              </w:rPr>
            </w:pPr>
            <w:ins w:id="824" w:author="Dylan CHEN" w:date="2026-03-28T01:07:00Z" w16du:dateUtc="2026-03-27T17:07:00Z">
              <w:r w:rsidRPr="00261E78">
                <w:rPr>
                  <w:sz w:val="20"/>
                  <w:szCs w:val="20"/>
                </w:rPr>
                <w:t>√</w:t>
              </w:r>
            </w:ins>
          </w:p>
        </w:tc>
        <w:tc>
          <w:tcPr>
            <w:tcW w:w="1285" w:type="dxa"/>
            <w:tcBorders>
              <w:top w:val="nil"/>
              <w:left w:val="nil"/>
              <w:bottom w:val="single" w:sz="4" w:space="0" w:color="auto"/>
              <w:right w:val="nil"/>
            </w:tcBorders>
            <w:tcPrChange w:id="825" w:author="Dylan CHEN" w:date="2026-03-27T23:54:00Z" w16du:dateUtc="2026-03-27T15:54:00Z">
              <w:tcPr>
                <w:tcW w:w="1766" w:type="dxa"/>
                <w:tcBorders>
                  <w:top w:val="nil"/>
                  <w:left w:val="nil"/>
                  <w:bottom w:val="single" w:sz="4" w:space="0" w:color="auto"/>
                  <w:right w:val="nil"/>
                </w:tcBorders>
              </w:tcPr>
            </w:tcPrChange>
          </w:tcPr>
          <w:p w14:paraId="4409520D" w14:textId="77777777" w:rsidR="00EE0CF5" w:rsidRPr="00261E78" w:rsidRDefault="00EE0CF5" w:rsidP="006B2E1F">
            <w:pPr>
              <w:jc w:val="center"/>
              <w:rPr>
                <w:sz w:val="20"/>
                <w:szCs w:val="20"/>
              </w:rPr>
            </w:pPr>
            <w:ins w:id="826" w:author="Dylan CHEN" w:date="2026-03-28T01:07:00Z" w16du:dateUtc="2026-03-27T17:07:00Z">
              <w:r w:rsidRPr="00261E78">
                <w:rPr>
                  <w:sz w:val="20"/>
                  <w:szCs w:val="20"/>
                </w:rPr>
                <w:t>√</w:t>
              </w:r>
            </w:ins>
          </w:p>
        </w:tc>
      </w:tr>
      <w:tr w:rsidR="00EE0CF5" w:rsidRPr="00261E78" w14:paraId="5C7337D5" w14:textId="77777777" w:rsidTr="006B2E1F">
        <w:trPr>
          <w:trHeight w:val="260"/>
          <w:jc w:val="center"/>
          <w:trPrChange w:id="827" w:author="Dylan CHEN" w:date="2026-03-27T23:54:00Z" w16du:dateUtc="2026-03-27T15:54:00Z">
            <w:trPr>
              <w:trHeight w:val="260"/>
              <w:jc w:val="center"/>
            </w:trPr>
          </w:trPrChange>
        </w:trPr>
        <w:tc>
          <w:tcPr>
            <w:tcW w:w="2173" w:type="dxa"/>
            <w:tcBorders>
              <w:top w:val="nil"/>
              <w:left w:val="nil"/>
              <w:bottom w:val="single" w:sz="4" w:space="0" w:color="auto"/>
              <w:right w:val="nil"/>
            </w:tcBorders>
            <w:noWrap/>
            <w:hideMark/>
            <w:tcPrChange w:id="828" w:author="Dylan CHEN" w:date="2026-03-27T23:54:00Z" w16du:dateUtc="2026-03-27T15:54:00Z">
              <w:tcPr>
                <w:tcW w:w="3002" w:type="dxa"/>
                <w:gridSpan w:val="2"/>
                <w:tcBorders>
                  <w:top w:val="nil"/>
                  <w:left w:val="nil"/>
                  <w:bottom w:val="single" w:sz="4" w:space="0" w:color="auto"/>
                  <w:right w:val="nil"/>
                </w:tcBorders>
                <w:noWrap/>
                <w:hideMark/>
              </w:tcPr>
            </w:tcPrChange>
          </w:tcPr>
          <w:p w14:paraId="1C1ECA11" w14:textId="77777777" w:rsidR="00EE0CF5" w:rsidRPr="00261E78" w:rsidRDefault="00EE0CF5" w:rsidP="006B2E1F">
            <w:pPr>
              <w:rPr>
                <w:color w:val="000000"/>
                <w:sz w:val="20"/>
                <w:szCs w:val="20"/>
              </w:rPr>
            </w:pPr>
            <w:r w:rsidRPr="00261E78">
              <w:rPr>
                <w:color w:val="000000"/>
                <w:sz w:val="20"/>
                <w:szCs w:val="20"/>
              </w:rPr>
              <w:t>N</w:t>
            </w:r>
          </w:p>
        </w:tc>
        <w:tc>
          <w:tcPr>
            <w:tcW w:w="1284" w:type="dxa"/>
            <w:tcBorders>
              <w:top w:val="nil"/>
              <w:left w:val="nil"/>
              <w:bottom w:val="single" w:sz="4" w:space="0" w:color="auto"/>
              <w:right w:val="nil"/>
            </w:tcBorders>
            <w:noWrap/>
            <w:hideMark/>
            <w:tcPrChange w:id="829" w:author="Dylan CHEN" w:date="2026-03-27T23:54:00Z" w16du:dateUtc="2026-03-27T15:54:00Z">
              <w:tcPr>
                <w:tcW w:w="1766" w:type="dxa"/>
                <w:gridSpan w:val="2"/>
                <w:tcBorders>
                  <w:top w:val="nil"/>
                  <w:left w:val="nil"/>
                  <w:bottom w:val="single" w:sz="4" w:space="0" w:color="auto"/>
                  <w:right w:val="nil"/>
                </w:tcBorders>
                <w:noWrap/>
                <w:hideMark/>
              </w:tcPr>
            </w:tcPrChange>
          </w:tcPr>
          <w:p w14:paraId="643AA313" w14:textId="77777777" w:rsidR="00EE0CF5" w:rsidRPr="00261E78" w:rsidRDefault="00EE0CF5" w:rsidP="006B2E1F">
            <w:pPr>
              <w:jc w:val="center"/>
              <w:rPr>
                <w:color w:val="000000"/>
                <w:sz w:val="20"/>
                <w:szCs w:val="20"/>
              </w:rPr>
            </w:pPr>
            <w:r w:rsidRPr="00261E78">
              <w:rPr>
                <w:color w:val="000000"/>
                <w:sz w:val="20"/>
                <w:szCs w:val="20"/>
              </w:rPr>
              <w:t>3,235</w:t>
            </w:r>
          </w:p>
        </w:tc>
        <w:tc>
          <w:tcPr>
            <w:tcW w:w="2048" w:type="dxa"/>
            <w:tcBorders>
              <w:top w:val="nil"/>
              <w:left w:val="nil"/>
              <w:bottom w:val="single" w:sz="4" w:space="0" w:color="auto"/>
              <w:right w:val="nil"/>
            </w:tcBorders>
            <w:noWrap/>
            <w:hideMark/>
            <w:tcPrChange w:id="830" w:author="Dylan CHEN" w:date="2026-03-27T23:54:00Z" w16du:dateUtc="2026-03-27T15:54:00Z">
              <w:tcPr>
                <w:tcW w:w="2826" w:type="dxa"/>
                <w:gridSpan w:val="3"/>
                <w:tcBorders>
                  <w:top w:val="nil"/>
                  <w:left w:val="nil"/>
                  <w:bottom w:val="single" w:sz="4" w:space="0" w:color="auto"/>
                  <w:right w:val="nil"/>
                </w:tcBorders>
                <w:noWrap/>
                <w:hideMark/>
              </w:tcPr>
            </w:tcPrChange>
          </w:tcPr>
          <w:p w14:paraId="388EF2E2" w14:textId="77777777" w:rsidR="00EE0CF5" w:rsidRPr="00261E78" w:rsidRDefault="00EE0CF5" w:rsidP="006B2E1F">
            <w:pPr>
              <w:jc w:val="center"/>
              <w:rPr>
                <w:color w:val="000000"/>
                <w:sz w:val="20"/>
                <w:szCs w:val="20"/>
              </w:rPr>
            </w:pPr>
            <w:r w:rsidRPr="00261E78">
              <w:rPr>
                <w:color w:val="000000"/>
                <w:sz w:val="20"/>
                <w:szCs w:val="20"/>
              </w:rPr>
              <w:t>3,235</w:t>
            </w:r>
          </w:p>
        </w:tc>
        <w:tc>
          <w:tcPr>
            <w:tcW w:w="1285" w:type="dxa"/>
            <w:tcBorders>
              <w:top w:val="nil"/>
              <w:left w:val="nil"/>
              <w:bottom w:val="single" w:sz="4" w:space="0" w:color="auto"/>
              <w:right w:val="nil"/>
            </w:tcBorders>
            <w:noWrap/>
            <w:hideMark/>
            <w:tcPrChange w:id="831" w:author="Dylan CHEN" w:date="2026-03-27T23:54:00Z" w16du:dateUtc="2026-03-27T15:54:00Z">
              <w:tcPr>
                <w:tcW w:w="1766" w:type="dxa"/>
                <w:gridSpan w:val="2"/>
                <w:tcBorders>
                  <w:top w:val="nil"/>
                  <w:left w:val="nil"/>
                  <w:bottom w:val="single" w:sz="4" w:space="0" w:color="auto"/>
                  <w:right w:val="nil"/>
                </w:tcBorders>
                <w:noWrap/>
                <w:hideMark/>
              </w:tcPr>
            </w:tcPrChange>
          </w:tcPr>
          <w:p w14:paraId="5F089FEA" w14:textId="77777777" w:rsidR="00EE0CF5" w:rsidRPr="00261E78" w:rsidRDefault="00EE0CF5" w:rsidP="006B2E1F">
            <w:pPr>
              <w:jc w:val="center"/>
              <w:rPr>
                <w:color w:val="000000"/>
                <w:sz w:val="20"/>
                <w:szCs w:val="20"/>
              </w:rPr>
            </w:pPr>
            <w:r w:rsidRPr="00261E78">
              <w:rPr>
                <w:color w:val="000000"/>
                <w:sz w:val="20"/>
                <w:szCs w:val="20"/>
              </w:rPr>
              <w:t>3,235</w:t>
            </w:r>
          </w:p>
        </w:tc>
        <w:tc>
          <w:tcPr>
            <w:tcW w:w="1285" w:type="dxa"/>
            <w:tcBorders>
              <w:top w:val="nil"/>
              <w:left w:val="nil"/>
              <w:bottom w:val="single" w:sz="4" w:space="0" w:color="auto"/>
              <w:right w:val="nil"/>
            </w:tcBorders>
            <w:tcPrChange w:id="832" w:author="Dylan CHEN" w:date="2026-03-27T23:54:00Z" w16du:dateUtc="2026-03-27T15:54:00Z">
              <w:tcPr>
                <w:tcW w:w="1766" w:type="dxa"/>
                <w:tcBorders>
                  <w:top w:val="nil"/>
                  <w:left w:val="nil"/>
                  <w:bottom w:val="single" w:sz="4" w:space="0" w:color="auto"/>
                  <w:right w:val="nil"/>
                </w:tcBorders>
              </w:tcPr>
            </w:tcPrChange>
          </w:tcPr>
          <w:p w14:paraId="68EBCFB6" w14:textId="77777777" w:rsidR="00EE0CF5" w:rsidRPr="00261E78" w:rsidRDefault="00EE0CF5" w:rsidP="006B2E1F">
            <w:pPr>
              <w:jc w:val="center"/>
              <w:rPr>
                <w:color w:val="000000"/>
                <w:sz w:val="20"/>
                <w:szCs w:val="20"/>
              </w:rPr>
            </w:pPr>
            <w:ins w:id="833" w:author="Dylan CHEN" w:date="2026-03-28T01:07:00Z" w16du:dateUtc="2026-03-27T17:07:00Z">
              <w:r w:rsidRPr="00261E78">
                <w:rPr>
                  <w:color w:val="000000"/>
                  <w:sz w:val="20"/>
                  <w:szCs w:val="20"/>
                </w:rPr>
                <w:t>3,235</w:t>
              </w:r>
            </w:ins>
          </w:p>
        </w:tc>
        <w:tc>
          <w:tcPr>
            <w:tcW w:w="1285" w:type="dxa"/>
            <w:tcBorders>
              <w:top w:val="nil"/>
              <w:left w:val="nil"/>
              <w:bottom w:val="single" w:sz="4" w:space="0" w:color="auto"/>
              <w:right w:val="nil"/>
            </w:tcBorders>
            <w:tcPrChange w:id="834" w:author="Dylan CHEN" w:date="2026-03-27T23:54:00Z" w16du:dateUtc="2026-03-27T15:54:00Z">
              <w:tcPr>
                <w:tcW w:w="1766" w:type="dxa"/>
                <w:tcBorders>
                  <w:top w:val="nil"/>
                  <w:left w:val="nil"/>
                  <w:bottom w:val="single" w:sz="4" w:space="0" w:color="auto"/>
                  <w:right w:val="nil"/>
                </w:tcBorders>
              </w:tcPr>
            </w:tcPrChange>
          </w:tcPr>
          <w:p w14:paraId="398C750D" w14:textId="77777777" w:rsidR="00EE0CF5" w:rsidRPr="00261E78" w:rsidRDefault="00EE0CF5" w:rsidP="006B2E1F">
            <w:pPr>
              <w:jc w:val="center"/>
              <w:rPr>
                <w:color w:val="000000"/>
                <w:sz w:val="20"/>
                <w:szCs w:val="20"/>
              </w:rPr>
            </w:pPr>
            <w:ins w:id="835" w:author="Dylan CHEN" w:date="2026-03-28T01:07:00Z" w16du:dateUtc="2026-03-27T17:07:00Z">
              <w:r w:rsidRPr="00261E78">
                <w:rPr>
                  <w:color w:val="000000"/>
                  <w:sz w:val="20"/>
                  <w:szCs w:val="20"/>
                </w:rPr>
                <w:t>3,235</w:t>
              </w:r>
            </w:ins>
          </w:p>
        </w:tc>
      </w:tr>
    </w:tbl>
    <w:p w14:paraId="4B31C47D" w14:textId="77777777" w:rsidR="00EE0CF5" w:rsidRDefault="00EE0CF5" w:rsidP="00EE0CF5">
      <w:pPr>
        <w:pStyle w:val="Notes"/>
        <w:rPr>
          <w:ins w:id="836" w:author="Dylan CHEN" w:date="2026-03-28T00:04:00Z" w16du:dateUtc="2026-03-27T16:04:00Z"/>
        </w:rPr>
      </w:pPr>
      <w:r w:rsidRPr="00261E78">
        <w:t>Notes: 1. ***p&lt;0.001; **p&lt;0.01; *p&lt;0.05.</w:t>
      </w:r>
      <w:r w:rsidRPr="00261E78" w:rsidDel="00F26025">
        <w:t xml:space="preserve"> </w:t>
      </w:r>
      <w:r w:rsidRPr="00261E78">
        <w:br/>
        <w:t>2. Question timing FE indicates the date on which the question was posted.</w:t>
      </w:r>
      <w:ins w:id="837" w:author="Dylan CHEN" w:date="2026-03-20T14:31:00Z" w16du:dateUtc="2026-03-20T06:31:00Z">
        <w:r>
          <w:br/>
        </w:r>
        <w:commentRangeStart w:id="838"/>
        <w:r>
          <w:rPr>
            <w:rFonts w:hint="eastAsia"/>
          </w:rPr>
          <w:t>3</w:t>
        </w:r>
      </w:ins>
      <w:commentRangeEnd w:id="838"/>
      <w:r>
        <w:rPr>
          <w:rStyle w:val="CommentReference"/>
          <w:rFonts w:hint="eastAsia"/>
          <w:sz w:val="20"/>
        </w:rPr>
        <w:commentReference w:id="838"/>
      </w:r>
      <w:ins w:id="839" w:author="Dylan CHEN" w:date="2026-03-20T14:31:00Z" w16du:dateUtc="2026-03-20T06:31:00Z">
        <w:r>
          <w:rPr>
            <w:rFonts w:hint="eastAsia"/>
          </w:rPr>
          <w:t xml:space="preserve">. Results remain unchanged using </w:t>
        </w:r>
        <w:r w:rsidRPr="009725FA">
          <w:t>a new mediator variable that counts the number of “first-position seekers” among all answerers to each question</w:t>
        </w:r>
        <w:r>
          <w:rPr>
            <w:rFonts w:hint="eastAsia"/>
          </w:rPr>
          <w:t>.</w:t>
        </w:r>
      </w:ins>
    </w:p>
    <w:p w14:paraId="4F4BCEA5" w14:textId="77777777" w:rsidR="00EE0CF5" w:rsidRDefault="00EE0CF5" w:rsidP="00EE0CF5">
      <w:pPr>
        <w:pStyle w:val="Paragraph0"/>
        <w:rPr>
          <w:ins w:id="840" w:author="Dylan CHEN" w:date="2026-03-28T00:20:00Z" w16du:dateUtc="2026-03-27T16:20:00Z"/>
        </w:rPr>
      </w:pPr>
      <w:ins w:id="841" w:author="Dylan CHEN" w:date="2026-03-28T00:20:00Z" w16du:dateUtc="2026-03-27T16:20:00Z">
        <w:r>
          <w:t>To further validate the position effect mechanism, we construct an alternative mediator that captures the overall contribution of “first position seekers” rather than only their presence as initial responders. Specifically, we count the number of answers provided by “first position seekers” to each question (</w:t>
        </w:r>
        <w:r w:rsidRPr="00B85161">
          <w:rPr>
            <w:i/>
            <w:iCs/>
            <w:rPrChange w:id="842" w:author="Dylan CHEN" w:date="2026-03-28T00:20:00Z" w16du:dateUtc="2026-03-27T16:20:00Z">
              <w:rPr/>
            </w:rPrChange>
          </w:rPr>
          <w:t>firstPositionSeekerNum</w:t>
        </w:r>
        <w:r w:rsidRPr="00B85161">
          <w:rPr>
            <w:i/>
            <w:iCs/>
            <w:vertAlign w:val="subscript"/>
            <w:rPrChange w:id="843" w:author="Dylan CHEN" w:date="2026-03-28T00:20:00Z" w16du:dateUtc="2026-03-27T16:20:00Z">
              <w:rPr/>
            </w:rPrChange>
          </w:rPr>
          <w:t>i</w:t>
        </w:r>
        <w:r>
          <w:t>). This variable directly measures whether AI reduces the total participation of users who value first-responder status, providing a more comprehensive test of our theoretical prediction.</w:t>
        </w:r>
      </w:ins>
    </w:p>
    <w:p w14:paraId="2A43649D" w14:textId="77777777" w:rsidR="00EE0CF5" w:rsidRPr="00261E78" w:rsidRDefault="00EE0CF5" w:rsidP="00EE0CF5">
      <w:pPr>
        <w:pStyle w:val="Paragraph0"/>
        <w:pPrChange w:id="844" w:author="Dylan CHEN" w:date="2026-03-28T00:04:00Z" w16du:dateUtc="2026-03-27T16:04:00Z">
          <w:pPr>
            <w:pStyle w:val="Notes"/>
          </w:pPr>
        </w:pPrChange>
      </w:pPr>
      <w:ins w:id="845" w:author="Dylan CHEN" w:date="2026-03-28T00:20:00Z" w16du:dateUtc="2026-03-27T16:20:00Z">
        <w:r>
          <w:lastRenderedPageBreak/>
          <w:t xml:space="preserve">Column 4 shows that AI treatment substantially reduces the number of answers </w:t>
        </w:r>
      </w:ins>
      <w:ins w:id="846" w:author="Dylan CHEN" w:date="2026-03-28T00:21:00Z" w16du:dateUtc="2026-03-27T16:21:00Z">
        <w:r>
          <w:t xml:space="preserve">“first position seekers” </w:t>
        </w:r>
      </w:ins>
      <w:ins w:id="847" w:author="Dylan CHEN" w:date="2026-03-28T00:20:00Z" w16du:dateUtc="2026-03-27T16:20:00Z">
        <w:r>
          <w:t>(</w:t>
        </w:r>
        <w:r w:rsidRPr="00B85161">
          <w:rPr>
            <w:i/>
            <w:iCs/>
            <w:rPrChange w:id="848" w:author="Dylan CHEN" w:date="2026-03-28T00:20:00Z" w16du:dateUtc="2026-03-27T16:20:00Z">
              <w:rPr/>
            </w:rPrChange>
          </w:rPr>
          <w:t>β</w:t>
        </w:r>
        <w:r>
          <w:t xml:space="preserve"> = -0.261, p &lt; 0.001). This effect is notably larger than the effect on overall answer count, suggesting that </w:t>
        </w:r>
      </w:ins>
      <w:ins w:id="849" w:author="Dylan CHEN" w:date="2026-03-28T00:21:00Z" w16du:dateUtc="2026-03-27T16:21:00Z">
        <w:r>
          <w:t xml:space="preserve">“first position seekers” </w:t>
        </w:r>
      </w:ins>
      <w:ins w:id="850" w:author="Dylan CHEN" w:date="2026-03-28T00:20:00Z" w16du:dateUtc="2026-03-27T16:20:00Z">
        <w:r>
          <w:t xml:space="preserve">are disproportionately deterred by AI presence. Column 5 includes this mediator in the main regression. The coefficient on </w:t>
        </w:r>
        <w:r w:rsidRPr="00B85161">
          <w:rPr>
            <w:i/>
            <w:iCs/>
            <w:rPrChange w:id="851" w:author="Dylan CHEN" w:date="2026-03-28T00:21:00Z" w16du:dateUtc="2026-03-27T16:21:00Z">
              <w:rPr/>
            </w:rPrChange>
          </w:rPr>
          <w:t>firstPositionSeekerNum</w:t>
        </w:r>
        <w:r w:rsidRPr="00B85161">
          <w:rPr>
            <w:i/>
            <w:iCs/>
            <w:vertAlign w:val="subscript"/>
            <w:rPrChange w:id="852" w:author="Dylan CHEN" w:date="2026-03-28T00:21:00Z" w16du:dateUtc="2026-03-27T16:21:00Z">
              <w:rPr/>
            </w:rPrChange>
          </w:rPr>
          <w:t>i</w:t>
        </w:r>
        <w:r>
          <w:t xml:space="preserve"> is positive and highly significant (</w:t>
        </w:r>
        <w:r w:rsidRPr="00B85161">
          <w:rPr>
            <w:i/>
            <w:iCs/>
            <w:rPrChange w:id="853" w:author="Dylan CHEN" w:date="2026-03-28T00:20:00Z" w16du:dateUtc="2026-03-27T16:20:00Z">
              <w:rPr/>
            </w:rPrChange>
          </w:rPr>
          <w:t>β</w:t>
        </w:r>
        <w:r>
          <w:t xml:space="preserve"> = 0.257, p &lt; 0.001), indicating that each additional answer from a </w:t>
        </w:r>
      </w:ins>
      <w:ins w:id="854" w:author="Dylan CHEN" w:date="2026-03-28T00:21:00Z" w16du:dateUtc="2026-03-27T16:21:00Z">
        <w:r>
          <w:t xml:space="preserve">“first position seekers” </w:t>
        </w:r>
      </w:ins>
      <w:ins w:id="855" w:author="Dylan CHEN" w:date="2026-03-28T00:20:00Z" w16du:dateUtc="2026-03-27T16:20:00Z">
        <w:r>
          <w:t xml:space="preserve">is associated with greater overall participation. More importantly, controlling for this mediator reduces the AI coefficient from -0.153 to -0.086, a reduction of approximately 44%. This larger reduction compared to our original specification (Column 3) confirms that the position effect operates through discouraging the overall contribution of </w:t>
        </w:r>
      </w:ins>
      <w:ins w:id="856" w:author="Dylan CHEN" w:date="2026-03-28T00:21:00Z" w16du:dateUtc="2026-03-27T16:21:00Z">
        <w:r>
          <w:t>“first position seekers</w:t>
        </w:r>
        <w:r>
          <w:rPr>
            <w:rFonts w:hint="eastAsia"/>
          </w:rPr>
          <w:t>,</w:t>
        </w:r>
        <w:r>
          <w:t xml:space="preserve">” </w:t>
        </w:r>
      </w:ins>
      <w:ins w:id="857" w:author="Dylan CHEN" w:date="2026-03-28T00:20:00Z" w16du:dateUtc="2026-03-27T16:20:00Z">
        <w:r>
          <w:t xml:space="preserve"> not merely their likelihood of providing the first human answer. The AI coefficient remains significant (p &lt; 0.001), consistent with our expectation that position effect represents one of multiple mechanisms through which AI deters human participation.</w:t>
        </w:r>
      </w:ins>
    </w:p>
    <w:p w14:paraId="63D47DD6" w14:textId="77777777" w:rsidR="00EE0CF5" w:rsidRPr="00261E78" w:rsidRDefault="00EE0CF5" w:rsidP="00EE0CF5">
      <w:pPr>
        <w:pStyle w:val="Heading4"/>
      </w:pPr>
      <w:r w:rsidRPr="00261E78">
        <w:t>Mechanisms Driving Reduction in Viewer Recognition</w:t>
      </w:r>
    </w:p>
    <w:p w14:paraId="69EC6883" w14:textId="77777777" w:rsidR="00EE0CF5" w:rsidRPr="00261E78" w:rsidRDefault="00EE0CF5" w:rsidP="00EE0CF5">
      <w:pPr>
        <w:pStyle w:val="Paragraph0"/>
      </w:pPr>
      <w:r w:rsidRPr="00261E78">
        <w:t>We investigate why AI-generated answers reduce viewer recognition of human answers (measured by net likes) through three potential mechanisms: attention diversion, quality degradation, and elevated expectations.</w:t>
      </w:r>
    </w:p>
    <w:p w14:paraId="2D724767" w14:textId="77777777" w:rsidR="00EE0CF5" w:rsidRPr="00261E78" w:rsidRDefault="00EE0CF5" w:rsidP="00EE0CF5">
      <w:pPr>
        <w:pStyle w:val="Heading4"/>
        <w:rPr>
          <w:lang w:val="en-US"/>
        </w:rPr>
      </w:pPr>
      <w:r w:rsidRPr="00261E78">
        <w:rPr>
          <w:lang w:val="en-US"/>
        </w:rPr>
        <w:t>Attention Diversion Mechanism</w:t>
      </w:r>
    </w:p>
    <w:p w14:paraId="1429FDC8" w14:textId="77777777" w:rsidR="00EE0CF5" w:rsidRPr="00261E78" w:rsidRDefault="00EE0CF5" w:rsidP="00EE0CF5">
      <w:pPr>
        <w:pStyle w:val="Paragraph0"/>
      </w:pPr>
      <w:r w:rsidRPr="00261E78">
        <w:t>The attention diversion mechanism posits that AI-generated answers draw users’ focus away from human answers</w:t>
      </w:r>
      <w:r>
        <w:t>,</w:t>
      </w:r>
      <w:r w:rsidRPr="00261E78">
        <w:t xml:space="preserve"> regardless of the</w:t>
      </w:r>
      <w:r>
        <w:t xml:space="preserve"> human answers’</w:t>
      </w:r>
      <w:r w:rsidRPr="00261E78">
        <w:t xml:space="preserve"> quality. If users concentrate their engagement on AI responses, subsequent human contributions receive less attention. Crucially, if this mechanism drives our findings, we should observe reduced engagement across all attention-</w:t>
      </w:r>
      <w:r w:rsidRPr="00261E78">
        <w:lastRenderedPageBreak/>
        <w:t>dependent behaviors on human answers—not just fewer likes, but also fewer comments, since both activities require users to read and engage with human answers.</w:t>
      </w:r>
    </w:p>
    <w:p w14:paraId="29F9A073" w14:textId="77777777" w:rsidR="00EE0CF5" w:rsidRPr="00261E78" w:rsidRDefault="00EE0CF5" w:rsidP="00EE0CF5">
      <w:pPr>
        <w:pStyle w:val="Paragraph0"/>
      </w:pPr>
      <w:r w:rsidRPr="00261E78">
        <w:t>To test this mechanism, we examine whether AI-generated answers reduce commenting on human answers using the following specification:</w:t>
      </w:r>
    </w:p>
    <w:p w14:paraId="688D177E" w14:textId="77777777" w:rsidR="00EE0CF5" w:rsidRPr="00261E78" w:rsidRDefault="00EE0CF5" w:rsidP="00EE0CF5">
      <w:pPr>
        <w:pStyle w:val="Paragraph0"/>
        <w:ind w:left="1440" w:firstLine="720"/>
        <w:rPr>
          <w:rFonts w:eastAsia="SimSun"/>
          <w:szCs w:val="24"/>
        </w:rPr>
      </w:pPr>
      <w:r w:rsidRPr="00261E78">
        <w:rPr>
          <w:i/>
          <w:iCs/>
        </w:rPr>
        <w:t>nComment</w:t>
      </w:r>
      <w:r w:rsidRPr="00261E78">
        <w:rPr>
          <w:i/>
          <w:iCs/>
          <w:szCs w:val="24"/>
          <w:vertAlign w:val="subscript"/>
        </w:rPr>
        <w:t>ij</w:t>
      </w:r>
      <w:r w:rsidRPr="00261E78">
        <w:rPr>
          <w:rFonts w:eastAsia="SimSun"/>
          <w:i/>
          <w:iCs/>
          <w:szCs w:val="24"/>
        </w:rPr>
        <w:t xml:space="preserve"> = </w:t>
      </w:r>
      <w:r w:rsidRPr="00261E78">
        <w:rPr>
          <w:rFonts w:ascii="Symbol" w:eastAsia="Symbol" w:hAnsi="Symbol" w:cs="Symbol"/>
          <w:i/>
          <w:iCs/>
          <w:szCs w:val="24"/>
        </w:rPr>
        <w:t></w:t>
      </w:r>
      <w:r w:rsidRPr="00261E78">
        <w:rPr>
          <w:rFonts w:eastAsia="SimSun"/>
          <w:i/>
          <w:iCs/>
          <w:szCs w:val="24"/>
          <w:vertAlign w:val="subscript"/>
        </w:rPr>
        <w:t>0</w:t>
      </w:r>
      <w:r w:rsidRPr="00261E78">
        <w:rPr>
          <w:rFonts w:eastAsia="SimSun"/>
          <w:i/>
          <w:iCs/>
          <w:szCs w:val="24"/>
        </w:rPr>
        <w:t xml:space="preserve"> + </w:t>
      </w:r>
      <w:r w:rsidRPr="00261E78">
        <w:rPr>
          <w:rFonts w:ascii="Symbol" w:eastAsia="Symbol" w:hAnsi="Symbol" w:cs="Symbol"/>
          <w:i/>
          <w:iCs/>
          <w:szCs w:val="24"/>
        </w:rPr>
        <w:t></w:t>
      </w:r>
      <w:r w:rsidRPr="00261E78">
        <w:rPr>
          <w:rFonts w:eastAsia="SimSun"/>
          <w:i/>
          <w:iCs/>
          <w:szCs w:val="24"/>
          <w:vertAlign w:val="subscript"/>
        </w:rPr>
        <w:t xml:space="preserve">1 </w:t>
      </w:r>
      <w:r w:rsidRPr="00261E78">
        <w:rPr>
          <w:rFonts w:eastAsia="SimSun"/>
          <w:i/>
          <w:iCs/>
          <w:szCs w:val="24"/>
        </w:rPr>
        <w:t>AI</w:t>
      </w:r>
      <w:r w:rsidRPr="00261E78">
        <w:rPr>
          <w:rFonts w:eastAsia="SimSun"/>
          <w:i/>
          <w:iCs/>
          <w:szCs w:val="24"/>
          <w:vertAlign w:val="subscript"/>
        </w:rPr>
        <w:t>i</w:t>
      </w:r>
      <w:r w:rsidRPr="00261E78">
        <w:rPr>
          <w:rFonts w:eastAsia="SimSun"/>
          <w:i/>
          <w:iCs/>
          <w:szCs w:val="24"/>
        </w:rPr>
        <w:t xml:space="preserve"> </w:t>
      </w:r>
      <w:r w:rsidRPr="00261E78">
        <w:rPr>
          <w:rFonts w:eastAsia="SimSun"/>
          <w:i/>
          <w:iCs/>
        </w:rPr>
        <w:t xml:space="preserve">+ </w:t>
      </w:r>
      <w:r w:rsidRPr="00261E78">
        <w:rPr>
          <w:i/>
          <w:iCs/>
        </w:rPr>
        <w:t>answerTiming</w:t>
      </w:r>
      <w:r w:rsidRPr="00261E78">
        <w:rPr>
          <w:i/>
          <w:iCs/>
          <w:vertAlign w:val="subscript"/>
        </w:rPr>
        <w:t>j</w:t>
      </w:r>
      <w:r w:rsidRPr="00261E78">
        <w:rPr>
          <w:i/>
          <w:iCs/>
        </w:rPr>
        <w:t xml:space="preserve"> </w:t>
      </w:r>
      <w:r w:rsidRPr="00261E78">
        <w:rPr>
          <w:rFonts w:eastAsia="SimSun"/>
          <w:i/>
          <w:iCs/>
        </w:rPr>
        <w:t>+ X</w:t>
      </w:r>
      <w:r w:rsidRPr="00261E78">
        <w:rPr>
          <w:rFonts w:eastAsia="SimSun"/>
          <w:i/>
          <w:iCs/>
          <w:vertAlign w:val="subscript"/>
        </w:rPr>
        <w:t>i</w:t>
      </w:r>
      <w:r w:rsidRPr="00261E78">
        <w:rPr>
          <w:rFonts w:ascii="Symbol" w:eastAsia="Symbol" w:hAnsi="Symbol" w:cs="Symbol"/>
          <w:i/>
          <w:iCs/>
        </w:rPr>
        <w:t></w:t>
      </w:r>
      <w:r w:rsidRPr="00261E78">
        <w:rPr>
          <w:rFonts w:eastAsia="SimSun"/>
          <w:i/>
          <w:iCs/>
        </w:rPr>
        <w:t xml:space="preserve"> +</w:t>
      </w:r>
      <w:r w:rsidRPr="00261E78">
        <w:rPr>
          <w:rFonts w:ascii="Symbol" w:eastAsia="Symbol" w:hAnsi="Symbol" w:cs="Symbol"/>
          <w:i/>
          <w:iCs/>
        </w:rPr>
        <w:t></w:t>
      </w:r>
      <w:r w:rsidRPr="00261E78">
        <w:rPr>
          <w:rFonts w:eastAsia="SimSun"/>
          <w:i/>
          <w:iCs/>
          <w:vertAlign w:val="subscript"/>
        </w:rPr>
        <w:t>ij</w:t>
      </w:r>
      <w:r w:rsidRPr="00261E78">
        <w:rPr>
          <w:rFonts w:eastAsia="SimSun"/>
          <w:szCs w:val="24"/>
          <w:vertAlign w:val="subscript"/>
        </w:rPr>
        <w:tab/>
        <w:t xml:space="preserve">   </w:t>
      </w:r>
      <w:r w:rsidRPr="00261E78">
        <w:rPr>
          <w:rFonts w:eastAsia="SimSun"/>
          <w:szCs w:val="24"/>
          <w:vertAlign w:val="subscript"/>
        </w:rPr>
        <w:tab/>
        <w:t xml:space="preserve"> </w:t>
      </w:r>
      <w:r w:rsidRPr="00261E78">
        <w:rPr>
          <w:rFonts w:eastAsia="SimSun"/>
          <w:szCs w:val="24"/>
        </w:rPr>
        <w:t>(3)</w:t>
      </w:r>
    </w:p>
    <w:p w14:paraId="07CB3410" w14:textId="77777777" w:rsidR="00EE0CF5" w:rsidRPr="00261E78" w:rsidRDefault="00EE0CF5" w:rsidP="00EE0CF5">
      <w:pPr>
        <w:pStyle w:val="Paragraph0"/>
        <w:ind w:firstLine="0"/>
      </w:pPr>
      <w:r w:rsidRPr="00261E78">
        <w:t xml:space="preserve">where </w:t>
      </w:r>
      <w:r w:rsidRPr="00261E78">
        <w:rPr>
          <w:i/>
          <w:iCs/>
        </w:rPr>
        <w:t>nComment</w:t>
      </w:r>
      <w:r w:rsidRPr="00261E78">
        <w:rPr>
          <w:i/>
          <w:iCs/>
          <w:vertAlign w:val="subscript"/>
        </w:rPr>
        <w:t>ij</w:t>
      </w:r>
      <w:r w:rsidRPr="00261E78">
        <w:t xml:space="preserve"> counts comments on the </w:t>
      </w:r>
      <w:r w:rsidRPr="00261E78">
        <w:rPr>
          <w:i/>
          <w:iCs/>
        </w:rPr>
        <w:t>j</w:t>
      </w:r>
      <w:r w:rsidRPr="00261E78">
        <w:rPr>
          <w:vertAlign w:val="superscript"/>
        </w:rPr>
        <w:t>th</w:t>
      </w:r>
      <w:r w:rsidRPr="00261E78">
        <w:t xml:space="preserve"> answer to question </w:t>
      </w:r>
      <w:r w:rsidRPr="00261E78">
        <w:rPr>
          <w:i/>
          <w:iCs/>
        </w:rPr>
        <w:t>i.</w:t>
      </w:r>
      <w:r w:rsidRPr="00261E78">
        <w:t xml:space="preserve"> </w:t>
      </w:r>
      <w:r w:rsidRPr="00261E78">
        <w:rPr>
          <w:rFonts w:eastAsia="SimSun"/>
          <w:i/>
          <w:iCs/>
          <w:szCs w:val="24"/>
        </w:rPr>
        <w:t>answerTiming</w:t>
      </w:r>
      <w:r w:rsidRPr="00261E78">
        <w:rPr>
          <w:rFonts w:eastAsia="SimSun"/>
          <w:i/>
          <w:iCs/>
          <w:szCs w:val="24"/>
          <w:vertAlign w:val="subscript"/>
        </w:rPr>
        <w:t>j</w:t>
      </w:r>
      <w:r w:rsidRPr="00261E78">
        <w:t xml:space="preserve"> </w:t>
      </w:r>
      <w:r>
        <w:t>captures the</w:t>
      </w:r>
      <w:r w:rsidRPr="00261E78">
        <w:t xml:space="preserve"> answer posting date fixed effects, and </w:t>
      </w:r>
      <w:r w:rsidRPr="00261E78">
        <w:rPr>
          <w:i/>
          <w:iCs/>
        </w:rPr>
        <w:t>X</w:t>
      </w:r>
      <w:r w:rsidRPr="00261E78">
        <w:rPr>
          <w:i/>
          <w:iCs/>
          <w:vertAlign w:val="subscript"/>
        </w:rPr>
        <w:t>i</w:t>
      </w:r>
      <w:r w:rsidRPr="00261E78">
        <w:t xml:space="preserve"> contains control variables. The coefficient </w:t>
      </w:r>
      <w:r w:rsidRPr="00261E78">
        <w:rPr>
          <w:i/>
          <w:iCs/>
        </w:rPr>
        <w:t>β</w:t>
      </w:r>
      <w:r w:rsidRPr="00261E78">
        <w:rPr>
          <w:i/>
          <w:iCs/>
          <w:vertAlign w:val="subscript"/>
        </w:rPr>
        <w:t>1</w:t>
      </w:r>
      <w:r w:rsidRPr="00261E78">
        <w:t xml:space="preserve"> captures whether human answers in the treatment group receive fewer comments </w:t>
      </w:r>
      <w:r>
        <w:t>than those in</w:t>
      </w:r>
      <w:r w:rsidRPr="00261E78">
        <w:t xml:space="preserve"> the control group.</w:t>
      </w:r>
    </w:p>
    <w:p w14:paraId="199903E2" w14:textId="77777777" w:rsidR="00EE0CF5" w:rsidRPr="00261E78" w:rsidRDefault="00EE0CF5" w:rsidP="00EE0CF5">
      <w:pPr>
        <w:pStyle w:val="Paragraph0"/>
        <w:ind w:firstLine="533"/>
      </w:pPr>
      <w:r w:rsidRPr="00261E78">
        <w:t>Table 1</w:t>
      </w:r>
      <w:ins w:id="858" w:author="Dylan CHEN" w:date="2026-03-20T16:22:00Z" w16du:dateUtc="2026-03-20T08:22:00Z">
        <w:r>
          <w:rPr>
            <w:rFonts w:hint="eastAsia"/>
          </w:rPr>
          <w:t>3</w:t>
        </w:r>
      </w:ins>
      <w:del w:id="859" w:author="Dylan CHEN" w:date="2026-03-20T16:22:00Z" w16du:dateUtc="2026-03-20T08:22:00Z">
        <w:r w:rsidRPr="00261E78" w:rsidDel="006576DB">
          <w:delText>2</w:delText>
        </w:r>
      </w:del>
      <w:r>
        <w:t>,</w:t>
      </w:r>
      <w:r w:rsidRPr="00261E78">
        <w:t xml:space="preserve"> Column 1 shows no significant association between AI presence and commenting activity (</w:t>
      </w:r>
      <w:r w:rsidRPr="00261E78">
        <w:rPr>
          <w:i/>
          <w:iCs/>
        </w:rPr>
        <w:t>β</w:t>
      </w:r>
      <w:r w:rsidRPr="00261E78">
        <w:t xml:space="preserve"> = -0.057, p = 0.215). Since commenting requires reading and attention just as liking does, the results that commenting remains unaffected while liking decreases rule out attention diversion as the primary mechanism. </w:t>
      </w:r>
    </w:p>
    <w:p w14:paraId="1E36C62D" w14:textId="77777777" w:rsidR="00EE0CF5" w:rsidRPr="00261E78" w:rsidRDefault="00EE0CF5" w:rsidP="00EE0CF5">
      <w:pPr>
        <w:pStyle w:val="TableFiguretitle"/>
      </w:pPr>
      <w:r w:rsidRPr="00261E78">
        <w:t xml:space="preserve">Table </w:t>
      </w:r>
      <w:r>
        <w:fldChar w:fldCharType="begin"/>
      </w:r>
      <w:r>
        <w:instrText xml:space="preserve"> SEQ Table \* ARABIC </w:instrText>
      </w:r>
      <w:r>
        <w:fldChar w:fldCharType="separate"/>
      </w:r>
      <w:ins w:id="860" w:author="Dylan CHEN" w:date="2026-03-20T16:22:00Z" w16du:dateUtc="2026-03-20T08:22:00Z">
        <w:r>
          <w:rPr>
            <w:noProof/>
          </w:rPr>
          <w:t>13</w:t>
        </w:r>
      </w:ins>
      <w:del w:id="861" w:author="Dylan CHEN" w:date="2026-03-20T16:22:00Z" w16du:dateUtc="2026-03-20T08:22:00Z">
        <w:r w:rsidRPr="00261E78" w:rsidDel="006576DB">
          <w:rPr>
            <w:noProof/>
          </w:rPr>
          <w:delText>12</w:delText>
        </w:r>
      </w:del>
      <w:r>
        <w:rPr>
          <w:noProof/>
        </w:rPr>
        <w:fldChar w:fldCharType="end"/>
      </w:r>
      <w:r w:rsidRPr="00261E78">
        <w:t>. Test for the attention diversion mechanism and the quality degradation mechanism</w:t>
      </w:r>
    </w:p>
    <w:tbl>
      <w:tblPr>
        <w:tblW w:w="5000" w:type="pct"/>
        <w:jc w:val="center"/>
        <w:tblBorders>
          <w:top w:val="single" w:sz="4" w:space="0" w:color="auto"/>
          <w:bottom w:val="single" w:sz="4" w:space="0" w:color="auto"/>
        </w:tblBorders>
        <w:tblLayout w:type="fixed"/>
        <w:tblLook w:val="04A0" w:firstRow="1" w:lastRow="0" w:firstColumn="1" w:lastColumn="0" w:noHBand="0" w:noVBand="1"/>
      </w:tblPr>
      <w:tblGrid>
        <w:gridCol w:w="1710"/>
        <w:gridCol w:w="2054"/>
        <w:gridCol w:w="2246"/>
        <w:gridCol w:w="1829"/>
        <w:gridCol w:w="1521"/>
      </w:tblGrid>
      <w:tr w:rsidR="00EE0CF5" w:rsidRPr="00261E78" w14:paraId="760A3BB5" w14:textId="77777777" w:rsidTr="00241368">
        <w:trPr>
          <w:trHeight w:val="270"/>
          <w:jc w:val="center"/>
        </w:trPr>
        <w:tc>
          <w:tcPr>
            <w:tcW w:w="1710" w:type="dxa"/>
            <w:noWrap/>
            <w:hideMark/>
          </w:tcPr>
          <w:p w14:paraId="365D745B" w14:textId="77777777" w:rsidR="00EE0CF5" w:rsidRPr="00261E78" w:rsidRDefault="00EE0CF5" w:rsidP="00241368">
            <w:pPr>
              <w:jc w:val="center"/>
              <w:rPr>
                <w:rFonts w:eastAsia="DengXian"/>
                <w:sz w:val="20"/>
                <w:szCs w:val="20"/>
              </w:rPr>
            </w:pPr>
            <w:r w:rsidRPr="00261E78">
              <w:rPr>
                <w:rFonts w:eastAsia="DengXian"/>
                <w:sz w:val="20"/>
                <w:szCs w:val="20"/>
              </w:rPr>
              <w:t xml:space="preserve">　</w:t>
            </w:r>
          </w:p>
        </w:tc>
        <w:tc>
          <w:tcPr>
            <w:tcW w:w="2054" w:type="dxa"/>
          </w:tcPr>
          <w:p w14:paraId="3A458FE4" w14:textId="77777777" w:rsidR="00EE0CF5" w:rsidRPr="00261E78" w:rsidRDefault="00EE0CF5" w:rsidP="00241368">
            <w:pPr>
              <w:jc w:val="center"/>
              <w:rPr>
                <w:rFonts w:eastAsia="DengXian"/>
                <w:sz w:val="20"/>
                <w:szCs w:val="20"/>
              </w:rPr>
            </w:pPr>
            <w:r w:rsidRPr="00261E78">
              <w:rPr>
                <w:rFonts w:eastAsia="DengXian"/>
                <w:sz w:val="20"/>
                <w:szCs w:val="20"/>
              </w:rPr>
              <w:t>(1)</w:t>
            </w:r>
          </w:p>
        </w:tc>
        <w:tc>
          <w:tcPr>
            <w:tcW w:w="2246" w:type="dxa"/>
            <w:noWrap/>
            <w:hideMark/>
          </w:tcPr>
          <w:p w14:paraId="19ADE696" w14:textId="77777777" w:rsidR="00EE0CF5" w:rsidRPr="00261E78" w:rsidRDefault="00EE0CF5" w:rsidP="00241368">
            <w:pPr>
              <w:jc w:val="center"/>
              <w:rPr>
                <w:rFonts w:eastAsia="DengXian"/>
                <w:sz w:val="20"/>
                <w:szCs w:val="20"/>
              </w:rPr>
            </w:pPr>
            <w:r w:rsidRPr="00261E78">
              <w:rPr>
                <w:rFonts w:eastAsia="DengXian"/>
                <w:sz w:val="20"/>
                <w:szCs w:val="20"/>
              </w:rPr>
              <w:t>(2)</w:t>
            </w:r>
          </w:p>
        </w:tc>
        <w:tc>
          <w:tcPr>
            <w:tcW w:w="1829" w:type="dxa"/>
            <w:noWrap/>
            <w:hideMark/>
          </w:tcPr>
          <w:p w14:paraId="3F73CA48" w14:textId="77777777" w:rsidR="00EE0CF5" w:rsidRPr="00261E78" w:rsidRDefault="00EE0CF5" w:rsidP="00241368">
            <w:pPr>
              <w:jc w:val="center"/>
              <w:rPr>
                <w:rFonts w:eastAsia="DengXian"/>
                <w:sz w:val="20"/>
                <w:szCs w:val="20"/>
              </w:rPr>
            </w:pPr>
            <w:r w:rsidRPr="00261E78">
              <w:rPr>
                <w:rFonts w:eastAsia="DengXian"/>
                <w:sz w:val="20"/>
                <w:szCs w:val="20"/>
              </w:rPr>
              <w:t>(3)</w:t>
            </w:r>
          </w:p>
        </w:tc>
        <w:tc>
          <w:tcPr>
            <w:tcW w:w="1521" w:type="dxa"/>
          </w:tcPr>
          <w:p w14:paraId="5823F210" w14:textId="77777777" w:rsidR="00EE0CF5" w:rsidRPr="00261E78" w:rsidRDefault="00EE0CF5" w:rsidP="00241368">
            <w:pPr>
              <w:jc w:val="center"/>
              <w:rPr>
                <w:rFonts w:eastAsia="DengXian"/>
                <w:sz w:val="20"/>
                <w:szCs w:val="20"/>
              </w:rPr>
            </w:pPr>
            <w:r w:rsidRPr="00261E78">
              <w:rPr>
                <w:rFonts w:eastAsia="DengXian"/>
                <w:sz w:val="20"/>
                <w:szCs w:val="20"/>
              </w:rPr>
              <w:t>(4)</w:t>
            </w:r>
          </w:p>
        </w:tc>
      </w:tr>
      <w:tr w:rsidR="00EE0CF5" w:rsidRPr="00261E78" w14:paraId="30CF744D" w14:textId="77777777" w:rsidTr="00241368">
        <w:trPr>
          <w:trHeight w:val="270"/>
          <w:jc w:val="center"/>
        </w:trPr>
        <w:tc>
          <w:tcPr>
            <w:tcW w:w="1710" w:type="dxa"/>
            <w:noWrap/>
            <w:hideMark/>
          </w:tcPr>
          <w:p w14:paraId="01A17E2D" w14:textId="77777777" w:rsidR="00EE0CF5" w:rsidRPr="00261E78" w:rsidRDefault="00EE0CF5" w:rsidP="00241368">
            <w:pPr>
              <w:jc w:val="center"/>
              <w:rPr>
                <w:rFonts w:eastAsia="DengXian"/>
                <w:sz w:val="20"/>
                <w:szCs w:val="20"/>
              </w:rPr>
            </w:pPr>
          </w:p>
        </w:tc>
        <w:tc>
          <w:tcPr>
            <w:tcW w:w="2054" w:type="dxa"/>
          </w:tcPr>
          <w:p w14:paraId="2B723BB9" w14:textId="77777777" w:rsidR="00EE0CF5" w:rsidRPr="00261E78" w:rsidRDefault="00EE0CF5" w:rsidP="00241368">
            <w:pPr>
              <w:jc w:val="center"/>
              <w:rPr>
                <w:rFonts w:eastAsia="DengXian"/>
                <w:color w:val="000000"/>
                <w:sz w:val="20"/>
                <w:szCs w:val="20"/>
              </w:rPr>
            </w:pPr>
            <w:r w:rsidRPr="00261E78">
              <w:rPr>
                <w:rFonts w:eastAsia="DengXian"/>
                <w:color w:val="000000"/>
                <w:sz w:val="20"/>
                <w:szCs w:val="20"/>
              </w:rPr>
              <w:t xml:space="preserve">DV: </w:t>
            </w:r>
            <w:r w:rsidRPr="00261E78">
              <w:rPr>
                <w:rFonts w:eastAsia="DengXian"/>
                <w:sz w:val="20"/>
                <w:szCs w:val="20"/>
              </w:rPr>
              <w:t>the number of</w:t>
            </w:r>
            <w:r w:rsidRPr="00261E78">
              <w:rPr>
                <w:rFonts w:eastAsia="DengXian"/>
                <w:color w:val="000000"/>
                <w:sz w:val="20"/>
                <w:szCs w:val="20"/>
              </w:rPr>
              <w:t xml:space="preserve"> comments o</w:t>
            </w:r>
            <w:r>
              <w:rPr>
                <w:rFonts w:eastAsia="DengXian"/>
                <w:color w:val="000000"/>
                <w:sz w:val="20"/>
                <w:szCs w:val="20"/>
              </w:rPr>
              <w:t>n</w:t>
            </w:r>
            <w:r w:rsidRPr="00261E78">
              <w:rPr>
                <w:rFonts w:eastAsia="DengXian"/>
                <w:color w:val="000000"/>
                <w:sz w:val="20"/>
                <w:szCs w:val="20"/>
              </w:rPr>
              <w:t xml:space="preserve"> the </w:t>
            </w:r>
            <w:r w:rsidRPr="00261E78">
              <w:rPr>
                <w:rFonts w:eastAsia="DengXian"/>
                <w:i/>
                <w:iCs/>
                <w:color w:val="000000"/>
                <w:sz w:val="20"/>
                <w:szCs w:val="20"/>
              </w:rPr>
              <w:t>j</w:t>
            </w:r>
            <w:r w:rsidRPr="00261E78">
              <w:rPr>
                <w:rFonts w:eastAsia="DengXian"/>
                <w:i/>
                <w:iCs/>
                <w:color w:val="000000"/>
                <w:sz w:val="20"/>
                <w:szCs w:val="20"/>
                <w:vertAlign w:val="superscript"/>
              </w:rPr>
              <w:t>th</w:t>
            </w:r>
            <w:r w:rsidRPr="00261E78">
              <w:rPr>
                <w:rFonts w:eastAsia="DengXian"/>
                <w:color w:val="000000"/>
                <w:sz w:val="20"/>
                <w:szCs w:val="20"/>
              </w:rPr>
              <w:t xml:space="preserve"> answer (</w:t>
            </w:r>
            <w:r w:rsidRPr="00261E78">
              <w:rPr>
                <w:rFonts w:eastAsia="DengXian"/>
                <w:i/>
                <w:iCs/>
                <w:color w:val="000000"/>
                <w:sz w:val="20"/>
                <w:szCs w:val="20"/>
              </w:rPr>
              <w:t>nComment</w:t>
            </w:r>
            <w:r w:rsidRPr="00261E78">
              <w:rPr>
                <w:rFonts w:eastAsia="DengXian"/>
                <w:i/>
                <w:iCs/>
                <w:color w:val="000000"/>
                <w:sz w:val="20"/>
                <w:szCs w:val="20"/>
                <w:vertAlign w:val="subscript"/>
              </w:rPr>
              <w:t>j</w:t>
            </w:r>
            <w:r w:rsidRPr="00261E78">
              <w:rPr>
                <w:rFonts w:eastAsia="DengXian"/>
                <w:color w:val="000000"/>
                <w:sz w:val="20"/>
                <w:szCs w:val="20"/>
              </w:rPr>
              <w:t>)</w:t>
            </w:r>
          </w:p>
        </w:tc>
        <w:tc>
          <w:tcPr>
            <w:tcW w:w="2246" w:type="dxa"/>
            <w:noWrap/>
            <w:hideMark/>
          </w:tcPr>
          <w:p w14:paraId="5869E499" w14:textId="77777777" w:rsidR="00EE0CF5" w:rsidRPr="00261E78" w:rsidRDefault="00EE0CF5" w:rsidP="00241368">
            <w:pPr>
              <w:jc w:val="center"/>
              <w:rPr>
                <w:rFonts w:eastAsia="DengXian"/>
                <w:color w:val="000000"/>
                <w:sz w:val="20"/>
                <w:szCs w:val="20"/>
              </w:rPr>
            </w:pPr>
            <w:r w:rsidRPr="00261E78">
              <w:rPr>
                <w:rFonts w:eastAsia="DengXian"/>
                <w:color w:val="000000"/>
                <w:sz w:val="20"/>
                <w:szCs w:val="20"/>
              </w:rPr>
              <w:t xml:space="preserve">DV: expertise score of the answerer who contributes the </w:t>
            </w:r>
            <w:r w:rsidRPr="00261E78">
              <w:rPr>
                <w:rFonts w:eastAsia="DengXian"/>
                <w:i/>
                <w:iCs/>
                <w:color w:val="000000"/>
                <w:sz w:val="20"/>
                <w:szCs w:val="20"/>
              </w:rPr>
              <w:t>j</w:t>
            </w:r>
            <w:r w:rsidRPr="00261E78">
              <w:rPr>
                <w:rFonts w:eastAsia="DengXian"/>
                <w:i/>
                <w:iCs/>
                <w:color w:val="000000"/>
                <w:sz w:val="20"/>
                <w:szCs w:val="20"/>
                <w:vertAlign w:val="superscript"/>
              </w:rPr>
              <w:t>th</w:t>
            </w:r>
            <w:r w:rsidRPr="00261E78">
              <w:rPr>
                <w:rFonts w:eastAsia="DengXian"/>
                <w:color w:val="000000"/>
                <w:sz w:val="20"/>
                <w:szCs w:val="20"/>
              </w:rPr>
              <w:t xml:space="preserve"> answer</w:t>
            </w:r>
            <w:r w:rsidRPr="00261E78">
              <w:rPr>
                <w:rFonts w:eastAsia="DengXian"/>
                <w:i/>
                <w:iCs/>
                <w:color w:val="000000"/>
                <w:sz w:val="20"/>
                <w:szCs w:val="20"/>
              </w:rPr>
              <w:t xml:space="preserve"> </w:t>
            </w:r>
            <w:r w:rsidRPr="00261E78">
              <w:rPr>
                <w:rFonts w:eastAsia="DengXian"/>
                <w:color w:val="000000"/>
                <w:sz w:val="20"/>
                <w:szCs w:val="20"/>
              </w:rPr>
              <w:t>(</w:t>
            </w:r>
            <w:r w:rsidRPr="00261E78">
              <w:rPr>
                <w:rFonts w:eastAsia="DengXian"/>
                <w:i/>
                <w:iCs/>
                <w:color w:val="000000"/>
                <w:sz w:val="20"/>
                <w:szCs w:val="20"/>
              </w:rPr>
              <w:t>expertise</w:t>
            </w:r>
            <w:r w:rsidRPr="00261E78">
              <w:rPr>
                <w:rFonts w:eastAsia="DengXian"/>
                <w:i/>
                <w:iCs/>
                <w:color w:val="000000"/>
                <w:sz w:val="20"/>
                <w:szCs w:val="20"/>
                <w:vertAlign w:val="subscript"/>
              </w:rPr>
              <w:t>j</w:t>
            </w:r>
            <w:r w:rsidRPr="00261E78">
              <w:rPr>
                <w:rFonts w:eastAsia="DengXian"/>
                <w:color w:val="000000"/>
                <w:sz w:val="20"/>
                <w:szCs w:val="20"/>
              </w:rPr>
              <w:t>)</w:t>
            </w:r>
          </w:p>
        </w:tc>
        <w:tc>
          <w:tcPr>
            <w:tcW w:w="1829" w:type="dxa"/>
            <w:noWrap/>
            <w:hideMark/>
          </w:tcPr>
          <w:p w14:paraId="7173B65B" w14:textId="77777777" w:rsidR="00EE0CF5" w:rsidRPr="00261E78" w:rsidRDefault="00EE0CF5" w:rsidP="00241368">
            <w:pPr>
              <w:jc w:val="center"/>
              <w:rPr>
                <w:rFonts w:eastAsia="DengXian"/>
                <w:color w:val="000000"/>
                <w:sz w:val="20"/>
                <w:szCs w:val="20"/>
              </w:rPr>
            </w:pPr>
            <w:r w:rsidRPr="00261E78">
              <w:rPr>
                <w:rFonts w:eastAsia="DengXian"/>
                <w:color w:val="000000"/>
                <w:sz w:val="20"/>
                <w:szCs w:val="20"/>
              </w:rPr>
              <w:t xml:space="preserve">DV: LLM-enabled content quality ratings of the </w:t>
            </w:r>
            <w:r w:rsidRPr="00261E78">
              <w:rPr>
                <w:rFonts w:eastAsia="DengXian"/>
                <w:i/>
                <w:iCs/>
                <w:color w:val="000000"/>
                <w:sz w:val="20"/>
                <w:szCs w:val="20"/>
              </w:rPr>
              <w:t>j</w:t>
            </w:r>
            <w:r w:rsidRPr="00261E78">
              <w:rPr>
                <w:rFonts w:eastAsia="DengXian"/>
                <w:i/>
                <w:iCs/>
                <w:color w:val="000000"/>
                <w:sz w:val="20"/>
                <w:szCs w:val="20"/>
                <w:vertAlign w:val="superscript"/>
              </w:rPr>
              <w:t>th</w:t>
            </w:r>
            <w:r w:rsidRPr="00261E78">
              <w:rPr>
                <w:rFonts w:eastAsia="DengXian"/>
                <w:color w:val="000000"/>
                <w:sz w:val="20"/>
                <w:szCs w:val="20"/>
              </w:rPr>
              <w:t xml:space="preserve"> answer (</w:t>
            </w:r>
            <w:r w:rsidRPr="00261E78">
              <w:rPr>
                <w:rFonts w:eastAsia="DengXian"/>
                <w:i/>
                <w:iCs/>
                <w:color w:val="000000"/>
                <w:sz w:val="20"/>
                <w:szCs w:val="20"/>
              </w:rPr>
              <w:t>AIRating</w:t>
            </w:r>
            <w:r w:rsidRPr="00261E78">
              <w:rPr>
                <w:rFonts w:eastAsia="DengXian"/>
                <w:i/>
                <w:iCs/>
                <w:color w:val="000000"/>
                <w:sz w:val="20"/>
                <w:szCs w:val="20"/>
                <w:vertAlign w:val="subscript"/>
              </w:rPr>
              <w:t>j</w:t>
            </w:r>
            <w:r w:rsidRPr="00261E78">
              <w:rPr>
                <w:rFonts w:eastAsia="DengXian"/>
                <w:color w:val="000000"/>
                <w:sz w:val="20"/>
                <w:szCs w:val="20"/>
              </w:rPr>
              <w:t>)</w:t>
            </w:r>
          </w:p>
        </w:tc>
        <w:tc>
          <w:tcPr>
            <w:tcW w:w="1521" w:type="dxa"/>
          </w:tcPr>
          <w:p w14:paraId="7F27B173" w14:textId="77777777" w:rsidR="00EE0CF5" w:rsidRPr="00261E78" w:rsidRDefault="00EE0CF5" w:rsidP="00241368">
            <w:pPr>
              <w:jc w:val="center"/>
              <w:rPr>
                <w:rFonts w:eastAsia="DengXian"/>
                <w:color w:val="000000"/>
                <w:sz w:val="20"/>
                <w:szCs w:val="20"/>
              </w:rPr>
            </w:pPr>
            <w:r w:rsidRPr="00261E78">
              <w:rPr>
                <w:rFonts w:eastAsia="DengXian"/>
                <w:color w:val="000000"/>
                <w:sz w:val="20"/>
                <w:szCs w:val="20"/>
              </w:rPr>
              <w:t xml:space="preserve">DV: </w:t>
            </w:r>
            <w:r w:rsidRPr="00261E78">
              <w:rPr>
                <w:rFonts w:eastAsia="DengXian"/>
                <w:sz w:val="20"/>
                <w:szCs w:val="20"/>
              </w:rPr>
              <w:t>the logarithm of</w:t>
            </w:r>
            <w:r w:rsidRPr="00261E78">
              <w:rPr>
                <w:rFonts w:eastAsia="DengXian"/>
                <w:color w:val="000000"/>
                <w:sz w:val="20"/>
                <w:szCs w:val="20"/>
              </w:rPr>
              <w:t xml:space="preserve"> </w:t>
            </w:r>
            <w:r>
              <w:rPr>
                <w:rFonts w:eastAsia="DengXian"/>
                <w:color w:val="000000"/>
                <w:sz w:val="20"/>
                <w:szCs w:val="20"/>
              </w:rPr>
              <w:t xml:space="preserve">the </w:t>
            </w:r>
            <w:r w:rsidRPr="00261E78">
              <w:rPr>
                <w:rFonts w:eastAsia="DengXian"/>
                <w:color w:val="000000"/>
                <w:sz w:val="20"/>
                <w:szCs w:val="20"/>
              </w:rPr>
              <w:t xml:space="preserve">length of the </w:t>
            </w:r>
            <w:r w:rsidRPr="00261E78">
              <w:rPr>
                <w:rFonts w:eastAsia="DengXian"/>
                <w:i/>
                <w:iCs/>
                <w:color w:val="000000"/>
                <w:sz w:val="20"/>
                <w:szCs w:val="20"/>
              </w:rPr>
              <w:t>j</w:t>
            </w:r>
            <w:r w:rsidRPr="00261E78">
              <w:rPr>
                <w:rFonts w:eastAsia="DengXian"/>
                <w:i/>
                <w:iCs/>
                <w:color w:val="000000"/>
                <w:sz w:val="20"/>
                <w:szCs w:val="20"/>
                <w:vertAlign w:val="superscript"/>
              </w:rPr>
              <w:t>th</w:t>
            </w:r>
            <w:r w:rsidRPr="00261E78">
              <w:rPr>
                <w:rFonts w:eastAsia="DengXian"/>
                <w:color w:val="000000"/>
                <w:sz w:val="20"/>
                <w:szCs w:val="20"/>
              </w:rPr>
              <w:t xml:space="preserve"> answer (</w:t>
            </w:r>
            <w:r w:rsidRPr="00261E78">
              <w:rPr>
                <w:rFonts w:eastAsia="DengXian"/>
                <w:i/>
                <w:iCs/>
                <w:color w:val="000000"/>
                <w:sz w:val="20"/>
                <w:szCs w:val="20"/>
              </w:rPr>
              <w:t>length</w:t>
            </w:r>
            <w:r w:rsidRPr="00261E78">
              <w:rPr>
                <w:rFonts w:eastAsia="DengXian"/>
                <w:i/>
                <w:iCs/>
                <w:color w:val="000000"/>
                <w:sz w:val="20"/>
                <w:szCs w:val="20"/>
                <w:vertAlign w:val="subscript"/>
              </w:rPr>
              <w:t>j</w:t>
            </w:r>
            <w:r w:rsidRPr="00261E78">
              <w:rPr>
                <w:rFonts w:eastAsia="DengXian"/>
                <w:color w:val="000000"/>
                <w:sz w:val="20"/>
                <w:szCs w:val="20"/>
              </w:rPr>
              <w:t>)</w:t>
            </w:r>
          </w:p>
        </w:tc>
      </w:tr>
      <w:tr w:rsidR="00EE0CF5" w:rsidRPr="00261E78" w14:paraId="53D1711C" w14:textId="77777777" w:rsidTr="00241368">
        <w:trPr>
          <w:trHeight w:val="270"/>
          <w:jc w:val="center"/>
        </w:trPr>
        <w:tc>
          <w:tcPr>
            <w:tcW w:w="1710" w:type="dxa"/>
            <w:vMerge w:val="restart"/>
            <w:noWrap/>
            <w:hideMark/>
          </w:tcPr>
          <w:p w14:paraId="21AD7AA0" w14:textId="77777777" w:rsidR="00EE0CF5" w:rsidRPr="00261E78" w:rsidRDefault="00EE0CF5" w:rsidP="00241368">
            <w:pPr>
              <w:rPr>
                <w:rFonts w:eastAsia="DengXian"/>
                <w:i/>
                <w:iCs/>
                <w:sz w:val="20"/>
                <w:szCs w:val="20"/>
              </w:rPr>
            </w:pPr>
            <w:r w:rsidRPr="00261E78">
              <w:rPr>
                <w:rFonts w:eastAsia="DengXian"/>
                <w:i/>
                <w:iCs/>
                <w:sz w:val="20"/>
                <w:szCs w:val="20"/>
              </w:rPr>
              <w:t>AI</w:t>
            </w:r>
            <w:r w:rsidRPr="00261E78">
              <w:rPr>
                <w:rFonts w:eastAsia="DengXian"/>
                <w:i/>
                <w:iCs/>
                <w:sz w:val="20"/>
                <w:szCs w:val="20"/>
                <w:vertAlign w:val="subscript"/>
              </w:rPr>
              <w:t>i</w:t>
            </w:r>
          </w:p>
        </w:tc>
        <w:tc>
          <w:tcPr>
            <w:tcW w:w="2054" w:type="dxa"/>
          </w:tcPr>
          <w:p w14:paraId="17461F00" w14:textId="77777777" w:rsidR="00EE0CF5" w:rsidRPr="00261E78" w:rsidRDefault="00EE0CF5" w:rsidP="00241368">
            <w:pPr>
              <w:jc w:val="center"/>
              <w:rPr>
                <w:color w:val="000000"/>
                <w:sz w:val="20"/>
                <w:szCs w:val="20"/>
              </w:rPr>
            </w:pPr>
            <w:r w:rsidRPr="00261E78">
              <w:rPr>
                <w:rFonts w:eastAsia="DengXian"/>
                <w:sz w:val="20"/>
                <w:szCs w:val="20"/>
              </w:rPr>
              <w:t>-0.057</w:t>
            </w:r>
          </w:p>
        </w:tc>
        <w:tc>
          <w:tcPr>
            <w:tcW w:w="2246" w:type="dxa"/>
            <w:noWrap/>
            <w:hideMark/>
          </w:tcPr>
          <w:p w14:paraId="781FF26D" w14:textId="77777777" w:rsidR="00EE0CF5" w:rsidRPr="00261E78" w:rsidRDefault="00EE0CF5" w:rsidP="00241368">
            <w:pPr>
              <w:jc w:val="center"/>
              <w:rPr>
                <w:rFonts w:eastAsia="DengXian"/>
                <w:sz w:val="20"/>
                <w:szCs w:val="20"/>
              </w:rPr>
            </w:pPr>
            <w:r w:rsidRPr="00261E78">
              <w:rPr>
                <w:color w:val="000000"/>
                <w:sz w:val="20"/>
                <w:szCs w:val="20"/>
              </w:rPr>
              <w:t>0.067</w:t>
            </w:r>
          </w:p>
        </w:tc>
        <w:tc>
          <w:tcPr>
            <w:tcW w:w="1829" w:type="dxa"/>
            <w:noWrap/>
            <w:hideMark/>
          </w:tcPr>
          <w:p w14:paraId="7CA43EF9" w14:textId="77777777" w:rsidR="00EE0CF5" w:rsidRPr="00261E78" w:rsidRDefault="00EE0CF5" w:rsidP="00241368">
            <w:pPr>
              <w:jc w:val="center"/>
              <w:rPr>
                <w:rFonts w:eastAsia="DengXian"/>
                <w:sz w:val="20"/>
                <w:szCs w:val="20"/>
              </w:rPr>
            </w:pPr>
            <w:r w:rsidRPr="00261E78">
              <w:rPr>
                <w:rFonts w:eastAsia="DengXian"/>
                <w:sz w:val="20"/>
                <w:szCs w:val="20"/>
              </w:rPr>
              <w:t>-0.002</w:t>
            </w:r>
          </w:p>
        </w:tc>
        <w:tc>
          <w:tcPr>
            <w:tcW w:w="1521" w:type="dxa"/>
          </w:tcPr>
          <w:p w14:paraId="4410CE91" w14:textId="77777777" w:rsidR="00EE0CF5" w:rsidRPr="00261E78" w:rsidRDefault="00EE0CF5" w:rsidP="00241368">
            <w:pPr>
              <w:jc w:val="center"/>
              <w:rPr>
                <w:rFonts w:eastAsia="DengXian"/>
                <w:sz w:val="20"/>
                <w:szCs w:val="20"/>
              </w:rPr>
            </w:pPr>
            <w:r w:rsidRPr="00261E78">
              <w:rPr>
                <w:rFonts w:eastAsia="DengXian"/>
                <w:sz w:val="20"/>
                <w:szCs w:val="20"/>
              </w:rPr>
              <w:t>0.076</w:t>
            </w:r>
          </w:p>
        </w:tc>
      </w:tr>
      <w:tr w:rsidR="00EE0CF5" w:rsidRPr="00261E78" w14:paraId="5787BCBA" w14:textId="77777777" w:rsidTr="00241368">
        <w:trPr>
          <w:trHeight w:val="270"/>
          <w:jc w:val="center"/>
        </w:trPr>
        <w:tc>
          <w:tcPr>
            <w:tcW w:w="1710" w:type="dxa"/>
            <w:vMerge/>
            <w:noWrap/>
            <w:hideMark/>
          </w:tcPr>
          <w:p w14:paraId="24ED103F" w14:textId="77777777" w:rsidR="00EE0CF5" w:rsidRPr="00261E78" w:rsidRDefault="00EE0CF5" w:rsidP="00241368">
            <w:pPr>
              <w:rPr>
                <w:rFonts w:eastAsia="DengXian"/>
                <w:i/>
                <w:iCs/>
                <w:sz w:val="20"/>
                <w:szCs w:val="20"/>
              </w:rPr>
            </w:pPr>
          </w:p>
        </w:tc>
        <w:tc>
          <w:tcPr>
            <w:tcW w:w="2054" w:type="dxa"/>
          </w:tcPr>
          <w:p w14:paraId="359508E5" w14:textId="77777777" w:rsidR="00EE0CF5" w:rsidRPr="00261E78" w:rsidRDefault="00EE0CF5" w:rsidP="00241368">
            <w:pPr>
              <w:jc w:val="center"/>
              <w:rPr>
                <w:color w:val="000000"/>
                <w:sz w:val="20"/>
                <w:szCs w:val="20"/>
              </w:rPr>
            </w:pPr>
            <w:r w:rsidRPr="00261E78">
              <w:rPr>
                <w:rFonts w:eastAsia="DengXian"/>
                <w:sz w:val="20"/>
                <w:szCs w:val="20"/>
              </w:rPr>
              <w:t>(0.046)</w:t>
            </w:r>
          </w:p>
        </w:tc>
        <w:tc>
          <w:tcPr>
            <w:tcW w:w="2246" w:type="dxa"/>
            <w:noWrap/>
            <w:hideMark/>
          </w:tcPr>
          <w:p w14:paraId="31830206" w14:textId="77777777" w:rsidR="00EE0CF5" w:rsidRPr="00261E78" w:rsidRDefault="00EE0CF5" w:rsidP="00241368">
            <w:pPr>
              <w:jc w:val="center"/>
              <w:rPr>
                <w:rFonts w:eastAsia="DengXian"/>
                <w:sz w:val="20"/>
                <w:szCs w:val="20"/>
              </w:rPr>
            </w:pPr>
            <w:r w:rsidRPr="00261E78">
              <w:rPr>
                <w:color w:val="000000"/>
                <w:sz w:val="20"/>
                <w:szCs w:val="20"/>
              </w:rPr>
              <w:t>(0.057)</w:t>
            </w:r>
          </w:p>
        </w:tc>
        <w:tc>
          <w:tcPr>
            <w:tcW w:w="1829" w:type="dxa"/>
            <w:noWrap/>
            <w:hideMark/>
          </w:tcPr>
          <w:p w14:paraId="09F168F0" w14:textId="77777777" w:rsidR="00EE0CF5" w:rsidRPr="00261E78" w:rsidRDefault="00EE0CF5" w:rsidP="00241368">
            <w:pPr>
              <w:jc w:val="center"/>
              <w:rPr>
                <w:rFonts w:eastAsia="DengXian"/>
                <w:sz w:val="20"/>
                <w:szCs w:val="20"/>
              </w:rPr>
            </w:pPr>
            <w:r w:rsidRPr="00261E78">
              <w:rPr>
                <w:rFonts w:eastAsia="DengXian"/>
                <w:sz w:val="20"/>
                <w:szCs w:val="20"/>
              </w:rPr>
              <w:t>(0.068)</w:t>
            </w:r>
          </w:p>
        </w:tc>
        <w:tc>
          <w:tcPr>
            <w:tcW w:w="1521" w:type="dxa"/>
          </w:tcPr>
          <w:p w14:paraId="0D5380FA" w14:textId="77777777" w:rsidR="00EE0CF5" w:rsidRPr="00261E78" w:rsidRDefault="00EE0CF5" w:rsidP="00241368">
            <w:pPr>
              <w:jc w:val="center"/>
              <w:rPr>
                <w:rFonts w:eastAsia="DengXian"/>
                <w:sz w:val="20"/>
                <w:szCs w:val="20"/>
              </w:rPr>
            </w:pPr>
            <w:r w:rsidRPr="00261E78">
              <w:rPr>
                <w:rFonts w:eastAsia="DengXian"/>
                <w:sz w:val="20"/>
                <w:szCs w:val="20"/>
              </w:rPr>
              <w:t>(0.042)</w:t>
            </w:r>
          </w:p>
        </w:tc>
      </w:tr>
      <w:tr w:rsidR="00EE0CF5" w:rsidRPr="00261E78" w14:paraId="41DD0FAA" w14:textId="77777777" w:rsidTr="00241368">
        <w:trPr>
          <w:trHeight w:val="260"/>
          <w:jc w:val="center"/>
        </w:trPr>
        <w:tc>
          <w:tcPr>
            <w:tcW w:w="1710" w:type="dxa"/>
            <w:noWrap/>
            <w:hideMark/>
          </w:tcPr>
          <w:p w14:paraId="0D601778" w14:textId="77777777" w:rsidR="00EE0CF5" w:rsidRPr="00261E78" w:rsidRDefault="00EE0CF5" w:rsidP="00241368">
            <w:pPr>
              <w:rPr>
                <w:rFonts w:eastAsia="DengXian"/>
                <w:color w:val="000000"/>
                <w:sz w:val="20"/>
                <w:szCs w:val="20"/>
              </w:rPr>
            </w:pPr>
            <w:r w:rsidRPr="00261E78">
              <w:rPr>
                <w:rFonts w:eastAsia="DengXian"/>
                <w:color w:val="000000"/>
                <w:sz w:val="20"/>
                <w:szCs w:val="20"/>
              </w:rPr>
              <w:t>answer timing FE</w:t>
            </w:r>
          </w:p>
        </w:tc>
        <w:tc>
          <w:tcPr>
            <w:tcW w:w="2054" w:type="dxa"/>
          </w:tcPr>
          <w:p w14:paraId="3A711FA6" w14:textId="77777777" w:rsidR="00EE0CF5" w:rsidRPr="00261E78" w:rsidRDefault="00EE0CF5" w:rsidP="00241368">
            <w:pPr>
              <w:jc w:val="center"/>
              <w:rPr>
                <w:rFonts w:eastAsia="DengXian"/>
                <w:sz w:val="20"/>
                <w:szCs w:val="20"/>
              </w:rPr>
            </w:pPr>
            <w:r w:rsidRPr="00261E78">
              <w:rPr>
                <w:rFonts w:eastAsia="DengXian"/>
                <w:sz w:val="20"/>
                <w:szCs w:val="20"/>
              </w:rPr>
              <w:t>√</w:t>
            </w:r>
          </w:p>
        </w:tc>
        <w:tc>
          <w:tcPr>
            <w:tcW w:w="2246" w:type="dxa"/>
            <w:noWrap/>
            <w:hideMark/>
          </w:tcPr>
          <w:p w14:paraId="20D800F8" w14:textId="77777777" w:rsidR="00EE0CF5" w:rsidRPr="00261E78" w:rsidRDefault="00EE0CF5" w:rsidP="00241368">
            <w:pPr>
              <w:jc w:val="center"/>
              <w:rPr>
                <w:rFonts w:eastAsia="DengXian"/>
                <w:sz w:val="20"/>
                <w:szCs w:val="20"/>
              </w:rPr>
            </w:pPr>
            <w:r w:rsidRPr="00261E78">
              <w:rPr>
                <w:rFonts w:eastAsia="DengXian"/>
                <w:sz w:val="20"/>
                <w:szCs w:val="20"/>
              </w:rPr>
              <w:t>√</w:t>
            </w:r>
          </w:p>
        </w:tc>
        <w:tc>
          <w:tcPr>
            <w:tcW w:w="1829" w:type="dxa"/>
            <w:noWrap/>
            <w:hideMark/>
          </w:tcPr>
          <w:p w14:paraId="19A9DF85" w14:textId="77777777" w:rsidR="00EE0CF5" w:rsidRPr="00261E78" w:rsidRDefault="00EE0CF5" w:rsidP="00241368">
            <w:pPr>
              <w:jc w:val="center"/>
              <w:rPr>
                <w:rFonts w:eastAsia="DengXian"/>
                <w:sz w:val="20"/>
                <w:szCs w:val="20"/>
              </w:rPr>
            </w:pPr>
            <w:r w:rsidRPr="00261E78">
              <w:rPr>
                <w:rFonts w:eastAsia="DengXian"/>
                <w:sz w:val="20"/>
                <w:szCs w:val="20"/>
              </w:rPr>
              <w:t>√</w:t>
            </w:r>
          </w:p>
        </w:tc>
        <w:tc>
          <w:tcPr>
            <w:tcW w:w="1521" w:type="dxa"/>
          </w:tcPr>
          <w:p w14:paraId="24F0B85A" w14:textId="77777777" w:rsidR="00EE0CF5" w:rsidRPr="00261E78" w:rsidRDefault="00EE0CF5" w:rsidP="00241368">
            <w:pPr>
              <w:jc w:val="center"/>
              <w:rPr>
                <w:rFonts w:eastAsia="DengXian"/>
                <w:sz w:val="20"/>
                <w:szCs w:val="20"/>
              </w:rPr>
            </w:pPr>
            <w:r w:rsidRPr="00261E78">
              <w:rPr>
                <w:rFonts w:eastAsia="DengXian"/>
                <w:sz w:val="20"/>
                <w:szCs w:val="20"/>
              </w:rPr>
              <w:t>√</w:t>
            </w:r>
          </w:p>
        </w:tc>
      </w:tr>
      <w:tr w:rsidR="00EE0CF5" w:rsidRPr="00261E78" w14:paraId="1403A3FE" w14:textId="77777777" w:rsidTr="00241368">
        <w:trPr>
          <w:trHeight w:val="270"/>
          <w:jc w:val="center"/>
        </w:trPr>
        <w:tc>
          <w:tcPr>
            <w:tcW w:w="1710" w:type="dxa"/>
            <w:noWrap/>
            <w:hideMark/>
          </w:tcPr>
          <w:p w14:paraId="58AEC4B9" w14:textId="77777777" w:rsidR="00EE0CF5" w:rsidRPr="00261E78" w:rsidRDefault="00EE0CF5" w:rsidP="00241368">
            <w:pPr>
              <w:rPr>
                <w:rFonts w:eastAsia="DengXian"/>
                <w:color w:val="000000"/>
                <w:sz w:val="20"/>
                <w:szCs w:val="20"/>
              </w:rPr>
            </w:pPr>
            <w:r w:rsidRPr="00261E78">
              <w:rPr>
                <w:rFonts w:eastAsia="DengXian"/>
                <w:color w:val="000000"/>
                <w:sz w:val="20"/>
                <w:szCs w:val="20"/>
              </w:rPr>
              <w:t>other controls</w:t>
            </w:r>
          </w:p>
        </w:tc>
        <w:tc>
          <w:tcPr>
            <w:tcW w:w="2054" w:type="dxa"/>
          </w:tcPr>
          <w:p w14:paraId="43BDD07D" w14:textId="77777777" w:rsidR="00EE0CF5" w:rsidRPr="00261E78" w:rsidRDefault="00EE0CF5" w:rsidP="00241368">
            <w:pPr>
              <w:jc w:val="center"/>
              <w:rPr>
                <w:rFonts w:eastAsia="DengXian"/>
                <w:sz w:val="20"/>
                <w:szCs w:val="20"/>
              </w:rPr>
            </w:pPr>
            <w:r w:rsidRPr="00261E78">
              <w:rPr>
                <w:rFonts w:eastAsia="DengXian"/>
                <w:i/>
                <w:iCs/>
                <w:sz w:val="20"/>
                <w:szCs w:val="20"/>
              </w:rPr>
              <w:t>√</w:t>
            </w:r>
          </w:p>
        </w:tc>
        <w:tc>
          <w:tcPr>
            <w:tcW w:w="2246" w:type="dxa"/>
            <w:noWrap/>
            <w:hideMark/>
          </w:tcPr>
          <w:p w14:paraId="63F418BC" w14:textId="77777777" w:rsidR="00EE0CF5" w:rsidRPr="00261E78" w:rsidRDefault="00EE0CF5" w:rsidP="00241368">
            <w:pPr>
              <w:jc w:val="center"/>
              <w:rPr>
                <w:rFonts w:eastAsia="DengXian"/>
                <w:sz w:val="20"/>
                <w:szCs w:val="20"/>
              </w:rPr>
            </w:pPr>
            <w:r w:rsidRPr="00261E78">
              <w:rPr>
                <w:rFonts w:eastAsia="DengXian"/>
                <w:sz w:val="20"/>
                <w:szCs w:val="20"/>
              </w:rPr>
              <w:t>√</w:t>
            </w:r>
          </w:p>
        </w:tc>
        <w:tc>
          <w:tcPr>
            <w:tcW w:w="1829" w:type="dxa"/>
            <w:noWrap/>
            <w:hideMark/>
          </w:tcPr>
          <w:p w14:paraId="2665CF85" w14:textId="77777777" w:rsidR="00EE0CF5" w:rsidRPr="00261E78" w:rsidRDefault="00EE0CF5" w:rsidP="00241368">
            <w:pPr>
              <w:jc w:val="center"/>
              <w:rPr>
                <w:rFonts w:eastAsia="DengXian"/>
                <w:sz w:val="20"/>
                <w:szCs w:val="20"/>
              </w:rPr>
            </w:pPr>
            <w:r w:rsidRPr="00261E78">
              <w:rPr>
                <w:rFonts w:eastAsia="DengXian"/>
                <w:sz w:val="20"/>
                <w:szCs w:val="20"/>
              </w:rPr>
              <w:t>√</w:t>
            </w:r>
          </w:p>
        </w:tc>
        <w:tc>
          <w:tcPr>
            <w:tcW w:w="1521" w:type="dxa"/>
          </w:tcPr>
          <w:p w14:paraId="2AD6F862" w14:textId="77777777" w:rsidR="00EE0CF5" w:rsidRPr="00261E78" w:rsidRDefault="00EE0CF5" w:rsidP="00241368">
            <w:pPr>
              <w:jc w:val="center"/>
              <w:rPr>
                <w:rFonts w:eastAsia="DengXian"/>
                <w:i/>
                <w:iCs/>
                <w:sz w:val="20"/>
                <w:szCs w:val="20"/>
              </w:rPr>
            </w:pPr>
            <w:r w:rsidRPr="00261E78">
              <w:rPr>
                <w:rFonts w:eastAsia="DengXian"/>
                <w:i/>
                <w:iCs/>
                <w:sz w:val="20"/>
                <w:szCs w:val="20"/>
              </w:rPr>
              <w:t>√</w:t>
            </w:r>
          </w:p>
        </w:tc>
      </w:tr>
      <w:tr w:rsidR="00EE0CF5" w:rsidRPr="00261E78" w14:paraId="57D02188" w14:textId="77777777" w:rsidTr="00241368">
        <w:trPr>
          <w:trHeight w:val="283"/>
          <w:jc w:val="center"/>
        </w:trPr>
        <w:tc>
          <w:tcPr>
            <w:tcW w:w="1710" w:type="dxa"/>
            <w:noWrap/>
            <w:hideMark/>
          </w:tcPr>
          <w:p w14:paraId="6AB6F953" w14:textId="77777777" w:rsidR="00EE0CF5" w:rsidRPr="00261E78" w:rsidRDefault="00EE0CF5" w:rsidP="00241368">
            <w:pPr>
              <w:rPr>
                <w:rFonts w:eastAsia="DengXian"/>
                <w:sz w:val="20"/>
                <w:szCs w:val="20"/>
              </w:rPr>
            </w:pPr>
            <w:r w:rsidRPr="00261E78">
              <w:rPr>
                <w:rFonts w:eastAsia="DengXian"/>
                <w:sz w:val="20"/>
                <w:szCs w:val="20"/>
              </w:rPr>
              <w:t>N</w:t>
            </w:r>
          </w:p>
        </w:tc>
        <w:tc>
          <w:tcPr>
            <w:tcW w:w="2054" w:type="dxa"/>
          </w:tcPr>
          <w:p w14:paraId="0887CBE2" w14:textId="77777777" w:rsidR="00EE0CF5" w:rsidRPr="00261E78" w:rsidRDefault="00EE0CF5" w:rsidP="00241368">
            <w:pPr>
              <w:jc w:val="center"/>
              <w:rPr>
                <w:rFonts w:eastAsia="DengXian"/>
                <w:sz w:val="20"/>
                <w:szCs w:val="20"/>
              </w:rPr>
            </w:pPr>
            <w:r w:rsidRPr="00261E78">
              <w:rPr>
                <w:rFonts w:eastAsia="DengXian"/>
                <w:sz w:val="20"/>
                <w:szCs w:val="20"/>
              </w:rPr>
              <w:t>4,670</w:t>
            </w:r>
          </w:p>
        </w:tc>
        <w:tc>
          <w:tcPr>
            <w:tcW w:w="2246" w:type="dxa"/>
            <w:noWrap/>
            <w:hideMark/>
          </w:tcPr>
          <w:p w14:paraId="5CA551B3" w14:textId="77777777" w:rsidR="00EE0CF5" w:rsidRPr="00261E78" w:rsidRDefault="00EE0CF5" w:rsidP="00241368">
            <w:pPr>
              <w:jc w:val="center"/>
              <w:rPr>
                <w:rFonts w:eastAsia="DengXian"/>
                <w:sz w:val="20"/>
                <w:szCs w:val="20"/>
              </w:rPr>
            </w:pPr>
            <w:r w:rsidRPr="00261E78">
              <w:rPr>
                <w:rFonts w:eastAsia="DengXian"/>
                <w:sz w:val="20"/>
                <w:szCs w:val="20"/>
              </w:rPr>
              <w:t>4,670</w:t>
            </w:r>
          </w:p>
        </w:tc>
        <w:tc>
          <w:tcPr>
            <w:tcW w:w="1829" w:type="dxa"/>
            <w:noWrap/>
            <w:hideMark/>
          </w:tcPr>
          <w:p w14:paraId="4D3C2D7F" w14:textId="77777777" w:rsidR="00EE0CF5" w:rsidRPr="00261E78" w:rsidRDefault="00EE0CF5" w:rsidP="00241368">
            <w:pPr>
              <w:jc w:val="center"/>
              <w:rPr>
                <w:rFonts w:eastAsia="DengXian"/>
                <w:sz w:val="20"/>
                <w:szCs w:val="20"/>
              </w:rPr>
            </w:pPr>
            <w:r w:rsidRPr="00261E78">
              <w:rPr>
                <w:rFonts w:eastAsia="DengXian"/>
                <w:sz w:val="20"/>
                <w:szCs w:val="20"/>
              </w:rPr>
              <w:t>4,631</w:t>
            </w:r>
          </w:p>
        </w:tc>
        <w:tc>
          <w:tcPr>
            <w:tcW w:w="1521" w:type="dxa"/>
          </w:tcPr>
          <w:p w14:paraId="18AA4971" w14:textId="77777777" w:rsidR="00EE0CF5" w:rsidRPr="00261E78" w:rsidRDefault="00EE0CF5" w:rsidP="00241368">
            <w:pPr>
              <w:jc w:val="center"/>
              <w:rPr>
                <w:rFonts w:eastAsia="DengXian"/>
                <w:sz w:val="20"/>
                <w:szCs w:val="20"/>
              </w:rPr>
            </w:pPr>
            <w:r w:rsidRPr="00261E78">
              <w:rPr>
                <w:rFonts w:eastAsia="DengXian"/>
                <w:sz w:val="20"/>
                <w:szCs w:val="20"/>
              </w:rPr>
              <w:t>4,670</w:t>
            </w:r>
          </w:p>
        </w:tc>
      </w:tr>
    </w:tbl>
    <w:p w14:paraId="66A3420F" w14:textId="77777777" w:rsidR="00EE0CF5" w:rsidRPr="00261E78" w:rsidRDefault="00EE0CF5" w:rsidP="00EE0CF5">
      <w:pPr>
        <w:pStyle w:val="Notes"/>
      </w:pPr>
      <w:r w:rsidRPr="00261E78">
        <w:t xml:space="preserve">Notes: </w:t>
      </w:r>
      <w:r w:rsidRPr="00261E78">
        <w:rPr>
          <w:rFonts w:eastAsia="DengXian"/>
        </w:rPr>
        <w:t>1. ***p&lt;0.001; **p&lt;0.01; *p&lt;0.05.</w:t>
      </w:r>
      <w:r w:rsidRPr="00261E78" w:rsidDel="001D6B2B">
        <w:rPr>
          <w:rFonts w:eastAsia="DengXian"/>
        </w:rPr>
        <w:t xml:space="preserve"> </w:t>
      </w:r>
      <w:r w:rsidRPr="00261E78">
        <w:br/>
        <w:t>2. Answer timing FE indicates the date on which the answer was posted.</w:t>
      </w:r>
    </w:p>
    <w:p w14:paraId="202A299E" w14:textId="77777777" w:rsidR="00EE0CF5" w:rsidRPr="00261E78" w:rsidRDefault="00EE0CF5" w:rsidP="00EE0CF5">
      <w:pPr>
        <w:pStyle w:val="Heading4"/>
        <w:rPr>
          <w:lang w:val="en-US"/>
        </w:rPr>
      </w:pPr>
      <w:r w:rsidRPr="00261E78">
        <w:rPr>
          <w:lang w:val="en-US"/>
        </w:rPr>
        <w:t>Quality Degradation Mechanism</w:t>
      </w:r>
    </w:p>
    <w:p w14:paraId="0C8B6905" w14:textId="77777777" w:rsidR="00EE0CF5" w:rsidRPr="00261E78" w:rsidRDefault="00EE0CF5" w:rsidP="00EE0CF5">
      <w:pPr>
        <w:pStyle w:val="Paragraph0"/>
      </w:pPr>
      <w:r w:rsidRPr="00261E78">
        <w:t>We posit that quality degradation could occur through compositional shift (fewer expert answerers) or reduced effort investment. We test both pathways.</w:t>
      </w:r>
    </w:p>
    <w:p w14:paraId="5B489764" w14:textId="77777777" w:rsidR="00EE0CF5" w:rsidRPr="00261E78" w:rsidRDefault="00EE0CF5" w:rsidP="00EE0CF5">
      <w:pPr>
        <w:pStyle w:val="Paragraph0"/>
      </w:pPr>
      <w:r w:rsidRPr="00261E78">
        <w:lastRenderedPageBreak/>
        <w:t>We first test whether AI deters expert participation. We measure expertise using each answerer’s prior track record—specifically, their count of previously accepted answers within the question’s tag area. This metric reflects demonstrated domain competence. If AI discourages expert participation (perhaps because experts view AI responses as making their contributions redundant), we should observe lower average expertise scores among human answerers in treated versus control questions.</w:t>
      </w:r>
    </w:p>
    <w:p w14:paraId="0AE4C879" w14:textId="77777777" w:rsidR="00EE0CF5" w:rsidRPr="00261E78" w:rsidRDefault="00EE0CF5" w:rsidP="00EE0CF5">
      <w:pPr>
        <w:pStyle w:val="Paragraph0"/>
      </w:pPr>
      <w:r w:rsidRPr="00261E78">
        <w:t>Table 1</w:t>
      </w:r>
      <w:ins w:id="862" w:author="Dylan CHEN" w:date="2026-03-20T16:22:00Z" w16du:dateUtc="2026-03-20T08:22:00Z">
        <w:r>
          <w:rPr>
            <w:rFonts w:hint="eastAsia"/>
          </w:rPr>
          <w:t>3</w:t>
        </w:r>
      </w:ins>
      <w:del w:id="863" w:author="Dylan CHEN" w:date="2026-03-20T16:22:00Z" w16du:dateUtc="2026-03-20T08:22:00Z">
        <w:r w:rsidRPr="00261E78" w:rsidDel="006576DB">
          <w:delText>2</w:delText>
        </w:r>
      </w:del>
      <w:r>
        <w:t>,</w:t>
      </w:r>
      <w:r w:rsidRPr="00261E78">
        <w:t xml:space="preserve"> Column 2 tests this prediction. We find no evidence that AI reduces answerer expertise (</w:t>
      </w:r>
      <w:r w:rsidRPr="00261E78">
        <w:rPr>
          <w:i/>
          <w:iCs/>
        </w:rPr>
        <w:t>β</w:t>
      </w:r>
      <w:r w:rsidRPr="00261E78">
        <w:t xml:space="preserve"> = 0.067, p = 0.241). The positive but insignificant coefficient suggests expert answerers remain equally or perhaps slightly more willing to participate when AI answers are present. This rules out compositional shift as an explanation for reduced recognition.</w:t>
      </w:r>
    </w:p>
    <w:p w14:paraId="05EB8814" w14:textId="77777777" w:rsidR="00EE0CF5" w:rsidRPr="00261E78" w:rsidRDefault="00EE0CF5" w:rsidP="00EE0CF5">
      <w:pPr>
        <w:pStyle w:val="Paragraph0"/>
      </w:pPr>
      <w:r w:rsidRPr="00261E78">
        <w:t>We next examine whether AI reduces effort investment, leading to lower answer quality. We regress LLM-generated quality ratings of human answers on the AI treatment indicator. If AI reduces quality, we should observe lower ratings when AI is present.</w:t>
      </w:r>
    </w:p>
    <w:p w14:paraId="37D00AA2" w14:textId="77777777" w:rsidR="00EE0CF5" w:rsidRPr="00261E78" w:rsidRDefault="00EE0CF5" w:rsidP="00EE0CF5">
      <w:pPr>
        <w:pStyle w:val="Paragraph0"/>
      </w:pPr>
      <w:r w:rsidRPr="00261E78">
        <w:t>Table 1</w:t>
      </w:r>
      <w:ins w:id="864" w:author="Dylan CHEN" w:date="2026-03-20T16:22:00Z" w16du:dateUtc="2026-03-20T08:22:00Z">
        <w:r>
          <w:rPr>
            <w:rFonts w:hint="eastAsia"/>
          </w:rPr>
          <w:t>3</w:t>
        </w:r>
      </w:ins>
      <w:del w:id="865" w:author="Dylan CHEN" w:date="2026-03-20T16:22:00Z" w16du:dateUtc="2026-03-20T08:22:00Z">
        <w:r w:rsidRPr="00261E78" w:rsidDel="006576DB">
          <w:delText>2</w:delText>
        </w:r>
      </w:del>
      <w:r>
        <w:t>,</w:t>
      </w:r>
      <w:r w:rsidRPr="00261E78">
        <w:t xml:space="preserve"> Column 3 shows no association between AI presence and quality ratings (</w:t>
      </w:r>
      <w:r w:rsidRPr="006576DB">
        <w:rPr>
          <w:i/>
          <w:iCs/>
          <w:rPrChange w:id="866" w:author="Dylan CHEN" w:date="2026-03-20T16:22:00Z" w16du:dateUtc="2026-03-20T08:22:00Z">
            <w:rPr/>
          </w:rPrChange>
        </w:rPr>
        <w:t>β</w:t>
      </w:r>
      <w:r w:rsidRPr="00261E78">
        <w:t xml:space="preserve"> = -0.002, p = 0.975). As a robustness check, we use answer length as an alternative quality proxy, since longer answers tend to be more comprehensive. Column 4 shows human answers are slightly longer with AI present, though not significantly (</w:t>
      </w:r>
      <w:r w:rsidRPr="00261E78">
        <w:rPr>
          <w:i/>
          <w:iCs/>
        </w:rPr>
        <w:t>β</w:t>
      </w:r>
      <w:r w:rsidRPr="00261E78">
        <w:t xml:space="preserve"> = 0.076, p = 0.072).</w:t>
      </w:r>
    </w:p>
    <w:p w14:paraId="4334B880" w14:textId="77777777" w:rsidR="00EE0CF5" w:rsidRPr="00261E78" w:rsidRDefault="00EE0CF5" w:rsidP="00EE0CF5">
      <w:pPr>
        <w:pStyle w:val="Paragraph0"/>
      </w:pPr>
      <w:r w:rsidRPr="00261E78">
        <w:t>These findings provide no support for the quality degradation mechanism. AI-generated answers do not reduce human answer quality through compositional shifts or reduced effort.</w:t>
      </w:r>
    </w:p>
    <w:p w14:paraId="5896E38F" w14:textId="77777777" w:rsidR="00EE0CF5" w:rsidRPr="00261E78" w:rsidRDefault="00EE0CF5" w:rsidP="00EE0CF5">
      <w:pPr>
        <w:pStyle w:val="Heading4"/>
        <w:rPr>
          <w:lang w:val="en-US"/>
        </w:rPr>
      </w:pPr>
      <w:r w:rsidRPr="00261E78">
        <w:rPr>
          <w:lang w:val="en-US"/>
        </w:rPr>
        <w:t>Elevated Expectations Mechanism</w:t>
      </w:r>
    </w:p>
    <w:p w14:paraId="2FA4D5B8" w14:textId="77777777" w:rsidR="00EE0CF5" w:rsidRPr="00261E78" w:rsidRDefault="00EE0CF5" w:rsidP="00EE0CF5">
      <w:pPr>
        <w:pStyle w:val="Paragraph0"/>
      </w:pPr>
      <w:r w:rsidRPr="00261E78">
        <w:t>The elevated expectations mechanism posits that AI-generated answers raise users’ standards for valuable contributions, making them more critical when evaluating human answers. Users may expect human responses to provide insights beyond what AI already offer</w:t>
      </w:r>
      <w:r>
        <w:t>s</w:t>
      </w:r>
      <w:r w:rsidRPr="00261E78">
        <w:t xml:space="preserve">. If this </w:t>
      </w:r>
      <w:r w:rsidRPr="00261E78">
        <w:lastRenderedPageBreak/>
        <w:t>operates, the negative effect on viewer recognition of human answers should be strongest when AI quality is high because superior AI answers would raise expectations most dramatically.</w:t>
      </w:r>
    </w:p>
    <w:p w14:paraId="61A7B57B" w14:textId="77777777" w:rsidR="00EE0CF5" w:rsidRPr="00261E78" w:rsidRDefault="00EE0CF5" w:rsidP="00EE0CF5">
      <w:pPr>
        <w:pStyle w:val="Paragraph0"/>
      </w:pPr>
      <w:r w:rsidRPr="00261E78">
        <w:t xml:space="preserve">To test this, we conducted a subsample analysis: (1) identified all questions receiving at least one answer during the experiment; (2) selected questions with first-answer LLM-enabled content quality ratings in the top 25% (scores 8-10, superior quality) and bottom 25% (scores 0-6, low quality); </w:t>
      </w:r>
      <w:r>
        <w:t xml:space="preserve">and </w:t>
      </w:r>
      <w:r w:rsidRPr="00261E78">
        <w:t>(3) extracted all subsequent human answers under these questions for analysis.</w:t>
      </w:r>
      <w:r>
        <w:rPr>
          <w:rFonts w:hint="eastAsia"/>
        </w:rPr>
        <w:t xml:space="preserve"> </w:t>
      </w:r>
      <w:ins w:id="867" w:author="Dylan CHEN" w:date="2026-03-10T22:47:00Z" w16du:dateUtc="2026-03-10T14:47:00Z">
        <w:r w:rsidRPr="00B62D79">
          <w:t>This procedure yielded two subsamples for analysis: 1,697 human answers following high-quality first answers (top 25%) and 1,945 human answers following low-quality first answers (bottom 25%).</w:t>
        </w:r>
      </w:ins>
    </w:p>
    <w:p w14:paraId="79EA0E04" w14:textId="77777777" w:rsidR="00EE0CF5" w:rsidRPr="00261E78" w:rsidRDefault="00EE0CF5" w:rsidP="00EE0CF5">
      <w:pPr>
        <w:pStyle w:val="Paragraph0"/>
      </w:pPr>
      <w:r w:rsidRPr="00261E78">
        <w:t>Table 1</w:t>
      </w:r>
      <w:ins w:id="868" w:author="Dylan CHEN" w:date="2026-03-20T16:22:00Z" w16du:dateUtc="2026-03-20T08:22:00Z">
        <w:r>
          <w:rPr>
            <w:rFonts w:hint="eastAsia"/>
          </w:rPr>
          <w:t>4</w:t>
        </w:r>
      </w:ins>
      <w:del w:id="869" w:author="Dylan CHEN" w:date="2026-03-20T16:22:00Z" w16du:dateUtc="2026-03-20T08:22:00Z">
        <w:r w:rsidRPr="00261E78" w:rsidDel="006576DB">
          <w:delText>3</w:delText>
        </w:r>
      </w:del>
      <w:r w:rsidRPr="00261E78">
        <w:t xml:space="preserve"> presents results from our answer-level specification (Equation 2)</w:t>
      </w:r>
      <w:r>
        <w:t>,</w:t>
      </w:r>
      <w:r w:rsidRPr="00261E78">
        <w:t xml:space="preserve"> estimated separately for each subsample. Column 1 shows questions with high-quality first answers; Column 2 shows low-quality first answers. The pattern strongly supports the elevated expectations mechanism. When the AI answer is high quality (Column 1), its presence significantly reduces net likes for human answers (</w:t>
      </w:r>
      <w:r w:rsidRPr="00261E78">
        <w:rPr>
          <w:i/>
          <w:iCs/>
        </w:rPr>
        <w:t>β</w:t>
      </w:r>
      <w:r w:rsidRPr="00261E78">
        <w:t xml:space="preserve"> = -0.140, p &lt; 0.001). When the AI answer is low quality (Column 2), this negative effect disappears (</w:t>
      </w:r>
      <w:r w:rsidRPr="00261E78">
        <w:rPr>
          <w:i/>
          <w:iCs/>
        </w:rPr>
        <w:t>β</w:t>
      </w:r>
      <w:r w:rsidRPr="00261E78">
        <w:t xml:space="preserve"> = 0.046, p = 0.391).</w:t>
      </w:r>
    </w:p>
    <w:p w14:paraId="2328A398" w14:textId="77777777" w:rsidR="00EE0CF5" w:rsidRDefault="00EE0CF5" w:rsidP="00EE0CF5">
      <w:pPr>
        <w:pStyle w:val="Paragraph0"/>
        <w:rPr>
          <w:ins w:id="870" w:author="Dylan CHEN" w:date="2026-03-20T16:31:00Z" w16du:dateUtc="2026-03-20T08:31:00Z"/>
        </w:rPr>
      </w:pPr>
      <w:commentRangeStart w:id="871"/>
      <w:ins w:id="872" w:author="Dylan CHEN" w:date="2026-03-20T16:31:00Z" w16du:dateUtc="2026-03-20T08:31:00Z">
        <w:r w:rsidRPr="002B5D28">
          <w:t xml:space="preserve">Column 3 </w:t>
        </w:r>
      </w:ins>
      <w:commentRangeEnd w:id="871"/>
      <w:r w:rsidRPr="002B5D28">
        <w:rPr>
          <w:rStyle w:val="CommentReference"/>
          <w:sz w:val="24"/>
        </w:rPr>
        <w:commentReference w:id="871"/>
      </w:r>
      <w:ins w:id="873" w:author="Dylan CHEN" w:date="2026-03-20T16:31:00Z" w16du:dateUtc="2026-03-20T08:31:00Z">
        <w:r w:rsidRPr="002B5D28">
          <w:t>provides complementary evidence through a continuous interaction approach. We use first-answer quality as a continuous moderator and interact it with the AI treatment indicator. The significant negative interaction coefficient (β = -0.037, p &lt; 0.05) indicates that each unit increase in first-answer quality amplifies the negative effect of AI treatment on human answer recognition. This continuous specification corroborates the subsample findings and confirms that elevated expectations operate along a quality gradient rather than as a discrete threshold effect.</w:t>
        </w:r>
      </w:ins>
    </w:p>
    <w:p w14:paraId="6918C6AC" w14:textId="77777777" w:rsidR="00EE0CF5" w:rsidRPr="00261E78" w:rsidRDefault="00EE0CF5" w:rsidP="00EE0CF5">
      <w:pPr>
        <w:pStyle w:val="Paragraph0"/>
      </w:pPr>
      <w:ins w:id="874" w:author="Dylan CHEN" w:date="2026-03-20T16:31:00Z" w16du:dateUtc="2026-03-20T08:31:00Z">
        <w:r w:rsidRPr="002867AF">
          <w:lastRenderedPageBreak/>
          <w:t>Together, these results indicate that high-quality AI answers raise user</w:t>
        </w:r>
        <w:r>
          <w:rPr>
            <w:rFonts w:hint="eastAsia"/>
          </w:rPr>
          <w:t>s</w:t>
        </w:r>
        <w:r>
          <w:t>’</w:t>
        </w:r>
        <w:r w:rsidRPr="002867AF">
          <w:t xml:space="preserve"> evaluative standards</w:t>
        </w:r>
      </w:ins>
      <w:del w:id="875" w:author="Dylan CHEN" w:date="2026-03-20T16:31:00Z" w16du:dateUtc="2026-03-20T08:31:00Z">
        <w:r w:rsidRPr="00261E78" w:rsidDel="002867AF">
          <w:delText>These results indicate that high-quality AI answers raise users’ standards</w:delText>
        </w:r>
      </w:del>
      <w:r w:rsidRPr="00261E78">
        <w:t>, making subsequent human answers appear insufficiently valuable—even when those answers have not declined in objective quality (Table 1</w:t>
      </w:r>
      <w:ins w:id="876" w:author="Dylan CHEN" w:date="2026-03-20T16:22:00Z" w16du:dateUtc="2026-03-20T08:22:00Z">
        <w:r>
          <w:rPr>
            <w:rFonts w:hint="eastAsia"/>
          </w:rPr>
          <w:t>3</w:t>
        </w:r>
      </w:ins>
      <w:del w:id="877" w:author="Dylan CHEN" w:date="2026-03-20T16:22:00Z" w16du:dateUtc="2026-03-20T08:22:00Z">
        <w:r w:rsidRPr="00261E78" w:rsidDel="006576DB">
          <w:delText>2</w:delText>
        </w:r>
      </w:del>
      <w:r w:rsidRPr="00261E78">
        <w:t>). When AI quality is low, expectations remain moderate</w:t>
      </w:r>
      <w:r>
        <w:t>,</w:t>
      </w:r>
      <w:r w:rsidRPr="00261E78">
        <w:t xml:space="preserve"> and human answers receive comparable recognition to the control condition. The elevated expectations mechanism thus explains why AI-generated answers reduce recognition of human contributions: they shift the evaluative benchmark against which human answers are judged.</w:t>
      </w:r>
    </w:p>
    <w:p w14:paraId="768AA71F" w14:textId="77777777" w:rsidR="00EE0CF5" w:rsidRPr="00261E78" w:rsidRDefault="00EE0CF5" w:rsidP="00EE0CF5">
      <w:pPr>
        <w:pStyle w:val="TableFiguretitle"/>
      </w:pPr>
      <w:r w:rsidRPr="00261E78">
        <w:t xml:space="preserve">Table </w:t>
      </w:r>
      <w:r>
        <w:fldChar w:fldCharType="begin"/>
      </w:r>
      <w:r>
        <w:instrText xml:space="preserve"> SEQ Table \* ARABIC </w:instrText>
      </w:r>
      <w:r>
        <w:fldChar w:fldCharType="separate"/>
      </w:r>
      <w:ins w:id="878" w:author="Dylan CHEN" w:date="2026-03-20T16:22:00Z" w16du:dateUtc="2026-03-20T08:22:00Z">
        <w:r>
          <w:rPr>
            <w:noProof/>
          </w:rPr>
          <w:t>14</w:t>
        </w:r>
      </w:ins>
      <w:del w:id="879" w:author="Dylan CHEN" w:date="2026-03-20T16:22:00Z" w16du:dateUtc="2026-03-20T08:22:00Z">
        <w:r w:rsidRPr="00261E78" w:rsidDel="006576DB">
          <w:rPr>
            <w:noProof/>
          </w:rPr>
          <w:delText>13</w:delText>
        </w:r>
      </w:del>
      <w:r>
        <w:rPr>
          <w:noProof/>
        </w:rPr>
        <w:fldChar w:fldCharType="end"/>
      </w:r>
      <w:r w:rsidRPr="00261E78">
        <w:t>. Test for the elevated expectation mechanism</w:t>
      </w:r>
    </w:p>
    <w:tbl>
      <w:tblPr>
        <w:tblW w:w="5000" w:type="pct"/>
        <w:jc w:val="center"/>
        <w:tblLayout w:type="fixed"/>
        <w:tblLook w:val="04A0" w:firstRow="1" w:lastRow="0" w:firstColumn="1" w:lastColumn="0" w:noHBand="0" w:noVBand="1"/>
        <w:tblPrChange w:id="880" w:author="Dylan CHEN" w:date="2026-03-20T16:27:00Z" w16du:dateUtc="2026-03-20T08:27:00Z">
          <w:tblPr>
            <w:tblW w:w="5000" w:type="pct"/>
            <w:tblLayout w:type="fixed"/>
            <w:tblLook w:val="04A0" w:firstRow="1" w:lastRow="0" w:firstColumn="1" w:lastColumn="0" w:noHBand="0" w:noVBand="1"/>
          </w:tblPr>
        </w:tblPrChange>
      </w:tblPr>
      <w:tblGrid>
        <w:gridCol w:w="3488"/>
        <w:gridCol w:w="1918"/>
        <w:gridCol w:w="1977"/>
        <w:gridCol w:w="1977"/>
        <w:tblGridChange w:id="881">
          <w:tblGrid>
            <w:gridCol w:w="3488"/>
            <w:gridCol w:w="964"/>
            <w:gridCol w:w="954"/>
            <w:gridCol w:w="1462"/>
            <w:gridCol w:w="515"/>
            <w:gridCol w:w="1977"/>
            <w:gridCol w:w="2492"/>
          </w:tblGrid>
        </w:tblGridChange>
      </w:tblGrid>
      <w:tr w:rsidR="00EE0CF5" w:rsidRPr="00261E78" w14:paraId="4B157E14" w14:textId="77777777" w:rsidTr="00241368">
        <w:trPr>
          <w:trHeight w:val="270"/>
          <w:jc w:val="center"/>
          <w:trPrChange w:id="882" w:author="Dylan CHEN" w:date="2026-03-20T16:27:00Z" w16du:dateUtc="2026-03-20T08:27:00Z">
            <w:trPr>
              <w:trHeight w:val="270"/>
            </w:trPr>
          </w:trPrChange>
        </w:trPr>
        <w:tc>
          <w:tcPr>
            <w:tcW w:w="3488" w:type="dxa"/>
            <w:tcBorders>
              <w:top w:val="single" w:sz="12" w:space="0" w:color="auto"/>
              <w:left w:val="nil"/>
              <w:bottom w:val="nil"/>
              <w:right w:val="nil"/>
            </w:tcBorders>
            <w:noWrap/>
            <w:hideMark/>
            <w:tcPrChange w:id="883" w:author="Dylan CHEN" w:date="2026-03-20T16:27:00Z" w16du:dateUtc="2026-03-20T08:27:00Z">
              <w:tcPr>
                <w:tcW w:w="4452" w:type="dxa"/>
                <w:gridSpan w:val="2"/>
                <w:tcBorders>
                  <w:top w:val="single" w:sz="12" w:space="0" w:color="auto"/>
                  <w:left w:val="nil"/>
                  <w:bottom w:val="nil"/>
                  <w:right w:val="nil"/>
                </w:tcBorders>
                <w:noWrap/>
                <w:vAlign w:val="center"/>
                <w:hideMark/>
              </w:tcPr>
            </w:tcPrChange>
          </w:tcPr>
          <w:p w14:paraId="403A4D05" w14:textId="77777777" w:rsidR="00EE0CF5" w:rsidRPr="00261E78" w:rsidRDefault="00EE0CF5" w:rsidP="00241368">
            <w:pPr>
              <w:jc w:val="center"/>
              <w:rPr>
                <w:rFonts w:eastAsia="DengXian"/>
                <w:sz w:val="20"/>
                <w:szCs w:val="20"/>
              </w:rPr>
            </w:pPr>
            <w:r w:rsidRPr="00261E78">
              <w:rPr>
                <w:rFonts w:eastAsia="DengXian"/>
                <w:sz w:val="20"/>
                <w:szCs w:val="20"/>
              </w:rPr>
              <w:t xml:space="preserve">　</w:t>
            </w:r>
          </w:p>
        </w:tc>
        <w:tc>
          <w:tcPr>
            <w:tcW w:w="1918" w:type="dxa"/>
            <w:tcBorders>
              <w:top w:val="single" w:sz="12" w:space="0" w:color="auto"/>
              <w:left w:val="nil"/>
              <w:right w:val="nil"/>
            </w:tcBorders>
            <w:noWrap/>
            <w:hideMark/>
            <w:tcPrChange w:id="884" w:author="Dylan CHEN" w:date="2026-03-20T16:27:00Z" w16du:dateUtc="2026-03-20T08:27:00Z">
              <w:tcPr>
                <w:tcW w:w="2416" w:type="dxa"/>
                <w:gridSpan w:val="2"/>
                <w:tcBorders>
                  <w:top w:val="single" w:sz="12" w:space="0" w:color="auto"/>
                  <w:left w:val="nil"/>
                  <w:bottom w:val="nil"/>
                  <w:right w:val="nil"/>
                </w:tcBorders>
                <w:noWrap/>
                <w:vAlign w:val="center"/>
                <w:hideMark/>
              </w:tcPr>
            </w:tcPrChange>
          </w:tcPr>
          <w:p w14:paraId="17A97CEE" w14:textId="77777777" w:rsidR="00EE0CF5" w:rsidRPr="00261E78" w:rsidRDefault="00EE0CF5" w:rsidP="00241368">
            <w:pPr>
              <w:jc w:val="center"/>
              <w:rPr>
                <w:rFonts w:eastAsia="DengXian"/>
                <w:sz w:val="20"/>
                <w:szCs w:val="20"/>
              </w:rPr>
            </w:pPr>
            <w:r w:rsidRPr="00261E78">
              <w:rPr>
                <w:rFonts w:eastAsia="DengXian"/>
                <w:sz w:val="20"/>
                <w:szCs w:val="20"/>
              </w:rPr>
              <w:t>(1)</w:t>
            </w:r>
          </w:p>
        </w:tc>
        <w:tc>
          <w:tcPr>
            <w:tcW w:w="1977" w:type="dxa"/>
            <w:tcBorders>
              <w:top w:val="single" w:sz="12" w:space="0" w:color="auto"/>
              <w:left w:val="nil"/>
              <w:right w:val="nil"/>
            </w:tcBorders>
            <w:noWrap/>
            <w:hideMark/>
            <w:tcPrChange w:id="885" w:author="Dylan CHEN" w:date="2026-03-20T16:27:00Z" w16du:dateUtc="2026-03-20T08:27:00Z">
              <w:tcPr>
                <w:tcW w:w="2492" w:type="dxa"/>
                <w:gridSpan w:val="2"/>
                <w:tcBorders>
                  <w:top w:val="single" w:sz="12" w:space="0" w:color="auto"/>
                  <w:left w:val="nil"/>
                  <w:bottom w:val="nil"/>
                  <w:right w:val="nil"/>
                </w:tcBorders>
                <w:noWrap/>
                <w:vAlign w:val="center"/>
                <w:hideMark/>
              </w:tcPr>
            </w:tcPrChange>
          </w:tcPr>
          <w:p w14:paraId="5C2A6E35" w14:textId="77777777" w:rsidR="00EE0CF5" w:rsidRPr="00261E78" w:rsidRDefault="00EE0CF5" w:rsidP="00241368">
            <w:pPr>
              <w:jc w:val="center"/>
              <w:rPr>
                <w:rFonts w:eastAsia="DengXian"/>
                <w:sz w:val="20"/>
                <w:szCs w:val="20"/>
              </w:rPr>
            </w:pPr>
            <w:r w:rsidRPr="00261E78">
              <w:rPr>
                <w:rFonts w:eastAsia="DengXian"/>
                <w:sz w:val="20"/>
                <w:szCs w:val="20"/>
              </w:rPr>
              <w:t>(2)</w:t>
            </w:r>
          </w:p>
        </w:tc>
        <w:tc>
          <w:tcPr>
            <w:tcW w:w="1977" w:type="dxa"/>
            <w:tcBorders>
              <w:top w:val="single" w:sz="12" w:space="0" w:color="auto"/>
              <w:left w:val="nil"/>
              <w:right w:val="nil"/>
            </w:tcBorders>
            <w:tcPrChange w:id="886" w:author="Dylan CHEN" w:date="2026-03-20T16:27:00Z" w16du:dateUtc="2026-03-20T08:27:00Z">
              <w:tcPr>
                <w:tcW w:w="2492" w:type="dxa"/>
                <w:tcBorders>
                  <w:top w:val="single" w:sz="12" w:space="0" w:color="auto"/>
                  <w:left w:val="nil"/>
                  <w:bottom w:val="nil"/>
                  <w:right w:val="nil"/>
                </w:tcBorders>
              </w:tcPr>
            </w:tcPrChange>
          </w:tcPr>
          <w:p w14:paraId="62D2C67C" w14:textId="77777777" w:rsidR="00EE0CF5" w:rsidRPr="00261E78" w:rsidRDefault="00EE0CF5" w:rsidP="00241368">
            <w:pPr>
              <w:jc w:val="center"/>
              <w:rPr>
                <w:rFonts w:eastAsia="DengXian"/>
                <w:sz w:val="20"/>
                <w:szCs w:val="20"/>
              </w:rPr>
            </w:pPr>
            <w:ins w:id="887" w:author="Dylan CHEN" w:date="2026-03-20T16:26:00Z" w16du:dateUtc="2026-03-20T08:26:00Z">
              <w:r>
                <w:rPr>
                  <w:rFonts w:eastAsia="DengXian" w:hint="eastAsia"/>
                  <w:sz w:val="20"/>
                  <w:szCs w:val="20"/>
                </w:rPr>
                <w:t>(3)</w:t>
              </w:r>
            </w:ins>
          </w:p>
        </w:tc>
      </w:tr>
      <w:tr w:rsidR="00EE0CF5" w:rsidRPr="00261E78" w14:paraId="66512DDB" w14:textId="77777777" w:rsidTr="00241368">
        <w:trPr>
          <w:trHeight w:val="270"/>
          <w:jc w:val="center"/>
        </w:trPr>
        <w:tc>
          <w:tcPr>
            <w:tcW w:w="3488" w:type="dxa"/>
            <w:tcBorders>
              <w:top w:val="nil"/>
              <w:left w:val="nil"/>
              <w:right w:val="nil"/>
            </w:tcBorders>
            <w:noWrap/>
            <w:hideMark/>
          </w:tcPr>
          <w:p w14:paraId="1292A8D9" w14:textId="77777777" w:rsidR="00EE0CF5" w:rsidRPr="00261E78" w:rsidRDefault="00EE0CF5" w:rsidP="00241368">
            <w:pPr>
              <w:jc w:val="center"/>
              <w:rPr>
                <w:rFonts w:eastAsia="DengXian"/>
                <w:sz w:val="20"/>
                <w:szCs w:val="20"/>
              </w:rPr>
            </w:pPr>
          </w:p>
        </w:tc>
        <w:tc>
          <w:tcPr>
            <w:tcW w:w="5872" w:type="dxa"/>
            <w:gridSpan w:val="3"/>
            <w:tcBorders>
              <w:top w:val="nil"/>
              <w:left w:val="nil"/>
              <w:bottom w:val="single" w:sz="4" w:space="0" w:color="auto"/>
              <w:right w:val="nil"/>
            </w:tcBorders>
            <w:noWrap/>
            <w:hideMark/>
          </w:tcPr>
          <w:p w14:paraId="1F644FAC" w14:textId="77777777" w:rsidR="00EE0CF5" w:rsidRPr="00261E78" w:rsidRDefault="00EE0CF5" w:rsidP="00241368">
            <w:pPr>
              <w:jc w:val="center"/>
              <w:rPr>
                <w:rFonts w:eastAsia="DengXian"/>
                <w:sz w:val="20"/>
                <w:szCs w:val="20"/>
              </w:rPr>
            </w:pPr>
            <w:r w:rsidRPr="00261E78">
              <w:rPr>
                <w:rFonts w:eastAsia="DengXian"/>
                <w:sz w:val="20"/>
                <w:szCs w:val="20"/>
              </w:rPr>
              <w:t xml:space="preserve">DV: </w:t>
            </w:r>
            <w:r w:rsidRPr="00261E78">
              <w:rPr>
                <w:i/>
                <w:iCs/>
                <w:color w:val="000000"/>
                <w:sz w:val="20"/>
                <w:szCs w:val="20"/>
              </w:rPr>
              <w:t>netlikeNum</w:t>
            </w:r>
            <w:r w:rsidRPr="00261E78">
              <w:rPr>
                <w:i/>
                <w:iCs/>
                <w:color w:val="000000"/>
                <w:sz w:val="20"/>
                <w:szCs w:val="20"/>
                <w:vertAlign w:val="subscript"/>
              </w:rPr>
              <w:t>ij</w:t>
            </w:r>
          </w:p>
        </w:tc>
      </w:tr>
      <w:tr w:rsidR="00EE0CF5" w:rsidRPr="00261E78" w14:paraId="47122DFE" w14:textId="77777777" w:rsidTr="00241368">
        <w:trPr>
          <w:trHeight w:val="270"/>
          <w:jc w:val="center"/>
          <w:trPrChange w:id="888" w:author="Dylan CHEN" w:date="2026-03-20T16:28:00Z" w16du:dateUtc="2026-03-20T08:28:00Z">
            <w:trPr>
              <w:trHeight w:val="270"/>
            </w:trPr>
          </w:trPrChange>
        </w:trPr>
        <w:tc>
          <w:tcPr>
            <w:tcW w:w="3488" w:type="dxa"/>
            <w:vMerge w:val="restart"/>
            <w:tcBorders>
              <w:top w:val="nil"/>
              <w:left w:val="nil"/>
              <w:right w:val="nil"/>
            </w:tcBorders>
            <w:noWrap/>
            <w:hideMark/>
            <w:tcPrChange w:id="889" w:author="Dylan CHEN" w:date="2026-03-20T16:28:00Z" w16du:dateUtc="2026-03-20T08:28:00Z">
              <w:tcPr>
                <w:tcW w:w="4452" w:type="dxa"/>
                <w:gridSpan w:val="2"/>
                <w:vMerge w:val="restart"/>
                <w:tcBorders>
                  <w:top w:val="nil"/>
                  <w:left w:val="nil"/>
                  <w:right w:val="nil"/>
                </w:tcBorders>
                <w:noWrap/>
                <w:vAlign w:val="center"/>
                <w:hideMark/>
              </w:tcPr>
            </w:tcPrChange>
          </w:tcPr>
          <w:p w14:paraId="5359297C" w14:textId="77777777" w:rsidR="00EE0CF5" w:rsidRPr="00261E78" w:rsidRDefault="00EE0CF5" w:rsidP="00241368">
            <w:pPr>
              <w:rPr>
                <w:rFonts w:eastAsia="DengXian"/>
                <w:i/>
                <w:iCs/>
                <w:sz w:val="20"/>
                <w:szCs w:val="20"/>
              </w:rPr>
            </w:pPr>
            <w:r w:rsidRPr="00261E78">
              <w:rPr>
                <w:rFonts w:eastAsia="DengXian"/>
                <w:i/>
                <w:iCs/>
                <w:sz w:val="20"/>
                <w:szCs w:val="20"/>
              </w:rPr>
              <w:t>AI</w:t>
            </w:r>
            <w:r w:rsidRPr="00261E78">
              <w:rPr>
                <w:rFonts w:eastAsia="DengXian"/>
                <w:i/>
                <w:iCs/>
                <w:sz w:val="20"/>
                <w:szCs w:val="20"/>
                <w:vertAlign w:val="subscript"/>
              </w:rPr>
              <w:t>i</w:t>
            </w:r>
          </w:p>
          <w:p w14:paraId="1E996EB6" w14:textId="77777777" w:rsidR="00EE0CF5" w:rsidRPr="00261E78" w:rsidRDefault="00EE0CF5" w:rsidP="00241368">
            <w:pPr>
              <w:rPr>
                <w:rFonts w:eastAsia="DengXian"/>
                <w:i/>
                <w:iCs/>
                <w:sz w:val="20"/>
                <w:szCs w:val="20"/>
              </w:rPr>
            </w:pPr>
            <w:r w:rsidRPr="00261E78">
              <w:rPr>
                <w:rFonts w:eastAsia="DengXian"/>
                <w:sz w:val="20"/>
                <w:szCs w:val="20"/>
              </w:rPr>
              <w:t xml:space="preserve">　</w:t>
            </w:r>
          </w:p>
        </w:tc>
        <w:tc>
          <w:tcPr>
            <w:tcW w:w="1918" w:type="dxa"/>
            <w:tcBorders>
              <w:top w:val="single" w:sz="4" w:space="0" w:color="auto"/>
              <w:left w:val="nil"/>
              <w:bottom w:val="nil"/>
              <w:right w:val="nil"/>
            </w:tcBorders>
            <w:noWrap/>
            <w:hideMark/>
            <w:tcPrChange w:id="890" w:author="Dylan CHEN" w:date="2026-03-20T16:28:00Z" w16du:dateUtc="2026-03-20T08:28:00Z">
              <w:tcPr>
                <w:tcW w:w="2416" w:type="dxa"/>
                <w:gridSpan w:val="2"/>
                <w:tcBorders>
                  <w:top w:val="nil"/>
                  <w:left w:val="nil"/>
                  <w:bottom w:val="nil"/>
                  <w:right w:val="nil"/>
                </w:tcBorders>
                <w:noWrap/>
                <w:vAlign w:val="center"/>
                <w:hideMark/>
              </w:tcPr>
            </w:tcPrChange>
          </w:tcPr>
          <w:p w14:paraId="7F390ED6" w14:textId="77777777" w:rsidR="00EE0CF5" w:rsidRPr="00261E78" w:rsidRDefault="00EE0CF5" w:rsidP="00241368">
            <w:pPr>
              <w:jc w:val="center"/>
              <w:rPr>
                <w:rFonts w:eastAsia="DengXian"/>
                <w:sz w:val="20"/>
                <w:szCs w:val="20"/>
              </w:rPr>
            </w:pPr>
            <w:r w:rsidRPr="00261E78">
              <w:rPr>
                <w:rFonts w:eastAsia="DengXian"/>
                <w:sz w:val="20"/>
                <w:szCs w:val="20"/>
              </w:rPr>
              <w:t>-0.140***</w:t>
            </w:r>
          </w:p>
        </w:tc>
        <w:tc>
          <w:tcPr>
            <w:tcW w:w="1977" w:type="dxa"/>
            <w:tcBorders>
              <w:top w:val="single" w:sz="4" w:space="0" w:color="auto"/>
              <w:left w:val="nil"/>
              <w:bottom w:val="nil"/>
              <w:right w:val="nil"/>
            </w:tcBorders>
            <w:noWrap/>
            <w:hideMark/>
            <w:tcPrChange w:id="891" w:author="Dylan CHEN" w:date="2026-03-20T16:28:00Z" w16du:dateUtc="2026-03-20T08:28:00Z">
              <w:tcPr>
                <w:tcW w:w="2492" w:type="dxa"/>
                <w:gridSpan w:val="2"/>
                <w:tcBorders>
                  <w:top w:val="nil"/>
                  <w:left w:val="nil"/>
                  <w:bottom w:val="nil"/>
                  <w:right w:val="nil"/>
                </w:tcBorders>
                <w:noWrap/>
                <w:vAlign w:val="center"/>
                <w:hideMark/>
              </w:tcPr>
            </w:tcPrChange>
          </w:tcPr>
          <w:p w14:paraId="4AFB15F6" w14:textId="77777777" w:rsidR="00EE0CF5" w:rsidRPr="00261E78" w:rsidRDefault="00EE0CF5" w:rsidP="00241368">
            <w:pPr>
              <w:jc w:val="center"/>
              <w:rPr>
                <w:rFonts w:eastAsia="DengXian"/>
                <w:sz w:val="20"/>
                <w:szCs w:val="20"/>
              </w:rPr>
            </w:pPr>
            <w:r w:rsidRPr="00261E78">
              <w:rPr>
                <w:rFonts w:eastAsia="DengXian"/>
                <w:sz w:val="20"/>
                <w:szCs w:val="20"/>
              </w:rPr>
              <w:t>0.046</w:t>
            </w:r>
          </w:p>
        </w:tc>
        <w:tc>
          <w:tcPr>
            <w:tcW w:w="1977" w:type="dxa"/>
            <w:tcBorders>
              <w:top w:val="single" w:sz="4" w:space="0" w:color="auto"/>
              <w:left w:val="nil"/>
              <w:bottom w:val="nil"/>
              <w:right w:val="nil"/>
            </w:tcBorders>
            <w:vAlign w:val="center"/>
            <w:tcPrChange w:id="892" w:author="Dylan CHEN" w:date="2026-03-20T16:28:00Z" w16du:dateUtc="2026-03-20T08:28:00Z">
              <w:tcPr>
                <w:tcW w:w="2492" w:type="dxa"/>
                <w:tcBorders>
                  <w:top w:val="nil"/>
                  <w:left w:val="nil"/>
                  <w:bottom w:val="nil"/>
                  <w:right w:val="nil"/>
                </w:tcBorders>
              </w:tcPr>
            </w:tcPrChange>
          </w:tcPr>
          <w:p w14:paraId="1D865FB4" w14:textId="77777777" w:rsidR="00EE0CF5" w:rsidRPr="00261E78" w:rsidRDefault="00EE0CF5" w:rsidP="00241368">
            <w:pPr>
              <w:jc w:val="center"/>
              <w:rPr>
                <w:rFonts w:eastAsia="DengXian"/>
                <w:sz w:val="20"/>
                <w:szCs w:val="20"/>
              </w:rPr>
            </w:pPr>
            <w:ins w:id="893" w:author="Dylan CHEN" w:date="2026-03-20T16:28:00Z" w16du:dateUtc="2026-03-20T08:28:00Z">
              <w:r>
                <w:rPr>
                  <w:color w:val="000000"/>
                  <w:sz w:val="20"/>
                  <w:szCs w:val="20"/>
                </w:rPr>
                <w:t>0.169</w:t>
              </w:r>
            </w:ins>
          </w:p>
        </w:tc>
      </w:tr>
      <w:tr w:rsidR="00EE0CF5" w:rsidRPr="00261E78" w14:paraId="5940C504" w14:textId="77777777" w:rsidTr="00241368">
        <w:trPr>
          <w:trHeight w:val="270"/>
          <w:jc w:val="center"/>
          <w:trPrChange w:id="894" w:author="Dylan CHEN" w:date="2026-03-20T16:28:00Z" w16du:dateUtc="2026-03-20T08:28:00Z">
            <w:trPr>
              <w:trHeight w:val="270"/>
            </w:trPr>
          </w:trPrChange>
        </w:trPr>
        <w:tc>
          <w:tcPr>
            <w:tcW w:w="3488" w:type="dxa"/>
            <w:vMerge/>
            <w:tcBorders>
              <w:left w:val="nil"/>
              <w:right w:val="nil"/>
            </w:tcBorders>
            <w:noWrap/>
            <w:hideMark/>
            <w:tcPrChange w:id="895" w:author="Dylan CHEN" w:date="2026-03-20T16:28:00Z" w16du:dateUtc="2026-03-20T08:28:00Z">
              <w:tcPr>
                <w:tcW w:w="4452" w:type="dxa"/>
                <w:gridSpan w:val="2"/>
                <w:vMerge/>
                <w:tcBorders>
                  <w:left w:val="nil"/>
                  <w:bottom w:val="single" w:sz="8" w:space="0" w:color="auto"/>
                  <w:right w:val="nil"/>
                </w:tcBorders>
                <w:noWrap/>
                <w:vAlign w:val="center"/>
                <w:hideMark/>
              </w:tcPr>
            </w:tcPrChange>
          </w:tcPr>
          <w:p w14:paraId="1F7B4C8E" w14:textId="77777777" w:rsidR="00EE0CF5" w:rsidRPr="00261E78" w:rsidRDefault="00EE0CF5" w:rsidP="00241368">
            <w:pPr>
              <w:rPr>
                <w:rFonts w:eastAsia="DengXian"/>
                <w:sz w:val="20"/>
                <w:szCs w:val="20"/>
              </w:rPr>
            </w:pPr>
          </w:p>
        </w:tc>
        <w:tc>
          <w:tcPr>
            <w:tcW w:w="1918" w:type="dxa"/>
            <w:tcBorders>
              <w:top w:val="nil"/>
              <w:left w:val="nil"/>
              <w:right w:val="nil"/>
            </w:tcBorders>
            <w:noWrap/>
            <w:hideMark/>
            <w:tcPrChange w:id="896" w:author="Dylan CHEN" w:date="2026-03-20T16:28:00Z" w16du:dateUtc="2026-03-20T08:28:00Z">
              <w:tcPr>
                <w:tcW w:w="2416" w:type="dxa"/>
                <w:gridSpan w:val="2"/>
                <w:tcBorders>
                  <w:top w:val="nil"/>
                  <w:left w:val="nil"/>
                  <w:bottom w:val="single" w:sz="8" w:space="0" w:color="auto"/>
                  <w:right w:val="nil"/>
                </w:tcBorders>
                <w:noWrap/>
                <w:vAlign w:val="center"/>
                <w:hideMark/>
              </w:tcPr>
            </w:tcPrChange>
          </w:tcPr>
          <w:p w14:paraId="5834B0E9" w14:textId="77777777" w:rsidR="00EE0CF5" w:rsidRPr="00261E78" w:rsidRDefault="00EE0CF5" w:rsidP="00241368">
            <w:pPr>
              <w:jc w:val="center"/>
              <w:rPr>
                <w:rFonts w:eastAsia="DengXian"/>
                <w:sz w:val="20"/>
                <w:szCs w:val="20"/>
              </w:rPr>
            </w:pPr>
            <w:r w:rsidRPr="00261E78">
              <w:rPr>
                <w:rFonts w:eastAsia="DengXian"/>
                <w:sz w:val="20"/>
                <w:szCs w:val="20"/>
              </w:rPr>
              <w:t>(0.038)</w:t>
            </w:r>
          </w:p>
        </w:tc>
        <w:tc>
          <w:tcPr>
            <w:tcW w:w="1977" w:type="dxa"/>
            <w:tcBorders>
              <w:top w:val="nil"/>
              <w:left w:val="nil"/>
              <w:right w:val="nil"/>
            </w:tcBorders>
            <w:noWrap/>
            <w:hideMark/>
            <w:tcPrChange w:id="897" w:author="Dylan CHEN" w:date="2026-03-20T16:28:00Z" w16du:dateUtc="2026-03-20T08:28:00Z">
              <w:tcPr>
                <w:tcW w:w="2492" w:type="dxa"/>
                <w:gridSpan w:val="2"/>
                <w:tcBorders>
                  <w:top w:val="nil"/>
                  <w:left w:val="nil"/>
                  <w:bottom w:val="single" w:sz="8" w:space="0" w:color="auto"/>
                  <w:right w:val="nil"/>
                </w:tcBorders>
                <w:noWrap/>
                <w:vAlign w:val="center"/>
                <w:hideMark/>
              </w:tcPr>
            </w:tcPrChange>
          </w:tcPr>
          <w:p w14:paraId="7873C5DD" w14:textId="77777777" w:rsidR="00EE0CF5" w:rsidRPr="00261E78" w:rsidRDefault="00EE0CF5" w:rsidP="00241368">
            <w:pPr>
              <w:jc w:val="center"/>
              <w:rPr>
                <w:rFonts w:eastAsia="DengXian"/>
                <w:sz w:val="20"/>
                <w:szCs w:val="20"/>
              </w:rPr>
            </w:pPr>
            <w:r w:rsidRPr="00261E78">
              <w:rPr>
                <w:rFonts w:eastAsia="DengXian"/>
                <w:sz w:val="20"/>
                <w:szCs w:val="20"/>
              </w:rPr>
              <w:t>(0.041)</w:t>
            </w:r>
          </w:p>
        </w:tc>
        <w:tc>
          <w:tcPr>
            <w:tcW w:w="1977" w:type="dxa"/>
            <w:tcBorders>
              <w:top w:val="nil"/>
              <w:left w:val="nil"/>
              <w:right w:val="nil"/>
            </w:tcBorders>
            <w:vAlign w:val="center"/>
            <w:tcPrChange w:id="898" w:author="Dylan CHEN" w:date="2026-03-20T16:28:00Z" w16du:dateUtc="2026-03-20T08:28:00Z">
              <w:tcPr>
                <w:tcW w:w="2492" w:type="dxa"/>
                <w:tcBorders>
                  <w:top w:val="nil"/>
                  <w:left w:val="nil"/>
                  <w:bottom w:val="single" w:sz="8" w:space="0" w:color="auto"/>
                  <w:right w:val="nil"/>
                </w:tcBorders>
              </w:tcPr>
            </w:tcPrChange>
          </w:tcPr>
          <w:p w14:paraId="0C7AACB8" w14:textId="77777777" w:rsidR="00EE0CF5" w:rsidRPr="00261E78" w:rsidRDefault="00EE0CF5" w:rsidP="00241368">
            <w:pPr>
              <w:jc w:val="center"/>
              <w:rPr>
                <w:rFonts w:eastAsia="DengXian"/>
                <w:sz w:val="20"/>
                <w:szCs w:val="20"/>
              </w:rPr>
            </w:pPr>
            <w:ins w:id="899" w:author="Dylan CHEN" w:date="2026-03-20T16:28:00Z" w16du:dateUtc="2026-03-20T08:28:00Z">
              <w:r>
                <w:rPr>
                  <w:color w:val="000000"/>
                  <w:sz w:val="20"/>
                  <w:szCs w:val="20"/>
                </w:rPr>
                <w:t>(0.103)</w:t>
              </w:r>
            </w:ins>
          </w:p>
        </w:tc>
      </w:tr>
      <w:tr w:rsidR="00EE0CF5" w:rsidRPr="00261E78" w14:paraId="21217B8E" w14:textId="77777777" w:rsidTr="00241368">
        <w:tblPrEx>
          <w:tblPrExChange w:id="900" w:author="Dylan CHEN" w:date="2026-03-20T16:28:00Z" w16du:dateUtc="2026-03-20T08:28:00Z">
            <w:tblPrEx>
              <w:jc w:val="center"/>
            </w:tblPrEx>
          </w:tblPrExChange>
        </w:tblPrEx>
        <w:trPr>
          <w:trHeight w:val="270"/>
          <w:jc w:val="center"/>
          <w:ins w:id="901" w:author="Dylan CHEN" w:date="2026-03-20T16:26:00Z"/>
          <w:trPrChange w:id="902" w:author="Dylan CHEN" w:date="2026-03-20T16:28:00Z" w16du:dateUtc="2026-03-20T08:28:00Z">
            <w:trPr>
              <w:gridAfter w:val="0"/>
              <w:trHeight w:val="270"/>
              <w:jc w:val="center"/>
            </w:trPr>
          </w:trPrChange>
        </w:trPr>
        <w:tc>
          <w:tcPr>
            <w:tcW w:w="3488" w:type="dxa"/>
            <w:vMerge w:val="restart"/>
            <w:tcBorders>
              <w:left w:val="nil"/>
              <w:right w:val="nil"/>
            </w:tcBorders>
            <w:noWrap/>
            <w:tcPrChange w:id="903" w:author="Dylan CHEN" w:date="2026-03-20T16:28:00Z" w16du:dateUtc="2026-03-20T08:28:00Z">
              <w:tcPr>
                <w:tcW w:w="3488" w:type="dxa"/>
                <w:vMerge w:val="restart"/>
                <w:tcBorders>
                  <w:left w:val="nil"/>
                  <w:right w:val="nil"/>
                </w:tcBorders>
                <w:noWrap/>
              </w:tcPr>
            </w:tcPrChange>
          </w:tcPr>
          <w:p w14:paraId="24D310CF" w14:textId="77777777" w:rsidR="00EE0CF5" w:rsidRPr="00107B13" w:rsidRDefault="00EE0CF5" w:rsidP="00241368">
            <w:pPr>
              <w:rPr>
                <w:ins w:id="904" w:author="Dylan CHEN" w:date="2026-03-20T16:26:00Z" w16du:dateUtc="2026-03-20T08:26:00Z"/>
                <w:rFonts w:eastAsia="DengXian"/>
                <w:i/>
                <w:iCs/>
                <w:sz w:val="20"/>
                <w:szCs w:val="20"/>
                <w:rPrChange w:id="905" w:author="Dylan CHEN" w:date="2026-03-20T16:27:00Z" w16du:dateUtc="2026-03-20T08:27:00Z">
                  <w:rPr>
                    <w:ins w:id="906" w:author="Dylan CHEN" w:date="2026-03-20T16:26:00Z" w16du:dateUtc="2026-03-20T08:26:00Z"/>
                    <w:rFonts w:eastAsia="DengXian"/>
                    <w:sz w:val="20"/>
                    <w:szCs w:val="20"/>
                  </w:rPr>
                </w:rPrChange>
              </w:rPr>
            </w:pPr>
            <w:ins w:id="907" w:author="Dylan CHEN" w:date="2026-03-20T16:27:00Z" w16du:dateUtc="2026-03-20T08:27:00Z">
              <w:r w:rsidRPr="00F15CED">
                <w:rPr>
                  <w:i/>
                  <w:iCs/>
                  <w:color w:val="000000"/>
                  <w:sz w:val="20"/>
                  <w:szCs w:val="20"/>
                </w:rPr>
                <w:t>AI</w:t>
              </w:r>
              <w:r w:rsidRPr="00F15CED">
                <w:rPr>
                  <w:i/>
                  <w:iCs/>
                  <w:color w:val="000000"/>
                  <w:sz w:val="20"/>
                  <w:szCs w:val="20"/>
                  <w:vertAlign w:val="subscript"/>
                </w:rPr>
                <w:t>i</w:t>
              </w:r>
              <w:r w:rsidRPr="00F15CED">
                <w:rPr>
                  <w:i/>
                  <w:iCs/>
                  <w:color w:val="000000"/>
                  <w:sz w:val="20"/>
                  <w:szCs w:val="20"/>
                </w:rPr>
                <w:t>*quality1Ans</w:t>
              </w:r>
              <w:r w:rsidRPr="00F15CED">
                <w:rPr>
                  <w:rFonts w:hint="eastAsia"/>
                  <w:i/>
                  <w:iCs/>
                  <w:color w:val="000000"/>
                  <w:sz w:val="20"/>
                  <w:szCs w:val="20"/>
                  <w:vertAlign w:val="subscript"/>
                </w:rPr>
                <w:t>i</w:t>
              </w:r>
              <w:r w:rsidRPr="00F15CED">
                <w:rPr>
                  <w:i/>
                  <w:iCs/>
                  <w:color w:val="000000"/>
                  <w:sz w:val="20"/>
                  <w:szCs w:val="20"/>
                  <w:vertAlign w:val="subscript"/>
                </w:rPr>
                <w:t>j</w:t>
              </w:r>
            </w:ins>
          </w:p>
        </w:tc>
        <w:tc>
          <w:tcPr>
            <w:tcW w:w="1918" w:type="dxa"/>
            <w:tcBorders>
              <w:top w:val="nil"/>
              <w:left w:val="nil"/>
              <w:right w:val="nil"/>
            </w:tcBorders>
            <w:noWrap/>
            <w:tcPrChange w:id="908" w:author="Dylan CHEN" w:date="2026-03-20T16:28:00Z" w16du:dateUtc="2026-03-20T08:28:00Z">
              <w:tcPr>
                <w:tcW w:w="1918" w:type="dxa"/>
                <w:gridSpan w:val="2"/>
                <w:tcBorders>
                  <w:top w:val="nil"/>
                  <w:left w:val="nil"/>
                  <w:bottom w:val="single" w:sz="8" w:space="0" w:color="auto"/>
                  <w:right w:val="nil"/>
                </w:tcBorders>
                <w:noWrap/>
              </w:tcPr>
            </w:tcPrChange>
          </w:tcPr>
          <w:p w14:paraId="50388D52" w14:textId="77777777" w:rsidR="00EE0CF5" w:rsidRPr="00261E78" w:rsidRDefault="00EE0CF5" w:rsidP="00241368">
            <w:pPr>
              <w:jc w:val="center"/>
              <w:rPr>
                <w:ins w:id="909" w:author="Dylan CHEN" w:date="2026-03-20T16:26:00Z" w16du:dateUtc="2026-03-20T08:26:00Z"/>
                <w:rFonts w:eastAsia="DengXian"/>
                <w:sz w:val="20"/>
                <w:szCs w:val="20"/>
              </w:rPr>
            </w:pPr>
          </w:p>
        </w:tc>
        <w:tc>
          <w:tcPr>
            <w:tcW w:w="1977" w:type="dxa"/>
            <w:tcBorders>
              <w:top w:val="nil"/>
              <w:left w:val="nil"/>
              <w:right w:val="nil"/>
            </w:tcBorders>
            <w:noWrap/>
            <w:tcPrChange w:id="910" w:author="Dylan CHEN" w:date="2026-03-20T16:28:00Z" w16du:dateUtc="2026-03-20T08:28:00Z">
              <w:tcPr>
                <w:tcW w:w="1977" w:type="dxa"/>
                <w:gridSpan w:val="2"/>
                <w:tcBorders>
                  <w:top w:val="nil"/>
                  <w:left w:val="nil"/>
                  <w:bottom w:val="single" w:sz="8" w:space="0" w:color="auto"/>
                  <w:right w:val="nil"/>
                </w:tcBorders>
                <w:noWrap/>
              </w:tcPr>
            </w:tcPrChange>
          </w:tcPr>
          <w:p w14:paraId="24925E81" w14:textId="77777777" w:rsidR="00EE0CF5" w:rsidRPr="00261E78" w:rsidRDefault="00EE0CF5" w:rsidP="00241368">
            <w:pPr>
              <w:jc w:val="center"/>
              <w:rPr>
                <w:ins w:id="911" w:author="Dylan CHEN" w:date="2026-03-20T16:26:00Z" w16du:dateUtc="2026-03-20T08:26:00Z"/>
                <w:rFonts w:eastAsia="DengXian"/>
                <w:sz w:val="20"/>
                <w:szCs w:val="20"/>
              </w:rPr>
            </w:pPr>
          </w:p>
        </w:tc>
        <w:tc>
          <w:tcPr>
            <w:tcW w:w="1977" w:type="dxa"/>
            <w:tcBorders>
              <w:top w:val="nil"/>
              <w:left w:val="nil"/>
              <w:right w:val="nil"/>
            </w:tcBorders>
            <w:vAlign w:val="center"/>
            <w:tcPrChange w:id="912" w:author="Dylan CHEN" w:date="2026-03-20T16:28:00Z" w16du:dateUtc="2026-03-20T08:28:00Z">
              <w:tcPr>
                <w:tcW w:w="1977" w:type="dxa"/>
                <w:tcBorders>
                  <w:top w:val="nil"/>
                  <w:left w:val="nil"/>
                  <w:bottom w:val="single" w:sz="8" w:space="0" w:color="auto"/>
                  <w:right w:val="nil"/>
                </w:tcBorders>
              </w:tcPr>
            </w:tcPrChange>
          </w:tcPr>
          <w:p w14:paraId="1E403AEE" w14:textId="77777777" w:rsidR="00EE0CF5" w:rsidRPr="00261E78" w:rsidRDefault="00EE0CF5" w:rsidP="00241368">
            <w:pPr>
              <w:jc w:val="center"/>
              <w:rPr>
                <w:ins w:id="913" w:author="Dylan CHEN" w:date="2026-03-20T16:26:00Z" w16du:dateUtc="2026-03-20T08:26:00Z"/>
                <w:rFonts w:eastAsia="DengXian"/>
                <w:sz w:val="20"/>
                <w:szCs w:val="20"/>
              </w:rPr>
            </w:pPr>
            <w:ins w:id="914" w:author="Dylan CHEN" w:date="2026-03-20T16:28:00Z" w16du:dateUtc="2026-03-20T08:28:00Z">
              <w:r>
                <w:rPr>
                  <w:color w:val="000000"/>
                  <w:sz w:val="20"/>
                  <w:szCs w:val="20"/>
                </w:rPr>
                <w:t>-0.037 *</w:t>
              </w:r>
            </w:ins>
          </w:p>
        </w:tc>
      </w:tr>
      <w:tr w:rsidR="00EE0CF5" w:rsidRPr="00261E78" w14:paraId="728F6430" w14:textId="77777777" w:rsidTr="00241368">
        <w:tblPrEx>
          <w:tblPrExChange w:id="915" w:author="Dylan CHEN" w:date="2026-03-20T16:28:00Z" w16du:dateUtc="2026-03-20T08:28:00Z">
            <w:tblPrEx>
              <w:jc w:val="center"/>
            </w:tblPrEx>
          </w:tblPrExChange>
        </w:tblPrEx>
        <w:trPr>
          <w:trHeight w:val="270"/>
          <w:jc w:val="center"/>
          <w:ins w:id="916" w:author="Dylan CHEN" w:date="2026-03-20T16:26:00Z"/>
          <w:trPrChange w:id="917" w:author="Dylan CHEN" w:date="2026-03-20T16:28:00Z" w16du:dateUtc="2026-03-20T08:28:00Z">
            <w:trPr>
              <w:gridAfter w:val="0"/>
              <w:trHeight w:val="270"/>
              <w:jc w:val="center"/>
            </w:trPr>
          </w:trPrChange>
        </w:trPr>
        <w:tc>
          <w:tcPr>
            <w:tcW w:w="3488" w:type="dxa"/>
            <w:vMerge/>
            <w:tcBorders>
              <w:left w:val="nil"/>
              <w:bottom w:val="single" w:sz="8" w:space="0" w:color="auto"/>
              <w:right w:val="nil"/>
            </w:tcBorders>
            <w:noWrap/>
            <w:tcPrChange w:id="918" w:author="Dylan CHEN" w:date="2026-03-20T16:28:00Z" w16du:dateUtc="2026-03-20T08:28:00Z">
              <w:tcPr>
                <w:tcW w:w="3488" w:type="dxa"/>
                <w:vMerge/>
                <w:tcBorders>
                  <w:left w:val="nil"/>
                  <w:bottom w:val="single" w:sz="8" w:space="0" w:color="auto"/>
                  <w:right w:val="nil"/>
                </w:tcBorders>
                <w:noWrap/>
              </w:tcPr>
            </w:tcPrChange>
          </w:tcPr>
          <w:p w14:paraId="1C8DA7D1" w14:textId="77777777" w:rsidR="00EE0CF5" w:rsidRPr="00261E78" w:rsidRDefault="00EE0CF5" w:rsidP="00241368">
            <w:pPr>
              <w:rPr>
                <w:ins w:id="919" w:author="Dylan CHEN" w:date="2026-03-20T16:26:00Z" w16du:dateUtc="2026-03-20T08:26:00Z"/>
                <w:rFonts w:eastAsia="DengXian"/>
                <w:sz w:val="20"/>
                <w:szCs w:val="20"/>
              </w:rPr>
            </w:pPr>
          </w:p>
        </w:tc>
        <w:tc>
          <w:tcPr>
            <w:tcW w:w="1918" w:type="dxa"/>
            <w:tcBorders>
              <w:left w:val="nil"/>
              <w:bottom w:val="single" w:sz="8" w:space="0" w:color="auto"/>
              <w:right w:val="nil"/>
            </w:tcBorders>
            <w:noWrap/>
            <w:tcPrChange w:id="920" w:author="Dylan CHEN" w:date="2026-03-20T16:28:00Z" w16du:dateUtc="2026-03-20T08:28:00Z">
              <w:tcPr>
                <w:tcW w:w="1918" w:type="dxa"/>
                <w:gridSpan w:val="2"/>
                <w:tcBorders>
                  <w:top w:val="nil"/>
                  <w:left w:val="nil"/>
                  <w:bottom w:val="single" w:sz="8" w:space="0" w:color="auto"/>
                  <w:right w:val="nil"/>
                </w:tcBorders>
                <w:noWrap/>
              </w:tcPr>
            </w:tcPrChange>
          </w:tcPr>
          <w:p w14:paraId="016BBD5E" w14:textId="77777777" w:rsidR="00EE0CF5" w:rsidRPr="00261E78" w:rsidRDefault="00EE0CF5" w:rsidP="00241368">
            <w:pPr>
              <w:jc w:val="center"/>
              <w:rPr>
                <w:ins w:id="921" w:author="Dylan CHEN" w:date="2026-03-20T16:26:00Z" w16du:dateUtc="2026-03-20T08:26:00Z"/>
                <w:rFonts w:eastAsia="DengXian"/>
                <w:sz w:val="20"/>
                <w:szCs w:val="20"/>
              </w:rPr>
            </w:pPr>
          </w:p>
        </w:tc>
        <w:tc>
          <w:tcPr>
            <w:tcW w:w="1977" w:type="dxa"/>
            <w:tcBorders>
              <w:left w:val="nil"/>
              <w:bottom w:val="single" w:sz="8" w:space="0" w:color="auto"/>
              <w:right w:val="nil"/>
            </w:tcBorders>
            <w:noWrap/>
            <w:tcPrChange w:id="922" w:author="Dylan CHEN" w:date="2026-03-20T16:28:00Z" w16du:dateUtc="2026-03-20T08:28:00Z">
              <w:tcPr>
                <w:tcW w:w="1977" w:type="dxa"/>
                <w:gridSpan w:val="2"/>
                <w:tcBorders>
                  <w:top w:val="nil"/>
                  <w:left w:val="nil"/>
                  <w:bottom w:val="single" w:sz="8" w:space="0" w:color="auto"/>
                  <w:right w:val="nil"/>
                </w:tcBorders>
                <w:noWrap/>
              </w:tcPr>
            </w:tcPrChange>
          </w:tcPr>
          <w:p w14:paraId="1D4C7AB8" w14:textId="77777777" w:rsidR="00EE0CF5" w:rsidRPr="00261E78" w:rsidRDefault="00EE0CF5" w:rsidP="00241368">
            <w:pPr>
              <w:jc w:val="center"/>
              <w:rPr>
                <w:ins w:id="923" w:author="Dylan CHEN" w:date="2026-03-20T16:26:00Z" w16du:dateUtc="2026-03-20T08:26:00Z"/>
                <w:rFonts w:eastAsia="DengXian"/>
                <w:sz w:val="20"/>
                <w:szCs w:val="20"/>
              </w:rPr>
            </w:pPr>
          </w:p>
        </w:tc>
        <w:tc>
          <w:tcPr>
            <w:tcW w:w="1977" w:type="dxa"/>
            <w:tcBorders>
              <w:left w:val="nil"/>
              <w:bottom w:val="single" w:sz="8" w:space="0" w:color="auto"/>
              <w:right w:val="nil"/>
            </w:tcBorders>
            <w:vAlign w:val="center"/>
            <w:tcPrChange w:id="924" w:author="Dylan CHEN" w:date="2026-03-20T16:28:00Z" w16du:dateUtc="2026-03-20T08:28:00Z">
              <w:tcPr>
                <w:tcW w:w="1977" w:type="dxa"/>
                <w:tcBorders>
                  <w:top w:val="nil"/>
                  <w:left w:val="nil"/>
                  <w:bottom w:val="single" w:sz="8" w:space="0" w:color="auto"/>
                  <w:right w:val="nil"/>
                </w:tcBorders>
              </w:tcPr>
            </w:tcPrChange>
          </w:tcPr>
          <w:p w14:paraId="1A0CA7D5" w14:textId="77777777" w:rsidR="00EE0CF5" w:rsidRPr="00261E78" w:rsidRDefault="00EE0CF5" w:rsidP="00241368">
            <w:pPr>
              <w:jc w:val="center"/>
              <w:rPr>
                <w:ins w:id="925" w:author="Dylan CHEN" w:date="2026-03-20T16:26:00Z" w16du:dateUtc="2026-03-20T08:26:00Z"/>
                <w:rFonts w:eastAsia="DengXian"/>
                <w:sz w:val="20"/>
                <w:szCs w:val="20"/>
              </w:rPr>
            </w:pPr>
            <w:ins w:id="926" w:author="Dylan CHEN" w:date="2026-03-20T16:28:00Z" w16du:dateUtc="2026-03-20T08:28:00Z">
              <w:r>
                <w:rPr>
                  <w:color w:val="000000"/>
                  <w:sz w:val="20"/>
                  <w:szCs w:val="20"/>
                </w:rPr>
                <w:t>(0.015)</w:t>
              </w:r>
            </w:ins>
          </w:p>
        </w:tc>
      </w:tr>
      <w:tr w:rsidR="00EE0CF5" w:rsidRPr="00261E78" w14:paraId="219BA6EA" w14:textId="77777777" w:rsidTr="00241368">
        <w:trPr>
          <w:trHeight w:val="260"/>
          <w:jc w:val="center"/>
          <w:trPrChange w:id="927" w:author="Dylan CHEN" w:date="2026-03-20T16:26:00Z" w16du:dateUtc="2026-03-20T08:26:00Z">
            <w:trPr>
              <w:trHeight w:val="260"/>
            </w:trPr>
          </w:trPrChange>
        </w:trPr>
        <w:tc>
          <w:tcPr>
            <w:tcW w:w="3488" w:type="dxa"/>
            <w:tcBorders>
              <w:top w:val="nil"/>
              <w:left w:val="nil"/>
              <w:bottom w:val="nil"/>
              <w:right w:val="nil"/>
            </w:tcBorders>
            <w:noWrap/>
            <w:hideMark/>
            <w:tcPrChange w:id="928" w:author="Dylan CHEN" w:date="2026-03-20T16:26:00Z" w16du:dateUtc="2026-03-20T08:26:00Z">
              <w:tcPr>
                <w:tcW w:w="4452" w:type="dxa"/>
                <w:gridSpan w:val="2"/>
                <w:tcBorders>
                  <w:top w:val="nil"/>
                  <w:left w:val="nil"/>
                  <w:bottom w:val="nil"/>
                  <w:right w:val="nil"/>
                </w:tcBorders>
                <w:noWrap/>
                <w:vAlign w:val="center"/>
                <w:hideMark/>
              </w:tcPr>
            </w:tcPrChange>
          </w:tcPr>
          <w:p w14:paraId="02038AC7" w14:textId="77777777" w:rsidR="00EE0CF5" w:rsidRPr="00261E78" w:rsidRDefault="00EE0CF5" w:rsidP="00241368">
            <w:pPr>
              <w:rPr>
                <w:rFonts w:eastAsia="DengXian"/>
                <w:sz w:val="20"/>
                <w:szCs w:val="20"/>
              </w:rPr>
            </w:pPr>
            <w:r w:rsidRPr="00261E78">
              <w:rPr>
                <w:rFonts w:eastAsia="DengXian"/>
                <w:sz w:val="20"/>
                <w:szCs w:val="20"/>
              </w:rPr>
              <w:t>answer timing FE</w:t>
            </w:r>
          </w:p>
        </w:tc>
        <w:tc>
          <w:tcPr>
            <w:tcW w:w="1918" w:type="dxa"/>
            <w:tcBorders>
              <w:top w:val="nil"/>
              <w:left w:val="nil"/>
              <w:bottom w:val="nil"/>
              <w:right w:val="nil"/>
            </w:tcBorders>
            <w:noWrap/>
            <w:hideMark/>
            <w:tcPrChange w:id="929" w:author="Dylan CHEN" w:date="2026-03-20T16:26:00Z" w16du:dateUtc="2026-03-20T08:26:00Z">
              <w:tcPr>
                <w:tcW w:w="2416" w:type="dxa"/>
                <w:gridSpan w:val="2"/>
                <w:tcBorders>
                  <w:top w:val="nil"/>
                  <w:left w:val="nil"/>
                  <w:bottom w:val="nil"/>
                  <w:right w:val="nil"/>
                </w:tcBorders>
                <w:noWrap/>
                <w:vAlign w:val="center"/>
                <w:hideMark/>
              </w:tcPr>
            </w:tcPrChange>
          </w:tcPr>
          <w:p w14:paraId="5CEF9D6D" w14:textId="77777777" w:rsidR="00EE0CF5" w:rsidRPr="00261E78" w:rsidRDefault="00EE0CF5" w:rsidP="00241368">
            <w:pPr>
              <w:jc w:val="center"/>
              <w:rPr>
                <w:rFonts w:eastAsia="DengXian"/>
                <w:sz w:val="20"/>
                <w:szCs w:val="20"/>
              </w:rPr>
            </w:pPr>
            <w:r w:rsidRPr="00261E78">
              <w:rPr>
                <w:rFonts w:eastAsia="DengXian"/>
                <w:sz w:val="20"/>
                <w:szCs w:val="20"/>
              </w:rPr>
              <w:t>√</w:t>
            </w:r>
          </w:p>
        </w:tc>
        <w:tc>
          <w:tcPr>
            <w:tcW w:w="1977" w:type="dxa"/>
            <w:tcBorders>
              <w:top w:val="nil"/>
              <w:left w:val="nil"/>
              <w:bottom w:val="nil"/>
              <w:right w:val="nil"/>
            </w:tcBorders>
            <w:noWrap/>
            <w:hideMark/>
            <w:tcPrChange w:id="930" w:author="Dylan CHEN" w:date="2026-03-20T16:26:00Z" w16du:dateUtc="2026-03-20T08:26:00Z">
              <w:tcPr>
                <w:tcW w:w="2492" w:type="dxa"/>
                <w:gridSpan w:val="2"/>
                <w:tcBorders>
                  <w:top w:val="nil"/>
                  <w:left w:val="nil"/>
                  <w:bottom w:val="nil"/>
                  <w:right w:val="nil"/>
                </w:tcBorders>
                <w:noWrap/>
                <w:vAlign w:val="center"/>
                <w:hideMark/>
              </w:tcPr>
            </w:tcPrChange>
          </w:tcPr>
          <w:p w14:paraId="6F775416" w14:textId="77777777" w:rsidR="00EE0CF5" w:rsidRPr="00261E78" w:rsidRDefault="00EE0CF5" w:rsidP="00241368">
            <w:pPr>
              <w:jc w:val="center"/>
              <w:rPr>
                <w:rFonts w:eastAsia="DengXian"/>
                <w:sz w:val="20"/>
                <w:szCs w:val="20"/>
              </w:rPr>
            </w:pPr>
            <w:r w:rsidRPr="00261E78">
              <w:rPr>
                <w:rFonts w:eastAsia="DengXian"/>
                <w:sz w:val="20"/>
                <w:szCs w:val="20"/>
              </w:rPr>
              <w:t>√</w:t>
            </w:r>
          </w:p>
        </w:tc>
        <w:tc>
          <w:tcPr>
            <w:tcW w:w="1977" w:type="dxa"/>
            <w:tcBorders>
              <w:top w:val="nil"/>
              <w:left w:val="nil"/>
              <w:bottom w:val="nil"/>
              <w:right w:val="nil"/>
            </w:tcBorders>
            <w:tcPrChange w:id="931" w:author="Dylan CHEN" w:date="2026-03-20T16:26:00Z" w16du:dateUtc="2026-03-20T08:26:00Z">
              <w:tcPr>
                <w:tcW w:w="2492" w:type="dxa"/>
                <w:tcBorders>
                  <w:top w:val="nil"/>
                  <w:left w:val="nil"/>
                  <w:bottom w:val="nil"/>
                  <w:right w:val="nil"/>
                </w:tcBorders>
              </w:tcPr>
            </w:tcPrChange>
          </w:tcPr>
          <w:p w14:paraId="4FE1B9A4" w14:textId="77777777" w:rsidR="00EE0CF5" w:rsidRPr="00261E78" w:rsidRDefault="00EE0CF5" w:rsidP="00241368">
            <w:pPr>
              <w:jc w:val="center"/>
              <w:rPr>
                <w:rFonts w:eastAsia="DengXian"/>
                <w:sz w:val="20"/>
                <w:szCs w:val="20"/>
              </w:rPr>
            </w:pPr>
            <w:ins w:id="932" w:author="Dylan CHEN" w:date="2026-03-20T16:28:00Z" w16du:dateUtc="2026-03-20T08:28:00Z">
              <w:r w:rsidRPr="00261E78">
                <w:rPr>
                  <w:rFonts w:eastAsia="DengXian"/>
                  <w:sz w:val="20"/>
                  <w:szCs w:val="20"/>
                </w:rPr>
                <w:t>√</w:t>
              </w:r>
            </w:ins>
          </w:p>
        </w:tc>
      </w:tr>
      <w:tr w:rsidR="00EE0CF5" w:rsidRPr="00261E78" w14:paraId="3BAFFE57" w14:textId="77777777" w:rsidTr="00241368">
        <w:trPr>
          <w:trHeight w:val="270"/>
          <w:jc w:val="center"/>
          <w:trPrChange w:id="933" w:author="Dylan CHEN" w:date="2026-03-20T16:26:00Z" w16du:dateUtc="2026-03-20T08:26:00Z">
            <w:trPr>
              <w:trHeight w:val="270"/>
            </w:trPr>
          </w:trPrChange>
        </w:trPr>
        <w:tc>
          <w:tcPr>
            <w:tcW w:w="3488" w:type="dxa"/>
            <w:tcBorders>
              <w:top w:val="nil"/>
              <w:left w:val="nil"/>
              <w:bottom w:val="single" w:sz="8" w:space="0" w:color="auto"/>
              <w:right w:val="nil"/>
            </w:tcBorders>
            <w:noWrap/>
            <w:hideMark/>
            <w:tcPrChange w:id="934" w:author="Dylan CHEN" w:date="2026-03-20T16:26:00Z" w16du:dateUtc="2026-03-20T08:26:00Z">
              <w:tcPr>
                <w:tcW w:w="4452" w:type="dxa"/>
                <w:gridSpan w:val="2"/>
                <w:tcBorders>
                  <w:top w:val="nil"/>
                  <w:left w:val="nil"/>
                  <w:bottom w:val="single" w:sz="8" w:space="0" w:color="auto"/>
                  <w:right w:val="nil"/>
                </w:tcBorders>
                <w:noWrap/>
                <w:vAlign w:val="center"/>
                <w:hideMark/>
              </w:tcPr>
            </w:tcPrChange>
          </w:tcPr>
          <w:p w14:paraId="6B5F2CC8" w14:textId="77777777" w:rsidR="00EE0CF5" w:rsidRPr="00261E78" w:rsidRDefault="00EE0CF5" w:rsidP="00241368">
            <w:pPr>
              <w:rPr>
                <w:rFonts w:eastAsia="DengXian"/>
                <w:sz w:val="20"/>
                <w:szCs w:val="20"/>
              </w:rPr>
            </w:pPr>
            <w:r w:rsidRPr="00261E78">
              <w:rPr>
                <w:rFonts w:eastAsia="DengXian"/>
                <w:sz w:val="20"/>
                <w:szCs w:val="20"/>
              </w:rPr>
              <w:t>other controls</w:t>
            </w:r>
          </w:p>
        </w:tc>
        <w:tc>
          <w:tcPr>
            <w:tcW w:w="1918" w:type="dxa"/>
            <w:tcBorders>
              <w:top w:val="nil"/>
              <w:left w:val="nil"/>
              <w:bottom w:val="single" w:sz="8" w:space="0" w:color="auto"/>
              <w:right w:val="nil"/>
            </w:tcBorders>
            <w:noWrap/>
            <w:hideMark/>
            <w:tcPrChange w:id="935" w:author="Dylan CHEN" w:date="2026-03-20T16:26:00Z" w16du:dateUtc="2026-03-20T08:26:00Z">
              <w:tcPr>
                <w:tcW w:w="2416" w:type="dxa"/>
                <w:gridSpan w:val="2"/>
                <w:tcBorders>
                  <w:top w:val="nil"/>
                  <w:left w:val="nil"/>
                  <w:bottom w:val="single" w:sz="8" w:space="0" w:color="auto"/>
                  <w:right w:val="nil"/>
                </w:tcBorders>
                <w:noWrap/>
                <w:vAlign w:val="center"/>
                <w:hideMark/>
              </w:tcPr>
            </w:tcPrChange>
          </w:tcPr>
          <w:p w14:paraId="3D45E353" w14:textId="77777777" w:rsidR="00EE0CF5" w:rsidRPr="00261E78" w:rsidRDefault="00EE0CF5" w:rsidP="00241368">
            <w:pPr>
              <w:jc w:val="center"/>
              <w:rPr>
                <w:rFonts w:eastAsia="DengXian"/>
                <w:sz w:val="20"/>
                <w:szCs w:val="20"/>
              </w:rPr>
            </w:pPr>
            <w:r w:rsidRPr="00261E78">
              <w:rPr>
                <w:rFonts w:eastAsia="DengXian"/>
                <w:sz w:val="20"/>
                <w:szCs w:val="20"/>
              </w:rPr>
              <w:t>√</w:t>
            </w:r>
          </w:p>
        </w:tc>
        <w:tc>
          <w:tcPr>
            <w:tcW w:w="1977" w:type="dxa"/>
            <w:tcBorders>
              <w:top w:val="nil"/>
              <w:left w:val="nil"/>
              <w:bottom w:val="single" w:sz="8" w:space="0" w:color="auto"/>
              <w:right w:val="nil"/>
            </w:tcBorders>
            <w:noWrap/>
            <w:hideMark/>
            <w:tcPrChange w:id="936" w:author="Dylan CHEN" w:date="2026-03-20T16:26:00Z" w16du:dateUtc="2026-03-20T08:26:00Z">
              <w:tcPr>
                <w:tcW w:w="2492" w:type="dxa"/>
                <w:gridSpan w:val="2"/>
                <w:tcBorders>
                  <w:top w:val="nil"/>
                  <w:left w:val="nil"/>
                  <w:bottom w:val="single" w:sz="8" w:space="0" w:color="auto"/>
                  <w:right w:val="nil"/>
                </w:tcBorders>
                <w:noWrap/>
                <w:vAlign w:val="center"/>
                <w:hideMark/>
              </w:tcPr>
            </w:tcPrChange>
          </w:tcPr>
          <w:p w14:paraId="3D2ECBEE" w14:textId="77777777" w:rsidR="00EE0CF5" w:rsidRPr="00261E78" w:rsidRDefault="00EE0CF5" w:rsidP="00241368">
            <w:pPr>
              <w:jc w:val="center"/>
              <w:rPr>
                <w:rFonts w:eastAsia="DengXian"/>
                <w:sz w:val="20"/>
                <w:szCs w:val="20"/>
              </w:rPr>
            </w:pPr>
            <w:r w:rsidRPr="00261E78">
              <w:rPr>
                <w:rFonts w:eastAsia="DengXian"/>
                <w:sz w:val="20"/>
                <w:szCs w:val="20"/>
              </w:rPr>
              <w:t>√</w:t>
            </w:r>
          </w:p>
        </w:tc>
        <w:tc>
          <w:tcPr>
            <w:tcW w:w="1977" w:type="dxa"/>
            <w:tcBorders>
              <w:top w:val="nil"/>
              <w:left w:val="nil"/>
              <w:bottom w:val="single" w:sz="8" w:space="0" w:color="auto"/>
              <w:right w:val="nil"/>
            </w:tcBorders>
            <w:tcPrChange w:id="937" w:author="Dylan CHEN" w:date="2026-03-20T16:26:00Z" w16du:dateUtc="2026-03-20T08:26:00Z">
              <w:tcPr>
                <w:tcW w:w="2492" w:type="dxa"/>
                <w:tcBorders>
                  <w:top w:val="nil"/>
                  <w:left w:val="nil"/>
                  <w:bottom w:val="single" w:sz="8" w:space="0" w:color="auto"/>
                  <w:right w:val="nil"/>
                </w:tcBorders>
              </w:tcPr>
            </w:tcPrChange>
          </w:tcPr>
          <w:p w14:paraId="47524F10" w14:textId="77777777" w:rsidR="00EE0CF5" w:rsidRPr="00261E78" w:rsidRDefault="00EE0CF5" w:rsidP="00241368">
            <w:pPr>
              <w:jc w:val="center"/>
              <w:rPr>
                <w:rFonts w:eastAsia="DengXian"/>
                <w:sz w:val="20"/>
                <w:szCs w:val="20"/>
              </w:rPr>
            </w:pPr>
            <w:ins w:id="938" w:author="Dylan CHEN" w:date="2026-03-20T16:28:00Z" w16du:dateUtc="2026-03-20T08:28:00Z">
              <w:r w:rsidRPr="00261E78">
                <w:rPr>
                  <w:rFonts w:eastAsia="DengXian"/>
                  <w:sz w:val="20"/>
                  <w:szCs w:val="20"/>
                </w:rPr>
                <w:t>√</w:t>
              </w:r>
            </w:ins>
          </w:p>
        </w:tc>
      </w:tr>
      <w:tr w:rsidR="00EE0CF5" w:rsidRPr="00261E78" w14:paraId="48450304" w14:textId="77777777" w:rsidTr="00241368">
        <w:trPr>
          <w:trHeight w:val="283"/>
          <w:jc w:val="center"/>
          <w:trPrChange w:id="939" w:author="Dylan CHEN" w:date="2026-03-20T16:26:00Z" w16du:dateUtc="2026-03-20T08:26:00Z">
            <w:trPr>
              <w:trHeight w:val="283"/>
            </w:trPr>
          </w:trPrChange>
        </w:trPr>
        <w:tc>
          <w:tcPr>
            <w:tcW w:w="3488" w:type="dxa"/>
            <w:tcBorders>
              <w:top w:val="single" w:sz="8" w:space="0" w:color="auto"/>
              <w:left w:val="nil"/>
              <w:bottom w:val="single" w:sz="12" w:space="0" w:color="auto"/>
              <w:right w:val="nil"/>
            </w:tcBorders>
            <w:noWrap/>
            <w:hideMark/>
            <w:tcPrChange w:id="940" w:author="Dylan CHEN" w:date="2026-03-20T16:26:00Z" w16du:dateUtc="2026-03-20T08:26:00Z">
              <w:tcPr>
                <w:tcW w:w="4452" w:type="dxa"/>
                <w:gridSpan w:val="2"/>
                <w:tcBorders>
                  <w:top w:val="single" w:sz="8" w:space="0" w:color="auto"/>
                  <w:left w:val="nil"/>
                  <w:bottom w:val="single" w:sz="12" w:space="0" w:color="auto"/>
                  <w:right w:val="nil"/>
                </w:tcBorders>
                <w:noWrap/>
                <w:vAlign w:val="center"/>
                <w:hideMark/>
              </w:tcPr>
            </w:tcPrChange>
          </w:tcPr>
          <w:p w14:paraId="69BD2E2A" w14:textId="77777777" w:rsidR="00EE0CF5" w:rsidRPr="00261E78" w:rsidRDefault="00EE0CF5" w:rsidP="00241368">
            <w:pPr>
              <w:rPr>
                <w:rFonts w:eastAsia="DengXian"/>
                <w:sz w:val="20"/>
                <w:szCs w:val="20"/>
              </w:rPr>
            </w:pPr>
            <w:r w:rsidRPr="00261E78">
              <w:rPr>
                <w:rFonts w:eastAsia="DengXian"/>
                <w:sz w:val="20"/>
                <w:szCs w:val="20"/>
              </w:rPr>
              <w:t>N</w:t>
            </w:r>
          </w:p>
        </w:tc>
        <w:tc>
          <w:tcPr>
            <w:tcW w:w="1918" w:type="dxa"/>
            <w:tcBorders>
              <w:top w:val="single" w:sz="8" w:space="0" w:color="auto"/>
              <w:left w:val="nil"/>
              <w:bottom w:val="single" w:sz="12" w:space="0" w:color="auto"/>
              <w:right w:val="nil"/>
            </w:tcBorders>
            <w:noWrap/>
            <w:hideMark/>
            <w:tcPrChange w:id="941" w:author="Dylan CHEN" w:date="2026-03-20T16:26:00Z" w16du:dateUtc="2026-03-20T08:26:00Z">
              <w:tcPr>
                <w:tcW w:w="2416" w:type="dxa"/>
                <w:gridSpan w:val="2"/>
                <w:tcBorders>
                  <w:top w:val="single" w:sz="8" w:space="0" w:color="auto"/>
                  <w:left w:val="nil"/>
                  <w:bottom w:val="single" w:sz="12" w:space="0" w:color="auto"/>
                  <w:right w:val="nil"/>
                </w:tcBorders>
                <w:noWrap/>
                <w:vAlign w:val="center"/>
                <w:hideMark/>
              </w:tcPr>
            </w:tcPrChange>
          </w:tcPr>
          <w:p w14:paraId="19A0E3F1" w14:textId="77777777" w:rsidR="00EE0CF5" w:rsidRPr="00261E78" w:rsidRDefault="00EE0CF5" w:rsidP="00241368">
            <w:pPr>
              <w:jc w:val="center"/>
              <w:rPr>
                <w:rFonts w:eastAsia="DengXian"/>
                <w:sz w:val="20"/>
                <w:szCs w:val="20"/>
              </w:rPr>
            </w:pPr>
            <w:r w:rsidRPr="00261E78">
              <w:rPr>
                <w:rFonts w:eastAsia="DengXian"/>
                <w:sz w:val="20"/>
                <w:szCs w:val="20"/>
              </w:rPr>
              <w:t>1,697</w:t>
            </w:r>
          </w:p>
        </w:tc>
        <w:tc>
          <w:tcPr>
            <w:tcW w:w="1977" w:type="dxa"/>
            <w:tcBorders>
              <w:top w:val="single" w:sz="8" w:space="0" w:color="auto"/>
              <w:left w:val="nil"/>
              <w:bottom w:val="single" w:sz="12" w:space="0" w:color="auto"/>
              <w:right w:val="nil"/>
            </w:tcBorders>
            <w:noWrap/>
            <w:hideMark/>
            <w:tcPrChange w:id="942" w:author="Dylan CHEN" w:date="2026-03-20T16:26:00Z" w16du:dateUtc="2026-03-20T08:26:00Z">
              <w:tcPr>
                <w:tcW w:w="2492" w:type="dxa"/>
                <w:gridSpan w:val="2"/>
                <w:tcBorders>
                  <w:top w:val="single" w:sz="8" w:space="0" w:color="auto"/>
                  <w:left w:val="nil"/>
                  <w:bottom w:val="single" w:sz="12" w:space="0" w:color="auto"/>
                  <w:right w:val="nil"/>
                </w:tcBorders>
                <w:noWrap/>
                <w:vAlign w:val="center"/>
                <w:hideMark/>
              </w:tcPr>
            </w:tcPrChange>
          </w:tcPr>
          <w:p w14:paraId="4C55507E" w14:textId="77777777" w:rsidR="00EE0CF5" w:rsidRPr="00261E78" w:rsidRDefault="00EE0CF5" w:rsidP="00241368">
            <w:pPr>
              <w:jc w:val="center"/>
              <w:rPr>
                <w:rFonts w:eastAsia="DengXian"/>
                <w:sz w:val="20"/>
                <w:szCs w:val="20"/>
              </w:rPr>
            </w:pPr>
            <w:r w:rsidRPr="00261E78">
              <w:rPr>
                <w:rFonts w:eastAsia="DengXian"/>
                <w:sz w:val="20"/>
                <w:szCs w:val="20"/>
              </w:rPr>
              <w:t>1,945</w:t>
            </w:r>
          </w:p>
        </w:tc>
        <w:tc>
          <w:tcPr>
            <w:tcW w:w="1977" w:type="dxa"/>
            <w:tcBorders>
              <w:top w:val="single" w:sz="8" w:space="0" w:color="auto"/>
              <w:left w:val="nil"/>
              <w:bottom w:val="single" w:sz="12" w:space="0" w:color="auto"/>
              <w:right w:val="nil"/>
            </w:tcBorders>
            <w:tcPrChange w:id="943" w:author="Dylan CHEN" w:date="2026-03-20T16:26:00Z" w16du:dateUtc="2026-03-20T08:26:00Z">
              <w:tcPr>
                <w:tcW w:w="2492" w:type="dxa"/>
                <w:tcBorders>
                  <w:top w:val="single" w:sz="8" w:space="0" w:color="auto"/>
                  <w:left w:val="nil"/>
                  <w:bottom w:val="single" w:sz="12" w:space="0" w:color="auto"/>
                  <w:right w:val="nil"/>
                </w:tcBorders>
              </w:tcPr>
            </w:tcPrChange>
          </w:tcPr>
          <w:p w14:paraId="7FFDD799" w14:textId="77777777" w:rsidR="00EE0CF5" w:rsidRPr="00261E78" w:rsidRDefault="00EE0CF5" w:rsidP="00241368">
            <w:pPr>
              <w:jc w:val="center"/>
              <w:rPr>
                <w:rFonts w:eastAsia="DengXian"/>
                <w:sz w:val="20"/>
                <w:szCs w:val="20"/>
              </w:rPr>
            </w:pPr>
            <w:ins w:id="944" w:author="Dylan CHEN" w:date="2026-03-20T16:28:00Z" w16du:dateUtc="2026-03-20T08:28:00Z">
              <w:r w:rsidRPr="00BB557A">
                <w:rPr>
                  <w:color w:val="000000"/>
                  <w:sz w:val="20"/>
                  <w:szCs w:val="20"/>
                </w:rPr>
                <w:t>3,189</w:t>
              </w:r>
            </w:ins>
          </w:p>
        </w:tc>
      </w:tr>
    </w:tbl>
    <w:p w14:paraId="1A9182CD" w14:textId="77777777" w:rsidR="00EE0CF5" w:rsidRPr="00261E78" w:rsidRDefault="00EE0CF5" w:rsidP="00EE0CF5">
      <w:pPr>
        <w:pStyle w:val="Notes"/>
      </w:pPr>
      <w:r w:rsidRPr="00261E78">
        <w:t>Note: 1. ***p&lt;0.001; **p&lt;0.01; *p&lt;0.05.</w:t>
      </w:r>
      <w:r w:rsidRPr="00261E78" w:rsidDel="003A18BB">
        <w:t xml:space="preserve"> </w:t>
      </w:r>
      <w:r w:rsidRPr="00261E78">
        <w:br/>
        <w:t>2. Answer timing FE indicates the date on which the answer was posted.</w:t>
      </w:r>
      <w:ins w:id="945" w:author="Dylan CHEN" w:date="2026-03-20T16:32:00Z" w16du:dateUtc="2026-03-20T08:32:00Z">
        <w:r>
          <w:br/>
        </w:r>
        <w:r>
          <w:rPr>
            <w:rFonts w:hint="eastAsia"/>
          </w:rPr>
          <w:t xml:space="preserve">3. </w:t>
        </w:r>
        <w:r w:rsidRPr="00FF007F">
          <w:t>Column 3 uses a combined sample that excludes control-group observations where the first answer is human-generated; this exclusion is necessary because interacting a zero-valued AI treatment indicator with that answer</w:t>
        </w:r>
        <w:r>
          <w:t>’</w:t>
        </w:r>
        <w:r w:rsidRPr="00FF007F">
          <w:t xml:space="preserve">s own quality to predict its own outcome lacks </w:t>
        </w:r>
        <w:r>
          <w:rPr>
            <w:rFonts w:hint="eastAsia"/>
          </w:rPr>
          <w:t xml:space="preserve">a </w:t>
        </w:r>
        <w:r w:rsidRPr="00FF007F">
          <w:t>clear theoretical interpretation.</w:t>
        </w:r>
      </w:ins>
    </w:p>
    <w:p w14:paraId="3AE7C65D" w14:textId="1EF111EC" w:rsidR="00EE0CF5" w:rsidRPr="00261E78" w:rsidRDefault="00EE0CF5" w:rsidP="00EE0CF5">
      <w:pPr>
        <w:pStyle w:val="Heading2"/>
      </w:pPr>
      <w:del w:id="946" w:author="Xin Li" w:date="2026-03-28T08:35:00Z" w16du:dateUtc="2026-03-28T00:35:00Z">
        <w:r w:rsidRPr="00261E78" w:rsidDel="00EE0CF5">
          <w:delText>How Do Answerers Respond to AI-</w:delText>
        </w:r>
        <w:r w:rsidDel="00EE0CF5">
          <w:delText>G</w:delText>
        </w:r>
        <w:r w:rsidRPr="00261E78" w:rsidDel="00EE0CF5">
          <w:delText xml:space="preserve">enerated </w:delText>
        </w:r>
      </w:del>
      <w:r w:rsidRPr="00261E78">
        <w:t>Answer</w:t>
      </w:r>
      <w:ins w:id="947" w:author="Xin Li" w:date="2026-03-28T08:35:00Z" w16du:dateUtc="2026-03-28T00:35:00Z">
        <w:r>
          <w:t>er Innovation</w:t>
        </w:r>
      </w:ins>
      <w:del w:id="948" w:author="Xin Li" w:date="2026-03-28T08:35:00Z" w16du:dateUtc="2026-03-28T00:35:00Z">
        <w:r w:rsidRPr="00261E78" w:rsidDel="00EE0CF5">
          <w:delText>s?</w:delText>
        </w:r>
      </w:del>
    </w:p>
    <w:p w14:paraId="68B1BE24" w14:textId="77777777" w:rsidR="00EE0CF5" w:rsidRPr="00261E78" w:rsidRDefault="00EE0CF5" w:rsidP="00EE0CF5">
      <w:pPr>
        <w:pStyle w:val="Paragraph0"/>
      </w:pPr>
      <w:r w:rsidRPr="00261E78">
        <w:t xml:space="preserve">Our analysis reveals two key challenges facing human answerers in online Q&amp;A communities influenced by internal GenAI: </w:t>
      </w:r>
      <w:r>
        <w:t>a decreased</w:t>
      </w:r>
      <w:r w:rsidRPr="00261E78">
        <w:t xml:space="preserve"> answer supply due to diminished perceived value of human contributions and elevated quality expectations from viewers. This raises the question: How do human answerers respond to these challenges?</w:t>
      </w:r>
    </w:p>
    <w:p w14:paraId="05D85B8D" w14:textId="77777777" w:rsidR="00EE0CF5" w:rsidRPr="00261E78" w:rsidRDefault="00EE0CF5" w:rsidP="00EE0CF5">
      <w:pPr>
        <w:pStyle w:val="Paragraph0"/>
      </w:pPr>
      <w:r w:rsidRPr="00261E78">
        <w:t xml:space="preserve">We posit that human answerers may adopt differentiation strategies to distinguish their contributions from AI-generated content. This approach is particularly viable in technical domains for two reasons. First, the structured nature of technical questions—typically concise with code snippets—enables answerers to anticipate and customize responses based on </w:t>
      </w:r>
      <w:r w:rsidRPr="00261E78">
        <w:lastRenderedPageBreak/>
        <w:t xml:space="preserve">established norms </w:t>
      </w:r>
      <w:r w:rsidRPr="00261E78">
        <w:fldChar w:fldCharType="begin"/>
      </w:r>
      <w:r w:rsidRPr="00261E78">
        <w:instrText xml:space="preserve"> ADDIN ZOTERO_ITEM CSL_CITATION {"citationID":"4ygDhHEc","properties":{"formattedCitation":"(Calefato et al. 2018)","plainCitation":"(Calefato et al. 2018)","noteIndex":0},"citationItems":[{"id":2892,"uris":["http://www.mendeley.com/documents/?uuid=291fa34f-f5b2-446d-a406-4693a1c00f92","http://zotero.org/users/8905122/items/A8ETITIC"],"itemData":{"id":2892,"type":"article-journal","abstract":"Context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confirmed community guidelines that suggest avoiding rudeness in question writing.\n\n</w:instrText>
      </w:r>
      <w:r w:rsidRPr="00261E78">
        <w:instrText>【摘要翻译】</w:instrText>
      </w:r>
      <w:r w:rsidRPr="00261E78">
        <w:instrText>Stack Overflow</w:instrText>
      </w:r>
      <w:r w:rsidRPr="00261E78">
        <w:instrText>和其他基于社区的问答（</w:instrText>
      </w:r>
      <w:r w:rsidRPr="00261E78">
        <w:instrText>Q&amp;A</w:instrText>
      </w:r>
      <w:r w:rsidRPr="00261E78">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Pr="00261E78">
        <w:instrText>87 K</w:instrText>
      </w:r>
      <w:r w:rsidRPr="00261E78">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Pr="00261E78">
        <w:instrText xml:space="preserve">","archive_location":"106 </w:instrText>
      </w:r>
      <w:r w:rsidRPr="00261E78">
        <w:rPr>
          <w:rFonts w:ascii="Apple Color Emoji" w:hAnsi="Apple Color Emoji" w:cs="Apple Color Emoji"/>
        </w:rPr>
        <w:instrText>📊</w:instrText>
      </w:r>
      <w:r w:rsidRPr="00261E78">
        <w:instrText>","call-number":"2","container-title":"Information and Software Technology","DOI":"10.1016/j.infsof.2017.10.009","ISSN":"0950-5849","journalAbbreviation":"Inform. Software Tech.","language":"en","note":"</w:instrText>
      </w:r>
      <w:r w:rsidRPr="00261E78">
        <w:rPr>
          <w:rFonts w:ascii="Apple Color Emoji" w:hAnsi="Apple Color Emoji" w:cs="Apple Color Emoji"/>
        </w:rPr>
        <w:instrText>🏷️</w:instrText>
      </w:r>
      <w:r w:rsidRPr="00261E78">
        <w:instrText xml:space="preserve"> /reading</w:instrText>
      </w:r>
      <w:r w:rsidRPr="00261E78">
        <w:instrText>、</w:instrText>
      </w:r>
      <w:r w:rsidRPr="00261E78">
        <w:instrText>/unread</w:instrText>
      </w:r>
      <w:r w:rsidRPr="00261E78">
        <w:instrText>、</w:instrText>
      </w:r>
      <w:r w:rsidRPr="00261E78">
        <w:rPr>
          <w:rFonts w:ascii="Apple Color Emoji" w:hAnsi="Apple Color Emoji" w:cs="Apple Color Emoji"/>
        </w:rPr>
        <w:instrText>📒</w:instrText>
      </w:r>
      <w:r w:rsidRPr="00261E78">
        <w:instrText>、</w:instrText>
      </w:r>
      <w:r w:rsidRPr="00261E78">
        <w:instrText>Crowdsourcing</w:instrText>
      </w:r>
      <w:r w:rsidRPr="00261E78">
        <w:instrText>、</w:instrText>
      </w:r>
      <w:r w:rsidRPr="00261E78">
        <w:instrText>Emotion mining</w:instrText>
      </w:r>
      <w:r w:rsidRPr="00261E78">
        <w:instrText>、</w:instrText>
      </w:r>
      <w:r w:rsidRPr="00261E78">
        <w:instrText>Question answering</w:instrText>
      </w:r>
      <w:r w:rsidRPr="00261E78">
        <w:instrText>、</w:instrText>
      </w:r>
      <w:r w:rsidRPr="00261E78">
        <w:instrText>Sentiment analysis</w:instrText>
      </w:r>
      <w:r w:rsidRPr="00261E78">
        <w:instrText>、</w:instrText>
      </w:r>
      <w:r w:rsidRPr="00261E78">
        <w:instrText>Social software engineering</w:instrText>
      </w:r>
      <w:r w:rsidRPr="00261E78">
        <w:instrText>、</w:instrText>
      </w:r>
      <w:r w:rsidRPr="00261E78">
        <w:instrText xml:space="preserve">Stack Overflow","page":"186-207","source":"3.9 (Q2)","title":"How to ask for technical help? Evidence-based guidelines for writing questions on Stack Overflow","title-short":"How to ask for technical help?","volume":"94","author":[{"family":"Calefato","given":"Fabio"},{"family":"Lanubile","given":"Filippo"},{"family":"Novielli","given":"Nicole"}],"issued":{"date-parts":[["2018",2]]}}}],"schema":"https://github.com/citation-style-language/schema/raw/master/csl-citation.json"} </w:instrText>
      </w:r>
      <w:r w:rsidRPr="00261E78">
        <w:fldChar w:fldCharType="separate"/>
      </w:r>
      <w:r w:rsidRPr="00261E78">
        <w:t>(Calefato et al.</w:t>
      </w:r>
      <w:r>
        <w:t>,</w:t>
      </w:r>
      <w:r w:rsidRPr="00261E78">
        <w:t xml:space="preserve"> 2018)</w:t>
      </w:r>
      <w:r w:rsidRPr="00261E78">
        <w:fldChar w:fldCharType="end"/>
      </w:r>
      <w:r w:rsidRPr="00261E78">
        <w:t>. Second, AI-generated answers create an opportunity for humans to provide complementary insights that demonstrate their unique value through domain expertise and contextual understanding.</w:t>
      </w:r>
    </w:p>
    <w:p w14:paraId="583CD5FC" w14:textId="77777777" w:rsidR="00EE0CF5" w:rsidRDefault="00EE0CF5" w:rsidP="00EE0CF5">
      <w:pPr>
        <w:pStyle w:val="Paragraph0"/>
        <w:rPr>
          <w:ins w:id="949" w:author="Dylan CHEN" w:date="2026-03-20T14:22:00Z" w16du:dateUtc="2026-03-20T06:22:00Z"/>
        </w:rPr>
      </w:pPr>
      <w:r w:rsidRPr="00261E78">
        <w:t xml:space="preserve">To investigate whether people differentiate their answers in the presence of AI-generated answers, we measure text similarity between first and second answers using Sentence-BERT architecture </w:t>
      </w:r>
      <w:r w:rsidRPr="00261E78">
        <w:fldChar w:fldCharType="begin"/>
      </w:r>
      <w:r w:rsidRPr="00261E78">
        <w:instrText xml:space="preserve"> ADDIN ZOTERO_ITEM CSL_CITATION {"citationID":"pL45MOJW","properties":{"formattedCitation":"(Reimers &amp; Gurevych 2019)","plainCitation":"(Reimers &amp; Gurevych 2019)","noteIndex":0},"citationItems":[{"id":3553,"uris":["http://zotero.org/users/8905122/items/IUZSYCNL"],"itemData":{"id":3553,"type":"article","abstract":"BERT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methods.\n\n</w:instrText>
      </w:r>
      <w:r w:rsidRPr="00261E78">
        <w:instrText>【摘要翻译】</w:instrText>
      </w:r>
      <w:r w:rsidRPr="00261E78">
        <w:instrText>undefined","DOI":"10.48550/arXiv.1908.10084","genre":"arXiv","language":"en","note":"</w:instrText>
      </w:r>
      <w:r w:rsidRPr="00261E78">
        <w:rPr>
          <w:rFonts w:ascii="Apple Color Emoji" w:hAnsi="Apple Color Emoji" w:cs="Apple Color Emoji"/>
        </w:rPr>
        <w:instrText>🏷️</w:instrText>
      </w:r>
      <w:r w:rsidRPr="00261E78">
        <w:instrText xml:space="preserve"> /unread</w:instrText>
      </w:r>
      <w:r w:rsidRPr="00261E78">
        <w:instrText>、</w:instrText>
      </w:r>
      <w:r w:rsidRPr="00261E78">
        <w:instrText xml:space="preserve">Computer Science - Computation and Language","number":"arXiv:1908.10084","publisher":"arXiv","source":"arXiv.org","title":"Sentence-BERT: Sentence embeddings using siamese BERT-networks","title-short":"Sentence-BERT","URL":"http://arxiv.org/abs/1908.10084","author":[{"family":"Reimers","given":"Nils"},{"family":"Gurevych","given":"Iryna"}],"accessed":{"date-parts":[["2024",2,14]]},"issued":{"date-parts":[["2019",8,27]]}}}],"schema":"https://github.com/citation-style-language/schema/raw/master/csl-citation.json"} </w:instrText>
      </w:r>
      <w:r w:rsidRPr="00261E78">
        <w:fldChar w:fldCharType="separate"/>
      </w:r>
      <w:r w:rsidRPr="00261E78">
        <w:t>(Reimers &amp; Gurevych</w:t>
      </w:r>
      <w:r>
        <w:t>,</w:t>
      </w:r>
      <w:r w:rsidRPr="00261E78">
        <w:t xml:space="preserve"> 2019)</w:t>
      </w:r>
      <w:r w:rsidRPr="00261E78">
        <w:fldChar w:fldCharType="end"/>
      </w:r>
      <w:r w:rsidRPr="00261E78">
        <w:t>.</w:t>
      </w:r>
      <w:r w:rsidRPr="00261E78">
        <w:rPr>
          <w:vertAlign w:val="superscript"/>
        </w:rPr>
        <w:footnoteReference w:id="10"/>
      </w:r>
      <w:r w:rsidRPr="00261E78">
        <w:t xml:space="preserve"> </w:t>
      </w:r>
      <w:ins w:id="950" w:author="Dylan CHEN" w:date="2026-03-20T14:22:00Z" w16du:dateUtc="2026-03-20T06:22:00Z">
        <w:r>
          <w:t>In the treatment group, the first answer is AI-generated</w:t>
        </w:r>
      </w:ins>
      <w:ins w:id="951" w:author="Xin Li" w:date="2026-03-21T09:55:00Z" w16du:dateUtc="2026-03-21T01:55:00Z">
        <w:r>
          <w:t>.</w:t>
        </w:r>
      </w:ins>
      <w:ins w:id="952" w:author="Dylan CHEN" w:date="2026-03-20T14:22:00Z" w16du:dateUtc="2026-03-20T06:22:00Z">
        <w:r>
          <w:t xml:space="preserve"> </w:t>
        </w:r>
      </w:ins>
      <w:ins w:id="953" w:author="Xin Li" w:date="2026-03-21T09:55:00Z" w16du:dateUtc="2026-03-21T01:55:00Z">
        <w:r>
          <w:t xml:space="preserve">In the control group, </w:t>
        </w:r>
      </w:ins>
      <w:ins w:id="954" w:author="Dylan CHEN" w:date="2026-03-20T14:22:00Z" w16du:dateUtc="2026-03-20T06:22:00Z">
        <w:del w:id="955" w:author="Xin Li" w:date="2026-03-21T09:55:00Z" w16du:dateUtc="2026-03-21T01:55:00Z">
          <w:r w:rsidDel="001D1695">
            <w:delText xml:space="preserve">and </w:delText>
          </w:r>
        </w:del>
        <w:r>
          <w:t xml:space="preserve">the </w:t>
        </w:r>
      </w:ins>
      <w:ins w:id="956" w:author="Xin Li" w:date="2026-03-21T09:55:00Z" w16du:dateUtc="2026-03-21T01:55:00Z">
        <w:r>
          <w:t xml:space="preserve">first </w:t>
        </w:r>
      </w:ins>
      <w:ins w:id="957" w:author="Dylan CHEN" w:date="2026-03-20T14:22:00Z" w16du:dateUtc="2026-03-20T06:22:00Z">
        <w:del w:id="958" w:author="Xin Li" w:date="2026-03-21T09:55:00Z" w16du:dateUtc="2026-03-21T01:55:00Z">
          <w:r w:rsidDel="001D1695">
            <w:delText xml:space="preserve">second </w:delText>
          </w:r>
        </w:del>
        <w:r>
          <w:t xml:space="preserve">answer is human-generated. </w:t>
        </w:r>
      </w:ins>
      <w:ins w:id="959" w:author="Xin Li" w:date="2026-03-21T09:55:00Z" w16du:dateUtc="2026-03-21T01:55:00Z">
        <w:r>
          <w:t>In this setting, t</w:t>
        </w:r>
      </w:ins>
      <w:ins w:id="960" w:author="Dylan CHEN" w:date="2026-03-20T14:22:00Z" w16du:dateUtc="2026-03-20T06:22:00Z">
        <w:del w:id="961" w:author="Xin Li" w:date="2026-03-21T09:55:00Z" w16du:dateUtc="2026-03-21T01:55:00Z">
          <w:r w:rsidDel="001D1695">
            <w:delText>T</w:delText>
          </w:r>
        </w:del>
        <w:r>
          <w:t xml:space="preserve">he similarity score </w:t>
        </w:r>
      </w:ins>
      <w:ins w:id="962" w:author="Xin Li" w:date="2026-03-21T09:56:00Z" w16du:dateUtc="2026-03-21T01:56:00Z">
        <w:r>
          <w:t xml:space="preserve">between the first and second questions </w:t>
        </w:r>
      </w:ins>
      <w:ins w:id="963" w:author="Dylan CHEN" w:date="2026-03-20T14:22:00Z" w16du:dateUtc="2026-03-20T06:22:00Z">
        <w:r>
          <w:t xml:space="preserve">reflects how much the human answerer </w:t>
        </w:r>
      </w:ins>
      <w:ins w:id="964" w:author="Xin Li" w:date="2026-03-21T09:56:00Z" w16du:dateUtc="2026-03-21T01:56:00Z">
        <w:r>
          <w:t xml:space="preserve">adjust their response if the first question changes from human answer to </w:t>
        </w:r>
      </w:ins>
      <w:ins w:id="965" w:author="Dylan CHEN" w:date="2026-03-20T14:22:00Z" w16du:dateUtc="2026-03-20T06:22:00Z">
        <w:del w:id="966" w:author="Xin Li" w:date="2026-03-21T09:56:00Z" w16du:dateUtc="2026-03-21T01:56:00Z">
          <w:r w:rsidDel="001D1695">
            <w:delText xml:space="preserve">differentiates from the </w:delText>
          </w:r>
        </w:del>
        <w:r>
          <w:t xml:space="preserve">AI answer. </w:t>
        </w:r>
        <w:del w:id="967" w:author="Xin Li" w:date="2026-03-21T09:55:00Z" w16du:dateUtc="2026-03-21T01:55:00Z">
          <w:r w:rsidDel="001D1695">
            <w:delText xml:space="preserve">In the control group, </w:delText>
          </w:r>
        </w:del>
        <w:del w:id="968" w:author="Xin Li" w:date="2026-03-21T09:56:00Z" w16du:dateUtc="2026-03-21T01:56:00Z">
          <w:r w:rsidDel="001D1695">
            <w:delText>both the first and second answers are human-generated. The similarity score reflects the baseline level of differentiation between two human answers.</w:delText>
          </w:r>
          <w:r w:rsidDel="001D1695">
            <w:rPr>
              <w:rFonts w:hint="eastAsia"/>
            </w:rPr>
            <w:delText xml:space="preserve"> </w:delText>
          </w:r>
        </w:del>
      </w:ins>
      <w:del w:id="969" w:author="Xin Li" w:date="2026-03-21T09:56:00Z" w16du:dateUtc="2026-03-21T01:56:00Z">
        <w:r w:rsidRPr="00261E78" w:rsidDel="001D1695">
          <w:delText xml:space="preserve">We then examine the impact of AI-generated answers on this text similarity. </w:delText>
        </w:r>
      </w:del>
    </w:p>
    <w:p w14:paraId="30EA135E" w14:textId="77777777" w:rsidR="00EE0CF5" w:rsidRPr="00261E78" w:rsidRDefault="00EE0CF5" w:rsidP="00EE0CF5">
      <w:pPr>
        <w:pStyle w:val="Paragraph0"/>
      </w:pPr>
      <w:r w:rsidRPr="00261E78">
        <w:t>As shown in Table 1</w:t>
      </w:r>
      <w:ins w:id="970" w:author="Dylan CHEN" w:date="2026-03-20T16:23:00Z" w16du:dateUtc="2026-03-20T08:23:00Z">
        <w:r>
          <w:rPr>
            <w:rFonts w:hint="eastAsia"/>
          </w:rPr>
          <w:t>6</w:t>
        </w:r>
      </w:ins>
      <w:del w:id="971" w:author="Dylan CHEN" w:date="2026-03-20T16:23:00Z" w16du:dateUtc="2026-03-20T08:23:00Z">
        <w:r w:rsidRPr="00261E78" w:rsidDel="00B035D3">
          <w:delText>5</w:delText>
        </w:r>
      </w:del>
      <w:r w:rsidRPr="00261E78">
        <w:t>, when the first answer is AI-generated, the similarity between the first and second answers decreases significantly (</w:t>
      </w:r>
      <w:r w:rsidRPr="00261E78">
        <w:rPr>
          <w:i/>
          <w:iCs/>
        </w:rPr>
        <w:t>β</w:t>
      </w:r>
      <w:r w:rsidRPr="00261E78">
        <w:t xml:space="preserve"> = -0.034, p &lt; 0.001), representing a 0.202 standard deviation change. One potential concern is that text length might systematically influence similarity calculations. As the first AI answer in the treatment group tends to be lengthy compared to the first human answer in the control group, we control for LLM-enabled content quality ratings and the first answer length in Column 2. This adjustment reveals an even stronger effect (</w:t>
      </w:r>
      <w:r w:rsidRPr="00261E78">
        <w:rPr>
          <w:i/>
          <w:iCs/>
        </w:rPr>
        <w:t>β</w:t>
      </w:r>
      <w:r w:rsidRPr="00261E78">
        <w:t xml:space="preserve"> = -0.132, p &lt; 0.001). This finding confirms that human answerers do differentiate their answers in the presence of AI-generated answers.</w:t>
      </w:r>
    </w:p>
    <w:p w14:paraId="1EF5C96E" w14:textId="77777777" w:rsidR="00EE0CF5" w:rsidRPr="00261E78" w:rsidRDefault="00EE0CF5" w:rsidP="00EE0CF5">
      <w:pPr>
        <w:pStyle w:val="Paragraph0"/>
      </w:pPr>
      <w:r w:rsidRPr="00261E78">
        <w:t xml:space="preserve">To examine specific differentiation dimensions that might benefit viewers, we identify three areas where humans potentially have unique advantages: incorporation of personal experiences, expression of opinionated insights, and suggestion of alternative solutions. To quantify these dimensions, we use an LLM that we instruct to rate answers on a scale of 0-10 for </w:t>
      </w:r>
      <w:r w:rsidRPr="00261E78">
        <w:lastRenderedPageBreak/>
        <w:t>the presence of personal experiences, opinionated insights, and alternative solutions. Given the prevalence of zero scores, we dichotomize these variables, categorizing answers scoring 0 as not containing the element and all others as containing it. Using the specification from Equation 2, we regress these binary outcomes on treatment status.</w:t>
      </w:r>
    </w:p>
    <w:p w14:paraId="563D30FD" w14:textId="77777777" w:rsidR="00EE0CF5" w:rsidRPr="00261E78" w:rsidRDefault="00EE0CF5" w:rsidP="00EE0CF5">
      <w:pPr>
        <w:pStyle w:val="Paragraph0"/>
      </w:pPr>
      <w:r w:rsidRPr="00261E78">
        <w:t>The results, reported in Columns 3</w:t>
      </w:r>
      <w:r>
        <w:t>-</w:t>
      </w:r>
      <w:r w:rsidRPr="00261E78">
        <w:t>5 of Table 1</w:t>
      </w:r>
      <w:ins w:id="972" w:author="Dylan CHEN" w:date="2026-03-20T16:23:00Z" w16du:dateUtc="2026-03-20T08:23:00Z">
        <w:r>
          <w:rPr>
            <w:rFonts w:hint="eastAsia"/>
          </w:rPr>
          <w:t>6</w:t>
        </w:r>
      </w:ins>
      <w:del w:id="973" w:author="Dylan CHEN" w:date="2026-03-20T16:23:00Z" w16du:dateUtc="2026-03-20T08:23:00Z">
        <w:r w:rsidRPr="00261E78" w:rsidDel="00B035D3">
          <w:delText>5</w:delText>
        </w:r>
      </w:del>
      <w:r w:rsidRPr="00261E78">
        <w:t>, indicate that AI-generated answers significantly increase the likelihood of human answers containing personal experiences (</w:t>
      </w:r>
      <w:r w:rsidRPr="00261E78">
        <w:rPr>
          <w:bCs/>
          <w:i/>
          <w:iCs/>
          <w:color w:val="000000"/>
        </w:rPr>
        <w:t>β</w:t>
      </w:r>
      <w:r w:rsidRPr="00261E78">
        <w:t xml:space="preserve"> = 0.030, p &lt; 0.01), opinionated insights (</w:t>
      </w:r>
      <w:r w:rsidRPr="00261E78">
        <w:rPr>
          <w:bCs/>
          <w:i/>
          <w:iCs/>
          <w:color w:val="000000"/>
        </w:rPr>
        <w:t>β</w:t>
      </w:r>
      <w:r w:rsidRPr="00261E78">
        <w:t xml:space="preserve"> = 0.024, p &lt; 0.05) and alternative solutions (</w:t>
      </w:r>
      <w:r w:rsidRPr="00261E78">
        <w:rPr>
          <w:bCs/>
          <w:i/>
          <w:iCs/>
          <w:color w:val="000000"/>
        </w:rPr>
        <w:t xml:space="preserve">β </w:t>
      </w:r>
      <w:r w:rsidRPr="00261E78">
        <w:t>= 0.016, p &lt; 0.05). These findings suggest that human answerers can leverage their experiential knowledge and unique cognitive abilities to adjust their responses to complement or diverge from AI-generated answers.</w:t>
      </w:r>
    </w:p>
    <w:p w14:paraId="048D4450" w14:textId="77777777" w:rsidR="00EE0CF5" w:rsidRPr="00261E78" w:rsidRDefault="00EE0CF5" w:rsidP="00EE0CF5">
      <w:pPr>
        <w:pStyle w:val="TableFiguretitle"/>
      </w:pPr>
      <w:bookmarkStart w:id="974" w:name="_Ref194135344"/>
      <w:r w:rsidRPr="00261E78">
        <w:t xml:space="preserve">Table </w:t>
      </w:r>
      <w:r>
        <w:fldChar w:fldCharType="begin"/>
      </w:r>
      <w:r>
        <w:instrText xml:space="preserve"> SEQ Table \* ARABIC </w:instrText>
      </w:r>
      <w:r>
        <w:fldChar w:fldCharType="separate"/>
      </w:r>
      <w:ins w:id="975" w:author="Dylan CHEN" w:date="2026-03-20T16:23:00Z" w16du:dateUtc="2026-03-20T08:23:00Z">
        <w:r>
          <w:rPr>
            <w:noProof/>
          </w:rPr>
          <w:t>16</w:t>
        </w:r>
      </w:ins>
      <w:del w:id="976" w:author="Dylan CHEN" w:date="2026-03-20T16:23:00Z" w16du:dateUtc="2026-03-20T08:23:00Z">
        <w:r w:rsidRPr="00261E78" w:rsidDel="00B035D3">
          <w:rPr>
            <w:noProof/>
          </w:rPr>
          <w:delText>15</w:delText>
        </w:r>
      </w:del>
      <w:r>
        <w:rPr>
          <w:noProof/>
        </w:rPr>
        <w:fldChar w:fldCharType="end"/>
      </w:r>
      <w:bookmarkEnd w:id="974"/>
      <w:r w:rsidRPr="00261E78">
        <w:t>. Human answerers’ response to AI-generated answers</w:t>
      </w:r>
    </w:p>
    <w:tbl>
      <w:tblPr>
        <w:tblW w:w="5000" w:type="pct"/>
        <w:jc w:val="center"/>
        <w:tblLayout w:type="fixed"/>
        <w:tblLook w:val="04A0" w:firstRow="1" w:lastRow="0" w:firstColumn="1" w:lastColumn="0" w:noHBand="0" w:noVBand="1"/>
      </w:tblPr>
      <w:tblGrid>
        <w:gridCol w:w="2790"/>
        <w:gridCol w:w="1080"/>
        <w:gridCol w:w="1080"/>
        <w:gridCol w:w="1441"/>
        <w:gridCol w:w="1425"/>
        <w:gridCol w:w="1544"/>
      </w:tblGrid>
      <w:tr w:rsidR="00EE0CF5" w:rsidRPr="00261E78" w14:paraId="3905F42A" w14:textId="77777777" w:rsidTr="00A62C38">
        <w:trPr>
          <w:trHeight w:val="270"/>
          <w:jc w:val="center"/>
        </w:trPr>
        <w:tc>
          <w:tcPr>
            <w:tcW w:w="2790" w:type="dxa"/>
            <w:tcBorders>
              <w:top w:val="single" w:sz="12" w:space="0" w:color="auto"/>
              <w:left w:val="nil"/>
              <w:bottom w:val="nil"/>
              <w:right w:val="nil"/>
            </w:tcBorders>
            <w:noWrap/>
            <w:hideMark/>
          </w:tcPr>
          <w:p w14:paraId="3A8261D7" w14:textId="77777777" w:rsidR="00EE0CF5" w:rsidRPr="00261E78" w:rsidRDefault="00EE0CF5" w:rsidP="00A62C38">
            <w:pPr>
              <w:jc w:val="center"/>
              <w:rPr>
                <w:rFonts w:eastAsia="DengXian"/>
                <w:sz w:val="20"/>
                <w:szCs w:val="20"/>
              </w:rPr>
            </w:pPr>
            <w:r w:rsidRPr="00261E78">
              <w:rPr>
                <w:rFonts w:eastAsia="DengXian"/>
                <w:sz w:val="20"/>
                <w:szCs w:val="20"/>
              </w:rPr>
              <w:t xml:space="preserve">　</w:t>
            </w:r>
          </w:p>
        </w:tc>
        <w:tc>
          <w:tcPr>
            <w:tcW w:w="1080" w:type="dxa"/>
            <w:tcBorders>
              <w:top w:val="single" w:sz="12" w:space="0" w:color="auto"/>
              <w:left w:val="nil"/>
              <w:bottom w:val="nil"/>
              <w:right w:val="nil"/>
            </w:tcBorders>
            <w:noWrap/>
            <w:hideMark/>
          </w:tcPr>
          <w:p w14:paraId="36F05876" w14:textId="77777777" w:rsidR="00EE0CF5" w:rsidRPr="00261E78" w:rsidRDefault="00EE0CF5" w:rsidP="00A62C38">
            <w:pPr>
              <w:jc w:val="center"/>
              <w:rPr>
                <w:rFonts w:eastAsia="DengXian"/>
                <w:sz w:val="20"/>
                <w:szCs w:val="20"/>
              </w:rPr>
            </w:pPr>
            <w:r w:rsidRPr="00261E78">
              <w:rPr>
                <w:rFonts w:eastAsia="DengXian"/>
                <w:sz w:val="20"/>
                <w:szCs w:val="20"/>
              </w:rPr>
              <w:t>(1)</w:t>
            </w:r>
          </w:p>
        </w:tc>
        <w:tc>
          <w:tcPr>
            <w:tcW w:w="1080" w:type="dxa"/>
            <w:tcBorders>
              <w:top w:val="single" w:sz="12" w:space="0" w:color="auto"/>
              <w:left w:val="nil"/>
              <w:bottom w:val="nil"/>
              <w:right w:val="nil"/>
            </w:tcBorders>
          </w:tcPr>
          <w:p w14:paraId="3D7E7B29" w14:textId="77777777" w:rsidR="00EE0CF5" w:rsidRPr="00261E78" w:rsidRDefault="00EE0CF5" w:rsidP="00A62C38">
            <w:pPr>
              <w:jc w:val="center"/>
              <w:rPr>
                <w:rFonts w:eastAsia="DengXian"/>
                <w:sz w:val="20"/>
                <w:szCs w:val="20"/>
              </w:rPr>
            </w:pPr>
            <w:r w:rsidRPr="00261E78">
              <w:rPr>
                <w:rFonts w:eastAsia="DengXian"/>
                <w:sz w:val="20"/>
                <w:szCs w:val="20"/>
              </w:rPr>
              <w:t>(2)</w:t>
            </w:r>
          </w:p>
        </w:tc>
        <w:tc>
          <w:tcPr>
            <w:tcW w:w="1441" w:type="dxa"/>
            <w:tcBorders>
              <w:top w:val="single" w:sz="12" w:space="0" w:color="auto"/>
              <w:left w:val="nil"/>
              <w:bottom w:val="nil"/>
              <w:right w:val="nil"/>
            </w:tcBorders>
            <w:noWrap/>
            <w:hideMark/>
          </w:tcPr>
          <w:p w14:paraId="3847BAFF" w14:textId="77777777" w:rsidR="00EE0CF5" w:rsidRPr="00261E78" w:rsidRDefault="00EE0CF5" w:rsidP="00A62C38">
            <w:pPr>
              <w:jc w:val="center"/>
              <w:rPr>
                <w:rFonts w:eastAsia="DengXian"/>
                <w:sz w:val="20"/>
                <w:szCs w:val="20"/>
              </w:rPr>
            </w:pPr>
            <w:r w:rsidRPr="00261E78">
              <w:rPr>
                <w:rFonts w:eastAsia="DengXian"/>
                <w:sz w:val="20"/>
                <w:szCs w:val="20"/>
              </w:rPr>
              <w:t>(3)</w:t>
            </w:r>
          </w:p>
        </w:tc>
        <w:tc>
          <w:tcPr>
            <w:tcW w:w="1425" w:type="dxa"/>
            <w:tcBorders>
              <w:top w:val="single" w:sz="12" w:space="0" w:color="auto"/>
              <w:left w:val="nil"/>
              <w:bottom w:val="nil"/>
              <w:right w:val="nil"/>
            </w:tcBorders>
            <w:noWrap/>
            <w:hideMark/>
          </w:tcPr>
          <w:p w14:paraId="32DDA014" w14:textId="77777777" w:rsidR="00EE0CF5" w:rsidRPr="00261E78" w:rsidRDefault="00EE0CF5" w:rsidP="00A62C38">
            <w:pPr>
              <w:jc w:val="center"/>
              <w:rPr>
                <w:rFonts w:eastAsia="DengXian"/>
                <w:sz w:val="20"/>
                <w:szCs w:val="20"/>
              </w:rPr>
            </w:pPr>
            <w:r w:rsidRPr="00261E78">
              <w:rPr>
                <w:rFonts w:eastAsia="DengXian"/>
                <w:sz w:val="20"/>
                <w:szCs w:val="20"/>
              </w:rPr>
              <w:t>(4)</w:t>
            </w:r>
          </w:p>
        </w:tc>
        <w:tc>
          <w:tcPr>
            <w:tcW w:w="1544" w:type="dxa"/>
            <w:tcBorders>
              <w:top w:val="single" w:sz="12" w:space="0" w:color="auto"/>
              <w:left w:val="nil"/>
              <w:bottom w:val="nil"/>
              <w:right w:val="nil"/>
            </w:tcBorders>
            <w:noWrap/>
            <w:hideMark/>
          </w:tcPr>
          <w:p w14:paraId="7B52F821" w14:textId="77777777" w:rsidR="00EE0CF5" w:rsidRPr="00261E78" w:rsidRDefault="00EE0CF5" w:rsidP="00A62C38">
            <w:pPr>
              <w:jc w:val="center"/>
              <w:rPr>
                <w:rFonts w:eastAsia="DengXian"/>
                <w:sz w:val="20"/>
                <w:szCs w:val="20"/>
              </w:rPr>
            </w:pPr>
            <w:r w:rsidRPr="00261E78">
              <w:rPr>
                <w:rFonts w:eastAsia="DengXian"/>
                <w:sz w:val="20"/>
                <w:szCs w:val="20"/>
              </w:rPr>
              <w:t>(5)</w:t>
            </w:r>
          </w:p>
        </w:tc>
      </w:tr>
      <w:tr w:rsidR="00EE0CF5" w:rsidRPr="00261E78" w14:paraId="59FEED7E" w14:textId="77777777" w:rsidTr="00A62C38">
        <w:trPr>
          <w:trHeight w:val="270"/>
          <w:jc w:val="center"/>
        </w:trPr>
        <w:tc>
          <w:tcPr>
            <w:tcW w:w="2790" w:type="dxa"/>
            <w:tcBorders>
              <w:top w:val="nil"/>
              <w:left w:val="nil"/>
              <w:bottom w:val="nil"/>
              <w:right w:val="nil"/>
            </w:tcBorders>
            <w:noWrap/>
            <w:hideMark/>
          </w:tcPr>
          <w:p w14:paraId="3474B192" w14:textId="77777777" w:rsidR="00EE0CF5" w:rsidRPr="00261E78" w:rsidRDefault="00EE0CF5" w:rsidP="00A62C38">
            <w:pPr>
              <w:jc w:val="center"/>
              <w:rPr>
                <w:rFonts w:eastAsia="DengXian"/>
                <w:sz w:val="20"/>
                <w:szCs w:val="20"/>
              </w:rPr>
            </w:pPr>
          </w:p>
        </w:tc>
        <w:tc>
          <w:tcPr>
            <w:tcW w:w="2160" w:type="dxa"/>
            <w:gridSpan w:val="2"/>
            <w:tcBorders>
              <w:top w:val="nil"/>
              <w:left w:val="nil"/>
              <w:bottom w:val="single" w:sz="8" w:space="0" w:color="auto"/>
              <w:right w:val="nil"/>
            </w:tcBorders>
            <w:noWrap/>
            <w:tcMar>
              <w:left w:w="0" w:type="dxa"/>
              <w:right w:w="0" w:type="dxa"/>
            </w:tcMar>
            <w:hideMark/>
          </w:tcPr>
          <w:p w14:paraId="7BCCFE5C" w14:textId="77777777" w:rsidR="00EE0CF5" w:rsidRPr="00261E78" w:rsidRDefault="00EE0CF5" w:rsidP="00A62C38">
            <w:pPr>
              <w:jc w:val="center"/>
              <w:rPr>
                <w:rFonts w:eastAsia="DengXian"/>
                <w:color w:val="000000"/>
                <w:sz w:val="20"/>
                <w:szCs w:val="20"/>
              </w:rPr>
            </w:pPr>
            <w:r w:rsidRPr="00261E78">
              <w:rPr>
                <w:rFonts w:eastAsia="DengXian"/>
                <w:sz w:val="20"/>
                <w:szCs w:val="20"/>
              </w:rPr>
              <w:t xml:space="preserve">DV: text similarity between the first answer and the second answer </w:t>
            </w:r>
          </w:p>
        </w:tc>
        <w:tc>
          <w:tcPr>
            <w:tcW w:w="1441" w:type="dxa"/>
            <w:tcBorders>
              <w:top w:val="nil"/>
              <w:left w:val="nil"/>
              <w:bottom w:val="single" w:sz="8" w:space="0" w:color="auto"/>
              <w:right w:val="nil"/>
            </w:tcBorders>
            <w:noWrap/>
            <w:tcMar>
              <w:left w:w="0" w:type="dxa"/>
              <w:right w:w="0" w:type="dxa"/>
            </w:tcMar>
            <w:hideMark/>
          </w:tcPr>
          <w:p w14:paraId="024704D7" w14:textId="77777777" w:rsidR="00EE0CF5" w:rsidRPr="00261E78" w:rsidRDefault="00EE0CF5" w:rsidP="00A62C38">
            <w:pPr>
              <w:jc w:val="center"/>
              <w:rPr>
                <w:rFonts w:eastAsia="DengXian"/>
                <w:color w:val="000000"/>
                <w:sz w:val="20"/>
                <w:szCs w:val="20"/>
              </w:rPr>
            </w:pPr>
            <w:r w:rsidRPr="00261E78">
              <w:rPr>
                <w:rFonts w:eastAsia="DengXian"/>
                <w:color w:val="000000"/>
                <w:sz w:val="20"/>
                <w:szCs w:val="20"/>
              </w:rPr>
              <w:t>DV: whether the answer contains personal experience</w:t>
            </w:r>
          </w:p>
        </w:tc>
        <w:tc>
          <w:tcPr>
            <w:tcW w:w="1425" w:type="dxa"/>
            <w:tcBorders>
              <w:top w:val="nil"/>
              <w:left w:val="nil"/>
              <w:bottom w:val="single" w:sz="8" w:space="0" w:color="auto"/>
              <w:right w:val="nil"/>
            </w:tcBorders>
            <w:noWrap/>
            <w:tcMar>
              <w:left w:w="0" w:type="dxa"/>
              <w:right w:w="0" w:type="dxa"/>
            </w:tcMar>
            <w:hideMark/>
          </w:tcPr>
          <w:p w14:paraId="7991517E" w14:textId="77777777" w:rsidR="00EE0CF5" w:rsidRPr="00261E78" w:rsidRDefault="00EE0CF5" w:rsidP="00A62C38">
            <w:pPr>
              <w:jc w:val="center"/>
              <w:rPr>
                <w:rFonts w:eastAsia="DengXian"/>
                <w:color w:val="000000"/>
                <w:sz w:val="20"/>
                <w:szCs w:val="20"/>
              </w:rPr>
            </w:pPr>
            <w:r w:rsidRPr="00261E78">
              <w:rPr>
                <w:rFonts w:eastAsia="DengXian"/>
                <w:color w:val="000000"/>
                <w:sz w:val="20"/>
                <w:szCs w:val="20"/>
              </w:rPr>
              <w:t>DV: whether the answer contains opinionated insights</w:t>
            </w:r>
          </w:p>
        </w:tc>
        <w:tc>
          <w:tcPr>
            <w:tcW w:w="1544" w:type="dxa"/>
            <w:tcBorders>
              <w:top w:val="nil"/>
              <w:left w:val="nil"/>
              <w:bottom w:val="single" w:sz="8" w:space="0" w:color="auto"/>
              <w:right w:val="nil"/>
            </w:tcBorders>
            <w:noWrap/>
            <w:tcMar>
              <w:left w:w="0" w:type="dxa"/>
              <w:right w:w="0" w:type="dxa"/>
            </w:tcMar>
            <w:hideMark/>
          </w:tcPr>
          <w:p w14:paraId="56F0411E" w14:textId="77777777" w:rsidR="00EE0CF5" w:rsidRPr="00261E78" w:rsidRDefault="00EE0CF5" w:rsidP="00A62C38">
            <w:pPr>
              <w:jc w:val="center"/>
              <w:rPr>
                <w:rFonts w:eastAsia="DengXian"/>
                <w:sz w:val="20"/>
                <w:szCs w:val="20"/>
              </w:rPr>
            </w:pPr>
            <w:r w:rsidRPr="00261E78">
              <w:rPr>
                <w:rFonts w:eastAsia="DengXian"/>
                <w:sz w:val="20"/>
                <w:szCs w:val="20"/>
              </w:rPr>
              <w:t>DV: whether the answer contains alternative solutions</w:t>
            </w:r>
          </w:p>
        </w:tc>
      </w:tr>
      <w:tr w:rsidR="00EE0CF5" w:rsidRPr="00261E78" w14:paraId="4C735B5E" w14:textId="77777777" w:rsidTr="00A62C38">
        <w:trPr>
          <w:trHeight w:val="270"/>
          <w:jc w:val="center"/>
        </w:trPr>
        <w:tc>
          <w:tcPr>
            <w:tcW w:w="2790" w:type="dxa"/>
            <w:vMerge w:val="restart"/>
            <w:tcBorders>
              <w:top w:val="nil"/>
              <w:left w:val="nil"/>
              <w:right w:val="nil"/>
            </w:tcBorders>
            <w:noWrap/>
            <w:hideMark/>
          </w:tcPr>
          <w:p w14:paraId="23E9F38F" w14:textId="77777777" w:rsidR="00EE0CF5" w:rsidRPr="00261E78" w:rsidRDefault="00EE0CF5" w:rsidP="00A62C38">
            <w:pPr>
              <w:rPr>
                <w:rFonts w:eastAsia="DengXian"/>
                <w:i/>
                <w:iCs/>
                <w:sz w:val="20"/>
                <w:szCs w:val="20"/>
              </w:rPr>
            </w:pPr>
            <w:r w:rsidRPr="00261E78">
              <w:rPr>
                <w:rFonts w:eastAsia="DengXian"/>
                <w:i/>
                <w:iCs/>
                <w:sz w:val="20"/>
                <w:szCs w:val="20"/>
              </w:rPr>
              <w:t>AI</w:t>
            </w:r>
            <w:r w:rsidRPr="00261E78">
              <w:rPr>
                <w:rFonts w:eastAsia="DengXian"/>
                <w:i/>
                <w:iCs/>
                <w:sz w:val="20"/>
                <w:szCs w:val="20"/>
                <w:vertAlign w:val="subscript"/>
              </w:rPr>
              <w:t>i</w:t>
            </w:r>
          </w:p>
        </w:tc>
        <w:tc>
          <w:tcPr>
            <w:tcW w:w="1080" w:type="dxa"/>
            <w:tcBorders>
              <w:top w:val="nil"/>
              <w:left w:val="nil"/>
              <w:bottom w:val="nil"/>
              <w:right w:val="nil"/>
            </w:tcBorders>
            <w:noWrap/>
            <w:hideMark/>
          </w:tcPr>
          <w:p w14:paraId="6131874B" w14:textId="77777777" w:rsidR="00EE0CF5" w:rsidRPr="00261E78" w:rsidRDefault="00EE0CF5" w:rsidP="00A62C38">
            <w:pPr>
              <w:jc w:val="center"/>
              <w:rPr>
                <w:rFonts w:eastAsia="DengXian"/>
                <w:sz w:val="20"/>
                <w:szCs w:val="20"/>
              </w:rPr>
            </w:pPr>
            <w:r w:rsidRPr="00261E78">
              <w:rPr>
                <w:rFonts w:eastAsia="DengXian"/>
                <w:sz w:val="20"/>
                <w:szCs w:val="20"/>
              </w:rPr>
              <w:t>-0.034***</w:t>
            </w:r>
          </w:p>
        </w:tc>
        <w:tc>
          <w:tcPr>
            <w:tcW w:w="1080" w:type="dxa"/>
            <w:tcBorders>
              <w:top w:val="nil"/>
              <w:left w:val="nil"/>
              <w:bottom w:val="nil"/>
              <w:right w:val="nil"/>
            </w:tcBorders>
          </w:tcPr>
          <w:p w14:paraId="442039FD" w14:textId="77777777" w:rsidR="00EE0CF5" w:rsidRPr="00261E78" w:rsidRDefault="00EE0CF5" w:rsidP="00A62C38">
            <w:pPr>
              <w:jc w:val="center"/>
              <w:rPr>
                <w:rFonts w:eastAsia="DengXian"/>
                <w:sz w:val="20"/>
                <w:szCs w:val="20"/>
              </w:rPr>
            </w:pPr>
            <w:r w:rsidRPr="00261E78">
              <w:rPr>
                <w:rFonts w:eastAsia="DengXian"/>
                <w:sz w:val="20"/>
                <w:szCs w:val="20"/>
              </w:rPr>
              <w:t>-0.132***</w:t>
            </w:r>
          </w:p>
        </w:tc>
        <w:tc>
          <w:tcPr>
            <w:tcW w:w="1441" w:type="dxa"/>
            <w:tcBorders>
              <w:top w:val="nil"/>
              <w:left w:val="nil"/>
              <w:bottom w:val="nil"/>
              <w:right w:val="nil"/>
            </w:tcBorders>
            <w:noWrap/>
            <w:hideMark/>
          </w:tcPr>
          <w:p w14:paraId="235D6E69" w14:textId="77777777" w:rsidR="00EE0CF5" w:rsidRPr="00261E78" w:rsidRDefault="00EE0CF5" w:rsidP="00A62C38">
            <w:pPr>
              <w:jc w:val="center"/>
              <w:rPr>
                <w:rFonts w:eastAsia="DengXian"/>
                <w:sz w:val="20"/>
                <w:szCs w:val="20"/>
              </w:rPr>
            </w:pPr>
            <w:r w:rsidRPr="00261E78">
              <w:rPr>
                <w:rFonts w:eastAsia="DengXian"/>
                <w:sz w:val="20"/>
                <w:szCs w:val="20"/>
              </w:rPr>
              <w:t>0.030**</w:t>
            </w:r>
          </w:p>
        </w:tc>
        <w:tc>
          <w:tcPr>
            <w:tcW w:w="1425" w:type="dxa"/>
            <w:tcBorders>
              <w:top w:val="nil"/>
              <w:left w:val="nil"/>
              <w:bottom w:val="nil"/>
              <w:right w:val="nil"/>
            </w:tcBorders>
            <w:noWrap/>
            <w:hideMark/>
          </w:tcPr>
          <w:p w14:paraId="52618145" w14:textId="77777777" w:rsidR="00EE0CF5" w:rsidRPr="00261E78" w:rsidRDefault="00EE0CF5" w:rsidP="00A62C38">
            <w:pPr>
              <w:jc w:val="center"/>
              <w:rPr>
                <w:rFonts w:eastAsia="DengXian"/>
                <w:sz w:val="20"/>
                <w:szCs w:val="20"/>
              </w:rPr>
            </w:pPr>
            <w:r w:rsidRPr="00261E78">
              <w:rPr>
                <w:rFonts w:eastAsia="DengXian"/>
                <w:sz w:val="20"/>
                <w:szCs w:val="20"/>
              </w:rPr>
              <w:t>0.024*</w:t>
            </w:r>
          </w:p>
        </w:tc>
        <w:tc>
          <w:tcPr>
            <w:tcW w:w="1544" w:type="dxa"/>
            <w:tcBorders>
              <w:top w:val="nil"/>
              <w:left w:val="nil"/>
              <w:bottom w:val="nil"/>
              <w:right w:val="nil"/>
            </w:tcBorders>
            <w:noWrap/>
            <w:hideMark/>
          </w:tcPr>
          <w:p w14:paraId="01A906B7" w14:textId="77777777" w:rsidR="00EE0CF5" w:rsidRPr="00261E78" w:rsidRDefault="00EE0CF5" w:rsidP="00A62C38">
            <w:pPr>
              <w:jc w:val="center"/>
              <w:rPr>
                <w:rFonts w:eastAsia="DengXian"/>
                <w:sz w:val="20"/>
                <w:szCs w:val="20"/>
              </w:rPr>
            </w:pPr>
            <w:r w:rsidRPr="00261E78">
              <w:rPr>
                <w:rFonts w:eastAsia="DengXian"/>
                <w:sz w:val="20"/>
                <w:szCs w:val="20"/>
              </w:rPr>
              <w:t>0.016*</w:t>
            </w:r>
          </w:p>
        </w:tc>
      </w:tr>
      <w:tr w:rsidR="00EE0CF5" w:rsidRPr="00261E78" w14:paraId="0CB3C963" w14:textId="77777777" w:rsidTr="00A62C38">
        <w:trPr>
          <w:trHeight w:val="270"/>
          <w:jc w:val="center"/>
        </w:trPr>
        <w:tc>
          <w:tcPr>
            <w:tcW w:w="2790" w:type="dxa"/>
            <w:vMerge/>
            <w:tcBorders>
              <w:left w:val="nil"/>
              <w:bottom w:val="single" w:sz="8" w:space="0" w:color="auto"/>
              <w:right w:val="nil"/>
            </w:tcBorders>
            <w:noWrap/>
            <w:hideMark/>
          </w:tcPr>
          <w:p w14:paraId="00850A88" w14:textId="77777777" w:rsidR="00EE0CF5" w:rsidRPr="00261E78" w:rsidRDefault="00EE0CF5" w:rsidP="00A62C38">
            <w:pPr>
              <w:rPr>
                <w:rFonts w:eastAsia="DengXian"/>
                <w:sz w:val="20"/>
                <w:szCs w:val="20"/>
              </w:rPr>
            </w:pPr>
          </w:p>
        </w:tc>
        <w:tc>
          <w:tcPr>
            <w:tcW w:w="1080" w:type="dxa"/>
            <w:tcBorders>
              <w:top w:val="nil"/>
              <w:left w:val="nil"/>
              <w:bottom w:val="single" w:sz="8" w:space="0" w:color="auto"/>
              <w:right w:val="nil"/>
            </w:tcBorders>
            <w:noWrap/>
            <w:hideMark/>
          </w:tcPr>
          <w:p w14:paraId="0AF1B922" w14:textId="77777777" w:rsidR="00EE0CF5" w:rsidRPr="00261E78" w:rsidRDefault="00EE0CF5" w:rsidP="00A62C38">
            <w:pPr>
              <w:jc w:val="center"/>
              <w:rPr>
                <w:rFonts w:eastAsia="DengXian"/>
                <w:sz w:val="20"/>
                <w:szCs w:val="20"/>
              </w:rPr>
            </w:pPr>
            <w:r w:rsidRPr="00261E78">
              <w:rPr>
                <w:rFonts w:eastAsia="DengXian"/>
                <w:sz w:val="20"/>
                <w:szCs w:val="20"/>
              </w:rPr>
              <w:t>(0.011)</w:t>
            </w:r>
          </w:p>
        </w:tc>
        <w:tc>
          <w:tcPr>
            <w:tcW w:w="1080" w:type="dxa"/>
            <w:tcBorders>
              <w:top w:val="nil"/>
              <w:left w:val="nil"/>
              <w:bottom w:val="single" w:sz="8" w:space="0" w:color="auto"/>
              <w:right w:val="nil"/>
            </w:tcBorders>
          </w:tcPr>
          <w:p w14:paraId="765809E4" w14:textId="77777777" w:rsidR="00EE0CF5" w:rsidRPr="00261E78" w:rsidRDefault="00EE0CF5" w:rsidP="00A62C38">
            <w:pPr>
              <w:jc w:val="center"/>
              <w:rPr>
                <w:rFonts w:eastAsia="DengXian"/>
                <w:sz w:val="20"/>
                <w:szCs w:val="20"/>
              </w:rPr>
            </w:pPr>
            <w:r w:rsidRPr="00261E78">
              <w:rPr>
                <w:rFonts w:eastAsia="DengXian"/>
                <w:sz w:val="20"/>
                <w:szCs w:val="20"/>
              </w:rPr>
              <w:t>(0.017)</w:t>
            </w:r>
          </w:p>
        </w:tc>
        <w:tc>
          <w:tcPr>
            <w:tcW w:w="1441" w:type="dxa"/>
            <w:tcBorders>
              <w:top w:val="nil"/>
              <w:left w:val="nil"/>
              <w:bottom w:val="single" w:sz="8" w:space="0" w:color="auto"/>
              <w:right w:val="nil"/>
            </w:tcBorders>
            <w:noWrap/>
            <w:hideMark/>
          </w:tcPr>
          <w:p w14:paraId="2A80728B" w14:textId="77777777" w:rsidR="00EE0CF5" w:rsidRPr="00261E78" w:rsidRDefault="00EE0CF5" w:rsidP="00A62C38">
            <w:pPr>
              <w:jc w:val="center"/>
              <w:rPr>
                <w:rFonts w:eastAsia="DengXian"/>
                <w:sz w:val="20"/>
                <w:szCs w:val="20"/>
              </w:rPr>
            </w:pPr>
            <w:r w:rsidRPr="00261E78">
              <w:rPr>
                <w:rFonts w:eastAsia="DengXian"/>
                <w:sz w:val="20"/>
                <w:szCs w:val="20"/>
              </w:rPr>
              <w:t>(0.011)</w:t>
            </w:r>
          </w:p>
        </w:tc>
        <w:tc>
          <w:tcPr>
            <w:tcW w:w="1425" w:type="dxa"/>
            <w:tcBorders>
              <w:top w:val="nil"/>
              <w:left w:val="nil"/>
              <w:bottom w:val="single" w:sz="8" w:space="0" w:color="auto"/>
              <w:right w:val="nil"/>
            </w:tcBorders>
            <w:noWrap/>
            <w:hideMark/>
          </w:tcPr>
          <w:p w14:paraId="1CB7005C" w14:textId="77777777" w:rsidR="00EE0CF5" w:rsidRPr="00261E78" w:rsidRDefault="00EE0CF5" w:rsidP="00A62C38">
            <w:pPr>
              <w:jc w:val="center"/>
              <w:rPr>
                <w:rFonts w:eastAsia="DengXian"/>
                <w:sz w:val="20"/>
                <w:szCs w:val="20"/>
              </w:rPr>
            </w:pPr>
            <w:r w:rsidRPr="00261E78">
              <w:rPr>
                <w:rFonts w:eastAsia="DengXian"/>
                <w:sz w:val="20"/>
                <w:szCs w:val="20"/>
              </w:rPr>
              <w:t>(0.010)</w:t>
            </w:r>
          </w:p>
        </w:tc>
        <w:tc>
          <w:tcPr>
            <w:tcW w:w="1544" w:type="dxa"/>
            <w:tcBorders>
              <w:top w:val="nil"/>
              <w:left w:val="nil"/>
              <w:bottom w:val="single" w:sz="8" w:space="0" w:color="auto"/>
              <w:right w:val="nil"/>
            </w:tcBorders>
            <w:noWrap/>
            <w:hideMark/>
          </w:tcPr>
          <w:p w14:paraId="3395964D" w14:textId="77777777" w:rsidR="00EE0CF5" w:rsidRPr="00261E78" w:rsidRDefault="00EE0CF5" w:rsidP="00A62C38">
            <w:pPr>
              <w:jc w:val="center"/>
              <w:rPr>
                <w:rFonts w:eastAsia="DengXian"/>
                <w:sz w:val="20"/>
                <w:szCs w:val="20"/>
              </w:rPr>
            </w:pPr>
            <w:r w:rsidRPr="00261E78">
              <w:rPr>
                <w:rFonts w:eastAsia="DengXian"/>
                <w:sz w:val="20"/>
                <w:szCs w:val="20"/>
              </w:rPr>
              <w:t>(0.008)</w:t>
            </w:r>
          </w:p>
        </w:tc>
      </w:tr>
      <w:tr w:rsidR="00EE0CF5" w:rsidRPr="00261E78" w14:paraId="096AAE8A" w14:textId="77777777" w:rsidTr="00A62C38">
        <w:trPr>
          <w:trHeight w:val="260"/>
          <w:jc w:val="center"/>
        </w:trPr>
        <w:tc>
          <w:tcPr>
            <w:tcW w:w="2790" w:type="dxa"/>
            <w:tcBorders>
              <w:top w:val="nil"/>
              <w:left w:val="nil"/>
              <w:bottom w:val="nil"/>
              <w:right w:val="nil"/>
            </w:tcBorders>
            <w:noWrap/>
            <w:hideMark/>
          </w:tcPr>
          <w:p w14:paraId="6841A464" w14:textId="77777777" w:rsidR="00EE0CF5" w:rsidRPr="00261E78" w:rsidRDefault="00EE0CF5" w:rsidP="00A62C38">
            <w:pPr>
              <w:rPr>
                <w:rFonts w:eastAsia="DengXian"/>
                <w:sz w:val="20"/>
                <w:szCs w:val="20"/>
              </w:rPr>
            </w:pPr>
            <w:r w:rsidRPr="00261E78">
              <w:rPr>
                <w:rFonts w:eastAsia="DengXian"/>
                <w:sz w:val="20"/>
                <w:szCs w:val="20"/>
              </w:rPr>
              <w:t>question timing FE</w:t>
            </w:r>
          </w:p>
        </w:tc>
        <w:tc>
          <w:tcPr>
            <w:tcW w:w="1080" w:type="dxa"/>
            <w:tcBorders>
              <w:top w:val="nil"/>
              <w:left w:val="nil"/>
              <w:bottom w:val="nil"/>
              <w:right w:val="nil"/>
            </w:tcBorders>
            <w:noWrap/>
            <w:vAlign w:val="center"/>
            <w:hideMark/>
          </w:tcPr>
          <w:p w14:paraId="394C90D5" w14:textId="77777777" w:rsidR="00EE0CF5" w:rsidRPr="00261E78" w:rsidRDefault="00EE0CF5" w:rsidP="00A62C38">
            <w:pPr>
              <w:jc w:val="center"/>
              <w:rPr>
                <w:rFonts w:eastAsia="DengXian"/>
                <w:sz w:val="20"/>
                <w:szCs w:val="20"/>
              </w:rPr>
            </w:pPr>
            <w:r w:rsidRPr="00261E78">
              <w:rPr>
                <w:rFonts w:eastAsia="DengXian"/>
                <w:sz w:val="20"/>
                <w:szCs w:val="20"/>
              </w:rPr>
              <w:t>√</w:t>
            </w:r>
          </w:p>
        </w:tc>
        <w:tc>
          <w:tcPr>
            <w:tcW w:w="1080" w:type="dxa"/>
            <w:tcBorders>
              <w:top w:val="nil"/>
              <w:left w:val="nil"/>
              <w:bottom w:val="nil"/>
              <w:right w:val="nil"/>
            </w:tcBorders>
            <w:vAlign w:val="center"/>
          </w:tcPr>
          <w:p w14:paraId="495D028F" w14:textId="77777777" w:rsidR="00EE0CF5" w:rsidRPr="00261E78" w:rsidRDefault="00EE0CF5" w:rsidP="00A62C38">
            <w:pPr>
              <w:jc w:val="center"/>
              <w:rPr>
                <w:rFonts w:eastAsia="DengXian"/>
                <w:sz w:val="20"/>
                <w:szCs w:val="20"/>
              </w:rPr>
            </w:pPr>
            <w:r w:rsidRPr="00261E78">
              <w:rPr>
                <w:rFonts w:eastAsia="DengXian"/>
                <w:sz w:val="20"/>
                <w:szCs w:val="20"/>
              </w:rPr>
              <w:t>√</w:t>
            </w:r>
          </w:p>
        </w:tc>
        <w:tc>
          <w:tcPr>
            <w:tcW w:w="1441" w:type="dxa"/>
            <w:tcBorders>
              <w:top w:val="nil"/>
              <w:left w:val="nil"/>
              <w:bottom w:val="nil"/>
              <w:right w:val="nil"/>
            </w:tcBorders>
            <w:noWrap/>
            <w:vAlign w:val="center"/>
            <w:hideMark/>
          </w:tcPr>
          <w:p w14:paraId="10381739" w14:textId="77777777" w:rsidR="00EE0CF5" w:rsidRPr="00261E78" w:rsidRDefault="00EE0CF5" w:rsidP="00A62C38">
            <w:pPr>
              <w:jc w:val="center"/>
              <w:rPr>
                <w:rFonts w:eastAsia="DengXian"/>
                <w:sz w:val="20"/>
                <w:szCs w:val="20"/>
              </w:rPr>
            </w:pPr>
            <w:r w:rsidRPr="00261E78">
              <w:rPr>
                <w:rFonts w:eastAsia="DengXian"/>
                <w:sz w:val="20"/>
                <w:szCs w:val="20"/>
              </w:rPr>
              <w:t>√</w:t>
            </w:r>
          </w:p>
        </w:tc>
        <w:tc>
          <w:tcPr>
            <w:tcW w:w="1425" w:type="dxa"/>
            <w:tcBorders>
              <w:top w:val="nil"/>
              <w:left w:val="nil"/>
              <w:bottom w:val="nil"/>
              <w:right w:val="nil"/>
            </w:tcBorders>
            <w:noWrap/>
            <w:vAlign w:val="center"/>
            <w:hideMark/>
          </w:tcPr>
          <w:p w14:paraId="52DF8F11" w14:textId="77777777" w:rsidR="00EE0CF5" w:rsidRPr="00261E78" w:rsidRDefault="00EE0CF5" w:rsidP="00A62C38">
            <w:pPr>
              <w:jc w:val="center"/>
              <w:rPr>
                <w:rFonts w:eastAsia="DengXian"/>
                <w:sz w:val="20"/>
                <w:szCs w:val="20"/>
              </w:rPr>
            </w:pPr>
            <w:r w:rsidRPr="00261E78">
              <w:rPr>
                <w:rFonts w:eastAsia="DengXian"/>
                <w:sz w:val="20"/>
                <w:szCs w:val="20"/>
              </w:rPr>
              <w:t>√</w:t>
            </w:r>
          </w:p>
        </w:tc>
        <w:tc>
          <w:tcPr>
            <w:tcW w:w="1544" w:type="dxa"/>
            <w:tcBorders>
              <w:top w:val="nil"/>
              <w:left w:val="nil"/>
              <w:bottom w:val="nil"/>
              <w:right w:val="nil"/>
            </w:tcBorders>
            <w:noWrap/>
            <w:vAlign w:val="center"/>
            <w:hideMark/>
          </w:tcPr>
          <w:p w14:paraId="65806334" w14:textId="77777777" w:rsidR="00EE0CF5" w:rsidRPr="00261E78" w:rsidRDefault="00EE0CF5" w:rsidP="00A62C38">
            <w:pPr>
              <w:jc w:val="center"/>
              <w:rPr>
                <w:rFonts w:eastAsia="DengXian"/>
                <w:sz w:val="20"/>
                <w:szCs w:val="20"/>
              </w:rPr>
            </w:pPr>
            <w:r w:rsidRPr="00261E78">
              <w:rPr>
                <w:rFonts w:eastAsia="DengXian"/>
                <w:sz w:val="20"/>
                <w:szCs w:val="20"/>
              </w:rPr>
              <w:t>√</w:t>
            </w:r>
          </w:p>
        </w:tc>
      </w:tr>
      <w:tr w:rsidR="00EE0CF5" w:rsidRPr="00261E78" w14:paraId="6E9C3471" w14:textId="77777777" w:rsidTr="00A62C38">
        <w:trPr>
          <w:trHeight w:val="260"/>
          <w:jc w:val="center"/>
        </w:trPr>
        <w:tc>
          <w:tcPr>
            <w:tcW w:w="2790" w:type="dxa"/>
            <w:tcBorders>
              <w:top w:val="nil"/>
              <w:left w:val="nil"/>
              <w:bottom w:val="nil"/>
              <w:right w:val="nil"/>
            </w:tcBorders>
            <w:noWrap/>
          </w:tcPr>
          <w:p w14:paraId="5CB6A625" w14:textId="77777777" w:rsidR="00EE0CF5" w:rsidRPr="00261E78" w:rsidRDefault="00EE0CF5" w:rsidP="00A62C38">
            <w:pPr>
              <w:rPr>
                <w:rFonts w:eastAsia="DengXian"/>
                <w:sz w:val="20"/>
                <w:szCs w:val="20"/>
              </w:rPr>
            </w:pPr>
            <w:r w:rsidRPr="00261E78">
              <w:rPr>
                <w:rFonts w:eastAsia="DengXian"/>
                <w:sz w:val="20"/>
                <w:szCs w:val="20"/>
              </w:rPr>
              <w:t>controlling for LLM-enabled content quality ratings and length of the first answer</w:t>
            </w:r>
          </w:p>
        </w:tc>
        <w:tc>
          <w:tcPr>
            <w:tcW w:w="1080" w:type="dxa"/>
            <w:tcBorders>
              <w:top w:val="nil"/>
              <w:left w:val="nil"/>
              <w:bottom w:val="nil"/>
              <w:right w:val="nil"/>
            </w:tcBorders>
            <w:noWrap/>
            <w:vAlign w:val="center"/>
          </w:tcPr>
          <w:p w14:paraId="6610B441" w14:textId="77777777" w:rsidR="00EE0CF5" w:rsidRPr="00261E78" w:rsidRDefault="00EE0CF5" w:rsidP="00A62C38">
            <w:pPr>
              <w:jc w:val="center"/>
              <w:rPr>
                <w:rFonts w:eastAsia="DengXian"/>
                <w:sz w:val="20"/>
                <w:szCs w:val="20"/>
              </w:rPr>
            </w:pPr>
          </w:p>
        </w:tc>
        <w:tc>
          <w:tcPr>
            <w:tcW w:w="1080" w:type="dxa"/>
            <w:tcBorders>
              <w:top w:val="nil"/>
              <w:left w:val="nil"/>
              <w:bottom w:val="nil"/>
              <w:right w:val="nil"/>
            </w:tcBorders>
            <w:vAlign w:val="center"/>
          </w:tcPr>
          <w:p w14:paraId="29E00126" w14:textId="77777777" w:rsidR="00EE0CF5" w:rsidRPr="00261E78" w:rsidRDefault="00EE0CF5" w:rsidP="00A62C38">
            <w:pPr>
              <w:jc w:val="center"/>
              <w:rPr>
                <w:rFonts w:eastAsia="DengXian"/>
                <w:sz w:val="20"/>
                <w:szCs w:val="20"/>
              </w:rPr>
            </w:pPr>
            <w:r w:rsidRPr="00261E78">
              <w:rPr>
                <w:rFonts w:eastAsia="DengXian"/>
                <w:sz w:val="20"/>
                <w:szCs w:val="20"/>
              </w:rPr>
              <w:t>√</w:t>
            </w:r>
          </w:p>
        </w:tc>
        <w:tc>
          <w:tcPr>
            <w:tcW w:w="1441" w:type="dxa"/>
            <w:tcBorders>
              <w:top w:val="nil"/>
              <w:left w:val="nil"/>
              <w:bottom w:val="nil"/>
              <w:right w:val="nil"/>
            </w:tcBorders>
            <w:noWrap/>
            <w:vAlign w:val="center"/>
          </w:tcPr>
          <w:p w14:paraId="1198D8FD" w14:textId="77777777" w:rsidR="00EE0CF5" w:rsidRPr="00261E78" w:rsidRDefault="00EE0CF5" w:rsidP="00A62C38">
            <w:pPr>
              <w:jc w:val="center"/>
              <w:rPr>
                <w:rFonts w:eastAsia="DengXian"/>
                <w:sz w:val="20"/>
                <w:szCs w:val="20"/>
              </w:rPr>
            </w:pPr>
          </w:p>
        </w:tc>
        <w:tc>
          <w:tcPr>
            <w:tcW w:w="1425" w:type="dxa"/>
            <w:tcBorders>
              <w:top w:val="nil"/>
              <w:left w:val="nil"/>
              <w:bottom w:val="nil"/>
              <w:right w:val="nil"/>
            </w:tcBorders>
            <w:noWrap/>
            <w:vAlign w:val="center"/>
          </w:tcPr>
          <w:p w14:paraId="2FC90EA5" w14:textId="77777777" w:rsidR="00EE0CF5" w:rsidRPr="00261E78" w:rsidRDefault="00EE0CF5" w:rsidP="00A62C38">
            <w:pPr>
              <w:jc w:val="center"/>
              <w:rPr>
                <w:rFonts w:eastAsia="DengXian"/>
                <w:sz w:val="20"/>
                <w:szCs w:val="20"/>
              </w:rPr>
            </w:pPr>
          </w:p>
        </w:tc>
        <w:tc>
          <w:tcPr>
            <w:tcW w:w="1544" w:type="dxa"/>
            <w:tcBorders>
              <w:top w:val="nil"/>
              <w:left w:val="nil"/>
              <w:bottom w:val="nil"/>
              <w:right w:val="nil"/>
            </w:tcBorders>
            <w:noWrap/>
            <w:vAlign w:val="center"/>
          </w:tcPr>
          <w:p w14:paraId="4F439447" w14:textId="77777777" w:rsidR="00EE0CF5" w:rsidRPr="00261E78" w:rsidRDefault="00EE0CF5" w:rsidP="00A62C38">
            <w:pPr>
              <w:jc w:val="center"/>
              <w:rPr>
                <w:rFonts w:eastAsia="DengXian"/>
                <w:sz w:val="20"/>
                <w:szCs w:val="20"/>
              </w:rPr>
            </w:pPr>
          </w:p>
        </w:tc>
      </w:tr>
      <w:tr w:rsidR="00EE0CF5" w:rsidRPr="00261E78" w14:paraId="4135DC58" w14:textId="77777777" w:rsidTr="00A62C38">
        <w:trPr>
          <w:trHeight w:val="270"/>
          <w:jc w:val="center"/>
        </w:trPr>
        <w:tc>
          <w:tcPr>
            <w:tcW w:w="2790" w:type="dxa"/>
            <w:tcBorders>
              <w:top w:val="nil"/>
              <w:left w:val="nil"/>
              <w:bottom w:val="single" w:sz="8" w:space="0" w:color="auto"/>
              <w:right w:val="nil"/>
            </w:tcBorders>
            <w:noWrap/>
            <w:hideMark/>
          </w:tcPr>
          <w:p w14:paraId="7994CC48" w14:textId="77777777" w:rsidR="00EE0CF5" w:rsidRPr="00261E78" w:rsidRDefault="00EE0CF5" w:rsidP="00A62C38">
            <w:pPr>
              <w:rPr>
                <w:rFonts w:eastAsia="DengXian"/>
                <w:sz w:val="20"/>
                <w:szCs w:val="20"/>
              </w:rPr>
            </w:pPr>
            <w:r w:rsidRPr="00261E78">
              <w:rPr>
                <w:rFonts w:eastAsia="DengXian"/>
                <w:sz w:val="20"/>
                <w:szCs w:val="20"/>
              </w:rPr>
              <w:t>controls</w:t>
            </w:r>
          </w:p>
        </w:tc>
        <w:tc>
          <w:tcPr>
            <w:tcW w:w="1080" w:type="dxa"/>
            <w:tcBorders>
              <w:top w:val="nil"/>
              <w:left w:val="nil"/>
              <w:bottom w:val="single" w:sz="8" w:space="0" w:color="auto"/>
              <w:right w:val="nil"/>
            </w:tcBorders>
            <w:noWrap/>
            <w:hideMark/>
          </w:tcPr>
          <w:p w14:paraId="5C6DE276" w14:textId="77777777" w:rsidR="00EE0CF5" w:rsidRPr="00261E78" w:rsidRDefault="00EE0CF5" w:rsidP="00A62C38">
            <w:pPr>
              <w:jc w:val="center"/>
              <w:rPr>
                <w:rFonts w:eastAsia="DengXian"/>
                <w:sz w:val="20"/>
                <w:szCs w:val="20"/>
              </w:rPr>
            </w:pPr>
            <w:r w:rsidRPr="00261E78">
              <w:rPr>
                <w:rFonts w:eastAsia="DengXian"/>
                <w:sz w:val="20"/>
                <w:szCs w:val="20"/>
              </w:rPr>
              <w:t>√</w:t>
            </w:r>
          </w:p>
        </w:tc>
        <w:tc>
          <w:tcPr>
            <w:tcW w:w="1080" w:type="dxa"/>
            <w:tcBorders>
              <w:top w:val="nil"/>
              <w:left w:val="nil"/>
              <w:bottom w:val="single" w:sz="8" w:space="0" w:color="auto"/>
              <w:right w:val="nil"/>
            </w:tcBorders>
          </w:tcPr>
          <w:p w14:paraId="7E95AFE4" w14:textId="77777777" w:rsidR="00EE0CF5" w:rsidRPr="00261E78" w:rsidRDefault="00EE0CF5" w:rsidP="00A62C38">
            <w:pPr>
              <w:jc w:val="center"/>
              <w:rPr>
                <w:rFonts w:eastAsia="DengXian"/>
                <w:sz w:val="20"/>
                <w:szCs w:val="20"/>
              </w:rPr>
            </w:pPr>
            <w:r w:rsidRPr="00261E78">
              <w:rPr>
                <w:rFonts w:eastAsia="DengXian"/>
                <w:sz w:val="20"/>
                <w:szCs w:val="20"/>
              </w:rPr>
              <w:t>√</w:t>
            </w:r>
          </w:p>
        </w:tc>
        <w:tc>
          <w:tcPr>
            <w:tcW w:w="1441" w:type="dxa"/>
            <w:tcBorders>
              <w:top w:val="nil"/>
              <w:left w:val="nil"/>
              <w:bottom w:val="single" w:sz="8" w:space="0" w:color="auto"/>
              <w:right w:val="nil"/>
            </w:tcBorders>
            <w:noWrap/>
            <w:hideMark/>
          </w:tcPr>
          <w:p w14:paraId="4F89B4AA" w14:textId="77777777" w:rsidR="00EE0CF5" w:rsidRPr="00261E78" w:rsidRDefault="00EE0CF5" w:rsidP="00A62C38">
            <w:pPr>
              <w:jc w:val="center"/>
              <w:rPr>
                <w:rFonts w:eastAsia="DengXian"/>
                <w:sz w:val="20"/>
                <w:szCs w:val="20"/>
              </w:rPr>
            </w:pPr>
            <w:r w:rsidRPr="00261E78">
              <w:rPr>
                <w:rFonts w:eastAsia="DengXian"/>
                <w:sz w:val="20"/>
                <w:szCs w:val="20"/>
              </w:rPr>
              <w:t>√</w:t>
            </w:r>
          </w:p>
        </w:tc>
        <w:tc>
          <w:tcPr>
            <w:tcW w:w="1425" w:type="dxa"/>
            <w:tcBorders>
              <w:top w:val="nil"/>
              <w:left w:val="nil"/>
              <w:bottom w:val="single" w:sz="8" w:space="0" w:color="auto"/>
              <w:right w:val="nil"/>
            </w:tcBorders>
            <w:noWrap/>
            <w:hideMark/>
          </w:tcPr>
          <w:p w14:paraId="70E4BAE4" w14:textId="77777777" w:rsidR="00EE0CF5" w:rsidRPr="00261E78" w:rsidRDefault="00EE0CF5" w:rsidP="00A62C38">
            <w:pPr>
              <w:jc w:val="center"/>
              <w:rPr>
                <w:rFonts w:eastAsia="DengXian"/>
                <w:sz w:val="20"/>
                <w:szCs w:val="20"/>
              </w:rPr>
            </w:pPr>
            <w:r w:rsidRPr="00261E78">
              <w:rPr>
                <w:rFonts w:eastAsia="DengXian"/>
                <w:sz w:val="20"/>
                <w:szCs w:val="20"/>
              </w:rPr>
              <w:t>√</w:t>
            </w:r>
          </w:p>
        </w:tc>
        <w:tc>
          <w:tcPr>
            <w:tcW w:w="1544" w:type="dxa"/>
            <w:tcBorders>
              <w:top w:val="nil"/>
              <w:left w:val="nil"/>
              <w:bottom w:val="single" w:sz="8" w:space="0" w:color="auto"/>
              <w:right w:val="nil"/>
            </w:tcBorders>
            <w:noWrap/>
            <w:hideMark/>
          </w:tcPr>
          <w:p w14:paraId="11E2B491" w14:textId="77777777" w:rsidR="00EE0CF5" w:rsidRPr="00261E78" w:rsidRDefault="00EE0CF5" w:rsidP="00A62C38">
            <w:pPr>
              <w:jc w:val="center"/>
              <w:rPr>
                <w:rFonts w:eastAsia="DengXian"/>
                <w:sz w:val="20"/>
                <w:szCs w:val="20"/>
              </w:rPr>
            </w:pPr>
            <w:r w:rsidRPr="00261E78">
              <w:rPr>
                <w:rFonts w:eastAsia="DengXian"/>
                <w:sz w:val="20"/>
                <w:szCs w:val="20"/>
              </w:rPr>
              <w:t>√</w:t>
            </w:r>
          </w:p>
        </w:tc>
      </w:tr>
      <w:tr w:rsidR="00EE0CF5" w:rsidRPr="00261E78" w14:paraId="704EBB2F" w14:textId="77777777" w:rsidTr="00A62C38">
        <w:trPr>
          <w:trHeight w:val="283"/>
          <w:jc w:val="center"/>
        </w:trPr>
        <w:tc>
          <w:tcPr>
            <w:tcW w:w="2790" w:type="dxa"/>
            <w:tcBorders>
              <w:top w:val="single" w:sz="8" w:space="0" w:color="auto"/>
              <w:left w:val="nil"/>
              <w:bottom w:val="single" w:sz="12" w:space="0" w:color="auto"/>
              <w:right w:val="nil"/>
            </w:tcBorders>
            <w:noWrap/>
            <w:hideMark/>
          </w:tcPr>
          <w:p w14:paraId="4A52E240" w14:textId="77777777" w:rsidR="00EE0CF5" w:rsidRPr="00261E78" w:rsidRDefault="00EE0CF5" w:rsidP="00A62C38">
            <w:pPr>
              <w:rPr>
                <w:rFonts w:eastAsia="DengXian"/>
                <w:sz w:val="20"/>
                <w:szCs w:val="20"/>
              </w:rPr>
            </w:pPr>
            <w:r w:rsidRPr="00261E78">
              <w:rPr>
                <w:rFonts w:eastAsia="DengXian"/>
                <w:sz w:val="20"/>
                <w:szCs w:val="20"/>
              </w:rPr>
              <w:t>N</w:t>
            </w:r>
          </w:p>
        </w:tc>
        <w:tc>
          <w:tcPr>
            <w:tcW w:w="1080" w:type="dxa"/>
            <w:tcBorders>
              <w:top w:val="single" w:sz="8" w:space="0" w:color="auto"/>
              <w:left w:val="nil"/>
              <w:bottom w:val="single" w:sz="12" w:space="0" w:color="auto"/>
              <w:right w:val="nil"/>
            </w:tcBorders>
            <w:noWrap/>
            <w:hideMark/>
          </w:tcPr>
          <w:p w14:paraId="68BE999F" w14:textId="77777777" w:rsidR="00EE0CF5" w:rsidRPr="00261E78" w:rsidRDefault="00EE0CF5" w:rsidP="00A62C38">
            <w:pPr>
              <w:jc w:val="center"/>
              <w:rPr>
                <w:rFonts w:eastAsia="DengXian"/>
                <w:sz w:val="20"/>
                <w:szCs w:val="20"/>
              </w:rPr>
            </w:pPr>
            <w:r w:rsidRPr="00261E78">
              <w:rPr>
                <w:rFonts w:eastAsia="DengXian"/>
                <w:sz w:val="20"/>
                <w:szCs w:val="20"/>
              </w:rPr>
              <w:t>1,058</w:t>
            </w:r>
          </w:p>
        </w:tc>
        <w:tc>
          <w:tcPr>
            <w:tcW w:w="1080" w:type="dxa"/>
            <w:tcBorders>
              <w:top w:val="single" w:sz="8" w:space="0" w:color="auto"/>
              <w:left w:val="nil"/>
              <w:bottom w:val="single" w:sz="12" w:space="0" w:color="auto"/>
              <w:right w:val="nil"/>
            </w:tcBorders>
          </w:tcPr>
          <w:p w14:paraId="731869EF" w14:textId="77777777" w:rsidR="00EE0CF5" w:rsidRPr="00261E78" w:rsidRDefault="00EE0CF5" w:rsidP="00A62C38">
            <w:pPr>
              <w:jc w:val="center"/>
              <w:rPr>
                <w:rFonts w:eastAsia="DengXian"/>
                <w:sz w:val="20"/>
                <w:szCs w:val="20"/>
              </w:rPr>
            </w:pPr>
            <w:r w:rsidRPr="00261E78">
              <w:rPr>
                <w:rFonts w:eastAsia="DengXian"/>
                <w:sz w:val="20"/>
                <w:szCs w:val="20"/>
              </w:rPr>
              <w:t>1,055</w:t>
            </w:r>
          </w:p>
        </w:tc>
        <w:tc>
          <w:tcPr>
            <w:tcW w:w="1441" w:type="dxa"/>
            <w:tcBorders>
              <w:top w:val="single" w:sz="8" w:space="0" w:color="auto"/>
              <w:left w:val="nil"/>
              <w:bottom w:val="single" w:sz="12" w:space="0" w:color="auto"/>
              <w:right w:val="nil"/>
            </w:tcBorders>
            <w:noWrap/>
            <w:hideMark/>
          </w:tcPr>
          <w:p w14:paraId="0AA4FBBA" w14:textId="77777777" w:rsidR="00EE0CF5" w:rsidRPr="00261E78" w:rsidRDefault="00EE0CF5" w:rsidP="00A62C38">
            <w:pPr>
              <w:jc w:val="center"/>
              <w:rPr>
                <w:rFonts w:eastAsia="DengXian"/>
                <w:sz w:val="20"/>
                <w:szCs w:val="20"/>
              </w:rPr>
            </w:pPr>
            <w:r w:rsidRPr="00261E78">
              <w:rPr>
                <w:rFonts w:eastAsia="DengXian"/>
                <w:sz w:val="20"/>
                <w:szCs w:val="20"/>
              </w:rPr>
              <w:t>4,634</w:t>
            </w:r>
          </w:p>
        </w:tc>
        <w:tc>
          <w:tcPr>
            <w:tcW w:w="1425" w:type="dxa"/>
            <w:tcBorders>
              <w:top w:val="single" w:sz="8" w:space="0" w:color="auto"/>
              <w:left w:val="nil"/>
              <w:bottom w:val="single" w:sz="12" w:space="0" w:color="auto"/>
              <w:right w:val="nil"/>
            </w:tcBorders>
            <w:noWrap/>
            <w:hideMark/>
          </w:tcPr>
          <w:p w14:paraId="7659B275" w14:textId="77777777" w:rsidR="00EE0CF5" w:rsidRPr="00261E78" w:rsidRDefault="00EE0CF5" w:rsidP="00A62C38">
            <w:pPr>
              <w:jc w:val="center"/>
              <w:rPr>
                <w:rFonts w:eastAsia="DengXian"/>
                <w:sz w:val="20"/>
                <w:szCs w:val="20"/>
              </w:rPr>
            </w:pPr>
            <w:r w:rsidRPr="00261E78">
              <w:rPr>
                <w:rFonts w:eastAsia="DengXian"/>
                <w:sz w:val="20"/>
                <w:szCs w:val="20"/>
              </w:rPr>
              <w:t>4,634</w:t>
            </w:r>
          </w:p>
        </w:tc>
        <w:tc>
          <w:tcPr>
            <w:tcW w:w="1544" w:type="dxa"/>
            <w:tcBorders>
              <w:top w:val="single" w:sz="8" w:space="0" w:color="auto"/>
              <w:left w:val="nil"/>
              <w:bottom w:val="single" w:sz="12" w:space="0" w:color="auto"/>
              <w:right w:val="nil"/>
            </w:tcBorders>
            <w:noWrap/>
            <w:hideMark/>
          </w:tcPr>
          <w:p w14:paraId="6A2032EE" w14:textId="77777777" w:rsidR="00EE0CF5" w:rsidRPr="00261E78" w:rsidRDefault="00EE0CF5" w:rsidP="00A62C38">
            <w:pPr>
              <w:jc w:val="center"/>
              <w:rPr>
                <w:rFonts w:eastAsia="DengXian"/>
                <w:sz w:val="20"/>
                <w:szCs w:val="20"/>
              </w:rPr>
            </w:pPr>
            <w:r w:rsidRPr="00261E78">
              <w:rPr>
                <w:rFonts w:eastAsia="DengXian"/>
                <w:sz w:val="20"/>
                <w:szCs w:val="20"/>
              </w:rPr>
              <w:t>4,634</w:t>
            </w:r>
          </w:p>
        </w:tc>
      </w:tr>
    </w:tbl>
    <w:p w14:paraId="176FFB67" w14:textId="77777777" w:rsidR="00EE0CF5" w:rsidRDefault="00EE0CF5" w:rsidP="00EE0CF5">
      <w:pPr>
        <w:pStyle w:val="Notes"/>
      </w:pPr>
      <w:r w:rsidRPr="00261E78">
        <w:t>Notes: 1. ***p&lt;0.001; **p&lt;0.01; *p&lt;0.05.</w:t>
      </w:r>
      <w:r w:rsidRPr="00261E78" w:rsidDel="000C39A2">
        <w:t xml:space="preserve"> </w:t>
      </w:r>
      <w:r w:rsidRPr="00261E78">
        <w:br/>
        <w:t>2. Question timing FE indicates the date on which the question was posted.</w:t>
      </w:r>
    </w:p>
    <w:p w14:paraId="3E0C65AD" w14:textId="77777777" w:rsidR="00EE0CF5" w:rsidRPr="00261E78" w:rsidRDefault="00EE0CF5" w:rsidP="00EE0CF5">
      <w:pPr>
        <w:pStyle w:val="Notes"/>
      </w:pPr>
    </w:p>
    <w:p w14:paraId="22962411" w14:textId="1E74FB87" w:rsidR="007C0428" w:rsidRPr="00261E78" w:rsidRDefault="007C0428" w:rsidP="00A86F82">
      <w:pPr>
        <w:pStyle w:val="Heading1"/>
      </w:pPr>
      <w:r w:rsidRPr="00261E78">
        <w:t>Discussion</w:t>
      </w:r>
    </w:p>
    <w:p w14:paraId="5D68D7BE" w14:textId="1D6BC228" w:rsidR="00FE702D" w:rsidRPr="00261E78" w:rsidRDefault="00EE0CF5" w:rsidP="00E93697">
      <w:pPr>
        <w:pStyle w:val="Heading2"/>
      </w:pPr>
      <w:ins w:id="977" w:author="Xin Li" w:date="2026-03-28T08:36:00Z" w16du:dateUtc="2026-03-28T00:36:00Z">
        <w:r>
          <w:t xml:space="preserve">AI Label vs. </w:t>
        </w:r>
      </w:ins>
      <w:del w:id="978" w:author="Xin Li" w:date="2026-03-28T08:36:00Z" w16du:dateUtc="2026-03-28T00:36:00Z">
        <w:r w:rsidR="00FE702D" w:rsidRPr="00261E78" w:rsidDel="00EE0CF5">
          <w:delText>Is There a</w:delText>
        </w:r>
        <w:r w:rsidR="007F6281" w:rsidRPr="00261E78" w:rsidDel="00EE0CF5">
          <w:delText xml:space="preserve">n Illusion of </w:delText>
        </w:r>
      </w:del>
      <w:ins w:id="979" w:author="Xin Li" w:date="2026-03-28T08:36:00Z" w16du:dateUtc="2026-03-28T00:36:00Z">
        <w:r>
          <w:t>Reputation</w:t>
        </w:r>
      </w:ins>
      <w:del w:id="980" w:author="Xin Li" w:date="2026-03-28T08:36:00Z" w16du:dateUtc="2026-03-28T00:36:00Z">
        <w:r w:rsidR="007F6281" w:rsidRPr="00261E78" w:rsidDel="00EE0CF5">
          <w:delText>Authority for AI-</w:delText>
        </w:r>
        <w:r w:rsidR="00473F8E" w:rsidDel="00EE0CF5">
          <w:delText>G</w:delText>
        </w:r>
        <w:r w:rsidR="007F6281" w:rsidRPr="00261E78" w:rsidDel="00EE0CF5">
          <w:delText>enerated Answers</w:delText>
        </w:r>
        <w:r w:rsidR="00FE702D" w:rsidRPr="00261E78" w:rsidDel="00EE0CF5">
          <w:delText>?</w:delText>
        </w:r>
      </w:del>
    </w:p>
    <w:p w14:paraId="78AF4918" w14:textId="2E3E6944" w:rsidR="00994819" w:rsidRPr="00261E78" w:rsidRDefault="00994819" w:rsidP="00A86F82">
      <w:pPr>
        <w:pStyle w:val="Paragraph0"/>
      </w:pPr>
      <w:r w:rsidRPr="00261E78">
        <w:t>Having established that AI-generated answers deter human participation partly through a source effect</w:t>
      </w:r>
      <w:r w:rsidR="002B7DE4">
        <w:t xml:space="preserve"> (i.e., </w:t>
      </w:r>
      <w:r w:rsidRPr="00261E78">
        <w:t>users responding negatively simply because content comes from AI</w:t>
      </w:r>
      <w:r w:rsidR="002B7DE4">
        <w:t xml:space="preserve">), </w:t>
      </w:r>
      <w:r w:rsidRPr="00261E78">
        <w:t xml:space="preserve">we now investigate whether this represents a phenomenon unique to AI or reflects a more general </w:t>
      </w:r>
      <w:r w:rsidRPr="00261E78">
        <w:lastRenderedPageBreak/>
        <w:t>response to perceived authority. Specifically, we test whether answers from high-reputation community members produce similar deterrent effects on subsequent participation.</w:t>
      </w:r>
    </w:p>
    <w:p w14:paraId="7794202A" w14:textId="70B30AE9" w:rsidR="00994819" w:rsidRPr="00261E78" w:rsidRDefault="00994819" w:rsidP="00A86F82">
      <w:pPr>
        <w:pStyle w:val="Paragraph0"/>
      </w:pPr>
      <w:r w:rsidRPr="00261E78">
        <w:t>This comparison serves two</w:t>
      </w:r>
      <w:r w:rsidR="00FE04EF" w:rsidRPr="00261E78">
        <w:t xml:space="preserve"> </w:t>
      </w:r>
      <w:r w:rsidRPr="00261E78">
        <w:t xml:space="preserve">purposes. First, it helps us understand the nature of the source effect. If high-reputation humans also deter participation through their mere presence (controlling for content quality), this would suggest </w:t>
      </w:r>
      <w:r w:rsidR="00473F8E">
        <w:t xml:space="preserve">that </w:t>
      </w:r>
      <w:r w:rsidRPr="00261E78">
        <w:t>users defer to any perceived authority figure. However, if only AI produces this effect, it indicates something psychologically distinct about AI as a source. Second, this analysis tests for an “illusion of authority” specifically around AI</w:t>
      </w:r>
      <w:r w:rsidR="005774E5">
        <w:t xml:space="preserve">, </w:t>
      </w:r>
      <w:r w:rsidRPr="00261E78">
        <w:t>a phenomenon where users attribute excessive credibility or finality to AI-generated content</w:t>
      </w:r>
      <w:r w:rsidR="00D1059C">
        <w:t>,</w:t>
      </w:r>
      <w:r w:rsidRPr="00261E78">
        <w:t xml:space="preserve"> regardless of its actual quality, treating AI answers as more authoritative than equally high-quality human contributions.</w:t>
      </w:r>
    </w:p>
    <w:p w14:paraId="72855B7A" w14:textId="77777777" w:rsidR="00994819" w:rsidRPr="00261E78" w:rsidRDefault="00994819" w:rsidP="00994819">
      <w:pPr>
        <w:pStyle w:val="Paragraph0"/>
      </w:pPr>
      <w:r w:rsidRPr="00261E78">
        <w:t>SegmentFault provides an ideal setting for this test because the platform assigns reputation scores to users based on their contribution history. These scores appear prominently beneath usernames, serving as visible signals of credibility and expertise. If users defer to perceived authority generally, high-reputation scores should produce deterrent effects similar to AI’s source effect.</w:t>
      </w:r>
    </w:p>
    <w:p w14:paraId="55097742" w14:textId="3DBC0E82" w:rsidR="00994819" w:rsidRPr="00261E78" w:rsidRDefault="00994819" w:rsidP="00A86F82">
      <w:pPr>
        <w:pStyle w:val="Paragraph0"/>
      </w:pPr>
      <w:r w:rsidRPr="00261E78">
        <w:t>We implement our test using the following specification:</w:t>
      </w:r>
    </w:p>
    <w:p w14:paraId="43937B82" w14:textId="391D19AB" w:rsidR="00FE702D" w:rsidRPr="00261E78" w:rsidRDefault="00FE702D" w:rsidP="00FE702D">
      <w:pPr>
        <w:pStyle w:val="Equation"/>
        <w:spacing w:before="120" w:after="120"/>
      </w:pPr>
      <w:r w:rsidRPr="00261E78">
        <w:rPr>
          <w:rFonts w:eastAsiaTheme="minorEastAsia"/>
          <w:i/>
          <w:iCs/>
        </w:rPr>
        <w:t>answerNum</w:t>
      </w:r>
      <w:r w:rsidRPr="00261E78">
        <w:rPr>
          <w:rFonts w:eastAsiaTheme="minorEastAsia"/>
          <w:i/>
          <w:iCs/>
          <w:vertAlign w:val="subscript"/>
        </w:rPr>
        <w:t>i</w:t>
      </w:r>
      <w:r w:rsidRPr="00261E78">
        <w:rPr>
          <w:i/>
          <w:iCs/>
        </w:rPr>
        <w:t xml:space="preserve"> = </w:t>
      </w:r>
      <w:r w:rsidRPr="00261E78">
        <w:rPr>
          <w:rFonts w:ascii="Symbol" w:eastAsia="Symbol" w:hAnsi="Symbol" w:cs="Symbol"/>
          <w:i/>
          <w:iCs/>
        </w:rPr>
        <w:t></w:t>
      </w:r>
      <w:r w:rsidRPr="00261E78">
        <w:rPr>
          <w:i/>
          <w:iCs/>
          <w:vertAlign w:val="subscript"/>
        </w:rPr>
        <w:t>0</w:t>
      </w:r>
      <w:r w:rsidRPr="00261E78">
        <w:rPr>
          <w:i/>
          <w:iCs/>
        </w:rPr>
        <w:t xml:space="preserve"> + </w:t>
      </w:r>
      <w:r w:rsidRPr="00261E78">
        <w:rPr>
          <w:rFonts w:ascii="Symbol" w:eastAsia="Symbol" w:hAnsi="Symbol" w:cs="Symbol"/>
          <w:i/>
          <w:iCs/>
        </w:rPr>
        <w:t></w:t>
      </w:r>
      <w:r w:rsidRPr="00261E78">
        <w:rPr>
          <w:i/>
          <w:iCs/>
          <w:vertAlign w:val="subscript"/>
        </w:rPr>
        <w:t xml:space="preserve">1 </w:t>
      </w:r>
      <w:r w:rsidRPr="00261E78">
        <w:rPr>
          <w:i/>
          <w:iCs/>
        </w:rPr>
        <w:t>AI</w:t>
      </w:r>
      <w:r w:rsidRPr="00261E78">
        <w:rPr>
          <w:i/>
          <w:iCs/>
          <w:vertAlign w:val="subscript"/>
        </w:rPr>
        <w:t>i</w:t>
      </w:r>
      <w:r w:rsidRPr="00261E78">
        <w:rPr>
          <w:i/>
          <w:iCs/>
        </w:rPr>
        <w:t xml:space="preserve"> +</w:t>
      </w:r>
      <w:r w:rsidRPr="00261E78">
        <w:rPr>
          <w:rFonts w:ascii="Symbol" w:eastAsia="Symbol" w:hAnsi="Symbol" w:cs="Symbol"/>
          <w:i/>
          <w:iCs/>
        </w:rPr>
        <w:t></w:t>
      </w:r>
      <w:r w:rsidRPr="00261E78">
        <w:rPr>
          <w:rFonts w:ascii="Symbol" w:eastAsia="Symbol" w:hAnsi="Symbol" w:cs="Symbol"/>
          <w:i/>
          <w:iCs/>
        </w:rPr>
        <w:t></w:t>
      </w:r>
      <w:r w:rsidRPr="00261E78">
        <w:rPr>
          <w:rFonts w:eastAsiaTheme="minorEastAsia"/>
          <w:i/>
          <w:iCs/>
          <w:vertAlign w:val="subscript"/>
        </w:rPr>
        <w:t>2</w:t>
      </w:r>
      <w:r w:rsidRPr="00261E78">
        <w:rPr>
          <w:rFonts w:eastAsiaTheme="minorEastAsia"/>
          <w:i/>
          <w:iCs/>
        </w:rPr>
        <w:t xml:space="preserve"> reputation</w:t>
      </w:r>
      <w:r w:rsidRPr="00261E78">
        <w:rPr>
          <w:rFonts w:eastAsiaTheme="minorEastAsia"/>
          <w:i/>
          <w:iCs/>
          <w:vertAlign w:val="subscript"/>
        </w:rPr>
        <w:t>i</w:t>
      </w:r>
      <w:r w:rsidRPr="00261E78">
        <w:rPr>
          <w:rFonts w:eastAsiaTheme="minorEastAsia"/>
          <w:i/>
          <w:iCs/>
        </w:rPr>
        <w:t xml:space="preserve"> </w:t>
      </w:r>
      <w:r w:rsidRPr="00261E78">
        <w:rPr>
          <w:i/>
          <w:iCs/>
        </w:rPr>
        <w:t xml:space="preserve">+ </w:t>
      </w:r>
      <w:r w:rsidRPr="00261E78">
        <w:rPr>
          <w:rFonts w:ascii="Symbol" w:eastAsia="Symbol" w:hAnsi="Symbol" w:cs="Symbol"/>
          <w:i/>
          <w:iCs/>
        </w:rPr>
        <w:t></w:t>
      </w:r>
      <w:r w:rsidRPr="00261E78">
        <w:rPr>
          <w:i/>
          <w:iCs/>
          <w:vertAlign w:val="subscript"/>
        </w:rPr>
        <w:t xml:space="preserve">3 </w:t>
      </w:r>
      <w:r w:rsidR="00BE3074" w:rsidRPr="00261E78">
        <w:rPr>
          <w:i/>
          <w:iCs/>
        </w:rPr>
        <w:t>q</w:t>
      </w:r>
      <w:r w:rsidRPr="00261E78">
        <w:rPr>
          <w:i/>
          <w:iCs/>
        </w:rPr>
        <w:t>uality</w:t>
      </w:r>
      <w:r w:rsidR="00437599" w:rsidRPr="00261E78">
        <w:rPr>
          <w:i/>
          <w:iCs/>
        </w:rPr>
        <w:t>1Ans</w:t>
      </w:r>
      <w:r w:rsidRPr="00261E78">
        <w:rPr>
          <w:i/>
          <w:iCs/>
          <w:vertAlign w:val="subscript"/>
        </w:rPr>
        <w:t>i</w:t>
      </w:r>
      <w:r w:rsidRPr="00261E78">
        <w:rPr>
          <w:i/>
          <w:iCs/>
        </w:rPr>
        <w:t xml:space="preserve"> + </w:t>
      </w:r>
      <w:r w:rsidRPr="00261E78">
        <w:rPr>
          <w:rFonts w:ascii="Symbol" w:eastAsia="Symbol" w:hAnsi="Symbol" w:cs="Symbol"/>
          <w:i/>
          <w:iCs/>
        </w:rPr>
        <w:t></w:t>
      </w:r>
      <w:r w:rsidRPr="00261E78">
        <w:rPr>
          <w:i/>
          <w:iCs/>
        </w:rPr>
        <w:t>X</w:t>
      </w:r>
      <w:r w:rsidRPr="00261E78">
        <w:rPr>
          <w:i/>
          <w:iCs/>
          <w:vertAlign w:val="subscript"/>
        </w:rPr>
        <w:t>i</w:t>
      </w:r>
      <w:r w:rsidRPr="00261E78">
        <w:rPr>
          <w:i/>
          <w:iCs/>
        </w:rPr>
        <w:t xml:space="preserve"> + questionTiming</w:t>
      </w:r>
      <w:r w:rsidRPr="00261E78">
        <w:rPr>
          <w:i/>
          <w:iCs/>
          <w:vertAlign w:val="subscript"/>
        </w:rPr>
        <w:t>i</w:t>
      </w:r>
      <w:r w:rsidRPr="00261E78">
        <w:rPr>
          <w:i/>
          <w:iCs/>
        </w:rPr>
        <w:t xml:space="preserve"> + </w:t>
      </w:r>
      <w:r w:rsidRPr="00261E78">
        <w:rPr>
          <w:rFonts w:ascii="Symbol" w:eastAsia="Symbol" w:hAnsi="Symbol" w:cs="Symbol"/>
          <w:i/>
          <w:iCs/>
        </w:rPr>
        <w:t></w:t>
      </w:r>
      <w:r w:rsidRPr="00261E78">
        <w:rPr>
          <w:rFonts w:eastAsia="Symbol"/>
          <w:i/>
          <w:iCs/>
          <w:vertAlign w:val="subscript"/>
        </w:rPr>
        <w:t>i</w:t>
      </w:r>
      <w:r w:rsidRPr="00261E78">
        <w:rPr>
          <w:rFonts w:eastAsiaTheme="minorEastAsia"/>
        </w:rPr>
        <w:tab/>
        <w:t>(4</w:t>
      </w:r>
      <w:r w:rsidRPr="00261E78">
        <w:t>)</w:t>
      </w:r>
    </w:p>
    <w:p w14:paraId="1D97370C" w14:textId="38F50FDC" w:rsidR="002555BF" w:rsidRPr="00261E78" w:rsidRDefault="002555BF" w:rsidP="00EB4B15">
      <w:pPr>
        <w:pStyle w:val="Paragraph0"/>
        <w:ind w:firstLine="0"/>
      </w:pPr>
      <w:r w:rsidRPr="00261E78">
        <w:t xml:space="preserve">where </w:t>
      </w:r>
      <w:r w:rsidRPr="00261E78">
        <w:rPr>
          <w:i/>
          <w:iCs/>
        </w:rPr>
        <w:t>i</w:t>
      </w:r>
      <w:r w:rsidRPr="00261E78">
        <w:t xml:space="preserve"> indexes individual questions, and </w:t>
      </w:r>
      <w:r w:rsidRPr="00261E78">
        <w:rPr>
          <w:i/>
          <w:iCs/>
        </w:rPr>
        <w:t>AI</w:t>
      </w:r>
      <w:r w:rsidRPr="00261E78">
        <w:rPr>
          <w:i/>
          <w:iCs/>
          <w:vertAlign w:val="subscript"/>
        </w:rPr>
        <w:t>i</w:t>
      </w:r>
      <w:r w:rsidRPr="00261E78">
        <w:rPr>
          <w:i/>
          <w:iCs/>
        </w:rPr>
        <w:t xml:space="preserve"> </w:t>
      </w:r>
      <w:r w:rsidRPr="00261E78">
        <w:t xml:space="preserve">indicates whether question </w:t>
      </w:r>
      <w:r w:rsidRPr="00261E78">
        <w:rPr>
          <w:i/>
          <w:iCs/>
        </w:rPr>
        <w:t>i</w:t>
      </w:r>
      <w:r w:rsidRPr="00261E78">
        <w:t xml:space="preserve"> received an AI-generated answer. </w:t>
      </w:r>
      <w:r w:rsidRPr="00261E78">
        <w:rPr>
          <w:i/>
          <w:iCs/>
        </w:rPr>
        <w:t>reputation</w:t>
      </w:r>
      <w:r w:rsidRPr="00261E78">
        <w:rPr>
          <w:i/>
          <w:iCs/>
          <w:vertAlign w:val="subscript"/>
        </w:rPr>
        <w:t>i</w:t>
      </w:r>
      <w:r w:rsidRPr="00261E78">
        <w:rPr>
          <w:i/>
          <w:iCs/>
        </w:rPr>
        <w:t xml:space="preserve"> </w:t>
      </w:r>
      <w:r w:rsidRPr="00261E78">
        <w:t>is the first answerer’s reputation score (a</w:t>
      </w:r>
      <w:r w:rsidR="007B1B0F" w:rsidRPr="00261E78">
        <w:t>n</w:t>
      </w:r>
      <w:r w:rsidRPr="00261E78">
        <w:t xml:space="preserve"> integer that varies across answerers), measured at the time when their answer was provided. If the first answer is generated by AI, then </w:t>
      </w:r>
      <w:r w:rsidRPr="00261E78">
        <w:rPr>
          <w:i/>
          <w:iCs/>
        </w:rPr>
        <w:t>reputation</w:t>
      </w:r>
      <w:r w:rsidRPr="00261E78">
        <w:rPr>
          <w:i/>
          <w:iCs/>
          <w:vertAlign w:val="subscript"/>
        </w:rPr>
        <w:t>i</w:t>
      </w:r>
      <w:r w:rsidRPr="00261E78">
        <w:rPr>
          <w:i/>
          <w:iCs/>
        </w:rPr>
        <w:t xml:space="preserve"> </w:t>
      </w:r>
      <w:r w:rsidRPr="00261E78">
        <w:t xml:space="preserve">is set to 0. In the model, we can compare the source effect of AI-generated answers (captured by </w:t>
      </w:r>
      <w:r w:rsidRPr="00261E78">
        <w:rPr>
          <w:i/>
          <w:iCs/>
        </w:rPr>
        <w:t>β</w:t>
      </w:r>
      <w:r w:rsidRPr="00261E78">
        <w:rPr>
          <w:i/>
          <w:iCs/>
          <w:vertAlign w:val="subscript"/>
        </w:rPr>
        <w:t>1</w:t>
      </w:r>
      <w:r w:rsidRPr="00261E78">
        <w:rPr>
          <w:i/>
          <w:iCs/>
        </w:rPr>
        <w:t xml:space="preserve"> </w:t>
      </w:r>
      <w:r w:rsidRPr="00261E78">
        <w:t xml:space="preserve">when </w:t>
      </w:r>
      <w:r w:rsidR="00BE3074" w:rsidRPr="00261E78">
        <w:rPr>
          <w:i/>
          <w:iCs/>
        </w:rPr>
        <w:t>quality1Ans</w:t>
      </w:r>
      <w:r w:rsidR="00BE3074" w:rsidRPr="00261E78">
        <w:rPr>
          <w:i/>
          <w:iCs/>
          <w:vertAlign w:val="subscript"/>
        </w:rPr>
        <w:t>i</w:t>
      </w:r>
      <w:r w:rsidR="00BE3074" w:rsidRPr="00261E78">
        <w:rPr>
          <w:i/>
          <w:iCs/>
        </w:rPr>
        <w:t xml:space="preserve"> </w:t>
      </w:r>
      <w:r w:rsidRPr="00261E78">
        <w:t xml:space="preserve">is controlled for) against the reputation </w:t>
      </w:r>
      <w:r w:rsidRPr="00261E78">
        <w:lastRenderedPageBreak/>
        <w:t xml:space="preserve">effect of human answerers (reflected in </w:t>
      </w:r>
      <w:r w:rsidRPr="00261E78">
        <w:rPr>
          <w:i/>
          <w:iCs/>
        </w:rPr>
        <w:t>β</w:t>
      </w:r>
      <w:r w:rsidRPr="00261E78">
        <w:rPr>
          <w:i/>
          <w:iCs/>
          <w:vertAlign w:val="subscript"/>
        </w:rPr>
        <w:t>2</w:t>
      </w:r>
      <w:r w:rsidRPr="00261E78">
        <w:t>) in a regression. Other variables are the same as specified in Equation 1.</w:t>
      </w:r>
    </w:p>
    <w:p w14:paraId="6EB11E60" w14:textId="04DAF39D" w:rsidR="002A34FD" w:rsidRPr="00261E78" w:rsidRDefault="002555BF" w:rsidP="002555BF">
      <w:pPr>
        <w:pStyle w:val="Paragraph0"/>
      </w:pPr>
      <w:r w:rsidRPr="00261E78">
        <w:t xml:space="preserve">For this analysis, we restrict our sample to questions that received at least one answer (either from an AI or a human answerer), excluding all unanswered questions from this analysis. </w:t>
      </w:r>
      <w:r w:rsidR="002A34FD" w:rsidRPr="00261E78">
        <w:t xml:space="preserve">This restriction is necessary because our analysis requires meaningful variation in both </w:t>
      </w:r>
      <w:r w:rsidR="002A34FD" w:rsidRPr="00261E78">
        <w:rPr>
          <w:i/>
          <w:iCs/>
        </w:rPr>
        <w:t>AI</w:t>
      </w:r>
      <w:r w:rsidR="002A34FD" w:rsidRPr="00261E78">
        <w:rPr>
          <w:i/>
          <w:iCs/>
          <w:vertAlign w:val="subscript"/>
        </w:rPr>
        <w:t>i</w:t>
      </w:r>
      <w:r w:rsidR="002A34FD" w:rsidRPr="00261E78">
        <w:rPr>
          <w:i/>
          <w:iCs/>
        </w:rPr>
        <w:t xml:space="preserve"> </w:t>
      </w:r>
      <w:r w:rsidR="002A34FD" w:rsidRPr="00261E78">
        <w:t xml:space="preserve">and </w:t>
      </w:r>
      <w:r w:rsidR="002A34FD" w:rsidRPr="00261E78">
        <w:rPr>
          <w:i/>
          <w:iCs/>
        </w:rPr>
        <w:t>reputation</w:t>
      </w:r>
      <w:r w:rsidR="002A34FD" w:rsidRPr="00261E78">
        <w:rPr>
          <w:i/>
          <w:iCs/>
          <w:vertAlign w:val="subscript"/>
        </w:rPr>
        <w:t>i</w:t>
      </w:r>
      <w:r w:rsidR="002A34FD" w:rsidRPr="00261E78">
        <w:rPr>
          <w:i/>
          <w:iCs/>
        </w:rPr>
        <w:t xml:space="preserve"> </w:t>
      </w:r>
      <w:r w:rsidR="002A34FD" w:rsidRPr="00261E78">
        <w:t>within the same regression. For unanswered questions, neither variable is meaningfully defined: there is no first answer to be either AI-generated or human-authored, and consequently no answerer whose reputation could be measured. Including such questions would introduce undefined values for our key explanatory variables</w:t>
      </w:r>
      <w:r w:rsidR="00464C2A" w:rsidRPr="00261E78">
        <w:t xml:space="preserve"> and prevent the simultaneous estimation and comparison that our analysis requires.</w:t>
      </w:r>
    </w:p>
    <w:p w14:paraId="12DFB69C" w14:textId="2B68376B" w:rsidR="00E81C9C" w:rsidRPr="00261E78" w:rsidRDefault="00E81C9C" w:rsidP="00A86F82">
      <w:pPr>
        <w:pStyle w:val="Paragraph0"/>
      </w:pPr>
      <w:r w:rsidRPr="00261E78">
        <w:t>Table 1</w:t>
      </w:r>
      <w:ins w:id="981" w:author="Dylan CHEN" w:date="2026-03-20T16:22:00Z" w16du:dateUtc="2026-03-20T08:22:00Z">
        <w:r w:rsidR="00B035D3">
          <w:rPr>
            <w:rFonts w:hint="eastAsia"/>
          </w:rPr>
          <w:t>5</w:t>
        </w:r>
      </w:ins>
      <w:del w:id="982" w:author="Dylan CHEN" w:date="2026-03-20T16:22:00Z" w16du:dateUtc="2026-03-20T08:22:00Z">
        <w:r w:rsidRPr="00261E78" w:rsidDel="00B035D3">
          <w:delText>4</w:delText>
        </w:r>
      </w:del>
      <w:r w:rsidRPr="00261E78">
        <w:t xml:space="preserve"> presents our results. Column 1 reproduces our previously established AI source effect controlling for content quality (</w:t>
      </w:r>
      <w:r w:rsidRPr="00261E78">
        <w:rPr>
          <w:i/>
          <w:iCs/>
        </w:rPr>
        <w:t>β</w:t>
      </w:r>
      <w:r w:rsidRPr="00261E78">
        <w:t xml:space="preserve"> = -0.113, p &lt; 0.001), serving as the benchmark for comparison. Column 2 tests whether </w:t>
      </w:r>
      <w:r w:rsidR="00E40475" w:rsidRPr="00261E78">
        <w:t xml:space="preserve">the </w:t>
      </w:r>
      <w:r w:rsidRPr="00261E78">
        <w:t>first answerer</w:t>
      </w:r>
      <w:r w:rsidR="00DD705B" w:rsidRPr="00261E78">
        <w:t>’s</w:t>
      </w:r>
      <w:r w:rsidRPr="00261E78">
        <w:t xml:space="preserve"> reputation produces a similar deterrent effect by including </w:t>
      </w:r>
      <w:r w:rsidRPr="00261E78">
        <w:rPr>
          <w:i/>
          <w:iCs/>
        </w:rPr>
        <w:t>reputation</w:t>
      </w:r>
      <w:r w:rsidRPr="00261E78">
        <w:rPr>
          <w:i/>
          <w:iCs/>
          <w:vertAlign w:val="subscript"/>
        </w:rPr>
        <w:t>i</w:t>
      </w:r>
      <w:r w:rsidRPr="00261E78">
        <w:t xml:space="preserve"> as a linear term. We find no significant association—unlike AI’s strong negative effect, high-reputation human answerers do not deter subsequent participation.</w:t>
      </w:r>
    </w:p>
    <w:p w14:paraId="51C89927" w14:textId="274950B0" w:rsidR="00E81C9C" w:rsidRPr="00261E78" w:rsidRDefault="00E81C9C" w:rsidP="00A86F82">
      <w:pPr>
        <w:pStyle w:val="Paragraph0"/>
      </w:pPr>
      <w:r w:rsidRPr="00261E78">
        <w:t>Column 3 allows for potential non</w:t>
      </w:r>
      <w:r w:rsidR="006E793D">
        <w:t>-</w:t>
      </w:r>
      <w:r w:rsidRPr="00261E78">
        <w:t xml:space="preserve">linear reputation effects by including a cubic polynomial of </w:t>
      </w:r>
      <w:r w:rsidRPr="00261E78">
        <w:rPr>
          <w:i/>
          <w:iCs/>
        </w:rPr>
        <w:t>reputation</w:t>
      </w:r>
      <w:r w:rsidRPr="00261E78">
        <w:rPr>
          <w:i/>
          <w:iCs/>
          <w:vertAlign w:val="subscript"/>
        </w:rPr>
        <w:t>i</w:t>
      </w:r>
      <w:r w:rsidRPr="00261E78">
        <w:t>. This flexible specification accommodates the possibility that reputation effects might only emerge at very high levels or might follow a complex pattern. However, even with this more general functional form, we find no significant reputation effect at any level.</w:t>
      </w:r>
    </w:p>
    <w:p w14:paraId="17A852C6" w14:textId="79ABA35C" w:rsidR="00E81C9C" w:rsidRPr="00261E78" w:rsidRDefault="00E81C9C" w:rsidP="00A86F82">
      <w:pPr>
        <w:pStyle w:val="Paragraph0"/>
      </w:pPr>
      <w:r w:rsidRPr="00261E78">
        <w:t xml:space="preserve">Column 4 implements a particularly stringent test by creating a binary indicator for answerers with reputation scores exceeding 48,911. </w:t>
      </w:r>
      <w:r w:rsidR="00957879" w:rsidRPr="00261E78">
        <w:t xml:space="preserve">This threshold is chosen based on our analysis showing that human answerers with reputation scores ≥ 48,911 generate answers of </w:t>
      </w:r>
      <w:r w:rsidR="00957879" w:rsidRPr="00261E78">
        <w:lastRenderedPageBreak/>
        <w:t xml:space="preserve">comparable quality to those produced by the AI system, as measured by LLM-enabled content quality ratings (confirmed by a t-test showing no statistically significant difference). </w:t>
      </w:r>
      <w:r w:rsidRPr="00261E78">
        <w:t>Yet even these elite answerers</w:t>
      </w:r>
      <w:r w:rsidR="007852CA" w:rsidRPr="00261E78">
        <w:t xml:space="preserve"> </w:t>
      </w:r>
      <w:r w:rsidRPr="00261E78">
        <w:t>fail to generate a deterrent effect (</w:t>
      </w:r>
      <w:r w:rsidRPr="00261E78">
        <w:rPr>
          <w:i/>
          <w:iCs/>
        </w:rPr>
        <w:t>β</w:t>
      </w:r>
      <w:r w:rsidRPr="00261E78">
        <w:t xml:space="preserve"> = 0.014, p &gt; 0.10).</w:t>
      </w:r>
    </w:p>
    <w:p w14:paraId="2F7C3518" w14:textId="066AD8D5" w:rsidR="00E81C9C" w:rsidRPr="00261E78" w:rsidRDefault="00E81C9C" w:rsidP="00A86F82">
      <w:pPr>
        <w:pStyle w:val="Paragraph0"/>
      </w:pPr>
      <w:r w:rsidRPr="00261E78">
        <w:t>Across all specifications, the pattern is consistent: AI-generated answers significantly reduce subsequent human participation, while human answerer reputation shows no significant effect regardless of how we model it—linearly, non</w:t>
      </w:r>
      <w:r w:rsidR="006E793D">
        <w:t>-</w:t>
      </w:r>
      <w:r w:rsidRPr="00261E78">
        <w:t>linearly, or as high-reputation status. Critically, all models control for first answer quality, ensuring the AI effect we observe cannot be attributed to superior content.</w:t>
      </w:r>
    </w:p>
    <w:p w14:paraId="4B0DB847" w14:textId="7EA0F20B" w:rsidR="00E81C9C" w:rsidRPr="00261E78" w:rsidRDefault="00E81C9C" w:rsidP="00A86F82">
      <w:pPr>
        <w:pStyle w:val="Paragraph0"/>
      </w:pPr>
      <w:r w:rsidRPr="00261E78">
        <w:t xml:space="preserve">These findings reveal what we term an “illusion of authority” for AI-generated content. Users treat AI answers as uniquely authoritative or definitive, reducing their participation in response to AI’s presence even when </w:t>
      </w:r>
      <w:r w:rsidR="00473F8E">
        <w:t xml:space="preserve">we </w:t>
      </w:r>
      <w:r w:rsidRPr="00261E78">
        <w:t>control for content quality. This effect does not extend to high-reputation humans, even when those humans produce equally high-quality content. The psychological response to AI as a source appears fundamentally different from responses to human expertise, suggesting users attribute special status to AI-generated content beyond what objective quality would warrant. This illusion may stem from perceptions of AI as more comprehensive, objective, or final in its responses—perceptions that persist even when human experts provide equivalent information.</w:t>
      </w:r>
    </w:p>
    <w:p w14:paraId="3AD26980" w14:textId="035AF0A6" w:rsidR="00FE702D" w:rsidRPr="00261E78" w:rsidRDefault="000A10FA" w:rsidP="00FE702D">
      <w:pPr>
        <w:pStyle w:val="TableFiguretitle"/>
      </w:pPr>
      <w:bookmarkStart w:id="983" w:name="_Ref212888203"/>
      <w:bookmarkStart w:id="984" w:name="_Ref194135288"/>
      <w:r w:rsidRPr="00261E78">
        <w:t xml:space="preserve">Table </w:t>
      </w:r>
      <w:fldSimple w:instr=" SEQ Table \* ARABIC ">
        <w:ins w:id="985" w:author="Dylan CHEN" w:date="2026-03-20T16:23:00Z" w16du:dateUtc="2026-03-20T08:23:00Z">
          <w:r w:rsidR="00B035D3">
            <w:rPr>
              <w:noProof/>
            </w:rPr>
            <w:t>15</w:t>
          </w:r>
        </w:ins>
        <w:del w:id="986" w:author="Dylan CHEN" w:date="2026-03-20T16:23:00Z" w16du:dateUtc="2026-03-20T08:23:00Z">
          <w:r w:rsidR="00EA10D1" w:rsidRPr="00261E78" w:rsidDel="00B035D3">
            <w:rPr>
              <w:noProof/>
            </w:rPr>
            <w:delText>14</w:delText>
          </w:r>
        </w:del>
      </w:fldSimple>
      <w:bookmarkEnd w:id="983"/>
      <w:bookmarkEnd w:id="984"/>
      <w:r w:rsidRPr="00261E78">
        <w:t xml:space="preserve">. </w:t>
      </w:r>
      <w:r w:rsidR="000D7275" w:rsidRPr="00261E78">
        <w:t xml:space="preserve">Test for whether answers from high-reputation community members produce deterrent effects </w:t>
      </w:r>
      <w:r w:rsidR="00473F8E">
        <w:t xml:space="preserve">similar to AI </w:t>
      </w:r>
      <w:r w:rsidR="000D7275" w:rsidRPr="00261E78">
        <w:t>on subsequent participation</w:t>
      </w:r>
    </w:p>
    <w:tbl>
      <w:tblPr>
        <w:tblW w:w="5000" w:type="pct"/>
        <w:jc w:val="center"/>
        <w:tblLayout w:type="fixed"/>
        <w:tblLook w:val="04A0" w:firstRow="1" w:lastRow="0" w:firstColumn="1" w:lastColumn="0" w:noHBand="0" w:noVBand="1"/>
      </w:tblPr>
      <w:tblGrid>
        <w:gridCol w:w="4395"/>
        <w:gridCol w:w="1559"/>
        <w:gridCol w:w="1134"/>
        <w:gridCol w:w="1134"/>
        <w:gridCol w:w="1138"/>
      </w:tblGrid>
      <w:tr w:rsidR="00FE702D" w:rsidRPr="00261E78" w14:paraId="56648D06" w14:textId="77777777" w:rsidTr="00E11844">
        <w:trPr>
          <w:trHeight w:val="280"/>
          <w:jc w:val="center"/>
        </w:trPr>
        <w:tc>
          <w:tcPr>
            <w:tcW w:w="4395" w:type="dxa"/>
            <w:tcBorders>
              <w:top w:val="single" w:sz="12" w:space="0" w:color="auto"/>
              <w:left w:val="nil"/>
              <w:bottom w:val="nil"/>
              <w:right w:val="nil"/>
            </w:tcBorders>
            <w:noWrap/>
            <w:vAlign w:val="center"/>
            <w:hideMark/>
          </w:tcPr>
          <w:p w14:paraId="352624F3" w14:textId="77777777" w:rsidR="00FE702D" w:rsidRPr="00261E78" w:rsidRDefault="00FE702D" w:rsidP="00E11844">
            <w:pPr>
              <w:jc w:val="center"/>
              <w:rPr>
                <w:rFonts w:eastAsia="DengXian"/>
                <w:sz w:val="20"/>
                <w:szCs w:val="20"/>
              </w:rPr>
            </w:pPr>
            <w:r w:rsidRPr="00261E78">
              <w:rPr>
                <w:rFonts w:eastAsia="DengXian"/>
                <w:sz w:val="20"/>
                <w:szCs w:val="20"/>
              </w:rPr>
              <w:t xml:space="preserve">　</w:t>
            </w:r>
          </w:p>
        </w:tc>
        <w:tc>
          <w:tcPr>
            <w:tcW w:w="1559" w:type="dxa"/>
            <w:tcBorders>
              <w:top w:val="single" w:sz="12" w:space="0" w:color="auto"/>
              <w:left w:val="nil"/>
              <w:bottom w:val="nil"/>
              <w:right w:val="nil"/>
            </w:tcBorders>
            <w:noWrap/>
            <w:vAlign w:val="center"/>
            <w:hideMark/>
          </w:tcPr>
          <w:p w14:paraId="136442C4" w14:textId="77777777" w:rsidR="00FE702D" w:rsidRPr="00261E78" w:rsidRDefault="00FE702D" w:rsidP="00E11844">
            <w:pPr>
              <w:jc w:val="center"/>
              <w:rPr>
                <w:rFonts w:eastAsia="DengXian"/>
                <w:sz w:val="20"/>
                <w:szCs w:val="20"/>
              </w:rPr>
            </w:pPr>
            <w:r w:rsidRPr="00261E78">
              <w:rPr>
                <w:rFonts w:eastAsia="DengXian"/>
                <w:sz w:val="20"/>
                <w:szCs w:val="20"/>
              </w:rPr>
              <w:t>(1)</w:t>
            </w:r>
          </w:p>
        </w:tc>
        <w:tc>
          <w:tcPr>
            <w:tcW w:w="1134" w:type="dxa"/>
            <w:tcBorders>
              <w:top w:val="single" w:sz="12" w:space="0" w:color="auto"/>
              <w:left w:val="nil"/>
              <w:bottom w:val="nil"/>
              <w:right w:val="nil"/>
            </w:tcBorders>
            <w:noWrap/>
            <w:vAlign w:val="center"/>
            <w:hideMark/>
          </w:tcPr>
          <w:p w14:paraId="08620D6F" w14:textId="77777777" w:rsidR="00FE702D" w:rsidRPr="00261E78" w:rsidRDefault="00FE702D" w:rsidP="00E11844">
            <w:pPr>
              <w:jc w:val="center"/>
              <w:rPr>
                <w:rFonts w:eastAsia="DengXian"/>
                <w:sz w:val="20"/>
                <w:szCs w:val="20"/>
              </w:rPr>
            </w:pPr>
            <w:r w:rsidRPr="00261E78">
              <w:rPr>
                <w:rFonts w:eastAsia="DengXian"/>
                <w:sz w:val="20"/>
                <w:szCs w:val="20"/>
              </w:rPr>
              <w:t>(2)</w:t>
            </w:r>
          </w:p>
        </w:tc>
        <w:tc>
          <w:tcPr>
            <w:tcW w:w="1134" w:type="dxa"/>
            <w:tcBorders>
              <w:top w:val="single" w:sz="12" w:space="0" w:color="auto"/>
              <w:left w:val="nil"/>
              <w:bottom w:val="nil"/>
              <w:right w:val="nil"/>
            </w:tcBorders>
            <w:noWrap/>
            <w:vAlign w:val="center"/>
            <w:hideMark/>
          </w:tcPr>
          <w:p w14:paraId="34A9FF97" w14:textId="77777777" w:rsidR="00FE702D" w:rsidRPr="00261E78" w:rsidRDefault="00FE702D" w:rsidP="00E11844">
            <w:pPr>
              <w:jc w:val="center"/>
              <w:rPr>
                <w:rFonts w:eastAsia="DengXian"/>
                <w:sz w:val="20"/>
                <w:szCs w:val="20"/>
              </w:rPr>
            </w:pPr>
            <w:r w:rsidRPr="00261E78">
              <w:rPr>
                <w:rFonts w:eastAsia="DengXian"/>
                <w:sz w:val="20"/>
                <w:szCs w:val="20"/>
              </w:rPr>
              <w:t>(3)</w:t>
            </w:r>
          </w:p>
        </w:tc>
        <w:tc>
          <w:tcPr>
            <w:tcW w:w="1138" w:type="dxa"/>
            <w:tcBorders>
              <w:top w:val="single" w:sz="12" w:space="0" w:color="auto"/>
              <w:left w:val="nil"/>
              <w:bottom w:val="nil"/>
              <w:right w:val="nil"/>
            </w:tcBorders>
            <w:noWrap/>
            <w:vAlign w:val="center"/>
            <w:hideMark/>
          </w:tcPr>
          <w:p w14:paraId="78BF1A65" w14:textId="77777777" w:rsidR="00FE702D" w:rsidRPr="00261E78" w:rsidRDefault="00FE702D" w:rsidP="00E11844">
            <w:pPr>
              <w:jc w:val="center"/>
              <w:rPr>
                <w:rFonts w:eastAsia="DengXian"/>
                <w:sz w:val="20"/>
                <w:szCs w:val="20"/>
              </w:rPr>
            </w:pPr>
            <w:r w:rsidRPr="00261E78">
              <w:rPr>
                <w:rFonts w:eastAsia="DengXian"/>
                <w:sz w:val="20"/>
                <w:szCs w:val="20"/>
              </w:rPr>
              <w:t>(4)</w:t>
            </w:r>
          </w:p>
        </w:tc>
      </w:tr>
      <w:tr w:rsidR="00FE702D" w:rsidRPr="00261E78" w14:paraId="1175FA91" w14:textId="77777777" w:rsidTr="00E11844">
        <w:trPr>
          <w:trHeight w:val="280"/>
          <w:jc w:val="center"/>
        </w:trPr>
        <w:tc>
          <w:tcPr>
            <w:tcW w:w="4395" w:type="dxa"/>
            <w:tcBorders>
              <w:top w:val="nil"/>
              <w:left w:val="nil"/>
              <w:bottom w:val="nil"/>
              <w:right w:val="nil"/>
            </w:tcBorders>
            <w:noWrap/>
            <w:vAlign w:val="center"/>
            <w:hideMark/>
          </w:tcPr>
          <w:p w14:paraId="6A831497" w14:textId="77777777" w:rsidR="00FE702D" w:rsidRPr="00261E78" w:rsidRDefault="00FE702D" w:rsidP="00E11844">
            <w:pPr>
              <w:jc w:val="center"/>
              <w:rPr>
                <w:rFonts w:eastAsia="DengXian"/>
                <w:sz w:val="20"/>
                <w:szCs w:val="20"/>
              </w:rPr>
            </w:pPr>
          </w:p>
        </w:tc>
        <w:tc>
          <w:tcPr>
            <w:tcW w:w="4965" w:type="dxa"/>
            <w:gridSpan w:val="4"/>
            <w:tcBorders>
              <w:top w:val="nil"/>
              <w:left w:val="nil"/>
              <w:bottom w:val="single" w:sz="8" w:space="0" w:color="auto"/>
              <w:right w:val="nil"/>
            </w:tcBorders>
            <w:noWrap/>
            <w:vAlign w:val="center"/>
            <w:hideMark/>
          </w:tcPr>
          <w:p w14:paraId="41B9D6E6" w14:textId="35DA4326" w:rsidR="00FE702D" w:rsidRPr="00261E78" w:rsidRDefault="00FE702D" w:rsidP="00E11844">
            <w:pPr>
              <w:jc w:val="center"/>
              <w:rPr>
                <w:rFonts w:eastAsia="DengXian"/>
                <w:sz w:val="20"/>
                <w:szCs w:val="20"/>
              </w:rPr>
            </w:pPr>
            <w:r w:rsidRPr="00261E78">
              <w:rPr>
                <w:rFonts w:eastAsia="DengXian"/>
                <w:sz w:val="20"/>
                <w:szCs w:val="20"/>
              </w:rPr>
              <w:t xml:space="preserve">DV: </w:t>
            </w:r>
            <w:r w:rsidRPr="00261E78">
              <w:rPr>
                <w:i/>
                <w:iCs/>
                <w:sz w:val="20"/>
                <w:szCs w:val="20"/>
              </w:rPr>
              <w:t>answerNum</w:t>
            </w:r>
            <w:r w:rsidRPr="00261E78">
              <w:rPr>
                <w:i/>
                <w:iCs/>
                <w:sz w:val="20"/>
                <w:szCs w:val="20"/>
                <w:vertAlign w:val="subscript"/>
              </w:rPr>
              <w:t>i</w:t>
            </w:r>
          </w:p>
        </w:tc>
      </w:tr>
      <w:tr w:rsidR="00FE702D" w:rsidRPr="00261E78" w14:paraId="23193E60" w14:textId="77777777" w:rsidTr="00E11844">
        <w:trPr>
          <w:trHeight w:val="270"/>
          <w:jc w:val="center"/>
        </w:trPr>
        <w:tc>
          <w:tcPr>
            <w:tcW w:w="4395" w:type="dxa"/>
            <w:vMerge w:val="restart"/>
            <w:tcBorders>
              <w:top w:val="nil"/>
              <w:left w:val="nil"/>
              <w:right w:val="nil"/>
            </w:tcBorders>
            <w:noWrap/>
            <w:vAlign w:val="center"/>
            <w:hideMark/>
          </w:tcPr>
          <w:p w14:paraId="761A4B50" w14:textId="77777777" w:rsidR="00FE702D" w:rsidRPr="00261E78" w:rsidRDefault="00FE702D" w:rsidP="00E11844">
            <w:pPr>
              <w:rPr>
                <w:rFonts w:eastAsia="DengXian"/>
                <w:i/>
                <w:iCs/>
                <w:sz w:val="18"/>
                <w:szCs w:val="18"/>
              </w:rPr>
            </w:pPr>
            <w:r w:rsidRPr="00261E78">
              <w:rPr>
                <w:rFonts w:eastAsia="DengXian"/>
                <w:i/>
                <w:iCs/>
                <w:sz w:val="18"/>
                <w:szCs w:val="18"/>
              </w:rPr>
              <w:t>AI</w:t>
            </w:r>
            <w:r w:rsidRPr="00261E78">
              <w:rPr>
                <w:rFonts w:eastAsia="DengXian"/>
                <w:i/>
                <w:iCs/>
                <w:sz w:val="18"/>
                <w:szCs w:val="18"/>
                <w:vertAlign w:val="subscript"/>
              </w:rPr>
              <w:t>i</w:t>
            </w:r>
          </w:p>
        </w:tc>
        <w:tc>
          <w:tcPr>
            <w:tcW w:w="1559" w:type="dxa"/>
            <w:tcBorders>
              <w:top w:val="nil"/>
              <w:left w:val="nil"/>
              <w:bottom w:val="nil"/>
              <w:right w:val="nil"/>
            </w:tcBorders>
            <w:noWrap/>
            <w:tcMar>
              <w:left w:w="0" w:type="dxa"/>
              <w:right w:w="0" w:type="dxa"/>
            </w:tcMar>
            <w:vAlign w:val="center"/>
            <w:hideMark/>
          </w:tcPr>
          <w:p w14:paraId="69C83691" w14:textId="211AE895" w:rsidR="00FE702D" w:rsidRPr="00261E78" w:rsidRDefault="00FE702D" w:rsidP="00E11844">
            <w:pPr>
              <w:jc w:val="center"/>
              <w:rPr>
                <w:rFonts w:eastAsia="DengXian"/>
                <w:sz w:val="20"/>
                <w:szCs w:val="20"/>
              </w:rPr>
            </w:pPr>
            <w:r w:rsidRPr="00261E78">
              <w:rPr>
                <w:rFonts w:eastAsia="DengXian"/>
                <w:sz w:val="20"/>
                <w:szCs w:val="20"/>
              </w:rPr>
              <w:t>-0.11</w:t>
            </w:r>
            <w:r w:rsidR="009C6216" w:rsidRPr="00261E78">
              <w:rPr>
                <w:rFonts w:eastAsia="DengXian"/>
                <w:sz w:val="20"/>
                <w:szCs w:val="20"/>
              </w:rPr>
              <w:t>3</w:t>
            </w:r>
            <w:r w:rsidRPr="00261E78">
              <w:rPr>
                <w:rFonts w:eastAsia="DengXian"/>
                <w:sz w:val="20"/>
                <w:szCs w:val="20"/>
              </w:rPr>
              <w:t>***</w:t>
            </w:r>
          </w:p>
        </w:tc>
        <w:tc>
          <w:tcPr>
            <w:tcW w:w="1134" w:type="dxa"/>
            <w:tcBorders>
              <w:top w:val="nil"/>
              <w:left w:val="nil"/>
              <w:bottom w:val="nil"/>
              <w:right w:val="nil"/>
            </w:tcBorders>
            <w:noWrap/>
            <w:tcMar>
              <w:left w:w="0" w:type="dxa"/>
              <w:right w:w="0" w:type="dxa"/>
            </w:tcMar>
            <w:vAlign w:val="center"/>
            <w:hideMark/>
          </w:tcPr>
          <w:p w14:paraId="40E25847" w14:textId="20596B8E" w:rsidR="00FE702D" w:rsidRPr="00261E78" w:rsidRDefault="00FE702D" w:rsidP="00E11844">
            <w:pPr>
              <w:jc w:val="center"/>
              <w:rPr>
                <w:rFonts w:eastAsia="DengXian"/>
                <w:sz w:val="20"/>
                <w:szCs w:val="20"/>
              </w:rPr>
            </w:pPr>
            <w:r w:rsidRPr="00261E78">
              <w:rPr>
                <w:rFonts w:eastAsia="DengXian"/>
                <w:sz w:val="20"/>
                <w:szCs w:val="20"/>
              </w:rPr>
              <w:t>-0.11</w:t>
            </w:r>
            <w:r w:rsidR="009C6216" w:rsidRPr="00261E78">
              <w:rPr>
                <w:rFonts w:eastAsia="DengXian"/>
                <w:sz w:val="20"/>
                <w:szCs w:val="20"/>
              </w:rPr>
              <w:t>5</w:t>
            </w:r>
            <w:r w:rsidRPr="00261E78">
              <w:rPr>
                <w:rFonts w:eastAsia="DengXian"/>
                <w:sz w:val="20"/>
                <w:szCs w:val="20"/>
              </w:rPr>
              <w:t>***</w:t>
            </w:r>
          </w:p>
        </w:tc>
        <w:tc>
          <w:tcPr>
            <w:tcW w:w="1134" w:type="dxa"/>
            <w:tcBorders>
              <w:top w:val="nil"/>
              <w:left w:val="nil"/>
              <w:bottom w:val="nil"/>
              <w:right w:val="nil"/>
            </w:tcBorders>
            <w:noWrap/>
            <w:tcMar>
              <w:left w:w="0" w:type="dxa"/>
              <w:right w:w="0" w:type="dxa"/>
            </w:tcMar>
            <w:vAlign w:val="center"/>
            <w:hideMark/>
          </w:tcPr>
          <w:p w14:paraId="46618272" w14:textId="217FEEBE" w:rsidR="00FE702D" w:rsidRPr="00261E78" w:rsidRDefault="00FE702D" w:rsidP="00E11844">
            <w:pPr>
              <w:jc w:val="center"/>
              <w:rPr>
                <w:rFonts w:eastAsia="DengXian"/>
                <w:sz w:val="20"/>
                <w:szCs w:val="20"/>
              </w:rPr>
            </w:pPr>
            <w:r w:rsidRPr="00261E78">
              <w:rPr>
                <w:rFonts w:eastAsia="DengXian"/>
                <w:sz w:val="20"/>
                <w:szCs w:val="20"/>
              </w:rPr>
              <w:t>-0.11</w:t>
            </w:r>
            <w:r w:rsidR="009C6216" w:rsidRPr="00261E78">
              <w:rPr>
                <w:rFonts w:eastAsia="DengXian"/>
                <w:sz w:val="20"/>
                <w:szCs w:val="20"/>
              </w:rPr>
              <w:t>0</w:t>
            </w:r>
            <w:r w:rsidRPr="00261E78">
              <w:rPr>
                <w:rFonts w:eastAsia="DengXian"/>
                <w:sz w:val="20"/>
                <w:szCs w:val="20"/>
              </w:rPr>
              <w:t>***</w:t>
            </w:r>
          </w:p>
        </w:tc>
        <w:tc>
          <w:tcPr>
            <w:tcW w:w="1138" w:type="dxa"/>
            <w:tcBorders>
              <w:top w:val="nil"/>
              <w:left w:val="nil"/>
              <w:bottom w:val="nil"/>
              <w:right w:val="nil"/>
            </w:tcBorders>
            <w:noWrap/>
            <w:tcMar>
              <w:left w:w="0" w:type="dxa"/>
              <w:right w:w="0" w:type="dxa"/>
            </w:tcMar>
            <w:vAlign w:val="center"/>
            <w:hideMark/>
          </w:tcPr>
          <w:p w14:paraId="25D62369" w14:textId="43F6C5CA" w:rsidR="00FE702D" w:rsidRPr="00261E78" w:rsidRDefault="00FE702D" w:rsidP="00E11844">
            <w:pPr>
              <w:jc w:val="center"/>
              <w:rPr>
                <w:rFonts w:eastAsia="DengXian"/>
                <w:sz w:val="20"/>
                <w:szCs w:val="20"/>
              </w:rPr>
            </w:pPr>
            <w:r w:rsidRPr="00261E78">
              <w:rPr>
                <w:rFonts w:eastAsia="DengXian"/>
                <w:sz w:val="20"/>
                <w:szCs w:val="20"/>
              </w:rPr>
              <w:t>-0.11</w:t>
            </w:r>
            <w:r w:rsidR="009C6216" w:rsidRPr="00261E78">
              <w:rPr>
                <w:rFonts w:eastAsia="DengXian"/>
                <w:sz w:val="20"/>
                <w:szCs w:val="20"/>
              </w:rPr>
              <w:t>2</w:t>
            </w:r>
            <w:r w:rsidRPr="00261E78">
              <w:rPr>
                <w:rFonts w:eastAsia="DengXian"/>
                <w:sz w:val="20"/>
                <w:szCs w:val="20"/>
              </w:rPr>
              <w:t>***</w:t>
            </w:r>
          </w:p>
        </w:tc>
      </w:tr>
      <w:tr w:rsidR="00FE702D" w:rsidRPr="00261E78" w14:paraId="243C58A1" w14:textId="77777777" w:rsidTr="00E11844">
        <w:trPr>
          <w:trHeight w:val="270"/>
          <w:jc w:val="center"/>
        </w:trPr>
        <w:tc>
          <w:tcPr>
            <w:tcW w:w="4395" w:type="dxa"/>
            <w:vMerge/>
            <w:tcBorders>
              <w:left w:val="nil"/>
              <w:bottom w:val="nil"/>
              <w:right w:val="nil"/>
            </w:tcBorders>
            <w:noWrap/>
            <w:vAlign w:val="center"/>
            <w:hideMark/>
          </w:tcPr>
          <w:p w14:paraId="1A7AAA71" w14:textId="77777777" w:rsidR="00FE702D" w:rsidRPr="00261E78" w:rsidRDefault="00FE702D" w:rsidP="00E11844">
            <w:pPr>
              <w:rPr>
                <w:rFonts w:eastAsia="DengXian"/>
                <w:sz w:val="18"/>
                <w:szCs w:val="18"/>
              </w:rPr>
            </w:pPr>
          </w:p>
        </w:tc>
        <w:tc>
          <w:tcPr>
            <w:tcW w:w="1559" w:type="dxa"/>
            <w:tcBorders>
              <w:top w:val="nil"/>
              <w:left w:val="nil"/>
              <w:bottom w:val="nil"/>
              <w:right w:val="nil"/>
            </w:tcBorders>
            <w:noWrap/>
            <w:tcMar>
              <w:left w:w="0" w:type="dxa"/>
              <w:right w:w="0" w:type="dxa"/>
            </w:tcMar>
            <w:vAlign w:val="center"/>
            <w:hideMark/>
          </w:tcPr>
          <w:p w14:paraId="6EE9620D" w14:textId="6D0EBD42" w:rsidR="00FE702D" w:rsidRPr="00261E78" w:rsidRDefault="00FE702D" w:rsidP="00E11844">
            <w:pPr>
              <w:jc w:val="center"/>
              <w:rPr>
                <w:rFonts w:eastAsia="DengXian"/>
                <w:sz w:val="20"/>
                <w:szCs w:val="20"/>
              </w:rPr>
            </w:pPr>
            <w:r w:rsidRPr="00261E78">
              <w:rPr>
                <w:rFonts w:eastAsia="DengXian"/>
                <w:sz w:val="20"/>
                <w:szCs w:val="20"/>
              </w:rPr>
              <w:t>(0.01</w:t>
            </w:r>
            <w:r w:rsidR="009C6216" w:rsidRPr="00261E78">
              <w:rPr>
                <w:rFonts w:eastAsia="DengXian"/>
                <w:sz w:val="20"/>
                <w:szCs w:val="20"/>
              </w:rPr>
              <w:t>6</w:t>
            </w:r>
            <w:r w:rsidRPr="00261E78">
              <w:rPr>
                <w:rFonts w:eastAsia="DengXian"/>
                <w:sz w:val="20"/>
                <w:szCs w:val="20"/>
              </w:rPr>
              <w:t>)</w:t>
            </w:r>
          </w:p>
        </w:tc>
        <w:tc>
          <w:tcPr>
            <w:tcW w:w="1134" w:type="dxa"/>
            <w:tcBorders>
              <w:top w:val="nil"/>
              <w:left w:val="nil"/>
              <w:bottom w:val="nil"/>
              <w:right w:val="nil"/>
            </w:tcBorders>
            <w:noWrap/>
            <w:tcMar>
              <w:left w:w="0" w:type="dxa"/>
              <w:right w:w="0" w:type="dxa"/>
            </w:tcMar>
            <w:vAlign w:val="center"/>
            <w:hideMark/>
          </w:tcPr>
          <w:p w14:paraId="0A6384FC" w14:textId="77777777" w:rsidR="00FE702D" w:rsidRPr="00261E78" w:rsidRDefault="00FE702D" w:rsidP="00E11844">
            <w:pPr>
              <w:jc w:val="center"/>
              <w:rPr>
                <w:rFonts w:eastAsia="DengXian"/>
                <w:sz w:val="20"/>
                <w:szCs w:val="20"/>
              </w:rPr>
            </w:pPr>
            <w:r w:rsidRPr="00261E78">
              <w:rPr>
                <w:rFonts w:eastAsia="DengXian"/>
                <w:sz w:val="20"/>
                <w:szCs w:val="20"/>
              </w:rPr>
              <w:t>(0.017)</w:t>
            </w:r>
          </w:p>
        </w:tc>
        <w:tc>
          <w:tcPr>
            <w:tcW w:w="1134" w:type="dxa"/>
            <w:tcBorders>
              <w:top w:val="nil"/>
              <w:left w:val="nil"/>
              <w:bottom w:val="nil"/>
              <w:right w:val="nil"/>
            </w:tcBorders>
            <w:noWrap/>
            <w:tcMar>
              <w:left w:w="0" w:type="dxa"/>
              <w:right w:w="0" w:type="dxa"/>
            </w:tcMar>
            <w:vAlign w:val="center"/>
            <w:hideMark/>
          </w:tcPr>
          <w:p w14:paraId="26F17F8E" w14:textId="697F75E0" w:rsidR="00FE702D" w:rsidRPr="00261E78" w:rsidRDefault="00FE702D" w:rsidP="00E11844">
            <w:pPr>
              <w:jc w:val="center"/>
              <w:rPr>
                <w:rFonts w:eastAsia="DengXian"/>
                <w:sz w:val="20"/>
                <w:szCs w:val="20"/>
              </w:rPr>
            </w:pPr>
            <w:r w:rsidRPr="00261E78">
              <w:rPr>
                <w:rFonts w:eastAsia="DengXian"/>
                <w:sz w:val="20"/>
                <w:szCs w:val="20"/>
              </w:rPr>
              <w:t>(0.01</w:t>
            </w:r>
            <w:r w:rsidR="009C6216" w:rsidRPr="00261E78">
              <w:rPr>
                <w:rFonts w:eastAsia="DengXian"/>
                <w:sz w:val="20"/>
                <w:szCs w:val="20"/>
              </w:rPr>
              <w:t>7</w:t>
            </w:r>
            <w:r w:rsidRPr="00261E78">
              <w:rPr>
                <w:rFonts w:eastAsia="DengXian"/>
                <w:sz w:val="20"/>
                <w:szCs w:val="20"/>
              </w:rPr>
              <w:t>)</w:t>
            </w:r>
          </w:p>
        </w:tc>
        <w:tc>
          <w:tcPr>
            <w:tcW w:w="1138" w:type="dxa"/>
            <w:tcBorders>
              <w:top w:val="nil"/>
              <w:left w:val="nil"/>
              <w:bottom w:val="nil"/>
              <w:right w:val="nil"/>
            </w:tcBorders>
            <w:noWrap/>
            <w:tcMar>
              <w:left w:w="0" w:type="dxa"/>
              <w:right w:w="0" w:type="dxa"/>
            </w:tcMar>
            <w:vAlign w:val="center"/>
            <w:hideMark/>
          </w:tcPr>
          <w:p w14:paraId="19B7336B" w14:textId="59D9F79A" w:rsidR="00FE702D" w:rsidRPr="00261E78" w:rsidRDefault="00FE702D" w:rsidP="00E11844">
            <w:pPr>
              <w:jc w:val="center"/>
              <w:rPr>
                <w:rFonts w:eastAsia="DengXian"/>
                <w:sz w:val="20"/>
                <w:szCs w:val="20"/>
              </w:rPr>
            </w:pPr>
            <w:r w:rsidRPr="00261E78">
              <w:rPr>
                <w:rFonts w:eastAsia="DengXian"/>
                <w:sz w:val="20"/>
                <w:szCs w:val="20"/>
              </w:rPr>
              <w:t>(0.01</w:t>
            </w:r>
            <w:r w:rsidR="009C6216" w:rsidRPr="00261E78">
              <w:rPr>
                <w:rFonts w:eastAsia="DengXian"/>
                <w:sz w:val="20"/>
                <w:szCs w:val="20"/>
              </w:rPr>
              <w:t>6</w:t>
            </w:r>
            <w:r w:rsidRPr="00261E78">
              <w:rPr>
                <w:rFonts w:eastAsia="DengXian"/>
                <w:sz w:val="20"/>
                <w:szCs w:val="20"/>
              </w:rPr>
              <w:t>)</w:t>
            </w:r>
          </w:p>
        </w:tc>
      </w:tr>
      <w:tr w:rsidR="00FE702D" w:rsidRPr="00261E78" w14:paraId="20B2F7AD" w14:textId="77777777" w:rsidTr="00E11844">
        <w:trPr>
          <w:trHeight w:val="290"/>
          <w:jc w:val="center"/>
        </w:trPr>
        <w:tc>
          <w:tcPr>
            <w:tcW w:w="4395" w:type="dxa"/>
            <w:vMerge w:val="restart"/>
            <w:tcBorders>
              <w:top w:val="nil"/>
              <w:left w:val="nil"/>
              <w:right w:val="nil"/>
            </w:tcBorders>
            <w:noWrap/>
            <w:vAlign w:val="center"/>
            <w:hideMark/>
          </w:tcPr>
          <w:p w14:paraId="3A20DA47" w14:textId="77777777" w:rsidR="00FE702D" w:rsidRPr="00261E78" w:rsidRDefault="00FE702D" w:rsidP="00E11844">
            <w:pPr>
              <w:rPr>
                <w:rFonts w:eastAsia="DengXian"/>
                <w:sz w:val="18"/>
                <w:szCs w:val="18"/>
              </w:rPr>
            </w:pPr>
            <w:r w:rsidRPr="00261E78">
              <w:rPr>
                <w:rFonts w:eastAsia="DengXian"/>
                <w:i/>
                <w:iCs/>
                <w:sz w:val="18"/>
                <w:szCs w:val="18"/>
              </w:rPr>
              <w:t>reputation</w:t>
            </w:r>
            <w:r w:rsidRPr="00261E78">
              <w:rPr>
                <w:rFonts w:eastAsia="DengXian"/>
                <w:i/>
                <w:iCs/>
                <w:sz w:val="18"/>
                <w:szCs w:val="18"/>
                <w:vertAlign w:val="subscript"/>
              </w:rPr>
              <w:t>i</w:t>
            </w:r>
          </w:p>
        </w:tc>
        <w:tc>
          <w:tcPr>
            <w:tcW w:w="1559" w:type="dxa"/>
            <w:tcBorders>
              <w:top w:val="nil"/>
              <w:left w:val="nil"/>
              <w:bottom w:val="nil"/>
              <w:right w:val="nil"/>
            </w:tcBorders>
            <w:noWrap/>
            <w:tcMar>
              <w:left w:w="0" w:type="dxa"/>
              <w:right w:w="0" w:type="dxa"/>
            </w:tcMar>
            <w:vAlign w:val="center"/>
            <w:hideMark/>
          </w:tcPr>
          <w:p w14:paraId="19629BB4"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76FC0DEC"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4" w:type="dxa"/>
            <w:tcBorders>
              <w:top w:val="nil"/>
              <w:left w:val="nil"/>
              <w:bottom w:val="nil"/>
              <w:right w:val="nil"/>
            </w:tcBorders>
            <w:noWrap/>
            <w:tcMar>
              <w:left w:w="0" w:type="dxa"/>
              <w:right w:w="0" w:type="dxa"/>
            </w:tcMar>
            <w:hideMark/>
          </w:tcPr>
          <w:p w14:paraId="3EAF0627"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5B8BE3E7" w14:textId="77777777" w:rsidR="00FE702D" w:rsidRPr="00261E78" w:rsidRDefault="00FE702D" w:rsidP="00E11844">
            <w:pPr>
              <w:jc w:val="center"/>
              <w:rPr>
                <w:rFonts w:eastAsia="DengXian"/>
                <w:sz w:val="20"/>
                <w:szCs w:val="20"/>
              </w:rPr>
            </w:pPr>
          </w:p>
        </w:tc>
      </w:tr>
      <w:tr w:rsidR="00FE702D" w:rsidRPr="00261E78" w14:paraId="18B94B93" w14:textId="77777777" w:rsidTr="00E11844">
        <w:trPr>
          <w:trHeight w:val="288"/>
          <w:jc w:val="center"/>
        </w:trPr>
        <w:tc>
          <w:tcPr>
            <w:tcW w:w="4395" w:type="dxa"/>
            <w:vMerge/>
            <w:tcBorders>
              <w:left w:val="nil"/>
              <w:bottom w:val="nil"/>
              <w:right w:val="nil"/>
            </w:tcBorders>
            <w:noWrap/>
            <w:vAlign w:val="center"/>
            <w:hideMark/>
          </w:tcPr>
          <w:p w14:paraId="0CD46AC3" w14:textId="77777777" w:rsidR="00FE702D" w:rsidRPr="00261E78" w:rsidRDefault="00FE702D" w:rsidP="00E11844">
            <w:pPr>
              <w:rPr>
                <w:sz w:val="18"/>
                <w:szCs w:val="18"/>
              </w:rPr>
            </w:pPr>
          </w:p>
        </w:tc>
        <w:tc>
          <w:tcPr>
            <w:tcW w:w="1559" w:type="dxa"/>
            <w:tcBorders>
              <w:top w:val="nil"/>
              <w:left w:val="nil"/>
              <w:bottom w:val="nil"/>
              <w:right w:val="nil"/>
            </w:tcBorders>
            <w:noWrap/>
            <w:tcMar>
              <w:left w:w="0" w:type="dxa"/>
              <w:right w:w="0" w:type="dxa"/>
            </w:tcMar>
            <w:vAlign w:val="center"/>
            <w:hideMark/>
          </w:tcPr>
          <w:p w14:paraId="4C10762F" w14:textId="77777777" w:rsidR="00FE702D" w:rsidRPr="00261E78" w:rsidRDefault="00FE702D" w:rsidP="00E11844">
            <w:pPr>
              <w:jc w:val="center"/>
              <w:rPr>
                <w:sz w:val="20"/>
                <w:szCs w:val="20"/>
              </w:rPr>
            </w:pPr>
          </w:p>
        </w:tc>
        <w:tc>
          <w:tcPr>
            <w:tcW w:w="1134" w:type="dxa"/>
            <w:tcBorders>
              <w:top w:val="nil"/>
              <w:left w:val="nil"/>
              <w:bottom w:val="nil"/>
              <w:right w:val="nil"/>
            </w:tcBorders>
            <w:noWrap/>
            <w:tcMar>
              <w:left w:w="0" w:type="dxa"/>
              <w:right w:w="0" w:type="dxa"/>
            </w:tcMar>
            <w:hideMark/>
          </w:tcPr>
          <w:p w14:paraId="2E92BD85"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4" w:type="dxa"/>
            <w:tcBorders>
              <w:top w:val="nil"/>
              <w:left w:val="nil"/>
              <w:bottom w:val="nil"/>
              <w:right w:val="nil"/>
            </w:tcBorders>
            <w:noWrap/>
            <w:tcMar>
              <w:left w:w="0" w:type="dxa"/>
              <w:right w:w="0" w:type="dxa"/>
            </w:tcMar>
            <w:hideMark/>
          </w:tcPr>
          <w:p w14:paraId="4E7D65FE"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3BBE9079" w14:textId="77777777" w:rsidR="00FE702D" w:rsidRPr="00261E78" w:rsidRDefault="00FE702D" w:rsidP="00E11844">
            <w:pPr>
              <w:jc w:val="center"/>
              <w:rPr>
                <w:rFonts w:eastAsia="DengXian"/>
                <w:sz w:val="20"/>
                <w:szCs w:val="20"/>
              </w:rPr>
            </w:pPr>
          </w:p>
        </w:tc>
      </w:tr>
      <w:tr w:rsidR="00FE702D" w:rsidRPr="00261E78" w14:paraId="233EEEB5" w14:textId="77777777" w:rsidTr="00E11844">
        <w:trPr>
          <w:trHeight w:val="288"/>
          <w:jc w:val="center"/>
        </w:trPr>
        <w:tc>
          <w:tcPr>
            <w:tcW w:w="4395" w:type="dxa"/>
            <w:vMerge w:val="restart"/>
            <w:tcBorders>
              <w:left w:val="nil"/>
              <w:right w:val="nil"/>
            </w:tcBorders>
            <w:noWrap/>
            <w:vAlign w:val="center"/>
          </w:tcPr>
          <w:p w14:paraId="1795032C" w14:textId="77777777" w:rsidR="00FE702D" w:rsidRPr="00261E78" w:rsidRDefault="00FE702D" w:rsidP="00E11844">
            <w:pPr>
              <w:rPr>
                <w:sz w:val="18"/>
                <w:szCs w:val="18"/>
              </w:rPr>
            </w:pPr>
            <w:r w:rsidRPr="00261E78">
              <w:rPr>
                <w:rFonts w:eastAsia="DengXian"/>
                <w:i/>
                <w:iCs/>
                <w:sz w:val="18"/>
                <w:szCs w:val="18"/>
              </w:rPr>
              <w:t>reputation</w:t>
            </w:r>
            <w:r w:rsidRPr="00261E78">
              <w:rPr>
                <w:rFonts w:eastAsia="DengXian"/>
                <w:i/>
                <w:iCs/>
                <w:sz w:val="18"/>
                <w:szCs w:val="18"/>
                <w:vertAlign w:val="subscript"/>
              </w:rPr>
              <w:t>i</w:t>
            </w:r>
            <w:r w:rsidRPr="00261E78">
              <w:rPr>
                <w:rFonts w:eastAsia="DengXian"/>
                <w:sz w:val="18"/>
                <w:szCs w:val="18"/>
                <w:vertAlign w:val="superscript"/>
              </w:rPr>
              <w:t>2</w:t>
            </w:r>
          </w:p>
        </w:tc>
        <w:tc>
          <w:tcPr>
            <w:tcW w:w="1559" w:type="dxa"/>
            <w:tcBorders>
              <w:top w:val="nil"/>
              <w:left w:val="nil"/>
              <w:bottom w:val="nil"/>
              <w:right w:val="nil"/>
            </w:tcBorders>
            <w:noWrap/>
            <w:tcMar>
              <w:left w:w="0" w:type="dxa"/>
              <w:right w:w="0" w:type="dxa"/>
            </w:tcMar>
            <w:vAlign w:val="center"/>
          </w:tcPr>
          <w:p w14:paraId="4AA76E60" w14:textId="77777777" w:rsidR="00FE702D" w:rsidRPr="00261E78" w:rsidRDefault="00FE702D" w:rsidP="00E11844">
            <w:pPr>
              <w:jc w:val="center"/>
              <w:rPr>
                <w:sz w:val="20"/>
                <w:szCs w:val="20"/>
              </w:rPr>
            </w:pPr>
          </w:p>
        </w:tc>
        <w:tc>
          <w:tcPr>
            <w:tcW w:w="1134" w:type="dxa"/>
            <w:tcBorders>
              <w:top w:val="nil"/>
              <w:left w:val="nil"/>
              <w:bottom w:val="nil"/>
              <w:right w:val="nil"/>
            </w:tcBorders>
            <w:noWrap/>
            <w:tcMar>
              <w:left w:w="0" w:type="dxa"/>
              <w:right w:w="0" w:type="dxa"/>
            </w:tcMar>
          </w:tcPr>
          <w:p w14:paraId="144225FB"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tcPr>
          <w:p w14:paraId="48B7BE23"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8" w:type="dxa"/>
            <w:tcBorders>
              <w:top w:val="nil"/>
              <w:left w:val="nil"/>
              <w:bottom w:val="nil"/>
              <w:right w:val="nil"/>
            </w:tcBorders>
            <w:noWrap/>
            <w:tcMar>
              <w:left w:w="0" w:type="dxa"/>
              <w:right w:w="0" w:type="dxa"/>
            </w:tcMar>
          </w:tcPr>
          <w:p w14:paraId="4C062825" w14:textId="77777777" w:rsidR="00FE702D" w:rsidRPr="00261E78" w:rsidRDefault="00FE702D" w:rsidP="00E11844">
            <w:pPr>
              <w:jc w:val="center"/>
              <w:rPr>
                <w:rFonts w:eastAsia="DengXian"/>
                <w:sz w:val="20"/>
                <w:szCs w:val="20"/>
              </w:rPr>
            </w:pPr>
          </w:p>
        </w:tc>
      </w:tr>
      <w:tr w:rsidR="00FE702D" w:rsidRPr="00261E78" w14:paraId="06B4F737" w14:textId="77777777" w:rsidTr="00E11844">
        <w:trPr>
          <w:trHeight w:val="288"/>
          <w:jc w:val="center"/>
        </w:trPr>
        <w:tc>
          <w:tcPr>
            <w:tcW w:w="4395" w:type="dxa"/>
            <w:vMerge/>
            <w:tcBorders>
              <w:left w:val="nil"/>
              <w:bottom w:val="nil"/>
              <w:right w:val="nil"/>
            </w:tcBorders>
            <w:noWrap/>
            <w:vAlign w:val="center"/>
          </w:tcPr>
          <w:p w14:paraId="4058525F" w14:textId="77777777" w:rsidR="00FE702D" w:rsidRPr="00261E78" w:rsidRDefault="00FE702D" w:rsidP="00E11844">
            <w:pPr>
              <w:rPr>
                <w:sz w:val="18"/>
                <w:szCs w:val="18"/>
              </w:rPr>
            </w:pPr>
          </w:p>
        </w:tc>
        <w:tc>
          <w:tcPr>
            <w:tcW w:w="1559" w:type="dxa"/>
            <w:tcBorders>
              <w:top w:val="nil"/>
              <w:left w:val="nil"/>
              <w:bottom w:val="nil"/>
              <w:right w:val="nil"/>
            </w:tcBorders>
            <w:noWrap/>
            <w:tcMar>
              <w:left w:w="0" w:type="dxa"/>
              <w:right w:w="0" w:type="dxa"/>
            </w:tcMar>
            <w:vAlign w:val="center"/>
          </w:tcPr>
          <w:p w14:paraId="175CDE55" w14:textId="77777777" w:rsidR="00FE702D" w:rsidRPr="00261E78" w:rsidRDefault="00FE702D" w:rsidP="00E11844">
            <w:pPr>
              <w:jc w:val="center"/>
              <w:rPr>
                <w:sz w:val="20"/>
                <w:szCs w:val="20"/>
              </w:rPr>
            </w:pPr>
          </w:p>
        </w:tc>
        <w:tc>
          <w:tcPr>
            <w:tcW w:w="1134" w:type="dxa"/>
            <w:tcBorders>
              <w:top w:val="nil"/>
              <w:left w:val="nil"/>
              <w:bottom w:val="nil"/>
              <w:right w:val="nil"/>
            </w:tcBorders>
            <w:noWrap/>
            <w:tcMar>
              <w:left w:w="0" w:type="dxa"/>
              <w:right w:w="0" w:type="dxa"/>
            </w:tcMar>
          </w:tcPr>
          <w:p w14:paraId="60CA11DB"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tcPr>
          <w:p w14:paraId="431BFA7D"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8" w:type="dxa"/>
            <w:tcBorders>
              <w:top w:val="nil"/>
              <w:left w:val="nil"/>
              <w:bottom w:val="nil"/>
              <w:right w:val="nil"/>
            </w:tcBorders>
            <w:noWrap/>
            <w:tcMar>
              <w:left w:w="0" w:type="dxa"/>
              <w:right w:w="0" w:type="dxa"/>
            </w:tcMar>
          </w:tcPr>
          <w:p w14:paraId="236577E3" w14:textId="77777777" w:rsidR="00FE702D" w:rsidRPr="00261E78" w:rsidRDefault="00FE702D" w:rsidP="00E11844">
            <w:pPr>
              <w:jc w:val="center"/>
              <w:rPr>
                <w:rFonts w:eastAsia="DengXian"/>
                <w:sz w:val="20"/>
                <w:szCs w:val="20"/>
              </w:rPr>
            </w:pPr>
          </w:p>
        </w:tc>
      </w:tr>
      <w:tr w:rsidR="00FE702D" w:rsidRPr="00261E78" w14:paraId="03B65A97" w14:textId="77777777" w:rsidTr="00E11844">
        <w:trPr>
          <w:trHeight w:val="280"/>
          <w:jc w:val="center"/>
        </w:trPr>
        <w:tc>
          <w:tcPr>
            <w:tcW w:w="4395" w:type="dxa"/>
            <w:vMerge w:val="restart"/>
            <w:tcBorders>
              <w:top w:val="nil"/>
              <w:left w:val="nil"/>
              <w:right w:val="nil"/>
            </w:tcBorders>
            <w:noWrap/>
            <w:vAlign w:val="center"/>
            <w:hideMark/>
          </w:tcPr>
          <w:p w14:paraId="677CB1D9" w14:textId="77777777" w:rsidR="00FE702D" w:rsidRPr="00261E78" w:rsidRDefault="00FE702D" w:rsidP="00E11844">
            <w:pPr>
              <w:rPr>
                <w:rFonts w:eastAsia="DengXian"/>
                <w:sz w:val="18"/>
                <w:szCs w:val="18"/>
              </w:rPr>
            </w:pPr>
            <w:r w:rsidRPr="00261E78">
              <w:rPr>
                <w:rFonts w:eastAsia="DengXian"/>
                <w:i/>
                <w:iCs/>
                <w:sz w:val="18"/>
                <w:szCs w:val="18"/>
              </w:rPr>
              <w:t>reputation</w:t>
            </w:r>
            <w:r w:rsidRPr="00261E78">
              <w:rPr>
                <w:rFonts w:eastAsia="DengXian"/>
                <w:i/>
                <w:iCs/>
                <w:sz w:val="18"/>
                <w:szCs w:val="18"/>
                <w:vertAlign w:val="subscript"/>
              </w:rPr>
              <w:t>i</w:t>
            </w:r>
            <w:r w:rsidRPr="00261E78">
              <w:rPr>
                <w:rFonts w:eastAsia="DengXian"/>
                <w:sz w:val="18"/>
                <w:szCs w:val="18"/>
                <w:vertAlign w:val="superscript"/>
              </w:rPr>
              <w:t>3</w:t>
            </w:r>
          </w:p>
        </w:tc>
        <w:tc>
          <w:tcPr>
            <w:tcW w:w="1559" w:type="dxa"/>
            <w:tcBorders>
              <w:top w:val="nil"/>
              <w:left w:val="nil"/>
              <w:bottom w:val="nil"/>
              <w:right w:val="nil"/>
            </w:tcBorders>
            <w:noWrap/>
            <w:tcMar>
              <w:left w:w="0" w:type="dxa"/>
              <w:right w:w="0" w:type="dxa"/>
            </w:tcMar>
            <w:vAlign w:val="center"/>
            <w:hideMark/>
          </w:tcPr>
          <w:p w14:paraId="35BFCCDE"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1A231DDE"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503D907C"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64DCBFC8" w14:textId="77777777" w:rsidR="00FE702D" w:rsidRPr="00261E78" w:rsidRDefault="00FE702D" w:rsidP="00E11844">
            <w:pPr>
              <w:jc w:val="center"/>
              <w:rPr>
                <w:rFonts w:eastAsia="DengXian"/>
                <w:sz w:val="20"/>
                <w:szCs w:val="20"/>
              </w:rPr>
            </w:pPr>
          </w:p>
        </w:tc>
      </w:tr>
      <w:tr w:rsidR="00FE702D" w:rsidRPr="00261E78" w14:paraId="102FFE1B" w14:textId="77777777" w:rsidTr="00E11844">
        <w:trPr>
          <w:trHeight w:val="270"/>
          <w:jc w:val="center"/>
        </w:trPr>
        <w:tc>
          <w:tcPr>
            <w:tcW w:w="4395" w:type="dxa"/>
            <w:vMerge/>
            <w:tcBorders>
              <w:left w:val="nil"/>
              <w:bottom w:val="nil"/>
              <w:right w:val="nil"/>
            </w:tcBorders>
            <w:noWrap/>
            <w:vAlign w:val="center"/>
            <w:hideMark/>
          </w:tcPr>
          <w:p w14:paraId="05BDFACC" w14:textId="77777777" w:rsidR="00FE702D" w:rsidRPr="00261E78" w:rsidRDefault="00FE702D" w:rsidP="00E11844">
            <w:pPr>
              <w:rPr>
                <w:sz w:val="18"/>
                <w:szCs w:val="18"/>
              </w:rPr>
            </w:pPr>
          </w:p>
        </w:tc>
        <w:tc>
          <w:tcPr>
            <w:tcW w:w="1559" w:type="dxa"/>
            <w:tcBorders>
              <w:top w:val="nil"/>
              <w:left w:val="nil"/>
              <w:bottom w:val="nil"/>
              <w:right w:val="nil"/>
            </w:tcBorders>
            <w:noWrap/>
            <w:tcMar>
              <w:left w:w="0" w:type="dxa"/>
              <w:right w:w="0" w:type="dxa"/>
            </w:tcMar>
            <w:vAlign w:val="center"/>
            <w:hideMark/>
          </w:tcPr>
          <w:p w14:paraId="644B1077" w14:textId="77777777" w:rsidR="00FE702D" w:rsidRPr="00261E78" w:rsidRDefault="00FE702D" w:rsidP="00E11844">
            <w:pPr>
              <w:jc w:val="center"/>
              <w:rPr>
                <w:sz w:val="20"/>
                <w:szCs w:val="20"/>
              </w:rPr>
            </w:pPr>
          </w:p>
        </w:tc>
        <w:tc>
          <w:tcPr>
            <w:tcW w:w="1134" w:type="dxa"/>
            <w:tcBorders>
              <w:top w:val="nil"/>
              <w:left w:val="nil"/>
              <w:bottom w:val="nil"/>
              <w:right w:val="nil"/>
            </w:tcBorders>
            <w:noWrap/>
            <w:tcMar>
              <w:left w:w="0" w:type="dxa"/>
              <w:right w:w="0" w:type="dxa"/>
            </w:tcMar>
            <w:hideMark/>
          </w:tcPr>
          <w:p w14:paraId="2EC39374"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1FFC8409"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35621E45" w14:textId="77777777" w:rsidR="00FE702D" w:rsidRPr="00261E78" w:rsidRDefault="00FE702D" w:rsidP="00E11844">
            <w:pPr>
              <w:jc w:val="center"/>
              <w:rPr>
                <w:rFonts w:eastAsia="DengXian"/>
                <w:sz w:val="20"/>
                <w:szCs w:val="20"/>
              </w:rPr>
            </w:pPr>
          </w:p>
        </w:tc>
      </w:tr>
      <w:tr w:rsidR="00FE702D" w:rsidRPr="00261E78" w14:paraId="75D551C6" w14:textId="77777777" w:rsidTr="00E11844">
        <w:trPr>
          <w:trHeight w:val="270"/>
          <w:jc w:val="center"/>
        </w:trPr>
        <w:tc>
          <w:tcPr>
            <w:tcW w:w="4395" w:type="dxa"/>
            <w:vMerge w:val="restart"/>
            <w:tcBorders>
              <w:top w:val="nil"/>
              <w:left w:val="nil"/>
              <w:right w:val="nil"/>
            </w:tcBorders>
            <w:noWrap/>
            <w:vAlign w:val="center"/>
            <w:hideMark/>
          </w:tcPr>
          <w:p w14:paraId="1C341EC3" w14:textId="77777777" w:rsidR="00FE702D" w:rsidRPr="00261E78" w:rsidRDefault="00FE702D" w:rsidP="00E11844">
            <w:pPr>
              <w:rPr>
                <w:rFonts w:eastAsia="DengXian"/>
                <w:sz w:val="18"/>
                <w:szCs w:val="18"/>
              </w:rPr>
            </w:pPr>
            <w:r w:rsidRPr="00261E78">
              <w:rPr>
                <w:rFonts w:eastAsia="DengXian"/>
                <w:i/>
                <w:iCs/>
                <w:sz w:val="18"/>
                <w:szCs w:val="18"/>
              </w:rPr>
              <w:lastRenderedPageBreak/>
              <w:t>I(reputation</w:t>
            </w:r>
            <w:r w:rsidRPr="00261E78">
              <w:rPr>
                <w:rFonts w:eastAsia="DengXian"/>
                <w:i/>
                <w:iCs/>
                <w:sz w:val="18"/>
                <w:szCs w:val="18"/>
                <w:vertAlign w:val="subscript"/>
              </w:rPr>
              <w:t xml:space="preserve">i </w:t>
            </w:r>
            <w:r w:rsidRPr="00261E78">
              <w:rPr>
                <w:rFonts w:eastAsia="DengXian"/>
                <w:i/>
                <w:iCs/>
                <w:sz w:val="18"/>
                <w:szCs w:val="18"/>
              </w:rPr>
              <w:t>&gt; 48,911)</w:t>
            </w:r>
          </w:p>
        </w:tc>
        <w:tc>
          <w:tcPr>
            <w:tcW w:w="1559" w:type="dxa"/>
            <w:tcBorders>
              <w:top w:val="nil"/>
              <w:left w:val="nil"/>
              <w:bottom w:val="nil"/>
              <w:right w:val="nil"/>
            </w:tcBorders>
            <w:noWrap/>
            <w:tcMar>
              <w:left w:w="0" w:type="dxa"/>
              <w:right w:w="0" w:type="dxa"/>
            </w:tcMar>
            <w:vAlign w:val="center"/>
            <w:hideMark/>
          </w:tcPr>
          <w:p w14:paraId="168CE739"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368F3B04"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2FD7E2F8" w14:textId="77777777" w:rsidR="00FE702D" w:rsidRPr="00261E78" w:rsidRDefault="00FE702D" w:rsidP="00E11844">
            <w:pPr>
              <w:jc w:val="center"/>
              <w:rPr>
                <w:rFonts w:eastAsia="DengXian"/>
                <w:sz w:val="20"/>
                <w:szCs w:val="20"/>
              </w:rPr>
            </w:pPr>
          </w:p>
        </w:tc>
        <w:tc>
          <w:tcPr>
            <w:tcW w:w="1138" w:type="dxa"/>
            <w:tcBorders>
              <w:top w:val="nil"/>
              <w:left w:val="nil"/>
              <w:bottom w:val="nil"/>
              <w:right w:val="nil"/>
            </w:tcBorders>
            <w:noWrap/>
            <w:tcMar>
              <w:left w:w="0" w:type="dxa"/>
              <w:right w:w="0" w:type="dxa"/>
            </w:tcMar>
            <w:hideMark/>
          </w:tcPr>
          <w:p w14:paraId="082B07C2" w14:textId="19FCB7FF" w:rsidR="00FE702D" w:rsidRPr="00261E78" w:rsidRDefault="00FE702D" w:rsidP="00E11844">
            <w:pPr>
              <w:jc w:val="center"/>
              <w:rPr>
                <w:rFonts w:eastAsia="DengXian"/>
                <w:sz w:val="20"/>
                <w:szCs w:val="20"/>
              </w:rPr>
            </w:pPr>
            <w:r w:rsidRPr="00261E78">
              <w:rPr>
                <w:rFonts w:eastAsia="DengXian"/>
                <w:sz w:val="20"/>
                <w:szCs w:val="20"/>
              </w:rPr>
              <w:t>0.01</w:t>
            </w:r>
            <w:r w:rsidR="000C39A2" w:rsidRPr="00261E78">
              <w:rPr>
                <w:rFonts w:eastAsia="DengXian"/>
                <w:sz w:val="20"/>
                <w:szCs w:val="20"/>
              </w:rPr>
              <w:t>4</w:t>
            </w:r>
          </w:p>
        </w:tc>
      </w:tr>
      <w:tr w:rsidR="00FE702D" w:rsidRPr="00261E78" w14:paraId="4EB74924" w14:textId="77777777" w:rsidTr="00E11844">
        <w:trPr>
          <w:trHeight w:val="270"/>
          <w:jc w:val="center"/>
        </w:trPr>
        <w:tc>
          <w:tcPr>
            <w:tcW w:w="4395" w:type="dxa"/>
            <w:vMerge/>
            <w:tcBorders>
              <w:left w:val="nil"/>
              <w:bottom w:val="single" w:sz="4" w:space="0" w:color="auto"/>
              <w:right w:val="nil"/>
            </w:tcBorders>
            <w:noWrap/>
            <w:vAlign w:val="center"/>
            <w:hideMark/>
          </w:tcPr>
          <w:p w14:paraId="13AF10E5" w14:textId="77777777" w:rsidR="00FE702D" w:rsidRPr="00261E78" w:rsidRDefault="00FE702D" w:rsidP="00E11844">
            <w:pPr>
              <w:rPr>
                <w:rFonts w:eastAsia="DengXian"/>
                <w:sz w:val="20"/>
                <w:szCs w:val="20"/>
              </w:rPr>
            </w:pPr>
          </w:p>
        </w:tc>
        <w:tc>
          <w:tcPr>
            <w:tcW w:w="1559" w:type="dxa"/>
            <w:tcBorders>
              <w:top w:val="nil"/>
              <w:left w:val="nil"/>
              <w:bottom w:val="single" w:sz="4" w:space="0" w:color="auto"/>
              <w:right w:val="nil"/>
            </w:tcBorders>
            <w:noWrap/>
            <w:tcMar>
              <w:left w:w="0" w:type="dxa"/>
              <w:right w:w="0" w:type="dxa"/>
            </w:tcMar>
            <w:vAlign w:val="center"/>
            <w:hideMark/>
          </w:tcPr>
          <w:p w14:paraId="3E27CD53" w14:textId="77777777" w:rsidR="00FE702D" w:rsidRPr="00261E78" w:rsidRDefault="00FE702D" w:rsidP="00E11844">
            <w:pPr>
              <w:jc w:val="center"/>
              <w:rPr>
                <w:rFonts w:eastAsia="DengXian"/>
                <w:sz w:val="20"/>
                <w:szCs w:val="20"/>
              </w:rPr>
            </w:pPr>
          </w:p>
        </w:tc>
        <w:tc>
          <w:tcPr>
            <w:tcW w:w="1134" w:type="dxa"/>
            <w:tcBorders>
              <w:top w:val="nil"/>
              <w:left w:val="nil"/>
              <w:bottom w:val="single" w:sz="4" w:space="0" w:color="auto"/>
              <w:right w:val="nil"/>
            </w:tcBorders>
            <w:noWrap/>
            <w:tcMar>
              <w:left w:w="0" w:type="dxa"/>
              <w:right w:w="0" w:type="dxa"/>
            </w:tcMar>
            <w:hideMark/>
          </w:tcPr>
          <w:p w14:paraId="17FCC278" w14:textId="77777777" w:rsidR="00FE702D" w:rsidRPr="00261E78" w:rsidRDefault="00FE702D" w:rsidP="00E11844">
            <w:pPr>
              <w:jc w:val="center"/>
              <w:rPr>
                <w:rFonts w:eastAsia="DengXian"/>
                <w:sz w:val="20"/>
                <w:szCs w:val="20"/>
              </w:rPr>
            </w:pPr>
          </w:p>
        </w:tc>
        <w:tc>
          <w:tcPr>
            <w:tcW w:w="1134" w:type="dxa"/>
            <w:tcBorders>
              <w:top w:val="nil"/>
              <w:left w:val="nil"/>
              <w:bottom w:val="single" w:sz="4" w:space="0" w:color="auto"/>
              <w:right w:val="nil"/>
            </w:tcBorders>
            <w:noWrap/>
            <w:tcMar>
              <w:left w:w="0" w:type="dxa"/>
              <w:right w:w="0" w:type="dxa"/>
            </w:tcMar>
            <w:hideMark/>
          </w:tcPr>
          <w:p w14:paraId="56BD3CD9" w14:textId="77777777" w:rsidR="00FE702D" w:rsidRPr="00261E78" w:rsidRDefault="00FE702D" w:rsidP="00E11844">
            <w:pPr>
              <w:jc w:val="center"/>
              <w:rPr>
                <w:rFonts w:eastAsia="DengXian"/>
                <w:sz w:val="20"/>
                <w:szCs w:val="20"/>
              </w:rPr>
            </w:pPr>
          </w:p>
        </w:tc>
        <w:tc>
          <w:tcPr>
            <w:tcW w:w="1138" w:type="dxa"/>
            <w:tcBorders>
              <w:top w:val="nil"/>
              <w:left w:val="nil"/>
              <w:bottom w:val="single" w:sz="4" w:space="0" w:color="auto"/>
              <w:right w:val="nil"/>
            </w:tcBorders>
            <w:noWrap/>
            <w:tcMar>
              <w:left w:w="0" w:type="dxa"/>
              <w:right w:w="0" w:type="dxa"/>
            </w:tcMar>
            <w:hideMark/>
          </w:tcPr>
          <w:p w14:paraId="34D44712" w14:textId="0F2B7E71" w:rsidR="00FE702D" w:rsidRPr="00261E78" w:rsidRDefault="00FE702D" w:rsidP="00E11844">
            <w:pPr>
              <w:jc w:val="center"/>
              <w:rPr>
                <w:rFonts w:eastAsia="DengXian"/>
                <w:sz w:val="20"/>
                <w:szCs w:val="20"/>
              </w:rPr>
            </w:pPr>
            <w:r w:rsidRPr="00261E78">
              <w:rPr>
                <w:rFonts w:eastAsia="DengXian"/>
                <w:sz w:val="20"/>
                <w:szCs w:val="20"/>
              </w:rPr>
              <w:t>(0.0</w:t>
            </w:r>
            <w:r w:rsidR="000C39A2" w:rsidRPr="00261E78">
              <w:rPr>
                <w:rFonts w:eastAsia="DengXian"/>
                <w:sz w:val="20"/>
                <w:szCs w:val="20"/>
              </w:rPr>
              <w:t>75</w:t>
            </w:r>
            <w:r w:rsidRPr="00261E78">
              <w:rPr>
                <w:rFonts w:eastAsia="DengXian"/>
                <w:sz w:val="20"/>
                <w:szCs w:val="20"/>
              </w:rPr>
              <w:t>)</w:t>
            </w:r>
          </w:p>
        </w:tc>
      </w:tr>
      <w:tr w:rsidR="00FE702D" w:rsidRPr="00261E78" w14:paraId="2AB7C35F" w14:textId="77777777" w:rsidTr="00E11844">
        <w:trPr>
          <w:trHeight w:val="290"/>
          <w:jc w:val="center"/>
        </w:trPr>
        <w:tc>
          <w:tcPr>
            <w:tcW w:w="4395" w:type="dxa"/>
            <w:tcBorders>
              <w:top w:val="nil"/>
              <w:left w:val="nil"/>
              <w:bottom w:val="nil"/>
              <w:right w:val="nil"/>
            </w:tcBorders>
            <w:noWrap/>
            <w:vAlign w:val="center"/>
          </w:tcPr>
          <w:p w14:paraId="687DCE7B" w14:textId="77777777" w:rsidR="00FE702D" w:rsidRPr="00261E78" w:rsidRDefault="00FE702D" w:rsidP="00E11844">
            <w:pPr>
              <w:rPr>
                <w:rFonts w:eastAsia="DengXian"/>
                <w:sz w:val="20"/>
                <w:szCs w:val="20"/>
              </w:rPr>
            </w:pPr>
            <w:r w:rsidRPr="00261E78">
              <w:rPr>
                <w:rFonts w:eastAsia="DengXian"/>
                <w:sz w:val="20"/>
                <w:szCs w:val="20"/>
              </w:rPr>
              <w:t>controlling for LLM-enabled content quality ratings and length of the first answer</w:t>
            </w:r>
          </w:p>
        </w:tc>
        <w:tc>
          <w:tcPr>
            <w:tcW w:w="1559" w:type="dxa"/>
            <w:tcBorders>
              <w:top w:val="nil"/>
              <w:left w:val="nil"/>
              <w:bottom w:val="nil"/>
              <w:right w:val="nil"/>
            </w:tcBorders>
            <w:noWrap/>
            <w:vAlign w:val="center"/>
          </w:tcPr>
          <w:p w14:paraId="3D672DCF"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4" w:type="dxa"/>
            <w:tcBorders>
              <w:top w:val="nil"/>
              <w:left w:val="nil"/>
              <w:bottom w:val="nil"/>
              <w:right w:val="nil"/>
            </w:tcBorders>
            <w:noWrap/>
            <w:vAlign w:val="center"/>
          </w:tcPr>
          <w:p w14:paraId="3A5531F8"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4" w:type="dxa"/>
            <w:tcBorders>
              <w:top w:val="nil"/>
              <w:left w:val="nil"/>
              <w:bottom w:val="nil"/>
              <w:right w:val="nil"/>
            </w:tcBorders>
            <w:noWrap/>
            <w:vAlign w:val="center"/>
          </w:tcPr>
          <w:p w14:paraId="716AD3C7"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8" w:type="dxa"/>
            <w:tcBorders>
              <w:top w:val="nil"/>
              <w:left w:val="nil"/>
              <w:bottom w:val="nil"/>
              <w:right w:val="nil"/>
            </w:tcBorders>
            <w:noWrap/>
            <w:vAlign w:val="center"/>
          </w:tcPr>
          <w:p w14:paraId="2A4B6D95" w14:textId="77777777" w:rsidR="00FE702D" w:rsidRPr="00261E78" w:rsidRDefault="00FE702D" w:rsidP="00E11844">
            <w:pPr>
              <w:jc w:val="center"/>
              <w:rPr>
                <w:rFonts w:eastAsia="DengXian"/>
                <w:sz w:val="20"/>
                <w:szCs w:val="20"/>
              </w:rPr>
            </w:pPr>
            <w:r w:rsidRPr="00261E78">
              <w:rPr>
                <w:rFonts w:eastAsia="DengXian"/>
                <w:sz w:val="20"/>
                <w:szCs w:val="20"/>
              </w:rPr>
              <w:t>√</w:t>
            </w:r>
          </w:p>
        </w:tc>
      </w:tr>
      <w:tr w:rsidR="00FE702D" w:rsidRPr="00261E78" w14:paraId="1462EF0E" w14:textId="77777777" w:rsidTr="00E11844">
        <w:trPr>
          <w:trHeight w:val="260"/>
          <w:jc w:val="center"/>
        </w:trPr>
        <w:tc>
          <w:tcPr>
            <w:tcW w:w="4395" w:type="dxa"/>
            <w:tcBorders>
              <w:top w:val="nil"/>
              <w:left w:val="nil"/>
              <w:bottom w:val="nil"/>
              <w:right w:val="nil"/>
            </w:tcBorders>
            <w:noWrap/>
            <w:vAlign w:val="center"/>
            <w:hideMark/>
          </w:tcPr>
          <w:p w14:paraId="66CEEFF9" w14:textId="77777777" w:rsidR="00FE702D" w:rsidRPr="00261E78" w:rsidRDefault="00FE702D" w:rsidP="00E11844">
            <w:pPr>
              <w:rPr>
                <w:rFonts w:eastAsia="DengXian"/>
                <w:sz w:val="20"/>
                <w:szCs w:val="20"/>
              </w:rPr>
            </w:pPr>
            <w:r w:rsidRPr="00261E78">
              <w:rPr>
                <w:rFonts w:eastAsia="DengXian"/>
                <w:sz w:val="20"/>
                <w:szCs w:val="20"/>
              </w:rPr>
              <w:t>question timing FE</w:t>
            </w:r>
          </w:p>
        </w:tc>
        <w:tc>
          <w:tcPr>
            <w:tcW w:w="1559" w:type="dxa"/>
            <w:tcBorders>
              <w:top w:val="nil"/>
              <w:left w:val="nil"/>
              <w:bottom w:val="nil"/>
              <w:right w:val="nil"/>
            </w:tcBorders>
            <w:noWrap/>
            <w:vAlign w:val="center"/>
            <w:hideMark/>
          </w:tcPr>
          <w:p w14:paraId="2BD902D8"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4" w:type="dxa"/>
            <w:tcBorders>
              <w:top w:val="nil"/>
              <w:left w:val="nil"/>
              <w:bottom w:val="nil"/>
              <w:right w:val="nil"/>
            </w:tcBorders>
            <w:noWrap/>
            <w:vAlign w:val="center"/>
            <w:hideMark/>
          </w:tcPr>
          <w:p w14:paraId="3F4ED4B6"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4" w:type="dxa"/>
            <w:tcBorders>
              <w:top w:val="nil"/>
              <w:left w:val="nil"/>
              <w:bottom w:val="nil"/>
              <w:right w:val="nil"/>
            </w:tcBorders>
            <w:noWrap/>
            <w:vAlign w:val="center"/>
            <w:hideMark/>
          </w:tcPr>
          <w:p w14:paraId="4E432574" w14:textId="77777777" w:rsidR="00FE702D" w:rsidRPr="00261E78" w:rsidRDefault="00FE702D" w:rsidP="00E11844">
            <w:pPr>
              <w:jc w:val="center"/>
              <w:rPr>
                <w:sz w:val="20"/>
                <w:szCs w:val="20"/>
              </w:rPr>
            </w:pPr>
            <w:r w:rsidRPr="00261E78">
              <w:rPr>
                <w:rFonts w:eastAsia="DengXian"/>
                <w:sz w:val="20"/>
                <w:szCs w:val="20"/>
              </w:rPr>
              <w:t>√</w:t>
            </w:r>
          </w:p>
        </w:tc>
        <w:tc>
          <w:tcPr>
            <w:tcW w:w="1138" w:type="dxa"/>
            <w:tcBorders>
              <w:top w:val="nil"/>
              <w:left w:val="nil"/>
              <w:bottom w:val="nil"/>
              <w:right w:val="nil"/>
            </w:tcBorders>
            <w:noWrap/>
            <w:vAlign w:val="center"/>
            <w:hideMark/>
          </w:tcPr>
          <w:p w14:paraId="0100BD18" w14:textId="77777777" w:rsidR="00FE702D" w:rsidRPr="00261E78" w:rsidRDefault="00FE702D" w:rsidP="00E11844">
            <w:pPr>
              <w:jc w:val="center"/>
              <w:rPr>
                <w:rFonts w:eastAsia="DengXian"/>
                <w:sz w:val="20"/>
                <w:szCs w:val="20"/>
              </w:rPr>
            </w:pPr>
            <w:r w:rsidRPr="00261E78">
              <w:rPr>
                <w:rFonts w:eastAsia="DengXian"/>
                <w:sz w:val="20"/>
                <w:szCs w:val="20"/>
              </w:rPr>
              <w:t>√</w:t>
            </w:r>
          </w:p>
        </w:tc>
      </w:tr>
      <w:tr w:rsidR="00FE702D" w:rsidRPr="00261E78" w14:paraId="0FA1456C" w14:textId="77777777" w:rsidTr="00633022">
        <w:trPr>
          <w:trHeight w:val="270"/>
          <w:jc w:val="center"/>
        </w:trPr>
        <w:tc>
          <w:tcPr>
            <w:tcW w:w="4395" w:type="dxa"/>
            <w:tcBorders>
              <w:top w:val="nil"/>
              <w:left w:val="nil"/>
              <w:bottom w:val="single" w:sz="8" w:space="0" w:color="auto"/>
              <w:right w:val="nil"/>
            </w:tcBorders>
            <w:noWrap/>
            <w:vAlign w:val="center"/>
            <w:hideMark/>
          </w:tcPr>
          <w:p w14:paraId="32799B71" w14:textId="77777777" w:rsidR="00FE702D" w:rsidRPr="00261E78" w:rsidRDefault="00FE702D" w:rsidP="00E11844">
            <w:pPr>
              <w:rPr>
                <w:rFonts w:eastAsia="DengXian"/>
                <w:sz w:val="20"/>
                <w:szCs w:val="20"/>
              </w:rPr>
            </w:pPr>
            <w:r w:rsidRPr="00261E78">
              <w:rPr>
                <w:rFonts w:eastAsia="DengXian"/>
                <w:sz w:val="20"/>
                <w:szCs w:val="20"/>
              </w:rPr>
              <w:t>other controls</w:t>
            </w:r>
          </w:p>
        </w:tc>
        <w:tc>
          <w:tcPr>
            <w:tcW w:w="1559" w:type="dxa"/>
            <w:tcBorders>
              <w:top w:val="nil"/>
              <w:left w:val="nil"/>
              <w:bottom w:val="single" w:sz="8" w:space="0" w:color="auto"/>
              <w:right w:val="nil"/>
            </w:tcBorders>
            <w:noWrap/>
            <w:vAlign w:val="center"/>
            <w:hideMark/>
          </w:tcPr>
          <w:p w14:paraId="7E4D1B98"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4" w:type="dxa"/>
            <w:tcBorders>
              <w:top w:val="nil"/>
              <w:left w:val="nil"/>
              <w:bottom w:val="single" w:sz="8" w:space="0" w:color="auto"/>
              <w:right w:val="nil"/>
            </w:tcBorders>
            <w:noWrap/>
            <w:vAlign w:val="center"/>
            <w:hideMark/>
          </w:tcPr>
          <w:p w14:paraId="6F28A119"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4" w:type="dxa"/>
            <w:tcBorders>
              <w:top w:val="nil"/>
              <w:left w:val="nil"/>
              <w:bottom w:val="single" w:sz="8" w:space="0" w:color="auto"/>
              <w:right w:val="nil"/>
            </w:tcBorders>
            <w:noWrap/>
            <w:vAlign w:val="center"/>
            <w:hideMark/>
          </w:tcPr>
          <w:p w14:paraId="04B91C85"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8" w:type="dxa"/>
            <w:tcBorders>
              <w:top w:val="nil"/>
              <w:left w:val="nil"/>
              <w:bottom w:val="single" w:sz="8" w:space="0" w:color="auto"/>
              <w:right w:val="nil"/>
            </w:tcBorders>
            <w:noWrap/>
            <w:vAlign w:val="center"/>
            <w:hideMark/>
          </w:tcPr>
          <w:p w14:paraId="4C87C51A" w14:textId="77777777" w:rsidR="00FE702D" w:rsidRPr="00261E78" w:rsidRDefault="00FE702D" w:rsidP="00E11844">
            <w:pPr>
              <w:jc w:val="center"/>
              <w:rPr>
                <w:rFonts w:eastAsia="DengXian"/>
                <w:sz w:val="20"/>
                <w:szCs w:val="20"/>
              </w:rPr>
            </w:pPr>
            <w:r w:rsidRPr="00261E78">
              <w:rPr>
                <w:rFonts w:eastAsia="DengXian"/>
                <w:sz w:val="20"/>
                <w:szCs w:val="20"/>
              </w:rPr>
              <w:t>√</w:t>
            </w:r>
          </w:p>
        </w:tc>
      </w:tr>
      <w:tr w:rsidR="00FE702D" w:rsidRPr="00261E78" w14:paraId="6EFB58FA" w14:textId="77777777" w:rsidTr="00633022">
        <w:trPr>
          <w:trHeight w:val="283"/>
          <w:jc w:val="center"/>
        </w:trPr>
        <w:tc>
          <w:tcPr>
            <w:tcW w:w="4395" w:type="dxa"/>
            <w:tcBorders>
              <w:top w:val="single" w:sz="8" w:space="0" w:color="auto"/>
              <w:left w:val="nil"/>
              <w:bottom w:val="single" w:sz="12" w:space="0" w:color="auto"/>
              <w:right w:val="nil"/>
            </w:tcBorders>
            <w:noWrap/>
            <w:vAlign w:val="center"/>
            <w:hideMark/>
          </w:tcPr>
          <w:p w14:paraId="38F104F2" w14:textId="77777777" w:rsidR="00FE702D" w:rsidRPr="00261E78" w:rsidRDefault="00FE702D" w:rsidP="00E11844">
            <w:pPr>
              <w:rPr>
                <w:rFonts w:eastAsia="DengXian"/>
                <w:sz w:val="20"/>
                <w:szCs w:val="20"/>
              </w:rPr>
            </w:pPr>
            <w:r w:rsidRPr="00261E78">
              <w:rPr>
                <w:rFonts w:eastAsia="DengXian"/>
                <w:sz w:val="20"/>
                <w:szCs w:val="20"/>
              </w:rPr>
              <w:t>N</w:t>
            </w:r>
          </w:p>
        </w:tc>
        <w:tc>
          <w:tcPr>
            <w:tcW w:w="1559" w:type="dxa"/>
            <w:tcBorders>
              <w:top w:val="single" w:sz="8" w:space="0" w:color="auto"/>
              <w:left w:val="nil"/>
              <w:bottom w:val="single" w:sz="12" w:space="0" w:color="auto"/>
              <w:right w:val="nil"/>
            </w:tcBorders>
            <w:noWrap/>
            <w:vAlign w:val="center"/>
            <w:hideMark/>
          </w:tcPr>
          <w:p w14:paraId="1157810C" w14:textId="77777777" w:rsidR="00FE702D" w:rsidRPr="00261E78" w:rsidRDefault="00FE702D" w:rsidP="00E11844">
            <w:pPr>
              <w:jc w:val="center"/>
              <w:rPr>
                <w:rFonts w:eastAsia="DengXian"/>
                <w:sz w:val="20"/>
                <w:szCs w:val="20"/>
              </w:rPr>
            </w:pPr>
            <w:r w:rsidRPr="00261E78">
              <w:rPr>
                <w:rFonts w:eastAsia="DengXian"/>
                <w:sz w:val="20"/>
                <w:szCs w:val="20"/>
              </w:rPr>
              <w:t>3,216</w:t>
            </w:r>
          </w:p>
        </w:tc>
        <w:tc>
          <w:tcPr>
            <w:tcW w:w="1134" w:type="dxa"/>
            <w:tcBorders>
              <w:top w:val="single" w:sz="8" w:space="0" w:color="auto"/>
              <w:left w:val="nil"/>
              <w:bottom w:val="single" w:sz="12" w:space="0" w:color="auto"/>
              <w:right w:val="nil"/>
            </w:tcBorders>
            <w:noWrap/>
            <w:vAlign w:val="center"/>
            <w:hideMark/>
          </w:tcPr>
          <w:p w14:paraId="64FE679F" w14:textId="77777777" w:rsidR="00FE702D" w:rsidRPr="00261E78" w:rsidRDefault="00FE702D" w:rsidP="00E11844">
            <w:pPr>
              <w:jc w:val="center"/>
              <w:rPr>
                <w:rFonts w:eastAsia="DengXian"/>
                <w:sz w:val="20"/>
                <w:szCs w:val="20"/>
              </w:rPr>
            </w:pPr>
            <w:r w:rsidRPr="00261E78">
              <w:rPr>
                <w:rFonts w:eastAsia="DengXian"/>
                <w:sz w:val="20"/>
                <w:szCs w:val="20"/>
              </w:rPr>
              <w:t>3,216</w:t>
            </w:r>
          </w:p>
        </w:tc>
        <w:tc>
          <w:tcPr>
            <w:tcW w:w="1134" w:type="dxa"/>
            <w:tcBorders>
              <w:top w:val="single" w:sz="8" w:space="0" w:color="auto"/>
              <w:left w:val="nil"/>
              <w:bottom w:val="single" w:sz="12" w:space="0" w:color="auto"/>
              <w:right w:val="nil"/>
            </w:tcBorders>
            <w:noWrap/>
            <w:vAlign w:val="center"/>
            <w:hideMark/>
          </w:tcPr>
          <w:p w14:paraId="0EDA3CCB" w14:textId="77777777" w:rsidR="00FE702D" w:rsidRPr="00261E78" w:rsidRDefault="00FE702D" w:rsidP="00E11844">
            <w:pPr>
              <w:jc w:val="center"/>
              <w:rPr>
                <w:rFonts w:eastAsia="DengXian"/>
                <w:sz w:val="20"/>
                <w:szCs w:val="20"/>
              </w:rPr>
            </w:pPr>
            <w:r w:rsidRPr="00261E78">
              <w:rPr>
                <w:rFonts w:eastAsia="DengXian"/>
                <w:sz w:val="20"/>
                <w:szCs w:val="20"/>
              </w:rPr>
              <w:t>3,216</w:t>
            </w:r>
          </w:p>
        </w:tc>
        <w:tc>
          <w:tcPr>
            <w:tcW w:w="1138" w:type="dxa"/>
            <w:tcBorders>
              <w:top w:val="single" w:sz="8" w:space="0" w:color="auto"/>
              <w:left w:val="nil"/>
              <w:bottom w:val="single" w:sz="12" w:space="0" w:color="auto"/>
              <w:right w:val="nil"/>
            </w:tcBorders>
            <w:noWrap/>
            <w:vAlign w:val="center"/>
            <w:hideMark/>
          </w:tcPr>
          <w:p w14:paraId="655AFF27" w14:textId="77777777" w:rsidR="00FE702D" w:rsidRPr="00261E78" w:rsidRDefault="00FE702D" w:rsidP="00E11844">
            <w:pPr>
              <w:jc w:val="center"/>
              <w:rPr>
                <w:rFonts w:eastAsia="DengXian"/>
                <w:sz w:val="20"/>
                <w:szCs w:val="20"/>
              </w:rPr>
            </w:pPr>
            <w:r w:rsidRPr="00261E78">
              <w:rPr>
                <w:rFonts w:eastAsia="DengXian"/>
                <w:sz w:val="20"/>
                <w:szCs w:val="20"/>
              </w:rPr>
              <w:t>3,216</w:t>
            </w:r>
          </w:p>
        </w:tc>
      </w:tr>
    </w:tbl>
    <w:p w14:paraId="296ED47A" w14:textId="16ADC1B4" w:rsidR="00FE702D" w:rsidRPr="00261E78" w:rsidRDefault="00FE702D" w:rsidP="00FE702D">
      <w:pPr>
        <w:pStyle w:val="Notes"/>
      </w:pPr>
      <w:r w:rsidRPr="00261E78">
        <w:t>Notes: 1. ***p&lt;0.001; **p&lt;0.01; *p&lt;0.05.</w:t>
      </w:r>
      <w:r w:rsidR="00975517" w:rsidRPr="00261E78">
        <w:t xml:space="preserve"> </w:t>
      </w:r>
      <w:r w:rsidR="00975517" w:rsidRPr="00261E78">
        <w:br/>
      </w:r>
      <w:r w:rsidR="000C39A2" w:rsidRPr="00261E78">
        <w:t>2</w:t>
      </w:r>
      <w:r w:rsidR="00975517" w:rsidRPr="00261E78">
        <w:t>. Question timing FE indicates the date on which the question was posted.</w:t>
      </w:r>
    </w:p>
    <w:p w14:paraId="47F33E1A" w14:textId="5DF6F06D" w:rsidR="00142F48" w:rsidRPr="00261E78" w:rsidRDefault="00C15422" w:rsidP="00E93697">
      <w:pPr>
        <w:pStyle w:val="Heading2"/>
      </w:pPr>
      <w:ins w:id="987" w:author="Xin Li" w:date="2026-03-28T08:37:00Z" w16du:dateUtc="2026-03-28T00:37:00Z">
        <w:r>
          <w:t xml:space="preserve">Internal AI and </w:t>
        </w:r>
      </w:ins>
      <w:del w:id="988" w:author="Xin Li" w:date="2026-03-28T08:37:00Z" w16du:dateUtc="2026-03-28T00:37:00Z">
        <w:r w:rsidR="00CE4E6F" w:rsidRPr="00261E78" w:rsidDel="00C15422">
          <w:delText xml:space="preserve">Broader Platform </w:delText>
        </w:r>
      </w:del>
      <w:r w:rsidR="00CE4E6F" w:rsidRPr="00261E78">
        <w:t>Engagement</w:t>
      </w:r>
      <w:ins w:id="989" w:author="Xin Li" w:date="2026-03-28T08:37:00Z" w16du:dateUtc="2026-03-28T00:37:00Z">
        <w:r>
          <w:t xml:space="preserve"> of </w:t>
        </w:r>
      </w:ins>
      <w:del w:id="990" w:author="Xin Li" w:date="2026-03-28T08:37:00Z" w16du:dateUtc="2026-03-28T00:37:00Z">
        <w:r w:rsidR="00CE4E6F" w:rsidRPr="00261E78" w:rsidDel="00C15422">
          <w:delText>: Effects of AI</w:delText>
        </w:r>
      </w:del>
      <w:ins w:id="991" w:author="Xin Li" w:date="2026-03-28T08:37:00Z" w16du:dateUtc="2026-03-28T00:37:00Z">
        <w:r w:rsidRPr="00261E78" w:rsidDel="00C15422">
          <w:t xml:space="preserve"> </w:t>
        </w:r>
      </w:ins>
      <w:del w:id="992" w:author="Xin Li" w:date="2026-03-28T08:37:00Z" w16du:dateUtc="2026-03-28T00:37:00Z">
        <w:r w:rsidR="00CE4E6F" w:rsidRPr="00261E78" w:rsidDel="00C15422">
          <w:delText xml:space="preserve">-Generated Answers on </w:delText>
        </w:r>
      </w:del>
      <w:r w:rsidR="00CE4E6F" w:rsidRPr="00261E78">
        <w:t>Questioner</w:t>
      </w:r>
      <w:ins w:id="993" w:author="Xin Li" w:date="2026-03-28T08:37:00Z" w16du:dateUtc="2026-03-28T00:37:00Z">
        <w:r>
          <w:t>s and Viewers</w:t>
        </w:r>
      </w:ins>
      <w:del w:id="994" w:author="Xin Li" w:date="2026-03-28T08:37:00Z" w16du:dateUtc="2026-03-28T00:37:00Z">
        <w:r w:rsidR="00CE4E6F" w:rsidRPr="00261E78" w:rsidDel="00C15422">
          <w:delText xml:space="preserve"> Activity and </w:delText>
        </w:r>
      </w:del>
      <w:del w:id="995" w:author="Xin Li" w:date="2026-03-28T08:38:00Z" w16du:dateUtc="2026-03-28T00:38:00Z">
        <w:r w:rsidR="00CE4E6F" w:rsidRPr="00261E78" w:rsidDel="00C15422">
          <w:delText>Question Visibility</w:delText>
        </w:r>
        <w:r w:rsidR="00142F48" w:rsidRPr="00261E78" w:rsidDel="00C15422">
          <w:delText xml:space="preserve"> </w:delText>
        </w:r>
      </w:del>
    </w:p>
    <w:p w14:paraId="33D36081" w14:textId="2D8E9AA4" w:rsidR="00D06391" w:rsidRPr="00261E78" w:rsidRDefault="004D7FC7" w:rsidP="00D06391">
      <w:pPr>
        <w:pStyle w:val="Paragraph0"/>
      </w:pPr>
      <w:r w:rsidRPr="00261E78">
        <w:t>Beyond our primary findings on human answer contributions and recognition, we examine whether AI-generated answers affect other important metrics of platform vitality: questioner retention, interactive dialogue between questioners and answerers, and overall question visibility. These dimensions provide a more comprehensive understanding of AI</w:t>
      </w:r>
      <w:r w:rsidR="00144466" w:rsidRPr="00261E78">
        <w:t>’</w:t>
      </w:r>
      <w:r w:rsidRPr="00261E78">
        <w:t>s impact on the platform</w:t>
      </w:r>
      <w:r w:rsidR="00144466" w:rsidRPr="00261E78">
        <w:t>’</w:t>
      </w:r>
      <w:r w:rsidRPr="00261E78">
        <w:t xml:space="preserve">s knowledge exchange ecosystem. </w:t>
      </w:r>
    </w:p>
    <w:p w14:paraId="6905A252" w14:textId="263576A4" w:rsidR="004D7FC7" w:rsidRPr="00261E78" w:rsidRDefault="00D06391" w:rsidP="00D06391">
      <w:pPr>
        <w:pStyle w:val="Paragraph0"/>
      </w:pPr>
      <w:r w:rsidRPr="00261E78">
        <w:t>Table 1</w:t>
      </w:r>
      <w:ins w:id="996" w:author="Dylan CHEN" w:date="2026-03-20T16:23:00Z" w16du:dateUtc="2026-03-20T08:23:00Z">
        <w:r w:rsidR="00B035D3">
          <w:rPr>
            <w:rFonts w:hint="eastAsia"/>
          </w:rPr>
          <w:t>7</w:t>
        </w:r>
      </w:ins>
      <w:del w:id="997" w:author="Dylan CHEN" w:date="2026-03-20T16:23:00Z" w16du:dateUtc="2026-03-20T08:23:00Z">
        <w:r w:rsidRPr="00261E78" w:rsidDel="00B035D3">
          <w:delText>6</w:delText>
        </w:r>
      </w:del>
      <w:r w:rsidRPr="00261E78">
        <w:t xml:space="preserve"> </w:t>
      </w:r>
      <w:r w:rsidR="004D7FC7" w:rsidRPr="00261E78">
        <w:t xml:space="preserve">presents the effects of AI-generated answers on </w:t>
      </w:r>
      <w:r w:rsidR="002C29E2" w:rsidRPr="00261E78">
        <w:t xml:space="preserve">the </w:t>
      </w:r>
      <w:r w:rsidR="004D7FC7" w:rsidRPr="00261E78">
        <w:t xml:space="preserve">questioner and viewer engagement metrics over a one-month period. Notably, we find no statistically significant effects across any of these engagement dimensions. </w:t>
      </w:r>
      <w:r w:rsidR="00D13C44" w:rsidRPr="00261E78">
        <w:t>Columns 1-3 examine questioner retention by measuring the logarithm of the number of questioner</w:t>
      </w:r>
      <w:r w:rsidR="00144466" w:rsidRPr="00261E78">
        <w:t>’</w:t>
      </w:r>
      <w:r w:rsidR="00D13C44" w:rsidRPr="00261E78">
        <w:t>s subsequent activities after receiving an answer over different time horizons: 1 month, 2 months, and 3 months. The results consistently show no significant effects across all time periods (</w:t>
      </w:r>
      <w:r w:rsidR="00D13C44" w:rsidRPr="00261E78">
        <w:rPr>
          <w:i/>
          <w:iCs/>
        </w:rPr>
        <w:t>β</w:t>
      </w:r>
      <w:r w:rsidR="00D13C44" w:rsidRPr="00261E78">
        <w:t xml:space="preserve"> = </w:t>
      </w:r>
      <w:r w:rsidR="00E24A84" w:rsidRPr="00261E78">
        <w:t>-</w:t>
      </w:r>
      <w:r w:rsidR="00D13C44" w:rsidRPr="00261E78">
        <w:t>0.0</w:t>
      </w:r>
      <w:r w:rsidR="00E24A84" w:rsidRPr="00261E78">
        <w:t>10</w:t>
      </w:r>
      <w:r w:rsidR="00D13C44" w:rsidRPr="00261E78">
        <w:t xml:space="preserve">, p &gt; 0.05 for 1 month; </w:t>
      </w:r>
      <w:r w:rsidR="00D15446" w:rsidRPr="00261E78">
        <w:rPr>
          <w:i/>
          <w:iCs/>
        </w:rPr>
        <w:t>β</w:t>
      </w:r>
      <w:r w:rsidR="00D15446" w:rsidRPr="00261E78">
        <w:t xml:space="preserve"> </w:t>
      </w:r>
      <w:r w:rsidR="00D13C44" w:rsidRPr="00261E78">
        <w:t xml:space="preserve">= -0.002, p &gt; 0.05 for 2 months; </w:t>
      </w:r>
      <w:r w:rsidR="00D15446" w:rsidRPr="00261E78">
        <w:rPr>
          <w:i/>
          <w:iCs/>
        </w:rPr>
        <w:t>β</w:t>
      </w:r>
      <w:r w:rsidR="00D15446" w:rsidRPr="00261E78">
        <w:t xml:space="preserve"> </w:t>
      </w:r>
      <w:r w:rsidR="00D13C44" w:rsidRPr="00261E78">
        <w:t>= -0.009, p &gt; 0.05 for 3 months), indicating that AI-generated answers do not measurably influence questioner retention in either the short or long term.</w:t>
      </w:r>
    </w:p>
    <w:p w14:paraId="755FD269" w14:textId="3EC5BF56" w:rsidR="00D15446" w:rsidRPr="00261E78" w:rsidRDefault="00D15446" w:rsidP="00677FA8">
      <w:pPr>
        <w:pStyle w:val="Paragraph0"/>
      </w:pPr>
      <w:r w:rsidRPr="00261E78">
        <w:t xml:space="preserve">In Column 4, we analyze questioner-answerer interaction by measuring comments posted by questioners in response to answers received by question </w:t>
      </w:r>
      <w:r w:rsidRPr="00261E78">
        <w:rPr>
          <w:i/>
          <w:iCs/>
        </w:rPr>
        <w:t>i</w:t>
      </w:r>
      <w:r w:rsidRPr="00261E78">
        <w:t xml:space="preserve"> (limited to questions receiving at least one human answer). The results show no significant effect (</w:t>
      </w:r>
      <w:r w:rsidRPr="00261E78">
        <w:rPr>
          <w:i/>
          <w:iCs/>
        </w:rPr>
        <w:t>β</w:t>
      </w:r>
      <w:r w:rsidRPr="00261E78">
        <w:t xml:space="preserve"> = -0.039, p &gt; 0.05), suggesting that AI-generated answers do not change the depth of dialogue between questioners </w:t>
      </w:r>
      <w:r w:rsidRPr="00261E78">
        <w:lastRenderedPageBreak/>
        <w:t>and answerers. Similarly, Column 5 reveals no significant difference in question viewership (</w:t>
      </w:r>
      <w:r w:rsidRPr="00261E78">
        <w:rPr>
          <w:i/>
          <w:iCs/>
        </w:rPr>
        <w:t>β</w:t>
      </w:r>
      <w:r w:rsidRPr="00261E78">
        <w:t xml:space="preserve"> = -0.009, p &gt; 0.05) between questions with and without AI-generated answers.</w:t>
      </w:r>
      <w:r w:rsidRPr="00261E78" w:rsidDel="00D15446">
        <w:t xml:space="preserve"> </w:t>
      </w:r>
    </w:p>
    <w:p w14:paraId="5090D84C" w14:textId="434A0E66" w:rsidR="008D34AC" w:rsidRPr="00261E78" w:rsidRDefault="00CE4E6F" w:rsidP="00747005">
      <w:pPr>
        <w:pStyle w:val="Paragraph0"/>
      </w:pPr>
      <w:r w:rsidRPr="00261E78">
        <w:t xml:space="preserve">Taken together, these results suggest that the impact of AI-generated answers is largely confined to the dynamics of answer provision and recognition rather than affecting broader platform engagement. While AI integration creates significant changes in how human answerers contribute and receive recognition, it appears to have neutral effects on questioner retention, interactive dialogue, and question viewership. </w:t>
      </w:r>
      <w:bookmarkStart w:id="998" w:name="_Ref194135367"/>
    </w:p>
    <w:p w14:paraId="10A6D874" w14:textId="6708CE81" w:rsidR="00431B06" w:rsidRPr="00261E78" w:rsidRDefault="000A10FA" w:rsidP="00431B06">
      <w:pPr>
        <w:pStyle w:val="TableFiguretitle"/>
      </w:pPr>
      <w:r w:rsidRPr="00261E78">
        <w:t xml:space="preserve">Table </w:t>
      </w:r>
      <w:fldSimple w:instr=" SEQ Table \* ARABIC ">
        <w:ins w:id="999" w:author="Dylan CHEN" w:date="2026-03-20T16:23:00Z" w16du:dateUtc="2026-03-20T08:23:00Z">
          <w:r w:rsidR="00B035D3">
            <w:rPr>
              <w:noProof/>
            </w:rPr>
            <w:t>17</w:t>
          </w:r>
        </w:ins>
        <w:del w:id="1000" w:author="Dylan CHEN" w:date="2026-03-20T16:23:00Z" w16du:dateUtc="2026-03-20T08:23:00Z">
          <w:r w:rsidR="00D06391" w:rsidRPr="00261E78" w:rsidDel="00B035D3">
            <w:rPr>
              <w:noProof/>
            </w:rPr>
            <w:delText>16</w:delText>
          </w:r>
        </w:del>
      </w:fldSimple>
      <w:bookmarkEnd w:id="998"/>
      <w:r w:rsidRPr="00261E78">
        <w:t xml:space="preserve">. </w:t>
      </w:r>
      <w:r w:rsidR="00142F48" w:rsidRPr="00261E78">
        <w:t>The impact of AI-generated answers on the engagement of questioners &amp; viewers</w:t>
      </w:r>
    </w:p>
    <w:tbl>
      <w:tblPr>
        <w:tblW w:w="5000" w:type="pct"/>
        <w:jc w:val="center"/>
        <w:tblLayout w:type="fixed"/>
        <w:tblLook w:val="04A0" w:firstRow="1" w:lastRow="0" w:firstColumn="1" w:lastColumn="0" w:noHBand="0" w:noVBand="1"/>
      </w:tblPr>
      <w:tblGrid>
        <w:gridCol w:w="1800"/>
        <w:gridCol w:w="900"/>
        <w:gridCol w:w="990"/>
        <w:gridCol w:w="990"/>
        <w:gridCol w:w="2250"/>
        <w:gridCol w:w="2430"/>
      </w:tblGrid>
      <w:tr w:rsidR="0049569F" w:rsidRPr="00261E78" w14:paraId="72B128A7" w14:textId="77777777" w:rsidTr="0049569F">
        <w:trPr>
          <w:trHeight w:val="260"/>
          <w:jc w:val="center"/>
        </w:trPr>
        <w:tc>
          <w:tcPr>
            <w:tcW w:w="1800" w:type="dxa"/>
            <w:tcBorders>
              <w:top w:val="single" w:sz="4" w:space="0" w:color="auto"/>
              <w:left w:val="nil"/>
              <w:bottom w:val="nil"/>
              <w:right w:val="nil"/>
            </w:tcBorders>
            <w:noWrap/>
            <w:hideMark/>
          </w:tcPr>
          <w:p w14:paraId="1D1BE539" w14:textId="77777777" w:rsidR="00431B06" w:rsidRPr="00261E78" w:rsidRDefault="00431B06">
            <w:pPr>
              <w:jc w:val="center"/>
              <w:rPr>
                <w:sz w:val="20"/>
                <w:szCs w:val="20"/>
              </w:rPr>
            </w:pPr>
            <w:r w:rsidRPr="00261E78">
              <w:rPr>
                <w:sz w:val="20"/>
                <w:szCs w:val="20"/>
              </w:rPr>
              <w:t> </w:t>
            </w:r>
          </w:p>
        </w:tc>
        <w:tc>
          <w:tcPr>
            <w:tcW w:w="900" w:type="dxa"/>
            <w:tcBorders>
              <w:top w:val="single" w:sz="4" w:space="0" w:color="auto"/>
              <w:left w:val="nil"/>
              <w:bottom w:val="nil"/>
              <w:right w:val="nil"/>
            </w:tcBorders>
            <w:noWrap/>
            <w:hideMark/>
          </w:tcPr>
          <w:p w14:paraId="523585CF" w14:textId="77777777" w:rsidR="00431B06" w:rsidRPr="00261E78" w:rsidRDefault="00431B06">
            <w:pPr>
              <w:jc w:val="center"/>
              <w:rPr>
                <w:sz w:val="20"/>
                <w:szCs w:val="20"/>
              </w:rPr>
            </w:pPr>
            <w:r w:rsidRPr="00261E78">
              <w:rPr>
                <w:sz w:val="20"/>
                <w:szCs w:val="20"/>
              </w:rPr>
              <w:t>(1)</w:t>
            </w:r>
          </w:p>
        </w:tc>
        <w:tc>
          <w:tcPr>
            <w:tcW w:w="990" w:type="dxa"/>
            <w:tcBorders>
              <w:top w:val="single" w:sz="4" w:space="0" w:color="auto"/>
              <w:left w:val="nil"/>
              <w:bottom w:val="nil"/>
              <w:right w:val="nil"/>
            </w:tcBorders>
            <w:noWrap/>
            <w:hideMark/>
          </w:tcPr>
          <w:p w14:paraId="6A5B48B0" w14:textId="77777777" w:rsidR="00431B06" w:rsidRPr="00261E78" w:rsidRDefault="00431B06">
            <w:pPr>
              <w:jc w:val="center"/>
              <w:rPr>
                <w:sz w:val="20"/>
                <w:szCs w:val="20"/>
              </w:rPr>
            </w:pPr>
            <w:r w:rsidRPr="00261E78">
              <w:rPr>
                <w:sz w:val="20"/>
                <w:szCs w:val="20"/>
              </w:rPr>
              <w:t>(2)</w:t>
            </w:r>
          </w:p>
        </w:tc>
        <w:tc>
          <w:tcPr>
            <w:tcW w:w="990" w:type="dxa"/>
            <w:tcBorders>
              <w:top w:val="single" w:sz="4" w:space="0" w:color="auto"/>
              <w:left w:val="nil"/>
              <w:bottom w:val="nil"/>
              <w:right w:val="nil"/>
            </w:tcBorders>
            <w:noWrap/>
            <w:hideMark/>
          </w:tcPr>
          <w:p w14:paraId="4B0076C2" w14:textId="77777777" w:rsidR="00431B06" w:rsidRPr="00261E78" w:rsidRDefault="00431B06">
            <w:pPr>
              <w:jc w:val="center"/>
              <w:rPr>
                <w:sz w:val="20"/>
                <w:szCs w:val="20"/>
              </w:rPr>
            </w:pPr>
            <w:r w:rsidRPr="00261E78">
              <w:rPr>
                <w:sz w:val="20"/>
                <w:szCs w:val="20"/>
              </w:rPr>
              <w:t>(3)</w:t>
            </w:r>
          </w:p>
        </w:tc>
        <w:tc>
          <w:tcPr>
            <w:tcW w:w="2250" w:type="dxa"/>
            <w:tcBorders>
              <w:top w:val="single" w:sz="4" w:space="0" w:color="auto"/>
              <w:left w:val="nil"/>
              <w:bottom w:val="nil"/>
              <w:right w:val="nil"/>
            </w:tcBorders>
            <w:noWrap/>
            <w:hideMark/>
          </w:tcPr>
          <w:p w14:paraId="6BD8BCC0" w14:textId="77777777" w:rsidR="00431B06" w:rsidRPr="00261E78" w:rsidRDefault="00431B06">
            <w:pPr>
              <w:jc w:val="center"/>
              <w:rPr>
                <w:sz w:val="20"/>
                <w:szCs w:val="20"/>
              </w:rPr>
            </w:pPr>
            <w:r w:rsidRPr="00261E78">
              <w:rPr>
                <w:sz w:val="20"/>
                <w:szCs w:val="20"/>
              </w:rPr>
              <w:t>(4)</w:t>
            </w:r>
          </w:p>
        </w:tc>
        <w:tc>
          <w:tcPr>
            <w:tcW w:w="2430" w:type="dxa"/>
            <w:tcBorders>
              <w:top w:val="single" w:sz="4" w:space="0" w:color="auto"/>
              <w:left w:val="nil"/>
              <w:bottom w:val="nil"/>
              <w:right w:val="nil"/>
            </w:tcBorders>
            <w:noWrap/>
            <w:hideMark/>
          </w:tcPr>
          <w:p w14:paraId="74CE0E81" w14:textId="77777777" w:rsidR="00431B06" w:rsidRPr="00261E78" w:rsidRDefault="00431B06">
            <w:pPr>
              <w:jc w:val="center"/>
              <w:rPr>
                <w:color w:val="000000"/>
                <w:sz w:val="20"/>
                <w:szCs w:val="20"/>
              </w:rPr>
            </w:pPr>
            <w:r w:rsidRPr="00261E78">
              <w:rPr>
                <w:color w:val="000000"/>
                <w:sz w:val="20"/>
                <w:szCs w:val="20"/>
              </w:rPr>
              <w:t>(5)</w:t>
            </w:r>
          </w:p>
        </w:tc>
      </w:tr>
      <w:tr w:rsidR="00E9283D" w:rsidRPr="00261E78" w14:paraId="77999C3E" w14:textId="77777777" w:rsidTr="00A86F82">
        <w:trPr>
          <w:trHeight w:val="260"/>
          <w:jc w:val="center"/>
        </w:trPr>
        <w:tc>
          <w:tcPr>
            <w:tcW w:w="1800" w:type="dxa"/>
            <w:vMerge w:val="restart"/>
            <w:tcBorders>
              <w:top w:val="nil"/>
              <w:left w:val="nil"/>
              <w:bottom w:val="nil"/>
              <w:right w:val="nil"/>
            </w:tcBorders>
            <w:noWrap/>
            <w:hideMark/>
          </w:tcPr>
          <w:p w14:paraId="0749A26E" w14:textId="77777777" w:rsidR="00431B06" w:rsidRPr="00261E78" w:rsidRDefault="00431B06">
            <w:pPr>
              <w:jc w:val="right"/>
              <w:rPr>
                <w:color w:val="000000"/>
                <w:sz w:val="20"/>
                <w:szCs w:val="20"/>
              </w:rPr>
            </w:pPr>
            <w:r w:rsidRPr="00261E78">
              <w:rPr>
                <w:color w:val="000000"/>
                <w:sz w:val="20"/>
                <w:szCs w:val="20"/>
              </w:rPr>
              <w:t>DV:</w:t>
            </w:r>
          </w:p>
        </w:tc>
        <w:tc>
          <w:tcPr>
            <w:tcW w:w="2880" w:type="dxa"/>
            <w:gridSpan w:val="3"/>
            <w:tcBorders>
              <w:top w:val="nil"/>
              <w:left w:val="nil"/>
              <w:bottom w:val="nil"/>
              <w:right w:val="nil"/>
            </w:tcBorders>
            <w:noWrap/>
            <w:hideMark/>
          </w:tcPr>
          <w:p w14:paraId="03D58CA1" w14:textId="5508BCE6" w:rsidR="0049569F" w:rsidRPr="00261E78" w:rsidRDefault="0049569F" w:rsidP="0049569F">
            <w:pPr>
              <w:jc w:val="center"/>
              <w:rPr>
                <w:rFonts w:eastAsia="DengXian"/>
                <w:sz w:val="20"/>
                <w:szCs w:val="20"/>
              </w:rPr>
            </w:pPr>
            <w:r w:rsidRPr="00261E78">
              <w:rPr>
                <w:rFonts w:eastAsia="DengXian"/>
                <w:sz w:val="20"/>
                <w:szCs w:val="20"/>
              </w:rPr>
              <w:t>the logarithm of the number of questioner</w:t>
            </w:r>
            <w:r w:rsidR="00144466" w:rsidRPr="00261E78">
              <w:rPr>
                <w:rFonts w:eastAsia="DengXian"/>
                <w:sz w:val="20"/>
                <w:szCs w:val="20"/>
              </w:rPr>
              <w:t>’</w:t>
            </w:r>
            <w:r w:rsidRPr="00261E78">
              <w:rPr>
                <w:rFonts w:eastAsia="DengXian"/>
                <w:sz w:val="20"/>
                <w:szCs w:val="20"/>
              </w:rPr>
              <w:t>s subsequent activities after receiving an answer</w:t>
            </w:r>
          </w:p>
          <w:p w14:paraId="2EE915CD" w14:textId="2F4EF9E5" w:rsidR="00431B06" w:rsidRPr="00261E78" w:rsidRDefault="00431B06">
            <w:pPr>
              <w:jc w:val="center"/>
              <w:rPr>
                <w:color w:val="000000"/>
                <w:sz w:val="20"/>
                <w:szCs w:val="20"/>
              </w:rPr>
            </w:pPr>
            <w:r w:rsidRPr="00261E78">
              <w:rPr>
                <w:color w:val="000000"/>
                <w:sz w:val="20"/>
                <w:szCs w:val="20"/>
              </w:rPr>
              <w:t xml:space="preserve">in </w:t>
            </w:r>
          </w:p>
        </w:tc>
        <w:tc>
          <w:tcPr>
            <w:tcW w:w="2250" w:type="dxa"/>
            <w:vMerge w:val="restart"/>
            <w:tcBorders>
              <w:top w:val="nil"/>
              <w:left w:val="nil"/>
              <w:bottom w:val="single" w:sz="4" w:space="0" w:color="000000"/>
              <w:right w:val="nil"/>
            </w:tcBorders>
            <w:hideMark/>
          </w:tcPr>
          <w:p w14:paraId="3EF62A05" w14:textId="3266680F" w:rsidR="00431B06" w:rsidRPr="00261E78" w:rsidRDefault="00431B06">
            <w:pPr>
              <w:jc w:val="center"/>
              <w:rPr>
                <w:sz w:val="20"/>
                <w:szCs w:val="20"/>
              </w:rPr>
            </w:pPr>
            <w:r w:rsidRPr="00261E78">
              <w:rPr>
                <w:rFonts w:eastAsia="DengXian"/>
                <w:sz w:val="20"/>
                <w:szCs w:val="20"/>
              </w:rPr>
              <w:t xml:space="preserve">DV: the logarithm of the number of comments the questioner posted in response to answers received by question </w:t>
            </w:r>
            <w:r w:rsidR="003C5557" w:rsidRPr="00261E78">
              <w:rPr>
                <w:rFonts w:eastAsia="DengXian"/>
                <w:i/>
                <w:iCs/>
                <w:sz w:val="20"/>
                <w:szCs w:val="20"/>
              </w:rPr>
              <w:t>i</w:t>
            </w:r>
            <w:r w:rsidRPr="00261E78">
              <w:rPr>
                <w:rFonts w:eastAsia="DengXian"/>
                <w:sz w:val="20"/>
                <w:szCs w:val="20"/>
              </w:rPr>
              <w:br/>
              <w:t>(</w:t>
            </w:r>
            <w:r w:rsidRPr="00261E78">
              <w:rPr>
                <w:rFonts w:eastAsia="DengXian"/>
                <w:i/>
                <w:iCs/>
                <w:sz w:val="20"/>
                <w:szCs w:val="20"/>
              </w:rPr>
              <w:t>Comment</w:t>
            </w:r>
            <w:r w:rsidRPr="00261E78">
              <w:rPr>
                <w:rFonts w:eastAsia="DengXian"/>
                <w:i/>
                <w:iCs/>
                <w:sz w:val="20"/>
                <w:szCs w:val="20"/>
                <w:vertAlign w:val="subscript"/>
              </w:rPr>
              <w:t>i</w:t>
            </w:r>
            <w:r w:rsidRPr="00261E78">
              <w:rPr>
                <w:rFonts w:eastAsia="DengXian"/>
                <w:sz w:val="20"/>
                <w:szCs w:val="20"/>
              </w:rPr>
              <w:t>)</w:t>
            </w:r>
          </w:p>
        </w:tc>
        <w:tc>
          <w:tcPr>
            <w:tcW w:w="2430" w:type="dxa"/>
            <w:vMerge w:val="restart"/>
            <w:tcBorders>
              <w:top w:val="nil"/>
              <w:left w:val="nil"/>
              <w:bottom w:val="single" w:sz="4" w:space="0" w:color="000000"/>
              <w:right w:val="nil"/>
            </w:tcBorders>
            <w:hideMark/>
          </w:tcPr>
          <w:p w14:paraId="04B6E5C6" w14:textId="77777777" w:rsidR="00431B06" w:rsidRPr="00261E78" w:rsidRDefault="00431B06">
            <w:pPr>
              <w:jc w:val="center"/>
              <w:rPr>
                <w:sz w:val="20"/>
                <w:szCs w:val="20"/>
              </w:rPr>
            </w:pPr>
            <w:r w:rsidRPr="00261E78">
              <w:rPr>
                <w:rFonts w:eastAsia="DengXian"/>
                <w:sz w:val="20"/>
                <w:szCs w:val="20"/>
              </w:rPr>
              <w:t xml:space="preserve">DV: the logarithm of the cumulative viewership count for question </w:t>
            </w:r>
            <w:r w:rsidRPr="00261E78">
              <w:rPr>
                <w:rFonts w:eastAsia="DengXian"/>
                <w:i/>
                <w:iCs/>
                <w:sz w:val="20"/>
                <w:szCs w:val="20"/>
              </w:rPr>
              <w:t>i</w:t>
            </w:r>
            <w:r w:rsidRPr="00261E78">
              <w:rPr>
                <w:rFonts w:eastAsia="DengXian"/>
                <w:sz w:val="20"/>
                <w:szCs w:val="20"/>
              </w:rPr>
              <w:br/>
              <w:t>(</w:t>
            </w:r>
            <w:r w:rsidRPr="00261E78">
              <w:rPr>
                <w:rFonts w:eastAsia="DengXian"/>
                <w:i/>
                <w:iCs/>
                <w:sz w:val="20"/>
                <w:szCs w:val="20"/>
              </w:rPr>
              <w:t>View</w:t>
            </w:r>
            <w:r w:rsidRPr="00261E78">
              <w:rPr>
                <w:rFonts w:eastAsia="DengXian"/>
                <w:i/>
                <w:iCs/>
                <w:sz w:val="20"/>
                <w:szCs w:val="20"/>
                <w:vertAlign w:val="subscript"/>
              </w:rPr>
              <w:t>i</w:t>
            </w:r>
            <w:r w:rsidRPr="00261E78">
              <w:rPr>
                <w:rFonts w:eastAsia="DengXian"/>
                <w:sz w:val="20"/>
                <w:szCs w:val="20"/>
              </w:rPr>
              <w:t>)</w:t>
            </w:r>
          </w:p>
        </w:tc>
      </w:tr>
      <w:tr w:rsidR="0049569F" w:rsidRPr="00261E78" w14:paraId="4B0CF2A7" w14:textId="77777777" w:rsidTr="00A86F82">
        <w:trPr>
          <w:trHeight w:val="260"/>
          <w:jc w:val="center"/>
        </w:trPr>
        <w:tc>
          <w:tcPr>
            <w:tcW w:w="1800" w:type="dxa"/>
            <w:vMerge/>
            <w:tcBorders>
              <w:top w:val="nil"/>
              <w:left w:val="nil"/>
              <w:bottom w:val="nil"/>
              <w:right w:val="nil"/>
            </w:tcBorders>
            <w:hideMark/>
          </w:tcPr>
          <w:p w14:paraId="5B0BE305" w14:textId="77777777" w:rsidR="00431B06" w:rsidRPr="00261E78" w:rsidRDefault="00431B06">
            <w:pPr>
              <w:rPr>
                <w:color w:val="000000"/>
                <w:sz w:val="20"/>
                <w:szCs w:val="20"/>
              </w:rPr>
            </w:pPr>
          </w:p>
        </w:tc>
        <w:tc>
          <w:tcPr>
            <w:tcW w:w="900" w:type="dxa"/>
            <w:tcBorders>
              <w:top w:val="nil"/>
              <w:left w:val="nil"/>
              <w:bottom w:val="single" w:sz="4" w:space="0" w:color="auto"/>
              <w:right w:val="nil"/>
            </w:tcBorders>
            <w:noWrap/>
            <w:hideMark/>
          </w:tcPr>
          <w:p w14:paraId="72111141" w14:textId="77777777" w:rsidR="00431B06" w:rsidRPr="00261E78" w:rsidRDefault="00431B06">
            <w:pPr>
              <w:jc w:val="center"/>
              <w:rPr>
                <w:sz w:val="20"/>
                <w:szCs w:val="20"/>
              </w:rPr>
            </w:pPr>
            <w:r w:rsidRPr="00261E78">
              <w:rPr>
                <w:sz w:val="20"/>
                <w:szCs w:val="20"/>
              </w:rPr>
              <w:t>1 month</w:t>
            </w:r>
          </w:p>
        </w:tc>
        <w:tc>
          <w:tcPr>
            <w:tcW w:w="990" w:type="dxa"/>
            <w:tcBorders>
              <w:top w:val="nil"/>
              <w:left w:val="nil"/>
              <w:bottom w:val="single" w:sz="4" w:space="0" w:color="auto"/>
              <w:right w:val="nil"/>
            </w:tcBorders>
            <w:noWrap/>
            <w:hideMark/>
          </w:tcPr>
          <w:p w14:paraId="13CFCDAC" w14:textId="77777777" w:rsidR="00431B06" w:rsidRPr="00261E78" w:rsidRDefault="00431B06">
            <w:pPr>
              <w:jc w:val="center"/>
              <w:rPr>
                <w:color w:val="000000"/>
                <w:sz w:val="20"/>
                <w:szCs w:val="20"/>
              </w:rPr>
            </w:pPr>
            <w:r w:rsidRPr="00261E78">
              <w:rPr>
                <w:color w:val="000000"/>
                <w:sz w:val="20"/>
                <w:szCs w:val="20"/>
              </w:rPr>
              <w:t>2 months</w:t>
            </w:r>
          </w:p>
        </w:tc>
        <w:tc>
          <w:tcPr>
            <w:tcW w:w="990" w:type="dxa"/>
            <w:tcBorders>
              <w:top w:val="nil"/>
              <w:left w:val="nil"/>
              <w:bottom w:val="single" w:sz="4" w:space="0" w:color="auto"/>
              <w:right w:val="nil"/>
            </w:tcBorders>
            <w:noWrap/>
            <w:hideMark/>
          </w:tcPr>
          <w:p w14:paraId="2611F7E8" w14:textId="77777777" w:rsidR="00431B06" w:rsidRPr="00261E78" w:rsidRDefault="00431B06">
            <w:pPr>
              <w:jc w:val="center"/>
              <w:rPr>
                <w:color w:val="000000"/>
                <w:sz w:val="20"/>
                <w:szCs w:val="20"/>
              </w:rPr>
            </w:pPr>
            <w:r w:rsidRPr="00261E78">
              <w:rPr>
                <w:color w:val="000000"/>
                <w:sz w:val="20"/>
                <w:szCs w:val="20"/>
              </w:rPr>
              <w:t>3 months</w:t>
            </w:r>
          </w:p>
        </w:tc>
        <w:tc>
          <w:tcPr>
            <w:tcW w:w="2250" w:type="dxa"/>
            <w:vMerge/>
            <w:tcBorders>
              <w:top w:val="nil"/>
              <w:left w:val="nil"/>
              <w:bottom w:val="single" w:sz="4" w:space="0" w:color="000000"/>
              <w:right w:val="nil"/>
            </w:tcBorders>
            <w:hideMark/>
          </w:tcPr>
          <w:p w14:paraId="1A605082" w14:textId="77777777" w:rsidR="00431B06" w:rsidRPr="00261E78" w:rsidRDefault="00431B06">
            <w:pPr>
              <w:rPr>
                <w:sz w:val="20"/>
                <w:szCs w:val="20"/>
              </w:rPr>
            </w:pPr>
          </w:p>
        </w:tc>
        <w:tc>
          <w:tcPr>
            <w:tcW w:w="2430" w:type="dxa"/>
            <w:vMerge/>
            <w:tcBorders>
              <w:top w:val="nil"/>
              <w:left w:val="nil"/>
              <w:bottom w:val="single" w:sz="4" w:space="0" w:color="000000"/>
              <w:right w:val="nil"/>
            </w:tcBorders>
            <w:hideMark/>
          </w:tcPr>
          <w:p w14:paraId="7BFD3ACD" w14:textId="77777777" w:rsidR="00431B06" w:rsidRPr="00261E78" w:rsidRDefault="00431B06">
            <w:pPr>
              <w:rPr>
                <w:sz w:val="20"/>
                <w:szCs w:val="20"/>
              </w:rPr>
            </w:pPr>
          </w:p>
        </w:tc>
      </w:tr>
      <w:tr w:rsidR="0049569F" w:rsidRPr="00261E78" w14:paraId="059A6296" w14:textId="77777777" w:rsidTr="00A86F82">
        <w:trPr>
          <w:trHeight w:val="280"/>
          <w:jc w:val="center"/>
        </w:trPr>
        <w:tc>
          <w:tcPr>
            <w:tcW w:w="1800" w:type="dxa"/>
            <w:vMerge w:val="restart"/>
            <w:tcBorders>
              <w:top w:val="nil"/>
              <w:left w:val="nil"/>
              <w:bottom w:val="single" w:sz="4" w:space="0" w:color="000000"/>
              <w:right w:val="nil"/>
            </w:tcBorders>
            <w:noWrap/>
            <w:hideMark/>
          </w:tcPr>
          <w:p w14:paraId="0CF429E4" w14:textId="77777777" w:rsidR="00431B06" w:rsidRPr="00261E78" w:rsidRDefault="00431B06">
            <w:pPr>
              <w:rPr>
                <w:i/>
                <w:iCs/>
                <w:sz w:val="20"/>
                <w:szCs w:val="20"/>
              </w:rPr>
            </w:pPr>
            <w:r w:rsidRPr="00261E78">
              <w:rPr>
                <w:i/>
                <w:iCs/>
                <w:sz w:val="20"/>
                <w:szCs w:val="20"/>
              </w:rPr>
              <w:t>AI</w:t>
            </w:r>
            <w:r w:rsidRPr="00261E78">
              <w:rPr>
                <w:i/>
                <w:iCs/>
                <w:sz w:val="20"/>
                <w:szCs w:val="20"/>
                <w:vertAlign w:val="subscript"/>
              </w:rPr>
              <w:t>i</w:t>
            </w:r>
          </w:p>
        </w:tc>
        <w:tc>
          <w:tcPr>
            <w:tcW w:w="900" w:type="dxa"/>
            <w:tcBorders>
              <w:top w:val="nil"/>
              <w:left w:val="nil"/>
              <w:bottom w:val="nil"/>
              <w:right w:val="nil"/>
            </w:tcBorders>
            <w:noWrap/>
            <w:hideMark/>
          </w:tcPr>
          <w:p w14:paraId="0DF7CA93" w14:textId="1612F375" w:rsidR="00431B06" w:rsidRPr="00261E78" w:rsidRDefault="000A6E9B">
            <w:pPr>
              <w:jc w:val="center"/>
              <w:rPr>
                <w:sz w:val="20"/>
                <w:szCs w:val="20"/>
              </w:rPr>
            </w:pPr>
            <w:r w:rsidRPr="00261E78">
              <w:rPr>
                <w:sz w:val="20"/>
                <w:szCs w:val="20"/>
              </w:rPr>
              <w:t>-0.010</w:t>
            </w:r>
          </w:p>
        </w:tc>
        <w:tc>
          <w:tcPr>
            <w:tcW w:w="990" w:type="dxa"/>
            <w:tcBorders>
              <w:top w:val="nil"/>
              <w:left w:val="nil"/>
              <w:bottom w:val="nil"/>
              <w:right w:val="nil"/>
            </w:tcBorders>
            <w:noWrap/>
            <w:hideMark/>
          </w:tcPr>
          <w:p w14:paraId="76232C76" w14:textId="77777777" w:rsidR="00431B06" w:rsidRPr="00261E78" w:rsidRDefault="00431B06">
            <w:pPr>
              <w:jc w:val="center"/>
              <w:rPr>
                <w:color w:val="000000"/>
                <w:sz w:val="20"/>
                <w:szCs w:val="20"/>
              </w:rPr>
            </w:pPr>
            <w:r w:rsidRPr="00261E78">
              <w:rPr>
                <w:color w:val="000000"/>
                <w:sz w:val="20"/>
                <w:szCs w:val="20"/>
              </w:rPr>
              <w:t>-0.002</w:t>
            </w:r>
          </w:p>
        </w:tc>
        <w:tc>
          <w:tcPr>
            <w:tcW w:w="990" w:type="dxa"/>
            <w:tcBorders>
              <w:top w:val="nil"/>
              <w:left w:val="nil"/>
              <w:bottom w:val="nil"/>
              <w:right w:val="nil"/>
            </w:tcBorders>
            <w:noWrap/>
            <w:hideMark/>
          </w:tcPr>
          <w:p w14:paraId="3E6D9A83" w14:textId="77777777" w:rsidR="00431B06" w:rsidRPr="00261E78" w:rsidRDefault="00431B06">
            <w:pPr>
              <w:jc w:val="center"/>
              <w:rPr>
                <w:color w:val="000000"/>
                <w:sz w:val="20"/>
                <w:szCs w:val="20"/>
              </w:rPr>
            </w:pPr>
            <w:r w:rsidRPr="00261E78">
              <w:rPr>
                <w:color w:val="000000"/>
                <w:sz w:val="20"/>
                <w:szCs w:val="20"/>
              </w:rPr>
              <w:t>-0.009</w:t>
            </w:r>
          </w:p>
        </w:tc>
        <w:tc>
          <w:tcPr>
            <w:tcW w:w="2250" w:type="dxa"/>
            <w:tcBorders>
              <w:top w:val="nil"/>
              <w:left w:val="nil"/>
              <w:bottom w:val="nil"/>
              <w:right w:val="nil"/>
            </w:tcBorders>
            <w:noWrap/>
            <w:hideMark/>
          </w:tcPr>
          <w:p w14:paraId="0DCD5FCC" w14:textId="0358D55F" w:rsidR="00431B06" w:rsidRPr="00261E78" w:rsidRDefault="00431B06">
            <w:pPr>
              <w:jc w:val="center"/>
              <w:rPr>
                <w:sz w:val="20"/>
                <w:szCs w:val="20"/>
              </w:rPr>
            </w:pPr>
            <w:r w:rsidRPr="00261E78">
              <w:rPr>
                <w:sz w:val="20"/>
                <w:szCs w:val="20"/>
              </w:rPr>
              <w:t>-0.039</w:t>
            </w:r>
          </w:p>
        </w:tc>
        <w:tc>
          <w:tcPr>
            <w:tcW w:w="2430" w:type="dxa"/>
            <w:tcBorders>
              <w:top w:val="nil"/>
              <w:left w:val="nil"/>
              <w:bottom w:val="nil"/>
              <w:right w:val="nil"/>
            </w:tcBorders>
            <w:noWrap/>
            <w:hideMark/>
          </w:tcPr>
          <w:p w14:paraId="1AE0BE2C" w14:textId="77777777" w:rsidR="00431B06" w:rsidRPr="00261E78" w:rsidRDefault="00431B06">
            <w:pPr>
              <w:jc w:val="center"/>
              <w:rPr>
                <w:sz w:val="20"/>
                <w:szCs w:val="20"/>
              </w:rPr>
            </w:pPr>
            <w:r w:rsidRPr="00261E78">
              <w:rPr>
                <w:sz w:val="20"/>
                <w:szCs w:val="20"/>
              </w:rPr>
              <w:t>-0.009</w:t>
            </w:r>
          </w:p>
        </w:tc>
      </w:tr>
      <w:tr w:rsidR="0049569F" w:rsidRPr="00261E78" w14:paraId="79858FC5" w14:textId="77777777" w:rsidTr="00A86F82">
        <w:trPr>
          <w:trHeight w:val="260"/>
          <w:jc w:val="center"/>
        </w:trPr>
        <w:tc>
          <w:tcPr>
            <w:tcW w:w="1800" w:type="dxa"/>
            <w:vMerge/>
            <w:tcBorders>
              <w:top w:val="nil"/>
              <w:left w:val="nil"/>
              <w:bottom w:val="single" w:sz="4" w:space="0" w:color="000000"/>
              <w:right w:val="nil"/>
            </w:tcBorders>
            <w:hideMark/>
          </w:tcPr>
          <w:p w14:paraId="1A1749D9" w14:textId="77777777" w:rsidR="00431B06" w:rsidRPr="00261E78" w:rsidRDefault="00431B06">
            <w:pPr>
              <w:rPr>
                <w:sz w:val="20"/>
                <w:szCs w:val="20"/>
              </w:rPr>
            </w:pPr>
          </w:p>
        </w:tc>
        <w:tc>
          <w:tcPr>
            <w:tcW w:w="900" w:type="dxa"/>
            <w:tcBorders>
              <w:top w:val="nil"/>
              <w:left w:val="nil"/>
              <w:bottom w:val="single" w:sz="4" w:space="0" w:color="auto"/>
              <w:right w:val="nil"/>
            </w:tcBorders>
            <w:noWrap/>
            <w:hideMark/>
          </w:tcPr>
          <w:p w14:paraId="0A78CA59" w14:textId="1259FBCC" w:rsidR="00431B06" w:rsidRPr="00261E78" w:rsidRDefault="00431B06">
            <w:pPr>
              <w:jc w:val="center"/>
              <w:rPr>
                <w:sz w:val="20"/>
                <w:szCs w:val="20"/>
              </w:rPr>
            </w:pPr>
            <w:r w:rsidRPr="00261E78">
              <w:rPr>
                <w:sz w:val="20"/>
                <w:szCs w:val="20"/>
              </w:rPr>
              <w:t>(0.02</w:t>
            </w:r>
            <w:r w:rsidR="000A6E9B" w:rsidRPr="00261E78">
              <w:rPr>
                <w:sz w:val="20"/>
                <w:szCs w:val="20"/>
              </w:rPr>
              <w:t>7</w:t>
            </w:r>
            <w:r w:rsidRPr="00261E78">
              <w:rPr>
                <w:sz w:val="20"/>
                <w:szCs w:val="20"/>
              </w:rPr>
              <w:t>)</w:t>
            </w:r>
          </w:p>
        </w:tc>
        <w:tc>
          <w:tcPr>
            <w:tcW w:w="990" w:type="dxa"/>
            <w:tcBorders>
              <w:top w:val="nil"/>
              <w:left w:val="nil"/>
              <w:bottom w:val="single" w:sz="4" w:space="0" w:color="auto"/>
              <w:right w:val="nil"/>
            </w:tcBorders>
            <w:noWrap/>
            <w:hideMark/>
          </w:tcPr>
          <w:p w14:paraId="56F77ADE" w14:textId="77777777" w:rsidR="00431B06" w:rsidRPr="00261E78" w:rsidRDefault="00431B06">
            <w:pPr>
              <w:jc w:val="center"/>
              <w:rPr>
                <w:color w:val="000000"/>
                <w:sz w:val="20"/>
                <w:szCs w:val="20"/>
              </w:rPr>
            </w:pPr>
            <w:r w:rsidRPr="00261E78">
              <w:rPr>
                <w:color w:val="000000"/>
                <w:sz w:val="20"/>
                <w:szCs w:val="20"/>
              </w:rPr>
              <w:t>(0.030)</w:t>
            </w:r>
          </w:p>
        </w:tc>
        <w:tc>
          <w:tcPr>
            <w:tcW w:w="990" w:type="dxa"/>
            <w:tcBorders>
              <w:top w:val="nil"/>
              <w:left w:val="nil"/>
              <w:bottom w:val="single" w:sz="4" w:space="0" w:color="auto"/>
              <w:right w:val="nil"/>
            </w:tcBorders>
            <w:noWrap/>
            <w:hideMark/>
          </w:tcPr>
          <w:p w14:paraId="6F317BE0" w14:textId="77777777" w:rsidR="00431B06" w:rsidRPr="00261E78" w:rsidRDefault="00431B06">
            <w:pPr>
              <w:jc w:val="center"/>
              <w:rPr>
                <w:color w:val="000000"/>
                <w:sz w:val="20"/>
                <w:szCs w:val="20"/>
              </w:rPr>
            </w:pPr>
            <w:r w:rsidRPr="00261E78">
              <w:rPr>
                <w:color w:val="000000"/>
                <w:sz w:val="20"/>
                <w:szCs w:val="20"/>
              </w:rPr>
              <w:t>(0.030)</w:t>
            </w:r>
          </w:p>
        </w:tc>
        <w:tc>
          <w:tcPr>
            <w:tcW w:w="2250" w:type="dxa"/>
            <w:tcBorders>
              <w:top w:val="nil"/>
              <w:left w:val="nil"/>
              <w:bottom w:val="single" w:sz="4" w:space="0" w:color="auto"/>
              <w:right w:val="nil"/>
            </w:tcBorders>
            <w:noWrap/>
            <w:hideMark/>
          </w:tcPr>
          <w:p w14:paraId="586A296C" w14:textId="77777777" w:rsidR="00431B06" w:rsidRPr="00261E78" w:rsidRDefault="00431B06">
            <w:pPr>
              <w:jc w:val="center"/>
              <w:rPr>
                <w:sz w:val="20"/>
                <w:szCs w:val="20"/>
              </w:rPr>
            </w:pPr>
            <w:r w:rsidRPr="00261E78">
              <w:rPr>
                <w:sz w:val="20"/>
                <w:szCs w:val="20"/>
              </w:rPr>
              <w:t>(0.020)</w:t>
            </w:r>
          </w:p>
        </w:tc>
        <w:tc>
          <w:tcPr>
            <w:tcW w:w="2430" w:type="dxa"/>
            <w:tcBorders>
              <w:top w:val="nil"/>
              <w:left w:val="nil"/>
              <w:bottom w:val="single" w:sz="4" w:space="0" w:color="auto"/>
              <w:right w:val="nil"/>
            </w:tcBorders>
            <w:noWrap/>
            <w:hideMark/>
          </w:tcPr>
          <w:p w14:paraId="7BC40765" w14:textId="77777777" w:rsidR="00431B06" w:rsidRPr="00261E78" w:rsidRDefault="00431B06">
            <w:pPr>
              <w:jc w:val="center"/>
              <w:rPr>
                <w:sz w:val="20"/>
                <w:szCs w:val="20"/>
              </w:rPr>
            </w:pPr>
            <w:r w:rsidRPr="00261E78">
              <w:rPr>
                <w:sz w:val="20"/>
                <w:szCs w:val="20"/>
              </w:rPr>
              <w:t>(0.016)</w:t>
            </w:r>
          </w:p>
        </w:tc>
      </w:tr>
      <w:tr w:rsidR="0049569F" w:rsidRPr="00261E78" w14:paraId="5C3A2210" w14:textId="77777777" w:rsidTr="00A86F82">
        <w:trPr>
          <w:trHeight w:val="260"/>
          <w:jc w:val="center"/>
        </w:trPr>
        <w:tc>
          <w:tcPr>
            <w:tcW w:w="1800" w:type="dxa"/>
            <w:tcBorders>
              <w:top w:val="nil"/>
              <w:left w:val="nil"/>
              <w:bottom w:val="nil"/>
              <w:right w:val="nil"/>
            </w:tcBorders>
            <w:noWrap/>
            <w:hideMark/>
          </w:tcPr>
          <w:p w14:paraId="41934FD6" w14:textId="77777777" w:rsidR="00431B06" w:rsidRPr="00261E78" w:rsidRDefault="00431B06">
            <w:pPr>
              <w:rPr>
                <w:sz w:val="20"/>
                <w:szCs w:val="20"/>
              </w:rPr>
            </w:pPr>
            <w:r w:rsidRPr="00261E78">
              <w:rPr>
                <w:sz w:val="20"/>
                <w:szCs w:val="20"/>
              </w:rPr>
              <w:t>question timing FE</w:t>
            </w:r>
          </w:p>
        </w:tc>
        <w:tc>
          <w:tcPr>
            <w:tcW w:w="900" w:type="dxa"/>
            <w:tcBorders>
              <w:top w:val="nil"/>
              <w:left w:val="nil"/>
              <w:bottom w:val="nil"/>
              <w:right w:val="nil"/>
            </w:tcBorders>
            <w:noWrap/>
            <w:hideMark/>
          </w:tcPr>
          <w:p w14:paraId="4B6A9E82" w14:textId="77777777" w:rsidR="00431B06" w:rsidRPr="00261E78" w:rsidRDefault="00431B06">
            <w:pPr>
              <w:jc w:val="center"/>
              <w:rPr>
                <w:sz w:val="20"/>
                <w:szCs w:val="20"/>
              </w:rPr>
            </w:pPr>
            <w:r w:rsidRPr="00261E78">
              <w:rPr>
                <w:sz w:val="20"/>
                <w:szCs w:val="20"/>
              </w:rPr>
              <w:t>√</w:t>
            </w:r>
          </w:p>
        </w:tc>
        <w:tc>
          <w:tcPr>
            <w:tcW w:w="990" w:type="dxa"/>
            <w:tcBorders>
              <w:top w:val="nil"/>
              <w:left w:val="nil"/>
              <w:bottom w:val="nil"/>
              <w:right w:val="nil"/>
            </w:tcBorders>
            <w:noWrap/>
            <w:hideMark/>
          </w:tcPr>
          <w:p w14:paraId="544FABEE" w14:textId="77777777" w:rsidR="00431B06" w:rsidRPr="00261E78" w:rsidRDefault="00431B06">
            <w:pPr>
              <w:jc w:val="center"/>
              <w:rPr>
                <w:sz w:val="20"/>
                <w:szCs w:val="20"/>
              </w:rPr>
            </w:pPr>
            <w:r w:rsidRPr="00261E78">
              <w:rPr>
                <w:sz w:val="20"/>
                <w:szCs w:val="20"/>
              </w:rPr>
              <w:t>√</w:t>
            </w:r>
          </w:p>
        </w:tc>
        <w:tc>
          <w:tcPr>
            <w:tcW w:w="990" w:type="dxa"/>
            <w:tcBorders>
              <w:top w:val="nil"/>
              <w:left w:val="nil"/>
              <w:bottom w:val="nil"/>
              <w:right w:val="nil"/>
            </w:tcBorders>
            <w:noWrap/>
            <w:hideMark/>
          </w:tcPr>
          <w:p w14:paraId="0F83A6FA" w14:textId="77777777" w:rsidR="00431B06" w:rsidRPr="00261E78" w:rsidRDefault="00431B06">
            <w:pPr>
              <w:jc w:val="center"/>
              <w:rPr>
                <w:sz w:val="20"/>
                <w:szCs w:val="20"/>
              </w:rPr>
            </w:pPr>
            <w:r w:rsidRPr="00261E78">
              <w:rPr>
                <w:sz w:val="20"/>
                <w:szCs w:val="20"/>
              </w:rPr>
              <w:t>√</w:t>
            </w:r>
          </w:p>
        </w:tc>
        <w:tc>
          <w:tcPr>
            <w:tcW w:w="2250" w:type="dxa"/>
            <w:tcBorders>
              <w:top w:val="nil"/>
              <w:left w:val="nil"/>
              <w:bottom w:val="nil"/>
              <w:right w:val="nil"/>
            </w:tcBorders>
            <w:noWrap/>
            <w:hideMark/>
          </w:tcPr>
          <w:p w14:paraId="48A96C4F" w14:textId="77777777" w:rsidR="00431B06" w:rsidRPr="00261E78" w:rsidRDefault="00431B06">
            <w:pPr>
              <w:jc w:val="center"/>
              <w:rPr>
                <w:sz w:val="20"/>
                <w:szCs w:val="20"/>
              </w:rPr>
            </w:pPr>
            <w:r w:rsidRPr="00261E78">
              <w:rPr>
                <w:sz w:val="20"/>
                <w:szCs w:val="20"/>
              </w:rPr>
              <w:t>√</w:t>
            </w:r>
          </w:p>
        </w:tc>
        <w:tc>
          <w:tcPr>
            <w:tcW w:w="2430" w:type="dxa"/>
            <w:tcBorders>
              <w:top w:val="nil"/>
              <w:left w:val="nil"/>
              <w:bottom w:val="nil"/>
              <w:right w:val="nil"/>
            </w:tcBorders>
            <w:noWrap/>
            <w:hideMark/>
          </w:tcPr>
          <w:p w14:paraId="26ACE1FA" w14:textId="77777777" w:rsidR="00431B06" w:rsidRPr="00261E78" w:rsidRDefault="00431B06">
            <w:pPr>
              <w:jc w:val="center"/>
              <w:rPr>
                <w:sz w:val="20"/>
                <w:szCs w:val="20"/>
              </w:rPr>
            </w:pPr>
            <w:r w:rsidRPr="00261E78">
              <w:rPr>
                <w:sz w:val="20"/>
                <w:szCs w:val="20"/>
              </w:rPr>
              <w:t>√</w:t>
            </w:r>
          </w:p>
        </w:tc>
      </w:tr>
      <w:tr w:rsidR="0049569F" w:rsidRPr="00261E78" w14:paraId="5CAA75CA" w14:textId="77777777" w:rsidTr="00A86F82">
        <w:trPr>
          <w:trHeight w:val="260"/>
          <w:jc w:val="center"/>
        </w:trPr>
        <w:tc>
          <w:tcPr>
            <w:tcW w:w="1800" w:type="dxa"/>
            <w:tcBorders>
              <w:top w:val="nil"/>
              <w:left w:val="nil"/>
              <w:bottom w:val="single" w:sz="4" w:space="0" w:color="auto"/>
              <w:right w:val="nil"/>
            </w:tcBorders>
            <w:noWrap/>
            <w:hideMark/>
          </w:tcPr>
          <w:p w14:paraId="4E69D4A4" w14:textId="77777777" w:rsidR="00431B06" w:rsidRPr="00261E78" w:rsidRDefault="00431B06">
            <w:pPr>
              <w:rPr>
                <w:sz w:val="20"/>
                <w:szCs w:val="20"/>
              </w:rPr>
            </w:pPr>
            <w:r w:rsidRPr="00261E78">
              <w:rPr>
                <w:sz w:val="20"/>
                <w:szCs w:val="20"/>
              </w:rPr>
              <w:t>other controls</w:t>
            </w:r>
          </w:p>
        </w:tc>
        <w:tc>
          <w:tcPr>
            <w:tcW w:w="900" w:type="dxa"/>
            <w:tcBorders>
              <w:top w:val="nil"/>
              <w:left w:val="nil"/>
              <w:bottom w:val="single" w:sz="4" w:space="0" w:color="auto"/>
              <w:right w:val="nil"/>
            </w:tcBorders>
            <w:noWrap/>
            <w:hideMark/>
          </w:tcPr>
          <w:p w14:paraId="4D0F7DB4" w14:textId="77777777" w:rsidR="00431B06" w:rsidRPr="00261E78" w:rsidRDefault="00431B06">
            <w:pPr>
              <w:jc w:val="center"/>
              <w:rPr>
                <w:sz w:val="20"/>
                <w:szCs w:val="20"/>
              </w:rPr>
            </w:pPr>
            <w:r w:rsidRPr="00261E78">
              <w:rPr>
                <w:sz w:val="20"/>
                <w:szCs w:val="20"/>
              </w:rPr>
              <w:t>√</w:t>
            </w:r>
          </w:p>
        </w:tc>
        <w:tc>
          <w:tcPr>
            <w:tcW w:w="990" w:type="dxa"/>
            <w:tcBorders>
              <w:top w:val="nil"/>
              <w:left w:val="nil"/>
              <w:bottom w:val="single" w:sz="4" w:space="0" w:color="auto"/>
              <w:right w:val="nil"/>
            </w:tcBorders>
            <w:noWrap/>
            <w:hideMark/>
          </w:tcPr>
          <w:p w14:paraId="66565255" w14:textId="77777777" w:rsidR="00431B06" w:rsidRPr="00261E78" w:rsidRDefault="00431B06">
            <w:pPr>
              <w:jc w:val="center"/>
              <w:rPr>
                <w:sz w:val="20"/>
                <w:szCs w:val="20"/>
              </w:rPr>
            </w:pPr>
            <w:r w:rsidRPr="00261E78">
              <w:rPr>
                <w:sz w:val="20"/>
                <w:szCs w:val="20"/>
              </w:rPr>
              <w:t>√</w:t>
            </w:r>
          </w:p>
        </w:tc>
        <w:tc>
          <w:tcPr>
            <w:tcW w:w="990" w:type="dxa"/>
            <w:tcBorders>
              <w:top w:val="nil"/>
              <w:left w:val="nil"/>
              <w:bottom w:val="single" w:sz="4" w:space="0" w:color="auto"/>
              <w:right w:val="nil"/>
            </w:tcBorders>
            <w:noWrap/>
            <w:hideMark/>
          </w:tcPr>
          <w:p w14:paraId="18A16EF5" w14:textId="77777777" w:rsidR="00431B06" w:rsidRPr="00261E78" w:rsidRDefault="00431B06">
            <w:pPr>
              <w:jc w:val="center"/>
              <w:rPr>
                <w:sz w:val="20"/>
                <w:szCs w:val="20"/>
              </w:rPr>
            </w:pPr>
            <w:r w:rsidRPr="00261E78">
              <w:rPr>
                <w:sz w:val="20"/>
                <w:szCs w:val="20"/>
              </w:rPr>
              <w:t>√</w:t>
            </w:r>
          </w:p>
        </w:tc>
        <w:tc>
          <w:tcPr>
            <w:tcW w:w="2250" w:type="dxa"/>
            <w:tcBorders>
              <w:top w:val="nil"/>
              <w:left w:val="nil"/>
              <w:bottom w:val="single" w:sz="4" w:space="0" w:color="auto"/>
              <w:right w:val="nil"/>
            </w:tcBorders>
            <w:noWrap/>
            <w:hideMark/>
          </w:tcPr>
          <w:p w14:paraId="042A6BF3" w14:textId="77777777" w:rsidR="00431B06" w:rsidRPr="00261E78" w:rsidRDefault="00431B06">
            <w:pPr>
              <w:jc w:val="center"/>
              <w:rPr>
                <w:sz w:val="20"/>
                <w:szCs w:val="20"/>
              </w:rPr>
            </w:pPr>
            <w:r w:rsidRPr="00261E78">
              <w:rPr>
                <w:sz w:val="20"/>
                <w:szCs w:val="20"/>
              </w:rPr>
              <w:t>√</w:t>
            </w:r>
          </w:p>
        </w:tc>
        <w:tc>
          <w:tcPr>
            <w:tcW w:w="2430" w:type="dxa"/>
            <w:tcBorders>
              <w:top w:val="nil"/>
              <w:left w:val="nil"/>
              <w:bottom w:val="single" w:sz="4" w:space="0" w:color="auto"/>
              <w:right w:val="nil"/>
            </w:tcBorders>
            <w:noWrap/>
            <w:hideMark/>
          </w:tcPr>
          <w:p w14:paraId="6A7BEC91" w14:textId="77777777" w:rsidR="00431B06" w:rsidRPr="00261E78" w:rsidRDefault="00431B06">
            <w:pPr>
              <w:jc w:val="center"/>
              <w:rPr>
                <w:sz w:val="20"/>
                <w:szCs w:val="20"/>
              </w:rPr>
            </w:pPr>
            <w:r w:rsidRPr="00261E78">
              <w:rPr>
                <w:sz w:val="20"/>
                <w:szCs w:val="20"/>
              </w:rPr>
              <w:t>√</w:t>
            </w:r>
          </w:p>
        </w:tc>
      </w:tr>
      <w:tr w:rsidR="0049569F" w:rsidRPr="00261E78" w14:paraId="40C821A5" w14:textId="77777777" w:rsidTr="00A86F82">
        <w:trPr>
          <w:trHeight w:val="260"/>
          <w:jc w:val="center"/>
        </w:trPr>
        <w:tc>
          <w:tcPr>
            <w:tcW w:w="1800" w:type="dxa"/>
            <w:tcBorders>
              <w:top w:val="nil"/>
              <w:left w:val="nil"/>
              <w:bottom w:val="single" w:sz="4" w:space="0" w:color="auto"/>
              <w:right w:val="nil"/>
            </w:tcBorders>
            <w:noWrap/>
            <w:hideMark/>
          </w:tcPr>
          <w:p w14:paraId="485E2507" w14:textId="77777777" w:rsidR="00431B06" w:rsidRPr="00261E78" w:rsidRDefault="00431B06">
            <w:pPr>
              <w:rPr>
                <w:sz w:val="20"/>
                <w:szCs w:val="20"/>
              </w:rPr>
            </w:pPr>
            <w:r w:rsidRPr="00261E78">
              <w:rPr>
                <w:sz w:val="20"/>
                <w:szCs w:val="20"/>
              </w:rPr>
              <w:t>N</w:t>
            </w:r>
          </w:p>
        </w:tc>
        <w:tc>
          <w:tcPr>
            <w:tcW w:w="900" w:type="dxa"/>
            <w:tcBorders>
              <w:top w:val="nil"/>
              <w:left w:val="nil"/>
              <w:bottom w:val="single" w:sz="4" w:space="0" w:color="auto"/>
              <w:right w:val="nil"/>
            </w:tcBorders>
            <w:noWrap/>
            <w:hideMark/>
          </w:tcPr>
          <w:p w14:paraId="5EBF4792" w14:textId="77777777" w:rsidR="00431B06" w:rsidRPr="00261E78" w:rsidRDefault="00431B0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6B29978F" w14:textId="77777777" w:rsidR="00431B06" w:rsidRPr="00261E78" w:rsidRDefault="00431B0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35A83BE4" w14:textId="77777777" w:rsidR="00431B06" w:rsidRPr="00261E78" w:rsidRDefault="00431B06">
            <w:pPr>
              <w:jc w:val="center"/>
              <w:rPr>
                <w:sz w:val="20"/>
                <w:szCs w:val="20"/>
              </w:rPr>
            </w:pPr>
            <w:r w:rsidRPr="00261E78">
              <w:rPr>
                <w:sz w:val="20"/>
                <w:szCs w:val="20"/>
              </w:rPr>
              <w:t>3,613</w:t>
            </w:r>
          </w:p>
        </w:tc>
        <w:tc>
          <w:tcPr>
            <w:tcW w:w="2250" w:type="dxa"/>
            <w:tcBorders>
              <w:top w:val="nil"/>
              <w:left w:val="nil"/>
              <w:bottom w:val="single" w:sz="4" w:space="0" w:color="auto"/>
              <w:right w:val="nil"/>
            </w:tcBorders>
            <w:noWrap/>
            <w:hideMark/>
          </w:tcPr>
          <w:p w14:paraId="120E65BC" w14:textId="77777777" w:rsidR="00431B06" w:rsidRPr="00261E78" w:rsidRDefault="00431B06">
            <w:pPr>
              <w:jc w:val="center"/>
              <w:rPr>
                <w:sz w:val="20"/>
                <w:szCs w:val="20"/>
              </w:rPr>
            </w:pPr>
            <w:r w:rsidRPr="00261E78">
              <w:rPr>
                <w:sz w:val="20"/>
                <w:szCs w:val="20"/>
              </w:rPr>
              <w:t>2,748</w:t>
            </w:r>
          </w:p>
        </w:tc>
        <w:tc>
          <w:tcPr>
            <w:tcW w:w="2430" w:type="dxa"/>
            <w:tcBorders>
              <w:top w:val="nil"/>
              <w:left w:val="nil"/>
              <w:bottom w:val="single" w:sz="4" w:space="0" w:color="auto"/>
              <w:right w:val="nil"/>
            </w:tcBorders>
            <w:noWrap/>
            <w:hideMark/>
          </w:tcPr>
          <w:p w14:paraId="4D6190D9" w14:textId="77777777" w:rsidR="00431B06" w:rsidRPr="00261E78" w:rsidRDefault="00431B06">
            <w:pPr>
              <w:jc w:val="center"/>
              <w:rPr>
                <w:sz w:val="20"/>
                <w:szCs w:val="20"/>
              </w:rPr>
            </w:pPr>
            <w:r w:rsidRPr="00261E78">
              <w:rPr>
                <w:sz w:val="20"/>
                <w:szCs w:val="20"/>
              </w:rPr>
              <w:t>3,613</w:t>
            </w:r>
          </w:p>
        </w:tc>
      </w:tr>
    </w:tbl>
    <w:p w14:paraId="76DA35D9" w14:textId="192ADDA0" w:rsidR="00142F48" w:rsidRPr="00261E78" w:rsidRDefault="00142F48" w:rsidP="00142F48">
      <w:pPr>
        <w:pStyle w:val="Notes"/>
        <w:rPr>
          <w:b/>
          <w:color w:val="000000"/>
        </w:rPr>
      </w:pPr>
      <w:r w:rsidRPr="00261E78">
        <w:t>Notes: 1. ***p&lt;0.001</w:t>
      </w:r>
      <w:r w:rsidRPr="00261E78">
        <w:rPr>
          <w:rFonts w:eastAsia="DengXian"/>
        </w:rPr>
        <w:t>; **p&lt;0.01; *p&lt;0.05.</w:t>
      </w:r>
      <w:r w:rsidRPr="00261E78">
        <w:br/>
      </w:r>
      <w:r w:rsidR="003C5557" w:rsidRPr="00261E78">
        <w:t>2</w:t>
      </w:r>
      <w:r w:rsidRPr="00261E78">
        <w:t>. Question timing FE indicates the date on which the question was posted.</w:t>
      </w:r>
    </w:p>
    <w:p w14:paraId="102C93D6" w14:textId="1233142F" w:rsidR="000935D6" w:rsidRPr="00261E78" w:rsidRDefault="00AB308E" w:rsidP="0057336B">
      <w:pPr>
        <w:pStyle w:val="Heading1"/>
      </w:pPr>
      <w:r w:rsidRPr="00261E78">
        <w:t>Conclusion</w:t>
      </w:r>
    </w:p>
    <w:p w14:paraId="0668B3B6" w14:textId="77777777" w:rsidR="00AB308E" w:rsidRPr="00261E78" w:rsidRDefault="00AB308E" w:rsidP="00E93697">
      <w:pPr>
        <w:pStyle w:val="Heading2"/>
        <w:rPr>
          <w:rFonts w:eastAsiaTheme="minorEastAsia"/>
        </w:rPr>
      </w:pPr>
      <w:r w:rsidRPr="00261E78">
        <w:rPr>
          <w:rFonts w:eastAsiaTheme="minorEastAsia"/>
        </w:rPr>
        <w:t>Main Finding</w:t>
      </w:r>
      <w:r w:rsidRPr="00261E78">
        <w:t>s</w:t>
      </w:r>
    </w:p>
    <w:p w14:paraId="79C305E9" w14:textId="349F9C35" w:rsidR="00AB308E" w:rsidRPr="00261E78" w:rsidRDefault="00AB308E" w:rsidP="00046178">
      <w:pPr>
        <w:pStyle w:val="Paragraph0"/>
      </w:pPr>
      <w:r w:rsidRPr="00261E78">
        <w:t>Our study investigates the impact</w:t>
      </w:r>
      <w:r w:rsidR="00C23832" w:rsidRPr="00261E78">
        <w:t>s</w:t>
      </w:r>
      <w:r w:rsidRPr="00261E78">
        <w:t xml:space="preserve"> of platform-specific internal </w:t>
      </w:r>
      <w:r w:rsidR="00C55514" w:rsidRPr="00261E78">
        <w:t>G</w:t>
      </w:r>
      <w:r w:rsidR="00A915A2" w:rsidRPr="00261E78">
        <w:t>en</w:t>
      </w:r>
      <w:r w:rsidR="00C55514" w:rsidRPr="00261E78">
        <w:t>AI</w:t>
      </w:r>
      <w:r w:rsidRPr="00261E78">
        <w:t xml:space="preserve"> on user behavior in online Q&amp;A communities</w:t>
      </w:r>
      <w:r w:rsidR="00D1059C">
        <w:t>,</w:t>
      </w:r>
      <w:r w:rsidR="00261E78">
        <w:t xml:space="preserve"> in addition to </w:t>
      </w:r>
      <w:r w:rsidR="0088677E">
        <w:rPr>
          <w:rFonts w:hint="eastAsia"/>
        </w:rPr>
        <w:t xml:space="preserve">the influence of </w:t>
      </w:r>
      <w:r w:rsidR="00261E78">
        <w:t>external GenAI</w:t>
      </w:r>
      <w:r w:rsidR="0088677E">
        <w:rPr>
          <w:rFonts w:hint="eastAsia"/>
        </w:rPr>
        <w:t xml:space="preserve"> tools</w:t>
      </w:r>
      <w:r w:rsidRPr="00261E78">
        <w:t xml:space="preserve">. </w:t>
      </w:r>
      <w:r w:rsidR="00C23832" w:rsidRPr="00261E78">
        <w:t xml:space="preserve">We show that AI-generated answers significantly reduce both </w:t>
      </w:r>
      <w:r w:rsidR="0005430E" w:rsidRPr="00261E78">
        <w:rPr>
          <w:i/>
          <w:iCs/>
        </w:rPr>
        <w:t>human answer supply</w:t>
      </w:r>
      <w:r w:rsidR="0005430E" w:rsidRPr="00261E78">
        <w:t xml:space="preserve"> and </w:t>
      </w:r>
      <w:r w:rsidR="0005430E" w:rsidRPr="00261E78">
        <w:rPr>
          <w:i/>
          <w:iCs/>
        </w:rPr>
        <w:t xml:space="preserve">viewer recognition </w:t>
      </w:r>
      <w:r w:rsidR="0005430E" w:rsidRPr="00261E78">
        <w:t xml:space="preserve">(of human answers) </w:t>
      </w:r>
      <w:r w:rsidR="00C23832" w:rsidRPr="00261E78">
        <w:t>as measured by net votes.</w:t>
      </w:r>
      <w:r w:rsidR="0005430E" w:rsidRPr="00261E78">
        <w:t xml:space="preserve"> </w:t>
      </w:r>
      <w:r w:rsidRPr="00261E78">
        <w:t>However, receiving AI-generated answers does not significantly impact questioners</w:t>
      </w:r>
      <w:r w:rsidR="00144466" w:rsidRPr="00261E78">
        <w:t>’</w:t>
      </w:r>
      <w:r w:rsidRPr="00261E78">
        <w:t xml:space="preserve"> subsequent activities, including posting new questions or providing comments. Question viewership also remains unaffected by the presence of AI-generated answers.</w:t>
      </w:r>
    </w:p>
    <w:p w14:paraId="00D704B4" w14:textId="0F8755A3" w:rsidR="00C23832" w:rsidRPr="00261E78" w:rsidRDefault="00AB308E" w:rsidP="007852CA">
      <w:pPr>
        <w:pStyle w:val="Paragraph0"/>
      </w:pPr>
      <w:r w:rsidRPr="00261E78">
        <w:lastRenderedPageBreak/>
        <w:t xml:space="preserve">We identify </w:t>
      </w:r>
      <w:r w:rsidR="002D7723" w:rsidRPr="00261E78">
        <w:t xml:space="preserve">three </w:t>
      </w:r>
      <w:r w:rsidRPr="00261E78">
        <w:t xml:space="preserve">mechanisms underlying the negative impact on answer supply: the </w:t>
      </w:r>
      <w:r w:rsidRPr="00261E78">
        <w:rPr>
          <w:i/>
          <w:iCs/>
        </w:rPr>
        <w:t>content effect</w:t>
      </w:r>
      <w:r w:rsidRPr="00261E78">
        <w:t>, stemming from the quality of AI-generated content</w:t>
      </w:r>
      <w:r w:rsidR="002D7723" w:rsidRPr="00261E78">
        <w:t>;</w:t>
      </w:r>
      <w:r w:rsidRPr="00261E78">
        <w:t xml:space="preserve"> </w:t>
      </w:r>
      <w:r w:rsidR="007852CA" w:rsidRPr="00261E78">
        <w:t xml:space="preserve">the </w:t>
      </w:r>
      <w:r w:rsidR="007852CA" w:rsidRPr="00261E78">
        <w:rPr>
          <w:i/>
          <w:iCs/>
        </w:rPr>
        <w:t>source effect</w:t>
      </w:r>
      <w:r w:rsidR="007852CA" w:rsidRPr="00261E78">
        <w:t xml:space="preserve">, arising from the mere fact that the information source is an AI system; and </w:t>
      </w:r>
      <w:r w:rsidR="002D7723" w:rsidRPr="00261E78">
        <w:t xml:space="preserve">the </w:t>
      </w:r>
      <w:r w:rsidR="002D7723" w:rsidRPr="00261E78">
        <w:rPr>
          <w:i/>
          <w:iCs/>
        </w:rPr>
        <w:t>position effect</w:t>
      </w:r>
      <w:r w:rsidR="002D7723" w:rsidRPr="00261E78">
        <w:t xml:space="preserve">, </w:t>
      </w:r>
      <w:r w:rsidR="00C23832" w:rsidRPr="00261E78">
        <w:t>resulting from AI-generated answers appearing almost instantaneously, occupying the first position in answer sequences and consequently demotivating human contribution</w:t>
      </w:r>
      <w:r w:rsidRPr="00261E78">
        <w:t xml:space="preserve">. </w:t>
      </w:r>
      <w:r w:rsidR="00C23832" w:rsidRPr="00261E78">
        <w:t>Notably, our comparison of AI with high-reputation human answerers reveals that the source effect is unique to AI-generated answers—even the most reputable human answerers do not produce a similar deterrent effect.</w:t>
      </w:r>
      <w:r w:rsidRPr="00261E78">
        <w:t xml:space="preserve"> </w:t>
      </w:r>
    </w:p>
    <w:p w14:paraId="2009CAB1" w14:textId="37D59E3C" w:rsidR="007402DD" w:rsidRPr="00261E78" w:rsidRDefault="00C23832" w:rsidP="00472493">
      <w:pPr>
        <w:pStyle w:val="Paragraph0"/>
      </w:pPr>
      <w:r w:rsidRPr="00261E78">
        <w:t xml:space="preserve">The observed decrease in </w:t>
      </w:r>
      <w:r w:rsidR="00816FA5" w:rsidRPr="00261E78">
        <w:t xml:space="preserve">viewer </w:t>
      </w:r>
      <w:r w:rsidRPr="00261E78">
        <w:t xml:space="preserve">recognition </w:t>
      </w:r>
      <w:r w:rsidR="002C29E2" w:rsidRPr="00261E78">
        <w:t xml:space="preserve">of </w:t>
      </w:r>
      <w:r w:rsidRPr="00261E78">
        <w:t>human answers cannot be attributed to</w:t>
      </w:r>
      <w:r w:rsidR="00FD4BBD">
        <w:t xml:space="preserve"> viewers’</w:t>
      </w:r>
      <w:r w:rsidRPr="00261E78">
        <w:t xml:space="preserve"> </w:t>
      </w:r>
      <w:r w:rsidR="00816FA5" w:rsidRPr="00261E78">
        <w:t>distract</w:t>
      </w:r>
      <w:r w:rsidR="00FD4BBD">
        <w:t xml:space="preserve">ion from </w:t>
      </w:r>
      <w:r w:rsidR="00816FA5" w:rsidRPr="00261E78">
        <w:t xml:space="preserve">human answers or </w:t>
      </w:r>
      <w:r w:rsidR="00A83A8C">
        <w:t xml:space="preserve">to </w:t>
      </w:r>
      <w:r w:rsidR="00816FA5" w:rsidRPr="00261E78">
        <w:t>degraded human answer quality</w:t>
      </w:r>
      <w:r w:rsidRPr="00261E78">
        <w:t>. Rather, our analysis suggests that internal GenAI elevates viewers</w:t>
      </w:r>
      <w:r w:rsidR="00144466" w:rsidRPr="00261E78">
        <w:t>’</w:t>
      </w:r>
      <w:r w:rsidRPr="00261E78">
        <w:t xml:space="preserve"> quality expectations, creating a more demanding standard against which human contributions are evaluated.</w:t>
      </w:r>
    </w:p>
    <w:p w14:paraId="16E81CD7" w14:textId="77777777" w:rsidR="00AB308E" w:rsidRPr="00261E78" w:rsidRDefault="00AB308E" w:rsidP="00E93697">
      <w:pPr>
        <w:pStyle w:val="Heading2"/>
      </w:pPr>
      <w:r w:rsidRPr="00261E78">
        <w:t>Theoretical Contributions</w:t>
      </w:r>
    </w:p>
    <w:p w14:paraId="6A54B01F" w14:textId="77777777" w:rsidR="00261E78" w:rsidRDefault="00C4181C" w:rsidP="00633022">
      <w:pPr>
        <w:pStyle w:val="Paragraph0"/>
      </w:pPr>
      <w:r w:rsidRPr="00261E78">
        <w:t>Our study contributes to the emerging literature on generative AI</w:t>
      </w:r>
      <w:r w:rsidR="00144466" w:rsidRPr="00261E78">
        <w:t>’</w:t>
      </w:r>
      <w:r w:rsidRPr="00261E78">
        <w:t xml:space="preserve">s impact on online communities in several important ways. First, we extend research beyond external </w:t>
      </w:r>
      <w:r w:rsidR="002C29E2" w:rsidRPr="00261E78">
        <w:t>general-</w:t>
      </w:r>
      <w:r w:rsidRPr="00261E78">
        <w:t>purpose GenAI tools to platform-</w:t>
      </w:r>
      <w:r w:rsidR="002C29E2" w:rsidRPr="00261E78">
        <w:t xml:space="preserve">specific </w:t>
      </w:r>
      <w:r w:rsidRPr="00261E78">
        <w:t>internal GenAI systems. Our study offers unique insights into the challenges and opportunities platforms face when developing their own AI capabilities. We document a complex relationship between GenAI and human participation, which is especially relevant as more online platforms develop proprietary AI solutions in response to the proliferation of external GenAI tools.</w:t>
      </w:r>
      <w:r w:rsidR="00735E45" w:rsidRPr="00261E78">
        <w:t xml:space="preserve"> </w:t>
      </w:r>
    </w:p>
    <w:p w14:paraId="4ADEAE78" w14:textId="00F8AEAA" w:rsidR="00C4181C" w:rsidRPr="00261E78" w:rsidRDefault="00735E45" w:rsidP="00633022">
      <w:pPr>
        <w:pStyle w:val="Paragraph0"/>
      </w:pPr>
      <w:r w:rsidRPr="00261E78">
        <w:t xml:space="preserve">Specifically, our findings, when compared with </w:t>
      </w:r>
      <w:r w:rsidR="009F4982">
        <w:t xml:space="preserve">those of </w:t>
      </w:r>
      <w:r w:rsidRPr="00261E78">
        <w:t>Su et al. (2023), reveal that AI</w:t>
      </w:r>
      <w:r w:rsidR="00144466" w:rsidRPr="00261E78">
        <w:t>’</w:t>
      </w:r>
      <w:r w:rsidRPr="00261E78">
        <w:t>s impact on human knowledge sharing is highly context-dependent. While Su et al.</w:t>
      </w:r>
      <w:r w:rsidR="00A657F3" w:rsidRPr="00261E78">
        <w:t xml:space="preserve"> (2023)</w:t>
      </w:r>
      <w:r w:rsidRPr="00261E78">
        <w:t xml:space="preserve"> find positive effects in Quora</w:t>
      </w:r>
      <w:r w:rsidR="00144466" w:rsidRPr="00261E78">
        <w:t>’</w:t>
      </w:r>
      <w:r w:rsidRPr="00261E78">
        <w:t xml:space="preserve">s diverse content ecosystem with delayed AI implementation, we demonstrate negative effects in specialized technical communities with immediate AI responses. </w:t>
      </w:r>
      <w:r w:rsidRPr="00261E78">
        <w:lastRenderedPageBreak/>
        <w:t xml:space="preserve">This contrast may </w:t>
      </w:r>
      <w:r w:rsidR="00D1059C">
        <w:t xml:space="preserve">be </w:t>
      </w:r>
      <w:r w:rsidR="00A00ECC">
        <w:t xml:space="preserve">attributable </w:t>
      </w:r>
      <w:r w:rsidR="00261E78">
        <w:t>to multiple reasons</w:t>
      </w:r>
      <w:r w:rsidRPr="00261E78">
        <w:t xml:space="preserve">: </w:t>
      </w:r>
      <w:r w:rsidRPr="00261E78">
        <w:rPr>
          <w:b/>
          <w:bCs/>
        </w:rPr>
        <w:t xml:space="preserve">(a) </w:t>
      </w:r>
      <w:r w:rsidR="009F4982">
        <w:rPr>
          <w:b/>
          <w:bCs/>
        </w:rPr>
        <w:t>P</w:t>
      </w:r>
      <w:r w:rsidRPr="00261E78">
        <w:rPr>
          <w:b/>
          <w:bCs/>
        </w:rPr>
        <w:t>latform specialization:</w:t>
      </w:r>
      <w:r w:rsidRPr="00261E78">
        <w:t xml:space="preserve"> AI may stimulate participation on general-interest platforms </w:t>
      </w:r>
      <w:r w:rsidR="00A1067E" w:rsidRPr="00261E78">
        <w:t xml:space="preserve">where AI answers can serve as collaborative “starting points” for users to build upon </w:t>
      </w:r>
      <w:r w:rsidR="00612C6B" w:rsidRPr="00261E78">
        <w:t>(e.g., brainstorming context</w:t>
      </w:r>
      <w:r w:rsidR="00EB4B15">
        <w:rPr>
          <w:rFonts w:hint="eastAsia"/>
        </w:rPr>
        <w:t>s</w:t>
      </w:r>
      <w:r w:rsidR="00612C6B" w:rsidRPr="00261E78">
        <w:t xml:space="preserve"> </w:t>
      </w:r>
      <w:r w:rsidR="006468F1" w:rsidRPr="00261E78">
        <w:rPr>
          <w:rFonts w:eastAsia="Times New Roman"/>
          <w:szCs w:val="24"/>
        </w:rPr>
        <w:t>where initial ideas are meant to spark further elaboration</w:t>
      </w:r>
      <w:r w:rsidR="00612C6B" w:rsidRPr="00261E78">
        <w:t>)</w:t>
      </w:r>
      <w:r w:rsidR="00261E78">
        <w:t>. However, in professional</w:t>
      </w:r>
      <w:r w:rsidR="00EB4B15">
        <w:rPr>
          <w:rFonts w:hint="eastAsia"/>
        </w:rPr>
        <w:t xml:space="preserve"> contexts like </w:t>
      </w:r>
      <w:r w:rsidR="00D12240" w:rsidRPr="00261E78">
        <w:t>SegmentFault</w:t>
      </w:r>
      <w:r w:rsidR="00EB4B15">
        <w:rPr>
          <w:rFonts w:hint="eastAsia"/>
        </w:rPr>
        <w:t xml:space="preserve">, </w:t>
      </w:r>
      <w:r w:rsidR="00261E78">
        <w:t xml:space="preserve">AI </w:t>
      </w:r>
      <w:r w:rsidR="00EB4B15">
        <w:rPr>
          <w:rFonts w:hint="eastAsia"/>
        </w:rPr>
        <w:t xml:space="preserve">answers </w:t>
      </w:r>
      <w:r w:rsidR="00261E78">
        <w:t xml:space="preserve">may </w:t>
      </w:r>
      <w:r w:rsidRPr="00261E78">
        <w:t>directly compete with human expertise</w:t>
      </w:r>
      <w:r w:rsidR="00261E78">
        <w:t xml:space="preserve"> </w:t>
      </w:r>
      <w:r w:rsidR="00EB4B15">
        <w:rPr>
          <w:rFonts w:hint="eastAsia"/>
        </w:rPr>
        <w:t>for</w:t>
      </w:r>
      <w:r w:rsidR="00261E78">
        <w:t xml:space="preserve"> user attention</w:t>
      </w:r>
      <w:r w:rsidRPr="00CF121E">
        <w:t>.</w:t>
      </w:r>
      <w:r w:rsidRPr="00261E78">
        <w:rPr>
          <w:b/>
          <w:bCs/>
        </w:rPr>
        <w:t xml:space="preserve"> (b) </w:t>
      </w:r>
      <w:r w:rsidR="009F4982">
        <w:rPr>
          <w:b/>
          <w:bCs/>
        </w:rPr>
        <w:t>T</w:t>
      </w:r>
      <w:r w:rsidRPr="00261E78">
        <w:rPr>
          <w:b/>
          <w:bCs/>
        </w:rPr>
        <w:t xml:space="preserve">iming of intervention: </w:t>
      </w:r>
      <w:r w:rsidRPr="00261E78">
        <w:t>Late-arriving AI</w:t>
      </w:r>
      <w:r w:rsidR="00D1059C">
        <w:t>,</w:t>
      </w:r>
      <w:r w:rsidRPr="00261E78">
        <w:t xml:space="preserve"> </w:t>
      </w:r>
      <w:r w:rsidR="00261E78">
        <w:t xml:space="preserve">as examined </w:t>
      </w:r>
      <w:r w:rsidR="00EB4B15">
        <w:rPr>
          <w:rFonts w:hint="eastAsia"/>
        </w:rPr>
        <w:t>in</w:t>
      </w:r>
      <w:r w:rsidR="00D1059C">
        <w:t xml:space="preserve"> </w:t>
      </w:r>
      <w:r w:rsidR="00261E78" w:rsidRPr="00261E78">
        <w:t xml:space="preserve">Su et al. (2023), </w:t>
      </w:r>
      <w:r w:rsidRPr="00261E78">
        <w:t xml:space="preserve">may complement existing discussions, while immediate AI responses may preempt human contributions. </w:t>
      </w:r>
      <w:r w:rsidRPr="00261E78">
        <w:rPr>
          <w:b/>
          <w:bCs/>
        </w:rPr>
        <w:t xml:space="preserve">(c) </w:t>
      </w:r>
      <w:r w:rsidR="009F4982">
        <w:rPr>
          <w:b/>
          <w:bCs/>
        </w:rPr>
        <w:t>I</w:t>
      </w:r>
      <w:r w:rsidRPr="00261E78">
        <w:rPr>
          <w:b/>
          <w:bCs/>
        </w:rPr>
        <w:t>ntegration strategy:</w:t>
      </w:r>
      <w:r w:rsidRPr="00261E78">
        <w:t xml:space="preserve"> Platform-controlled AI integration</w:t>
      </w:r>
      <w:r w:rsidR="00D1059C">
        <w:t>,</w:t>
      </w:r>
      <w:r w:rsidRPr="00261E78">
        <w:t xml:space="preserve"> </w:t>
      </w:r>
      <w:r w:rsidR="00261E78">
        <w:t xml:space="preserve">as </w:t>
      </w:r>
      <w:r w:rsidR="00D1059C">
        <w:t xml:space="preserve">in </w:t>
      </w:r>
      <w:r w:rsidR="00261E78">
        <w:t>our study</w:t>
      </w:r>
      <w:r w:rsidR="00D1059C">
        <w:t>,</w:t>
      </w:r>
      <w:r w:rsidR="00261E78">
        <w:t xml:space="preserve"> </w:t>
      </w:r>
      <w:r w:rsidRPr="00261E78">
        <w:t>creates different dynamics than user-initiated external AI adoption. These insights advance theory by demonstrating that understanding AI</w:t>
      </w:r>
      <w:r w:rsidR="00144466" w:rsidRPr="00261E78">
        <w:t>’</w:t>
      </w:r>
      <w:r w:rsidRPr="00261E78">
        <w:t>s transformative effects requires careful attention to the sociotechnical configuration within which AI operates.</w:t>
      </w:r>
    </w:p>
    <w:p w14:paraId="1DD719C6" w14:textId="78E215F3" w:rsidR="00FE3EAE" w:rsidRPr="00261E78" w:rsidRDefault="00AB308E" w:rsidP="00EB4B15">
      <w:pPr>
        <w:pStyle w:val="Paragraph0"/>
        <w:widowControl w:val="0"/>
        <w:ind w:firstLine="533"/>
      </w:pPr>
      <w:r w:rsidRPr="00261E78">
        <w:t xml:space="preserve">Second, our study advances the theoretical understanding of the mechanisms through which </w:t>
      </w:r>
      <w:r w:rsidR="00C55514" w:rsidRPr="00261E78">
        <w:t>G</w:t>
      </w:r>
      <w:r w:rsidR="00FE3EAE" w:rsidRPr="00261E78">
        <w:t>en</w:t>
      </w:r>
      <w:r w:rsidR="00C55514" w:rsidRPr="00261E78">
        <w:t>AI</w:t>
      </w:r>
      <w:r w:rsidRPr="00261E78">
        <w:t xml:space="preserve"> influences user behaviors in online communities. We demonstrate the importance of examining </w:t>
      </w:r>
      <w:r w:rsidR="00C55514" w:rsidRPr="00261E78">
        <w:t>G</w:t>
      </w:r>
      <w:r w:rsidR="00FE3EAE" w:rsidRPr="00261E78">
        <w:t>en</w:t>
      </w:r>
      <w:r w:rsidR="00C55514" w:rsidRPr="00261E78">
        <w:t>AI</w:t>
      </w:r>
      <w:r w:rsidR="00144466" w:rsidRPr="00261E78">
        <w:t>’</w:t>
      </w:r>
      <w:r w:rsidRPr="00261E78">
        <w:t xml:space="preserve">s impacts through multiple theoretical lenses. Our </w:t>
      </w:r>
      <w:r w:rsidR="00C14468" w:rsidRPr="00261E78">
        <w:t>study</w:t>
      </w:r>
      <w:r w:rsidRPr="00261E78">
        <w:t xml:space="preserve"> identifies multiple underlying channels through the lens of </w:t>
      </w:r>
      <w:r w:rsidR="00C14468" w:rsidRPr="00261E78">
        <w:t xml:space="preserve">dual-system theories </w:t>
      </w:r>
      <w:r w:rsidR="004E16E6" w:rsidRPr="00261E78">
        <w:fldChar w:fldCharType="begin"/>
      </w:r>
      <w:r w:rsidR="0078431E" w:rsidRPr="00261E78">
        <w:instrText xml:space="preserve"> ADDIN ZOTERO_ITEM CSL_CITATION {"citationID":"SWLHGb20","properties":{"formattedCitation":"(Chaiken 1980)","plainCitation":"(Chaiken 1980)","noteIndex":0},"citationItems":[{"id":3704,"uris":["http://www.mendeley.com/documents/?uuid=c5708871-6903-4fca-bccd-68d84149e31a","http://zotero.org/users/8905122/items/KCCSK5CM"],"itemData":{"id":3704,"type":"article-journal","abstract":"In Experiment 1, subjects read a persuasive message from a likable or unlikable communicator who presented six or two arguments concerning one of two topics. High response involvement subjects anticipated discussing the message topic at a future experimental session, whereas low involvement subjects anticipated discussing a different topic. For high involvement subjects, opinion change was significantly greater given six arguments but was unaffected by communicator likability. For low involvement subjects, opinion change was significantly greater given a likable communicator but was unaffected by the arguments manipulation. In Experiment 2, high issue involvement subjects showed slightly greater opinion change when exposed to five arguments from an unlikable (vs. one argument from a likable) communicator, whereas low involvement subjects exhibited significantly greater persuasion in response to one argument from a likable (vs. five arguments from an unlikable) communicator. These findings support the idea that high involvement leads message recipients to employ a systematic information processing strategy in which message-based cognitions mediate persuasion, whereas low involvement leads recipients to use a heuristic processing strategy in which simple decision rules mediate persuasion. Support was also obtained for the hypothesis that content-mediated (vs. source-mediated) opinion change would shower greater persistence.\n\n</w:instrText>
      </w:r>
      <w:r w:rsidR="0078431E" w:rsidRPr="00261E78">
        <w:instrText>【摘要翻译】在实验</w:instrText>
      </w:r>
      <w:r w:rsidR="0078431E" w:rsidRPr="00261E78">
        <w:instrText>1</w:instrText>
      </w:r>
      <w:r w:rsidR="0078431E" w:rsidRPr="00261E78">
        <w:instrText>中，受试者阅读了一条来自一个讨人喜欢或不讨人喜欢的沟通者的有说服力的信息，该沟通者就两个话题中的一个提出了六到两个论点。高反应参与受试者预期在未来的实验会议上讨论信息主题，而低参与受试者预期讨论不同的主题。对于高度参与的受试者，给定六个论点，意见变化明显更大，但不受沟通者可爱程度的影响。对于低参与受试者，给定一个讨人喜欢的沟通者，意见变化明显更大，但不受论点操纵的影响。在实验</w:instrText>
      </w:r>
      <w:r w:rsidR="0078431E" w:rsidRPr="00261E78">
        <w:instrText>2</w:instrText>
      </w:r>
      <w:r w:rsidR="0078431E" w:rsidRPr="00261E78">
        <w:instrText>中，当暴露于来自不讨人喜欢的沟通者的五个论点（相对于来自讨人喜欢的一个论点）时，高问题参与度受试者表现出略大的观点变化，而低参与度受试者在回应来自讨人喜欢的沟通者的一个论点（相对于来自不讨人喜欢的五个论点）时表现出明显更大的说服力。这些发现支持这样一种观点，即高参与度导致信息接收者采用系统的信息处理策略，其中基于信息的认知调节说服，而低参与度导致接收者使用启发式处理策略，其中简单的决策规则调节说服。内容介导的（相对于来源介导的）观点变化会带来更大的持久性的假设也得到了支持。</w:instrText>
      </w:r>
      <w:r w:rsidR="0078431E" w:rsidRPr="00261E78">
        <w:instrText xml:space="preserve">","archive_location":"4864 </w:instrText>
      </w:r>
      <w:r w:rsidR="0078431E" w:rsidRPr="00261E78">
        <w:rPr>
          <w:rFonts w:ascii="Apple Color Emoji" w:hAnsi="Apple Color Emoji" w:cs="Apple Color Emoji"/>
        </w:rPr>
        <w:instrText>📊</w:instrText>
      </w:r>
      <w:r w:rsidR="0078431E" w:rsidRPr="00261E78">
        <w:instrText>","call-number":"1","container-title":"Journal of Personality and Social Psychology","DOI":"10.1037/0022-3514.39.5.752","ISSN":"1939-1315","issue":"5","journalAbbreviation":"J. Pers. Soc. Psychol.","language":"en","note":"</w:instrText>
      </w:r>
      <w:r w:rsidR="0078431E" w:rsidRPr="00261E78">
        <w:rPr>
          <w:rFonts w:ascii="Apple Color Emoji" w:hAnsi="Apple Color Emoji" w:cs="Apple Color Emoji"/>
        </w:rPr>
        <w:instrText>🏷️</w:instrText>
      </w:r>
      <w:r w:rsidR="0078431E" w:rsidRPr="00261E78">
        <w:instrText xml:space="preserve"> /unread","page":"752-766","source":"7.6 (Q1)","title":"Heuristic versus systematic information processing and the use of source versus message cues in persuasion.","volume":"39","author":[{"family":"Chaiken","given":"Shelly"}],"issued":{"date-parts":[["1980"]]}}}],"schema":"https://github.com/citation-style-language/schema/raw/master/csl-citation.json"} </w:instrText>
      </w:r>
      <w:r w:rsidR="004E16E6" w:rsidRPr="00261E78">
        <w:fldChar w:fldCharType="separate"/>
      </w:r>
      <w:r w:rsidR="00FE6CD1" w:rsidRPr="00261E78">
        <w:t>(Chaiken</w:t>
      </w:r>
      <w:r w:rsidR="00C35D83">
        <w:t>,</w:t>
      </w:r>
      <w:r w:rsidR="00FE6CD1" w:rsidRPr="00261E78">
        <w:t xml:space="preserve"> 1980)</w:t>
      </w:r>
      <w:r w:rsidR="004E16E6" w:rsidRPr="00261E78">
        <w:fldChar w:fldCharType="end"/>
      </w:r>
      <w:r w:rsidR="00C14468" w:rsidRPr="00261E78">
        <w:t xml:space="preserve"> and expectation disconfirmation theory </w:t>
      </w:r>
      <w:r w:rsidR="007B05F6" w:rsidRPr="00261E78">
        <w:fldChar w:fldCharType="begin"/>
      </w:r>
      <w:r w:rsidR="00282DD2" w:rsidRPr="00261E78">
        <w:instrText xml:space="preserve"> ADDIN ZOTERO_ITEM CSL_CITATION {"citationID":"ZO6zSHtF","properties":{"formattedCitation":"(Oliver 1980)","plainCitation":"(Oliver 1980)","noteIndex":0},"citationItems":[{"id":3703,"uris":["http://www.mendeley.com/documents/?uuid=12ee6a93-0408-45e4-b4dc-f33e4730c69c","http://zotero.org/users/8905122/items/RFX7SZJ9"],"itemData":{"id":3703,"type":"article-journal","abstract":"Proposes a model that expresses consumer satisfaction as a function of expectation and expectancy disconfirmation. Satisfaction, in turn, is believed to influence attitude change and purchase intention. Results from a 2-stage field study with 604 Ss support the scheme for consumers and nonconsumers of a flu inoculation. (50 ref) (PsycInfo Database Record (c) 2020 APA, all rights reserved)\n\n</w:instrText>
      </w:r>
      <w:r w:rsidR="00282DD2" w:rsidRPr="00261E78">
        <w:instrText>【摘要翻译】提出了一个模型，将消费者满意度表示为期望和期望不确认的函数。反过来，满意度被认为会影响态度变化和购买意愿。对</w:instrText>
      </w:r>
      <w:r w:rsidR="00282DD2" w:rsidRPr="00261E78">
        <w:instrText>604</w:instrText>
      </w:r>
      <w:r w:rsidR="00282DD2" w:rsidRPr="00261E78">
        <w:instrText>名</w:instrText>
      </w:r>
      <w:r w:rsidR="00282DD2" w:rsidRPr="00261E78">
        <w:instrText>Ss</w:instrText>
      </w:r>
      <w:r w:rsidR="00282DD2" w:rsidRPr="00261E78">
        <w:instrText>进行的</w:instrText>
      </w:r>
      <w:r w:rsidR="00282DD2" w:rsidRPr="00261E78">
        <w:instrText>2</w:instrText>
      </w:r>
      <w:r w:rsidR="00282DD2" w:rsidRPr="00261E78">
        <w:instrText>阶段现场研究的结果支持消费者和非消费者流感接种计划。（</w:instrText>
      </w:r>
      <w:r w:rsidR="00282DD2" w:rsidRPr="00261E78">
        <w:instrText>50</w:instrText>
      </w:r>
      <w:r w:rsidR="00282DD2" w:rsidRPr="00261E78">
        <w:instrText>参考文献）（</w:instrText>
      </w:r>
      <w:r w:rsidR="00282DD2" w:rsidRPr="00261E78">
        <w:instrText>PsycInfo</w:instrText>
      </w:r>
      <w:r w:rsidR="00282DD2" w:rsidRPr="00261E78">
        <w:instrText>数据库记录（</w:instrText>
      </w:r>
      <w:r w:rsidR="00282DD2" w:rsidRPr="00261E78">
        <w:instrText>c</w:instrText>
      </w:r>
      <w:r w:rsidR="00282DD2" w:rsidRPr="00261E78">
        <w:instrText>）</w:instrText>
      </w:r>
      <w:r w:rsidR="00282DD2" w:rsidRPr="00261E78">
        <w:instrText>2020 APA</w:instrText>
      </w:r>
      <w:r w:rsidR="00282DD2" w:rsidRPr="00261E78">
        <w:instrText>，保留所有权利）</w:instrText>
      </w:r>
      <w:r w:rsidR="00282DD2" w:rsidRPr="00261E78">
        <w:instrText>","call-number":"1","container-title":"Journal of Marketing Research","DOI":"10.2307/3150499","ISSN":"0022-2437","issue":"4","journalAbbreviation":"J. Marketing Res.","language":"en","note":"</w:instrText>
      </w:r>
      <w:r w:rsidR="00282DD2" w:rsidRPr="00261E78">
        <w:rPr>
          <w:rFonts w:ascii="Apple Color Emoji" w:hAnsi="Apple Color Emoji" w:cs="Apple Color Emoji"/>
        </w:rPr>
        <w:instrText>🏷️</w:instrText>
      </w:r>
      <w:r w:rsidR="00282DD2" w:rsidRPr="00261E78">
        <w:instrText xml:space="preserve"> /unread</w:instrText>
      </w:r>
      <w:r w:rsidR="00282DD2" w:rsidRPr="00261E78">
        <w:instrText>、</w:instrText>
      </w:r>
      <w:r w:rsidR="00282DD2" w:rsidRPr="00261E78">
        <w:instrText>Consequence</w:instrText>
      </w:r>
      <w:r w:rsidR="00282DD2" w:rsidRPr="00261E78">
        <w:instrText>、</w:instrText>
      </w:r>
      <w:r w:rsidR="00282DD2" w:rsidRPr="00261E78">
        <w:instrText>Models</w:instrText>
      </w:r>
      <w:r w:rsidR="00282DD2" w:rsidRPr="00261E78">
        <w:instrText>、</w:instrText>
      </w:r>
      <w:r w:rsidR="00282DD2" w:rsidRPr="00261E78">
        <w:instrText>Expectations</w:instrText>
      </w:r>
      <w:r w:rsidR="00282DD2" w:rsidRPr="00261E78">
        <w:instrText>、</w:instrText>
      </w:r>
      <w:r w:rsidR="00282DD2" w:rsidRPr="00261E78">
        <w:instrText>Consumer Behavior</w:instrText>
      </w:r>
      <w:r w:rsidR="00282DD2" w:rsidRPr="00261E78">
        <w:instrText>、</w:instrText>
      </w:r>
      <w:r w:rsidR="00282DD2" w:rsidRPr="00261E78">
        <w:instrText xml:space="preserve">Satisfaction","page":"460","source":"6.1 (Q2)","title":"A cognitive model of the antecedents and consequences of satisfaction decisions","volume":"17","author":[{"family":"Oliver","given":"Richard L."}],"issued":{"date-parts":[["1980",11]]}}}],"schema":"https://github.com/citation-style-language/schema/raw/master/csl-citation.json"} </w:instrText>
      </w:r>
      <w:r w:rsidR="007B05F6" w:rsidRPr="00261E78">
        <w:fldChar w:fldCharType="separate"/>
      </w:r>
      <w:r w:rsidR="00FE6CD1" w:rsidRPr="00261E78">
        <w:t>(Oliver</w:t>
      </w:r>
      <w:r w:rsidR="00C35D83">
        <w:t>,</w:t>
      </w:r>
      <w:r w:rsidR="00FE6CD1" w:rsidRPr="00261E78">
        <w:t xml:space="preserve"> 1980)</w:t>
      </w:r>
      <w:r w:rsidR="007B05F6" w:rsidRPr="00261E78">
        <w:fldChar w:fldCharType="end"/>
      </w:r>
      <w:r w:rsidRPr="00261E78">
        <w:t xml:space="preserve">. The integration of these diverse theoretical perspectives enables a deeper understanding and more accurate interpretation of </w:t>
      </w:r>
      <w:r w:rsidR="00C14468" w:rsidRPr="00261E78">
        <w:t>internal GenAI</w:t>
      </w:r>
      <w:r w:rsidR="00144466" w:rsidRPr="00261E78">
        <w:t>’</w:t>
      </w:r>
      <w:r w:rsidR="00C14468" w:rsidRPr="00261E78">
        <w:t>s effects</w:t>
      </w:r>
      <w:r w:rsidRPr="00261E78">
        <w:t xml:space="preserve">. For example, while our initial </w:t>
      </w:r>
      <w:r w:rsidR="00C14468" w:rsidRPr="00261E78">
        <w:t>results</w:t>
      </w:r>
      <w:r w:rsidRPr="00261E78">
        <w:t xml:space="preserve"> indicate negative effects on answer supply and recognition, our mechanism analysis reveals that there is no reduction in the proportion of expert answers or </w:t>
      </w:r>
      <w:r w:rsidR="002C29E2" w:rsidRPr="00261E78">
        <w:t xml:space="preserve">a </w:t>
      </w:r>
      <w:r w:rsidRPr="00261E78">
        <w:t xml:space="preserve">decline in the underlying quality of human contributions. This insight is critically important for platforms seeking to develop a more </w:t>
      </w:r>
      <w:r w:rsidR="00047C8D" w:rsidRPr="00261E78">
        <w:t xml:space="preserve">comprehensive </w:t>
      </w:r>
      <w:r w:rsidRPr="00261E78">
        <w:t xml:space="preserve">understanding of internal </w:t>
      </w:r>
      <w:r w:rsidR="00C55514" w:rsidRPr="00261E78">
        <w:t>G</w:t>
      </w:r>
      <w:r w:rsidR="00FE3EAE" w:rsidRPr="00261E78">
        <w:t>enAI</w:t>
      </w:r>
      <w:r w:rsidR="00144466" w:rsidRPr="00261E78">
        <w:t>’</w:t>
      </w:r>
      <w:r w:rsidRPr="00261E78">
        <w:t>s effects.</w:t>
      </w:r>
    </w:p>
    <w:p w14:paraId="122FD5E9" w14:textId="31CBE53F" w:rsidR="00C14468" w:rsidRPr="00261E78" w:rsidRDefault="00C14468" w:rsidP="00633022">
      <w:pPr>
        <w:pStyle w:val="Paragraph0"/>
      </w:pPr>
      <w:r w:rsidRPr="00261E78">
        <w:t xml:space="preserve">Third, our findings about the source effect of AI-generated answers align with research that suggests AI can signal authority </w:t>
      </w:r>
      <w:r w:rsidR="00833EB1" w:rsidRPr="00261E78">
        <w:fldChar w:fldCharType="begin"/>
      </w:r>
      <w:r w:rsidR="00763972" w:rsidRPr="00261E78">
        <w:instrText xml:space="preserve"> ADDIN ZOTERO_ITEM CSL_CITATION {"citationID":"lPXWAFjf","properties":{"formattedCitation":"(Logg et al. 2019; Pakarinen &amp; Huising 2023)","plainCitation":"(Logg et al. 2019; Pakarinen &amp; Huising 2023)","noteIndex":0},"citationItems":[{"id":3692,"uris":["http://zotero.org/users/8905122/items/TJJKJPHP"],"itemData":{"id":3692,"type":"article-journal","abstract":"Even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generates.\n\n</w:instrText>
      </w:r>
      <w:r w:rsidR="00763972" w:rsidRPr="00261E78">
        <w:instrText>【摘要翻译】尽管计算算法经常优于人类的判断，但公认的智慧表明，人们可能会对依赖它们持怀疑态度（</w:instrText>
      </w:r>
      <w:r w:rsidR="00763972" w:rsidRPr="00261E78">
        <w:instrText>Dawes,1979</w:instrText>
      </w:r>
      <w:r w:rsidR="00763972" w:rsidRPr="00261E78">
        <w:instrText>）。与这种观点相反，六个实验的结果表明，当外行人认为建议来自算法而不是来自个人时，他们会更坚持建议。当人们对视觉刺激进行数值估计（实验</w:instrText>
      </w:r>
      <w:r w:rsidR="00763972" w:rsidRPr="00261E78">
        <w:instrText>1A</w:instrText>
      </w:r>
      <w:r w:rsidR="00763972" w:rsidRPr="00261E78">
        <w:instrText>）和预测歌曲的受欢迎程度和浪漫吸引力（实验</w:instrText>
      </w:r>
      <w:r w:rsidR="00763972" w:rsidRPr="00261E78">
        <w:instrText>1B</w:instrText>
      </w:r>
      <w:r w:rsidR="00763972" w:rsidRPr="00261E78">
        <w:instrText>和</w:instrText>
      </w:r>
      <w:r w:rsidR="00763972" w:rsidRPr="00261E78">
        <w:instrText>1C</w:instrText>
      </w:r>
      <w:r w:rsidR="00763972" w:rsidRPr="00261E78">
        <w:instrText>）时，他们表现出了这种效应，我们称之为算法欣赏。然而，研究人员预测了相反的结果（实验</w:instrText>
      </w:r>
      <w:r w:rsidR="00763972" w:rsidRPr="00261E78">
        <w:instrText>1D</w:instrText>
      </w:r>
      <w:r w:rsidR="00763972" w:rsidRPr="00261E78">
        <w:instrText>）。当建议共同或单独出现时，算法欣赏持续存在（实验</w:instrText>
      </w:r>
      <w:r w:rsidR="00763972" w:rsidRPr="00261E78">
        <w:instrText>2</w:instrText>
      </w:r>
      <w:r w:rsidR="00763972" w:rsidRPr="00261E78">
        <w:instrText>）。然而，当人们在算法的估计和他们自己的估计之间做出选择（相对于外部顾问的；实验</w:instrText>
      </w:r>
      <w:r w:rsidR="00763972" w:rsidRPr="00261E78">
        <w:instrText>3</w:instrText>
      </w:r>
      <w:r w:rsidR="00763972" w:rsidRPr="00261E78">
        <w:instrText>）并且他们有预测方面的专业知识（实验</w:instrText>
      </w:r>
      <w:r w:rsidR="00763972" w:rsidRPr="00261E78">
        <w:instrText>4</w:instrText>
      </w:r>
      <w:r w:rsidR="00763972" w:rsidRPr="00261E78">
        <w:instrText>）。矛盾的是，定期进行预测的经验丰富的专业人士比外行人更少依赖算法建议，这损害了他们的准确性。这些结果揭示了一个重要问题，即人们何时依赖算法建议而不是来自人类的建议，并对</w:instrText>
      </w:r>
      <w:r w:rsidR="00763972" w:rsidRPr="00261E78">
        <w:instrText>“</w:instrText>
      </w:r>
      <w:r w:rsidR="00763972" w:rsidRPr="00261E78">
        <w:instrText>大数据</w:instrText>
      </w:r>
      <w:r w:rsidR="00763972" w:rsidRPr="00261E78">
        <w:instrText>”</w:instrText>
      </w:r>
      <w:r w:rsidR="00763972" w:rsidRPr="00261E78">
        <w:instrText>及其生成的算法建议的使用产生了影响。</w:instrText>
      </w:r>
      <w:r w:rsidR="00763972" w:rsidRPr="00261E78">
        <w:instrText>","call-number":"2","container-title":"Organizational Behavior and Human Decision Processes","DOI":"10.1016/j.obhdp.2018.12.005","ISSN":"0749-5978","journalAbbreviation":"Organ. Behav. Hum. Decis. Process.","note":"</w:instrText>
      </w:r>
      <w:r w:rsidR="00763972" w:rsidRPr="00261E78">
        <w:rPr>
          <w:rFonts w:ascii="Apple Color Emoji" w:hAnsi="Apple Color Emoji" w:cs="Apple Color Emoji"/>
        </w:rPr>
        <w:instrText>🏷️</w:instrText>
      </w:r>
      <w:r w:rsidR="00763972" w:rsidRPr="00261E78">
        <w:instrText xml:space="preserve"> /unread</w:instrText>
      </w:r>
      <w:r w:rsidR="00763972" w:rsidRPr="00261E78">
        <w:instrText>、</w:instrText>
      </w:r>
      <w:r w:rsidR="00763972" w:rsidRPr="00261E78">
        <w:instrText>Algorithms</w:instrText>
      </w:r>
      <w:r w:rsidR="00763972" w:rsidRPr="00261E78">
        <w:instrText>、</w:instrText>
      </w:r>
      <w:r w:rsidR="00763972" w:rsidRPr="00261E78">
        <w:instrText>Accuracy</w:instrText>
      </w:r>
      <w:r w:rsidR="00763972" w:rsidRPr="00261E78">
        <w:instrText>、</w:instrText>
      </w:r>
      <w:r w:rsidR="00763972" w:rsidRPr="00261E78">
        <w:instrText>Advice-taking</w:instrText>
      </w:r>
      <w:r w:rsidR="00763972" w:rsidRPr="00261E78">
        <w:instrText>、</w:instrText>
      </w:r>
      <w:r w:rsidR="00763972" w:rsidRPr="00261E78">
        <w:instrText>Decision-making</w:instrText>
      </w:r>
      <w:r w:rsidR="00763972" w:rsidRPr="00261E78">
        <w:instrText>、</w:instrText>
      </w:r>
      <w:r w:rsidR="00763972" w:rsidRPr="00261E78">
        <w:instrText>Forecasting</w:instrText>
      </w:r>
      <w:r w:rsidR="00763972" w:rsidRPr="00261E78">
        <w:instrText>、</w:instrText>
      </w:r>
      <w:r w:rsidR="00763972" w:rsidRPr="00261E78">
        <w:instrText>Theory of machine","page":"90-103","source":"4.6 (Q1)","title":"Algorithm appreciation: People prefer algorithmic to human judgment","title-short":"Algorithm appreciation: People prefer algorithmic to human judgment</w:instrText>
      </w:r>
      <w:r w:rsidR="00763972" w:rsidRPr="00261E78">
        <w:instrText>算法欣赏：人们更喜欢算法而不是人类判断</w:instrText>
      </w:r>
      <w:r w:rsidR="00763972" w:rsidRPr="00261E78">
        <w:instrText>","volume":"151","author":[{"family":"Logg","given":"Jennifer M."},{"family":"Minson","given":"Julia A."},{"family":"Moore","given":"Don A."}],"issued":{"date-parts":[["2019",3,1]]}},"label":"page"},{"id":152,"uris":["http://zotero.org/users/8905122/items/A36VY4LB"],"itemData":{"id":152,"type":"article-journal","abstract":"Professions continue to be the primary means through which societies institutionalize expertise. Recent analyses and narratives predict that artificial intelligence (AI) will make meaningful inroads into non-routine reasoning about complex cases, threatening the authority of professions. These predictions, we argue, draw on substantialist understandings of expertise as an intellectual possession, a mental achievement, or a cognitive state performed - by humans or machines - to achieve effects. A synthesis of empirical studies shows that expertise is more accurately conceptualized as relationally constituted - generated, applied, and recognized - through interactions. Relational expertise creates challenges of opacity, translation, and accountability for the development and deployment of AI technologies in the context of professional work. A relational understanding of expertise disrupts notions that professions may be augmented with, subordinated to, or dismantled by AI technologies. Instead, AI technologies are embedded in the network of interactions through which the relational expertise of professions is constituted.\n\n</w:instrText>
      </w:r>
      <w:r w:rsidR="00763972" w:rsidRPr="00261E78">
        <w:instrText>【摘要翻译】职业仍然是社会将专业知识制度化的主要手段。最近的分析和叙述预测，人工智能（</w:instrText>
      </w:r>
      <w:r w:rsidR="00763972" w:rsidRPr="00261E78">
        <w:instrText>AI</w:instrText>
      </w:r>
      <w:r w:rsidR="00763972" w:rsidRPr="00261E78">
        <w:instrText>）将对复杂案件的非常规推理产生有意义的影响，威胁到专业的权威。我们认为，这些预测借鉴了实体主义对专业知识的理解，即专业知识是一种智力资产、一种精神成就或一种认知状态</w:instrText>
      </w:r>
      <w:r w:rsidR="00763972" w:rsidRPr="00261E78">
        <w:instrText>——</w:instrText>
      </w:r>
      <w:r w:rsidR="00763972" w:rsidRPr="00261E78">
        <w:instrText>由人类或机器</w:instrText>
      </w:r>
      <w:r w:rsidR="00763972" w:rsidRPr="00261E78">
        <w:instrText>——</w:instrText>
      </w:r>
      <w:r w:rsidR="00763972" w:rsidRPr="00261E78">
        <w:instrText>以达到效果。实证研究的综合表明，专业知识被更准确地概念化为通过互动关系构成的</w:instrText>
      </w:r>
      <w:r w:rsidR="00763972" w:rsidRPr="00261E78">
        <w:instrText>——</w:instrText>
      </w:r>
      <w:r w:rsidR="00763972" w:rsidRPr="00261E78">
        <w:instrText>产生、应用和认可。在专业工作的背景下，关系专业知识为人工智能技术的开发和部署带来了不透明、翻译和责任的挑战。对专业知识的关系理解打破了专业可能被人工智能技术增强、从属于或瓦解的观念。相反，人工智能技术嵌入在互动网络中，通过互动网络构成了职业的关系专业知识。</w:instrText>
      </w:r>
      <w:r w:rsidR="00763972" w:rsidRPr="00261E78">
        <w:instrText>","call-number":"1","container-title":"Journal of Management Studies","DOI":"10.1111/joms.12915","ISSN":"0022-2380","journalAbbreviation":"J. Manage. Stud.","language":"en","note":"</w:instrText>
      </w:r>
      <w:r w:rsidR="00763972" w:rsidRPr="00261E78">
        <w:rPr>
          <w:rFonts w:ascii="Apple Color Emoji" w:hAnsi="Apple Color Emoji" w:cs="Apple Color Emoji"/>
        </w:rPr>
        <w:instrText>🏷️</w:instrText>
      </w:r>
      <w:r w:rsidR="00763972" w:rsidRPr="00261E78">
        <w:instrText xml:space="preserve"> /unread</w:instrText>
      </w:r>
      <w:r w:rsidR="00763972" w:rsidRPr="00261E78">
        <w:instrText>、</w:instrText>
      </w:r>
      <w:r w:rsidR="00763972" w:rsidRPr="00261E78">
        <w:instrText>technology</w:instrText>
      </w:r>
      <w:r w:rsidR="00763972" w:rsidRPr="00261E78">
        <w:instrText>、</w:instrText>
      </w:r>
      <w:r w:rsidR="00763972" w:rsidRPr="00261E78">
        <w:instrText>work</w:instrText>
      </w:r>
      <w:r w:rsidR="00763972" w:rsidRPr="00261E78">
        <w:instrText>、</w:instrText>
      </w:r>
      <w:r w:rsidR="00763972" w:rsidRPr="00261E78">
        <w:instrText>artificial intelligence</w:instrText>
      </w:r>
      <w:r w:rsidR="00763972" w:rsidRPr="00261E78">
        <w:instrText>、</w:instrText>
      </w:r>
      <w:r w:rsidR="00763972" w:rsidRPr="00261E78">
        <w:instrText>SCIENCE</w:instrText>
      </w:r>
      <w:r w:rsidR="00763972" w:rsidRPr="00261E78">
        <w:instrText>、</w:instrText>
      </w:r>
      <w:r w:rsidR="00763972" w:rsidRPr="00261E78">
        <w:instrText>ARTIFICIAL-INTELLIGENCE</w:instrText>
      </w:r>
      <w:r w:rsidR="00763972" w:rsidRPr="00261E78">
        <w:instrText>、</w:instrText>
      </w:r>
      <w:r w:rsidR="00763972" w:rsidRPr="00261E78">
        <w:instrText>expertise</w:instrText>
      </w:r>
      <w:r w:rsidR="00763972" w:rsidRPr="00261E78">
        <w:instrText>、</w:instrText>
      </w:r>
      <w:r w:rsidR="00763972" w:rsidRPr="00261E78">
        <w:instrText>BOUNDARY OBJECTS</w:instrText>
      </w:r>
      <w:r w:rsidR="00763972" w:rsidRPr="00261E78">
        <w:instrText>、</w:instrText>
      </w:r>
      <w:r w:rsidR="00763972" w:rsidRPr="00261E78">
        <w:instrText>EARNINGS INEQUALITY</w:instrText>
      </w:r>
      <w:r w:rsidR="00763972" w:rsidRPr="00261E78">
        <w:instrText>、</w:instrText>
      </w:r>
      <w:r w:rsidR="00763972" w:rsidRPr="00261E78">
        <w:instrText>KNOWLEDGE MANAGEMENT</w:instrText>
      </w:r>
      <w:r w:rsidR="00763972" w:rsidRPr="00261E78">
        <w:instrText>、</w:instrText>
      </w:r>
      <w:r w:rsidR="00763972" w:rsidRPr="00261E78">
        <w:instrText>PROFESSIONAL CONSTRUCTION</w:instrText>
      </w:r>
      <w:r w:rsidR="00763972" w:rsidRPr="00261E78">
        <w:instrText>、</w:instrText>
      </w:r>
      <w:r w:rsidR="00763972" w:rsidRPr="00261E78">
        <w:instrText>professions</w:instrText>
      </w:r>
      <w:r w:rsidR="00763972" w:rsidRPr="00261E78">
        <w:instrText>、</w:instrText>
      </w:r>
      <w:r w:rsidR="00763972" w:rsidRPr="00261E78">
        <w:instrText>relationality</w:instrText>
      </w:r>
      <w:r w:rsidR="00763972" w:rsidRPr="00261E78">
        <w:instrText>、</w:instrText>
      </w:r>
      <w:r w:rsidR="00763972" w:rsidRPr="00261E78">
        <w:instrText>SOCIOLOGY</w:instrText>
      </w:r>
      <w:r w:rsidR="00763972" w:rsidRPr="00261E78">
        <w:instrText>、</w:instrText>
      </w:r>
      <w:r w:rsidR="00763972" w:rsidRPr="00261E78">
        <w:instrText>TECHNOLOGICAL-CHANGE</w:instrText>
      </w:r>
      <w:r w:rsidR="00763972" w:rsidRPr="00261E78">
        <w:instrText>、</w:instrText>
      </w:r>
      <w:r w:rsidR="00763972" w:rsidRPr="00261E78">
        <w:instrText>US</w:instrText>
      </w:r>
      <w:r w:rsidR="00763972" w:rsidRPr="00261E78">
        <w:instrText>、</w:instrText>
      </w:r>
      <w:r w:rsidR="00763972" w:rsidRPr="00261E78">
        <w:instrText xml:space="preserve">WORK","source":"10.5 (Q1)","title":"Relational expertise: What machines can't know","title-short":"Relational expertise","URL":"https://onlinelibrary.wiley.com/doi/10.1111/joms.12915","volume":"ePub ahead of print","author":[{"family":"Pakarinen","given":"Pauli"},{"family":"Huising","given":"Ruthanne"}],"accessed":{"date-parts":[["2024",6,3]]},"issued":{"date-parts":[["2023",3,25]]}},"label":"page"}],"schema":"https://github.com/citation-style-language/schema/raw/master/csl-citation.json"} </w:instrText>
      </w:r>
      <w:r w:rsidR="00833EB1" w:rsidRPr="00261E78">
        <w:fldChar w:fldCharType="separate"/>
      </w:r>
      <w:r w:rsidR="00FE6CD1" w:rsidRPr="00261E78">
        <w:t>(Logg et al.</w:t>
      </w:r>
      <w:r w:rsidR="00C35D83">
        <w:t>,</w:t>
      </w:r>
      <w:r w:rsidR="00FE6CD1" w:rsidRPr="00261E78">
        <w:t xml:space="preserve"> 2019; Pakarinen &amp; Huising</w:t>
      </w:r>
      <w:r w:rsidR="00C35D83">
        <w:t>,</w:t>
      </w:r>
      <w:r w:rsidR="00FE6CD1" w:rsidRPr="00261E78">
        <w:t xml:space="preserve"> 2023)</w:t>
      </w:r>
      <w:r w:rsidR="00833EB1" w:rsidRPr="00261E78">
        <w:fldChar w:fldCharType="end"/>
      </w:r>
      <w:r w:rsidRPr="00261E78">
        <w:t xml:space="preserve">. This authority </w:t>
      </w:r>
      <w:r w:rsidRPr="00261E78">
        <w:lastRenderedPageBreak/>
        <w:t xml:space="preserve">signaling occurs for multiple reasons. AI systems may appear to possess vast databases and computational power, which creates a perception of comprehensive and reliable answers. We show that in </w:t>
      </w:r>
      <w:r w:rsidR="000F0C8D" w:rsidRPr="00261E78">
        <w:t xml:space="preserve">online </w:t>
      </w:r>
      <w:r w:rsidRPr="00261E78">
        <w:t xml:space="preserve">technical Q&amp;A communities, this source effect exists only for AI and not for human answerers—even highly reputable ones who produce comparable quality answers. Users appear to attribute unwarranted authority to AI systems. This insight has significant implications for human-AI interactions in </w:t>
      </w:r>
      <w:r w:rsidR="002C29E2" w:rsidRPr="00261E78">
        <w:t xml:space="preserve">online </w:t>
      </w:r>
      <w:r w:rsidR="00E30040" w:rsidRPr="00261E78">
        <w:t>Q&amp;A</w:t>
      </w:r>
      <w:r w:rsidRPr="00261E78">
        <w:t xml:space="preserve"> platforms and raises concerns about </w:t>
      </w:r>
      <w:r w:rsidR="002C29E2" w:rsidRPr="00261E78">
        <w:t xml:space="preserve">the </w:t>
      </w:r>
      <w:r w:rsidRPr="00261E78">
        <w:t>potential over-recognition of AI in specific contexts.</w:t>
      </w:r>
    </w:p>
    <w:p w14:paraId="7AFC94E8" w14:textId="69039C1A" w:rsidR="00C14468" w:rsidRPr="00261E78" w:rsidRDefault="00C14468" w:rsidP="00633022">
      <w:pPr>
        <w:pStyle w:val="Paragraph0"/>
      </w:pPr>
      <w:r w:rsidRPr="00261E78">
        <w:t>Fourth, our analysis reveals that human answerers respond to AI-generated content by differentiating their contributions through unique, experience-based insights that AI cannot replicate. This finding contributes to ongoing discussions about AI</w:t>
      </w:r>
      <w:r w:rsidR="00144466" w:rsidRPr="00261E78">
        <w:t>’</w:t>
      </w:r>
      <w:r w:rsidRPr="00261E78">
        <w:t xml:space="preserve">s role in human-AI interactions </w:t>
      </w:r>
      <w:r w:rsidR="005C4A57" w:rsidRPr="00261E78">
        <w:fldChar w:fldCharType="begin"/>
      </w:r>
      <w:r w:rsidR="00FF7707" w:rsidRPr="00261E78">
        <w:instrText xml:space="preserve"> ADDIN ZOTERO_ITEM CSL_CITATION {"citationID":"tBzpNSAS","properties":{"formattedCitation":"(Bayer &amp; Renou, 2024; Law &amp; Shen, 2024; W. Wang et al., 2024)","plainCitation":"(Bayer &amp; Renou, 2024; Law &amp; Shen, 2024; W. Wang et al., 2024)","dontUpdate":true,"noteIndex":0},"citationItems":[{"id":148,"uris":["http://zotero.org/users/8905122/items/MYCHZVJA"],"itemData":{"id":148,"type":"article-journal","abstract":"The resolution of complex problems is widely seen as the next challenge for hybrid human–artificial intelligence (AI) teams. This paper uses experiments to assess whether there is a difference in the quality of human reasoning depending on whether the humans interact with humans or algorithms. For this purpose, we design an interactive reasoning task and compare the performance of humans when paired with other humans and AI. Varying the difficulty of the task (i.e., steps of counterfactual reasoning required), we find that, for simple tasks, subjects perform much better if they play with other humans, whereas the opposite is true for difficult problems. Additional experiments in which subjects play with human experts show that the differences are driven by the knowledge that AI reasons correctly rather than that it is nonhuman. This paper was accepted by Elena Katok, special issue on the human-algorithm connection. Supplemental Material: The data files are available at https://doi.org/10.1287/mnsc.2023.03315 .\n\n</w:instrText>
      </w:r>
      <w:r w:rsidR="00FF7707" w:rsidRPr="00261E78">
        <w:instrText>【摘要翻译】解决复杂问题被广泛视为混合人类</w:instrText>
      </w:r>
      <w:r w:rsidR="00FF7707" w:rsidRPr="00261E78">
        <w:instrText>-</w:instrText>
      </w:r>
      <w:r w:rsidR="00FF7707" w:rsidRPr="00261E78">
        <w:instrText>人工智能（</w:instrText>
      </w:r>
      <w:r w:rsidR="00FF7707" w:rsidRPr="00261E78">
        <w:instrText>AI</w:instrText>
      </w:r>
      <w:r w:rsidR="00FF7707" w:rsidRPr="00261E78">
        <w:instrText>）团队的下一个挑战。本文使用实验来评估人类推理的质量是否存在差异，这取决于人类是与人类还是与算法交互。为此，我们设计了一个交互式推理任务，并比较了人类与其他人类和</w:instrText>
      </w:r>
      <w:r w:rsidR="00FF7707" w:rsidRPr="00261E78">
        <w:instrText>AI</w:instrText>
      </w:r>
      <w:r w:rsidR="00FF7707" w:rsidRPr="00261E78">
        <w:instrText>配对时的表现。改变任务的难度（即需要反事实推理的步骤），我们发现，对于简单的任务，如果受试者与其他人一起玩，他们的表现会好得多，而对于困难的问题，情况正好相反。受试者与人类专家一起玩的其他实验表明，差异是由人工智能正确推理的知识而不是它是非人类的知识驱动的。这篇论文被</w:instrText>
      </w:r>
      <w:r w:rsidR="00FF7707" w:rsidRPr="00261E78">
        <w:instrText>Elena Katok</w:instrText>
      </w:r>
      <w:r w:rsidR="00FF7707" w:rsidRPr="00261E78">
        <w:instrText>接受，关于人与算法联系的特刊。补充材料：数据文件可在</w:instrText>
      </w:r>
      <w:r w:rsidR="00FF7707" w:rsidRPr="00261E78">
        <w:instrText>https://doi.org/10.1287/mnsc.2023.03315</w:instrText>
      </w:r>
      <w:r w:rsidR="00FF7707" w:rsidRPr="00261E78">
        <w:instrText>获得。</w:instrText>
      </w:r>
      <w:r w:rsidR="00FF7707" w:rsidRPr="00261E78">
        <w:instrText>","call-number":"1","container-title":"Management Science","DOI":"10.1287/mnsc.2023.03315","ISSN":"0025-1909","journalAbbreviation":"Manage. Sci.","language":"en","note":"</w:instrText>
      </w:r>
      <w:r w:rsidR="00FF7707" w:rsidRPr="00261E78">
        <w:rPr>
          <w:rFonts w:ascii="Apple Color Emoji" w:hAnsi="Apple Color Emoji" w:cs="Apple Color Emoji"/>
        </w:rPr>
        <w:instrText>🏷️</w:instrText>
      </w:r>
      <w:r w:rsidR="00FF7707" w:rsidRPr="00261E78">
        <w:instrText xml:space="preserve"> /unread</w:instrText>
      </w:r>
      <w:r w:rsidR="00FF7707" w:rsidRPr="00261E78">
        <w:instrText>、</w:instrText>
      </w:r>
      <w:r w:rsidR="00FF7707" w:rsidRPr="00261E78">
        <w:instrText>Human–AI interaction</w:instrText>
      </w:r>
      <w:r w:rsidR="00FF7707" w:rsidRPr="00261E78">
        <w:instrText>、</w:instrText>
      </w:r>
      <w:r w:rsidR="00FF7707" w:rsidRPr="00261E78">
        <w:instrText>joint problem solving</w:instrText>
      </w:r>
      <w:r w:rsidR="00FF7707" w:rsidRPr="00261E78">
        <w:instrText>、</w:instrText>
      </w:r>
      <w:r w:rsidR="00FF7707" w:rsidRPr="00261E78">
        <w:instrText>reasoning quality","source":"5.4 (Q1)","title":"Interacting with man or machine: When do humans reason better?","title-short":"Interacting with man or machine","URL":"https://pubsonline.informs.org/doi/10.1287/mnsc.2023.03315","volume":"ePub ahead of print","author":[{"family":"Bayer","given":"Ralph-Christopher"},{"family":"Renou","given":"Ludovic"}],"accessed":{"date-parts":[["2024",9,12]]},"issued":{"date-parts":[["2024",7,3]]}},"label":"page"},{"id":149,"uris":["http://zotero.org/users/8905122/items/JGHUSYFH"],"itemData":{"id":149,"type":"article-journal","abstract":"Does artificial intelligence (AI) displace auditors? We exploit the staggered hiring of AI employees at audit office locations across the United States as a proxy for the use of AI at local audit offices. The main findings are as follows. First, relative to audit offices that do not yet hire AI employees, those that do hire AI employees have a 4.3% increase in the number of auditor jobs, particularly among junior and midlevel auditors. Second, using AI is associated with an increased demand for soft skills (e.g., cognitive skills) in auditor jobs. Third, audit offices that use AI have more accurate going concern and internal control opinions. Semistructured interviews of 11 seasoned audit partners confirm that investment in AI is centralized at the national level, but the decision to deploy it often resides at the local audit office level. Notably, none of the partners believe that AI has replaced or will replace human auditors. Overall, our study—comprising both empirical and qualitative data—suggests that using AI does not replace auditors, but rather changes the skills required for these jobs and improves audit quality.</w:instrText>
      </w:r>
      <w:r w:rsidR="00FF7707" w:rsidRPr="00261E78">
        <w:instrText>人工智能</w:instrText>
      </w:r>
      <w:r w:rsidR="00FF7707" w:rsidRPr="00261E78">
        <w:instrText xml:space="preserve"> (AI) </w:instrText>
      </w:r>
      <w:r w:rsidR="00FF7707" w:rsidRPr="00261E78">
        <w:instrText>会取代审计员吗？我们利用美国各地审计办公室交错雇用人工智能员工的情况来作为当地审计办公室使用人工智能的代表。主要发现如下。首先，相对于尚未雇用人工智能员工的审计办公室，那些雇用人工智能员工的审计办公室的审计职位数量增加了</w:instrText>
      </w:r>
      <w:r w:rsidR="00FF7707" w:rsidRPr="00261E78">
        <w:instrText xml:space="preserve"> 4.3%</w:instrText>
      </w:r>
      <w:r w:rsidR="00FF7707" w:rsidRPr="00261E78">
        <w:instrText>，尤其是初级和中级审计师。其次，使用人工智能与审计师工作中对软技能（例如认知技能）的需求增加相关。第三，使用人工智能的审计机构拥有更准确的持续经营和内部控制意见。对</w:instrText>
      </w:r>
      <w:r w:rsidR="00FF7707" w:rsidRPr="00261E78">
        <w:instrText xml:space="preserve"> 11 </w:instrText>
      </w:r>
      <w:r w:rsidR="00FF7707" w:rsidRPr="00261E78">
        <w:instrText>名经验丰富的审计合作伙伴的半结构化访谈证实，人工智能的投资集中在国家层面，但部署人工智能的决定往往属于地方审计办公室层面。值得注意的是，没有一个合作伙伴相信人工智能已经或将会取代人类审计员。总体而言，我们的研究（包括实证数据和定性数据）表明，使用人工智能并不会取代审计员，而是改变这些工作所需的技能并提高审计质量。</w:instrText>
      </w:r>
      <w:r w:rsidR="00FF7707" w:rsidRPr="00261E78">
        <w:instrText xml:space="preserve"> This paper was accepted by Suraj Srinivasan, accounting.</w:instrText>
      </w:r>
      <w:r w:rsidR="00FF7707" w:rsidRPr="00261E78">
        <w:instrText>这篇论文被会计人员</w:instrText>
      </w:r>
      <w:r w:rsidR="00FF7707" w:rsidRPr="00261E78">
        <w:instrText xml:space="preserve"> Suraj Srinivasan </w:instrText>
      </w:r>
      <w:r w:rsidR="00FF7707" w:rsidRPr="00261E78">
        <w:instrText>接受。</w:instrText>
      </w:r>
      <w:r w:rsidR="00FF7707" w:rsidRPr="00261E78">
        <w:instrText xml:space="preserve"> Funding: K. K. F. Law’s research is supported by the Start-Up Grant from Nanyang Technological University and the Ministry of Education (MOE), Singapore, under its Academic Research Fund Tier 1 [Grant RG128/20]. M. Shen’s research is supported by the Start-Up Grant from the National University of Singapore [Grant A-0003914-00-00] and the MOE under its Academic Research Fund Tier 1 [Grant A-8000098-00-00].</w:instrText>
      </w:r>
      <w:r w:rsidR="00FF7707" w:rsidRPr="00261E78">
        <w:instrText>资助：</w:instrText>
      </w:r>
      <w:r w:rsidR="00FF7707" w:rsidRPr="00261E78">
        <w:instrText xml:space="preserve"> KKF Law </w:instrText>
      </w:r>
      <w:r w:rsidR="00FF7707" w:rsidRPr="00261E78">
        <w:instrText>的研究得到了南洋理工大学和新加坡教育部</w:instrText>
      </w:r>
      <w:r w:rsidR="00FF7707" w:rsidRPr="00261E78">
        <w:instrText xml:space="preserve"> (MOE) </w:instrText>
      </w:r>
      <w:r w:rsidR="00FF7707" w:rsidRPr="00261E78">
        <w:instrText>学术研究基金第</w:instrText>
      </w:r>
      <w:r w:rsidR="00FF7707" w:rsidRPr="00261E78">
        <w:instrText xml:space="preserve"> 1 </w:instrText>
      </w:r>
      <w:r w:rsidR="00FF7707" w:rsidRPr="00261E78">
        <w:instrText>级</w:instrText>
      </w:r>
      <w:r w:rsidR="00FF7707" w:rsidRPr="00261E78">
        <w:instrText xml:space="preserve"> [Grant RG128/20] </w:instrText>
      </w:r>
      <w:r w:rsidR="00FF7707" w:rsidRPr="00261E78">
        <w:instrText>的启动补助金的支持。</w:instrText>
      </w:r>
      <w:r w:rsidR="00FF7707" w:rsidRPr="00261E78">
        <w:instrText xml:space="preserve"> M. Shen </w:instrText>
      </w:r>
      <w:r w:rsidR="00FF7707" w:rsidRPr="00261E78">
        <w:instrText>的研究得到了新加坡国立大学的启动补助金</w:instrText>
      </w:r>
      <w:r w:rsidR="00FF7707" w:rsidRPr="00261E78">
        <w:instrText xml:space="preserve"> [Grant A-0003914-00-00] </w:instrText>
      </w:r>
      <w:r w:rsidR="00FF7707" w:rsidRPr="00261E78">
        <w:instrText>和教育部学术研究基金一级</w:instrText>
      </w:r>
      <w:r w:rsidR="00FF7707" w:rsidRPr="00261E78">
        <w:instrText xml:space="preserve"> [Grant A-8000098-00-00] </w:instrText>
      </w:r>
      <w:r w:rsidR="00FF7707" w:rsidRPr="00261E78">
        <w:instrText>的支持。</w:instrText>
      </w:r>
      <w:r w:rsidR="00FF7707" w:rsidRPr="00261E78">
        <w:instrText xml:space="preserve"> Supplemental Material: The online appendix and data files are available at https://doi-org.ezproxy.cityu.edu.hk/10.1287/mnsc.2022.04040.</w:instrText>
      </w:r>
      <w:r w:rsidR="00FF7707" w:rsidRPr="00261E78">
        <w:instrText>补充材料：在线附录和数据文件可在</w:instrText>
      </w:r>
      <w:r w:rsidR="00FF7707" w:rsidRPr="00261E78">
        <w:instrText>https://doi-org.ezproxy.cityu.edu.hk/10.1287/mnsc.2022.04040</w:instrText>
      </w:r>
      <w:r w:rsidR="00FF7707" w:rsidRPr="00261E78">
        <w:instrText>获取。</w:instrText>
      </w:r>
      <w:r w:rsidR="00FF7707" w:rsidRPr="00261E78">
        <w:instrText>\n\n</w:instrText>
      </w:r>
      <w:r w:rsidR="00FF7707" w:rsidRPr="00261E78">
        <w:instrText>【摘要翻译】人工智能（</w:instrText>
      </w:r>
      <w:r w:rsidR="00FF7707" w:rsidRPr="00261E78">
        <w:instrText>AI</w:instrText>
      </w:r>
      <w:r w:rsidR="00FF7707" w:rsidRPr="00261E78">
        <w:instrText>）会取代审计师吗？我们利用美国各地审计办公室错开雇用人工智能员工的方式，作为当地审计办公室使用人工智能的代理。主要发现如下。首先，相对于尚未雇用人工智能员工的审计办公室，那些雇用人工智能员工的审计办公室的审计员职位数量增加了</w:instrText>
      </w:r>
      <w:r w:rsidR="00FF7707" w:rsidRPr="00261E78">
        <w:instrText>4.3%</w:instrText>
      </w:r>
      <w:r w:rsidR="00FF7707" w:rsidRPr="00261E78">
        <w:instrText>，特别是在初级和中级审计员中。其次，使用人工智能与审计师工作中对软技能（如认知技能）的需求增加有关。第三，使用</w:instrText>
      </w:r>
      <w:r w:rsidR="00FF7707" w:rsidRPr="00261E78">
        <w:instrText>AI</w:instrText>
      </w:r>
      <w:r w:rsidR="00FF7707" w:rsidRPr="00261E78">
        <w:instrText>的审计事务所有更准确的持续经营和内部控制意见。对</w:instrText>
      </w:r>
      <w:r w:rsidR="00FF7707" w:rsidRPr="00261E78">
        <w:instrText>11</w:instrText>
      </w:r>
      <w:r w:rsidR="00FF7707" w:rsidRPr="00261E78">
        <w:instrText>名经验丰富的审计合作伙伴的半结构化访谈证实，对人工智能的投资集中在国家层面，但部署人工智能的决定往往在当地审计办公室层面。值得注意的是，没有一个合作伙伴认为人工智能已经或将取代人类审计员。总体而言，我们的研究（包括实证和定性数据）表明，使用人工智能不会取代审计师，而是改变这些工作所需的技能并提高审计质量。人工智能</w:instrText>
      </w:r>
      <w:r w:rsidR="00FF7707" w:rsidRPr="00261E78">
        <w:instrText xml:space="preserve"> (AI) </w:instrText>
      </w:r>
      <w:r w:rsidR="00FF7707" w:rsidRPr="00261E78">
        <w:instrText>会取代审计员吗？我们利用美国各地审计办公室交错雇用人工智能员工的情况来作为当地审计办公室使用人工智能的代表。主要发现如下。首先，相对于尚未雇用人工智能员工的审计办公室，那些雇用人工智能员工的审计办公室的审计职位数量增加了</w:instrText>
      </w:r>
      <w:r w:rsidR="00FF7707" w:rsidRPr="00261E78">
        <w:instrText xml:space="preserve"> 4.3%</w:instrText>
      </w:r>
      <w:r w:rsidR="00FF7707" w:rsidRPr="00261E78">
        <w:instrText>，尤其是初级和中级审计师。其次，使用人工智能与审计师工作中对软技能（例如认知技能）的需求增加相关。第三，使用人工智能的审计机构拥有更准确的持续经营和内部控制意见。对</w:instrText>
      </w:r>
      <w:r w:rsidR="00FF7707" w:rsidRPr="00261E78">
        <w:instrText xml:space="preserve"> 11 </w:instrText>
      </w:r>
      <w:r w:rsidR="00FF7707" w:rsidRPr="00261E78">
        <w:instrText>名经验丰富的审计合作伙伴的半结构化访谈证实，人工智能的投资集中在国家层面，但部署人工智能的决定往往属于地方审计办公室层面。值得注意的是，没有一个合作伙伴相信人工智能已经或将会取代人类审计员。总体而言，我们的研究（包括实证数据和定性数据）表明，使用人工智能并不会取代审计员，而是改变这些工作所需的技能并提高审计质量。</w:instrText>
      </w:r>
      <w:r w:rsidR="00FF7707" w:rsidRPr="00261E78">
        <w:instrText>This paper was accepted by Suraj Srinivasan, accounting.</w:instrText>
      </w:r>
      <w:r w:rsidR="00FF7707" w:rsidRPr="00261E78">
        <w:instrText>这篇论文被会计人员</w:instrText>
      </w:r>
      <w:r w:rsidR="00FF7707" w:rsidRPr="00261E78">
        <w:instrText xml:space="preserve"> Suraj Srinivasan </w:instrText>
      </w:r>
      <w:r w:rsidR="00FF7707" w:rsidRPr="00261E78">
        <w:instrText>接受。资助：</w:instrText>
      </w:r>
      <w:r w:rsidR="00FF7707" w:rsidRPr="00261E78">
        <w:instrText>K.K.F.Law</w:instrText>
      </w:r>
      <w:r w:rsidR="00FF7707" w:rsidRPr="00261E78">
        <w:instrText>的研究得到了南洋理工大学和新加坡教育部（</w:instrText>
      </w:r>
      <w:r w:rsidR="00FF7707" w:rsidRPr="00261E78">
        <w:instrText>MOE</w:instrText>
      </w:r>
      <w:r w:rsidR="00FF7707" w:rsidRPr="00261E78">
        <w:instrText>）学术研究基金一级【赠款</w:instrText>
      </w:r>
      <w:r w:rsidR="00FF7707" w:rsidRPr="00261E78">
        <w:instrText>RG128/20</w:instrText>
      </w:r>
      <w:r w:rsidR="00FF7707" w:rsidRPr="00261E78">
        <w:instrText>】的启动赠款的支持。米（</w:instrText>
      </w:r>
      <w:r w:rsidR="00FF7707" w:rsidRPr="00261E78">
        <w:instrText>meter</w:instrText>
      </w:r>
      <w:r w:rsidR="00FF7707" w:rsidRPr="00261E78">
        <w:instrText>的缩写））沈的研究得到了新加坡国立大学的启动资助【赠款</w:instrText>
      </w:r>
      <w:r w:rsidR="00FF7707" w:rsidRPr="00261E78">
        <w:instrText>A-0003914-00-00</w:instrText>
      </w:r>
      <w:r w:rsidR="00FF7707" w:rsidRPr="00261E78">
        <w:instrText>】和教育部一级学术研究基金【赠款</w:instrText>
      </w:r>
      <w:r w:rsidR="00FF7707" w:rsidRPr="00261E78">
        <w:instrText>A-8000098-00-00</w:instrText>
      </w:r>
      <w:r w:rsidR="00FF7707" w:rsidRPr="00261E78">
        <w:instrText>】的支持。资助：</w:instrText>
      </w:r>
      <w:r w:rsidR="00FF7707" w:rsidRPr="00261E78">
        <w:instrText xml:space="preserve"> KKF Law </w:instrText>
      </w:r>
      <w:r w:rsidR="00FF7707" w:rsidRPr="00261E78">
        <w:instrText>的研究得到了南洋理工大学和新加坡教育部</w:instrText>
      </w:r>
      <w:r w:rsidR="00FF7707" w:rsidRPr="00261E78">
        <w:instrText xml:space="preserve"> (MOE) </w:instrText>
      </w:r>
      <w:r w:rsidR="00FF7707" w:rsidRPr="00261E78">
        <w:instrText>学术研究基金第</w:instrText>
      </w:r>
      <w:r w:rsidR="00FF7707" w:rsidRPr="00261E78">
        <w:instrText xml:space="preserve"> 1 </w:instrText>
      </w:r>
      <w:r w:rsidR="00FF7707" w:rsidRPr="00261E78">
        <w:instrText>级</w:instrText>
      </w:r>
      <w:r w:rsidR="00FF7707" w:rsidRPr="00261E78">
        <w:instrText xml:space="preserve"> [Grant RG128/20] </w:instrText>
      </w:r>
      <w:r w:rsidR="00FF7707" w:rsidRPr="00261E78">
        <w:instrText>的启动补助金的支持。</w:instrText>
      </w:r>
      <w:r w:rsidR="00FF7707" w:rsidRPr="00261E78">
        <w:instrText xml:space="preserve">M. Shen </w:instrText>
      </w:r>
      <w:r w:rsidR="00FF7707" w:rsidRPr="00261E78">
        <w:instrText>的研究得到了新加坡国立大学的启动补助金</w:instrText>
      </w:r>
      <w:r w:rsidR="00FF7707" w:rsidRPr="00261E78">
        <w:instrText xml:space="preserve"> [Grant A-0003914-00-00] </w:instrText>
      </w:r>
      <w:r w:rsidR="00FF7707" w:rsidRPr="00261E78">
        <w:instrText>和教育部学术研究基金一级</w:instrText>
      </w:r>
      <w:r w:rsidR="00FF7707" w:rsidRPr="00261E78">
        <w:instrText xml:space="preserve"> [Grant A-8000098-00-00] </w:instrText>
      </w:r>
      <w:r w:rsidR="00FF7707" w:rsidRPr="00261E78">
        <w:instrText>的支持。补充材料：在线附录和数据文件可在</w:instrText>
      </w:r>
      <w:r w:rsidR="00FF7707" w:rsidRPr="00261E78">
        <w:instrText>https://doi-org.ezproxy.cityu.edu.hk/10.1287/mnsc.2022.04040</w:instrText>
      </w:r>
      <w:r w:rsidR="00FF7707" w:rsidRPr="00261E78">
        <w:instrText>获得。补充材料：在线附录和数据文件可在</w:instrText>
      </w:r>
      <w:r w:rsidR="00FF7707" w:rsidRPr="00261E78">
        <w:instrText>https://doi-org.ezproxy.cityu.edu.hk/10.1287/mnsc.2022.04040</w:instrText>
      </w:r>
      <w:r w:rsidR="00FF7707" w:rsidRPr="00261E78">
        <w:instrText>获取。</w:instrText>
      </w:r>
      <w:r w:rsidR="00FF7707" w:rsidRPr="00261E78">
        <w:instrText>","call-number":"1","container-title":"Management Science","DOI":"10.1287/mnsc.2022.04040","ISSN":"0025-1909","journalAbbreviation":"Manage. Sci.","language":"en","note":"</w:instrText>
      </w:r>
      <w:r w:rsidR="00FF7707" w:rsidRPr="00261E78">
        <w:rPr>
          <w:rFonts w:ascii="Apple Color Emoji" w:hAnsi="Apple Color Emoji" w:cs="Apple Color Emoji"/>
        </w:rPr>
        <w:instrText>🏷️</w:instrText>
      </w:r>
      <w:r w:rsidR="00FF7707" w:rsidRPr="00261E78">
        <w:instrText xml:space="preserve"> /unread</w:instrText>
      </w:r>
      <w:r w:rsidR="00FF7707" w:rsidRPr="00261E78">
        <w:instrText>、</w:instrText>
      </w:r>
      <w:r w:rsidR="00FF7707" w:rsidRPr="00261E78">
        <w:instrText>artificial intelligence</w:instrText>
      </w:r>
      <w:r w:rsidR="00FF7707" w:rsidRPr="00261E78">
        <w:instrText>、</w:instrText>
      </w:r>
      <w:r w:rsidR="00FF7707" w:rsidRPr="00261E78">
        <w:instrText>audit offices</w:instrText>
      </w:r>
      <w:r w:rsidR="00FF7707" w:rsidRPr="00261E78">
        <w:instrText>、</w:instrText>
      </w:r>
      <w:r w:rsidR="00FF7707" w:rsidRPr="00261E78">
        <w:instrText>audit quality</w:instrText>
      </w:r>
      <w:r w:rsidR="00FF7707" w:rsidRPr="00261E78">
        <w:instrText>、</w:instrText>
      </w:r>
      <w:r w:rsidR="00FF7707" w:rsidRPr="00261E78">
        <w:instrText>auditor skills</w:instrText>
      </w:r>
      <w:r w:rsidR="00FF7707" w:rsidRPr="00261E78">
        <w:instrText>、</w:instrText>
      </w:r>
      <w:r w:rsidR="00FF7707" w:rsidRPr="00261E78">
        <w:instrText>auditors","source":"5.4 (Q1)","title":"How does artificial intelligence shape audit firms?","URL":"https://pubsonline.informs.org/doi/10.1287/mnsc.2022.04040","volume":"ePub ahead of print","author":[{"family":"Law","given":"Kelvin K. F."},{"family":"Shen","given":"Michael"}],"accessed":{"date-parts":[["2024",9,12]]},"issued":{"date-parts":[["2024",8,29]]}},"label":"page"},{"id":259,"uris":["http://zotero.org/users/8905122/items/UJEPTV8S"],"itemData":{"id":259,"type":"article-journal","abstract":"As artificial intelligence (AI) applications become more pervasive, it is critical to understand how knowledge workers with different levels and types of experience can team with AI for productivity gains. We focus on the influence of two major types of human work experience (narrow experience based on the specific task volume and broad experience based on seniority) on the human-AI team dynamics. We developed an AI solution for medical chart coding in a publicly traded company and conducted a field study among the knowledge workers. Based on a detailed analysis performed at the medical chart level, we find evidence that AI benefits workers with greater task-based experience, but senior workers gain less from AI than their junior colleagues. Further investigation reveals that the relatively lower productivity lift from AI is not a result of seniority per se but lower trust in AI, likely triggered by the senior workers’ broader job responsibilities. This study provides new empirical insights into the differential roles of worker experience in the collaborative dynamics between AI and knowledge workers, which have important societal and business implications.</w:instrText>
      </w:r>
      <w:r w:rsidR="00FF7707" w:rsidRPr="00261E78">
        <w:instrText>随着人工智能</w:instrText>
      </w:r>
      <w:r w:rsidR="00FF7707" w:rsidRPr="00261E78">
        <w:instrText xml:space="preserve"> (AI) </w:instrText>
      </w:r>
      <w:r w:rsidR="00FF7707" w:rsidRPr="00261E78">
        <w:instrText>应用变得越来越普遍，了解具有不同水平和类型经验的知识工作者如何与人工智能合作以提高生产力至关重要。我们重点研究两种主要类型的人类工作经验（基于特定任务量的狭义经验和基于资历的广泛经验）对人类</w:instrText>
      </w:r>
      <w:r w:rsidR="00FF7707" w:rsidRPr="00261E78">
        <w:instrText>-</w:instrText>
      </w:r>
      <w:r w:rsidR="00FF7707" w:rsidRPr="00261E78">
        <w:instrText>人工智能团队动态的影响。我们为一家上市公司开发了用于医疗图表编码的人工智能解决方案，并对知识工作者进行了实地研究。根据在医疗图表层面进行的详细分析，我们发现证据表明人工智能有利于具有更多基于任务的经验的员工，但高级员工从人工智能中获得的收益少于初级同事。进一步的调查显示，人工智能带来的生产力提升相对较低并不是资历本身的结果，而是对人工智能信任度较低的结果，这可能是由高级员工更广泛的工作职责引发的。这项研究为人工智能和知识工作者之间的协作动态中员工体验的不同作用提供了新的实证见解，这具有重要的社会和商业影响。</w:instrText>
      </w:r>
      <w:r w:rsidR="00FF7707" w:rsidRPr="00261E78">
        <w:instrText xml:space="preserve"> This paper was accepted by Kartik Hosanagar, information systems.</w:instrText>
      </w:r>
      <w:r w:rsidR="00FF7707" w:rsidRPr="00261E78">
        <w:instrText>这篇论文被信息系统</w:instrText>
      </w:r>
      <w:r w:rsidR="00FF7707" w:rsidRPr="00261E78">
        <w:instrText xml:space="preserve"> Kartik Hosanagar </w:instrText>
      </w:r>
      <w:r w:rsidR="00FF7707" w:rsidRPr="00261E78">
        <w:instrText>接受。</w:instrText>
      </w:r>
      <w:r w:rsidR="00FF7707" w:rsidRPr="00261E78">
        <w:instrText xml:space="preserve"> Funding: This work was supported by Inovalon [Sponsor of the Health Insights AI Laboratory].</w:instrText>
      </w:r>
      <w:r w:rsidR="00FF7707" w:rsidRPr="00261E78">
        <w:instrText>资助：这项工作得到了</w:instrText>
      </w:r>
      <w:r w:rsidR="00FF7707" w:rsidRPr="00261E78">
        <w:instrText xml:space="preserve"> Inovalon [Health Insights AI </w:instrText>
      </w:r>
      <w:r w:rsidR="00FF7707" w:rsidRPr="00261E78">
        <w:instrText>实验室的赞助商</w:instrText>
      </w:r>
      <w:r w:rsidR="00FF7707" w:rsidRPr="00261E78">
        <w:instrText xml:space="preserve">] </w:instrText>
      </w:r>
      <w:r w:rsidR="00FF7707" w:rsidRPr="00261E78">
        <w:instrText>的支持。</w:instrText>
      </w:r>
      <w:r w:rsidR="00FF7707" w:rsidRPr="00261E78">
        <w:instrText xml:space="preserve"> Supplemental Material: The data files and online appendix are available at https://doi.org/10.1287/mnsc.2021.00588.</w:instrText>
      </w:r>
      <w:r w:rsidR="00FF7707" w:rsidRPr="00261E78">
        <w:instrText>补充材料：数据文件和在线附录可在</w:instrText>
      </w:r>
      <w:r w:rsidR="00FF7707" w:rsidRPr="00261E78">
        <w:instrText>https://doi.org/10.1287/mnsc.2021.00588</w:instrText>
      </w:r>
      <w:r w:rsidR="00FF7707" w:rsidRPr="00261E78">
        <w:instrText>上获取。</w:instrText>
      </w:r>
      <w:r w:rsidR="00FF7707" w:rsidRPr="00261E78">
        <w:instrText>\n\n</w:instrText>
      </w:r>
      <w:r w:rsidR="00FF7707" w:rsidRPr="00261E78">
        <w:instrText>【摘要翻译】随着人工智能（</w:instrText>
      </w:r>
      <w:r w:rsidR="00FF7707" w:rsidRPr="00261E78">
        <w:instrText>AI</w:instrText>
      </w:r>
      <w:r w:rsidR="00FF7707" w:rsidRPr="00261E78">
        <w:instrText>）应用变得越来越普遍，了解具有不同水平和类型经验的知识工作者如何与人工智能合作以提高生产力至关重要。我们关注两种主要类型的人类工作经验（基于特定任务量的狭义经验和基于资历的广义经验）对人类</w:instrText>
      </w:r>
      <w:r w:rsidR="00FF7707" w:rsidRPr="00261E78">
        <w:instrText>-</w:instrText>
      </w:r>
      <w:r w:rsidR="00FF7707" w:rsidRPr="00261E78">
        <w:instrText>人工智能团队动态的影响。我们为一家上市公司的医疗图表编码开发了人工智能解决方案，并在知识工作者中进行了实地研究。基于在医疗图表层面进行的详细分析，我们发现有证据表明，人工智能使具有更多基于任务的经验的员工受益，但高级员工从人工智能中获得的收益低于初级同事。进一步调查显示，人工智能相对较低的生产率提升并不是资历本身的结果，而是对人工智能信任度较低的结果，这可能是由高级工人更广泛的工作职责引发的。这项研究为工人经验在人工智能和知识工作者之间的协作动态中的不同作用提供了新的实证见解，这具有重要的社会和商业意义。随着人工智能</w:instrText>
      </w:r>
      <w:r w:rsidR="00FF7707" w:rsidRPr="00261E78">
        <w:instrText xml:space="preserve"> (AI) </w:instrText>
      </w:r>
      <w:r w:rsidR="00FF7707" w:rsidRPr="00261E78">
        <w:instrText>应用变得越来越普遍，了解具有不同水平和类型经验的知识工作者如何与人工智能合作以提高生产力至关重要。我们重点研究两种主要类型的人类工作经验（基于特定任务量的狭义经验和基于资历的广泛经验）对人类</w:instrText>
      </w:r>
      <w:r w:rsidR="00FF7707" w:rsidRPr="00261E78">
        <w:instrText>-</w:instrText>
      </w:r>
      <w:r w:rsidR="00FF7707" w:rsidRPr="00261E78">
        <w:instrText>人工智能团队动态的影响。我们为一家上市公司开发了用于医疗图表编码的人工智能解决方案，并对知识工作者进行了实地研究。根据在医疗图表层面进行的详细分析，我们发现证据表明人工智能有利于具有更多基于任务的经验的员工，但高级员工从人工智能中获得的收益少于初级同事。进一步的调查显示，人工智能带来的生产力提升相对较低并不是资历本身的结果，而是对人工智能信任度较低的结果，这可能是由高级员工更广泛的工作职责引发的。这项研究为人工智能和知识工作者之间的协作动态中员工体验的不同作用提供了新的实证见解，这具有重要的社会和商业影响。</w:instrText>
      </w:r>
      <w:r w:rsidR="00FF7707" w:rsidRPr="00261E78">
        <w:instrText>This paper was accepted by Kartik Hosanagar, information systems.</w:instrText>
      </w:r>
      <w:r w:rsidR="00FF7707" w:rsidRPr="00261E78">
        <w:instrText>这篇论文被信息系统</w:instrText>
      </w:r>
      <w:r w:rsidR="00FF7707" w:rsidRPr="00261E78">
        <w:instrText xml:space="preserve"> Kartik Hosanagar </w:instrText>
      </w:r>
      <w:r w:rsidR="00FF7707" w:rsidRPr="00261E78">
        <w:instrText>接受。资助：这项工作得到了</w:instrText>
      </w:r>
      <w:r w:rsidR="00FF7707" w:rsidRPr="00261E78">
        <w:instrText>Inovalon</w:instrText>
      </w:r>
      <w:r w:rsidR="00FF7707" w:rsidRPr="00261E78">
        <w:instrText>【健康洞察人工智能实验室的赞助商】的支持。资助：这项工作得到了</w:instrText>
      </w:r>
      <w:r w:rsidR="00FF7707" w:rsidRPr="00261E78">
        <w:instrText xml:space="preserve"> Inovalon [Health Insights AI </w:instrText>
      </w:r>
      <w:r w:rsidR="00FF7707" w:rsidRPr="00261E78">
        <w:instrText>实验室的赞助商</w:instrText>
      </w:r>
      <w:r w:rsidR="00FF7707" w:rsidRPr="00261E78">
        <w:instrText xml:space="preserve">] </w:instrText>
      </w:r>
      <w:r w:rsidR="00FF7707" w:rsidRPr="00261E78">
        <w:instrText>的支持。补充材料：数据文件和在线附录可在</w:instrText>
      </w:r>
      <w:r w:rsidR="00FF7707" w:rsidRPr="00261E78">
        <w:instrText>https://doi.org/10.1287/mnsc.201.00588</w:instrText>
      </w:r>
      <w:r w:rsidR="00FF7707" w:rsidRPr="00261E78">
        <w:instrText>获得。补充材料：数据文件和在线附录可在</w:instrText>
      </w:r>
      <w:r w:rsidR="00FF7707" w:rsidRPr="00261E78">
        <w:instrText>https://doi.org/10.1287/mnsc.2021.00588</w:instrText>
      </w:r>
      <w:r w:rsidR="00FF7707" w:rsidRPr="00261E78">
        <w:instrText>上获取。</w:instrText>
      </w:r>
      <w:r w:rsidR="00FF7707" w:rsidRPr="00261E78">
        <w:instrText xml:space="preserve">","archive_location":"13 </w:instrText>
      </w:r>
      <w:r w:rsidR="00FF7707" w:rsidRPr="00261E78">
        <w:rPr>
          <w:rFonts w:ascii="Apple Color Emoji" w:hAnsi="Apple Color Emoji" w:cs="Apple Color Emoji"/>
        </w:rPr>
        <w:instrText>📊</w:instrText>
      </w:r>
      <w:r w:rsidR="00FF7707" w:rsidRPr="00261E78">
        <w:instrText>","call-number":"1","container-title":"Management Science","DOI":"10.1287/mnsc.2021.00588","ISSN":"0025-1909","issue":"9","journalAbbreviation":"Manage. Sci.","language":"en","note":"</w:instrText>
      </w:r>
      <w:r w:rsidR="00FF7707" w:rsidRPr="00261E78">
        <w:rPr>
          <w:rFonts w:ascii="Apple Color Emoji" w:hAnsi="Apple Color Emoji" w:cs="Apple Color Emoji"/>
        </w:rPr>
        <w:instrText>🏷️</w:instrText>
      </w:r>
      <w:r w:rsidR="00FF7707" w:rsidRPr="00261E78">
        <w:instrText xml:space="preserve"> /unread</w:instrText>
      </w:r>
      <w:r w:rsidR="00FF7707" w:rsidRPr="00261E78">
        <w:instrText>、</w:instrText>
      </w:r>
      <w:r w:rsidR="00FF7707" w:rsidRPr="00261E78">
        <w:instrText>healthcare</w:instrText>
      </w:r>
      <w:r w:rsidR="00FF7707" w:rsidRPr="00261E78">
        <w:instrText>、</w:instrText>
      </w:r>
      <w:r w:rsidR="00FF7707" w:rsidRPr="00261E78">
        <w:instrText>artificial intelligence</w:instrText>
      </w:r>
      <w:r w:rsidR="00FF7707" w:rsidRPr="00261E78">
        <w:instrText>、</w:instrText>
      </w:r>
      <w:r w:rsidR="00FF7707" w:rsidRPr="00261E78">
        <w:instrText>human-AI teaming</w:instrText>
      </w:r>
      <w:r w:rsidR="00FF7707" w:rsidRPr="00261E78">
        <w:instrText>、</w:instrText>
      </w:r>
      <w:r w:rsidR="00FF7707" w:rsidRPr="00261E78">
        <w:instrText>medical coding</w:instrText>
      </w:r>
      <w:r w:rsidR="00FF7707" w:rsidRPr="00261E78">
        <w:instrText>、</w:instrText>
      </w:r>
      <w:r w:rsidR="00FF7707" w:rsidRPr="00261E78">
        <w:instrText>productivity</w:instrText>
      </w:r>
      <w:r w:rsidR="00FF7707" w:rsidRPr="00261E78">
        <w:instrText>、</w:instrText>
      </w:r>
      <w:r w:rsidR="00FF7707" w:rsidRPr="00261E78">
        <w:instrText xml:space="preserve">worker experience","page":"5753-5775","source":"5.4 (Q1)","title":"Friend or foe? Teaming between artificial intelligence and workers with variation in experience","title-short":"Friend or foe?","volume":"70","author":[{"family":"Wang","given":"Weiguang"},{"family":"Gao","given":"Guodong (Gordon)"},{"family":"Agarwal","given":"Ritu"}],"issued":{"date-parts":[["2024",9]]}},"label":"page"}],"schema":"https://github.com/citation-style-language/schema/raw/master/csl-citation.json"} </w:instrText>
      </w:r>
      <w:r w:rsidR="005C4A57" w:rsidRPr="00261E78">
        <w:fldChar w:fldCharType="separate"/>
      </w:r>
      <w:r w:rsidR="005C4A57" w:rsidRPr="00261E78">
        <w:t>(Bayer &amp; Renou, 2024; Law &amp; Shen, 2024; Wang et al., 2024)</w:t>
      </w:r>
      <w:r w:rsidR="005C4A57" w:rsidRPr="00261E78">
        <w:fldChar w:fldCharType="end"/>
      </w:r>
      <w:r w:rsidRPr="00261E78">
        <w:t xml:space="preserve">. Unlike </w:t>
      </w:r>
      <w:r w:rsidR="00F919C6" w:rsidRPr="00261E78">
        <w:fldChar w:fldCharType="begin"/>
      </w:r>
      <w:r w:rsidR="006359A5" w:rsidRPr="00261E78">
        <w:instrText xml:space="preserve"> ADDIN ZOTERO_ITEM CSL_CITATION {"citationID":"Zuxugwqo","properties":{"formattedCitation":"(Z. Chen &amp; Chan, 2023)","plainCitation":"(Z. Chen &amp; Chan, 2023)","dontUpdate":true,"noteIndex":0},"citationItems":[{"id":367,"uris":["http://zotero.org/users/8905122/items/HYWC6HWA"],"itemData":{"id":367,"type":"article","abstract":"Since the launch of ChatGPT in Dec 2022, Large Language Models (LLMs) are rapidly adopted by businesses to assist users in a wide range of open-ended tasks, including creative work. While the versatility of LLM has unlocked new ways of human-AI collaboration, it remains uncertain how LLMs should be used to enhance business outcomes. To examine the effects of human-LLM collaboration on business outcomes, we conducted an experiment where we tasked expert and non-expert users to write an ad copy with and without the assistance of LLMs. Here, we investigate and compare two ways of working with LLMs: (1) using LLMs as \"ghostwriters,\" which assume the main role of content generation task and (2) using LLMs as \"sounding boards,\" to provide feedback on human-created content. We measure the quality of the ads using the number of clicks generated by the created ads on major social media platforms. Our results show that different collaboration modalities can result in very different outcomes for different user types. Using LLMs as sounding boards enhances the quality of the resultant ad copies for non-experts. However, using LLMs as ghostwriters did not provide significant benefits and is in fact detrimental to expert users. We rely on textual analyses to understand the mechanisms and learned that using LLMs as ghostwriters produces an anchoring effect which leads to lower-quality ads. On the other hand, using LLMs as sounding boards helped non-experts achieve ad content with low semantic divergence to content produced by experts, thereby closing the gap between the two types of users.\n\n</w:instrText>
      </w:r>
      <w:r w:rsidR="006359A5" w:rsidRPr="00261E78">
        <w:instrText>【摘要翻译】自</w:instrText>
      </w:r>
      <w:r w:rsidR="006359A5" w:rsidRPr="00261E78">
        <w:instrText>2022</w:instrText>
      </w:r>
      <w:r w:rsidR="006359A5" w:rsidRPr="00261E78">
        <w:instrText>年</w:instrText>
      </w:r>
      <w:r w:rsidR="006359A5" w:rsidRPr="00261E78">
        <w:instrText>12</w:instrText>
      </w:r>
      <w:r w:rsidR="006359A5" w:rsidRPr="00261E78">
        <w:instrText>月推出</w:instrText>
      </w:r>
      <w:r w:rsidR="006359A5" w:rsidRPr="00261E78">
        <w:instrText>ChatGPT</w:instrText>
      </w:r>
      <w:r w:rsidR="006359A5" w:rsidRPr="00261E78">
        <w:instrText>以来，大型语言模型（</w:instrText>
      </w:r>
      <w:r w:rsidR="006359A5" w:rsidRPr="00261E78">
        <w:instrText>LLM</w:instrText>
      </w:r>
      <w:r w:rsidR="006359A5" w:rsidRPr="00261E78">
        <w:instrText>）迅速被企业采用，以帮助用户完成广泛的开放式任务，包括创造性工作。虽然</w:instrText>
      </w:r>
      <w:r w:rsidR="006359A5" w:rsidRPr="00261E78">
        <w:instrText>LLM</w:instrText>
      </w:r>
      <w:r w:rsidR="006359A5" w:rsidRPr="00261E78">
        <w:instrText>的多功能性开启了人类与人工智能协作的新方式，但仍不确定</w:instrText>
      </w:r>
      <w:r w:rsidR="006359A5" w:rsidRPr="00261E78">
        <w:instrText>LLM</w:instrText>
      </w:r>
      <w:r w:rsidR="006359A5" w:rsidRPr="00261E78">
        <w:instrText>应该如何用于提高业务成果。为了检验人类与法学硕士合作对业务成果的影响，我们进行了一项实验，让专家和非专家用户在有和没有法学硕士帮助的情况下撰写广告文案。在这里，我们调查并比较了与法学硕士合作的两种方式：（</w:instrText>
      </w:r>
      <w:r w:rsidR="006359A5" w:rsidRPr="00261E78">
        <w:instrText>1</w:instrText>
      </w:r>
      <w:r w:rsidR="006359A5" w:rsidRPr="00261E78">
        <w:instrText>）使用法学硕士作为</w:instrText>
      </w:r>
      <w:r w:rsidR="006359A5" w:rsidRPr="00261E78">
        <w:instrText>“</w:instrText>
      </w:r>
      <w:r w:rsidR="006359A5" w:rsidRPr="00261E78">
        <w:instrText>代笔人</w:instrText>
      </w:r>
      <w:r w:rsidR="006359A5" w:rsidRPr="00261E78">
        <w:instrText>”</w:instrText>
      </w:r>
      <w:r w:rsidR="006359A5" w:rsidRPr="00261E78">
        <w:instrText>，承担内容生成任务的主要角色，以及（</w:instrText>
      </w:r>
      <w:r w:rsidR="006359A5" w:rsidRPr="00261E78">
        <w:instrText>2</w:instrText>
      </w:r>
      <w:r w:rsidR="006359A5" w:rsidRPr="00261E78">
        <w:instrText>）使用法学硕士作为</w:instrText>
      </w:r>
      <w:r w:rsidR="006359A5" w:rsidRPr="00261E78">
        <w:instrText>“</w:instrText>
      </w:r>
      <w:r w:rsidR="006359A5" w:rsidRPr="00261E78">
        <w:instrText>共鸣板</w:instrText>
      </w:r>
      <w:r w:rsidR="006359A5" w:rsidRPr="00261E78">
        <w:instrText>”</w:instrText>
      </w:r>
      <w:r w:rsidR="006359A5" w:rsidRPr="00261E78">
        <w:instrText>，为人类创建的内容提供反馈。我们使用主要社交媒体平台上创建的广告产生的点击量来衡量广告的质量。我们的结果表明，对于不同的用户类型，不同的协作模式会导致非常不同的结果。对于非专家来说，使用法学硕士作为共鸣板可以提高广告文案的质量。然而，使用法学硕士作为代笔人并没有提供显著的好处，事实上对专家用户是有害的。我们依靠文本分析来理解其中的机制，并了解到使用法学硕士作为代笔人会产生锚定效应，从而导致广告质量较低。另一方面，使用</w:instrText>
      </w:r>
      <w:r w:rsidR="006359A5" w:rsidRPr="00261E78">
        <w:instrText>LLM</w:instrText>
      </w:r>
      <w:r w:rsidR="006359A5" w:rsidRPr="00261E78">
        <w:instrText>作为共鸣板帮助非专家实现了与专家制作的内容语义差异较小的广告内容，从而缩小了两类用户之间的差距。</w:instrText>
      </w:r>
      <w:r w:rsidR="006359A5" w:rsidRPr="00261E78">
        <w:instrText>","DOI":"10.2139/ssrn.4575598","event-place":"Rochester, NY","genre":"SSRN Scholarly Paper","language":"en","note":"</w:instrText>
      </w:r>
      <w:r w:rsidR="006359A5" w:rsidRPr="00261E78">
        <w:rPr>
          <w:rFonts w:ascii="Apple Color Emoji" w:hAnsi="Apple Color Emoji" w:cs="Apple Color Emoji"/>
        </w:rPr>
        <w:instrText>🏷️</w:instrText>
      </w:r>
      <w:r w:rsidR="006359A5" w:rsidRPr="00261E78">
        <w:instrText xml:space="preserve"> /unread</w:instrText>
      </w:r>
      <w:r w:rsidR="006359A5" w:rsidRPr="00261E78">
        <w:instrText>、</w:instrText>
      </w:r>
      <w:r w:rsidR="006359A5" w:rsidRPr="00261E78">
        <w:instrText>Creativity</w:instrText>
      </w:r>
      <w:r w:rsidR="006359A5" w:rsidRPr="00261E78">
        <w:instrText>、</w:instrText>
      </w:r>
      <w:r w:rsidR="006359A5" w:rsidRPr="00261E78">
        <w:instrText>Generative AI</w:instrText>
      </w:r>
      <w:r w:rsidR="006359A5" w:rsidRPr="00261E78">
        <w:instrText>、</w:instrText>
      </w:r>
      <w:r w:rsidR="006359A5" w:rsidRPr="00261E78">
        <w:instrText>Advertising</w:instrText>
      </w:r>
      <w:r w:rsidR="006359A5" w:rsidRPr="00261E78">
        <w:instrText>、</w:instrText>
      </w:r>
      <w:r w:rsidR="006359A5" w:rsidRPr="00261E78">
        <w:instrText>Human-AI Collaboration</w:instrText>
      </w:r>
      <w:r w:rsidR="006359A5" w:rsidRPr="00261E78">
        <w:instrText>、</w:instrText>
      </w:r>
      <w:r w:rsidR="006359A5" w:rsidRPr="00261E78">
        <w:instrText xml:space="preserve">Large Language Model","number":"4575598","publisher-place":"Rochester, NY","source":"Social Science Research Network","title":"Large language model in creative work: The role of collaboration modality and user expertise","title-short":"Large language model in creative work","URL":"https://papers.ssrn.com/abstract=4575598","author":[{"family":"Chen","given":"Zenan"},{"family":"Chan","given":"Jason"}],"accessed":{"date-parts":[["2024",9,12]]},"issued":{"date-parts":[["2023",9,19]]}}}],"schema":"https://github.com/citation-style-language/schema/raw/master/csl-citation.json"} </w:instrText>
      </w:r>
      <w:r w:rsidR="00F919C6" w:rsidRPr="00261E78">
        <w:fldChar w:fldCharType="separate"/>
      </w:r>
      <w:r w:rsidR="00F919C6" w:rsidRPr="00261E78">
        <w:t>Chen and Chan</w:t>
      </w:r>
      <w:r w:rsidR="00144466" w:rsidRPr="00261E78">
        <w:t>’</w:t>
      </w:r>
      <w:r w:rsidR="00F919C6" w:rsidRPr="00261E78">
        <w:t>s (2023)</w:t>
      </w:r>
      <w:r w:rsidR="00F919C6" w:rsidRPr="00261E78">
        <w:fldChar w:fldCharType="end"/>
      </w:r>
      <w:r w:rsidR="00F919C6" w:rsidRPr="00261E78">
        <w:t xml:space="preserve"> </w:t>
      </w:r>
      <w:r w:rsidRPr="00261E78">
        <w:t>findings of an anchoring effect in creative tasks, our study suggests that AI integration might stimulate human creativity and diverse thinking in certain contexts. This observation creates opportunities for future research on optimizing complementarity between AI and human contributions in online communities.</w:t>
      </w:r>
    </w:p>
    <w:p w14:paraId="63DEDFD1" w14:textId="77777777" w:rsidR="00AB308E" w:rsidRPr="00261E78" w:rsidRDefault="00AB308E" w:rsidP="00E93697">
      <w:pPr>
        <w:pStyle w:val="Heading2"/>
        <w:rPr>
          <w:rFonts w:eastAsiaTheme="minorEastAsia"/>
        </w:rPr>
      </w:pPr>
      <w:r w:rsidRPr="00261E78">
        <w:rPr>
          <w:rFonts w:eastAsiaTheme="minorEastAsia"/>
        </w:rPr>
        <w:t>Practical Implications</w:t>
      </w:r>
    </w:p>
    <w:p w14:paraId="75DDAC8E" w14:textId="6F071B80" w:rsidR="00551CFA" w:rsidRPr="00261E78" w:rsidRDefault="00551CFA" w:rsidP="00633022">
      <w:pPr>
        <w:pStyle w:val="Paragraph0"/>
      </w:pPr>
      <w:r w:rsidRPr="00261E78">
        <w:t>Our findings provide actionable insights for platform designers and community participants who navigate GenAI integration in technical Q&amp;A communities. For platforms with a conservative approach, it may be prudent to delay GenAI deployment due to the observed negative effects on answer supply and recognition. This cautious approach allows platforms to maintain community dynamics while monitoring GenAI</w:t>
      </w:r>
      <w:r w:rsidR="00144466" w:rsidRPr="00261E78">
        <w:t>’</w:t>
      </w:r>
      <w:r w:rsidRPr="00261E78">
        <w:t>s evolving impacts.</w:t>
      </w:r>
    </w:p>
    <w:p w14:paraId="1605AAB0" w14:textId="48F12506" w:rsidR="00551CFA" w:rsidRPr="00261E78" w:rsidRDefault="00551CFA" w:rsidP="00633022">
      <w:pPr>
        <w:pStyle w:val="Paragraph0"/>
      </w:pPr>
      <w:r w:rsidRPr="00261E78">
        <w:t>Platforms that commit to GenAI implementation may consider targeted mitigation strategies. These include providing warnings about AI-generated answers</w:t>
      </w:r>
      <w:r w:rsidR="00144466" w:rsidRPr="00261E78">
        <w:t>’</w:t>
      </w:r>
      <w:r w:rsidRPr="00261E78">
        <w:t xml:space="preserve"> limitations, which can </w:t>
      </w:r>
      <w:r w:rsidRPr="00261E78">
        <w:lastRenderedPageBreak/>
        <w:t>promote realistic user expectations. Additionally, platforms could introduce temporal delays in AI-generated answers, which would leverage position effects to encourage human contributions before AI responses appear.</w:t>
      </w:r>
    </w:p>
    <w:p w14:paraId="384E6F35" w14:textId="31B5BDD0" w:rsidR="00551CFA" w:rsidRPr="00261E78" w:rsidRDefault="00551CFA" w:rsidP="00551CFA">
      <w:pPr>
        <w:pStyle w:val="Paragraph0"/>
      </w:pPr>
      <w:r w:rsidRPr="00261E78">
        <w:t>For community members, our research highlights the importance of strategic differentiation when they contribute alongside AI. While GenAI excels at rapid, factual responses, human participants should emphasize their distinctive strengths in contextual understanding, experiential knowledge, and creative problem-solving. They can focus on areas where human cognition remains superior—such as real-world applications, nuanced interpretations, and innovative alternatives—to maintain their relevance and visibility.</w:t>
      </w:r>
    </w:p>
    <w:p w14:paraId="43EC70BA" w14:textId="5F515A2A" w:rsidR="00551CFA" w:rsidRPr="00261E78" w:rsidRDefault="00551CFA" w:rsidP="00633022">
      <w:pPr>
        <w:pStyle w:val="Paragraph0"/>
      </w:pPr>
      <w:r w:rsidRPr="00261E78">
        <w:t xml:space="preserve">This approach </w:t>
      </w:r>
      <w:r w:rsidR="00305E4B">
        <w:t xml:space="preserve">to complementarity </w:t>
      </w:r>
      <w:r w:rsidRPr="00261E78">
        <w:t>between AI capabilities and human expertise preserves individual contributor value and enhances the collective knowledge ecosystem. Community members who take this differentiation approach can help sustain the vibrant exchange of specialized knowledge that defines successful technical Q&amp;A platforms.</w:t>
      </w:r>
    </w:p>
    <w:p w14:paraId="7091EC38" w14:textId="77777777" w:rsidR="00AB308E" w:rsidRPr="00261E78" w:rsidRDefault="00AB308E" w:rsidP="00E93697">
      <w:pPr>
        <w:pStyle w:val="Heading2"/>
      </w:pPr>
      <w:r w:rsidRPr="00261E78">
        <w:t>Limitations</w:t>
      </w:r>
    </w:p>
    <w:p w14:paraId="29201A41" w14:textId="7101FCB4" w:rsidR="00AB308E" w:rsidRPr="00261E78" w:rsidRDefault="00F04147" w:rsidP="00271162">
      <w:pPr>
        <w:pStyle w:val="Paragraph0"/>
      </w:pPr>
      <w:r w:rsidRPr="00261E78">
        <w:t>W</w:t>
      </w:r>
      <w:r w:rsidR="00AB308E" w:rsidRPr="00261E78">
        <w:t xml:space="preserve">hile </w:t>
      </w:r>
      <w:r w:rsidRPr="00261E78">
        <w:t xml:space="preserve">our work </w:t>
      </w:r>
      <w:r w:rsidR="00AB308E" w:rsidRPr="00261E78">
        <w:t>offer</w:t>
      </w:r>
      <w:r w:rsidRPr="00261E78">
        <w:t>s</w:t>
      </w:r>
      <w:r w:rsidR="00AB308E" w:rsidRPr="00261E78">
        <w:t xml:space="preserve"> useful insights into the impact of </w:t>
      </w:r>
      <w:r w:rsidR="00C55514" w:rsidRPr="00261E78">
        <w:t>G</w:t>
      </w:r>
      <w:r w:rsidR="005344A1" w:rsidRPr="00261E78">
        <w:t>en</w:t>
      </w:r>
      <w:r w:rsidR="00C55514" w:rsidRPr="00261E78">
        <w:t>AI</w:t>
      </w:r>
      <w:r w:rsidR="00AB308E" w:rsidRPr="00261E78">
        <w:t xml:space="preserve"> on online technical Q&amp;A communities, </w:t>
      </w:r>
      <w:r w:rsidRPr="00261E78">
        <w:t xml:space="preserve">we </w:t>
      </w:r>
      <w:r w:rsidR="00AB308E" w:rsidRPr="00261E78">
        <w:t xml:space="preserve">acknowledge several limitations that present opportunities for future research. First, our study focuses on a technical Q&amp;A community, where questions often have specific answers. The generalizability of our findings to non-technical settings, such as Quora, remains an open question. While existing literature has explored differences between social-oriented and technique-oriented platforms </w:t>
      </w:r>
      <w:r w:rsidR="00994D74" w:rsidRPr="00261E78">
        <w:fldChar w:fldCharType="begin" w:fldLock="1"/>
      </w:r>
      <w:r w:rsidR="004951D0" w:rsidRPr="00261E78">
        <w:instrText xml:space="preserve"> ADDIN ZOTERO_ITEM CSL_CITATION {"citationID":"GCCRNRS7","properties":{"formattedCitation":"[1]","plainCitation":"[1]","dontUpdate":true,"noteIndex":0},"citationItems":[{"id":3639,"uris":["http://www.mendeley.com/documents/?uuid=82e51bf4-72a6-40da-a2fd-8aaccc666873","http://zotero.org/users/8905122/items/YNBIUESJ","http://www.mendeley.com/documents/?uuid=e2028d96-de10-4bbc-ad76-f99d34834a12"],"itemData":{"id":3639,"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collective expertise as users depart the community. We find that average answer quality has declined significantly, primarily due to user exit. We discuss implications for the management of online knowledge communities.\n\n</w:instrText>
      </w:r>
      <w:r w:rsidR="004951D0" w:rsidRPr="00261E78">
        <w:instrText>【摘要翻译】</w:instrText>
      </w:r>
      <w:r w:rsidR="004951D0" w:rsidRPr="00261E78">
        <w:instrText>ChatGPT</w:instrText>
      </w:r>
      <w:r w:rsidR="004951D0" w:rsidRPr="00261E78">
        <w:instrText>等生成式人工智能技术正在改变人们在各个领域创建、共享和消费内容的方式。虽然这些技术有可能使信息获取民主化和简化内容制作，但它们也可能对在线知识社区的健康和可持续性产生意想不到的后果，特别是那些专注于信息交流和缺乏强大的社会依恋机制的社区。我们提供了这方面的初步证据，研究了</w:instrText>
      </w:r>
      <w:r w:rsidR="004951D0" w:rsidRPr="00261E78">
        <w:instrText>ChatGPT</w:instrText>
      </w:r>
      <w:r w:rsidR="004951D0" w:rsidRPr="00261E78">
        <w:instrText>对</w:instrText>
      </w:r>
      <w:r w:rsidR="004951D0" w:rsidRPr="00261E78">
        <w:instrText>StackOverflow</w:instrText>
      </w:r>
      <w:r w:rsidR="004951D0" w:rsidRPr="00261E78">
        <w:instrText>用户活动的影响，并与</w:instrText>
      </w:r>
      <w:r w:rsidR="004951D0" w:rsidRPr="00261E78">
        <w:instrText>Reddit</w:instrText>
      </w:r>
      <w:r w:rsidR="004951D0" w:rsidRPr="00261E78">
        <w:instrText>的用户活动进行了对比。我们分析了</w:instrText>
      </w:r>
      <w:r w:rsidR="004951D0" w:rsidRPr="00261E78">
        <w:instrText>2021</w:instrText>
      </w:r>
      <w:r w:rsidR="004951D0" w:rsidRPr="00261E78">
        <w:instrText>年</w:instrText>
      </w:r>
      <w:r w:rsidR="004951D0" w:rsidRPr="00261E78">
        <w:instrText>10</w:instrText>
      </w:r>
      <w:r w:rsidR="004951D0" w:rsidRPr="00261E78">
        <w:instrText>月至</w:instrText>
      </w:r>
      <w:r w:rsidR="004951D0" w:rsidRPr="00261E78">
        <w:instrText>2023</w:instrText>
      </w:r>
      <w:r w:rsidR="004951D0" w:rsidRPr="00261E78">
        <w:instrText>年</w:instrText>
      </w:r>
      <w:r w:rsidR="004951D0" w:rsidRPr="00261E78">
        <w:instrText>3</w:instrText>
      </w:r>
      <w:r w:rsidR="004951D0" w:rsidRPr="00261E78">
        <w:instrText>月期间的大量数据样本，捕获了发布到</w:instrText>
      </w:r>
      <w:r w:rsidR="004951D0" w:rsidRPr="00261E78">
        <w:instrText>Stack Overflow</w:instrText>
      </w:r>
      <w:r w:rsidR="004951D0" w:rsidRPr="00261E78">
        <w:instrText>和</w:instrText>
      </w:r>
      <w:r w:rsidR="004951D0" w:rsidRPr="00261E78">
        <w:instrText>Reddit</w:instrText>
      </w:r>
      <w:r w:rsidR="004951D0" w:rsidRPr="00261E78">
        <w:instrText>上与最受欢迎的</w:instrText>
      </w:r>
      <w:r w:rsidR="004951D0" w:rsidRPr="00261E78">
        <w:instrText>StackOverflow</w:instrText>
      </w:r>
      <w:r w:rsidR="004951D0" w:rsidRPr="00261E78">
        <w:instrText>主题相关的内容。我们发现，</w:instrText>
      </w:r>
      <w:r w:rsidR="004951D0" w:rsidRPr="00261E78">
        <w:instrText>ChatGPT</w:instrText>
      </w:r>
      <w:r w:rsidR="004951D0" w:rsidRPr="00261E78">
        <w:instrText>导致与这些主题相关的</w:instrText>
      </w:r>
      <w:r w:rsidR="004951D0" w:rsidRPr="00261E78">
        <w:instrText>StackOverflow</w:instrText>
      </w:r>
      <w:r w:rsidR="004951D0" w:rsidRPr="00261E78">
        <w:instrText>问题大幅下降，根据可用于训练的公共在线数据量，</w:instrText>
      </w:r>
      <w:r w:rsidR="004951D0" w:rsidRPr="00261E78">
        <w:instrText>ChatGPT</w:instrText>
      </w:r>
      <w:r w:rsidR="004951D0" w:rsidRPr="00261E78">
        <w:instrText>更有可能表现出色的主题的影响更大。相比之下，考虑到</w:instrText>
      </w:r>
      <w:r w:rsidR="004951D0" w:rsidRPr="00261E78">
        <w:instrText>Reddit</w:instrText>
      </w:r>
      <w:r w:rsidR="004951D0" w:rsidRPr="00261E78">
        <w:instrText>子社区专注于相同的主题，我们没有发现</w:instrText>
      </w:r>
      <w:r w:rsidR="004951D0" w:rsidRPr="00261E78">
        <w:instrText>ChatGPT</w:instrText>
      </w:r>
      <w:r w:rsidR="004951D0" w:rsidRPr="00261E78">
        <w:instrText>有任何影响的证据，这表明在线知识社区中的社会依恋对社区生存的重要性。最后，我们考虑了</w:instrText>
      </w:r>
      <w:r w:rsidR="004951D0" w:rsidRPr="00261E78">
        <w:instrText>StackOverflow</w:instrText>
      </w:r>
      <w:r w:rsidR="004951D0" w:rsidRPr="00261E78">
        <w:instrText>提供的答案质量的潜在变化，考虑了用户在提供答案时对</w:instrText>
      </w:r>
      <w:r w:rsidR="004951D0" w:rsidRPr="00261E78">
        <w:instrText>ChatGPT</w:instrText>
      </w:r>
      <w:r w:rsidR="004951D0" w:rsidRPr="00261E78">
        <w:instrText>的潜在依赖，以及随着用户离开社区，集体专业知识的潜在下降。我们发现平均回答质量显著下降，主要是由于用户退出。我们讨论了对在线知识社区管理的影响。</w:instrText>
      </w:r>
      <w:r w:rsidR="004951D0" w:rsidRPr="00261E78">
        <w:instrText xml:space="preserve">","archive_location":"13 </w:instrText>
      </w:r>
      <w:r w:rsidR="004951D0" w:rsidRPr="00261E78">
        <w:rPr>
          <w:rFonts w:ascii="Apple Color Emoji" w:hAnsi="Apple Color Emoji" w:cs="Apple Color Emoji"/>
        </w:rPr>
        <w:instrText>📊</w:instrText>
      </w:r>
      <w:r w:rsidR="004951D0" w:rsidRPr="00261E78">
        <w:instrText>","DOI":"10.2139/ssrn.4521754","event-place":"Rochester,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Generative AI</w:instrText>
      </w:r>
      <w:r w:rsidR="004951D0" w:rsidRPr="00261E78">
        <w:instrText>、</w:instrText>
      </w:r>
      <w:r w:rsidR="004951D0" w:rsidRPr="00261E78">
        <w:instrText>Difference-in-differences</w:instrText>
      </w:r>
      <w:r w:rsidR="004951D0" w:rsidRPr="00261E78">
        <w:instrText>、</w:instrText>
      </w:r>
      <w:r w:rsidR="004951D0" w:rsidRPr="00261E78">
        <w:instrText>Platform Economics</w:instrText>
      </w:r>
      <w:r w:rsidR="004951D0" w:rsidRPr="00261E78">
        <w:instrText>、</w:instrText>
      </w:r>
      <w:r w:rsidR="004951D0" w:rsidRPr="00261E78">
        <w:instrText xml:space="preserve">User-Generated Content","number":"4521754","publisher-place":"Rochester, NY","source":"Social Science Research Network","title":"The consequences of generative AI for UGC and online community engagement","URL":"https://papers.ssrn.com/abstract=4521754","author":[{"family":"Burtch","given":"Gordon"},{"family":"Lee","given":"Dokyun"},{"family":"Chen","given":"Zhichen"}],"accessed":{"date-parts":[["2024",6,4]]},"issued":{"date-parts":[["2023",5,1]]}}}],"schema":"https://github.com/citation-style-language/schema/raw/master/csl-citation.json"} </w:instrText>
      </w:r>
      <w:r w:rsidR="00994D74" w:rsidRPr="00261E78">
        <w:fldChar w:fldCharType="separate"/>
      </w:r>
      <w:r w:rsidR="009F4642" w:rsidRPr="00261E78">
        <w:t>(Burtch et al., 2023)</w:t>
      </w:r>
      <w:r w:rsidR="00994D74" w:rsidRPr="00261E78">
        <w:fldChar w:fldCharType="end"/>
      </w:r>
      <w:r w:rsidR="00AB308E" w:rsidRPr="00261E78">
        <w:t xml:space="preserve">, the specific impact of internal </w:t>
      </w:r>
      <w:r w:rsidR="00C55514" w:rsidRPr="00261E78">
        <w:t>G</w:t>
      </w:r>
      <w:r w:rsidR="005344A1" w:rsidRPr="00261E78">
        <w:t>en</w:t>
      </w:r>
      <w:r w:rsidR="00C55514" w:rsidRPr="00261E78">
        <w:t>AI</w:t>
      </w:r>
      <w:r w:rsidR="00AB308E" w:rsidRPr="00261E78">
        <w:t xml:space="preserve"> in these diverse contexts </w:t>
      </w:r>
      <w:r w:rsidR="0029011F" w:rsidRPr="00261E78">
        <w:t xml:space="preserve">and the boundary conditions that determine whether AI enhances or suppresses human contributions </w:t>
      </w:r>
      <w:r w:rsidR="00AB308E" w:rsidRPr="00261E78">
        <w:t>warrant further investigation.</w:t>
      </w:r>
    </w:p>
    <w:p w14:paraId="4F9BF778" w14:textId="77F4543C" w:rsidR="00AB308E" w:rsidRPr="00261E78" w:rsidRDefault="00AB308E" w:rsidP="00AB308E">
      <w:pPr>
        <w:pStyle w:val="Paragraph0"/>
      </w:pPr>
      <w:r w:rsidRPr="00261E78">
        <w:lastRenderedPageBreak/>
        <w:t xml:space="preserve">Second, our experimental design compares scenarios with and without internal </w:t>
      </w:r>
      <w:r w:rsidR="00C55514" w:rsidRPr="00261E78">
        <w:t>G</w:t>
      </w:r>
      <w:r w:rsidR="005344A1" w:rsidRPr="00261E78">
        <w:t>en</w:t>
      </w:r>
      <w:r w:rsidR="00C55514" w:rsidRPr="00261E78">
        <w:t>AI</w:t>
      </w:r>
      <w:r w:rsidRPr="00261E78">
        <w:t xml:space="preserve">-generated answers. Future research could explore </w:t>
      </w:r>
      <w:r w:rsidR="005344A1" w:rsidRPr="00261E78">
        <w:t xml:space="preserve">the effects of </w:t>
      </w:r>
      <w:r w:rsidRPr="00261E78">
        <w:t xml:space="preserve">varying levels of control over </w:t>
      </w:r>
      <w:r w:rsidR="00C55514" w:rsidRPr="00261E78">
        <w:t>G</w:t>
      </w:r>
      <w:r w:rsidR="005344A1" w:rsidRPr="00261E78">
        <w:t>en</w:t>
      </w:r>
      <w:r w:rsidR="00C55514" w:rsidRPr="00261E78">
        <w:t>AI</w:t>
      </w:r>
      <w:r w:rsidR="00144466" w:rsidRPr="00261E78">
        <w:t>’</w:t>
      </w:r>
      <w:r w:rsidRPr="00261E78">
        <w:t xml:space="preserve">s style and features. This would allow for a deeper understanding of how different </w:t>
      </w:r>
      <w:r w:rsidR="00C55514" w:rsidRPr="00261E78">
        <w:t>G</w:t>
      </w:r>
      <w:r w:rsidR="005344A1" w:rsidRPr="00261E78">
        <w:t>en</w:t>
      </w:r>
      <w:r w:rsidR="00C55514" w:rsidRPr="00261E78">
        <w:t>AI</w:t>
      </w:r>
      <w:r w:rsidRPr="00261E78">
        <w:t xml:space="preserve"> characteristics influence user behavior and community dynamics.</w:t>
      </w:r>
    </w:p>
    <w:p w14:paraId="2D7197DA" w14:textId="33E991E1" w:rsidR="00AB308E" w:rsidRPr="00261E78" w:rsidRDefault="00AB308E" w:rsidP="00AB308E">
      <w:pPr>
        <w:pStyle w:val="Paragraph0"/>
      </w:pPr>
      <w:r w:rsidRPr="00261E78">
        <w:t xml:space="preserve">Third, our analysis primarily focuses on </w:t>
      </w:r>
      <w:r w:rsidR="005344A1" w:rsidRPr="00261E78">
        <w:t>the</w:t>
      </w:r>
      <w:r w:rsidRPr="00261E78">
        <w:t xml:space="preserve"> effects within a 150-day window. Research exploring the dynamic nature of these effects over an extended period would be valuable, especially considering the likelihood of long</w:t>
      </w:r>
      <w:r w:rsidR="005344A1" w:rsidRPr="00261E78">
        <w:t>er</w:t>
      </w:r>
      <w:r w:rsidRPr="00261E78">
        <w:t xml:space="preserve">-term coexistence between </w:t>
      </w:r>
      <w:r w:rsidR="00C55514" w:rsidRPr="00261E78">
        <w:t>G</w:t>
      </w:r>
      <w:r w:rsidR="005344A1" w:rsidRPr="00261E78">
        <w:t>en</w:t>
      </w:r>
      <w:r w:rsidR="00C55514" w:rsidRPr="00261E78">
        <w:t>AI</w:t>
      </w:r>
      <w:r w:rsidRPr="00261E78">
        <w:t xml:space="preserve"> and human participants in online communities.</w:t>
      </w:r>
    </w:p>
    <w:p w14:paraId="00A00408" w14:textId="565B6195" w:rsidR="00AB308E" w:rsidRPr="00261E78" w:rsidRDefault="00AB308E" w:rsidP="00AB308E">
      <w:pPr>
        <w:pStyle w:val="Paragraph0"/>
      </w:pPr>
      <w:r w:rsidRPr="00261E78">
        <w:t xml:space="preserve">These limitations, rather than detracting from our findings, highlight promising avenues for future research. By addressing these areas, subsequent studies can build upon our work to provide a more comprehensive understanding of </w:t>
      </w:r>
      <w:r w:rsidR="00C55514" w:rsidRPr="00261E78">
        <w:t>G</w:t>
      </w:r>
      <w:r w:rsidR="005344A1" w:rsidRPr="00261E78">
        <w:t>en</w:t>
      </w:r>
      <w:r w:rsidR="00C55514" w:rsidRPr="00261E78">
        <w:t>AI</w:t>
      </w:r>
      <w:r w:rsidR="00144466" w:rsidRPr="00261E78">
        <w:t>’</w:t>
      </w:r>
      <w:r w:rsidRPr="00261E78">
        <w:t>s role in diverse online communities, its long-term impacts, and strategies for effective human-AI collaboration.</w:t>
      </w:r>
    </w:p>
    <w:p w14:paraId="6393CE77" w14:textId="77777777" w:rsidR="006833EA" w:rsidRPr="00261E78" w:rsidRDefault="006833EA" w:rsidP="0057336B">
      <w:pPr>
        <w:pStyle w:val="Heading1"/>
        <w:numPr>
          <w:ilvl w:val="0"/>
          <w:numId w:val="0"/>
        </w:numPr>
        <w:ind w:left="360"/>
      </w:pPr>
      <w:r w:rsidRPr="00261E78">
        <w:t>Reference</w:t>
      </w:r>
    </w:p>
    <w:p w14:paraId="2B44C6E1" w14:textId="77777777" w:rsidR="00717875" w:rsidRPr="00261E78" w:rsidRDefault="006833EA" w:rsidP="00717875">
      <w:pPr>
        <w:pStyle w:val="Bibliography"/>
      </w:pPr>
      <w:r w:rsidRPr="00261E78">
        <w:rPr>
          <w:rFonts w:ascii="Times New Roman" w:hAnsi="Times New Roman" w:cs="Times New Roman"/>
          <w:sz w:val="24"/>
          <w:szCs w:val="24"/>
        </w:rPr>
        <w:fldChar w:fldCharType="begin"/>
      </w:r>
      <w:r w:rsidR="00443E00" w:rsidRPr="00261E78">
        <w:rPr>
          <w:rFonts w:ascii="Times New Roman" w:hAnsi="Times New Roman" w:cs="Times New Roman"/>
          <w:sz w:val="24"/>
          <w:szCs w:val="24"/>
        </w:rPr>
        <w:instrText xml:space="preserve"> ADDIN ZOTERO_BIBL {"uncited":[],"omitted":[],"custom":[]} CSL_BIBLIOGRAPHY </w:instrText>
      </w:r>
      <w:r w:rsidRPr="00261E78">
        <w:rPr>
          <w:rFonts w:ascii="Times New Roman" w:hAnsi="Times New Roman" w:cs="Times New Roman"/>
          <w:sz w:val="24"/>
          <w:szCs w:val="24"/>
        </w:rPr>
        <w:fldChar w:fldCharType="separate"/>
      </w:r>
      <w:r w:rsidR="00717875" w:rsidRPr="00261E78">
        <w:t xml:space="preserve">Alesina, A., &amp; Zhuravskaya, E. (2011). Segregation and the Quality of Government in a Cross Section of Countries. </w:t>
      </w:r>
      <w:r w:rsidR="00717875" w:rsidRPr="00261E78">
        <w:rPr>
          <w:i/>
          <w:iCs/>
        </w:rPr>
        <w:t>American Economic Review</w:t>
      </w:r>
      <w:r w:rsidR="00717875" w:rsidRPr="00261E78">
        <w:t>, 101(5), 1872–1911.</w:t>
      </w:r>
    </w:p>
    <w:p w14:paraId="088E6B5A" w14:textId="77777777" w:rsidR="00717875" w:rsidRPr="00261E78" w:rsidRDefault="00717875" w:rsidP="00717875">
      <w:pPr>
        <w:pStyle w:val="Bibliography"/>
      </w:pPr>
      <w:r w:rsidRPr="00261E78">
        <w:t xml:space="preserve">Anderson, A., Huttenlocher, D., Kleinberg, J., &amp; Leskovec, J. (2012). Discovering Value from Community Activity on Focused Question Answering Sites. In </w:t>
      </w:r>
      <w:r w:rsidRPr="00261E78">
        <w:rPr>
          <w:i/>
          <w:iCs/>
        </w:rPr>
        <w:t>Proceedings of the 18th ACM SIGKDD International Conference on Knowledge Discovery and Data Mining</w:t>
      </w:r>
      <w:r w:rsidRPr="00261E78">
        <w:t>, 850–858.</w:t>
      </w:r>
    </w:p>
    <w:p w14:paraId="5AB9055B" w14:textId="77777777" w:rsidR="00717875" w:rsidRPr="00261E78" w:rsidRDefault="00717875" w:rsidP="00717875">
      <w:pPr>
        <w:pStyle w:val="Bibliography"/>
      </w:pPr>
      <w:r w:rsidRPr="00261E78">
        <w:t>Austin, P. C. (2009). Balance Diagnostics for Comparing the Distribution of Baseline Covariates between Treatment Groups in Propensity</w:t>
      </w:r>
      <w:r w:rsidRPr="00261E78">
        <w:rPr>
          <w:rFonts w:ascii="Cambria Math" w:hAnsi="Cambria Math" w:cs="Cambria Math"/>
        </w:rPr>
        <w:t>‐</w:t>
      </w:r>
      <w:r w:rsidRPr="00261E78">
        <w:t xml:space="preserve">score Matched Samples. </w:t>
      </w:r>
      <w:r w:rsidRPr="00261E78">
        <w:rPr>
          <w:i/>
          <w:iCs/>
        </w:rPr>
        <w:t>Statistics in Medicine</w:t>
      </w:r>
      <w:r w:rsidRPr="00261E78">
        <w:t>, 28(25), 3083–3107.</w:t>
      </w:r>
    </w:p>
    <w:p w14:paraId="070F4D9A" w14:textId="77777777" w:rsidR="00717875" w:rsidRPr="00261E78" w:rsidRDefault="00717875" w:rsidP="00717875">
      <w:pPr>
        <w:pStyle w:val="Bibliography"/>
      </w:pPr>
      <w:r w:rsidRPr="00261E78">
        <w:t xml:space="preserve">Bayer, R.-C., &amp; Renou, L. (2024). Interacting with Man or Machine: When Do Humans Reason Better? </w:t>
      </w:r>
      <w:r w:rsidRPr="00261E78">
        <w:rPr>
          <w:i/>
          <w:iCs/>
        </w:rPr>
        <w:t>Management Science</w:t>
      </w:r>
      <w:r w:rsidRPr="00261E78">
        <w:t>, ePub ahead of print.</w:t>
      </w:r>
    </w:p>
    <w:p w14:paraId="7120C2BE" w14:textId="77777777" w:rsidR="00717875" w:rsidRPr="00261E78" w:rsidRDefault="00717875" w:rsidP="00717875">
      <w:pPr>
        <w:pStyle w:val="Bibliography"/>
      </w:pPr>
      <w:r w:rsidRPr="00261E78">
        <w:t xml:space="preserve">Berger, P., Hennig, P., Bocklisch, T., Herold, T., &amp; Meinel, C. (2016). A Journey of Bounty Hunters: Analyzing the Influence of Reward Systems on StackOverflow Question Response Times. In </w:t>
      </w:r>
      <w:r w:rsidRPr="00261E78">
        <w:rPr>
          <w:i/>
          <w:iCs/>
        </w:rPr>
        <w:t>2016 IEEE/WIC/ACM International Conference on Web Intelligence (WI)</w:t>
      </w:r>
      <w:r w:rsidRPr="00261E78">
        <w:t>, 644–649.</w:t>
      </w:r>
    </w:p>
    <w:p w14:paraId="10DBDCE6" w14:textId="77777777" w:rsidR="00717875" w:rsidRPr="00261E78" w:rsidRDefault="00717875" w:rsidP="00717875">
      <w:pPr>
        <w:pStyle w:val="Bibliography"/>
      </w:pPr>
      <w:r w:rsidRPr="00261E78">
        <w:t xml:space="preserve">Borwankar, S., Khern-am-nuai, W., &amp; Kannan, K. N. (2023). </w:t>
      </w:r>
      <w:r w:rsidRPr="00261E78">
        <w:rPr>
          <w:i/>
          <w:iCs/>
        </w:rPr>
        <w:t>Unraveling the Impact: An Empirical Investigation of ChatGPT’s Exclusion from Stack Overflow</w:t>
      </w:r>
      <w:r w:rsidRPr="00261E78">
        <w:t>. SSRN Scholarly Paper.</w:t>
      </w:r>
    </w:p>
    <w:p w14:paraId="5DB6305B" w14:textId="77777777" w:rsidR="00717875" w:rsidRPr="00261E78" w:rsidRDefault="00717875" w:rsidP="00717875">
      <w:pPr>
        <w:pStyle w:val="Bibliography"/>
      </w:pPr>
      <w:r w:rsidRPr="00261E78">
        <w:t xml:space="preserve">Brown, T. B., Mann, B., Ryder, N., Subbiah, M., Kaplan, J., Dhariwal, P., Neelakantan, A., Shyam, P., Sastry, G., Askell, A., Agarwal, S., Herbert-Voss, A., Krueger, G., Henighan, T., Child, R., Ramesh, A., Ziegler, D. M., Wu, J., Winter, C., Hesse, C., Chen, M., Sigler, E., Litwin, M., Gray, S., Chess, B., Clark, J., Berner, C., McCandlish, S., Radford, A., Sutskever, I., &amp; Amodei, D. (2020). Language </w:t>
      </w:r>
      <w:r w:rsidRPr="00261E78">
        <w:lastRenderedPageBreak/>
        <w:t xml:space="preserve">Models Are Few-Shot Learners. In </w:t>
      </w:r>
      <w:r w:rsidRPr="00261E78">
        <w:rPr>
          <w:i/>
          <w:iCs/>
        </w:rPr>
        <w:t>Proceedings of the 34th International Conference on Neural Information Processing Systems</w:t>
      </w:r>
      <w:r w:rsidRPr="00261E78">
        <w:t>, 1877–1901.</w:t>
      </w:r>
    </w:p>
    <w:p w14:paraId="3169F3DE" w14:textId="77777777" w:rsidR="00717875" w:rsidRPr="00261E78" w:rsidRDefault="00717875" w:rsidP="00717875">
      <w:pPr>
        <w:pStyle w:val="Bibliography"/>
      </w:pPr>
      <w:r w:rsidRPr="00261E78">
        <w:t xml:space="preserve">Brynjolfsson, E., Li, D., &amp; Raymond, L. (2025). Generative AI at Work. </w:t>
      </w:r>
      <w:r w:rsidRPr="00261E78">
        <w:rPr>
          <w:i/>
          <w:iCs/>
        </w:rPr>
        <w:t>The Quarterly Journal of Economics</w:t>
      </w:r>
      <w:r w:rsidRPr="00261E78">
        <w:t>, qjae044.</w:t>
      </w:r>
    </w:p>
    <w:p w14:paraId="48BD5933" w14:textId="77777777" w:rsidR="00717875" w:rsidRPr="00261E78" w:rsidRDefault="00717875" w:rsidP="00717875">
      <w:pPr>
        <w:pStyle w:val="Bibliography"/>
      </w:pPr>
      <w:r w:rsidRPr="00261E78">
        <w:t xml:space="preserve">Burke, M., Kraut, R., &amp; Joyce, E. (2010). Membership Claims and Requests: Conversation-Level Newcomer Socialization Strategies in Online Groups. </w:t>
      </w:r>
      <w:r w:rsidRPr="00261E78">
        <w:rPr>
          <w:i/>
          <w:iCs/>
        </w:rPr>
        <w:t>Small Group Research</w:t>
      </w:r>
      <w:r w:rsidRPr="00261E78">
        <w:t>, 32(9), 1600–1631.</w:t>
      </w:r>
    </w:p>
    <w:p w14:paraId="2313D34B" w14:textId="77777777" w:rsidR="00717875" w:rsidRPr="00261E78" w:rsidRDefault="00717875" w:rsidP="00717875">
      <w:pPr>
        <w:pStyle w:val="Bibliography"/>
      </w:pPr>
      <w:r w:rsidRPr="00261E78">
        <w:t xml:space="preserve">Burtch, G., Lee, D., &amp; Chen, Z. (2023). </w:t>
      </w:r>
      <w:r w:rsidRPr="00261E78">
        <w:rPr>
          <w:i/>
          <w:iCs/>
        </w:rPr>
        <w:t>The Consequences of Generative AI for UGC and Online Community Engagement</w:t>
      </w:r>
      <w:r w:rsidRPr="00261E78">
        <w:t>. SSRN Scholarly Paper.</w:t>
      </w:r>
    </w:p>
    <w:p w14:paraId="4A9DAEF3" w14:textId="77777777" w:rsidR="00717875" w:rsidRPr="00261E78" w:rsidRDefault="00717875" w:rsidP="00717875">
      <w:pPr>
        <w:pStyle w:val="Bibliography"/>
      </w:pPr>
      <w:r w:rsidRPr="00261E78">
        <w:t xml:space="preserve">Butler, B., Sproull, L., Kiesler, S., &amp; Kraut, R. (2007). Community Effort in Online Groups: Who Does the Work and Why? In </w:t>
      </w:r>
      <w:r w:rsidRPr="00261E78">
        <w:rPr>
          <w:i/>
          <w:iCs/>
        </w:rPr>
        <w:t>Leadership at a Distance: Research in Technologically-Supported Work</w:t>
      </w:r>
      <w:r w:rsidRPr="00261E78">
        <w:t>, 171–193.</w:t>
      </w:r>
    </w:p>
    <w:p w14:paraId="1E4D7DCA" w14:textId="77777777" w:rsidR="00717875" w:rsidRPr="00261E78" w:rsidRDefault="00717875" w:rsidP="00717875">
      <w:pPr>
        <w:pStyle w:val="Bibliography"/>
      </w:pPr>
      <w:r w:rsidRPr="00261E78">
        <w:t xml:space="preserve">Calefato, F., Lanubile, F., &amp; Novielli, N. (2018). How to Ask for Technical Help? Evidence-Based Guidelines for Writing Questions on Stack Overflow. </w:t>
      </w:r>
      <w:r w:rsidRPr="00261E78">
        <w:rPr>
          <w:i/>
          <w:iCs/>
        </w:rPr>
        <w:t>Information and Software Technology</w:t>
      </w:r>
      <w:r w:rsidRPr="00261E78">
        <w:t>, 94, 186–207.</w:t>
      </w:r>
    </w:p>
    <w:p w14:paraId="1DDF7C3C" w14:textId="77777777" w:rsidR="00717875" w:rsidRPr="00261E78" w:rsidRDefault="00717875" w:rsidP="00717875">
      <w:pPr>
        <w:pStyle w:val="Bibliography"/>
      </w:pPr>
      <w:r w:rsidRPr="00261E78">
        <w:t xml:space="preserve">Chaiken, S. (1980). Heuristic versus Systematic Information Processing and the Use of Source versus Message Cues in Persuasion. </w:t>
      </w:r>
      <w:r w:rsidRPr="00261E78">
        <w:rPr>
          <w:i/>
          <w:iCs/>
        </w:rPr>
        <w:t>Journal of Personality and Social Psychology</w:t>
      </w:r>
      <w:r w:rsidRPr="00261E78">
        <w:t>, 39(5), 752–766.</w:t>
      </w:r>
    </w:p>
    <w:p w14:paraId="21ADD913" w14:textId="77777777" w:rsidR="00717875" w:rsidRPr="00261E78" w:rsidRDefault="00717875" w:rsidP="00717875">
      <w:pPr>
        <w:pStyle w:val="Bibliography"/>
      </w:pPr>
      <w:r w:rsidRPr="00261E78">
        <w:t xml:space="preserve">Chen, J., &amp; Roth, J. (2024). Logs with Zeros? Some Problems and Solutions. </w:t>
      </w:r>
      <w:r w:rsidRPr="00261E78">
        <w:rPr>
          <w:i/>
          <w:iCs/>
        </w:rPr>
        <w:t>The Quarterly Journal of Economics</w:t>
      </w:r>
      <w:r w:rsidRPr="00261E78">
        <w:t>, 139(2), 891–936.</w:t>
      </w:r>
    </w:p>
    <w:p w14:paraId="256D6820" w14:textId="77777777" w:rsidR="00717875" w:rsidRPr="00261E78" w:rsidRDefault="00717875" w:rsidP="00717875">
      <w:pPr>
        <w:pStyle w:val="Bibliography"/>
      </w:pPr>
      <w:r w:rsidRPr="00261E78">
        <w:t xml:space="preserve">Chen, L., Baird, A., &amp; Straub, D. (2022). The Impact of Hierarchical Privilege Levels and Non-Hierarchical Incentives on Continued Contribution in Online Q&amp;A Communities: A Motivational Model of Gamification Goals. </w:t>
      </w:r>
      <w:r w:rsidRPr="00261E78">
        <w:rPr>
          <w:i/>
          <w:iCs/>
        </w:rPr>
        <w:t>Decision Support Systems</w:t>
      </w:r>
      <w:r w:rsidRPr="00261E78">
        <w:t>, 153, 113667.</w:t>
      </w:r>
    </w:p>
    <w:p w14:paraId="71404C45" w14:textId="77777777" w:rsidR="00717875" w:rsidRPr="00261E78" w:rsidRDefault="00717875" w:rsidP="00717875">
      <w:pPr>
        <w:pStyle w:val="Bibliography"/>
      </w:pPr>
      <w:r w:rsidRPr="00261E78">
        <w:t xml:space="preserve">Chen, Z., &amp; Chan, J. (2023). </w:t>
      </w:r>
      <w:r w:rsidRPr="00261E78">
        <w:rPr>
          <w:i/>
          <w:iCs/>
        </w:rPr>
        <w:t>Large Language Model in Creative Work: The Role of Collaboration Modality and User Expertise</w:t>
      </w:r>
      <w:r w:rsidRPr="00261E78">
        <w:t>. SSRN Scholarly Paper.</w:t>
      </w:r>
    </w:p>
    <w:p w14:paraId="4ABAD931" w14:textId="77777777" w:rsidR="00717875" w:rsidRPr="00261E78" w:rsidRDefault="00717875" w:rsidP="00717875">
      <w:pPr>
        <w:pStyle w:val="Bibliography"/>
      </w:pPr>
      <w:r w:rsidRPr="00261E78">
        <w:t xml:space="preserve">Doshi, A. R., &amp; Hauser, O. P. (2024). Generative AI Enhances Individual Creativity but Reduces the Collective Diversity of Novel Content. </w:t>
      </w:r>
      <w:r w:rsidRPr="00261E78">
        <w:rPr>
          <w:i/>
          <w:iCs/>
        </w:rPr>
        <w:t>Science Advances</w:t>
      </w:r>
      <w:r w:rsidRPr="00261E78">
        <w:t>, 10(28), eadn5290.</w:t>
      </w:r>
    </w:p>
    <w:p w14:paraId="7D2B1CD1" w14:textId="77777777" w:rsidR="00717875" w:rsidRPr="00261E78" w:rsidRDefault="00717875" w:rsidP="00717875">
      <w:pPr>
        <w:pStyle w:val="Bibliography"/>
      </w:pPr>
      <w:r w:rsidRPr="00261E78">
        <w:t xml:space="preserve">Dzindolet, M. T., Peterson, S. A., Pomranky, R. A., Pierce, L. G., &amp; Beck, H. P. (2003). The Role of Trust in Automation Reliance. </w:t>
      </w:r>
      <w:r w:rsidRPr="00261E78">
        <w:rPr>
          <w:i/>
          <w:iCs/>
        </w:rPr>
        <w:t>International Journal of Human-Computer Studies</w:t>
      </w:r>
      <w:r w:rsidRPr="00261E78">
        <w:t>, 58(6), 697–718.</w:t>
      </w:r>
    </w:p>
    <w:p w14:paraId="79FD6CF7" w14:textId="77777777" w:rsidR="00717875" w:rsidRPr="00261E78" w:rsidRDefault="00717875" w:rsidP="00717875">
      <w:pPr>
        <w:pStyle w:val="Bibliography"/>
      </w:pPr>
      <w:r w:rsidRPr="00261E78">
        <w:t xml:space="preserve">Greenberger, M. (1971). Computers, Communications, and the Public Interest. </w:t>
      </w:r>
      <w:r w:rsidRPr="00261E78">
        <w:rPr>
          <w:i/>
          <w:iCs/>
        </w:rPr>
        <w:t>(No Title)</w:t>
      </w:r>
      <w:r w:rsidRPr="00261E78">
        <w:t>.</w:t>
      </w:r>
    </w:p>
    <w:p w14:paraId="0A4A4748" w14:textId="77777777" w:rsidR="00717875" w:rsidRPr="00261E78" w:rsidRDefault="00717875" w:rsidP="00717875">
      <w:pPr>
        <w:pStyle w:val="Bibliography"/>
      </w:pPr>
      <w:r w:rsidRPr="00261E78">
        <w:t xml:space="preserve">Hicks, R., &amp; Tingley, D. (2011). Causal Mediation Analysis. </w:t>
      </w:r>
      <w:r w:rsidRPr="00261E78">
        <w:rPr>
          <w:i/>
          <w:iCs/>
        </w:rPr>
        <w:t>The Stata Journal: Promoting Communications on Statistics and Stata</w:t>
      </w:r>
      <w:r w:rsidRPr="00261E78">
        <w:t>, 11(4), 605–619.</w:t>
      </w:r>
    </w:p>
    <w:p w14:paraId="5E9D38E5" w14:textId="77777777" w:rsidR="00717875" w:rsidRPr="00261E78" w:rsidRDefault="00717875" w:rsidP="00717875">
      <w:pPr>
        <w:pStyle w:val="Bibliography"/>
      </w:pPr>
      <w:r w:rsidRPr="00261E78">
        <w:t xml:space="preserve">Huang, H., Fu, R., &amp; Ghose, A. (2023). </w:t>
      </w:r>
      <w:r w:rsidRPr="00261E78">
        <w:rPr>
          <w:i/>
          <w:iCs/>
        </w:rPr>
        <w:t>Generative AI and Content-Creator Economy: Evidence from Online Content Creation Platforms</w:t>
      </w:r>
      <w:r w:rsidRPr="00261E78">
        <w:t>. SSRN Scholarly Paper.</w:t>
      </w:r>
    </w:p>
    <w:p w14:paraId="509C9BAE" w14:textId="77777777" w:rsidR="00717875" w:rsidRPr="00261E78" w:rsidRDefault="00717875" w:rsidP="00717875">
      <w:pPr>
        <w:pStyle w:val="Bibliography"/>
      </w:pPr>
      <w:r w:rsidRPr="00261E78">
        <w:t xml:space="preserve">Jiang, S., Nguyen, D. K., Dai, P.-F., &amp; Meng, Q. (2024). Monetary Income as Opportunity Cost: Exploring the Negative Effect on Free Knowledge Contribution of Knowledge Suppliers. </w:t>
      </w:r>
      <w:r w:rsidRPr="00261E78">
        <w:rPr>
          <w:i/>
          <w:iCs/>
        </w:rPr>
        <w:t>Journal of Knowledge Management</w:t>
      </w:r>
      <w:r w:rsidRPr="00261E78">
        <w:t>, 28(2), 440–462.</w:t>
      </w:r>
    </w:p>
    <w:p w14:paraId="230D5108" w14:textId="77777777" w:rsidR="00717875" w:rsidRPr="00261E78" w:rsidRDefault="00717875" w:rsidP="00717875">
      <w:pPr>
        <w:pStyle w:val="Bibliography"/>
      </w:pPr>
      <w:r w:rsidRPr="00261E78">
        <w:t xml:space="preserve">Jin, J., Li, Y., Zhong, X., &amp; Zhai, L. (2015). Why Users Contribute Knowledge to Online Communities: An Empirical Study of an Online Social Q&amp;A Community. </w:t>
      </w:r>
      <w:r w:rsidRPr="00261E78">
        <w:rPr>
          <w:i/>
          <w:iCs/>
        </w:rPr>
        <w:t>Information &amp; Management</w:t>
      </w:r>
      <w:r w:rsidRPr="00261E78">
        <w:t>, 52(7), 840–849.</w:t>
      </w:r>
    </w:p>
    <w:p w14:paraId="50EA6C2F" w14:textId="77777777" w:rsidR="00717875" w:rsidRPr="00261E78" w:rsidRDefault="00717875" w:rsidP="00717875">
      <w:pPr>
        <w:pStyle w:val="Bibliography"/>
      </w:pPr>
      <w:r w:rsidRPr="00261E78">
        <w:lastRenderedPageBreak/>
        <w:t xml:space="preserve">Jussupow, E., Benbasat, I., &amp; Heinzl, A. (2020). Why Are We Averse towards Algorithms? A Comprehensive Literature Review on Algorithm Aversion. In </w:t>
      </w:r>
      <w:r w:rsidRPr="00261E78">
        <w:rPr>
          <w:i/>
          <w:iCs/>
        </w:rPr>
        <w:t>Proceedings of the 28th European Conference on Information Systems</w:t>
      </w:r>
      <w:r w:rsidRPr="00261E78">
        <w:t>.</w:t>
      </w:r>
    </w:p>
    <w:p w14:paraId="4C451D77" w14:textId="77777777" w:rsidR="00717875" w:rsidRPr="00261E78" w:rsidRDefault="00717875" w:rsidP="00717875">
      <w:pPr>
        <w:pStyle w:val="Bibliography"/>
      </w:pPr>
      <w:r w:rsidRPr="00261E78">
        <w:t xml:space="preserve">Jussupow, E., Benbasat, I., &amp; Heinzl, A. (2024). An Integrative Perspective on Algorithm Aversion and Appreciation in Decision-Making. </w:t>
      </w:r>
      <w:r w:rsidRPr="00261E78">
        <w:rPr>
          <w:i/>
          <w:iCs/>
        </w:rPr>
        <w:t>MIS Quarterly</w:t>
      </w:r>
      <w:r w:rsidRPr="00261E78">
        <w:t>, 48(4), 1575–1590.</w:t>
      </w:r>
    </w:p>
    <w:p w14:paraId="128848A2" w14:textId="77777777" w:rsidR="00717875" w:rsidRPr="00261E78" w:rsidRDefault="00717875" w:rsidP="00717875">
      <w:pPr>
        <w:pStyle w:val="Bibliography"/>
      </w:pPr>
      <w:r w:rsidRPr="00261E78">
        <w:t xml:space="preserve">Khansa, L., Ma, X., Liginlal, D., &amp; Kim, S. S. (2015). Understanding Members’ Active Participation in Online Question-and-Answer Communities: A Theory and Empirical Analysis. </w:t>
      </w:r>
      <w:r w:rsidRPr="00261E78">
        <w:rPr>
          <w:i/>
          <w:iCs/>
        </w:rPr>
        <w:t>Journal of Management Information Systems</w:t>
      </w:r>
      <w:r w:rsidRPr="00261E78">
        <w:t>, 32(2), 162–203.</w:t>
      </w:r>
    </w:p>
    <w:p w14:paraId="11571FA2" w14:textId="77777777" w:rsidR="00717875" w:rsidRPr="00261E78" w:rsidRDefault="00717875" w:rsidP="00717875">
      <w:pPr>
        <w:pStyle w:val="Bibliography"/>
      </w:pPr>
      <w:r w:rsidRPr="00261E78">
        <w:t xml:space="preserve">Kraut, R. E., Resnick, P., Kiesler, S., Ren, Y., Chen, Y., Burke, M., Kittur, N., Riedl, J., &amp; Konstan, J. (2012). </w:t>
      </w:r>
      <w:r w:rsidRPr="00261E78">
        <w:rPr>
          <w:i/>
          <w:iCs/>
        </w:rPr>
        <w:t>Building Successful Online Communities: Evidence-Based Social Design</w:t>
      </w:r>
      <w:r w:rsidRPr="00261E78">
        <w:t>.</w:t>
      </w:r>
    </w:p>
    <w:p w14:paraId="566546D8" w14:textId="77777777" w:rsidR="00717875" w:rsidRPr="00261E78" w:rsidRDefault="00717875" w:rsidP="00717875">
      <w:pPr>
        <w:pStyle w:val="Bibliography"/>
      </w:pPr>
      <w:r w:rsidRPr="00261E78">
        <w:t xml:space="preserve">Law, K. K. F., &amp; Shen, M. (2024). How Does Artificial Intelligence Shape Audit Firms? </w:t>
      </w:r>
      <w:r w:rsidRPr="00261E78">
        <w:rPr>
          <w:i/>
          <w:iCs/>
        </w:rPr>
        <w:t>Management Science</w:t>
      </w:r>
      <w:r w:rsidRPr="00261E78">
        <w:t>, ePub ahead of print.</w:t>
      </w:r>
    </w:p>
    <w:p w14:paraId="065BA0C4" w14:textId="77777777" w:rsidR="00717875" w:rsidRPr="00261E78" w:rsidRDefault="00717875" w:rsidP="00717875">
      <w:pPr>
        <w:pStyle w:val="Bibliography"/>
      </w:pPr>
      <w:r w:rsidRPr="00261E78">
        <w:t xml:space="preserve">Li, H., Shankar, R., &amp; Stallaert, J. (2020). Invested or Indebted: Ex-Ante and Ex-Post Reciprocity in Online Knowledge Sharing Communities. </w:t>
      </w:r>
      <w:r w:rsidRPr="00261E78">
        <w:rPr>
          <w:i/>
          <w:iCs/>
        </w:rPr>
        <w:t>ACM Transactions on Management Information Systems</w:t>
      </w:r>
      <w:r w:rsidRPr="00261E78">
        <w:t>, 11(1), 1–26.</w:t>
      </w:r>
    </w:p>
    <w:p w14:paraId="04333FF2" w14:textId="77777777" w:rsidR="00717875" w:rsidRPr="00261E78" w:rsidRDefault="00717875" w:rsidP="00717875">
      <w:pPr>
        <w:pStyle w:val="Bibliography"/>
      </w:pPr>
      <w:r w:rsidRPr="00261E78">
        <w:t xml:space="preserve">Li, L., Li, A., Song, X., Li, X., Huang, K., &amp; Ye, E. M. (2023). Characterizing Response Quantity on Academic Social Q&amp;A Sites: A Multidiscipline Comparison of Linguistic Characteristics of Questions. </w:t>
      </w:r>
      <w:r w:rsidRPr="00261E78">
        <w:rPr>
          <w:i/>
          <w:iCs/>
        </w:rPr>
        <w:t>Library Hi Tech</w:t>
      </w:r>
      <w:r w:rsidRPr="00261E78">
        <w:t>, 41(3), 921–938.</w:t>
      </w:r>
    </w:p>
    <w:p w14:paraId="3D28D7FE" w14:textId="77777777" w:rsidR="00717875" w:rsidRPr="00261E78" w:rsidRDefault="00717875" w:rsidP="00717875">
      <w:pPr>
        <w:pStyle w:val="Bibliography"/>
      </w:pPr>
      <w:r w:rsidRPr="00261E78">
        <w:t xml:space="preserve">Li, P., Castelo, N., Katona, Z., &amp; Sarvary, M. (2024). Frontiers: Determining the Validity of Large Language Models for Automated Perceptual Analysis. </w:t>
      </w:r>
      <w:r w:rsidRPr="00261E78">
        <w:rPr>
          <w:i/>
          <w:iCs/>
        </w:rPr>
        <w:t>Marketing Science</w:t>
      </w:r>
      <w:r w:rsidRPr="00261E78">
        <w:t>, 43(2), 254–266.</w:t>
      </w:r>
    </w:p>
    <w:p w14:paraId="62F30423" w14:textId="77777777" w:rsidR="00717875" w:rsidRPr="00261E78" w:rsidRDefault="00717875" w:rsidP="00717875">
      <w:pPr>
        <w:pStyle w:val="Bibliography"/>
      </w:pPr>
      <w:r w:rsidRPr="00261E78">
        <w:t xml:space="preserve">Li, X., &amp; Kim, K. (2024). </w:t>
      </w:r>
      <w:r w:rsidRPr="00261E78">
        <w:rPr>
          <w:i/>
          <w:iCs/>
        </w:rPr>
        <w:t>Unveiling the Effects of LLMs: Shifting UGC Contribution in an Online Coding Community</w:t>
      </w:r>
      <w:r w:rsidRPr="00261E78">
        <w:t>. SSRN Scholarly Paper.</w:t>
      </w:r>
    </w:p>
    <w:p w14:paraId="1FF29CE4" w14:textId="77777777" w:rsidR="00717875" w:rsidRPr="00261E78" w:rsidRDefault="00717875" w:rsidP="00717875">
      <w:pPr>
        <w:pStyle w:val="Bibliography"/>
      </w:pPr>
      <w:r w:rsidRPr="00261E78">
        <w:t xml:space="preserve">Logg, J. M., Minson, J. A., &amp; Moore, D. A. (2019). Algorithm Appreciation: People Prefer Algorithmic to Human Judgment. </w:t>
      </w:r>
      <w:r w:rsidRPr="00261E78">
        <w:rPr>
          <w:i/>
          <w:iCs/>
        </w:rPr>
        <w:t>Organizational Behavior and Human Decision Processes</w:t>
      </w:r>
      <w:r w:rsidRPr="00261E78">
        <w:t>, 151, 90–103.</w:t>
      </w:r>
    </w:p>
    <w:p w14:paraId="39799911" w14:textId="77777777" w:rsidR="00717875" w:rsidRPr="00261E78" w:rsidRDefault="00717875" w:rsidP="00717875">
      <w:pPr>
        <w:pStyle w:val="Bibliography"/>
      </w:pPr>
      <w:r w:rsidRPr="00261E78">
        <w:t xml:space="preserve">Luo, L., Wang, Y., Duan, S., Shang, S., Ma, B., &amp; Zhou, X. (2024). Continuous Knowledge Contribution in Social Q&amp;A Communities: The Moderation Effects of Self-Presentation and Motivational Affordances. </w:t>
      </w:r>
      <w:r w:rsidRPr="00261E78">
        <w:rPr>
          <w:i/>
          <w:iCs/>
        </w:rPr>
        <w:t>Information Technology &amp; People</w:t>
      </w:r>
      <w:r w:rsidRPr="00261E78">
        <w:t>, 37(5), 1950–1982.</w:t>
      </w:r>
    </w:p>
    <w:p w14:paraId="08F1EA89" w14:textId="77777777" w:rsidR="00717875" w:rsidRPr="00261E78" w:rsidRDefault="00717875" w:rsidP="00717875">
      <w:pPr>
        <w:pStyle w:val="Bibliography"/>
      </w:pPr>
      <w:r w:rsidRPr="00261E78">
        <w:t xml:space="preserve">Mamykina, L., Manoim, B., Mittal, M., Hripcsak, G., &amp; Hartmann, B. (2011). Design Lessons from the Fastest Q&amp;A Site in the West. In </w:t>
      </w:r>
      <w:r w:rsidRPr="00261E78">
        <w:rPr>
          <w:i/>
          <w:iCs/>
        </w:rPr>
        <w:t>Proceedings of the SIGCHI Conference on Human Factors in Computing Systems</w:t>
      </w:r>
      <w:r w:rsidRPr="00261E78">
        <w:t>, 2857–2866.</w:t>
      </w:r>
    </w:p>
    <w:p w14:paraId="43BF3694" w14:textId="77777777" w:rsidR="00717875" w:rsidRPr="00261E78" w:rsidRDefault="00717875" w:rsidP="00717875">
      <w:pPr>
        <w:pStyle w:val="Bibliography"/>
      </w:pPr>
      <w:r w:rsidRPr="00261E78">
        <w:t xml:space="preserve">Meng, X., Webster, S. A., &amp; Butler, B. S. (2013). Motivational Effects of Badge Systems on Participation in Stack Exchange Social Q&amp;A Online Community. In </w:t>
      </w:r>
      <w:r w:rsidRPr="00261E78">
        <w:rPr>
          <w:i/>
          <w:iCs/>
        </w:rPr>
        <w:t>Proceedings of Americas Conference on Information Systems</w:t>
      </w:r>
      <w:r w:rsidRPr="00261E78">
        <w:t>, (Vol. 4), 2478–2484.</w:t>
      </w:r>
    </w:p>
    <w:p w14:paraId="199D9712" w14:textId="77777777" w:rsidR="00717875" w:rsidRPr="00261E78" w:rsidRDefault="00717875" w:rsidP="00717875">
      <w:pPr>
        <w:pStyle w:val="Bibliography"/>
      </w:pPr>
      <w:r w:rsidRPr="00261E78">
        <w:t xml:space="preserve">Moon, J. Y., &amp; Sproull, L. S. (2008). The Role of Feedback in Managing the Internet-Based Volunteer Work Force. </w:t>
      </w:r>
      <w:r w:rsidRPr="00261E78">
        <w:rPr>
          <w:i/>
          <w:iCs/>
        </w:rPr>
        <w:t>Information Systems Research</w:t>
      </w:r>
      <w:r w:rsidRPr="00261E78">
        <w:t>, 19(4), 494–515.</w:t>
      </w:r>
    </w:p>
    <w:p w14:paraId="4DB95612" w14:textId="77777777" w:rsidR="00717875" w:rsidRPr="00261E78" w:rsidRDefault="00717875" w:rsidP="00717875">
      <w:pPr>
        <w:pStyle w:val="Bibliography"/>
      </w:pPr>
      <w:r w:rsidRPr="00261E78">
        <w:t xml:space="preserve">Mosier, K. L., Skitka, L. J., Heers, S., &amp; Burdick, M. (2015). Automation Bias: Decision Making and Performance in High-Tech Cockpits. In </w:t>
      </w:r>
      <w:r w:rsidRPr="00261E78">
        <w:rPr>
          <w:i/>
          <w:iCs/>
        </w:rPr>
        <w:t>Decision Making in Aviation</w:t>
      </w:r>
      <w:r w:rsidRPr="00261E78">
        <w:t>.</w:t>
      </w:r>
    </w:p>
    <w:p w14:paraId="5A27C3C8" w14:textId="77777777" w:rsidR="00717875" w:rsidRPr="00261E78" w:rsidRDefault="00717875" w:rsidP="00717875">
      <w:pPr>
        <w:pStyle w:val="Bibliography"/>
      </w:pPr>
      <w:r w:rsidRPr="00261E78">
        <w:t xml:space="preserve">Noy, S., &amp; Zhang, W. (2023). Experimental Evidence on the Productivity Effects of Generative Artificial Intelligence. </w:t>
      </w:r>
      <w:r w:rsidRPr="00261E78">
        <w:rPr>
          <w:i/>
          <w:iCs/>
        </w:rPr>
        <w:t>Science</w:t>
      </w:r>
      <w:r w:rsidRPr="00261E78">
        <w:t>, 381(6654), 187–192.</w:t>
      </w:r>
    </w:p>
    <w:p w14:paraId="428EC84A" w14:textId="77777777" w:rsidR="00717875" w:rsidRPr="00261E78" w:rsidRDefault="00717875" w:rsidP="00717875">
      <w:pPr>
        <w:pStyle w:val="Bibliography"/>
      </w:pPr>
      <w:r w:rsidRPr="00261E78">
        <w:lastRenderedPageBreak/>
        <w:t xml:space="preserve">Nunn, N., &amp; Wantchekon, L. (2011). The Slave Trade and the Origins of Mistrust in Africa. </w:t>
      </w:r>
      <w:r w:rsidRPr="00261E78">
        <w:rPr>
          <w:i/>
          <w:iCs/>
        </w:rPr>
        <w:t>American Economic Review</w:t>
      </w:r>
      <w:r w:rsidRPr="00261E78">
        <w:t>, 101(7), 3221–3252.</w:t>
      </w:r>
    </w:p>
    <w:p w14:paraId="7AA6A9A7" w14:textId="77777777" w:rsidR="00717875" w:rsidRPr="00261E78" w:rsidRDefault="00717875" w:rsidP="00717875">
      <w:pPr>
        <w:pStyle w:val="Bibliography"/>
      </w:pPr>
      <w:r w:rsidRPr="00261E78">
        <w:t xml:space="preserve">Oliver, R. L. (1980). A Cognitive Model of the Antecedents and Consequences of Satisfaction Decisions. </w:t>
      </w:r>
      <w:r w:rsidRPr="00261E78">
        <w:rPr>
          <w:i/>
          <w:iCs/>
        </w:rPr>
        <w:t>Journal of Marketing Research</w:t>
      </w:r>
      <w:r w:rsidRPr="00261E78">
        <w:t>, 17(4), 460.</w:t>
      </w:r>
    </w:p>
    <w:p w14:paraId="66C765A6" w14:textId="77777777" w:rsidR="00717875" w:rsidRPr="00261E78" w:rsidRDefault="00717875" w:rsidP="00717875">
      <w:pPr>
        <w:pStyle w:val="Bibliography"/>
      </w:pPr>
      <w:r w:rsidRPr="00261E78">
        <w:t xml:space="preserve">Oster, E. (2019). Unobservable Selection and Coefficient Stability: Theory and Evidence. </w:t>
      </w:r>
      <w:r w:rsidRPr="00261E78">
        <w:rPr>
          <w:i/>
          <w:iCs/>
        </w:rPr>
        <w:t>Journal of Business &amp; Economic Statistics</w:t>
      </w:r>
      <w:r w:rsidRPr="00261E78">
        <w:t>, 37(2), 187–204.</w:t>
      </w:r>
    </w:p>
    <w:p w14:paraId="0A93866C" w14:textId="77777777" w:rsidR="00717875" w:rsidRPr="00261E78" w:rsidRDefault="00717875" w:rsidP="00717875">
      <w:pPr>
        <w:pStyle w:val="Bibliography"/>
      </w:pPr>
      <w:r w:rsidRPr="00261E78">
        <w:t xml:space="preserve">Pakarinen, P., &amp; Huising, R. (2023). Relational Expertise: What Machines Can’t Know. </w:t>
      </w:r>
      <w:r w:rsidRPr="00261E78">
        <w:rPr>
          <w:i/>
          <w:iCs/>
        </w:rPr>
        <w:t>Journal of Management Studies</w:t>
      </w:r>
      <w:r w:rsidRPr="00261E78">
        <w:t>, ePub ahead of print.</w:t>
      </w:r>
    </w:p>
    <w:p w14:paraId="58988D0A" w14:textId="77777777" w:rsidR="00717875" w:rsidRPr="00261E78" w:rsidRDefault="00717875" w:rsidP="00717875">
      <w:pPr>
        <w:pStyle w:val="Bibliography"/>
      </w:pPr>
      <w:r w:rsidRPr="00261E78">
        <w:t xml:space="preserve">Petty, R. E., Cacioppo, J. T., Petty, R. E., &amp; Cacioppo, J. T. (1986). The Elaboration Likelihood Model of Persuasion. </w:t>
      </w:r>
      <w:r w:rsidRPr="00261E78">
        <w:rPr>
          <w:i/>
          <w:iCs/>
        </w:rPr>
        <w:t>Advances in Experimental Social Psychology</w:t>
      </w:r>
      <w:r w:rsidRPr="00261E78">
        <w:t>, 19.</w:t>
      </w:r>
    </w:p>
    <w:p w14:paraId="6F678E20" w14:textId="77777777" w:rsidR="00717875" w:rsidRPr="00261E78" w:rsidRDefault="00717875" w:rsidP="00717875">
      <w:pPr>
        <w:pStyle w:val="Bibliography"/>
      </w:pPr>
      <w:r w:rsidRPr="00261E78">
        <w:t xml:space="preserve">Quinn, M., &amp; Gutt, D. (2023). </w:t>
      </w:r>
      <w:r w:rsidRPr="00261E78">
        <w:rPr>
          <w:i/>
          <w:iCs/>
        </w:rPr>
        <w:t>The Effect of Generative Artificial Intelligence on Q&amp;A Platforms – Consequences for Questions, Answers, Question Readability, and Novelty</w:t>
      </w:r>
      <w:r w:rsidRPr="00261E78">
        <w:t>. SSRN Scholarly Paper.</w:t>
      </w:r>
    </w:p>
    <w:p w14:paraId="72C44521" w14:textId="77777777" w:rsidR="00717875" w:rsidRPr="00261E78" w:rsidRDefault="00717875" w:rsidP="00717875">
      <w:pPr>
        <w:pStyle w:val="Bibliography"/>
      </w:pPr>
      <w:r w:rsidRPr="00261E78">
        <w:t xml:space="preserve">Raymond, E. S. (2014). </w:t>
      </w:r>
      <w:r w:rsidRPr="00261E78">
        <w:rPr>
          <w:i/>
          <w:iCs/>
        </w:rPr>
        <w:t>How to Ask Questions the Smart Way</w:t>
      </w:r>
      <w:r w:rsidRPr="00261E78">
        <w:t>.</w:t>
      </w:r>
    </w:p>
    <w:p w14:paraId="6E9CE537" w14:textId="77777777" w:rsidR="00717875" w:rsidRPr="00261E78" w:rsidRDefault="00717875" w:rsidP="00717875">
      <w:pPr>
        <w:pStyle w:val="Bibliography"/>
      </w:pPr>
      <w:r w:rsidRPr="00261E78">
        <w:t xml:space="preserve">Reimers, N., &amp; Gurevych, I. (2019). </w:t>
      </w:r>
      <w:r w:rsidRPr="00261E78">
        <w:rPr>
          <w:i/>
          <w:iCs/>
        </w:rPr>
        <w:t>Sentence-BERT: Sentence Embeddings Using Siamese BERT-Networks</w:t>
      </w:r>
      <w:r w:rsidRPr="00261E78">
        <w:t>. arXiv.</w:t>
      </w:r>
    </w:p>
    <w:p w14:paraId="14127448" w14:textId="77777777" w:rsidR="00717875" w:rsidRPr="00261E78" w:rsidRDefault="00717875" w:rsidP="00717875">
      <w:pPr>
        <w:pStyle w:val="Bibliography"/>
      </w:pPr>
      <w:r w:rsidRPr="00261E78">
        <w:t xml:space="preserve">del Rio-Chanona, M., Laurentsyeva, N., &amp; Wachs, J. (2023). </w:t>
      </w:r>
      <w:r w:rsidRPr="00261E78">
        <w:rPr>
          <w:i/>
          <w:iCs/>
        </w:rPr>
        <w:t>Are Large Language Models a Threat to Digital Public Goods? Evidence from Activity on Stack Overflow</w:t>
      </w:r>
      <w:r w:rsidRPr="00261E78">
        <w:t>. arXiv.</w:t>
      </w:r>
    </w:p>
    <w:p w14:paraId="2303A707" w14:textId="77777777" w:rsidR="00717875" w:rsidRPr="00261E78" w:rsidRDefault="00717875" w:rsidP="00717875">
      <w:pPr>
        <w:pStyle w:val="Bibliography"/>
      </w:pPr>
      <w:r w:rsidRPr="00261E78">
        <w:t xml:space="preserve">Samuelson, P. A. (1938). The Empirical Implications of Utility Analysis. </w:t>
      </w:r>
      <w:r w:rsidRPr="00261E78">
        <w:rPr>
          <w:i/>
          <w:iCs/>
        </w:rPr>
        <w:t>Econometrica</w:t>
      </w:r>
      <w:r w:rsidRPr="00261E78">
        <w:t>, 6(4), 344.</w:t>
      </w:r>
    </w:p>
    <w:p w14:paraId="5E2B8C36" w14:textId="77777777" w:rsidR="00717875" w:rsidRPr="00261E78" w:rsidRDefault="00717875" w:rsidP="00717875">
      <w:pPr>
        <w:pStyle w:val="Bibliography"/>
      </w:pPr>
      <w:r w:rsidRPr="00261E78">
        <w:t xml:space="preserve">Sanatizadeh, A., Lu, Y., Zhao, K., &amp; Hu, Y. (2023). </w:t>
      </w:r>
      <w:r w:rsidRPr="00261E78">
        <w:rPr>
          <w:i/>
          <w:iCs/>
        </w:rPr>
        <w:t>Information Foraging in the Era of AI: Exploring the Effect of ChatGPT on Digital Q&amp;A Platforms</w:t>
      </w:r>
      <w:r w:rsidRPr="00261E78">
        <w:t>. SSRN Scholarly Paper.</w:t>
      </w:r>
    </w:p>
    <w:p w14:paraId="47AED732" w14:textId="77777777" w:rsidR="00717875" w:rsidRPr="00261E78" w:rsidRDefault="00717875" w:rsidP="00717875">
      <w:pPr>
        <w:pStyle w:val="Bibliography"/>
      </w:pPr>
      <w:r w:rsidRPr="00261E78">
        <w:t xml:space="preserve">Shan, G., &amp; Qiu, L. (2023). </w:t>
      </w:r>
      <w:r w:rsidRPr="00261E78">
        <w:rPr>
          <w:i/>
          <w:iCs/>
        </w:rPr>
        <w:t>Examining the Impact of Generative AI on Users’ Voluntary Knowledge Contribution: Evidence from a Natural Experiment on Stack Overflow</w:t>
      </w:r>
      <w:r w:rsidRPr="00261E78">
        <w:t>. SSRN Scholarly Paper.</w:t>
      </w:r>
    </w:p>
    <w:p w14:paraId="1982825E" w14:textId="77777777" w:rsidR="00717875" w:rsidRPr="00261E78" w:rsidRDefault="00717875" w:rsidP="00717875">
      <w:pPr>
        <w:pStyle w:val="Bibliography"/>
      </w:pPr>
      <w:r w:rsidRPr="00261E78">
        <w:t xml:space="preserve">Shi, C., Hu, P., Fan, W., &amp; Qiu, L. (2024). Competitive Peer Influence on Knowledge Contribution Behaviors in Online Q&amp;A Communities: A Social Comparison Perspective. </w:t>
      </w:r>
      <w:r w:rsidRPr="00261E78">
        <w:rPr>
          <w:i/>
          <w:iCs/>
        </w:rPr>
        <w:t>Internet Research</w:t>
      </w:r>
      <w:r w:rsidRPr="00261E78">
        <w:t>, 34(5), 1577–1601.</w:t>
      </w:r>
    </w:p>
    <w:p w14:paraId="3ED00486" w14:textId="77777777" w:rsidR="00717875" w:rsidRPr="00261E78" w:rsidRDefault="00717875" w:rsidP="00717875">
      <w:pPr>
        <w:pStyle w:val="Bibliography"/>
      </w:pPr>
      <w:r w:rsidRPr="00261E78">
        <w:t xml:space="preserve">Simon, H. A. (1996). Designing Organizations for an Information-Rich World. </w:t>
      </w:r>
      <w:r w:rsidRPr="00261E78">
        <w:rPr>
          <w:i/>
          <w:iCs/>
        </w:rPr>
        <w:t>International Library of Critical Writings in Economics</w:t>
      </w:r>
      <w:r w:rsidRPr="00261E78">
        <w:t>, 70, 187–202.</w:t>
      </w:r>
    </w:p>
    <w:p w14:paraId="4D4A613F" w14:textId="77777777" w:rsidR="00717875" w:rsidRPr="00261E78" w:rsidRDefault="00717875" w:rsidP="00717875">
      <w:pPr>
        <w:pStyle w:val="Bibliography"/>
      </w:pPr>
      <w:r w:rsidRPr="00261E78">
        <w:t xml:space="preserve">Su, Y., Zhang, K., Wang, Q., &amp; Qiu, L. (2023). </w:t>
      </w:r>
      <w:r w:rsidRPr="00261E78">
        <w:rPr>
          <w:i/>
          <w:iCs/>
        </w:rPr>
        <w:t>Generative AI and Human Knowledge Sharing: Evidence from a Natural Experiment</w:t>
      </w:r>
      <w:r w:rsidRPr="00261E78">
        <w:t>. SSRN Scholarly Paper.</w:t>
      </w:r>
    </w:p>
    <w:p w14:paraId="39817C30" w14:textId="77777777" w:rsidR="00717875" w:rsidRPr="00261E78" w:rsidRDefault="00717875" w:rsidP="00717875">
      <w:pPr>
        <w:pStyle w:val="Bibliography"/>
      </w:pPr>
      <w:r w:rsidRPr="00261E78">
        <w:t xml:space="preserve">Sundar, S. S. &amp; others. (2008). </w:t>
      </w:r>
      <w:r w:rsidRPr="00261E78">
        <w:rPr>
          <w:i/>
          <w:iCs/>
        </w:rPr>
        <w:t>The MAIN Model: A Heuristic Approach to Understanding Technology Effects on Credibility</w:t>
      </w:r>
      <w:r w:rsidRPr="00261E78">
        <w:t>.</w:t>
      </w:r>
    </w:p>
    <w:p w14:paraId="37861029" w14:textId="77777777" w:rsidR="00717875" w:rsidRPr="00261E78" w:rsidRDefault="00717875" w:rsidP="00717875">
      <w:pPr>
        <w:pStyle w:val="Bibliography"/>
      </w:pPr>
      <w:r w:rsidRPr="00261E78">
        <w:t xml:space="preserve">Varian, H. R. (1982). The Nonparametric Approach to Demand Analysis. </w:t>
      </w:r>
      <w:r w:rsidRPr="00261E78">
        <w:rPr>
          <w:i/>
          <w:iCs/>
        </w:rPr>
        <w:t>Econometrica</w:t>
      </w:r>
      <w:r w:rsidRPr="00261E78">
        <w:t>, 50(4), 945.</w:t>
      </w:r>
    </w:p>
    <w:p w14:paraId="2D26BCC1" w14:textId="77777777" w:rsidR="00717875" w:rsidRPr="00261E78" w:rsidRDefault="00717875" w:rsidP="00717875">
      <w:pPr>
        <w:pStyle w:val="Bibliography"/>
      </w:pPr>
      <w:r w:rsidRPr="00261E78">
        <w:t xml:space="preserve">Wang, N., Liu, Y., &amp; Xiao, S. (2022). Which Feedback Matters? The Role of Expressions and Valence in Continuous High-Quality Knowledge Contribution in the Online Q&amp;A Community. </w:t>
      </w:r>
      <w:r w:rsidRPr="00261E78">
        <w:rPr>
          <w:i/>
          <w:iCs/>
        </w:rPr>
        <w:t>Decision Support Systems</w:t>
      </w:r>
      <w:r w:rsidRPr="00261E78">
        <w:t>, 156, 113750.</w:t>
      </w:r>
    </w:p>
    <w:p w14:paraId="4223F302" w14:textId="77777777" w:rsidR="00717875" w:rsidRPr="00261E78" w:rsidRDefault="00717875" w:rsidP="00717875">
      <w:pPr>
        <w:pStyle w:val="Bibliography"/>
      </w:pPr>
      <w:r w:rsidRPr="00261E78">
        <w:t xml:space="preserve">Wang, W., Gao, G. (Gordon), &amp; Agarwal, R. (2024). Friend or Foe? Teaming between Artificial Intelligence and Workers with Variation in Experience. </w:t>
      </w:r>
      <w:r w:rsidRPr="00261E78">
        <w:rPr>
          <w:i/>
          <w:iCs/>
        </w:rPr>
        <w:t>Management Science</w:t>
      </w:r>
      <w:r w:rsidRPr="00261E78">
        <w:t>, 70(9), 5753–5775.</w:t>
      </w:r>
    </w:p>
    <w:p w14:paraId="782E64B9" w14:textId="77777777" w:rsidR="00717875" w:rsidRPr="00261E78" w:rsidRDefault="00717875" w:rsidP="00717875">
      <w:pPr>
        <w:pStyle w:val="Bibliography"/>
      </w:pPr>
      <w:r w:rsidRPr="00261E78">
        <w:lastRenderedPageBreak/>
        <w:t xml:space="preserve">Wang, X. (Shawn), &amp; Zheng, J. (2024). </w:t>
      </w:r>
      <w:r w:rsidRPr="00261E78">
        <w:rPr>
          <w:i/>
          <w:iCs/>
        </w:rPr>
        <w:t>Can Banning AI-Generated Content Save User-Generated Q&amp;A Platforms?</w:t>
      </w:r>
      <w:r w:rsidRPr="00261E78">
        <w:t xml:space="preserve"> SSRN Scholarly Paper.</w:t>
      </w:r>
    </w:p>
    <w:p w14:paraId="26DAF49C" w14:textId="77777777" w:rsidR="00717875" w:rsidRPr="00261E78" w:rsidRDefault="00717875" w:rsidP="00717875">
      <w:pPr>
        <w:pStyle w:val="Bibliography"/>
      </w:pPr>
      <w:r w:rsidRPr="00261E78">
        <w:t xml:space="preserve">Wasko, &amp; Faraj. (2005). Why Should I Share? Examining Social Capital and Knowledge Contribution in Electronic Networks of Practice. </w:t>
      </w:r>
      <w:r w:rsidRPr="00261E78">
        <w:rPr>
          <w:i/>
          <w:iCs/>
        </w:rPr>
        <w:t>MIS Quarterly</w:t>
      </w:r>
      <w:r w:rsidRPr="00261E78">
        <w:t>, 29(1), 35.</w:t>
      </w:r>
    </w:p>
    <w:p w14:paraId="38E6D1A0" w14:textId="77777777" w:rsidR="00717875" w:rsidRPr="00261E78" w:rsidRDefault="00717875" w:rsidP="00717875">
      <w:pPr>
        <w:pStyle w:val="Bibliography"/>
      </w:pPr>
      <w:r w:rsidRPr="00261E78">
        <w:t xml:space="preserve">Wei, X., Chen, W., &amp; Zhu, K. (2015). Motivating User Contributions in Online Knowledge Communities: Virtual Rewards and Reputation. In </w:t>
      </w:r>
      <w:r w:rsidRPr="00261E78">
        <w:rPr>
          <w:i/>
          <w:iCs/>
        </w:rPr>
        <w:t>Proceedings of the 48th Hawaii International Conference on System Sciences</w:t>
      </w:r>
      <w:r w:rsidRPr="00261E78">
        <w:t>, 3760–3769.</w:t>
      </w:r>
    </w:p>
    <w:p w14:paraId="0A04AF82" w14:textId="77777777" w:rsidR="00717875" w:rsidRPr="00261E78" w:rsidRDefault="00717875" w:rsidP="00717875">
      <w:pPr>
        <w:pStyle w:val="Bibliography"/>
      </w:pPr>
      <w:r w:rsidRPr="00261E78">
        <w:t xml:space="preserve">Wigfield, A., &amp; Eccles, J. S. (2000). Expectancy–Value Theory of Achievement Motivation. </w:t>
      </w:r>
      <w:r w:rsidRPr="00261E78">
        <w:rPr>
          <w:i/>
          <w:iCs/>
        </w:rPr>
        <w:t>Contemporary Educational Psychology</w:t>
      </w:r>
      <w:r w:rsidRPr="00261E78">
        <w:t>, 25(1), 68–81.</w:t>
      </w:r>
    </w:p>
    <w:p w14:paraId="70CDD388" w14:textId="77777777" w:rsidR="00717875" w:rsidRPr="00261E78" w:rsidRDefault="00717875" w:rsidP="00717875">
      <w:pPr>
        <w:pStyle w:val="Bibliography"/>
      </w:pPr>
      <w:r w:rsidRPr="00261E78">
        <w:t xml:space="preserve">Xue, J., Wang, L., Zheng, J., Li, Y., &amp; Tan, Y. (2023). ChatGPT Is a User-Generated Knowledge-Sharing Killer. In </w:t>
      </w:r>
      <w:r w:rsidRPr="00261E78">
        <w:rPr>
          <w:i/>
          <w:iCs/>
        </w:rPr>
        <w:t>Proceedings of International Conference on Information Systems</w:t>
      </w:r>
      <w:r w:rsidRPr="00261E78">
        <w:t>, 8.</w:t>
      </w:r>
    </w:p>
    <w:p w14:paraId="23390949" w14:textId="77777777" w:rsidR="00717875" w:rsidRPr="00261E78" w:rsidRDefault="00717875" w:rsidP="00717875">
      <w:pPr>
        <w:pStyle w:val="Bibliography"/>
      </w:pPr>
      <w:r w:rsidRPr="00261E78">
        <w:t xml:space="preserve">Yeverechyahu, D., Mayya, R., &amp; Oestreicher-Singer, G. (2024). </w:t>
      </w:r>
      <w:r w:rsidRPr="00261E78">
        <w:rPr>
          <w:i/>
          <w:iCs/>
        </w:rPr>
        <w:t>The Impact of Large Language Models on Open-Source Innovation: Evidence from GitHub Copilot</w:t>
      </w:r>
      <w:r w:rsidRPr="00261E78">
        <w:t>. SSRN Scholarly Paper.</w:t>
      </w:r>
    </w:p>
    <w:p w14:paraId="5E25F92E" w14:textId="77777777" w:rsidR="00717875" w:rsidRPr="00261E78" w:rsidRDefault="00717875" w:rsidP="00717875">
      <w:pPr>
        <w:pStyle w:val="Bibliography"/>
      </w:pPr>
      <w:r w:rsidRPr="00261E78">
        <w:t xml:space="preserve">Zhao, W., Wang, W., &amp; Viswanathan, S. (2024). </w:t>
      </w:r>
      <w:r w:rsidRPr="00261E78">
        <w:rPr>
          <w:i/>
          <w:iCs/>
        </w:rPr>
        <w:t>Spillover Effects of Generative AI on Human-Generated Content Creation: Evidence from a Crowd-Sourcing Design Platform</w:t>
      </w:r>
      <w:r w:rsidRPr="00261E78">
        <w:t>. SSRN Scholarly Paper.</w:t>
      </w:r>
    </w:p>
    <w:p w14:paraId="191B04D5" w14:textId="71D5345F" w:rsidR="000755B4" w:rsidRPr="00261E78" w:rsidRDefault="006833EA" w:rsidP="00717875">
      <w:pPr>
        <w:pStyle w:val="Bibliography"/>
      </w:pPr>
      <w:r w:rsidRPr="00261E78">
        <w:fldChar w:fldCharType="end"/>
      </w:r>
      <w:bookmarkEnd w:id="0"/>
    </w:p>
    <w:sectPr w:rsidR="000755B4" w:rsidRPr="00261E78" w:rsidSect="000862C8">
      <w:headerReference w:type="even" r:id="rId24"/>
      <w:footerReference w:type="even" r:id="rId25"/>
      <w:footerReference w:type="default" r:id="rId26"/>
      <w:headerReference w:type="first" r:id="rId27"/>
      <w:footerReference w:type="first" r:id="rId28"/>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25" w:author="Dylan CHEN" w:date="2026-03-20T16:24:00Z" w:initials="DC">
    <w:p w14:paraId="065F24A1" w14:textId="77777777" w:rsidR="00CF5651" w:rsidRDefault="00AB6132" w:rsidP="00CF5651">
      <w:r>
        <w:rPr>
          <w:rStyle w:val="CommentReference"/>
        </w:rPr>
        <w:annotationRef/>
      </w:r>
      <w:r w:rsidR="00CF5651">
        <w:rPr>
          <w:rFonts w:ascii="Georgia" w:eastAsiaTheme="minorEastAsia" w:hAnsi="Georgia" w:cs="Georgia"/>
          <w:sz w:val="20"/>
          <w:szCs w:val="20"/>
          <w:lang w:eastAsia="en-US"/>
        </w:rPr>
        <w:t>R3-1</w:t>
      </w:r>
    </w:p>
  </w:comment>
  <w:comment w:id="838" w:author="Dylan CHEN" w:date="2026-03-20T16:20:00Z" w:initials="DC">
    <w:p w14:paraId="76779840" w14:textId="77777777" w:rsidR="00EE0CF5" w:rsidRDefault="00EE0CF5" w:rsidP="0043482D">
      <w:r>
        <w:rPr>
          <w:rStyle w:val="CommentReference"/>
        </w:rPr>
        <w:annotationRef/>
      </w:r>
      <w:r>
        <w:rPr>
          <w:rFonts w:ascii="Georgia" w:eastAsiaTheme="minorEastAsia" w:hAnsi="Georgia" w:cs="Georgia"/>
          <w:sz w:val="20"/>
          <w:szCs w:val="20"/>
          <w:lang w:eastAsia="en-US"/>
        </w:rPr>
        <w:t>R2-25</w:t>
      </w:r>
    </w:p>
  </w:comment>
  <w:comment w:id="871" w:author="Dylan CHEN" w:date="2026-03-20T16:32:00Z" w:initials="DC">
    <w:p w14:paraId="5B53BDD9" w14:textId="77777777" w:rsidR="00EE0CF5" w:rsidRDefault="00EE0CF5" w:rsidP="00250E77">
      <w:r>
        <w:rPr>
          <w:rStyle w:val="CommentReference"/>
        </w:rPr>
        <w:annotationRef/>
      </w:r>
      <w:r>
        <w:rPr>
          <w:rFonts w:ascii="Georgia" w:eastAsiaTheme="minorEastAsia" w:hAnsi="Georgia" w:cs="Georgia"/>
          <w:sz w:val="20"/>
          <w:szCs w:val="20"/>
          <w:lang w:eastAsia="en-US"/>
        </w:rPr>
        <w:t>R3-6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5F24A1" w15:done="0"/>
  <w15:commentEx w15:paraId="76779840" w15:done="0"/>
  <w15:commentEx w15:paraId="5B53BD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D2E910" w16cex:dateUtc="2026-03-20T08:24:00Z"/>
  <w16cex:commentExtensible w16cex:durableId="4B944A41" w16cex:dateUtc="2026-03-20T08:20:00Z"/>
  <w16cex:commentExtensible w16cex:durableId="5F927B7B" w16cex:dateUtc="2026-03-20T0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5F24A1" w16cid:durableId="78D2E910"/>
  <w16cid:commentId w16cid:paraId="76779840" w16cid:durableId="4B944A41"/>
  <w16cid:commentId w16cid:paraId="5B53BDD9" w16cid:durableId="5F927B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08F2E" w14:textId="77777777" w:rsidR="00FE5661" w:rsidRDefault="00FE5661" w:rsidP="00413127">
      <w:r>
        <w:separator/>
      </w:r>
    </w:p>
    <w:p w14:paraId="67B1A6FC" w14:textId="77777777" w:rsidR="00FE5661" w:rsidRDefault="00FE5661" w:rsidP="00413127"/>
    <w:p w14:paraId="255FF222" w14:textId="77777777" w:rsidR="00FE5661" w:rsidRDefault="00FE5661" w:rsidP="00413127"/>
    <w:p w14:paraId="6CD8BAFF" w14:textId="77777777" w:rsidR="00FE5661" w:rsidRDefault="00FE5661"/>
  </w:endnote>
  <w:endnote w:type="continuationSeparator" w:id="0">
    <w:p w14:paraId="505F5EDB" w14:textId="77777777" w:rsidR="00FE5661" w:rsidRDefault="00FE5661" w:rsidP="00413127">
      <w:r>
        <w:continuationSeparator/>
      </w:r>
    </w:p>
    <w:p w14:paraId="75C6E699" w14:textId="77777777" w:rsidR="00FE5661" w:rsidRDefault="00FE5661" w:rsidP="00413127"/>
    <w:p w14:paraId="6A898320" w14:textId="77777777" w:rsidR="00FE5661" w:rsidRDefault="00FE5661" w:rsidP="00413127"/>
    <w:p w14:paraId="38785318" w14:textId="77777777" w:rsidR="00FE5661" w:rsidRDefault="00FE56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altName w:val="Calibri"/>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Heiti TC">
    <w:altName w:val="Klee One"/>
    <w:charset w:val="80"/>
    <w:family w:val="auto"/>
    <w:pitch w:val="variable"/>
    <w:sig w:usb0="8000002F" w:usb1="0807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FFEF4" w14:textId="77777777"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9949A3A" w14:textId="77777777" w:rsidR="003B7867" w:rsidRDefault="003B7867" w:rsidP="00413127"/>
  <w:p w14:paraId="64ED76C3"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1A937F16" w14:textId="14ABD1E0" w:rsidR="003B7867" w:rsidRDefault="003B7867">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sidR="004238D2">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3043229C" w14:textId="77777777" w:rsidR="003B7867"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A2B76" w14:textId="0602E1B2"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separate"/>
    </w:r>
    <w:r>
      <w:rPr>
        <w:b/>
        <w:noProof/>
      </w:rPr>
      <w:t>1</w:t>
    </w:r>
    <w:r>
      <w:rPr>
        <w:b/>
      </w:rPr>
      <w:fldChar w:fldCharType="end"/>
    </w:r>
  </w:p>
  <w:p w14:paraId="5A822EE6" w14:textId="77777777" w:rsidR="003B7867" w:rsidRDefault="003B7867" w:rsidP="00413127"/>
  <w:p w14:paraId="4F4E1003" w14:textId="77777777" w:rsidR="003B7867"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6911E" w14:textId="77777777" w:rsidR="00FE5661" w:rsidRDefault="00FE5661">
      <w:r>
        <w:separator/>
      </w:r>
    </w:p>
  </w:footnote>
  <w:footnote w:type="continuationSeparator" w:id="0">
    <w:p w14:paraId="10D68B86" w14:textId="77777777" w:rsidR="00FE5661" w:rsidRDefault="00FE5661" w:rsidP="00413127">
      <w:r>
        <w:continuationSeparator/>
      </w:r>
    </w:p>
  </w:footnote>
  <w:footnote w:type="continuationNotice" w:id="1">
    <w:p w14:paraId="25BABB56" w14:textId="77777777" w:rsidR="00FE5661" w:rsidRPr="003549C6" w:rsidRDefault="00FE5661" w:rsidP="003549C6">
      <w:pPr>
        <w:pStyle w:val="Footer"/>
        <w:rPr>
          <w:lang w:eastAsia="zh-CN"/>
        </w:rPr>
      </w:pPr>
    </w:p>
  </w:footnote>
  <w:footnote w:id="2">
    <w:p w14:paraId="7F5EA866" w14:textId="09898E09" w:rsidR="00E30040" w:rsidRPr="00A316F4" w:rsidRDefault="00E30040" w:rsidP="00E30040">
      <w:pPr>
        <w:pStyle w:val="Footnotes"/>
        <w:spacing w:after="0" w:line="240" w:lineRule="auto"/>
        <w:rPr>
          <w:lang w:eastAsia="zh-CN"/>
        </w:rPr>
      </w:pPr>
      <w:r w:rsidRPr="00A316F4">
        <w:rPr>
          <w:rStyle w:val="FootnoteReference"/>
        </w:rPr>
        <w:footnoteRef/>
      </w:r>
      <w:r w:rsidRPr="00A316F4">
        <w:t xml:space="preserve"> </w:t>
      </w:r>
      <w:r>
        <w:rPr>
          <w:rFonts w:hint="eastAsia"/>
          <w:lang w:eastAsia="zh-CN"/>
        </w:rPr>
        <w:t>Further i</w:t>
      </w:r>
      <w:r w:rsidRPr="00A316F4">
        <w:t xml:space="preserve">nformation about </w:t>
      </w:r>
      <w:r>
        <w:t>Quora</w:t>
      </w:r>
      <w:r w:rsidR="00144466">
        <w:t>’</w:t>
      </w:r>
      <w:r>
        <w:t>s AI integration can be found at</w:t>
      </w:r>
      <w:r w:rsidRPr="00A316F4">
        <w:t xml:space="preserve">: </w:t>
      </w:r>
      <w:hyperlink r:id="rId1" w:history="1">
        <w:r w:rsidRPr="00A316F4">
          <w:rPr>
            <w:rStyle w:val="Hyperlink"/>
            <w:lang w:eastAsia="zh-CN"/>
          </w:rPr>
          <w:t>https://quorablog.quora.com/Poe-1?ch=10&amp;oid=98806369&amp;share=e6baeb55&amp;srid=C5jip&amp;target_type=post</w:t>
        </w:r>
      </w:hyperlink>
      <w:r>
        <w:rPr>
          <w:rFonts w:hint="eastAsia"/>
          <w:lang w:eastAsia="zh-CN"/>
        </w:rPr>
        <w:t>.</w:t>
      </w:r>
    </w:p>
  </w:footnote>
  <w:footnote w:id="3">
    <w:p w14:paraId="654F3331" w14:textId="77777777" w:rsidR="003B7867" w:rsidRPr="00413127" w:rsidRDefault="003B7867" w:rsidP="006668C8">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2" w:anchor="technology-questions" w:history="1">
        <w:r w:rsidRPr="00413127">
          <w:rPr>
            <w:rStyle w:val="Hyperlink"/>
            <w:szCs w:val="22"/>
          </w:rPr>
          <w:t>https://stackexchange.com/sites?view=list#technology-questions</w:t>
        </w:r>
      </w:hyperlink>
      <w:r w:rsidRPr="00413127">
        <w:t>.</w:t>
      </w:r>
    </w:p>
  </w:footnote>
  <w:footnote w:id="4">
    <w:p w14:paraId="17519511" w14:textId="77777777" w:rsidR="00912121" w:rsidRPr="00413127" w:rsidRDefault="00912121" w:rsidP="00912121">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5">
    <w:p w14:paraId="450A000B" w14:textId="41A1D6B7" w:rsidR="00912121" w:rsidRPr="00D657E2" w:rsidRDefault="00912121" w:rsidP="00912121">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sidR="0088677E">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sidR="0088677E">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sidR="00E054AD">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sidR="00E054AD">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sidR="003D1AFF">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6">
    <w:p w14:paraId="54EDBE9F" w14:textId="7C9041B7" w:rsidR="00867E23" w:rsidRPr="00701301" w:rsidRDefault="00867E23" w:rsidP="00CF121E">
      <w:pPr>
        <w:pStyle w:val="Footnotes"/>
      </w:pPr>
      <w:r>
        <w:rPr>
          <w:rStyle w:val="FootnoteReference"/>
        </w:rPr>
        <w:footnoteRef/>
      </w:r>
      <w:r>
        <w:t xml:space="preserve"> </w:t>
      </w:r>
      <w:r w:rsidRPr="00867E23">
        <w:t>The Online Appendix is available at:</w:t>
      </w:r>
      <w:r w:rsidR="00701301">
        <w:rPr>
          <w:rFonts w:hint="eastAsia"/>
        </w:rPr>
        <w:t xml:space="preserve"> </w:t>
      </w:r>
      <w:r w:rsidR="00701301" w:rsidRPr="00701301">
        <w:t>https://researchbox.org/5255&amp;PEER_REVIEW_passcode=UFACJZ</w:t>
      </w:r>
      <w:r w:rsidR="00701301">
        <w:rPr>
          <w:rFonts w:hint="eastAsia"/>
        </w:rPr>
        <w:t>.</w:t>
      </w:r>
    </w:p>
  </w:footnote>
  <w:footnote w:id="7">
    <w:p w14:paraId="7BCE5016" w14:textId="77777777" w:rsidR="001C6980" w:rsidRPr="008C6C83" w:rsidRDefault="001C6980" w:rsidP="001C6980">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Pr="00BB4467">
        <w:t>s reputation score, potentially pushing it into negative territory.</w:t>
      </w:r>
    </w:p>
  </w:footnote>
  <w:footnote w:id="8">
    <w:p w14:paraId="6518B873" w14:textId="77777777" w:rsidR="00EE0CF5" w:rsidRDefault="00EE0CF5" w:rsidP="00EE0CF5">
      <w:pPr>
        <w:pStyle w:val="Footnotes"/>
        <w:rPr>
          <w:lang w:eastAsia="zh-CN"/>
        </w:rPr>
      </w:pPr>
      <w:r>
        <w:rPr>
          <w:rStyle w:val="FootnoteReference"/>
        </w:rPr>
        <w:footnoteRef/>
      </w:r>
      <w:r>
        <w:t xml:space="preserve"> </w:t>
      </w:r>
      <w:r w:rsidRPr="00E94442">
        <w:t xml:space="preserve">Our approach </w:t>
      </w:r>
      <w:r>
        <w:rPr>
          <w:rFonts w:hint="eastAsia"/>
          <w:lang w:eastAsia="zh-CN"/>
        </w:rPr>
        <w:t xml:space="preserve">of measuring </w:t>
      </w:r>
      <w:r>
        <w:rPr>
          <w:lang w:eastAsia="zh-CN"/>
        </w:rPr>
        <w:t>“</w:t>
      </w:r>
      <w:r>
        <w:rPr>
          <w:rFonts w:hint="eastAsia"/>
          <w:lang w:eastAsia="zh-CN"/>
        </w:rPr>
        <w:t>first</w:t>
      </w:r>
      <w:r>
        <w:rPr>
          <w:lang w:eastAsia="zh-CN"/>
        </w:rPr>
        <w:t xml:space="preserve"> position</w:t>
      </w:r>
      <w:r>
        <w:rPr>
          <w:rFonts w:hint="eastAsia"/>
          <w:lang w:eastAsia="zh-CN"/>
        </w:rPr>
        <w:t xml:space="preserve"> seeking tendency</w:t>
      </w:r>
      <w:r>
        <w:rPr>
          <w:lang w:eastAsia="zh-CN"/>
        </w:rPr>
        <w:t>”</w:t>
      </w:r>
      <w:r>
        <w:rPr>
          <w:rFonts w:hint="eastAsia"/>
          <w:lang w:eastAsia="zh-CN"/>
        </w:rPr>
        <w:t xml:space="preserve"> </w:t>
      </w:r>
      <w:r>
        <w:rPr>
          <w:lang w:eastAsia="zh-CN"/>
        </w:rPr>
        <w:t>through</w:t>
      </w:r>
      <w:r>
        <w:rPr>
          <w:rFonts w:hint="eastAsia"/>
          <w:lang w:eastAsia="zh-CN"/>
        </w:rPr>
        <w:t xml:space="preserve"> </w:t>
      </w:r>
      <w:r>
        <w:rPr>
          <w:lang w:eastAsia="zh-CN"/>
        </w:rPr>
        <w:t>individuals’</w:t>
      </w:r>
      <w:r>
        <w:rPr>
          <w:rFonts w:hint="eastAsia"/>
          <w:lang w:eastAsia="zh-CN"/>
        </w:rPr>
        <w:t xml:space="preserve"> past behaviors </w:t>
      </w:r>
      <w:r w:rsidRPr="00E94442">
        <w:t>aligns with the fundamental economic principle of revealed preference theory</w:t>
      </w:r>
      <w:r>
        <w:rPr>
          <w:rFonts w:hint="eastAsia"/>
          <w:lang w:eastAsia="zh-CN"/>
        </w:rPr>
        <w:t xml:space="preserve"> </w:t>
      </w:r>
      <w:r>
        <w:fldChar w:fldCharType="begin"/>
      </w:r>
      <w:r>
        <w:instrText xml:space="preserve"> ADDIN ZOTERO_ITEM CSL_CITATION {"citationID":"8tuG8vTV","properties":{"formattedCitation":"(Samuelson 1938; Varian 1982)","plainCitation":"(Samuelson 1938; Varian 1982)","noteIndex":6},"citationItems":[{"id":30336,"uris":["http://zotero.org/users/8905122/items/KW3PI7TU"],"itemData":{"id":30336,"type":"article-journal","archive_location":"76 </w:instrText>
      </w:r>
      <w:r>
        <w:rPr>
          <w:rFonts w:ascii="Apple Color Emoji" w:hAnsi="Apple Color Emoji" w:cs="Apple Color Emoji"/>
        </w:rPr>
        <w:instrText>📊</w:instrText>
      </w:r>
      <w:r>
        <w:instrText>","call-number":"1","container-title":"Econometrica","DOI":"10.2307/1905411","ISSN":"0012-9682","issue":"4","journalAbbreviation":"Econometrica","language":"en","note":"</w:instrText>
      </w:r>
      <w:r>
        <w:rPr>
          <w:rFonts w:ascii="Apple Color Emoji" w:hAnsi="Apple Color Emoji" w:cs="Apple Color Emoji"/>
        </w:rPr>
        <w:instrText>🏷️</w:instrText>
      </w:r>
      <w:r>
        <w:instrText xml:space="preserve"> /unread","page":"344","source":"7.1 (Q1)","title":"The Empirical Implications of Utility Analysis","volume":"6","author":[{"family":"Samuelson","given":"Paul A."}],"issued":{"date-parts":[["1938",10]]}},"label":"page"},{"id":30840,"uris":["http://zotero.org/users/8905122/items/VNJ3HW8Z"],"itemData":{"id":30840,"type":"article-journal","archive_location":"727 </w:instrText>
      </w:r>
      <w:r>
        <w:rPr>
          <w:rFonts w:ascii="Apple Color Emoji" w:hAnsi="Apple Color Emoji" w:cs="Apple Color Emoji"/>
        </w:rPr>
        <w:instrText>📊</w:instrText>
      </w:r>
      <w:r>
        <w:instrText>","container-title":"Econometrica","DOI":"10.2307/1912771","ISSN":"0012-9682","issue":"4","journalAbbreviation":"Econometrica","language":"en","note":"</w:instrText>
      </w:r>
      <w:r>
        <w:rPr>
          <w:rFonts w:ascii="Apple Color Emoji" w:hAnsi="Apple Color Emoji" w:cs="Apple Color Emoji"/>
        </w:rPr>
        <w:instrText>🏷️</w:instrText>
      </w:r>
      <w:r>
        <w:instrText xml:space="preserve"> /unread","page":"945","source":"Google Scholar","title":"The Nonparametric Approach to Demand Analysis","volume":"50","author":[{"family":"Varian","given":"Hal R."}],"issued":{"date-parts":[["1982",7]]}}}],"schema":"https://github.com/citation-style-language/schema/raw/master/csl-citation.json"} </w:instrText>
      </w:r>
      <w:r>
        <w:fldChar w:fldCharType="separate"/>
      </w:r>
      <w:r>
        <w:rPr>
          <w:noProof/>
        </w:rPr>
        <w:t>(Samuelson 1938; Varian 1982)</w:t>
      </w:r>
      <w:r>
        <w:fldChar w:fldCharType="end"/>
      </w:r>
      <w:r w:rsidRPr="00E94442">
        <w:t>, which posits that preferences are best measured through observed choices rather than stated intentions.</w:t>
      </w:r>
    </w:p>
  </w:footnote>
  <w:footnote w:id="9">
    <w:p w14:paraId="0068EE85" w14:textId="77777777" w:rsidR="00EE0CF5" w:rsidRPr="00DD0B80" w:rsidRDefault="00EE0CF5" w:rsidP="00EE0CF5">
      <w:pPr>
        <w:pStyle w:val="Footnotes"/>
        <w:spacing w:after="0" w:line="240" w:lineRule="auto"/>
        <w:rPr>
          <w:lang w:eastAsia="zh-CN"/>
        </w:rPr>
      </w:pPr>
      <w:r>
        <w:rPr>
          <w:rStyle w:val="FootnoteReference"/>
        </w:rPr>
        <w:footnoteRef/>
      </w:r>
      <w:r>
        <w:t xml:space="preserve"> Using the mean instead of the median as the threshold for identifying </w:t>
      </w:r>
      <w:r>
        <w:rPr>
          <w:lang w:eastAsia="zh-CN"/>
        </w:rPr>
        <w:t>“</w:t>
      </w:r>
      <w:r>
        <w:t>first position seekers</w:t>
      </w:r>
      <w:r>
        <w:rPr>
          <w:lang w:eastAsia="zh-CN"/>
        </w:rPr>
        <w:t>”</w:t>
      </w:r>
      <w:r>
        <w:t xml:space="preserve"> yields quantitatively similar results.</w:t>
      </w:r>
    </w:p>
  </w:footnote>
  <w:footnote w:id="10">
    <w:p w14:paraId="7CA56DB8" w14:textId="77777777" w:rsidR="00EE0CF5" w:rsidRPr="006555F0" w:rsidRDefault="00EE0CF5" w:rsidP="00EE0CF5">
      <w:pPr>
        <w:pStyle w:val="Footnotes"/>
        <w:spacing w:after="0" w:line="240" w:lineRule="auto"/>
        <w:rPr>
          <w:lang w:eastAsia="zh-CN"/>
        </w:rPr>
      </w:pPr>
      <w:r w:rsidRPr="006555F0">
        <w:rPr>
          <w:rStyle w:val="FootnoteReference"/>
        </w:rPr>
        <w:footnoteRef/>
      </w:r>
      <w:r w:rsidRPr="006555F0">
        <w:t xml:space="preserve"> </w:t>
      </w:r>
      <w:r w:rsidRPr="00D67AD6">
        <w:t xml:space="preserve">We </w:t>
      </w:r>
      <w:r>
        <w:rPr>
          <w:rFonts w:hint="eastAsia"/>
          <w:lang w:eastAsia="zh-CN"/>
        </w:rPr>
        <w:t>choose</w:t>
      </w:r>
      <w:r w:rsidRPr="00D67AD6">
        <w:t xml:space="preserve"> a fine-tuned SentenceBERT model from the official </w:t>
      </w:r>
      <w:r>
        <w:rPr>
          <w:rFonts w:hint="eastAsia"/>
          <w:lang w:eastAsia="zh-CN"/>
        </w:rPr>
        <w:t xml:space="preserve">SentenceBERT model </w:t>
      </w:r>
      <w:r w:rsidRPr="00D67AD6">
        <w:t>collection</w:t>
      </w:r>
      <w:r>
        <w:rPr>
          <w:rFonts w:hint="eastAsia"/>
          <w:lang w:eastAsia="zh-CN"/>
        </w:rPr>
        <w:t xml:space="preserve"> </w:t>
      </w:r>
      <w:r w:rsidRPr="006555F0">
        <w:t>(https://www.sbert.net/docs/pretrained_models.html)</w:t>
      </w:r>
      <w:r w:rsidRPr="00D67AD6">
        <w:t xml:space="preserve">. This model, called all-MiniLM-L6-v2, is specifically recommended by the </w:t>
      </w:r>
      <w:r>
        <w:rPr>
          <w:rFonts w:hint="eastAsia"/>
          <w:lang w:eastAsia="zh-CN"/>
        </w:rPr>
        <w:t xml:space="preserve">SentenceBERT </w:t>
      </w:r>
      <w:r w:rsidRPr="00D67AD6">
        <w:t>team for calculating semantic similarity between sentences</w:t>
      </w:r>
      <w:r w:rsidRPr="006555F0">
        <w:t xml:space="preserve"> (https://huggingface.co/sentence-transformers/all-MiniLM-L6-v2).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2E669" w14:textId="77777777" w:rsidR="003B7867" w:rsidRDefault="003B7867" w:rsidP="00413127">
    <w:r>
      <w:t>Track</w:t>
    </w:r>
  </w:p>
  <w:p w14:paraId="678D9890" w14:textId="77777777" w:rsidR="003B7867" w:rsidRDefault="003B7867" w:rsidP="00413127"/>
  <w:p w14:paraId="56EA62B0" w14:textId="77777777" w:rsidR="003B7867" w:rsidRDefault="003B7867" w:rsidP="00413127"/>
  <w:p w14:paraId="3052B5B3" w14:textId="77777777" w:rsidR="003B7867" w:rsidRDefault="003B7867" w:rsidP="00413127"/>
  <w:p w14:paraId="6726B587" w14:textId="77777777" w:rsidR="003B7867" w:rsidRDefault="003B7867" w:rsidP="00413127"/>
  <w:p w14:paraId="52553C42" w14:textId="77777777" w:rsidR="003B7867" w:rsidRDefault="003B7867" w:rsidP="00413127"/>
  <w:p w14:paraId="43BF51E9" w14:textId="02640660" w:rsidR="003B7867" w:rsidRDefault="003B7867" w:rsidP="00413127">
    <w:r>
      <w:t xml:space="preserve"> Title</w:t>
    </w:r>
  </w:p>
  <w:p w14:paraId="1DB63BC0" w14:textId="77777777" w:rsidR="003B7867" w:rsidRDefault="003B7867" w:rsidP="00413127"/>
  <w:p w14:paraId="731F0200"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4663" w14:textId="77777777" w:rsidR="003B7867" w:rsidRDefault="003B7867" w:rsidP="00413127"/>
  <w:p w14:paraId="20E8FE56" w14:textId="77777777" w:rsidR="003B7867" w:rsidRDefault="003B7867" w:rsidP="00413127"/>
  <w:p w14:paraId="2571EFD4" w14:textId="77777777" w:rsidR="003B7867"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n Li">
    <w15:presenceInfo w15:providerId="None" w15:userId="Xin Li"/>
  </w15:person>
  <w15:person w15:author="Dylan CHEN">
    <w15:presenceInfo w15:providerId="None" w15:userId="Dylan CHEN"/>
  </w15:person>
  <w15:person w15:author="CHEN Junluo">
    <w15:presenceInfo w15:providerId="AD" w15:userId="S::junlchen6-c@my.cityu.edu.hk::84df778f-d202-4969-80e3-dcf327fbb8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0FAKsjh2ItAAAA"/>
  </w:docVars>
  <w:rsids>
    <w:rsidRoot w:val="00D014C1"/>
    <w:rsid w:val="00000084"/>
    <w:rsid w:val="00000579"/>
    <w:rsid w:val="00000AE8"/>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C15"/>
    <w:rsid w:val="000166A0"/>
    <w:rsid w:val="000167D8"/>
    <w:rsid w:val="00017589"/>
    <w:rsid w:val="000209B1"/>
    <w:rsid w:val="000213CB"/>
    <w:rsid w:val="000213DD"/>
    <w:rsid w:val="00021C3B"/>
    <w:rsid w:val="00021C90"/>
    <w:rsid w:val="00022E1F"/>
    <w:rsid w:val="0002355B"/>
    <w:rsid w:val="000236A2"/>
    <w:rsid w:val="00023A77"/>
    <w:rsid w:val="00024E09"/>
    <w:rsid w:val="00025135"/>
    <w:rsid w:val="0002547A"/>
    <w:rsid w:val="000260E0"/>
    <w:rsid w:val="00026451"/>
    <w:rsid w:val="0002645A"/>
    <w:rsid w:val="00026E78"/>
    <w:rsid w:val="0002780A"/>
    <w:rsid w:val="00027EB4"/>
    <w:rsid w:val="00030466"/>
    <w:rsid w:val="00030CE2"/>
    <w:rsid w:val="00030E45"/>
    <w:rsid w:val="0003118E"/>
    <w:rsid w:val="000311D4"/>
    <w:rsid w:val="000318E1"/>
    <w:rsid w:val="000321A8"/>
    <w:rsid w:val="000324FB"/>
    <w:rsid w:val="000326D7"/>
    <w:rsid w:val="000335F5"/>
    <w:rsid w:val="00034808"/>
    <w:rsid w:val="000352E4"/>
    <w:rsid w:val="000354B8"/>
    <w:rsid w:val="00035A0E"/>
    <w:rsid w:val="0003641C"/>
    <w:rsid w:val="00036D6D"/>
    <w:rsid w:val="00037A68"/>
    <w:rsid w:val="00037E54"/>
    <w:rsid w:val="00040960"/>
    <w:rsid w:val="00040C07"/>
    <w:rsid w:val="00041688"/>
    <w:rsid w:val="00041A30"/>
    <w:rsid w:val="00041DC3"/>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5040"/>
    <w:rsid w:val="00065602"/>
    <w:rsid w:val="00065B58"/>
    <w:rsid w:val="00065EC1"/>
    <w:rsid w:val="00065F2D"/>
    <w:rsid w:val="00066090"/>
    <w:rsid w:val="00066797"/>
    <w:rsid w:val="0006712A"/>
    <w:rsid w:val="00067436"/>
    <w:rsid w:val="000678FE"/>
    <w:rsid w:val="000704B7"/>
    <w:rsid w:val="000704C1"/>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53A"/>
    <w:rsid w:val="00090889"/>
    <w:rsid w:val="0009162F"/>
    <w:rsid w:val="00091B16"/>
    <w:rsid w:val="00092016"/>
    <w:rsid w:val="00092114"/>
    <w:rsid w:val="0009325B"/>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EC"/>
    <w:rsid w:val="000A2C18"/>
    <w:rsid w:val="000A3094"/>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094"/>
    <w:rsid w:val="000B6420"/>
    <w:rsid w:val="000B688E"/>
    <w:rsid w:val="000B7511"/>
    <w:rsid w:val="000C0286"/>
    <w:rsid w:val="000C1A0B"/>
    <w:rsid w:val="000C2452"/>
    <w:rsid w:val="000C26DC"/>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51C1"/>
    <w:rsid w:val="000E578F"/>
    <w:rsid w:val="000E5A63"/>
    <w:rsid w:val="000E6033"/>
    <w:rsid w:val="000E60E3"/>
    <w:rsid w:val="000E6268"/>
    <w:rsid w:val="000E63D3"/>
    <w:rsid w:val="000E640B"/>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409D"/>
    <w:rsid w:val="0014412E"/>
    <w:rsid w:val="001441C3"/>
    <w:rsid w:val="00144466"/>
    <w:rsid w:val="001447C8"/>
    <w:rsid w:val="001457F5"/>
    <w:rsid w:val="00145EB1"/>
    <w:rsid w:val="001461C7"/>
    <w:rsid w:val="00146A79"/>
    <w:rsid w:val="00146A88"/>
    <w:rsid w:val="001471F8"/>
    <w:rsid w:val="00147375"/>
    <w:rsid w:val="00147377"/>
    <w:rsid w:val="00147BA4"/>
    <w:rsid w:val="0015025B"/>
    <w:rsid w:val="001503DB"/>
    <w:rsid w:val="00150990"/>
    <w:rsid w:val="00151F21"/>
    <w:rsid w:val="00152B81"/>
    <w:rsid w:val="00152CC8"/>
    <w:rsid w:val="00153BFC"/>
    <w:rsid w:val="00154702"/>
    <w:rsid w:val="0015498F"/>
    <w:rsid w:val="001563A6"/>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91C"/>
    <w:rsid w:val="00165E3D"/>
    <w:rsid w:val="00166416"/>
    <w:rsid w:val="00166509"/>
    <w:rsid w:val="001667CA"/>
    <w:rsid w:val="001675D3"/>
    <w:rsid w:val="00167A72"/>
    <w:rsid w:val="00171E1E"/>
    <w:rsid w:val="001726B0"/>
    <w:rsid w:val="00172908"/>
    <w:rsid w:val="001731CD"/>
    <w:rsid w:val="00173BE2"/>
    <w:rsid w:val="00173E88"/>
    <w:rsid w:val="001741B1"/>
    <w:rsid w:val="001743BB"/>
    <w:rsid w:val="001751DB"/>
    <w:rsid w:val="00175A81"/>
    <w:rsid w:val="00175CFE"/>
    <w:rsid w:val="0017751A"/>
    <w:rsid w:val="001777D4"/>
    <w:rsid w:val="0018017D"/>
    <w:rsid w:val="00180D8B"/>
    <w:rsid w:val="0018102F"/>
    <w:rsid w:val="0018130C"/>
    <w:rsid w:val="00181B2B"/>
    <w:rsid w:val="00181EB2"/>
    <w:rsid w:val="00182982"/>
    <w:rsid w:val="00182C0C"/>
    <w:rsid w:val="00182E42"/>
    <w:rsid w:val="00182E4A"/>
    <w:rsid w:val="00183265"/>
    <w:rsid w:val="001833EF"/>
    <w:rsid w:val="001834ED"/>
    <w:rsid w:val="00184876"/>
    <w:rsid w:val="001849BB"/>
    <w:rsid w:val="00184CF0"/>
    <w:rsid w:val="00184DF9"/>
    <w:rsid w:val="0018532D"/>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4150"/>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334"/>
    <w:rsid w:val="001A2C36"/>
    <w:rsid w:val="001A3026"/>
    <w:rsid w:val="001A3153"/>
    <w:rsid w:val="001A39C0"/>
    <w:rsid w:val="001A3F42"/>
    <w:rsid w:val="001A3FFE"/>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72C"/>
    <w:rsid w:val="001D0421"/>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448"/>
    <w:rsid w:val="001E6D7B"/>
    <w:rsid w:val="001E71EA"/>
    <w:rsid w:val="001E76E6"/>
    <w:rsid w:val="001E7869"/>
    <w:rsid w:val="001E79EE"/>
    <w:rsid w:val="001E7F15"/>
    <w:rsid w:val="001F0A88"/>
    <w:rsid w:val="001F0C85"/>
    <w:rsid w:val="001F1D34"/>
    <w:rsid w:val="001F2327"/>
    <w:rsid w:val="001F2883"/>
    <w:rsid w:val="001F3A3C"/>
    <w:rsid w:val="001F3C82"/>
    <w:rsid w:val="001F42C4"/>
    <w:rsid w:val="001F4EA2"/>
    <w:rsid w:val="001F51E0"/>
    <w:rsid w:val="001F52E3"/>
    <w:rsid w:val="001F53A6"/>
    <w:rsid w:val="001F5883"/>
    <w:rsid w:val="001F5B7C"/>
    <w:rsid w:val="001F5B9A"/>
    <w:rsid w:val="001F62C1"/>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6021"/>
    <w:rsid w:val="00206C16"/>
    <w:rsid w:val="00207003"/>
    <w:rsid w:val="002079A8"/>
    <w:rsid w:val="0021152C"/>
    <w:rsid w:val="00211940"/>
    <w:rsid w:val="00211BBB"/>
    <w:rsid w:val="00211F61"/>
    <w:rsid w:val="002124A7"/>
    <w:rsid w:val="00212E52"/>
    <w:rsid w:val="0021300D"/>
    <w:rsid w:val="00213440"/>
    <w:rsid w:val="00213513"/>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2D1"/>
    <w:rsid w:val="00226452"/>
    <w:rsid w:val="002267F1"/>
    <w:rsid w:val="00226BF0"/>
    <w:rsid w:val="00226D5F"/>
    <w:rsid w:val="00226D88"/>
    <w:rsid w:val="00226FD4"/>
    <w:rsid w:val="00227339"/>
    <w:rsid w:val="0023036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555C"/>
    <w:rsid w:val="002555BF"/>
    <w:rsid w:val="00256337"/>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A41"/>
    <w:rsid w:val="002B0CAE"/>
    <w:rsid w:val="002B16F6"/>
    <w:rsid w:val="002B1AEC"/>
    <w:rsid w:val="002B1F20"/>
    <w:rsid w:val="002B2DDE"/>
    <w:rsid w:val="002B3054"/>
    <w:rsid w:val="002B3665"/>
    <w:rsid w:val="002B4005"/>
    <w:rsid w:val="002B42D7"/>
    <w:rsid w:val="002B47B3"/>
    <w:rsid w:val="002B4DC4"/>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7743"/>
    <w:rsid w:val="002C7C59"/>
    <w:rsid w:val="002D0013"/>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BC7"/>
    <w:rsid w:val="002E5042"/>
    <w:rsid w:val="002E5213"/>
    <w:rsid w:val="002E5611"/>
    <w:rsid w:val="002E5BDB"/>
    <w:rsid w:val="002E5ED9"/>
    <w:rsid w:val="002E5F01"/>
    <w:rsid w:val="002E65D0"/>
    <w:rsid w:val="002E68EC"/>
    <w:rsid w:val="002E6A3C"/>
    <w:rsid w:val="002E7799"/>
    <w:rsid w:val="002E7AD5"/>
    <w:rsid w:val="002E7DBF"/>
    <w:rsid w:val="002F0D57"/>
    <w:rsid w:val="002F2138"/>
    <w:rsid w:val="002F3DF8"/>
    <w:rsid w:val="002F409E"/>
    <w:rsid w:val="002F43B3"/>
    <w:rsid w:val="002F4528"/>
    <w:rsid w:val="002F4BF5"/>
    <w:rsid w:val="002F653F"/>
    <w:rsid w:val="002F673F"/>
    <w:rsid w:val="002F6943"/>
    <w:rsid w:val="002F714B"/>
    <w:rsid w:val="002F7904"/>
    <w:rsid w:val="002F7C64"/>
    <w:rsid w:val="003006BB"/>
    <w:rsid w:val="00300900"/>
    <w:rsid w:val="00300DAE"/>
    <w:rsid w:val="00301E92"/>
    <w:rsid w:val="0030229C"/>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72D"/>
    <w:rsid w:val="0032354C"/>
    <w:rsid w:val="00323E62"/>
    <w:rsid w:val="00324F67"/>
    <w:rsid w:val="00324FC5"/>
    <w:rsid w:val="00325B5F"/>
    <w:rsid w:val="00325E8B"/>
    <w:rsid w:val="00325F7A"/>
    <w:rsid w:val="003267E3"/>
    <w:rsid w:val="00326F4B"/>
    <w:rsid w:val="0032754E"/>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4EB"/>
    <w:rsid w:val="00337629"/>
    <w:rsid w:val="00337AD4"/>
    <w:rsid w:val="00340D4E"/>
    <w:rsid w:val="0034238C"/>
    <w:rsid w:val="003424FF"/>
    <w:rsid w:val="00342E31"/>
    <w:rsid w:val="0034328D"/>
    <w:rsid w:val="0034427C"/>
    <w:rsid w:val="0034428A"/>
    <w:rsid w:val="003444A3"/>
    <w:rsid w:val="0034490D"/>
    <w:rsid w:val="00344C51"/>
    <w:rsid w:val="0034527D"/>
    <w:rsid w:val="00345701"/>
    <w:rsid w:val="003460BD"/>
    <w:rsid w:val="00346CF0"/>
    <w:rsid w:val="00347ECD"/>
    <w:rsid w:val="00347F40"/>
    <w:rsid w:val="00350F24"/>
    <w:rsid w:val="00351290"/>
    <w:rsid w:val="003523BA"/>
    <w:rsid w:val="003525EF"/>
    <w:rsid w:val="00354022"/>
    <w:rsid w:val="00354132"/>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83A"/>
    <w:rsid w:val="00367ABE"/>
    <w:rsid w:val="00367F85"/>
    <w:rsid w:val="003703ED"/>
    <w:rsid w:val="00370C69"/>
    <w:rsid w:val="0037252C"/>
    <w:rsid w:val="0037292C"/>
    <w:rsid w:val="00372F9D"/>
    <w:rsid w:val="003732AE"/>
    <w:rsid w:val="0037351F"/>
    <w:rsid w:val="00373550"/>
    <w:rsid w:val="00373E8E"/>
    <w:rsid w:val="00374653"/>
    <w:rsid w:val="0037499A"/>
    <w:rsid w:val="003749CE"/>
    <w:rsid w:val="00374A0D"/>
    <w:rsid w:val="00374FC1"/>
    <w:rsid w:val="0037528F"/>
    <w:rsid w:val="0037569A"/>
    <w:rsid w:val="00376814"/>
    <w:rsid w:val="003769C1"/>
    <w:rsid w:val="00377055"/>
    <w:rsid w:val="00377A53"/>
    <w:rsid w:val="00377C95"/>
    <w:rsid w:val="00380592"/>
    <w:rsid w:val="0038104A"/>
    <w:rsid w:val="00381626"/>
    <w:rsid w:val="003816C1"/>
    <w:rsid w:val="00381E51"/>
    <w:rsid w:val="003820D3"/>
    <w:rsid w:val="00383996"/>
    <w:rsid w:val="00384371"/>
    <w:rsid w:val="00384C74"/>
    <w:rsid w:val="00385418"/>
    <w:rsid w:val="003856B5"/>
    <w:rsid w:val="003863A6"/>
    <w:rsid w:val="0038666D"/>
    <w:rsid w:val="00386E88"/>
    <w:rsid w:val="003873BE"/>
    <w:rsid w:val="0038770F"/>
    <w:rsid w:val="00387847"/>
    <w:rsid w:val="003879FE"/>
    <w:rsid w:val="00387F6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51F"/>
    <w:rsid w:val="00396806"/>
    <w:rsid w:val="00396B70"/>
    <w:rsid w:val="00397245"/>
    <w:rsid w:val="00397483"/>
    <w:rsid w:val="00397C80"/>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C1E"/>
    <w:rsid w:val="003A7A04"/>
    <w:rsid w:val="003A7F6F"/>
    <w:rsid w:val="003B0012"/>
    <w:rsid w:val="003B0AAF"/>
    <w:rsid w:val="003B0D48"/>
    <w:rsid w:val="003B1189"/>
    <w:rsid w:val="003B121A"/>
    <w:rsid w:val="003B1279"/>
    <w:rsid w:val="003B187F"/>
    <w:rsid w:val="003B1BC1"/>
    <w:rsid w:val="003B353C"/>
    <w:rsid w:val="003B3E62"/>
    <w:rsid w:val="003B413B"/>
    <w:rsid w:val="003B4275"/>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B9"/>
    <w:rsid w:val="003C7774"/>
    <w:rsid w:val="003D07D3"/>
    <w:rsid w:val="003D1372"/>
    <w:rsid w:val="003D13E6"/>
    <w:rsid w:val="003D1536"/>
    <w:rsid w:val="003D1AA2"/>
    <w:rsid w:val="003D1AFF"/>
    <w:rsid w:val="003D24D8"/>
    <w:rsid w:val="003D394F"/>
    <w:rsid w:val="003D3ADB"/>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6C"/>
    <w:rsid w:val="003F1F49"/>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BFC"/>
    <w:rsid w:val="00434354"/>
    <w:rsid w:val="0043482D"/>
    <w:rsid w:val="00435259"/>
    <w:rsid w:val="004371CE"/>
    <w:rsid w:val="00437599"/>
    <w:rsid w:val="00437F62"/>
    <w:rsid w:val="00437F86"/>
    <w:rsid w:val="00440309"/>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70213"/>
    <w:rsid w:val="0047039A"/>
    <w:rsid w:val="0047039D"/>
    <w:rsid w:val="00471534"/>
    <w:rsid w:val="00472493"/>
    <w:rsid w:val="004726F4"/>
    <w:rsid w:val="0047374E"/>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C8F"/>
    <w:rsid w:val="004951D0"/>
    <w:rsid w:val="0049569F"/>
    <w:rsid w:val="00495A3A"/>
    <w:rsid w:val="00495BB1"/>
    <w:rsid w:val="00496245"/>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5AD2"/>
    <w:rsid w:val="004B6048"/>
    <w:rsid w:val="004B6A9C"/>
    <w:rsid w:val="004B6B70"/>
    <w:rsid w:val="004B6DDE"/>
    <w:rsid w:val="004B6F9D"/>
    <w:rsid w:val="004B7192"/>
    <w:rsid w:val="004B72B7"/>
    <w:rsid w:val="004B7DFB"/>
    <w:rsid w:val="004B7E11"/>
    <w:rsid w:val="004C00A6"/>
    <w:rsid w:val="004C0C8C"/>
    <w:rsid w:val="004C0CEE"/>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B05"/>
    <w:rsid w:val="004D0014"/>
    <w:rsid w:val="004D0078"/>
    <w:rsid w:val="004D04C1"/>
    <w:rsid w:val="004D0548"/>
    <w:rsid w:val="004D06FE"/>
    <w:rsid w:val="004D0B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F15"/>
    <w:rsid w:val="004D7E54"/>
    <w:rsid w:val="004D7FC7"/>
    <w:rsid w:val="004E0D90"/>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FDC"/>
    <w:rsid w:val="004F17DF"/>
    <w:rsid w:val="004F194C"/>
    <w:rsid w:val="004F1A38"/>
    <w:rsid w:val="004F20D9"/>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5F"/>
    <w:rsid w:val="00534DB6"/>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6054"/>
    <w:rsid w:val="00546224"/>
    <w:rsid w:val="0054648A"/>
    <w:rsid w:val="00546825"/>
    <w:rsid w:val="005469D8"/>
    <w:rsid w:val="005478AD"/>
    <w:rsid w:val="005500A0"/>
    <w:rsid w:val="0055136E"/>
    <w:rsid w:val="00551547"/>
    <w:rsid w:val="00551CFA"/>
    <w:rsid w:val="00552136"/>
    <w:rsid w:val="00552556"/>
    <w:rsid w:val="005529CF"/>
    <w:rsid w:val="00553576"/>
    <w:rsid w:val="00554803"/>
    <w:rsid w:val="0055533C"/>
    <w:rsid w:val="0055588A"/>
    <w:rsid w:val="00555E98"/>
    <w:rsid w:val="00555FB9"/>
    <w:rsid w:val="005562BA"/>
    <w:rsid w:val="00556330"/>
    <w:rsid w:val="00556412"/>
    <w:rsid w:val="0055716F"/>
    <w:rsid w:val="005577A2"/>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CC3"/>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4E5"/>
    <w:rsid w:val="00577AC5"/>
    <w:rsid w:val="00577EC0"/>
    <w:rsid w:val="0058003B"/>
    <w:rsid w:val="00580095"/>
    <w:rsid w:val="00580275"/>
    <w:rsid w:val="005804E8"/>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722A"/>
    <w:rsid w:val="00587427"/>
    <w:rsid w:val="005879D4"/>
    <w:rsid w:val="00587C98"/>
    <w:rsid w:val="005902A7"/>
    <w:rsid w:val="0059080E"/>
    <w:rsid w:val="00590901"/>
    <w:rsid w:val="00590BA3"/>
    <w:rsid w:val="00591E5E"/>
    <w:rsid w:val="00592BDE"/>
    <w:rsid w:val="00592C83"/>
    <w:rsid w:val="0059437A"/>
    <w:rsid w:val="005943D5"/>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C20"/>
    <w:rsid w:val="005B586F"/>
    <w:rsid w:val="005B5B49"/>
    <w:rsid w:val="005B63F5"/>
    <w:rsid w:val="005B68E6"/>
    <w:rsid w:val="005B71F2"/>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305A"/>
    <w:rsid w:val="005F3632"/>
    <w:rsid w:val="005F3697"/>
    <w:rsid w:val="005F4064"/>
    <w:rsid w:val="005F482F"/>
    <w:rsid w:val="005F5B4C"/>
    <w:rsid w:val="005F5CF8"/>
    <w:rsid w:val="005F5E55"/>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5689"/>
    <w:rsid w:val="00615E04"/>
    <w:rsid w:val="00616004"/>
    <w:rsid w:val="0061633B"/>
    <w:rsid w:val="0061671B"/>
    <w:rsid w:val="00616972"/>
    <w:rsid w:val="006201C1"/>
    <w:rsid w:val="00620266"/>
    <w:rsid w:val="0062057C"/>
    <w:rsid w:val="00620F0A"/>
    <w:rsid w:val="00620F14"/>
    <w:rsid w:val="00621D96"/>
    <w:rsid w:val="0062208A"/>
    <w:rsid w:val="006223FD"/>
    <w:rsid w:val="006226C6"/>
    <w:rsid w:val="00622793"/>
    <w:rsid w:val="00622F48"/>
    <w:rsid w:val="0062333A"/>
    <w:rsid w:val="0062380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9A5"/>
    <w:rsid w:val="0063647C"/>
    <w:rsid w:val="006365A5"/>
    <w:rsid w:val="00636944"/>
    <w:rsid w:val="006374C7"/>
    <w:rsid w:val="0063790A"/>
    <w:rsid w:val="00637E14"/>
    <w:rsid w:val="006411CF"/>
    <w:rsid w:val="00642A6F"/>
    <w:rsid w:val="00642F44"/>
    <w:rsid w:val="0064395F"/>
    <w:rsid w:val="00643A07"/>
    <w:rsid w:val="006441C6"/>
    <w:rsid w:val="00645582"/>
    <w:rsid w:val="0064587A"/>
    <w:rsid w:val="00645E0B"/>
    <w:rsid w:val="00645F9A"/>
    <w:rsid w:val="00646012"/>
    <w:rsid w:val="006468F1"/>
    <w:rsid w:val="00646AD4"/>
    <w:rsid w:val="00646D7F"/>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866"/>
    <w:rsid w:val="0067455E"/>
    <w:rsid w:val="00674595"/>
    <w:rsid w:val="006747CE"/>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BA5"/>
    <w:rsid w:val="0068539B"/>
    <w:rsid w:val="00685629"/>
    <w:rsid w:val="006856C7"/>
    <w:rsid w:val="006864D2"/>
    <w:rsid w:val="006868B7"/>
    <w:rsid w:val="00686BBB"/>
    <w:rsid w:val="00686DB1"/>
    <w:rsid w:val="00687519"/>
    <w:rsid w:val="00690094"/>
    <w:rsid w:val="00690B28"/>
    <w:rsid w:val="00690B71"/>
    <w:rsid w:val="00690E59"/>
    <w:rsid w:val="0069196C"/>
    <w:rsid w:val="00691DC4"/>
    <w:rsid w:val="00692075"/>
    <w:rsid w:val="006921E5"/>
    <w:rsid w:val="006922EB"/>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BE"/>
    <w:rsid w:val="006B6145"/>
    <w:rsid w:val="006B617F"/>
    <w:rsid w:val="006B6542"/>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F8E"/>
    <w:rsid w:val="006F1402"/>
    <w:rsid w:val="006F1955"/>
    <w:rsid w:val="006F1B00"/>
    <w:rsid w:val="006F2015"/>
    <w:rsid w:val="006F223D"/>
    <w:rsid w:val="006F2700"/>
    <w:rsid w:val="006F2921"/>
    <w:rsid w:val="006F2B1A"/>
    <w:rsid w:val="006F31A4"/>
    <w:rsid w:val="006F3293"/>
    <w:rsid w:val="006F4039"/>
    <w:rsid w:val="006F4190"/>
    <w:rsid w:val="006F47CB"/>
    <w:rsid w:val="006F4DD1"/>
    <w:rsid w:val="006F4F7A"/>
    <w:rsid w:val="006F524B"/>
    <w:rsid w:val="006F57DC"/>
    <w:rsid w:val="006F5EBF"/>
    <w:rsid w:val="006F6006"/>
    <w:rsid w:val="006F6B11"/>
    <w:rsid w:val="006F6E66"/>
    <w:rsid w:val="006F6F65"/>
    <w:rsid w:val="006F7136"/>
    <w:rsid w:val="006F71BF"/>
    <w:rsid w:val="006F73F6"/>
    <w:rsid w:val="006F78FA"/>
    <w:rsid w:val="006F7D5F"/>
    <w:rsid w:val="006F7DEB"/>
    <w:rsid w:val="006F7F4B"/>
    <w:rsid w:val="00700174"/>
    <w:rsid w:val="00700411"/>
    <w:rsid w:val="0070088A"/>
    <w:rsid w:val="007009D0"/>
    <w:rsid w:val="0070130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883"/>
    <w:rsid w:val="007429B7"/>
    <w:rsid w:val="007430F6"/>
    <w:rsid w:val="007443B6"/>
    <w:rsid w:val="0074456B"/>
    <w:rsid w:val="00744C6C"/>
    <w:rsid w:val="0074649B"/>
    <w:rsid w:val="00746C9C"/>
    <w:rsid w:val="00747005"/>
    <w:rsid w:val="00747C28"/>
    <w:rsid w:val="007508AC"/>
    <w:rsid w:val="00750A5F"/>
    <w:rsid w:val="00750B88"/>
    <w:rsid w:val="00750F22"/>
    <w:rsid w:val="00751089"/>
    <w:rsid w:val="007513A9"/>
    <w:rsid w:val="00751441"/>
    <w:rsid w:val="007515D4"/>
    <w:rsid w:val="00751EC9"/>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EDF"/>
    <w:rsid w:val="007706F2"/>
    <w:rsid w:val="00771550"/>
    <w:rsid w:val="0077161A"/>
    <w:rsid w:val="00771772"/>
    <w:rsid w:val="00771D6B"/>
    <w:rsid w:val="00772235"/>
    <w:rsid w:val="0077227B"/>
    <w:rsid w:val="0077305E"/>
    <w:rsid w:val="00773102"/>
    <w:rsid w:val="00773BFD"/>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D89"/>
    <w:rsid w:val="00780FA5"/>
    <w:rsid w:val="007811B1"/>
    <w:rsid w:val="0078138C"/>
    <w:rsid w:val="007814DB"/>
    <w:rsid w:val="007815E3"/>
    <w:rsid w:val="0078219F"/>
    <w:rsid w:val="007823EC"/>
    <w:rsid w:val="00782494"/>
    <w:rsid w:val="00782AB1"/>
    <w:rsid w:val="00782C3A"/>
    <w:rsid w:val="00782F03"/>
    <w:rsid w:val="00783E98"/>
    <w:rsid w:val="0078431E"/>
    <w:rsid w:val="00784445"/>
    <w:rsid w:val="0078513B"/>
    <w:rsid w:val="007852CA"/>
    <w:rsid w:val="00785A7C"/>
    <w:rsid w:val="00785A7E"/>
    <w:rsid w:val="00786BEF"/>
    <w:rsid w:val="00787D0F"/>
    <w:rsid w:val="00787DE7"/>
    <w:rsid w:val="0079045F"/>
    <w:rsid w:val="00792E13"/>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FA0"/>
    <w:rsid w:val="007A0B2B"/>
    <w:rsid w:val="007A1199"/>
    <w:rsid w:val="007A226D"/>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A22"/>
    <w:rsid w:val="007B3304"/>
    <w:rsid w:val="007B3A9A"/>
    <w:rsid w:val="007B46CA"/>
    <w:rsid w:val="007B4919"/>
    <w:rsid w:val="007B6496"/>
    <w:rsid w:val="007B7727"/>
    <w:rsid w:val="007B7926"/>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A7D"/>
    <w:rsid w:val="00802F4D"/>
    <w:rsid w:val="008031CD"/>
    <w:rsid w:val="00803AD5"/>
    <w:rsid w:val="00803C9D"/>
    <w:rsid w:val="008052BE"/>
    <w:rsid w:val="00805D16"/>
    <w:rsid w:val="00806501"/>
    <w:rsid w:val="00806603"/>
    <w:rsid w:val="00807251"/>
    <w:rsid w:val="008076A6"/>
    <w:rsid w:val="0080784A"/>
    <w:rsid w:val="008100F7"/>
    <w:rsid w:val="00810171"/>
    <w:rsid w:val="00810708"/>
    <w:rsid w:val="00810B05"/>
    <w:rsid w:val="00810EDA"/>
    <w:rsid w:val="00811008"/>
    <w:rsid w:val="00811B3D"/>
    <w:rsid w:val="00812879"/>
    <w:rsid w:val="00812B17"/>
    <w:rsid w:val="00813AED"/>
    <w:rsid w:val="00813E31"/>
    <w:rsid w:val="0081415A"/>
    <w:rsid w:val="008142A6"/>
    <w:rsid w:val="00814FB5"/>
    <w:rsid w:val="008162F2"/>
    <w:rsid w:val="008166B9"/>
    <w:rsid w:val="00816AAC"/>
    <w:rsid w:val="00816FA5"/>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CD3"/>
    <w:rsid w:val="00827244"/>
    <w:rsid w:val="00827AA5"/>
    <w:rsid w:val="00827FE9"/>
    <w:rsid w:val="0083127B"/>
    <w:rsid w:val="008316E6"/>
    <w:rsid w:val="008329FE"/>
    <w:rsid w:val="00832EB9"/>
    <w:rsid w:val="0083382B"/>
    <w:rsid w:val="00833D62"/>
    <w:rsid w:val="00833E43"/>
    <w:rsid w:val="00833EB1"/>
    <w:rsid w:val="00833FA9"/>
    <w:rsid w:val="008343D3"/>
    <w:rsid w:val="0083470A"/>
    <w:rsid w:val="00835734"/>
    <w:rsid w:val="00835D7D"/>
    <w:rsid w:val="0083685D"/>
    <w:rsid w:val="00836CD0"/>
    <w:rsid w:val="00837AED"/>
    <w:rsid w:val="008403E6"/>
    <w:rsid w:val="00841475"/>
    <w:rsid w:val="0084155B"/>
    <w:rsid w:val="00842D48"/>
    <w:rsid w:val="00843908"/>
    <w:rsid w:val="0084395A"/>
    <w:rsid w:val="00843FE5"/>
    <w:rsid w:val="00844678"/>
    <w:rsid w:val="00844A86"/>
    <w:rsid w:val="00845090"/>
    <w:rsid w:val="008455CD"/>
    <w:rsid w:val="008457FE"/>
    <w:rsid w:val="00845937"/>
    <w:rsid w:val="00846204"/>
    <w:rsid w:val="00847F93"/>
    <w:rsid w:val="008500F9"/>
    <w:rsid w:val="00850862"/>
    <w:rsid w:val="00851035"/>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6073"/>
    <w:rsid w:val="00856DBE"/>
    <w:rsid w:val="00861D5E"/>
    <w:rsid w:val="00861DB7"/>
    <w:rsid w:val="00862019"/>
    <w:rsid w:val="0086212D"/>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FA"/>
    <w:rsid w:val="00873029"/>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ED7"/>
    <w:rsid w:val="008A2CF0"/>
    <w:rsid w:val="008A39C9"/>
    <w:rsid w:val="008A3E62"/>
    <w:rsid w:val="008A565E"/>
    <w:rsid w:val="008A5B4C"/>
    <w:rsid w:val="008A5EB3"/>
    <w:rsid w:val="008A62B7"/>
    <w:rsid w:val="008A6821"/>
    <w:rsid w:val="008A6E5F"/>
    <w:rsid w:val="008A6E78"/>
    <w:rsid w:val="008A7AA7"/>
    <w:rsid w:val="008A7FE8"/>
    <w:rsid w:val="008B02A8"/>
    <w:rsid w:val="008B073B"/>
    <w:rsid w:val="008B0B5B"/>
    <w:rsid w:val="008B16C4"/>
    <w:rsid w:val="008B18CD"/>
    <w:rsid w:val="008B1EC3"/>
    <w:rsid w:val="008B257E"/>
    <w:rsid w:val="008B28C7"/>
    <w:rsid w:val="008B2A85"/>
    <w:rsid w:val="008B2ED8"/>
    <w:rsid w:val="008B32E2"/>
    <w:rsid w:val="008B3838"/>
    <w:rsid w:val="008B40F4"/>
    <w:rsid w:val="008B444F"/>
    <w:rsid w:val="008B44F3"/>
    <w:rsid w:val="008B4783"/>
    <w:rsid w:val="008B4CF1"/>
    <w:rsid w:val="008B6C23"/>
    <w:rsid w:val="008B7111"/>
    <w:rsid w:val="008C01D3"/>
    <w:rsid w:val="008C05B2"/>
    <w:rsid w:val="008C08D7"/>
    <w:rsid w:val="008C1099"/>
    <w:rsid w:val="008C2AE5"/>
    <w:rsid w:val="008C360C"/>
    <w:rsid w:val="008C36F4"/>
    <w:rsid w:val="008C377B"/>
    <w:rsid w:val="008C41E0"/>
    <w:rsid w:val="008C44F8"/>
    <w:rsid w:val="008C479C"/>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CE2"/>
    <w:rsid w:val="008D2B5C"/>
    <w:rsid w:val="008D34AC"/>
    <w:rsid w:val="008D35B8"/>
    <w:rsid w:val="008D3EFB"/>
    <w:rsid w:val="008D5093"/>
    <w:rsid w:val="008D5138"/>
    <w:rsid w:val="008D5855"/>
    <w:rsid w:val="008D61B7"/>
    <w:rsid w:val="008D638A"/>
    <w:rsid w:val="008D6DB2"/>
    <w:rsid w:val="008D6DD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A59"/>
    <w:rsid w:val="0091501E"/>
    <w:rsid w:val="00915632"/>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33F"/>
    <w:rsid w:val="0095381A"/>
    <w:rsid w:val="00953E86"/>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C2"/>
    <w:rsid w:val="009703D0"/>
    <w:rsid w:val="00971A7F"/>
    <w:rsid w:val="009722EB"/>
    <w:rsid w:val="009725FA"/>
    <w:rsid w:val="00973036"/>
    <w:rsid w:val="00974303"/>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A63"/>
    <w:rsid w:val="009B62CB"/>
    <w:rsid w:val="009B64E9"/>
    <w:rsid w:val="009B68FD"/>
    <w:rsid w:val="009B6B8D"/>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E6"/>
    <w:rsid w:val="009F5A71"/>
    <w:rsid w:val="009F5AAE"/>
    <w:rsid w:val="009F6446"/>
    <w:rsid w:val="009F6698"/>
    <w:rsid w:val="009F6B12"/>
    <w:rsid w:val="009F6BFE"/>
    <w:rsid w:val="009F7240"/>
    <w:rsid w:val="009F780B"/>
    <w:rsid w:val="009F79CB"/>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C0"/>
    <w:rsid w:val="00A204C9"/>
    <w:rsid w:val="00A20F58"/>
    <w:rsid w:val="00A217A4"/>
    <w:rsid w:val="00A22D04"/>
    <w:rsid w:val="00A23057"/>
    <w:rsid w:val="00A23474"/>
    <w:rsid w:val="00A23C33"/>
    <w:rsid w:val="00A2402C"/>
    <w:rsid w:val="00A243BE"/>
    <w:rsid w:val="00A2451D"/>
    <w:rsid w:val="00A246A7"/>
    <w:rsid w:val="00A24B53"/>
    <w:rsid w:val="00A24E8E"/>
    <w:rsid w:val="00A24EE1"/>
    <w:rsid w:val="00A24F65"/>
    <w:rsid w:val="00A25390"/>
    <w:rsid w:val="00A25554"/>
    <w:rsid w:val="00A25B7E"/>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4546"/>
    <w:rsid w:val="00A345BD"/>
    <w:rsid w:val="00A3492B"/>
    <w:rsid w:val="00A34B70"/>
    <w:rsid w:val="00A34F78"/>
    <w:rsid w:val="00A3520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140C"/>
    <w:rsid w:val="00A51675"/>
    <w:rsid w:val="00A519E0"/>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9A1"/>
    <w:rsid w:val="00AA30EA"/>
    <w:rsid w:val="00AA3D12"/>
    <w:rsid w:val="00AA61C6"/>
    <w:rsid w:val="00AA6525"/>
    <w:rsid w:val="00AA6C88"/>
    <w:rsid w:val="00AA78A3"/>
    <w:rsid w:val="00AA7B6E"/>
    <w:rsid w:val="00AA7F75"/>
    <w:rsid w:val="00AB001A"/>
    <w:rsid w:val="00AB020C"/>
    <w:rsid w:val="00AB0226"/>
    <w:rsid w:val="00AB0533"/>
    <w:rsid w:val="00AB09F8"/>
    <w:rsid w:val="00AB0D58"/>
    <w:rsid w:val="00AB1649"/>
    <w:rsid w:val="00AB1B7E"/>
    <w:rsid w:val="00AB26E2"/>
    <w:rsid w:val="00AB2A20"/>
    <w:rsid w:val="00AB2AD5"/>
    <w:rsid w:val="00AB308E"/>
    <w:rsid w:val="00AB35D3"/>
    <w:rsid w:val="00AB3EA6"/>
    <w:rsid w:val="00AB4339"/>
    <w:rsid w:val="00AB4D46"/>
    <w:rsid w:val="00AB5380"/>
    <w:rsid w:val="00AB56C4"/>
    <w:rsid w:val="00AB5EBB"/>
    <w:rsid w:val="00AB5F2F"/>
    <w:rsid w:val="00AB6132"/>
    <w:rsid w:val="00AB690B"/>
    <w:rsid w:val="00AB75EC"/>
    <w:rsid w:val="00AB7A15"/>
    <w:rsid w:val="00AB7B83"/>
    <w:rsid w:val="00AB7EF2"/>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DF6"/>
    <w:rsid w:val="00AE46EE"/>
    <w:rsid w:val="00AE46F7"/>
    <w:rsid w:val="00AE480A"/>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707C"/>
    <w:rsid w:val="00AF7714"/>
    <w:rsid w:val="00B001BA"/>
    <w:rsid w:val="00B0027E"/>
    <w:rsid w:val="00B008EE"/>
    <w:rsid w:val="00B00D86"/>
    <w:rsid w:val="00B0169C"/>
    <w:rsid w:val="00B02A9A"/>
    <w:rsid w:val="00B035D3"/>
    <w:rsid w:val="00B03B0D"/>
    <w:rsid w:val="00B04148"/>
    <w:rsid w:val="00B05845"/>
    <w:rsid w:val="00B05C9A"/>
    <w:rsid w:val="00B06C39"/>
    <w:rsid w:val="00B071DC"/>
    <w:rsid w:val="00B076BB"/>
    <w:rsid w:val="00B0780D"/>
    <w:rsid w:val="00B0798F"/>
    <w:rsid w:val="00B079F0"/>
    <w:rsid w:val="00B10184"/>
    <w:rsid w:val="00B10E75"/>
    <w:rsid w:val="00B10F49"/>
    <w:rsid w:val="00B11015"/>
    <w:rsid w:val="00B11422"/>
    <w:rsid w:val="00B11883"/>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F6B"/>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614"/>
    <w:rsid w:val="00B46BDC"/>
    <w:rsid w:val="00B46C13"/>
    <w:rsid w:val="00B47083"/>
    <w:rsid w:val="00B47087"/>
    <w:rsid w:val="00B47324"/>
    <w:rsid w:val="00B4744E"/>
    <w:rsid w:val="00B47BFA"/>
    <w:rsid w:val="00B50DAA"/>
    <w:rsid w:val="00B51326"/>
    <w:rsid w:val="00B51783"/>
    <w:rsid w:val="00B51D8C"/>
    <w:rsid w:val="00B51F2B"/>
    <w:rsid w:val="00B521FE"/>
    <w:rsid w:val="00B52ADA"/>
    <w:rsid w:val="00B52DD3"/>
    <w:rsid w:val="00B532DE"/>
    <w:rsid w:val="00B5357D"/>
    <w:rsid w:val="00B53C9E"/>
    <w:rsid w:val="00B544A0"/>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6BC"/>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51E2"/>
    <w:rsid w:val="00B95976"/>
    <w:rsid w:val="00B96759"/>
    <w:rsid w:val="00B96DF3"/>
    <w:rsid w:val="00B978CE"/>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68"/>
    <w:rsid w:val="00BA4C1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9AC"/>
    <w:rsid w:val="00BE0A7C"/>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1071"/>
    <w:rsid w:val="00C21690"/>
    <w:rsid w:val="00C21CD1"/>
    <w:rsid w:val="00C21D40"/>
    <w:rsid w:val="00C21EA8"/>
    <w:rsid w:val="00C223B0"/>
    <w:rsid w:val="00C227B8"/>
    <w:rsid w:val="00C228D5"/>
    <w:rsid w:val="00C22B84"/>
    <w:rsid w:val="00C2325B"/>
    <w:rsid w:val="00C23832"/>
    <w:rsid w:val="00C23E57"/>
    <w:rsid w:val="00C24012"/>
    <w:rsid w:val="00C24795"/>
    <w:rsid w:val="00C24D23"/>
    <w:rsid w:val="00C2532C"/>
    <w:rsid w:val="00C2553E"/>
    <w:rsid w:val="00C26FC1"/>
    <w:rsid w:val="00C2737D"/>
    <w:rsid w:val="00C273D9"/>
    <w:rsid w:val="00C30A40"/>
    <w:rsid w:val="00C30B71"/>
    <w:rsid w:val="00C310E5"/>
    <w:rsid w:val="00C311A4"/>
    <w:rsid w:val="00C319B7"/>
    <w:rsid w:val="00C31F2A"/>
    <w:rsid w:val="00C32217"/>
    <w:rsid w:val="00C32693"/>
    <w:rsid w:val="00C326FA"/>
    <w:rsid w:val="00C32BD2"/>
    <w:rsid w:val="00C3387D"/>
    <w:rsid w:val="00C33E6D"/>
    <w:rsid w:val="00C344E5"/>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467"/>
    <w:rsid w:val="00C55514"/>
    <w:rsid w:val="00C5592E"/>
    <w:rsid w:val="00C55A55"/>
    <w:rsid w:val="00C55C58"/>
    <w:rsid w:val="00C56191"/>
    <w:rsid w:val="00C56909"/>
    <w:rsid w:val="00C573F6"/>
    <w:rsid w:val="00C57493"/>
    <w:rsid w:val="00C575A3"/>
    <w:rsid w:val="00C57CB4"/>
    <w:rsid w:val="00C57EA4"/>
    <w:rsid w:val="00C57F47"/>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C92"/>
    <w:rsid w:val="00C64E1B"/>
    <w:rsid w:val="00C6518B"/>
    <w:rsid w:val="00C654F3"/>
    <w:rsid w:val="00C65A54"/>
    <w:rsid w:val="00C65B49"/>
    <w:rsid w:val="00C65D8E"/>
    <w:rsid w:val="00C665F3"/>
    <w:rsid w:val="00C66603"/>
    <w:rsid w:val="00C666C8"/>
    <w:rsid w:val="00C66CB0"/>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7717"/>
    <w:rsid w:val="00C77C42"/>
    <w:rsid w:val="00C80242"/>
    <w:rsid w:val="00C8039B"/>
    <w:rsid w:val="00C806FD"/>
    <w:rsid w:val="00C8138C"/>
    <w:rsid w:val="00C81901"/>
    <w:rsid w:val="00C8196A"/>
    <w:rsid w:val="00C82D36"/>
    <w:rsid w:val="00C82E89"/>
    <w:rsid w:val="00C831AF"/>
    <w:rsid w:val="00C83CBF"/>
    <w:rsid w:val="00C8427A"/>
    <w:rsid w:val="00C845E6"/>
    <w:rsid w:val="00C848BE"/>
    <w:rsid w:val="00C84C38"/>
    <w:rsid w:val="00C84CC3"/>
    <w:rsid w:val="00C84E2C"/>
    <w:rsid w:val="00C852F5"/>
    <w:rsid w:val="00C85353"/>
    <w:rsid w:val="00C853BB"/>
    <w:rsid w:val="00C855DF"/>
    <w:rsid w:val="00C907CD"/>
    <w:rsid w:val="00C90837"/>
    <w:rsid w:val="00C91AEF"/>
    <w:rsid w:val="00C91CE7"/>
    <w:rsid w:val="00C91E96"/>
    <w:rsid w:val="00C939D6"/>
    <w:rsid w:val="00C94557"/>
    <w:rsid w:val="00C95805"/>
    <w:rsid w:val="00C95A9A"/>
    <w:rsid w:val="00C96913"/>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B34"/>
    <w:rsid w:val="00CB0017"/>
    <w:rsid w:val="00CB017C"/>
    <w:rsid w:val="00CB04EE"/>
    <w:rsid w:val="00CB100F"/>
    <w:rsid w:val="00CB184D"/>
    <w:rsid w:val="00CB1B6C"/>
    <w:rsid w:val="00CB26F2"/>
    <w:rsid w:val="00CB3052"/>
    <w:rsid w:val="00CB327E"/>
    <w:rsid w:val="00CB3B68"/>
    <w:rsid w:val="00CB3BA0"/>
    <w:rsid w:val="00CB4C94"/>
    <w:rsid w:val="00CB4E52"/>
    <w:rsid w:val="00CB5831"/>
    <w:rsid w:val="00CB5D65"/>
    <w:rsid w:val="00CB606B"/>
    <w:rsid w:val="00CB621A"/>
    <w:rsid w:val="00CB6343"/>
    <w:rsid w:val="00CB634C"/>
    <w:rsid w:val="00CB641C"/>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999"/>
    <w:rsid w:val="00D23A73"/>
    <w:rsid w:val="00D23B08"/>
    <w:rsid w:val="00D240F0"/>
    <w:rsid w:val="00D2411B"/>
    <w:rsid w:val="00D247BD"/>
    <w:rsid w:val="00D2485E"/>
    <w:rsid w:val="00D24BDC"/>
    <w:rsid w:val="00D24C56"/>
    <w:rsid w:val="00D24DC4"/>
    <w:rsid w:val="00D255A8"/>
    <w:rsid w:val="00D25DF1"/>
    <w:rsid w:val="00D26048"/>
    <w:rsid w:val="00D26153"/>
    <w:rsid w:val="00D2622C"/>
    <w:rsid w:val="00D2681C"/>
    <w:rsid w:val="00D2682C"/>
    <w:rsid w:val="00D26DA2"/>
    <w:rsid w:val="00D27125"/>
    <w:rsid w:val="00D306EF"/>
    <w:rsid w:val="00D30816"/>
    <w:rsid w:val="00D31DB0"/>
    <w:rsid w:val="00D31DEE"/>
    <w:rsid w:val="00D32032"/>
    <w:rsid w:val="00D32CCA"/>
    <w:rsid w:val="00D337EF"/>
    <w:rsid w:val="00D339DD"/>
    <w:rsid w:val="00D33A31"/>
    <w:rsid w:val="00D3400E"/>
    <w:rsid w:val="00D34073"/>
    <w:rsid w:val="00D34E41"/>
    <w:rsid w:val="00D34FE3"/>
    <w:rsid w:val="00D35B50"/>
    <w:rsid w:val="00D35BBC"/>
    <w:rsid w:val="00D36B4E"/>
    <w:rsid w:val="00D36D6E"/>
    <w:rsid w:val="00D36DED"/>
    <w:rsid w:val="00D378AE"/>
    <w:rsid w:val="00D37D1F"/>
    <w:rsid w:val="00D37EA8"/>
    <w:rsid w:val="00D4064B"/>
    <w:rsid w:val="00D412DF"/>
    <w:rsid w:val="00D41412"/>
    <w:rsid w:val="00D414E1"/>
    <w:rsid w:val="00D423C0"/>
    <w:rsid w:val="00D426A6"/>
    <w:rsid w:val="00D42ACE"/>
    <w:rsid w:val="00D4354D"/>
    <w:rsid w:val="00D45479"/>
    <w:rsid w:val="00D46215"/>
    <w:rsid w:val="00D471F3"/>
    <w:rsid w:val="00D4773C"/>
    <w:rsid w:val="00D50C59"/>
    <w:rsid w:val="00D51208"/>
    <w:rsid w:val="00D519F5"/>
    <w:rsid w:val="00D51B35"/>
    <w:rsid w:val="00D52151"/>
    <w:rsid w:val="00D52451"/>
    <w:rsid w:val="00D52732"/>
    <w:rsid w:val="00D53146"/>
    <w:rsid w:val="00D53555"/>
    <w:rsid w:val="00D543CE"/>
    <w:rsid w:val="00D54678"/>
    <w:rsid w:val="00D54C46"/>
    <w:rsid w:val="00D552B1"/>
    <w:rsid w:val="00D5550A"/>
    <w:rsid w:val="00D55780"/>
    <w:rsid w:val="00D56026"/>
    <w:rsid w:val="00D560F3"/>
    <w:rsid w:val="00D561A2"/>
    <w:rsid w:val="00D56292"/>
    <w:rsid w:val="00D56330"/>
    <w:rsid w:val="00D56486"/>
    <w:rsid w:val="00D5690E"/>
    <w:rsid w:val="00D573C3"/>
    <w:rsid w:val="00D57AB5"/>
    <w:rsid w:val="00D57CAA"/>
    <w:rsid w:val="00D607E9"/>
    <w:rsid w:val="00D60B98"/>
    <w:rsid w:val="00D61640"/>
    <w:rsid w:val="00D617EF"/>
    <w:rsid w:val="00D61B81"/>
    <w:rsid w:val="00D623AF"/>
    <w:rsid w:val="00D62FC7"/>
    <w:rsid w:val="00D62FD7"/>
    <w:rsid w:val="00D63560"/>
    <w:rsid w:val="00D6417E"/>
    <w:rsid w:val="00D6573E"/>
    <w:rsid w:val="00D65B4E"/>
    <w:rsid w:val="00D66118"/>
    <w:rsid w:val="00D6649B"/>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BA4"/>
    <w:rsid w:val="00DA403A"/>
    <w:rsid w:val="00DA4B15"/>
    <w:rsid w:val="00DA59C4"/>
    <w:rsid w:val="00DA5DFE"/>
    <w:rsid w:val="00DA64D1"/>
    <w:rsid w:val="00DA6E94"/>
    <w:rsid w:val="00DA70ED"/>
    <w:rsid w:val="00DA7C1F"/>
    <w:rsid w:val="00DA7F83"/>
    <w:rsid w:val="00DB0115"/>
    <w:rsid w:val="00DB12A2"/>
    <w:rsid w:val="00DB16E0"/>
    <w:rsid w:val="00DB1710"/>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121"/>
    <w:rsid w:val="00DC158E"/>
    <w:rsid w:val="00DC1AC2"/>
    <w:rsid w:val="00DC1EC7"/>
    <w:rsid w:val="00DC2751"/>
    <w:rsid w:val="00DC2B4C"/>
    <w:rsid w:val="00DC300A"/>
    <w:rsid w:val="00DC32B6"/>
    <w:rsid w:val="00DC38D1"/>
    <w:rsid w:val="00DC44F4"/>
    <w:rsid w:val="00DC4534"/>
    <w:rsid w:val="00DC51E2"/>
    <w:rsid w:val="00DC6A58"/>
    <w:rsid w:val="00DC720A"/>
    <w:rsid w:val="00DC7364"/>
    <w:rsid w:val="00DC79B3"/>
    <w:rsid w:val="00DD0635"/>
    <w:rsid w:val="00DD074F"/>
    <w:rsid w:val="00DD0AEE"/>
    <w:rsid w:val="00DD0B80"/>
    <w:rsid w:val="00DD0B93"/>
    <w:rsid w:val="00DD0C8F"/>
    <w:rsid w:val="00DD0D8E"/>
    <w:rsid w:val="00DD124A"/>
    <w:rsid w:val="00DD1442"/>
    <w:rsid w:val="00DD1447"/>
    <w:rsid w:val="00DD1B4D"/>
    <w:rsid w:val="00DD1CCC"/>
    <w:rsid w:val="00DD289A"/>
    <w:rsid w:val="00DD366D"/>
    <w:rsid w:val="00DD3D35"/>
    <w:rsid w:val="00DD3D41"/>
    <w:rsid w:val="00DD45EC"/>
    <w:rsid w:val="00DD4875"/>
    <w:rsid w:val="00DD56C4"/>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8A"/>
    <w:rsid w:val="00DE45DA"/>
    <w:rsid w:val="00DE48AD"/>
    <w:rsid w:val="00DE4BFC"/>
    <w:rsid w:val="00DE4EF1"/>
    <w:rsid w:val="00DE4F03"/>
    <w:rsid w:val="00DE5593"/>
    <w:rsid w:val="00DE55B9"/>
    <w:rsid w:val="00DE579D"/>
    <w:rsid w:val="00DE585D"/>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427C"/>
    <w:rsid w:val="00E046D8"/>
    <w:rsid w:val="00E054AD"/>
    <w:rsid w:val="00E05FB9"/>
    <w:rsid w:val="00E06286"/>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EC4"/>
    <w:rsid w:val="00E51FC3"/>
    <w:rsid w:val="00E52111"/>
    <w:rsid w:val="00E5263D"/>
    <w:rsid w:val="00E52D9F"/>
    <w:rsid w:val="00E52ED6"/>
    <w:rsid w:val="00E52F96"/>
    <w:rsid w:val="00E5330A"/>
    <w:rsid w:val="00E5383F"/>
    <w:rsid w:val="00E53D89"/>
    <w:rsid w:val="00E5426D"/>
    <w:rsid w:val="00E54444"/>
    <w:rsid w:val="00E5503E"/>
    <w:rsid w:val="00E551E1"/>
    <w:rsid w:val="00E557BA"/>
    <w:rsid w:val="00E557BF"/>
    <w:rsid w:val="00E56102"/>
    <w:rsid w:val="00E5614A"/>
    <w:rsid w:val="00E61D68"/>
    <w:rsid w:val="00E626AE"/>
    <w:rsid w:val="00E63587"/>
    <w:rsid w:val="00E63A39"/>
    <w:rsid w:val="00E63B7F"/>
    <w:rsid w:val="00E63D43"/>
    <w:rsid w:val="00E64070"/>
    <w:rsid w:val="00E641A2"/>
    <w:rsid w:val="00E64512"/>
    <w:rsid w:val="00E6484F"/>
    <w:rsid w:val="00E64A45"/>
    <w:rsid w:val="00E66646"/>
    <w:rsid w:val="00E66E2A"/>
    <w:rsid w:val="00E671E7"/>
    <w:rsid w:val="00E67267"/>
    <w:rsid w:val="00E6735A"/>
    <w:rsid w:val="00E6754A"/>
    <w:rsid w:val="00E6789B"/>
    <w:rsid w:val="00E679E8"/>
    <w:rsid w:val="00E701AA"/>
    <w:rsid w:val="00E70A15"/>
    <w:rsid w:val="00E70B56"/>
    <w:rsid w:val="00E710FF"/>
    <w:rsid w:val="00E7143B"/>
    <w:rsid w:val="00E71F72"/>
    <w:rsid w:val="00E71FDB"/>
    <w:rsid w:val="00E7243E"/>
    <w:rsid w:val="00E72875"/>
    <w:rsid w:val="00E72D64"/>
    <w:rsid w:val="00E7382E"/>
    <w:rsid w:val="00E73E27"/>
    <w:rsid w:val="00E73EE1"/>
    <w:rsid w:val="00E7464A"/>
    <w:rsid w:val="00E75116"/>
    <w:rsid w:val="00E75469"/>
    <w:rsid w:val="00E76C4F"/>
    <w:rsid w:val="00E76F25"/>
    <w:rsid w:val="00E771D3"/>
    <w:rsid w:val="00E774DE"/>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A01"/>
    <w:rsid w:val="00EA3149"/>
    <w:rsid w:val="00EA3208"/>
    <w:rsid w:val="00EA3782"/>
    <w:rsid w:val="00EA386D"/>
    <w:rsid w:val="00EA3B39"/>
    <w:rsid w:val="00EA3D24"/>
    <w:rsid w:val="00EA4076"/>
    <w:rsid w:val="00EA410E"/>
    <w:rsid w:val="00EA4238"/>
    <w:rsid w:val="00EA435A"/>
    <w:rsid w:val="00EA4B7A"/>
    <w:rsid w:val="00EA5935"/>
    <w:rsid w:val="00EA5C8F"/>
    <w:rsid w:val="00EA6C17"/>
    <w:rsid w:val="00EA6E88"/>
    <w:rsid w:val="00EA77DC"/>
    <w:rsid w:val="00EA7B17"/>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22"/>
    <w:rsid w:val="00EE4A8F"/>
    <w:rsid w:val="00EE5090"/>
    <w:rsid w:val="00EE5517"/>
    <w:rsid w:val="00EE5CFC"/>
    <w:rsid w:val="00EE6AC7"/>
    <w:rsid w:val="00EE6E1F"/>
    <w:rsid w:val="00EE71B2"/>
    <w:rsid w:val="00EF034C"/>
    <w:rsid w:val="00EF037D"/>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501B"/>
    <w:rsid w:val="00F0558C"/>
    <w:rsid w:val="00F069D5"/>
    <w:rsid w:val="00F07785"/>
    <w:rsid w:val="00F0780D"/>
    <w:rsid w:val="00F0783D"/>
    <w:rsid w:val="00F079B6"/>
    <w:rsid w:val="00F07F6A"/>
    <w:rsid w:val="00F1014C"/>
    <w:rsid w:val="00F10347"/>
    <w:rsid w:val="00F1069E"/>
    <w:rsid w:val="00F10712"/>
    <w:rsid w:val="00F11229"/>
    <w:rsid w:val="00F1143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20469"/>
    <w:rsid w:val="00F2071C"/>
    <w:rsid w:val="00F2088D"/>
    <w:rsid w:val="00F20B64"/>
    <w:rsid w:val="00F20B90"/>
    <w:rsid w:val="00F2202B"/>
    <w:rsid w:val="00F228A6"/>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3209"/>
    <w:rsid w:val="00F538E2"/>
    <w:rsid w:val="00F53C49"/>
    <w:rsid w:val="00F54C20"/>
    <w:rsid w:val="00F55A35"/>
    <w:rsid w:val="00F55C77"/>
    <w:rsid w:val="00F566D0"/>
    <w:rsid w:val="00F603E9"/>
    <w:rsid w:val="00F60581"/>
    <w:rsid w:val="00F606DB"/>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331F"/>
    <w:rsid w:val="00F733A4"/>
    <w:rsid w:val="00F73A83"/>
    <w:rsid w:val="00F73D7C"/>
    <w:rsid w:val="00F741E7"/>
    <w:rsid w:val="00F74723"/>
    <w:rsid w:val="00F74CF1"/>
    <w:rsid w:val="00F74F3F"/>
    <w:rsid w:val="00F75FB0"/>
    <w:rsid w:val="00F761B2"/>
    <w:rsid w:val="00F766BE"/>
    <w:rsid w:val="00F76AFB"/>
    <w:rsid w:val="00F76CD6"/>
    <w:rsid w:val="00F76FC9"/>
    <w:rsid w:val="00F80235"/>
    <w:rsid w:val="00F803FF"/>
    <w:rsid w:val="00F804C7"/>
    <w:rsid w:val="00F81907"/>
    <w:rsid w:val="00F8235B"/>
    <w:rsid w:val="00F824F2"/>
    <w:rsid w:val="00F82A4C"/>
    <w:rsid w:val="00F831B0"/>
    <w:rsid w:val="00F83775"/>
    <w:rsid w:val="00F83EF6"/>
    <w:rsid w:val="00F8412E"/>
    <w:rsid w:val="00F84381"/>
    <w:rsid w:val="00F849A5"/>
    <w:rsid w:val="00F855BF"/>
    <w:rsid w:val="00F858A1"/>
    <w:rsid w:val="00F85A3E"/>
    <w:rsid w:val="00F85EE9"/>
    <w:rsid w:val="00F860E6"/>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BD6"/>
    <w:rsid w:val="00FA5E7D"/>
    <w:rsid w:val="00FA67D1"/>
    <w:rsid w:val="00FA6B06"/>
    <w:rsid w:val="00FA6D2F"/>
    <w:rsid w:val="00FA7A24"/>
    <w:rsid w:val="00FA7D55"/>
    <w:rsid w:val="00FB0215"/>
    <w:rsid w:val="00FB1936"/>
    <w:rsid w:val="00FB22A8"/>
    <w:rsid w:val="00FB22CA"/>
    <w:rsid w:val="00FB2337"/>
    <w:rsid w:val="00FB27FA"/>
    <w:rsid w:val="00FB2A9C"/>
    <w:rsid w:val="00FB2B15"/>
    <w:rsid w:val="00FB2BA9"/>
    <w:rsid w:val="00FB2D52"/>
    <w:rsid w:val="00FB2E07"/>
    <w:rsid w:val="00FB2F48"/>
    <w:rsid w:val="00FB3F21"/>
    <w:rsid w:val="00FB40FD"/>
    <w:rsid w:val="00FB4EDD"/>
    <w:rsid w:val="00FB4F8B"/>
    <w:rsid w:val="00FB508B"/>
    <w:rsid w:val="00FB544A"/>
    <w:rsid w:val="00FB5757"/>
    <w:rsid w:val="00FB5918"/>
    <w:rsid w:val="00FB6D31"/>
    <w:rsid w:val="00FC047A"/>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13F"/>
    <w:rsid w:val="00FE01A0"/>
    <w:rsid w:val="00FE04EF"/>
    <w:rsid w:val="00FE0706"/>
    <w:rsid w:val="00FE0D6E"/>
    <w:rsid w:val="00FE0FD1"/>
    <w:rsid w:val="00FE19FF"/>
    <w:rsid w:val="00FE2269"/>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E00"/>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footer" Target="footer5.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comments" Target="comments.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eader" Target="header2.xml"/><Relationship Id="rId23" Type="http://schemas.microsoft.com/office/2018/08/relationships/commentsExtensible" Target="commentsExtensible.xml"/><Relationship Id="rId28" Type="http://schemas.openxmlformats.org/officeDocument/2006/relationships/footer" Target="footer6.xm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microsoft.com/office/2016/09/relationships/commentsIds" Target="commentsIds.xml"/><Relationship Id="rId27" Type="http://schemas.openxmlformats.org/officeDocument/2006/relationships/header" Target="header4.xml"/><Relationship Id="rId30" Type="http://schemas.microsoft.com/office/2011/relationships/people" Target="people.xml"/></Relationships>
</file>

<file path=word/_rels/footnotes.xml.rels><?xml version="1.0" encoding="UTF-8" standalone="yes"?>
<Relationships xmlns="http://schemas.openxmlformats.org/package/2006/relationships"><Relationship Id="rId2" Type="http://schemas.openxmlformats.org/officeDocument/2006/relationships/hyperlink" Target="https://stackexchange.com/sites?view=list" TargetMode="External"/><Relationship Id="rId1" Type="http://schemas.openxmlformats.org/officeDocument/2006/relationships/hyperlink" Target="https://quorablog.quora.com/Poe-1?ch=10&amp;oid=98806369&amp;share=e6baeb55&amp;srid=C5jip&amp;targe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2.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3.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6763C4E7-5DE3-4A9E-AAA5-A97D818F10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57</Pages>
  <Words>59003</Words>
  <Characters>345173</Characters>
  <Application>Microsoft Office Word</Application>
  <DocSecurity>0</DocSecurity>
  <Lines>19176</Lines>
  <Paragraphs>12247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Xin Li</cp:lastModifiedBy>
  <cp:revision>10</cp:revision>
  <cp:lastPrinted>2025-03-23T13:39:00Z</cp:lastPrinted>
  <dcterms:created xsi:type="dcterms:W3CDTF">2026-03-27T15:55:00Z</dcterms:created>
  <dcterms:modified xsi:type="dcterms:W3CDTF">2026-03-28T00:38:00Z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zotero-version="7.0.29"&gt;&lt;session id="CM2Nj8IU"/&gt;&lt;style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