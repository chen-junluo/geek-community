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313E6C" w:rsidRDefault="00D90C83" w:rsidP="00D90C83">
      <w:pPr>
        <w:spacing w:before="120" w:after="120"/>
        <w:jc w:val="center"/>
        <w:rPr>
          <w:sz w:val="28"/>
          <w:szCs w:val="28"/>
        </w:rPr>
      </w:pPr>
      <w:bookmarkStart w:id="0" w:name="_Hlk89941996"/>
      <w:r w:rsidRPr="00313E6C">
        <w:rPr>
          <w:sz w:val="28"/>
          <w:szCs w:val="28"/>
        </w:rPr>
        <w:t>Response to the Editor and Reviewer Comments</w:t>
      </w:r>
    </w:p>
    <w:p w14:paraId="1B220272" w14:textId="181821F5" w:rsidR="00D90C83" w:rsidRPr="00313E6C" w:rsidRDefault="00D90C83" w:rsidP="00D90C83">
      <w:pPr>
        <w:spacing w:before="120" w:after="120"/>
        <w:jc w:val="center"/>
        <w:rPr>
          <w:sz w:val="28"/>
          <w:szCs w:val="28"/>
        </w:rPr>
      </w:pPr>
      <w:r w:rsidRPr="00313E6C">
        <w:rPr>
          <w:b/>
          <w:sz w:val="28"/>
          <w:szCs w:val="28"/>
        </w:rPr>
        <w:t>2025-RA-20071</w:t>
      </w:r>
      <w:r w:rsidR="00AD2B6D" w:rsidRPr="00313E6C">
        <w:rPr>
          <w:b/>
          <w:sz w:val="28"/>
          <w:szCs w:val="28"/>
        </w:rPr>
        <w:t>.R</w:t>
      </w:r>
      <w:r w:rsidR="00124DD0" w:rsidRPr="00313E6C">
        <w:rPr>
          <w:b/>
          <w:sz w:val="28"/>
          <w:szCs w:val="28"/>
        </w:rPr>
        <w:t>2</w:t>
      </w:r>
    </w:p>
    <w:p w14:paraId="6C5C74F4" w14:textId="07C3D785" w:rsidR="00E16BB4" w:rsidRDefault="00982EC5" w:rsidP="001F085E">
      <w:pPr>
        <w:spacing w:before="120" w:after="120" w:line="360" w:lineRule="auto"/>
        <w:jc w:val="center"/>
      </w:pPr>
      <w:r w:rsidRPr="00313E6C">
        <w:rPr>
          <w:b/>
          <w:i/>
          <w:iCs/>
          <w:sz w:val="28"/>
          <w:szCs w:val="28"/>
        </w:rPr>
        <w:t>Humans’ Fast and Slow Responses to Competition from Internal Generative AI in Online Q&amp;A Communities</w:t>
      </w:r>
    </w:p>
    <w:p w14:paraId="6AB29A66" w14:textId="2CB67A24" w:rsidR="00F41CDB" w:rsidRDefault="00F41CDB">
      <w:pPr>
        <w:pStyle w:val="Paragraph"/>
        <w:pPrChange w:id="1" w:author="Dylan CHEN" w:date="2026-08-29T21:25:00Z" w16du:dateUtc="2026-08-29T13:25:00Z">
          <w:pPr>
            <w:pStyle w:val="NormalWeb"/>
          </w:pPr>
        </w:pPrChange>
      </w:pPr>
      <w:r>
        <w:t>We sincerely thank the Senior Editor (SE), the Associate Editor (AE), and the reviewers for the opportunity to revise our paper. The revision has benefited greatly from the detailed guidance provided by the review panel. Through email exchanges with the SE and a</w:t>
      </w:r>
      <w:r>
        <w:rPr>
          <w:rFonts w:hint="eastAsia"/>
        </w:rPr>
        <w:t xml:space="preserve"> subsequent</w:t>
      </w:r>
      <w:r>
        <w:t xml:space="preserve"> face-to-face meeting, we gained a clearer understanding of the key issues to address and the most promising direction for the revision. We are grateful for the SE’s guidance, and the revised manuscript has been developed in accordance with that guidance as well as the constructive comments from the AE and reviewers.</w:t>
      </w:r>
    </w:p>
    <w:p w14:paraId="60DA180A" w14:textId="77777777" w:rsidR="00F41CDB" w:rsidRDefault="00F41CDB">
      <w:pPr>
        <w:pStyle w:val="Paragraph"/>
        <w:pPrChange w:id="2" w:author="Dylan CHEN" w:date="2026-08-29T21:25:00Z" w16du:dateUtc="2026-08-29T13:25:00Z">
          <w:pPr>
            <w:pStyle w:val="NormalWeb"/>
          </w:pPr>
        </w:pPrChange>
      </w:pPr>
      <w:r>
        <w:t>Based on this guidance, we have substantially revised the paper in the following areas:</w:t>
      </w:r>
    </w:p>
    <w:p w14:paraId="5D52EFA7" w14:textId="26B48804" w:rsidR="00F41CDB" w:rsidRPr="00F41CDB" w:rsidRDefault="00F41CDB" w:rsidP="00F41CDB">
      <w:pPr>
        <w:pStyle w:val="NormalWeb"/>
        <w:numPr>
          <w:ilvl w:val="0"/>
          <w:numId w:val="72"/>
        </w:numPr>
        <w:rPr>
          <w:color w:val="000000"/>
        </w:rPr>
      </w:pPr>
      <w:r>
        <w:rPr>
          <w:rStyle w:val="Strong"/>
          <w:color w:val="000000"/>
        </w:rPr>
        <w:t>Reframing of the paper.</w:t>
      </w:r>
      <w:r>
        <w:rPr>
          <w:color w:val="000000"/>
        </w:rPr>
        <w:t xml:space="preserve"> Following the SE’s suggestion, we examine human contributions in the presence of an AI answer through a </w:t>
      </w:r>
      <w:r w:rsidRPr="001F085E">
        <w:rPr>
          <w:i/>
          <w:iCs/>
          <w:color w:val="000000"/>
        </w:rPr>
        <w:t>competition</w:t>
      </w:r>
      <w:r>
        <w:rPr>
          <w:color w:val="000000"/>
        </w:rPr>
        <w:t xml:space="preserve"> lens. Consistent with this revised framing, and to sharpen the focus of the paper, we have streamlined the storyline around human answers and removed the analysis of viewers.</w:t>
      </w:r>
    </w:p>
    <w:p w14:paraId="69A56123" w14:textId="54C990E7" w:rsidR="00F41CDB" w:rsidRPr="00F41CDB" w:rsidRDefault="00F41CDB" w:rsidP="001F085E">
      <w:pPr>
        <w:pStyle w:val="NormalWeb"/>
        <w:numPr>
          <w:ilvl w:val="0"/>
          <w:numId w:val="72"/>
        </w:numPr>
        <w:rPr>
          <w:color w:val="000000"/>
        </w:rPr>
      </w:pPr>
      <w:r>
        <w:rPr>
          <w:rStyle w:val="Strong"/>
          <w:color w:val="000000"/>
        </w:rPr>
        <w:t>Development of an overarching theoretical framework.</w:t>
      </w:r>
      <w:r>
        <w:rPr>
          <w:color w:val="000000"/>
        </w:rPr>
        <w:t xml:space="preserve"> Following the AE’s and reviewers’ suggestions, we have developed an overarching theoretical framework. Drawing on competitive dynamics theory (Chen et al., 2007; Chen, 2009) and Kahneman’s two systems of thinking (Evans &amp; Stanovich, 2013; Kahneman, 2003, 2011), we explain how a human appraises an AI answer, decides whether to contribute, and, if so, determines the quality of the answer to provide.</w:t>
      </w:r>
    </w:p>
    <w:p w14:paraId="1A06B497" w14:textId="423AC4A7" w:rsidR="00F41CDB" w:rsidRDefault="00F41CDB" w:rsidP="001F085E">
      <w:pPr>
        <w:pStyle w:val="NormalWeb"/>
        <w:numPr>
          <w:ilvl w:val="0"/>
          <w:numId w:val="72"/>
        </w:numPr>
        <w:rPr>
          <w:color w:val="000000"/>
        </w:rPr>
      </w:pPr>
      <w:r>
        <w:rPr>
          <w:rStyle w:val="Strong"/>
          <w:color w:val="000000"/>
        </w:rPr>
        <w:t>Refinement of the focal AI-answer features.</w:t>
      </w:r>
      <w:r>
        <w:rPr>
          <w:color w:val="000000"/>
        </w:rPr>
        <w:t xml:space="preserve"> Building on and extending our prior analyses, we argue that the effect of an AI answer depends on a profile of features: label, length, and quality. We use this profile to theorize the effect of internal GenAI in our empirical setting. In line with the AE’s and reviewers’ suggestions, we have removed the position effect from the study.</w:t>
      </w:r>
    </w:p>
    <w:p w14:paraId="0E4AD628" w14:textId="5CDCE00C" w:rsidR="00F41CDB" w:rsidRDefault="00F41CDB" w:rsidP="001F085E">
      <w:pPr>
        <w:pStyle w:val="NormalWeb"/>
        <w:numPr>
          <w:ilvl w:val="0"/>
          <w:numId w:val="72"/>
        </w:numPr>
        <w:rPr>
          <w:color w:val="000000"/>
        </w:rPr>
      </w:pPr>
      <w:r>
        <w:rPr>
          <w:rStyle w:val="Strong"/>
          <w:color w:val="000000"/>
        </w:rPr>
        <w:t>Clarification of the paper’s positioning and contribution.</w:t>
      </w:r>
      <w:r>
        <w:rPr>
          <w:color w:val="000000"/>
        </w:rPr>
        <w:t xml:space="preserve"> Per the SE’s suggestion, we have sharpened the paper’s positioning relative to prior work, differentiated our paper from related studies, and highlighted the uniqueness and contribution of our study.</w:t>
      </w:r>
    </w:p>
    <w:p w14:paraId="68067314" w14:textId="77777777" w:rsidR="00F41CDB" w:rsidRDefault="00F41CDB">
      <w:pPr>
        <w:pStyle w:val="Paragraph"/>
        <w:pPrChange w:id="3" w:author="Dylan CHEN" w:date="2026-08-29T21:25:00Z" w16du:dateUtc="2026-08-29T13:25:00Z">
          <w:pPr>
            <w:pStyle w:val="NormalWeb"/>
          </w:pPr>
        </w:pPrChange>
      </w:pPr>
      <w:r>
        <w:t>We have also carefully addressed all additional concerns raised by the reviewers. Below, we present our detailed, itemized responses to each comment. We hope the review panel finds the paper significantly improved from the previous version.</w:t>
      </w:r>
    </w:p>
    <w:p w14:paraId="30D1F3C0" w14:textId="77777777" w:rsidR="00F41CDB" w:rsidRDefault="00F41CDB" w:rsidP="00E16BB4">
      <w:pPr>
        <w:rPr>
          <w:color w:val="000000"/>
        </w:rPr>
      </w:pPr>
    </w:p>
    <w:p w14:paraId="49FFA671" w14:textId="480D3CE6" w:rsidR="004756AB" w:rsidRPr="00313E6C" w:rsidRDefault="004756AB" w:rsidP="001F085E">
      <w:pPr>
        <w:pStyle w:val="Paragraph"/>
      </w:pPr>
    </w:p>
    <w:p w14:paraId="0A2A001C" w14:textId="5D997D88" w:rsidR="00BE7589" w:rsidRPr="00374122" w:rsidRDefault="00BE7589">
      <w:pPr>
        <w:pStyle w:val="Paragraph"/>
        <w:rPr>
          <w:b/>
          <w:bCs/>
          <w:rPrChange w:id="4" w:author="Dylan CHEN" w:date="2026-08-29T21:41:00Z" w16du:dateUtc="2026-08-29T13:41:00Z">
            <w:rPr/>
          </w:rPrChange>
        </w:rPr>
        <w:pPrChange w:id="5" w:author="Dylan CHEN" w:date="2026-08-29T21:25:00Z" w16du:dateUtc="2026-08-29T13:25:00Z">
          <w:pPr>
            <w:pStyle w:val="NormalWeb"/>
            <w:spacing w:before="0" w:beforeAutospacing="0" w:after="0" w:afterAutospacing="0"/>
          </w:pPr>
        </w:pPrChange>
      </w:pPr>
      <w:r w:rsidRPr="00374122">
        <w:rPr>
          <w:b/>
          <w:bCs/>
          <w:rPrChange w:id="6" w:author="Dylan CHEN" w:date="2026-08-29T21:41:00Z" w16du:dateUtc="2026-08-29T13:41:00Z">
            <w:rPr/>
          </w:rPrChange>
        </w:rPr>
        <w:t>References</w:t>
      </w:r>
      <w:r w:rsidR="00C66435" w:rsidRPr="00374122">
        <w:rPr>
          <w:b/>
          <w:bCs/>
          <w:rPrChange w:id="7" w:author="Dylan CHEN" w:date="2026-08-29T21:41:00Z" w16du:dateUtc="2026-08-29T13:41:00Z">
            <w:rPr/>
          </w:rPrChange>
        </w:rPr>
        <w:t>:</w:t>
      </w:r>
    </w:p>
    <w:p w14:paraId="0852D9E3" w14:textId="6FF5E2DA" w:rsidR="00BE7589" w:rsidRPr="00313E6C" w:rsidRDefault="00BE7589">
      <w:pPr>
        <w:pStyle w:val="Paragraph"/>
        <w:pPrChange w:id="8"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 xml:space="preserve">s odyssey. </w:t>
      </w:r>
      <w:r w:rsidRPr="001F085E">
        <w:rPr>
          <w:i/>
          <w:iCs/>
        </w:rPr>
        <w:t>Asia Pacific Journal of Management</w:t>
      </w:r>
      <w:r w:rsidRPr="00313E6C">
        <w:t>, 26(1), 5–25.</w:t>
      </w:r>
    </w:p>
    <w:p w14:paraId="6D7D9747" w14:textId="77777777" w:rsidR="00BE7589" w:rsidRPr="00313E6C" w:rsidRDefault="00BE7589">
      <w:pPr>
        <w:pStyle w:val="Paragraph"/>
        <w:pPrChange w:id="9"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p>
    <w:p w14:paraId="06217961" w14:textId="77777777" w:rsidR="00BE7589" w:rsidRPr="00313E6C" w:rsidRDefault="00BE7589">
      <w:pPr>
        <w:pStyle w:val="Paragraph"/>
        <w:pPrChange w:id="10" w:author="Dylan CHEN" w:date="2026-08-29T21:25:00Z" w16du:dateUtc="2026-08-29T13:25:00Z">
          <w:pPr>
            <w:pStyle w:val="NormalWeb"/>
            <w:spacing w:before="0" w:beforeAutospacing="0" w:after="0" w:afterAutospacing="0"/>
            <w:ind w:left="360" w:hanging="360"/>
          </w:pPr>
        </w:pPrChange>
      </w:pPr>
      <w:r w:rsidRPr="00313E6C">
        <w:t xml:space="preserve">Evans, J. St. B. T., &amp; Stanovich, K. E. (2013). Dual-process theories of higher cognition: Advancing the debate. </w:t>
      </w:r>
      <w:r w:rsidRPr="001F085E">
        <w:rPr>
          <w:i/>
          <w:iCs/>
        </w:rPr>
        <w:t>Perspectives on Psychological Science</w:t>
      </w:r>
      <w:r w:rsidRPr="00313E6C">
        <w:t>, 8(3), 223–241.</w:t>
      </w:r>
    </w:p>
    <w:p w14:paraId="4D3A3802" w14:textId="77777777" w:rsidR="00BE7589" w:rsidRPr="00313E6C" w:rsidRDefault="00BE7589">
      <w:pPr>
        <w:pStyle w:val="Paragraph"/>
        <w:pPrChange w:id="11" w:author="Dylan CHEN" w:date="2026-08-29T21:25:00Z" w16du:dateUtc="2026-08-29T13:25:00Z">
          <w:pPr>
            <w:pStyle w:val="NormalWeb"/>
            <w:spacing w:before="0" w:beforeAutospacing="0" w:after="0" w:afterAutospacing="0"/>
            <w:ind w:left="360" w:hanging="360"/>
          </w:pPr>
        </w:pPrChange>
      </w:pPr>
      <w:r w:rsidRPr="00313E6C">
        <w:t xml:space="preserve">Kahneman, D. (2003). A perspective on judgment and choice: Mapping bounded rationality. </w:t>
      </w:r>
      <w:r w:rsidRPr="001F085E">
        <w:rPr>
          <w:i/>
          <w:iCs/>
        </w:rPr>
        <w:t>American Psychologist</w:t>
      </w:r>
      <w:r w:rsidRPr="00313E6C">
        <w:t>, 58(9), 697–720.</w:t>
      </w:r>
    </w:p>
    <w:p w14:paraId="4D83804A" w14:textId="77777777" w:rsidR="00BE7589" w:rsidRPr="00313E6C" w:rsidRDefault="00BE7589">
      <w:pPr>
        <w:pStyle w:val="Paragraph"/>
        <w:pPrChange w:id="12" w:author="Dylan CHEN" w:date="2026-08-29T21:25:00Z" w16du:dateUtc="2026-08-29T13:25:00Z">
          <w:pPr>
            <w:pStyle w:val="NormalWeb"/>
            <w:spacing w:before="0" w:beforeAutospacing="0" w:after="0" w:afterAutospacing="0"/>
            <w:ind w:left="360" w:hanging="360"/>
          </w:pPr>
        </w:pPrChange>
      </w:pPr>
      <w:r w:rsidRPr="00313E6C">
        <w:t xml:space="preserve">Kahneman, D. (2011). </w:t>
      </w:r>
      <w:r w:rsidRPr="001F085E">
        <w:rPr>
          <w:i/>
          <w:iCs/>
        </w:rPr>
        <w:t>Thinking, fast and slow</w:t>
      </w:r>
      <w:r w:rsidRPr="00313E6C">
        <w:t>. Farrar, Straus and Giroux.</w:t>
      </w:r>
    </w:p>
    <w:p w14:paraId="7423511B" w14:textId="77777777" w:rsidR="00AB0278" w:rsidRPr="00313E6C" w:rsidRDefault="00AB0278" w:rsidP="00AB0278">
      <w:pPr>
        <w:pStyle w:val="Paragraph"/>
        <w:rPr>
          <w:ins w:id="13" w:author="Dylan CHEN" w:date="2026-08-29T21:40:00Z" w16du:dateUtc="2026-08-29T13:40:00Z"/>
        </w:rPr>
      </w:pPr>
      <w:ins w:id="14" w:author="Dylan CHEN" w:date="2026-08-29T21:40:00Z" w16du:dateUtc="2026-08-29T13:40:00Z">
        <w:r w:rsidRPr="00313E6C">
          <w:t>Su, Y., Zhang, K., Wang, Q., &amp; Qiu, L. (2025). Generative AI and human knowledge sharing: Evidence from a natural experiment [Working paper]. SSRN.</w:t>
        </w:r>
      </w:ins>
    </w:p>
    <w:p w14:paraId="48DD6F5F" w14:textId="5481017F" w:rsidR="00BE7589" w:rsidRPr="00313E6C" w:rsidDel="00AB0278" w:rsidRDefault="00BE7589">
      <w:pPr>
        <w:pStyle w:val="Paragraph"/>
        <w:rPr>
          <w:del w:id="15" w:author="Dylan CHEN" w:date="2026-08-29T21:40:00Z" w16du:dateUtc="2026-08-29T13:40:00Z"/>
        </w:rPr>
        <w:pPrChange w:id="16" w:author="Dylan CHEN" w:date="2026-08-29T21:25:00Z" w16du:dateUtc="2026-08-29T13:25:00Z">
          <w:pPr>
            <w:pStyle w:val="NormalWeb"/>
            <w:spacing w:before="0" w:beforeAutospacing="0" w:after="0" w:afterAutospacing="0"/>
            <w:ind w:left="360" w:hanging="360"/>
          </w:pPr>
        </w:pPrChange>
      </w:pPr>
      <w:del w:id="17" w:author="Dylan CHEN" w:date="2026-08-29T21:40:00Z" w16du:dateUtc="2026-08-29T13:40:00Z">
        <w:r w:rsidRPr="00313E6C" w:rsidDel="00AB0278">
          <w:delText>Su, Y., Zhang, K., Wang, Q., &amp; Qiu, L. (2025). Generative AI and human knowledge sharing: Evidence from a natural experiment [Working paper].</w:delText>
        </w:r>
      </w:del>
    </w:p>
    <w:p w14:paraId="009EBB53" w14:textId="77777777" w:rsidR="00FF53CD" w:rsidRPr="00313E6C" w:rsidRDefault="00FF53CD" w:rsidP="00D90C83">
      <w:pPr>
        <w:spacing w:before="120" w:after="120"/>
        <w:jc w:val="center"/>
        <w:rPr>
          <w:b/>
        </w:rPr>
      </w:pPr>
      <w:r w:rsidRPr="00313E6C">
        <w:rPr>
          <w:b/>
        </w:rPr>
        <w:br w:type="page"/>
      </w:r>
    </w:p>
    <w:p w14:paraId="25EA1DB5" w14:textId="7A6719F6" w:rsidR="00D90C83" w:rsidRPr="00313E6C" w:rsidRDefault="00D90C83" w:rsidP="00D90C83">
      <w:pPr>
        <w:spacing w:before="120" w:after="120"/>
        <w:jc w:val="center"/>
      </w:pPr>
      <w:r w:rsidRPr="00313E6C">
        <w:rPr>
          <w:b/>
        </w:rPr>
        <w:lastRenderedPageBreak/>
        <w:t>SE Comments</w:t>
      </w:r>
    </w:p>
    <w:p w14:paraId="21827C3A" w14:textId="2D539C1F" w:rsidR="00D90C83" w:rsidRPr="00313E6C" w:rsidRDefault="00D90C83" w:rsidP="00D90C83">
      <w:pPr>
        <w:widowControl w:val="0"/>
        <w:autoSpaceDE w:val="0"/>
        <w:spacing w:before="120" w:after="120"/>
        <w:jc w:val="both"/>
        <w:outlineLvl w:val="0"/>
        <w:rPr>
          <w:rFonts w:eastAsia="SimSun"/>
          <w:b/>
          <w:bCs/>
          <w:kern w:val="2"/>
        </w:rPr>
      </w:pPr>
      <w:bookmarkStart w:id="18" w:name="OLE_LINK41"/>
      <w:r w:rsidRPr="00313E6C">
        <w:rPr>
          <w:rFonts w:eastAsia="SimSun"/>
          <w:b/>
          <w:bCs/>
          <w:kern w:val="2"/>
        </w:rPr>
        <w:t>SE-0</w:t>
      </w:r>
      <w:r w:rsidR="006A3517">
        <w:rPr>
          <w:rFonts w:eastAsia="SimSun"/>
          <w:b/>
          <w:bCs/>
          <w:kern w:val="2"/>
        </w:rPr>
        <w:t>*</w:t>
      </w:r>
    </w:p>
    <w:p w14:paraId="1C367F44" w14:textId="0FC784F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3834AA" w:rsidRPr="00313E6C">
        <w:rPr>
          <w:rFonts w:eastAsia="SimSun"/>
          <w:i/>
          <w:iCs/>
          <w:kern w:val="2"/>
        </w:rPr>
        <w:t>’</w:t>
      </w:r>
      <w:r w:rsidRPr="00313E6C">
        <w:rPr>
          <w:rFonts w:eastAsia="SimSun"/>
          <w:i/>
          <w:iCs/>
          <w:kern w:val="2"/>
        </w:rPr>
        <w:t>s report in particular reflects a careful reading of the manuscript, the revision document, and the reviewers</w:t>
      </w:r>
      <w:r w:rsidR="003834AA" w:rsidRPr="00313E6C">
        <w:rPr>
          <w:rFonts w:eastAsia="SimSun"/>
          <w:i/>
          <w:iCs/>
          <w:kern w:val="2"/>
        </w:rPr>
        <w:t>’</w:t>
      </w:r>
      <w:r w:rsidRPr="00313E6C">
        <w:rPr>
          <w:rFonts w:eastAsia="SimSun"/>
          <w:i/>
          <w:iCs/>
          <w:kern w:val="2"/>
        </w:rPr>
        <w:t xml:space="preserve"> comments, as well as thoughtful reflection on how best to proceed.</w:t>
      </w:r>
    </w:p>
    <w:p w14:paraId="7B1149A8" w14:textId="2595F469"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also want to acknowledge the Associate Editor</w:t>
      </w:r>
      <w:r w:rsidR="003834AA" w:rsidRPr="00313E6C">
        <w:rPr>
          <w:rFonts w:eastAsia="SimSun"/>
          <w:i/>
          <w:iCs/>
          <w:kern w:val="2"/>
        </w:rPr>
        <w:t>’</w:t>
      </w:r>
      <w:r w:rsidRPr="00313E6C">
        <w:rPr>
          <w:rFonts w:eastAsia="SimSun"/>
          <w:i/>
          <w:iCs/>
          <w:kern w:val="2"/>
        </w:rPr>
        <w:t>s reluctance to recommend that the manuscript move forward in the review process. Their report reflects a sincere effort to balance the promise of the research with the review team</w:t>
      </w:r>
      <w:r w:rsidR="003834AA" w:rsidRPr="00313E6C">
        <w:rPr>
          <w:rFonts w:eastAsia="SimSun"/>
          <w:i/>
          <w:iCs/>
          <w:kern w:val="2"/>
        </w:rPr>
        <w:t>’</w:t>
      </w:r>
      <w:r w:rsidRPr="00313E6C">
        <w:rPr>
          <w:rFonts w:eastAsia="SimSun"/>
          <w:i/>
          <w:iCs/>
          <w:kern w:val="2"/>
        </w:rPr>
        <w:t>s concerns. I appreciate that deliberation and the care taken in reaching their recommendation.</w:t>
      </w:r>
    </w:p>
    <w:p w14:paraId="7C504298" w14:textId="077225AB"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team</w:t>
      </w:r>
      <w:r w:rsidR="003834AA" w:rsidRPr="00313E6C">
        <w:rPr>
          <w:rFonts w:eastAsia="SimSun"/>
          <w:i/>
          <w:iCs/>
          <w:kern w:val="2"/>
        </w:rPr>
        <w:t>’</w:t>
      </w:r>
      <w:r w:rsidRPr="00313E6C">
        <w:rPr>
          <w:rFonts w:eastAsia="SimSun"/>
          <w:i/>
          <w:iCs/>
          <w:kern w:val="2"/>
        </w:rPr>
        <w:t>s assessment remains mixed, with most reviewers continuing to express significant concerns about the manuscript. However, after carefully reviewing the revision, the Associate Editor</w:t>
      </w:r>
      <w:r w:rsidR="003834AA" w:rsidRPr="00313E6C">
        <w:rPr>
          <w:rFonts w:eastAsia="SimSun"/>
          <w:i/>
          <w:iCs/>
          <w:kern w:val="2"/>
        </w:rPr>
        <w:t>’</w:t>
      </w:r>
      <w:r w:rsidRPr="00313E6C">
        <w:rPr>
          <w:rFonts w:eastAsia="SimSun"/>
          <w:i/>
          <w:iCs/>
          <w:kern w:val="2"/>
        </w:rPr>
        <w:t>s report, and the reviewers</w:t>
      </w:r>
      <w:r w:rsidR="003834AA" w:rsidRPr="00313E6C">
        <w:rPr>
          <w:rFonts w:eastAsia="SimSun"/>
          <w:i/>
          <w:iCs/>
          <w:kern w:val="2"/>
        </w:rPr>
        <w:t>’</w:t>
      </w:r>
      <w:r w:rsidRPr="00313E6C">
        <w:rPr>
          <w:rFonts w:eastAsia="SimSun"/>
          <w:i/>
          <w:iCs/>
          <w:kern w:val="2"/>
        </w:rPr>
        <w:t xml:space="preserve"> comments, I found myself reluctant to reject the paper. The author team has addressed many of the panel</w:t>
      </w:r>
      <w:r w:rsidR="003834AA" w:rsidRPr="00313E6C">
        <w:rPr>
          <w:rFonts w:eastAsia="SimSun"/>
          <w:i/>
          <w:iCs/>
          <w:kern w:val="2"/>
        </w:rPr>
        <w:t>’</w:t>
      </w:r>
      <w:r w:rsidRPr="00313E6C">
        <w:rPr>
          <w:rFonts w:eastAsia="SimSun"/>
          <w:i/>
          <w:iCs/>
          <w:kern w:val="2"/>
        </w:rPr>
        <w:t>s empirical concerns. However, they have not made sufficient progress in addressing the panel</w:t>
      </w:r>
      <w:r w:rsidR="003834AA" w:rsidRPr="00313E6C">
        <w:rPr>
          <w:rFonts w:eastAsia="SimSun"/>
          <w:i/>
          <w:iCs/>
          <w:kern w:val="2"/>
        </w:rPr>
        <w:t>’</w:t>
      </w:r>
      <w:r w:rsidRPr="00313E6C">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Accordingly, I am willing to offer one additional revision opportunity.</w:t>
      </w:r>
    </w:p>
    <w:p w14:paraId="674CA7BC" w14:textId="2DA8A6DD"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313E6C" w:rsidRDefault="00D90C83" w:rsidP="00D90C83">
      <w:pPr>
        <w:widowControl w:val="0"/>
        <w:autoSpaceDE w:val="0"/>
        <w:autoSpaceDN w:val="0"/>
        <w:adjustRightInd w:val="0"/>
        <w:spacing w:before="120" w:after="120"/>
        <w:rPr>
          <w:rFonts w:eastAsia="SimSun"/>
          <w:i/>
          <w:iCs/>
          <w:kern w:val="2"/>
        </w:rPr>
      </w:pPr>
      <w:r w:rsidRPr="00313E6C">
        <w:rPr>
          <w:rFonts w:eastAsia="SimSun"/>
          <w:b/>
          <w:bCs/>
          <w:i/>
          <w:iCs/>
          <w:kern w:val="2"/>
          <w:u w:val="single"/>
        </w:rPr>
        <w:t>Response</w:t>
      </w:r>
    </w:p>
    <w:p w14:paraId="17BD616A" w14:textId="3ED2AAFC" w:rsidR="00D90C83" w:rsidRPr="00313E6C" w:rsidRDefault="00730BAC" w:rsidP="00B36B32">
      <w:pPr>
        <w:pStyle w:val="Paragraph"/>
      </w:pPr>
      <w:r w:rsidRPr="00313E6C">
        <w:t xml:space="preserve">We sincerely thank the </w:t>
      </w:r>
      <w:r w:rsidR="00021F0B" w:rsidRPr="00313E6C">
        <w:t xml:space="preserve">review panel </w:t>
      </w:r>
      <w:r w:rsidRPr="00313E6C">
        <w:t>for the recognition of our progress on the empirical dimensions</w:t>
      </w:r>
      <w:r w:rsidR="00021F0B" w:rsidRPr="00313E6C">
        <w:t xml:space="preserve"> and the </w:t>
      </w:r>
      <w:r w:rsidR="00184BEB" w:rsidRPr="00313E6C">
        <w:t>opportunity</w:t>
      </w:r>
      <w:r w:rsidR="00CB3FE1" w:rsidRPr="00313E6C">
        <w:t xml:space="preserve"> </w:t>
      </w:r>
      <w:r w:rsidR="00021F0B" w:rsidRPr="00313E6C">
        <w:t>to revise the paper</w:t>
      </w:r>
      <w:r w:rsidRPr="00313E6C">
        <w:t>. We are fully committed to addressing these theoretical concerns substantively and demonstrating a convincing explanation of the mechanisms underlying our findings in this revision</w:t>
      </w:r>
      <w:r w:rsidR="00D90C83" w:rsidRPr="00313E6C">
        <w:t>.</w:t>
      </w:r>
    </w:p>
    <w:p w14:paraId="574ED934" w14:textId="77777777" w:rsidR="00D90C83" w:rsidRPr="00313E6C" w:rsidRDefault="00D90C83" w:rsidP="00D90C83">
      <w:pPr>
        <w:spacing w:before="120" w:after="120"/>
      </w:pPr>
      <w:r w:rsidRPr="00313E6C">
        <w:t>---------------------------------------------------------------------------------------------------------------------</w:t>
      </w:r>
    </w:p>
    <w:p w14:paraId="06EF747D" w14:textId="7B991A2A"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SE-1</w:t>
      </w:r>
      <w:r w:rsidR="00034C31">
        <w:rPr>
          <w:rFonts w:eastAsia="SimSun"/>
          <w:b/>
          <w:bCs/>
          <w:kern w:val="2"/>
        </w:rPr>
        <w:t>*</w:t>
      </w:r>
    </w:p>
    <w:p w14:paraId="393A75E8" w14:textId="63BED751" w:rsidR="00021F0B" w:rsidRPr="00313E6C" w:rsidRDefault="00021F0B" w:rsidP="00021F0B">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Associate Editor has done an excellent job summarizing the review team</w:t>
      </w:r>
      <w:r w:rsidR="003834AA" w:rsidRPr="00313E6C">
        <w:rPr>
          <w:rFonts w:eastAsia="SimSun"/>
          <w:i/>
          <w:iCs/>
          <w:kern w:val="2"/>
        </w:rPr>
        <w:t>’</w:t>
      </w:r>
      <w:r w:rsidRPr="00313E6C">
        <w:rPr>
          <w:rFonts w:eastAsia="SimSun"/>
          <w:i/>
          <w:iCs/>
          <w:kern w:val="2"/>
        </w:rPr>
        <w:t>s concerns. Rather than repeating their detailed discussion, I will highlight the issues I believe are essential to address in the revision.</w:t>
      </w:r>
    </w:p>
    <w:p w14:paraId="1F2E5D32" w14:textId="3041A094" w:rsidR="00730BAC" w:rsidRPr="00313E6C"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First, the paper must establish a clearer and stronger theoretical foundation.</w:t>
      </w:r>
    </w:p>
    <w:p w14:paraId="0BE7DF33" w14:textId="2114A66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The central issue identified by the Associate Editor and all three reviewers is that the </w:t>
      </w:r>
      <w:r w:rsidRPr="006A3517">
        <w:rPr>
          <w:rFonts w:eastAsia="SimSun"/>
          <w:i/>
          <w:iCs/>
          <w:kern w:val="2"/>
        </w:rPr>
        <w:lastRenderedPageBreak/>
        <w:t xml:space="preserve">manuscript currently </w:t>
      </w:r>
      <w:r w:rsidRPr="001F085E">
        <w:rPr>
          <w:rFonts w:eastAsia="SimSun"/>
          <w:i/>
          <w:iCs/>
          <w:kern w:val="2"/>
        </w:rPr>
        <w:t>documents empirical patterns without providing a sufficiently convincing theoretical explanation</w:t>
      </w:r>
      <w:r w:rsidRPr="006A3517">
        <w:rPr>
          <w:rFonts w:eastAsia="SimSun"/>
          <w:i/>
          <w:iCs/>
          <w:kern w:val="2"/>
        </w:rPr>
        <w:t xml:space="preserve"> of what mechanisms are generating those patterns.</w:t>
      </w:r>
    </w:p>
    <w:p w14:paraId="603D8684" w14:textId="579C451F"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Currently, the manuscript relies on three proposed mechanisms: content effect, source effect, and position effect. Reviewer 2 questions </w:t>
      </w:r>
      <w:r w:rsidRPr="001F085E">
        <w:rPr>
          <w:rFonts w:eastAsia="SimSun"/>
          <w:i/>
          <w:iCs/>
          <w:kern w:val="2"/>
        </w:rPr>
        <w:t>whether the selection of these mechanisms is theoretically justified</w:t>
      </w:r>
      <w:r w:rsidRPr="006A3517">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1F085E">
        <w:rPr>
          <w:rFonts w:eastAsia="SimSun"/>
          <w:i/>
          <w:iCs/>
          <w:kern w:val="2"/>
        </w:rPr>
        <w:t>overarching theoretical framework</w:t>
      </w:r>
      <w:r w:rsidRPr="006A3517">
        <w:rPr>
          <w:rFonts w:eastAsia="SimSun"/>
          <w:i/>
          <w:iCs/>
          <w:kern w:val="2"/>
        </w:rPr>
        <w:t xml:space="preserve"> explaining why these mechanisms should operate together.</w:t>
      </w:r>
    </w:p>
    <w:p w14:paraId="7CEDFC8E" w14:textId="3B3A8389"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This requires more than refining the discussion of the three effects. The paper must articulate:</w:t>
      </w:r>
    </w:p>
    <w:p w14:paraId="577DA741"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underlying theoretical problem the study addresses</w:t>
      </w:r>
    </w:p>
    <w:p w14:paraId="0A864F1E"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mechanism or mechanisms through which internal GenAI alters contributor behavior</w:t>
      </w:r>
    </w:p>
    <w:p w14:paraId="5D564579" w14:textId="1034234A"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how the proposed mechanisms follow from existing theory</w:t>
      </w:r>
    </w:p>
    <w:p w14:paraId="055B68C4" w14:textId="00CE94E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Put simply, the paper must move from describing empirical regularities to explaining the behavioral processes that generate those regularities.</w:t>
      </w:r>
    </w:p>
    <w:p w14:paraId="2B5495A9" w14:textId="4BCE4663" w:rsidR="00D90C83" w:rsidRPr="00313E6C"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Please note that, because MISQ prioritizes theoretical contributions, this concern must be substantively addressed in this revision. I view this as the </w:t>
      </w:r>
      <w:r w:rsidR="00E71BCF" w:rsidRPr="006A3517">
        <w:rPr>
          <w:rFonts w:eastAsia="SimSun"/>
          <w:i/>
          <w:iCs/>
          <w:kern w:val="2"/>
        </w:rPr>
        <w:t>“</w:t>
      </w:r>
      <w:r w:rsidRPr="006A3517">
        <w:rPr>
          <w:rFonts w:eastAsia="SimSun"/>
          <w:i/>
          <w:iCs/>
          <w:kern w:val="2"/>
        </w:rPr>
        <w:t>paper-breaker</w:t>
      </w:r>
      <w:r w:rsidR="00E71BCF" w:rsidRPr="006A3517">
        <w:rPr>
          <w:rFonts w:eastAsia="SimSun"/>
          <w:i/>
          <w:iCs/>
          <w:kern w:val="2"/>
        </w:rPr>
        <w:t>”</w:t>
      </w:r>
      <w:r w:rsidRPr="006A3517">
        <w:rPr>
          <w:rFonts w:eastAsia="SimSun"/>
          <w:i/>
          <w:iCs/>
          <w:kern w:val="2"/>
        </w:rPr>
        <w:t xml:space="preserve"> - if you can</w:t>
      </w:r>
      <w:r w:rsidR="003834AA" w:rsidRPr="006A3517">
        <w:rPr>
          <w:rFonts w:eastAsia="SimSun"/>
          <w:i/>
          <w:iCs/>
          <w:kern w:val="2"/>
        </w:rPr>
        <w:t>’</w:t>
      </w:r>
      <w:r w:rsidRPr="006A3517">
        <w:rPr>
          <w:rFonts w:eastAsia="SimSun"/>
          <w:i/>
          <w:iCs/>
          <w:kern w:val="2"/>
        </w:rPr>
        <w:t>t address the concern about the theoretical foundation, then the paper can not advance to another round of review</w:t>
      </w:r>
      <w:r w:rsidR="00D90C83" w:rsidRPr="006A3517">
        <w:rPr>
          <w:rFonts w:eastAsia="SimSun"/>
          <w:i/>
          <w:iCs/>
          <w:kern w:val="2"/>
        </w:rPr>
        <w:t>.</w:t>
      </w:r>
    </w:p>
    <w:p w14:paraId="3240E26D" w14:textId="3B8DB358" w:rsidR="00BB351A" w:rsidRDefault="00D90C83" w:rsidP="00B27AE0">
      <w:pPr>
        <w:pStyle w:val="Paragraph"/>
      </w:pPr>
      <w:r w:rsidRPr="00313E6C">
        <w:rPr>
          <w:rFonts w:eastAsia="SimSun"/>
          <w:b/>
          <w:bCs/>
          <w:i/>
          <w:iCs/>
          <w:u w:val="single"/>
        </w:rPr>
        <w:t>Response</w:t>
      </w:r>
    </w:p>
    <w:p w14:paraId="147E6455" w14:textId="2194DF03" w:rsidR="00E917F3" w:rsidRDefault="00E917F3">
      <w:pPr>
        <w:pStyle w:val="Paragraph"/>
        <w:pPrChange w:id="19" w:author="Dylan CHEN" w:date="2026-08-29T21:25:00Z" w16du:dateUtc="2026-08-29T13:25:00Z">
          <w:pPr>
            <w:pStyle w:val="NormalWeb"/>
          </w:pPr>
        </w:pPrChange>
      </w:pPr>
      <w:r>
        <w:t>We have addressed this concern as a central focus of the revision. Following your suggestion in Comment SE-</w:t>
      </w:r>
      <w:ins w:id="20" w:author="Dylan CHEN" w:date="2026-08-30T21:10:00Z" w16du:dateUtc="2026-08-30T13:10:00Z">
        <w:r w:rsidR="00491FBF">
          <w:rPr>
            <w:rFonts w:hint="eastAsia"/>
          </w:rPr>
          <w:t>4</w:t>
        </w:r>
      </w:ins>
      <w:del w:id="21" w:author="Dylan CHEN" w:date="2026-08-30T21:10:00Z" w16du:dateUtc="2026-08-30T13:10:00Z">
        <w:r w:rsidDel="00491FBF">
          <w:delText>5</w:delText>
        </w:r>
      </w:del>
      <w:r>
        <w:t xml:space="preserve">, 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ins w:id="22" w:author="Dylan CHEN" w:date="2026-08-30T18:00:00Z" w16du:dateUtc="2026-08-30T10:00:00Z">
        <w:r w:rsidR="004543B1" w:rsidRPr="004543B1">
          <w:t xml:space="preserve">the </w:t>
        </w:r>
        <w:r w:rsidR="004543B1" w:rsidRPr="002B713B">
          <w:rPr>
            <w:b/>
            <w:bCs/>
            <w:rPrChange w:id="23" w:author="Prof. LIU Ben" w:date="2026-08-30T23:20:00Z" w16du:dateUtc="2026-08-30T15:20:00Z">
              <w:rPr/>
            </w:rPrChange>
          </w:rPr>
          <w:t>crafting decision</w:t>
        </w:r>
        <w:r w:rsidR="004543B1" w:rsidRPr="004543B1">
          <w:t>, which concerns</w:t>
        </w:r>
        <w:del w:id="24" w:author="Prof. LIU Ben" w:date="2026-08-30T23:57:00Z" w16du:dateUtc="2026-08-30T15:57:00Z">
          <w:r w:rsidR="004543B1" w:rsidRPr="004543B1" w:rsidDel="00EC6B00">
            <w:delText xml:space="preserve"> both</w:delText>
          </w:r>
        </w:del>
        <w:r w:rsidR="004543B1" w:rsidRPr="004543B1">
          <w:t xml:space="preserve"> how good the human answer will be and how it will be produced, if the answerer decides to contribute</w:t>
        </w:r>
      </w:ins>
      <w:del w:id="25" w:author="Dylan CHEN" w:date="2026-08-30T18:00:00Z" w16du:dateUtc="2026-08-30T10:00:00Z">
        <w:r w:rsidDel="004543B1">
          <w:delText xml:space="preserve">the </w:delText>
        </w:r>
        <w:r w:rsidDel="004543B1">
          <w:rPr>
            <w:rStyle w:val="Strong"/>
          </w:rPr>
          <w:delText>quality decision</w:delText>
        </w:r>
        <w:r w:rsidDel="004543B1">
          <w:delText>, or how good the human answer will be if the answerer decides to contribute</w:delText>
        </w:r>
      </w:del>
      <w:r>
        <w:t xml:space="preserve">. </w:t>
      </w:r>
    </w:p>
    <w:p w14:paraId="4FDBBC43" w14:textId="0B0E9D82" w:rsidR="00E917F3" w:rsidRDefault="00E917F3">
      <w:pPr>
        <w:pStyle w:val="Paragraph"/>
        <w:pPrChange w:id="26" w:author="Dylan CHEN" w:date="2026-08-29T21:25:00Z" w16du:dateUtc="2026-08-29T13:25:00Z">
          <w:pPr>
            <w:pStyle w:val="NormalWeb"/>
          </w:pPr>
        </w:pPrChange>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p>
    <w:p w14:paraId="3BD236B3" w14:textId="77777777" w:rsidR="00E917F3" w:rsidRDefault="00E917F3">
      <w:pPr>
        <w:pStyle w:val="Paragraph"/>
        <w:pPrChange w:id="27" w:author="Dylan CHEN" w:date="2026-08-29T21:25:00Z" w16du:dateUtc="2026-08-29T13:25:00Z">
          <w:pPr>
            <w:pStyle w:val="NormalWeb"/>
          </w:pPr>
        </w:pPrChange>
      </w:pPr>
      <w:r>
        <w:t>The revised framework treats the AI answer as a profile of three signals:</w:t>
      </w:r>
    </w:p>
    <w:p w14:paraId="0A893B23" w14:textId="4D1A95C4" w:rsidR="00E917F3" w:rsidRDefault="00E917F3" w:rsidP="00E917F3">
      <w:pPr>
        <w:pStyle w:val="NormalWeb"/>
        <w:numPr>
          <w:ilvl w:val="0"/>
          <w:numId w:val="76"/>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DAE537A" w14:textId="77777777" w:rsidR="00E917F3" w:rsidRDefault="00E917F3" w:rsidP="00E917F3">
      <w:pPr>
        <w:pStyle w:val="NormalWeb"/>
        <w:numPr>
          <w:ilvl w:val="0"/>
          <w:numId w:val="76"/>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33C55E24" w14:textId="744C29A6" w:rsidR="00E917F3" w:rsidRDefault="00E917F3" w:rsidP="00E917F3">
      <w:pPr>
        <w:pStyle w:val="NormalWeb"/>
        <w:numPr>
          <w:ilvl w:val="0"/>
          <w:numId w:val="76"/>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ins w:id="28" w:author="Dylan CHEN" w:date="2026-08-30T18:00:00Z" w16du:dateUtc="2026-08-30T10:00:00Z">
        <w:r w:rsidR="004543B1" w:rsidRPr="004543B1">
          <w:rPr>
            <w:color w:val="000000"/>
          </w:rPr>
          <w:t xml:space="preserve">Once a human answerer has decided to contribute, a higher-quality AI answer serves as a better foundation to build on, either by </w:t>
        </w:r>
      </w:ins>
      <w:ins w:id="29" w:author="Prof. LIU Ben" w:date="2026-08-30T23:03:00Z" w16du:dateUtc="2026-08-30T15:03:00Z">
        <w:r w:rsidR="00EA0A54">
          <w:rPr>
            <w:rFonts w:hint="eastAsia"/>
            <w:color w:val="000000"/>
          </w:rPr>
          <w:t>providing</w:t>
        </w:r>
      </w:ins>
      <w:ins w:id="30" w:author="Dylan CHEN" w:date="2026-08-30T18:00:00Z" w16du:dateUtc="2026-08-30T10:00:00Z">
        <w:del w:id="31" w:author="Prof. LIU Ben" w:date="2026-08-30T23:03:00Z" w16du:dateUtc="2026-08-30T15:03:00Z">
          <w:r w:rsidR="004543B1" w:rsidRPr="004543B1" w:rsidDel="00EA0A54">
            <w:rPr>
              <w:color w:val="000000"/>
            </w:rPr>
            <w:delText>supplying</w:delText>
          </w:r>
        </w:del>
        <w:r w:rsidR="004543B1" w:rsidRPr="004543B1">
          <w:rPr>
            <w:color w:val="000000"/>
          </w:rPr>
          <w:t xml:space="preserve"> adaptable material such as a correct diagnosis or working code that can be reused, or by charting a viable direction that the answerer can develop into a full answer.</w:t>
        </w:r>
      </w:ins>
      <w:del w:id="32" w:author="Dylan CHEN" w:date="2026-08-30T18:00:00Z" w16du:dateUtc="2026-08-30T10:00:00Z">
        <w:r w:rsidDel="004543B1">
          <w:rPr>
            <w:color w:val="000000"/>
          </w:rPr>
          <w:delText>Once a human answerer has decided to contribute, AI-answer quality provides a demonstrated standard that the human answer must meet or exceed to be worth reading.</w:delText>
        </w:r>
      </w:del>
    </w:p>
    <w:p w14:paraId="35B9575B" w14:textId="505B9337" w:rsidR="00E917F3" w:rsidRDefault="00E917F3">
      <w:pPr>
        <w:pStyle w:val="Paragraph"/>
        <w:pPrChange w:id="33" w:author="Dylan CHEN" w:date="2026-08-29T21:25:00Z" w16du:dateUtc="2026-08-29T13:25:00Z">
          <w:pPr>
            <w:pStyle w:val="NormalWeb"/>
          </w:pPr>
        </w:pPrChange>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ins w:id="34" w:author="Dylan CHEN" w:date="2026-08-30T18:01:00Z" w16du:dateUtc="2026-08-30T10:01:00Z">
        <w:r w:rsidR="004543B1" w:rsidRPr="004543B1">
          <w:t>the crafting decision is a System 2 decision because it is made after the answerer has committed to answering and determines both how good the submitted answer will be and how it will be produced</w:t>
        </w:r>
        <w:r w:rsidR="004543B1">
          <w:rPr>
            <w:rFonts w:hint="eastAsia"/>
          </w:rPr>
          <w:t>.</w:t>
        </w:r>
      </w:ins>
      <w:del w:id="35" w:author="Dylan CHEN" w:date="2026-08-30T18:01:00Z" w16du:dateUtc="2026-08-30T10:01:00Z">
        <w:r w:rsidDel="004543B1">
          <w:delText>while quality is a System 2 decision because it is made after the answerer has committed to answering and must determine how good the submitted answer will be.</w:delText>
        </w:r>
      </w:del>
    </w:p>
    <w:p w14:paraId="22591474" w14:textId="414A2A8C" w:rsidR="00E917F3" w:rsidRDefault="00E917F3">
      <w:pPr>
        <w:pStyle w:val="Paragraph"/>
        <w:pPrChange w:id="36" w:author="Dylan CHEN" w:date="2026-08-29T21:25:00Z" w16du:dateUtc="2026-08-29T13:25:00Z">
          <w:pPr>
            <w:pStyle w:val="NormalWeb"/>
          </w:pPr>
        </w:pPrChange>
      </w:pPr>
      <w:r>
        <w:t xml:space="preserve">This classification yields </w:t>
      </w:r>
      <w:ins w:id="37" w:author="Prof. LIU Ben" w:date="2026-08-30T23:05:00Z" w16du:dateUtc="2026-08-30T15:05:00Z">
        <w:r w:rsidR="00EA0A54">
          <w:rPr>
            <w:rFonts w:hint="eastAsia"/>
          </w:rPr>
          <w:t>a</w:t>
        </w:r>
      </w:ins>
      <w:del w:id="38" w:author="Prof. LIU Ben" w:date="2026-08-30T23:05:00Z" w16du:dateUtc="2026-08-30T15:05:00Z">
        <w:r w:rsidDel="00EA0A54">
          <w:delText>our</w:delText>
        </w:r>
      </w:del>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ins w:id="39" w:author="Dylan CHEN" w:date="2026-08-30T18:01:00Z" w16du:dateUtc="2026-08-30T10:01:00Z">
        <w:r w:rsidR="004543B1" w:rsidRPr="004543B1">
          <w:t>serving as a foundation the answerer can reuse and redirect to lower the cost of producing a high-quality answer</w:t>
        </w:r>
      </w:ins>
      <w:del w:id="40" w:author="Dylan CHEN" w:date="2026-08-30T18:01:00Z" w16du:dateUtc="2026-08-30T10:01:00Z">
        <w:r w:rsidDel="004543B1">
          <w:delText>setting a demonstrated standard</w:delText>
        </w:r>
      </w:del>
      <w:r>
        <w:t>, but the AI label and AI-answer length do not systematically shape human answer quality once the answerer has entered.</w:t>
      </w:r>
    </w:p>
    <w:p w14:paraId="4E726A2D" w14:textId="76211240" w:rsidR="00E917F3" w:rsidRDefault="00E917F3">
      <w:pPr>
        <w:pStyle w:val="Paragraph"/>
        <w:pPrChange w:id="41" w:author="Dylan CHEN" w:date="2026-08-29T21:25:00Z" w16du:dateUtc="2026-08-29T13:25:00Z">
          <w:pPr>
            <w:pStyle w:val="NormalWeb"/>
          </w:pPr>
        </w:pPrChange>
      </w:pPr>
      <w:r>
        <w:t>In line with this framework, the revised manuscript develops six hypotheses</w:t>
      </w:r>
      <w:r>
        <w:rPr>
          <w:rFonts w:hint="eastAsia"/>
        </w:rPr>
        <w:t xml:space="preserve"> (see </w:t>
      </w:r>
      <w:commentRangeStart w:id="42"/>
      <w:r>
        <w:rPr>
          <w:rFonts w:hint="eastAsia"/>
        </w:rPr>
        <w:t xml:space="preserve">Figure </w:t>
      </w:r>
      <w:del w:id="43" w:author="Dylan CHEN" w:date="2026-08-29T16:46:00Z" w16du:dateUtc="2026-08-29T08:46:00Z">
        <w:r w:rsidDel="001F085E">
          <w:rPr>
            <w:rFonts w:hint="eastAsia"/>
          </w:rPr>
          <w:delText>x</w:delText>
        </w:r>
        <w:commentRangeEnd w:id="42"/>
        <w:r w:rsidDel="001F085E">
          <w:rPr>
            <w:rStyle w:val="CommentReference"/>
            <w:rFonts w:hint="eastAsia"/>
            <w:sz w:val="24"/>
            <w:szCs w:val="24"/>
          </w:rPr>
          <w:commentReference w:id="42"/>
        </w:r>
        <w:r w:rsidDel="001F085E">
          <w:rPr>
            <w:rFonts w:hint="eastAsia"/>
          </w:rPr>
          <w:delText xml:space="preserve"> </w:delText>
        </w:r>
      </w:del>
      <w:ins w:id="44" w:author="Dylan CHEN" w:date="2026-08-29T16:46:00Z" w16du:dateUtc="2026-08-29T08:46:00Z">
        <w:r w:rsidR="001F085E">
          <w:t xml:space="preserve">SE-1 </w:t>
        </w:r>
      </w:ins>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1660177E" w14:textId="77777777" w:rsidR="00E917F3" w:rsidRDefault="00E917F3">
      <w:pPr>
        <w:pStyle w:val="Paragraph"/>
        <w:pPrChange w:id="45" w:author="Dylan CHEN" w:date="2026-08-29T21:25:00Z" w16du:dateUtc="2026-08-29T13:25:00Z">
          <w:pPr>
            <w:pStyle w:val="NormalWeb"/>
          </w:pPr>
        </w:pPrChange>
      </w:pPr>
      <w:r>
        <w:t>We then test these predictions using our empirical data. In light of this revised conceptual framework, we have removed the analysis of viewer recognition and the position effect to keep the paper theoretically focused and internally coherent.</w:t>
      </w:r>
    </w:p>
    <w:p w14:paraId="7F71F9C3" w14:textId="77777777" w:rsidR="00E917F3" w:rsidRDefault="00E917F3">
      <w:pPr>
        <w:pStyle w:val="Paragraph"/>
        <w:pPrChange w:id="46" w:author="Dylan CHEN" w:date="2026-08-29T21:25:00Z" w16du:dateUtc="2026-08-29T13:25:00Z">
          <w:pPr>
            <w:pStyle w:val="NormalWeb"/>
          </w:pPr>
        </w:pPrChange>
      </w:pPr>
      <w:r>
        <w:t>We hope the review panel finds that the revised framework substantially strengthens the theoretical foundation of the paper and satisfactorily addresses your concern.</w:t>
      </w:r>
    </w:p>
    <w:p w14:paraId="4AE1053A" w14:textId="299416D6" w:rsidR="00034C31" w:rsidRPr="00313E6C" w:rsidRDefault="00034C31" w:rsidP="001F085E">
      <w:pPr>
        <w:pStyle w:val="Paragraph"/>
        <w:rPr>
          <w:b/>
          <w:bCs/>
        </w:rPr>
      </w:pPr>
      <w:r>
        <w:lastRenderedPageBreak/>
        <w:t xml:space="preserve"> </w:t>
      </w:r>
    </w:p>
    <w:p w14:paraId="6D01346B" w14:textId="7108FA41" w:rsidR="00B27AE0" w:rsidRPr="00015210" w:rsidRDefault="00B27AE0" w:rsidP="00B27AE0">
      <w:pPr>
        <w:jc w:val="center"/>
      </w:pPr>
      <w:del w:id="47" w:author="Dylan CHEN" w:date="2026-08-30T17:51:00Z" w16du:dateUtc="2026-08-30T09:51:00Z">
        <w:r w:rsidDel="00CF4D5F">
          <w:rPr>
            <w:noProof/>
          </w:rPr>
          <w:drawing>
            <wp:inline distT="0" distB="0" distL="0" distR="0" wp14:anchorId="054871B1" wp14:editId="31907492">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ins w:id="48" w:author="Dylan CHEN" w:date="2026-08-30T17:51:00Z" w16du:dateUtc="2026-08-30T09:51:00Z">
        <w:r w:rsidR="00CF4D5F" w:rsidRPr="00CF4D5F">
          <w:rPr>
            <w:noProof/>
          </w:rPr>
          <w:drawing>
            <wp:inline distT="0" distB="0" distL="0" distR="0" wp14:anchorId="00757F09" wp14:editId="78EF8940">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21C8CE87" w14:textId="176A3301" w:rsidR="00B27AE0" w:rsidRPr="00C95B3F" w:rsidRDefault="00B27AE0" w:rsidP="001F085E">
      <w:pPr>
        <w:spacing w:before="120" w:after="120"/>
        <w:jc w:val="center"/>
        <w:rPr>
          <w:b/>
          <w:bCs/>
          <w:rPrChange w:id="49" w:author="Dylan CHEN" w:date="2026-08-30T21:09:00Z" w16du:dateUtc="2026-08-30T13:09:00Z">
            <w:rPr/>
          </w:rPrChange>
        </w:rPr>
      </w:pPr>
      <w:r w:rsidRPr="00C95B3F">
        <w:rPr>
          <w:b/>
          <w:bCs/>
          <w:rPrChange w:id="50" w:author="Dylan CHEN" w:date="2026-08-30T21:09:00Z" w16du:dateUtc="2026-08-30T13:09:00Z">
            <w:rPr/>
          </w:rPrChange>
        </w:rPr>
        <w:t xml:space="preserve">Figure </w:t>
      </w:r>
      <w:ins w:id="51" w:author="Dylan CHEN" w:date="2026-08-29T16:46:00Z" w16du:dateUtc="2026-08-29T08:46:00Z">
        <w:r w:rsidR="001F085E" w:rsidRPr="00C95B3F">
          <w:rPr>
            <w:b/>
            <w:bCs/>
            <w:rPrChange w:id="52" w:author="Dylan CHEN" w:date="2026-08-30T21:09:00Z" w16du:dateUtc="2026-08-30T13:09:00Z">
              <w:rPr/>
            </w:rPrChange>
          </w:rPr>
          <w:t>SE-1</w:t>
        </w:r>
      </w:ins>
      <w:del w:id="53" w:author="Dylan CHEN" w:date="2026-08-29T16:46:00Z" w16du:dateUtc="2026-08-29T08:46:00Z">
        <w:r w:rsidRPr="00C95B3F" w:rsidDel="001F085E">
          <w:rPr>
            <w:b/>
            <w:bCs/>
            <w:rPrChange w:id="54" w:author="Dylan CHEN" w:date="2026-08-30T21:09:00Z" w16du:dateUtc="2026-08-30T13:09:00Z">
              <w:rPr/>
            </w:rPrChange>
          </w:rPr>
          <w:delText>3</w:delText>
        </w:r>
      </w:del>
      <w:r w:rsidRPr="00C95B3F">
        <w:rPr>
          <w:b/>
          <w:bCs/>
          <w:rPrChange w:id="55" w:author="Dylan CHEN" w:date="2026-08-30T21:09:00Z" w16du:dateUtc="2026-08-30T13:09:00Z">
            <w:rPr/>
          </w:rPrChange>
        </w:rPr>
        <w:t>. Conceptual framework</w:t>
      </w:r>
    </w:p>
    <w:p w14:paraId="037F0E79" w14:textId="77777777" w:rsidR="0099016B" w:rsidRPr="00313E6C" w:rsidRDefault="0099016B" w:rsidP="00D241ED"/>
    <w:p w14:paraId="1D049FF8" w14:textId="0D55E4BB" w:rsidR="00BE7589" w:rsidRPr="00374122" w:rsidRDefault="00BE7589">
      <w:pPr>
        <w:pStyle w:val="Paragraph"/>
        <w:rPr>
          <w:b/>
          <w:bCs/>
          <w:rPrChange w:id="56" w:author="Dylan CHEN" w:date="2026-08-29T21:41:00Z" w16du:dateUtc="2026-08-29T13:41:00Z">
            <w:rPr/>
          </w:rPrChange>
        </w:rPr>
        <w:pPrChange w:id="57" w:author="Dylan CHEN" w:date="2026-08-29T21:25:00Z" w16du:dateUtc="2026-08-29T13:25:00Z">
          <w:pPr>
            <w:pStyle w:val="NormalWeb"/>
            <w:spacing w:before="0" w:beforeAutospacing="0" w:after="0" w:afterAutospacing="0"/>
          </w:pPr>
        </w:pPrChange>
      </w:pPr>
      <w:r w:rsidRPr="00374122">
        <w:rPr>
          <w:b/>
          <w:bCs/>
          <w:rPrChange w:id="58" w:author="Dylan CHEN" w:date="2026-08-29T21:41:00Z" w16du:dateUtc="2026-08-29T13:41:00Z">
            <w:rPr/>
          </w:rPrChange>
        </w:rPr>
        <w:t>References</w:t>
      </w:r>
      <w:r w:rsidR="00034C31" w:rsidRPr="00374122">
        <w:rPr>
          <w:b/>
          <w:bCs/>
          <w:rPrChange w:id="59" w:author="Dylan CHEN" w:date="2026-08-29T21:41:00Z" w16du:dateUtc="2026-08-29T13:41:00Z">
            <w:rPr/>
          </w:rPrChange>
        </w:rPr>
        <w:t>:</w:t>
      </w:r>
    </w:p>
    <w:p w14:paraId="5579AFEE" w14:textId="73F01000" w:rsidR="00BE7589" w:rsidRPr="00313E6C" w:rsidRDefault="00BE7589">
      <w:pPr>
        <w:pStyle w:val="Paragraph"/>
        <w:pPrChange w:id="60"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385F1833" w14:textId="77777777" w:rsidR="00BE7589" w:rsidRPr="00313E6C" w:rsidRDefault="00BE7589">
      <w:pPr>
        <w:pStyle w:val="Paragraph"/>
        <w:pPrChange w:id="61"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33303518" w14:textId="77777777" w:rsidR="00BE7589" w:rsidRPr="00313E6C" w:rsidRDefault="00BE7589">
      <w:pPr>
        <w:pStyle w:val="Paragraph"/>
        <w:pPrChange w:id="62" w:author="Dylan CHEN" w:date="2026-08-29T21:25:00Z" w16du:dateUtc="2026-08-29T13:25: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5B71A804" w14:textId="77777777" w:rsidR="00BE7589" w:rsidRPr="00313E6C" w:rsidRDefault="00BE7589">
      <w:pPr>
        <w:pStyle w:val="Paragraph"/>
        <w:pPrChange w:id="63" w:author="Dylan CHEN" w:date="2026-08-29T21:25:00Z" w16du:dateUtc="2026-08-29T13:25: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E4C01B4" w14:textId="21EF02DF" w:rsidR="00BE7589" w:rsidRPr="00313E6C" w:rsidRDefault="00BE7589">
      <w:pPr>
        <w:pStyle w:val="Paragraph"/>
        <w:pPrChange w:id="64" w:author="Dylan CHEN" w:date="2026-08-29T21:25:00Z" w16du:dateUtc="2026-08-29T13:25:00Z">
          <w:pPr>
            <w:pStyle w:val="NormalWeb"/>
            <w:spacing w:before="0" w:beforeAutospacing="0" w:after="0" w:afterAutospacing="0"/>
            <w:ind w:left="360" w:hanging="360"/>
          </w:pPr>
        </w:pPrChange>
      </w:pPr>
      <w:r w:rsidRPr="00313E6C">
        <w:t>Kahneman, D. (2011). Thinking, fast and slow. Farrar, Straus and Giroux.</w:t>
      </w:r>
    </w:p>
    <w:p w14:paraId="1C5C9622" w14:textId="77777777" w:rsidR="00D90C83" w:rsidRPr="00313E6C" w:rsidRDefault="00D90C83" w:rsidP="00D90C83">
      <w:pPr>
        <w:spacing w:before="120" w:after="120"/>
      </w:pPr>
      <w:r w:rsidRPr="00313E6C">
        <w:t>---------------------------------------------------------------------------------------------------------------------</w:t>
      </w:r>
    </w:p>
    <w:p w14:paraId="26F8452F" w14:textId="04CBF439"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SE-2</w:t>
      </w:r>
      <w:r w:rsidR="007037E2">
        <w:rPr>
          <w:rFonts w:eastAsia="SimSun"/>
          <w:b/>
          <w:bCs/>
          <w:kern w:val="2"/>
        </w:rPr>
        <w:t>*</w:t>
      </w:r>
    </w:p>
    <w:p w14:paraId="741B55F1" w14:textId="59F7F3D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Second, the empirical tests of the mechanisms </w:t>
      </w:r>
      <w:r w:rsidRPr="001F085E">
        <w:rPr>
          <w:rFonts w:eastAsia="SimSun"/>
          <w:i/>
          <w:iCs/>
          <w:kern w:val="2"/>
        </w:rPr>
        <w:t>must more directly support the theoretical explanation.</w:t>
      </w:r>
    </w:p>
    <w:p w14:paraId="088603DD" w14:textId="0C31D9A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Many of the reviewers</w:t>
      </w:r>
      <w:r w:rsidR="003834AA" w:rsidRPr="00034C31">
        <w:rPr>
          <w:rFonts w:eastAsia="SimSun"/>
          <w:i/>
          <w:iCs/>
          <w:kern w:val="2"/>
        </w:rPr>
        <w:t>’</w:t>
      </w:r>
      <w:r w:rsidRPr="00034C3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For example:</w:t>
      </w:r>
    </w:p>
    <w:p w14:paraId="200C4178" w14:textId="485CF8CA"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1 and Reviewer 3 both question whether the analysis in Section 6.3.1.1 provides convincing evidence for the proposed content effect, noting that </w:t>
      </w:r>
      <w:r w:rsidRPr="001F085E">
        <w:rPr>
          <w:rFonts w:eastAsia="SimSun"/>
          <w:i/>
          <w:iCs/>
          <w:kern w:val="2"/>
        </w:rPr>
        <w:t>answer length alone</w:t>
      </w:r>
      <w:r w:rsidRPr="00034C31">
        <w:rPr>
          <w:rFonts w:eastAsia="SimSun"/>
          <w:i/>
          <w:iCs/>
          <w:kern w:val="2"/>
        </w:rPr>
        <w:t xml:space="preserve"> is not a reliable measure of answer quality.</w:t>
      </w:r>
    </w:p>
    <w:p w14:paraId="3AEFFC00" w14:textId="05C9DAA1"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2 and Reviewer 3 raise concerns about the operationalization of the position effect, particularly the use of the </w:t>
      </w:r>
      <w:r w:rsidR="00E71BCF" w:rsidRPr="00034C31">
        <w:rPr>
          <w:rFonts w:eastAsia="SimSun"/>
          <w:i/>
          <w:iCs/>
          <w:kern w:val="2"/>
        </w:rPr>
        <w:t>“</w:t>
      </w:r>
      <w:r w:rsidRPr="00034C31">
        <w:rPr>
          <w:rFonts w:eastAsia="SimSun"/>
          <w:i/>
          <w:iCs/>
          <w:kern w:val="2"/>
        </w:rPr>
        <w:t>first-position seeker</w:t>
      </w:r>
      <w:r w:rsidR="00E71BCF" w:rsidRPr="00034C31">
        <w:rPr>
          <w:rFonts w:eastAsia="SimSun"/>
          <w:i/>
          <w:iCs/>
          <w:kern w:val="2"/>
        </w:rPr>
        <w:t>”</w:t>
      </w:r>
      <w:r w:rsidRPr="00034C31">
        <w:rPr>
          <w:rFonts w:eastAsia="SimSun"/>
          <w:i/>
          <w:iCs/>
          <w:kern w:val="2"/>
        </w:rPr>
        <w:t xml:space="preserve"> construct and its connection to the underlying theoretical logic.</w:t>
      </w:r>
    </w:p>
    <w:p w14:paraId="4E0280BA" w14:textId="1073CE9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All three reviewers question the inference of the source effect, noting that attributing residual treatment effects to an AI authority mechanism is not justified unless other </w:t>
      </w:r>
      <w:r w:rsidRPr="00034C31">
        <w:rPr>
          <w:rFonts w:eastAsia="SimSun"/>
          <w:i/>
          <w:iCs/>
          <w:kern w:val="2"/>
        </w:rPr>
        <w:lastRenderedPageBreak/>
        <w:t>plausible mechanisms have been ruled out.</w:t>
      </w:r>
    </w:p>
    <w:p w14:paraId="1C6CC779" w14:textId="087F232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313E6C">
        <w:rPr>
          <w:rFonts w:eastAsia="SimSun"/>
          <w:i/>
          <w:iCs/>
          <w:kern w:val="2"/>
        </w:rPr>
        <w:t> </w:t>
      </w:r>
    </w:p>
    <w:p w14:paraId="4166631B"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F602628" w14:textId="79BC861E" w:rsidR="00B972C1" w:rsidRDefault="00B972C1" w:rsidP="000E18A1">
      <w:pPr>
        <w:pStyle w:val="Paragraph"/>
      </w:pPr>
      <w:r>
        <w:t xml:space="preserve">We are grateful for this guidance. Following your suggestion, we have revised both the theoretical framework and the empirical analysis so that the tests correspond more directly to </w:t>
      </w:r>
      <w:ins w:id="65" w:author="Prof. LIU Ben" w:date="2026-08-30T23:08:00Z" w16du:dateUtc="2026-08-30T15:08:00Z">
        <w:r w:rsidR="00EA0A54">
          <w:rPr>
            <w:rFonts w:hint="eastAsia"/>
          </w:rPr>
          <w:t>our theory</w:t>
        </w:r>
      </w:ins>
      <w:del w:id="66" w:author="Prof. LIU Ben" w:date="2026-08-30T23:08:00Z" w16du:dateUtc="2026-08-30T15:08:00Z">
        <w:r w:rsidDel="00EA0A54">
          <w:delText>the mechanisms we advance</w:delText>
        </w:r>
      </w:del>
      <w:r>
        <w:t>.</w:t>
      </w:r>
    </w:p>
    <w:p w14:paraId="36A4A639" w14:textId="1A761396" w:rsidR="00B972C1" w:rsidRDefault="00B972C1" w:rsidP="000E18A1">
      <w:pPr>
        <w:pStyle w:val="Paragraph"/>
      </w:pPr>
      <w:r>
        <w:t>First, we now explicitly incorporate both AI-answer length and AI-answer quality into our framework and examine their distinct effects. We theorize AI-answer length as a signal of answer coverage, which captures how much of the answerable ground the AI answer appears to have taken. We measure AI-answer quality using LLM-based evaluations of quality dimensions, including accuracy, clarity, and relevance. This distinction allows us to test whether length and quality affect different human decisions in different ways.</w:t>
      </w:r>
    </w:p>
    <w:p w14:paraId="65899C71" w14:textId="7C6BB9FC" w:rsidR="00B972C1" w:rsidRDefault="00B972C1" w:rsidP="000E18A1">
      <w:pPr>
        <w:pStyle w:val="Paragraph"/>
      </w:pPr>
      <w:r>
        <w:t xml:space="preserve">Second, we reconsidered the position-effect analysis in light of the reviewers’ concerns. </w:t>
      </w:r>
      <w:ins w:id="67" w:author="Prof. LIU Ben" w:date="2026-08-30T23:10:00Z" w16du:dateUtc="2026-08-30T15:10:00Z">
        <w:r w:rsidR="00EA0A54">
          <w:rPr>
            <w:rFonts w:hint="eastAsia"/>
          </w:rPr>
          <w:t>A direct test of</w:t>
        </w:r>
      </w:ins>
      <w:del w:id="68" w:author="Prof. LIU Ben" w:date="2026-08-30T23:09:00Z" w16du:dateUtc="2026-08-30T15:09:00Z">
        <w:r w:rsidDel="00EA0A54">
          <w:delText>We agree that adequately t</w:delText>
        </w:r>
      </w:del>
      <w:del w:id="69" w:author="Prof. LIU Ben" w:date="2026-08-30T23:10:00Z" w16du:dateUtc="2026-08-30T15:10:00Z">
        <w:r w:rsidDel="00EA0A54">
          <w:delText>esting</w:delText>
        </w:r>
      </w:del>
      <w:r>
        <w:t xml:space="preserve"> this </w:t>
      </w:r>
      <w:ins w:id="70" w:author="Prof. LIU Ben" w:date="2026-08-30T23:09:00Z" w16du:dateUtc="2026-08-30T15:09:00Z">
        <w:r w:rsidR="00EA0A54">
          <w:rPr>
            <w:rFonts w:hint="eastAsia"/>
          </w:rPr>
          <w:t>effect</w:t>
        </w:r>
      </w:ins>
      <w:del w:id="71" w:author="Prof. LIU Ben" w:date="2026-08-30T23:09:00Z" w16du:dateUtc="2026-08-30T15:09:00Z">
        <w:r w:rsidDel="00EA0A54">
          <w:delText>mechanism</w:delText>
        </w:r>
      </w:del>
      <w:r>
        <w:t xml:space="preserve"> would require data on how answerers perceive and value answer position, which our current dataset does not provide. Following your guidance and the revised conceptual framework, we have removed the position-effect analysis from the manuscript.</w:t>
      </w:r>
    </w:p>
    <w:p w14:paraId="6B437CAE" w14:textId="25AE2882" w:rsidR="00B972C1" w:rsidRDefault="00B972C1" w:rsidP="000E18A1">
      <w:pPr>
        <w:pStyle w:val="Paragraph"/>
      </w:pPr>
      <w:r>
        <w:t>Third, we replaced the residual analysis with a direct assessment of the AI-label effect. We agree that attributing residual treatment effects to an AI authority mechanism was not sufficiently justified without ruling out other plausible explanations. In the revised manuscript, the AI label is theorized and tested as a glance signal that shapes the entry decision.</w:t>
      </w:r>
    </w:p>
    <w:p w14:paraId="1713130E" w14:textId="47537DB8" w:rsidR="00B972C1" w:rsidRDefault="00B972C1" w:rsidP="000E18A1">
      <w:pPr>
        <w:pStyle w:val="Paragraph"/>
      </w:pPr>
      <w:r>
        <w:t>Taken together, these revisions align the empirical analyses more closely with the theor</w:t>
      </w:r>
      <w:ins w:id="72" w:author="Prof. LIU Ben" w:date="2026-08-30T23:11:00Z" w16du:dateUtc="2026-08-30T15:11:00Z">
        <w:r w:rsidR="00EA0A54">
          <w:rPr>
            <w:rFonts w:hint="eastAsia"/>
          </w:rPr>
          <w:t>y</w:t>
        </w:r>
      </w:ins>
      <w:del w:id="73" w:author="Prof. LIU Ben" w:date="2026-08-30T23:11:00Z" w16du:dateUtc="2026-08-30T15:11:00Z">
        <w:r w:rsidDel="00EA0A54">
          <w:delText>etical mechanisms</w:delText>
        </w:r>
      </w:del>
      <w:r>
        <w:t xml:space="preserve"> they are intended to test. The revised account is organized around the fast and slow processing of AI-answer signals: the AI label and AI-answer length are processed as glance signals that shape entry, while AI-answer quality is processed through more deliberate evaluation and shapes the quality of subsequent human answers.</w:t>
      </w:r>
    </w:p>
    <w:p w14:paraId="1C4F61A7" w14:textId="033E5C5A" w:rsidR="00D0445A" w:rsidRDefault="00D0445A" w:rsidP="000E18A1">
      <w:pPr>
        <w:pStyle w:val="Paragraph"/>
      </w:pPr>
      <w:r>
        <w:t xml:space="preserve">This revised framework also helps reconcile our findings with Su et al. (2025). </w:t>
      </w:r>
      <w:r>
        <w:rPr>
          <w:rFonts w:hint="eastAsia"/>
        </w:rPr>
        <w:t xml:space="preserve">Please see our response to SE-3 below. </w:t>
      </w:r>
      <w:r>
        <w:t>We</w:t>
      </w:r>
      <w:r>
        <w:rPr>
          <w:rFonts w:hint="eastAsia"/>
        </w:rPr>
        <w:t xml:space="preserve"> also</w:t>
      </w:r>
      <w:r>
        <w:t xml:space="preserve"> provide a detailed discussion on page </w:t>
      </w:r>
      <w:commentRangeStart w:id="74"/>
      <w:del w:id="75" w:author="Dylan CHEN" w:date="2026-08-30T17:27:00Z" w16du:dateUtc="2026-08-30T09:27:00Z">
        <w:r w:rsidDel="00A14A78">
          <w:delText>XXX</w:delText>
        </w:r>
        <w:commentRangeEnd w:id="74"/>
        <w:r w:rsidDel="00A14A78">
          <w:rPr>
            <w:rStyle w:val="CommentReference"/>
            <w:sz w:val="24"/>
            <w:szCs w:val="24"/>
          </w:rPr>
          <w:commentReference w:id="74"/>
        </w:r>
        <w:r w:rsidDel="00A14A78">
          <w:delText xml:space="preserve"> </w:delText>
        </w:r>
      </w:del>
      <w:ins w:id="76" w:author="Dylan CHEN" w:date="2026-08-30T17:27:00Z" w16du:dateUtc="2026-08-30T09:27:00Z">
        <w:r w:rsidR="00A14A78">
          <w:rPr>
            <w:rFonts w:hint="eastAsia"/>
          </w:rPr>
          <w:t>48</w:t>
        </w:r>
        <w:r w:rsidR="00A14A78">
          <w:t xml:space="preserve"> </w:t>
        </w:r>
      </w:ins>
      <w:r>
        <w:t>of the revised manuscript.</w:t>
      </w:r>
    </w:p>
    <w:p w14:paraId="68CC06CF" w14:textId="77777777" w:rsidR="00900C60" w:rsidRDefault="00900C60" w:rsidP="000E18A1">
      <w:pPr>
        <w:pStyle w:val="Paragraph"/>
      </w:pPr>
    </w:p>
    <w:p w14:paraId="63CD5B3A" w14:textId="0F27B57B" w:rsidR="00900C60" w:rsidRPr="00900C60" w:rsidRDefault="00900C60" w:rsidP="000E18A1">
      <w:pPr>
        <w:pStyle w:val="Paragraph"/>
        <w:rPr>
          <w:b/>
          <w:bCs/>
        </w:rPr>
      </w:pPr>
      <w:r w:rsidRPr="00900C60">
        <w:rPr>
          <w:rFonts w:hint="eastAsia"/>
          <w:b/>
          <w:bCs/>
        </w:rPr>
        <w:t>Reference:</w:t>
      </w:r>
    </w:p>
    <w:p w14:paraId="7AEE303C" w14:textId="4A73CC74" w:rsidR="00900C60" w:rsidRPr="00313E6C" w:rsidRDefault="00900C60" w:rsidP="000E18A1">
      <w:pPr>
        <w:pStyle w:val="Paragraph"/>
      </w:pPr>
      <w:r w:rsidRPr="00313E6C">
        <w:t>Su, Y., Zhang, K., Wang, Q., &amp; Qiu, L. (2025). Generative AI and human knowledge sharing: Evidence from a natural experiment [Working paper]. SSRN.</w:t>
      </w:r>
    </w:p>
    <w:p w14:paraId="59F9C952" w14:textId="1851FDAF" w:rsidR="00D90C83" w:rsidRPr="00313E6C" w:rsidRDefault="00D90C83" w:rsidP="00D90C83">
      <w:pPr>
        <w:spacing w:before="120" w:after="120"/>
      </w:pPr>
      <w:r w:rsidRPr="00313E6C">
        <w:t>---------------------------------------------------------------------------------------------------------------------</w:t>
      </w:r>
    </w:p>
    <w:p w14:paraId="5EAD2C13" w14:textId="13B3664B" w:rsidR="00D90C83" w:rsidRPr="00313E6C" w:rsidRDefault="00D90C83" w:rsidP="00D90C83">
      <w:pPr>
        <w:widowControl w:val="0"/>
        <w:autoSpaceDE w:val="0"/>
        <w:spacing w:before="120" w:after="120"/>
        <w:jc w:val="both"/>
        <w:outlineLvl w:val="0"/>
        <w:rPr>
          <w:rFonts w:eastAsia="SimSun"/>
          <w:b/>
          <w:bCs/>
          <w:kern w:val="2"/>
        </w:rPr>
      </w:pPr>
      <w:bookmarkStart w:id="77" w:name="OLE_LINK40"/>
      <w:r w:rsidRPr="00313E6C">
        <w:rPr>
          <w:rFonts w:eastAsia="SimSun"/>
          <w:b/>
          <w:bCs/>
          <w:kern w:val="2"/>
        </w:rPr>
        <w:t>SE-3</w:t>
      </w:r>
      <w:r w:rsidR="00803638">
        <w:rPr>
          <w:rFonts w:eastAsia="SimSun"/>
          <w:b/>
          <w:bCs/>
          <w:kern w:val="2"/>
        </w:rPr>
        <w:t>*</w:t>
      </w:r>
      <w:r w:rsidRPr="00313E6C">
        <w:rPr>
          <w:rFonts w:eastAsia="SimSun"/>
          <w:b/>
          <w:bCs/>
          <w:kern w:val="2"/>
        </w:rPr>
        <w:t xml:space="preserve"> </w:t>
      </w:r>
    </w:p>
    <w:p w14:paraId="12DC36D3" w14:textId="39F07BD2"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lastRenderedPageBreak/>
        <w:t>Third, the manuscript must more clearly situate its findings relative to prior work.</w:t>
      </w:r>
    </w:p>
    <w:p w14:paraId="3C6964A9" w14:textId="677211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803638">
        <w:rPr>
          <w:rFonts w:eastAsia="SimSun"/>
          <w:i/>
          <w:iCs/>
          <w:kern w:val="2"/>
        </w:rPr>
        <w:t>Several reviewers raise concerns about the paper</w:t>
      </w:r>
      <w:r w:rsidR="003834AA" w:rsidRPr="00803638">
        <w:rPr>
          <w:rFonts w:eastAsia="SimSun"/>
          <w:i/>
          <w:iCs/>
          <w:kern w:val="2"/>
        </w:rPr>
        <w:t>’</w:t>
      </w:r>
      <w:r w:rsidRPr="00803638">
        <w:rPr>
          <w:rFonts w:eastAsia="SimSun"/>
          <w:i/>
          <w:iCs/>
          <w:kern w:val="2"/>
        </w:rPr>
        <w:t xml:space="preserve">s positioning relative to existing literature, </w:t>
      </w:r>
      <w:r w:rsidRPr="001F085E">
        <w:rPr>
          <w:rFonts w:eastAsia="SimSun"/>
          <w:i/>
          <w:iCs/>
          <w:kern w:val="2"/>
        </w:rPr>
        <w:t>particularly Su et al. (2023).</w:t>
      </w:r>
    </w:p>
    <w:p w14:paraId="797E0BC3" w14:textId="132B3D55"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5F36C47"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clarification is important for establishing the paper</w:t>
      </w:r>
      <w:r w:rsidR="003834AA" w:rsidRPr="00313E6C">
        <w:rPr>
          <w:rFonts w:eastAsia="SimSun"/>
          <w:i/>
          <w:iCs/>
          <w:kern w:val="2"/>
        </w:rPr>
        <w:t>’</w:t>
      </w:r>
      <w:r w:rsidRPr="00313E6C">
        <w:rPr>
          <w:rFonts w:eastAsia="SimSun"/>
          <w:i/>
          <w:iCs/>
          <w:kern w:val="2"/>
        </w:rPr>
        <w:t>s contribution</w:t>
      </w:r>
      <w:r w:rsidR="00D90C83" w:rsidRPr="00313E6C">
        <w:rPr>
          <w:rFonts w:eastAsia="SimSun"/>
          <w:i/>
          <w:iCs/>
          <w:kern w:val="2"/>
        </w:rPr>
        <w:t>. </w:t>
      </w:r>
    </w:p>
    <w:p w14:paraId="47257B4C" w14:textId="35BE6A8D" w:rsidR="00425A79" w:rsidRPr="00313E6C" w:rsidRDefault="00D90C83" w:rsidP="00A77F5D">
      <w:pPr>
        <w:widowControl w:val="0"/>
        <w:autoSpaceDE w:val="0"/>
        <w:autoSpaceDN w:val="0"/>
        <w:adjustRightInd w:val="0"/>
        <w:spacing w:before="120" w:after="120"/>
        <w:jc w:val="both"/>
      </w:pPr>
      <w:r w:rsidRPr="00313E6C">
        <w:rPr>
          <w:rFonts w:eastAsia="SimSun"/>
          <w:b/>
          <w:bCs/>
          <w:i/>
          <w:iCs/>
          <w:kern w:val="2"/>
          <w:u w:val="single"/>
        </w:rPr>
        <w:t>Response</w:t>
      </w:r>
    </w:p>
    <w:p w14:paraId="0D796A81" w14:textId="5F92A217" w:rsidR="000B24A4" w:rsidDel="00B25861" w:rsidRDefault="00B25861" w:rsidP="00E9096D">
      <w:pPr>
        <w:pStyle w:val="Paragraph"/>
        <w:rPr>
          <w:del w:id="78" w:author="Dylan CHEN" w:date="2026-08-30T19:38:00Z" w16du:dateUtc="2026-08-30T11:38:00Z"/>
        </w:rPr>
      </w:pPr>
      <w:ins w:id="79" w:author="Dylan CHEN" w:date="2026-08-30T19:38:00Z" w16du:dateUtc="2026-08-30T11:38:00Z">
        <w:r w:rsidRPr="00B25861">
          <w:t>Following the suggestion of the review panel, we have further differentiated our study from Su et al. (2025) and, more broadly, from the two other closely related studies. Table SE-3 positions the four studies along the dimensions that drive our identification.</w:t>
        </w:r>
      </w:ins>
      <w:del w:id="80" w:author="Dylan CHEN" w:date="2026-08-30T19:38:00Z" w16du:dateUtc="2026-08-30T11:38:00Z">
        <w:r w:rsidR="00D86AAD" w:rsidRPr="00313E6C" w:rsidDel="00B25861">
          <w:delText>Following the suggestion of the review panel,</w:delText>
        </w:r>
        <w:r w:rsidR="00CD67CD" w:rsidRPr="00313E6C" w:rsidDel="00B25861">
          <w:delText xml:space="preserve"> we have </w:delText>
        </w:r>
        <w:r w:rsidR="000B24A4" w:rsidDel="00B25861">
          <w:delText>further</w:delText>
        </w:r>
        <w:r w:rsidR="00CD67CD" w:rsidRPr="00313E6C" w:rsidDel="00B25861">
          <w:delText xml:space="preserve"> differentiat</w:delText>
        </w:r>
        <w:r w:rsidR="000B24A4" w:rsidDel="00B25861">
          <w:delText xml:space="preserve">ed </w:delText>
        </w:r>
        <w:r w:rsidR="00CD67CD" w:rsidRPr="00313E6C" w:rsidDel="00B25861">
          <w:delText xml:space="preserve">from Su et al. (2025) around </w:delText>
        </w:r>
        <w:r w:rsidR="000B24A4" w:rsidDel="00B25861">
          <w:delText>the exten</w:delText>
        </w:r>
      </w:del>
      <w:del w:id="81" w:author="Dylan CHEN" w:date="2026-08-29T18:42:00Z" w16du:dateUtc="2026-08-29T10:42:00Z">
        <w:r w:rsidR="000B24A4" w:rsidDel="00D81333">
          <w:delText>d</w:delText>
        </w:r>
      </w:del>
      <w:del w:id="82" w:author="Dylan CHEN" w:date="2026-08-30T19:38:00Z" w16du:dateUtc="2026-08-30T11:38:00Z">
        <w:r w:rsidR="000B24A4" w:rsidDel="00B25861">
          <w:delText xml:space="preserve"> users may feel the </w:delText>
        </w:r>
        <w:r w:rsidR="00CD67CD" w:rsidRPr="00313E6C" w:rsidDel="00B25861">
          <w:delText xml:space="preserve">internal </w:delText>
        </w:r>
        <w:r w:rsidR="000B24A4" w:rsidDel="00B25861">
          <w:delText>Gen</w:delText>
        </w:r>
        <w:r w:rsidR="00CD67CD" w:rsidRPr="00313E6C" w:rsidDel="00B25861">
          <w:delText xml:space="preserve">AI as a </w:delText>
        </w:r>
        <w:r w:rsidR="000B24A4" w:rsidDel="00B25861">
          <w:delText xml:space="preserve">competitor. </w:delText>
        </w:r>
      </w:del>
    </w:p>
    <w:p w14:paraId="1BCC6F48" w14:textId="723E6AC3" w:rsidR="00CD67CD" w:rsidRDefault="00CD67CD" w:rsidP="00E9096D">
      <w:pPr>
        <w:pStyle w:val="Paragraph"/>
      </w:pPr>
      <w:del w:id="83" w:author="Dylan CHEN" w:date="2026-08-30T19:38:00Z" w16du:dateUtc="2026-08-30T11:38:00Z">
        <w:r w:rsidRPr="00313E6C" w:rsidDel="00B25861">
          <w:delText xml:space="preserve">Two observable factors jointly determine </w:delText>
        </w:r>
        <w:r w:rsidR="000B24A4" w:rsidDel="00B25861">
          <w:delText>this evaluation</w:delText>
        </w:r>
        <w:r w:rsidRPr="00313E6C" w:rsidDel="00B25861">
          <w:delText>. The first is the community</w:delText>
        </w:r>
        <w:r w:rsidR="003834AA" w:rsidRPr="00313E6C" w:rsidDel="00B25861">
          <w:delText>’</w:delText>
        </w:r>
        <w:r w:rsidRPr="00313E6C" w:rsidDel="00B25861">
          <w:delText>s evaluation culture (Context). The second is the mode of AI deployment (Implementation Mode). Table</w:delText>
        </w:r>
      </w:del>
      <w:del w:id="84" w:author="Dylan CHEN" w:date="2026-08-29T21:37:00Z" w16du:dateUtc="2026-08-29T13:37:00Z">
        <w:r w:rsidRPr="00313E6C" w:rsidDel="00733ECE">
          <w:delText xml:space="preserve"> R1-5</w:delText>
        </w:r>
      </w:del>
      <w:del w:id="85" w:author="Dylan CHEN" w:date="2026-08-30T19:38:00Z" w16du:dateUtc="2026-08-30T11:38:00Z">
        <w:r w:rsidRPr="00313E6C" w:rsidDel="00B25861">
          <w:delText xml:space="preserve"> positions the two studies along both factors, together with their designs</w:delText>
        </w:r>
        <w:r w:rsidR="00325E46" w:rsidDel="00B25861">
          <w:delText xml:space="preserve"> and</w:delText>
        </w:r>
        <w:r w:rsidRPr="00313E6C" w:rsidDel="00B25861">
          <w:delText xml:space="preserve"> findings.</w:delText>
        </w:r>
      </w:del>
    </w:p>
    <w:p w14:paraId="59CE8602" w14:textId="2F2FB9E4" w:rsidR="000B24A4" w:rsidRPr="00015210" w:rsidRDefault="000B24A4" w:rsidP="000B24A4">
      <w:pPr>
        <w:pStyle w:val="TableFiguretitle"/>
      </w:pPr>
      <w:r w:rsidRPr="00015210">
        <w:t xml:space="preserve">Table </w:t>
      </w:r>
      <w:ins w:id="86" w:author="Dylan CHEN" w:date="2026-08-29T21:37:00Z" w16du:dateUtc="2026-08-29T13:37:00Z">
        <w:r w:rsidR="00733ECE">
          <w:rPr>
            <w:rFonts w:hint="eastAsia"/>
          </w:rPr>
          <w:t>SE-3</w:t>
        </w:r>
      </w:ins>
      <w:del w:id="87" w:author="Dylan CHEN" w:date="2026-08-29T18:17:00Z" w16du:dateUtc="2026-08-29T10:17:00Z">
        <w:r w:rsidDel="00B12B55">
          <w:delText>A1</w:delText>
        </w:r>
      </w:del>
      <w:r w:rsidRPr="00015210">
        <w:t>. Positioning relative to the three most closely related studies</w:t>
      </w:r>
    </w:p>
    <w:tbl>
      <w:tblPr>
        <w:tblW w:w="0" w:type="auto"/>
        <w:jc w:val="center"/>
        <w:tblLayout w:type="fixed"/>
        <w:tblCellMar>
          <w:left w:w="14" w:type="dxa"/>
          <w:right w:w="14" w:type="dxa"/>
        </w:tblCellMar>
        <w:tblLook w:val="04A0" w:firstRow="1" w:lastRow="0" w:firstColumn="1" w:lastColumn="0" w:noHBand="0" w:noVBand="1"/>
      </w:tblPr>
      <w:tblGrid>
        <w:gridCol w:w="1829"/>
        <w:gridCol w:w="1036"/>
        <w:gridCol w:w="545"/>
        <w:gridCol w:w="1800"/>
        <w:gridCol w:w="821"/>
        <w:gridCol w:w="1249"/>
        <w:gridCol w:w="2060"/>
        <w:tblGridChange w:id="88">
          <w:tblGrid>
            <w:gridCol w:w="10"/>
            <w:gridCol w:w="1819"/>
            <w:gridCol w:w="10"/>
            <w:gridCol w:w="1036"/>
            <w:gridCol w:w="535"/>
            <w:gridCol w:w="10"/>
            <w:gridCol w:w="1700"/>
            <w:gridCol w:w="100"/>
            <w:gridCol w:w="821"/>
            <w:gridCol w:w="1239"/>
            <w:gridCol w:w="10"/>
            <w:gridCol w:w="2050"/>
            <w:gridCol w:w="10"/>
          </w:tblGrid>
        </w:tblGridChange>
      </w:tblGrid>
      <w:tr w:rsidR="000B24A4" w:rsidRPr="00015210" w:rsidDel="00B25861" w14:paraId="0241A019" w14:textId="78A856BF" w:rsidTr="001F085E">
        <w:trPr>
          <w:trHeight w:val="360"/>
          <w:jc w:val="center"/>
          <w:del w:id="89" w:author="Dylan CHEN" w:date="2026-08-30T19:37:00Z"/>
        </w:trPr>
        <w:tc>
          <w:tcPr>
            <w:tcW w:w="2865" w:type="dxa"/>
            <w:gridSpan w:val="2"/>
            <w:tcBorders>
              <w:top w:val="single" w:sz="8" w:space="0" w:color="auto"/>
              <w:left w:val="single" w:sz="8" w:space="0" w:color="auto"/>
              <w:bottom w:val="single" w:sz="8" w:space="0" w:color="auto"/>
              <w:right w:val="single" w:sz="8" w:space="0" w:color="auto"/>
            </w:tcBorders>
            <w:vAlign w:val="center"/>
            <w:hideMark/>
          </w:tcPr>
          <w:tbl>
            <w:tblPr>
              <w:tblW w:w="5000" w:type="pct"/>
              <w:jc w:val="center"/>
              <w:tblLayout w:type="fixed"/>
              <w:tblCellMar>
                <w:left w:w="0" w:type="dxa"/>
                <w:right w:w="0" w:type="dxa"/>
              </w:tblCellMar>
              <w:tblLook w:val="04A0" w:firstRow="1" w:lastRow="0" w:firstColumn="1" w:lastColumn="0" w:noHBand="0" w:noVBand="1"/>
            </w:tblPr>
            <w:tblGrid>
              <w:gridCol w:w="553"/>
              <w:gridCol w:w="481"/>
              <w:gridCol w:w="518"/>
              <w:gridCol w:w="647"/>
              <w:gridCol w:w="618"/>
            </w:tblGrid>
            <w:tr w:rsidR="00B25861" w:rsidRPr="00B25861" w14:paraId="1A2C91D2" w14:textId="77777777" w:rsidTr="00515634">
              <w:trPr>
                <w:trHeight w:val="360"/>
                <w:jc w:val="center"/>
                <w:ins w:id="90" w:author="Dylan CHEN" w:date="2026-08-30T19:37:00Z"/>
              </w:trPr>
              <w:tc>
                <w:tcPr>
                  <w:tcW w:w="1829" w:type="dxa"/>
                  <w:tcBorders>
                    <w:top w:val="single" w:sz="8" w:space="0" w:color="auto"/>
                    <w:left w:val="single" w:sz="8" w:space="0" w:color="auto"/>
                    <w:bottom w:val="single" w:sz="8" w:space="0" w:color="auto"/>
                    <w:right w:val="single" w:sz="8" w:space="0" w:color="auto"/>
                  </w:tcBorders>
                  <w:vAlign w:val="center"/>
                  <w:hideMark/>
                </w:tcPr>
                <w:p w14:paraId="5BDEECB7" w14:textId="77777777" w:rsidR="00B25861" w:rsidRPr="00B25861" w:rsidRDefault="00B25861" w:rsidP="00B25861">
                  <w:pPr>
                    <w:jc w:val="center"/>
                    <w:rPr>
                      <w:ins w:id="91" w:author="Dylan CHEN" w:date="2026-08-30T19:37:00Z" w16du:dateUtc="2026-08-30T11:37:00Z"/>
                      <w:b/>
                      <w:bCs/>
                      <w:color w:val="000000"/>
                      <w:sz w:val="22"/>
                      <w:szCs w:val="22"/>
                    </w:rPr>
                  </w:pPr>
                  <w:bookmarkStart w:id="92" w:name="OLE_LINK4"/>
                  <w:ins w:id="93" w:author="Dylan CHEN" w:date="2026-08-30T19:37:00Z" w16du:dateUtc="2026-08-30T11:37:00Z">
                    <w:r w:rsidRPr="00B25861">
                      <w:rPr>
                        <w:b/>
                        <w:bCs/>
                        <w:color w:val="000000"/>
                        <w:sz w:val="22"/>
                        <w:szCs w:val="22"/>
                      </w:rPr>
                      <w:t>Dimension</w:t>
                    </w:r>
                  </w:ins>
                </w:p>
              </w:tc>
              <w:tc>
                <w:tcPr>
                  <w:tcW w:w="1581" w:type="dxa"/>
                  <w:tcBorders>
                    <w:top w:val="single" w:sz="8" w:space="0" w:color="auto"/>
                    <w:left w:val="nil"/>
                    <w:bottom w:val="single" w:sz="8" w:space="0" w:color="auto"/>
                    <w:right w:val="single" w:sz="8" w:space="0" w:color="auto"/>
                  </w:tcBorders>
                  <w:vAlign w:val="center"/>
                  <w:hideMark/>
                </w:tcPr>
                <w:p w14:paraId="122C1996" w14:textId="77777777" w:rsidR="00B25861" w:rsidRPr="00B25861" w:rsidRDefault="00B25861" w:rsidP="00B25861">
                  <w:pPr>
                    <w:jc w:val="center"/>
                    <w:rPr>
                      <w:ins w:id="94" w:author="Dylan CHEN" w:date="2026-08-30T19:37:00Z" w16du:dateUtc="2026-08-30T11:37:00Z"/>
                      <w:b/>
                      <w:bCs/>
                      <w:color w:val="000000"/>
                      <w:sz w:val="22"/>
                      <w:szCs w:val="22"/>
                    </w:rPr>
                  </w:pPr>
                  <w:ins w:id="95" w:author="Dylan CHEN" w:date="2026-08-30T19:37:00Z" w16du:dateUtc="2026-08-30T11:37:00Z">
                    <w:r w:rsidRPr="00B25861">
                      <w:rPr>
                        <w:b/>
                        <w:bCs/>
                        <w:color w:val="000000"/>
                        <w:sz w:val="22"/>
                        <w:szCs w:val="22"/>
                      </w:rPr>
                      <w:t>Xue et al. (2026)</w:t>
                    </w:r>
                  </w:ins>
                </w:p>
              </w:tc>
              <w:tc>
                <w:tcPr>
                  <w:tcW w:w="1710" w:type="dxa"/>
                  <w:tcBorders>
                    <w:top w:val="single" w:sz="8" w:space="0" w:color="auto"/>
                    <w:left w:val="nil"/>
                    <w:bottom w:val="single" w:sz="8" w:space="0" w:color="auto"/>
                    <w:right w:val="single" w:sz="8" w:space="0" w:color="auto"/>
                  </w:tcBorders>
                  <w:vAlign w:val="center"/>
                  <w:hideMark/>
                </w:tcPr>
                <w:p w14:paraId="40DE5D58" w14:textId="77777777" w:rsidR="00B25861" w:rsidRPr="00B25861" w:rsidRDefault="00B25861" w:rsidP="00B25861">
                  <w:pPr>
                    <w:jc w:val="center"/>
                    <w:rPr>
                      <w:ins w:id="96" w:author="Dylan CHEN" w:date="2026-08-30T19:37:00Z" w16du:dateUtc="2026-08-30T11:37:00Z"/>
                      <w:b/>
                      <w:bCs/>
                      <w:color w:val="000000"/>
                      <w:sz w:val="22"/>
                      <w:szCs w:val="22"/>
                    </w:rPr>
                  </w:pPr>
                  <w:ins w:id="97" w:author="Dylan CHEN" w:date="2026-08-30T19:37:00Z" w16du:dateUtc="2026-08-30T11:37:00Z">
                    <w:r w:rsidRPr="00B25861">
                      <w:rPr>
                        <w:b/>
                        <w:bCs/>
                        <w:color w:val="000000"/>
                        <w:sz w:val="22"/>
                        <w:szCs w:val="22"/>
                      </w:rPr>
                      <w:t>Shan &amp; Qiu (2026)</w:t>
                    </w:r>
                  </w:ins>
                </w:p>
              </w:tc>
              <w:tc>
                <w:tcPr>
                  <w:tcW w:w="2160" w:type="dxa"/>
                  <w:tcBorders>
                    <w:top w:val="single" w:sz="8" w:space="0" w:color="auto"/>
                    <w:left w:val="nil"/>
                    <w:bottom w:val="single" w:sz="8" w:space="0" w:color="auto"/>
                    <w:right w:val="single" w:sz="8" w:space="0" w:color="auto"/>
                  </w:tcBorders>
                  <w:vAlign w:val="center"/>
                  <w:hideMark/>
                </w:tcPr>
                <w:p w14:paraId="2DAFC83F" w14:textId="77777777" w:rsidR="00B25861" w:rsidRPr="00B25861" w:rsidRDefault="00B25861" w:rsidP="00B25861">
                  <w:pPr>
                    <w:jc w:val="center"/>
                    <w:rPr>
                      <w:ins w:id="98" w:author="Dylan CHEN" w:date="2026-08-30T19:37:00Z" w16du:dateUtc="2026-08-30T11:37:00Z"/>
                      <w:b/>
                      <w:bCs/>
                      <w:color w:val="000000"/>
                      <w:sz w:val="22"/>
                      <w:szCs w:val="22"/>
                    </w:rPr>
                  </w:pPr>
                  <w:ins w:id="99" w:author="Dylan CHEN" w:date="2026-08-30T19:37:00Z" w16du:dateUtc="2026-08-30T11:37:00Z">
                    <w:r w:rsidRPr="00B25861">
                      <w:rPr>
                        <w:b/>
                        <w:bCs/>
                        <w:color w:val="000000"/>
                        <w:sz w:val="22"/>
                        <w:szCs w:val="22"/>
                      </w:rPr>
                      <w:t>Su et al. (2025)</w:t>
                    </w:r>
                  </w:ins>
                </w:p>
              </w:tc>
              <w:tc>
                <w:tcPr>
                  <w:tcW w:w="2060" w:type="dxa"/>
                  <w:tcBorders>
                    <w:top w:val="single" w:sz="8" w:space="0" w:color="auto"/>
                    <w:left w:val="nil"/>
                    <w:bottom w:val="single" w:sz="8" w:space="0" w:color="auto"/>
                    <w:right w:val="single" w:sz="8" w:space="0" w:color="auto"/>
                  </w:tcBorders>
                  <w:vAlign w:val="center"/>
                  <w:hideMark/>
                </w:tcPr>
                <w:p w14:paraId="4BA1D31B" w14:textId="77777777" w:rsidR="00B25861" w:rsidRPr="00B25861" w:rsidRDefault="00B25861" w:rsidP="00B25861">
                  <w:pPr>
                    <w:jc w:val="center"/>
                    <w:rPr>
                      <w:ins w:id="100" w:author="Dylan CHEN" w:date="2026-08-30T19:37:00Z" w16du:dateUtc="2026-08-30T11:37:00Z"/>
                      <w:b/>
                      <w:bCs/>
                      <w:color w:val="000000"/>
                      <w:sz w:val="22"/>
                      <w:szCs w:val="22"/>
                    </w:rPr>
                  </w:pPr>
                  <w:ins w:id="101" w:author="Dylan CHEN" w:date="2026-08-30T19:37:00Z" w16du:dateUtc="2026-08-30T11:37:00Z">
                    <w:r w:rsidRPr="00B25861">
                      <w:rPr>
                        <w:b/>
                        <w:bCs/>
                        <w:color w:val="000000"/>
                        <w:sz w:val="22"/>
                        <w:szCs w:val="22"/>
                      </w:rPr>
                      <w:t>Our study</w:t>
                    </w:r>
                  </w:ins>
                </w:p>
              </w:tc>
            </w:tr>
            <w:tr w:rsidR="00B25861" w:rsidRPr="00B25861" w14:paraId="73496F1C" w14:textId="77777777" w:rsidTr="00515634">
              <w:trPr>
                <w:trHeight w:val="40"/>
                <w:jc w:val="center"/>
                <w:ins w:id="102"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3AE2E50E" w14:textId="77777777" w:rsidR="00B25861" w:rsidRPr="00B25861" w:rsidRDefault="00B25861" w:rsidP="00B25861">
                  <w:pPr>
                    <w:rPr>
                      <w:ins w:id="103" w:author="Dylan CHEN" w:date="2026-08-30T19:37:00Z" w16du:dateUtc="2026-08-30T11:37:00Z"/>
                      <w:color w:val="000000"/>
                      <w:sz w:val="22"/>
                      <w:szCs w:val="22"/>
                    </w:rPr>
                  </w:pPr>
                  <w:ins w:id="104" w:author="Dylan CHEN" w:date="2026-08-30T19:37:00Z" w16du:dateUtc="2026-08-30T11:37:00Z">
                    <w:r w:rsidRPr="00B25861">
                      <w:rPr>
                        <w:color w:val="000000"/>
                        <w:sz w:val="22"/>
                        <w:szCs w:val="22"/>
                      </w:rPr>
                      <w:t>Primary outcome</w:t>
                    </w:r>
                  </w:ins>
                </w:p>
              </w:tc>
              <w:tc>
                <w:tcPr>
                  <w:tcW w:w="1581" w:type="dxa"/>
                  <w:tcBorders>
                    <w:top w:val="nil"/>
                    <w:left w:val="nil"/>
                    <w:bottom w:val="single" w:sz="8" w:space="0" w:color="auto"/>
                    <w:right w:val="single" w:sz="8" w:space="0" w:color="auto"/>
                  </w:tcBorders>
                  <w:vAlign w:val="center"/>
                  <w:hideMark/>
                </w:tcPr>
                <w:p w14:paraId="2D7A13AB" w14:textId="77777777" w:rsidR="00B25861" w:rsidRPr="00B25861" w:rsidRDefault="00B25861" w:rsidP="00B25861">
                  <w:pPr>
                    <w:jc w:val="center"/>
                    <w:rPr>
                      <w:ins w:id="105" w:author="Dylan CHEN" w:date="2026-08-30T19:37:00Z" w16du:dateUtc="2026-08-30T11:37:00Z"/>
                      <w:color w:val="000000"/>
                      <w:sz w:val="22"/>
                      <w:szCs w:val="22"/>
                    </w:rPr>
                  </w:pPr>
                  <w:ins w:id="106" w:author="Dylan CHEN" w:date="2026-08-30T19:37:00Z" w16du:dateUtc="2026-08-30T11:37:00Z">
                    <w:r w:rsidRPr="00B25861">
                      <w:rPr>
                        <w:color w:val="000000"/>
                        <w:sz w:val="22"/>
                        <w:szCs w:val="22"/>
                      </w:rPr>
                      <w:t>Question (supply &amp; quality)</w:t>
                    </w:r>
                  </w:ins>
                </w:p>
              </w:tc>
              <w:tc>
                <w:tcPr>
                  <w:tcW w:w="1710" w:type="dxa"/>
                  <w:tcBorders>
                    <w:top w:val="nil"/>
                    <w:left w:val="nil"/>
                    <w:bottom w:val="single" w:sz="8" w:space="0" w:color="auto"/>
                    <w:right w:val="single" w:sz="8" w:space="0" w:color="auto"/>
                  </w:tcBorders>
                  <w:vAlign w:val="center"/>
                  <w:hideMark/>
                </w:tcPr>
                <w:p w14:paraId="3F5148D5" w14:textId="77777777" w:rsidR="00B25861" w:rsidRPr="00B25861" w:rsidRDefault="00B25861" w:rsidP="00B25861">
                  <w:pPr>
                    <w:jc w:val="center"/>
                    <w:rPr>
                      <w:ins w:id="107" w:author="Dylan CHEN" w:date="2026-08-30T19:37:00Z" w16du:dateUtc="2026-08-30T11:37:00Z"/>
                      <w:color w:val="000000"/>
                      <w:sz w:val="22"/>
                      <w:szCs w:val="22"/>
                    </w:rPr>
                  </w:pPr>
                  <w:ins w:id="108" w:author="Dylan CHEN" w:date="2026-08-30T19:37:00Z" w16du:dateUtc="2026-08-30T11:37:00Z">
                    <w:r w:rsidRPr="00B25861">
                      <w:rPr>
                        <w:color w:val="000000"/>
                        <w:sz w:val="22"/>
                        <w:szCs w:val="22"/>
                      </w:rPr>
                      <w:t xml:space="preserve">Answer (supply, length &amp; readability) </w:t>
                    </w:r>
                  </w:ins>
                </w:p>
              </w:tc>
              <w:tc>
                <w:tcPr>
                  <w:tcW w:w="2160" w:type="dxa"/>
                  <w:tcBorders>
                    <w:top w:val="nil"/>
                    <w:left w:val="nil"/>
                    <w:bottom w:val="single" w:sz="8" w:space="0" w:color="auto"/>
                    <w:right w:val="single" w:sz="8" w:space="0" w:color="auto"/>
                  </w:tcBorders>
                  <w:vAlign w:val="center"/>
                  <w:hideMark/>
                </w:tcPr>
                <w:p w14:paraId="2C63F8AF" w14:textId="77777777" w:rsidR="00B25861" w:rsidRPr="00B25861" w:rsidRDefault="00B25861" w:rsidP="00B25861">
                  <w:pPr>
                    <w:jc w:val="center"/>
                    <w:rPr>
                      <w:ins w:id="109" w:author="Dylan CHEN" w:date="2026-08-30T19:37:00Z" w16du:dateUtc="2026-08-30T11:37:00Z"/>
                      <w:color w:val="000000"/>
                      <w:sz w:val="22"/>
                      <w:szCs w:val="22"/>
                    </w:rPr>
                  </w:pPr>
                  <w:ins w:id="110" w:author="Dylan CHEN" w:date="2026-08-30T19:37:00Z" w16du:dateUtc="2026-08-30T11:37:00Z">
                    <w:r w:rsidRPr="00B25861">
                      <w:rPr>
                        <w:color w:val="000000"/>
                        <w:sz w:val="22"/>
                        <w:szCs w:val="22"/>
                      </w:rPr>
                      <w:t>Answer (supply &amp; length)</w:t>
                    </w:r>
                  </w:ins>
                </w:p>
              </w:tc>
              <w:tc>
                <w:tcPr>
                  <w:tcW w:w="2060" w:type="dxa"/>
                  <w:tcBorders>
                    <w:top w:val="nil"/>
                    <w:left w:val="nil"/>
                    <w:bottom w:val="single" w:sz="8" w:space="0" w:color="auto"/>
                    <w:right w:val="single" w:sz="8" w:space="0" w:color="auto"/>
                  </w:tcBorders>
                  <w:vAlign w:val="center"/>
                  <w:hideMark/>
                </w:tcPr>
                <w:p w14:paraId="12481B3B" w14:textId="77777777" w:rsidR="00B25861" w:rsidRPr="00B25861" w:rsidRDefault="00B25861" w:rsidP="00B25861">
                  <w:pPr>
                    <w:jc w:val="center"/>
                    <w:rPr>
                      <w:ins w:id="111" w:author="Dylan CHEN" w:date="2026-08-30T19:37:00Z" w16du:dateUtc="2026-08-30T11:37:00Z"/>
                      <w:color w:val="000000"/>
                      <w:sz w:val="22"/>
                      <w:szCs w:val="22"/>
                    </w:rPr>
                  </w:pPr>
                  <w:ins w:id="112" w:author="Dylan CHEN" w:date="2026-08-30T19:37:00Z" w16du:dateUtc="2026-08-30T11:37:00Z">
                    <w:r w:rsidRPr="00B25861">
                      <w:rPr>
                        <w:color w:val="000000"/>
                        <w:sz w:val="22"/>
                        <w:szCs w:val="22"/>
                      </w:rPr>
                      <w:t>Answer (supply &amp; quality)</w:t>
                    </w:r>
                  </w:ins>
                </w:p>
              </w:tc>
            </w:tr>
            <w:tr w:rsidR="00B25861" w:rsidRPr="00B25861" w14:paraId="7FA86314" w14:textId="77777777" w:rsidTr="00515634">
              <w:trPr>
                <w:trHeight w:val="40"/>
                <w:jc w:val="center"/>
                <w:ins w:id="113"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63388CB7" w14:textId="77777777" w:rsidR="00B25861" w:rsidRPr="00B25861" w:rsidRDefault="00B25861" w:rsidP="00B25861">
                  <w:pPr>
                    <w:rPr>
                      <w:ins w:id="114" w:author="Dylan CHEN" w:date="2026-08-30T19:37:00Z" w16du:dateUtc="2026-08-30T11:37:00Z"/>
                      <w:color w:val="000000"/>
                      <w:sz w:val="22"/>
                      <w:szCs w:val="22"/>
                    </w:rPr>
                  </w:pPr>
                  <w:ins w:id="115" w:author="Dylan CHEN" w:date="2026-08-30T19:37:00Z" w16du:dateUtc="2026-08-30T11:37:00Z">
                    <w:r w:rsidRPr="00B25861">
                      <w:rPr>
                        <w:color w:val="000000"/>
                        <w:sz w:val="22"/>
                        <w:szCs w:val="22"/>
                      </w:rPr>
                      <w:t>Domain and basis of contribution value</w:t>
                    </w:r>
                  </w:ins>
                </w:p>
              </w:tc>
              <w:tc>
                <w:tcPr>
                  <w:tcW w:w="1581" w:type="dxa"/>
                  <w:tcBorders>
                    <w:top w:val="nil"/>
                    <w:left w:val="nil"/>
                    <w:bottom w:val="single" w:sz="8" w:space="0" w:color="auto"/>
                    <w:right w:val="single" w:sz="8" w:space="0" w:color="auto"/>
                  </w:tcBorders>
                  <w:vAlign w:val="center"/>
                  <w:hideMark/>
                </w:tcPr>
                <w:p w14:paraId="0B7B38F4" w14:textId="77777777" w:rsidR="00B25861" w:rsidRPr="00B25861" w:rsidRDefault="00B25861" w:rsidP="00B25861">
                  <w:pPr>
                    <w:jc w:val="center"/>
                    <w:rPr>
                      <w:ins w:id="116" w:author="Dylan CHEN" w:date="2026-08-30T19:37:00Z" w16du:dateUtc="2026-08-30T11:37:00Z"/>
                      <w:color w:val="000000"/>
                      <w:sz w:val="22"/>
                      <w:szCs w:val="22"/>
                    </w:rPr>
                  </w:pPr>
                  <w:ins w:id="117" w:author="Dylan CHEN" w:date="2026-08-30T19:37:00Z" w16du:dateUtc="2026-08-30T11:37:00Z">
                    <w:r w:rsidRPr="00B25861">
                      <w:rPr>
                        <w:color w:val="000000"/>
                        <w:sz w:val="22"/>
                        <w:szCs w:val="22"/>
                      </w:rPr>
                      <w:t>Technical; correctness</w:t>
                    </w:r>
                  </w:ins>
                </w:p>
              </w:tc>
              <w:tc>
                <w:tcPr>
                  <w:tcW w:w="1710" w:type="dxa"/>
                  <w:tcBorders>
                    <w:top w:val="nil"/>
                    <w:left w:val="nil"/>
                    <w:bottom w:val="single" w:sz="8" w:space="0" w:color="auto"/>
                    <w:right w:val="single" w:sz="8" w:space="0" w:color="auto"/>
                  </w:tcBorders>
                  <w:vAlign w:val="center"/>
                  <w:hideMark/>
                </w:tcPr>
                <w:p w14:paraId="11448E68" w14:textId="77777777" w:rsidR="00B25861" w:rsidRPr="00B25861" w:rsidRDefault="00B25861" w:rsidP="00B25861">
                  <w:pPr>
                    <w:jc w:val="center"/>
                    <w:rPr>
                      <w:ins w:id="118" w:author="Dylan CHEN" w:date="2026-08-30T19:37:00Z" w16du:dateUtc="2026-08-30T11:37:00Z"/>
                      <w:color w:val="000000"/>
                      <w:sz w:val="22"/>
                      <w:szCs w:val="22"/>
                    </w:rPr>
                  </w:pPr>
                  <w:ins w:id="119" w:author="Dylan CHEN" w:date="2026-08-30T19:37:00Z" w16du:dateUtc="2026-08-30T11:37:00Z">
                    <w:r w:rsidRPr="00B25861">
                      <w:rPr>
                        <w:color w:val="000000"/>
                        <w:sz w:val="22"/>
                        <w:szCs w:val="22"/>
                      </w:rPr>
                      <w:t>Technical; correctness</w:t>
                    </w:r>
                  </w:ins>
                </w:p>
              </w:tc>
              <w:tc>
                <w:tcPr>
                  <w:tcW w:w="2160" w:type="dxa"/>
                  <w:tcBorders>
                    <w:top w:val="nil"/>
                    <w:left w:val="nil"/>
                    <w:bottom w:val="single" w:sz="8" w:space="0" w:color="auto"/>
                    <w:right w:val="single" w:sz="8" w:space="0" w:color="auto"/>
                  </w:tcBorders>
                  <w:vAlign w:val="center"/>
                  <w:hideMark/>
                </w:tcPr>
                <w:p w14:paraId="0E17F43E" w14:textId="77777777" w:rsidR="00B25861" w:rsidRPr="00B25861" w:rsidRDefault="00B25861" w:rsidP="00B25861">
                  <w:pPr>
                    <w:jc w:val="center"/>
                    <w:rPr>
                      <w:ins w:id="120" w:author="Dylan CHEN" w:date="2026-08-30T19:37:00Z" w16du:dateUtc="2026-08-30T11:37:00Z"/>
                      <w:color w:val="000000"/>
                      <w:sz w:val="22"/>
                      <w:szCs w:val="22"/>
                    </w:rPr>
                  </w:pPr>
                  <w:ins w:id="121" w:author="Dylan CHEN" w:date="2026-08-30T19:37:00Z" w16du:dateUtc="2026-08-30T11:37:00Z">
                    <w:r w:rsidRPr="00B25861">
                      <w:rPr>
                        <w:color w:val="000000"/>
                        <w:sz w:val="22"/>
                        <w:szCs w:val="22"/>
                      </w:rPr>
                      <w:t>General-interest; experience and interpretation</w:t>
                    </w:r>
                  </w:ins>
                </w:p>
              </w:tc>
              <w:tc>
                <w:tcPr>
                  <w:tcW w:w="2060" w:type="dxa"/>
                  <w:tcBorders>
                    <w:top w:val="nil"/>
                    <w:left w:val="nil"/>
                    <w:bottom w:val="single" w:sz="8" w:space="0" w:color="auto"/>
                    <w:right w:val="single" w:sz="8" w:space="0" w:color="auto"/>
                  </w:tcBorders>
                  <w:vAlign w:val="center"/>
                  <w:hideMark/>
                </w:tcPr>
                <w:p w14:paraId="48019470" w14:textId="77777777" w:rsidR="00B25861" w:rsidRPr="00B25861" w:rsidRDefault="00B25861" w:rsidP="00B25861">
                  <w:pPr>
                    <w:jc w:val="center"/>
                    <w:rPr>
                      <w:ins w:id="122" w:author="Dylan CHEN" w:date="2026-08-30T19:37:00Z" w16du:dateUtc="2026-08-30T11:37:00Z"/>
                      <w:color w:val="000000"/>
                      <w:sz w:val="22"/>
                      <w:szCs w:val="22"/>
                    </w:rPr>
                  </w:pPr>
                  <w:ins w:id="123" w:author="Dylan CHEN" w:date="2026-08-30T19:37:00Z" w16du:dateUtc="2026-08-30T11:37:00Z">
                    <w:r w:rsidRPr="00B25861">
                      <w:rPr>
                        <w:color w:val="000000"/>
                        <w:sz w:val="22"/>
                        <w:szCs w:val="22"/>
                      </w:rPr>
                      <w:t xml:space="preserve">Technical; correctness </w:t>
                    </w:r>
                  </w:ins>
                </w:p>
              </w:tc>
            </w:tr>
            <w:tr w:rsidR="00B25861" w:rsidRPr="00B25861" w14:paraId="34478487" w14:textId="77777777" w:rsidTr="00515634">
              <w:trPr>
                <w:trHeight w:val="360"/>
                <w:jc w:val="center"/>
                <w:ins w:id="124"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79EDE0A9" w14:textId="77777777" w:rsidR="00B25861" w:rsidRPr="00B25861" w:rsidRDefault="00B25861" w:rsidP="00B25861">
                  <w:pPr>
                    <w:rPr>
                      <w:ins w:id="125" w:author="Dylan CHEN" w:date="2026-08-30T19:37:00Z" w16du:dateUtc="2026-08-30T11:37:00Z"/>
                      <w:color w:val="000000"/>
                      <w:sz w:val="22"/>
                      <w:szCs w:val="22"/>
                    </w:rPr>
                  </w:pPr>
                  <w:ins w:id="126" w:author="Dylan CHEN" w:date="2026-08-30T19:37:00Z" w16du:dateUtc="2026-08-30T11:37:00Z">
                    <w:r w:rsidRPr="00B25861">
                      <w:rPr>
                        <w:color w:val="000000"/>
                        <w:sz w:val="22"/>
                        <w:szCs w:val="22"/>
                      </w:rPr>
                      <w:t>Locus of AI</w:t>
                    </w:r>
                  </w:ins>
                </w:p>
              </w:tc>
              <w:tc>
                <w:tcPr>
                  <w:tcW w:w="1581" w:type="dxa"/>
                  <w:tcBorders>
                    <w:top w:val="nil"/>
                    <w:left w:val="nil"/>
                    <w:bottom w:val="single" w:sz="8" w:space="0" w:color="auto"/>
                    <w:right w:val="single" w:sz="8" w:space="0" w:color="auto"/>
                  </w:tcBorders>
                  <w:vAlign w:val="center"/>
                  <w:hideMark/>
                </w:tcPr>
                <w:p w14:paraId="35D0B0E6" w14:textId="77777777" w:rsidR="00B25861" w:rsidRPr="00B25861" w:rsidRDefault="00B25861" w:rsidP="00B25861">
                  <w:pPr>
                    <w:jc w:val="center"/>
                    <w:rPr>
                      <w:ins w:id="127" w:author="Dylan CHEN" w:date="2026-08-30T19:37:00Z" w16du:dateUtc="2026-08-30T11:37:00Z"/>
                      <w:color w:val="000000"/>
                      <w:sz w:val="22"/>
                      <w:szCs w:val="22"/>
                    </w:rPr>
                  </w:pPr>
                  <w:ins w:id="128" w:author="Dylan CHEN" w:date="2026-08-30T19:37:00Z" w16du:dateUtc="2026-08-30T11:37:00Z">
                    <w:r w:rsidRPr="00B25861">
                      <w:rPr>
                        <w:color w:val="000000"/>
                        <w:sz w:val="22"/>
                        <w:szCs w:val="22"/>
                      </w:rPr>
                      <w:t>External</w:t>
                    </w:r>
                  </w:ins>
                </w:p>
              </w:tc>
              <w:tc>
                <w:tcPr>
                  <w:tcW w:w="1710" w:type="dxa"/>
                  <w:tcBorders>
                    <w:top w:val="nil"/>
                    <w:left w:val="nil"/>
                    <w:bottom w:val="single" w:sz="8" w:space="0" w:color="auto"/>
                    <w:right w:val="single" w:sz="8" w:space="0" w:color="auto"/>
                  </w:tcBorders>
                  <w:vAlign w:val="center"/>
                  <w:hideMark/>
                </w:tcPr>
                <w:p w14:paraId="221F4AFD" w14:textId="77777777" w:rsidR="00B25861" w:rsidRPr="00B25861" w:rsidRDefault="00B25861" w:rsidP="00B25861">
                  <w:pPr>
                    <w:jc w:val="center"/>
                    <w:rPr>
                      <w:ins w:id="129" w:author="Dylan CHEN" w:date="2026-08-30T19:37:00Z" w16du:dateUtc="2026-08-30T11:37:00Z"/>
                      <w:color w:val="000000"/>
                      <w:sz w:val="22"/>
                      <w:szCs w:val="22"/>
                    </w:rPr>
                  </w:pPr>
                  <w:ins w:id="130" w:author="Dylan CHEN" w:date="2026-08-30T19:37:00Z" w16du:dateUtc="2026-08-30T11:37:00Z">
                    <w:r w:rsidRPr="00B25861">
                      <w:rPr>
                        <w:color w:val="000000"/>
                        <w:sz w:val="22"/>
                        <w:szCs w:val="22"/>
                      </w:rPr>
                      <w:t>External</w:t>
                    </w:r>
                  </w:ins>
                </w:p>
              </w:tc>
              <w:tc>
                <w:tcPr>
                  <w:tcW w:w="2160" w:type="dxa"/>
                  <w:tcBorders>
                    <w:top w:val="nil"/>
                    <w:left w:val="nil"/>
                    <w:bottom w:val="single" w:sz="8" w:space="0" w:color="auto"/>
                    <w:right w:val="single" w:sz="8" w:space="0" w:color="auto"/>
                  </w:tcBorders>
                  <w:vAlign w:val="center"/>
                  <w:hideMark/>
                </w:tcPr>
                <w:p w14:paraId="258C80D0" w14:textId="77777777" w:rsidR="00B25861" w:rsidRPr="00B25861" w:rsidRDefault="00B25861" w:rsidP="00B25861">
                  <w:pPr>
                    <w:jc w:val="center"/>
                    <w:rPr>
                      <w:ins w:id="131" w:author="Dylan CHEN" w:date="2026-08-30T19:37:00Z" w16du:dateUtc="2026-08-30T11:37:00Z"/>
                      <w:color w:val="000000"/>
                      <w:sz w:val="22"/>
                      <w:szCs w:val="22"/>
                    </w:rPr>
                  </w:pPr>
                  <w:ins w:id="132" w:author="Dylan CHEN" w:date="2026-08-30T19:37:00Z" w16du:dateUtc="2026-08-30T11:37:00Z">
                    <w:r w:rsidRPr="00B25861">
                      <w:rPr>
                        <w:color w:val="000000"/>
                        <w:sz w:val="22"/>
                        <w:szCs w:val="22"/>
                      </w:rPr>
                      <w:t>Platform-internal</w:t>
                    </w:r>
                  </w:ins>
                </w:p>
              </w:tc>
              <w:tc>
                <w:tcPr>
                  <w:tcW w:w="2060" w:type="dxa"/>
                  <w:tcBorders>
                    <w:top w:val="nil"/>
                    <w:left w:val="nil"/>
                    <w:bottom w:val="single" w:sz="8" w:space="0" w:color="auto"/>
                    <w:right w:val="single" w:sz="8" w:space="0" w:color="auto"/>
                  </w:tcBorders>
                  <w:vAlign w:val="center"/>
                  <w:hideMark/>
                </w:tcPr>
                <w:p w14:paraId="1A36682F" w14:textId="77777777" w:rsidR="00B25861" w:rsidRPr="00B25861" w:rsidRDefault="00B25861" w:rsidP="00B25861">
                  <w:pPr>
                    <w:jc w:val="center"/>
                    <w:rPr>
                      <w:ins w:id="133" w:author="Dylan CHEN" w:date="2026-08-30T19:37:00Z" w16du:dateUtc="2026-08-30T11:37:00Z"/>
                      <w:color w:val="000000"/>
                      <w:sz w:val="22"/>
                      <w:szCs w:val="22"/>
                    </w:rPr>
                  </w:pPr>
                  <w:ins w:id="134" w:author="Dylan CHEN" w:date="2026-08-30T19:37:00Z" w16du:dateUtc="2026-08-30T11:37:00Z">
                    <w:r w:rsidRPr="00B25861">
                      <w:rPr>
                        <w:color w:val="000000"/>
                        <w:sz w:val="22"/>
                        <w:szCs w:val="22"/>
                      </w:rPr>
                      <w:t>Platform-internal</w:t>
                    </w:r>
                  </w:ins>
                </w:p>
              </w:tc>
            </w:tr>
            <w:tr w:rsidR="00B25861" w:rsidRPr="00B25861" w14:paraId="2C3277D9" w14:textId="77777777" w:rsidTr="00515634">
              <w:trPr>
                <w:trHeight w:val="43"/>
                <w:jc w:val="center"/>
                <w:ins w:id="135"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36B40463" w14:textId="77777777" w:rsidR="00B25861" w:rsidRPr="00B25861" w:rsidRDefault="00B25861" w:rsidP="00B25861">
                  <w:pPr>
                    <w:rPr>
                      <w:ins w:id="136" w:author="Dylan CHEN" w:date="2026-08-30T19:37:00Z" w16du:dateUtc="2026-08-30T11:37:00Z"/>
                      <w:color w:val="000000"/>
                      <w:sz w:val="22"/>
                      <w:szCs w:val="22"/>
                    </w:rPr>
                  </w:pPr>
                  <w:ins w:id="137" w:author="Dylan CHEN" w:date="2026-08-30T19:37:00Z" w16du:dateUtc="2026-08-30T11:37:00Z">
                    <w:r w:rsidRPr="00B25861">
                      <w:rPr>
                        <w:color w:val="000000"/>
                        <w:sz w:val="22"/>
                        <w:szCs w:val="22"/>
                      </w:rPr>
                      <w:t xml:space="preserve">Timing of AI answer </w:t>
                    </w:r>
                  </w:ins>
                </w:p>
              </w:tc>
              <w:tc>
                <w:tcPr>
                  <w:tcW w:w="1581" w:type="dxa"/>
                  <w:tcBorders>
                    <w:top w:val="nil"/>
                    <w:left w:val="nil"/>
                    <w:bottom w:val="single" w:sz="8" w:space="0" w:color="auto"/>
                    <w:right w:val="single" w:sz="8" w:space="0" w:color="auto"/>
                  </w:tcBorders>
                  <w:vAlign w:val="center"/>
                  <w:hideMark/>
                </w:tcPr>
                <w:p w14:paraId="33191F89" w14:textId="77777777" w:rsidR="00B25861" w:rsidRPr="00B25861" w:rsidRDefault="00B25861" w:rsidP="00B25861">
                  <w:pPr>
                    <w:jc w:val="center"/>
                    <w:rPr>
                      <w:ins w:id="138" w:author="Dylan CHEN" w:date="2026-08-30T19:37:00Z" w16du:dateUtc="2026-08-30T11:37:00Z"/>
                      <w:color w:val="000000"/>
                      <w:sz w:val="22"/>
                      <w:szCs w:val="22"/>
                    </w:rPr>
                  </w:pPr>
                  <w:ins w:id="139" w:author="Dylan CHEN" w:date="2026-08-30T19:37:00Z" w16du:dateUtc="2026-08-30T11:37:00Z">
                    <w:r w:rsidRPr="00B25861">
                      <w:rPr>
                        <w:color w:val="000000"/>
                        <w:sz w:val="22"/>
                        <w:szCs w:val="22"/>
                      </w:rPr>
                      <w:t>NA</w:t>
                    </w:r>
                  </w:ins>
                </w:p>
              </w:tc>
              <w:tc>
                <w:tcPr>
                  <w:tcW w:w="1710" w:type="dxa"/>
                  <w:tcBorders>
                    <w:top w:val="nil"/>
                    <w:left w:val="nil"/>
                    <w:bottom w:val="single" w:sz="8" w:space="0" w:color="auto"/>
                    <w:right w:val="single" w:sz="8" w:space="0" w:color="auto"/>
                  </w:tcBorders>
                  <w:vAlign w:val="center"/>
                  <w:hideMark/>
                </w:tcPr>
                <w:p w14:paraId="65DB8EE1" w14:textId="77777777" w:rsidR="00B25861" w:rsidRPr="00B25861" w:rsidRDefault="00B25861" w:rsidP="00B25861">
                  <w:pPr>
                    <w:jc w:val="center"/>
                    <w:rPr>
                      <w:ins w:id="140" w:author="Dylan CHEN" w:date="2026-08-30T19:37:00Z" w16du:dateUtc="2026-08-30T11:37:00Z"/>
                      <w:color w:val="000000"/>
                      <w:sz w:val="22"/>
                      <w:szCs w:val="22"/>
                    </w:rPr>
                  </w:pPr>
                  <w:ins w:id="141" w:author="Dylan CHEN" w:date="2026-08-30T19:37:00Z" w16du:dateUtc="2026-08-30T11:37:00Z">
                    <w:r w:rsidRPr="00B25861">
                      <w:rPr>
                        <w:color w:val="000000"/>
                        <w:sz w:val="22"/>
                        <w:szCs w:val="22"/>
                      </w:rPr>
                      <w:t>NA</w:t>
                    </w:r>
                  </w:ins>
                </w:p>
              </w:tc>
              <w:tc>
                <w:tcPr>
                  <w:tcW w:w="2160" w:type="dxa"/>
                  <w:tcBorders>
                    <w:top w:val="nil"/>
                    <w:left w:val="nil"/>
                    <w:bottom w:val="single" w:sz="8" w:space="0" w:color="auto"/>
                    <w:right w:val="single" w:sz="8" w:space="0" w:color="auto"/>
                  </w:tcBorders>
                  <w:vAlign w:val="center"/>
                  <w:hideMark/>
                </w:tcPr>
                <w:p w14:paraId="33052BD9" w14:textId="77777777" w:rsidR="00B25861" w:rsidRPr="00B25861" w:rsidRDefault="00B25861" w:rsidP="00B25861">
                  <w:pPr>
                    <w:jc w:val="center"/>
                    <w:rPr>
                      <w:ins w:id="142" w:author="Dylan CHEN" w:date="2026-08-30T19:37:00Z" w16du:dateUtc="2026-08-30T11:37:00Z"/>
                      <w:color w:val="000000"/>
                      <w:sz w:val="22"/>
                      <w:szCs w:val="22"/>
                    </w:rPr>
                  </w:pPr>
                  <w:ins w:id="143" w:author="Dylan CHEN" w:date="2026-08-30T19:37:00Z" w16du:dateUtc="2026-08-30T11:37:00Z">
                    <w:r w:rsidRPr="00B25861">
                      <w:rPr>
                        <w:color w:val="000000"/>
                        <w:sz w:val="22"/>
                        <w:szCs w:val="22"/>
                      </w:rPr>
                      <w:t>years after posting (treated-group mean pre-policy tenure ≈ 49 months)</w:t>
                    </w:r>
                    <w:r w:rsidRPr="00B25861" w:rsidDel="00F85D5A">
                      <w:rPr>
                        <w:color w:val="000000"/>
                        <w:sz w:val="22"/>
                        <w:szCs w:val="22"/>
                      </w:rPr>
                      <w:t xml:space="preserve"> </w:t>
                    </w:r>
                  </w:ins>
                </w:p>
              </w:tc>
              <w:tc>
                <w:tcPr>
                  <w:tcW w:w="2060" w:type="dxa"/>
                  <w:tcBorders>
                    <w:top w:val="nil"/>
                    <w:left w:val="nil"/>
                    <w:bottom w:val="single" w:sz="8" w:space="0" w:color="auto"/>
                    <w:right w:val="single" w:sz="8" w:space="0" w:color="auto"/>
                  </w:tcBorders>
                  <w:vAlign w:val="center"/>
                  <w:hideMark/>
                </w:tcPr>
                <w:p w14:paraId="68700310" w14:textId="77777777" w:rsidR="00B25861" w:rsidRPr="00B25861" w:rsidRDefault="00B25861" w:rsidP="00B25861">
                  <w:pPr>
                    <w:jc w:val="center"/>
                    <w:rPr>
                      <w:ins w:id="144" w:author="Dylan CHEN" w:date="2026-08-30T19:37:00Z" w16du:dateUtc="2026-08-30T11:37:00Z"/>
                      <w:color w:val="000000"/>
                      <w:sz w:val="22"/>
                      <w:szCs w:val="22"/>
                    </w:rPr>
                  </w:pPr>
                  <w:ins w:id="145" w:author="Dylan CHEN" w:date="2026-08-30T19:37:00Z" w16du:dateUtc="2026-08-30T11:37:00Z">
                    <w:r w:rsidRPr="00B25861">
                      <w:rPr>
                        <w:color w:val="000000"/>
                        <w:sz w:val="22"/>
                        <w:szCs w:val="22"/>
                      </w:rPr>
                      <w:t xml:space="preserve">immediately after posting </w:t>
                    </w:r>
                  </w:ins>
                </w:p>
              </w:tc>
            </w:tr>
            <w:tr w:rsidR="00B25861" w:rsidRPr="00B25861" w14:paraId="6719FCBD" w14:textId="77777777" w:rsidTr="00515634">
              <w:trPr>
                <w:trHeight w:val="61"/>
                <w:jc w:val="center"/>
                <w:ins w:id="146"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272C7D0D" w14:textId="77777777" w:rsidR="00B25861" w:rsidRPr="00B25861" w:rsidRDefault="00B25861" w:rsidP="00B25861">
                  <w:pPr>
                    <w:rPr>
                      <w:ins w:id="147" w:author="Dylan CHEN" w:date="2026-08-30T19:37:00Z" w16du:dateUtc="2026-08-30T11:37:00Z"/>
                      <w:color w:val="000000"/>
                      <w:sz w:val="22"/>
                      <w:szCs w:val="22"/>
                    </w:rPr>
                  </w:pPr>
                  <w:ins w:id="148" w:author="Dylan CHEN" w:date="2026-08-30T19:37:00Z" w16du:dateUtc="2026-08-30T11:37:00Z">
                    <w:r w:rsidRPr="00B25861">
                      <w:rPr>
                        <w:color w:val="000000"/>
                        <w:sz w:val="22"/>
                        <w:szCs w:val="22"/>
                      </w:rPr>
                      <w:t>AI’s relation to the human answerer</w:t>
                    </w:r>
                  </w:ins>
                </w:p>
              </w:tc>
              <w:tc>
                <w:tcPr>
                  <w:tcW w:w="1581" w:type="dxa"/>
                  <w:tcBorders>
                    <w:top w:val="nil"/>
                    <w:left w:val="nil"/>
                    <w:bottom w:val="single" w:sz="8" w:space="0" w:color="auto"/>
                    <w:right w:val="single" w:sz="8" w:space="0" w:color="auto"/>
                  </w:tcBorders>
                  <w:vAlign w:val="center"/>
                  <w:hideMark/>
                </w:tcPr>
                <w:p w14:paraId="70C61E8E" w14:textId="77777777" w:rsidR="00B25861" w:rsidRPr="00B25861" w:rsidRDefault="00B25861" w:rsidP="00B25861">
                  <w:pPr>
                    <w:jc w:val="center"/>
                    <w:rPr>
                      <w:ins w:id="149" w:author="Dylan CHEN" w:date="2026-08-30T19:37:00Z" w16du:dateUtc="2026-08-30T11:37:00Z"/>
                      <w:color w:val="000000"/>
                      <w:sz w:val="22"/>
                      <w:szCs w:val="22"/>
                    </w:rPr>
                  </w:pPr>
                  <w:ins w:id="150" w:author="Dylan CHEN" w:date="2026-08-30T19:37:00Z" w16du:dateUtc="2026-08-30T11:37:00Z">
                    <w:r w:rsidRPr="00B25861">
                      <w:rPr>
                        <w:color w:val="000000"/>
                        <w:sz w:val="22"/>
                        <w:szCs w:val="22"/>
                      </w:rPr>
                      <w:t>None – diverts questions pre-arrival</w:t>
                    </w:r>
                  </w:ins>
                </w:p>
              </w:tc>
              <w:tc>
                <w:tcPr>
                  <w:tcW w:w="1710" w:type="dxa"/>
                  <w:tcBorders>
                    <w:top w:val="nil"/>
                    <w:left w:val="nil"/>
                    <w:bottom w:val="single" w:sz="8" w:space="0" w:color="auto"/>
                    <w:right w:val="single" w:sz="8" w:space="0" w:color="auto"/>
                  </w:tcBorders>
                  <w:vAlign w:val="center"/>
                  <w:hideMark/>
                </w:tcPr>
                <w:p w14:paraId="7B8F2EAF" w14:textId="77777777" w:rsidR="00B25861" w:rsidRPr="00B25861" w:rsidRDefault="00B25861" w:rsidP="00B25861">
                  <w:pPr>
                    <w:jc w:val="center"/>
                    <w:rPr>
                      <w:ins w:id="151" w:author="Dylan CHEN" w:date="2026-08-30T19:37:00Z" w16du:dateUtc="2026-08-30T11:37:00Z"/>
                      <w:color w:val="000000"/>
                      <w:sz w:val="22"/>
                      <w:szCs w:val="22"/>
                    </w:rPr>
                  </w:pPr>
                  <w:ins w:id="152" w:author="Dylan CHEN" w:date="2026-08-30T19:37:00Z" w16du:dateUtc="2026-08-30T11:37:00Z">
                    <w:r w:rsidRPr="00B25861">
                      <w:rPr>
                        <w:color w:val="000000"/>
                        <w:sz w:val="22"/>
                        <w:szCs w:val="22"/>
                      </w:rPr>
                      <w:t xml:space="preserve">Collaborator </w:t>
                    </w:r>
                  </w:ins>
                </w:p>
              </w:tc>
              <w:tc>
                <w:tcPr>
                  <w:tcW w:w="2160" w:type="dxa"/>
                  <w:tcBorders>
                    <w:top w:val="nil"/>
                    <w:left w:val="nil"/>
                    <w:bottom w:val="single" w:sz="8" w:space="0" w:color="auto"/>
                    <w:right w:val="single" w:sz="8" w:space="0" w:color="auto"/>
                  </w:tcBorders>
                  <w:vAlign w:val="center"/>
                  <w:hideMark/>
                </w:tcPr>
                <w:p w14:paraId="3EFEEE94" w14:textId="77777777" w:rsidR="00B25861" w:rsidRPr="00B25861" w:rsidRDefault="00B25861" w:rsidP="00B25861">
                  <w:pPr>
                    <w:jc w:val="center"/>
                    <w:rPr>
                      <w:ins w:id="153" w:author="Dylan CHEN" w:date="2026-08-30T19:37:00Z" w16du:dateUtc="2026-08-30T11:37:00Z"/>
                      <w:color w:val="000000"/>
                      <w:sz w:val="22"/>
                      <w:szCs w:val="22"/>
                    </w:rPr>
                  </w:pPr>
                  <w:ins w:id="154" w:author="Dylan CHEN" w:date="2026-08-30T19:37:00Z" w16du:dateUtc="2026-08-30T11:37:00Z">
                    <w:r w:rsidRPr="00B25861">
                      <w:rPr>
                        <w:color w:val="000000"/>
                        <w:sz w:val="22"/>
                        <w:szCs w:val="22"/>
                      </w:rPr>
                      <w:t>Supplementary contributor</w:t>
                    </w:r>
                  </w:ins>
                </w:p>
              </w:tc>
              <w:tc>
                <w:tcPr>
                  <w:tcW w:w="2060" w:type="dxa"/>
                  <w:tcBorders>
                    <w:top w:val="nil"/>
                    <w:left w:val="nil"/>
                    <w:bottom w:val="single" w:sz="8" w:space="0" w:color="auto"/>
                    <w:right w:val="single" w:sz="8" w:space="0" w:color="auto"/>
                  </w:tcBorders>
                  <w:vAlign w:val="center"/>
                  <w:hideMark/>
                </w:tcPr>
                <w:p w14:paraId="5513791C" w14:textId="77777777" w:rsidR="00B25861" w:rsidRPr="00B25861" w:rsidRDefault="00B25861" w:rsidP="00B25861">
                  <w:pPr>
                    <w:jc w:val="center"/>
                    <w:rPr>
                      <w:ins w:id="155" w:author="Dylan CHEN" w:date="2026-08-30T19:37:00Z" w16du:dateUtc="2026-08-30T11:37:00Z"/>
                      <w:color w:val="000000"/>
                      <w:sz w:val="22"/>
                      <w:szCs w:val="22"/>
                    </w:rPr>
                  </w:pPr>
                  <w:ins w:id="156" w:author="Dylan CHEN" w:date="2026-08-30T19:37:00Z" w16du:dateUtc="2026-08-30T11:37:00Z">
                    <w:r w:rsidRPr="00B25861">
                      <w:rPr>
                        <w:color w:val="000000"/>
                        <w:sz w:val="22"/>
                        <w:szCs w:val="22"/>
                      </w:rPr>
                      <w:t>Direct competitor</w:t>
                    </w:r>
                  </w:ins>
                </w:p>
              </w:tc>
            </w:tr>
            <w:tr w:rsidR="00B25861" w:rsidRPr="00B25861" w14:paraId="611FC8BC" w14:textId="77777777" w:rsidTr="00515634">
              <w:trPr>
                <w:trHeight w:val="40"/>
                <w:jc w:val="center"/>
                <w:ins w:id="157"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6B01C922" w14:textId="77777777" w:rsidR="00B25861" w:rsidRPr="00B25861" w:rsidRDefault="00B25861" w:rsidP="00B25861">
                  <w:pPr>
                    <w:rPr>
                      <w:ins w:id="158" w:author="Dylan CHEN" w:date="2026-08-30T19:37:00Z" w16du:dateUtc="2026-08-30T11:37:00Z"/>
                      <w:color w:val="000000"/>
                      <w:sz w:val="22"/>
                      <w:szCs w:val="22"/>
                    </w:rPr>
                  </w:pPr>
                  <w:ins w:id="159" w:author="Dylan CHEN" w:date="2026-08-30T19:37:00Z" w16du:dateUtc="2026-08-30T11:37:00Z">
                    <w:r w:rsidRPr="00B25861">
                      <w:rPr>
                        <w:color w:val="000000"/>
                        <w:sz w:val="22"/>
                        <w:szCs w:val="22"/>
                      </w:rPr>
                      <w:t xml:space="preserve">AI identifiable </w:t>
                    </w:r>
                  </w:ins>
                </w:p>
              </w:tc>
              <w:tc>
                <w:tcPr>
                  <w:tcW w:w="1581" w:type="dxa"/>
                  <w:tcBorders>
                    <w:top w:val="nil"/>
                    <w:left w:val="nil"/>
                    <w:bottom w:val="single" w:sz="8" w:space="0" w:color="auto"/>
                    <w:right w:val="single" w:sz="8" w:space="0" w:color="auto"/>
                  </w:tcBorders>
                  <w:vAlign w:val="center"/>
                  <w:hideMark/>
                </w:tcPr>
                <w:p w14:paraId="3E8DFB76" w14:textId="77777777" w:rsidR="00B25861" w:rsidRPr="00B25861" w:rsidRDefault="00B25861" w:rsidP="00B25861">
                  <w:pPr>
                    <w:jc w:val="center"/>
                    <w:rPr>
                      <w:ins w:id="160" w:author="Dylan CHEN" w:date="2026-08-30T19:37:00Z" w16du:dateUtc="2026-08-30T11:37:00Z"/>
                      <w:color w:val="000000"/>
                      <w:sz w:val="22"/>
                      <w:szCs w:val="22"/>
                    </w:rPr>
                  </w:pPr>
                  <w:ins w:id="161"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67F4BD19" w14:textId="77777777" w:rsidR="00B25861" w:rsidRPr="00B25861" w:rsidRDefault="00B25861" w:rsidP="00B25861">
                  <w:pPr>
                    <w:jc w:val="center"/>
                    <w:rPr>
                      <w:ins w:id="162" w:author="Dylan CHEN" w:date="2026-08-30T19:37:00Z" w16du:dateUtc="2026-08-30T11:37:00Z"/>
                      <w:color w:val="000000"/>
                      <w:sz w:val="22"/>
                      <w:szCs w:val="22"/>
                    </w:rPr>
                  </w:pPr>
                  <w:ins w:id="163" w:author="Dylan CHEN" w:date="2026-08-30T19:37:00Z" w16du:dateUtc="2026-08-30T11:37:00Z">
                    <w:r w:rsidRPr="00B25861">
                      <w:rPr>
                        <w:color w:val="000000"/>
                        <w:sz w:val="22"/>
                        <w:szCs w:val="22"/>
                      </w:rPr>
                      <w:t>No</w:t>
                    </w:r>
                  </w:ins>
                </w:p>
              </w:tc>
              <w:tc>
                <w:tcPr>
                  <w:tcW w:w="2160" w:type="dxa"/>
                  <w:tcBorders>
                    <w:top w:val="nil"/>
                    <w:left w:val="nil"/>
                    <w:bottom w:val="single" w:sz="8" w:space="0" w:color="auto"/>
                    <w:right w:val="single" w:sz="8" w:space="0" w:color="auto"/>
                  </w:tcBorders>
                  <w:vAlign w:val="center"/>
                  <w:hideMark/>
                </w:tcPr>
                <w:p w14:paraId="3307631E" w14:textId="77777777" w:rsidR="00B25861" w:rsidRPr="00B25861" w:rsidRDefault="00B25861" w:rsidP="00B25861">
                  <w:pPr>
                    <w:jc w:val="center"/>
                    <w:rPr>
                      <w:ins w:id="164" w:author="Dylan CHEN" w:date="2026-08-30T19:37:00Z" w16du:dateUtc="2026-08-30T11:37:00Z"/>
                      <w:color w:val="000000"/>
                      <w:sz w:val="22"/>
                      <w:szCs w:val="22"/>
                    </w:rPr>
                  </w:pPr>
                  <w:ins w:id="165" w:author="Dylan CHEN" w:date="2026-08-30T19:37:00Z" w16du:dateUtc="2026-08-30T11:37:00Z">
                    <w:r w:rsidRPr="00B25861">
                      <w:rPr>
                        <w:color w:val="000000"/>
                        <w:sz w:val="22"/>
                        <w:szCs w:val="22"/>
                      </w:rPr>
                      <w:t>Yes</w:t>
                    </w:r>
                  </w:ins>
                </w:p>
              </w:tc>
              <w:tc>
                <w:tcPr>
                  <w:tcW w:w="2060" w:type="dxa"/>
                  <w:tcBorders>
                    <w:top w:val="nil"/>
                    <w:left w:val="nil"/>
                    <w:bottom w:val="single" w:sz="8" w:space="0" w:color="auto"/>
                    <w:right w:val="single" w:sz="8" w:space="0" w:color="auto"/>
                  </w:tcBorders>
                  <w:vAlign w:val="center"/>
                  <w:hideMark/>
                </w:tcPr>
                <w:p w14:paraId="3D72331E" w14:textId="77777777" w:rsidR="00B25861" w:rsidRPr="00B25861" w:rsidRDefault="00B25861" w:rsidP="00B25861">
                  <w:pPr>
                    <w:jc w:val="center"/>
                    <w:rPr>
                      <w:ins w:id="166" w:author="Dylan CHEN" w:date="2026-08-30T19:37:00Z" w16du:dateUtc="2026-08-30T11:37:00Z"/>
                      <w:color w:val="000000"/>
                      <w:sz w:val="22"/>
                      <w:szCs w:val="22"/>
                    </w:rPr>
                  </w:pPr>
                  <w:ins w:id="167" w:author="Dylan CHEN" w:date="2026-08-30T19:37:00Z" w16du:dateUtc="2026-08-30T11:37:00Z">
                    <w:r w:rsidRPr="00B25861">
                      <w:rPr>
                        <w:color w:val="000000"/>
                        <w:sz w:val="22"/>
                        <w:szCs w:val="22"/>
                      </w:rPr>
                      <w:t>Yes</w:t>
                    </w:r>
                  </w:ins>
                </w:p>
              </w:tc>
            </w:tr>
            <w:tr w:rsidR="00B25861" w:rsidRPr="00B25861" w14:paraId="4EC2AE5E" w14:textId="77777777" w:rsidTr="00515634">
              <w:trPr>
                <w:trHeight w:val="79"/>
                <w:jc w:val="center"/>
                <w:ins w:id="168"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1B64AF0A" w14:textId="77777777" w:rsidR="00B25861" w:rsidRPr="00B25861" w:rsidRDefault="00B25861" w:rsidP="00B25861">
                  <w:pPr>
                    <w:rPr>
                      <w:ins w:id="169" w:author="Dylan CHEN" w:date="2026-08-30T19:37:00Z" w16du:dateUtc="2026-08-30T11:37:00Z"/>
                      <w:color w:val="000000"/>
                      <w:sz w:val="22"/>
                      <w:szCs w:val="22"/>
                    </w:rPr>
                  </w:pPr>
                  <w:ins w:id="170" w:author="Dylan CHEN" w:date="2026-08-30T19:37:00Z" w16du:dateUtc="2026-08-30T11:37:00Z">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ins>
                </w:p>
              </w:tc>
              <w:tc>
                <w:tcPr>
                  <w:tcW w:w="1581" w:type="dxa"/>
                  <w:tcBorders>
                    <w:top w:val="nil"/>
                    <w:left w:val="nil"/>
                    <w:bottom w:val="single" w:sz="8" w:space="0" w:color="auto"/>
                    <w:right w:val="single" w:sz="8" w:space="0" w:color="auto"/>
                  </w:tcBorders>
                  <w:vAlign w:val="center"/>
                  <w:hideMark/>
                </w:tcPr>
                <w:p w14:paraId="009BC4D7" w14:textId="77777777" w:rsidR="00B25861" w:rsidRPr="00B25861" w:rsidRDefault="00B25861" w:rsidP="00B25861">
                  <w:pPr>
                    <w:jc w:val="center"/>
                    <w:rPr>
                      <w:ins w:id="171" w:author="Dylan CHEN" w:date="2026-08-30T19:37:00Z" w16du:dateUtc="2026-08-30T11:37:00Z"/>
                      <w:color w:val="000000"/>
                      <w:sz w:val="22"/>
                      <w:szCs w:val="22"/>
                    </w:rPr>
                  </w:pPr>
                  <w:ins w:id="172"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72DB140A" w14:textId="77777777" w:rsidR="00B25861" w:rsidRPr="00B25861" w:rsidRDefault="00B25861" w:rsidP="00B25861">
                  <w:pPr>
                    <w:jc w:val="center"/>
                    <w:rPr>
                      <w:ins w:id="173" w:author="Dylan CHEN" w:date="2026-08-30T19:37:00Z" w16du:dateUtc="2026-08-30T11:37:00Z"/>
                      <w:color w:val="000000"/>
                      <w:sz w:val="22"/>
                      <w:szCs w:val="22"/>
                    </w:rPr>
                  </w:pPr>
                  <w:ins w:id="174" w:author="Dylan CHEN" w:date="2026-08-30T19:37:00Z" w16du:dateUtc="2026-08-30T11:37:00Z">
                    <w:r w:rsidRPr="00B25861">
                      <w:rPr>
                        <w:color w:val="000000"/>
                        <w:sz w:val="22"/>
                        <w:szCs w:val="22"/>
                      </w:rPr>
                      <w:t>No</w:t>
                    </w:r>
                  </w:ins>
                </w:p>
              </w:tc>
              <w:tc>
                <w:tcPr>
                  <w:tcW w:w="2160" w:type="dxa"/>
                  <w:tcBorders>
                    <w:top w:val="nil"/>
                    <w:left w:val="nil"/>
                    <w:bottom w:val="single" w:sz="8" w:space="0" w:color="auto"/>
                    <w:right w:val="single" w:sz="8" w:space="0" w:color="auto"/>
                  </w:tcBorders>
                  <w:vAlign w:val="center"/>
                  <w:hideMark/>
                </w:tcPr>
                <w:p w14:paraId="599CBCB8" w14:textId="77777777" w:rsidR="00B25861" w:rsidRPr="00B25861" w:rsidRDefault="00B25861" w:rsidP="00B25861">
                  <w:pPr>
                    <w:jc w:val="center"/>
                    <w:rPr>
                      <w:ins w:id="175" w:author="Dylan CHEN" w:date="2026-08-30T19:37:00Z" w16du:dateUtc="2026-08-30T11:37:00Z"/>
                      <w:color w:val="000000"/>
                      <w:sz w:val="22"/>
                      <w:szCs w:val="22"/>
                    </w:rPr>
                  </w:pPr>
                  <w:ins w:id="176" w:author="Dylan CHEN" w:date="2026-08-30T19:37:00Z" w16du:dateUtc="2026-08-30T11:37:00Z">
                    <w:r w:rsidRPr="00B25861">
                      <w:rPr>
                        <w:color w:val="000000"/>
                        <w:sz w:val="22"/>
                        <w:szCs w:val="22"/>
                      </w:rPr>
                      <w:t>Not the focus</w:t>
                    </w:r>
                  </w:ins>
                </w:p>
              </w:tc>
              <w:tc>
                <w:tcPr>
                  <w:tcW w:w="2060" w:type="dxa"/>
                  <w:tcBorders>
                    <w:top w:val="nil"/>
                    <w:left w:val="nil"/>
                    <w:bottom w:val="single" w:sz="8" w:space="0" w:color="auto"/>
                    <w:right w:val="single" w:sz="8" w:space="0" w:color="auto"/>
                  </w:tcBorders>
                  <w:vAlign w:val="center"/>
                  <w:hideMark/>
                </w:tcPr>
                <w:p w14:paraId="6D00B23D" w14:textId="77777777" w:rsidR="00B25861" w:rsidRPr="00B25861" w:rsidRDefault="00B25861" w:rsidP="00B25861">
                  <w:pPr>
                    <w:jc w:val="center"/>
                    <w:rPr>
                      <w:ins w:id="177" w:author="Dylan CHEN" w:date="2026-08-30T19:37:00Z" w16du:dateUtc="2026-08-30T11:37:00Z"/>
                      <w:color w:val="000000"/>
                      <w:sz w:val="22"/>
                      <w:szCs w:val="22"/>
                    </w:rPr>
                  </w:pPr>
                  <w:ins w:id="178" w:author="Dylan CHEN" w:date="2026-08-30T19:37:00Z" w16du:dateUtc="2026-08-30T11:37:00Z">
                    <w:r w:rsidRPr="00B25861">
                      <w:rPr>
                        <w:color w:val="000000"/>
                        <w:sz w:val="22"/>
                        <w:szCs w:val="22"/>
                      </w:rPr>
                      <w:t>Yes</w:t>
                    </w:r>
                  </w:ins>
                </w:p>
              </w:tc>
            </w:tr>
            <w:tr w:rsidR="00B25861" w:rsidRPr="00B25861" w14:paraId="2B393D73" w14:textId="77777777" w:rsidTr="00515634">
              <w:trPr>
                <w:trHeight w:val="40"/>
                <w:jc w:val="center"/>
                <w:ins w:id="179"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1DA82EAE" w14:textId="77777777" w:rsidR="00B25861" w:rsidRPr="00B25861" w:rsidRDefault="00B25861" w:rsidP="00B25861">
                  <w:pPr>
                    <w:rPr>
                      <w:ins w:id="180" w:author="Dylan CHEN" w:date="2026-08-30T19:37:00Z" w16du:dateUtc="2026-08-30T11:37:00Z"/>
                      <w:color w:val="000000"/>
                      <w:sz w:val="22"/>
                      <w:szCs w:val="22"/>
                    </w:rPr>
                  </w:pPr>
                  <w:ins w:id="181" w:author="Dylan CHEN" w:date="2026-08-30T19:37:00Z" w16du:dateUtc="2026-08-30T11:37:00Z">
                    <w:r w:rsidRPr="00B25861">
                      <w:rPr>
                        <w:color w:val="000000"/>
                        <w:sz w:val="22"/>
                        <w:szCs w:val="22"/>
                      </w:rPr>
                      <w:t>Research design</w:t>
                    </w:r>
                  </w:ins>
                </w:p>
              </w:tc>
              <w:tc>
                <w:tcPr>
                  <w:tcW w:w="1581" w:type="dxa"/>
                  <w:tcBorders>
                    <w:top w:val="nil"/>
                    <w:left w:val="nil"/>
                    <w:bottom w:val="single" w:sz="8" w:space="0" w:color="auto"/>
                    <w:right w:val="single" w:sz="8" w:space="0" w:color="auto"/>
                  </w:tcBorders>
                  <w:vAlign w:val="center"/>
                  <w:hideMark/>
                </w:tcPr>
                <w:p w14:paraId="58139D94" w14:textId="77777777" w:rsidR="00B25861" w:rsidRPr="00B25861" w:rsidRDefault="00B25861" w:rsidP="00B25861">
                  <w:pPr>
                    <w:jc w:val="center"/>
                    <w:rPr>
                      <w:ins w:id="182" w:author="Dylan CHEN" w:date="2026-08-30T19:37:00Z" w16du:dateUtc="2026-08-30T11:37:00Z"/>
                      <w:color w:val="000000"/>
                      <w:sz w:val="22"/>
                      <w:szCs w:val="22"/>
                    </w:rPr>
                  </w:pPr>
                  <w:ins w:id="183" w:author="Dylan CHEN" w:date="2026-08-30T19:37:00Z" w16du:dateUtc="2026-08-30T11:37:00Z">
                    <w:r w:rsidRPr="00B25861">
                      <w:rPr>
                        <w:color w:val="000000"/>
                        <w:sz w:val="22"/>
                        <w:szCs w:val="22"/>
                      </w:rPr>
                      <w:t>Natural experiment</w:t>
                    </w:r>
                  </w:ins>
                </w:p>
              </w:tc>
              <w:tc>
                <w:tcPr>
                  <w:tcW w:w="1710" w:type="dxa"/>
                  <w:tcBorders>
                    <w:top w:val="nil"/>
                    <w:left w:val="nil"/>
                    <w:bottom w:val="single" w:sz="8" w:space="0" w:color="auto"/>
                    <w:right w:val="single" w:sz="8" w:space="0" w:color="auto"/>
                  </w:tcBorders>
                  <w:vAlign w:val="center"/>
                  <w:hideMark/>
                </w:tcPr>
                <w:p w14:paraId="039124D7" w14:textId="77777777" w:rsidR="00B25861" w:rsidRPr="00B25861" w:rsidRDefault="00B25861" w:rsidP="00B25861">
                  <w:pPr>
                    <w:jc w:val="center"/>
                    <w:rPr>
                      <w:ins w:id="184" w:author="Dylan CHEN" w:date="2026-08-30T19:37:00Z" w16du:dateUtc="2026-08-30T11:37:00Z"/>
                      <w:color w:val="000000"/>
                      <w:sz w:val="22"/>
                      <w:szCs w:val="22"/>
                    </w:rPr>
                  </w:pPr>
                  <w:ins w:id="185" w:author="Dylan CHEN" w:date="2026-08-30T19:37:00Z" w16du:dateUtc="2026-08-30T11:37:00Z">
                    <w:r w:rsidRPr="00B25861">
                      <w:rPr>
                        <w:color w:val="000000"/>
                        <w:sz w:val="22"/>
                        <w:szCs w:val="22"/>
                      </w:rPr>
                      <w:t>Natural experiment</w:t>
                    </w:r>
                  </w:ins>
                </w:p>
              </w:tc>
              <w:tc>
                <w:tcPr>
                  <w:tcW w:w="2160" w:type="dxa"/>
                  <w:tcBorders>
                    <w:top w:val="nil"/>
                    <w:left w:val="nil"/>
                    <w:bottom w:val="single" w:sz="8" w:space="0" w:color="auto"/>
                    <w:right w:val="single" w:sz="8" w:space="0" w:color="auto"/>
                  </w:tcBorders>
                  <w:vAlign w:val="center"/>
                  <w:hideMark/>
                </w:tcPr>
                <w:p w14:paraId="723EF90F" w14:textId="77777777" w:rsidR="00B25861" w:rsidRPr="00B25861" w:rsidRDefault="00B25861" w:rsidP="00B25861">
                  <w:pPr>
                    <w:jc w:val="center"/>
                    <w:rPr>
                      <w:ins w:id="186" w:author="Dylan CHEN" w:date="2026-08-30T19:37:00Z" w16du:dateUtc="2026-08-30T11:37:00Z"/>
                      <w:color w:val="000000"/>
                      <w:sz w:val="22"/>
                      <w:szCs w:val="22"/>
                    </w:rPr>
                  </w:pPr>
                  <w:ins w:id="187" w:author="Dylan CHEN" w:date="2026-08-30T19:37:00Z" w16du:dateUtc="2026-08-30T11:37:00Z">
                    <w:r w:rsidRPr="00B25861">
                      <w:rPr>
                        <w:color w:val="000000"/>
                        <w:sz w:val="22"/>
                        <w:szCs w:val="22"/>
                      </w:rPr>
                      <w:t>Natural experiment and lab experiment</w:t>
                    </w:r>
                  </w:ins>
                </w:p>
              </w:tc>
              <w:tc>
                <w:tcPr>
                  <w:tcW w:w="2060" w:type="dxa"/>
                  <w:tcBorders>
                    <w:top w:val="nil"/>
                    <w:left w:val="nil"/>
                    <w:bottom w:val="single" w:sz="8" w:space="0" w:color="auto"/>
                    <w:right w:val="single" w:sz="8" w:space="0" w:color="auto"/>
                  </w:tcBorders>
                  <w:vAlign w:val="center"/>
                  <w:hideMark/>
                </w:tcPr>
                <w:p w14:paraId="74E5B40D" w14:textId="77777777" w:rsidR="00B25861" w:rsidRPr="00B25861" w:rsidRDefault="00B25861" w:rsidP="00B25861">
                  <w:pPr>
                    <w:jc w:val="center"/>
                    <w:rPr>
                      <w:ins w:id="188" w:author="Dylan CHEN" w:date="2026-08-30T19:37:00Z" w16du:dateUtc="2026-08-30T11:37:00Z"/>
                      <w:color w:val="000000"/>
                      <w:sz w:val="22"/>
                      <w:szCs w:val="22"/>
                    </w:rPr>
                  </w:pPr>
                  <w:ins w:id="189" w:author="Dylan CHEN" w:date="2026-08-30T19:37:00Z" w16du:dateUtc="2026-08-30T11:37:00Z">
                    <w:r w:rsidRPr="00B25861">
                      <w:rPr>
                        <w:color w:val="000000"/>
                        <w:sz w:val="22"/>
                        <w:szCs w:val="22"/>
                      </w:rPr>
                      <w:t>Randomized field experiment</w:t>
                    </w:r>
                  </w:ins>
                </w:p>
              </w:tc>
            </w:tr>
          </w:tbl>
          <w:bookmarkEnd w:id="92"/>
          <w:p w14:paraId="62F7EFEA" w14:textId="2F33511A" w:rsidR="000B24A4" w:rsidRPr="00015210" w:rsidDel="00B25861" w:rsidRDefault="000B24A4" w:rsidP="00874B70">
            <w:pPr>
              <w:jc w:val="center"/>
              <w:rPr>
                <w:del w:id="190" w:author="Dylan CHEN" w:date="2026-08-30T19:37:00Z" w16du:dateUtc="2026-08-30T11:37:00Z"/>
                <w:b/>
                <w:bCs/>
                <w:color w:val="000000"/>
                <w:sz w:val="22"/>
                <w:szCs w:val="22"/>
              </w:rPr>
            </w:pPr>
            <w:del w:id="191" w:author="Dylan CHEN" w:date="2026-08-30T19:37:00Z" w16du:dateUtc="2026-08-30T11:37:00Z">
              <w:r w:rsidRPr="00015210" w:rsidDel="00B25861">
                <w:rPr>
                  <w:b/>
                  <w:bCs/>
                  <w:color w:val="000000"/>
                  <w:sz w:val="22"/>
                  <w:szCs w:val="22"/>
                </w:rPr>
                <w:delText>Dimension</w:delText>
              </w:r>
            </w:del>
          </w:p>
        </w:tc>
        <w:tc>
          <w:tcPr>
            <w:tcW w:w="3166" w:type="dxa"/>
            <w:gridSpan w:val="3"/>
            <w:tcBorders>
              <w:top w:val="single" w:sz="8" w:space="0" w:color="auto"/>
              <w:left w:val="nil"/>
              <w:bottom w:val="single" w:sz="8" w:space="0" w:color="auto"/>
              <w:right w:val="single" w:sz="8" w:space="0" w:color="auto"/>
            </w:tcBorders>
            <w:vAlign w:val="center"/>
            <w:hideMark/>
          </w:tcPr>
          <w:p w14:paraId="16670472" w14:textId="4BBEB3CA" w:rsidR="000B24A4" w:rsidRPr="00015210" w:rsidDel="00B25861" w:rsidRDefault="000B24A4" w:rsidP="00874B70">
            <w:pPr>
              <w:jc w:val="center"/>
              <w:rPr>
                <w:del w:id="192" w:author="Dylan CHEN" w:date="2026-08-30T19:37:00Z" w16du:dateUtc="2026-08-30T11:37:00Z"/>
                <w:b/>
                <w:bCs/>
                <w:color w:val="000000"/>
                <w:sz w:val="22"/>
                <w:szCs w:val="22"/>
              </w:rPr>
            </w:pPr>
            <w:del w:id="193" w:author="Dylan CHEN" w:date="2026-08-30T19:37:00Z" w16du:dateUtc="2026-08-30T11:37:00Z">
              <w:r w:rsidRPr="00015210" w:rsidDel="00B25861">
                <w:rPr>
                  <w:b/>
                  <w:bCs/>
                  <w:color w:val="000000"/>
                  <w:sz w:val="22"/>
                  <w:szCs w:val="22"/>
                </w:rPr>
                <w:delText>Su et al. (2025)</w:delText>
              </w:r>
            </w:del>
          </w:p>
        </w:tc>
        <w:tc>
          <w:tcPr>
            <w:tcW w:w="3309" w:type="dxa"/>
            <w:gridSpan w:val="2"/>
            <w:tcBorders>
              <w:top w:val="single" w:sz="8" w:space="0" w:color="auto"/>
              <w:left w:val="nil"/>
              <w:bottom w:val="single" w:sz="8" w:space="0" w:color="auto"/>
              <w:right w:val="single" w:sz="8" w:space="0" w:color="auto"/>
            </w:tcBorders>
            <w:vAlign w:val="center"/>
            <w:hideMark/>
          </w:tcPr>
          <w:p w14:paraId="092241C4" w14:textId="2FD0CF2A" w:rsidR="000B24A4" w:rsidRPr="00015210" w:rsidDel="00B25861" w:rsidRDefault="000B24A4" w:rsidP="00874B70">
            <w:pPr>
              <w:jc w:val="center"/>
              <w:rPr>
                <w:del w:id="194" w:author="Dylan CHEN" w:date="2026-08-30T19:37:00Z" w16du:dateUtc="2026-08-30T11:37:00Z"/>
                <w:b/>
                <w:bCs/>
                <w:color w:val="000000"/>
                <w:sz w:val="22"/>
                <w:szCs w:val="22"/>
              </w:rPr>
            </w:pPr>
            <w:del w:id="195" w:author="Dylan CHEN" w:date="2026-08-30T19:37:00Z" w16du:dateUtc="2026-08-30T11:37:00Z">
              <w:r w:rsidRPr="00015210" w:rsidDel="00B25861">
                <w:rPr>
                  <w:b/>
                  <w:bCs/>
                  <w:color w:val="000000"/>
                  <w:sz w:val="22"/>
                  <w:szCs w:val="22"/>
                </w:rPr>
                <w:delText>This study</w:delText>
              </w:r>
            </w:del>
          </w:p>
        </w:tc>
      </w:tr>
      <w:tr w:rsidR="000B24A4" w:rsidRPr="00015210" w:rsidDel="00B25861" w14:paraId="6ABA9588" w14:textId="7FF5CD35" w:rsidTr="001F085E">
        <w:trPr>
          <w:trHeight w:val="40"/>
          <w:jc w:val="center"/>
          <w:del w:id="196"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6B42C90C" w14:textId="51BFBB78" w:rsidR="000B24A4" w:rsidRPr="00015210" w:rsidDel="00B25861" w:rsidRDefault="000B24A4" w:rsidP="00874B70">
            <w:pPr>
              <w:rPr>
                <w:del w:id="197" w:author="Dylan CHEN" w:date="2026-08-30T19:37:00Z" w16du:dateUtc="2026-08-30T11:37:00Z"/>
                <w:color w:val="000000"/>
                <w:sz w:val="22"/>
                <w:szCs w:val="22"/>
              </w:rPr>
            </w:pPr>
            <w:del w:id="198" w:author="Dylan CHEN" w:date="2026-08-30T19:37:00Z" w16du:dateUtc="2026-08-30T11:37:00Z">
              <w:r w:rsidRPr="00015210" w:rsidDel="00B25861">
                <w:rPr>
                  <w:color w:val="000000"/>
                  <w:sz w:val="22"/>
                  <w:szCs w:val="22"/>
                </w:rPr>
                <w:delText xml:space="preserve">Domain </w:delText>
              </w:r>
            </w:del>
          </w:p>
        </w:tc>
        <w:tc>
          <w:tcPr>
            <w:tcW w:w="3166" w:type="dxa"/>
            <w:gridSpan w:val="3"/>
            <w:tcBorders>
              <w:top w:val="nil"/>
              <w:left w:val="nil"/>
              <w:bottom w:val="single" w:sz="8" w:space="0" w:color="auto"/>
              <w:right w:val="single" w:sz="8" w:space="0" w:color="auto"/>
            </w:tcBorders>
            <w:vAlign w:val="center"/>
            <w:hideMark/>
          </w:tcPr>
          <w:p w14:paraId="42359474" w14:textId="4D8A0556" w:rsidR="000B24A4" w:rsidRPr="00015210" w:rsidDel="00B25861" w:rsidRDefault="000B24A4" w:rsidP="00874B70">
            <w:pPr>
              <w:jc w:val="center"/>
              <w:rPr>
                <w:del w:id="199" w:author="Dylan CHEN" w:date="2026-08-30T19:37:00Z" w16du:dateUtc="2026-08-30T11:37:00Z"/>
                <w:color w:val="000000"/>
                <w:sz w:val="22"/>
                <w:szCs w:val="22"/>
              </w:rPr>
            </w:pPr>
            <w:del w:id="200" w:author="Dylan CHEN" w:date="2026-08-30T19:37:00Z" w16du:dateUtc="2026-08-30T11:37:00Z">
              <w:r w:rsidRPr="00015210" w:rsidDel="00B25861">
                <w:rPr>
                  <w:color w:val="000000"/>
                  <w:sz w:val="22"/>
                  <w:szCs w:val="22"/>
                </w:rPr>
                <w:delText xml:space="preserve">General-interest; </w:delText>
              </w:r>
            </w:del>
          </w:p>
        </w:tc>
        <w:tc>
          <w:tcPr>
            <w:tcW w:w="3309" w:type="dxa"/>
            <w:gridSpan w:val="2"/>
            <w:tcBorders>
              <w:top w:val="nil"/>
              <w:left w:val="nil"/>
              <w:bottom w:val="single" w:sz="8" w:space="0" w:color="auto"/>
              <w:right w:val="single" w:sz="8" w:space="0" w:color="auto"/>
            </w:tcBorders>
            <w:vAlign w:val="center"/>
            <w:hideMark/>
          </w:tcPr>
          <w:p w14:paraId="1C8D1064" w14:textId="48ABC01C" w:rsidR="000B24A4" w:rsidRPr="00015210" w:rsidDel="00B25861" w:rsidRDefault="000B24A4" w:rsidP="00874B70">
            <w:pPr>
              <w:jc w:val="center"/>
              <w:rPr>
                <w:del w:id="201" w:author="Dylan CHEN" w:date="2026-08-30T19:37:00Z" w16du:dateUtc="2026-08-30T11:37:00Z"/>
                <w:color w:val="000000"/>
                <w:sz w:val="22"/>
                <w:szCs w:val="22"/>
              </w:rPr>
            </w:pPr>
            <w:del w:id="202" w:author="Dylan CHEN" w:date="2026-08-30T19:37:00Z" w16du:dateUtc="2026-08-30T11:37:00Z">
              <w:r w:rsidRPr="00015210" w:rsidDel="00B25861">
                <w:rPr>
                  <w:color w:val="000000"/>
                  <w:sz w:val="22"/>
                  <w:szCs w:val="22"/>
                </w:rPr>
                <w:delText xml:space="preserve">Technical; </w:delText>
              </w:r>
            </w:del>
          </w:p>
        </w:tc>
      </w:tr>
      <w:tr w:rsidR="000B24A4" w:rsidRPr="00015210" w:rsidDel="00B25861" w14:paraId="1B689028" w14:textId="1B9BF714" w:rsidTr="001F085E">
        <w:trPr>
          <w:trHeight w:val="40"/>
          <w:jc w:val="center"/>
          <w:del w:id="203" w:author="Dylan CHEN" w:date="2026-08-30T19:37:00Z"/>
        </w:trPr>
        <w:tc>
          <w:tcPr>
            <w:tcW w:w="2865" w:type="dxa"/>
            <w:gridSpan w:val="2"/>
            <w:tcBorders>
              <w:top w:val="nil"/>
              <w:left w:val="single" w:sz="8" w:space="0" w:color="auto"/>
              <w:bottom w:val="single" w:sz="8" w:space="0" w:color="auto"/>
              <w:right w:val="single" w:sz="8" w:space="0" w:color="auto"/>
            </w:tcBorders>
            <w:vAlign w:val="center"/>
          </w:tcPr>
          <w:p w14:paraId="13076E02" w14:textId="5C9A92E7" w:rsidR="000B24A4" w:rsidRPr="00015210" w:rsidDel="00B25861" w:rsidRDefault="000B24A4" w:rsidP="00874B70">
            <w:pPr>
              <w:rPr>
                <w:del w:id="204" w:author="Dylan CHEN" w:date="2026-08-30T19:37:00Z" w16du:dateUtc="2026-08-30T11:37:00Z"/>
                <w:color w:val="000000"/>
                <w:sz w:val="22"/>
                <w:szCs w:val="22"/>
              </w:rPr>
            </w:pPr>
            <w:del w:id="205" w:author="Dylan CHEN" w:date="2026-08-30T19:37:00Z" w16du:dateUtc="2026-08-30T11:37:00Z">
              <w:r w:rsidDel="00B25861">
                <w:rPr>
                  <w:color w:val="000000"/>
                  <w:sz w:val="22"/>
                  <w:szCs w:val="22"/>
                </w:rPr>
                <w:delText xml:space="preserve">Answer </w:delText>
              </w:r>
              <w:r w:rsidRPr="00015210" w:rsidDel="00B25861">
                <w:rPr>
                  <w:color w:val="000000"/>
                  <w:sz w:val="22"/>
                  <w:szCs w:val="22"/>
                </w:rPr>
                <w:delText>value</w:delText>
              </w:r>
            </w:del>
          </w:p>
        </w:tc>
        <w:tc>
          <w:tcPr>
            <w:tcW w:w="3166" w:type="dxa"/>
            <w:gridSpan w:val="3"/>
            <w:tcBorders>
              <w:top w:val="nil"/>
              <w:left w:val="nil"/>
              <w:bottom w:val="single" w:sz="8" w:space="0" w:color="auto"/>
              <w:right w:val="single" w:sz="8" w:space="0" w:color="auto"/>
            </w:tcBorders>
            <w:vAlign w:val="center"/>
          </w:tcPr>
          <w:p w14:paraId="7EF680E2" w14:textId="492A3649" w:rsidR="000B24A4" w:rsidRPr="00015210" w:rsidDel="00B25861" w:rsidRDefault="000B24A4" w:rsidP="00874B70">
            <w:pPr>
              <w:jc w:val="center"/>
              <w:rPr>
                <w:del w:id="206" w:author="Dylan CHEN" w:date="2026-08-30T19:37:00Z" w16du:dateUtc="2026-08-30T11:37:00Z"/>
                <w:color w:val="000000"/>
                <w:sz w:val="22"/>
                <w:szCs w:val="22"/>
              </w:rPr>
            </w:pPr>
            <w:del w:id="207" w:author="Dylan CHEN" w:date="2026-08-30T19:37:00Z" w16du:dateUtc="2026-08-30T11:37:00Z">
              <w:r w:rsidRPr="00015210" w:rsidDel="00B25861">
                <w:rPr>
                  <w:color w:val="000000"/>
                  <w:sz w:val="22"/>
                  <w:szCs w:val="22"/>
                </w:rPr>
                <w:delText>experience and interpretation</w:delText>
              </w:r>
            </w:del>
          </w:p>
        </w:tc>
        <w:tc>
          <w:tcPr>
            <w:tcW w:w="3309" w:type="dxa"/>
            <w:gridSpan w:val="2"/>
            <w:tcBorders>
              <w:top w:val="nil"/>
              <w:left w:val="nil"/>
              <w:bottom w:val="single" w:sz="8" w:space="0" w:color="auto"/>
              <w:right w:val="single" w:sz="8" w:space="0" w:color="auto"/>
            </w:tcBorders>
            <w:vAlign w:val="center"/>
          </w:tcPr>
          <w:p w14:paraId="51BB5995" w14:textId="6089A56B" w:rsidR="000B24A4" w:rsidRPr="00015210" w:rsidDel="00B25861" w:rsidRDefault="000B24A4" w:rsidP="00874B70">
            <w:pPr>
              <w:jc w:val="center"/>
              <w:rPr>
                <w:del w:id="208" w:author="Dylan CHEN" w:date="2026-08-30T19:37:00Z" w16du:dateUtc="2026-08-30T11:37:00Z"/>
                <w:color w:val="000000"/>
                <w:sz w:val="22"/>
                <w:szCs w:val="22"/>
              </w:rPr>
            </w:pPr>
            <w:del w:id="209" w:author="Dylan CHEN" w:date="2026-08-30T19:37:00Z" w16du:dateUtc="2026-08-30T11:37:00Z">
              <w:r w:rsidRPr="00015210" w:rsidDel="00B25861">
                <w:rPr>
                  <w:color w:val="000000"/>
                  <w:sz w:val="22"/>
                  <w:szCs w:val="22"/>
                </w:rPr>
                <w:delText>correctness and efficiency</w:delText>
              </w:r>
            </w:del>
          </w:p>
        </w:tc>
      </w:tr>
      <w:tr w:rsidR="000B24A4" w:rsidRPr="00015210" w:rsidDel="00B25861" w14:paraId="79E2D16B" w14:textId="21C50EB3" w:rsidTr="001F085E">
        <w:trPr>
          <w:trHeight w:val="43"/>
          <w:jc w:val="center"/>
          <w:del w:id="210"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28B45638" w14:textId="6318612A" w:rsidR="000B24A4" w:rsidRPr="00015210" w:rsidDel="00B25861" w:rsidRDefault="000B24A4" w:rsidP="00874B70">
            <w:pPr>
              <w:rPr>
                <w:del w:id="211" w:author="Dylan CHEN" w:date="2026-08-30T19:37:00Z" w16du:dateUtc="2026-08-30T11:37:00Z"/>
                <w:color w:val="000000"/>
                <w:sz w:val="22"/>
                <w:szCs w:val="22"/>
              </w:rPr>
            </w:pPr>
            <w:del w:id="212" w:author="Dylan CHEN" w:date="2026-08-30T19:37:00Z" w16du:dateUtc="2026-08-30T11:37:00Z">
              <w:r w:rsidRPr="00015210" w:rsidDel="00B25861">
                <w:rPr>
                  <w:color w:val="000000"/>
                  <w:sz w:val="22"/>
                  <w:szCs w:val="22"/>
                </w:rPr>
                <w:delText xml:space="preserve">Timing of AI answer </w:delText>
              </w:r>
            </w:del>
          </w:p>
        </w:tc>
        <w:tc>
          <w:tcPr>
            <w:tcW w:w="3166" w:type="dxa"/>
            <w:gridSpan w:val="3"/>
            <w:tcBorders>
              <w:top w:val="nil"/>
              <w:left w:val="nil"/>
              <w:bottom w:val="single" w:sz="8" w:space="0" w:color="auto"/>
              <w:right w:val="single" w:sz="8" w:space="0" w:color="auto"/>
            </w:tcBorders>
            <w:vAlign w:val="center"/>
            <w:hideMark/>
          </w:tcPr>
          <w:p w14:paraId="4D5F9BA3" w14:textId="6DDEDDEC" w:rsidR="000B24A4" w:rsidRPr="00015210" w:rsidDel="00B25861" w:rsidRDefault="000B24A4" w:rsidP="00874B70">
            <w:pPr>
              <w:jc w:val="center"/>
              <w:rPr>
                <w:del w:id="213" w:author="Dylan CHEN" w:date="2026-08-30T19:37:00Z" w16du:dateUtc="2026-08-30T11:37:00Z"/>
                <w:color w:val="000000"/>
                <w:sz w:val="22"/>
                <w:szCs w:val="22"/>
              </w:rPr>
            </w:pPr>
            <w:del w:id="214" w:author="Dylan CHEN" w:date="2026-08-30T19:37:00Z" w16du:dateUtc="2026-08-30T11:37:00Z">
              <w:r w:rsidRPr="00015210" w:rsidDel="00B25861">
                <w:rPr>
                  <w:color w:val="000000"/>
                  <w:sz w:val="22"/>
                  <w:szCs w:val="22"/>
                </w:rPr>
                <w:delText xml:space="preserve">after </w:delText>
              </w:r>
              <w:r w:rsidR="00325E46" w:rsidDel="00B25861">
                <w:rPr>
                  <w:color w:val="000000"/>
                  <w:sz w:val="22"/>
                  <w:szCs w:val="22"/>
                </w:rPr>
                <w:delText xml:space="preserve">many human </w:delText>
              </w:r>
              <w:r w:rsidRPr="00015210" w:rsidDel="00B25861">
                <w:rPr>
                  <w:color w:val="000000"/>
                  <w:sz w:val="22"/>
                  <w:szCs w:val="22"/>
                </w:rPr>
                <w:delText>posting</w:delText>
              </w:r>
            </w:del>
          </w:p>
        </w:tc>
        <w:tc>
          <w:tcPr>
            <w:tcW w:w="3309" w:type="dxa"/>
            <w:gridSpan w:val="2"/>
            <w:tcBorders>
              <w:top w:val="nil"/>
              <w:left w:val="nil"/>
              <w:bottom w:val="single" w:sz="8" w:space="0" w:color="auto"/>
              <w:right w:val="single" w:sz="8" w:space="0" w:color="auto"/>
            </w:tcBorders>
            <w:vAlign w:val="center"/>
            <w:hideMark/>
          </w:tcPr>
          <w:p w14:paraId="67E29108" w14:textId="553D0A68" w:rsidR="000B24A4" w:rsidRPr="00015210" w:rsidDel="00B25861" w:rsidRDefault="000B24A4" w:rsidP="00874B70">
            <w:pPr>
              <w:jc w:val="center"/>
              <w:rPr>
                <w:del w:id="215" w:author="Dylan CHEN" w:date="2026-08-30T19:37:00Z" w16du:dateUtc="2026-08-30T11:37:00Z"/>
                <w:color w:val="000000"/>
                <w:sz w:val="22"/>
                <w:szCs w:val="22"/>
              </w:rPr>
            </w:pPr>
            <w:del w:id="216" w:author="Dylan CHEN" w:date="2026-08-30T19:37:00Z" w16du:dateUtc="2026-08-30T11:37:00Z">
              <w:r w:rsidRPr="00015210" w:rsidDel="00B25861">
                <w:rPr>
                  <w:color w:val="000000"/>
                  <w:sz w:val="22"/>
                  <w:szCs w:val="22"/>
                </w:rPr>
                <w:delText xml:space="preserve">immediately after question posting </w:delText>
              </w:r>
            </w:del>
          </w:p>
        </w:tc>
      </w:tr>
      <w:tr w:rsidR="000B24A4" w:rsidRPr="00015210" w:rsidDel="00B25861" w14:paraId="0894EE8B" w14:textId="6CC6E2CF" w:rsidTr="001F085E">
        <w:trPr>
          <w:trHeight w:val="79"/>
          <w:jc w:val="center"/>
          <w:del w:id="217"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637774DA" w14:textId="2B3BD7DB" w:rsidR="000B24A4" w:rsidRPr="00015210" w:rsidDel="00B25861" w:rsidRDefault="000B24A4" w:rsidP="00874B70">
            <w:pPr>
              <w:rPr>
                <w:del w:id="218" w:author="Dylan CHEN" w:date="2026-08-30T19:37:00Z" w16du:dateUtc="2026-08-30T11:37:00Z"/>
                <w:color w:val="000000"/>
                <w:sz w:val="22"/>
                <w:szCs w:val="22"/>
              </w:rPr>
            </w:pPr>
            <w:del w:id="219" w:author="Dylan CHEN" w:date="2026-08-30T19:37:00Z" w16du:dateUtc="2026-08-30T11:37:00Z">
              <w:r w:rsidRPr="00015210" w:rsidDel="00B25861">
                <w:rPr>
                  <w:color w:val="000000"/>
                  <w:sz w:val="22"/>
                  <w:szCs w:val="22"/>
                </w:rPr>
                <w:delText xml:space="preserve">Separates AI </w:delText>
              </w:r>
              <w:r w:rsidRPr="00015210" w:rsidDel="00B25861">
                <w:rPr>
                  <w:i/>
                  <w:iCs/>
                  <w:color w:val="000000"/>
                  <w:sz w:val="22"/>
                  <w:szCs w:val="22"/>
                </w:rPr>
                <w:delText>label</w:delText>
              </w:r>
              <w:r w:rsidRPr="00015210" w:rsidDel="00B25861">
                <w:rPr>
                  <w:color w:val="000000"/>
                  <w:sz w:val="22"/>
                  <w:szCs w:val="22"/>
                </w:rPr>
                <w:delText xml:space="preserve"> from AI </w:delText>
              </w:r>
              <w:r w:rsidRPr="00015210" w:rsidDel="00B25861">
                <w:rPr>
                  <w:i/>
                  <w:iCs/>
                  <w:color w:val="000000"/>
                  <w:sz w:val="22"/>
                  <w:szCs w:val="22"/>
                </w:rPr>
                <w:delText>content</w:delText>
              </w:r>
            </w:del>
          </w:p>
        </w:tc>
        <w:tc>
          <w:tcPr>
            <w:tcW w:w="3166" w:type="dxa"/>
            <w:gridSpan w:val="3"/>
            <w:tcBorders>
              <w:top w:val="nil"/>
              <w:left w:val="nil"/>
              <w:bottom w:val="single" w:sz="8" w:space="0" w:color="auto"/>
              <w:right w:val="single" w:sz="8" w:space="0" w:color="auto"/>
            </w:tcBorders>
            <w:vAlign w:val="center"/>
            <w:hideMark/>
          </w:tcPr>
          <w:p w14:paraId="5D1E082A" w14:textId="46A75873" w:rsidR="000B24A4" w:rsidRPr="000E49BD" w:rsidDel="00B25861" w:rsidRDefault="000B24A4" w:rsidP="00874B70">
            <w:pPr>
              <w:jc w:val="center"/>
              <w:rPr>
                <w:del w:id="220" w:author="Dylan CHEN" w:date="2026-08-30T19:37:00Z" w16du:dateUtc="2026-08-30T11:37:00Z"/>
                <w:color w:val="000000"/>
                <w:sz w:val="22"/>
                <w:szCs w:val="22"/>
              </w:rPr>
            </w:pPr>
            <w:del w:id="221" w:author="Dylan CHEN" w:date="2026-08-30T19:37:00Z" w16du:dateUtc="2026-08-30T11:37:00Z">
              <w:r w:rsidRPr="000E49BD" w:rsidDel="00B25861">
                <w:rPr>
                  <w:color w:val="000000"/>
                  <w:sz w:val="22"/>
                  <w:szCs w:val="22"/>
                </w:rPr>
                <w:delText>Not the focus</w:delText>
              </w:r>
            </w:del>
          </w:p>
        </w:tc>
        <w:tc>
          <w:tcPr>
            <w:tcW w:w="3309" w:type="dxa"/>
            <w:gridSpan w:val="2"/>
            <w:tcBorders>
              <w:top w:val="nil"/>
              <w:left w:val="nil"/>
              <w:bottom w:val="single" w:sz="8" w:space="0" w:color="auto"/>
              <w:right w:val="single" w:sz="8" w:space="0" w:color="auto"/>
            </w:tcBorders>
            <w:vAlign w:val="center"/>
            <w:hideMark/>
          </w:tcPr>
          <w:p w14:paraId="642C0A53" w14:textId="176730C6" w:rsidR="000B24A4" w:rsidRPr="00874B70" w:rsidDel="00B25861" w:rsidRDefault="000B24A4" w:rsidP="00874B70">
            <w:pPr>
              <w:jc w:val="center"/>
              <w:rPr>
                <w:del w:id="222" w:author="Dylan CHEN" w:date="2026-08-30T19:37:00Z" w16du:dateUtc="2026-08-30T11:37:00Z"/>
                <w:color w:val="000000"/>
                <w:sz w:val="22"/>
                <w:szCs w:val="22"/>
              </w:rPr>
            </w:pPr>
            <w:del w:id="223" w:author="Dylan CHEN" w:date="2026-08-30T19:37:00Z" w16du:dateUtc="2026-08-30T11:37:00Z">
              <w:r w:rsidRPr="00874B70" w:rsidDel="00B25861">
                <w:rPr>
                  <w:color w:val="000000"/>
                  <w:sz w:val="22"/>
                  <w:szCs w:val="22"/>
                </w:rPr>
                <w:delText>Yes</w:delText>
              </w:r>
            </w:del>
          </w:p>
        </w:tc>
      </w:tr>
      <w:tr w:rsidR="000B24A4" w:rsidRPr="00015210" w:rsidDel="00B25861" w14:paraId="5DD3F94D" w14:textId="23CBC8B1" w:rsidTr="001F085E">
        <w:trPr>
          <w:trHeight w:val="40"/>
          <w:jc w:val="center"/>
          <w:del w:id="224"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548FFC8C" w14:textId="5CE24F49" w:rsidR="000B24A4" w:rsidRPr="00015210" w:rsidDel="00B25861" w:rsidRDefault="000B24A4" w:rsidP="00874B70">
            <w:pPr>
              <w:rPr>
                <w:del w:id="225" w:author="Dylan CHEN" w:date="2026-08-30T19:37:00Z" w16du:dateUtc="2026-08-30T11:37:00Z"/>
                <w:color w:val="000000"/>
                <w:sz w:val="22"/>
                <w:szCs w:val="22"/>
              </w:rPr>
            </w:pPr>
            <w:del w:id="226" w:author="Dylan CHEN" w:date="2026-08-30T19:37:00Z" w16du:dateUtc="2026-08-30T11:37:00Z">
              <w:r w:rsidRPr="00015210" w:rsidDel="00B25861">
                <w:rPr>
                  <w:color w:val="000000"/>
                  <w:sz w:val="22"/>
                  <w:szCs w:val="22"/>
                </w:rPr>
                <w:delText>Identification strategy</w:delText>
              </w:r>
            </w:del>
          </w:p>
        </w:tc>
        <w:tc>
          <w:tcPr>
            <w:tcW w:w="3166" w:type="dxa"/>
            <w:gridSpan w:val="3"/>
            <w:tcBorders>
              <w:top w:val="nil"/>
              <w:left w:val="nil"/>
              <w:bottom w:val="single" w:sz="8" w:space="0" w:color="auto"/>
              <w:right w:val="single" w:sz="8" w:space="0" w:color="auto"/>
            </w:tcBorders>
            <w:vAlign w:val="center"/>
            <w:hideMark/>
          </w:tcPr>
          <w:p w14:paraId="3CF8C59D" w14:textId="7016C910" w:rsidR="000B24A4" w:rsidRPr="00015210" w:rsidDel="00B25861" w:rsidRDefault="000B24A4" w:rsidP="00874B70">
            <w:pPr>
              <w:jc w:val="center"/>
              <w:rPr>
                <w:del w:id="227" w:author="Dylan CHEN" w:date="2026-08-30T19:37:00Z" w16du:dateUtc="2026-08-30T11:37:00Z"/>
                <w:color w:val="000000"/>
                <w:sz w:val="22"/>
                <w:szCs w:val="22"/>
              </w:rPr>
            </w:pPr>
            <w:del w:id="228" w:author="Dylan CHEN" w:date="2026-08-30T19:37:00Z" w16du:dateUtc="2026-08-30T11:37:00Z">
              <w:r w:rsidRPr="00015210" w:rsidDel="00B25861">
                <w:rPr>
                  <w:color w:val="000000"/>
                  <w:sz w:val="22"/>
                  <w:szCs w:val="22"/>
                </w:rPr>
                <w:delText>Natural experiment and lab experiment</w:delText>
              </w:r>
            </w:del>
          </w:p>
        </w:tc>
        <w:tc>
          <w:tcPr>
            <w:tcW w:w="3309" w:type="dxa"/>
            <w:gridSpan w:val="2"/>
            <w:tcBorders>
              <w:top w:val="nil"/>
              <w:left w:val="nil"/>
              <w:bottom w:val="single" w:sz="8" w:space="0" w:color="auto"/>
              <w:right w:val="single" w:sz="8" w:space="0" w:color="auto"/>
            </w:tcBorders>
            <w:vAlign w:val="center"/>
            <w:hideMark/>
          </w:tcPr>
          <w:p w14:paraId="2EC1D9F9" w14:textId="016BE8BA" w:rsidR="000B24A4" w:rsidRPr="00015210" w:rsidDel="00B25861" w:rsidRDefault="000B24A4" w:rsidP="00874B70">
            <w:pPr>
              <w:jc w:val="center"/>
              <w:rPr>
                <w:del w:id="229" w:author="Dylan CHEN" w:date="2026-08-30T19:37:00Z" w16du:dateUtc="2026-08-30T11:37:00Z"/>
                <w:color w:val="000000"/>
                <w:sz w:val="22"/>
                <w:szCs w:val="22"/>
              </w:rPr>
            </w:pPr>
            <w:del w:id="230" w:author="Dylan CHEN" w:date="2026-08-30T19:37:00Z" w16du:dateUtc="2026-08-30T11:37:00Z">
              <w:r w:rsidRPr="00015210" w:rsidDel="00B25861">
                <w:rPr>
                  <w:color w:val="000000"/>
                  <w:sz w:val="22"/>
                  <w:szCs w:val="22"/>
                </w:rPr>
                <w:delText>Field randomization at the question level</w:delText>
              </w:r>
            </w:del>
          </w:p>
        </w:tc>
      </w:tr>
      <w:tr w:rsidR="00B25861" w:rsidRPr="00B25861" w14:paraId="429756E8" w14:textId="77777777" w:rsidTr="00C95B3F">
        <w:tblPrEx>
          <w:tblW w:w="0" w:type="auto"/>
          <w:jc w:val="center"/>
          <w:tblLayout w:type="fixed"/>
          <w:tblCellMar>
            <w:left w:w="0" w:type="dxa"/>
            <w:right w:w="0" w:type="dxa"/>
          </w:tblCellMar>
          <w:tblPrExChange w:id="231" w:author="Dylan CHEN" w:date="2026-08-30T21:08:00Z" w16du:dateUtc="2026-08-30T13:08:00Z">
            <w:tblPrEx>
              <w:tblW w:w="0" w:type="auto"/>
              <w:jc w:val="center"/>
              <w:tblLayout w:type="fixed"/>
              <w:tblCellMar>
                <w:left w:w="0" w:type="dxa"/>
                <w:right w:w="0" w:type="dxa"/>
              </w:tblCellMar>
            </w:tblPrEx>
          </w:tblPrExChange>
        </w:tblPrEx>
        <w:trPr>
          <w:trHeight w:val="360"/>
          <w:jc w:val="center"/>
          <w:ins w:id="232" w:author="Dylan CHEN" w:date="2026-08-30T19:37:00Z"/>
          <w:trPrChange w:id="233" w:author="Dylan CHEN" w:date="2026-08-30T21:08:00Z" w16du:dateUtc="2026-08-30T13:08:00Z">
            <w:trPr>
              <w:gridAfter w:val="0"/>
              <w:trHeight w:val="360"/>
              <w:jc w:val="center"/>
            </w:trPr>
          </w:trPrChange>
        </w:trPr>
        <w:tc>
          <w:tcPr>
            <w:tcW w:w="1829" w:type="dxa"/>
            <w:tcBorders>
              <w:top w:val="single" w:sz="8" w:space="0" w:color="auto"/>
              <w:left w:val="single" w:sz="8" w:space="0" w:color="auto"/>
              <w:bottom w:val="single" w:sz="8" w:space="0" w:color="auto"/>
              <w:right w:val="single" w:sz="8" w:space="0" w:color="auto"/>
            </w:tcBorders>
            <w:vAlign w:val="center"/>
            <w:hideMark/>
            <w:tcPrChange w:id="234" w:author="Dylan CHEN" w:date="2026-08-30T21:08:00Z" w16du:dateUtc="2026-08-30T13:08:00Z">
              <w:tcPr>
                <w:tcW w:w="1829" w:type="dxa"/>
                <w:gridSpan w:val="2"/>
                <w:tcBorders>
                  <w:top w:val="single" w:sz="8" w:space="0" w:color="auto"/>
                  <w:left w:val="single" w:sz="8" w:space="0" w:color="auto"/>
                  <w:bottom w:val="single" w:sz="8" w:space="0" w:color="auto"/>
                  <w:right w:val="single" w:sz="8" w:space="0" w:color="auto"/>
                </w:tcBorders>
                <w:vAlign w:val="center"/>
                <w:hideMark/>
              </w:tcPr>
            </w:tcPrChange>
          </w:tcPr>
          <w:p w14:paraId="4CA1C173" w14:textId="77777777" w:rsidR="00B25861" w:rsidRPr="00B25861" w:rsidRDefault="00B25861" w:rsidP="00B25861">
            <w:pPr>
              <w:jc w:val="center"/>
              <w:rPr>
                <w:ins w:id="235" w:author="Dylan CHEN" w:date="2026-08-30T19:37:00Z" w16du:dateUtc="2026-08-30T11:37:00Z"/>
                <w:b/>
                <w:bCs/>
                <w:color w:val="000000"/>
                <w:sz w:val="22"/>
                <w:szCs w:val="22"/>
              </w:rPr>
            </w:pPr>
            <w:ins w:id="236" w:author="Dylan CHEN" w:date="2026-08-30T19:37:00Z" w16du:dateUtc="2026-08-30T11:37:00Z">
              <w:r w:rsidRPr="00B25861">
                <w:rPr>
                  <w:b/>
                  <w:bCs/>
                  <w:color w:val="000000"/>
                  <w:sz w:val="22"/>
                  <w:szCs w:val="22"/>
                </w:rPr>
                <w:t>Dimension</w:t>
              </w:r>
            </w:ins>
          </w:p>
        </w:tc>
        <w:tc>
          <w:tcPr>
            <w:tcW w:w="1581" w:type="dxa"/>
            <w:gridSpan w:val="2"/>
            <w:tcBorders>
              <w:top w:val="single" w:sz="8" w:space="0" w:color="auto"/>
              <w:left w:val="nil"/>
              <w:bottom w:val="single" w:sz="8" w:space="0" w:color="auto"/>
              <w:right w:val="single" w:sz="8" w:space="0" w:color="auto"/>
            </w:tcBorders>
            <w:vAlign w:val="center"/>
            <w:hideMark/>
            <w:tcPrChange w:id="237" w:author="Dylan CHEN" w:date="2026-08-30T21:08:00Z" w16du:dateUtc="2026-08-30T13:08:00Z">
              <w:tcPr>
                <w:tcW w:w="1581" w:type="dxa"/>
                <w:gridSpan w:val="3"/>
                <w:tcBorders>
                  <w:top w:val="single" w:sz="8" w:space="0" w:color="auto"/>
                  <w:left w:val="nil"/>
                  <w:bottom w:val="single" w:sz="8" w:space="0" w:color="auto"/>
                  <w:right w:val="single" w:sz="8" w:space="0" w:color="auto"/>
                </w:tcBorders>
                <w:vAlign w:val="center"/>
                <w:hideMark/>
              </w:tcPr>
            </w:tcPrChange>
          </w:tcPr>
          <w:p w14:paraId="74873310" w14:textId="77777777" w:rsidR="00B25861" w:rsidRPr="00B25861" w:rsidRDefault="00B25861" w:rsidP="00B25861">
            <w:pPr>
              <w:jc w:val="center"/>
              <w:rPr>
                <w:ins w:id="238" w:author="Dylan CHEN" w:date="2026-08-30T19:37:00Z" w16du:dateUtc="2026-08-30T11:37:00Z"/>
                <w:b/>
                <w:bCs/>
                <w:color w:val="000000"/>
                <w:sz w:val="22"/>
                <w:szCs w:val="22"/>
              </w:rPr>
            </w:pPr>
            <w:ins w:id="239" w:author="Dylan CHEN" w:date="2026-08-30T19:37:00Z" w16du:dateUtc="2026-08-30T11:37:00Z">
              <w:r w:rsidRPr="00B25861">
                <w:rPr>
                  <w:b/>
                  <w:bCs/>
                  <w:color w:val="000000"/>
                  <w:sz w:val="22"/>
                  <w:szCs w:val="22"/>
                </w:rPr>
                <w:t>Xue et al. (2026)</w:t>
              </w:r>
            </w:ins>
          </w:p>
        </w:tc>
        <w:tc>
          <w:tcPr>
            <w:tcW w:w="1800" w:type="dxa"/>
            <w:tcBorders>
              <w:top w:val="single" w:sz="8" w:space="0" w:color="auto"/>
              <w:left w:val="nil"/>
              <w:bottom w:val="single" w:sz="8" w:space="0" w:color="auto"/>
              <w:right w:val="single" w:sz="8" w:space="0" w:color="auto"/>
            </w:tcBorders>
            <w:vAlign w:val="center"/>
            <w:hideMark/>
            <w:tcPrChange w:id="240" w:author="Dylan CHEN" w:date="2026-08-30T21:08:00Z" w16du:dateUtc="2026-08-30T13:08:00Z">
              <w:tcPr>
                <w:tcW w:w="1710" w:type="dxa"/>
                <w:gridSpan w:val="2"/>
                <w:tcBorders>
                  <w:top w:val="single" w:sz="8" w:space="0" w:color="auto"/>
                  <w:left w:val="nil"/>
                  <w:bottom w:val="single" w:sz="8" w:space="0" w:color="auto"/>
                  <w:right w:val="single" w:sz="8" w:space="0" w:color="auto"/>
                </w:tcBorders>
                <w:vAlign w:val="center"/>
                <w:hideMark/>
              </w:tcPr>
            </w:tcPrChange>
          </w:tcPr>
          <w:p w14:paraId="01BEE84C" w14:textId="77777777" w:rsidR="00B25861" w:rsidRPr="00B25861" w:rsidRDefault="00B25861" w:rsidP="00B25861">
            <w:pPr>
              <w:jc w:val="center"/>
              <w:rPr>
                <w:ins w:id="241" w:author="Dylan CHEN" w:date="2026-08-30T19:37:00Z" w16du:dateUtc="2026-08-30T11:37:00Z"/>
                <w:b/>
                <w:bCs/>
                <w:color w:val="000000"/>
                <w:sz w:val="22"/>
                <w:szCs w:val="22"/>
              </w:rPr>
            </w:pPr>
            <w:ins w:id="242" w:author="Dylan CHEN" w:date="2026-08-30T19:37:00Z" w16du:dateUtc="2026-08-30T11:37:00Z">
              <w:r w:rsidRPr="00B25861">
                <w:rPr>
                  <w:b/>
                  <w:bCs/>
                  <w:color w:val="000000"/>
                  <w:sz w:val="22"/>
                  <w:szCs w:val="22"/>
                </w:rPr>
                <w:t>Shan &amp; Qiu (2026)</w:t>
              </w:r>
            </w:ins>
          </w:p>
        </w:tc>
        <w:tc>
          <w:tcPr>
            <w:tcW w:w="2070" w:type="dxa"/>
            <w:gridSpan w:val="2"/>
            <w:tcBorders>
              <w:top w:val="single" w:sz="8" w:space="0" w:color="auto"/>
              <w:left w:val="nil"/>
              <w:bottom w:val="single" w:sz="8" w:space="0" w:color="auto"/>
              <w:right w:val="single" w:sz="8" w:space="0" w:color="auto"/>
            </w:tcBorders>
            <w:vAlign w:val="center"/>
            <w:hideMark/>
            <w:tcPrChange w:id="243" w:author="Dylan CHEN" w:date="2026-08-30T21:08:00Z" w16du:dateUtc="2026-08-30T13:08:00Z">
              <w:tcPr>
                <w:tcW w:w="2160" w:type="dxa"/>
                <w:gridSpan w:val="3"/>
                <w:tcBorders>
                  <w:top w:val="single" w:sz="8" w:space="0" w:color="auto"/>
                  <w:left w:val="nil"/>
                  <w:bottom w:val="single" w:sz="8" w:space="0" w:color="auto"/>
                  <w:right w:val="single" w:sz="8" w:space="0" w:color="auto"/>
                </w:tcBorders>
                <w:vAlign w:val="center"/>
                <w:hideMark/>
              </w:tcPr>
            </w:tcPrChange>
          </w:tcPr>
          <w:p w14:paraId="13E26C47" w14:textId="77777777" w:rsidR="00B25861" w:rsidRPr="00B25861" w:rsidRDefault="00B25861" w:rsidP="00B25861">
            <w:pPr>
              <w:jc w:val="center"/>
              <w:rPr>
                <w:ins w:id="244" w:author="Dylan CHEN" w:date="2026-08-30T19:37:00Z" w16du:dateUtc="2026-08-30T11:37:00Z"/>
                <w:b/>
                <w:bCs/>
                <w:color w:val="000000"/>
                <w:sz w:val="22"/>
                <w:szCs w:val="22"/>
              </w:rPr>
            </w:pPr>
            <w:ins w:id="245" w:author="Dylan CHEN" w:date="2026-08-30T19:37:00Z" w16du:dateUtc="2026-08-30T11:37:00Z">
              <w:r w:rsidRPr="00B25861">
                <w:rPr>
                  <w:b/>
                  <w:bCs/>
                  <w:color w:val="000000"/>
                  <w:sz w:val="22"/>
                  <w:szCs w:val="22"/>
                </w:rPr>
                <w:t>Su et al. (2025)</w:t>
              </w:r>
            </w:ins>
          </w:p>
        </w:tc>
        <w:tc>
          <w:tcPr>
            <w:tcW w:w="2060" w:type="dxa"/>
            <w:tcBorders>
              <w:top w:val="single" w:sz="8" w:space="0" w:color="auto"/>
              <w:left w:val="nil"/>
              <w:bottom w:val="single" w:sz="8" w:space="0" w:color="auto"/>
              <w:right w:val="single" w:sz="8" w:space="0" w:color="auto"/>
            </w:tcBorders>
            <w:vAlign w:val="center"/>
            <w:hideMark/>
            <w:tcPrChange w:id="246" w:author="Dylan CHEN" w:date="2026-08-30T21:08:00Z" w16du:dateUtc="2026-08-30T13:08:00Z">
              <w:tcPr>
                <w:tcW w:w="2060" w:type="dxa"/>
                <w:gridSpan w:val="2"/>
                <w:tcBorders>
                  <w:top w:val="single" w:sz="8" w:space="0" w:color="auto"/>
                  <w:left w:val="nil"/>
                  <w:bottom w:val="single" w:sz="8" w:space="0" w:color="auto"/>
                  <w:right w:val="single" w:sz="8" w:space="0" w:color="auto"/>
                </w:tcBorders>
                <w:vAlign w:val="center"/>
                <w:hideMark/>
              </w:tcPr>
            </w:tcPrChange>
          </w:tcPr>
          <w:p w14:paraId="706089E7" w14:textId="77777777" w:rsidR="00B25861" w:rsidRPr="00B25861" w:rsidRDefault="00B25861" w:rsidP="00B25861">
            <w:pPr>
              <w:jc w:val="center"/>
              <w:rPr>
                <w:ins w:id="247" w:author="Dylan CHEN" w:date="2026-08-30T19:37:00Z" w16du:dateUtc="2026-08-30T11:37:00Z"/>
                <w:b/>
                <w:bCs/>
                <w:color w:val="000000"/>
                <w:sz w:val="22"/>
                <w:szCs w:val="22"/>
              </w:rPr>
            </w:pPr>
            <w:ins w:id="248" w:author="Dylan CHEN" w:date="2026-08-30T19:37:00Z" w16du:dateUtc="2026-08-30T11:37:00Z">
              <w:r w:rsidRPr="00B25861">
                <w:rPr>
                  <w:b/>
                  <w:bCs/>
                  <w:color w:val="000000"/>
                  <w:sz w:val="22"/>
                  <w:szCs w:val="22"/>
                </w:rPr>
                <w:t>Our study</w:t>
              </w:r>
            </w:ins>
          </w:p>
        </w:tc>
      </w:tr>
      <w:tr w:rsidR="00B25861" w:rsidRPr="00B25861" w14:paraId="02098D1A" w14:textId="77777777" w:rsidTr="00C95B3F">
        <w:tblPrEx>
          <w:tblW w:w="0" w:type="auto"/>
          <w:jc w:val="center"/>
          <w:tblLayout w:type="fixed"/>
          <w:tblCellMar>
            <w:left w:w="0" w:type="dxa"/>
            <w:right w:w="0" w:type="dxa"/>
          </w:tblCellMar>
          <w:tblPrExChange w:id="249" w:author="Dylan CHEN" w:date="2026-08-30T21:08:00Z" w16du:dateUtc="2026-08-30T13:08:00Z">
            <w:tblPrEx>
              <w:tblW w:w="0" w:type="auto"/>
              <w:jc w:val="center"/>
              <w:tblLayout w:type="fixed"/>
              <w:tblCellMar>
                <w:left w:w="0" w:type="dxa"/>
                <w:right w:w="0" w:type="dxa"/>
              </w:tblCellMar>
            </w:tblPrEx>
          </w:tblPrExChange>
        </w:tblPrEx>
        <w:trPr>
          <w:trHeight w:val="40"/>
          <w:jc w:val="center"/>
          <w:ins w:id="250" w:author="Dylan CHEN" w:date="2026-08-30T19:37:00Z"/>
          <w:trPrChange w:id="251"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252"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42EDE304" w14:textId="77777777" w:rsidR="00B25861" w:rsidRPr="00B25861" w:rsidRDefault="00B25861" w:rsidP="00B25861">
            <w:pPr>
              <w:rPr>
                <w:ins w:id="253" w:author="Dylan CHEN" w:date="2026-08-30T19:37:00Z" w16du:dateUtc="2026-08-30T11:37:00Z"/>
                <w:color w:val="000000"/>
                <w:sz w:val="22"/>
                <w:szCs w:val="22"/>
              </w:rPr>
            </w:pPr>
            <w:ins w:id="254" w:author="Dylan CHEN" w:date="2026-08-30T19:37:00Z" w16du:dateUtc="2026-08-30T11:37:00Z">
              <w:r w:rsidRPr="00B25861">
                <w:rPr>
                  <w:color w:val="000000"/>
                  <w:sz w:val="22"/>
                  <w:szCs w:val="22"/>
                </w:rPr>
                <w:t>Primary outcome</w:t>
              </w:r>
            </w:ins>
          </w:p>
        </w:tc>
        <w:tc>
          <w:tcPr>
            <w:tcW w:w="1581" w:type="dxa"/>
            <w:gridSpan w:val="2"/>
            <w:tcBorders>
              <w:top w:val="nil"/>
              <w:left w:val="nil"/>
              <w:bottom w:val="single" w:sz="8" w:space="0" w:color="auto"/>
              <w:right w:val="single" w:sz="8" w:space="0" w:color="auto"/>
            </w:tcBorders>
            <w:vAlign w:val="center"/>
            <w:hideMark/>
            <w:tcPrChange w:id="255"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3B2AD709" w14:textId="77777777" w:rsidR="00B25861" w:rsidRPr="00B25861" w:rsidRDefault="00B25861" w:rsidP="00B25861">
            <w:pPr>
              <w:jc w:val="center"/>
              <w:rPr>
                <w:ins w:id="256" w:author="Dylan CHEN" w:date="2026-08-30T19:37:00Z" w16du:dateUtc="2026-08-30T11:37:00Z"/>
                <w:color w:val="000000"/>
                <w:sz w:val="22"/>
                <w:szCs w:val="22"/>
              </w:rPr>
            </w:pPr>
            <w:ins w:id="257" w:author="Dylan CHEN" w:date="2026-08-30T19:37:00Z" w16du:dateUtc="2026-08-30T11:37:00Z">
              <w:r w:rsidRPr="00B25861">
                <w:rPr>
                  <w:color w:val="000000"/>
                  <w:sz w:val="22"/>
                  <w:szCs w:val="22"/>
                </w:rPr>
                <w:t>Question (supply &amp; quality)</w:t>
              </w:r>
            </w:ins>
          </w:p>
        </w:tc>
        <w:tc>
          <w:tcPr>
            <w:tcW w:w="1800" w:type="dxa"/>
            <w:tcBorders>
              <w:top w:val="nil"/>
              <w:left w:val="nil"/>
              <w:bottom w:val="single" w:sz="8" w:space="0" w:color="auto"/>
              <w:right w:val="single" w:sz="8" w:space="0" w:color="auto"/>
            </w:tcBorders>
            <w:vAlign w:val="center"/>
            <w:hideMark/>
            <w:tcPrChange w:id="258"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75885227" w14:textId="77777777" w:rsidR="00B25861" w:rsidRPr="00B25861" w:rsidRDefault="00B25861" w:rsidP="00B25861">
            <w:pPr>
              <w:jc w:val="center"/>
              <w:rPr>
                <w:ins w:id="259" w:author="Dylan CHEN" w:date="2026-08-30T19:37:00Z" w16du:dateUtc="2026-08-30T11:37:00Z"/>
                <w:color w:val="000000"/>
                <w:sz w:val="22"/>
                <w:szCs w:val="22"/>
              </w:rPr>
            </w:pPr>
            <w:ins w:id="260" w:author="Dylan CHEN" w:date="2026-08-30T19:37:00Z" w16du:dateUtc="2026-08-30T11:37:00Z">
              <w:r w:rsidRPr="00B25861">
                <w:rPr>
                  <w:color w:val="000000"/>
                  <w:sz w:val="22"/>
                  <w:szCs w:val="22"/>
                </w:rPr>
                <w:t xml:space="preserve">Answer (supply, length &amp; readability) </w:t>
              </w:r>
            </w:ins>
          </w:p>
        </w:tc>
        <w:tc>
          <w:tcPr>
            <w:tcW w:w="2070" w:type="dxa"/>
            <w:gridSpan w:val="2"/>
            <w:tcBorders>
              <w:top w:val="nil"/>
              <w:left w:val="nil"/>
              <w:bottom w:val="single" w:sz="8" w:space="0" w:color="auto"/>
              <w:right w:val="single" w:sz="8" w:space="0" w:color="auto"/>
            </w:tcBorders>
            <w:vAlign w:val="center"/>
            <w:hideMark/>
            <w:tcPrChange w:id="261"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09C492DD" w14:textId="77777777" w:rsidR="00B25861" w:rsidRPr="00B25861" w:rsidRDefault="00B25861" w:rsidP="00B25861">
            <w:pPr>
              <w:jc w:val="center"/>
              <w:rPr>
                <w:ins w:id="262" w:author="Dylan CHEN" w:date="2026-08-30T19:37:00Z" w16du:dateUtc="2026-08-30T11:37:00Z"/>
                <w:color w:val="000000"/>
                <w:sz w:val="22"/>
                <w:szCs w:val="22"/>
              </w:rPr>
            </w:pPr>
            <w:ins w:id="263" w:author="Dylan CHEN" w:date="2026-08-30T19:37:00Z" w16du:dateUtc="2026-08-30T11:37:00Z">
              <w:r w:rsidRPr="00B25861">
                <w:rPr>
                  <w:color w:val="000000"/>
                  <w:sz w:val="22"/>
                  <w:szCs w:val="22"/>
                </w:rPr>
                <w:t>Answer (supply &amp; length)</w:t>
              </w:r>
            </w:ins>
          </w:p>
        </w:tc>
        <w:tc>
          <w:tcPr>
            <w:tcW w:w="2060" w:type="dxa"/>
            <w:tcBorders>
              <w:top w:val="nil"/>
              <w:left w:val="nil"/>
              <w:bottom w:val="single" w:sz="8" w:space="0" w:color="auto"/>
              <w:right w:val="single" w:sz="8" w:space="0" w:color="auto"/>
            </w:tcBorders>
            <w:vAlign w:val="center"/>
            <w:hideMark/>
            <w:tcPrChange w:id="264"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5542E2F4" w14:textId="77777777" w:rsidR="00B25861" w:rsidRPr="00B25861" w:rsidRDefault="00B25861" w:rsidP="00B25861">
            <w:pPr>
              <w:jc w:val="center"/>
              <w:rPr>
                <w:ins w:id="265" w:author="Dylan CHEN" w:date="2026-08-30T19:37:00Z" w16du:dateUtc="2026-08-30T11:37:00Z"/>
                <w:color w:val="000000"/>
                <w:sz w:val="22"/>
                <w:szCs w:val="22"/>
              </w:rPr>
            </w:pPr>
            <w:ins w:id="266" w:author="Dylan CHEN" w:date="2026-08-30T19:37:00Z" w16du:dateUtc="2026-08-30T11:37:00Z">
              <w:r w:rsidRPr="00B25861">
                <w:rPr>
                  <w:color w:val="000000"/>
                  <w:sz w:val="22"/>
                  <w:szCs w:val="22"/>
                </w:rPr>
                <w:t>Answer (supply &amp; quality)</w:t>
              </w:r>
            </w:ins>
          </w:p>
        </w:tc>
      </w:tr>
      <w:tr w:rsidR="00B25861" w:rsidRPr="00B25861" w14:paraId="31226845" w14:textId="77777777" w:rsidTr="00C95B3F">
        <w:tblPrEx>
          <w:tblW w:w="0" w:type="auto"/>
          <w:jc w:val="center"/>
          <w:tblLayout w:type="fixed"/>
          <w:tblCellMar>
            <w:left w:w="0" w:type="dxa"/>
            <w:right w:w="0" w:type="dxa"/>
          </w:tblCellMar>
          <w:tblPrExChange w:id="267" w:author="Dylan CHEN" w:date="2026-08-30T21:08:00Z" w16du:dateUtc="2026-08-30T13:08:00Z">
            <w:tblPrEx>
              <w:tblW w:w="0" w:type="auto"/>
              <w:jc w:val="center"/>
              <w:tblLayout w:type="fixed"/>
              <w:tblCellMar>
                <w:left w:w="0" w:type="dxa"/>
                <w:right w:w="0" w:type="dxa"/>
              </w:tblCellMar>
            </w:tblPrEx>
          </w:tblPrExChange>
        </w:tblPrEx>
        <w:trPr>
          <w:trHeight w:val="40"/>
          <w:jc w:val="center"/>
          <w:ins w:id="268" w:author="Dylan CHEN" w:date="2026-08-30T19:37:00Z"/>
          <w:trPrChange w:id="269"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270"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4376C57C" w14:textId="77777777" w:rsidR="00B25861" w:rsidRPr="00B25861" w:rsidRDefault="00B25861" w:rsidP="00B25861">
            <w:pPr>
              <w:rPr>
                <w:ins w:id="271" w:author="Dylan CHEN" w:date="2026-08-30T19:37:00Z" w16du:dateUtc="2026-08-30T11:37:00Z"/>
                <w:color w:val="000000"/>
                <w:sz w:val="22"/>
                <w:szCs w:val="22"/>
              </w:rPr>
            </w:pPr>
            <w:ins w:id="272" w:author="Dylan CHEN" w:date="2026-08-30T19:37:00Z" w16du:dateUtc="2026-08-30T11:37:00Z">
              <w:r w:rsidRPr="00B25861">
                <w:rPr>
                  <w:color w:val="000000"/>
                  <w:sz w:val="22"/>
                  <w:szCs w:val="22"/>
                </w:rPr>
                <w:t>Domain and basis of contribution value</w:t>
              </w:r>
            </w:ins>
          </w:p>
        </w:tc>
        <w:tc>
          <w:tcPr>
            <w:tcW w:w="1581" w:type="dxa"/>
            <w:gridSpan w:val="2"/>
            <w:tcBorders>
              <w:top w:val="nil"/>
              <w:left w:val="nil"/>
              <w:bottom w:val="single" w:sz="8" w:space="0" w:color="auto"/>
              <w:right w:val="single" w:sz="8" w:space="0" w:color="auto"/>
            </w:tcBorders>
            <w:vAlign w:val="center"/>
            <w:hideMark/>
            <w:tcPrChange w:id="273"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3E82F1E1" w14:textId="77777777" w:rsidR="00B25861" w:rsidRPr="00B25861" w:rsidRDefault="00B25861" w:rsidP="00B25861">
            <w:pPr>
              <w:jc w:val="center"/>
              <w:rPr>
                <w:ins w:id="274" w:author="Dylan CHEN" w:date="2026-08-30T19:37:00Z" w16du:dateUtc="2026-08-30T11:37:00Z"/>
                <w:color w:val="000000"/>
                <w:sz w:val="22"/>
                <w:szCs w:val="22"/>
              </w:rPr>
            </w:pPr>
            <w:ins w:id="275" w:author="Dylan CHEN" w:date="2026-08-30T19:37:00Z" w16du:dateUtc="2026-08-30T11:37:00Z">
              <w:r w:rsidRPr="00B25861">
                <w:rPr>
                  <w:color w:val="000000"/>
                  <w:sz w:val="22"/>
                  <w:szCs w:val="22"/>
                </w:rPr>
                <w:t>Technical; correctness</w:t>
              </w:r>
            </w:ins>
          </w:p>
        </w:tc>
        <w:tc>
          <w:tcPr>
            <w:tcW w:w="1800" w:type="dxa"/>
            <w:tcBorders>
              <w:top w:val="nil"/>
              <w:left w:val="nil"/>
              <w:bottom w:val="single" w:sz="8" w:space="0" w:color="auto"/>
              <w:right w:val="single" w:sz="8" w:space="0" w:color="auto"/>
            </w:tcBorders>
            <w:vAlign w:val="center"/>
            <w:hideMark/>
            <w:tcPrChange w:id="276"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40860853" w14:textId="77777777" w:rsidR="00B25861" w:rsidRPr="00B25861" w:rsidRDefault="00B25861" w:rsidP="00B25861">
            <w:pPr>
              <w:jc w:val="center"/>
              <w:rPr>
                <w:ins w:id="277" w:author="Dylan CHEN" w:date="2026-08-30T19:37:00Z" w16du:dateUtc="2026-08-30T11:37:00Z"/>
                <w:color w:val="000000"/>
                <w:sz w:val="22"/>
                <w:szCs w:val="22"/>
              </w:rPr>
            </w:pPr>
            <w:ins w:id="278" w:author="Dylan CHEN" w:date="2026-08-30T19:37:00Z" w16du:dateUtc="2026-08-30T11:37:00Z">
              <w:r w:rsidRPr="00B25861">
                <w:rPr>
                  <w:color w:val="000000"/>
                  <w:sz w:val="22"/>
                  <w:szCs w:val="22"/>
                </w:rPr>
                <w:t>Technical; correctness</w:t>
              </w:r>
            </w:ins>
          </w:p>
        </w:tc>
        <w:tc>
          <w:tcPr>
            <w:tcW w:w="2070" w:type="dxa"/>
            <w:gridSpan w:val="2"/>
            <w:tcBorders>
              <w:top w:val="nil"/>
              <w:left w:val="nil"/>
              <w:bottom w:val="single" w:sz="8" w:space="0" w:color="auto"/>
              <w:right w:val="single" w:sz="8" w:space="0" w:color="auto"/>
            </w:tcBorders>
            <w:vAlign w:val="center"/>
            <w:hideMark/>
            <w:tcPrChange w:id="279"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70FA2BD8" w14:textId="77777777" w:rsidR="00B25861" w:rsidRPr="00B25861" w:rsidRDefault="00B25861" w:rsidP="00B25861">
            <w:pPr>
              <w:jc w:val="center"/>
              <w:rPr>
                <w:ins w:id="280" w:author="Dylan CHEN" w:date="2026-08-30T19:37:00Z" w16du:dateUtc="2026-08-30T11:37:00Z"/>
                <w:color w:val="000000"/>
                <w:sz w:val="22"/>
                <w:szCs w:val="22"/>
              </w:rPr>
            </w:pPr>
            <w:ins w:id="281" w:author="Dylan CHEN" w:date="2026-08-30T19:37:00Z" w16du:dateUtc="2026-08-30T11:37:00Z">
              <w:r w:rsidRPr="00B25861">
                <w:rPr>
                  <w:color w:val="000000"/>
                  <w:sz w:val="22"/>
                  <w:szCs w:val="22"/>
                </w:rPr>
                <w:t>General-interest; experience and interpretation</w:t>
              </w:r>
            </w:ins>
          </w:p>
        </w:tc>
        <w:tc>
          <w:tcPr>
            <w:tcW w:w="2060" w:type="dxa"/>
            <w:tcBorders>
              <w:top w:val="nil"/>
              <w:left w:val="nil"/>
              <w:bottom w:val="single" w:sz="8" w:space="0" w:color="auto"/>
              <w:right w:val="single" w:sz="8" w:space="0" w:color="auto"/>
            </w:tcBorders>
            <w:vAlign w:val="center"/>
            <w:hideMark/>
            <w:tcPrChange w:id="282"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4870F98D" w14:textId="77777777" w:rsidR="00B25861" w:rsidRPr="00B25861" w:rsidRDefault="00B25861" w:rsidP="00B25861">
            <w:pPr>
              <w:jc w:val="center"/>
              <w:rPr>
                <w:ins w:id="283" w:author="Dylan CHEN" w:date="2026-08-30T19:37:00Z" w16du:dateUtc="2026-08-30T11:37:00Z"/>
                <w:color w:val="000000"/>
                <w:sz w:val="22"/>
                <w:szCs w:val="22"/>
              </w:rPr>
            </w:pPr>
            <w:ins w:id="284" w:author="Dylan CHEN" w:date="2026-08-30T19:37:00Z" w16du:dateUtc="2026-08-30T11:37:00Z">
              <w:r w:rsidRPr="00B25861">
                <w:rPr>
                  <w:color w:val="000000"/>
                  <w:sz w:val="22"/>
                  <w:szCs w:val="22"/>
                </w:rPr>
                <w:t xml:space="preserve">Technical; correctness </w:t>
              </w:r>
            </w:ins>
          </w:p>
        </w:tc>
      </w:tr>
      <w:tr w:rsidR="00B25861" w:rsidRPr="00B25861" w14:paraId="6B21C9B0" w14:textId="77777777" w:rsidTr="00C95B3F">
        <w:tblPrEx>
          <w:tblW w:w="0" w:type="auto"/>
          <w:jc w:val="center"/>
          <w:tblLayout w:type="fixed"/>
          <w:tblCellMar>
            <w:left w:w="0" w:type="dxa"/>
            <w:right w:w="0" w:type="dxa"/>
          </w:tblCellMar>
          <w:tblPrExChange w:id="285" w:author="Dylan CHEN" w:date="2026-08-30T21:08:00Z" w16du:dateUtc="2026-08-30T13:08:00Z">
            <w:tblPrEx>
              <w:tblW w:w="0" w:type="auto"/>
              <w:jc w:val="center"/>
              <w:tblLayout w:type="fixed"/>
              <w:tblCellMar>
                <w:left w:w="0" w:type="dxa"/>
                <w:right w:w="0" w:type="dxa"/>
              </w:tblCellMar>
            </w:tblPrEx>
          </w:tblPrExChange>
        </w:tblPrEx>
        <w:trPr>
          <w:trHeight w:val="360"/>
          <w:jc w:val="center"/>
          <w:ins w:id="286" w:author="Dylan CHEN" w:date="2026-08-30T19:37:00Z"/>
          <w:trPrChange w:id="287" w:author="Dylan CHEN" w:date="2026-08-30T21:08:00Z" w16du:dateUtc="2026-08-30T13:08:00Z">
            <w:trPr>
              <w:gridAfter w:val="0"/>
              <w:trHeight w:val="360"/>
              <w:jc w:val="center"/>
            </w:trPr>
          </w:trPrChange>
        </w:trPr>
        <w:tc>
          <w:tcPr>
            <w:tcW w:w="1829" w:type="dxa"/>
            <w:tcBorders>
              <w:top w:val="nil"/>
              <w:left w:val="single" w:sz="8" w:space="0" w:color="auto"/>
              <w:bottom w:val="single" w:sz="8" w:space="0" w:color="auto"/>
              <w:right w:val="single" w:sz="8" w:space="0" w:color="auto"/>
            </w:tcBorders>
            <w:vAlign w:val="center"/>
            <w:hideMark/>
            <w:tcPrChange w:id="288"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1006F4F0" w14:textId="77777777" w:rsidR="00B25861" w:rsidRPr="00B25861" w:rsidRDefault="00B25861" w:rsidP="00B25861">
            <w:pPr>
              <w:rPr>
                <w:ins w:id="289" w:author="Dylan CHEN" w:date="2026-08-30T19:37:00Z" w16du:dateUtc="2026-08-30T11:37:00Z"/>
                <w:color w:val="000000"/>
                <w:sz w:val="22"/>
                <w:szCs w:val="22"/>
              </w:rPr>
            </w:pPr>
            <w:ins w:id="290" w:author="Dylan CHEN" w:date="2026-08-30T19:37:00Z" w16du:dateUtc="2026-08-30T11:37:00Z">
              <w:r w:rsidRPr="00B25861">
                <w:rPr>
                  <w:color w:val="000000"/>
                  <w:sz w:val="22"/>
                  <w:szCs w:val="22"/>
                </w:rPr>
                <w:t>Locus of AI</w:t>
              </w:r>
            </w:ins>
          </w:p>
        </w:tc>
        <w:tc>
          <w:tcPr>
            <w:tcW w:w="1581" w:type="dxa"/>
            <w:gridSpan w:val="2"/>
            <w:tcBorders>
              <w:top w:val="nil"/>
              <w:left w:val="nil"/>
              <w:bottom w:val="single" w:sz="8" w:space="0" w:color="auto"/>
              <w:right w:val="single" w:sz="8" w:space="0" w:color="auto"/>
            </w:tcBorders>
            <w:vAlign w:val="center"/>
            <w:hideMark/>
            <w:tcPrChange w:id="291"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75EF54CE" w14:textId="77777777" w:rsidR="00B25861" w:rsidRPr="00B25861" w:rsidRDefault="00B25861" w:rsidP="00B25861">
            <w:pPr>
              <w:jc w:val="center"/>
              <w:rPr>
                <w:ins w:id="292" w:author="Dylan CHEN" w:date="2026-08-30T19:37:00Z" w16du:dateUtc="2026-08-30T11:37:00Z"/>
                <w:color w:val="000000"/>
                <w:sz w:val="22"/>
                <w:szCs w:val="22"/>
              </w:rPr>
            </w:pPr>
            <w:ins w:id="293" w:author="Dylan CHEN" w:date="2026-08-30T19:37:00Z" w16du:dateUtc="2026-08-30T11:37:00Z">
              <w:r w:rsidRPr="00B25861">
                <w:rPr>
                  <w:color w:val="000000"/>
                  <w:sz w:val="22"/>
                  <w:szCs w:val="22"/>
                </w:rPr>
                <w:t>External</w:t>
              </w:r>
            </w:ins>
          </w:p>
        </w:tc>
        <w:tc>
          <w:tcPr>
            <w:tcW w:w="1800" w:type="dxa"/>
            <w:tcBorders>
              <w:top w:val="nil"/>
              <w:left w:val="nil"/>
              <w:bottom w:val="single" w:sz="8" w:space="0" w:color="auto"/>
              <w:right w:val="single" w:sz="8" w:space="0" w:color="auto"/>
            </w:tcBorders>
            <w:vAlign w:val="center"/>
            <w:hideMark/>
            <w:tcPrChange w:id="294"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799556D2" w14:textId="77777777" w:rsidR="00B25861" w:rsidRPr="00B25861" w:rsidRDefault="00B25861" w:rsidP="00B25861">
            <w:pPr>
              <w:jc w:val="center"/>
              <w:rPr>
                <w:ins w:id="295" w:author="Dylan CHEN" w:date="2026-08-30T19:37:00Z" w16du:dateUtc="2026-08-30T11:37:00Z"/>
                <w:color w:val="000000"/>
                <w:sz w:val="22"/>
                <w:szCs w:val="22"/>
              </w:rPr>
            </w:pPr>
            <w:ins w:id="296" w:author="Dylan CHEN" w:date="2026-08-30T19:37:00Z" w16du:dateUtc="2026-08-30T11:37:00Z">
              <w:r w:rsidRPr="00B25861">
                <w:rPr>
                  <w:color w:val="000000"/>
                  <w:sz w:val="22"/>
                  <w:szCs w:val="22"/>
                </w:rPr>
                <w:t>External</w:t>
              </w:r>
            </w:ins>
          </w:p>
        </w:tc>
        <w:tc>
          <w:tcPr>
            <w:tcW w:w="2070" w:type="dxa"/>
            <w:gridSpan w:val="2"/>
            <w:tcBorders>
              <w:top w:val="nil"/>
              <w:left w:val="nil"/>
              <w:bottom w:val="single" w:sz="8" w:space="0" w:color="auto"/>
              <w:right w:val="single" w:sz="8" w:space="0" w:color="auto"/>
            </w:tcBorders>
            <w:vAlign w:val="center"/>
            <w:hideMark/>
            <w:tcPrChange w:id="297"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7130BD62" w14:textId="77777777" w:rsidR="00B25861" w:rsidRPr="00B25861" w:rsidRDefault="00B25861" w:rsidP="00B25861">
            <w:pPr>
              <w:jc w:val="center"/>
              <w:rPr>
                <w:ins w:id="298" w:author="Dylan CHEN" w:date="2026-08-30T19:37:00Z" w16du:dateUtc="2026-08-30T11:37:00Z"/>
                <w:color w:val="000000"/>
                <w:sz w:val="22"/>
                <w:szCs w:val="22"/>
              </w:rPr>
            </w:pPr>
            <w:ins w:id="299" w:author="Dylan CHEN" w:date="2026-08-30T19:37:00Z" w16du:dateUtc="2026-08-30T11:37:00Z">
              <w:r w:rsidRPr="00B25861">
                <w:rPr>
                  <w:color w:val="000000"/>
                  <w:sz w:val="22"/>
                  <w:szCs w:val="22"/>
                </w:rPr>
                <w:t>Platform-internal</w:t>
              </w:r>
            </w:ins>
          </w:p>
        </w:tc>
        <w:tc>
          <w:tcPr>
            <w:tcW w:w="2060" w:type="dxa"/>
            <w:tcBorders>
              <w:top w:val="nil"/>
              <w:left w:val="nil"/>
              <w:bottom w:val="single" w:sz="8" w:space="0" w:color="auto"/>
              <w:right w:val="single" w:sz="8" w:space="0" w:color="auto"/>
            </w:tcBorders>
            <w:vAlign w:val="center"/>
            <w:hideMark/>
            <w:tcPrChange w:id="300"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75DE459F" w14:textId="77777777" w:rsidR="00B25861" w:rsidRPr="00B25861" w:rsidRDefault="00B25861" w:rsidP="00B25861">
            <w:pPr>
              <w:jc w:val="center"/>
              <w:rPr>
                <w:ins w:id="301" w:author="Dylan CHEN" w:date="2026-08-30T19:37:00Z" w16du:dateUtc="2026-08-30T11:37:00Z"/>
                <w:color w:val="000000"/>
                <w:sz w:val="22"/>
                <w:szCs w:val="22"/>
              </w:rPr>
            </w:pPr>
            <w:ins w:id="302" w:author="Dylan CHEN" w:date="2026-08-30T19:37:00Z" w16du:dateUtc="2026-08-30T11:37:00Z">
              <w:r w:rsidRPr="00B25861">
                <w:rPr>
                  <w:color w:val="000000"/>
                  <w:sz w:val="22"/>
                  <w:szCs w:val="22"/>
                </w:rPr>
                <w:t>Platform-internal</w:t>
              </w:r>
            </w:ins>
          </w:p>
        </w:tc>
      </w:tr>
      <w:tr w:rsidR="00B25861" w:rsidRPr="00B25861" w14:paraId="4206D64B" w14:textId="77777777" w:rsidTr="00C95B3F">
        <w:tblPrEx>
          <w:tblW w:w="0" w:type="auto"/>
          <w:jc w:val="center"/>
          <w:tblLayout w:type="fixed"/>
          <w:tblCellMar>
            <w:left w:w="0" w:type="dxa"/>
            <w:right w:w="0" w:type="dxa"/>
          </w:tblCellMar>
          <w:tblPrExChange w:id="303" w:author="Dylan CHEN" w:date="2026-08-30T21:08:00Z" w16du:dateUtc="2026-08-30T13:08:00Z">
            <w:tblPrEx>
              <w:tblW w:w="0" w:type="auto"/>
              <w:jc w:val="center"/>
              <w:tblLayout w:type="fixed"/>
              <w:tblCellMar>
                <w:left w:w="0" w:type="dxa"/>
                <w:right w:w="0" w:type="dxa"/>
              </w:tblCellMar>
            </w:tblPrEx>
          </w:tblPrExChange>
        </w:tblPrEx>
        <w:trPr>
          <w:trHeight w:val="43"/>
          <w:jc w:val="center"/>
          <w:ins w:id="304" w:author="Dylan CHEN" w:date="2026-08-30T19:37:00Z"/>
          <w:trPrChange w:id="305" w:author="Dylan CHEN" w:date="2026-08-30T21:08:00Z" w16du:dateUtc="2026-08-30T13:08:00Z">
            <w:trPr>
              <w:gridAfter w:val="0"/>
              <w:trHeight w:val="43"/>
              <w:jc w:val="center"/>
            </w:trPr>
          </w:trPrChange>
        </w:trPr>
        <w:tc>
          <w:tcPr>
            <w:tcW w:w="1829" w:type="dxa"/>
            <w:tcBorders>
              <w:top w:val="nil"/>
              <w:left w:val="single" w:sz="8" w:space="0" w:color="auto"/>
              <w:bottom w:val="single" w:sz="8" w:space="0" w:color="auto"/>
              <w:right w:val="single" w:sz="8" w:space="0" w:color="auto"/>
            </w:tcBorders>
            <w:vAlign w:val="center"/>
            <w:hideMark/>
            <w:tcPrChange w:id="306"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0A43588E" w14:textId="77777777" w:rsidR="00B25861" w:rsidRPr="00B25861" w:rsidRDefault="00B25861" w:rsidP="00B25861">
            <w:pPr>
              <w:rPr>
                <w:ins w:id="307" w:author="Dylan CHEN" w:date="2026-08-30T19:37:00Z" w16du:dateUtc="2026-08-30T11:37:00Z"/>
                <w:color w:val="000000"/>
                <w:sz w:val="22"/>
                <w:szCs w:val="22"/>
              </w:rPr>
            </w:pPr>
            <w:ins w:id="308" w:author="Dylan CHEN" w:date="2026-08-30T19:37:00Z" w16du:dateUtc="2026-08-30T11:37:00Z">
              <w:r w:rsidRPr="00B25861">
                <w:rPr>
                  <w:color w:val="000000"/>
                  <w:sz w:val="22"/>
                  <w:szCs w:val="22"/>
                </w:rPr>
                <w:t xml:space="preserve">Timing of AI answer </w:t>
              </w:r>
            </w:ins>
          </w:p>
        </w:tc>
        <w:tc>
          <w:tcPr>
            <w:tcW w:w="1581" w:type="dxa"/>
            <w:gridSpan w:val="2"/>
            <w:tcBorders>
              <w:top w:val="nil"/>
              <w:left w:val="nil"/>
              <w:bottom w:val="single" w:sz="8" w:space="0" w:color="auto"/>
              <w:right w:val="single" w:sz="8" w:space="0" w:color="auto"/>
            </w:tcBorders>
            <w:vAlign w:val="center"/>
            <w:hideMark/>
            <w:tcPrChange w:id="309"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54A8FD8D" w14:textId="77777777" w:rsidR="00B25861" w:rsidRPr="00B25861" w:rsidRDefault="00B25861" w:rsidP="00B25861">
            <w:pPr>
              <w:jc w:val="center"/>
              <w:rPr>
                <w:ins w:id="310" w:author="Dylan CHEN" w:date="2026-08-30T19:37:00Z" w16du:dateUtc="2026-08-30T11:37:00Z"/>
                <w:color w:val="000000"/>
                <w:sz w:val="22"/>
                <w:szCs w:val="22"/>
              </w:rPr>
            </w:pPr>
            <w:ins w:id="311" w:author="Dylan CHEN" w:date="2026-08-30T19:37:00Z" w16du:dateUtc="2026-08-30T11:37:00Z">
              <w:r w:rsidRPr="00B25861">
                <w:rPr>
                  <w:color w:val="000000"/>
                  <w:sz w:val="22"/>
                  <w:szCs w:val="22"/>
                </w:rPr>
                <w:t>NA</w:t>
              </w:r>
            </w:ins>
          </w:p>
        </w:tc>
        <w:tc>
          <w:tcPr>
            <w:tcW w:w="1800" w:type="dxa"/>
            <w:tcBorders>
              <w:top w:val="nil"/>
              <w:left w:val="nil"/>
              <w:bottom w:val="single" w:sz="8" w:space="0" w:color="auto"/>
              <w:right w:val="single" w:sz="8" w:space="0" w:color="auto"/>
            </w:tcBorders>
            <w:vAlign w:val="center"/>
            <w:hideMark/>
            <w:tcPrChange w:id="312"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7213EC60" w14:textId="77777777" w:rsidR="00B25861" w:rsidRPr="00B25861" w:rsidRDefault="00B25861" w:rsidP="00B25861">
            <w:pPr>
              <w:jc w:val="center"/>
              <w:rPr>
                <w:ins w:id="313" w:author="Dylan CHEN" w:date="2026-08-30T19:37:00Z" w16du:dateUtc="2026-08-30T11:37:00Z"/>
                <w:color w:val="000000"/>
                <w:sz w:val="22"/>
                <w:szCs w:val="22"/>
              </w:rPr>
            </w:pPr>
            <w:ins w:id="314" w:author="Dylan CHEN" w:date="2026-08-30T19:37:00Z" w16du:dateUtc="2026-08-30T11:37:00Z">
              <w:r w:rsidRPr="00B25861">
                <w:rPr>
                  <w:color w:val="000000"/>
                  <w:sz w:val="22"/>
                  <w:szCs w:val="22"/>
                </w:rPr>
                <w:t>NA</w:t>
              </w:r>
            </w:ins>
          </w:p>
        </w:tc>
        <w:tc>
          <w:tcPr>
            <w:tcW w:w="2070" w:type="dxa"/>
            <w:gridSpan w:val="2"/>
            <w:tcBorders>
              <w:top w:val="nil"/>
              <w:left w:val="nil"/>
              <w:bottom w:val="single" w:sz="8" w:space="0" w:color="auto"/>
              <w:right w:val="single" w:sz="8" w:space="0" w:color="auto"/>
            </w:tcBorders>
            <w:vAlign w:val="center"/>
            <w:hideMark/>
            <w:tcPrChange w:id="315"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01601D22" w14:textId="77777777" w:rsidR="00B25861" w:rsidRPr="00B25861" w:rsidRDefault="00B25861" w:rsidP="00B25861">
            <w:pPr>
              <w:jc w:val="center"/>
              <w:rPr>
                <w:ins w:id="316" w:author="Dylan CHEN" w:date="2026-08-30T19:37:00Z" w16du:dateUtc="2026-08-30T11:37:00Z"/>
                <w:color w:val="000000"/>
                <w:sz w:val="22"/>
                <w:szCs w:val="22"/>
              </w:rPr>
            </w:pPr>
            <w:ins w:id="317" w:author="Dylan CHEN" w:date="2026-08-30T19:37:00Z" w16du:dateUtc="2026-08-30T11:37:00Z">
              <w:r w:rsidRPr="00B25861">
                <w:rPr>
                  <w:color w:val="000000"/>
                  <w:sz w:val="22"/>
                  <w:szCs w:val="22"/>
                </w:rPr>
                <w:t>years after posting (treated-group mean pre-policy tenure ≈ 49 months)</w:t>
              </w:r>
              <w:r w:rsidRPr="00B25861" w:rsidDel="00F85D5A">
                <w:rPr>
                  <w:color w:val="000000"/>
                  <w:sz w:val="22"/>
                  <w:szCs w:val="22"/>
                </w:rPr>
                <w:t xml:space="preserve"> </w:t>
              </w:r>
            </w:ins>
          </w:p>
        </w:tc>
        <w:tc>
          <w:tcPr>
            <w:tcW w:w="2060" w:type="dxa"/>
            <w:tcBorders>
              <w:top w:val="nil"/>
              <w:left w:val="nil"/>
              <w:bottom w:val="single" w:sz="8" w:space="0" w:color="auto"/>
              <w:right w:val="single" w:sz="8" w:space="0" w:color="auto"/>
            </w:tcBorders>
            <w:vAlign w:val="center"/>
            <w:hideMark/>
            <w:tcPrChange w:id="318"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5F4A5760" w14:textId="77777777" w:rsidR="00B25861" w:rsidRPr="00B25861" w:rsidRDefault="00B25861" w:rsidP="00B25861">
            <w:pPr>
              <w:jc w:val="center"/>
              <w:rPr>
                <w:ins w:id="319" w:author="Dylan CHEN" w:date="2026-08-30T19:37:00Z" w16du:dateUtc="2026-08-30T11:37:00Z"/>
                <w:color w:val="000000"/>
                <w:sz w:val="22"/>
                <w:szCs w:val="22"/>
              </w:rPr>
            </w:pPr>
            <w:ins w:id="320" w:author="Dylan CHEN" w:date="2026-08-30T19:37:00Z" w16du:dateUtc="2026-08-30T11:37:00Z">
              <w:r w:rsidRPr="00B25861">
                <w:rPr>
                  <w:color w:val="000000"/>
                  <w:sz w:val="22"/>
                  <w:szCs w:val="22"/>
                </w:rPr>
                <w:t xml:space="preserve">immediately after posting </w:t>
              </w:r>
            </w:ins>
          </w:p>
        </w:tc>
      </w:tr>
      <w:tr w:rsidR="00B25861" w:rsidRPr="00B25861" w14:paraId="366999DF" w14:textId="77777777" w:rsidTr="00C95B3F">
        <w:tblPrEx>
          <w:tblW w:w="0" w:type="auto"/>
          <w:jc w:val="center"/>
          <w:tblLayout w:type="fixed"/>
          <w:tblCellMar>
            <w:left w:w="0" w:type="dxa"/>
            <w:right w:w="0" w:type="dxa"/>
          </w:tblCellMar>
          <w:tblPrExChange w:id="321" w:author="Dylan CHEN" w:date="2026-08-30T21:08:00Z" w16du:dateUtc="2026-08-30T13:08:00Z">
            <w:tblPrEx>
              <w:tblW w:w="0" w:type="auto"/>
              <w:jc w:val="center"/>
              <w:tblLayout w:type="fixed"/>
              <w:tblCellMar>
                <w:left w:w="0" w:type="dxa"/>
                <w:right w:w="0" w:type="dxa"/>
              </w:tblCellMar>
            </w:tblPrEx>
          </w:tblPrExChange>
        </w:tblPrEx>
        <w:trPr>
          <w:trHeight w:val="61"/>
          <w:jc w:val="center"/>
          <w:ins w:id="322" w:author="Dylan CHEN" w:date="2026-08-30T19:37:00Z"/>
          <w:trPrChange w:id="323" w:author="Dylan CHEN" w:date="2026-08-30T21:08:00Z" w16du:dateUtc="2026-08-30T13:08:00Z">
            <w:trPr>
              <w:gridAfter w:val="0"/>
              <w:trHeight w:val="61"/>
              <w:jc w:val="center"/>
            </w:trPr>
          </w:trPrChange>
        </w:trPr>
        <w:tc>
          <w:tcPr>
            <w:tcW w:w="1829" w:type="dxa"/>
            <w:tcBorders>
              <w:top w:val="nil"/>
              <w:left w:val="single" w:sz="8" w:space="0" w:color="auto"/>
              <w:bottom w:val="single" w:sz="8" w:space="0" w:color="auto"/>
              <w:right w:val="single" w:sz="8" w:space="0" w:color="auto"/>
            </w:tcBorders>
            <w:vAlign w:val="center"/>
            <w:hideMark/>
            <w:tcPrChange w:id="324"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1B57C713" w14:textId="77777777" w:rsidR="00B25861" w:rsidRPr="00B25861" w:rsidRDefault="00B25861" w:rsidP="00B25861">
            <w:pPr>
              <w:rPr>
                <w:ins w:id="325" w:author="Dylan CHEN" w:date="2026-08-30T19:37:00Z" w16du:dateUtc="2026-08-30T11:37:00Z"/>
                <w:color w:val="000000"/>
                <w:sz w:val="22"/>
                <w:szCs w:val="22"/>
              </w:rPr>
            </w:pPr>
            <w:ins w:id="326" w:author="Dylan CHEN" w:date="2026-08-30T19:37:00Z" w16du:dateUtc="2026-08-30T11:37:00Z">
              <w:r w:rsidRPr="00B25861">
                <w:rPr>
                  <w:color w:val="000000"/>
                  <w:sz w:val="22"/>
                  <w:szCs w:val="22"/>
                </w:rPr>
                <w:t>AI’s relation to the human answerer</w:t>
              </w:r>
            </w:ins>
          </w:p>
        </w:tc>
        <w:tc>
          <w:tcPr>
            <w:tcW w:w="1581" w:type="dxa"/>
            <w:gridSpan w:val="2"/>
            <w:tcBorders>
              <w:top w:val="nil"/>
              <w:left w:val="nil"/>
              <w:bottom w:val="single" w:sz="8" w:space="0" w:color="auto"/>
              <w:right w:val="single" w:sz="8" w:space="0" w:color="auto"/>
            </w:tcBorders>
            <w:vAlign w:val="center"/>
            <w:hideMark/>
            <w:tcPrChange w:id="327"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117CF6DA" w14:textId="77777777" w:rsidR="00B25861" w:rsidRPr="00B25861" w:rsidRDefault="00B25861" w:rsidP="00B25861">
            <w:pPr>
              <w:jc w:val="center"/>
              <w:rPr>
                <w:ins w:id="328" w:author="Dylan CHEN" w:date="2026-08-30T19:37:00Z" w16du:dateUtc="2026-08-30T11:37:00Z"/>
                <w:color w:val="000000"/>
                <w:sz w:val="22"/>
                <w:szCs w:val="22"/>
              </w:rPr>
            </w:pPr>
            <w:ins w:id="329" w:author="Dylan CHEN" w:date="2026-08-30T19:37:00Z" w16du:dateUtc="2026-08-30T11:37:00Z">
              <w:r w:rsidRPr="00B25861">
                <w:rPr>
                  <w:color w:val="000000"/>
                  <w:sz w:val="22"/>
                  <w:szCs w:val="22"/>
                </w:rPr>
                <w:t>None – diverts questions pre-arrival</w:t>
              </w:r>
            </w:ins>
          </w:p>
        </w:tc>
        <w:tc>
          <w:tcPr>
            <w:tcW w:w="1800" w:type="dxa"/>
            <w:tcBorders>
              <w:top w:val="nil"/>
              <w:left w:val="nil"/>
              <w:bottom w:val="single" w:sz="8" w:space="0" w:color="auto"/>
              <w:right w:val="single" w:sz="8" w:space="0" w:color="auto"/>
            </w:tcBorders>
            <w:vAlign w:val="center"/>
            <w:hideMark/>
            <w:tcPrChange w:id="330"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0216BF99" w14:textId="77777777" w:rsidR="00B25861" w:rsidRPr="00B25861" w:rsidRDefault="00B25861" w:rsidP="00B25861">
            <w:pPr>
              <w:jc w:val="center"/>
              <w:rPr>
                <w:ins w:id="331" w:author="Dylan CHEN" w:date="2026-08-30T19:37:00Z" w16du:dateUtc="2026-08-30T11:37:00Z"/>
                <w:color w:val="000000"/>
                <w:sz w:val="22"/>
                <w:szCs w:val="22"/>
              </w:rPr>
            </w:pPr>
            <w:ins w:id="332" w:author="Dylan CHEN" w:date="2026-08-30T19:37:00Z" w16du:dateUtc="2026-08-30T11:37:00Z">
              <w:r w:rsidRPr="00B25861">
                <w:rPr>
                  <w:color w:val="000000"/>
                  <w:sz w:val="22"/>
                  <w:szCs w:val="22"/>
                </w:rPr>
                <w:t xml:space="preserve">Collaborator </w:t>
              </w:r>
            </w:ins>
          </w:p>
        </w:tc>
        <w:tc>
          <w:tcPr>
            <w:tcW w:w="2070" w:type="dxa"/>
            <w:gridSpan w:val="2"/>
            <w:tcBorders>
              <w:top w:val="nil"/>
              <w:left w:val="nil"/>
              <w:bottom w:val="single" w:sz="8" w:space="0" w:color="auto"/>
              <w:right w:val="single" w:sz="8" w:space="0" w:color="auto"/>
            </w:tcBorders>
            <w:vAlign w:val="center"/>
            <w:hideMark/>
            <w:tcPrChange w:id="333"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3DC0FF1D" w14:textId="77777777" w:rsidR="00B25861" w:rsidRPr="00B25861" w:rsidRDefault="00B25861" w:rsidP="00B25861">
            <w:pPr>
              <w:jc w:val="center"/>
              <w:rPr>
                <w:ins w:id="334" w:author="Dylan CHEN" w:date="2026-08-30T19:37:00Z" w16du:dateUtc="2026-08-30T11:37:00Z"/>
                <w:color w:val="000000"/>
                <w:sz w:val="22"/>
                <w:szCs w:val="22"/>
              </w:rPr>
            </w:pPr>
            <w:ins w:id="335" w:author="Dylan CHEN" w:date="2026-08-30T19:37:00Z" w16du:dateUtc="2026-08-30T11:37:00Z">
              <w:r w:rsidRPr="00B25861">
                <w:rPr>
                  <w:color w:val="000000"/>
                  <w:sz w:val="22"/>
                  <w:szCs w:val="22"/>
                </w:rPr>
                <w:t>Supplementary contributor</w:t>
              </w:r>
            </w:ins>
          </w:p>
        </w:tc>
        <w:tc>
          <w:tcPr>
            <w:tcW w:w="2060" w:type="dxa"/>
            <w:tcBorders>
              <w:top w:val="nil"/>
              <w:left w:val="nil"/>
              <w:bottom w:val="single" w:sz="8" w:space="0" w:color="auto"/>
              <w:right w:val="single" w:sz="8" w:space="0" w:color="auto"/>
            </w:tcBorders>
            <w:vAlign w:val="center"/>
            <w:hideMark/>
            <w:tcPrChange w:id="336"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3007CDA9" w14:textId="77777777" w:rsidR="00B25861" w:rsidRPr="00B25861" w:rsidRDefault="00B25861" w:rsidP="00B25861">
            <w:pPr>
              <w:jc w:val="center"/>
              <w:rPr>
                <w:ins w:id="337" w:author="Dylan CHEN" w:date="2026-08-30T19:37:00Z" w16du:dateUtc="2026-08-30T11:37:00Z"/>
                <w:color w:val="000000"/>
                <w:sz w:val="22"/>
                <w:szCs w:val="22"/>
              </w:rPr>
            </w:pPr>
            <w:ins w:id="338" w:author="Dylan CHEN" w:date="2026-08-30T19:37:00Z" w16du:dateUtc="2026-08-30T11:37:00Z">
              <w:r w:rsidRPr="00B25861">
                <w:rPr>
                  <w:color w:val="000000"/>
                  <w:sz w:val="22"/>
                  <w:szCs w:val="22"/>
                </w:rPr>
                <w:t>Direct competitor</w:t>
              </w:r>
            </w:ins>
          </w:p>
        </w:tc>
      </w:tr>
      <w:tr w:rsidR="00B25861" w:rsidRPr="00B25861" w14:paraId="2C012A9F" w14:textId="77777777" w:rsidTr="00C95B3F">
        <w:tblPrEx>
          <w:tblW w:w="0" w:type="auto"/>
          <w:jc w:val="center"/>
          <w:tblLayout w:type="fixed"/>
          <w:tblCellMar>
            <w:left w:w="0" w:type="dxa"/>
            <w:right w:w="0" w:type="dxa"/>
          </w:tblCellMar>
          <w:tblPrExChange w:id="339" w:author="Dylan CHEN" w:date="2026-08-30T21:08:00Z" w16du:dateUtc="2026-08-30T13:08:00Z">
            <w:tblPrEx>
              <w:tblW w:w="0" w:type="auto"/>
              <w:jc w:val="center"/>
              <w:tblLayout w:type="fixed"/>
              <w:tblCellMar>
                <w:left w:w="0" w:type="dxa"/>
                <w:right w:w="0" w:type="dxa"/>
              </w:tblCellMar>
            </w:tblPrEx>
          </w:tblPrExChange>
        </w:tblPrEx>
        <w:trPr>
          <w:trHeight w:val="40"/>
          <w:jc w:val="center"/>
          <w:ins w:id="340" w:author="Dylan CHEN" w:date="2026-08-30T19:37:00Z"/>
          <w:trPrChange w:id="341"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342"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0C40D2D0" w14:textId="77777777" w:rsidR="00B25861" w:rsidRPr="00B25861" w:rsidRDefault="00B25861" w:rsidP="00B25861">
            <w:pPr>
              <w:rPr>
                <w:ins w:id="343" w:author="Dylan CHEN" w:date="2026-08-30T19:37:00Z" w16du:dateUtc="2026-08-30T11:37:00Z"/>
                <w:color w:val="000000"/>
                <w:sz w:val="22"/>
                <w:szCs w:val="22"/>
              </w:rPr>
            </w:pPr>
            <w:ins w:id="344" w:author="Dylan CHEN" w:date="2026-08-30T19:37:00Z" w16du:dateUtc="2026-08-30T11:37:00Z">
              <w:r w:rsidRPr="00B25861">
                <w:rPr>
                  <w:color w:val="000000"/>
                  <w:sz w:val="22"/>
                  <w:szCs w:val="22"/>
                </w:rPr>
                <w:t xml:space="preserve">AI identifiable </w:t>
              </w:r>
            </w:ins>
          </w:p>
        </w:tc>
        <w:tc>
          <w:tcPr>
            <w:tcW w:w="1581" w:type="dxa"/>
            <w:gridSpan w:val="2"/>
            <w:tcBorders>
              <w:top w:val="nil"/>
              <w:left w:val="nil"/>
              <w:bottom w:val="single" w:sz="8" w:space="0" w:color="auto"/>
              <w:right w:val="single" w:sz="8" w:space="0" w:color="auto"/>
            </w:tcBorders>
            <w:vAlign w:val="center"/>
            <w:hideMark/>
            <w:tcPrChange w:id="345"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2DE41E06" w14:textId="77777777" w:rsidR="00B25861" w:rsidRPr="00B25861" w:rsidRDefault="00B25861" w:rsidP="00B25861">
            <w:pPr>
              <w:jc w:val="center"/>
              <w:rPr>
                <w:ins w:id="346" w:author="Dylan CHEN" w:date="2026-08-30T19:37:00Z" w16du:dateUtc="2026-08-30T11:37:00Z"/>
                <w:color w:val="000000"/>
                <w:sz w:val="22"/>
                <w:szCs w:val="22"/>
              </w:rPr>
            </w:pPr>
            <w:ins w:id="347" w:author="Dylan CHEN" w:date="2026-08-30T19:37:00Z" w16du:dateUtc="2026-08-30T11:37:00Z">
              <w:r w:rsidRPr="00B25861">
                <w:rPr>
                  <w:color w:val="000000"/>
                  <w:sz w:val="22"/>
                  <w:szCs w:val="22"/>
                </w:rPr>
                <w:t>No</w:t>
              </w:r>
            </w:ins>
          </w:p>
        </w:tc>
        <w:tc>
          <w:tcPr>
            <w:tcW w:w="1800" w:type="dxa"/>
            <w:tcBorders>
              <w:top w:val="nil"/>
              <w:left w:val="nil"/>
              <w:bottom w:val="single" w:sz="8" w:space="0" w:color="auto"/>
              <w:right w:val="single" w:sz="8" w:space="0" w:color="auto"/>
            </w:tcBorders>
            <w:vAlign w:val="center"/>
            <w:hideMark/>
            <w:tcPrChange w:id="348"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2360A951" w14:textId="77777777" w:rsidR="00B25861" w:rsidRPr="00B25861" w:rsidRDefault="00B25861" w:rsidP="00B25861">
            <w:pPr>
              <w:jc w:val="center"/>
              <w:rPr>
                <w:ins w:id="349" w:author="Dylan CHEN" w:date="2026-08-30T19:37:00Z" w16du:dateUtc="2026-08-30T11:37:00Z"/>
                <w:color w:val="000000"/>
                <w:sz w:val="22"/>
                <w:szCs w:val="22"/>
              </w:rPr>
            </w:pPr>
            <w:ins w:id="350" w:author="Dylan CHEN" w:date="2026-08-30T19:37:00Z" w16du:dateUtc="2026-08-30T11:37:00Z">
              <w:r w:rsidRPr="00B25861">
                <w:rPr>
                  <w:color w:val="000000"/>
                  <w:sz w:val="22"/>
                  <w:szCs w:val="22"/>
                </w:rPr>
                <w:t>No</w:t>
              </w:r>
            </w:ins>
          </w:p>
        </w:tc>
        <w:tc>
          <w:tcPr>
            <w:tcW w:w="2070" w:type="dxa"/>
            <w:gridSpan w:val="2"/>
            <w:tcBorders>
              <w:top w:val="nil"/>
              <w:left w:val="nil"/>
              <w:bottom w:val="single" w:sz="8" w:space="0" w:color="auto"/>
              <w:right w:val="single" w:sz="8" w:space="0" w:color="auto"/>
            </w:tcBorders>
            <w:vAlign w:val="center"/>
            <w:hideMark/>
            <w:tcPrChange w:id="351"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4E4C59CC" w14:textId="77777777" w:rsidR="00B25861" w:rsidRPr="00B25861" w:rsidRDefault="00B25861" w:rsidP="00B25861">
            <w:pPr>
              <w:jc w:val="center"/>
              <w:rPr>
                <w:ins w:id="352" w:author="Dylan CHEN" w:date="2026-08-30T19:37:00Z" w16du:dateUtc="2026-08-30T11:37:00Z"/>
                <w:color w:val="000000"/>
                <w:sz w:val="22"/>
                <w:szCs w:val="22"/>
              </w:rPr>
            </w:pPr>
            <w:ins w:id="353" w:author="Dylan CHEN" w:date="2026-08-30T19:37:00Z" w16du:dateUtc="2026-08-30T11:37:00Z">
              <w:r w:rsidRPr="00B25861">
                <w:rPr>
                  <w:color w:val="000000"/>
                  <w:sz w:val="22"/>
                  <w:szCs w:val="22"/>
                </w:rPr>
                <w:t>Yes</w:t>
              </w:r>
            </w:ins>
          </w:p>
        </w:tc>
        <w:tc>
          <w:tcPr>
            <w:tcW w:w="2060" w:type="dxa"/>
            <w:tcBorders>
              <w:top w:val="nil"/>
              <w:left w:val="nil"/>
              <w:bottom w:val="single" w:sz="8" w:space="0" w:color="auto"/>
              <w:right w:val="single" w:sz="8" w:space="0" w:color="auto"/>
            </w:tcBorders>
            <w:vAlign w:val="center"/>
            <w:hideMark/>
            <w:tcPrChange w:id="354"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621DCAFD" w14:textId="77777777" w:rsidR="00B25861" w:rsidRPr="00B25861" w:rsidRDefault="00B25861" w:rsidP="00B25861">
            <w:pPr>
              <w:jc w:val="center"/>
              <w:rPr>
                <w:ins w:id="355" w:author="Dylan CHEN" w:date="2026-08-30T19:37:00Z" w16du:dateUtc="2026-08-30T11:37:00Z"/>
                <w:color w:val="000000"/>
                <w:sz w:val="22"/>
                <w:szCs w:val="22"/>
              </w:rPr>
            </w:pPr>
            <w:ins w:id="356" w:author="Dylan CHEN" w:date="2026-08-30T19:37:00Z" w16du:dateUtc="2026-08-30T11:37:00Z">
              <w:r w:rsidRPr="00B25861">
                <w:rPr>
                  <w:color w:val="000000"/>
                  <w:sz w:val="22"/>
                  <w:szCs w:val="22"/>
                </w:rPr>
                <w:t>Yes</w:t>
              </w:r>
            </w:ins>
          </w:p>
        </w:tc>
      </w:tr>
      <w:tr w:rsidR="00B25861" w:rsidRPr="00B25861" w14:paraId="43A08209" w14:textId="77777777" w:rsidTr="00C95B3F">
        <w:tblPrEx>
          <w:tblW w:w="0" w:type="auto"/>
          <w:jc w:val="center"/>
          <w:tblLayout w:type="fixed"/>
          <w:tblCellMar>
            <w:left w:w="0" w:type="dxa"/>
            <w:right w:w="0" w:type="dxa"/>
          </w:tblCellMar>
          <w:tblPrExChange w:id="357" w:author="Dylan CHEN" w:date="2026-08-30T21:08:00Z" w16du:dateUtc="2026-08-30T13:08:00Z">
            <w:tblPrEx>
              <w:tblW w:w="0" w:type="auto"/>
              <w:jc w:val="center"/>
              <w:tblLayout w:type="fixed"/>
              <w:tblCellMar>
                <w:left w:w="0" w:type="dxa"/>
                <w:right w:w="0" w:type="dxa"/>
              </w:tblCellMar>
            </w:tblPrEx>
          </w:tblPrExChange>
        </w:tblPrEx>
        <w:trPr>
          <w:trHeight w:val="79"/>
          <w:jc w:val="center"/>
          <w:ins w:id="358" w:author="Dylan CHEN" w:date="2026-08-30T19:37:00Z"/>
          <w:trPrChange w:id="359" w:author="Dylan CHEN" w:date="2026-08-30T21:08:00Z" w16du:dateUtc="2026-08-30T13:08:00Z">
            <w:trPr>
              <w:gridAfter w:val="0"/>
              <w:trHeight w:val="79"/>
              <w:jc w:val="center"/>
            </w:trPr>
          </w:trPrChange>
        </w:trPr>
        <w:tc>
          <w:tcPr>
            <w:tcW w:w="1829" w:type="dxa"/>
            <w:tcBorders>
              <w:top w:val="nil"/>
              <w:left w:val="single" w:sz="8" w:space="0" w:color="auto"/>
              <w:bottom w:val="single" w:sz="8" w:space="0" w:color="auto"/>
              <w:right w:val="single" w:sz="8" w:space="0" w:color="auto"/>
            </w:tcBorders>
            <w:vAlign w:val="center"/>
            <w:hideMark/>
            <w:tcPrChange w:id="360"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43CCE004" w14:textId="77777777" w:rsidR="00B25861" w:rsidRPr="00B25861" w:rsidRDefault="00B25861" w:rsidP="00B25861">
            <w:pPr>
              <w:rPr>
                <w:ins w:id="361" w:author="Dylan CHEN" w:date="2026-08-30T19:37:00Z" w16du:dateUtc="2026-08-30T11:37:00Z"/>
                <w:color w:val="000000"/>
                <w:sz w:val="22"/>
                <w:szCs w:val="22"/>
              </w:rPr>
            </w:pPr>
            <w:ins w:id="362" w:author="Dylan CHEN" w:date="2026-08-30T19:37:00Z" w16du:dateUtc="2026-08-30T11:37:00Z">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ins>
          </w:p>
        </w:tc>
        <w:tc>
          <w:tcPr>
            <w:tcW w:w="1581" w:type="dxa"/>
            <w:gridSpan w:val="2"/>
            <w:tcBorders>
              <w:top w:val="nil"/>
              <w:left w:val="nil"/>
              <w:bottom w:val="single" w:sz="8" w:space="0" w:color="auto"/>
              <w:right w:val="single" w:sz="8" w:space="0" w:color="auto"/>
            </w:tcBorders>
            <w:vAlign w:val="center"/>
            <w:hideMark/>
            <w:tcPrChange w:id="363"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25BAD385" w14:textId="77777777" w:rsidR="00B25861" w:rsidRPr="00B25861" w:rsidRDefault="00B25861" w:rsidP="00B25861">
            <w:pPr>
              <w:jc w:val="center"/>
              <w:rPr>
                <w:ins w:id="364" w:author="Dylan CHEN" w:date="2026-08-30T19:37:00Z" w16du:dateUtc="2026-08-30T11:37:00Z"/>
                <w:color w:val="000000"/>
                <w:sz w:val="22"/>
                <w:szCs w:val="22"/>
              </w:rPr>
            </w:pPr>
            <w:ins w:id="365" w:author="Dylan CHEN" w:date="2026-08-30T19:37:00Z" w16du:dateUtc="2026-08-30T11:37:00Z">
              <w:r w:rsidRPr="00B25861">
                <w:rPr>
                  <w:color w:val="000000"/>
                  <w:sz w:val="22"/>
                  <w:szCs w:val="22"/>
                </w:rPr>
                <w:t>No</w:t>
              </w:r>
            </w:ins>
          </w:p>
        </w:tc>
        <w:tc>
          <w:tcPr>
            <w:tcW w:w="1800" w:type="dxa"/>
            <w:tcBorders>
              <w:top w:val="nil"/>
              <w:left w:val="nil"/>
              <w:bottom w:val="single" w:sz="8" w:space="0" w:color="auto"/>
              <w:right w:val="single" w:sz="8" w:space="0" w:color="auto"/>
            </w:tcBorders>
            <w:vAlign w:val="center"/>
            <w:hideMark/>
            <w:tcPrChange w:id="366"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0B515589" w14:textId="77777777" w:rsidR="00B25861" w:rsidRPr="00B25861" w:rsidRDefault="00B25861" w:rsidP="00B25861">
            <w:pPr>
              <w:jc w:val="center"/>
              <w:rPr>
                <w:ins w:id="367" w:author="Dylan CHEN" w:date="2026-08-30T19:37:00Z" w16du:dateUtc="2026-08-30T11:37:00Z"/>
                <w:color w:val="000000"/>
                <w:sz w:val="22"/>
                <w:szCs w:val="22"/>
              </w:rPr>
            </w:pPr>
            <w:ins w:id="368" w:author="Dylan CHEN" w:date="2026-08-30T19:37:00Z" w16du:dateUtc="2026-08-30T11:37:00Z">
              <w:r w:rsidRPr="00B25861">
                <w:rPr>
                  <w:color w:val="000000"/>
                  <w:sz w:val="22"/>
                  <w:szCs w:val="22"/>
                </w:rPr>
                <w:t>No</w:t>
              </w:r>
            </w:ins>
          </w:p>
        </w:tc>
        <w:tc>
          <w:tcPr>
            <w:tcW w:w="2070" w:type="dxa"/>
            <w:gridSpan w:val="2"/>
            <w:tcBorders>
              <w:top w:val="nil"/>
              <w:left w:val="nil"/>
              <w:bottom w:val="single" w:sz="8" w:space="0" w:color="auto"/>
              <w:right w:val="single" w:sz="8" w:space="0" w:color="auto"/>
            </w:tcBorders>
            <w:vAlign w:val="center"/>
            <w:hideMark/>
            <w:tcPrChange w:id="369"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4A4B0F6F" w14:textId="77777777" w:rsidR="00B25861" w:rsidRPr="00B25861" w:rsidRDefault="00B25861" w:rsidP="00B25861">
            <w:pPr>
              <w:jc w:val="center"/>
              <w:rPr>
                <w:ins w:id="370" w:author="Dylan CHEN" w:date="2026-08-30T19:37:00Z" w16du:dateUtc="2026-08-30T11:37:00Z"/>
                <w:color w:val="000000"/>
                <w:sz w:val="22"/>
                <w:szCs w:val="22"/>
              </w:rPr>
            </w:pPr>
            <w:ins w:id="371" w:author="Dylan CHEN" w:date="2026-08-30T19:37:00Z" w16du:dateUtc="2026-08-30T11:37:00Z">
              <w:r w:rsidRPr="00B25861">
                <w:rPr>
                  <w:color w:val="000000"/>
                  <w:sz w:val="22"/>
                  <w:szCs w:val="22"/>
                </w:rPr>
                <w:t>Not the focus</w:t>
              </w:r>
            </w:ins>
          </w:p>
        </w:tc>
        <w:tc>
          <w:tcPr>
            <w:tcW w:w="2060" w:type="dxa"/>
            <w:tcBorders>
              <w:top w:val="nil"/>
              <w:left w:val="nil"/>
              <w:bottom w:val="single" w:sz="8" w:space="0" w:color="auto"/>
              <w:right w:val="single" w:sz="8" w:space="0" w:color="auto"/>
            </w:tcBorders>
            <w:vAlign w:val="center"/>
            <w:hideMark/>
            <w:tcPrChange w:id="372"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3C9BE4AC" w14:textId="77777777" w:rsidR="00B25861" w:rsidRPr="00B25861" w:rsidRDefault="00B25861" w:rsidP="00B25861">
            <w:pPr>
              <w:jc w:val="center"/>
              <w:rPr>
                <w:ins w:id="373" w:author="Dylan CHEN" w:date="2026-08-30T19:37:00Z" w16du:dateUtc="2026-08-30T11:37:00Z"/>
                <w:color w:val="000000"/>
                <w:sz w:val="22"/>
                <w:szCs w:val="22"/>
              </w:rPr>
            </w:pPr>
            <w:ins w:id="374" w:author="Dylan CHEN" w:date="2026-08-30T19:37:00Z" w16du:dateUtc="2026-08-30T11:37:00Z">
              <w:r w:rsidRPr="00B25861">
                <w:rPr>
                  <w:color w:val="000000"/>
                  <w:sz w:val="22"/>
                  <w:szCs w:val="22"/>
                </w:rPr>
                <w:t>Yes</w:t>
              </w:r>
            </w:ins>
          </w:p>
        </w:tc>
      </w:tr>
      <w:tr w:rsidR="00B25861" w:rsidRPr="00B25861" w14:paraId="33F6309E" w14:textId="77777777" w:rsidTr="00C95B3F">
        <w:tblPrEx>
          <w:tblW w:w="0" w:type="auto"/>
          <w:jc w:val="center"/>
          <w:tblLayout w:type="fixed"/>
          <w:tblCellMar>
            <w:left w:w="0" w:type="dxa"/>
            <w:right w:w="0" w:type="dxa"/>
          </w:tblCellMar>
          <w:tblPrExChange w:id="375" w:author="Dylan CHEN" w:date="2026-08-30T21:08:00Z" w16du:dateUtc="2026-08-30T13:08:00Z">
            <w:tblPrEx>
              <w:tblW w:w="0" w:type="auto"/>
              <w:jc w:val="center"/>
              <w:tblLayout w:type="fixed"/>
              <w:tblCellMar>
                <w:left w:w="0" w:type="dxa"/>
                <w:right w:w="0" w:type="dxa"/>
              </w:tblCellMar>
            </w:tblPrEx>
          </w:tblPrExChange>
        </w:tblPrEx>
        <w:trPr>
          <w:trHeight w:val="40"/>
          <w:jc w:val="center"/>
          <w:ins w:id="376" w:author="Dylan CHEN" w:date="2026-08-30T19:37:00Z"/>
          <w:trPrChange w:id="377"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378"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7FA96E27" w14:textId="77777777" w:rsidR="00B25861" w:rsidRPr="00B25861" w:rsidRDefault="00B25861" w:rsidP="00B25861">
            <w:pPr>
              <w:rPr>
                <w:ins w:id="379" w:author="Dylan CHEN" w:date="2026-08-30T19:37:00Z" w16du:dateUtc="2026-08-30T11:37:00Z"/>
                <w:color w:val="000000"/>
                <w:sz w:val="22"/>
                <w:szCs w:val="22"/>
              </w:rPr>
            </w:pPr>
            <w:ins w:id="380" w:author="Dylan CHEN" w:date="2026-08-30T19:37:00Z" w16du:dateUtc="2026-08-30T11:37:00Z">
              <w:r w:rsidRPr="00B25861">
                <w:rPr>
                  <w:color w:val="000000"/>
                  <w:sz w:val="22"/>
                  <w:szCs w:val="22"/>
                </w:rPr>
                <w:t>Research design</w:t>
              </w:r>
            </w:ins>
          </w:p>
        </w:tc>
        <w:tc>
          <w:tcPr>
            <w:tcW w:w="1581" w:type="dxa"/>
            <w:gridSpan w:val="2"/>
            <w:tcBorders>
              <w:top w:val="nil"/>
              <w:left w:val="nil"/>
              <w:bottom w:val="single" w:sz="8" w:space="0" w:color="auto"/>
              <w:right w:val="single" w:sz="8" w:space="0" w:color="auto"/>
            </w:tcBorders>
            <w:vAlign w:val="center"/>
            <w:hideMark/>
            <w:tcPrChange w:id="381"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21F3DB09" w14:textId="77777777" w:rsidR="00B25861" w:rsidRPr="00B25861" w:rsidRDefault="00B25861" w:rsidP="00B25861">
            <w:pPr>
              <w:jc w:val="center"/>
              <w:rPr>
                <w:ins w:id="382" w:author="Dylan CHEN" w:date="2026-08-30T19:37:00Z" w16du:dateUtc="2026-08-30T11:37:00Z"/>
                <w:color w:val="000000"/>
                <w:sz w:val="22"/>
                <w:szCs w:val="22"/>
              </w:rPr>
            </w:pPr>
            <w:ins w:id="383" w:author="Dylan CHEN" w:date="2026-08-30T19:37:00Z" w16du:dateUtc="2026-08-30T11:37:00Z">
              <w:r w:rsidRPr="00B25861">
                <w:rPr>
                  <w:color w:val="000000"/>
                  <w:sz w:val="22"/>
                  <w:szCs w:val="22"/>
                </w:rPr>
                <w:t>Natural experiment</w:t>
              </w:r>
            </w:ins>
          </w:p>
        </w:tc>
        <w:tc>
          <w:tcPr>
            <w:tcW w:w="1800" w:type="dxa"/>
            <w:tcBorders>
              <w:top w:val="nil"/>
              <w:left w:val="nil"/>
              <w:bottom w:val="single" w:sz="8" w:space="0" w:color="auto"/>
              <w:right w:val="single" w:sz="8" w:space="0" w:color="auto"/>
            </w:tcBorders>
            <w:vAlign w:val="center"/>
            <w:hideMark/>
            <w:tcPrChange w:id="384"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2326AE54" w14:textId="77777777" w:rsidR="00B25861" w:rsidRPr="00B25861" w:rsidRDefault="00B25861" w:rsidP="00B25861">
            <w:pPr>
              <w:jc w:val="center"/>
              <w:rPr>
                <w:ins w:id="385" w:author="Dylan CHEN" w:date="2026-08-30T19:37:00Z" w16du:dateUtc="2026-08-30T11:37:00Z"/>
                <w:color w:val="000000"/>
                <w:sz w:val="22"/>
                <w:szCs w:val="22"/>
              </w:rPr>
            </w:pPr>
            <w:ins w:id="386" w:author="Dylan CHEN" w:date="2026-08-30T19:37:00Z" w16du:dateUtc="2026-08-30T11:37:00Z">
              <w:r w:rsidRPr="00B25861">
                <w:rPr>
                  <w:color w:val="000000"/>
                  <w:sz w:val="22"/>
                  <w:szCs w:val="22"/>
                </w:rPr>
                <w:t>Natural experiment</w:t>
              </w:r>
            </w:ins>
          </w:p>
        </w:tc>
        <w:tc>
          <w:tcPr>
            <w:tcW w:w="2070" w:type="dxa"/>
            <w:gridSpan w:val="2"/>
            <w:tcBorders>
              <w:top w:val="nil"/>
              <w:left w:val="nil"/>
              <w:bottom w:val="single" w:sz="8" w:space="0" w:color="auto"/>
              <w:right w:val="single" w:sz="8" w:space="0" w:color="auto"/>
            </w:tcBorders>
            <w:vAlign w:val="center"/>
            <w:hideMark/>
            <w:tcPrChange w:id="387"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1DFA9FFD" w14:textId="77777777" w:rsidR="00B25861" w:rsidRPr="00B25861" w:rsidRDefault="00B25861" w:rsidP="00B25861">
            <w:pPr>
              <w:jc w:val="center"/>
              <w:rPr>
                <w:ins w:id="388" w:author="Dylan CHEN" w:date="2026-08-30T19:37:00Z" w16du:dateUtc="2026-08-30T11:37:00Z"/>
                <w:color w:val="000000"/>
                <w:sz w:val="22"/>
                <w:szCs w:val="22"/>
              </w:rPr>
            </w:pPr>
            <w:ins w:id="389" w:author="Dylan CHEN" w:date="2026-08-30T19:37:00Z" w16du:dateUtc="2026-08-30T11:37:00Z">
              <w:r w:rsidRPr="00B25861">
                <w:rPr>
                  <w:color w:val="000000"/>
                  <w:sz w:val="22"/>
                  <w:szCs w:val="22"/>
                </w:rPr>
                <w:t>Natural experiment and lab experiment</w:t>
              </w:r>
            </w:ins>
          </w:p>
        </w:tc>
        <w:tc>
          <w:tcPr>
            <w:tcW w:w="2060" w:type="dxa"/>
            <w:tcBorders>
              <w:top w:val="nil"/>
              <w:left w:val="nil"/>
              <w:bottom w:val="single" w:sz="8" w:space="0" w:color="auto"/>
              <w:right w:val="single" w:sz="8" w:space="0" w:color="auto"/>
            </w:tcBorders>
            <w:vAlign w:val="center"/>
            <w:hideMark/>
            <w:tcPrChange w:id="390"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32D86DB9" w14:textId="77777777" w:rsidR="00B25861" w:rsidRPr="00B25861" w:rsidRDefault="00B25861" w:rsidP="00B25861">
            <w:pPr>
              <w:jc w:val="center"/>
              <w:rPr>
                <w:ins w:id="391" w:author="Dylan CHEN" w:date="2026-08-30T19:37:00Z" w16du:dateUtc="2026-08-30T11:37:00Z"/>
                <w:color w:val="000000"/>
                <w:sz w:val="22"/>
                <w:szCs w:val="22"/>
              </w:rPr>
            </w:pPr>
            <w:ins w:id="392" w:author="Dylan CHEN" w:date="2026-08-30T19:37:00Z" w16du:dateUtc="2026-08-30T11:37:00Z">
              <w:r w:rsidRPr="00B25861">
                <w:rPr>
                  <w:color w:val="000000"/>
                  <w:sz w:val="22"/>
                  <w:szCs w:val="22"/>
                </w:rPr>
                <w:t>Randomized field experiment</w:t>
              </w:r>
            </w:ins>
          </w:p>
        </w:tc>
      </w:tr>
    </w:tbl>
    <w:p w14:paraId="280FE2A1" w14:textId="77777777" w:rsidR="000B24A4" w:rsidRPr="00313A96" w:rsidRDefault="000B24A4" w:rsidP="000B24A4"/>
    <w:p w14:paraId="0B8232BB" w14:textId="77777777" w:rsidR="00B25861" w:rsidRPr="00B25861" w:rsidRDefault="00B25861" w:rsidP="00B25861">
      <w:pPr>
        <w:rPr>
          <w:ins w:id="393" w:author="Dylan CHEN" w:date="2026-08-30T19:42:00Z" w16du:dateUtc="2026-08-30T11:42:00Z"/>
          <w:rStyle w:val="Strong"/>
          <w:rFonts w:eastAsiaTheme="minorEastAsia"/>
          <w:b w:val="0"/>
          <w:bCs w:val="0"/>
          <w:color w:val="000000"/>
          <w:kern w:val="2"/>
        </w:rPr>
      </w:pPr>
      <w:ins w:id="394" w:author="Dylan CHEN" w:date="2026-08-30T19:42:00Z" w16du:dateUtc="2026-08-30T11:42:00Z">
        <w:r w:rsidRPr="00B25861">
          <w:rPr>
            <w:rStyle w:val="Strong"/>
            <w:rFonts w:eastAsiaTheme="minorEastAsia"/>
            <w:color w:val="000000"/>
            <w:kern w:val="2"/>
            <w:rPrChange w:id="395" w:author="Dylan CHEN" w:date="2026-08-30T19:42:00Z" w16du:dateUtc="2026-08-30T11:42:00Z">
              <w:rPr>
                <w:rStyle w:val="Strong"/>
                <w:rFonts w:eastAsiaTheme="minorEastAsia"/>
                <w:b w:val="0"/>
                <w:bCs w:val="0"/>
                <w:color w:val="000000"/>
                <w:kern w:val="2"/>
              </w:rPr>
            </w:rPrChange>
          </w:rPr>
          <w:t xml:space="preserve">Our study focuses on competition between internal GenAI and human answerers, whereas the two external-GenAI studies examine a different form of competition. </w:t>
        </w:r>
        <w:r w:rsidRPr="00B25861">
          <w:rPr>
            <w:rStyle w:val="Strong"/>
            <w:rFonts w:eastAsiaTheme="minorEastAsia"/>
            <w:b w:val="0"/>
            <w:bCs w:val="0"/>
            <w:color w:val="000000"/>
            <w:kern w:val="2"/>
          </w:rPr>
          <w:t xml:space="preserve">Xue et al. (2026) study competition with the platform, where external GenAI diverts questions before they reach the community. Shan &amp; Qiu (2026) study the invisible facilitation of human answers, where external GenAI helps humans craft their responses. Four features make our setting distinctive. First, the platform deploys the GenAI under direct governance, so its presence is a design choice rather than an uncontrollable environmental shift, which places the findings within managerial reach. Second, the GenAI responds almost immediately, before any human contributor arrives, so human contributors face the most competitively demanding configuration. Third, the AI responses carry an explicit label, so we estimate the effect of the AI label separately from content </w:t>
        </w:r>
        <w:r w:rsidRPr="00B25861">
          <w:rPr>
            <w:rStyle w:val="Strong"/>
            <w:rFonts w:eastAsiaTheme="minorEastAsia"/>
            <w:b w:val="0"/>
            <w:bCs w:val="0"/>
            <w:color w:val="000000"/>
            <w:kern w:val="2"/>
          </w:rPr>
          <w:lastRenderedPageBreak/>
          <w:t>attributes such as length and quality. Fourth, we randomize the assignment of AI answers at the question level, which permits clean causal inference and lets us compare questions whose earliest answer is AI-generated with otherwise identical questions whose earliest answer is human-generated.</w:t>
        </w:r>
      </w:ins>
    </w:p>
    <w:p w14:paraId="1CE0D8EC" w14:textId="77777777" w:rsidR="00B25861" w:rsidRPr="00B25861" w:rsidRDefault="00B25861" w:rsidP="00B25861">
      <w:pPr>
        <w:rPr>
          <w:ins w:id="396" w:author="Dylan CHEN" w:date="2026-08-30T19:42:00Z" w16du:dateUtc="2026-08-30T11:42:00Z"/>
          <w:rStyle w:val="Strong"/>
          <w:rFonts w:eastAsiaTheme="minorEastAsia"/>
          <w:b w:val="0"/>
          <w:bCs w:val="0"/>
          <w:color w:val="000000"/>
          <w:kern w:val="2"/>
        </w:rPr>
      </w:pPr>
    </w:p>
    <w:p w14:paraId="78EE96EB" w14:textId="77777777" w:rsidR="00B25861" w:rsidRPr="00B25861" w:rsidRDefault="00B25861" w:rsidP="00B25861">
      <w:pPr>
        <w:rPr>
          <w:ins w:id="397" w:author="Dylan CHEN" w:date="2026-08-30T19:42:00Z" w16du:dateUtc="2026-08-30T11:42:00Z"/>
          <w:rStyle w:val="Strong"/>
          <w:rFonts w:eastAsiaTheme="minorEastAsia"/>
          <w:b w:val="0"/>
          <w:bCs w:val="0"/>
          <w:color w:val="000000"/>
          <w:kern w:val="2"/>
        </w:rPr>
      </w:pPr>
      <w:ins w:id="398" w:author="Dylan CHEN" w:date="2026-08-30T19:42:00Z" w16du:dateUtc="2026-08-30T11:42:00Z">
        <w:r w:rsidRPr="00B25861">
          <w:rPr>
            <w:rStyle w:val="Strong"/>
            <w:rFonts w:eastAsiaTheme="minorEastAsia"/>
            <w:color w:val="000000"/>
            <w:kern w:val="2"/>
            <w:rPrChange w:id="399" w:author="Dylan CHEN" w:date="2026-08-30T19:43:00Z" w16du:dateUtc="2026-08-30T11:43:00Z">
              <w:rPr>
                <w:rStyle w:val="Strong"/>
                <w:rFonts w:eastAsiaTheme="minorEastAsia"/>
                <w:b w:val="0"/>
                <w:bCs w:val="0"/>
                <w:color w:val="000000"/>
                <w:kern w:val="2"/>
              </w:rPr>
            </w:rPrChange>
          </w:rPr>
          <w:t>Our study also differs from Su et al. (2025) in domain, and this difference reshapes the mechanism.</w:t>
        </w:r>
        <w:r w:rsidRPr="00B25861">
          <w:rPr>
            <w:rStyle w:val="Strong"/>
            <w:rFonts w:eastAsiaTheme="minorEastAsia"/>
            <w:b w:val="0"/>
            <w:bCs w:val="0"/>
            <w:color w:val="000000"/>
            <w:kern w:val="2"/>
          </w:rPr>
          <w:t xml:space="preserve"> Su et al. (2025) study Quora, a general-interest platform whose content is experiential and open-ended. SegmentFault is a technical platform, and each question calls for a correct and efficient solution. This difference changes how contributors read the length of an AI answer. In our technical setting, contributors treat length as a fast surface cue for how much of the question the AI has already covered, so a question that looks well covered suppresses entry. On Quora, many distinct answers coexist and earn value at once, and human value rests on personal experience and perspective. There contributors do not read length as a coverage cue, the deterrent channel stays muted, and the positive AI label effect prevails.</w:t>
        </w:r>
      </w:ins>
    </w:p>
    <w:p w14:paraId="7420B69F" w14:textId="77777777" w:rsidR="00B25861" w:rsidRPr="00B25861" w:rsidRDefault="00B25861" w:rsidP="00B25861">
      <w:pPr>
        <w:rPr>
          <w:ins w:id="400" w:author="Dylan CHEN" w:date="2026-08-30T19:42:00Z" w16du:dateUtc="2026-08-30T11:42:00Z"/>
          <w:rStyle w:val="Strong"/>
          <w:rFonts w:eastAsiaTheme="minorEastAsia"/>
          <w:b w:val="0"/>
          <w:bCs w:val="0"/>
          <w:color w:val="000000"/>
          <w:kern w:val="2"/>
        </w:rPr>
      </w:pPr>
    </w:p>
    <w:p w14:paraId="260AD857" w14:textId="77777777" w:rsidR="00B25861" w:rsidRPr="00B25861" w:rsidRDefault="00B25861" w:rsidP="00B25861">
      <w:pPr>
        <w:rPr>
          <w:ins w:id="401" w:author="Dylan CHEN" w:date="2026-08-30T19:42:00Z" w16du:dateUtc="2026-08-30T11:42:00Z"/>
          <w:rStyle w:val="Strong"/>
          <w:rFonts w:eastAsiaTheme="minorEastAsia"/>
          <w:b w:val="0"/>
          <w:bCs w:val="0"/>
          <w:color w:val="000000"/>
          <w:kern w:val="2"/>
        </w:rPr>
      </w:pPr>
      <w:ins w:id="402" w:author="Dylan CHEN" w:date="2026-08-30T19:42:00Z" w16du:dateUtc="2026-08-30T11:42:00Z">
        <w:r w:rsidRPr="00B25861">
          <w:rPr>
            <w:rStyle w:val="Strong"/>
            <w:rFonts w:eastAsiaTheme="minorEastAsia"/>
            <w:color w:val="000000"/>
            <w:kern w:val="2"/>
            <w:rPrChange w:id="403" w:author="Dylan CHEN" w:date="2026-08-30T19:43:00Z" w16du:dateUtc="2026-08-30T11:43:00Z">
              <w:rPr>
                <w:rStyle w:val="Strong"/>
                <w:rFonts w:eastAsiaTheme="minorEastAsia"/>
                <w:b w:val="0"/>
                <w:bCs w:val="0"/>
                <w:color w:val="000000"/>
                <w:kern w:val="2"/>
              </w:rPr>
            </w:rPrChange>
          </w:rPr>
          <w:t>Our study also differs from Su et al. (2025) in timing.</w:t>
        </w:r>
        <w:r w:rsidRPr="00B25861">
          <w:rPr>
            <w:rStyle w:val="Strong"/>
            <w:rFonts w:eastAsiaTheme="minorEastAsia"/>
            <w:b w:val="0"/>
            <w:bCs w:val="0"/>
            <w:color w:val="000000"/>
            <w:kern w:val="2"/>
          </w:rPr>
          <w:t xml:space="preserve"> 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ins>
    </w:p>
    <w:p w14:paraId="091A4EB6" w14:textId="77777777" w:rsidR="00B25861" w:rsidRPr="00B25861" w:rsidRDefault="00B25861" w:rsidP="00B25861">
      <w:pPr>
        <w:rPr>
          <w:ins w:id="404" w:author="Dylan CHEN" w:date="2026-08-30T19:42:00Z" w16du:dateUtc="2026-08-30T11:42:00Z"/>
          <w:rStyle w:val="Strong"/>
          <w:rFonts w:eastAsiaTheme="minorEastAsia"/>
          <w:b w:val="0"/>
          <w:bCs w:val="0"/>
          <w:color w:val="000000"/>
          <w:kern w:val="2"/>
        </w:rPr>
      </w:pPr>
    </w:p>
    <w:p w14:paraId="660D873C" w14:textId="2B1D6723" w:rsidR="00CD67CD" w:rsidDel="00B25861" w:rsidRDefault="00B25861" w:rsidP="00CD67CD">
      <w:pPr>
        <w:pStyle w:val="Paragraph"/>
        <w:rPr>
          <w:del w:id="405" w:author="Dylan CHEN" w:date="2026-08-30T19:42:00Z" w16du:dateUtc="2026-08-30T11:42:00Z"/>
          <w:rStyle w:val="Strong"/>
          <w:b w:val="0"/>
          <w:bCs w:val="0"/>
        </w:rPr>
      </w:pPr>
      <w:ins w:id="406" w:author="Dylan CHEN" w:date="2026-08-30T19:42:00Z" w16du:dateUtc="2026-08-30T11:42:00Z">
        <w:r w:rsidRPr="00B25861">
          <w:rPr>
            <w:rStyle w:val="Strong"/>
            <w:rPrChange w:id="407" w:author="Dylan CHEN" w:date="2026-08-30T19:43:00Z" w16du:dateUtc="2026-08-30T11:43:00Z">
              <w:rPr>
                <w:rStyle w:val="Strong"/>
                <w:b w:val="0"/>
                <w:bCs w:val="0"/>
              </w:rPr>
            </w:rPrChange>
          </w:rPr>
          <w:t>Our framework accommodates both sets of results.</w:t>
        </w:r>
        <w:r w:rsidRPr="00B25861">
          <w:rPr>
            <w:rStyle w:val="Strong"/>
            <w:b w:val="0"/>
            <w:bCs w:val="0"/>
          </w:rPr>
          <w:t xml:space="preserve"> The effect of the AI label alone on supply is positive and significant (0.188, p&lt;0.05), which aligns with Su et al. (2025). The interaction with AI</w:t>
        </w:r>
      </w:ins>
      <w:ins w:id="408" w:author="Prof. LIU Ben" w:date="2026-08-31T00:01:00Z" w16du:dateUtc="2026-08-30T16:01:00Z">
        <w:r w:rsidR="00B97537">
          <w:rPr>
            <w:rStyle w:val="Strong"/>
            <w:rFonts w:hint="eastAsia"/>
            <w:b w:val="0"/>
            <w:bCs w:val="0"/>
          </w:rPr>
          <w:t>-</w:t>
        </w:r>
      </w:ins>
      <w:ins w:id="409" w:author="Dylan CHEN" w:date="2026-08-30T19:42:00Z" w16du:dateUtc="2026-08-30T11:42:00Z">
        <w:del w:id="410" w:author="Prof. LIU Ben" w:date="2026-08-31T00:01:00Z" w16du:dateUtc="2026-08-30T16:01:00Z">
          <w:r w:rsidRPr="00B25861" w:rsidDel="00B97537">
            <w:rPr>
              <w:rStyle w:val="Strong"/>
              <w:b w:val="0"/>
              <w:bCs w:val="0"/>
            </w:rPr>
            <w:delText xml:space="preserve"> </w:delText>
          </w:r>
        </w:del>
        <w:r w:rsidRPr="00B25861">
          <w:rPr>
            <w:rStyle w:val="Strong"/>
            <w:b w:val="0"/>
            <w:bCs w:val="0"/>
          </w:rPr>
          <w:t>answer length is negative (-0.046, p&lt;0.001), which turns the average total effect negative. Contributors read a long AI answer as broad coverage and stay out. The AI label effect dominates in Su et al. (2025) because the deterrent role of length does not materialize on a general-interest platform, whereas both channels operate in our technical setting. Whether an identified AI contributor complements or displaces human contribution is therefore not a fixed property of internal GenAI. It is a joint function of the AI label effect and the AI content effect, and it depends on the domain, on how much content the AI provides, on how readily contributors read that content as coverage, and on when the AI answer arrives relative to human contributors.</w:t>
        </w:r>
      </w:ins>
      <w:del w:id="411" w:author="Dylan CHEN" w:date="2026-08-30T19:42:00Z" w16du:dateUtc="2026-08-30T11:42:00Z">
        <w:r w:rsidR="00BD3F4D" w:rsidDel="00B25861">
          <w:rPr>
            <w:rStyle w:val="Strong"/>
            <w:b w:val="0"/>
            <w:bCs w:val="0"/>
          </w:rPr>
          <w:delText xml:space="preserve">First, </w:delText>
        </w:r>
        <w:r w:rsidR="00BD3F4D" w:rsidRPr="00BD3F4D" w:rsidDel="00B25861">
          <w:rPr>
            <w:rStyle w:val="Strong"/>
            <w:b w:val="0"/>
            <w:bCs w:val="0"/>
          </w:rPr>
          <w:delText>f</w:delText>
        </w:r>
        <w:r w:rsidR="00B05454" w:rsidRPr="001F085E" w:rsidDel="00B25861">
          <w:rPr>
            <w:rStyle w:val="Strong"/>
            <w:b w:val="0"/>
            <w:bCs w:val="0"/>
          </w:rPr>
          <w:delText xml:space="preserve">ollowing the suggestion of the reviewers, </w:delText>
        </w:r>
        <w:r w:rsidR="00CD67CD" w:rsidRPr="00313E6C" w:rsidDel="00B25861">
          <w:delText>we have removed the claim that our users are technical experts while Quora</w:delText>
        </w:r>
        <w:r w:rsidR="003834AA" w:rsidRPr="00313E6C" w:rsidDel="00B25861">
          <w:delText>’</w:delText>
        </w:r>
        <w:r w:rsidR="00CD67CD" w:rsidRPr="00313E6C" w:rsidDel="00B25861">
          <w:delText>s are casual users. We reframe this difference as one of evaluation culture rather than user composition (Burtch et al. 2024). Quora primarily serves everyday, conversational topics; questions such as “What did Marilyn Monroe carry in her coffin?” and “What is the best small business to start in Gambia?”</w:delText>
        </w:r>
        <w:r w:rsidR="00CD67CD" w:rsidRPr="00313E6C" w:rsidDel="00B25861">
          <w:rPr>
            <w:vertAlign w:val="superscript"/>
          </w:rPr>
          <w:delText>1</w:delText>
        </w:r>
        <w:r w:rsidR="00CD67CD" w:rsidRPr="00313E6C" w:rsidDel="00B25861">
          <w:delText xml:space="preserve"> Oliveira et al. (2018) document that Quora exhibits significantly more “conversation ingredients” than Stack Overflow. SegmentFault, like Stack Overflow, operates under an efficiency-oriented philosophy and seeks a single correct answer to each question. In a conversation-oriented culture, an answer is one contribution among many. It functions as a catalyst rather than a </w:delText>
        </w:r>
        <w:r w:rsidR="00F007DD" w:rsidRPr="00313E6C" w:rsidDel="00B25861">
          <w:delText>competitor</w:delText>
        </w:r>
        <w:r w:rsidR="00CD67CD" w:rsidRPr="00313E6C" w:rsidDel="00B25861">
          <w:delText xml:space="preserve">. In a correctness-oriented culture, where each question calls for one right answer, the AI is read as a direct </w:delText>
        </w:r>
        <w:r w:rsidR="00CD67CD" w:rsidRPr="00313E6C" w:rsidDel="00B25861">
          <w:rPr>
            <w:b/>
            <w:bCs/>
          </w:rPr>
          <w:delText>competitor</w:delText>
        </w:r>
        <w:r w:rsidR="00CD67CD" w:rsidRPr="00313E6C" w:rsidDel="00B25861">
          <w:delText xml:space="preserve">. </w:delText>
        </w:r>
      </w:del>
    </w:p>
    <w:p w14:paraId="5CA37452" w14:textId="77777777" w:rsidR="00B25861" w:rsidRPr="00313E6C" w:rsidRDefault="00B25861" w:rsidP="00B25861">
      <w:pPr>
        <w:pStyle w:val="Paragraph"/>
        <w:rPr>
          <w:ins w:id="412" w:author="Dylan CHEN" w:date="2026-08-30T19:43:00Z" w16du:dateUtc="2026-08-30T11:43:00Z"/>
        </w:rPr>
      </w:pPr>
    </w:p>
    <w:p w14:paraId="252C3BF0" w14:textId="0D6F8E90" w:rsidR="00CD67CD" w:rsidRPr="00313E6C" w:rsidDel="00B25861" w:rsidRDefault="00BD3F4D" w:rsidP="00E9096D">
      <w:pPr>
        <w:pStyle w:val="Paragraph"/>
        <w:rPr>
          <w:del w:id="413" w:author="Dylan CHEN" w:date="2026-08-30T19:42:00Z" w16du:dateUtc="2026-08-30T11:42:00Z"/>
        </w:rPr>
      </w:pPr>
      <w:del w:id="414" w:author="Dylan CHEN" w:date="2026-08-30T19:42:00Z" w16du:dateUtc="2026-08-30T11:42:00Z">
        <w:r w:rsidDel="00B25861">
          <w:delText>Second, i</w:delText>
        </w:r>
        <w:r w:rsidR="00CD67CD" w:rsidRPr="00313E6C" w:rsidDel="00B25861">
          <w:delText>n Su et al. (2025), the questions were created before the panel began, and the AI answers were added only at the policy launch. Their design keeps “only those questions that were created before the start of our panel data collection (i.e., November 2022)</w:delText>
        </w:r>
        <w:r w:rsidDel="00B25861">
          <w:delText>.</w:delText>
        </w:r>
        <w:r w:rsidR="00CD67CD" w:rsidRPr="00313E6C" w:rsidDel="00B25861">
          <w:delText xml:space="preserve">” The AI therefore joins a thread that already contains human answers on a platform where multiple perspectives coexist, so it enters as an additional voice which may catalyze the conversation. In our setting, the AI </w:delText>
        </w:r>
        <w:r w:rsidR="00FD74AE" w:rsidDel="00B25861">
          <w:delText xml:space="preserve">answer appears right after the question and </w:delText>
        </w:r>
        <w:r w:rsidR="00CD67CD" w:rsidRPr="00313E6C" w:rsidDel="00B25861">
          <w:delText xml:space="preserve">is </w:delText>
        </w:r>
        <w:r w:rsidR="00FD74AE" w:rsidDel="00B25861">
          <w:delText xml:space="preserve">perceived as </w:delText>
        </w:r>
        <w:r w:rsidR="00CD67CD" w:rsidRPr="00313E6C" w:rsidDel="00B25861">
          <w:delText xml:space="preserve">the </w:delText>
        </w:r>
        <w:r w:rsidR="00CD67CD" w:rsidRPr="00313E6C" w:rsidDel="00B25861">
          <w:rPr>
            <w:b/>
            <w:bCs/>
          </w:rPr>
          <w:delText>competitor</w:delText>
        </w:r>
        <w:r w:rsidR="00CD67CD" w:rsidRPr="00313E6C" w:rsidDel="00B25861">
          <w:delText xml:space="preserve"> that competes with humans for limited attention and recognition from viewers, for the same goal of providing a correct solution. </w:delText>
        </w:r>
      </w:del>
    </w:p>
    <w:p w14:paraId="4007252C" w14:textId="6D62D9DB" w:rsidR="00C337C0" w:rsidDel="00B25861" w:rsidRDefault="00FD74AE" w:rsidP="00E9096D">
      <w:pPr>
        <w:pStyle w:val="Paragraph"/>
        <w:rPr>
          <w:del w:id="415" w:author="Dylan CHEN" w:date="2026-08-30T19:42:00Z" w16du:dateUtc="2026-08-30T11:42:00Z"/>
        </w:rPr>
      </w:pPr>
      <w:del w:id="416" w:author="Dylan CHEN" w:date="2026-08-30T19:42:00Z" w16du:dateUtc="2026-08-30T11:42:00Z">
        <w:r w:rsidDel="00B25861">
          <w:delText>Beyond these differen</w:delText>
        </w:r>
      </w:del>
      <w:del w:id="417" w:author="Dylan CHEN" w:date="2026-08-29T18:43:00Z" w16du:dateUtc="2026-08-29T10:43:00Z">
        <w:r w:rsidDel="00D81333">
          <w:rPr>
            <w:rFonts w:hint="eastAsia"/>
          </w:rPr>
          <w:delText>tiation</w:delText>
        </w:r>
      </w:del>
      <w:del w:id="418" w:author="Dylan CHEN" w:date="2026-08-30T19:42:00Z" w16du:dateUtc="2026-08-30T11:42:00Z">
        <w:r w:rsidDel="00B25861">
          <w:delText xml:space="preserve">, we want to explain that our new </w:delText>
        </w:r>
        <w:r w:rsidR="00CD67CD" w:rsidRPr="00313E6C" w:rsidDel="00B25861">
          <w:delText xml:space="preserve">framework accommodates both sets of results. </w:delText>
        </w:r>
        <w:r w:rsidR="00006439" w:rsidRPr="00313E6C" w:rsidDel="00B25861">
          <w:delText>Grounded in the new framework</w:delText>
        </w:r>
        <w:r w:rsidR="00CD67CD" w:rsidRPr="00313E6C" w:rsidDel="00B25861">
          <w:delText>,</w:delText>
        </w:r>
        <w:r w:rsidR="00CD67CD" w:rsidRPr="00313E6C" w:rsidDel="00B25861">
          <w:rPr>
            <w:b/>
            <w:bCs/>
          </w:rPr>
          <w:delText xml:space="preserve"> we now claim that the effect of an AI answer depends on the AI profile.</w:delText>
        </w:r>
        <w:r w:rsidR="00CD67CD" w:rsidRPr="00313E6C" w:rsidDel="00B25861">
          <w:delText xml:space="preserve"> Our results confirm </w:delText>
        </w:r>
        <w:r w:rsidDel="00B25861">
          <w:delText xml:space="preserve">the </w:delText>
        </w:r>
        <w:r w:rsidR="00006439" w:rsidRPr="00313E6C" w:rsidDel="00B25861">
          <w:delText>effect of the AI label alone</w:delText>
        </w:r>
        <w:r w:rsidR="00CD67CD" w:rsidRPr="00313E6C" w:rsidDel="00B25861">
          <w:delText xml:space="preserve"> on supply is positive and significant (0.188, p&lt;0.05), </w:delText>
        </w:r>
        <w:r w:rsidDel="00B25861">
          <w:delText>which is aligned with Su et al.</w:delText>
        </w:r>
      </w:del>
      <w:del w:id="419" w:author="Dylan CHEN" w:date="2026-08-29T21:15:00Z" w16du:dateUtc="2026-08-29T13:15:00Z">
        <w:r w:rsidDel="008F4C03">
          <w:delText>,</w:delText>
        </w:r>
      </w:del>
      <w:del w:id="420" w:author="Dylan CHEN" w:date="2026-08-30T19:42:00Z" w16du:dateUtc="2026-08-30T11:42:00Z">
        <w:r w:rsidDel="00B25861">
          <w:delText xml:space="preserve"> (2025). However, </w:delText>
        </w:r>
        <w:r w:rsidR="00CD67CD" w:rsidRPr="00313E6C" w:rsidDel="00B25861">
          <w:delText xml:space="preserve">the interaction with </w:delText>
        </w:r>
        <w:r w:rsidR="00CD67CD" w:rsidRPr="00313E6C" w:rsidDel="00B25861">
          <w:rPr>
            <w:b/>
            <w:bCs/>
          </w:rPr>
          <w:delText>AI answer length</w:delText>
        </w:r>
        <w:r w:rsidR="00CD67CD" w:rsidRPr="00313E6C" w:rsidDel="00B25861">
          <w:delText xml:space="preserve"> is negative (-0.046, p&lt;0.001), </w:delText>
        </w:r>
        <w:r w:rsidDel="00B25861">
          <w:delText>which makes</w:delText>
        </w:r>
        <w:r w:rsidRPr="00313E6C" w:rsidDel="00B25861">
          <w:delText xml:space="preserve"> </w:delText>
        </w:r>
        <w:r w:rsidR="00CD67CD" w:rsidRPr="00313E6C" w:rsidDel="00B25861">
          <w:delText>the average total effect turn</w:delText>
        </w:r>
      </w:del>
      <w:del w:id="421" w:author="Dylan CHEN" w:date="2026-08-29T18:43:00Z" w16du:dateUtc="2026-08-29T10:43:00Z">
        <w:r w:rsidR="00CD67CD" w:rsidRPr="00313E6C" w:rsidDel="00D81333">
          <w:delText>s</w:delText>
        </w:r>
      </w:del>
      <w:del w:id="422" w:author="Dylan CHEN" w:date="2026-08-30T19:42:00Z" w16du:dateUtc="2026-08-30T11:42:00Z">
        <w:r w:rsidR="00CD67CD" w:rsidRPr="00313E6C" w:rsidDel="00B25861">
          <w:delText xml:space="preserve"> negative</w:delText>
        </w:r>
        <w:r w:rsidR="00C337C0" w:rsidDel="00B25861">
          <w:delText>, as identified in our paper</w:delText>
        </w:r>
        <w:r w:rsidDel="00B25861">
          <w:delText xml:space="preserve">. This is because human </w:delText>
        </w:r>
        <w:r w:rsidR="00C337C0" w:rsidDel="00B25861">
          <w:delText>take</w:delText>
        </w:r>
      </w:del>
      <w:del w:id="423" w:author="Dylan CHEN" w:date="2026-08-29T18:43:00Z" w16du:dateUtc="2026-08-29T10:43:00Z">
        <w:r w:rsidR="00C337C0" w:rsidDel="00D81333">
          <w:delText>s</w:delText>
        </w:r>
      </w:del>
      <w:del w:id="424" w:author="Dylan CHEN" w:date="2026-08-30T19:42:00Z" w16du:dateUtc="2026-08-30T11:42:00Z">
        <w:r w:rsidR="00C337C0" w:rsidDel="00B25861">
          <w:delText xml:space="preserve"> answer length as a coverage signal and are deterred if the </w:delText>
        </w:r>
        <w:r w:rsidR="00CD67CD" w:rsidRPr="00313E6C" w:rsidDel="00B25861">
          <w:delText>AI answer</w:delText>
        </w:r>
      </w:del>
      <w:del w:id="425" w:author="Dylan CHEN" w:date="2026-08-29T18:44:00Z" w16du:dateUtc="2026-08-29T10:44:00Z">
        <w:r w:rsidR="00CD67CD" w:rsidRPr="00313E6C" w:rsidDel="00D81333">
          <w:delText>s</w:delText>
        </w:r>
      </w:del>
      <w:del w:id="426" w:author="Dylan CHEN" w:date="2026-08-30T19:42:00Z" w16du:dateUtc="2026-08-30T11:42:00Z">
        <w:r w:rsidR="00CD67CD" w:rsidRPr="00313E6C" w:rsidDel="00B25861">
          <w:delText xml:space="preserve"> </w:delText>
        </w:r>
        <w:r w:rsidR="00C337C0" w:rsidDel="00B25861">
          <w:delText xml:space="preserve">looks comprehensive. </w:delText>
        </w:r>
      </w:del>
    </w:p>
    <w:p w14:paraId="3F1C33E4" w14:textId="6478DB4E" w:rsidR="00CD67CD" w:rsidRPr="00313E6C" w:rsidDel="00B25861" w:rsidRDefault="00152531" w:rsidP="00E9096D">
      <w:pPr>
        <w:pStyle w:val="Paragraph"/>
        <w:rPr>
          <w:del w:id="427" w:author="Dylan CHEN" w:date="2026-08-30T19:42:00Z" w16du:dateUtc="2026-08-30T11:42:00Z"/>
        </w:rPr>
      </w:pPr>
      <w:del w:id="428" w:author="Dylan CHEN" w:date="2026-08-30T19:42:00Z" w16du:dateUtc="2026-08-30T11:42:00Z">
        <w:r w:rsidDel="00B25861">
          <w:delText xml:space="preserve">In general, the new conceptual framework </w:delText>
        </w:r>
      </w:del>
      <w:del w:id="429" w:author="Dylan CHEN" w:date="2026-08-29T18:44:00Z" w16du:dateUtc="2026-08-29T10:44:00Z">
        <w:r w:rsidDel="00D81333">
          <w:rPr>
            <w:rFonts w:hint="eastAsia"/>
          </w:rPr>
          <w:delText>concil</w:delText>
        </w:r>
      </w:del>
      <w:del w:id="430" w:author="Dylan CHEN" w:date="2026-08-30T19:42:00Z" w16du:dateUtc="2026-08-30T11:42:00Z">
        <w:r w:rsidDel="00B25861">
          <w:delText xml:space="preserve">s the conflicts between the two papers’ settings. </w:delText>
        </w:r>
        <w:r w:rsidR="00CD67CD" w:rsidRPr="00313E6C" w:rsidDel="00B25861">
          <w:delText xml:space="preserve">When </w:delText>
        </w:r>
        <w:r w:rsidDel="00B25861">
          <w:delText xml:space="preserve">there is a strong feeling </w:delText>
        </w:r>
        <w:r w:rsidR="00CD67CD" w:rsidRPr="00313E6C" w:rsidDel="00B25861">
          <w:delText xml:space="preserve">the AI is a competitor, as in our setting, </w:delText>
        </w:r>
        <w:r w:rsidDel="00B25861">
          <w:delText>human may rely more on si</w:delText>
        </w:r>
      </w:del>
      <w:del w:id="431" w:author="Dylan CHEN" w:date="2026-08-29T18:44:00Z" w16du:dateUtc="2026-08-29T10:44:00Z">
        <w:r w:rsidDel="00D81333">
          <w:rPr>
            <w:rFonts w:hint="eastAsia"/>
          </w:rPr>
          <w:delText>ng</w:delText>
        </w:r>
      </w:del>
      <w:del w:id="432" w:author="Dylan CHEN" w:date="2026-08-30T19:42:00Z" w16du:dateUtc="2026-08-30T11:42:00Z">
        <w:r w:rsidDel="00B25861">
          <w:delText xml:space="preserve">als like </w:delText>
        </w:r>
        <w:r w:rsidR="00CD67CD" w:rsidRPr="00313E6C" w:rsidDel="00B25861">
          <w:delText xml:space="preserve">AI </w:delText>
        </w:r>
        <w:r w:rsidDel="00B25861">
          <w:delText>length and be deterred</w:delText>
        </w:r>
        <w:r w:rsidR="00CD67CD" w:rsidRPr="00313E6C" w:rsidDel="00B25861">
          <w:delText>.</w:delText>
        </w:r>
        <w:r w:rsidDel="00B25861">
          <w:delText xml:space="preserve"> We hope the review panel finds this framing satisf</w:delText>
        </w:r>
      </w:del>
      <w:del w:id="433" w:author="Dylan CHEN" w:date="2026-08-29T18:44:00Z" w16du:dateUtc="2026-08-29T10:44:00Z">
        <w:r w:rsidDel="00D81333">
          <w:rPr>
            <w:rFonts w:hint="eastAsia"/>
          </w:rPr>
          <w:delText>ied</w:delText>
        </w:r>
      </w:del>
      <w:del w:id="434" w:author="Dylan CHEN" w:date="2026-08-30T19:42:00Z" w16du:dateUtc="2026-08-30T11:42:00Z">
        <w:r w:rsidDel="00B25861">
          <w:delText>.</w:delText>
        </w:r>
      </w:del>
    </w:p>
    <w:p w14:paraId="37FF9449" w14:textId="77777777" w:rsidR="00CD67CD" w:rsidRPr="00313E6C" w:rsidRDefault="00CD67CD" w:rsidP="00CD67CD">
      <w:pPr>
        <w:pStyle w:val="Paragraph"/>
      </w:pPr>
    </w:p>
    <w:p w14:paraId="583E5454" w14:textId="6BEC85B4" w:rsidR="00BE7589" w:rsidRPr="00EF7143" w:rsidRDefault="00BE7589">
      <w:pPr>
        <w:pStyle w:val="Paragraph"/>
        <w:rPr>
          <w:b/>
          <w:bCs/>
          <w:rPrChange w:id="435" w:author="Dylan CHEN" w:date="2026-08-29T21:42:00Z" w16du:dateUtc="2026-08-29T13:42:00Z">
            <w:rPr/>
          </w:rPrChange>
        </w:rPr>
        <w:pPrChange w:id="436" w:author="Dylan CHEN" w:date="2026-08-29T21:26:00Z" w16du:dateUtc="2026-08-29T13:26:00Z">
          <w:pPr>
            <w:pStyle w:val="NormalWeb"/>
            <w:spacing w:before="0" w:beforeAutospacing="0" w:after="0" w:afterAutospacing="0"/>
          </w:pPr>
        </w:pPrChange>
      </w:pPr>
      <w:r w:rsidRPr="00EF7143">
        <w:rPr>
          <w:b/>
          <w:bCs/>
          <w:rPrChange w:id="437" w:author="Dylan CHEN" w:date="2026-08-29T21:42:00Z" w16du:dateUtc="2026-08-29T13:42:00Z">
            <w:rPr/>
          </w:rPrChange>
        </w:rPr>
        <w:t>References</w:t>
      </w:r>
      <w:r w:rsidR="00C337C0" w:rsidRPr="00EF7143">
        <w:rPr>
          <w:b/>
          <w:bCs/>
          <w:rPrChange w:id="438" w:author="Dylan CHEN" w:date="2026-08-29T21:42:00Z" w16du:dateUtc="2026-08-29T13:42:00Z">
            <w:rPr/>
          </w:rPrChange>
        </w:rPr>
        <w:t>:</w:t>
      </w:r>
    </w:p>
    <w:p w14:paraId="6A3603A3" w14:textId="768157FB" w:rsidR="00BE7589" w:rsidDel="00B25861" w:rsidRDefault="00B25861" w:rsidP="00E9096D">
      <w:pPr>
        <w:pStyle w:val="Paragraph"/>
        <w:rPr>
          <w:del w:id="439" w:author="Dylan CHEN" w:date="2026-08-30T19:43:00Z" w16du:dateUtc="2026-08-30T11:43:00Z"/>
        </w:rPr>
      </w:pPr>
      <w:ins w:id="440" w:author="Dylan CHEN" w:date="2026-08-30T19:43:00Z" w16du:dateUtc="2026-08-30T11:43:00Z">
        <w:r w:rsidRPr="00B25861">
          <w:t>Shan, G., &amp; Qiu, L. (2026). Examining the Impact of Generative AI on Users’ Voluntary Knowledge Contribution: Evidence from a Natural Experiment on Stack Overflow. Information Systems Research, 37(2), 1021–1041.</w:t>
        </w:r>
      </w:ins>
      <w:del w:id="441" w:author="Dylan CHEN" w:date="2026-08-30T19:43:00Z" w16du:dateUtc="2026-08-30T11:43:00Z">
        <w:r w:rsidR="00BE7589" w:rsidRPr="00313E6C" w:rsidDel="00B25861">
          <w:delText>Burtch, G., Lee, D., &amp; Chen, Z. (2024). The consequences of generative AI for online knowledge communities. Scientific Reports, 14(1), 10413.</w:delText>
        </w:r>
      </w:del>
    </w:p>
    <w:p w14:paraId="529DAC16" w14:textId="77777777" w:rsidR="00B25861" w:rsidRPr="00313E6C" w:rsidRDefault="00B25861">
      <w:pPr>
        <w:pStyle w:val="Paragraph"/>
        <w:rPr>
          <w:ins w:id="442" w:author="Dylan CHEN" w:date="2026-08-30T19:43:00Z" w16du:dateUtc="2026-08-30T11:43:00Z"/>
        </w:rPr>
        <w:pPrChange w:id="443" w:author="Dylan CHEN" w:date="2026-08-29T21:26:00Z" w16du:dateUtc="2026-08-29T13:26:00Z">
          <w:pPr>
            <w:pStyle w:val="NormalWeb"/>
            <w:spacing w:before="0" w:beforeAutospacing="0" w:after="0" w:afterAutospacing="0"/>
          </w:pPr>
        </w:pPrChange>
      </w:pPr>
    </w:p>
    <w:p w14:paraId="35367E59" w14:textId="15444114" w:rsidR="00BE7589" w:rsidRPr="00313E6C" w:rsidDel="00B25861" w:rsidRDefault="00BE7589">
      <w:pPr>
        <w:pStyle w:val="Paragraph"/>
        <w:rPr>
          <w:del w:id="444" w:author="Dylan CHEN" w:date="2026-08-30T19:43:00Z" w16du:dateUtc="2026-08-30T11:43:00Z"/>
        </w:rPr>
        <w:pPrChange w:id="445" w:author="Dylan CHEN" w:date="2026-08-29T21:26:00Z" w16du:dateUtc="2026-08-29T13:26:00Z">
          <w:pPr>
            <w:pStyle w:val="NormalWeb"/>
            <w:spacing w:before="0" w:beforeAutospacing="0" w:after="0" w:afterAutospacing="0"/>
          </w:pPr>
        </w:pPrChange>
      </w:pPr>
      <w:del w:id="446" w:author="Dylan CHEN" w:date="2026-08-30T19:43:00Z" w16du:dateUtc="2026-08-30T11:43:00Z">
        <w:r w:rsidRPr="00313E6C" w:rsidDel="00B25861">
          <w:delText>Oliveira, N., Muller, M., Andrade, N., &amp; Reinecke, K. (2018). The exchange in StackExchange: Divergences between Stack Overflow and its culturally diverse participants. Proceedings of the ACM on Human-Computer Interaction, 2(CSCW), Article 159, 1–22.</w:delText>
        </w:r>
      </w:del>
    </w:p>
    <w:p w14:paraId="0699F906" w14:textId="77777777" w:rsidR="00BE7589" w:rsidRDefault="00BE7589" w:rsidP="00E9096D">
      <w:pPr>
        <w:pStyle w:val="Paragraph"/>
        <w:rPr>
          <w:ins w:id="447" w:author="Dylan CHEN" w:date="2026-08-30T19:44:00Z" w16du:dateUtc="2026-08-30T11:44:00Z"/>
        </w:rPr>
      </w:pPr>
      <w:r w:rsidRPr="00313E6C">
        <w:t>Su, Y., Zhang, K., Wang, Q., &amp; Qiu, L. (2025). Generative AI and human knowledge sharing: Evidence from a natural experiment [Working paper]. SSRN.</w:t>
      </w:r>
    </w:p>
    <w:p w14:paraId="24AD097C" w14:textId="1DC4B31F" w:rsidR="00B25861" w:rsidRPr="00313E6C" w:rsidRDefault="00B25861">
      <w:pPr>
        <w:pStyle w:val="Paragraph"/>
        <w:pPrChange w:id="448" w:author="Dylan CHEN" w:date="2026-08-29T21:26:00Z" w16du:dateUtc="2026-08-29T13:26:00Z">
          <w:pPr>
            <w:pStyle w:val="NormalWeb"/>
            <w:spacing w:before="0" w:beforeAutospacing="0" w:after="0" w:afterAutospacing="0"/>
          </w:pPr>
        </w:pPrChange>
      </w:pPr>
      <w:ins w:id="449" w:author="Dylan CHEN" w:date="2026-08-30T19:44:00Z" w16du:dateUtc="2026-08-30T11:44:00Z">
        <w:r w:rsidRPr="00B25861">
          <w:t>Xue, J., Wang, L., Zheng, J., Li, Y., &amp; Tan, Y. (2026). Can ChatGPT Kill User-Generated Q&amp;A Platforms? Information Systems Research.</w:t>
        </w:r>
      </w:ins>
    </w:p>
    <w:p w14:paraId="30819542" w14:textId="4C29C6F7" w:rsidR="00CD67CD" w:rsidRPr="00313E6C" w:rsidDel="00B25861" w:rsidRDefault="00CD67CD">
      <w:pPr>
        <w:pStyle w:val="Paragraph"/>
        <w:rPr>
          <w:del w:id="450" w:author="Dylan CHEN" w:date="2026-08-30T19:44:00Z" w16du:dateUtc="2026-08-30T11:44:00Z"/>
        </w:rPr>
        <w:pPrChange w:id="451" w:author="Dylan CHEN" w:date="2026-08-29T21:26:00Z" w16du:dateUtc="2026-08-29T13:26:00Z">
          <w:pPr>
            <w:pStyle w:val="Paragraph"/>
            <w:spacing w:afterLines="0" w:after="0"/>
          </w:pPr>
        </w:pPrChange>
      </w:pPr>
      <w:del w:id="452" w:author="Dylan CHEN" w:date="2026-08-30T19:44:00Z" w16du:dateUtc="2026-08-30T11:44:00Z">
        <w:r w:rsidRPr="00313E6C" w:rsidDel="00B25861">
          <w:rPr>
            <w:rFonts w:hAnsi="Symbol"/>
            <w:vertAlign w:val="superscript"/>
          </w:rPr>
          <w:delText>1</w:delText>
        </w:r>
        <w:r w:rsidRPr="00313E6C" w:rsidDel="00B25861">
          <w:delText xml:space="preserve"> Examples from actual Quora content. See: </w:delText>
        </w:r>
        <w:r w:rsidRPr="00313E6C" w:rsidDel="00B25861">
          <w:fldChar w:fldCharType="begin"/>
        </w:r>
        <w:r w:rsidRPr="00313E6C" w:rsidDel="00B25861">
          <w:delInstrText>HYPERLINK "https://www.quora.com/What-did-Marilyn-Monroe-carry-in-her-coffin" \t "_blank"</w:delInstrText>
        </w:r>
        <w:r w:rsidRPr="00313E6C" w:rsidDel="00B25861">
          <w:fldChar w:fldCharType="separate"/>
        </w:r>
        <w:r w:rsidRPr="00313E6C" w:rsidDel="00B25861">
          <w:rPr>
            <w:color w:val="0000FF"/>
            <w:u w:val="single"/>
          </w:rPr>
          <w:delText>https://www.quora.com/What-did-Marilyn-Monroe-carry-in-her-coffin</w:delText>
        </w:r>
        <w:r w:rsidRPr="00313E6C" w:rsidDel="00B25861">
          <w:fldChar w:fldCharType="end"/>
        </w:r>
        <w:r w:rsidRPr="00313E6C" w:rsidDel="00B25861">
          <w:delText xml:space="preserve"> and </w:delText>
        </w:r>
        <w:r w:rsidRPr="00313E6C" w:rsidDel="00B25861">
          <w:fldChar w:fldCharType="begin"/>
        </w:r>
        <w:r w:rsidRPr="00313E6C" w:rsidDel="00B25861">
          <w:delInstrText>HYPERLINK "https://www.quora.com/What-is-the-best-small-business-to-start-in-Gambia" \t "_blank"</w:delInstrText>
        </w:r>
        <w:r w:rsidRPr="00313E6C" w:rsidDel="00B25861">
          <w:fldChar w:fldCharType="separate"/>
        </w:r>
        <w:r w:rsidRPr="00313E6C" w:rsidDel="00B25861">
          <w:rPr>
            <w:color w:val="0000FF"/>
            <w:u w:val="single"/>
          </w:rPr>
          <w:delText>https://www.quora.com/What-is-the-best-small-business-to-start-in-Gambia</w:delText>
        </w:r>
        <w:r w:rsidRPr="00313E6C" w:rsidDel="00B25861">
          <w:fldChar w:fldCharType="end"/>
        </w:r>
        <w:r w:rsidRPr="00313E6C" w:rsidDel="00B25861">
          <w:delText xml:space="preserve"> </w:delText>
        </w:r>
      </w:del>
    </w:p>
    <w:bookmarkEnd w:id="77"/>
    <w:p w14:paraId="3AF48129" w14:textId="59CAFB95" w:rsidR="00D90C83" w:rsidRPr="00313E6C" w:rsidRDefault="00D90C83" w:rsidP="00D90C83">
      <w:pPr>
        <w:spacing w:before="120" w:after="120"/>
      </w:pPr>
      <w:r w:rsidRPr="00313E6C">
        <w:t>---------------------------------------------------------------------------------------------------------------------</w:t>
      </w:r>
    </w:p>
    <w:p w14:paraId="510BC627" w14:textId="4B7F8CC7"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SE-4</w:t>
      </w:r>
      <w:r w:rsidR="00152531">
        <w:rPr>
          <w:rFonts w:eastAsia="SimSun"/>
          <w:b/>
          <w:bCs/>
          <w:kern w:val="2"/>
        </w:rPr>
        <w:t>*</w:t>
      </w:r>
    </w:p>
    <w:p w14:paraId="3A7C3256" w14:textId="5AE2ADE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lastRenderedPageBreak/>
        <w:t>Fourth, the manuscript should clarify the relationship between theory and empirical findings.</w:t>
      </w:r>
    </w:p>
    <w:p w14:paraId="2CF983ED" w14:textId="6BB6B24A" w:rsidR="00E71F2A" w:rsidRPr="00152531"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1F085E">
        <w:rPr>
          <w:rFonts w:eastAsia="SimSun"/>
          <w:i/>
          <w:iCs/>
          <w:kern w:val="2"/>
        </w:rPr>
        <w:t>should clarify the logical ordering</w:t>
      </w:r>
      <w:r w:rsidRPr="00152531">
        <w:rPr>
          <w:rFonts w:eastAsia="SimSun"/>
          <w:i/>
          <w:iCs/>
          <w:kern w:val="2"/>
        </w:rPr>
        <w:t xml:space="preserve"> between theory and empirical analysis.</w:t>
      </w:r>
    </w:p>
    <w:p w14:paraId="4BBDB237" w14:textId="7B46F1C9"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In particular, the revision </w:t>
      </w:r>
      <w:r w:rsidRPr="001F085E">
        <w:rPr>
          <w:rFonts w:eastAsia="SimSun"/>
          <w:i/>
          <w:iCs/>
          <w:kern w:val="2"/>
        </w:rPr>
        <w:t>should explicitly acknowledge alternative theoretical predictions that exist in the literature</w:t>
      </w:r>
      <w:r w:rsidRPr="00152531">
        <w:rPr>
          <w:rFonts w:eastAsia="SimSun"/>
          <w:i/>
          <w:iCs/>
          <w:kern w:val="2"/>
        </w:rPr>
        <w:t xml:space="preserve">. </w:t>
      </w:r>
      <w:r w:rsidRPr="001F085E">
        <w:rPr>
          <w:rFonts w:eastAsia="SimSun"/>
          <w:i/>
          <w:iCs/>
          <w:kern w:val="2"/>
        </w:rPr>
        <w:t>Some prior work suggests that AI-generated answers could increase</w:t>
      </w:r>
      <w:r w:rsidRPr="00152531">
        <w:rPr>
          <w:rFonts w:eastAsia="SimSun"/>
          <w:i/>
          <w:iCs/>
          <w:kern w:val="2"/>
        </w:rPr>
        <w:t xml:space="preserve"> rather than decrease human participation. Addressing these alternative possibilities directly will strengthen the credibility of the theoretical argument.</w:t>
      </w:r>
    </w:p>
    <w:p w14:paraId="7CA7B0EE" w14:textId="77777777" w:rsidR="00152531" w:rsidRDefault="00152531" w:rsidP="00E71F2A">
      <w:pPr>
        <w:widowControl w:val="0"/>
        <w:autoSpaceDE w:val="0"/>
        <w:autoSpaceDN w:val="0"/>
        <w:adjustRightInd w:val="0"/>
        <w:spacing w:before="120" w:after="120"/>
        <w:ind w:leftChars="200" w:left="480"/>
        <w:rPr>
          <w:rFonts w:eastAsia="SimSun"/>
          <w:i/>
          <w:iCs/>
          <w:kern w:val="2"/>
        </w:rPr>
      </w:pPr>
    </w:p>
    <w:p w14:paraId="34D8C1FB" w14:textId="7B3A0A3D"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So what to do? Given the strength and breadth of objections to your work?</w:t>
      </w:r>
    </w:p>
    <w:p w14:paraId="79A60ACB" w14:textId="164A24BF"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package suggests several directions to strengthen the paper</w:t>
      </w:r>
      <w:r w:rsidR="003834AA" w:rsidRPr="00313E6C">
        <w:rPr>
          <w:rFonts w:eastAsia="SimSun"/>
          <w:i/>
          <w:iCs/>
          <w:kern w:val="2"/>
        </w:rPr>
        <w:t>’</w:t>
      </w:r>
      <w:r w:rsidRPr="00313E6C">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313E6C" w:rsidRDefault="00E71F2A" w:rsidP="00E71F2A">
      <w:pPr>
        <w:widowControl w:val="0"/>
        <w:autoSpaceDE w:val="0"/>
        <w:autoSpaceDN w:val="0"/>
        <w:adjustRightInd w:val="0"/>
        <w:spacing w:before="120" w:after="120"/>
        <w:ind w:leftChars="200" w:left="480"/>
        <w:rPr>
          <w:rFonts w:eastAsia="SimSun"/>
          <w:i/>
          <w:iCs/>
          <w:kern w:val="2"/>
        </w:rPr>
      </w:pPr>
      <w:bookmarkStart w:id="453" w:name="OLE_LINK1"/>
      <w:r w:rsidRPr="001F085E">
        <w:rPr>
          <w:rFonts w:eastAsia="SimSun"/>
          <w:i/>
          <w:iCs/>
          <w:kern w:val="2"/>
        </w:rPr>
        <w:t>A third direction is to frame the study more broadly as examining competition</w:t>
      </w:r>
      <w:r w:rsidRPr="00313E6C">
        <w:rPr>
          <w:rFonts w:eastAsia="SimSun"/>
          <w:i/>
          <w:iCs/>
          <w:kern w:val="2"/>
        </w:rPr>
        <w:t xml:space="preserve"> and complementarity between AI-generated and human-generated knowledge in digital communities. Such a framing could help explain when AI discourages human participation and when it might instead stimulate additional contributions.</w:t>
      </w:r>
    </w:p>
    <w:bookmarkEnd w:id="453"/>
    <w:p w14:paraId="0E2E368F" w14:textId="64CAC262"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313E6C">
        <w:rPr>
          <w:rFonts w:eastAsia="SimSun"/>
          <w:i/>
          <w:iCs/>
          <w:kern w:val="2"/>
        </w:rPr>
        <w:t>. </w:t>
      </w:r>
    </w:p>
    <w:p w14:paraId="1DEFBD2E"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047FDA" w14:textId="35B7696C" w:rsidR="004A307A" w:rsidRDefault="004A307A">
      <w:pPr>
        <w:pStyle w:val="Paragraph"/>
        <w:pPrChange w:id="454" w:author="Dylan CHEN" w:date="2026-08-29T21:26:00Z" w16du:dateUtc="2026-08-29T13:26:00Z">
          <w:pPr>
            <w:pStyle w:val="NormalWeb"/>
          </w:pPr>
        </w:pPrChange>
      </w:pPr>
      <w:r>
        <w:t xml:space="preserve">We </w:t>
      </w:r>
      <w:r>
        <w:rPr>
          <w:rFonts w:hint="eastAsia"/>
        </w:rPr>
        <w:t xml:space="preserve">thank you </w:t>
      </w:r>
      <w:r>
        <w:t>for laying out these possible directions for strengthening the manuscript. After carefully considering them, we have reorganized the paper around the third direction. The revised manuscript frames the introduction of internal GenAI as creating a competitive encounter between an AI answer and potential human answerers. We then rebuild the theoretical arguments around this framework and realign the empirical tests with the revised theory.</w:t>
      </w:r>
    </w:p>
    <w:p w14:paraId="12A9A4D1" w14:textId="52E8EDC5" w:rsidR="004A307A" w:rsidRDefault="004A307A">
      <w:pPr>
        <w:pStyle w:val="Paragraph"/>
        <w:pPrChange w:id="455" w:author="Dylan CHEN" w:date="2026-08-29T21:26:00Z" w16du:dateUtc="2026-08-29T13:26:00Z">
          <w:pPr>
            <w:pStyle w:val="NormalWeb"/>
          </w:pPr>
        </w:pPrChange>
      </w:pPr>
      <w:r>
        <w:t xml:space="preserve">The revised theoretical development now begins by casting the human–AI encounter as a competitive episode. As noted in our response to Comment SE-3, this framing also helps explain the difference between our findings and those of Su et al. (2025). In our technical Q&amp;A setting, the AI answer appears early and can be evaluated by potential human answerers at the moment they decide whether to contribute. Human answerers therefore appraise the AI answer as a potential competitor using observable features, consistent with competitive dynamics theory </w:t>
      </w:r>
      <w:r>
        <w:lastRenderedPageBreak/>
        <w:t xml:space="preserve">(Chen et al., 2007; Chen, 2009). In particular, they may rely on the AI label, AI-answer length, and AI-answer quality when making entry and </w:t>
      </w:r>
      <w:del w:id="456" w:author="Dylan CHEN" w:date="2026-08-30T18:31:00Z" w16du:dateUtc="2026-08-30T10:31:00Z">
        <w:r w:rsidDel="007A01E9">
          <w:delText xml:space="preserve">quality </w:delText>
        </w:r>
      </w:del>
      <w:ins w:id="457" w:author="Dylan CHEN" w:date="2026-08-30T18:31:00Z" w16du:dateUtc="2026-08-30T10:31:00Z">
        <w:r w:rsidR="007A01E9">
          <w:rPr>
            <w:rFonts w:hint="eastAsia"/>
          </w:rPr>
          <w:t>crafting</w:t>
        </w:r>
        <w:r w:rsidR="007A01E9">
          <w:t xml:space="preserve"> </w:t>
        </w:r>
      </w:ins>
      <w:r>
        <w:t>decisions. This provides the core theoretical contribution of the revised manuscript.</w:t>
      </w:r>
    </w:p>
    <w:p w14:paraId="11249881" w14:textId="29F0CA73" w:rsidR="004A307A" w:rsidRDefault="004A307A">
      <w:pPr>
        <w:pStyle w:val="Paragraph"/>
        <w:pPrChange w:id="458" w:author="Dylan CHEN" w:date="2026-08-29T21:26:00Z" w16du:dateUtc="2026-08-29T13:26:00Z">
          <w:pPr>
            <w:pStyle w:val="NormalWeb"/>
          </w:pPr>
        </w:pPrChange>
      </w:pPr>
      <w:r>
        <w:t xml:space="preserve">We also explicitly acknowledge alternative predictions in the literature. Prior work suggests that AI-generated answers may stimulate, rather than reduce, human participation. Our revised framework accommodates this possibility by treating the AI answer as a profile of multiple signals rather than as a uniform treatment. Some features may encourage contribution, while others may deter it. </w:t>
      </w:r>
    </w:p>
    <w:p w14:paraId="43FB57A4" w14:textId="77777777" w:rsidR="004A307A" w:rsidRDefault="004A307A">
      <w:pPr>
        <w:pStyle w:val="Paragraph"/>
        <w:pPrChange w:id="459" w:author="Dylan CHEN" w:date="2026-08-29T21:26:00Z" w16du:dateUtc="2026-08-29T13:26:00Z">
          <w:pPr>
            <w:pStyle w:val="NormalWeb"/>
          </w:pPr>
        </w:pPrChange>
      </w:pPr>
      <w:r>
        <w:t>This framework clarifies the relationship between theory and empirical analysis. The revised manuscript first develops the theoretical logic of how different AI-answer signals should affect human entry and answer quality, and then tests these predictions empirically. This ordering makes clear that the empirical analyses are designed to evaluate theoretically specified mechanisms, rather than to rationalize results after the fact.</w:t>
      </w:r>
    </w:p>
    <w:p w14:paraId="4B293B1F" w14:textId="0FD236FA" w:rsidR="004A307A" w:rsidRPr="00313E6C" w:rsidRDefault="004A307A">
      <w:pPr>
        <w:pStyle w:val="Paragraph"/>
        <w:pPrChange w:id="460" w:author="Dylan CHEN" w:date="2026-08-29T21:26:00Z" w16du:dateUtc="2026-08-29T13:26:00Z">
          <w:pPr>
            <w:pStyle w:val="NormalWeb"/>
          </w:pPr>
        </w:pPrChange>
      </w:pPr>
      <w:r>
        <w:t>We hope the review panel finds that this revised theoretical narrative more clearly supports the paper’s contribution.</w:t>
      </w:r>
    </w:p>
    <w:p w14:paraId="6C25974E" w14:textId="77777777" w:rsidR="00BE7589" w:rsidRPr="00313E6C" w:rsidRDefault="00BE7589" w:rsidP="006210FC">
      <w:pPr>
        <w:pStyle w:val="Paragraph"/>
      </w:pPr>
    </w:p>
    <w:p w14:paraId="52ECE784" w14:textId="167B35E6" w:rsidR="00BE7589" w:rsidRPr="00900C60" w:rsidRDefault="00BE7589">
      <w:pPr>
        <w:pStyle w:val="Paragraph"/>
        <w:rPr>
          <w:b/>
          <w:bCs/>
        </w:rPr>
        <w:pPrChange w:id="461" w:author="Dylan CHEN" w:date="2026-08-29T21:26:00Z" w16du:dateUtc="2026-08-29T13:26:00Z">
          <w:pPr>
            <w:pStyle w:val="NormalWeb"/>
            <w:spacing w:before="0" w:beforeAutospacing="0" w:after="0" w:afterAutospacing="0"/>
          </w:pPr>
        </w:pPrChange>
      </w:pPr>
      <w:r w:rsidRPr="00900C60">
        <w:rPr>
          <w:b/>
          <w:bCs/>
        </w:rPr>
        <w:t>References</w:t>
      </w:r>
      <w:ins w:id="462" w:author="Dylan CHEN" w:date="2026-08-29T21:26:00Z" w16du:dateUtc="2026-08-29T13:26:00Z">
        <w:r w:rsidR="000945DB" w:rsidRPr="00900C60">
          <w:rPr>
            <w:rFonts w:hint="eastAsia"/>
            <w:b/>
            <w:bCs/>
          </w:rPr>
          <w:t>:</w:t>
        </w:r>
      </w:ins>
    </w:p>
    <w:p w14:paraId="657A9794" w14:textId="2CB84258" w:rsidR="00BE7589" w:rsidRPr="00313E6C" w:rsidRDefault="00BE7589">
      <w:pPr>
        <w:pStyle w:val="Paragraph"/>
        <w:pPrChange w:id="463" w:author="Dylan CHEN" w:date="2026-08-29T21:26:00Z" w16du:dateUtc="2026-08-29T13:26:00Z">
          <w:pPr>
            <w:pStyle w:val="NormalWeb"/>
            <w:spacing w:before="0" w:beforeAutospacing="0" w:after="0" w:afterAutospacing="0"/>
          </w:pPr>
        </w:pPrChange>
      </w:pPr>
      <w:r w:rsidRPr="00313E6C">
        <w:t>Chen, M.-J. (2009). Competitive dynamics research: An insider</w:t>
      </w:r>
      <w:r w:rsidR="003834AA" w:rsidRPr="00313E6C">
        <w:t>’</w:t>
      </w:r>
      <w:r w:rsidRPr="00313E6C">
        <w:t>s odyssey. Asia Pacific Journal of Management, 26(1), 5–25.</w:t>
      </w:r>
    </w:p>
    <w:p w14:paraId="21F6B39D" w14:textId="03678DDC" w:rsidR="000619E2" w:rsidRDefault="00BE7589" w:rsidP="00BF0D01">
      <w:pPr>
        <w:pStyle w:val="Paragraph"/>
      </w:pPr>
      <w:r w:rsidRPr="00313E6C">
        <w:t>Chen, M.-J., Su, K.-H., &amp; Tsai, W. (2007). Competitive tension: The awareness–motivation–capability perspective. Academy of Management Journal, 50(1), 101–118.</w:t>
      </w:r>
    </w:p>
    <w:p w14:paraId="18ED085C" w14:textId="77777777" w:rsidR="00900C60" w:rsidRPr="00313E6C" w:rsidDel="00374122" w:rsidRDefault="00900C60" w:rsidP="00900C60">
      <w:pPr>
        <w:pStyle w:val="Paragraph"/>
        <w:rPr>
          <w:del w:id="464" w:author="Dylan CHEN" w:date="2026-08-29T21:41:00Z" w16du:dateUtc="2026-08-29T13:41:00Z"/>
        </w:rPr>
      </w:pPr>
      <w:r w:rsidRPr="00313E6C">
        <w:t>Su, Y., Zhang, K., Wang, Q., &amp; Qiu, L. (2025). Generative AI and human knowledge sharing: Evidence from a natural experiment [Working paper]. SSRN.</w:t>
      </w:r>
    </w:p>
    <w:p w14:paraId="5C00848C" w14:textId="77777777" w:rsidR="00900C60" w:rsidRPr="00313E6C" w:rsidRDefault="00900C60" w:rsidP="00900C60">
      <w:pPr>
        <w:pStyle w:val="Paragraph"/>
      </w:pPr>
    </w:p>
    <w:p w14:paraId="46F7C542" w14:textId="1C41C386" w:rsidR="00D90C83" w:rsidRPr="00313E6C" w:rsidDel="005158EA" w:rsidRDefault="00D90C83" w:rsidP="00D90C83">
      <w:pPr>
        <w:spacing w:before="120" w:after="120"/>
        <w:rPr>
          <w:del w:id="465" w:author="Dylan CHEN" w:date="2026-08-29T21:27:00Z" w16du:dateUtc="2026-08-29T13:27:00Z"/>
        </w:rPr>
      </w:pPr>
      <w:r w:rsidRPr="00313E6C">
        <w:t>---------------------------------------------------------------------------------------------------------------------</w:t>
      </w:r>
    </w:p>
    <w:p w14:paraId="70CAF886" w14:textId="19579F12" w:rsidR="00D90C83" w:rsidRPr="00313E6C" w:rsidDel="005158EA" w:rsidRDefault="00D90C83" w:rsidP="00D90C83">
      <w:pPr>
        <w:widowControl w:val="0"/>
        <w:autoSpaceDE w:val="0"/>
        <w:autoSpaceDN w:val="0"/>
        <w:adjustRightInd w:val="0"/>
        <w:spacing w:before="120" w:after="120"/>
        <w:jc w:val="both"/>
        <w:rPr>
          <w:del w:id="466" w:author="Dylan CHEN" w:date="2026-08-29T21:26:00Z" w16du:dateUtc="2026-08-29T13:26:00Z"/>
          <w:rFonts w:eastAsia="SimSun"/>
          <w:b/>
          <w:bCs/>
          <w:i/>
          <w:iCs/>
          <w:kern w:val="2"/>
          <w:u w:val="single"/>
        </w:rPr>
      </w:pPr>
    </w:p>
    <w:p w14:paraId="508C08F0" w14:textId="77777777" w:rsidR="000619E2" w:rsidRPr="00313E6C" w:rsidDel="005158EA" w:rsidRDefault="000619E2">
      <w:pPr>
        <w:spacing w:before="120" w:after="120"/>
        <w:rPr>
          <w:del w:id="467" w:author="Dylan CHEN" w:date="2026-08-29T21:27:00Z" w16du:dateUtc="2026-08-29T13:27:00Z"/>
        </w:rPr>
        <w:pPrChange w:id="468" w:author="Dylan CHEN" w:date="2026-08-29T21:27:00Z" w16du:dateUtc="2026-08-29T13:27:00Z">
          <w:pPr>
            <w:pStyle w:val="NormalWeb"/>
          </w:pPr>
        </w:pPrChange>
      </w:pPr>
    </w:p>
    <w:p w14:paraId="6B82F862" w14:textId="6A925E63" w:rsidR="00DC3066" w:rsidRPr="00313E6C" w:rsidRDefault="00DC3066" w:rsidP="00FE3230">
      <w:pPr>
        <w:pStyle w:val="NormalWeb"/>
      </w:pPr>
      <w:del w:id="469" w:author="Dylan CHEN" w:date="2026-08-29T21:27:00Z" w16du:dateUtc="2026-08-29T13:27:00Z">
        <w:r w:rsidRPr="00313E6C" w:rsidDel="005158EA">
          <w:rPr>
            <w:b/>
          </w:rPr>
          <w:br w:type="page"/>
        </w:r>
      </w:del>
    </w:p>
    <w:p w14:paraId="27E91A76" w14:textId="77777777" w:rsidR="000B75B1" w:rsidRDefault="000B75B1">
      <w:pPr>
        <w:spacing w:after="160" w:line="259" w:lineRule="auto"/>
        <w:rPr>
          <w:ins w:id="470" w:author="Dylan CHEN" w:date="2026-08-29T21:40:00Z" w16du:dateUtc="2026-08-29T13:40:00Z"/>
          <w:b/>
        </w:rPr>
      </w:pPr>
      <w:ins w:id="471" w:author="Dylan CHEN" w:date="2026-08-29T21:40:00Z" w16du:dateUtc="2026-08-29T13:40:00Z">
        <w:r>
          <w:rPr>
            <w:b/>
          </w:rPr>
          <w:br w:type="page"/>
        </w:r>
      </w:ins>
    </w:p>
    <w:p w14:paraId="6E010A07" w14:textId="56B63A58" w:rsidR="00BD6E4E" w:rsidRPr="00313E6C" w:rsidRDefault="00BD6E4E" w:rsidP="00BD6E4E">
      <w:pPr>
        <w:spacing w:before="120" w:after="120"/>
        <w:jc w:val="center"/>
      </w:pPr>
      <w:r w:rsidRPr="00313E6C">
        <w:rPr>
          <w:b/>
        </w:rPr>
        <w:lastRenderedPageBreak/>
        <w:t>AE Comments</w:t>
      </w:r>
    </w:p>
    <w:p w14:paraId="38EAB27E" w14:textId="03257799"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AE-0</w:t>
      </w:r>
      <w:r w:rsidR="008770D9">
        <w:rPr>
          <w:rFonts w:eastAsia="SimSun"/>
          <w:b/>
          <w:bCs/>
          <w:kern w:val="2"/>
        </w:rPr>
        <w:t>*</w:t>
      </w:r>
    </w:p>
    <w:p w14:paraId="23D55C5B" w14:textId="1FA61B9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previously, the three reviewers once again did great jobs in objectively and constructively evaluating the revised paper. They commented on authors</w:t>
      </w:r>
      <w:r w:rsidR="003834AA" w:rsidRPr="00313E6C">
        <w:rPr>
          <w:rFonts w:eastAsia="SimSun"/>
          <w:i/>
          <w:iCs/>
          <w:kern w:val="2"/>
        </w:rPr>
        <w:t>’</w:t>
      </w:r>
      <w:r w:rsidRPr="00313E6C">
        <w:rPr>
          <w:rFonts w:eastAsia="SimSun"/>
          <w:i/>
          <w:iCs/>
          <w:kern w:val="2"/>
        </w:rPr>
        <w:t xml:space="preserve"> responses to the previous suggestions and pointed out remaining and new issues. The three reviewers</w:t>
      </w:r>
      <w:r w:rsidR="003834AA" w:rsidRPr="00313E6C">
        <w:rPr>
          <w:rFonts w:eastAsia="SimSun"/>
          <w:i/>
          <w:iCs/>
          <w:kern w:val="2"/>
        </w:rPr>
        <w:t>’</w:t>
      </w:r>
      <w:r w:rsidRPr="00313E6C">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378370D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very carefully read the revised paper, the authors</w:t>
      </w:r>
      <w:r w:rsidR="003834AA" w:rsidRPr="00313E6C">
        <w:rPr>
          <w:rFonts w:eastAsia="SimSun"/>
          <w:i/>
          <w:iCs/>
          <w:kern w:val="2"/>
        </w:rPr>
        <w:t>’</w:t>
      </w:r>
      <w:r w:rsidRPr="00313E6C">
        <w:rPr>
          <w:rFonts w:eastAsia="SimSun"/>
          <w:i/>
          <w:iCs/>
          <w:kern w:val="2"/>
        </w:rPr>
        <w:t xml:space="preserve"> revision notes, and the referee reports. I commend the authors</w:t>
      </w:r>
      <w:r w:rsidR="003834AA" w:rsidRPr="00313E6C">
        <w:rPr>
          <w:rFonts w:eastAsia="SimSun"/>
          <w:i/>
          <w:iCs/>
          <w:kern w:val="2"/>
        </w:rPr>
        <w:t>’</w:t>
      </w:r>
      <w:r w:rsidRPr="00313E6C">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313E6C" w:rsidRDefault="00BD6E4E" w:rsidP="00BD6E4E">
      <w:pPr>
        <w:widowControl w:val="0"/>
        <w:autoSpaceDE w:val="0"/>
        <w:autoSpaceDN w:val="0"/>
        <w:adjustRightInd w:val="0"/>
        <w:spacing w:before="120" w:after="120"/>
        <w:rPr>
          <w:kern w:val="2"/>
        </w:rPr>
      </w:pPr>
      <w:r w:rsidRPr="00313E6C">
        <w:rPr>
          <w:rFonts w:eastAsia="SimSun"/>
          <w:b/>
          <w:bCs/>
          <w:i/>
          <w:iCs/>
          <w:kern w:val="2"/>
          <w:u w:val="single"/>
        </w:rPr>
        <w:t>Response</w:t>
      </w:r>
    </w:p>
    <w:p w14:paraId="26AE7D6B" w14:textId="4F69E460" w:rsidR="00BD6E4E" w:rsidRPr="00313E6C" w:rsidRDefault="000619E2" w:rsidP="005158EA">
      <w:pPr>
        <w:pStyle w:val="Paragraph"/>
      </w:pPr>
      <w:r w:rsidRPr="00313E6C">
        <w:t xml:space="preserve">We sincerely thank </w:t>
      </w:r>
      <w:r w:rsidR="00005316">
        <w:rPr>
          <w:rFonts w:hint="eastAsia"/>
        </w:rPr>
        <w:t>you</w:t>
      </w:r>
      <w:r w:rsidRPr="00313E6C">
        <w:t xml:space="preserve"> for the thorough and careful evaluation of our revised manuscript, as well as the recognition of improvements in </w:t>
      </w:r>
      <w:r w:rsidR="00180499" w:rsidRPr="00313E6C">
        <w:t>empirical analysis</w:t>
      </w:r>
      <w:r w:rsidRPr="00313E6C">
        <w:t xml:space="preserve"> and literature</w:t>
      </w:r>
      <w:r w:rsidR="00180499" w:rsidRPr="00313E6C">
        <w:t xml:space="preserve"> review</w:t>
      </w:r>
      <w:r w:rsidRPr="00313E6C">
        <w:t xml:space="preserve">. We appreciate the </w:t>
      </w:r>
      <w:r w:rsidR="00180499" w:rsidRPr="00313E6C">
        <w:t>review panel</w:t>
      </w:r>
      <w:r w:rsidR="003834AA" w:rsidRPr="00313E6C">
        <w:t>’</w:t>
      </w:r>
      <w:r w:rsidR="00180499" w:rsidRPr="00313E6C">
        <w:t xml:space="preserve">s further comments </w:t>
      </w:r>
      <w:r w:rsidRPr="00313E6C">
        <w:t xml:space="preserve">and we are committed to addressing these issues. </w:t>
      </w:r>
      <w:r w:rsidR="00180499" w:rsidRPr="00313E6C">
        <w:t>We hope the review panel finds th</w:t>
      </w:r>
      <w:r w:rsidR="00CB3FE1" w:rsidRPr="00313E6C">
        <w:t>e</w:t>
      </w:r>
      <w:r w:rsidR="00180499" w:rsidRPr="00313E6C">
        <w:t xml:space="preserve"> paper significantly improved. </w:t>
      </w:r>
    </w:p>
    <w:p w14:paraId="0F0E4A97" w14:textId="77777777" w:rsidR="00BD6E4E" w:rsidRPr="00313E6C" w:rsidRDefault="00BD6E4E" w:rsidP="001F085E">
      <w:pPr>
        <w:pStyle w:val="Paragraph"/>
      </w:pPr>
      <w:r w:rsidRPr="00313E6C">
        <w:t>---------------------------------------------------------------------------------------------------------------------</w:t>
      </w:r>
    </w:p>
    <w:p w14:paraId="325038BB" w14:textId="12BDE867"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AE-1</w:t>
      </w:r>
      <w:r w:rsidR="006A3517">
        <w:rPr>
          <w:rFonts w:eastAsia="SimSun"/>
          <w:b/>
          <w:bCs/>
          <w:kern w:val="2"/>
        </w:rPr>
        <w:t>*</w:t>
      </w:r>
    </w:p>
    <w:p w14:paraId="3A70EAA5" w14:textId="77777777" w:rsidR="00231DD2" w:rsidRPr="00313E6C" w:rsidRDefault="00231DD2" w:rsidP="00231DD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FF3EA6"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1F085E">
        <w:rPr>
          <w:rFonts w:eastAsia="SimSun"/>
          <w:i/>
          <w:iCs/>
          <w:kern w:val="2"/>
        </w:rPr>
        <w:t>They need to be convinced of a plausible explanation of the underlying mechanism, supported by solid theories---ideally from a sound overarching theoretical framework</w:t>
      </w:r>
      <w:r w:rsidRPr="00FF3EA6">
        <w:rPr>
          <w:rFonts w:eastAsia="SimSun"/>
          <w:i/>
          <w:iCs/>
          <w:kern w:val="2"/>
        </w:rPr>
        <w:t>. This paper appears to fall short in this regard unfortunately.</w:t>
      </w:r>
    </w:p>
    <w:p w14:paraId="606111FA" w14:textId="7D1C11E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Empirically, the analysis exploring the </w:t>
      </w:r>
      <w:r w:rsidRPr="001F085E">
        <w:rPr>
          <w:rFonts w:eastAsia="SimSun"/>
          <w:i/>
          <w:iCs/>
          <w:kern w:val="2"/>
        </w:rPr>
        <w:t>mechanism is somewhat flawed and hence unconvincin</w:t>
      </w:r>
      <w:r w:rsidRPr="00FF3EA6">
        <w:rPr>
          <w:rFonts w:eastAsia="SimSun"/>
          <w:i/>
          <w:iCs/>
          <w:kern w:val="2"/>
        </w:rPr>
        <w:t xml:space="preserve">g, as all three reviewers unanimously pointed out and I summarize in detail below. It then loops back to the issue of </w:t>
      </w:r>
      <w:r w:rsidRPr="001F085E">
        <w:rPr>
          <w:rFonts w:eastAsia="SimSun"/>
          <w:i/>
          <w:iCs/>
          <w:kern w:val="2"/>
        </w:rPr>
        <w:t>lacking a convincing theoretical framework</w:t>
      </w:r>
      <w:r w:rsidRPr="00FF3EA6">
        <w:rPr>
          <w:rFonts w:eastAsia="SimSun"/>
          <w:i/>
          <w:iCs/>
          <w:kern w:val="2"/>
        </w:rPr>
        <w:t xml:space="preserve">, as all three reviewers complain. R2 questioned the approach here appears to be </w:t>
      </w:r>
      <w:r w:rsidRPr="001F085E">
        <w:rPr>
          <w:rFonts w:eastAsia="SimSun"/>
          <w:i/>
          <w:iCs/>
          <w:kern w:val="2"/>
        </w:rPr>
        <w:t>HARKing</w:t>
      </w:r>
      <w:r w:rsidRPr="00FF3EA6">
        <w:rPr>
          <w:rFonts w:eastAsia="SimSun"/>
          <w:i/>
          <w:iCs/>
          <w:kern w:val="2"/>
        </w:rPr>
        <w:t xml:space="preserve"> (i.e., hypothesizing after results are known). Such inadequacy further leads to the doubts on the </w:t>
      </w:r>
      <w:r w:rsidRPr="001F085E">
        <w:rPr>
          <w:rFonts w:eastAsia="SimSun"/>
          <w:i/>
          <w:iCs/>
          <w:kern w:val="2"/>
        </w:rPr>
        <w:t>discrepancy</w:t>
      </w:r>
      <w:r w:rsidRPr="00FF3EA6">
        <w:rPr>
          <w:rFonts w:eastAsia="SimSun"/>
          <w:i/>
          <w:iCs/>
          <w:kern w:val="2"/>
        </w:rPr>
        <w:t xml:space="preserve"> between the main effects found here and those reported in the literature (e.g., see R1</w:t>
      </w:r>
      <w:r w:rsidR="003834AA" w:rsidRPr="00FF3EA6">
        <w:rPr>
          <w:rFonts w:eastAsia="SimSun"/>
          <w:i/>
          <w:iCs/>
          <w:kern w:val="2"/>
        </w:rPr>
        <w:t>’</w:t>
      </w:r>
      <w:r w:rsidRPr="00FF3EA6">
        <w:rPr>
          <w:rFonts w:eastAsia="SimSun"/>
          <w:i/>
          <w:iCs/>
          <w:kern w:val="2"/>
        </w:rPr>
        <w:t>s comments on Su et al, 2023).</w:t>
      </w:r>
    </w:p>
    <w:p w14:paraId="0A24331E"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587AF24" w14:textId="519775B9" w:rsidR="00D457C9" w:rsidRDefault="00005316" w:rsidP="00D457C9">
      <w:pPr>
        <w:pStyle w:val="Paragraph"/>
        <w:rPr>
          <w:ins w:id="472" w:author="Dylan CHEN" w:date="2026-08-30T18:17:00Z" w16du:dateUtc="2026-08-30T10:17:00Z"/>
        </w:rPr>
      </w:pPr>
      <w:r>
        <w:rPr>
          <w:rFonts w:hint="eastAsia"/>
        </w:rPr>
        <w:lastRenderedPageBreak/>
        <w:t xml:space="preserve">We thank you for your comments. </w:t>
      </w:r>
      <w:r w:rsidRPr="00005316">
        <w:t xml:space="preserve">Following </w:t>
      </w:r>
      <w:r>
        <w:rPr>
          <w:rFonts w:hint="eastAsia"/>
        </w:rPr>
        <w:t>these</w:t>
      </w:r>
      <w:r w:rsidRPr="00005316">
        <w:t xml:space="preserve"> comments and the SE’s guidance, </w:t>
      </w:r>
      <w:ins w:id="473" w:author="Dylan CHEN" w:date="2026-08-30T18:17:00Z" w16du:dateUtc="2026-08-30T10:17:00Z">
        <w:r w:rsidR="00D457C9">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sidR="00D457C9">
          <w:rPr>
            <w:rStyle w:val="Strong"/>
          </w:rPr>
          <w:t>entry decision</w:t>
        </w:r>
        <w:r w:rsidR="00D457C9">
          <w:t xml:space="preserve">, or whether to contribute an answer at all, and </w:t>
        </w:r>
        <w:r w:rsidR="00D457C9" w:rsidRPr="004543B1">
          <w:t xml:space="preserve">the </w:t>
        </w:r>
        <w:r w:rsidR="00D457C9" w:rsidRPr="002B713B">
          <w:rPr>
            <w:b/>
            <w:bCs/>
            <w:rPrChange w:id="474" w:author="Prof. LIU Ben" w:date="2026-08-30T23:20:00Z" w16du:dateUtc="2026-08-30T15:20:00Z">
              <w:rPr/>
            </w:rPrChange>
          </w:rPr>
          <w:t>crafting decision</w:t>
        </w:r>
        <w:r w:rsidR="00D457C9" w:rsidRPr="004543B1">
          <w:t>, which concern</w:t>
        </w:r>
      </w:ins>
      <w:ins w:id="475" w:author="Prof. LIU Ben" w:date="2026-08-30T23:58:00Z" w16du:dateUtc="2026-08-30T15:58:00Z">
        <w:r w:rsidR="00DE010B">
          <w:rPr>
            <w:rFonts w:hint="eastAsia"/>
          </w:rPr>
          <w:t>s</w:t>
        </w:r>
      </w:ins>
      <w:ins w:id="476" w:author="Dylan CHEN" w:date="2026-08-30T18:17:00Z" w16du:dateUtc="2026-08-30T10:17:00Z">
        <w:del w:id="477" w:author="Prof. LIU Ben" w:date="2026-08-30T23:58:00Z" w16du:dateUtc="2026-08-30T15:58:00Z">
          <w:r w:rsidR="00D457C9" w:rsidRPr="004543B1" w:rsidDel="00DE010B">
            <w:delText>s</w:delText>
          </w:r>
        </w:del>
        <w:del w:id="478" w:author="Prof. LIU Ben" w:date="2026-08-30T23:57:00Z" w16du:dateUtc="2026-08-30T15:57:00Z">
          <w:r w:rsidR="00D457C9" w:rsidRPr="004543B1" w:rsidDel="00EC6B00">
            <w:delText xml:space="preserve"> both</w:delText>
          </w:r>
        </w:del>
        <w:r w:rsidR="00D457C9" w:rsidRPr="004543B1">
          <w:t xml:space="preserve"> how good the human answer will be and how it will be produced, if the answerer decides to contribute</w:t>
        </w:r>
        <w:r w:rsidR="00D457C9">
          <w:t xml:space="preserve">. </w:t>
        </w:r>
      </w:ins>
    </w:p>
    <w:p w14:paraId="2156F19D" w14:textId="77777777" w:rsidR="00D457C9" w:rsidRDefault="00D457C9" w:rsidP="00D457C9">
      <w:pPr>
        <w:pStyle w:val="Paragraph"/>
        <w:rPr>
          <w:ins w:id="479" w:author="Dylan CHEN" w:date="2026-08-30T18:17:00Z" w16du:dateUtc="2026-08-30T10:17:00Z"/>
        </w:rPr>
      </w:pPr>
      <w:ins w:id="480" w:author="Dylan CHEN" w:date="2026-08-30T18:17:00Z" w16du:dateUtc="2026-08-30T10:17: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1F7FDF57" w14:textId="77777777" w:rsidR="00D457C9" w:rsidRDefault="00D457C9" w:rsidP="00D457C9">
      <w:pPr>
        <w:pStyle w:val="Paragraph"/>
        <w:rPr>
          <w:ins w:id="481" w:author="Dylan CHEN" w:date="2026-08-30T18:17:00Z" w16du:dateUtc="2026-08-30T10:17:00Z"/>
        </w:rPr>
      </w:pPr>
      <w:ins w:id="482" w:author="Dylan CHEN" w:date="2026-08-30T18:17:00Z" w16du:dateUtc="2026-08-30T10:17:00Z">
        <w:r>
          <w:t>The revised framework treats the AI answer as a profile of three signals:</w:t>
        </w:r>
      </w:ins>
    </w:p>
    <w:p w14:paraId="07A7D524" w14:textId="77777777" w:rsidR="00D457C9" w:rsidRDefault="00D457C9" w:rsidP="00D457C9">
      <w:pPr>
        <w:pStyle w:val="NormalWeb"/>
        <w:numPr>
          <w:ilvl w:val="0"/>
          <w:numId w:val="80"/>
        </w:numPr>
        <w:rPr>
          <w:ins w:id="483" w:author="Dylan CHEN" w:date="2026-08-30T18:17:00Z" w16du:dateUtc="2026-08-30T10:17:00Z"/>
          <w:color w:val="000000"/>
        </w:rPr>
      </w:pPr>
      <w:ins w:id="484" w:author="Dylan CHEN" w:date="2026-08-30T18:17:00Z" w16du:dateUtc="2026-08-30T10:17: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4CA872F6" w14:textId="0F16FF02" w:rsidR="00D457C9" w:rsidRDefault="00D457C9" w:rsidP="00D457C9">
      <w:pPr>
        <w:pStyle w:val="NormalWeb"/>
        <w:numPr>
          <w:ilvl w:val="0"/>
          <w:numId w:val="80"/>
        </w:numPr>
        <w:rPr>
          <w:ins w:id="485" w:author="Dylan CHEN" w:date="2026-08-30T18:17:00Z" w16du:dateUtc="2026-08-30T10:17:00Z"/>
          <w:color w:val="000000"/>
        </w:rPr>
      </w:pPr>
      <w:ins w:id="486" w:author="Dylan CHEN" w:date="2026-08-30T18:17:00Z" w16du:dateUtc="2026-08-30T10:17:00Z">
        <w:r>
          <w:rPr>
            <w:rStyle w:val="Strong"/>
            <w:color w:val="000000"/>
          </w:rPr>
          <w:t>AI</w:t>
        </w:r>
      </w:ins>
      <w:ins w:id="487" w:author="Prof. LIU Ben" w:date="2026-08-31T00:01:00Z" w16du:dateUtc="2026-08-30T16:01:00Z">
        <w:r w:rsidR="00B97537">
          <w:rPr>
            <w:rStyle w:val="Strong"/>
            <w:rFonts w:hint="eastAsia"/>
            <w:color w:val="000000"/>
          </w:rPr>
          <w:t>-</w:t>
        </w:r>
      </w:ins>
      <w:ins w:id="488" w:author="Dylan CHEN" w:date="2026-08-30T18:17:00Z" w16du:dateUtc="2026-08-30T10:17:00Z">
        <w:del w:id="489" w:author="Prof. LIU Ben" w:date="2026-08-30T23:59:00Z" w16du:dateUtc="2026-08-30T15:59:00Z">
          <w:r w:rsidDel="00DE010B">
            <w:rPr>
              <w:rStyle w:val="Strong"/>
              <w:color w:val="000000"/>
            </w:rPr>
            <w:delText>-</w:delText>
          </w:r>
        </w:del>
        <w:r>
          <w:rPr>
            <w:rStyle w:val="Strong"/>
            <w:color w:val="000000"/>
          </w:rPr>
          <w:t>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54F19A3" w14:textId="6DD1729B" w:rsidR="00D457C9" w:rsidRDefault="00D457C9" w:rsidP="00D457C9">
      <w:pPr>
        <w:pStyle w:val="NormalWeb"/>
        <w:numPr>
          <w:ilvl w:val="0"/>
          <w:numId w:val="80"/>
        </w:numPr>
        <w:rPr>
          <w:ins w:id="490" w:author="Dylan CHEN" w:date="2026-08-30T18:17:00Z" w16du:dateUtc="2026-08-30T10:17:00Z"/>
          <w:color w:val="000000"/>
        </w:rPr>
      </w:pPr>
      <w:ins w:id="491" w:author="Dylan CHEN" w:date="2026-08-30T18:17:00Z" w16du:dateUtc="2026-08-30T10:17:00Z">
        <w:r>
          <w:rPr>
            <w:rStyle w:val="Strong"/>
            <w:color w:val="000000"/>
          </w:rPr>
          <w:t>AI</w:t>
        </w:r>
      </w:ins>
      <w:ins w:id="492" w:author="Prof. LIU Ben" w:date="2026-08-31T00:01:00Z" w16du:dateUtc="2026-08-30T16:01:00Z">
        <w:r w:rsidR="00B97537">
          <w:rPr>
            <w:rStyle w:val="Strong"/>
            <w:rFonts w:hint="eastAsia"/>
            <w:color w:val="000000"/>
          </w:rPr>
          <w:t>-</w:t>
        </w:r>
      </w:ins>
      <w:ins w:id="493" w:author="Dylan CHEN" w:date="2026-08-30T18:17:00Z" w16du:dateUtc="2026-08-30T10:17:00Z">
        <w:del w:id="494" w:author="Prof. LIU Ben" w:date="2026-08-30T23:59:00Z" w16du:dateUtc="2026-08-30T15:59:00Z">
          <w:r w:rsidDel="00DE010B">
            <w:rPr>
              <w:rStyle w:val="Strong"/>
              <w:color w:val="000000"/>
            </w:rPr>
            <w:delText>-</w:delText>
          </w:r>
        </w:del>
        <w:r>
          <w:rPr>
            <w:rStyle w:val="Strong"/>
            <w:color w:val="000000"/>
          </w:rPr>
          <w:t>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76976CFC" w14:textId="69C148CB" w:rsidR="00D457C9" w:rsidRDefault="00D457C9" w:rsidP="00D457C9">
      <w:pPr>
        <w:pStyle w:val="Paragraph"/>
        <w:rPr>
          <w:ins w:id="495" w:author="Dylan CHEN" w:date="2026-08-30T18:17:00Z" w16du:dateUtc="2026-08-30T10:17:00Z"/>
        </w:rPr>
      </w:pPr>
      <w:ins w:id="496" w:author="Dylan CHEN" w:date="2026-08-30T18:17:00Z" w16du:dateUtc="2026-08-30T10:17:00Z">
        <w:r>
          <w:t xml:space="preserve">We link these signals to the two decisions through </w:t>
        </w:r>
        <w:r>
          <w:rPr>
            <w:rFonts w:hint="eastAsia"/>
          </w:rPr>
          <w:t>the two systems of thinking</w:t>
        </w:r>
        <w:r>
          <w:t xml:space="preserve"> theory (Evans &amp; Stanovich, 2013; Kahneman, 2003, 2011). The AI label and AI</w:t>
        </w:r>
      </w:ins>
      <w:ins w:id="497" w:author="Prof. LIU Ben" w:date="2026-08-31T00:01:00Z" w16du:dateUtc="2026-08-30T16:01:00Z">
        <w:r w:rsidR="00B97537">
          <w:rPr>
            <w:rFonts w:hint="eastAsia"/>
          </w:rPr>
          <w:t>-</w:t>
        </w:r>
      </w:ins>
      <w:ins w:id="498" w:author="Dylan CHEN" w:date="2026-08-30T18:17:00Z" w16du:dateUtc="2026-08-30T10:17:00Z">
        <w:del w:id="499" w:author="Prof. LIU Ben" w:date="2026-08-30T23:58:00Z" w16du:dateUtc="2026-08-30T15:58:00Z">
          <w:r w:rsidDel="00DE010B">
            <w:delText>-</w:delText>
          </w:r>
        </w:del>
        <w:r>
          <w:t xml:space="preserve">answer length are </w:t>
        </w:r>
        <w:r>
          <w:rPr>
            <w:rStyle w:val="Strong"/>
          </w:rPr>
          <w:t>glance signals</w:t>
        </w:r>
        <w:r>
          <w:t xml:space="preserve"> processed through fast, low-effort System 1 thinking, whereas AI</w:t>
        </w:r>
      </w:ins>
      <w:ins w:id="500" w:author="Prof. LIU Ben" w:date="2026-08-31T00:02:00Z" w16du:dateUtc="2026-08-30T16:02:00Z">
        <w:r w:rsidR="00B97537">
          <w:rPr>
            <w:rFonts w:hint="eastAsia"/>
          </w:rPr>
          <w:t>-</w:t>
        </w:r>
      </w:ins>
      <w:ins w:id="501" w:author="Dylan CHEN" w:date="2026-08-30T18:17:00Z" w16du:dateUtc="2026-08-30T10:17:00Z">
        <w:del w:id="502" w:author="Prof. LIU Ben" w:date="2026-08-30T23:59:00Z" w16du:dateUtc="2026-08-30T15:59:00Z">
          <w:r w:rsidDel="00DE010B">
            <w:delText>-</w:delText>
          </w:r>
        </w:del>
        <w:r>
          <w:t xml:space="preserve">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2A3CF99B" w14:textId="67B374AD" w:rsidR="00D457C9" w:rsidRDefault="00D457C9" w:rsidP="00D457C9">
      <w:pPr>
        <w:pStyle w:val="Paragraph"/>
        <w:rPr>
          <w:ins w:id="503" w:author="Dylan CHEN" w:date="2026-08-30T18:17:00Z" w16du:dateUtc="2026-08-30T10:17:00Z"/>
        </w:rPr>
      </w:pPr>
      <w:ins w:id="504" w:author="Dylan CHEN" w:date="2026-08-30T18:17:00Z" w16du:dateUtc="2026-08-30T10:17:00Z">
        <w:r>
          <w:t xml:space="preserve">This classification yields </w:t>
        </w:r>
      </w:ins>
      <w:ins w:id="505" w:author="Prof. LIU Ben" w:date="2026-08-30T23:21:00Z" w16du:dateUtc="2026-08-30T15:21:00Z">
        <w:r w:rsidR="002B713B">
          <w:rPr>
            <w:rFonts w:hint="eastAsia"/>
          </w:rPr>
          <w:t>a</w:t>
        </w:r>
      </w:ins>
      <w:ins w:id="506" w:author="Dylan CHEN" w:date="2026-08-30T18:17:00Z" w16du:dateUtc="2026-08-30T10:17:00Z">
        <w:del w:id="507" w:author="Prof. LIU Ben" w:date="2026-08-30T23:21:00Z" w16du:dateUtc="2026-08-30T15:21:00Z">
          <w:r w:rsidDel="002B713B">
            <w:delText>our</w:delText>
          </w:r>
        </w:del>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0040851B" w14:textId="5C3B375B" w:rsidR="00D457C9" w:rsidRDefault="00D457C9" w:rsidP="00D457C9">
      <w:pPr>
        <w:pStyle w:val="Paragraph"/>
        <w:rPr>
          <w:ins w:id="508" w:author="Dylan CHEN" w:date="2026-08-30T18:17:00Z" w16du:dateUtc="2026-08-30T10:17:00Z"/>
        </w:rPr>
      </w:pPr>
      <w:ins w:id="509" w:author="Dylan CHEN" w:date="2026-08-30T18:17:00Z" w16du:dateUtc="2026-08-30T10:17:00Z">
        <w:r>
          <w:t>In line with this framework, the revised manuscript develops six hypotheses</w:t>
        </w:r>
        <w:r>
          <w:rPr>
            <w:rFonts w:hint="eastAsia"/>
          </w:rPr>
          <w:t xml:space="preserve"> (see Figure </w:t>
        </w:r>
      </w:ins>
      <w:ins w:id="510" w:author="Dylan CHEN" w:date="2026-08-30T21:08:00Z" w16du:dateUtc="2026-08-30T13:08:00Z">
        <w:r w:rsidR="00C95B3F">
          <w:rPr>
            <w:rFonts w:hint="eastAsia"/>
          </w:rPr>
          <w:t>A</w:t>
        </w:r>
      </w:ins>
      <w:ins w:id="511" w:author="Dylan CHEN" w:date="2026-08-30T18:17:00Z" w16du:dateUtc="2026-08-30T10:17:00Z">
        <w:r>
          <w:t xml:space="preserve">E-1 </w:t>
        </w:r>
        <w:r>
          <w:rPr>
            <w:rFonts w:hint="eastAsia"/>
          </w:rPr>
          <w:lastRenderedPageBreak/>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47469DFB" w14:textId="621BD57A" w:rsidR="00005316" w:rsidDel="00C95B3F" w:rsidRDefault="00D457C9">
      <w:pPr>
        <w:pStyle w:val="Paragraph"/>
        <w:rPr>
          <w:del w:id="512" w:author="Dylan CHEN" w:date="2026-08-30T18:17:00Z" w16du:dateUtc="2026-08-30T10:17:00Z"/>
        </w:rPr>
      </w:pPr>
      <w:ins w:id="513" w:author="Dylan CHEN" w:date="2026-08-30T18:17:00Z" w16du:dateUtc="2026-08-30T10:17:00Z">
        <w:r>
          <w:t>We then test these predictions using our empirical data. In light of this revised conceptual framework, we have removed the analysis of viewer recognition and the position effect to keep the paper theoretically focused and internally coherent.</w:t>
        </w:r>
      </w:ins>
      <w:del w:id="514" w:author="Dylan CHEN" w:date="2026-08-30T18:17:00Z" w16du:dateUtc="2026-08-30T10:17:00Z">
        <w:r w:rsidR="00005316" w:rsidRPr="00005316" w:rsidDel="00D457C9">
          <w:delText>we have reorganized the paper around the competition between AI-generated and human-generated knowledge in digital communities. Specifically, the revised manuscript frames the introduction of internal GenAI as creating a competitive encounter between the AI answer and potential human answerers. This framework is informed by competitive dynamics theory, which emphasizes how actors appraise competitors based on observable features when deciding whether and how to act (Chen et al., 2007; Chen, 2009). In our setting, the AI answer appears in the same thread and on the same screen as subsequent human answers. A potential human answerer must therefore decide whether it is still worthwhile to enter</w:delText>
        </w:r>
        <w:r w:rsidR="00005316" w:rsidDel="00D457C9">
          <w:rPr>
            <w:rFonts w:hint="eastAsia"/>
          </w:rPr>
          <w:delText xml:space="preserve"> (</w:delText>
        </w:r>
        <w:r w:rsidR="00005316" w:rsidRPr="001F085E" w:rsidDel="00D457C9">
          <w:rPr>
            <w:b/>
            <w:bCs/>
          </w:rPr>
          <w:delText>entry decision</w:delText>
        </w:r>
        <w:r w:rsidR="00005316" w:rsidDel="00D457C9">
          <w:rPr>
            <w:rFonts w:hint="eastAsia"/>
          </w:rPr>
          <w:delText>)</w:delText>
        </w:r>
        <w:r w:rsidR="00005316" w:rsidRPr="00005316" w:rsidDel="00D457C9">
          <w:delText xml:space="preserve"> and, if entering, how </w:delText>
        </w:r>
        <w:r w:rsidR="00005316" w:rsidDel="00D457C9">
          <w:rPr>
            <w:rFonts w:hint="eastAsia"/>
          </w:rPr>
          <w:delText>good the answer</w:delText>
        </w:r>
        <w:r w:rsidR="00005316" w:rsidRPr="00005316" w:rsidDel="00D457C9">
          <w:delText xml:space="preserve"> will b</w:delText>
        </w:r>
        <w:r w:rsidR="00005316" w:rsidDel="00D457C9">
          <w:rPr>
            <w:rFonts w:hint="eastAsia"/>
          </w:rPr>
          <w:delText>e (</w:delText>
        </w:r>
        <w:r w:rsidR="00005316" w:rsidRPr="001F085E" w:rsidDel="00D457C9">
          <w:rPr>
            <w:b/>
            <w:bCs/>
          </w:rPr>
          <w:delText>quality decision</w:delText>
        </w:r>
        <w:r w:rsidR="00005316" w:rsidDel="00D457C9">
          <w:rPr>
            <w:rFonts w:hint="eastAsia"/>
          </w:rPr>
          <w:delText>)</w:delText>
        </w:r>
        <w:r w:rsidR="00005316" w:rsidRPr="00005316" w:rsidDel="00D457C9">
          <w:delText>.</w:delText>
        </w:r>
      </w:del>
    </w:p>
    <w:p w14:paraId="412CB041" w14:textId="77777777" w:rsidR="00C95B3F" w:rsidRPr="00005316" w:rsidRDefault="00C95B3F">
      <w:pPr>
        <w:pStyle w:val="Paragraph"/>
        <w:rPr>
          <w:ins w:id="515" w:author="Dylan CHEN" w:date="2026-08-30T21:09:00Z" w16du:dateUtc="2026-08-30T13:09:00Z"/>
        </w:rPr>
        <w:pPrChange w:id="516" w:author="Dylan CHEN" w:date="2026-08-30T21:09:00Z" w16du:dateUtc="2026-08-30T13:09:00Z">
          <w:pPr>
            <w:pStyle w:val="NormalWeb"/>
          </w:pPr>
        </w:pPrChange>
      </w:pPr>
    </w:p>
    <w:p w14:paraId="5C415574" w14:textId="77777777" w:rsidR="00C95B3F" w:rsidRPr="00015210" w:rsidRDefault="00C95B3F" w:rsidP="00C95B3F">
      <w:pPr>
        <w:jc w:val="center"/>
        <w:rPr>
          <w:ins w:id="517" w:author="Dylan CHEN" w:date="2026-08-30T21:09:00Z" w16du:dateUtc="2026-08-30T13:09:00Z"/>
        </w:rPr>
      </w:pPr>
      <w:ins w:id="518" w:author="Dylan CHEN" w:date="2026-08-30T21:09:00Z" w16du:dateUtc="2026-08-30T13:09:00Z">
        <w:r w:rsidRPr="00CF4D5F">
          <w:rPr>
            <w:noProof/>
          </w:rPr>
          <w:drawing>
            <wp:inline distT="0" distB="0" distL="0" distR="0" wp14:anchorId="0A07C352" wp14:editId="66DCE50C">
              <wp:extent cx="5943600" cy="2069465"/>
              <wp:effectExtent l="0" t="0" r="0" b="635"/>
              <wp:docPr id="3630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51782A9E" w14:textId="253E9E26" w:rsidR="00C95B3F" w:rsidRPr="00C95B3F" w:rsidRDefault="00C95B3F" w:rsidP="00C95B3F">
      <w:pPr>
        <w:spacing w:before="120" w:after="120"/>
        <w:jc w:val="center"/>
        <w:rPr>
          <w:ins w:id="519" w:author="Dylan CHEN" w:date="2026-08-30T21:09:00Z" w16du:dateUtc="2026-08-30T13:09:00Z"/>
          <w:b/>
          <w:bCs/>
          <w:rPrChange w:id="520" w:author="Dylan CHEN" w:date="2026-08-30T21:09:00Z" w16du:dateUtc="2026-08-30T13:09:00Z">
            <w:rPr>
              <w:ins w:id="521" w:author="Dylan CHEN" w:date="2026-08-30T21:09:00Z" w16du:dateUtc="2026-08-30T13:09:00Z"/>
            </w:rPr>
          </w:rPrChange>
        </w:rPr>
      </w:pPr>
      <w:ins w:id="522" w:author="Dylan CHEN" w:date="2026-08-30T21:09:00Z" w16du:dateUtc="2026-08-30T13:09:00Z">
        <w:r w:rsidRPr="00C95B3F">
          <w:rPr>
            <w:b/>
            <w:bCs/>
            <w:rPrChange w:id="523" w:author="Dylan CHEN" w:date="2026-08-30T21:09:00Z" w16du:dateUtc="2026-08-30T13:09:00Z">
              <w:rPr/>
            </w:rPrChange>
          </w:rPr>
          <w:t>Figure AE-1. Conceptual framework</w:t>
        </w:r>
      </w:ins>
    </w:p>
    <w:p w14:paraId="7B278005" w14:textId="75D23592" w:rsidR="00005316" w:rsidRPr="00005316" w:rsidDel="00D457C9" w:rsidRDefault="00005316">
      <w:pPr>
        <w:pStyle w:val="Paragraph"/>
        <w:rPr>
          <w:del w:id="524" w:author="Dylan CHEN" w:date="2026-08-30T18:17:00Z" w16du:dateUtc="2026-08-30T10:17:00Z"/>
        </w:rPr>
        <w:pPrChange w:id="525" w:author="Dylan CHEN" w:date="2026-08-29T21:27:00Z" w16du:dateUtc="2026-08-29T13:27:00Z">
          <w:pPr>
            <w:pStyle w:val="NormalWeb"/>
          </w:pPr>
        </w:pPrChange>
      </w:pPr>
      <w:del w:id="526" w:author="Dylan CHEN" w:date="2026-08-30T18:17:00Z" w16du:dateUtc="2026-08-30T10:17:00Z">
        <w:r w:rsidRPr="00005316" w:rsidDel="00D457C9">
          <w:delText xml:space="preserve">We link these decisions to </w:delText>
        </w:r>
        <w:r w:rsidR="00A06CCF" w:rsidDel="00D457C9">
          <w:rPr>
            <w:rFonts w:hint="eastAsia"/>
          </w:rPr>
          <w:delText>the two systems of thinking framework</w:delText>
        </w:r>
        <w:r w:rsidRPr="00005316" w:rsidDel="00D457C9">
          <w:delText xml:space="preserve"> (Evans &amp; Stanovich, 2013; Kahneman, 2003, 2011). Entry can often be made quickly, based on immediately observable signals of the AI answer. By contrast, producing a high-quality answer requires more deliberate evaluation of the existing AI answer. Thus, the revised framework distinguishes between fast, glance-based signals and slower, evaluation-based signals.</w:delText>
        </w:r>
      </w:del>
    </w:p>
    <w:p w14:paraId="356737DA" w14:textId="13F97609" w:rsidR="00005316" w:rsidRPr="00005316" w:rsidDel="00D457C9" w:rsidRDefault="00005316">
      <w:pPr>
        <w:pStyle w:val="Paragraph"/>
        <w:rPr>
          <w:del w:id="527" w:author="Dylan CHEN" w:date="2026-08-30T18:17:00Z" w16du:dateUtc="2026-08-30T10:17:00Z"/>
        </w:rPr>
        <w:pPrChange w:id="528" w:author="Dylan CHEN" w:date="2026-08-29T21:27:00Z" w16du:dateUtc="2026-08-29T13:27:00Z">
          <w:pPr>
            <w:pStyle w:val="NormalWeb"/>
          </w:pPr>
        </w:pPrChange>
      </w:pPr>
      <w:del w:id="529" w:author="Dylan CHEN" w:date="2026-08-30T18:17:00Z" w16du:dateUtc="2026-08-30T10:17:00Z">
        <w:r w:rsidRPr="00005316" w:rsidDel="00D457C9">
          <w:delText xml:space="preserve">In particular, we theorize the AI answer as a profile of three features: the </w:delText>
        </w:r>
        <w:r w:rsidRPr="00005316" w:rsidDel="00D457C9">
          <w:rPr>
            <w:rStyle w:val="Strong"/>
          </w:rPr>
          <w:delText>AI label</w:delText>
        </w:r>
        <w:r w:rsidRPr="00005316" w:rsidDel="00D457C9">
          <w:delText xml:space="preserve">, </w:delText>
        </w:r>
        <w:r w:rsidRPr="00005316" w:rsidDel="00D457C9">
          <w:rPr>
            <w:rStyle w:val="Strong"/>
          </w:rPr>
          <w:delText>AI-answer length</w:delText>
        </w:r>
        <w:r w:rsidRPr="00005316" w:rsidDel="00D457C9">
          <w:delText xml:space="preserve">, and </w:delText>
        </w:r>
        <w:r w:rsidRPr="00005316" w:rsidDel="00D457C9">
          <w:rPr>
            <w:rStyle w:val="Strong"/>
          </w:rPr>
          <w:delText>AI-answer quality</w:delText>
        </w:r>
        <w:r w:rsidRPr="00005316" w:rsidDel="00D457C9">
          <w:delText xml:space="preserve">. The AI label is visible at a glance and identifies the source of the answer. In our technical Q&amp;A setting, where users may be skeptical of AI’s ability to solve technical problems, the AI label can lead potential contributors to appraise the AI as a relatively weak competitor, </w:delText>
        </w:r>
        <w:r w:rsidR="00A06CCF" w:rsidDel="00D457C9">
          <w:rPr>
            <w:rFonts w:hint="eastAsia"/>
          </w:rPr>
          <w:delText>which increases</w:delText>
        </w:r>
        <w:r w:rsidRPr="00005316" w:rsidDel="00D457C9">
          <w:delText xml:space="preserve"> the incentive to enter. AI-answer length is also visible at a glance and serves as a coverage signal. When an AI answer appears long and comprehensive, potential contributors may infer that much of the answerable ground has already been covered, </w:delText>
        </w:r>
        <w:r w:rsidR="00A06CCF" w:rsidDel="00D457C9">
          <w:rPr>
            <w:rFonts w:hint="eastAsia"/>
          </w:rPr>
          <w:delText>which reduces</w:delText>
        </w:r>
        <w:r w:rsidRPr="00005316" w:rsidDel="00D457C9">
          <w:delText xml:space="preserve"> the perceived value of an additional human answer and </w:delText>
        </w:r>
        <w:r w:rsidR="00A06CCF" w:rsidDel="00D457C9">
          <w:rPr>
            <w:rFonts w:hint="eastAsia"/>
          </w:rPr>
          <w:delText>discourages</w:delText>
        </w:r>
        <w:r w:rsidRPr="00005316" w:rsidDel="00D457C9">
          <w:delText xml:space="preserve"> entry. AI-answer quality, however, is not available at a glance. It requires close reading and evaluation of whether the AI answer is accurate, relevant, and useful for the specific problem. We therefore theorize that AI-answer quality matters primarily after a human answerer has decided to enter, because it sets a demonstrated standard that subsequent human answers must meet or exceed.</w:delText>
        </w:r>
      </w:del>
    </w:p>
    <w:p w14:paraId="53D67F95" w14:textId="24F12A48" w:rsidR="00005316" w:rsidRPr="00005316" w:rsidDel="00D457C9" w:rsidRDefault="00005316">
      <w:pPr>
        <w:pStyle w:val="Paragraph"/>
        <w:rPr>
          <w:del w:id="530" w:author="Dylan CHEN" w:date="2026-08-30T18:17:00Z" w16du:dateUtc="2026-08-30T10:17:00Z"/>
        </w:rPr>
        <w:pPrChange w:id="531" w:author="Dylan CHEN" w:date="2026-08-29T21:27:00Z" w16du:dateUtc="2026-08-29T13:27:00Z">
          <w:pPr>
            <w:pStyle w:val="NormalWeb"/>
          </w:pPr>
        </w:pPrChange>
      </w:pPr>
      <w:del w:id="532" w:author="Dylan CHEN" w:date="2026-08-30T18:17:00Z" w16du:dateUtc="2026-08-30T10:17:00Z">
        <w:r w:rsidRPr="00005316" w:rsidDel="00D457C9">
          <w:delText>This framework replaces the earlier discussion of content, source, and position effects, which the reviewers noted were not sufficiently integrated into an overarching theoretical account. We have removed the position-effect analysis because our data do not allow us to directly observe answerers’ perceptions of answer position. We have also replaced the prior residual interpretation of the source effect with a direct theoretical and empirical treatment of the AI label as a glance signal. Finally, we now distinguish AI-answer length from AI-answer quality, rather than treating length as a proxy for quality. Length is theorized as a signal of apparent coverage, while quality is measured through LLM-based evaluations of dimensions such as accuracy, clarity, and relevance.</w:delText>
        </w:r>
      </w:del>
    </w:p>
    <w:p w14:paraId="0C2D1806" w14:textId="54874C51" w:rsidR="00D457C9" w:rsidRPr="00005316" w:rsidRDefault="00005316">
      <w:pPr>
        <w:pStyle w:val="Paragraph"/>
        <w:pPrChange w:id="533" w:author="Dylan CHEN" w:date="2026-08-29T21:27:00Z" w16du:dateUtc="2026-08-29T13:27:00Z">
          <w:pPr>
            <w:pStyle w:val="NormalWeb"/>
          </w:pPr>
        </w:pPrChange>
      </w:pPr>
      <w:del w:id="534" w:author="Dylan CHEN" w:date="2026-08-30T18:17:00Z" w16du:dateUtc="2026-08-30T10:17:00Z">
        <w:r w:rsidRPr="00005316" w:rsidDel="00D457C9">
          <w:delText>The</w:delText>
        </w:r>
        <w:r w:rsidR="00A06CCF" w:rsidDel="00D457C9">
          <w:rPr>
            <w:rFonts w:hint="eastAsia"/>
          </w:rPr>
          <w:delText xml:space="preserve"> empirical</w:delText>
        </w:r>
        <w:r w:rsidRPr="00005316" w:rsidDel="00D457C9">
          <w:delText xml:space="preserve"> tests have been revised to map directly onto the theoretical framework. Each</w:delText>
        </w:r>
        <w:r w:rsidR="00A06CCF" w:rsidDel="00D457C9">
          <w:rPr>
            <w:rFonts w:hint="eastAsia"/>
          </w:rPr>
          <w:delText xml:space="preserve"> </w:delText>
        </w:r>
        <w:r w:rsidRPr="00005316" w:rsidDel="00D457C9">
          <w:delText xml:space="preserve">test now corresponds to a specific theoretical prediction about how one feature of the AI-answer profile affects one human decision. In this way, the </w:delText>
        </w:r>
        <w:r w:rsidR="00A06CCF" w:rsidDel="00D457C9">
          <w:rPr>
            <w:rFonts w:hint="eastAsia"/>
          </w:rPr>
          <w:delText>empirical</w:delText>
        </w:r>
        <w:r w:rsidRPr="00005316" w:rsidDel="00D457C9">
          <w:delText xml:space="preserve"> analysis is no longer a set of loosely connected post hoc analyses. Instead, it directly evaluates the </w:delText>
        </w:r>
        <w:r w:rsidR="00A06CCF" w:rsidDel="00D457C9">
          <w:rPr>
            <w:rFonts w:hint="eastAsia"/>
          </w:rPr>
          <w:delText>hypotheses</w:delText>
        </w:r>
        <w:r w:rsidRPr="00005316" w:rsidDel="00D457C9">
          <w:delText xml:space="preserve"> in the revised theory.</w:delText>
        </w:r>
      </w:del>
    </w:p>
    <w:p w14:paraId="23D63D99" w14:textId="64B788CA" w:rsidR="00005316" w:rsidRPr="00005316" w:rsidRDefault="00005316">
      <w:pPr>
        <w:pStyle w:val="Paragraph"/>
        <w:pPrChange w:id="535" w:author="Dylan CHEN" w:date="2026-08-29T21:27:00Z" w16du:dateUtc="2026-08-29T13:27:00Z">
          <w:pPr>
            <w:pStyle w:val="NormalWeb"/>
          </w:pPr>
        </w:pPrChange>
      </w:pPr>
      <w:r w:rsidRPr="00005316">
        <w:t>The revised framework also allows us to acknowledge alternative theoretical predictions and to reconcile our findings with prior work, including Su et al. (2025). Prior studies suggest that AI-generated answers can stimulate human participation rather than reduce it. Our framework accommodates this possibility by treating the AI answer not as a uniform treatment but as a profile of multiple signals with potentially offsetting effects. Consistent with this logic, we find that the AI label alone has a positive and significant effect on human answer supply</w:t>
      </w:r>
      <w:r w:rsidR="00A06CCF">
        <w:rPr>
          <w:rFonts w:hint="eastAsia"/>
        </w:rPr>
        <w:t xml:space="preserve"> (0.188, p&lt;0.05)</w:t>
      </w:r>
      <w:r w:rsidRPr="00005316">
        <w:t>, which is aligned with Su et al. (2025). However, the interaction with AI-answer length is negative and significant</w:t>
      </w:r>
      <w:r w:rsidR="00A06CCF">
        <w:rPr>
          <w:rFonts w:hint="eastAsia"/>
        </w:rPr>
        <w:t xml:space="preserve"> (-0.046, p&lt;0.001)</w:t>
      </w:r>
      <w:r w:rsidRPr="00005316">
        <w:t>. Thus, although the AI label may encourage entry, longer AI answers can deter entry by signaling that less room remains for a valuable human contribution. These countervailing effects help explain why the average total effect in our setting is negative.</w:t>
      </w:r>
    </w:p>
    <w:p w14:paraId="6D05E28F" w14:textId="77777777" w:rsidR="00005316" w:rsidRPr="00005316" w:rsidRDefault="00005316">
      <w:pPr>
        <w:pStyle w:val="Paragraph"/>
        <w:pPrChange w:id="536" w:author="Dylan CHEN" w:date="2026-08-29T21:27:00Z" w16du:dateUtc="2026-08-29T13:27:00Z">
          <w:pPr>
            <w:pStyle w:val="NormalWeb"/>
          </w:pPr>
        </w:pPrChange>
      </w:pPr>
      <w:r w:rsidRPr="00005316">
        <w:t xml:space="preserve">We have also revised the manuscript to clarify why our setting differs from Su et al. (2025). We no longer frame the difference as one between technical experts and casual users. Instead, we emphasize differences in domain and deployment timing. Su et al. (2025) study a general-interest Q&amp;A context, where answer value often rests on experience, interpretation, and personal perspective. In such settings, multiple answers can coexist, and an AI answer may function as an additional voice that stimulates further discussion. Our setting is a technical Q&amp;A community, where answer value is more strongly tied to correctness, diagnostic precision, and actionable problem solving. In this context, a comprehensive AI answer is more likely to be viewed as occupying the solution space that a human answer might otherwise fill. In addition, in Su et al. (2025), AI answers were added to questions that already existed before the panel period and often already had human answers. In our field experiment, the AI answer appears within minutes </w:t>
      </w:r>
      <w:r w:rsidRPr="00005316">
        <w:lastRenderedPageBreak/>
        <w:t>of question posting and before any human answer arrives. Potential contributors therefore confront the AI answer at the moment of deciding whether to enter.</w:t>
      </w:r>
    </w:p>
    <w:p w14:paraId="5D9B5F9A" w14:textId="3F9A84A5" w:rsidR="00005316" w:rsidRPr="00501171" w:rsidRDefault="00005316">
      <w:pPr>
        <w:pStyle w:val="Paragraph"/>
        <w:pPrChange w:id="537" w:author="Dylan CHEN" w:date="2026-08-29T21:27:00Z" w16du:dateUtc="2026-08-29T13:27:00Z">
          <w:pPr>
            <w:pStyle w:val="NormalWeb"/>
          </w:pPr>
        </w:pPrChange>
      </w:pPr>
      <w:r w:rsidRPr="00005316">
        <w:t xml:space="preserve">Together, these revisions address </w:t>
      </w:r>
      <w:ins w:id="538" w:author="Prof. LIU Ben" w:date="2026-08-30T23:23:00Z" w16du:dateUtc="2026-08-30T15:23:00Z">
        <w:r w:rsidR="002B713B">
          <w:rPr>
            <w:rFonts w:hint="eastAsia"/>
          </w:rPr>
          <w:t>your</w:t>
        </w:r>
      </w:ins>
      <w:del w:id="539" w:author="Prof. LIU Ben" w:date="2026-08-30T23:23:00Z" w16du:dateUtc="2026-08-30T15:23:00Z">
        <w:r w:rsidRPr="00005316" w:rsidDel="002B713B">
          <w:delText>the AE’s</w:delText>
        </w:r>
      </w:del>
      <w:r w:rsidRPr="00005316">
        <w:t xml:space="preserve"> concern that </w:t>
      </w:r>
      <w:r w:rsidR="00A06CCF">
        <w:rPr>
          <w:rFonts w:hint="eastAsia"/>
        </w:rPr>
        <w:t>empirical</w:t>
      </w:r>
      <w:r w:rsidRPr="00005316">
        <w:t xml:space="preserve"> analysis and theorization must go hand in hand. The revised manuscript first develops a coherent theoretical account of how internal GenAI changes human participation incentives and evaluation processes, and then tests predictions derived from that account. We hope </w:t>
      </w:r>
      <w:r w:rsidR="00A06CCF">
        <w:rPr>
          <w:rFonts w:hint="eastAsia"/>
        </w:rPr>
        <w:t>you</w:t>
      </w:r>
      <w:r w:rsidRPr="00005316">
        <w:t xml:space="preserve"> and review panel find that the revised framework provides a more convincing explanation of the </w:t>
      </w:r>
      <w:r w:rsidR="00A06CCF">
        <w:rPr>
          <w:rFonts w:hint="eastAsia"/>
        </w:rPr>
        <w:t>phenomenon</w:t>
      </w:r>
      <w:r w:rsidRPr="00005316">
        <w:t xml:space="preserve">, clarifies the relationship between theory and empirical analysis, and explains why our findings differ from, </w:t>
      </w:r>
      <w:r w:rsidR="00A06CCF">
        <w:rPr>
          <w:rFonts w:hint="eastAsia"/>
        </w:rPr>
        <w:t>but</w:t>
      </w:r>
      <w:r w:rsidRPr="00005316">
        <w:t xml:space="preserve"> can be reconciled with, prior work.</w:t>
      </w:r>
    </w:p>
    <w:p w14:paraId="1351AF44" w14:textId="77777777" w:rsidR="00B21BB2" w:rsidRPr="00313E6C" w:rsidRDefault="00B21BB2" w:rsidP="00B21BB2">
      <w:pPr>
        <w:pStyle w:val="Paragraph"/>
      </w:pPr>
    </w:p>
    <w:p w14:paraId="3A514B88" w14:textId="2E0BDEEC" w:rsidR="00BE7589" w:rsidRPr="009F6735" w:rsidRDefault="00BE7589">
      <w:pPr>
        <w:pStyle w:val="Paragraph"/>
        <w:rPr>
          <w:b/>
          <w:bCs/>
          <w:rPrChange w:id="540" w:author="Dylan CHEN" w:date="2026-08-29T21:38:00Z" w16du:dateUtc="2026-08-29T13:38:00Z">
            <w:rPr/>
          </w:rPrChange>
        </w:rPr>
        <w:pPrChange w:id="541" w:author="Dylan CHEN" w:date="2026-08-29T21:27:00Z" w16du:dateUtc="2026-08-29T13:27:00Z">
          <w:pPr>
            <w:pStyle w:val="NormalWeb"/>
            <w:spacing w:before="0" w:beforeAutospacing="0" w:after="0" w:afterAutospacing="0"/>
          </w:pPr>
        </w:pPrChange>
      </w:pPr>
      <w:r w:rsidRPr="009F6735">
        <w:rPr>
          <w:b/>
          <w:bCs/>
          <w:rPrChange w:id="542" w:author="Dylan CHEN" w:date="2026-08-29T21:38:00Z" w16du:dateUtc="2026-08-29T13:38:00Z">
            <w:rPr/>
          </w:rPrChange>
        </w:rPr>
        <w:t>References</w:t>
      </w:r>
      <w:ins w:id="543" w:author="Dylan CHEN" w:date="2026-08-29T21:27:00Z" w16du:dateUtc="2026-08-29T13:27:00Z">
        <w:r w:rsidR="0094383B" w:rsidRPr="009F6735">
          <w:rPr>
            <w:b/>
            <w:bCs/>
            <w:rPrChange w:id="544" w:author="Dylan CHEN" w:date="2026-08-29T21:38:00Z" w16du:dateUtc="2026-08-29T13:38:00Z">
              <w:rPr/>
            </w:rPrChange>
          </w:rPr>
          <w:t>:</w:t>
        </w:r>
      </w:ins>
    </w:p>
    <w:p w14:paraId="259F7145" w14:textId="36FCA169" w:rsidR="00BE7589" w:rsidRPr="00313E6C" w:rsidRDefault="00BE7589">
      <w:pPr>
        <w:pStyle w:val="Paragraph"/>
        <w:pPrChange w:id="545" w:author="Dylan CHEN" w:date="2026-08-29T21:27:00Z" w16du:dateUtc="2026-08-29T13:27: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70C9379C" w14:textId="77777777" w:rsidR="00BE7589" w:rsidRPr="00313E6C" w:rsidRDefault="00BE7589">
      <w:pPr>
        <w:pStyle w:val="Paragraph"/>
        <w:pPrChange w:id="546" w:author="Dylan CHEN" w:date="2026-08-29T21:27:00Z" w16du:dateUtc="2026-08-29T13:27: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726749D0" w14:textId="77777777" w:rsidR="00BE7589" w:rsidRPr="00313E6C" w:rsidRDefault="00BE7589">
      <w:pPr>
        <w:pStyle w:val="Paragraph"/>
        <w:pPrChange w:id="547" w:author="Dylan CHEN" w:date="2026-08-29T21:27:00Z" w16du:dateUtc="2026-08-29T13:27: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7F87B136" w14:textId="77777777" w:rsidR="00BE7589" w:rsidRPr="00313E6C" w:rsidRDefault="00BE7589">
      <w:pPr>
        <w:pStyle w:val="Paragraph"/>
        <w:pPrChange w:id="548" w:author="Dylan CHEN" w:date="2026-08-29T21:27:00Z" w16du:dateUtc="2026-08-29T13:27: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3A6602D" w14:textId="77777777" w:rsidR="00BE7589" w:rsidRPr="00313E6C" w:rsidRDefault="00BE7589">
      <w:pPr>
        <w:pStyle w:val="Paragraph"/>
        <w:pPrChange w:id="549" w:author="Dylan CHEN" w:date="2026-08-29T21:27:00Z" w16du:dateUtc="2026-08-29T13:27:00Z">
          <w:pPr>
            <w:pStyle w:val="NormalWeb"/>
            <w:spacing w:before="0" w:beforeAutospacing="0" w:after="0" w:afterAutospacing="0"/>
            <w:ind w:left="360" w:hanging="360"/>
          </w:pPr>
        </w:pPrChange>
      </w:pPr>
      <w:r w:rsidRPr="00313E6C">
        <w:t>Kahneman, D. (2011). Thinking, fast and slow. Farrar, Straus and Giroux.</w:t>
      </w:r>
    </w:p>
    <w:p w14:paraId="398BFA68" w14:textId="77777777" w:rsidR="00BE7589" w:rsidRPr="00313E6C" w:rsidRDefault="00BE7589">
      <w:pPr>
        <w:pStyle w:val="Paragraph"/>
        <w:pPrChange w:id="550" w:author="Dylan CHEN" w:date="2026-08-29T21:27:00Z" w16du:dateUtc="2026-08-29T13:27:00Z">
          <w:pPr>
            <w:pStyle w:val="NormalWeb"/>
            <w:spacing w:before="0" w:beforeAutospacing="0" w:after="0" w:afterAutospacing="0"/>
            <w:ind w:left="360" w:hanging="360"/>
          </w:pPr>
        </w:pPrChange>
      </w:pPr>
      <w:r w:rsidRPr="00313E6C">
        <w:t>Su, Y., Zhang, K., Wang, Q., &amp; Qiu, L. (2025). Generative AI and human knowledge sharing: Evidence from a natural experiment [Working paper]. SSRN.</w:t>
      </w:r>
    </w:p>
    <w:p w14:paraId="7BDC4227" w14:textId="6EE93ED8" w:rsidR="00B21BB2" w:rsidRPr="00313E6C" w:rsidDel="009F6735" w:rsidRDefault="00B21BB2">
      <w:pPr>
        <w:pStyle w:val="Paragraph"/>
        <w:rPr>
          <w:del w:id="551" w:author="Dylan CHEN" w:date="2026-08-29T21:38:00Z" w16du:dateUtc="2026-08-29T13:38:00Z"/>
        </w:rPr>
        <w:pPrChange w:id="552" w:author="Dylan CHEN" w:date="2026-08-29T21:27:00Z" w16du:dateUtc="2026-08-29T13:27:00Z">
          <w:pPr>
            <w:pStyle w:val="Paragraph"/>
            <w:spacing w:afterLines="0" w:after="0"/>
            <w:ind w:left="360" w:hanging="360"/>
          </w:pPr>
        </w:pPrChange>
      </w:pPr>
      <w:del w:id="553" w:author="Dylan CHEN" w:date="2026-08-29T21:38:00Z" w16du:dateUtc="2026-08-29T13:38:00Z">
        <w:r w:rsidRPr="00313E6C" w:rsidDel="009F6735">
          <w:rPr>
            <w:rFonts w:hAnsi="Symbol"/>
            <w:vertAlign w:val="superscript"/>
          </w:rPr>
          <w:delText>1</w:delText>
        </w:r>
        <w:r w:rsidRPr="00313E6C" w:rsidDel="009F6735">
          <w:delText xml:space="preserve"> Examples from actual Quora content. See: </w:delText>
        </w:r>
        <w:r w:rsidRPr="00313E6C" w:rsidDel="009F6735">
          <w:fldChar w:fldCharType="begin"/>
        </w:r>
        <w:r w:rsidRPr="00313E6C" w:rsidDel="009F6735">
          <w:delInstrText>HYPERLINK "https://www.quora.com/What-did-Marilyn-Monroe-carry-in-her-coffin" \t "_blank"</w:delInstrText>
        </w:r>
        <w:r w:rsidRPr="00313E6C" w:rsidDel="009F6735">
          <w:fldChar w:fldCharType="separate"/>
        </w:r>
        <w:r w:rsidRPr="00313E6C" w:rsidDel="009F6735">
          <w:rPr>
            <w:color w:val="0000FF"/>
            <w:u w:val="single"/>
          </w:rPr>
          <w:delText>https://www.quora.com/What-did-Marilyn-Monroe-carry-in-her-coffin</w:delText>
        </w:r>
        <w:r w:rsidRPr="00313E6C" w:rsidDel="009F6735">
          <w:fldChar w:fldCharType="end"/>
        </w:r>
        <w:r w:rsidRPr="00313E6C" w:rsidDel="009F6735">
          <w:delText xml:space="preserve"> and </w:delText>
        </w:r>
        <w:r w:rsidRPr="00313E6C" w:rsidDel="009F6735">
          <w:fldChar w:fldCharType="begin"/>
        </w:r>
        <w:r w:rsidRPr="00313E6C" w:rsidDel="009F6735">
          <w:delInstrText>HYPERLINK "https://www.quora.com/What-is-the-best-small-business-to-start-in-Gambia" \t "_blank"</w:delInstrText>
        </w:r>
        <w:r w:rsidRPr="00313E6C" w:rsidDel="009F6735">
          <w:fldChar w:fldCharType="separate"/>
        </w:r>
        <w:r w:rsidRPr="00313E6C" w:rsidDel="009F6735">
          <w:rPr>
            <w:color w:val="0000FF"/>
            <w:u w:val="single"/>
          </w:rPr>
          <w:delText>https://www.quora.com/What-is-the-best-small-business-to-start-in-Gambia</w:delText>
        </w:r>
        <w:r w:rsidRPr="00313E6C" w:rsidDel="009F6735">
          <w:fldChar w:fldCharType="end"/>
        </w:r>
        <w:r w:rsidRPr="00313E6C" w:rsidDel="009F6735">
          <w:delText xml:space="preserve"> </w:delText>
        </w:r>
      </w:del>
    </w:p>
    <w:p w14:paraId="3A395051" w14:textId="77777777" w:rsidR="00BD6E4E" w:rsidRPr="00313E6C" w:rsidRDefault="00BD6E4E" w:rsidP="001F085E">
      <w:pPr>
        <w:pStyle w:val="NormalWeb"/>
      </w:pPr>
      <w:r w:rsidRPr="00313E6C">
        <w:t>---------------------------------------------------------------------------------------------------------------------</w:t>
      </w:r>
    </w:p>
    <w:p w14:paraId="43CB06F9" w14:textId="0B2411B6" w:rsidR="00BD6E4E" w:rsidRPr="00313E6C" w:rsidRDefault="00BD6E4E" w:rsidP="00BD6E4E">
      <w:pPr>
        <w:widowControl w:val="0"/>
        <w:autoSpaceDE w:val="0"/>
        <w:spacing w:before="120" w:after="120"/>
        <w:jc w:val="both"/>
        <w:outlineLvl w:val="0"/>
        <w:rPr>
          <w:rFonts w:eastAsia="SimSun"/>
          <w:b/>
          <w:bCs/>
          <w:kern w:val="2"/>
        </w:rPr>
      </w:pPr>
      <w:bookmarkStart w:id="554" w:name="OLE_LINK33"/>
      <w:r w:rsidRPr="00313E6C">
        <w:rPr>
          <w:rFonts w:eastAsia="SimSun"/>
          <w:b/>
          <w:bCs/>
          <w:kern w:val="2"/>
        </w:rPr>
        <w:t>AE-2</w:t>
      </w:r>
      <w:r w:rsidR="008470CE">
        <w:rPr>
          <w:rFonts w:eastAsia="SimSun"/>
          <w:b/>
          <w:bCs/>
          <w:kern w:val="2"/>
        </w:rPr>
        <w:t>*</w:t>
      </w:r>
    </w:p>
    <w:p w14:paraId="5D7D0B7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Mechanism driving reduction in human answers</w:t>
      </w:r>
    </w:p>
    <w:p w14:paraId="212DC34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Content effect</w:t>
      </w:r>
    </w:p>
    <w:p w14:paraId="3D7A9211" w14:textId="0BC34A32"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313E6C">
        <w:rPr>
          <w:rFonts w:eastAsia="SimSun"/>
          <w:i/>
          <w:iCs/>
          <w:kern w:val="2"/>
        </w:rPr>
        <w:t>.</w:t>
      </w:r>
    </w:p>
    <w:p w14:paraId="03AE6C74"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69B1F2BF" w14:textId="4B58DB2C" w:rsidR="00422090" w:rsidRDefault="00422090">
      <w:pPr>
        <w:pStyle w:val="Paragraph"/>
        <w:pPrChange w:id="555" w:author="Dylan CHEN" w:date="2026-08-29T21:27:00Z" w16du:dateUtc="2026-08-29T13:27:00Z">
          <w:pPr>
            <w:pStyle w:val="NormalWeb"/>
          </w:pPr>
        </w:pPrChange>
      </w:pPr>
      <w:r>
        <w:t xml:space="preserve">We thank </w:t>
      </w:r>
      <w:r>
        <w:rPr>
          <w:rFonts w:hint="eastAsia"/>
        </w:rPr>
        <w:t>you</w:t>
      </w:r>
      <w:r>
        <w:t xml:space="preserve"> and the reviewers for prompting us to examine this issue more carefully. </w:t>
      </w:r>
      <w:r>
        <w:lastRenderedPageBreak/>
        <w:t>Following this comment, we now conceptualize the AI answer as a profile of features, including the AI label, AI-answer length, and AI-answer quality. This revised approach allows us to distinguish the roles of AI-answer length and AI-answer quality in shaping human contributors’ perceptions and behaviors.</w:t>
      </w:r>
    </w:p>
    <w:p w14:paraId="6ABA6B04" w14:textId="48B2E24F" w:rsidR="00422090" w:rsidRDefault="00422090">
      <w:pPr>
        <w:pStyle w:val="Paragraph"/>
        <w:pPrChange w:id="556" w:author="Dylan CHEN" w:date="2026-08-29T21:27:00Z" w16du:dateUtc="2026-08-29T13:27:00Z">
          <w:pPr>
            <w:pStyle w:val="NormalWeb"/>
          </w:pPr>
        </w:pPrChange>
      </w:pPr>
      <w:r>
        <w:t>Under the new framework, we theorize and show that human answerers in this community tend to perceive the AI as a relatively weak competitor, which draws them toward contribution rather than away from it (H1). At the same time, AI</w:t>
      </w:r>
      <w:ins w:id="557" w:author="Prof. LIU Ben" w:date="2026-08-31T00:01:00Z" w16du:dateUtc="2026-08-30T16:01:00Z">
        <w:r w:rsidR="00B97537">
          <w:rPr>
            <w:rFonts w:hint="eastAsia"/>
          </w:rPr>
          <w:t>-</w:t>
        </w:r>
      </w:ins>
      <w:del w:id="558" w:author="Prof. LIU Ben" w:date="2026-08-30T23:24:00Z" w16du:dateUtc="2026-08-30T15:24:00Z">
        <w:r w:rsidDel="00AC4F2F">
          <w:delText>-</w:delText>
        </w:r>
      </w:del>
      <w:r>
        <w:t>answer length and AI</w:t>
      </w:r>
      <w:ins w:id="559" w:author="Prof. LIU Ben" w:date="2026-08-31T00:01:00Z" w16du:dateUtc="2026-08-30T16:01:00Z">
        <w:r w:rsidR="00B97537">
          <w:rPr>
            <w:rFonts w:hint="eastAsia"/>
          </w:rPr>
          <w:t>-</w:t>
        </w:r>
      </w:ins>
      <w:del w:id="560" w:author="Prof. LIU Ben" w:date="2026-08-30T23:24:00Z" w16du:dateUtc="2026-08-30T15:24:00Z">
        <w:r w:rsidDel="00AC4F2F">
          <w:delText>-</w:delText>
        </w:r>
      </w:del>
      <w:r>
        <w:t xml:space="preserve">answer quality play distinct roles. A longer AI answer can deter human contribution by signaling that the answerable ground has already been substantially covered. By contrast, </w:t>
      </w:r>
      <w:ins w:id="561" w:author="Prof. LIU Ben" w:date="2026-08-30T23:26:00Z" w16du:dateUtc="2026-08-30T15:26:00Z">
        <w:r w:rsidR="00AC4F2F" w:rsidRPr="004543B1">
          <w:t>a high</w:t>
        </w:r>
        <w:r w:rsidR="00AC4F2F">
          <w:rPr>
            <w:rFonts w:hint="eastAsia"/>
          </w:rPr>
          <w:t xml:space="preserve"> </w:t>
        </w:r>
        <w:r w:rsidR="00AC4F2F" w:rsidRPr="004543B1">
          <w:t xml:space="preserve">quality AI answer </w:t>
        </w:r>
        <w:r w:rsidR="00AC4F2F">
          <w:rPr>
            <w:rFonts w:hint="eastAsia"/>
          </w:rPr>
          <w:t>provides</w:t>
        </w:r>
        <w:r w:rsidR="00AC4F2F" w:rsidRPr="004543B1">
          <w:t xml:space="preserve"> a foundation to build on, either by supplying adaptable material such as a correct diagnosis or working code that can be reused, or by charting a viable direction that the answerer can develop into a full answer.</w:t>
        </w:r>
      </w:ins>
      <w:ins w:id="562" w:author="Prof. LIU Ben" w:date="2026-08-30T23:27:00Z" w16du:dateUtc="2026-08-30T15:27:00Z">
        <w:r w:rsidR="00AC4F2F">
          <w:rPr>
            <w:rFonts w:hint="eastAsia"/>
          </w:rPr>
          <w:t xml:space="preserve"> </w:t>
        </w:r>
      </w:ins>
      <w:del w:id="563" w:author="Prof. LIU Ben" w:date="2026-08-30T23:27:00Z" w16du:dateUtc="2026-08-30T15:27:00Z">
        <w:r w:rsidDel="00AC4F2F">
          <w:delText xml:space="preserve">high AI-answer quality </w:delText>
        </w:r>
        <w:r w:rsidRPr="00005316" w:rsidDel="00AC4F2F">
          <w:delText xml:space="preserve">sets a demonstrated standard that </w:delText>
        </w:r>
        <w:r w:rsidDel="00AC4F2F">
          <w:delText>motivate</w:delText>
        </w:r>
        <w:r w:rsidDel="00AC4F2F">
          <w:rPr>
            <w:rFonts w:hint="eastAsia"/>
          </w:rPr>
          <w:delText>s</w:delText>
        </w:r>
        <w:r w:rsidDel="00AC4F2F">
          <w:delText xml:space="preserve"> human contributors who decide to enter to invest greater effort in producing higher-quality answers. </w:delText>
        </w:r>
      </w:del>
      <w:r>
        <w:t>In this sense, AI content does not operate as a single mechanism. Instead, different content-related features can have different, and even opposing, effects.</w:t>
      </w:r>
    </w:p>
    <w:p w14:paraId="1AAB57AB" w14:textId="54CD0B8C" w:rsidR="00BE7589" w:rsidRDefault="00422090" w:rsidP="00745C9E">
      <w:pPr>
        <w:pStyle w:val="Paragraph"/>
        <w:rPr>
          <w:ins w:id="564" w:author="Dylan CHEN" w:date="2026-08-29T21:27:00Z" w16du:dateUtc="2026-08-29T13:27:00Z"/>
        </w:rPr>
      </w:pPr>
      <w:r>
        <w:t>By differentiating the AI label, AI-answer length, and AI-answer quality, the revised manuscript provides a more precise account of the AI content effect. It no longer relies on answer length as evidence of higher content quality. Instead, length is theorized as a coverage signal, while quality is measured and analyzed separately. We sincerely appreciate the review panel’s suggestions, which helped us substantially improve the paper’s theoretical clarity.</w:t>
      </w:r>
    </w:p>
    <w:p w14:paraId="7DA655A2" w14:textId="77777777" w:rsidR="00745C9E" w:rsidRPr="00313E6C" w:rsidDel="009F6735" w:rsidRDefault="00745C9E">
      <w:pPr>
        <w:pStyle w:val="Paragraph"/>
        <w:rPr>
          <w:del w:id="565" w:author="Dylan CHEN" w:date="2026-08-29T21:39:00Z" w16du:dateUtc="2026-08-29T13:39:00Z"/>
        </w:rPr>
        <w:pPrChange w:id="566" w:author="Dylan CHEN" w:date="2026-08-29T21:27:00Z" w16du:dateUtc="2026-08-29T13:27:00Z">
          <w:pPr>
            <w:pStyle w:val="NormalWeb"/>
          </w:pPr>
        </w:pPrChange>
      </w:pPr>
    </w:p>
    <w:p w14:paraId="4F9726A2" w14:textId="6A1CCDA9" w:rsidR="00BE7589" w:rsidRPr="00745C9E" w:rsidDel="009F6735" w:rsidRDefault="00BE7589">
      <w:pPr>
        <w:pStyle w:val="Paragraph"/>
        <w:rPr>
          <w:del w:id="567" w:author="Dylan CHEN" w:date="2026-08-29T21:39:00Z" w16du:dateUtc="2026-08-29T13:39:00Z"/>
          <w:rPrChange w:id="568" w:author="Dylan CHEN" w:date="2026-08-29T21:27:00Z" w16du:dateUtc="2026-08-29T13:27:00Z">
            <w:rPr>
              <w:del w:id="569" w:author="Dylan CHEN" w:date="2026-08-29T21:39:00Z" w16du:dateUtc="2026-08-29T13:39:00Z"/>
              <w:b/>
              <w:bCs/>
            </w:rPr>
          </w:rPrChange>
        </w:rPr>
        <w:pPrChange w:id="570" w:author="Dylan CHEN" w:date="2026-08-29T21:27:00Z" w16du:dateUtc="2026-08-29T13:27:00Z">
          <w:pPr>
            <w:pStyle w:val="NormalWeb"/>
            <w:spacing w:before="0" w:beforeAutospacing="0" w:after="0" w:afterAutospacing="0"/>
          </w:pPr>
        </w:pPrChange>
      </w:pPr>
      <w:del w:id="571" w:author="Dylan CHEN" w:date="2026-08-29T21:39:00Z" w16du:dateUtc="2026-08-29T13:39:00Z">
        <w:r w:rsidRPr="00745C9E" w:rsidDel="009F6735">
          <w:rPr>
            <w:rPrChange w:id="572" w:author="Dylan CHEN" w:date="2026-08-29T21:27:00Z" w16du:dateUtc="2026-08-29T13:27:00Z">
              <w:rPr>
                <w:b/>
                <w:bCs/>
              </w:rPr>
            </w:rPrChange>
          </w:rPr>
          <w:delText>Reference</w:delText>
        </w:r>
      </w:del>
    </w:p>
    <w:p w14:paraId="57EE8DA9" w14:textId="2A86B2BC" w:rsidR="00BE7589" w:rsidRPr="00313E6C" w:rsidDel="009F6735" w:rsidRDefault="00BE7589">
      <w:pPr>
        <w:pStyle w:val="Paragraph"/>
        <w:rPr>
          <w:del w:id="573" w:author="Dylan CHEN" w:date="2026-08-29T21:39:00Z" w16du:dateUtc="2026-08-29T13:39:00Z"/>
        </w:rPr>
        <w:pPrChange w:id="574" w:author="Dylan CHEN" w:date="2026-08-29T21:27:00Z" w16du:dateUtc="2026-08-29T13:27:00Z">
          <w:pPr>
            <w:pStyle w:val="NormalWeb"/>
            <w:spacing w:before="0" w:beforeAutospacing="0" w:after="0" w:afterAutospacing="0"/>
          </w:pPr>
        </w:pPrChange>
      </w:pPr>
      <w:del w:id="575" w:author="Dylan CHEN" w:date="2026-08-29T21:39:00Z" w16du:dateUtc="2026-08-29T13:39:00Z">
        <w:r w:rsidRPr="00313E6C" w:rsidDel="009F6735">
          <w:delText>Tversky, A., &amp; Kahneman, D. (1973). Availability: A heuristic for judging frequency and probability. Cognitive Psychology, 5(2), 207–232.</w:delText>
        </w:r>
      </w:del>
    </w:p>
    <w:bookmarkEnd w:id="554"/>
    <w:p w14:paraId="15CD8EC5" w14:textId="77777777" w:rsidR="00BD6E4E" w:rsidRPr="00313E6C" w:rsidRDefault="00BD6E4E" w:rsidP="00BD6E4E">
      <w:pPr>
        <w:widowControl w:val="0"/>
        <w:autoSpaceDE w:val="0"/>
        <w:autoSpaceDN w:val="0"/>
        <w:adjustRightInd w:val="0"/>
        <w:spacing w:before="120" w:after="120"/>
        <w:jc w:val="both"/>
      </w:pPr>
      <w:r w:rsidRPr="00313E6C">
        <w:t>---------------------------------------------------------------------------------------------------------------------</w:t>
      </w:r>
    </w:p>
    <w:p w14:paraId="09EAE8E5" w14:textId="25EC9860"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AE-3</w:t>
      </w:r>
      <w:r w:rsidR="00DC12DC" w:rsidRPr="00313E6C">
        <w:rPr>
          <w:rFonts w:eastAsia="SimSun"/>
          <w:b/>
          <w:bCs/>
          <w:kern w:val="2"/>
        </w:rPr>
        <w:t>*</w:t>
      </w:r>
      <w:r w:rsidR="000619E2" w:rsidRPr="00313E6C">
        <w:rPr>
          <w:rFonts w:eastAsia="SimSun"/>
          <w:b/>
          <w:bCs/>
          <w:kern w:val="2"/>
        </w:rPr>
        <w:t xml:space="preserve"> </w:t>
      </w:r>
    </w:p>
    <w:p w14:paraId="096D31F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(b) Position effect</w:t>
      </w:r>
    </w:p>
    <w:p w14:paraId="13F55E0E" w14:textId="39243FE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All three reviewers have issues with the approach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for exploring the position effect. See R1</w:t>
      </w:r>
      <w:r w:rsidR="003834AA" w:rsidRPr="00313E6C">
        <w:rPr>
          <w:rFonts w:eastAsia="SimSun"/>
          <w:i/>
          <w:iCs/>
          <w:kern w:val="2"/>
        </w:rPr>
        <w:t>’</w:t>
      </w:r>
      <w:r w:rsidRPr="00313E6C">
        <w:rPr>
          <w:rFonts w:eastAsia="SimSun"/>
          <w:i/>
          <w:iCs/>
          <w:kern w:val="2"/>
        </w:rPr>
        <w:t>s comments on page 4, R2</w:t>
      </w:r>
      <w:r w:rsidR="003834AA" w:rsidRPr="00313E6C">
        <w:rPr>
          <w:rFonts w:eastAsia="SimSun"/>
          <w:i/>
          <w:iCs/>
          <w:kern w:val="2"/>
        </w:rPr>
        <w:t>’</w:t>
      </w:r>
      <w:r w:rsidRPr="00313E6C">
        <w:rPr>
          <w:rFonts w:eastAsia="SimSun"/>
          <w:i/>
          <w:iCs/>
          <w:kern w:val="2"/>
        </w:rPr>
        <w:t>s point 5 on the last page, and R3</w:t>
      </w:r>
      <w:r w:rsidR="003834AA" w:rsidRPr="00313E6C">
        <w:rPr>
          <w:rFonts w:eastAsia="SimSun"/>
          <w:i/>
          <w:iCs/>
          <w:kern w:val="2"/>
        </w:rPr>
        <w:t>’</w:t>
      </w:r>
      <w:r w:rsidRPr="00313E6C">
        <w:rPr>
          <w:rFonts w:eastAsia="SimSun"/>
          <w:i/>
          <w:iCs/>
          <w:kern w:val="2"/>
        </w:rPr>
        <w:t xml:space="preserve"> comments in (b)</w:t>
      </w:r>
      <w:r w:rsidR="00BD6E4E" w:rsidRPr="00313E6C">
        <w:rPr>
          <w:rFonts w:eastAsia="SimSun"/>
          <w:i/>
          <w:iCs/>
          <w:kern w:val="2"/>
        </w:rPr>
        <w:t>.</w:t>
      </w:r>
    </w:p>
    <w:p w14:paraId="4725EFCA"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1F850064" w14:textId="569628F3" w:rsidR="000619E2" w:rsidRPr="00313E6C" w:rsidRDefault="00422090">
      <w:pPr>
        <w:pStyle w:val="Paragraph"/>
        <w:pPrChange w:id="576" w:author="Dylan CHEN" w:date="2026-08-29T21:27:00Z" w16du:dateUtc="2026-08-29T13:27:00Z">
          <w:pPr>
            <w:pStyle w:val="NormalWeb"/>
          </w:pPr>
        </w:pPrChange>
      </w:pPr>
      <w:r>
        <w:t xml:space="preserve">We thank you and </w:t>
      </w:r>
      <w:ins w:id="577" w:author="Prof. LIU Ben" w:date="2026-08-30T23:28:00Z" w16du:dateUtc="2026-08-30T15:28:00Z">
        <w:r w:rsidR="004272E5">
          <w:rPr>
            <w:rFonts w:hint="eastAsia"/>
          </w:rPr>
          <w:t>the</w:t>
        </w:r>
      </w:ins>
      <w:del w:id="578" w:author="Prof. LIU Ben" w:date="2026-08-30T23:28:00Z" w16du:dateUtc="2026-08-30T15:28:00Z">
        <w:r w:rsidDel="004272E5">
          <w:delText>all three</w:delText>
        </w:r>
      </w:del>
      <w:r>
        <w:t xml:space="preserve"> reviewers for </w:t>
      </w:r>
      <w:ins w:id="579" w:author="Prof. LIU Ben" w:date="2026-08-30T23:28:00Z" w16du:dateUtc="2026-08-30T15:28:00Z">
        <w:r w:rsidR="004272E5">
          <w:rPr>
            <w:rFonts w:hint="eastAsia"/>
          </w:rPr>
          <w:t>the</w:t>
        </w:r>
      </w:ins>
      <w:del w:id="580" w:author="Prof. LIU Ben" w:date="2026-08-30T23:28:00Z" w16du:dateUtc="2026-08-30T15:28:00Z">
        <w:r w:rsidDel="004272E5">
          <w:delText>your</w:delText>
        </w:r>
      </w:del>
      <w:r>
        <w:t xml:space="preserve"> comments on the position effect. We agree that adequately testing this mechanism in our setting would require data on how answerers perceive and value answer position, which our current dataset does not provide. We have therefore removed the position effect from the manuscript in this revision. This change also helps us keep the revised framework more focused and ensures that the theoretical claims are directly supported by the available empirical evidence.</w:t>
      </w:r>
    </w:p>
    <w:p w14:paraId="6E6CF297" w14:textId="77777777" w:rsidR="00BD6E4E" w:rsidRPr="00313E6C" w:rsidRDefault="00BD6E4E" w:rsidP="00BD6E4E">
      <w:pPr>
        <w:widowControl w:val="0"/>
        <w:autoSpaceDE w:val="0"/>
        <w:autoSpaceDN w:val="0"/>
        <w:adjustRightInd w:val="0"/>
        <w:spacing w:before="120" w:after="120"/>
        <w:jc w:val="both"/>
      </w:pPr>
      <w:r w:rsidRPr="00313E6C">
        <w:t>---------------------------------------------------------------------------------------------------------------------</w:t>
      </w:r>
    </w:p>
    <w:p w14:paraId="64A38510" w14:textId="691A25A2"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AE-4</w:t>
      </w:r>
      <w:r w:rsidR="006807C3">
        <w:rPr>
          <w:rFonts w:eastAsia="SimSun"/>
          <w:b/>
          <w:bCs/>
          <w:kern w:val="2"/>
        </w:rPr>
        <w:t>*</w:t>
      </w:r>
    </w:p>
    <w:p w14:paraId="4202E058"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(c) Source effect</w:t>
      </w:r>
    </w:p>
    <w:p w14:paraId="61714036" w14:textId="7F53D8CC" w:rsidR="000619E2" w:rsidRPr="005B4F88"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As all three reviewers questioned and I feel very much the same way, the analysis leading to the conclusion on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of AI-generated answers appears to be the most unsound. Simply attributing </w:t>
      </w:r>
      <w:r w:rsidRPr="001F085E">
        <w:rPr>
          <w:rFonts w:eastAsia="SimSun"/>
          <w:i/>
          <w:iCs/>
          <w:kern w:val="2"/>
        </w:rPr>
        <w:t>all the remaining effects</w:t>
      </w:r>
      <w:r w:rsidRPr="005B4F88">
        <w:rPr>
          <w:rFonts w:eastAsia="SimSun"/>
          <w:i/>
          <w:iCs/>
          <w:kern w:val="2"/>
        </w:rPr>
        <w:t xml:space="preserve"> of AI answers on the decrease of human answers other than the (questionable) content and position effects to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w:t>
      </w:r>
      <w:r w:rsidRPr="005B4F88">
        <w:rPr>
          <w:rFonts w:eastAsia="SimSun"/>
          <w:i/>
          <w:iCs/>
          <w:kern w:val="2"/>
        </w:rPr>
        <w:lastRenderedPageBreak/>
        <w:t>mechanism at work. See R1</w:t>
      </w:r>
      <w:r w:rsidR="003834AA" w:rsidRPr="005B4F88">
        <w:rPr>
          <w:rFonts w:eastAsia="SimSun"/>
          <w:i/>
          <w:iCs/>
          <w:kern w:val="2"/>
        </w:rPr>
        <w:t>’</w:t>
      </w:r>
      <w:r w:rsidRPr="005B4F88">
        <w:rPr>
          <w:rFonts w:eastAsia="SimSun"/>
          <w:i/>
          <w:iCs/>
          <w:kern w:val="2"/>
        </w:rPr>
        <w:t>s last point on page 4, R2</w:t>
      </w:r>
      <w:r w:rsidR="003834AA" w:rsidRPr="005B4F88">
        <w:rPr>
          <w:rFonts w:eastAsia="SimSun"/>
          <w:i/>
          <w:iCs/>
          <w:kern w:val="2"/>
        </w:rPr>
        <w:t>’</w:t>
      </w:r>
      <w:r w:rsidRPr="005B4F88">
        <w:rPr>
          <w:rFonts w:eastAsia="SimSun"/>
          <w:i/>
          <w:iCs/>
          <w:kern w:val="2"/>
        </w:rPr>
        <w:t>s comments on R2-20, and R3</w:t>
      </w:r>
      <w:r w:rsidR="003834AA" w:rsidRPr="005B4F88">
        <w:rPr>
          <w:rFonts w:eastAsia="SimSun"/>
          <w:i/>
          <w:iCs/>
          <w:kern w:val="2"/>
        </w:rPr>
        <w:t>’</w:t>
      </w:r>
      <w:r w:rsidRPr="005B4F88">
        <w:rPr>
          <w:rFonts w:eastAsia="SimSun"/>
          <w:i/>
          <w:iCs/>
          <w:kern w:val="2"/>
        </w:rPr>
        <w:t>s comments in (c).</w:t>
      </w:r>
    </w:p>
    <w:p w14:paraId="70349A8A" w14:textId="3A3BB40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It becomes more questionable when considered in connection with the above points in (a) that </w:t>
      </w:r>
      <w:r w:rsidRPr="001F085E">
        <w:rPr>
          <w:rFonts w:eastAsia="SimSun"/>
          <w:i/>
          <w:iCs/>
          <w:kern w:val="2"/>
        </w:rPr>
        <w:t>AI answers may not necessarily have higher content quality and users may hold skepticism toward AI answers.</w:t>
      </w:r>
      <w:r w:rsidRPr="005B4F88">
        <w:rPr>
          <w:rFonts w:eastAsia="SimSun"/>
          <w:i/>
          <w:iCs/>
          <w:kern w:val="2"/>
        </w:rPr>
        <w:t xml:space="preserve"> </w:t>
      </w:r>
      <w:bookmarkStart w:id="581" w:name="OLE_LINK36"/>
      <w:r w:rsidRPr="005B4F88">
        <w:rPr>
          <w:rFonts w:eastAsia="SimSun"/>
          <w:i/>
          <w:iCs/>
          <w:kern w:val="2"/>
        </w:rPr>
        <w:t xml:space="preserve">The results in 7.1 that </w:t>
      </w:r>
      <w:r w:rsidRPr="001F085E">
        <w:rPr>
          <w:rFonts w:eastAsia="SimSun"/>
          <w:i/>
          <w:iCs/>
          <w:kern w:val="2"/>
        </w:rPr>
        <w:t>such authority effect does not exist for high-quality human answers</w:t>
      </w:r>
      <w:r w:rsidRPr="005B4F88">
        <w:rPr>
          <w:rFonts w:eastAsia="SimSun"/>
          <w:i/>
          <w:iCs/>
          <w:kern w:val="2"/>
        </w:rPr>
        <w:t xml:space="preserve"> further adds to the doubt about whether the perceived authority of AI answers really exists or not</w:t>
      </w:r>
      <w:bookmarkEnd w:id="581"/>
      <w:r w:rsidRPr="005B4F88">
        <w:rPr>
          <w:rFonts w:eastAsia="SimSun"/>
          <w:i/>
          <w:iCs/>
          <w:kern w:val="2"/>
        </w:rPr>
        <w:t>. As R2 rightly pointed out, it is unsubstantiated to extrapolate prior findings on users</w:t>
      </w:r>
      <w:r w:rsidR="003834AA" w:rsidRPr="005B4F88">
        <w:rPr>
          <w:rFonts w:eastAsia="SimSun"/>
          <w:i/>
          <w:iCs/>
          <w:kern w:val="2"/>
        </w:rPr>
        <w:t>’</w:t>
      </w:r>
      <w:r w:rsidRPr="005B4F88">
        <w:rPr>
          <w:rFonts w:eastAsia="SimSun"/>
          <w:i/>
          <w:iCs/>
          <w:kern w:val="2"/>
        </w:rPr>
        <w:t xml:space="preserve"> trust on </w:t>
      </w:r>
      <w:r w:rsidRPr="001F085E">
        <w:rPr>
          <w:rFonts w:eastAsia="SimSun"/>
          <w:i/>
          <w:iCs/>
          <w:kern w:val="2"/>
        </w:rPr>
        <w:t>predictive AI</w:t>
      </w:r>
      <w:r w:rsidRPr="005B4F88">
        <w:rPr>
          <w:rFonts w:eastAsia="SimSun"/>
          <w:i/>
          <w:iCs/>
          <w:kern w:val="2"/>
        </w:rPr>
        <w:t xml:space="preserve"> to support the claim on users</w:t>
      </w:r>
      <w:r w:rsidR="003834AA" w:rsidRPr="005B4F88">
        <w:rPr>
          <w:rFonts w:eastAsia="SimSun"/>
          <w:i/>
          <w:iCs/>
          <w:kern w:val="2"/>
        </w:rPr>
        <w:t>’</w:t>
      </w:r>
      <w:r w:rsidRPr="005B4F88">
        <w:rPr>
          <w:rFonts w:eastAsia="SimSun"/>
          <w:i/>
          <w:iCs/>
          <w:kern w:val="2"/>
        </w:rPr>
        <w:t xml:space="preserve"> trust on generative AI, because the latter may appear less reliable in nature due to issues like hallucination</w:t>
      </w:r>
      <w:r w:rsidR="00BD6E4E" w:rsidRPr="005B4F88">
        <w:rPr>
          <w:rFonts w:eastAsia="SimSun"/>
          <w:i/>
          <w:iCs/>
          <w:kern w:val="2"/>
        </w:rPr>
        <w:t>.</w:t>
      </w:r>
    </w:p>
    <w:p w14:paraId="2D199745"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02FE63A5" w14:textId="17193784" w:rsidR="00422090" w:rsidRDefault="00422090">
      <w:pPr>
        <w:pStyle w:val="Paragraph"/>
        <w:pPrChange w:id="582" w:author="Dylan CHEN" w:date="2026-08-29T21:27:00Z" w16du:dateUtc="2026-08-29T13:27:00Z">
          <w:pPr>
            <w:pStyle w:val="NormalWeb"/>
          </w:pPr>
        </w:pPrChange>
      </w:pPr>
      <w:r>
        <w:t>Following the panel’s suggestion, we have removed the residual-based attribution and the analogy to predictive AI. In the current version, we develop an overarching framework in which the effect of an AI answer depends on the AI</w:t>
      </w:r>
      <w:ins w:id="583" w:author="Prof. LIU Ben" w:date="2026-08-30T23:29:00Z" w16du:dateUtc="2026-08-30T15:29:00Z">
        <w:r w:rsidR="006D4BE7">
          <w:rPr>
            <w:rFonts w:hint="eastAsia"/>
          </w:rPr>
          <w:t xml:space="preserve"> </w:t>
        </w:r>
      </w:ins>
      <w:del w:id="584" w:author="Prof. LIU Ben" w:date="2026-08-30T23:29:00Z" w16du:dateUtc="2026-08-30T15:29:00Z">
        <w:r w:rsidDel="006D4BE7">
          <w:delText>-</w:delText>
        </w:r>
      </w:del>
      <w:r>
        <w:t>answer profile. This framework separates the AI label from AI content and allows us to theorize their effects independently.</w:t>
      </w:r>
    </w:p>
    <w:p w14:paraId="744171D4" w14:textId="1C188EE6" w:rsidR="00422090" w:rsidRDefault="002A6700">
      <w:pPr>
        <w:pStyle w:val="Paragraph"/>
        <w:pPrChange w:id="585" w:author="Dylan CHEN" w:date="2026-08-29T21:27:00Z" w16du:dateUtc="2026-08-29T13:27:00Z">
          <w:pPr>
            <w:pStyle w:val="NormalWeb"/>
          </w:pPr>
        </w:pPrChange>
      </w:pPr>
      <w:r>
        <w:rPr>
          <w:rFonts w:hint="eastAsia"/>
        </w:rPr>
        <w:t>I</w:t>
      </w:r>
      <w:r w:rsidR="00422090">
        <w:t xml:space="preserve">n this framework, we argue that seeing the AI label alone activates the community’s prevailing domain-specific perception that AI answers </w:t>
      </w:r>
      <w:r>
        <w:rPr>
          <w:rFonts w:hint="eastAsia"/>
        </w:rPr>
        <w:t>could</w:t>
      </w:r>
      <w:r w:rsidR="00422090">
        <w:t xml:space="preserve"> be unreliable for genuine technical problems. As a result, the label can lead human answerers to view the AI as a weak competitor and encourage contribution.</w:t>
      </w:r>
    </w:p>
    <w:p w14:paraId="6F5C691D" w14:textId="54D61106" w:rsidR="00422090" w:rsidRPr="00313E6C" w:rsidRDefault="00422090">
      <w:pPr>
        <w:pStyle w:val="Paragraph"/>
        <w:pPrChange w:id="586" w:author="Dylan CHEN" w:date="2026-08-29T21:27:00Z" w16du:dateUtc="2026-08-29T13:27:00Z">
          <w:pPr>
            <w:pStyle w:val="NormalWeb"/>
          </w:pPr>
        </w:pPrChange>
      </w:pPr>
      <w:r>
        <w:t>We hope this organization of the theory and evidence, under a single coherent framework, addresses the review panel’s concerns.</w:t>
      </w:r>
    </w:p>
    <w:p w14:paraId="42230925" w14:textId="77777777" w:rsidR="00BD6E4E" w:rsidRPr="00313E6C" w:rsidRDefault="00BD6E4E" w:rsidP="00BD6E4E">
      <w:pPr>
        <w:widowControl w:val="0"/>
        <w:autoSpaceDE w:val="0"/>
        <w:autoSpaceDN w:val="0"/>
        <w:adjustRightInd w:val="0"/>
        <w:spacing w:before="120" w:after="120"/>
        <w:jc w:val="both"/>
      </w:pPr>
      <w:r w:rsidRPr="00313E6C">
        <w:t>---------------------------------------------------------------------------------------------------------------------</w:t>
      </w:r>
    </w:p>
    <w:p w14:paraId="55229E5E" w14:textId="3568968F" w:rsidR="00BD6E4E" w:rsidRPr="00313E6C" w:rsidRDefault="00BD6E4E" w:rsidP="00BD6E4E">
      <w:pPr>
        <w:widowControl w:val="0"/>
        <w:autoSpaceDE w:val="0"/>
        <w:spacing w:before="120" w:after="120"/>
        <w:jc w:val="both"/>
        <w:outlineLvl w:val="0"/>
        <w:rPr>
          <w:rFonts w:eastAsia="SimSun"/>
          <w:b/>
          <w:bCs/>
          <w:kern w:val="2"/>
        </w:rPr>
      </w:pPr>
      <w:bookmarkStart w:id="587" w:name="OLE_LINK37"/>
      <w:r w:rsidRPr="00313E6C">
        <w:rPr>
          <w:rFonts w:eastAsia="SimSun"/>
          <w:b/>
          <w:bCs/>
          <w:kern w:val="2"/>
        </w:rPr>
        <w:t>AE-5</w:t>
      </w:r>
      <w:r w:rsidR="00DE6C3E" w:rsidRPr="00313E6C">
        <w:rPr>
          <w:rFonts w:eastAsia="SimSun"/>
          <w:b/>
          <w:bCs/>
          <w:kern w:val="2"/>
        </w:rPr>
        <w:t>*</w:t>
      </w:r>
    </w:p>
    <w:p w14:paraId="3C368D1F" w14:textId="3E09D45D"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2. Mechanism driving reduction in viewer recognition</w:t>
      </w:r>
    </w:p>
    <w:p w14:paraId="2C225264" w14:textId="4773234B"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313E6C">
        <w:rPr>
          <w:rFonts w:eastAsia="SimSun"/>
          <w:i/>
          <w:iCs/>
          <w:kern w:val="2"/>
        </w:rPr>
        <w:t>.</w:t>
      </w:r>
    </w:p>
    <w:bookmarkEnd w:id="587"/>
    <w:p w14:paraId="3BBFA2CA"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A59188C" w14:textId="775890F9" w:rsidR="002A6700" w:rsidRDefault="002A6700">
      <w:pPr>
        <w:pStyle w:val="Paragraph"/>
        <w:pPrChange w:id="588" w:author="Dylan CHEN" w:date="2026-08-29T21:27:00Z" w16du:dateUtc="2026-08-29T13:27:00Z">
          <w:pPr>
            <w:pStyle w:val="NormalWeb"/>
          </w:pPr>
        </w:pPrChange>
      </w:pPr>
      <w:r>
        <w:t xml:space="preserve">We thank </w:t>
      </w:r>
      <w:r>
        <w:rPr>
          <w:rFonts w:hint="eastAsia"/>
        </w:rPr>
        <w:t>you</w:t>
      </w:r>
      <w:r>
        <w:t xml:space="preserve"> and the reviewers for raising concerns about the mechanisms underlying the reduction in viewer recognition. We carefully investigated these concerns and conducted the additional analyses requested by the reviewers. Although we can provide evidence that addresses several of these concerns, we also recognize that some uncertainty remains.</w:t>
      </w:r>
    </w:p>
    <w:p w14:paraId="670F673B" w14:textId="04322024" w:rsidR="002A6700" w:rsidRDefault="002A6700">
      <w:pPr>
        <w:pStyle w:val="Paragraph"/>
        <w:pPrChange w:id="589" w:author="Dylan CHEN" w:date="2026-08-29T21:27:00Z" w16du:dateUtc="2026-08-29T13:27:00Z">
          <w:pPr>
            <w:pStyle w:val="NormalWeb"/>
          </w:pPr>
        </w:pPrChange>
      </w:pPr>
      <w:r>
        <w:t xml:space="preserve">In light of these issues, and consistent with the SE’s suggested framing, we have removed the analyses of viewer recognition from the manuscript. At the same time, we retain the findings that are directly relevant to the revised framework, which focuses on human answerers’ entry and </w:t>
      </w:r>
      <w:del w:id="590" w:author="Dylan CHEN" w:date="2026-08-30T18:31:00Z" w16du:dateUtc="2026-08-30T10:31:00Z">
        <w:r w:rsidDel="007A01E9">
          <w:delText xml:space="preserve">quality </w:delText>
        </w:r>
      </w:del>
      <w:ins w:id="591" w:author="Dylan CHEN" w:date="2026-08-30T18:31:00Z" w16du:dateUtc="2026-08-30T10:31:00Z">
        <w:r w:rsidR="007A01E9">
          <w:rPr>
            <w:rFonts w:hint="eastAsia"/>
          </w:rPr>
          <w:t>crafting</w:t>
        </w:r>
        <w:r w:rsidR="007A01E9">
          <w:t xml:space="preserve"> </w:t>
        </w:r>
      </w:ins>
      <w:r>
        <w:t>decisions. We appreciate the reviewers’ suggestions, which helped us sharpen the theoretical scope of the paper.</w:t>
      </w:r>
    </w:p>
    <w:p w14:paraId="1EBA3A3F" w14:textId="77777777" w:rsidR="00BD6E4E" w:rsidRPr="00313E6C" w:rsidRDefault="00BD6E4E" w:rsidP="001F085E">
      <w:pPr>
        <w:pStyle w:val="Paragraph"/>
      </w:pPr>
      <w:r w:rsidRPr="00313E6C">
        <w:lastRenderedPageBreak/>
        <w:t>---------------------------------------------------------------------------------------------------------------------</w:t>
      </w:r>
    </w:p>
    <w:p w14:paraId="69593264" w14:textId="5E00331F" w:rsidR="00BD6E4E" w:rsidRPr="00313E6C" w:rsidRDefault="00BD6E4E" w:rsidP="00BD6E4E">
      <w:pPr>
        <w:widowControl w:val="0"/>
        <w:autoSpaceDE w:val="0"/>
        <w:spacing w:before="120" w:after="120"/>
        <w:jc w:val="both"/>
        <w:outlineLvl w:val="0"/>
        <w:rPr>
          <w:rFonts w:eastAsia="SimSun"/>
          <w:b/>
          <w:bCs/>
          <w:kern w:val="2"/>
        </w:rPr>
      </w:pPr>
      <w:bookmarkStart w:id="592" w:name="OLE_LINK38"/>
      <w:r w:rsidRPr="00313E6C">
        <w:rPr>
          <w:rFonts w:eastAsia="SimSun"/>
          <w:b/>
          <w:bCs/>
          <w:kern w:val="2"/>
        </w:rPr>
        <w:t>AE-6</w:t>
      </w:r>
      <w:r w:rsidR="00073084">
        <w:rPr>
          <w:rFonts w:eastAsia="SimSun"/>
          <w:b/>
          <w:bCs/>
          <w:kern w:val="2"/>
        </w:rPr>
        <w:t>*</w:t>
      </w:r>
    </w:p>
    <w:p w14:paraId="1DEF1D51" w14:textId="021BA198" w:rsidR="00BD6E4E" w:rsidRPr="00313E6C" w:rsidRDefault="000619E2" w:rsidP="00BD6E4E">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In addition, reviewers also pointed out some remaining data integrity issues, for example, R1</w:t>
      </w:r>
      <w:r w:rsidR="003834AA" w:rsidRPr="00313E6C">
        <w:rPr>
          <w:rFonts w:eastAsia="SimSun"/>
          <w:i/>
          <w:iCs/>
          <w:kern w:val="2"/>
        </w:rPr>
        <w:t>’</w:t>
      </w:r>
      <w:r w:rsidRPr="00313E6C">
        <w:rPr>
          <w:rFonts w:eastAsia="SimSun"/>
          <w:i/>
          <w:iCs/>
          <w:kern w:val="2"/>
        </w:rPr>
        <w:t>s first comment on page 4, R2</w:t>
      </w:r>
      <w:r w:rsidR="003834AA" w:rsidRPr="00313E6C">
        <w:rPr>
          <w:rFonts w:eastAsia="SimSun"/>
          <w:i/>
          <w:iCs/>
          <w:kern w:val="2"/>
        </w:rPr>
        <w:t>’</w:t>
      </w:r>
      <w:r w:rsidRPr="00313E6C">
        <w:rPr>
          <w:rFonts w:eastAsia="SimSun"/>
          <w:i/>
          <w:iCs/>
          <w:kern w:val="2"/>
        </w:rPr>
        <w:t>s comments on R2-7, R2-8, and R-16</w:t>
      </w:r>
      <w:r w:rsidR="00BD6E4E" w:rsidRPr="00313E6C">
        <w:rPr>
          <w:rFonts w:eastAsia="SimSun"/>
          <w:i/>
          <w:iCs/>
          <w:kern w:val="2"/>
        </w:rPr>
        <w:t>.</w:t>
      </w:r>
    </w:p>
    <w:p w14:paraId="794470FB"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592"/>
    <w:p w14:paraId="15DFA32B" w14:textId="76836529" w:rsidR="002A6700" w:rsidRDefault="002A6700">
      <w:pPr>
        <w:pStyle w:val="Paragraph"/>
        <w:pPrChange w:id="593" w:author="Dylan CHEN" w:date="2026-08-29T21:28:00Z" w16du:dateUtc="2026-08-29T13:28:00Z">
          <w:pPr>
            <w:pStyle w:val="NormalWeb"/>
          </w:pPr>
        </w:pPrChange>
      </w:pPr>
      <w:r>
        <w:t>We thank you for consolidating these points. We reviewed each one carefully and confirm that they concern reporting and typographical issues rather than the underlying analyses. We have addressed all of them. Specifically, we corrected the typo</w:t>
      </w:r>
      <w:r>
        <w:rPr>
          <w:rFonts w:hint="eastAsia"/>
        </w:rPr>
        <w:t>s</w:t>
      </w:r>
      <w:r>
        <w:t xml:space="preserve"> noted in R1-11 and R1-18, conducted a comprehensive proofreading of the entire manuscript to remove similar inconsistencies, improved the transparency of our reporting in response to R2-7 and R2-8, and corrected the issue raised in R2-16.</w:t>
      </w:r>
    </w:p>
    <w:p w14:paraId="235C5B6C" w14:textId="44FACD65" w:rsidR="00BD6E4E" w:rsidRPr="00313E6C" w:rsidRDefault="002A6700">
      <w:pPr>
        <w:pStyle w:val="Paragraph"/>
        <w:pPrChange w:id="594" w:author="Dylan CHEN" w:date="2026-08-29T21:28:00Z" w16du:dateUtc="2026-08-29T13:28:00Z">
          <w:pPr>
            <w:pStyle w:val="NormalWeb"/>
          </w:pPr>
        </w:pPrChange>
      </w:pPr>
      <w:r>
        <w:t>The detailed corrections are provided in our responses to R1-11, R1-18, R2-7, R2-8, and R2-16.</w:t>
      </w:r>
      <w:del w:id="595" w:author="Dylan CHEN" w:date="2026-08-30T21:04:00Z" w16du:dateUtc="2026-08-30T13:04:00Z">
        <w:r w:rsidR="00BD6E4E" w:rsidRPr="00313E6C" w:rsidDel="006514CF">
          <w:delText>-</w:delText>
        </w:r>
      </w:del>
      <w:r w:rsidR="00BD6E4E" w:rsidRPr="00313E6C">
        <w:t>--------------------------------------------------------------------------------------------------------------------</w:t>
      </w:r>
    </w:p>
    <w:p w14:paraId="292BF89B" w14:textId="64A6674B"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AE-7</w:t>
      </w:r>
      <w:r w:rsidR="00073084">
        <w:rPr>
          <w:rFonts w:eastAsia="SimSun"/>
          <w:b/>
          <w:bCs/>
          <w:kern w:val="2"/>
        </w:rPr>
        <w:t>*</w:t>
      </w:r>
    </w:p>
    <w:p w14:paraId="6BFC3976" w14:textId="2DEAB516" w:rsidR="00D456DC"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3834AA" w:rsidRPr="00313E6C">
        <w:rPr>
          <w:rFonts w:eastAsia="SimSun"/>
          <w:i/>
          <w:iCs/>
          <w:kern w:val="2"/>
        </w:rPr>
        <w:t>’</w:t>
      </w:r>
      <w:r w:rsidRPr="00313E6C">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CB02D86" w14:textId="6D3DC13D" w:rsidR="002A6700" w:rsidRPr="00313E6C" w:rsidRDefault="002A6700">
      <w:pPr>
        <w:pStyle w:val="Paragraph"/>
        <w:pPrChange w:id="596" w:author="Dylan CHEN" w:date="2026-08-29T21:28:00Z" w16du:dateUtc="2026-08-29T13:28:00Z">
          <w:pPr>
            <w:pStyle w:val="NormalWeb"/>
          </w:pPr>
        </w:pPrChange>
      </w:pPr>
      <w:r>
        <w:t xml:space="preserve">We sincerely thank </w:t>
      </w:r>
      <w:r>
        <w:rPr>
          <w:rFonts w:hint="eastAsia"/>
        </w:rPr>
        <w:t>you</w:t>
      </w:r>
      <w:r>
        <w:t xml:space="preserve"> for the thoughtful assessment of our manuscript and for the constructive guidance on how it might be strengthened. We appreciate the recognition that the randomized field experiment provides valuable data and may support a meaningful contribution. We also take seriously the concern that the manuscript needs a clearer theoretical account of the mechanisms underlying the observed effects and of how those effects relate to existing theory. In the revision, we have focused on developing that account more fully and aligning the empirical analyses more closely with the proposed mechanisms.</w:t>
      </w:r>
    </w:p>
    <w:p w14:paraId="44C45043" w14:textId="77777777" w:rsidR="00BD6E4E" w:rsidRPr="00313E6C" w:rsidRDefault="00BD6E4E" w:rsidP="00BD6E4E">
      <w:pPr>
        <w:spacing w:before="120" w:after="120"/>
      </w:pPr>
      <w:r w:rsidRPr="00313E6C">
        <w:t>---------------------------------------------------------------------------------------------------------------------</w:t>
      </w:r>
    </w:p>
    <w:p w14:paraId="09393A61" w14:textId="77777777" w:rsidR="0006127D" w:rsidRPr="00313E6C" w:rsidRDefault="0006127D">
      <w:pPr>
        <w:spacing w:after="160" w:line="259" w:lineRule="auto"/>
        <w:rPr>
          <w:b/>
        </w:rPr>
      </w:pPr>
      <w:r w:rsidRPr="00313E6C">
        <w:rPr>
          <w:b/>
        </w:rPr>
        <w:br w:type="page"/>
      </w:r>
    </w:p>
    <w:bookmarkEnd w:id="18"/>
    <w:p w14:paraId="1B28302E" w14:textId="1D8670DF" w:rsidR="00043DD6" w:rsidRPr="00313E6C" w:rsidRDefault="00043DD6" w:rsidP="00AD58F3">
      <w:pPr>
        <w:spacing w:before="120" w:after="120"/>
        <w:jc w:val="center"/>
      </w:pPr>
      <w:r w:rsidRPr="00313E6C">
        <w:rPr>
          <w:b/>
        </w:rPr>
        <w:lastRenderedPageBreak/>
        <w:t>Reviewer 1 Comments</w:t>
      </w:r>
    </w:p>
    <w:p w14:paraId="77D7E7F6" w14:textId="1269D8BB" w:rsidR="00901DE6" w:rsidRPr="00313E6C" w:rsidRDefault="00901DE6" w:rsidP="00683A26">
      <w:pPr>
        <w:pStyle w:val="Heading1"/>
      </w:pPr>
      <w:r w:rsidRPr="00313E6C">
        <w:t>R1-0</w:t>
      </w:r>
      <w:r w:rsidR="00FA57D3" w:rsidRPr="00313E6C">
        <w:t>*</w:t>
      </w:r>
    </w:p>
    <w:p w14:paraId="70BC300A" w14:textId="479951B7" w:rsidR="000353C6" w:rsidRPr="00313E6C" w:rsidRDefault="00470249" w:rsidP="001C1388">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you for revising and resubmitting the paper. Although I appreciate the authors</w:t>
      </w:r>
      <w:r w:rsidR="003834AA" w:rsidRPr="00313E6C">
        <w:rPr>
          <w:rFonts w:eastAsia="SimSun"/>
          <w:i/>
          <w:iCs/>
          <w:kern w:val="2"/>
        </w:rPr>
        <w:t>’</w:t>
      </w:r>
      <w:r w:rsidRPr="00313E6C">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313E6C" w:rsidRDefault="00901DE6"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098E810" w14:textId="73864521" w:rsidR="00C508DB" w:rsidRPr="00313E6C" w:rsidRDefault="00470249" w:rsidP="0045088B">
      <w:pPr>
        <w:pStyle w:val="Paragraph"/>
      </w:pPr>
      <w:r w:rsidRPr="00313E6C">
        <w:t>We sincerely thank</w:t>
      </w:r>
      <w:r w:rsidR="009942C4">
        <w:rPr>
          <w:rFonts w:hint="eastAsia"/>
        </w:rPr>
        <w:t xml:space="preserve"> you</w:t>
      </w:r>
      <w:r w:rsidRPr="00313E6C">
        <w:t xml:space="preserve"> for the continued engagement with our manuscript and the recognition of our revision efforts. We appreciate </w:t>
      </w:r>
      <w:r w:rsidR="009942C4">
        <w:rPr>
          <w:rFonts w:hint="eastAsia"/>
        </w:rPr>
        <w:t>your</w:t>
      </w:r>
      <w:r w:rsidRPr="00313E6C">
        <w:t xml:space="preserve"> commitment to helping us improve the rigor, clarity, and overall contribution of this work. The detailed comments provided offer valuable guidance for addressing the remaining issues. </w:t>
      </w:r>
    </w:p>
    <w:p w14:paraId="28029397" w14:textId="77777777" w:rsidR="00470787" w:rsidRPr="00313E6C" w:rsidRDefault="00653DDB" w:rsidP="00470787">
      <w:pPr>
        <w:spacing w:before="120" w:after="120"/>
      </w:pPr>
      <w:r w:rsidRPr="00313E6C">
        <w:t>---------------------------------------------------------------------------------------------------------------------</w:t>
      </w:r>
    </w:p>
    <w:p w14:paraId="05E4C154" w14:textId="2FDC1E21" w:rsidR="00470787" w:rsidRPr="00313E6C" w:rsidRDefault="00470787" w:rsidP="00683A26">
      <w:pPr>
        <w:pStyle w:val="Heading1"/>
      </w:pPr>
      <w:r w:rsidRPr="00313E6C">
        <w:t>R1-1</w:t>
      </w:r>
      <w:r w:rsidR="00FA57D3" w:rsidRPr="00313E6C">
        <w:t>*</w:t>
      </w:r>
    </w:p>
    <w:p w14:paraId="58EB1908" w14:textId="53CA071C"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In the opening paragraphs of the introduction, the authors distinguish internal from external GenAI largely from a researcher</w:t>
      </w:r>
      <w:r w:rsidR="003834AA" w:rsidRPr="00313E6C">
        <w:rPr>
          <w:rFonts w:eastAsia="SimSun"/>
          <w:i/>
          <w:iCs/>
          <w:kern w:val="2"/>
        </w:rPr>
        <w:t>’</w:t>
      </w:r>
      <w:r w:rsidRPr="00313E6C">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1F085E">
        <w:rPr>
          <w:rFonts w:eastAsia="SimSun"/>
          <w:i/>
          <w:iCs/>
          <w:kern w:val="2"/>
        </w:rPr>
        <w:t>platform control, explicit labeling, institutional endorsement, and altered legitimacy and accountability.</w:t>
      </w:r>
      <w:r w:rsidRPr="00313E6C">
        <w:rPr>
          <w:rFonts w:eastAsia="SimSun"/>
          <w:i/>
          <w:iCs/>
          <w:kern w:val="2"/>
        </w:rPr>
        <w:t xml:space="preserve"> I encourage the authors to </w:t>
      </w:r>
      <w:r w:rsidRPr="001F085E">
        <w:rPr>
          <w:rFonts w:eastAsia="SimSun"/>
          <w:i/>
          <w:iCs/>
          <w:kern w:val="2"/>
        </w:rPr>
        <w:t>reframe the motivation around these substantive differences and use the data-access advantages as supporting justification</w:t>
      </w:r>
      <w:r w:rsidRPr="00313E6C">
        <w:rPr>
          <w:rFonts w:eastAsia="SimSun"/>
          <w:i/>
          <w:iCs/>
          <w:kern w:val="2"/>
        </w:rPr>
        <w:t xml:space="preserve"> rather than the primary motivation for the research question.</w:t>
      </w:r>
    </w:p>
    <w:p w14:paraId="1D036FE8" w14:textId="77777777" w:rsidR="00470787" w:rsidRPr="00313E6C" w:rsidRDefault="00470787" w:rsidP="0047078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A55F22B" w14:textId="5B64D6C2" w:rsidR="00C25654" w:rsidRDefault="00C25654" w:rsidP="00C25654">
      <w:pPr>
        <w:pStyle w:val="NormalWeb"/>
        <w:rPr>
          <w:ins w:id="597" w:author="Prof. LIU Ben" w:date="2026-08-30T23:41:00Z" w16du:dateUtc="2026-08-30T15:41:00Z"/>
          <w:color w:val="000000"/>
        </w:rPr>
      </w:pPr>
      <w:ins w:id="598" w:author="Prof. LIU Ben" w:date="2026-08-30T23:41:00Z" w16du:dateUtc="2026-08-30T15:41:00Z">
        <w:r>
          <w:rPr>
            <w:color w:val="000000"/>
          </w:rPr>
          <w:t xml:space="preserve">We thank </w:t>
        </w:r>
        <w:r>
          <w:rPr>
            <w:rFonts w:hint="eastAsia"/>
            <w:color w:val="000000"/>
          </w:rPr>
          <w:t>your</w:t>
        </w:r>
        <w:r>
          <w:rPr>
            <w:color w:val="000000"/>
          </w:rPr>
          <w:t xml:space="preserve"> for this </w:t>
        </w:r>
      </w:ins>
      <w:ins w:id="599" w:author="Prof. LIU Ben" w:date="2026-08-30T23:42:00Z" w16du:dateUtc="2026-08-30T15:42:00Z">
        <w:r>
          <w:rPr>
            <w:rFonts w:hint="eastAsia"/>
            <w:color w:val="000000"/>
          </w:rPr>
          <w:t>insightful</w:t>
        </w:r>
      </w:ins>
      <w:ins w:id="600" w:author="Prof. LIU Ben" w:date="2026-08-30T23:41:00Z" w16du:dateUtc="2026-08-30T15:41:00Z">
        <w:r>
          <w:rPr>
            <w:color w:val="000000"/>
          </w:rPr>
          <w:t xml:space="preserve"> comment, and we </w:t>
        </w:r>
      </w:ins>
      <w:ins w:id="601" w:author="Prof. LIU Ben" w:date="2026-08-30T23:42:00Z" w16du:dateUtc="2026-08-30T15:42:00Z">
        <w:r>
          <w:rPr>
            <w:rFonts w:hint="eastAsia"/>
            <w:color w:val="000000"/>
          </w:rPr>
          <w:t xml:space="preserve">fully </w:t>
        </w:r>
      </w:ins>
      <w:ins w:id="602" w:author="Prof. LIU Ben" w:date="2026-08-30T23:41:00Z" w16du:dateUtc="2026-08-30T15:41:00Z">
        <w:r>
          <w:rPr>
            <w:color w:val="000000"/>
          </w:rPr>
          <w:t>agree. In the revision, we have reframed the motivation around the substantive sociotechnical and governance differences between internal and external GenAI, and demoted the data-access advantages to a supporting justification, exactly as suggested.</w:t>
        </w:r>
      </w:ins>
    </w:p>
    <w:p w14:paraId="4E3865DD" w14:textId="77777777" w:rsidR="00C25654" w:rsidRDefault="00C25654" w:rsidP="00C25654">
      <w:pPr>
        <w:pStyle w:val="NormalWeb"/>
        <w:rPr>
          <w:ins w:id="603" w:author="Prof. LIU Ben" w:date="2026-08-30T23:41:00Z" w16du:dateUtc="2026-08-30T15:41:00Z"/>
          <w:color w:val="000000"/>
        </w:rPr>
      </w:pPr>
      <w:ins w:id="604" w:author="Prof. LIU Ben" w:date="2026-08-30T23:41:00Z" w16du:dateUtc="2026-08-30T15:41:00Z">
        <w:r>
          <w:rPr>
            <w:color w:val="000000"/>
          </w:rPr>
          <w:t xml:space="preserve">In the revised introduction, we now argue that internal GenAI is not simply external GenAI relocated inside the platform but a distinct sociotechnical and governance arrangement. We make three substantive differences explicit. First, on platform control, the platform rather than an outside vendor decides whether an AI answer appears, how it is presented, and how capable it is, so its presence becomes a design choice rather than an environmental shift. Second, on explicit labeling and institutional endorsement, the label carries an institutional signal about who produced the answer and reshapes how the community assesses its legitimacy and reliability. Third, on altered legitimacy and accountability, because the AI competes for the same readers as any human answer, it enters the community as an identified competitor rather than a private substitute. This reframing also grounds our theoretical framing: whereas external GenAI has been treated as a private substitute, the internal answerer enters the community as a visible </w:t>
        </w:r>
        <w:r>
          <w:rPr>
            <w:color w:val="000000"/>
          </w:rPr>
          <w:lastRenderedPageBreak/>
          <w:t>answerer competitor, which is the foundation of the competition-based framework we develop in this revision.</w:t>
        </w:r>
      </w:ins>
    </w:p>
    <w:p w14:paraId="64A8AE11" w14:textId="77777777" w:rsidR="00C25654" w:rsidRDefault="00C25654" w:rsidP="00C25654">
      <w:pPr>
        <w:pStyle w:val="NormalWeb"/>
        <w:rPr>
          <w:ins w:id="605" w:author="Prof. LIU Ben" w:date="2026-08-30T23:41:00Z" w16du:dateUtc="2026-08-30T15:41:00Z"/>
          <w:color w:val="000000"/>
        </w:rPr>
      </w:pPr>
      <w:ins w:id="606" w:author="Prof. LIU Ben" w:date="2026-08-30T23:41:00Z" w16du:dateUtc="2026-08-30T15:41:00Z">
        <w:r>
          <w:rPr>
            <w:color w:val="000000"/>
          </w:rPr>
          <w:t>Consistent with your guidance, we now introduce the data-access advantages only after this substantive motivation and present them as supporting justification. Because the platform labels the AI answer and randomly assigns which questions receive one, our setting lets us observe and isolate an AI effect that remains hidden when GenAI is consulted privately.</w:t>
        </w:r>
      </w:ins>
    </w:p>
    <w:p w14:paraId="77B6A681" w14:textId="1F383208" w:rsidR="003B3E2B" w:rsidRPr="00C25654" w:rsidDel="00C25654" w:rsidRDefault="00C25654" w:rsidP="00C25654">
      <w:pPr>
        <w:pStyle w:val="NormalWeb"/>
        <w:rPr>
          <w:del w:id="607" w:author="Prof. LIU Ben" w:date="2026-08-30T23:41:00Z" w16du:dateUtc="2026-08-30T15:41:00Z"/>
          <w:color w:val="000000"/>
          <w:rPrChange w:id="608" w:author="Prof. LIU Ben" w:date="2026-08-30T23:42:00Z" w16du:dateUtc="2026-08-30T15:42:00Z">
            <w:rPr>
              <w:del w:id="609" w:author="Prof. LIU Ben" w:date="2026-08-30T23:41:00Z" w16du:dateUtc="2026-08-30T15:41:00Z"/>
            </w:rPr>
          </w:rPrChange>
        </w:rPr>
        <w:pPrChange w:id="610" w:author="Prof. LIU Ben" w:date="2026-08-30T23:42:00Z" w16du:dateUtc="2026-08-30T15:42:00Z">
          <w:pPr>
            <w:spacing w:before="120" w:after="120"/>
          </w:pPr>
        </w:pPrChange>
      </w:pPr>
      <w:ins w:id="611" w:author="Prof. LIU Ben" w:date="2026-08-30T23:41:00Z" w16du:dateUtc="2026-08-30T15:41:00Z">
        <w:r>
          <w:rPr>
            <w:color w:val="000000"/>
          </w:rPr>
          <w:t>Please see the revised Introduction for these changes.</w:t>
        </w:r>
      </w:ins>
      <w:del w:id="612" w:author="Prof. LIU Ben" w:date="2026-08-30T23:41:00Z" w16du:dateUtc="2026-08-30T15:41:00Z">
        <w:r w:rsidR="003B3E2B" w:rsidRPr="00313E6C" w:rsidDel="00C25654">
          <w:delText>We thank the reviewer</w:delText>
        </w:r>
      </w:del>
      <w:ins w:id="613" w:author="Dylan CHEN" w:date="2026-08-29T23:27:00Z" w16du:dateUtc="2026-08-29T15:27:00Z">
        <w:del w:id="614" w:author="Prof. LIU Ben" w:date="2026-08-30T23:41:00Z" w16du:dateUtc="2026-08-30T15:41:00Z">
          <w:r w:rsidR="006D55E1" w:rsidDel="00C25654">
            <w:delText>you</w:delText>
          </w:r>
        </w:del>
      </w:ins>
      <w:del w:id="615" w:author="Prof. LIU Ben" w:date="2026-08-30T23:41:00Z" w16du:dateUtc="2026-08-30T15:41:00Z">
        <w:r w:rsidR="003B3E2B" w:rsidRPr="00313E6C" w:rsidDel="00C25654">
          <w:delText xml:space="preserve"> for this comment. </w:delText>
        </w:r>
        <w:r w:rsidR="00C42285" w:rsidRPr="00313E6C" w:rsidDel="00C25654">
          <w:delText>Following the suggestion, w</w:delText>
        </w:r>
        <w:r w:rsidR="003B3E2B" w:rsidRPr="00313E6C" w:rsidDel="00C25654">
          <w:delText>e have reframed the motivation.</w:delText>
        </w:r>
        <w:r w:rsidR="00FA57D3" w:rsidRPr="00313E6C" w:rsidDel="00C25654">
          <w:delText xml:space="preserve"> </w:delText>
        </w:r>
        <w:r w:rsidR="004A476C" w:rsidRPr="00313E6C" w:rsidDel="00C25654">
          <w:delText xml:space="preserve">Specifically, we now discuss the </w:delText>
        </w:r>
        <w:r w:rsidR="003B3E2B" w:rsidRPr="00313E6C" w:rsidDel="00C25654">
          <w:delText xml:space="preserve">external GenAI </w:delText>
        </w:r>
        <w:r w:rsidR="004A476C" w:rsidRPr="00313E6C" w:rsidDel="00C25654">
          <w:delText>mainly play</w:delText>
        </w:r>
      </w:del>
      <w:ins w:id="616" w:author="Dylan CHEN" w:date="2026-08-29T18:44:00Z" w16du:dateUtc="2026-08-29T10:44:00Z">
        <w:del w:id="617" w:author="Prof. LIU Ben" w:date="2026-08-30T23:41:00Z" w16du:dateUtc="2026-08-30T15:41:00Z">
          <w:r w:rsidR="00D81333" w:rsidDel="00C25654">
            <w:rPr>
              <w:rFonts w:hint="eastAsia"/>
            </w:rPr>
            <w:delText>ing</w:delText>
          </w:r>
        </w:del>
      </w:ins>
      <w:del w:id="618" w:author="Prof. LIU Ben" w:date="2026-08-30T23:41:00Z" w16du:dateUtc="2026-08-30T15:41:00Z">
        <w:r w:rsidR="004A476C" w:rsidRPr="00313E6C" w:rsidDel="00C25654">
          <w:delText xml:space="preserve"> the role </w:delText>
        </w:r>
        <w:r w:rsidR="004A476C" w:rsidRPr="00313E6C" w:rsidDel="00C25654">
          <w:rPr>
            <w:rFonts w:hint="eastAsia"/>
          </w:rPr>
          <w:delText>as</w:delText>
        </w:r>
      </w:del>
      <w:ins w:id="619" w:author="Dylan CHEN" w:date="2026-08-29T18:45:00Z" w16du:dateUtc="2026-08-29T10:45:00Z">
        <w:del w:id="620" w:author="Prof. LIU Ben" w:date="2026-08-30T23:41:00Z" w16du:dateUtc="2026-08-30T15:41:00Z">
          <w:r w:rsidR="00D81333" w:rsidDel="00C25654">
            <w:rPr>
              <w:rFonts w:hint="eastAsia"/>
            </w:rPr>
            <w:delText>of</w:delText>
          </w:r>
        </w:del>
      </w:ins>
      <w:del w:id="621" w:author="Prof. LIU Ben" w:date="2026-08-30T23:41:00Z" w16du:dateUtc="2026-08-30T15:41:00Z">
        <w:r w:rsidR="004A476C" w:rsidRPr="00313E6C" w:rsidDel="00C25654">
          <w:delText xml:space="preserve"> a platform competitor and a</w:delText>
        </w:r>
      </w:del>
      <w:ins w:id="622" w:author="Dylan CHEN" w:date="2026-08-29T18:44:00Z" w16du:dateUtc="2026-08-29T10:44:00Z">
        <w:del w:id="623" w:author="Prof. LIU Ben" w:date="2026-08-30T23:41:00Z" w16du:dateUtc="2026-08-30T15:41:00Z">
          <w:r w:rsidR="00D81333" w:rsidDel="00C25654">
            <w:rPr>
              <w:rFonts w:hint="eastAsia"/>
            </w:rPr>
            <w:delText>n</w:delText>
          </w:r>
        </w:del>
      </w:ins>
      <w:del w:id="624" w:author="Prof. LIU Ben" w:date="2026-08-30T23:41:00Z" w16du:dateUtc="2026-08-30T15:41:00Z">
        <w:r w:rsidR="004A476C" w:rsidRPr="00313E6C" w:rsidDel="00C25654">
          <w:delText xml:space="preserve"> answerer facilitator. However, internal GenAI mainly play</w:delText>
        </w:r>
      </w:del>
      <w:ins w:id="625" w:author="Dylan CHEN" w:date="2026-08-29T18:44:00Z" w16du:dateUtc="2026-08-29T10:44:00Z">
        <w:del w:id="626" w:author="Prof. LIU Ben" w:date="2026-08-30T23:41:00Z" w16du:dateUtc="2026-08-30T15:41:00Z">
          <w:r w:rsidR="00D81333" w:rsidDel="00C25654">
            <w:rPr>
              <w:rFonts w:hint="eastAsia"/>
            </w:rPr>
            <w:delText>s</w:delText>
          </w:r>
        </w:del>
      </w:ins>
      <w:del w:id="627" w:author="Prof. LIU Ben" w:date="2026-08-30T23:41:00Z" w16du:dateUtc="2026-08-30T15:41:00Z">
        <w:r w:rsidR="004A476C" w:rsidRPr="00313E6C" w:rsidDel="00C25654">
          <w:delText xml:space="preserve"> the role of </w:delText>
        </w:r>
      </w:del>
      <w:ins w:id="628" w:author="Dylan CHEN" w:date="2026-08-29T18:45:00Z" w16du:dateUtc="2026-08-29T10:45:00Z">
        <w:del w:id="629" w:author="Prof. LIU Ben" w:date="2026-08-30T23:41:00Z" w16du:dateUtc="2026-08-30T15:41:00Z">
          <w:r w:rsidR="00D81333" w:rsidDel="00C25654">
            <w:rPr>
              <w:rFonts w:hint="eastAsia"/>
            </w:rPr>
            <w:delText xml:space="preserve">an </w:delText>
          </w:r>
        </w:del>
      </w:ins>
      <w:del w:id="630" w:author="Prof. LIU Ben" w:date="2026-08-30T23:41:00Z" w16du:dateUtc="2026-08-30T15:41:00Z">
        <w:r w:rsidR="004A476C" w:rsidRPr="00313E6C" w:rsidDel="00C25654">
          <w:delText>answerer competitor. With this answerer competition framing, we set</w:delText>
        </w:r>
      </w:del>
      <w:ins w:id="631" w:author="Dylan CHEN" w:date="2026-08-29T18:44:00Z" w16du:dateUtc="2026-08-29T10:44:00Z">
        <w:del w:id="632" w:author="Prof. LIU Ben" w:date="2026-08-30T23:41:00Z" w16du:dateUtc="2026-08-30T15:41:00Z">
          <w:r w:rsidR="00D81333" w:rsidDel="00C25654">
            <w:rPr>
              <w:rFonts w:hint="eastAsia"/>
            </w:rPr>
            <w:delText xml:space="preserve"> </w:delText>
          </w:r>
        </w:del>
      </w:ins>
      <w:del w:id="633" w:author="Prof. LIU Ben" w:date="2026-08-30T23:41:00Z" w16du:dateUtc="2026-08-30T15:41:00Z">
        <w:r w:rsidR="004A476C" w:rsidRPr="00313E6C" w:rsidDel="00C25654">
          <w:delText xml:space="preserve">up a </w:delText>
        </w:r>
        <w:r w:rsidR="00FA57D3" w:rsidRPr="00313E6C" w:rsidDel="00C25654">
          <w:delText>new the</w:delText>
        </w:r>
        <w:r w:rsidR="00FA57D3" w:rsidRPr="00313E6C" w:rsidDel="00C25654">
          <w:rPr>
            <w:rFonts w:hint="eastAsia"/>
          </w:rPr>
          <w:delText>reor</w:delText>
        </w:r>
      </w:del>
      <w:ins w:id="634" w:author="Dylan CHEN" w:date="2026-08-29T18:44:00Z" w16du:dateUtc="2026-08-29T10:44:00Z">
        <w:del w:id="635" w:author="Prof. LIU Ben" w:date="2026-08-30T23:41:00Z" w16du:dateUtc="2026-08-30T15:41:00Z">
          <w:r w:rsidR="00D81333" w:rsidDel="00C25654">
            <w:rPr>
              <w:rFonts w:hint="eastAsia"/>
            </w:rPr>
            <w:delText>oret</w:delText>
          </w:r>
        </w:del>
      </w:ins>
      <w:del w:id="636" w:author="Prof. LIU Ben" w:date="2026-08-30T23:41:00Z" w16du:dateUtc="2026-08-30T15:41:00Z">
        <w:r w:rsidR="00FA57D3" w:rsidRPr="00313E6C" w:rsidDel="00C25654">
          <w:delText xml:space="preserve">ical framework in this revision. </w:delText>
        </w:r>
        <w:r w:rsidR="003B3E2B" w:rsidRPr="00313E6C" w:rsidDel="00C25654">
          <w:delText>Following the reviewer</w:delText>
        </w:r>
        <w:r w:rsidR="003834AA" w:rsidRPr="00313E6C" w:rsidDel="00C25654">
          <w:delText>’</w:delText>
        </w:r>
        <w:r w:rsidR="003B3E2B" w:rsidRPr="00313E6C" w:rsidDel="00C25654">
          <w:delText>s</w:delText>
        </w:r>
      </w:del>
      <w:ins w:id="637" w:author="Dylan CHEN" w:date="2026-08-29T23:27:00Z" w16du:dateUtc="2026-08-29T15:27:00Z">
        <w:del w:id="638" w:author="Prof. LIU Ben" w:date="2026-08-30T23:41:00Z" w16du:dateUtc="2026-08-30T15:41:00Z">
          <w:r w:rsidR="006D55E1" w:rsidDel="00C25654">
            <w:delText>your</w:delText>
          </w:r>
        </w:del>
      </w:ins>
      <w:del w:id="639" w:author="Prof. LIU Ben" w:date="2026-08-30T23:41:00Z" w16du:dateUtc="2026-08-30T15:41:00Z">
        <w:r w:rsidR="003B3E2B" w:rsidRPr="00313E6C" w:rsidDel="00C25654">
          <w:delText xml:space="preserve"> guidance, we </w:delText>
        </w:r>
        <w:r w:rsidR="00FA57D3" w:rsidRPr="00313E6C" w:rsidDel="00C25654">
          <w:delText xml:space="preserve">also </w:delText>
        </w:r>
        <w:r w:rsidR="003B3E2B" w:rsidRPr="00313E6C" w:rsidDel="00C25654">
          <w:delText xml:space="preserve">demoted the data-access advantage to a supporting justification. Because the platform labels the AI answer and </w:delText>
        </w:r>
        <w:r w:rsidR="00850B1A" w:rsidRPr="00313E6C" w:rsidDel="00C25654">
          <w:delText xml:space="preserve">randomly </w:delText>
        </w:r>
        <w:r w:rsidR="003B3E2B" w:rsidRPr="00313E6C" w:rsidDel="00C25654">
          <w:delText xml:space="preserve">decides which questions receive one, and this is what allows us to isolate an </w:delText>
        </w:r>
        <w:r w:rsidR="00850B1A" w:rsidRPr="00313E6C" w:rsidDel="00C25654">
          <w:delText xml:space="preserve">AI </w:delText>
        </w:r>
        <w:r w:rsidR="003B3E2B" w:rsidRPr="00313E6C" w:rsidDel="00C25654">
          <w:delText xml:space="preserve">effect that stays under private external GenAI use. </w:delText>
        </w:r>
      </w:del>
    </w:p>
    <w:p w14:paraId="217C9D4C" w14:textId="77777777" w:rsidR="00C25654" w:rsidRPr="00313E6C" w:rsidRDefault="00C25654" w:rsidP="00C25654">
      <w:pPr>
        <w:pStyle w:val="NormalWeb"/>
        <w:rPr>
          <w:ins w:id="640" w:author="Prof. LIU Ben" w:date="2026-08-30T23:41:00Z" w16du:dateUtc="2026-08-30T15:41:00Z"/>
          <w:rFonts w:hint="eastAsia"/>
        </w:rPr>
        <w:pPrChange w:id="641" w:author="Prof. LIU Ben" w:date="2026-08-30T23:42:00Z" w16du:dateUtc="2026-08-30T15:42:00Z">
          <w:pPr>
            <w:pStyle w:val="Paragraph"/>
          </w:pPr>
        </w:pPrChange>
      </w:pPr>
    </w:p>
    <w:p w14:paraId="63B4CBA7" w14:textId="486C3105" w:rsidR="00FF53CD" w:rsidRPr="00313E6C" w:rsidDel="00C25654" w:rsidRDefault="003B3E2B">
      <w:pPr>
        <w:pStyle w:val="Paragraph"/>
        <w:rPr>
          <w:del w:id="642" w:author="Prof. LIU Ben" w:date="2026-08-30T23:41:00Z" w16du:dateUtc="2026-08-30T15:41:00Z"/>
        </w:rPr>
        <w:pPrChange w:id="643" w:author="Dylan CHEN" w:date="2026-08-29T21:28:00Z" w16du:dateUtc="2026-08-29T13:28:00Z">
          <w:pPr>
            <w:spacing w:before="120" w:after="120"/>
          </w:pPr>
        </w:pPrChange>
      </w:pPr>
      <w:del w:id="644" w:author="Prof. LIU Ben" w:date="2026-08-30T23:41:00Z" w16du:dateUtc="2026-08-30T15:41:00Z">
        <w:r w:rsidRPr="00313E6C" w:rsidDel="00C25654">
          <w:delText xml:space="preserve">Please see the Section Introduction for </w:delText>
        </w:r>
        <w:r w:rsidR="00FA57D3" w:rsidRPr="00313E6C" w:rsidDel="00C25654">
          <w:delText xml:space="preserve">the </w:delText>
        </w:r>
        <w:r w:rsidRPr="00313E6C" w:rsidDel="00C25654">
          <w:delText>detail</w:delText>
        </w:r>
        <w:r w:rsidR="00FA57D3" w:rsidRPr="00313E6C" w:rsidDel="00C25654">
          <w:delText>ed revisions</w:delText>
        </w:r>
        <w:r w:rsidRPr="00313E6C" w:rsidDel="00C25654">
          <w:delText>.</w:delText>
        </w:r>
      </w:del>
    </w:p>
    <w:p w14:paraId="4D02DCDF" w14:textId="29D90743" w:rsidR="00470787" w:rsidRPr="00313E6C" w:rsidRDefault="00470787" w:rsidP="00470787">
      <w:pPr>
        <w:spacing w:before="120" w:after="120"/>
      </w:pPr>
      <w:r w:rsidRPr="00313E6C">
        <w:t>---------------------------------------------------------------------------------------------------------------------</w:t>
      </w:r>
    </w:p>
    <w:p w14:paraId="62E8429F" w14:textId="681031E3" w:rsidR="00653DDB" w:rsidRPr="00313E6C" w:rsidRDefault="00653DDB" w:rsidP="00683A26">
      <w:pPr>
        <w:pStyle w:val="Heading1"/>
      </w:pPr>
      <w:r w:rsidRPr="00313E6C">
        <w:t>R1</w:t>
      </w:r>
      <w:r w:rsidR="007C60A7" w:rsidRPr="00313E6C">
        <w:t>-</w:t>
      </w:r>
      <w:r w:rsidR="00A453B3" w:rsidRPr="00313E6C">
        <w:t>2</w:t>
      </w:r>
    </w:p>
    <w:p w14:paraId="35855A35" w14:textId="111689FB" w:rsidR="00F25ED7" w:rsidRPr="00313E6C" w:rsidRDefault="00EB480F" w:rsidP="009D530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 for providing additional contextual details, such as the platform</w:t>
      </w:r>
      <w:r w:rsidR="003834AA" w:rsidRPr="00313E6C">
        <w:rPr>
          <w:rFonts w:eastAsia="SimSun"/>
          <w:i/>
          <w:iCs/>
          <w:kern w:val="2"/>
        </w:rPr>
        <w:t>’</w:t>
      </w:r>
      <w:r w:rsidRPr="00313E6C">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313E6C" w:rsidRDefault="00653DDB" w:rsidP="00653DD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CE5B3" w14:textId="55273D5D" w:rsidR="00EB480F" w:rsidRPr="00313E6C" w:rsidRDefault="00157BF1">
      <w:pPr>
        <w:pStyle w:val="Paragraph"/>
        <w:pPrChange w:id="645" w:author="Dylan CHEN" w:date="2026-08-29T21:28:00Z" w16du:dateUtc="2026-08-29T13:28:00Z">
          <w:pPr>
            <w:spacing w:before="120" w:after="120"/>
          </w:pPr>
        </w:pPrChange>
      </w:pPr>
      <w:r w:rsidRPr="00313E6C">
        <w:t xml:space="preserve">Thank you for </w:t>
      </w:r>
      <w:r w:rsidR="00FF53CD" w:rsidRPr="00313E6C">
        <w:t>the comment</w:t>
      </w:r>
      <w:r w:rsidRPr="00313E6C">
        <w:t xml:space="preserve">. We have now incorporated the announcement </w:t>
      </w:r>
      <w:r w:rsidR="00DB6DFB" w:rsidRPr="00313E6C">
        <w:t xml:space="preserve">link </w:t>
      </w:r>
      <w:r w:rsidRPr="00313E6C">
        <w:t xml:space="preserve">into </w:t>
      </w:r>
      <w:del w:id="646" w:author="Dylan CHEN" w:date="2026-08-30T17:39:00Z" w16du:dateUtc="2026-08-30T09:39:00Z">
        <w:r w:rsidRPr="00313E6C" w:rsidDel="00691A21">
          <w:delText xml:space="preserve">the </w:delText>
        </w:r>
      </w:del>
      <w:ins w:id="647" w:author="Dylan CHEN" w:date="2026-08-30T17:38:00Z" w16du:dateUtc="2026-08-30T09:38:00Z">
        <w:r w:rsidR="00691A21">
          <w:t>Appen</w:t>
        </w:r>
      </w:ins>
      <w:ins w:id="648" w:author="Dylan CHEN" w:date="2026-08-30T17:39:00Z" w16du:dateUtc="2026-08-30T09:39:00Z">
        <w:r w:rsidR="00691A21">
          <w:t xml:space="preserve">dix B where detailed background on the randomized experiment is provided. </w:t>
        </w:r>
      </w:ins>
      <w:del w:id="649" w:author="Dylan CHEN" w:date="2026-08-30T17:39:00Z" w16du:dateUtc="2026-08-30T09:39:00Z">
        <w:r w:rsidR="00E14180" w:rsidRPr="00313E6C" w:rsidDel="00691A21">
          <w:delText xml:space="preserve">XXX section of the </w:delText>
        </w:r>
        <w:r w:rsidRPr="00313E6C" w:rsidDel="00691A21">
          <w:delText xml:space="preserve">manuscript. </w:delText>
        </w:r>
        <w:r w:rsidR="00E14180" w:rsidRPr="001F085E" w:rsidDel="00691A21">
          <w:rPr>
            <w:highlight w:val="yellow"/>
          </w:rPr>
          <w:delText>[I can not find it]</w:delText>
        </w:r>
      </w:del>
    </w:p>
    <w:p w14:paraId="77010C30" w14:textId="1705EA5E" w:rsidR="00653DDB" w:rsidRPr="00313E6C" w:rsidRDefault="00653DDB" w:rsidP="00653DDB">
      <w:pPr>
        <w:spacing w:before="120" w:after="120"/>
      </w:pPr>
      <w:r w:rsidRPr="00313E6C">
        <w:t>---------------------------------------------------------------------------------------------------------------------</w:t>
      </w:r>
    </w:p>
    <w:p w14:paraId="47F5567C" w14:textId="2B635991" w:rsidR="001C1388" w:rsidRPr="00313E6C" w:rsidRDefault="001C1388" w:rsidP="00683A26">
      <w:pPr>
        <w:pStyle w:val="Heading1"/>
      </w:pPr>
      <w:r w:rsidRPr="00313E6C">
        <w:t>R1-</w:t>
      </w:r>
      <w:r w:rsidR="00D2443D" w:rsidRPr="00313E6C">
        <w:t>3</w:t>
      </w:r>
    </w:p>
    <w:p w14:paraId="476DE9F2" w14:textId="3A09BBB9"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In the response letter, the authors note that SegmentFault instituted policies </w:t>
      </w:r>
      <w:r w:rsidRPr="001F085E">
        <w:rPr>
          <w:rFonts w:eastAsia="SimSun"/>
          <w:i/>
          <w:iCs/>
          <w:kern w:val="2"/>
        </w:rPr>
        <w:t>discouraging or restricting the use of external GenAI tools</w:t>
      </w:r>
      <w:r w:rsidRPr="00313E6C">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sidRPr="00313E6C">
        <w:rPr>
          <w:rFonts w:eastAsia="SimSun"/>
          <w:i/>
          <w:iCs/>
          <w:kern w:val="2"/>
        </w:rPr>
        <w:t>“</w:t>
      </w:r>
      <w:r w:rsidRPr="00313E6C">
        <w:rPr>
          <w:rFonts w:eastAsia="SimSun"/>
          <w:i/>
          <w:iCs/>
          <w:kern w:val="2"/>
        </w:rPr>
        <w:t>external GenAI availability,</w:t>
      </w:r>
      <w:r w:rsidR="00E71BCF" w:rsidRPr="00313E6C">
        <w:rPr>
          <w:rFonts w:eastAsia="SimSun"/>
          <w:i/>
          <w:iCs/>
          <w:kern w:val="2"/>
        </w:rPr>
        <w:t>”</w:t>
      </w:r>
      <w:r w:rsidRPr="00313E6C">
        <w:rPr>
          <w:rFonts w:eastAsia="SimSun"/>
          <w:i/>
          <w:iCs/>
          <w:kern w:val="2"/>
        </w:rPr>
        <w:t xml:space="preserve"> and the interpretation and generalizability of the findings change</w:t>
      </w:r>
      <w:r w:rsidRPr="001F085E">
        <w:rPr>
          <w:rFonts w:eastAsia="SimSun"/>
          <w:i/>
          <w:iCs/>
          <w:kern w:val="2"/>
        </w:rPr>
        <w:t>. The authors should clarify the extent and enforcement of this policy</w:t>
      </w:r>
      <w:r w:rsidRPr="00313E6C">
        <w:rPr>
          <w:rFonts w:eastAsia="SimSun"/>
          <w:i/>
          <w:iCs/>
          <w:kern w:val="2"/>
        </w:rPr>
        <w:t xml:space="preserve"> and align the paper</w:t>
      </w:r>
      <w:r w:rsidR="003834AA" w:rsidRPr="00313E6C">
        <w:rPr>
          <w:rFonts w:eastAsia="SimSun"/>
          <w:i/>
          <w:iCs/>
          <w:kern w:val="2"/>
        </w:rPr>
        <w:t>’</w:t>
      </w:r>
      <w:r w:rsidRPr="00313E6C">
        <w:rPr>
          <w:rFonts w:eastAsia="SimSun"/>
          <w:i/>
          <w:iCs/>
          <w:kern w:val="2"/>
        </w:rPr>
        <w:t>s framing and claimed contribution accordingly.</w:t>
      </w:r>
    </w:p>
    <w:p w14:paraId="1782647A" w14:textId="0E18032E" w:rsidR="001C1388" w:rsidRPr="00313E6C" w:rsidRDefault="001C1388" w:rsidP="001C1388">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8E755" w14:textId="63050D0B" w:rsidR="00994AFC" w:rsidRDefault="00994AFC" w:rsidP="00994AFC">
      <w:pPr>
        <w:pStyle w:val="NormalWeb"/>
        <w:rPr>
          <w:ins w:id="650" w:author="Prof. LIU Ben" w:date="2026-08-30T23:46:00Z" w16du:dateUtc="2026-08-30T15:46:00Z"/>
          <w:color w:val="000000"/>
        </w:rPr>
      </w:pPr>
      <w:ins w:id="651" w:author="Prof. LIU Ben" w:date="2026-08-30T23:46:00Z" w16du:dateUtc="2026-08-30T15:46:00Z">
        <w:r>
          <w:rPr>
            <w:color w:val="000000"/>
          </w:rPr>
          <w:t>We thank you for raising this, and we appreciate the opportunity to resolve the apparent tension you identify. The tension dissolves once the scope of the community</w:t>
        </w:r>
      </w:ins>
      <w:ins w:id="652" w:author="Prof. LIU Ben" w:date="2026-08-30T23:47:00Z" w16du:dateUtc="2026-08-30T15:47:00Z">
        <w:r>
          <w:rPr>
            <w:color w:val="000000"/>
          </w:rPr>
          <w:t>’</w:t>
        </w:r>
      </w:ins>
      <w:ins w:id="653" w:author="Prof. LIU Ben" w:date="2026-08-30T23:46:00Z" w16du:dateUtc="2026-08-30T15:46:00Z">
        <w:r>
          <w:rPr>
            <w:color w:val="000000"/>
          </w:rPr>
          <w:t>s policy is made precise, and we agree that the manuscript needed to state this scope clearly and align its framing accordingly.</w:t>
        </w:r>
      </w:ins>
    </w:p>
    <w:p w14:paraId="2A3F8039" w14:textId="0DA894F3" w:rsidR="00994AFC" w:rsidRDefault="00994AFC" w:rsidP="00994AFC">
      <w:pPr>
        <w:pStyle w:val="NormalWeb"/>
        <w:rPr>
          <w:ins w:id="654" w:author="Prof. LIU Ben" w:date="2026-08-30T23:46:00Z" w16du:dateUtc="2026-08-30T15:46:00Z"/>
          <w:color w:val="000000"/>
        </w:rPr>
      </w:pPr>
      <w:ins w:id="655" w:author="Prof. LIU Ben" w:date="2026-08-30T23:46:00Z" w16du:dateUtc="2026-08-30T15:46:00Z">
        <w:r>
          <w:rPr>
            <w:color w:val="000000"/>
          </w:rPr>
          <w:t>The community</w:t>
        </w:r>
      </w:ins>
      <w:ins w:id="656" w:author="Prof. LIU Ben" w:date="2026-08-30T23:47:00Z" w16du:dateUtc="2026-08-30T15:47:00Z">
        <w:r>
          <w:rPr>
            <w:color w:val="000000"/>
          </w:rPr>
          <w:t>’</w:t>
        </w:r>
      </w:ins>
      <w:ins w:id="657" w:author="Prof. LIU Ben" w:date="2026-08-30T23:46:00Z" w16du:dateUtc="2026-08-30T15:46:00Z">
        <w:r>
          <w:rPr>
            <w:color w:val="000000"/>
          </w:rPr>
          <w:t>s restriction targets</w:t>
        </w:r>
      </w:ins>
      <w:ins w:id="658" w:author="Prof. LIU Ben" w:date="2026-08-30T23:47:00Z" w16du:dateUtc="2026-08-30T15:47:00Z">
        <w:r>
          <w:rPr>
            <w:rFonts w:hint="eastAsia"/>
            <w:color w:val="000000"/>
          </w:rPr>
          <w:t xml:space="preserve"> posting</w:t>
        </w:r>
      </w:ins>
      <w:ins w:id="659" w:author="Prof. LIU Ben" w:date="2026-08-30T23:46:00Z" w16du:dateUtc="2026-08-30T15:46:00Z">
        <w:r>
          <w:rPr>
            <w:color w:val="000000"/>
          </w:rPr>
          <w:t xml:space="preserve"> AI-generated answers, that is, submitting output copied from an external tool as one</w:t>
        </w:r>
      </w:ins>
      <w:ins w:id="660" w:author="Prof. LIU Ben" w:date="2026-08-30T23:47:00Z" w16du:dateUtc="2026-08-30T15:47:00Z">
        <w:r>
          <w:rPr>
            <w:color w:val="000000"/>
          </w:rPr>
          <w:t>’</w:t>
        </w:r>
      </w:ins>
      <w:ins w:id="661" w:author="Prof. LIU Ben" w:date="2026-08-30T23:46:00Z" w16du:dateUtc="2026-08-30T15:46:00Z">
        <w:r>
          <w:rPr>
            <w:color w:val="000000"/>
          </w:rPr>
          <w:t xml:space="preserve">s own work on the platform. It does not target, and in practice cannot detect or prevent, a user privately consulting ChatGPT or learning from it before deciding whether and how to answer. </w:t>
        </w:r>
      </w:ins>
      <w:ins w:id="662" w:author="Prof. LIU Ben" w:date="2026-08-30T23:47:00Z" w16du:dateUtc="2026-08-30T15:47:00Z">
        <w:r>
          <w:rPr>
            <w:color w:val="000000"/>
          </w:rPr>
          <w:t>T</w:t>
        </w:r>
        <w:r>
          <w:rPr>
            <w:rFonts w:hint="eastAsia"/>
            <w:color w:val="000000"/>
          </w:rPr>
          <w:t>herefore,</w:t>
        </w:r>
      </w:ins>
      <w:ins w:id="663" w:author="Prof. LIU Ben" w:date="2026-08-30T23:48:00Z" w16du:dateUtc="2026-08-30T15:48:00Z">
        <w:r>
          <w:rPr>
            <w:rFonts w:hint="eastAsia"/>
            <w:color w:val="000000"/>
          </w:rPr>
          <w:t xml:space="preserve"> t</w:t>
        </w:r>
      </w:ins>
      <w:ins w:id="664" w:author="Prof. LIU Ben" w:date="2026-08-30T23:46:00Z" w16du:dateUtc="2026-08-30T15:46:00Z">
        <w:r>
          <w:rPr>
            <w:color w:val="000000"/>
          </w:rPr>
          <w:t xml:space="preserve">he policy governs what appears in the answer thread, not what users do before they post. This is an important distinction for your concern: the baseline environment is still one of external GenAI availability, because the demand-diverting channel that prior work documents, </w:t>
        </w:r>
      </w:ins>
      <w:ins w:id="665" w:author="Prof. LIU Ben" w:date="2026-08-30T23:48:00Z" w16du:dateUtc="2026-08-30T15:48:00Z">
        <w:r>
          <w:rPr>
            <w:rFonts w:hint="eastAsia"/>
            <w:color w:val="000000"/>
          </w:rPr>
          <w:t xml:space="preserve">that is, </w:t>
        </w:r>
      </w:ins>
      <w:ins w:id="666" w:author="Prof. LIU Ben" w:date="2026-08-30T23:46:00Z" w16du:dateUtc="2026-08-30T15:46:00Z">
        <w:r>
          <w:rPr>
            <w:color w:val="000000"/>
          </w:rPr>
          <w:t xml:space="preserve">users obtaining answers privately from external tools </w:t>
        </w:r>
        <w:r>
          <w:rPr>
            <w:color w:val="000000"/>
          </w:rPr>
          <w:lastRenderedPageBreak/>
          <w:t>rather than turning to the community, operates entirely upstream of any posting and is untouched by the restriction. What the policy removes is only the contamination of our outcome measures by copied external output.</w:t>
        </w:r>
      </w:ins>
    </w:p>
    <w:p w14:paraId="28FC639A" w14:textId="23A1106E" w:rsidR="003B3E2B" w:rsidRPr="00994AFC" w:rsidDel="00994AFC" w:rsidRDefault="00994AFC" w:rsidP="00994AFC">
      <w:pPr>
        <w:pStyle w:val="NormalWeb"/>
        <w:rPr>
          <w:del w:id="667" w:author="Prof. LIU Ben" w:date="2026-08-30T23:46:00Z" w16du:dateUtc="2026-08-30T15:46:00Z"/>
          <w:color w:val="000000"/>
          <w:rPrChange w:id="668" w:author="Prof. LIU Ben" w:date="2026-08-30T23:49:00Z" w16du:dateUtc="2026-08-30T15:49:00Z">
            <w:rPr>
              <w:del w:id="669" w:author="Prof. LIU Ben" w:date="2026-08-30T23:46:00Z" w16du:dateUtc="2026-08-30T15:46:00Z"/>
            </w:rPr>
          </w:rPrChange>
        </w:rPr>
        <w:pPrChange w:id="670" w:author="Prof. LIU Ben" w:date="2026-08-30T23:49:00Z" w16du:dateUtc="2026-08-30T15:49:00Z">
          <w:pPr>
            <w:spacing w:before="120" w:after="120"/>
          </w:pPr>
        </w:pPrChange>
      </w:pPr>
      <w:commentRangeStart w:id="671"/>
      <w:ins w:id="672" w:author="Prof. LIU Ben" w:date="2026-08-30T23:46:00Z" w16du:dateUtc="2026-08-30T15:46:00Z">
        <w:r>
          <w:rPr>
            <w:color w:val="000000"/>
          </w:rPr>
          <w:t xml:space="preserve">We have made this explicit in two places. In Appendix B (Background on the Randomized Experiment and Randomization Check), we now state: </w:t>
        </w:r>
      </w:ins>
      <w:ins w:id="673" w:author="Prof. LIU Ben" w:date="2026-08-30T23:48:00Z" w16du:dateUtc="2026-08-30T15:48:00Z">
        <w:r>
          <w:rPr>
            <w:color w:val="000000"/>
          </w:rPr>
          <w:t>“</w:t>
        </w:r>
      </w:ins>
      <w:ins w:id="674" w:author="Prof. LIU Ben" w:date="2026-08-30T23:46:00Z" w16du:dateUtc="2026-08-30T15:46:00Z">
        <w:r>
          <w:rPr>
            <w:color w:val="000000"/>
          </w:rPr>
          <w:t>The community in our setting discourages the posting of AI-generated answers, that is, answers that a user copies from an external tool and submits as the user</w:t>
        </w:r>
      </w:ins>
      <w:ins w:id="675" w:author="Prof. LIU Ben" w:date="2026-08-30T23:48:00Z" w16du:dateUtc="2026-08-30T15:48:00Z">
        <w:r>
          <w:rPr>
            <w:color w:val="000000"/>
          </w:rPr>
          <w:t>’</w:t>
        </w:r>
      </w:ins>
      <w:ins w:id="676" w:author="Prof. LIU Ben" w:date="2026-08-30T23:46:00Z" w16du:dateUtc="2026-08-30T15:46:00Z">
        <w:r>
          <w:rPr>
            <w:color w:val="000000"/>
          </w:rPr>
          <w:t>s own work. It does not, and in practice cannot, prevent users from consulting ChatGPT or learning from it before they post.</w:t>
        </w:r>
      </w:ins>
      <w:ins w:id="677" w:author="Prof. LIU Ben" w:date="2026-08-30T23:49:00Z" w16du:dateUtc="2026-08-30T15:49:00Z">
        <w:r>
          <w:rPr>
            <w:color w:val="000000"/>
          </w:rPr>
          <w:t>”</w:t>
        </w:r>
      </w:ins>
      <w:ins w:id="678" w:author="Prof. LIU Ben" w:date="2026-08-30T23:46:00Z" w16du:dateUtc="2026-08-30T15:46:00Z">
        <w:r>
          <w:rPr>
            <w:color w:val="000000"/>
          </w:rPr>
          <w:t xml:space="preserve"> We then define the baseline precisely in the Introduction: </w:t>
        </w:r>
      </w:ins>
      <w:ins w:id="679" w:author="Prof. LIU Ben" w:date="2026-08-30T23:49:00Z" w16du:dateUtc="2026-08-30T15:49:00Z">
        <w:r>
          <w:rPr>
            <w:color w:val="000000"/>
          </w:rPr>
          <w:t>“</w:t>
        </w:r>
      </w:ins>
      <w:ins w:id="680" w:author="Prof. LIU Ben" w:date="2026-08-30T23:46:00Z" w16du:dateUtc="2026-08-30T15:46:00Z">
        <w:r>
          <w:rPr>
            <w:color w:val="000000"/>
          </w:rPr>
          <w:t>Because external GenAI remained available for private use in both conditions and continued to divert demand from the community, our estimates capture the incremental effect of adding internal GenAI rather than the effect of GenAI relative to an AI-free environment.</w:t>
        </w:r>
      </w:ins>
      <w:ins w:id="681" w:author="Prof. LIU Ben" w:date="2026-08-30T23:49:00Z" w16du:dateUtc="2026-08-30T15:49:00Z">
        <w:r>
          <w:rPr>
            <w:color w:val="000000"/>
          </w:rPr>
          <w:t>”</w:t>
        </w:r>
      </w:ins>
      <w:del w:id="682" w:author="Prof. LIU Ben" w:date="2026-08-30T23:46:00Z" w16du:dateUtc="2026-08-30T15:46:00Z">
        <w:r w:rsidR="003B3E2B" w:rsidRPr="00313E6C" w:rsidDel="00994AFC">
          <w:delText xml:space="preserve">We thank </w:delText>
        </w:r>
        <w:r w:rsidR="00501171" w:rsidDel="00994AFC">
          <w:rPr>
            <w:rFonts w:hint="eastAsia"/>
          </w:rPr>
          <w:delText>you</w:delText>
        </w:r>
        <w:r w:rsidR="003B3E2B" w:rsidRPr="00313E6C" w:rsidDel="00994AFC">
          <w:delText xml:space="preserve"> for </w:delText>
        </w:r>
        <w:r w:rsidR="00E370F7" w:rsidRPr="00313E6C" w:rsidDel="00994AFC">
          <w:delText>the question</w:delText>
        </w:r>
        <w:r w:rsidR="003B3E2B" w:rsidRPr="00313E6C" w:rsidDel="00994AFC">
          <w:delText>. The community</w:delText>
        </w:r>
        <w:r w:rsidR="003834AA" w:rsidRPr="00313E6C" w:rsidDel="00994AFC">
          <w:delText>’</w:delText>
        </w:r>
        <w:r w:rsidR="003B3E2B" w:rsidRPr="00313E6C" w:rsidDel="00994AFC">
          <w:delText>s restriction targets posting AI-generated answers on the platform, that is, submitting output copied from an external tool as one</w:delText>
        </w:r>
        <w:r w:rsidR="003834AA" w:rsidRPr="00313E6C" w:rsidDel="00994AFC">
          <w:delText>’</w:delText>
        </w:r>
        <w:r w:rsidR="003B3E2B" w:rsidRPr="00313E6C" w:rsidDel="00994AFC">
          <w:delText>s own work. The restriction does not target, and in practice cannot target, a user consulting ChatGPT or learning from it before posting.</w:delText>
        </w:r>
      </w:del>
      <w:commentRangeEnd w:id="671"/>
      <w:r w:rsidRPr="00994AFC">
        <w:rPr>
          <w:rStyle w:val="CommentReference"/>
          <w:color w:val="000000"/>
          <w:sz w:val="24"/>
          <w:szCs w:val="24"/>
          <w:rPrChange w:id="683" w:author="Prof. LIU Ben" w:date="2026-08-30T23:49:00Z" w16du:dateUtc="2026-08-30T15:49:00Z">
            <w:rPr>
              <w:rStyle w:val="CommentReference"/>
              <w:sz w:val="24"/>
              <w:szCs w:val="24"/>
            </w:rPr>
          </w:rPrChange>
        </w:rPr>
        <w:commentReference w:id="671"/>
      </w:r>
    </w:p>
    <w:p w14:paraId="72451D9A" w14:textId="77777777" w:rsidR="00994AFC" w:rsidRPr="00313E6C" w:rsidRDefault="00994AFC" w:rsidP="00994AFC">
      <w:pPr>
        <w:pStyle w:val="NormalWeb"/>
        <w:rPr>
          <w:ins w:id="684" w:author="Prof. LIU Ben" w:date="2026-08-30T23:46:00Z" w16du:dateUtc="2026-08-30T15:46:00Z"/>
          <w:rFonts w:hint="eastAsia"/>
        </w:rPr>
        <w:pPrChange w:id="685" w:author="Prof. LIU Ben" w:date="2026-08-30T23:49:00Z" w16du:dateUtc="2026-08-30T15:49:00Z">
          <w:pPr>
            <w:pStyle w:val="Paragraph"/>
          </w:pPr>
        </w:pPrChange>
      </w:pPr>
    </w:p>
    <w:p w14:paraId="174AE9DD" w14:textId="5F420E66" w:rsidR="003B3E2B" w:rsidRPr="00313E6C" w:rsidDel="00994AFC" w:rsidRDefault="00542697" w:rsidP="0045088B">
      <w:pPr>
        <w:pStyle w:val="Paragraph"/>
        <w:rPr>
          <w:del w:id="686" w:author="Prof. LIU Ben" w:date="2026-08-30T23:46:00Z" w16du:dateUtc="2026-08-30T15:46:00Z"/>
        </w:rPr>
      </w:pPr>
      <w:del w:id="687" w:author="Prof. LIU Ben" w:date="2026-08-30T23:46:00Z" w16du:dateUtc="2026-08-30T15:46:00Z">
        <w:r w:rsidRPr="001F085E" w:rsidDel="00994AFC">
          <w:rPr>
            <w:highlight w:val="yellow"/>
          </w:rPr>
          <w:delText>[double check the manuscript]</w:delText>
        </w:r>
        <w:r w:rsidR="003B3E2B" w:rsidRPr="00313E6C" w:rsidDel="00994AFC">
          <w:delText xml:space="preserve">This distinction is now stated directly in the </w:delText>
        </w:r>
        <w:commentRangeStart w:id="688"/>
        <w:r w:rsidR="003B3E2B" w:rsidRPr="00313E6C" w:rsidDel="00994AFC">
          <w:delText>introduction</w:delText>
        </w:r>
      </w:del>
      <w:commentRangeEnd w:id="688"/>
      <w:del w:id="689" w:author="Dylan CHEN" w:date="2026-08-30T11:39:00Z" w16du:dateUtc="2026-08-30T03:39:00Z">
        <w:r w:rsidR="00501171" w:rsidDel="009725B7">
          <w:rPr>
            <w:rStyle w:val="CommentReference"/>
            <w:rFonts w:hint="eastAsia"/>
            <w:sz w:val="24"/>
            <w:szCs w:val="24"/>
          </w:rPr>
          <w:commentReference w:id="688"/>
        </w:r>
      </w:del>
      <w:ins w:id="690" w:author="Dylan CHEN" w:date="2026-08-30T11:39:00Z" w16du:dateUtc="2026-08-30T03:39:00Z">
        <w:del w:id="691" w:author="Prof. LIU Ben" w:date="2026-08-30T23:46:00Z" w16du:dateUtc="2026-08-30T15:46:00Z">
          <w:r w:rsidR="009725B7" w:rsidDel="00994AFC">
            <w:rPr>
              <w:rFonts w:hint="eastAsia"/>
            </w:rPr>
            <w:delText>Appendix B (</w:delText>
          </w:r>
          <w:r w:rsidR="009725B7" w:rsidRPr="009725B7" w:rsidDel="00994AFC">
            <w:delText>Background on the Randomized Experiment and Randomization Check</w:delText>
          </w:r>
          <w:r w:rsidR="009725B7" w:rsidDel="00994AFC">
            <w:rPr>
              <w:rFonts w:hint="eastAsia"/>
            </w:rPr>
            <w:delText>)</w:delText>
          </w:r>
        </w:del>
      </w:ins>
      <w:del w:id="692" w:author="Prof. LIU Ben" w:date="2026-08-30T23:46:00Z" w16du:dateUtc="2026-08-30T15:46:00Z">
        <w:r w:rsidR="003B3E2B" w:rsidRPr="00313E6C" w:rsidDel="00994AFC">
          <w:delText xml:space="preserve">. The paragraph reads: </w:delText>
        </w:r>
        <w:r w:rsidR="00E71BCF" w:rsidRPr="00313E6C" w:rsidDel="00994AFC">
          <w:delText>“</w:delText>
        </w:r>
        <w:r w:rsidR="003B3E2B" w:rsidRPr="00313E6C" w:rsidDel="00994AFC">
          <w:delText>The community in our setting discourages the posting of AI-generated answers, that is, answers that a user copies from an external tool and submits as the user</w:delText>
        </w:r>
        <w:r w:rsidR="003834AA" w:rsidRPr="00313E6C" w:rsidDel="00994AFC">
          <w:delText>’</w:delText>
        </w:r>
        <w:r w:rsidR="003B3E2B" w:rsidRPr="00313E6C" w:rsidDel="00994AFC">
          <w:delText>s own work. It does not, and in practice cannot, prevent users from consulting ChatGPT or learning from it before they post.</w:delText>
        </w:r>
        <w:r w:rsidR="00E71BCF" w:rsidRPr="00313E6C" w:rsidDel="00994AFC">
          <w:delText>”</w:delText>
        </w:r>
        <w:r w:rsidR="003B3E2B" w:rsidRPr="00313E6C" w:rsidDel="00994AFC">
          <w:delText xml:space="preserve"> We then define the baseline precisely</w:delText>
        </w:r>
      </w:del>
      <w:ins w:id="693" w:author="Dylan CHEN" w:date="2026-08-30T11:39:00Z" w16du:dateUtc="2026-08-30T03:39:00Z">
        <w:del w:id="694" w:author="Prof. LIU Ben" w:date="2026-08-30T23:46:00Z" w16du:dateUtc="2026-08-30T15:46:00Z">
          <w:r w:rsidR="009725B7" w:rsidDel="00994AFC">
            <w:rPr>
              <w:rFonts w:hint="eastAsia"/>
            </w:rPr>
            <w:delText xml:space="preserve"> in the introduction</w:delText>
          </w:r>
        </w:del>
      </w:ins>
      <w:del w:id="695" w:author="Prof. LIU Ben" w:date="2026-08-30T23:46:00Z" w16du:dateUtc="2026-08-30T15:46:00Z">
        <w:r w:rsidR="003B3E2B" w:rsidRPr="00313E6C" w:rsidDel="00994AFC">
          <w:delText xml:space="preserve">: </w:delText>
        </w:r>
        <w:commentRangeStart w:id="696"/>
        <w:r w:rsidR="00E71BCF" w:rsidRPr="00313E6C" w:rsidDel="00994AFC">
          <w:delText>“</w:delText>
        </w:r>
      </w:del>
      <w:ins w:id="697" w:author="Dylan CHEN" w:date="2026-08-30T17:37:00Z" w16du:dateUtc="2026-08-30T09:37:00Z">
        <w:del w:id="698" w:author="Prof. LIU Ben" w:date="2026-08-30T23:46:00Z" w16du:dateUtc="2026-08-30T15:46:00Z">
          <w:r w:rsidR="00985298" w:rsidRPr="00985298" w:rsidDel="00994AFC">
            <w:delText>Because external GenAI remained available for private use in both conditions and continued to divert demand from the community, our estimates capture the incremental effect of adding internal GenAI rather than the effect of GenAI relative to an AI-free environment.</w:delText>
          </w:r>
        </w:del>
      </w:ins>
      <w:del w:id="699" w:author="Prof. LIU Ben" w:date="2026-08-30T23:46:00Z" w16du:dateUtc="2026-08-30T15:46:00Z">
        <w:r w:rsidR="003B3E2B" w:rsidRPr="00313E6C" w:rsidDel="00994AFC">
          <w:delText>The baseline against which we measure the effect of internal GenAI is therefore one in which external GenAI remains available for private use and continues to divert demand.</w:delText>
        </w:r>
        <w:r w:rsidR="00E71BCF" w:rsidRPr="00313E6C" w:rsidDel="00994AFC">
          <w:delText>”</w:delText>
        </w:r>
        <w:commentRangeEnd w:id="696"/>
        <w:r w:rsidR="00A14A78" w:rsidRPr="00313E6C" w:rsidDel="00994AFC">
          <w:rPr>
            <w:rStyle w:val="CommentReference"/>
            <w:sz w:val="24"/>
            <w:szCs w:val="24"/>
          </w:rPr>
          <w:commentReference w:id="696"/>
        </w:r>
      </w:del>
    </w:p>
    <w:p w14:paraId="5FC32225" w14:textId="327E8736" w:rsidR="003B3E2B" w:rsidRPr="00313E6C" w:rsidDel="00994AFC" w:rsidRDefault="003B3E2B" w:rsidP="0045088B">
      <w:pPr>
        <w:pStyle w:val="Paragraph"/>
        <w:rPr>
          <w:del w:id="700" w:author="Prof. LIU Ben" w:date="2026-08-30T23:46:00Z" w16du:dateUtc="2026-08-30T15:46:00Z"/>
        </w:rPr>
      </w:pPr>
      <w:del w:id="701" w:author="Prof. LIU Ben" w:date="2026-08-30T23:46:00Z" w16du:dateUtc="2026-08-30T15:46:00Z">
        <w:r w:rsidRPr="00313E6C" w:rsidDel="00994AFC">
          <w:delText xml:space="preserve">The two claims are therefore not in tension. External GenAI availability remains </w:delText>
        </w:r>
        <w:r w:rsidR="00850B1A" w:rsidRPr="00313E6C" w:rsidDel="00994AFC">
          <w:delText>valid</w:delText>
        </w:r>
        <w:r w:rsidRPr="00313E6C" w:rsidDel="00994AFC">
          <w:delText xml:space="preserve"> under the restriction. </w:delText>
        </w:r>
        <w:r w:rsidR="00A633A9" w:rsidRPr="00313E6C" w:rsidDel="00994AFC">
          <w:delText xml:space="preserve">We clarifty this </w:delText>
        </w:r>
        <w:r w:rsidRPr="00313E6C" w:rsidDel="00994AFC">
          <w:delText xml:space="preserve">in </w:delText>
        </w:r>
        <w:r w:rsidR="00352AA5" w:rsidRPr="00313E6C" w:rsidDel="00994AFC">
          <w:delText>the introduction section</w:delText>
        </w:r>
        <w:r w:rsidRPr="00313E6C" w:rsidDel="00994AFC">
          <w:delText>.</w:delText>
        </w:r>
      </w:del>
    </w:p>
    <w:p w14:paraId="64367307" w14:textId="77777777" w:rsidR="001C1388" w:rsidRPr="00313E6C" w:rsidRDefault="001C1388" w:rsidP="001C1388">
      <w:pPr>
        <w:spacing w:before="120" w:after="120"/>
      </w:pPr>
      <w:r w:rsidRPr="00313E6C">
        <w:t>---------------------------------------------------------------------------------------------------------------------</w:t>
      </w:r>
    </w:p>
    <w:p w14:paraId="24DFDFBE" w14:textId="2D2B35B8" w:rsidR="00EC4343" w:rsidRPr="00313E6C" w:rsidRDefault="00EC4343" w:rsidP="00683A26">
      <w:pPr>
        <w:pStyle w:val="Heading1"/>
      </w:pPr>
      <w:r w:rsidRPr="00313E6C">
        <w:t>R1-4</w:t>
      </w:r>
      <w:r w:rsidR="00DB0BEB" w:rsidRPr="00313E6C">
        <w:t>*</w:t>
      </w:r>
    </w:p>
    <w:p w14:paraId="3B973365" w14:textId="667BA53A" w:rsidR="00EC4343" w:rsidRPr="00313E6C" w:rsidRDefault="00B866F7" w:rsidP="00EC4343">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A related concern is the apparent inconsistency between the platform</w:t>
      </w:r>
      <w:r w:rsidR="003834AA" w:rsidRPr="00313E6C">
        <w:rPr>
          <w:rFonts w:eastAsia="SimSun"/>
          <w:i/>
          <w:iCs/>
          <w:kern w:val="2"/>
        </w:rPr>
        <w:t>’</w:t>
      </w:r>
      <w:r w:rsidRPr="00313E6C">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1F085E">
        <w:rPr>
          <w:rFonts w:eastAsia="SimSun"/>
          <w:i/>
          <w:iCs/>
          <w:kern w:val="2"/>
        </w:rPr>
        <w:t>concerns about inaccuracy and hallucination</w:t>
      </w:r>
      <w:r w:rsidRPr="00313E6C">
        <w:rPr>
          <w:rFonts w:eastAsia="SimSun"/>
          <w:i/>
          <w:iCs/>
          <w:kern w:val="2"/>
        </w:rPr>
        <w:t>. This raises an important question: why would users view the platform</w:t>
      </w:r>
      <w:r w:rsidR="003834AA" w:rsidRPr="00313E6C">
        <w:rPr>
          <w:rFonts w:eastAsia="SimSun"/>
          <w:i/>
          <w:iCs/>
          <w:kern w:val="2"/>
        </w:rPr>
        <w:t>’</w:t>
      </w:r>
      <w:r w:rsidRPr="00313E6C">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1F085E">
        <w:rPr>
          <w:rFonts w:eastAsia="SimSun"/>
          <w:i/>
          <w:iCs/>
          <w:kern w:val="2"/>
        </w:rPr>
        <w:t>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5712B8B" w14:textId="5850A3D0" w:rsidR="005048B7" w:rsidRDefault="005048B7">
      <w:pPr>
        <w:pStyle w:val="Paragraph"/>
        <w:pPrChange w:id="702" w:author="Dylan CHEN" w:date="2026-08-29T21:28:00Z" w16du:dateUtc="2026-08-29T13:28:00Z">
          <w:pPr>
            <w:pStyle w:val="NormalWeb"/>
          </w:pPr>
        </w:pPrChange>
      </w:pPr>
      <w:r>
        <w:t xml:space="preserve">We thank </w:t>
      </w:r>
      <w:r>
        <w:rPr>
          <w:rFonts w:hint="eastAsia"/>
        </w:rPr>
        <w:t>you</w:t>
      </w:r>
      <w:r>
        <w:t xml:space="preserve"> for this thoughtful comment. We understand the concern as raising two related questions: first, whether the platform’s restriction on external GenAI and its deployment of an internal GenAI system create a governance inconsistency; and second, whether users may have reacted negatively to this perceived inconsistency in ways that could confound the mechanisms </w:t>
      </w:r>
      <w:r>
        <w:rPr>
          <w:rFonts w:hint="eastAsia"/>
        </w:rPr>
        <w:t xml:space="preserve">originally </w:t>
      </w:r>
      <w:r>
        <w:t>proposed in the paper.</w:t>
      </w:r>
    </w:p>
    <w:p w14:paraId="51A04A1D" w14:textId="58254FD5" w:rsidR="005048B7" w:rsidRDefault="005048B7">
      <w:pPr>
        <w:pStyle w:val="Paragraph"/>
        <w:pPrChange w:id="703" w:author="Dylan CHEN" w:date="2026-08-29T21:28:00Z" w16du:dateUtc="2026-08-29T13:28:00Z">
          <w:pPr>
            <w:pStyle w:val="NormalWeb"/>
          </w:pPr>
        </w:pPrChange>
      </w:pPr>
      <w:r>
        <w:rPr>
          <w:rFonts w:hint="eastAsia"/>
        </w:rPr>
        <w:t xml:space="preserve">To clarify, the </w:t>
      </w:r>
      <w:r>
        <w:t xml:space="preserve">two policies are </w:t>
      </w:r>
      <w:r w:rsidR="001F68E7">
        <w:rPr>
          <w:rFonts w:hint="eastAsia"/>
        </w:rPr>
        <w:t>actually coherent</w:t>
      </w:r>
      <w:r>
        <w:t xml:space="preserve">. The restriction on external GenAI use and the deployment of internal GenAI </w:t>
      </w:r>
      <w:r w:rsidR="001F68E7">
        <w:rPr>
          <w:rFonts w:hint="eastAsia"/>
        </w:rPr>
        <w:t>are</w:t>
      </w:r>
      <w:r>
        <w:t xml:space="preserve"> responses to the same governance problem: how to manage AI-generated content in a technical Q&amp;A community where accuracy, accountability, and source transparency are central. Unrestricted use of external GenAI would allow many users to post AI-generated answers as if they were their own, without consistent disclosure of the source. This would make it difficult for readers to identify which answers were AI-generated and to calibrate their trust accordingly. By contrast, the platform’s internal GenAI answer is displayed with a clear AI label. From a governance perspective, the distinction is therefore not simply “external AI prohibited, internal AI allowed.” Rather, it is a distinction between many undisclosed AI-generated answers </w:t>
      </w:r>
      <w:r w:rsidR="001F68E7">
        <w:rPr>
          <w:rFonts w:hint="eastAsia"/>
        </w:rPr>
        <w:t>flooding</w:t>
      </w:r>
      <w:r>
        <w:t xml:space="preserve"> the platform and a single, visibly labeled AI answer whose source is </w:t>
      </w:r>
      <w:r>
        <w:lastRenderedPageBreak/>
        <w:t>transparent to users.</w:t>
      </w:r>
    </w:p>
    <w:p w14:paraId="0D48137A" w14:textId="7C5B992B" w:rsidR="005048B7" w:rsidRDefault="005048B7">
      <w:pPr>
        <w:pStyle w:val="Paragraph"/>
        <w:pPrChange w:id="704" w:author="Dylan CHEN" w:date="2026-08-29T21:28:00Z" w16du:dateUtc="2026-08-29T13:28:00Z">
          <w:pPr>
            <w:pStyle w:val="NormalWeb"/>
          </w:pPr>
        </w:pPrChange>
      </w:pPr>
      <w:r>
        <w:t>If users responded with strong frustration or resentment toward the internal GenAI deployment, we would expect the effect to appear in broader engagement outcomes, not only in the decision to contribute an answer after seeing a specific AI response. For example, users might stop posting questions, visit fewer question pages, reduce browsing activity, or engage less in follow-up dialogue within threads. However, the analyses reported in the previous version of the manuscript show no such broad decline: AI-generated answers have neutral effects on questioner retention, interactive dialogue, and question viewership. These patterns suggest that the intervention did not meaningfully reduce general platform engagement.</w:t>
      </w:r>
    </w:p>
    <w:p w14:paraId="069E5EAE" w14:textId="68A3D2DF" w:rsidR="00D66BD8" w:rsidRPr="001F085E" w:rsidRDefault="005048B7">
      <w:pPr>
        <w:pStyle w:val="Paragraph"/>
        <w:pPrChange w:id="705" w:author="Dylan CHEN" w:date="2026-08-29T21:28:00Z" w16du:dateUtc="2026-08-29T13:28:00Z">
          <w:pPr>
            <w:pStyle w:val="NormalWeb"/>
          </w:pPr>
        </w:pPrChange>
      </w:pPr>
      <w:r>
        <w:t xml:space="preserve">In addition, we conducted a systematic search of user posts on the platform for expressions of frustration, resentment, or opposition toward the internal GenAI system. We did not find evidence of such user backlash. </w:t>
      </w:r>
      <w:r w:rsidR="001F68E7">
        <w:rPr>
          <w:rFonts w:hint="eastAsia"/>
        </w:rPr>
        <w:t>Therefore,</w:t>
      </w:r>
      <w:r>
        <w:t xml:space="preserve"> a broad resentment-based explanation </w:t>
      </w:r>
      <w:r w:rsidR="001F68E7">
        <w:rPr>
          <w:rFonts w:hint="eastAsia"/>
        </w:rPr>
        <w:t xml:space="preserve">is </w:t>
      </w:r>
      <w:r>
        <w:t>less consistent with the available data.</w:t>
      </w:r>
    </w:p>
    <w:p w14:paraId="0F97A61B" w14:textId="77777777" w:rsidR="00FC38A4" w:rsidRPr="00313E6C" w:rsidRDefault="00EC4343" w:rsidP="00683A26">
      <w:pPr>
        <w:spacing w:before="120" w:after="120"/>
      </w:pPr>
      <w:r w:rsidRPr="00313E6C">
        <w:t>---------------------------------------------------------------------------------------------------------------------</w:t>
      </w:r>
    </w:p>
    <w:p w14:paraId="64CE3AE4" w14:textId="2D8655EB" w:rsidR="00EC4343" w:rsidRPr="00313E6C" w:rsidRDefault="00EC4343" w:rsidP="00683A26">
      <w:pPr>
        <w:pStyle w:val="Heading1"/>
      </w:pPr>
      <w:bookmarkStart w:id="706" w:name="OLE_LINK24"/>
      <w:r w:rsidRPr="00313E6C">
        <w:t>R1-5</w:t>
      </w:r>
    </w:p>
    <w:p w14:paraId="486C11C7" w14:textId="0DA1D27A" w:rsidR="00DE7E96"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w:t>
      </w:r>
      <w:r w:rsidR="003834AA" w:rsidRPr="00313E6C">
        <w:rPr>
          <w:rFonts w:eastAsia="SimSun"/>
          <w:i/>
          <w:iCs/>
          <w:kern w:val="2"/>
        </w:rPr>
        <w:t>’</w:t>
      </w:r>
      <w:r w:rsidRPr="00313E6C">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313E6C" w:rsidRDefault="00DE7E96" w:rsidP="00D241ED">
      <w:pPr>
        <w:ind w:left="480"/>
        <w:rPr>
          <w:rFonts w:eastAsia="SimSun"/>
        </w:rPr>
      </w:pPr>
      <w:r w:rsidRPr="00313E6C">
        <w:rPr>
          <w:rFonts w:eastAsia="SimSun"/>
          <w:i/>
          <w:iCs/>
          <w:kern w:val="2"/>
        </w:rPr>
        <w:t xml:space="preserve">The claim that Quora is a </w:t>
      </w:r>
      <w:r w:rsidR="00E71BCF" w:rsidRPr="00313E6C">
        <w:rPr>
          <w:rFonts w:eastAsia="SimSun"/>
          <w:i/>
          <w:iCs/>
          <w:kern w:val="2"/>
        </w:rPr>
        <w:t>“</w:t>
      </w:r>
      <w:r w:rsidRPr="00313E6C">
        <w:rPr>
          <w:rFonts w:eastAsia="SimSun"/>
          <w:i/>
          <w:iCs/>
          <w:kern w:val="2"/>
        </w:rPr>
        <w:t>general-interest</w:t>
      </w:r>
      <w:r w:rsidR="00E71BCF" w:rsidRPr="00313E6C">
        <w:rPr>
          <w:rFonts w:eastAsia="SimSun"/>
          <w:i/>
          <w:iCs/>
          <w:kern w:val="2"/>
        </w:rPr>
        <w:t>”</w:t>
      </w:r>
      <w:r w:rsidRPr="00313E6C">
        <w:rPr>
          <w:rFonts w:eastAsia="SimSun"/>
          <w:i/>
          <w:iCs/>
          <w:kern w:val="2"/>
        </w:rPr>
        <w:t xml:space="preserve"> platform whereas the present study focuses on technical users is overstated. </w:t>
      </w:r>
      <w:r w:rsidRPr="001F085E">
        <w:rPr>
          <w:rFonts w:eastAsia="SimSun"/>
          <w:i/>
          <w:iCs/>
          <w:kern w:val="2"/>
        </w:rPr>
        <w:t>Quora does host IT- and technology-focused communities, and Su et al. explicitly analyze objective versus subjective questions and expert versus non-expert contributors</w:t>
      </w:r>
      <w:r w:rsidRPr="00313E6C">
        <w:rPr>
          <w:rFonts w:eastAsia="SimSun"/>
          <w:i/>
          <w:iCs/>
          <w:kern w:val="2"/>
        </w:rPr>
        <w:t>. Thus, differences in user composition alone cannot explain the opposite findings.</w:t>
      </w:r>
    </w:p>
    <w:p w14:paraId="50F90637" w14:textId="3500D634" w:rsidR="00DE7E96" w:rsidRPr="00313E6C" w:rsidRDefault="00DE7E96" w:rsidP="00D241ED">
      <w:pPr>
        <w:widowControl w:val="0"/>
        <w:autoSpaceDE w:val="0"/>
        <w:autoSpaceDN w:val="0"/>
        <w:adjustRightInd w:val="0"/>
        <w:spacing w:before="120" w:after="120"/>
        <w:ind w:left="480"/>
        <w:jc w:val="both"/>
        <w:rPr>
          <w:rFonts w:eastAsia="SimSun"/>
          <w:i/>
          <w:iCs/>
          <w:kern w:val="2"/>
        </w:rPr>
      </w:pPr>
      <w:r w:rsidRPr="00313E6C">
        <w:rPr>
          <w:rFonts w:eastAsia="SimSun"/>
          <w:i/>
          <w:iCs/>
          <w:kern w:val="2"/>
        </w:rPr>
        <w:t xml:space="preserve">In the response letter and revised paper, the authors repeatedly claim that in Su et al. (2023), AI-generated answers arrive </w:t>
      </w:r>
      <w:r w:rsidR="00E71BCF" w:rsidRPr="00313E6C">
        <w:rPr>
          <w:rFonts w:eastAsia="SimSun"/>
          <w:i/>
          <w:iCs/>
          <w:kern w:val="2"/>
        </w:rPr>
        <w:t>“</w:t>
      </w:r>
      <w:r w:rsidRPr="00313E6C">
        <w:rPr>
          <w:rFonts w:eastAsia="SimSun"/>
          <w:i/>
          <w:iCs/>
          <w:kern w:val="2"/>
        </w:rPr>
        <w:t>approximately three months after a question is posted.</w:t>
      </w:r>
      <w:r w:rsidR="00E71BCF" w:rsidRPr="00313E6C">
        <w:rPr>
          <w:rFonts w:eastAsia="SimSun"/>
          <w:i/>
          <w:iCs/>
          <w:kern w:val="2"/>
        </w:rPr>
        <w:t>”</w:t>
      </w:r>
      <w:r w:rsidRPr="00313E6C">
        <w:rPr>
          <w:rFonts w:eastAsia="SimSun"/>
          <w:i/>
          <w:iCs/>
          <w:kern w:val="2"/>
        </w:rPr>
        <w:t xml:space="preserve"> </w:t>
      </w:r>
      <w:r w:rsidRPr="001F085E">
        <w:rPr>
          <w:rFonts w:eastAsia="SimSun"/>
          <w:i/>
          <w:iCs/>
          <w:kern w:val="2"/>
        </w:rPr>
        <w:t>I could not find support for this statement</w:t>
      </w:r>
      <w:r w:rsidRPr="00313E6C">
        <w:rPr>
          <w:rFonts w:eastAsia="SimSun"/>
          <w:i/>
          <w:iCs/>
          <w:kern w:val="2"/>
        </w:rPr>
        <w:t>. In Su et al., the three-month period refers to the observation window before and after the policy launch, not to a delay between question posting and AI answer arrival.</w:t>
      </w:r>
      <w:r w:rsidR="009358BE" w:rsidRPr="00313E6C">
        <w:rPr>
          <w:rFonts w:eastAsia="SimSun"/>
          <w:i/>
          <w:iCs/>
          <w:kern w:val="2"/>
        </w:rPr>
        <w:t>+</w:t>
      </w:r>
    </w:p>
    <w:p w14:paraId="66EAAB8F" w14:textId="51C6C178" w:rsidR="00B34B10"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 importantly, even if one were to assume a delay, it is unclear why this would fundamentally alter contributor incentives. </w:t>
      </w:r>
      <w:r w:rsidRPr="001F085E">
        <w:rPr>
          <w:rFonts w:eastAsia="SimSun"/>
          <w:i/>
          <w:iCs/>
          <w:kern w:val="2"/>
        </w:rPr>
        <w:t>Su et al. conduct a controlled online experiment that holds timing constant and still finds positive effects of AI answers.</w:t>
      </w:r>
      <w:r w:rsidRPr="00313E6C">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3C236205" w14:textId="12BF850C" w:rsidR="00AC7982" w:rsidRDefault="00EC4343" w:rsidP="001F085E">
      <w:pPr>
        <w:widowControl w:val="0"/>
        <w:autoSpaceDE w:val="0"/>
        <w:autoSpaceDN w:val="0"/>
        <w:adjustRightInd w:val="0"/>
        <w:spacing w:before="120" w:after="120"/>
        <w:jc w:val="both"/>
      </w:pPr>
      <w:r w:rsidRPr="00313E6C">
        <w:rPr>
          <w:rFonts w:eastAsia="SimSun"/>
          <w:b/>
          <w:bCs/>
          <w:i/>
          <w:iCs/>
          <w:kern w:val="2"/>
          <w:u w:val="single"/>
        </w:rPr>
        <w:t>Response</w:t>
      </w:r>
    </w:p>
    <w:p w14:paraId="5D5E533E" w14:textId="04CB0DA6" w:rsidR="00AC7982" w:rsidRDefault="00AC7982" w:rsidP="00E37E88">
      <w:pPr>
        <w:pStyle w:val="Paragraph"/>
      </w:pPr>
      <w:r>
        <w:t xml:space="preserve">Your point that “differences in user composition alone cannot explain the opposite findings” is well-taken. Quora contains many topic areas, including technology-related content. We do not claim that Quora lacks technical or objective questions. The more relevant difference is the contribution environment. Prior work suggests that Quora contains stronger conversational elements than purely technical Q&amp;A communities such as Stack Overflow (Oliveira et al., 2018). In a more conversation-oriented environment, an AI answer can be an additional reference point </w:t>
      </w:r>
      <w:r>
        <w:lastRenderedPageBreak/>
        <w:t>or input to the ongoing discussion. Under such conditions, contributors may perceive the AI answer as complementary to human participation. By contrast, in a technical Q&amp;A community such as SegmentFault, questions often call for a correct diagnosis, a workable fix, or an executable solution. In this type of setting, an AI answer is more likely to be perceived as occupying the same solution space that a human answer would otherwise fill. The AI answer is therefore more likely to be perceived as a competitor to human answerers. We have revised the Research Gap and Conclusion sections to make this distinction clearer.</w:t>
      </w:r>
    </w:p>
    <w:p w14:paraId="1F744B2D" w14:textId="53AEAA66" w:rsidR="00AC7982" w:rsidRDefault="00AC7982" w:rsidP="00E37E88">
      <w:pPr>
        <w:pStyle w:val="Paragraph"/>
      </w:pPr>
      <w:r>
        <w:t>We also thank you for correcting our interpretation of the timing in Su et al. (2025). The three-month period refers to the observation window before and after the policy launch, not to a fixed delay between question posting and AI answer arrival. After reviewing the most recent version of Su et al. (2025), we found that timing remains an important distinction between the two studies.</w:t>
      </w:r>
      <w:ins w:id="707" w:author="Dylan CHEN" w:date="2026-08-30T19:46:00Z" w16du:dateUtc="2026-08-30T11:46:00Z">
        <w:r w:rsidR="00D60AB9">
          <w:rPr>
            <w:rFonts w:hint="eastAsia"/>
          </w:rPr>
          <w:t xml:space="preserve"> </w:t>
        </w:r>
      </w:ins>
      <w:del w:id="708" w:author="Dylan CHEN" w:date="2026-08-30T19:46:00Z" w16du:dateUtc="2026-08-30T11:46:00Z">
        <w:r w:rsidDel="00D60AB9">
          <w:delText xml:space="preserve"> </w:delText>
        </w:r>
      </w:del>
      <w:ins w:id="709" w:author="Dylan CHEN" w:date="2026-08-30T19:45:00Z" w16du:dateUtc="2026-08-30T11:45:00Z">
        <w:r w:rsidR="00D60AB9" w:rsidRPr="00D60AB9">
          <w:t>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ins>
      <w:del w:id="710" w:author="Dylan CHEN" w:date="2026-08-30T19:45:00Z" w16du:dateUtc="2026-08-30T11:45:00Z">
        <w:r w:rsidDel="00D60AB9">
          <w:delText xml:space="preserve">Their descriptive statistics show a substantial interval between question posting and the arrival of the AI answer for the treated questions. The mean interval was 49 months. This means that, for </w:delText>
        </w:r>
        <w:r w:rsidDel="00D60AB9">
          <w:rPr>
            <w:rFonts w:hint="eastAsia"/>
          </w:rPr>
          <w:delText>an average</w:delText>
        </w:r>
        <w:r w:rsidDel="00D60AB9">
          <w:delText xml:space="preserve"> treated question in their setting, a substantial number of human </w:delText>
        </w:r>
        <w:r w:rsidDel="00D60AB9">
          <w:rPr>
            <w:rFonts w:hint="eastAsia"/>
          </w:rPr>
          <w:delText>answers</w:delText>
        </w:r>
        <w:r w:rsidDel="00D60AB9">
          <w:delText xml:space="preserve"> may have already </w:delText>
        </w:r>
        <w:r w:rsidDel="00D60AB9">
          <w:rPr>
            <w:rFonts w:hint="eastAsia"/>
          </w:rPr>
          <w:delText>been posted</w:delText>
        </w:r>
        <w:r w:rsidDel="00D60AB9">
          <w:delText xml:space="preserve"> before the AI answer appeared.</w:delText>
        </w:r>
      </w:del>
    </w:p>
    <w:p w14:paraId="4B74CCD9" w14:textId="10D82D5A" w:rsidR="00AC7982" w:rsidDel="00EC6B00" w:rsidRDefault="00AC7982" w:rsidP="00E37E88">
      <w:pPr>
        <w:pStyle w:val="Paragraph"/>
        <w:rPr>
          <w:del w:id="711" w:author="Prof. LIU Ben" w:date="2026-08-30T23:52:00Z" w16du:dateUtc="2026-08-30T15:52:00Z"/>
        </w:rPr>
      </w:pPr>
      <w:r>
        <w:rPr>
          <w:rFonts w:hint="eastAsia"/>
        </w:rPr>
        <w:t xml:space="preserve">Regarding your comment that </w:t>
      </w:r>
      <w:r>
        <w:t>“</w:t>
      </w:r>
      <w:r w:rsidRPr="00313E6C">
        <w:rPr>
          <w:rFonts w:eastAsia="SimSun"/>
          <w:i/>
          <w:iCs/>
        </w:rPr>
        <w:t>As long as the AI answer occupies a prominent position in the answer section, it should affect human contribution decisions regardless of whether it appears immediately or later</w:t>
      </w:r>
      <w:r>
        <w:rPr>
          <w:rFonts w:eastAsia="SimSun" w:hint="eastAsia"/>
          <w:i/>
          <w:iCs/>
        </w:rPr>
        <w:t>,</w:t>
      </w:r>
      <w:r>
        <w:t>”</w:t>
      </w:r>
      <w:r>
        <w:rPr>
          <w:rFonts w:hint="eastAsia"/>
        </w:rPr>
        <w:t xml:space="preserve"> our point is that the nature of the </w:t>
      </w:r>
      <w:r w:rsidR="006453D5">
        <w:rPr>
          <w:rFonts w:hint="eastAsia"/>
        </w:rPr>
        <w:t>AI answer effect and the estimate one obtains from the sample critically depend</w:t>
      </w:r>
      <w:del w:id="712" w:author="Dylan CHEN" w:date="2026-08-29T21:17:00Z" w16du:dateUtc="2026-08-29T13:17:00Z">
        <w:r w:rsidR="006453D5" w:rsidDel="008F4C03">
          <w:rPr>
            <w:rFonts w:hint="eastAsia"/>
          </w:rPr>
          <w:delText>s</w:delText>
        </w:r>
      </w:del>
      <w:r w:rsidR="006453D5">
        <w:rPr>
          <w:rFonts w:hint="eastAsia"/>
        </w:rPr>
        <w:t xml:space="preserve"> on</w:t>
      </w:r>
      <w:r w:rsidR="006453D5">
        <w:t xml:space="preserve"> the timing of the AI answer arrival</w:t>
      </w:r>
      <w:r w:rsidR="006453D5">
        <w:rPr>
          <w:rFonts w:hint="eastAsia"/>
        </w:rPr>
        <w:t xml:space="preserve">. </w:t>
      </w:r>
      <w:r>
        <w:t xml:space="preserve">Consider a mechanistic </w:t>
      </w:r>
      <w:r w:rsidR="006453D5">
        <w:rPr>
          <w:rFonts w:hint="eastAsia"/>
        </w:rPr>
        <w:t>situation where</w:t>
      </w:r>
      <w:r>
        <w:t xml:space="preserve"> an older and crowded question was already receiving few new human answers, so the arrival of an AI answer has little inflow to impact even if the AI answer occupies a prominent position, whereas a fresh question still attracting answers gives the AI</w:t>
      </w:r>
      <w:r w:rsidR="006453D5">
        <w:rPr>
          <w:rFonts w:hint="eastAsia"/>
        </w:rPr>
        <w:t xml:space="preserve"> answer</w:t>
      </w:r>
      <w:r>
        <w:t xml:space="preserve"> plenty of room to impact. </w:t>
      </w:r>
    </w:p>
    <w:p w14:paraId="5AE36FF4" w14:textId="77777777" w:rsidR="00AC7982" w:rsidDel="00D60AB9" w:rsidRDefault="00AC7982" w:rsidP="00AC7982">
      <w:pPr>
        <w:pStyle w:val="Paragraph"/>
        <w:rPr>
          <w:del w:id="713" w:author="Dylan CHEN" w:date="2026-08-30T19:46:00Z" w16du:dateUtc="2026-08-30T11:46:00Z"/>
          <w:rFonts w:hint="eastAsia"/>
        </w:rPr>
      </w:pPr>
    </w:p>
    <w:p w14:paraId="624ADCA6" w14:textId="77777777" w:rsidR="00AC7982" w:rsidRDefault="00AC7982" w:rsidP="00AC7982">
      <w:pPr>
        <w:pStyle w:val="Paragraph"/>
      </w:pPr>
    </w:p>
    <w:p w14:paraId="289833F7" w14:textId="7EA96B95" w:rsidR="00AC7982" w:rsidRDefault="00AC7982" w:rsidP="00E37E88">
      <w:pPr>
        <w:pStyle w:val="Paragraph"/>
      </w:pPr>
      <w:r>
        <w:t>Our argument is that the timing of the AI answer arrival impacts how human answerers view the AI answer. When the AI answer arrives first into an empty question, it defines the answer and occupies the role a human would have played. Human answerers are therefore more likely to perceive it as a competitor. When it arrives after humans have already staked out the thread, it looks like an add-on to a human-led discussion. Human answerers are more likely to perceive it as a complement.</w:t>
      </w:r>
    </w:p>
    <w:p w14:paraId="2BD6567D" w14:textId="5EB8E7CE" w:rsidR="00AC7982" w:rsidRDefault="00AC7982" w:rsidP="00E37E88">
      <w:pPr>
        <w:pStyle w:val="Paragraph"/>
      </w:pPr>
      <w:r>
        <w:t>Finally, our revised theoretical framework helps reconcile our findings with those of Su et al. (2025). We now theorize that an AI answer consists of multiple observable features, including the AI label, AI-answer length, and AI-answer quality. These features can have different effects. In our results, the effect of the AI label alone on human answer supply is positive and significant (0.188, p&lt;0.05), which is consistent with Su et al.’s finding that AI answers can stimulate participation. However, the interaction between the AI label and AI-answer length is negative and significant (-0.046, p&lt;0.001). This pattern suggests that while the AI label may invite contribution, longer AI answers can deter contribution because they signal that the question has already been substantially covered. The average effect becomes negative in our setting because the deterrent effect of apparent coverage offsets and ultimately dominates the positive label effect.</w:t>
      </w:r>
    </w:p>
    <w:p w14:paraId="37B00A45" w14:textId="58C0D6D8" w:rsidR="00AC7982" w:rsidDel="00EC6B00" w:rsidRDefault="00AC7982" w:rsidP="00E37E88">
      <w:pPr>
        <w:pStyle w:val="Paragraph"/>
        <w:rPr>
          <w:del w:id="714" w:author="Prof. LIU Ben" w:date="2026-08-30T23:53:00Z" w16du:dateUtc="2026-08-30T15:53:00Z"/>
        </w:rPr>
      </w:pPr>
      <w:r>
        <w:t>We hope this revised framing provides a clearer and more convincing explanation for the difference between the two sets of findings.</w:t>
      </w:r>
    </w:p>
    <w:p w14:paraId="4CCE046D" w14:textId="77777777" w:rsidR="00AC7982" w:rsidRPr="00313E6C" w:rsidRDefault="00AC7982" w:rsidP="00E37E88">
      <w:pPr>
        <w:pStyle w:val="Paragraph"/>
        <w:rPr>
          <w:rFonts w:hint="eastAsia"/>
        </w:rPr>
      </w:pPr>
    </w:p>
    <w:bookmarkEnd w:id="706"/>
    <w:p w14:paraId="4B701693" w14:textId="69F95EF9" w:rsidR="00BE7589" w:rsidRPr="00374122" w:rsidRDefault="00BE7589" w:rsidP="00E37E88">
      <w:pPr>
        <w:pStyle w:val="Paragraph"/>
        <w:rPr>
          <w:b/>
          <w:bCs/>
          <w:rPrChange w:id="715" w:author="Dylan CHEN" w:date="2026-08-29T21:41:00Z" w16du:dateUtc="2026-08-29T13:41:00Z">
            <w:rPr/>
          </w:rPrChange>
        </w:rPr>
      </w:pPr>
      <w:r w:rsidRPr="00374122">
        <w:rPr>
          <w:b/>
          <w:bCs/>
          <w:rPrChange w:id="716" w:author="Dylan CHEN" w:date="2026-08-29T21:41:00Z" w16du:dateUtc="2026-08-29T13:41:00Z">
            <w:rPr/>
          </w:rPrChange>
        </w:rPr>
        <w:lastRenderedPageBreak/>
        <w:t>References</w:t>
      </w:r>
      <w:ins w:id="717" w:author="Dylan CHEN" w:date="2026-08-29T21:28:00Z" w16du:dateUtc="2026-08-29T13:28:00Z">
        <w:r w:rsidR="00E37E88" w:rsidRPr="00374122">
          <w:rPr>
            <w:b/>
            <w:bCs/>
            <w:rPrChange w:id="718" w:author="Dylan CHEN" w:date="2026-08-29T21:41:00Z" w16du:dateUtc="2026-08-29T13:41:00Z">
              <w:rPr/>
            </w:rPrChange>
          </w:rPr>
          <w:t>:</w:t>
        </w:r>
      </w:ins>
    </w:p>
    <w:p w14:paraId="0AF3CD5A" w14:textId="77777777" w:rsidR="00BE7589" w:rsidRPr="00313E6C" w:rsidRDefault="00BE7589">
      <w:pPr>
        <w:pStyle w:val="Paragraph"/>
        <w:pPrChange w:id="719" w:author="Dylan CHEN" w:date="2026-08-29T21:28:00Z" w16du:dateUtc="2026-08-29T13:28:00Z">
          <w:pPr>
            <w:pStyle w:val="Paragraph"/>
            <w:spacing w:afterLines="0" w:after="0"/>
            <w:ind w:left="360" w:hanging="360"/>
          </w:pPr>
        </w:pPrChange>
      </w:pPr>
      <w:r w:rsidRPr="00313E6C">
        <w:t>Oliveira, N., Muller, M., Andrade, N., &amp; Reinecke, K. (2018). The exchange in StackExchange: Divergences between Stack Overflow and its culturally diverse participants. Proceedings of the ACM on Human-Computer Interaction, 2(CSCW), Article 159, 1–22.</w:t>
      </w:r>
    </w:p>
    <w:p w14:paraId="4619AF77" w14:textId="77777777" w:rsidR="00BE7589" w:rsidRPr="00313E6C" w:rsidRDefault="00BE7589">
      <w:pPr>
        <w:pStyle w:val="Paragraph"/>
        <w:pPrChange w:id="720" w:author="Dylan CHEN" w:date="2026-08-29T21:28:00Z" w16du:dateUtc="2026-08-29T13:28:00Z">
          <w:pPr>
            <w:pStyle w:val="Paragraph"/>
            <w:spacing w:afterLines="0" w:after="0"/>
            <w:ind w:left="360" w:hanging="360"/>
          </w:pPr>
        </w:pPrChange>
      </w:pPr>
      <w:r w:rsidRPr="00313E6C">
        <w:t>Su, Y., Zhang, K., Wang, Q., &amp; Qiu, L. (2025). Generative AI and human knowledge sharing: Evidence from a natural experiment [Working paper]. SSRN.</w:t>
      </w:r>
    </w:p>
    <w:p w14:paraId="0993CF41" w14:textId="090F2AED" w:rsidR="00FC38A4" w:rsidRPr="00313E6C" w:rsidRDefault="00EC4343" w:rsidP="00E77B51">
      <w:pPr>
        <w:pStyle w:val="NormalWeb"/>
        <w:spacing w:before="120" w:after="120"/>
      </w:pPr>
      <w:bookmarkStart w:id="721" w:name="OLE_LINK2"/>
      <w:r w:rsidRPr="00313E6C">
        <w:t>---------------------------------------------------------------------------------------------------------------------</w:t>
      </w:r>
    </w:p>
    <w:bookmarkEnd w:id="721"/>
    <w:p w14:paraId="6F915FE1" w14:textId="0EFBCC7B" w:rsidR="00EC4343" w:rsidRPr="00313E6C" w:rsidRDefault="00EC4343" w:rsidP="00683A26">
      <w:pPr>
        <w:pStyle w:val="Heading1"/>
      </w:pPr>
      <w:r w:rsidRPr="00313E6C">
        <w:t>R1-</w:t>
      </w:r>
      <w:r w:rsidR="009E43F2" w:rsidRPr="00313E6C">
        <w:t>6</w:t>
      </w:r>
      <w:r w:rsidR="008E07D6" w:rsidRPr="00313E6C">
        <w:t>*</w:t>
      </w:r>
    </w:p>
    <w:p w14:paraId="649DEA9A" w14:textId="15D1E394"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have concerns about the theoretical coherence of Section 3.1, particularly regarding the source effect and the use of dual-process theory.</w:t>
      </w:r>
    </w:p>
    <w:p w14:paraId="37182D87" w14:textId="193DFF5F" w:rsidR="00EC4343" w:rsidRPr="00313E6C"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313E6C">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1F085E">
        <w:rPr>
          <w:rFonts w:eastAsia="SimSun" w:cs="Times New Roman"/>
          <w:i/>
          <w:iCs/>
          <w:kern w:val="2"/>
          <w:szCs w:val="24"/>
          <w:lang w:val="en-US"/>
        </w:rPr>
        <w:t>), it appears that users expressed substantial skepticism and dissatisfaction</w:t>
      </w:r>
      <w:r w:rsidRPr="00313E6C">
        <w:rPr>
          <w:rFonts w:eastAsia="SimSun" w:cs="Times New Roman"/>
          <w:i/>
          <w:iCs/>
          <w:kern w:val="2"/>
          <w:szCs w:val="24"/>
          <w:lang w:val="en-US"/>
        </w:rPr>
        <w:t xml:space="preserve"> rather than unquestioned trust toward AI-generated answers.</w:t>
      </w:r>
    </w:p>
    <w:p w14:paraId="3A27E14A" w14:textId="6CE03384" w:rsidR="001523A5"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CEE2FF" w14:textId="77777777" w:rsidR="001523A5" w:rsidRDefault="001523A5">
      <w:pPr>
        <w:pStyle w:val="Paragraph"/>
        <w:pPrChange w:id="722" w:author="Dylan CHEN" w:date="2026-08-29T21:28:00Z" w16du:dateUtc="2026-08-29T13:28:00Z">
          <w:pPr>
            <w:widowControl w:val="0"/>
            <w:autoSpaceDE w:val="0"/>
            <w:autoSpaceDN w:val="0"/>
            <w:adjustRightInd w:val="0"/>
            <w:spacing w:before="120" w:after="120"/>
            <w:jc w:val="both"/>
          </w:pPr>
        </w:pPrChange>
      </w:pPr>
      <w:r>
        <w:t>We thank you for raising this issue, which prompted us to reconsider our theorization. We examined the tension you identified closely and also reviewed the literature on content generated by GenAI. Consistent with your observation, this literature suggests a general skepticism toward GenAI-generated content, particularly in technical domains.</w:t>
      </w:r>
    </w:p>
    <w:p w14:paraId="37E73A5D" w14:textId="6448F084" w:rsidR="001523A5" w:rsidRDefault="001523A5">
      <w:pPr>
        <w:pStyle w:val="Paragraph"/>
        <w:pPrChange w:id="723" w:author="Dylan CHEN" w:date="2026-08-29T21:28:00Z" w16du:dateUtc="2026-08-29T13:28:00Z">
          <w:pPr>
            <w:pStyle w:val="NormalWeb"/>
          </w:pPr>
        </w:pPrChange>
      </w:pPr>
      <w:r>
        <w:t xml:space="preserve">Our revised theoretical framework decomposes the AI effect into a profile of AI features: label, length, and quality. We argue that human answerers view GenAI as a weak competitor, so knowing that an answer is authored by GenAI encourages human contribution. Our results support this account: the effect of the AI label alone on supply is positive and significant (0.188, p &lt; 0.05). At the same time, the interaction between the AI </w:t>
      </w:r>
      <w:r w:rsidR="00916D14">
        <w:rPr>
          <w:rFonts w:hint="eastAsia"/>
        </w:rPr>
        <w:t>indicator</w:t>
      </w:r>
      <w:r>
        <w:t xml:space="preserve"> and AI</w:t>
      </w:r>
      <w:ins w:id="724" w:author="Prof. LIU Ben" w:date="2026-08-31T00:01:00Z" w16du:dateUtc="2026-08-30T16:01:00Z">
        <w:r w:rsidR="00B97537">
          <w:rPr>
            <w:rFonts w:hint="eastAsia"/>
          </w:rPr>
          <w:t>-</w:t>
        </w:r>
      </w:ins>
      <w:del w:id="725" w:author="Prof. LIU Ben" w:date="2026-08-31T00:01:00Z" w16du:dateUtc="2026-08-30T16:01:00Z">
        <w:r w:rsidDel="00B97537">
          <w:delText xml:space="preserve"> </w:delText>
        </w:r>
      </w:del>
      <w:r>
        <w:t>answer length is negative (-0.046, p &lt; 0.001), indicating that a longer AI answer deters human answerers. This length effect drives the total effect to be negative, as we identified in previous versions of the paper.</w:t>
      </w:r>
    </w:p>
    <w:p w14:paraId="172B8BC8" w14:textId="3CE4A0BD" w:rsidR="001523A5" w:rsidRPr="00313E6C" w:rsidRDefault="001523A5">
      <w:pPr>
        <w:pStyle w:val="Paragraph"/>
        <w:pPrChange w:id="726" w:author="Dylan CHEN" w:date="2026-08-29T21:28:00Z" w16du:dateUtc="2026-08-29T13:28:00Z">
          <w:pPr>
            <w:pStyle w:val="NormalWeb"/>
          </w:pPr>
        </w:pPrChange>
      </w:pPr>
      <w:r>
        <w:t xml:space="preserve">In summary, we agree that the platform context does not support an assumption of unquestioned trust in AI-generated answers. In this technical Q&amp;A community, the AI label </w:t>
      </w:r>
      <w:r w:rsidR="00916D14">
        <w:rPr>
          <w:rFonts w:hint="eastAsia"/>
        </w:rPr>
        <w:t xml:space="preserve">may </w:t>
      </w:r>
      <w:r>
        <w:t>trigger skepticism rather than trust. We elaborate on this reasoning for H1 in Section 4.</w:t>
      </w:r>
    </w:p>
    <w:p w14:paraId="41DA3BC5" w14:textId="1C770368"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1F3B6AB0" w14:textId="5548729B" w:rsidR="00EC4343" w:rsidRPr="00313E6C" w:rsidRDefault="00EC4343" w:rsidP="00683A26">
      <w:pPr>
        <w:pStyle w:val="Heading1"/>
      </w:pPr>
      <w:r w:rsidRPr="00313E6C">
        <w:t>R1-</w:t>
      </w:r>
      <w:r w:rsidR="0022012F" w:rsidRPr="00313E6C">
        <w:t>7</w:t>
      </w:r>
    </w:p>
    <w:p w14:paraId="39DE8DE8" w14:textId="2ECE8C86" w:rsidR="00964E89"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1F085E">
        <w:rPr>
          <w:rFonts w:eastAsia="SimSun"/>
          <w:i/>
          <w:iCs/>
          <w:kern w:val="2"/>
          <w:lang w:val="en-US"/>
        </w:rPr>
        <w:t>It is unclear why specific effects should operate through particular cognitive routes,</w:t>
      </w:r>
      <w:r w:rsidRPr="00313E6C">
        <w:rPr>
          <w:rFonts w:eastAsia="SimSun"/>
          <w:i/>
          <w:iCs/>
          <w:kern w:val="2"/>
          <w:lang w:val="en-US"/>
        </w:rPr>
        <w:t xml:space="preserve"> and </w:t>
      </w:r>
      <w:r w:rsidRPr="001F085E">
        <w:rPr>
          <w:rFonts w:eastAsia="SimSun"/>
          <w:i/>
          <w:iCs/>
          <w:kern w:val="2"/>
          <w:lang w:val="en-US"/>
        </w:rPr>
        <w:t>no empirical evidence</w:t>
      </w:r>
      <w:r w:rsidRPr="00313E6C">
        <w:rPr>
          <w:rFonts w:eastAsia="SimSun"/>
          <w:i/>
          <w:iCs/>
          <w:kern w:val="2"/>
          <w:lang w:val="en-US"/>
        </w:rPr>
        <w:t xml:space="preserve"> or established literature is provided to justify these </w:t>
      </w:r>
      <w:r w:rsidRPr="00313E6C">
        <w:rPr>
          <w:rFonts w:eastAsia="SimSun"/>
          <w:i/>
          <w:iCs/>
          <w:kern w:val="2"/>
          <w:lang w:val="en-US"/>
        </w:rPr>
        <w:lastRenderedPageBreak/>
        <w:t xml:space="preserve">mappings. Dual-process theories typically require </w:t>
      </w:r>
      <w:r w:rsidRPr="001F085E">
        <w:rPr>
          <w:rFonts w:eastAsia="SimSun"/>
          <w:i/>
          <w:iCs/>
          <w:kern w:val="2"/>
          <w:lang w:val="en-US"/>
        </w:rPr>
        <w:t>clear conditions under which</w:t>
      </w:r>
      <w:r w:rsidRPr="00313E6C">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1F085E">
        <w:rPr>
          <w:rFonts w:eastAsia="SimSun"/>
          <w:i/>
          <w:iCs/>
          <w:kern w:val="2"/>
          <w:lang w:val="en-US"/>
        </w:rPr>
        <w:t>should either provide stronger theoretical and empirical justification for this integration or simplify the theorization</w:t>
      </w:r>
      <w:r w:rsidRPr="00313E6C">
        <w:rPr>
          <w:rFonts w:eastAsia="SimSun"/>
          <w:i/>
          <w:iCs/>
          <w:kern w:val="2"/>
          <w:lang w:val="en-US"/>
        </w:rPr>
        <w:t xml:space="preserve"> to avoid overextension.</w:t>
      </w:r>
    </w:p>
    <w:p w14:paraId="40561AAB"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8C0032A" w14:textId="24EB531C" w:rsidR="00916D14" w:rsidRDefault="00916D14">
      <w:pPr>
        <w:pStyle w:val="Paragraph"/>
        <w:pPrChange w:id="727" w:author="Dylan CHEN" w:date="2026-08-29T21:28:00Z" w16du:dateUtc="2026-08-29T13:28:00Z">
          <w:pPr>
            <w:pStyle w:val="NormalWeb"/>
          </w:pPr>
        </w:pPrChange>
      </w:pPr>
      <w:r>
        <w:t xml:space="preserve">Following </w:t>
      </w:r>
      <w:r>
        <w:rPr>
          <w:rFonts w:hint="eastAsia"/>
        </w:rPr>
        <w:t>your</w:t>
      </w:r>
      <w:r>
        <w:t xml:space="preserve"> suggestion, we have re</w:t>
      </w:r>
      <w:r>
        <w:rPr>
          <w:rFonts w:hint="eastAsia"/>
        </w:rPr>
        <w:t>vised</w:t>
      </w:r>
      <w:r>
        <w:t xml:space="preserve"> the theoretical development section, with one central goal being to simplify the model and tighten its fo</w:t>
      </w:r>
      <w:r>
        <w:rPr>
          <w:rFonts w:hint="eastAsia"/>
        </w:rPr>
        <w:t>cus</w:t>
      </w:r>
      <w:r>
        <w:t>. Rather than mapping the content, source, and position effects onto separate cognitive routes, the revised framework organizes the theorization around a leaner, two-s</w:t>
      </w:r>
      <w:ins w:id="728" w:author="Prof. LIU Ben" w:date="2026-08-30T23:56:00Z" w16du:dateUtc="2026-08-30T15:56:00Z">
        <w:r w:rsidR="00EC6B00">
          <w:rPr>
            <w:rFonts w:hint="eastAsia"/>
          </w:rPr>
          <w:t>ystem</w:t>
        </w:r>
      </w:ins>
      <w:del w:id="729" w:author="Prof. LIU Ben" w:date="2026-08-30T23:56:00Z" w16du:dateUtc="2026-08-30T15:56:00Z">
        <w:r w:rsidDel="00EC6B00">
          <w:delText>tage</w:delText>
        </w:r>
      </w:del>
      <w:r>
        <w:t xml:space="preserve"> account of the answerer’s decision.</w:t>
      </w:r>
    </w:p>
    <w:p w14:paraId="477BAFCD" w14:textId="33DB0918" w:rsidR="00F05012" w:rsidDel="00EC6B00" w:rsidRDefault="00916D14" w:rsidP="00F05012">
      <w:pPr>
        <w:pStyle w:val="Paragraph"/>
        <w:rPr>
          <w:ins w:id="730" w:author="Dylan CHEN" w:date="2026-08-30T18:10:00Z" w16du:dateUtc="2026-08-30T10:10:00Z"/>
          <w:del w:id="731" w:author="Prof. LIU Ben" w:date="2026-08-30T23:54:00Z" w16du:dateUtc="2026-08-30T15:54:00Z"/>
        </w:rPr>
      </w:pPr>
      <w:del w:id="732" w:author="Prof. LIU Ben" w:date="2026-08-30T23:54:00Z" w16du:dateUtc="2026-08-30T15:54:00Z">
        <w:r w:rsidDel="00EC6B00">
          <w:delText xml:space="preserve">Specifically, </w:delText>
        </w:r>
      </w:del>
    </w:p>
    <w:p w14:paraId="43337BCA" w14:textId="74F8B096" w:rsidR="00F05012" w:rsidRDefault="00F05012" w:rsidP="00F05012">
      <w:pPr>
        <w:pStyle w:val="Paragraph"/>
        <w:rPr>
          <w:ins w:id="733" w:author="Dylan CHEN" w:date="2026-08-30T18:10:00Z" w16du:dateUtc="2026-08-30T10:10:00Z"/>
        </w:rPr>
      </w:pPr>
      <w:ins w:id="734" w:author="Dylan CHEN" w:date="2026-08-30T18:10:00Z" w16du:dateUtc="2026-08-30T10:10:00Z">
        <w:del w:id="735" w:author="Prof. LIU Ben" w:date="2026-08-30T23:54:00Z" w16du:dateUtc="2026-08-30T15:54:00Z">
          <w:r w:rsidDel="00EC6B00">
            <w:delText xml:space="preserve">we have developed a new theoretical framework centered on the competitive encounter between human answerers and AI answers generated by the platform’s internal GenAI system. </w:delText>
          </w:r>
        </w:del>
        <w:r>
          <w:t xml:space="preserve">Specifically, we theorize how the AI answer affects two decisions made by human answerers: the </w:t>
        </w:r>
        <w:r>
          <w:rPr>
            <w:rStyle w:val="Strong"/>
          </w:rPr>
          <w:t>entry decision</w:t>
        </w:r>
        <w:r>
          <w:t xml:space="preserve">, or whether to contribute an answer at all, and </w:t>
        </w:r>
        <w:r w:rsidRPr="004543B1">
          <w:t xml:space="preserve">the </w:t>
        </w:r>
        <w:r w:rsidRPr="00EC6B00">
          <w:rPr>
            <w:b/>
            <w:bCs/>
            <w:rPrChange w:id="736" w:author="Prof. LIU Ben" w:date="2026-08-30T23:56:00Z" w16du:dateUtc="2026-08-30T15:56:00Z">
              <w:rPr/>
            </w:rPrChange>
          </w:rPr>
          <w:t>crafting decision</w:t>
        </w:r>
        <w:r w:rsidRPr="004543B1">
          <w:t>, which concerns</w:t>
        </w:r>
        <w:del w:id="737" w:author="Prof. LIU Ben" w:date="2026-08-30T23:56:00Z" w16du:dateUtc="2026-08-30T15:56:00Z">
          <w:r w:rsidRPr="004543B1" w:rsidDel="00EC6B00">
            <w:delText xml:space="preserve"> both</w:delText>
          </w:r>
        </w:del>
        <w:r w:rsidRPr="004543B1">
          <w:t xml:space="preserve"> how good the human answer will be and how it will be produced, if the answerer decides to contribute</w:t>
        </w:r>
        <w:r>
          <w:t xml:space="preserve">. </w:t>
        </w:r>
      </w:ins>
    </w:p>
    <w:p w14:paraId="2920BDE4" w14:textId="77777777" w:rsidR="00F05012" w:rsidRDefault="00F05012" w:rsidP="00F05012">
      <w:pPr>
        <w:pStyle w:val="Paragraph"/>
        <w:rPr>
          <w:ins w:id="738" w:author="Dylan CHEN" w:date="2026-08-30T18:10:00Z" w16du:dateUtc="2026-08-30T10:10:00Z"/>
        </w:rPr>
      </w:pPr>
      <w:ins w:id="739" w:author="Dylan CHEN" w:date="2026-08-30T18:10:00Z" w16du:dateUtc="2026-08-30T10:10: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68218E92" w14:textId="77777777" w:rsidR="00F05012" w:rsidRDefault="00F05012" w:rsidP="00F05012">
      <w:pPr>
        <w:pStyle w:val="Paragraph"/>
        <w:rPr>
          <w:ins w:id="740" w:author="Dylan CHEN" w:date="2026-08-30T18:10:00Z" w16du:dateUtc="2026-08-30T10:10:00Z"/>
        </w:rPr>
      </w:pPr>
      <w:ins w:id="741" w:author="Dylan CHEN" w:date="2026-08-30T18:10:00Z" w16du:dateUtc="2026-08-30T10:10:00Z">
        <w:r>
          <w:t>The revised framework treats the AI answer as a profile of three signals:</w:t>
        </w:r>
      </w:ins>
    </w:p>
    <w:p w14:paraId="6A676076" w14:textId="77777777" w:rsidR="00F05012" w:rsidRDefault="00F05012" w:rsidP="00F05012">
      <w:pPr>
        <w:pStyle w:val="NormalWeb"/>
        <w:numPr>
          <w:ilvl w:val="0"/>
          <w:numId w:val="77"/>
        </w:numPr>
        <w:rPr>
          <w:ins w:id="742" w:author="Dylan CHEN" w:date="2026-08-30T18:10:00Z" w16du:dateUtc="2026-08-30T10:10:00Z"/>
          <w:color w:val="000000"/>
        </w:rPr>
      </w:pPr>
      <w:ins w:id="743" w:author="Dylan CHEN" w:date="2026-08-30T18:10:00Z" w16du:dateUtc="2026-08-30T10:10: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1AEC7E83" w14:textId="77777777" w:rsidR="00F05012" w:rsidRDefault="00F05012" w:rsidP="00F05012">
      <w:pPr>
        <w:pStyle w:val="NormalWeb"/>
        <w:numPr>
          <w:ilvl w:val="0"/>
          <w:numId w:val="77"/>
        </w:numPr>
        <w:rPr>
          <w:ins w:id="744" w:author="Dylan CHEN" w:date="2026-08-30T18:10:00Z" w16du:dateUtc="2026-08-30T10:10:00Z"/>
          <w:color w:val="000000"/>
        </w:rPr>
      </w:pPr>
      <w:ins w:id="745" w:author="Dylan CHEN" w:date="2026-08-30T18:10:00Z" w16du:dateUtc="2026-08-30T10:10: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DBE33CA" w14:textId="77777777" w:rsidR="00F05012" w:rsidRDefault="00F05012" w:rsidP="00F05012">
      <w:pPr>
        <w:pStyle w:val="NormalWeb"/>
        <w:numPr>
          <w:ilvl w:val="0"/>
          <w:numId w:val="77"/>
        </w:numPr>
        <w:rPr>
          <w:ins w:id="746" w:author="Dylan CHEN" w:date="2026-08-30T18:10:00Z" w16du:dateUtc="2026-08-30T10:10:00Z"/>
          <w:color w:val="000000"/>
        </w:rPr>
      </w:pPr>
      <w:ins w:id="747" w:author="Dylan CHEN" w:date="2026-08-30T18:10:00Z" w16du:dateUtc="2026-08-30T10:10: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04D5C22D" w14:textId="77777777" w:rsidR="00F05012" w:rsidRDefault="00F05012" w:rsidP="00F05012">
      <w:pPr>
        <w:pStyle w:val="Paragraph"/>
        <w:rPr>
          <w:ins w:id="748" w:author="Dylan CHEN" w:date="2026-08-30T18:10:00Z" w16du:dateUtc="2026-08-30T10:10:00Z"/>
        </w:rPr>
      </w:pPr>
      <w:ins w:id="749" w:author="Dylan CHEN" w:date="2026-08-30T18:10:00Z" w16du:dateUtc="2026-08-30T10:10: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 xml:space="preserve">the crafting decision is a System 2 </w:t>
        </w:r>
        <w:r w:rsidRPr="004543B1">
          <w:lastRenderedPageBreak/>
          <w:t>decision because it is made after the answerer has committed to answering and determines both how good the submitted answer will be and how it will be produced</w:t>
        </w:r>
        <w:r>
          <w:rPr>
            <w:rFonts w:hint="eastAsia"/>
          </w:rPr>
          <w:t>.</w:t>
        </w:r>
      </w:ins>
    </w:p>
    <w:p w14:paraId="1786DA25" w14:textId="77777777" w:rsidR="00F05012" w:rsidRDefault="00F05012" w:rsidP="00F05012">
      <w:pPr>
        <w:pStyle w:val="Paragraph"/>
        <w:rPr>
          <w:ins w:id="750" w:author="Dylan CHEN" w:date="2026-08-30T18:10:00Z" w16du:dateUtc="2026-08-30T10:10:00Z"/>
        </w:rPr>
      </w:pPr>
      <w:ins w:id="751" w:author="Dylan CHEN" w:date="2026-08-30T18:10:00Z" w16du:dateUtc="2026-08-30T10:10: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2B6B6DD9" w14:textId="5085842A" w:rsidR="00F05012" w:rsidRDefault="00F05012" w:rsidP="00F05012">
      <w:pPr>
        <w:pStyle w:val="Paragraph"/>
        <w:rPr>
          <w:ins w:id="752" w:author="Dylan CHEN" w:date="2026-08-30T18:10:00Z" w16du:dateUtc="2026-08-30T10:10:00Z"/>
        </w:rPr>
      </w:pPr>
      <w:ins w:id="753" w:author="Dylan CHEN" w:date="2026-08-30T18:10:00Z" w16du:dateUtc="2026-08-30T10:10:00Z">
        <w:r>
          <w:t>In line with this framework, the revised manuscript develops six hypotheses</w:t>
        </w:r>
        <w:r>
          <w:rPr>
            <w:rFonts w:hint="eastAsia"/>
          </w:rPr>
          <w:t xml:space="preserve"> (see Figure R1-7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2DF62FE1" w14:textId="0802C82E" w:rsidR="00F05012" w:rsidRPr="008A7312" w:rsidRDefault="00F05012" w:rsidP="00F05012">
      <w:pPr>
        <w:pStyle w:val="Paragraph"/>
        <w:rPr>
          <w:ins w:id="754" w:author="Dylan CHEN" w:date="2026-08-30T18:10:00Z" w16du:dateUtc="2026-08-30T10:10:00Z"/>
          <w:rPrChange w:id="755" w:author="Dylan CHEN" w:date="2026-08-30T18:16:00Z" w16du:dateUtc="2026-08-30T10:16:00Z">
            <w:rPr>
              <w:ins w:id="756" w:author="Dylan CHEN" w:date="2026-08-30T18:10:00Z" w16du:dateUtc="2026-08-30T10:10:00Z"/>
              <w:b/>
              <w:bCs/>
            </w:rPr>
          </w:rPrChange>
        </w:rPr>
      </w:pPr>
      <w:ins w:id="757" w:author="Dylan CHEN" w:date="2026-08-30T18:10:00Z" w16du:dateUtc="2026-08-30T10:10:00Z">
        <w:r>
          <w:t>We then test these predictions using our empirical data. In light of this revised conceptual framework, we have removed the analysis of viewer recognition and the position effect to keep the paper theoretically focused and internally coherent.</w:t>
        </w:r>
      </w:ins>
    </w:p>
    <w:p w14:paraId="58978D80" w14:textId="77777777" w:rsidR="00F05012" w:rsidRPr="00015210" w:rsidRDefault="00F05012" w:rsidP="00F05012">
      <w:pPr>
        <w:jc w:val="center"/>
        <w:rPr>
          <w:ins w:id="758" w:author="Dylan CHEN" w:date="2026-08-30T18:10:00Z" w16du:dateUtc="2026-08-30T10:10:00Z"/>
        </w:rPr>
      </w:pPr>
      <w:ins w:id="759" w:author="Dylan CHEN" w:date="2026-08-30T18:10:00Z" w16du:dateUtc="2026-08-30T10:10:00Z">
        <w:r w:rsidRPr="00CF4D5F">
          <w:rPr>
            <w:noProof/>
          </w:rPr>
          <w:drawing>
            <wp:inline distT="0" distB="0" distL="0" distR="0" wp14:anchorId="7E2731A5" wp14:editId="40A88306">
              <wp:extent cx="5943600" cy="2069465"/>
              <wp:effectExtent l="0" t="0" r="0" b="635"/>
              <wp:docPr id="202922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491C3B45" w14:textId="7AF2BD2B" w:rsidR="00F05012" w:rsidRDefault="00F05012" w:rsidP="00F05012">
      <w:pPr>
        <w:spacing w:before="120" w:after="120"/>
        <w:jc w:val="center"/>
        <w:rPr>
          <w:ins w:id="760" w:author="Dylan CHEN" w:date="2026-08-30T18:10:00Z" w16du:dateUtc="2026-08-30T10:10:00Z"/>
        </w:rPr>
      </w:pPr>
      <w:ins w:id="761" w:author="Dylan CHEN" w:date="2026-08-30T18:10:00Z" w16du:dateUtc="2026-08-30T10:10:00Z">
        <w:r w:rsidRPr="00015210">
          <w:t xml:space="preserve">Figure </w:t>
        </w:r>
        <w:r>
          <w:rPr>
            <w:rFonts w:hint="eastAsia"/>
          </w:rPr>
          <w:t>R</w:t>
        </w:r>
        <w:r>
          <w:t>1</w:t>
        </w:r>
        <w:r>
          <w:rPr>
            <w:rFonts w:hint="eastAsia"/>
          </w:rPr>
          <w:t>-7</w:t>
        </w:r>
        <w:r w:rsidRPr="00015210">
          <w:t>. Conceptual framework</w:t>
        </w:r>
      </w:ins>
    </w:p>
    <w:p w14:paraId="5B1AA2C0" w14:textId="77777777" w:rsidR="00F05012" w:rsidRPr="00313E6C" w:rsidRDefault="00F05012" w:rsidP="00F05012">
      <w:pPr>
        <w:rPr>
          <w:ins w:id="762" w:author="Dylan CHEN" w:date="2026-08-30T18:10:00Z" w16du:dateUtc="2026-08-30T10:10:00Z"/>
        </w:rPr>
      </w:pPr>
    </w:p>
    <w:p w14:paraId="39462ADD" w14:textId="4ACB8E84" w:rsidR="00916D14" w:rsidDel="00F05012" w:rsidRDefault="00916D14">
      <w:pPr>
        <w:pStyle w:val="Paragraph"/>
        <w:rPr>
          <w:del w:id="763" w:author="Dylan CHEN" w:date="2026-08-30T18:10:00Z" w16du:dateUtc="2026-08-30T10:10:00Z"/>
        </w:rPr>
        <w:pPrChange w:id="764" w:author="Dylan CHEN" w:date="2026-08-29T21:28:00Z" w16du:dateUtc="2026-08-29T13:28:00Z">
          <w:pPr>
            <w:pStyle w:val="NormalWeb"/>
          </w:pPr>
        </w:pPrChange>
      </w:pPr>
      <w:del w:id="765" w:author="Dylan CHEN" w:date="2026-08-30T18:10:00Z" w16du:dateUtc="2026-08-30T10:10:00Z">
        <w:r w:rsidDel="00F05012">
          <w:delText xml:space="preserve">the revised framework </w:delText>
        </w:r>
        <w:r w:rsidDel="00F05012">
          <w:rPr>
            <w:rFonts w:hint="eastAsia"/>
          </w:rPr>
          <w:delText>considers two decisions made by the answerers</w:delText>
        </w:r>
        <w:r w:rsidDel="00F05012">
          <w:delText>. The first decision</w:delText>
        </w:r>
        <w:r w:rsidDel="00F05012">
          <w:rPr>
            <w:rFonts w:hint="eastAsia"/>
          </w:rPr>
          <w:delText xml:space="preserve"> (entry), </w:delText>
        </w:r>
        <w:r w:rsidDel="00F05012">
          <w:delText>whether to contribute at all</w:delText>
        </w:r>
        <w:r w:rsidDel="00F05012">
          <w:rPr>
            <w:rFonts w:hint="eastAsia"/>
          </w:rPr>
          <w:delText xml:space="preserve">, </w:delText>
        </w:r>
        <w:r w:rsidDel="00F05012">
          <w:delText>is binary and fast, and it is governed by System 1 thinking. The second decision</w:delText>
        </w:r>
        <w:r w:rsidDel="00F05012">
          <w:rPr>
            <w:rFonts w:hint="eastAsia"/>
          </w:rPr>
          <w:delText xml:space="preserve"> (quality), </w:delText>
        </w:r>
        <w:r w:rsidDel="00F05012">
          <w:delText xml:space="preserve">how </w:delText>
        </w:r>
        <w:r w:rsidDel="00F05012">
          <w:rPr>
            <w:rFonts w:hint="eastAsia"/>
          </w:rPr>
          <w:delText xml:space="preserve">good the answer will be, </w:delText>
        </w:r>
        <w:r w:rsidDel="00F05012">
          <w:delText>is governed by System 2 thinking.</w:delText>
        </w:r>
      </w:del>
    </w:p>
    <w:p w14:paraId="53E73A7F" w14:textId="30166670" w:rsidR="00916D14" w:rsidDel="00F05012" w:rsidRDefault="00916D14">
      <w:pPr>
        <w:pStyle w:val="Paragraph"/>
        <w:rPr>
          <w:del w:id="766" w:author="Dylan CHEN" w:date="2026-08-30T18:10:00Z" w16du:dateUtc="2026-08-30T10:10:00Z"/>
        </w:rPr>
        <w:pPrChange w:id="767" w:author="Dylan CHEN" w:date="2026-08-29T21:28:00Z" w16du:dateUtc="2026-08-29T13:28:00Z">
          <w:pPr>
            <w:pStyle w:val="NormalWeb"/>
          </w:pPr>
        </w:pPrChange>
      </w:pPr>
      <w:del w:id="768" w:author="Dylan CHEN" w:date="2026-08-30T18:10:00Z" w16du:dateUtc="2026-08-30T10:10:00Z">
        <w:r w:rsidDel="00F05012">
          <w:delText xml:space="preserve">Our framework also differentiates the features of an AI answer according to </w:delText>
        </w:r>
        <w:r w:rsidDel="00F05012">
          <w:rPr>
            <w:rFonts w:hint="eastAsia"/>
          </w:rPr>
          <w:delText>the two systems of thinking</w:delText>
        </w:r>
        <w:r w:rsidDel="00F05012">
          <w:delText xml:space="preserve">. In the entry decision, answerers tend to rely on surface cues, including the AI label and the AI answer length, which can be processed at a glance. These features align with </w:delText>
        </w:r>
        <w:r w:rsidDel="00F05012">
          <w:rPr>
            <w:rFonts w:hint="eastAsia"/>
          </w:rPr>
          <w:delText>the two systems of thinking</w:delText>
        </w:r>
        <w:r w:rsidDel="00F05012">
          <w:delText xml:space="preserve"> in that the AI label and AI answer length serve as fast signals, whereas AI quality serves as a slow signal. Together, the three signals form two sets of influences that map onto the two decisions, as shown in the framework below.</w:delText>
        </w:r>
      </w:del>
    </w:p>
    <w:p w14:paraId="196349F6" w14:textId="3C7C6341" w:rsidR="00916D14" w:rsidRPr="00015210" w:rsidDel="00F05012" w:rsidRDefault="00916D14" w:rsidP="00F05012">
      <w:pPr>
        <w:pStyle w:val="Paragraph"/>
        <w:rPr>
          <w:del w:id="769" w:author="Dylan CHEN" w:date="2026-08-30T18:10:00Z" w16du:dateUtc="2026-08-30T10:10:00Z"/>
        </w:rPr>
      </w:pPr>
      <w:del w:id="770" w:author="Dylan CHEN" w:date="2026-08-30T17:52:00Z" w16du:dateUtc="2026-08-30T09:52:00Z">
        <w:r w:rsidDel="00CF4D5F">
          <w:rPr>
            <w:noProof/>
          </w:rPr>
          <w:drawing>
            <wp:inline distT="0" distB="0" distL="0" distR="0" wp14:anchorId="0956BD6E" wp14:editId="124664A9">
              <wp:extent cx="5943600" cy="1661975"/>
              <wp:effectExtent l="0" t="0" r="0" b="0"/>
              <wp:docPr id="943097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11190EBA" w14:textId="15EEA3F2" w:rsidR="00916D14" w:rsidDel="00916B52" w:rsidRDefault="00916D14" w:rsidP="00F05012">
      <w:pPr>
        <w:pStyle w:val="Paragraph"/>
        <w:rPr>
          <w:del w:id="771" w:author="Dylan CHEN" w:date="2026-08-29T21:28:00Z" w16du:dateUtc="2026-08-29T13:28:00Z"/>
        </w:rPr>
      </w:pPr>
      <w:del w:id="772" w:author="Dylan CHEN" w:date="2026-08-30T18:10:00Z" w16du:dateUtc="2026-08-30T10:10:00Z">
        <w:r w:rsidRPr="00015210" w:rsidDel="00F05012">
          <w:delText xml:space="preserve">Figure </w:delText>
        </w:r>
      </w:del>
      <w:del w:id="773" w:author="Dylan CHEN" w:date="2026-08-30T17:42:00Z" w16du:dateUtc="2026-08-30T09:42:00Z">
        <w:r w:rsidDel="00BA2706">
          <w:delText>3</w:delText>
        </w:r>
      </w:del>
      <w:del w:id="774" w:author="Dylan CHEN" w:date="2026-08-30T18:10:00Z" w16du:dateUtc="2026-08-30T10:10:00Z">
        <w:r w:rsidRPr="00015210" w:rsidDel="00F05012">
          <w:delText>. Conceptual framework</w:delText>
        </w:r>
      </w:del>
    </w:p>
    <w:p w14:paraId="6ECC94C5" w14:textId="7F142745" w:rsidR="00916D14" w:rsidDel="00F05012" w:rsidRDefault="00916D14">
      <w:pPr>
        <w:pStyle w:val="Paragraph"/>
        <w:rPr>
          <w:del w:id="775" w:author="Dylan CHEN" w:date="2026-08-30T18:10:00Z" w16du:dateUtc="2026-08-30T10:10:00Z"/>
        </w:rPr>
        <w:pPrChange w:id="776" w:author="Dylan CHEN" w:date="2026-08-29T21:28:00Z" w16du:dateUtc="2026-08-29T13:28:00Z">
          <w:pPr>
            <w:pStyle w:val="NormalWeb"/>
          </w:pPr>
        </w:pPrChange>
      </w:pPr>
    </w:p>
    <w:p w14:paraId="118AE175" w14:textId="3379B5B1" w:rsidR="00916D14" w:rsidRDefault="00916D14" w:rsidP="00F05012">
      <w:pPr>
        <w:pStyle w:val="Paragraph"/>
        <w:rPr>
          <w:ins w:id="777" w:author="Dylan CHEN" w:date="2026-08-30T18:10:00Z" w16du:dateUtc="2026-08-30T10:10:00Z"/>
        </w:rPr>
      </w:pPr>
      <w:r>
        <w:t xml:space="preserve">By tying each feature to </w:t>
      </w:r>
      <w:r>
        <w:rPr>
          <w:rFonts w:hint="eastAsia"/>
        </w:rPr>
        <w:t>the two systems of thinking</w:t>
      </w:r>
      <w:r>
        <w:t>, this streamlined framework makes the mapping between cognitive routes and effects explicit</w:t>
      </w:r>
      <w:del w:id="778" w:author="Prof. LIU Ben" w:date="2026-08-31T00:04:00Z" w16du:dateUtc="2026-08-30T16:04:00Z">
        <w:r w:rsidDel="00932AD6">
          <w:delText xml:space="preserve"> rather than post hoc</w:delText>
        </w:r>
      </w:del>
      <w:r>
        <w:t>. We hope the revised theoretical development section is both simpler and clea</w:t>
      </w:r>
      <w:r>
        <w:rPr>
          <w:rFonts w:hint="eastAsia"/>
        </w:rPr>
        <w:t>n</w:t>
      </w:r>
      <w:r>
        <w:t>er in its theoretical grounding.</w:t>
      </w:r>
    </w:p>
    <w:p w14:paraId="6E1AC36F" w14:textId="77777777" w:rsidR="00F05012" w:rsidRDefault="00F05012" w:rsidP="00F05012">
      <w:pPr>
        <w:pStyle w:val="Paragraph"/>
        <w:rPr>
          <w:ins w:id="779" w:author="Dylan CHEN" w:date="2026-08-30T18:10:00Z" w16du:dateUtc="2026-08-30T10:10:00Z"/>
        </w:rPr>
      </w:pPr>
    </w:p>
    <w:p w14:paraId="1F3B2805" w14:textId="77777777" w:rsidR="00F05012" w:rsidRPr="00515634" w:rsidRDefault="00F05012" w:rsidP="00F05012">
      <w:pPr>
        <w:pStyle w:val="Paragraph"/>
        <w:rPr>
          <w:ins w:id="780" w:author="Dylan CHEN" w:date="2026-08-30T18:10:00Z" w16du:dateUtc="2026-08-30T10:10:00Z"/>
          <w:b/>
          <w:bCs/>
        </w:rPr>
      </w:pPr>
      <w:ins w:id="781" w:author="Dylan CHEN" w:date="2026-08-30T18:10:00Z" w16du:dateUtc="2026-08-30T10:10:00Z">
        <w:r w:rsidRPr="00515634">
          <w:rPr>
            <w:b/>
            <w:bCs/>
          </w:rPr>
          <w:t>References:</w:t>
        </w:r>
      </w:ins>
    </w:p>
    <w:p w14:paraId="3B7AFD17" w14:textId="77777777" w:rsidR="00F05012" w:rsidRPr="00313E6C" w:rsidRDefault="00F05012" w:rsidP="00F05012">
      <w:pPr>
        <w:pStyle w:val="Paragraph"/>
        <w:rPr>
          <w:ins w:id="782" w:author="Dylan CHEN" w:date="2026-08-30T18:10:00Z" w16du:dateUtc="2026-08-30T10:10:00Z"/>
        </w:rPr>
      </w:pPr>
      <w:ins w:id="783" w:author="Dylan CHEN" w:date="2026-08-30T18:10:00Z" w16du:dateUtc="2026-08-30T10:10:00Z">
        <w:r w:rsidRPr="00313E6C">
          <w:t>Chen, M.-J. (2009). Competitive dynamics research: An insider’s odyssey. Asia Pacific Journal of Management, 26(1), 5–25.</w:t>
        </w:r>
      </w:ins>
    </w:p>
    <w:p w14:paraId="784C3AD0" w14:textId="77777777" w:rsidR="00F05012" w:rsidRPr="00313E6C" w:rsidRDefault="00F05012" w:rsidP="00F05012">
      <w:pPr>
        <w:pStyle w:val="Paragraph"/>
        <w:rPr>
          <w:ins w:id="784" w:author="Dylan CHEN" w:date="2026-08-30T18:10:00Z" w16du:dateUtc="2026-08-30T10:10:00Z"/>
        </w:rPr>
      </w:pPr>
      <w:ins w:id="785" w:author="Dylan CHEN" w:date="2026-08-30T18:10:00Z" w16du:dateUtc="2026-08-30T10:10:00Z">
        <w:r w:rsidRPr="00313E6C">
          <w:t>Chen, M.-J., Su, K.-H., &amp; Tsai, W. (2007). Competitive tension: The awareness–motivation–capability perspective. Academy of Management Journal, 50(1), 101–118.</w:t>
        </w:r>
      </w:ins>
    </w:p>
    <w:p w14:paraId="1F792724" w14:textId="77777777" w:rsidR="00F05012" w:rsidRPr="00313E6C" w:rsidRDefault="00F05012" w:rsidP="00F05012">
      <w:pPr>
        <w:pStyle w:val="Paragraph"/>
        <w:rPr>
          <w:ins w:id="786" w:author="Dylan CHEN" w:date="2026-08-30T18:10:00Z" w16du:dateUtc="2026-08-30T10:10:00Z"/>
        </w:rPr>
      </w:pPr>
      <w:ins w:id="787" w:author="Dylan CHEN" w:date="2026-08-30T18:10:00Z" w16du:dateUtc="2026-08-30T10:10:00Z">
        <w:r w:rsidRPr="00313E6C">
          <w:t>Evans, J. St. B. T., &amp; Stanovich, K. E. (2013). Dual-process theories of higher cognition: Advancing the debate. Perspectives on Psychological Science, 8(3), 223–241.</w:t>
        </w:r>
      </w:ins>
    </w:p>
    <w:p w14:paraId="05DF4103" w14:textId="77777777" w:rsidR="00F05012" w:rsidRPr="00313E6C" w:rsidRDefault="00F05012" w:rsidP="00F05012">
      <w:pPr>
        <w:pStyle w:val="Paragraph"/>
        <w:rPr>
          <w:ins w:id="788" w:author="Dylan CHEN" w:date="2026-08-30T18:10:00Z" w16du:dateUtc="2026-08-30T10:10:00Z"/>
        </w:rPr>
      </w:pPr>
      <w:ins w:id="789" w:author="Dylan CHEN" w:date="2026-08-30T18:10:00Z" w16du:dateUtc="2026-08-30T10:10:00Z">
        <w:r w:rsidRPr="00313E6C">
          <w:lastRenderedPageBreak/>
          <w:t>Kahneman, D. (2003). A perspective on judgment and choice: Mapping bounded rationality. American Psychologist, 58(9), 697–720.</w:t>
        </w:r>
      </w:ins>
    </w:p>
    <w:p w14:paraId="0B24D63A" w14:textId="21733AF3" w:rsidR="00F05012" w:rsidRDefault="00F05012">
      <w:pPr>
        <w:pStyle w:val="Paragraph"/>
        <w:pPrChange w:id="790" w:author="Dylan CHEN" w:date="2026-08-29T21:28:00Z" w16du:dateUtc="2026-08-29T13:28:00Z">
          <w:pPr>
            <w:pStyle w:val="NormalWeb"/>
          </w:pPr>
        </w:pPrChange>
      </w:pPr>
      <w:ins w:id="791" w:author="Dylan CHEN" w:date="2026-08-30T18:10:00Z" w16du:dateUtc="2026-08-30T10:10:00Z">
        <w:r w:rsidRPr="00313E6C">
          <w:t>Kahneman, D. (2011). Thinking, fast and slow. Farrar, Straus and Giroux.</w:t>
        </w:r>
      </w:ins>
    </w:p>
    <w:p w14:paraId="121CC950" w14:textId="0FBC8CF0"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2DA7B3F6" w14:textId="39DAB7F8" w:rsidR="00EC4343" w:rsidRPr="00313E6C" w:rsidRDefault="00EC4343" w:rsidP="00683A26">
      <w:pPr>
        <w:pStyle w:val="Heading1"/>
      </w:pPr>
      <w:r w:rsidRPr="00313E6C">
        <w:t>R1-</w:t>
      </w:r>
      <w:r w:rsidR="0022012F" w:rsidRPr="00313E6C">
        <w:t>8</w:t>
      </w:r>
      <w:r w:rsidR="00932681" w:rsidRPr="00313E6C">
        <w:t>*</w:t>
      </w:r>
    </w:p>
    <w:p w14:paraId="59096E37" w14:textId="1442057E"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find Section 3.2 conceptually problematic.</w:t>
      </w:r>
    </w:p>
    <w:p w14:paraId="5DA14809" w14:textId="3711C2F4" w:rsidR="008A74D4"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distinction between the proposed mechanisms, </w:t>
      </w:r>
      <w:r w:rsidRPr="001F085E">
        <w:rPr>
          <w:rFonts w:eastAsia="SimSun"/>
          <w:i/>
          <w:iCs/>
          <w:kern w:val="2"/>
          <w:lang w:val="en-US"/>
        </w:rPr>
        <w:t>expertise composition shift and reduced effort investment, is unclear.</w:t>
      </w:r>
      <w:r w:rsidRPr="00313E6C">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4D958ECE" w14:textId="77777777" w:rsidR="00932681" w:rsidRPr="00313E6C" w:rsidRDefault="00932681" w:rsidP="00932681">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elevated expectations mechanism again relies on the assumption that users perceive </w:t>
      </w:r>
      <w:r w:rsidRPr="001F085E">
        <w:rPr>
          <w:rFonts w:eastAsia="SimSun"/>
          <w:i/>
          <w:iCs/>
          <w:kern w:val="2"/>
          <w:lang w:val="en-US"/>
        </w:rPr>
        <w:t>AI-generated answers as superior and norm-setting. This assumption is not well supported in the platform context</w:t>
      </w:r>
      <w:r w:rsidRPr="00313E6C">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0D807E36"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E2BC1E3" w14:textId="023DE066" w:rsidR="00047B95" w:rsidRPr="0061791F" w:rsidRDefault="00047B95">
      <w:pPr>
        <w:pStyle w:val="Paragraph"/>
        <w:pPrChange w:id="792" w:author="Dylan CHEN" w:date="2026-08-29T21:29:00Z" w16du:dateUtc="2026-08-29T13:29:00Z">
          <w:pPr>
            <w:pStyle w:val="NormalWeb"/>
          </w:pPr>
        </w:pPrChange>
      </w:pPr>
      <w:r>
        <w:t>In light of your concern and the SE’s suggestion regarding the framing of the paper, we have removed the analyses on view recognition. This change makes the paper more focused and ensures that the results align more closely with our updated theoretical framework. Because the mechanisms you raise</w:t>
      </w:r>
      <w:r>
        <w:rPr>
          <w:rFonts w:hint="eastAsia"/>
        </w:rPr>
        <w:t xml:space="preserve"> (</w:t>
      </w:r>
      <w:r>
        <w:t>expertise composition shift, reduced effort investment, and elevated expectations</w:t>
      </w:r>
      <w:r>
        <w:rPr>
          <w:rFonts w:hint="eastAsia"/>
        </w:rPr>
        <w:t xml:space="preserve">) </w:t>
      </w:r>
      <w:r>
        <w:t xml:space="preserve">all underlie view recognition, they are no longer theorized or tested in the revised paper. We thank </w:t>
      </w:r>
      <w:r>
        <w:rPr>
          <w:rFonts w:hint="eastAsia"/>
        </w:rPr>
        <w:t>you</w:t>
      </w:r>
      <w:r>
        <w:t xml:space="preserve"> for these suggestions, which have helped us improve the paper.</w:t>
      </w:r>
    </w:p>
    <w:p w14:paraId="7BA16E36" w14:textId="0033EBCF" w:rsidR="005814DF"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434FC46E" w14:textId="16A27590" w:rsidR="00B401F6" w:rsidRPr="00313E6C" w:rsidRDefault="00B401F6" w:rsidP="00683A26">
      <w:pPr>
        <w:pStyle w:val="Heading1"/>
      </w:pPr>
      <w:r w:rsidRPr="00313E6C">
        <w:t>R1-1</w:t>
      </w:r>
      <w:r w:rsidR="0022012F" w:rsidRPr="00313E6C">
        <w:t>0</w:t>
      </w:r>
      <w:r w:rsidR="00A97CF3">
        <w:t>*</w:t>
      </w:r>
    </w:p>
    <w:p w14:paraId="662F7FAF" w14:textId="2F203F84" w:rsidR="00B401F6" w:rsidRPr="00A97CF3"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A97CF3">
        <w:rPr>
          <w:rFonts w:eastAsia="SimSun"/>
          <w:i/>
          <w:iCs/>
          <w:kern w:val="2"/>
          <w:lang w:val="en-US"/>
        </w:rPr>
        <w:t xml:space="preserve">In Section 4.1, the authors assert that AI-generated </w:t>
      </w:r>
      <w:r w:rsidRPr="001F085E">
        <w:rPr>
          <w:rFonts w:eastAsia="SimSun"/>
          <w:i/>
          <w:iCs/>
          <w:kern w:val="2"/>
          <w:lang w:val="en-US"/>
        </w:rPr>
        <w:t xml:space="preserve">answers </w:t>
      </w:r>
      <w:r w:rsidR="00E71BCF" w:rsidRPr="001F085E">
        <w:rPr>
          <w:rFonts w:eastAsia="SimSun"/>
          <w:i/>
          <w:iCs/>
          <w:kern w:val="2"/>
          <w:lang w:val="en-US"/>
        </w:rPr>
        <w:t>“</w:t>
      </w:r>
      <w:r w:rsidRPr="001F085E">
        <w:rPr>
          <w:rFonts w:eastAsia="SimSun"/>
          <w:i/>
          <w:iCs/>
          <w:kern w:val="2"/>
          <w:lang w:val="en-US"/>
        </w:rPr>
        <w:t>typically occupy the first position for treated questions</w:t>
      </w:r>
      <w:r w:rsidR="00E71BCF" w:rsidRPr="001F085E">
        <w:rPr>
          <w:rFonts w:eastAsia="SimSun"/>
          <w:i/>
          <w:iCs/>
          <w:kern w:val="2"/>
          <w:lang w:val="en-US"/>
        </w:rPr>
        <w:t>”</w:t>
      </w:r>
      <w:r w:rsidRPr="00A97CF3">
        <w:rPr>
          <w:rFonts w:eastAsia="SimSun"/>
          <w:i/>
          <w:iCs/>
          <w:kern w:val="2"/>
          <w:lang w:val="en-US"/>
        </w:rPr>
        <w:t xml:space="preserve"> and that viewers </w:t>
      </w:r>
      <w:r w:rsidR="00E71BCF" w:rsidRPr="00A97CF3">
        <w:rPr>
          <w:rFonts w:eastAsia="SimSun"/>
          <w:i/>
          <w:iCs/>
          <w:kern w:val="2"/>
          <w:lang w:val="en-US"/>
        </w:rPr>
        <w:t>“</w:t>
      </w:r>
      <w:r w:rsidRPr="00A97CF3">
        <w:rPr>
          <w:rFonts w:eastAsia="SimSun"/>
          <w:i/>
          <w:iCs/>
          <w:kern w:val="2"/>
          <w:lang w:val="en-US"/>
        </w:rPr>
        <w:t>typically see this content before human-generated answers.</w:t>
      </w:r>
      <w:r w:rsidR="00E71BCF" w:rsidRPr="00A97CF3">
        <w:rPr>
          <w:rFonts w:eastAsia="SimSun"/>
          <w:i/>
          <w:iCs/>
          <w:kern w:val="2"/>
          <w:lang w:val="en-US"/>
        </w:rPr>
        <w:t>”</w:t>
      </w:r>
      <w:r w:rsidRPr="00A97CF3">
        <w:rPr>
          <w:rFonts w:eastAsia="SimSun"/>
          <w:i/>
          <w:iCs/>
          <w:kern w:val="2"/>
          <w:lang w:val="en-US"/>
        </w:rPr>
        <w:t xml:space="preserve"> It is unclear what </w:t>
      </w:r>
      <w:r w:rsidR="00E71BCF" w:rsidRPr="00A97CF3">
        <w:rPr>
          <w:rFonts w:eastAsia="SimSun"/>
          <w:i/>
          <w:iCs/>
          <w:kern w:val="2"/>
          <w:lang w:val="en-US"/>
        </w:rPr>
        <w:t>“</w:t>
      </w:r>
      <w:r w:rsidRPr="00A97CF3">
        <w:rPr>
          <w:rFonts w:eastAsia="SimSun"/>
          <w:i/>
          <w:iCs/>
          <w:kern w:val="2"/>
          <w:lang w:val="en-US"/>
        </w:rPr>
        <w:t>typically</w:t>
      </w:r>
      <w:r w:rsidR="00E71BCF" w:rsidRPr="00A97CF3">
        <w:rPr>
          <w:rFonts w:eastAsia="SimSun"/>
          <w:i/>
          <w:iCs/>
          <w:kern w:val="2"/>
          <w:lang w:val="en-US"/>
        </w:rPr>
        <w:t>”</w:t>
      </w:r>
      <w:r w:rsidRPr="00A97CF3">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A97CF3">
        <w:rPr>
          <w:rFonts w:eastAsia="SimSun"/>
          <w:i/>
          <w:iCs/>
          <w:kern w:val="2"/>
          <w:lang w:val="en-US"/>
        </w:rPr>
        <w:t>.</w:t>
      </w:r>
    </w:p>
    <w:p w14:paraId="4742409A" w14:textId="77777777" w:rsidR="00B401F6" w:rsidRPr="00313E6C" w:rsidRDefault="00B401F6" w:rsidP="00B401F6">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4FB4112" w14:textId="515D4BC3" w:rsidR="00633B15" w:rsidRPr="00313E6C" w:rsidRDefault="0017582C">
      <w:pPr>
        <w:pStyle w:val="Paragraph"/>
        <w:pPrChange w:id="793" w:author="Dylan CHEN" w:date="2026-08-29T21:29:00Z" w16du:dateUtc="2026-08-29T13:29:00Z">
          <w:pPr/>
        </w:pPrChange>
      </w:pPr>
      <w:r>
        <w:t xml:space="preserve">We apologize for the confusion. To clarify: on this platform, an AI-generated answer is, by design, always positioned before any human-generated answer for a treated question. The AI answer is not interleaved with human answers according to posting time; instead, it is anchored </w:t>
      </w:r>
      <w:r>
        <w:lastRenderedPageBreak/>
        <w:t xml:space="preserve">to the top of the answer list. </w:t>
      </w:r>
      <w:r w:rsidR="00A97CF3">
        <w:t>We have further elaborate</w:t>
      </w:r>
      <w:ins w:id="794" w:author="Dylan CHEN" w:date="2026-08-29T21:17:00Z" w16du:dateUtc="2026-08-29T13:17:00Z">
        <w:r w:rsidR="008F4C03">
          <w:rPr>
            <w:rFonts w:hint="eastAsia"/>
          </w:rPr>
          <w:t>d</w:t>
        </w:r>
      </w:ins>
      <w:r w:rsidR="00A97CF3">
        <w:t xml:space="preserve"> this in </w:t>
      </w:r>
      <w:ins w:id="795" w:author="Dylan CHEN" w:date="2026-08-30T17:43:00Z" w16du:dateUtc="2026-08-30T09:43:00Z">
        <w:r w:rsidR="00BA2706">
          <w:rPr>
            <w:rFonts w:hint="eastAsia"/>
          </w:rPr>
          <w:t>S</w:t>
        </w:r>
      </w:ins>
      <w:del w:id="796" w:author="Dylan CHEN" w:date="2026-08-30T17:43:00Z" w16du:dateUtc="2026-08-30T09:43:00Z">
        <w:r w:rsidR="00A97CF3" w:rsidDel="00BA2706">
          <w:delText>s</w:delText>
        </w:r>
      </w:del>
      <w:r w:rsidR="00A97CF3">
        <w:t xml:space="preserve">ection </w:t>
      </w:r>
      <w:del w:id="797" w:author="Dylan CHEN" w:date="2026-08-30T17:43:00Z" w16du:dateUtc="2026-08-30T09:43:00Z">
        <w:r w:rsidR="00A97CF3" w:rsidRPr="001F085E" w:rsidDel="00BA2706">
          <w:rPr>
            <w:highlight w:val="yellow"/>
          </w:rPr>
          <w:delText>XXXX</w:delText>
        </w:r>
      </w:del>
      <w:ins w:id="798" w:author="Dylan CHEN" w:date="2026-08-30T17:43:00Z" w16du:dateUtc="2026-08-30T09:43:00Z">
        <w:r w:rsidR="00BA2706">
          <w:rPr>
            <w:rFonts w:hint="eastAsia"/>
          </w:rPr>
          <w:t>4.1</w:t>
        </w:r>
      </w:ins>
      <w:r w:rsidR="00A97CF3">
        <w:t>.</w:t>
      </w:r>
    </w:p>
    <w:p w14:paraId="1958F37B" w14:textId="77777777" w:rsidR="005814DF" w:rsidRPr="00313E6C" w:rsidRDefault="00B401F6" w:rsidP="00683A26">
      <w:pPr>
        <w:spacing w:before="120" w:after="120"/>
        <w:rPr>
          <w:rFonts w:eastAsia="SimSun"/>
          <w:b/>
          <w:bCs/>
          <w:kern w:val="2"/>
        </w:rPr>
      </w:pPr>
      <w:r w:rsidRPr="00313E6C">
        <w:t>---------------------------------------------------------------------------------------------------------------------</w:t>
      </w:r>
      <w:r w:rsidRPr="00313E6C">
        <w:rPr>
          <w:rFonts w:eastAsia="SimSun"/>
          <w:b/>
          <w:bCs/>
          <w:kern w:val="2"/>
        </w:rPr>
        <w:t xml:space="preserve"> </w:t>
      </w:r>
    </w:p>
    <w:p w14:paraId="54803636" w14:textId="3E13B9EC" w:rsidR="00F51D34" w:rsidRPr="00313E6C" w:rsidRDefault="00F51D34" w:rsidP="00683A26">
      <w:pPr>
        <w:pStyle w:val="Heading1"/>
      </w:pPr>
      <w:r w:rsidRPr="00313E6C">
        <w:t>R1-1</w:t>
      </w:r>
      <w:r w:rsidR="0022012F" w:rsidRPr="00313E6C">
        <w:t>1</w:t>
      </w:r>
      <w:r w:rsidR="00A97CF3">
        <w:t>*</w:t>
      </w:r>
    </w:p>
    <w:p w14:paraId="55ACA961" w14:textId="4F959CB6" w:rsidR="00F51D34" w:rsidRPr="00313E6C" w:rsidRDefault="00E10111" w:rsidP="00F51D34">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I noticed </w:t>
      </w:r>
      <w:r w:rsidRPr="001F085E">
        <w:rPr>
          <w:rFonts w:eastAsia="SimSun"/>
          <w:i/>
          <w:iCs/>
          <w:kern w:val="2"/>
        </w:rPr>
        <w:t>inconsistencies</w:t>
      </w:r>
      <w:r w:rsidRPr="00A97CF3">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sidRPr="00A97CF3">
        <w:rPr>
          <w:rFonts w:eastAsia="SimSun"/>
          <w:i/>
          <w:iCs/>
          <w:kern w:val="2"/>
        </w:rPr>
        <w:t>“</w:t>
      </w:r>
      <w:r w:rsidRPr="00A97CF3">
        <w:rPr>
          <w:rFonts w:eastAsia="SimSun"/>
          <w:i/>
          <w:iCs/>
          <w:kern w:val="2"/>
        </w:rPr>
        <w:t>log number of Chinese characters</w:t>
      </w:r>
      <w:r w:rsidR="00E71BCF" w:rsidRPr="00A97CF3">
        <w:rPr>
          <w:rFonts w:eastAsia="SimSun"/>
          <w:i/>
          <w:iCs/>
          <w:kern w:val="2"/>
        </w:rPr>
        <w:t>”</w:t>
      </w:r>
      <w:r w:rsidRPr="00A97CF3">
        <w:rPr>
          <w:rFonts w:eastAsia="SimSun"/>
          <w:i/>
          <w:iCs/>
          <w:kern w:val="2"/>
        </w:rPr>
        <w:t xml:space="preserve"> of 0.004; similarly, Table 2 reports an average questioner reputation of 334.484, while Table A1 reports a mean </w:t>
      </w:r>
      <w:r w:rsidR="00E71BCF" w:rsidRPr="00A97CF3">
        <w:rPr>
          <w:rFonts w:eastAsia="SimSun"/>
          <w:i/>
          <w:iCs/>
          <w:kern w:val="2"/>
        </w:rPr>
        <w:t>“</w:t>
      </w:r>
      <w:r w:rsidRPr="00A97CF3">
        <w:rPr>
          <w:rFonts w:eastAsia="SimSun"/>
          <w:i/>
          <w:iCs/>
          <w:kern w:val="2"/>
        </w:rPr>
        <w:t>log reputation score</w:t>
      </w:r>
      <w:r w:rsidR="00E71BCF" w:rsidRPr="00A97CF3">
        <w:rPr>
          <w:rFonts w:eastAsia="SimSun"/>
          <w:i/>
          <w:iCs/>
          <w:kern w:val="2"/>
        </w:rPr>
        <w:t>”</w:t>
      </w:r>
      <w:r w:rsidRPr="00A97CF3">
        <w:rPr>
          <w:rFonts w:eastAsia="SimSun"/>
          <w:i/>
          <w:iCs/>
          <w:kern w:val="2"/>
        </w:rPr>
        <w:t xml:space="preserve"> of 4.026. These values are not consistent under standard log transformations.</w:t>
      </w:r>
    </w:p>
    <w:p w14:paraId="5BEAE06D" w14:textId="77777777" w:rsidR="00F51D34" w:rsidRPr="00313E6C" w:rsidRDefault="00F51D34" w:rsidP="00F51D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E275350" w14:textId="15D073FF" w:rsidR="00157BF1" w:rsidRPr="00313E6C" w:rsidRDefault="00157BF1" w:rsidP="00B45E09">
      <w:pPr>
        <w:pStyle w:val="Paragraph"/>
      </w:pPr>
      <w:r w:rsidRPr="00313E6C">
        <w:t>We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313E6C" w:rsidRDefault="00F51D34" w:rsidP="00683A26">
      <w:pPr>
        <w:spacing w:before="120" w:after="120"/>
        <w:rPr>
          <w:rFonts w:eastAsia="SimSun"/>
          <w:b/>
          <w:bCs/>
          <w:kern w:val="2"/>
        </w:rPr>
      </w:pPr>
      <w:r w:rsidRPr="00313E6C">
        <w:t>---------------------------------------------------------------------------------------------------------------------</w:t>
      </w:r>
      <w:r w:rsidRPr="00313E6C">
        <w:rPr>
          <w:rFonts w:eastAsia="SimSun"/>
          <w:b/>
          <w:bCs/>
          <w:kern w:val="2"/>
        </w:rPr>
        <w:t xml:space="preserve"> </w:t>
      </w:r>
    </w:p>
    <w:p w14:paraId="3A61FEA6" w14:textId="5C8A4677" w:rsidR="000F2FD3" w:rsidRPr="00313E6C" w:rsidRDefault="000F2FD3" w:rsidP="00683A26">
      <w:pPr>
        <w:pStyle w:val="Heading1"/>
      </w:pPr>
      <w:bookmarkStart w:id="799" w:name="OLE_LINK20"/>
      <w:r w:rsidRPr="00313E6C">
        <w:t>R1-1</w:t>
      </w:r>
      <w:r w:rsidR="0022012F" w:rsidRPr="00313E6C">
        <w:t>2</w:t>
      </w:r>
      <w:r w:rsidR="0053160D">
        <w:t>*</w:t>
      </w:r>
    </w:p>
    <w:p w14:paraId="5C72F20E" w14:textId="405EFF0E" w:rsidR="000F2FD3" w:rsidRPr="00313E6C" w:rsidRDefault="00E10111" w:rsidP="000F2FD3">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Section 6.3.1.1 uses </w:t>
      </w:r>
      <w:r w:rsidR="00E71BCF" w:rsidRPr="00A97CF3">
        <w:rPr>
          <w:rFonts w:eastAsia="SimSun"/>
          <w:i/>
          <w:iCs/>
          <w:kern w:val="2"/>
        </w:rPr>
        <w:t>“</w:t>
      </w:r>
      <w:r w:rsidRPr="00A97CF3">
        <w:rPr>
          <w:rFonts w:eastAsia="SimSun"/>
          <w:i/>
          <w:iCs/>
          <w:kern w:val="2"/>
        </w:rPr>
        <w:t>first answer length</w:t>
      </w:r>
      <w:r w:rsidR="00E71BCF" w:rsidRPr="00A97CF3">
        <w:rPr>
          <w:rFonts w:eastAsia="SimSun"/>
          <w:i/>
          <w:iCs/>
          <w:kern w:val="2"/>
        </w:rPr>
        <w:t>”</w:t>
      </w:r>
      <w:r w:rsidRPr="00A97CF3">
        <w:rPr>
          <w:rFonts w:eastAsia="SimSun"/>
          <w:i/>
          <w:iCs/>
          <w:kern w:val="2"/>
        </w:rPr>
        <w:t xml:space="preserve"> as a key variable in testing the content effect, but the </w:t>
      </w:r>
      <w:r w:rsidRPr="001F085E">
        <w:rPr>
          <w:rFonts w:eastAsia="SimSun"/>
          <w:i/>
          <w:iCs/>
          <w:kern w:val="2"/>
        </w:rPr>
        <w:t>definition is unclear</w:t>
      </w:r>
      <w:r w:rsidRPr="00A97CF3">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313E6C" w:rsidRDefault="000F2FD3" w:rsidP="000F2FD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05A815A" w14:textId="45DC965D" w:rsidR="0017582C" w:rsidRPr="00313E6C" w:rsidRDefault="0017582C">
      <w:pPr>
        <w:pStyle w:val="Paragraph"/>
        <w:pPrChange w:id="800" w:author="Dylan CHEN" w:date="2026-08-29T21:29:00Z" w16du:dateUtc="2026-08-29T13:29:00Z">
          <w:pPr/>
        </w:pPrChange>
      </w:pPr>
      <w:r>
        <w:t xml:space="preserve">We apologize for the confusion. “First answer length” refers to the length of the first answer to a question, which could be either an AI answer or a human answer: in the treatment group, it is the length of the AI answer, whereas in the control group, it is the length of the human answer. </w:t>
      </w:r>
    </w:p>
    <w:bookmarkEnd w:id="799"/>
    <w:p w14:paraId="468D7684" w14:textId="77777777" w:rsidR="00192BF1" w:rsidRPr="00313E6C" w:rsidRDefault="000F2FD3" w:rsidP="00683A26">
      <w:pPr>
        <w:spacing w:before="120" w:after="120"/>
        <w:rPr>
          <w:rFonts w:eastAsia="SimSun"/>
          <w:b/>
          <w:bCs/>
          <w:kern w:val="2"/>
        </w:rPr>
      </w:pPr>
      <w:r w:rsidRPr="00313E6C">
        <w:t>---------------------------------------------------------------------------------------------------------------------</w:t>
      </w:r>
      <w:r w:rsidRPr="00313E6C">
        <w:rPr>
          <w:rFonts w:eastAsia="SimSun"/>
          <w:b/>
          <w:bCs/>
          <w:kern w:val="2"/>
        </w:rPr>
        <w:t xml:space="preserve"> </w:t>
      </w:r>
    </w:p>
    <w:p w14:paraId="76E909FB" w14:textId="414C0EBF" w:rsidR="006D68EB" w:rsidRPr="00313E6C" w:rsidRDefault="006D68EB" w:rsidP="00683A26">
      <w:pPr>
        <w:pStyle w:val="Heading1"/>
      </w:pPr>
      <w:bookmarkStart w:id="801" w:name="OLE_LINK34"/>
      <w:r w:rsidRPr="00313E6C">
        <w:t>R1-1</w:t>
      </w:r>
      <w:r w:rsidR="0022012F" w:rsidRPr="00313E6C">
        <w:t>3</w:t>
      </w:r>
      <w:r w:rsidR="00DC12DC" w:rsidRPr="00313E6C">
        <w:t>*</w:t>
      </w:r>
    </w:p>
    <w:p w14:paraId="2FC66AA4" w14:textId="6A998A29"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 find the logic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802" w:name="OLE_LINK16"/>
      <w:r w:rsidRPr="001F085E">
        <w:rPr>
          <w:rFonts w:eastAsia="SimSun"/>
          <w:i/>
          <w:iCs/>
          <w:kern w:val="2"/>
        </w:rPr>
        <w:t>This interpretation implicitly assumes that first-position seekers care only about being absolutely first rather than first among human contributor</w:t>
      </w:r>
      <w:bookmarkEnd w:id="802"/>
      <w:r w:rsidRPr="001F085E">
        <w:rPr>
          <w:rFonts w:eastAsia="SimSun"/>
          <w:i/>
          <w:iCs/>
          <w:kern w:val="2"/>
        </w:rPr>
        <w:t>s</w:t>
      </w:r>
      <w:r w:rsidRPr="00313E6C">
        <w:rPr>
          <w:rFonts w:eastAsia="SimSun"/>
          <w:i/>
          <w:iCs/>
          <w:kern w:val="2"/>
        </w:rPr>
        <w:t>, which is neither theoretically justified nor empirically demonstrated.</w:t>
      </w:r>
    </w:p>
    <w:p w14:paraId="6530D233" w14:textId="25F83F86" w:rsidR="006D68EB"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1F085E">
        <w:rPr>
          <w:rFonts w:eastAsia="SimSun"/>
          <w:i/>
          <w:iCs/>
          <w:kern w:val="2"/>
        </w:rPr>
        <w:t>The paper does not explain why first-position seekers would systematically generate answers that invite further engagement.</w:t>
      </w:r>
      <w:r w:rsidRPr="00313E6C">
        <w:rPr>
          <w:rFonts w:eastAsia="SimSun"/>
          <w:i/>
          <w:iCs/>
          <w:kern w:val="2"/>
        </w:rPr>
        <w:t xml:space="preserve"> Are </w:t>
      </w:r>
      <w:bookmarkStart w:id="803" w:name="OLE_LINK17"/>
      <w:r w:rsidRPr="00313E6C">
        <w:rPr>
          <w:rFonts w:eastAsia="SimSun"/>
          <w:i/>
          <w:iCs/>
          <w:kern w:val="2"/>
        </w:rPr>
        <w:t>answers from these first-position seekers of low quality</w:t>
      </w:r>
      <w:bookmarkEnd w:id="803"/>
      <w:r w:rsidRPr="00313E6C">
        <w:rPr>
          <w:rFonts w:eastAsia="SimSun"/>
          <w:i/>
          <w:iCs/>
          <w:kern w:val="2"/>
        </w:rPr>
        <w:t>?</w:t>
      </w:r>
    </w:p>
    <w:p w14:paraId="1CFCDDA6" w14:textId="2B821158" w:rsidR="006D68EB" w:rsidRPr="00313E6C" w:rsidRDefault="006D68EB" w:rsidP="006D68E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7B6628" w14:textId="044886D1" w:rsidR="00161D52" w:rsidRPr="00313E6C" w:rsidRDefault="00161D52">
      <w:pPr>
        <w:pStyle w:val="Paragraph"/>
        <w:pPrChange w:id="804" w:author="Dylan CHEN" w:date="2026-08-29T21:29:00Z" w16du:dateUtc="2026-08-29T13:29:00Z">
          <w:pPr>
            <w:pStyle w:val="NormalWeb"/>
          </w:pPr>
        </w:pPrChange>
      </w:pPr>
      <w:r>
        <w:lastRenderedPageBreak/>
        <w:t xml:space="preserve">We appreciate these concerns and agree with them. As you note, positing that first-position seekers care only about being absolutely first, rather than about being first among human contributors, is </w:t>
      </w:r>
      <w:r>
        <w:rPr>
          <w:rFonts w:hint="eastAsia"/>
        </w:rPr>
        <w:t>a strong</w:t>
      </w:r>
      <w:r>
        <w:t xml:space="preserve"> assumption. Even when an AI answer occupies the first position, users can still be the first human responder, so the opportunity that first-position seekers value is not meaningfully reduced. We also agree that the claim that first-position seekers stimulate subsequent participation is difficult to reconcile with the pattern in which early answers satisfy demand and crowd out later contributions. Given the weak theoretical footing and the counterintuitive implications you</w:t>
      </w:r>
      <w:r>
        <w:rPr>
          <w:rFonts w:hint="eastAsia"/>
        </w:rPr>
        <w:t xml:space="preserve"> and other reviewers</w:t>
      </w:r>
      <w:r>
        <w:t xml:space="preserve"> highlight, we have removed the first-position-seeker argument from our theorization and revised the paper accordingly.</w:t>
      </w:r>
    </w:p>
    <w:bookmarkEnd w:id="801"/>
    <w:p w14:paraId="5995E6AA" w14:textId="77777777" w:rsidR="00192BF1" w:rsidRPr="00313E6C" w:rsidRDefault="006D68EB" w:rsidP="00683A26">
      <w:pPr>
        <w:spacing w:before="120" w:after="120"/>
        <w:rPr>
          <w:rFonts w:eastAsia="SimSun"/>
          <w:b/>
          <w:bCs/>
          <w:kern w:val="2"/>
        </w:rPr>
      </w:pPr>
      <w:r w:rsidRPr="00313E6C">
        <w:t>---------------------------------------------------------------------------------------------------------------------</w:t>
      </w:r>
      <w:r w:rsidRPr="00313E6C">
        <w:rPr>
          <w:rFonts w:eastAsia="SimSun"/>
          <w:b/>
          <w:bCs/>
          <w:kern w:val="2"/>
        </w:rPr>
        <w:t xml:space="preserve"> </w:t>
      </w:r>
    </w:p>
    <w:p w14:paraId="19C98F06" w14:textId="2BB7C60C" w:rsidR="006D68EB" w:rsidRPr="00313E6C" w:rsidRDefault="006D68EB" w:rsidP="00683A26">
      <w:pPr>
        <w:pStyle w:val="Heading1"/>
      </w:pPr>
      <w:r w:rsidRPr="00313E6C">
        <w:t>R1-14</w:t>
      </w:r>
      <w:r w:rsidR="0083242E">
        <w:t>*</w:t>
      </w:r>
    </w:p>
    <w:p w14:paraId="2EF35A4D" w14:textId="3A50A6F5" w:rsidR="00E10111" w:rsidRPr="0053160D"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 </w:t>
      </w:r>
      <w:bookmarkStart w:id="805" w:name="OLE_LINK26"/>
      <w:r w:rsidRPr="0053160D">
        <w:rPr>
          <w:rFonts w:eastAsia="SimSun"/>
          <w:i/>
          <w:iCs/>
          <w:kern w:val="2"/>
        </w:rPr>
        <w:t xml:space="preserve">In Section 6.3.1.3, the authors state that they control for the position effect when estimating the source effect, but it is unclear what specific variables constitute the </w:t>
      </w:r>
      <w:r w:rsidR="00E71BCF" w:rsidRPr="0053160D">
        <w:rPr>
          <w:rFonts w:eastAsia="SimSun"/>
          <w:i/>
          <w:iCs/>
          <w:kern w:val="2"/>
        </w:rPr>
        <w:t>“</w:t>
      </w:r>
      <w:r w:rsidRPr="0053160D">
        <w:rPr>
          <w:rFonts w:eastAsia="SimSun"/>
          <w:i/>
          <w:iCs/>
          <w:kern w:val="2"/>
        </w:rPr>
        <w:t>position effect controls</w:t>
      </w:r>
      <w:r w:rsidR="00E71BCF" w:rsidRPr="0053160D">
        <w:rPr>
          <w:rFonts w:eastAsia="SimSun"/>
          <w:i/>
          <w:iCs/>
          <w:kern w:val="2"/>
        </w:rPr>
        <w:t>”</w:t>
      </w:r>
      <w:r w:rsidRPr="0053160D">
        <w:rPr>
          <w:rFonts w:eastAsia="SimSun"/>
          <w:i/>
          <w:iCs/>
          <w:kern w:val="2"/>
        </w:rPr>
        <w:t xml:space="preserve"> and </w:t>
      </w:r>
      <w:r w:rsidRPr="001F085E">
        <w:rPr>
          <w:rFonts w:eastAsia="SimSun"/>
          <w:i/>
          <w:iCs/>
          <w:kern w:val="2"/>
        </w:rPr>
        <w:t>how they capture answer ordering or visibility</w:t>
      </w:r>
      <w:r w:rsidRPr="0053160D">
        <w:rPr>
          <w:rFonts w:eastAsia="SimSun"/>
          <w:i/>
          <w:iCs/>
          <w:kern w:val="2"/>
        </w:rPr>
        <w:t>.</w:t>
      </w:r>
      <w:bookmarkEnd w:id="805"/>
    </w:p>
    <w:p w14:paraId="399E1D34" w14:textId="15EEA3E0"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1F085E">
        <w:rPr>
          <w:rFonts w:eastAsia="SimSun"/>
          <w:i/>
          <w:iCs/>
          <w:kern w:val="2"/>
        </w:rPr>
        <w:t>such as user discouragement or frustration induced by the platform</w:t>
      </w:r>
      <w:r w:rsidR="003834AA" w:rsidRPr="001F085E">
        <w:rPr>
          <w:rFonts w:eastAsia="SimSun"/>
          <w:i/>
          <w:iCs/>
          <w:kern w:val="2"/>
        </w:rPr>
        <w:t>’</w:t>
      </w:r>
      <w:r w:rsidRPr="001F085E">
        <w:rPr>
          <w:rFonts w:eastAsia="SimSun"/>
          <w:i/>
          <w:iCs/>
          <w:kern w:val="2"/>
        </w:rPr>
        <w:t>s restrictive policy toward external GenAI and negative user reactions to AI deployment</w:t>
      </w:r>
      <w:r w:rsidRPr="0053160D">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313E6C" w:rsidRDefault="00192BF1" w:rsidP="00E1011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1983BE2" w14:textId="63AF0875" w:rsidR="00161D52" w:rsidRPr="00161D52" w:rsidRDefault="00161D52">
      <w:pPr>
        <w:pStyle w:val="Paragraph"/>
        <w:pPrChange w:id="806" w:author="Dylan CHEN" w:date="2026-08-29T21:29:00Z" w16du:dateUtc="2026-08-29T13:29:00Z">
          <w:pPr>
            <w:pStyle w:val="NormalWeb"/>
          </w:pPr>
        </w:pPrChange>
      </w:pPr>
      <w:r>
        <w:t xml:space="preserve">We thank you for this comment. In the earlier version, we tested the position effect </w:t>
      </w:r>
      <w:del w:id="807" w:author="Prof. LIU Ben" w:date="2026-08-31T00:06:00Z" w16du:dateUtc="2026-08-30T16:06:00Z">
        <w:r w:rsidDel="00932AD6">
          <w:delText xml:space="preserve">indirectly </w:delText>
        </w:r>
      </w:del>
      <w:r>
        <w:t>through a proxy based on user behavio</w:t>
      </w:r>
      <w:r>
        <w:rPr>
          <w:rFonts w:hint="eastAsia"/>
        </w:rPr>
        <w:t xml:space="preserve">r, </w:t>
      </w:r>
      <w:r>
        <w:t>that</w:t>
      </w:r>
      <w:r>
        <w:rPr>
          <w:rFonts w:hint="eastAsia"/>
        </w:rPr>
        <w:t xml:space="preserve"> is, </w:t>
      </w:r>
      <w:r>
        <w:t>whether the first human answer came from a “first-position seeker.”</w:t>
      </w:r>
    </w:p>
    <w:p w14:paraId="683E0B5D" w14:textId="3F29FA31" w:rsidR="00161D52" w:rsidRDefault="00161D52">
      <w:pPr>
        <w:pStyle w:val="Paragraph"/>
        <w:pPrChange w:id="808" w:author="Dylan CHEN" w:date="2026-08-29T21:29:00Z" w16du:dateUtc="2026-08-29T13:29:00Z">
          <w:pPr>
            <w:pStyle w:val="NormalWeb"/>
          </w:pPr>
        </w:pPrChange>
      </w:pPr>
      <w:r>
        <w:t>In this revision, in light of your concern about the position effect and the SE’s framing suggestion, we have removed the position effect from the framework. As a result, the “position effect controls” no longer appear in the revised paper, and the framework is now organized around effects we can examine directly.</w:t>
      </w:r>
    </w:p>
    <w:p w14:paraId="54FCFA76" w14:textId="77777777" w:rsidR="00192BF1" w:rsidRPr="00313E6C" w:rsidRDefault="00192BF1" w:rsidP="00192BF1">
      <w:pPr>
        <w:spacing w:before="120" w:after="120"/>
        <w:rPr>
          <w:rFonts w:eastAsia="SimSun"/>
          <w:b/>
          <w:bCs/>
          <w:kern w:val="2"/>
        </w:rPr>
      </w:pPr>
      <w:r w:rsidRPr="00313E6C">
        <w:t>---------------------------------------------------------------------------------------------------------------------</w:t>
      </w:r>
      <w:r w:rsidRPr="00313E6C">
        <w:rPr>
          <w:rFonts w:eastAsia="SimSun"/>
          <w:b/>
          <w:bCs/>
          <w:kern w:val="2"/>
        </w:rPr>
        <w:t xml:space="preserve"> </w:t>
      </w:r>
    </w:p>
    <w:p w14:paraId="0821704A" w14:textId="79C0C80F" w:rsidR="00192BF1" w:rsidRPr="00313E6C" w:rsidRDefault="00192BF1" w:rsidP="00192BF1">
      <w:pPr>
        <w:pStyle w:val="Heading1"/>
      </w:pPr>
      <w:r w:rsidRPr="00313E6C">
        <w:t>R1-15</w:t>
      </w:r>
    </w:p>
    <w:p w14:paraId="13853F11" w14:textId="294D4F8A" w:rsidR="00FF4147" w:rsidRPr="00313E6C" w:rsidRDefault="00FF4147" w:rsidP="00FF414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recommend reporting the results of the causal mediation analysis in a table and provide enough details about the implementation.</w:t>
      </w:r>
    </w:p>
    <w:p w14:paraId="4141D96C" w14:textId="77777777" w:rsidR="00425D04" w:rsidRPr="00313E6C" w:rsidRDefault="00425D04" w:rsidP="00425D0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573AF7F" w14:textId="60EEAE05" w:rsidR="003F3640" w:rsidRDefault="003F3640">
      <w:pPr>
        <w:pStyle w:val="Paragraph"/>
        <w:pPrChange w:id="809" w:author="Dylan CHEN" w:date="2026-08-29T21:29:00Z" w16du:dateUtc="2026-08-29T13:29:00Z">
          <w:pPr>
            <w:pStyle w:val="NormalWeb"/>
          </w:pPr>
        </w:pPrChange>
      </w:pPr>
      <w:r>
        <w:t>In the previous version of the manuscript, we implemented an Imai-Keele-</w:t>
      </w:r>
      <w:del w:id="810" w:author="Dylan CHEN" w:date="2026-08-29T18:46:00Z" w16du:dateUtc="2026-08-29T10:46:00Z">
        <w:r w:rsidDel="00D81333">
          <w:delText>Tingley</w:delText>
        </w:r>
        <w:r w:rsidDel="00D81333">
          <w:rPr>
            <w:rFonts w:hint="eastAsia"/>
          </w:rPr>
          <w:delText xml:space="preserve"> </w:delText>
        </w:r>
      </w:del>
      <w:ins w:id="811" w:author="Dylan CHEN" w:date="2026-08-29T18:46:00Z" w16du:dateUtc="2026-08-29T10:46:00Z">
        <w:r w:rsidR="00D81333">
          <w:t>Tingley</w:t>
        </w:r>
        <w:r w:rsidR="00D81333">
          <w:rPr>
            <w:rFonts w:hint="eastAsia"/>
          </w:rPr>
          <w:t>-</w:t>
        </w:r>
      </w:ins>
      <w:r>
        <w:t xml:space="preserve">style causal mediation analysis (Imai et al., 2010). In the revised manuscript, we no longer use causal mediation analysis to investigate the mechanisms, for two reasons. First, causal mediation analysis requires us to measure the theorized mediators, but our data do not allow us to observe or measure them. Second, the Imai-Keele-Tingley approach relies on a strong assumption (sequential ignorability), which requires that both </w:t>
      </w:r>
      <w:r>
        <w:rPr>
          <w:rFonts w:hint="eastAsia"/>
        </w:rPr>
        <w:t xml:space="preserve">x </w:t>
      </w:r>
      <w:r>
        <w:t xml:space="preserve">and </w:t>
      </w:r>
      <w:r>
        <w:rPr>
          <w:rFonts w:hint="eastAsia"/>
        </w:rPr>
        <w:t xml:space="preserve">m </w:t>
      </w:r>
      <w:r>
        <w:t xml:space="preserve">in the causal chain </w:t>
      </w:r>
      <w:r>
        <w:rPr>
          <w:rFonts w:hint="eastAsia"/>
        </w:rPr>
        <w:t xml:space="preserve">x-&gt;m-&gt;y </w:t>
      </w:r>
      <w:r>
        <w:t xml:space="preserve">be randomized. This assumption is unlikely to hold in our setting, because </w:t>
      </w:r>
      <w:r>
        <w:rPr>
          <w:rFonts w:hint="eastAsia"/>
        </w:rPr>
        <w:t>the mediators wer</w:t>
      </w:r>
      <w:ins w:id="812" w:author="Dylan CHEN" w:date="2026-08-29T18:46:00Z" w16du:dateUtc="2026-08-29T10:46:00Z">
        <w:r w:rsidR="00D81333">
          <w:rPr>
            <w:rFonts w:hint="eastAsia"/>
          </w:rPr>
          <w:t>e</w:t>
        </w:r>
      </w:ins>
      <w:r>
        <w:t xml:space="preserve"> not </w:t>
      </w:r>
      <w:r>
        <w:lastRenderedPageBreak/>
        <w:t>randomized.</w:t>
      </w:r>
    </w:p>
    <w:p w14:paraId="6A202811" w14:textId="42C6873D" w:rsidR="00BE7589" w:rsidRDefault="003F3640" w:rsidP="006323B1">
      <w:pPr>
        <w:pStyle w:val="Paragraph"/>
        <w:rPr>
          <w:ins w:id="813" w:author="Dylan CHEN" w:date="2026-08-29T21:29:00Z" w16du:dateUtc="2026-08-29T13:29:00Z"/>
        </w:rPr>
      </w:pPr>
      <w:r>
        <w:t>The mechanism analysis in the revised manuscript instead explores the mechanisms that may underlie our hypotheses. The goal is not to estimate the magnitude of each mechanism, as causal mediation analysis would, but to test their observable implications. Each mechanism implies patterns that should appear in the data if it is operating, and these patterns often differ from those implied by competing explanations. We test for these patterns and use them, where possible, to distinguish our account from alternatives. These results should therefore be read as support for the plausibility of our arguments, not as estimates of the magnitude of each channel.</w:t>
      </w:r>
    </w:p>
    <w:p w14:paraId="79D5C588" w14:textId="77777777" w:rsidR="00BD756A" w:rsidRPr="00313E6C" w:rsidRDefault="00BD756A">
      <w:pPr>
        <w:pStyle w:val="Paragraph"/>
        <w:pPrChange w:id="814" w:author="Dylan CHEN" w:date="2026-08-29T21:29:00Z" w16du:dateUtc="2026-08-29T13:29:00Z">
          <w:pPr>
            <w:pStyle w:val="NormalWeb"/>
          </w:pPr>
        </w:pPrChange>
      </w:pPr>
    </w:p>
    <w:p w14:paraId="5825AB1C" w14:textId="0C7D667D" w:rsidR="00BE7589" w:rsidRPr="00374122" w:rsidRDefault="00BE7589">
      <w:pPr>
        <w:pStyle w:val="Paragraph"/>
        <w:rPr>
          <w:b/>
          <w:bCs/>
          <w:rPrChange w:id="815" w:author="Dylan CHEN" w:date="2026-08-29T21:41:00Z" w16du:dateUtc="2026-08-29T13:41:00Z">
            <w:rPr/>
          </w:rPrChange>
        </w:rPr>
        <w:pPrChange w:id="816" w:author="Dylan CHEN" w:date="2026-08-29T21:29:00Z" w16du:dateUtc="2026-08-29T13:29:00Z">
          <w:pPr>
            <w:pStyle w:val="NormalWeb"/>
            <w:spacing w:before="0" w:beforeAutospacing="0" w:after="0" w:afterAutospacing="0"/>
          </w:pPr>
        </w:pPrChange>
      </w:pPr>
      <w:r w:rsidRPr="00374122">
        <w:rPr>
          <w:b/>
          <w:bCs/>
          <w:rPrChange w:id="817" w:author="Dylan CHEN" w:date="2026-08-29T21:41:00Z" w16du:dateUtc="2026-08-29T13:41:00Z">
            <w:rPr/>
          </w:rPrChange>
        </w:rPr>
        <w:t>Reference</w:t>
      </w:r>
      <w:r w:rsidR="00EC374A" w:rsidRPr="00374122">
        <w:rPr>
          <w:b/>
          <w:bCs/>
          <w:rPrChange w:id="818" w:author="Dylan CHEN" w:date="2026-08-29T21:41:00Z" w16du:dateUtc="2026-08-29T13:41:00Z">
            <w:rPr/>
          </w:rPrChange>
        </w:rPr>
        <w:t>:</w:t>
      </w:r>
    </w:p>
    <w:p w14:paraId="25BB5126" w14:textId="479F94D6" w:rsidR="00BE7589" w:rsidRPr="00313E6C" w:rsidRDefault="00BE7589">
      <w:pPr>
        <w:pStyle w:val="Paragraph"/>
        <w:pPrChange w:id="819" w:author="Dylan CHEN" w:date="2026-08-29T21:29:00Z" w16du:dateUtc="2026-08-29T13:29:00Z">
          <w:pPr>
            <w:pStyle w:val="NormalWeb"/>
            <w:spacing w:before="0" w:beforeAutospacing="0" w:after="0" w:afterAutospacing="0"/>
          </w:pPr>
        </w:pPrChange>
      </w:pPr>
      <w:r w:rsidRPr="00313E6C">
        <w:t>Imai, K., Keele, L., &amp; Tingley, D. (2010). A general approach to causal mediation analysis. Psychological Methods, 15(4), 309–334.</w:t>
      </w:r>
    </w:p>
    <w:p w14:paraId="07220244"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EBD9EEE" w14:textId="6C4F2D6E" w:rsidR="00DE33BC" w:rsidRPr="00313E6C" w:rsidRDefault="00DE33BC" w:rsidP="00DE33BC">
      <w:pPr>
        <w:pStyle w:val="Heading1"/>
      </w:pPr>
      <w:r w:rsidRPr="00313E6C">
        <w:t>R1-16</w:t>
      </w:r>
      <w:r w:rsidR="003036CC">
        <w:t>*</w:t>
      </w:r>
    </w:p>
    <w:p w14:paraId="0B86DB18"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E61A65">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1F085E">
        <w:rPr>
          <w:rFonts w:eastAsia="SimSun"/>
          <w:i/>
          <w:iCs/>
          <w:kern w:val="2"/>
        </w:rPr>
        <w:t>Comment sentiment</w:t>
      </w:r>
      <w:r w:rsidRPr="00E61A65">
        <w:rPr>
          <w:rFonts w:eastAsia="SimSun"/>
          <w:i/>
          <w:iCs/>
          <w:kern w:val="2"/>
        </w:rPr>
        <w:t>, not just volume, would therefore be more informative.</w:t>
      </w:r>
    </w:p>
    <w:p w14:paraId="4F8FD7E6"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3E09F" w14:textId="77777777" w:rsidR="00146D32" w:rsidRDefault="00146D32">
      <w:pPr>
        <w:pStyle w:val="Paragraph"/>
        <w:pPrChange w:id="820" w:author="Dylan CHEN" w:date="2026-08-29T21:29:00Z" w16du:dateUtc="2026-08-29T13:29:00Z">
          <w:pPr>
            <w:pStyle w:val="NormalWeb"/>
          </w:pPr>
        </w:pPrChange>
      </w:pPr>
      <w:r>
        <w:t>Thank you for this thoughtful suggestion. We have conducted the analysis using comment sentiment, and we did not find that viewers express significantly more critical or negative sentiment toward human answers in the presence of AI.</w:t>
      </w:r>
    </w:p>
    <w:p w14:paraId="102CED76" w14:textId="77777777" w:rsidR="00146D32" w:rsidRDefault="00146D32">
      <w:pPr>
        <w:pStyle w:val="Paragraph"/>
        <w:pPrChange w:id="821" w:author="Dylan CHEN" w:date="2026-08-29T21:29:00Z" w16du:dateUtc="2026-08-29T13:29:00Z">
          <w:pPr>
            <w:pStyle w:val="NormalWeb"/>
          </w:pPr>
        </w:pPrChange>
      </w:pPr>
      <w:r>
        <w:t>As shown in Table R1-16 below, the coefficients on AI are insignificant under both measures, indicating that viewers do not express more critical sentiment toward human answers when an AI answer is present.</w:t>
      </w:r>
    </w:p>
    <w:p w14:paraId="603BE1E7" w14:textId="031044C4" w:rsidR="0037431D" w:rsidRPr="00313E6C" w:rsidRDefault="00BE7CD1" w:rsidP="006210FC">
      <w:pPr>
        <w:pStyle w:val="TableFiguretitle"/>
      </w:pPr>
      <w:r w:rsidRPr="00313E6C">
        <w:t>Table R1-16. Effect of AI Answers on the Number of Negative Comments Received by Human Answers</w:t>
      </w:r>
    </w:p>
    <w:tbl>
      <w:tblPr>
        <w:tblW w:w="5000" w:type="pct"/>
        <w:jc w:val="center"/>
        <w:tblLayout w:type="fixed"/>
        <w:tblLook w:val="04A0" w:firstRow="1" w:lastRow="0" w:firstColumn="1" w:lastColumn="0" w:noHBand="0" w:noVBand="1"/>
      </w:tblPr>
      <w:tblGrid>
        <w:gridCol w:w="2338"/>
        <w:gridCol w:w="3375"/>
        <w:gridCol w:w="3647"/>
      </w:tblGrid>
      <w:tr w:rsidR="00466F7D" w:rsidRPr="00313E6C" w14:paraId="3E7DED91" w14:textId="77777777" w:rsidTr="00417031">
        <w:trPr>
          <w:trHeight w:val="320"/>
          <w:jc w:val="center"/>
        </w:trPr>
        <w:tc>
          <w:tcPr>
            <w:tcW w:w="1580" w:type="dxa"/>
            <w:tcBorders>
              <w:top w:val="single" w:sz="4" w:space="0" w:color="auto"/>
              <w:left w:val="nil"/>
              <w:bottom w:val="nil"/>
              <w:right w:val="nil"/>
            </w:tcBorders>
            <w:noWrap/>
            <w:hideMark/>
          </w:tcPr>
          <w:p w14:paraId="66CA5440" w14:textId="77777777" w:rsidR="00466F7D" w:rsidRPr="00313E6C" w:rsidRDefault="00466F7D" w:rsidP="00417031">
            <w:pPr>
              <w:rPr>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Pr="00313E6C" w:rsidRDefault="00466F7D" w:rsidP="00417031">
            <w:pPr>
              <w:jc w:val="center"/>
              <w:rPr>
                <w:sz w:val="20"/>
                <w:szCs w:val="20"/>
              </w:rPr>
            </w:pPr>
            <w:r w:rsidRPr="00313E6C">
              <w:rPr>
                <w:sz w:val="20"/>
                <w:szCs w:val="20"/>
              </w:rPr>
              <w:t>(1)</w:t>
            </w:r>
          </w:p>
        </w:tc>
        <w:tc>
          <w:tcPr>
            <w:tcW w:w="2464" w:type="dxa"/>
            <w:tcBorders>
              <w:top w:val="single" w:sz="4" w:space="0" w:color="auto"/>
              <w:left w:val="nil"/>
              <w:bottom w:val="nil"/>
              <w:right w:val="nil"/>
            </w:tcBorders>
            <w:noWrap/>
            <w:hideMark/>
          </w:tcPr>
          <w:p w14:paraId="0A782707" w14:textId="07D5B420" w:rsidR="00466F7D" w:rsidRPr="00313E6C" w:rsidRDefault="00466F7D" w:rsidP="00417031">
            <w:pPr>
              <w:jc w:val="center"/>
              <w:rPr>
                <w:sz w:val="20"/>
                <w:szCs w:val="20"/>
              </w:rPr>
            </w:pPr>
            <w:r w:rsidRPr="00313E6C">
              <w:rPr>
                <w:sz w:val="20"/>
                <w:szCs w:val="20"/>
              </w:rPr>
              <w:t>(</w:t>
            </w:r>
            <w:r w:rsidR="00006439" w:rsidRPr="00313E6C">
              <w:rPr>
                <w:sz w:val="20"/>
                <w:szCs w:val="20"/>
              </w:rPr>
              <w:t>2</w:t>
            </w:r>
            <w:r w:rsidRPr="00313E6C">
              <w:rPr>
                <w:sz w:val="20"/>
                <w:szCs w:val="20"/>
              </w:rPr>
              <w:t>)</w:t>
            </w:r>
          </w:p>
        </w:tc>
      </w:tr>
      <w:tr w:rsidR="00466F7D" w:rsidRPr="00313E6C" w14:paraId="0B2CD8F7" w14:textId="77777777" w:rsidTr="00417031">
        <w:trPr>
          <w:trHeight w:val="360"/>
          <w:jc w:val="center"/>
        </w:trPr>
        <w:tc>
          <w:tcPr>
            <w:tcW w:w="1580" w:type="dxa"/>
            <w:tcBorders>
              <w:top w:val="nil"/>
              <w:left w:val="nil"/>
              <w:bottom w:val="nil"/>
              <w:right w:val="nil"/>
            </w:tcBorders>
            <w:noWrap/>
            <w:hideMark/>
          </w:tcPr>
          <w:p w14:paraId="000FAC18" w14:textId="77777777" w:rsidR="00466F7D" w:rsidRPr="00313E6C" w:rsidRDefault="00466F7D" w:rsidP="00417031">
            <w:pPr>
              <w:jc w:val="right"/>
              <w:rPr>
                <w:color w:val="000000"/>
                <w:sz w:val="20"/>
                <w:szCs w:val="20"/>
              </w:rPr>
            </w:pPr>
            <w:r w:rsidRPr="00313E6C">
              <w:rPr>
                <w:color w:val="000000"/>
                <w:sz w:val="20"/>
                <w:szCs w:val="20"/>
              </w:rPr>
              <w:t xml:space="preserve">DV: </w:t>
            </w:r>
          </w:p>
        </w:tc>
        <w:tc>
          <w:tcPr>
            <w:tcW w:w="2280" w:type="dxa"/>
            <w:tcBorders>
              <w:top w:val="nil"/>
              <w:left w:val="nil"/>
              <w:bottom w:val="single" w:sz="4" w:space="0" w:color="auto"/>
              <w:right w:val="nil"/>
            </w:tcBorders>
            <w:noWrap/>
            <w:hideMark/>
          </w:tcPr>
          <w:p w14:paraId="7449D514" w14:textId="77777777" w:rsidR="00466F7D" w:rsidRPr="00313E6C" w:rsidRDefault="00466F7D" w:rsidP="00417031">
            <w:pPr>
              <w:jc w:val="center"/>
              <w:rPr>
                <w:i/>
                <w:color w:val="000000"/>
                <w:sz w:val="20"/>
                <w:szCs w:val="20"/>
              </w:rPr>
            </w:pPr>
            <w:r w:rsidRPr="00313E6C">
              <w:rPr>
                <w:i/>
                <w:color w:val="000000"/>
                <w:sz w:val="20"/>
                <w:szCs w:val="20"/>
              </w:rPr>
              <w:t>negCommentNum_cnsenti</w:t>
            </w:r>
            <w:r w:rsidRPr="00313E6C">
              <w:rPr>
                <w:i/>
                <w:color w:val="000000"/>
                <w:sz w:val="20"/>
                <w:szCs w:val="20"/>
                <w:vertAlign w:val="subscript"/>
              </w:rPr>
              <w:t>j</w:t>
            </w:r>
          </w:p>
        </w:tc>
        <w:tc>
          <w:tcPr>
            <w:tcW w:w="2464" w:type="dxa"/>
            <w:tcBorders>
              <w:top w:val="nil"/>
              <w:left w:val="nil"/>
              <w:bottom w:val="single" w:sz="4" w:space="0" w:color="auto"/>
              <w:right w:val="nil"/>
            </w:tcBorders>
            <w:noWrap/>
            <w:hideMark/>
          </w:tcPr>
          <w:p w14:paraId="4F806198" w14:textId="77777777" w:rsidR="00466F7D" w:rsidRPr="00313E6C" w:rsidRDefault="00466F7D" w:rsidP="00417031">
            <w:pPr>
              <w:jc w:val="center"/>
              <w:rPr>
                <w:i/>
                <w:color w:val="000000"/>
                <w:sz w:val="20"/>
                <w:szCs w:val="20"/>
              </w:rPr>
            </w:pPr>
            <w:r w:rsidRPr="00313E6C">
              <w:rPr>
                <w:i/>
                <w:color w:val="000000"/>
                <w:sz w:val="20"/>
                <w:szCs w:val="20"/>
              </w:rPr>
              <w:t>negCommentNum_snowNLP</w:t>
            </w:r>
            <w:r w:rsidRPr="00313E6C">
              <w:rPr>
                <w:i/>
                <w:color w:val="000000"/>
                <w:sz w:val="20"/>
                <w:szCs w:val="20"/>
                <w:vertAlign w:val="subscript"/>
              </w:rPr>
              <w:t>j</w:t>
            </w:r>
          </w:p>
        </w:tc>
      </w:tr>
      <w:tr w:rsidR="00466F7D" w:rsidRPr="00313E6C" w14:paraId="3BF46CDA" w14:textId="77777777" w:rsidTr="00417031">
        <w:trPr>
          <w:trHeight w:val="320"/>
          <w:jc w:val="center"/>
        </w:trPr>
        <w:tc>
          <w:tcPr>
            <w:tcW w:w="1580" w:type="dxa"/>
            <w:vMerge w:val="restart"/>
            <w:tcBorders>
              <w:top w:val="nil"/>
              <w:left w:val="nil"/>
              <w:bottom w:val="single" w:sz="4" w:space="0" w:color="000000"/>
              <w:right w:val="nil"/>
            </w:tcBorders>
            <w:noWrap/>
            <w:hideMark/>
          </w:tcPr>
          <w:p w14:paraId="528C3FEA" w14:textId="77777777" w:rsidR="00466F7D" w:rsidRPr="00313E6C" w:rsidRDefault="00466F7D" w:rsidP="00417031">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2280" w:type="dxa"/>
            <w:tcBorders>
              <w:top w:val="nil"/>
              <w:left w:val="nil"/>
              <w:bottom w:val="nil"/>
              <w:right w:val="nil"/>
            </w:tcBorders>
            <w:noWrap/>
            <w:hideMark/>
          </w:tcPr>
          <w:p w14:paraId="697CD915" w14:textId="77777777" w:rsidR="00466F7D" w:rsidRPr="00313E6C" w:rsidRDefault="00466F7D" w:rsidP="00417031">
            <w:pPr>
              <w:jc w:val="center"/>
              <w:rPr>
                <w:color w:val="000000"/>
                <w:sz w:val="20"/>
                <w:szCs w:val="20"/>
              </w:rPr>
            </w:pPr>
            <w:r w:rsidRPr="00313E6C">
              <w:rPr>
                <w:color w:val="000000"/>
                <w:sz w:val="20"/>
                <w:szCs w:val="20"/>
              </w:rPr>
              <w:t>0.061</w:t>
            </w:r>
          </w:p>
        </w:tc>
        <w:tc>
          <w:tcPr>
            <w:tcW w:w="2464" w:type="dxa"/>
            <w:tcBorders>
              <w:top w:val="nil"/>
              <w:left w:val="nil"/>
              <w:bottom w:val="nil"/>
              <w:right w:val="nil"/>
            </w:tcBorders>
            <w:noWrap/>
            <w:hideMark/>
          </w:tcPr>
          <w:p w14:paraId="75A0FC1A" w14:textId="77777777" w:rsidR="00466F7D" w:rsidRPr="00313E6C" w:rsidRDefault="00466F7D" w:rsidP="00417031">
            <w:pPr>
              <w:jc w:val="center"/>
              <w:rPr>
                <w:color w:val="000000"/>
                <w:sz w:val="20"/>
                <w:szCs w:val="20"/>
              </w:rPr>
            </w:pPr>
            <w:r w:rsidRPr="00313E6C">
              <w:rPr>
                <w:color w:val="000000"/>
                <w:sz w:val="20"/>
                <w:szCs w:val="20"/>
              </w:rPr>
              <w:t>0.001</w:t>
            </w:r>
          </w:p>
        </w:tc>
      </w:tr>
      <w:tr w:rsidR="00466F7D" w:rsidRPr="00313E6C" w14:paraId="5F7559CF" w14:textId="77777777" w:rsidTr="00417031">
        <w:trPr>
          <w:trHeight w:val="340"/>
          <w:jc w:val="center"/>
        </w:trPr>
        <w:tc>
          <w:tcPr>
            <w:tcW w:w="1580" w:type="dxa"/>
            <w:vMerge/>
            <w:tcBorders>
              <w:top w:val="nil"/>
              <w:left w:val="nil"/>
              <w:bottom w:val="single" w:sz="4" w:space="0" w:color="000000"/>
              <w:right w:val="nil"/>
            </w:tcBorders>
            <w:hideMark/>
          </w:tcPr>
          <w:p w14:paraId="2B00C754" w14:textId="77777777" w:rsidR="00466F7D" w:rsidRPr="00313E6C" w:rsidRDefault="00466F7D" w:rsidP="00417031">
            <w:pPr>
              <w:rPr>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Pr="00313E6C" w:rsidRDefault="00466F7D" w:rsidP="00417031">
            <w:pPr>
              <w:jc w:val="center"/>
              <w:rPr>
                <w:color w:val="000000"/>
                <w:sz w:val="20"/>
                <w:szCs w:val="20"/>
              </w:rPr>
            </w:pPr>
            <w:r w:rsidRPr="00313E6C">
              <w:rPr>
                <w:color w:val="000000"/>
                <w:sz w:val="20"/>
                <w:szCs w:val="20"/>
              </w:rPr>
              <w:t>(0.037)</w:t>
            </w:r>
          </w:p>
        </w:tc>
        <w:tc>
          <w:tcPr>
            <w:tcW w:w="2464" w:type="dxa"/>
            <w:tcBorders>
              <w:top w:val="nil"/>
              <w:left w:val="nil"/>
              <w:bottom w:val="single" w:sz="4" w:space="0" w:color="auto"/>
              <w:right w:val="nil"/>
            </w:tcBorders>
            <w:noWrap/>
            <w:hideMark/>
          </w:tcPr>
          <w:p w14:paraId="09C180C2" w14:textId="77777777" w:rsidR="00466F7D" w:rsidRPr="00313E6C" w:rsidRDefault="00466F7D" w:rsidP="00417031">
            <w:pPr>
              <w:jc w:val="center"/>
              <w:rPr>
                <w:color w:val="000000"/>
                <w:sz w:val="20"/>
                <w:szCs w:val="20"/>
              </w:rPr>
            </w:pPr>
            <w:r w:rsidRPr="00313E6C">
              <w:rPr>
                <w:color w:val="000000"/>
                <w:sz w:val="20"/>
                <w:szCs w:val="20"/>
              </w:rPr>
              <w:t>(0.084)</w:t>
            </w:r>
          </w:p>
        </w:tc>
      </w:tr>
      <w:tr w:rsidR="00466F7D" w:rsidRPr="00313E6C" w14:paraId="333687C3" w14:textId="77777777" w:rsidTr="00417031">
        <w:trPr>
          <w:trHeight w:val="340"/>
          <w:jc w:val="center"/>
        </w:trPr>
        <w:tc>
          <w:tcPr>
            <w:tcW w:w="1580" w:type="dxa"/>
            <w:tcBorders>
              <w:top w:val="nil"/>
              <w:left w:val="nil"/>
              <w:bottom w:val="nil"/>
              <w:right w:val="nil"/>
            </w:tcBorders>
            <w:noWrap/>
            <w:hideMark/>
          </w:tcPr>
          <w:p w14:paraId="3403310B" w14:textId="77777777" w:rsidR="00466F7D" w:rsidRPr="00313E6C" w:rsidRDefault="00466F7D" w:rsidP="00417031">
            <w:pPr>
              <w:rPr>
                <w:sz w:val="20"/>
                <w:szCs w:val="20"/>
              </w:rPr>
            </w:pPr>
            <w:r w:rsidRPr="00313E6C">
              <w:rPr>
                <w:sz w:val="20"/>
                <w:szCs w:val="20"/>
              </w:rPr>
              <w:t>other controls</w:t>
            </w:r>
          </w:p>
        </w:tc>
        <w:tc>
          <w:tcPr>
            <w:tcW w:w="2280" w:type="dxa"/>
            <w:tcBorders>
              <w:top w:val="nil"/>
              <w:left w:val="nil"/>
              <w:bottom w:val="nil"/>
              <w:right w:val="nil"/>
            </w:tcBorders>
            <w:noWrap/>
            <w:hideMark/>
          </w:tcPr>
          <w:p w14:paraId="797D3A79" w14:textId="77777777" w:rsidR="00466F7D" w:rsidRPr="00313E6C" w:rsidRDefault="00466F7D" w:rsidP="00417031">
            <w:pPr>
              <w:jc w:val="center"/>
              <w:rPr>
                <w:sz w:val="20"/>
                <w:szCs w:val="20"/>
              </w:rPr>
            </w:pPr>
            <w:r w:rsidRPr="00313E6C">
              <w:rPr>
                <w:sz w:val="20"/>
                <w:szCs w:val="20"/>
              </w:rPr>
              <w:t>√</w:t>
            </w:r>
          </w:p>
        </w:tc>
        <w:tc>
          <w:tcPr>
            <w:tcW w:w="2464" w:type="dxa"/>
            <w:tcBorders>
              <w:top w:val="nil"/>
              <w:left w:val="nil"/>
              <w:bottom w:val="nil"/>
              <w:right w:val="nil"/>
            </w:tcBorders>
            <w:noWrap/>
            <w:hideMark/>
          </w:tcPr>
          <w:p w14:paraId="54393F19" w14:textId="77777777" w:rsidR="00466F7D" w:rsidRPr="00313E6C" w:rsidRDefault="00466F7D" w:rsidP="00417031">
            <w:pPr>
              <w:jc w:val="center"/>
              <w:rPr>
                <w:sz w:val="20"/>
                <w:szCs w:val="20"/>
              </w:rPr>
            </w:pPr>
            <w:r w:rsidRPr="00313E6C">
              <w:rPr>
                <w:sz w:val="20"/>
                <w:szCs w:val="20"/>
              </w:rPr>
              <w:t>√</w:t>
            </w:r>
          </w:p>
        </w:tc>
      </w:tr>
      <w:tr w:rsidR="00466F7D" w:rsidRPr="00313E6C" w14:paraId="06705AAD" w14:textId="77777777" w:rsidTr="00417031">
        <w:trPr>
          <w:trHeight w:val="360"/>
          <w:jc w:val="center"/>
        </w:trPr>
        <w:tc>
          <w:tcPr>
            <w:tcW w:w="1580" w:type="dxa"/>
            <w:tcBorders>
              <w:top w:val="nil"/>
              <w:left w:val="nil"/>
              <w:bottom w:val="single" w:sz="4" w:space="0" w:color="auto"/>
              <w:right w:val="nil"/>
            </w:tcBorders>
            <w:noWrap/>
            <w:hideMark/>
          </w:tcPr>
          <w:p w14:paraId="4E0309F9" w14:textId="77777777" w:rsidR="00466F7D" w:rsidRPr="00313E6C" w:rsidRDefault="00466F7D" w:rsidP="00417031">
            <w:pPr>
              <w:rPr>
                <w:sz w:val="20"/>
                <w:szCs w:val="20"/>
              </w:rPr>
            </w:pPr>
            <w:r w:rsidRPr="00313E6C">
              <w:rPr>
                <w:sz w:val="20"/>
                <w:szCs w:val="20"/>
              </w:rPr>
              <w:t>answer timing FE</w:t>
            </w:r>
          </w:p>
        </w:tc>
        <w:tc>
          <w:tcPr>
            <w:tcW w:w="2280" w:type="dxa"/>
            <w:tcBorders>
              <w:top w:val="nil"/>
              <w:left w:val="nil"/>
              <w:bottom w:val="single" w:sz="4" w:space="0" w:color="auto"/>
              <w:right w:val="nil"/>
            </w:tcBorders>
            <w:noWrap/>
            <w:hideMark/>
          </w:tcPr>
          <w:p w14:paraId="65A26FE5" w14:textId="77777777" w:rsidR="00466F7D" w:rsidRPr="00313E6C" w:rsidRDefault="00466F7D" w:rsidP="00417031">
            <w:pPr>
              <w:jc w:val="center"/>
              <w:rPr>
                <w:color w:val="000000"/>
                <w:sz w:val="20"/>
                <w:szCs w:val="20"/>
              </w:rPr>
            </w:pPr>
            <w:r w:rsidRPr="00313E6C">
              <w:rPr>
                <w:color w:val="000000"/>
                <w:sz w:val="20"/>
                <w:szCs w:val="20"/>
              </w:rPr>
              <w:t>√</w:t>
            </w:r>
          </w:p>
        </w:tc>
        <w:tc>
          <w:tcPr>
            <w:tcW w:w="2464" w:type="dxa"/>
            <w:tcBorders>
              <w:top w:val="nil"/>
              <w:left w:val="nil"/>
              <w:bottom w:val="single" w:sz="4" w:space="0" w:color="auto"/>
              <w:right w:val="nil"/>
            </w:tcBorders>
            <w:noWrap/>
            <w:hideMark/>
          </w:tcPr>
          <w:p w14:paraId="23AB8740" w14:textId="77777777" w:rsidR="00466F7D" w:rsidRPr="00313E6C" w:rsidRDefault="00466F7D" w:rsidP="00417031">
            <w:pPr>
              <w:jc w:val="center"/>
              <w:rPr>
                <w:color w:val="000000"/>
                <w:sz w:val="20"/>
                <w:szCs w:val="20"/>
              </w:rPr>
            </w:pPr>
            <w:r w:rsidRPr="00313E6C">
              <w:rPr>
                <w:color w:val="000000"/>
                <w:sz w:val="20"/>
                <w:szCs w:val="20"/>
              </w:rPr>
              <w:t>√</w:t>
            </w:r>
          </w:p>
        </w:tc>
      </w:tr>
      <w:tr w:rsidR="00466F7D" w:rsidRPr="00313E6C" w14:paraId="4E3FA7E7" w14:textId="77777777" w:rsidTr="00417031">
        <w:trPr>
          <w:trHeight w:val="340"/>
          <w:jc w:val="center"/>
        </w:trPr>
        <w:tc>
          <w:tcPr>
            <w:tcW w:w="1580" w:type="dxa"/>
            <w:tcBorders>
              <w:top w:val="nil"/>
              <w:left w:val="nil"/>
              <w:bottom w:val="single" w:sz="4" w:space="0" w:color="auto"/>
              <w:right w:val="nil"/>
            </w:tcBorders>
            <w:noWrap/>
            <w:hideMark/>
          </w:tcPr>
          <w:p w14:paraId="1F5349B5" w14:textId="77777777" w:rsidR="00466F7D" w:rsidRPr="00313E6C" w:rsidRDefault="00466F7D" w:rsidP="00417031">
            <w:pPr>
              <w:rPr>
                <w:color w:val="000000"/>
                <w:sz w:val="20"/>
                <w:szCs w:val="20"/>
              </w:rPr>
            </w:pPr>
            <w:r w:rsidRPr="00313E6C">
              <w:rPr>
                <w:color w:val="000000"/>
                <w:sz w:val="20"/>
                <w:szCs w:val="20"/>
              </w:rPr>
              <w:t>N</w:t>
            </w:r>
          </w:p>
        </w:tc>
        <w:tc>
          <w:tcPr>
            <w:tcW w:w="2280" w:type="dxa"/>
            <w:tcBorders>
              <w:top w:val="nil"/>
              <w:left w:val="nil"/>
              <w:bottom w:val="single" w:sz="4" w:space="0" w:color="auto"/>
              <w:right w:val="nil"/>
            </w:tcBorders>
            <w:noWrap/>
            <w:hideMark/>
          </w:tcPr>
          <w:p w14:paraId="593F7AB2" w14:textId="77777777" w:rsidR="00466F7D" w:rsidRPr="00313E6C" w:rsidRDefault="00466F7D" w:rsidP="00417031">
            <w:pPr>
              <w:jc w:val="center"/>
              <w:rPr>
                <w:color w:val="000000"/>
                <w:sz w:val="20"/>
                <w:szCs w:val="20"/>
              </w:rPr>
            </w:pPr>
            <w:r w:rsidRPr="00313E6C">
              <w:rPr>
                <w:color w:val="000000"/>
                <w:sz w:val="20"/>
                <w:szCs w:val="20"/>
              </w:rPr>
              <w:t>1,451</w:t>
            </w:r>
          </w:p>
        </w:tc>
        <w:tc>
          <w:tcPr>
            <w:tcW w:w="2464" w:type="dxa"/>
            <w:tcBorders>
              <w:top w:val="nil"/>
              <w:left w:val="nil"/>
              <w:bottom w:val="single" w:sz="4" w:space="0" w:color="auto"/>
              <w:right w:val="nil"/>
            </w:tcBorders>
            <w:noWrap/>
            <w:hideMark/>
          </w:tcPr>
          <w:p w14:paraId="7352E59D" w14:textId="77777777" w:rsidR="00466F7D" w:rsidRPr="00313E6C" w:rsidRDefault="00466F7D" w:rsidP="00417031">
            <w:pPr>
              <w:jc w:val="center"/>
              <w:rPr>
                <w:color w:val="000000"/>
                <w:sz w:val="20"/>
                <w:szCs w:val="20"/>
              </w:rPr>
            </w:pPr>
            <w:r w:rsidRPr="00313E6C">
              <w:rPr>
                <w:color w:val="000000"/>
                <w:sz w:val="20"/>
                <w:szCs w:val="20"/>
              </w:rPr>
              <w:t>1,451</w:t>
            </w:r>
          </w:p>
        </w:tc>
      </w:tr>
    </w:tbl>
    <w:p w14:paraId="407DA004" w14:textId="77777777" w:rsidR="00BE7CD1" w:rsidRPr="00313E6C" w:rsidRDefault="00BE7CD1" w:rsidP="00BE7CD1">
      <w:pPr>
        <w:pStyle w:val="Paragraph"/>
      </w:pPr>
    </w:p>
    <w:p w14:paraId="2B8791E6" w14:textId="2D47EA85" w:rsidR="00146D32" w:rsidRDefault="00146D32">
      <w:pPr>
        <w:pStyle w:val="Paragraph"/>
        <w:pPrChange w:id="822" w:author="Dylan CHEN" w:date="2026-08-29T21:29:00Z" w16du:dateUtc="2026-08-29T13:29:00Z">
          <w:pPr>
            <w:pStyle w:val="NormalWeb"/>
          </w:pPr>
        </w:pPrChange>
      </w:pPr>
      <w:r>
        <w:t>That said, in light of your concern about our original theoretical framing and the SE’s framing suggestion, we have removed the analyses on viewer recognition from the paper. We report this analysis here for transparency, and we thank you for the suggestion.</w:t>
      </w:r>
    </w:p>
    <w:p w14:paraId="579B2EAE"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775AA30C" w14:textId="7277FE2E" w:rsidR="00DE33BC" w:rsidRPr="00313E6C" w:rsidRDefault="00DE33BC" w:rsidP="00DE33BC">
      <w:pPr>
        <w:pStyle w:val="Heading1"/>
      </w:pPr>
      <w:commentRangeStart w:id="823"/>
      <w:commentRangeStart w:id="824"/>
      <w:r w:rsidRPr="00313E6C">
        <w:lastRenderedPageBreak/>
        <w:t xml:space="preserve">R1-17 </w:t>
      </w:r>
      <w:commentRangeEnd w:id="823"/>
      <w:r w:rsidR="000B0177" w:rsidRPr="00313E6C">
        <w:rPr>
          <w:rStyle w:val="CommentReference"/>
          <w:sz w:val="24"/>
          <w:szCs w:val="24"/>
        </w:rPr>
        <w:commentReference w:id="823"/>
      </w:r>
      <w:commentRangeEnd w:id="824"/>
      <w:r w:rsidR="00736F04" w:rsidRPr="00313E6C">
        <w:rPr>
          <w:rStyle w:val="CommentReference"/>
          <w:sz w:val="24"/>
          <w:szCs w:val="24"/>
        </w:rPr>
        <w:commentReference w:id="824"/>
      </w:r>
    </w:p>
    <w:p w14:paraId="6B2DFB64"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036CC">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1F085E">
        <w:rPr>
          <w:rFonts w:eastAsia="SimSun"/>
          <w:i/>
          <w:iCs/>
          <w:kern w:val="2"/>
        </w:rPr>
        <w:t>The authors should clearly justify these sample restrictions</w:t>
      </w:r>
      <w:r w:rsidRPr="003036CC">
        <w:rPr>
          <w:rFonts w:eastAsia="SimSun"/>
          <w:i/>
          <w:iCs/>
          <w:kern w:val="2"/>
        </w:rPr>
        <w:t xml:space="preserve">, </w:t>
      </w:r>
      <w:r w:rsidRPr="001F085E">
        <w:rPr>
          <w:rFonts w:eastAsia="SimSun"/>
          <w:i/>
          <w:iCs/>
          <w:kern w:val="2"/>
        </w:rPr>
        <w:t>discuss</w:t>
      </w:r>
      <w:r w:rsidRPr="003036CC">
        <w:rPr>
          <w:rFonts w:eastAsia="SimSun"/>
          <w:i/>
          <w:iCs/>
          <w:kern w:val="2"/>
        </w:rPr>
        <w:t xml:space="preserve"> the resulting selection, and assess whether the conclusions drawn from these subsamples </w:t>
      </w:r>
      <w:r w:rsidRPr="001F085E">
        <w:rPr>
          <w:rFonts w:eastAsia="SimSun"/>
          <w:i/>
          <w:iCs/>
          <w:kern w:val="2"/>
        </w:rPr>
        <w:t>generalize</w:t>
      </w:r>
      <w:r w:rsidRPr="003036CC">
        <w:rPr>
          <w:rFonts w:eastAsia="SimSun"/>
          <w:i/>
          <w:iCs/>
          <w:kern w:val="2"/>
        </w:rPr>
        <w:t xml:space="preserve"> to the full set of treated questions.</w:t>
      </w:r>
    </w:p>
    <w:p w14:paraId="5E122B14"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F700FB8" w14:textId="1A782F66" w:rsidR="00146D32" w:rsidRDefault="00146D32" w:rsidP="000B6AAF">
      <w:pPr>
        <w:pStyle w:val="Paragraph"/>
        <w:rPr>
          <w:ins w:id="825" w:author="Dylan CHEN" w:date="2026-08-29T21:29:00Z" w16du:dateUtc="2026-08-29T13:29:00Z"/>
        </w:rPr>
      </w:pPr>
      <w:r>
        <w:t>We thank you for raising the issue of post-treatment selection. In the revised manuscript, our main analysis of the effect of AI answers on human answer quality also conditions on the presence of a human answer. To address the potential bias arising from this post-treatment selection, we estimate Lee bounds using two different approaches (</w:t>
      </w:r>
      <w:del w:id="826" w:author="Dylan CHEN" w:date="2026-08-29T18:27:00Z" w16du:dateUtc="2026-08-29T10:27:00Z">
        <w:r w:rsidRPr="001F085E" w:rsidDel="00D651C4">
          <w:rPr>
            <w:highlight w:val="yellow"/>
          </w:rPr>
          <w:delText>citation here</w:delText>
        </w:r>
      </w:del>
      <w:ins w:id="827" w:author="Dylan CHEN" w:date="2026-08-29T18:27:00Z" w16du:dateUtc="2026-08-29T10:27:00Z">
        <w:r w:rsidR="00D651C4">
          <w:rPr>
            <w:rFonts w:hint="eastAsia"/>
          </w:rPr>
          <w:t>Lee 2009</w:t>
        </w:r>
      </w:ins>
      <w:r>
        <w:t>). The resulting bounds are tight, contain our point estimates, and exclude zero</w:t>
      </w:r>
      <w:ins w:id="828" w:author="Dylan CHEN" w:date="2026-08-30T17:14:00Z" w16du:dateUtc="2026-08-30T09:14:00Z">
        <w:r w:rsidR="002D3569">
          <w:rPr>
            <w:rFonts w:hint="eastAsia"/>
          </w:rPr>
          <w:t xml:space="preserve"> (See Appendix </w:t>
        </w:r>
      </w:ins>
      <w:ins w:id="829" w:author="Dylan CHEN" w:date="2026-08-30T17:15:00Z" w16du:dateUtc="2026-08-30T09:15:00Z">
        <w:r w:rsidR="002D3569">
          <w:rPr>
            <w:rFonts w:hint="eastAsia"/>
          </w:rPr>
          <w:t>D for details</w:t>
        </w:r>
      </w:ins>
      <w:ins w:id="830" w:author="Dylan CHEN" w:date="2026-08-30T17:14:00Z" w16du:dateUtc="2026-08-30T09:14:00Z">
        <w:r w:rsidR="002D3569">
          <w:rPr>
            <w:rFonts w:hint="eastAsia"/>
          </w:rPr>
          <w:t>)</w:t>
        </w:r>
      </w:ins>
      <w:r>
        <w:t>. Post-treatment selection is therefore unlikely to change our conclusions.</w:t>
      </w:r>
      <w:r>
        <w:rPr>
          <w:rFonts w:hint="eastAsia"/>
        </w:rPr>
        <w:t xml:space="preserve"> </w:t>
      </w:r>
    </w:p>
    <w:p w14:paraId="2B536BCC" w14:textId="77777777" w:rsidR="001715FD" w:rsidRDefault="001715FD">
      <w:pPr>
        <w:pStyle w:val="Paragraph"/>
        <w:rPr>
          <w:ins w:id="831" w:author="Dylan CHEN" w:date="2026-08-29T18:27:00Z" w16du:dateUtc="2026-08-29T10:27:00Z"/>
        </w:rPr>
        <w:pPrChange w:id="832" w:author="Dylan CHEN" w:date="2026-08-29T21:29:00Z" w16du:dateUtc="2026-08-29T13:29:00Z">
          <w:pPr>
            <w:pStyle w:val="NormalWeb"/>
          </w:pPr>
        </w:pPrChange>
      </w:pPr>
    </w:p>
    <w:p w14:paraId="39292DB9" w14:textId="4E9B4472" w:rsidR="00D651C4" w:rsidRPr="00EF7143" w:rsidRDefault="00D651C4">
      <w:pPr>
        <w:pStyle w:val="Paragraph"/>
        <w:rPr>
          <w:ins w:id="833" w:author="Dylan CHEN" w:date="2026-08-29T18:27:00Z" w16du:dateUtc="2026-08-29T10:27:00Z"/>
          <w:b/>
          <w:bCs/>
          <w:rPrChange w:id="834" w:author="Dylan CHEN" w:date="2026-08-29T21:41:00Z" w16du:dateUtc="2026-08-29T13:41:00Z">
            <w:rPr>
              <w:ins w:id="835" w:author="Dylan CHEN" w:date="2026-08-29T18:27:00Z" w16du:dateUtc="2026-08-29T10:27:00Z"/>
            </w:rPr>
          </w:rPrChange>
        </w:rPr>
        <w:pPrChange w:id="836" w:author="Dylan CHEN" w:date="2026-08-29T21:29:00Z" w16du:dateUtc="2026-08-29T13:29:00Z">
          <w:pPr>
            <w:pStyle w:val="NormalWeb"/>
          </w:pPr>
        </w:pPrChange>
      </w:pPr>
      <w:ins w:id="837" w:author="Dylan CHEN" w:date="2026-08-29T18:27:00Z" w16du:dateUtc="2026-08-29T10:27:00Z">
        <w:r w:rsidRPr="00EF7143">
          <w:rPr>
            <w:b/>
            <w:bCs/>
            <w:rPrChange w:id="838" w:author="Dylan CHEN" w:date="2026-08-29T21:41:00Z" w16du:dateUtc="2026-08-29T13:41:00Z">
              <w:rPr/>
            </w:rPrChange>
          </w:rPr>
          <w:t>Reference:</w:t>
        </w:r>
      </w:ins>
    </w:p>
    <w:p w14:paraId="6785B56F" w14:textId="65803F9A" w:rsidR="00D651C4" w:rsidRPr="00313E6C" w:rsidRDefault="00D651C4">
      <w:pPr>
        <w:pStyle w:val="Paragraph"/>
        <w:pPrChange w:id="839" w:author="Dylan CHEN" w:date="2026-08-29T21:29:00Z" w16du:dateUtc="2026-08-29T13:29:00Z">
          <w:pPr>
            <w:pStyle w:val="NormalWeb"/>
          </w:pPr>
        </w:pPrChange>
      </w:pPr>
      <w:ins w:id="840" w:author="Dylan CHEN" w:date="2026-08-29T18:27:00Z" w16du:dateUtc="2026-08-29T10:27:00Z">
        <w:r w:rsidRPr="00D651C4">
          <w:t>Lee, D. S. (2009). Training, Wages, and Sample Selection: Estimating Sharp Bounds on Treatment Effects. The Review of Economic Studies, 76(3), 1071–1102.</w:t>
        </w:r>
      </w:ins>
    </w:p>
    <w:p w14:paraId="1E22CD48"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82A0518" w14:textId="4CB351C2" w:rsidR="00DE33BC" w:rsidRPr="00313E6C" w:rsidRDefault="00DE33BC" w:rsidP="00DE33BC">
      <w:pPr>
        <w:pStyle w:val="Heading1"/>
      </w:pPr>
      <w:r w:rsidRPr="00313E6C">
        <w:t>R1-18</w:t>
      </w:r>
      <w:r w:rsidR="00736F04">
        <w:t>*</w:t>
      </w:r>
    </w:p>
    <w:p w14:paraId="3F123D90" w14:textId="1417FD6D"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Page 19 of the revised manuscript, there is a typo: </w:t>
      </w:r>
      <w:r w:rsidR="00E71BCF" w:rsidRPr="00313E6C">
        <w:rPr>
          <w:rFonts w:eastAsia="SimSun"/>
          <w:i/>
          <w:iCs/>
          <w:kern w:val="2"/>
        </w:rPr>
        <w:t>“</w:t>
      </w:r>
      <w:r w:rsidRPr="00313E6C">
        <w:rPr>
          <w:rFonts w:eastAsia="SimSun"/>
          <w:i/>
          <w:iCs/>
          <w:kern w:val="2"/>
        </w:rPr>
        <w:t xml:space="preserve">Summary StatisticsTable 2 </w:t>
      </w:r>
      <w:r w:rsidR="00E71BCF" w:rsidRPr="00313E6C">
        <w:rPr>
          <w:rFonts w:eastAsia="SimSun"/>
          <w:i/>
          <w:iCs/>
          <w:kern w:val="2"/>
        </w:rPr>
        <w:t>“</w:t>
      </w:r>
      <w:r w:rsidRPr="00313E6C">
        <w:rPr>
          <w:rFonts w:eastAsia="SimSun"/>
          <w:i/>
          <w:iCs/>
          <w:kern w:val="2"/>
        </w:rPr>
        <w:t>.</w:t>
      </w:r>
    </w:p>
    <w:p w14:paraId="62E2CF49" w14:textId="04CD85AC"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EF5212" w14:textId="55789A80" w:rsidR="00157BF1" w:rsidRPr="00313E6C" w:rsidRDefault="00157BF1">
      <w:pPr>
        <w:pStyle w:val="Paragraph"/>
        <w:pPrChange w:id="841" w:author="Dylan CHEN" w:date="2026-08-29T21:29:00Z" w16du:dateUtc="2026-08-29T13:29:00Z">
          <w:pPr/>
        </w:pPrChange>
      </w:pPr>
      <w:r w:rsidRPr="00313E6C">
        <w:t>Thank you for catching this typ</w:t>
      </w:r>
      <w:ins w:id="842" w:author="Dylan CHEN" w:date="2026-08-29T18:47:00Z" w16du:dateUtc="2026-08-29T10:47:00Z">
        <w:r w:rsidR="00016075">
          <w:rPr>
            <w:rFonts w:hint="eastAsia"/>
          </w:rPr>
          <w:t>o.</w:t>
        </w:r>
      </w:ins>
      <w:r w:rsidRPr="00313E6C">
        <w:t xml:space="preserve"> We have corrected it and conducted a comprehensive proofreading of the entire manuscript to ensure no similar issues remain.</w:t>
      </w:r>
    </w:p>
    <w:p w14:paraId="13BC13E7" w14:textId="16260DE2"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154352C" w14:textId="3BD996C6" w:rsidR="00DE33BC" w:rsidRPr="00313E6C" w:rsidRDefault="00DE33BC" w:rsidP="00DE33BC">
      <w:pPr>
        <w:pStyle w:val="Heading1"/>
      </w:pPr>
      <w:r w:rsidRPr="00313E6C">
        <w:t>R1-19</w:t>
      </w:r>
      <w:r w:rsidR="00736F04">
        <w:t>*</w:t>
      </w:r>
    </w:p>
    <w:p w14:paraId="0688B1EE" w14:textId="597B66B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hope the authors find these comments helpful. Best of luck!</w:t>
      </w:r>
    </w:p>
    <w:p w14:paraId="451E9BE0"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9230D11" w14:textId="26B5E9F6" w:rsidR="00DE33BC" w:rsidRPr="00313E6C" w:rsidRDefault="00157BF1">
      <w:pPr>
        <w:pStyle w:val="Paragraph"/>
        <w:rPr>
          <w:b/>
        </w:rPr>
        <w:pPrChange w:id="843" w:author="Dylan CHEN" w:date="2026-08-29T21:29:00Z" w16du:dateUtc="2026-08-29T13:29:00Z">
          <w:pPr/>
        </w:pPrChange>
      </w:pPr>
      <w:bookmarkStart w:id="844" w:name="OLE_LINK15"/>
      <w:r w:rsidRPr="00313E6C">
        <w:t>We are deeply grateful for your thorough and constructive review. Your comments have been invaluable in strengthening both the rigor and clarity of our manuscript. We sincerely appreciate the time and effort you have devoted to improving this work.</w:t>
      </w:r>
      <w:r w:rsidRPr="00313E6C">
        <w:rPr>
          <w:b/>
        </w:rPr>
        <w:t xml:space="preserve"> </w:t>
      </w:r>
      <w:r w:rsidR="00DE33BC" w:rsidRPr="00313E6C">
        <w:rPr>
          <w:b/>
        </w:rPr>
        <w:br w:type="page"/>
      </w:r>
    </w:p>
    <w:p w14:paraId="761E37AD" w14:textId="7EA7693B" w:rsidR="00036793" w:rsidRPr="00313E6C" w:rsidRDefault="00036793" w:rsidP="00036793">
      <w:pPr>
        <w:spacing w:before="120" w:after="120"/>
        <w:jc w:val="center"/>
      </w:pPr>
      <w:bookmarkStart w:id="845" w:name="OLE_LINK22"/>
      <w:bookmarkEnd w:id="844"/>
      <w:r w:rsidRPr="00313E6C">
        <w:rPr>
          <w:b/>
        </w:rPr>
        <w:lastRenderedPageBreak/>
        <w:t>Reviewer 2 Comments</w:t>
      </w:r>
    </w:p>
    <w:p w14:paraId="18ECF73F" w14:textId="2579F130" w:rsidR="00F44F53" w:rsidRPr="00313E6C" w:rsidRDefault="00F44F53" w:rsidP="00683A26">
      <w:pPr>
        <w:pStyle w:val="Heading1"/>
      </w:pPr>
      <w:r w:rsidRPr="00313E6C">
        <w:t>R2-0</w:t>
      </w:r>
      <w:r w:rsidR="00537CB9">
        <w:t>*</w:t>
      </w:r>
    </w:p>
    <w:p w14:paraId="43DA2057" w14:textId="1BEB4D97" w:rsidR="007B0109"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the editors for inviting me to review the revised version of this paper. Thank the authors for addressing my earlier comments.I am the R2 in the last round of review. My process for this round review is as follows.</w:t>
      </w:r>
      <w:r w:rsidR="005C60FC">
        <w:rPr>
          <w:rFonts w:eastAsia="SimSun"/>
          <w:i/>
          <w:iCs/>
          <w:kern w:val="2"/>
        </w:rPr>
        <w:t xml:space="preserve"> </w:t>
      </w:r>
      <w:r w:rsidRPr="00313E6C">
        <w:rPr>
          <w:rFonts w:eastAsia="SimSun"/>
          <w:i/>
          <w:iCs/>
          <w:kern w:val="2"/>
        </w:rPr>
        <w:t>First, I scan the authors</w:t>
      </w:r>
      <w:r w:rsidR="003834AA" w:rsidRPr="00313E6C">
        <w:rPr>
          <w:rFonts w:eastAsia="SimSun"/>
          <w:i/>
          <w:iCs/>
          <w:kern w:val="2"/>
        </w:rPr>
        <w:t>’</w:t>
      </w:r>
      <w:r w:rsidRPr="00313E6C">
        <w:rPr>
          <w:rFonts w:eastAsia="SimSun"/>
          <w:i/>
          <w:iCs/>
          <w:kern w:val="2"/>
        </w:rPr>
        <w:t xml:space="preserve"> responses.</w:t>
      </w:r>
      <w:r w:rsidR="005C60FC">
        <w:rPr>
          <w:rFonts w:eastAsia="SimSun"/>
          <w:i/>
          <w:iCs/>
          <w:kern w:val="2"/>
        </w:rPr>
        <w:t xml:space="preserve"> </w:t>
      </w:r>
      <w:r w:rsidRPr="00313E6C">
        <w:rPr>
          <w:rFonts w:eastAsia="SimSun"/>
          <w:i/>
          <w:iCs/>
          <w:kern w:val="2"/>
        </w:rPr>
        <w:t>Second, I re-read the revised paper carefully.</w:t>
      </w:r>
      <w:r w:rsidR="005C60FC">
        <w:rPr>
          <w:rFonts w:eastAsia="SimSun"/>
          <w:i/>
          <w:iCs/>
          <w:kern w:val="2"/>
        </w:rPr>
        <w:t xml:space="preserve"> </w:t>
      </w:r>
      <w:r w:rsidRPr="00313E6C">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r w:rsidR="005C60FC">
        <w:rPr>
          <w:rFonts w:eastAsia="SimSun"/>
          <w:i/>
          <w:iCs/>
          <w:kern w:val="2"/>
        </w:rPr>
        <w:t xml:space="preserve"> </w:t>
      </w:r>
      <w:r w:rsidRPr="00313E6C">
        <w:rPr>
          <w:rFonts w:eastAsia="SimSun"/>
          <w:i/>
          <w:iCs/>
          <w:kern w:val="2"/>
        </w:rPr>
        <w:t>To organize the work, I followed the same comment label from the authors.</w:t>
      </w:r>
    </w:p>
    <w:p w14:paraId="5993F963" w14:textId="2D0C502E" w:rsidR="00F25ED7"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this is a revised paper, and I read the paper to understand how my earlier comments were addressed, I, therefore, have some new comments. At the same time, this is a revision. Hence, I keep new comments to a minimum.</w:t>
      </w:r>
      <w:r w:rsidR="005C60FC">
        <w:rPr>
          <w:rFonts w:eastAsia="SimSun"/>
          <w:i/>
          <w:iCs/>
          <w:kern w:val="2"/>
        </w:rPr>
        <w:t xml:space="preserve"> </w:t>
      </w:r>
      <w:r w:rsidRPr="00313E6C">
        <w:rPr>
          <w:rFonts w:eastAsia="SimSun"/>
          <w:i/>
          <w:iCs/>
          <w:kern w:val="2"/>
        </w:rPr>
        <w:t>I hope my review process makes sense to the authors and editors. I hope the authors the best of luck in improving their paper.</w:t>
      </w:r>
    </w:p>
    <w:p w14:paraId="092041E0" w14:textId="5ED9836E" w:rsidR="00F44F53" w:rsidRPr="00313E6C" w:rsidRDefault="00F44F53"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6CB8434" w14:textId="6F611B11" w:rsidR="000C5522" w:rsidRPr="00313E6C" w:rsidRDefault="007B0109" w:rsidP="00CA1492">
      <w:pPr>
        <w:pStyle w:val="Paragraph"/>
      </w:pPr>
      <w:r w:rsidRPr="00313E6C">
        <w:t>We sincerely thank</w:t>
      </w:r>
      <w:r w:rsidR="002D2D1D">
        <w:rPr>
          <w:rFonts w:hint="eastAsia"/>
        </w:rPr>
        <w:t xml:space="preserve"> you</w:t>
      </w:r>
      <w:r w:rsidRPr="00313E6C">
        <w:t xml:space="preserve"> for the systematic </w:t>
      </w:r>
      <w:r w:rsidR="00697432" w:rsidRPr="00313E6C">
        <w:t xml:space="preserve">and constructive </w:t>
      </w:r>
      <w:r w:rsidRPr="00313E6C">
        <w:t xml:space="preserve">comments. </w:t>
      </w:r>
      <w:r w:rsidR="00697432" w:rsidRPr="00313E6C">
        <w:t xml:space="preserve">We have carefully revised the paper </w:t>
      </w:r>
      <w:r w:rsidR="002D2D1D">
        <w:rPr>
          <w:rFonts w:hint="eastAsia"/>
        </w:rPr>
        <w:t>to address your</w:t>
      </w:r>
      <w:r w:rsidR="00697432" w:rsidRPr="00313E6C">
        <w:t xml:space="preserve"> comments</w:t>
      </w:r>
      <w:r w:rsidRPr="00313E6C">
        <w:t>.</w:t>
      </w:r>
      <w:r w:rsidR="00697432" w:rsidRPr="00313E6C">
        <w:t xml:space="preserve"> We hope </w:t>
      </w:r>
      <w:r w:rsidR="002D2D1D">
        <w:rPr>
          <w:rFonts w:hint="eastAsia"/>
        </w:rPr>
        <w:t>you</w:t>
      </w:r>
      <w:r w:rsidR="00697432" w:rsidRPr="00313E6C">
        <w:t xml:space="preserve"> find the paper </w:t>
      </w:r>
      <w:r w:rsidR="00496382" w:rsidRPr="00313E6C">
        <w:t xml:space="preserve">satisfactory </w:t>
      </w:r>
      <w:r w:rsidR="00697432" w:rsidRPr="00313E6C">
        <w:t>this time.</w:t>
      </w:r>
    </w:p>
    <w:p w14:paraId="358BDBB5" w14:textId="60FBA802" w:rsidR="00F44F53" w:rsidRPr="00313E6C" w:rsidRDefault="00F44F53" w:rsidP="00AD58F3">
      <w:pPr>
        <w:spacing w:before="120" w:after="120"/>
      </w:pPr>
      <w:r w:rsidRPr="00313E6C">
        <w:t>---------------------------------------------------------------------------------------------------------------------</w:t>
      </w:r>
    </w:p>
    <w:bookmarkEnd w:id="0"/>
    <w:p w14:paraId="2D6282CB" w14:textId="4B395E99" w:rsidR="000D507F" w:rsidRPr="00313E6C" w:rsidRDefault="000D507F" w:rsidP="00683A26">
      <w:pPr>
        <w:pStyle w:val="Heading1"/>
      </w:pPr>
      <w:commentRangeStart w:id="846"/>
      <w:r w:rsidRPr="00313E6C">
        <w:t>R2-1</w:t>
      </w:r>
      <w:r w:rsidR="003D6F2D">
        <w:t>*</w:t>
      </w:r>
      <w:commentRangeEnd w:id="846"/>
      <w:r w:rsidR="002D2D1D" w:rsidRPr="00313E6C">
        <w:rPr>
          <w:rStyle w:val="CommentReference"/>
          <w:sz w:val="24"/>
          <w:szCs w:val="24"/>
        </w:rPr>
        <w:commentReference w:id="846"/>
      </w:r>
    </w:p>
    <w:p w14:paraId="7C0F75F5" w14:textId="77777777" w:rsidR="00025FAF" w:rsidRPr="00313E6C" w:rsidRDefault="00025FAF" w:rsidP="00025FAF">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Theoretical Foundation</w:t>
      </w:r>
    </w:p>
    <w:p w14:paraId="7AD7AF27" w14:textId="28AEDDDB"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6BD832F"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3834AA" w:rsidRPr="00313E6C">
        <w:rPr>
          <w:rFonts w:eastAsia="SimSun"/>
          <w:i/>
          <w:iCs/>
          <w:kern w:val="2"/>
        </w:rPr>
        <w:t>’</w:t>
      </w:r>
      <w:r w:rsidRPr="00313E6C">
        <w:rPr>
          <w:rFonts w:eastAsia="SimSun"/>
          <w:i/>
          <w:iCs/>
          <w:kern w:val="2"/>
        </w:rPr>
        <w:t xml:space="preserve"> effect on human answers).</w:t>
      </w:r>
    </w:p>
    <w:p w14:paraId="37407C97" w14:textId="3F17B708"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AD7F58">
        <w:rPr>
          <w:rFonts w:eastAsia="SimSun"/>
          <w:i/>
          <w:iCs/>
          <w:kern w:val="2"/>
        </w:rPr>
        <w:t>Probably</w:t>
      </w:r>
      <w:r w:rsidRPr="001F085E">
        <w:rPr>
          <w:rFonts w:eastAsia="SimSun"/>
          <w:i/>
          <w:iCs/>
          <w:kern w:val="2"/>
        </w:rPr>
        <w:t>, the authors can find an overarching theoretical framework</w:t>
      </w:r>
      <w:r w:rsidRPr="00AD7F58">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95B66DF" w14:textId="0EB7F9E7" w:rsidR="00EC374A" w:rsidRPr="007A2706" w:rsidDel="007A2706" w:rsidRDefault="007A2706" w:rsidP="007A2706">
      <w:pPr>
        <w:pStyle w:val="NormalWeb"/>
        <w:rPr>
          <w:del w:id="847" w:author="Prof. LIU Ben" w:date="2026-08-31T00:10:00Z" w16du:dateUtc="2026-08-30T16:10:00Z"/>
          <w:color w:val="000000"/>
          <w:rPrChange w:id="848" w:author="Prof. LIU Ben" w:date="2026-08-31T00:10:00Z" w16du:dateUtc="2026-08-30T16:10:00Z">
            <w:rPr>
              <w:del w:id="849" w:author="Prof. LIU Ben" w:date="2026-08-31T00:10:00Z" w16du:dateUtc="2026-08-30T16:10:00Z"/>
            </w:rPr>
          </w:rPrChange>
        </w:rPr>
        <w:pPrChange w:id="850" w:author="Prof. LIU Ben" w:date="2026-08-31T00:10:00Z" w16du:dateUtc="2026-08-30T16:10:00Z">
          <w:pPr>
            <w:pStyle w:val="Paragraph"/>
          </w:pPr>
        </w:pPrChange>
      </w:pPr>
      <w:ins w:id="851" w:author="Prof. LIU Ben" w:date="2026-08-31T00:10:00Z" w16du:dateUtc="2026-08-30T16:10:00Z">
        <w:r>
          <w:rPr>
            <w:color w:val="000000"/>
          </w:rPr>
          <w:t>We thank you for your suggestions on the choice of mechanisms. Following the overarching framework suggested by the SE, we now model the AI answer as a competitor to human answers. The revised theoretical model incorporates many of the insights you have offered across the two rounds of review.</w:t>
        </w:r>
      </w:ins>
      <w:del w:id="852" w:author="Prof. LIU Ben" w:date="2026-08-31T00:10:00Z" w16du:dateUtc="2026-08-30T16:10:00Z">
        <w:r w:rsidR="00D43EC2" w:rsidRPr="00313E6C" w:rsidDel="007A2706">
          <w:delText>We thank the reviewer</w:delText>
        </w:r>
      </w:del>
      <w:ins w:id="853" w:author="Dylan CHEN" w:date="2026-08-29T23:27:00Z" w16du:dateUtc="2026-08-29T15:27:00Z">
        <w:del w:id="854" w:author="Prof. LIU Ben" w:date="2026-08-31T00:10:00Z" w16du:dateUtc="2026-08-30T16:10:00Z">
          <w:r w:rsidR="006D55E1" w:rsidDel="007A2706">
            <w:delText>you</w:delText>
          </w:r>
        </w:del>
      </w:ins>
      <w:del w:id="855" w:author="Prof. LIU Ben" w:date="2026-08-31T00:10:00Z" w16du:dateUtc="2026-08-30T16:10:00Z">
        <w:r w:rsidR="00D43EC2" w:rsidRPr="00313E6C" w:rsidDel="007A2706">
          <w:delText xml:space="preserve"> for </w:delText>
        </w:r>
        <w:r w:rsidR="00AD7F58" w:rsidDel="007A2706">
          <w:delText xml:space="preserve">the suggestions </w:delText>
        </w:r>
        <w:r w:rsidR="00D43EC2" w:rsidRPr="00313E6C" w:rsidDel="007A2706">
          <w:delText xml:space="preserve">on the choice of mechanisms. </w:delText>
        </w:r>
      </w:del>
      <w:del w:id="856" w:author="Prof. LIU Ben" w:date="2026-08-31T00:09:00Z" w16du:dateUtc="2026-08-30T16:09:00Z">
        <w:r w:rsidR="00AD7F58" w:rsidDel="0000713A">
          <w:delText xml:space="preserve">Following the </w:delText>
        </w:r>
      </w:del>
      <w:ins w:id="857" w:author="Dylan CHEN" w:date="2026-08-29T23:27:00Z" w16du:dateUtc="2026-08-29T15:27:00Z">
        <w:del w:id="858" w:author="Prof. LIU Ben" w:date="2026-08-31T00:09:00Z" w16du:dateUtc="2026-08-30T16:09:00Z">
          <w:r w:rsidR="006D55E1" w:rsidDel="0000713A">
            <w:delText xml:space="preserve">your </w:delText>
          </w:r>
        </w:del>
      </w:ins>
      <w:del w:id="859" w:author="Prof. LIU Ben" w:date="2026-08-31T00:09:00Z" w16du:dateUtc="2026-08-30T16:09:00Z">
        <w:r w:rsidR="00AD7F58" w:rsidDel="0000713A">
          <w:delText>suggestion of the reviewer, w</w:delText>
        </w:r>
      </w:del>
      <w:del w:id="860" w:author="Prof. LIU Ben" w:date="2026-08-31T00:10:00Z" w16du:dateUtc="2026-08-30T16:10:00Z">
        <w:r w:rsidR="00AD7F58" w:rsidDel="007A2706">
          <w:delText>e adopt an</w:delText>
        </w:r>
        <w:r w:rsidR="00D43EC2" w:rsidRPr="00313E6C" w:rsidDel="007A2706">
          <w:delText xml:space="preserve"> overarching framework</w:delText>
        </w:r>
        <w:r w:rsidR="00AD7F58" w:rsidDel="007A2706">
          <w:delText xml:space="preserve"> suggested by the SE</w:delText>
        </w:r>
        <w:r w:rsidR="006030C5" w:rsidDel="007A2706">
          <w:delText>, where we model AI answer</w:delText>
        </w:r>
      </w:del>
      <w:ins w:id="861" w:author="Dylan CHEN" w:date="2026-08-29T18:47:00Z" w16du:dateUtc="2026-08-29T10:47:00Z">
        <w:del w:id="862" w:author="Prof. LIU Ben" w:date="2026-08-31T00:10:00Z" w16du:dateUtc="2026-08-30T16:10:00Z">
          <w:r w:rsidR="00B01A93" w:rsidDel="007A2706">
            <w:rPr>
              <w:rFonts w:hint="eastAsia"/>
            </w:rPr>
            <w:delText>s</w:delText>
          </w:r>
        </w:del>
      </w:ins>
      <w:del w:id="863" w:author="Prof. LIU Ben" w:date="2026-08-31T00:10:00Z" w16du:dateUtc="2026-08-30T16:10:00Z">
        <w:r w:rsidR="006030C5" w:rsidDel="007A2706">
          <w:delText xml:space="preserve"> as a competition with the human answers. </w:delText>
        </w:r>
      </w:del>
    </w:p>
    <w:p w14:paraId="7E74B0C9" w14:textId="77777777" w:rsidR="007A2706" w:rsidRDefault="007A2706" w:rsidP="007A2706">
      <w:pPr>
        <w:pStyle w:val="NormalWeb"/>
        <w:rPr>
          <w:ins w:id="864" w:author="Prof. LIU Ben" w:date="2026-08-31T00:10:00Z" w16du:dateUtc="2026-08-30T16:10:00Z"/>
          <w:rFonts w:hint="eastAsia"/>
        </w:rPr>
        <w:pPrChange w:id="865" w:author="Prof. LIU Ben" w:date="2026-08-31T00:10:00Z" w16du:dateUtc="2026-08-30T16:10:00Z">
          <w:pPr>
            <w:pStyle w:val="Paragraph"/>
          </w:pPr>
        </w:pPrChange>
      </w:pPr>
    </w:p>
    <w:p w14:paraId="59185493" w14:textId="3DE9E6AA" w:rsidR="00D3094A" w:rsidRDefault="007A2706" w:rsidP="00D3094A">
      <w:pPr>
        <w:pStyle w:val="Paragraph"/>
        <w:rPr>
          <w:ins w:id="866" w:author="Dylan CHEN" w:date="2026-08-30T18:12:00Z" w16du:dateUtc="2026-08-30T10:12:00Z"/>
        </w:rPr>
      </w:pPr>
      <w:ins w:id="867" w:author="Prof. LIU Ben" w:date="2026-08-31T00:11:00Z" w16du:dateUtc="2026-08-30T16:11:00Z">
        <w:r>
          <w:rPr>
            <w:rFonts w:hint="eastAsia"/>
          </w:rPr>
          <w:t>W</w:t>
        </w:r>
      </w:ins>
      <w:del w:id="868" w:author="Prof. LIU Ben" w:date="2026-08-31T00:11:00Z" w16du:dateUtc="2026-08-30T16:11:00Z">
        <w:r w:rsidR="006030C5" w:rsidDel="007A2706">
          <w:delText xml:space="preserve">Under this framework, </w:delText>
        </w:r>
      </w:del>
      <w:ins w:id="869" w:author="Dylan CHEN" w:date="2026-08-30T18:12:00Z" w16du:dateUtc="2026-08-30T10:12:00Z">
        <w:del w:id="870" w:author="Prof. LIU Ben" w:date="2026-08-31T00:11:00Z" w16du:dateUtc="2026-08-30T16:11:00Z">
          <w:r w:rsidR="00D3094A" w:rsidDel="007A2706">
            <w:delText>w</w:delText>
          </w:r>
        </w:del>
        <w:r w:rsidR="00D3094A">
          <w:t>e have developed a new theoretical</w:t>
        </w:r>
      </w:ins>
      <w:ins w:id="871" w:author="Prof. LIU Ben" w:date="2026-08-31T00:11:00Z" w16du:dateUtc="2026-08-30T16:11:00Z">
        <w:r>
          <w:rPr>
            <w:rFonts w:hint="eastAsia"/>
          </w:rPr>
          <w:t xml:space="preserve"> model</w:t>
        </w:r>
      </w:ins>
      <w:ins w:id="872" w:author="Dylan CHEN" w:date="2026-08-30T18:12:00Z" w16du:dateUtc="2026-08-30T10:12:00Z">
        <w:del w:id="873" w:author="Prof. LIU Ben" w:date="2026-08-31T00:11:00Z" w16du:dateUtc="2026-08-30T16:11:00Z">
          <w:r w:rsidR="00D3094A" w:rsidDel="007A2706">
            <w:delText xml:space="preserve"> framework</w:delText>
          </w:r>
        </w:del>
        <w:r w:rsidR="00D3094A">
          <w:t xml:space="preserve"> centered on the competitive encounter between </w:t>
        </w:r>
        <w:r w:rsidR="00D3094A">
          <w:lastRenderedPageBreak/>
          <w:t xml:space="preserve">human answerers and AI answers generated by the platform’s internal GenAI system. Specifically, we theorize how the AI answer affects two decisions made by human answerers: the </w:t>
        </w:r>
        <w:r w:rsidR="00D3094A">
          <w:rPr>
            <w:rStyle w:val="Strong"/>
          </w:rPr>
          <w:t>entry decision</w:t>
        </w:r>
        <w:r w:rsidR="00D3094A">
          <w:t xml:space="preserve">, or whether to contribute an answer at all, and </w:t>
        </w:r>
        <w:r w:rsidR="00D3094A" w:rsidRPr="004543B1">
          <w:t xml:space="preserve">the </w:t>
        </w:r>
        <w:r w:rsidR="00D3094A" w:rsidRPr="007A2706">
          <w:rPr>
            <w:b/>
            <w:bCs/>
            <w:rPrChange w:id="874" w:author="Prof. LIU Ben" w:date="2026-08-31T00:11:00Z" w16du:dateUtc="2026-08-30T16:11:00Z">
              <w:rPr/>
            </w:rPrChange>
          </w:rPr>
          <w:t>crafting decision</w:t>
        </w:r>
        <w:r w:rsidR="00D3094A" w:rsidRPr="004543B1">
          <w:t xml:space="preserve">, which concerns </w:t>
        </w:r>
        <w:del w:id="875" w:author="Prof. LIU Ben" w:date="2026-08-30T23:57:00Z" w16du:dateUtc="2026-08-30T15:57:00Z">
          <w:r w:rsidR="00D3094A" w:rsidRPr="004543B1" w:rsidDel="00EC6B00">
            <w:delText xml:space="preserve">both </w:delText>
          </w:r>
        </w:del>
        <w:r w:rsidR="00D3094A" w:rsidRPr="004543B1">
          <w:t>how good the human answer will be and how it will be produced, if the answerer decides to contribute</w:t>
        </w:r>
        <w:r w:rsidR="00D3094A">
          <w:t xml:space="preserve">. </w:t>
        </w:r>
      </w:ins>
    </w:p>
    <w:p w14:paraId="15717CC6" w14:textId="77777777" w:rsidR="00D3094A" w:rsidRDefault="00D3094A" w:rsidP="00D3094A">
      <w:pPr>
        <w:pStyle w:val="Paragraph"/>
        <w:rPr>
          <w:ins w:id="876" w:author="Dylan CHEN" w:date="2026-08-30T18:12:00Z" w16du:dateUtc="2026-08-30T10:12:00Z"/>
        </w:rPr>
      </w:pPr>
      <w:ins w:id="877" w:author="Dylan CHEN" w:date="2026-08-30T18:12:00Z" w16du:dateUtc="2026-08-30T10:12: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3DCC6496" w14:textId="77777777" w:rsidR="00D3094A" w:rsidRDefault="00D3094A" w:rsidP="00D3094A">
      <w:pPr>
        <w:pStyle w:val="Paragraph"/>
        <w:rPr>
          <w:ins w:id="878" w:author="Dylan CHEN" w:date="2026-08-30T18:12:00Z" w16du:dateUtc="2026-08-30T10:12:00Z"/>
        </w:rPr>
      </w:pPr>
      <w:ins w:id="879" w:author="Dylan CHEN" w:date="2026-08-30T18:12:00Z" w16du:dateUtc="2026-08-30T10:12:00Z">
        <w:r>
          <w:t>The revised framework treats the AI answer as a profile of three signals:</w:t>
        </w:r>
      </w:ins>
    </w:p>
    <w:p w14:paraId="653BB238" w14:textId="77777777" w:rsidR="00D3094A" w:rsidRDefault="00D3094A" w:rsidP="00D3094A">
      <w:pPr>
        <w:pStyle w:val="NormalWeb"/>
        <w:numPr>
          <w:ilvl w:val="0"/>
          <w:numId w:val="78"/>
        </w:numPr>
        <w:rPr>
          <w:ins w:id="880" w:author="Dylan CHEN" w:date="2026-08-30T18:12:00Z" w16du:dateUtc="2026-08-30T10:12:00Z"/>
          <w:color w:val="000000"/>
        </w:rPr>
      </w:pPr>
      <w:ins w:id="881" w:author="Dylan CHEN" w:date="2026-08-30T18:12:00Z" w16du:dateUtc="2026-08-30T10:12: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3E31057B" w14:textId="77777777" w:rsidR="00D3094A" w:rsidRDefault="00D3094A" w:rsidP="00D3094A">
      <w:pPr>
        <w:pStyle w:val="NormalWeb"/>
        <w:numPr>
          <w:ilvl w:val="0"/>
          <w:numId w:val="78"/>
        </w:numPr>
        <w:rPr>
          <w:ins w:id="882" w:author="Dylan CHEN" w:date="2026-08-30T18:12:00Z" w16du:dateUtc="2026-08-30T10:12:00Z"/>
          <w:color w:val="000000"/>
        </w:rPr>
      </w:pPr>
      <w:ins w:id="883" w:author="Dylan CHEN" w:date="2026-08-30T18:12:00Z" w16du:dateUtc="2026-08-30T10:12: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9AC122D" w14:textId="77777777" w:rsidR="00D3094A" w:rsidRDefault="00D3094A" w:rsidP="00D3094A">
      <w:pPr>
        <w:pStyle w:val="NormalWeb"/>
        <w:numPr>
          <w:ilvl w:val="0"/>
          <w:numId w:val="78"/>
        </w:numPr>
        <w:rPr>
          <w:ins w:id="884" w:author="Dylan CHEN" w:date="2026-08-30T18:12:00Z" w16du:dateUtc="2026-08-30T10:12:00Z"/>
          <w:color w:val="000000"/>
        </w:rPr>
      </w:pPr>
      <w:ins w:id="885" w:author="Dylan CHEN" w:date="2026-08-30T18:12:00Z" w16du:dateUtc="2026-08-30T10:12: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59424806" w14:textId="77777777" w:rsidR="00D3094A" w:rsidRDefault="00D3094A" w:rsidP="00D3094A">
      <w:pPr>
        <w:pStyle w:val="Paragraph"/>
        <w:rPr>
          <w:ins w:id="886" w:author="Dylan CHEN" w:date="2026-08-30T18:12:00Z" w16du:dateUtc="2026-08-30T10:12:00Z"/>
        </w:rPr>
      </w:pPr>
      <w:ins w:id="887" w:author="Dylan CHEN" w:date="2026-08-30T18:12:00Z" w16du:dateUtc="2026-08-30T10:12: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w:t>
        </w:r>
        <w:del w:id="888" w:author="Prof. LIU Ben" w:date="2026-08-31T00:12:00Z" w16du:dateUtc="2026-08-30T16:12:00Z">
          <w:r w:rsidRPr="004543B1" w:rsidDel="007A2706">
            <w:delText xml:space="preserve"> both</w:delText>
          </w:r>
        </w:del>
        <w:r w:rsidRPr="004543B1">
          <w:t xml:space="preserve"> how good the submitted answer will be and how it will be produced</w:t>
        </w:r>
        <w:r>
          <w:rPr>
            <w:rFonts w:hint="eastAsia"/>
          </w:rPr>
          <w:t>.</w:t>
        </w:r>
      </w:ins>
    </w:p>
    <w:p w14:paraId="5ED1FBCC" w14:textId="676B70CA" w:rsidR="00D3094A" w:rsidRDefault="00D3094A" w:rsidP="00D3094A">
      <w:pPr>
        <w:pStyle w:val="Paragraph"/>
        <w:rPr>
          <w:ins w:id="889" w:author="Dylan CHEN" w:date="2026-08-30T18:12:00Z" w16du:dateUtc="2026-08-30T10:12:00Z"/>
        </w:rPr>
      </w:pPr>
      <w:ins w:id="890" w:author="Dylan CHEN" w:date="2026-08-30T18:12:00Z" w16du:dateUtc="2026-08-30T10:12:00Z">
        <w:r>
          <w:t xml:space="preserve">This classification yields </w:t>
        </w:r>
      </w:ins>
      <w:ins w:id="891" w:author="Prof. LIU Ben" w:date="2026-08-31T00:12:00Z" w16du:dateUtc="2026-08-30T16:12:00Z">
        <w:r w:rsidR="007A2706">
          <w:rPr>
            <w:rFonts w:hint="eastAsia"/>
          </w:rPr>
          <w:t>a</w:t>
        </w:r>
      </w:ins>
      <w:ins w:id="892" w:author="Dylan CHEN" w:date="2026-08-30T18:12:00Z" w16du:dateUtc="2026-08-30T10:12:00Z">
        <w:del w:id="893" w:author="Prof. LIU Ben" w:date="2026-08-31T00:12:00Z" w16du:dateUtc="2026-08-30T16:12:00Z">
          <w:r w:rsidDel="007A2706">
            <w:delText>our</w:delText>
          </w:r>
        </w:del>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38B5B759" w14:textId="1C38D286" w:rsidR="00D3094A" w:rsidRDefault="00D3094A" w:rsidP="00D3094A">
      <w:pPr>
        <w:pStyle w:val="Paragraph"/>
        <w:rPr>
          <w:ins w:id="894" w:author="Dylan CHEN" w:date="2026-08-30T18:12:00Z" w16du:dateUtc="2026-08-30T10:12:00Z"/>
        </w:rPr>
      </w:pPr>
      <w:ins w:id="895" w:author="Dylan CHEN" w:date="2026-08-30T18:12:00Z" w16du:dateUtc="2026-08-30T10:12:00Z">
        <w:r>
          <w:t>In line with this framework, the revised manuscript develops six hypotheses</w:t>
        </w:r>
        <w:r>
          <w:rPr>
            <w:rFonts w:hint="eastAsia"/>
          </w:rPr>
          <w:t xml:space="preserve"> (see Figure R2</w:t>
        </w:r>
        <w:r>
          <w:t xml:space="preserve">-1 </w:t>
        </w:r>
        <w:r>
          <w:rPr>
            <w:rFonts w:hint="eastAsia"/>
          </w:rPr>
          <w:t>below)</w:t>
        </w:r>
        <w:r>
          <w:t xml:space="preserve">: the AI label increases human answer supply; the effect of an AI answer on human </w:t>
        </w:r>
        <w:r>
          <w:lastRenderedPageBreak/>
          <w:t>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2E479CF0" w14:textId="77777777" w:rsidR="00D3094A" w:rsidRDefault="00D3094A" w:rsidP="00D3094A">
      <w:pPr>
        <w:pStyle w:val="Paragraph"/>
        <w:rPr>
          <w:ins w:id="896" w:author="Dylan CHEN" w:date="2026-08-30T18:12:00Z" w16du:dateUtc="2026-08-30T10:12:00Z"/>
        </w:rPr>
      </w:pPr>
      <w:ins w:id="897" w:author="Dylan CHEN" w:date="2026-08-30T18:12:00Z" w16du:dateUtc="2026-08-30T10:12:00Z">
        <w:r>
          <w:t>We then test these predictions using our empirical data. In light of this revised conceptual framework, we have removed the analysis of viewer recognition and the position effect to keep the paper theoretically focused and internally coherent.</w:t>
        </w:r>
      </w:ins>
    </w:p>
    <w:p w14:paraId="4F0AD732" w14:textId="09D5B3A2" w:rsidR="00D3094A" w:rsidRPr="00313E6C" w:rsidRDefault="00D3094A" w:rsidP="00D3094A">
      <w:pPr>
        <w:pStyle w:val="Paragraph"/>
        <w:rPr>
          <w:ins w:id="898" w:author="Dylan CHEN" w:date="2026-08-30T18:12:00Z" w16du:dateUtc="2026-08-30T10:12:00Z"/>
          <w:b/>
          <w:bCs/>
        </w:rPr>
      </w:pPr>
    </w:p>
    <w:p w14:paraId="6DEE6CEE" w14:textId="77777777" w:rsidR="00D3094A" w:rsidRPr="00015210" w:rsidRDefault="00D3094A" w:rsidP="00D3094A">
      <w:pPr>
        <w:jc w:val="center"/>
        <w:rPr>
          <w:ins w:id="899" w:author="Dylan CHEN" w:date="2026-08-30T18:12:00Z" w16du:dateUtc="2026-08-30T10:12:00Z"/>
        </w:rPr>
      </w:pPr>
      <w:ins w:id="900" w:author="Dylan CHEN" w:date="2026-08-30T18:12:00Z" w16du:dateUtc="2026-08-30T10:12:00Z">
        <w:r w:rsidRPr="00CF4D5F">
          <w:rPr>
            <w:noProof/>
          </w:rPr>
          <w:drawing>
            <wp:inline distT="0" distB="0" distL="0" distR="0" wp14:anchorId="105EC225" wp14:editId="1E4ABE64">
              <wp:extent cx="5943600" cy="2069465"/>
              <wp:effectExtent l="0" t="0" r="0" b="635"/>
              <wp:docPr id="43868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6ED5E982" w14:textId="0137B45A" w:rsidR="00D3094A" w:rsidRDefault="00D3094A" w:rsidP="00D3094A">
      <w:pPr>
        <w:spacing w:before="120" w:after="120"/>
        <w:jc w:val="center"/>
        <w:rPr>
          <w:ins w:id="901" w:author="Dylan CHEN" w:date="2026-08-30T18:12:00Z" w16du:dateUtc="2026-08-30T10:12:00Z"/>
        </w:rPr>
      </w:pPr>
      <w:ins w:id="902" w:author="Dylan CHEN" w:date="2026-08-30T18:12:00Z" w16du:dateUtc="2026-08-30T10:12:00Z">
        <w:r w:rsidRPr="00015210">
          <w:t xml:space="preserve">Figure </w:t>
        </w:r>
        <w:r>
          <w:rPr>
            <w:rFonts w:hint="eastAsia"/>
          </w:rPr>
          <w:t>R2</w:t>
        </w:r>
        <w:r>
          <w:t>-1</w:t>
        </w:r>
        <w:r w:rsidRPr="00015210">
          <w:t>. Conceptual framework</w:t>
        </w:r>
      </w:ins>
    </w:p>
    <w:p w14:paraId="6624D60E" w14:textId="1F6C1498" w:rsidR="00566049" w:rsidDel="00D3094A" w:rsidRDefault="006030C5" w:rsidP="00D3094A">
      <w:pPr>
        <w:pStyle w:val="Paragraph"/>
        <w:rPr>
          <w:del w:id="903" w:author="Dylan CHEN" w:date="2026-08-30T18:12:00Z" w16du:dateUtc="2026-08-30T10:12:00Z"/>
        </w:rPr>
      </w:pPr>
      <w:del w:id="904" w:author="Dylan CHEN" w:date="2026-08-30T18:12:00Z" w16du:dateUtc="2026-08-30T10:12:00Z">
        <w:r w:rsidDel="00D3094A">
          <w:delText xml:space="preserve">human answerer’s decision happens in two </w:delText>
        </w:r>
        <w:commentRangeStart w:id="905"/>
        <w:r w:rsidDel="00D3094A">
          <w:delText>stages</w:delText>
        </w:r>
        <w:commentRangeEnd w:id="905"/>
        <w:r w:rsidR="00D3094A" w:rsidDel="00D3094A">
          <w:rPr>
            <w:rStyle w:val="CommentReference"/>
            <w:sz w:val="24"/>
            <w:szCs w:val="24"/>
          </w:rPr>
          <w:commentReference w:id="905"/>
        </w:r>
      </w:del>
      <w:del w:id="906" w:author="Dylan CHEN" w:date="2026-08-29T18:47:00Z" w16du:dateUtc="2026-08-29T10:47:00Z">
        <w:r w:rsidDel="00B01A93">
          <w:delText xml:space="preserve">, </w:delText>
        </w:r>
      </w:del>
      <w:del w:id="907" w:author="Dylan CHEN" w:date="2026-08-30T18:12:00Z" w16du:dateUtc="2026-08-30T10:12:00Z">
        <w:r w:rsidDel="00D3094A">
          <w:delText>entry decision and effort decision. Based on</w:delText>
        </w:r>
        <w:r w:rsidR="00D43EC2" w:rsidRPr="00313E6C" w:rsidDel="00D3094A">
          <w:delText xml:space="preserve"> dual-process theory (Evans &amp; Stanovich, 2013; Kahneman, 2003, 2011)</w:delText>
        </w:r>
        <w:r w:rsidDel="00D3094A">
          <w:delText xml:space="preserve">, we argue human answers may </w:delText>
        </w:r>
      </w:del>
      <w:del w:id="908" w:author="Dylan CHEN" w:date="2026-08-29T18:47:00Z" w16du:dateUtc="2026-08-29T10:47:00Z">
        <w:r w:rsidDel="00B01A93">
          <w:rPr>
            <w:rFonts w:hint="eastAsia"/>
          </w:rPr>
          <w:delText>take a</w:delText>
        </w:r>
      </w:del>
      <w:del w:id="909" w:author="Dylan CHEN" w:date="2026-08-30T18:12:00Z" w16du:dateUtc="2026-08-30T10:12:00Z">
        <w:r w:rsidDel="00D3094A">
          <w:delText xml:space="preserve"> system 1 and system 2 </w:delText>
        </w:r>
        <w:r w:rsidR="00566049" w:rsidDel="00D3094A">
          <w:delText xml:space="preserve">thinking when making these two decisions. Moreover, we compile a profile of AI features, including AI label, AI length, and AI quality, that also aligns with the system 1 and system 2 thinking and thus play distinct roles in the two decisions. </w:delText>
        </w:r>
      </w:del>
    </w:p>
    <w:p w14:paraId="7A09364F" w14:textId="4D2B24BD" w:rsidR="00EC374A" w:rsidDel="00D3094A" w:rsidRDefault="00EC374A" w:rsidP="00D3094A">
      <w:pPr>
        <w:pStyle w:val="Paragraph"/>
        <w:rPr>
          <w:del w:id="910" w:author="Dylan CHEN" w:date="2026-08-30T18:12:00Z" w16du:dateUtc="2026-08-30T10:12:00Z"/>
        </w:rPr>
      </w:pPr>
      <w:del w:id="911" w:author="Dylan CHEN" w:date="2026-08-30T18:12:00Z" w16du:dateUtc="2026-08-30T10:12:00Z">
        <w:r w:rsidRPr="00313E6C" w:rsidDel="00D3094A">
          <w:delText xml:space="preserve">We </w:delText>
        </w:r>
        <w:r w:rsidDel="00D3094A">
          <w:delText xml:space="preserve">choose </w:delText>
        </w:r>
        <w:r w:rsidRPr="00313E6C" w:rsidDel="00D3094A">
          <w:rPr>
            <w:b/>
            <w:bCs/>
          </w:rPr>
          <w:delText>a competitive encounter perspective</w:delText>
        </w:r>
        <w:r w:rsidRPr="00313E6C" w:rsidDel="00D3094A">
          <w:delText xml:space="preserve"> motivated by competition dynamics theory (Chen et al., 2007; Chen, 2009), which </w:delText>
        </w:r>
        <w:r w:rsidDel="00D3094A">
          <w:delText>em</w:delText>
        </w:r>
      </w:del>
      <w:del w:id="912" w:author="Dylan CHEN" w:date="2026-08-29T18:32:00Z" w16du:dateUtc="2026-08-29T10:32:00Z">
        <w:r w:rsidDel="00D651C4">
          <w:rPr>
            <w:rFonts w:hint="eastAsia"/>
          </w:rPr>
          <w:delText>aphsizes on</w:delText>
        </w:r>
      </w:del>
      <w:del w:id="913" w:author="Dylan CHEN" w:date="2026-08-30T18:12:00Z" w16du:dateUtc="2026-08-30T10:12:00Z">
        <w:r w:rsidDel="00D3094A">
          <w:delText xml:space="preserve"> </w:delText>
        </w:r>
        <w:r w:rsidRPr="00313E6C" w:rsidDel="00D3094A">
          <w:delText xml:space="preserve">the </w:delText>
        </w:r>
        <w:r w:rsidDel="00D3094A">
          <w:delText>answerer’s</w:delText>
        </w:r>
        <w:r w:rsidRPr="00313E6C" w:rsidDel="00D3094A">
          <w:delText xml:space="preserve"> apprais</w:delText>
        </w:r>
        <w:r w:rsidDel="00D3094A">
          <w:delText xml:space="preserve">al of </w:delText>
        </w:r>
        <w:r w:rsidRPr="00313E6C" w:rsidDel="00D3094A">
          <w:delText>the AI competitor</w:delText>
        </w:r>
        <w:r w:rsidDel="00D3094A">
          <w:delText xml:space="preserve"> in the decision process. W</w:delText>
        </w:r>
        <w:r w:rsidRPr="00313E6C" w:rsidDel="00D3094A">
          <w:delText xml:space="preserve">e </w:delText>
        </w:r>
        <w:r w:rsidDel="00D3094A">
          <w:delText xml:space="preserve">argue </w:delText>
        </w:r>
      </w:del>
      <w:del w:id="914" w:author="Dylan CHEN" w:date="2026-08-29T18:47:00Z" w16du:dateUtc="2026-08-29T10:47:00Z">
        <w:r w:rsidRPr="00313E6C" w:rsidDel="00B01A93">
          <w:delText xml:space="preserve">claim </w:delText>
        </w:r>
      </w:del>
      <w:del w:id="915" w:author="Dylan CHEN" w:date="2026-08-30T18:12:00Z" w16du:dateUtc="2026-08-30T10:12:00Z">
        <w:r w:rsidDel="00D3094A">
          <w:delText>the appraisal happen</w:delText>
        </w:r>
      </w:del>
      <w:del w:id="916" w:author="Dylan CHEN" w:date="2026-08-29T18:32:00Z" w16du:dateUtc="2026-08-29T10:32:00Z">
        <w:r w:rsidDel="00D651C4">
          <w:delText>d</w:delText>
        </w:r>
      </w:del>
      <w:del w:id="917" w:author="Dylan CHEN" w:date="2026-08-30T18:12:00Z" w16du:dateUtc="2026-08-30T10:12:00Z">
        <w:r w:rsidDel="00D3094A">
          <w:delText>s on a profile of AI features, AI label, AI length, and AI quality.</w:delText>
        </w:r>
      </w:del>
    </w:p>
    <w:p w14:paraId="4E755D99" w14:textId="4C011F24" w:rsidR="00EC374A" w:rsidRPr="00874B70" w:rsidDel="00D3094A" w:rsidRDefault="00EC374A" w:rsidP="00D3094A">
      <w:pPr>
        <w:pStyle w:val="Paragraph"/>
        <w:rPr>
          <w:del w:id="918" w:author="Dylan CHEN" w:date="2026-08-30T18:12:00Z" w16du:dateUtc="2026-08-30T10:12:00Z"/>
          <w:b/>
          <w:bCs/>
        </w:rPr>
      </w:pPr>
      <w:del w:id="919" w:author="Dylan CHEN" w:date="2026-08-30T18:12:00Z" w16du:dateUtc="2026-08-30T10:12:00Z">
        <w:r w:rsidRPr="00313E6C" w:rsidDel="00D3094A">
          <w:delText xml:space="preserve">The AI label signals </w:delText>
        </w:r>
        <w:r w:rsidDel="00D3094A">
          <w:delText>the overall perception of AI in the community</w:delText>
        </w:r>
        <w:r w:rsidRPr="00313E6C" w:rsidDel="00D3094A">
          <w:delText xml:space="preserve">. In a </w:delText>
        </w:r>
        <w:r w:rsidDel="00D3094A">
          <w:delText xml:space="preserve">technical </w:delText>
        </w:r>
        <w:r w:rsidRPr="00313E6C" w:rsidDel="00D3094A">
          <w:delText xml:space="preserve">community that </w:delText>
        </w:r>
        <w:r w:rsidDel="00D3094A">
          <w:delText xml:space="preserve">has </w:delText>
        </w:r>
        <w:r w:rsidRPr="00313E6C" w:rsidDel="00D3094A">
          <w:delText>suspicion</w:delText>
        </w:r>
        <w:r w:rsidDel="00D3094A">
          <w:delText xml:space="preserve"> of AI abilities</w:delText>
        </w:r>
        <w:r w:rsidRPr="00313E6C" w:rsidDel="00D3094A">
          <w:delText>, users treat this competitor as a weak one</w:delText>
        </w:r>
        <w:r w:rsidDel="00D3094A">
          <w:delText>.</w:delText>
        </w:r>
      </w:del>
    </w:p>
    <w:p w14:paraId="07949BD0" w14:textId="7F17F480" w:rsidR="00EC374A" w:rsidRPr="00874B70" w:rsidDel="00D3094A" w:rsidRDefault="00EC374A" w:rsidP="00D3094A">
      <w:pPr>
        <w:pStyle w:val="Paragraph"/>
        <w:rPr>
          <w:del w:id="920" w:author="Dylan CHEN" w:date="2026-08-30T18:12:00Z" w16du:dateUtc="2026-08-30T10:12:00Z"/>
          <w:b/>
          <w:bCs/>
        </w:rPr>
      </w:pPr>
      <w:del w:id="921" w:author="Dylan CHEN" w:date="2026-08-30T18:12:00Z" w16du:dateUtc="2026-08-30T10:12:00Z">
        <w:r w:rsidRPr="00313E6C" w:rsidDel="00D3094A">
          <w:delText xml:space="preserve">AI length </w:delText>
        </w:r>
      </w:del>
      <w:del w:id="922" w:author="Dylan CHEN" w:date="2026-08-29T18:32:00Z" w16du:dateUtc="2026-08-29T10:32:00Z">
        <w:r w:rsidDel="00D651C4">
          <w:delText xml:space="preserve">singals </w:delText>
        </w:r>
      </w:del>
      <w:del w:id="923" w:author="Dylan CHEN" w:date="2026-08-30T18:12:00Z" w16du:dateUtc="2026-08-30T10:12:00Z">
        <w:r w:rsidDel="00D3094A">
          <w:delText>the coverage of the answer</w:delText>
        </w:r>
        <w:r w:rsidRPr="00313E6C" w:rsidDel="00D3094A">
          <w:delText xml:space="preserve">. When the AI answer is long and appears comprehensive, </w:delText>
        </w:r>
        <w:r w:rsidDel="00D3094A">
          <w:delText xml:space="preserve">human </w:delText>
        </w:r>
        <w:r w:rsidRPr="00313E6C" w:rsidDel="00D3094A">
          <w:delText xml:space="preserve">answerers </w:delText>
        </w:r>
        <w:r w:rsidDel="00D3094A">
          <w:delText xml:space="preserve">may </w:delText>
        </w:r>
        <w:r w:rsidRPr="00313E6C" w:rsidDel="00D3094A">
          <w:delText xml:space="preserve">judge that </w:delText>
        </w:r>
        <w:r w:rsidDel="00D3094A">
          <w:delText xml:space="preserve">they have </w:delText>
        </w:r>
        <w:r w:rsidRPr="00313E6C" w:rsidDel="00D3094A">
          <w:delText xml:space="preserve">little value </w:delText>
        </w:r>
      </w:del>
      <w:del w:id="924" w:author="Dylan CHEN" w:date="2026-08-29T18:32:00Z" w16du:dateUtc="2026-08-29T10:32:00Z">
        <w:r w:rsidRPr="00313E6C" w:rsidDel="00D651C4">
          <w:delText xml:space="preserve">remains </w:delText>
        </w:r>
      </w:del>
      <w:del w:id="925" w:author="Dylan CHEN" w:date="2026-08-30T18:12:00Z" w16du:dateUtc="2026-08-30T10:12:00Z">
        <w:r w:rsidRPr="00313E6C" w:rsidDel="00D3094A">
          <w:delText>to add</w:delText>
        </w:r>
        <w:r w:rsidDel="00D3094A">
          <w:delText xml:space="preserve"> </w:delText>
        </w:r>
      </w:del>
      <w:del w:id="926" w:author="Dylan CHEN" w:date="2026-08-29T18:48:00Z" w16du:dateUtc="2026-08-29T10:48:00Z">
        <w:r w:rsidDel="00B01A93">
          <w:delText xml:space="preserve">in </w:delText>
        </w:r>
      </w:del>
      <w:del w:id="927" w:author="Dylan CHEN" w:date="2026-08-30T18:12:00Z" w16du:dateUtc="2026-08-30T10:12:00Z">
        <w:r w:rsidDel="00D3094A">
          <w:delText xml:space="preserve">a glance. </w:delText>
        </w:r>
      </w:del>
    </w:p>
    <w:p w14:paraId="6B2A3D3F" w14:textId="067E10BE" w:rsidR="00EC374A" w:rsidRPr="00874B70" w:rsidDel="00D3094A" w:rsidRDefault="00EC374A" w:rsidP="00D3094A">
      <w:pPr>
        <w:pStyle w:val="Paragraph"/>
        <w:rPr>
          <w:del w:id="928" w:author="Dylan CHEN" w:date="2026-08-30T18:12:00Z" w16du:dateUtc="2026-08-30T10:12:00Z"/>
          <w:b/>
          <w:bCs/>
        </w:rPr>
      </w:pPr>
      <w:del w:id="929" w:author="Dylan CHEN" w:date="2026-08-30T18:12:00Z" w16du:dateUtc="2026-08-30T10:12:00Z">
        <w:r w:rsidDel="00D3094A">
          <w:delText xml:space="preserve">AI quality indicates </w:delText>
        </w:r>
      </w:del>
      <w:del w:id="930" w:author="Dylan CHEN" w:date="2026-08-29T18:32:00Z" w16du:dateUtc="2026-08-29T10:32:00Z">
        <w:r w:rsidDel="00D651C4">
          <w:delText xml:space="preserve">indepth </w:delText>
        </w:r>
      </w:del>
      <w:del w:id="931" w:author="Dylan CHEN" w:date="2026-08-30T18:12:00Z" w16du:dateUtc="2026-08-30T10:12:00Z">
        <w:r w:rsidDel="00D3094A">
          <w:delText xml:space="preserve">assessment of the AI answer, which will be needed to identify AI answers’ shortcomings and make additional contributions </w:delText>
        </w:r>
      </w:del>
      <w:del w:id="932" w:author="Dylan CHEN" w:date="2026-08-29T18:32:00Z" w16du:dateUtc="2026-08-29T10:32:00Z">
        <w:r w:rsidDel="00D651C4">
          <w:delText xml:space="preserve">upon </w:delText>
        </w:r>
      </w:del>
      <w:del w:id="933" w:author="Dylan CHEN" w:date="2026-08-29T18:48:00Z" w16du:dateUtc="2026-08-29T10:48:00Z">
        <w:r w:rsidDel="00B01A93">
          <w:delText>it</w:delText>
        </w:r>
      </w:del>
      <w:del w:id="934" w:author="Dylan CHEN" w:date="2026-08-30T18:12:00Z" w16du:dateUtc="2026-08-30T10:12:00Z">
        <w:r w:rsidDel="00D3094A">
          <w:delText>.</w:delText>
        </w:r>
      </w:del>
    </w:p>
    <w:p w14:paraId="4E7C8D0D" w14:textId="466141B3" w:rsidR="00EC374A" w:rsidRPr="00313E6C" w:rsidDel="00D3094A" w:rsidRDefault="00EC374A" w:rsidP="00D3094A">
      <w:pPr>
        <w:pStyle w:val="Paragraph"/>
        <w:rPr>
          <w:del w:id="935" w:author="Dylan CHEN" w:date="2026-08-30T18:12:00Z" w16du:dateUtc="2026-08-30T10:12:00Z"/>
          <w:b/>
          <w:bCs/>
        </w:rPr>
      </w:pPr>
      <w:del w:id="936" w:author="Dylan CHEN" w:date="2026-08-30T18:12:00Z" w16du:dateUtc="2026-08-30T10:12:00Z">
        <w:r w:rsidDel="00D3094A">
          <w:delText>These three features also align</w:delText>
        </w:r>
      </w:del>
      <w:del w:id="937" w:author="Dylan CHEN" w:date="2026-08-29T18:28:00Z" w16du:dateUtc="2026-08-29T10:28:00Z">
        <w:r w:rsidDel="00D651C4">
          <w:delText>s</w:delText>
        </w:r>
      </w:del>
      <w:del w:id="938" w:author="Dylan CHEN" w:date="2026-08-30T18:12:00Z" w16du:dateUtc="2026-08-30T10:12:00Z">
        <w:r w:rsidDel="00D3094A">
          <w:delText xml:space="preserve"> with the dual processing theory, in that AI label and AI length are fast signals and AI quality is a slow signal. Together, the three sign</w:delText>
        </w:r>
      </w:del>
      <w:del w:id="939" w:author="Dylan CHEN" w:date="2026-08-29T18:28:00Z" w16du:dateUtc="2026-08-29T10:28:00Z">
        <w:r w:rsidDel="00D651C4">
          <w:delText>i</w:delText>
        </w:r>
      </w:del>
      <w:del w:id="940" w:author="Dylan CHEN" w:date="2026-08-30T18:12:00Z" w16du:dateUtc="2026-08-30T10:12:00Z">
        <w:r w:rsidDel="00D3094A">
          <w:delText xml:space="preserve">als form two set of influences </w:delText>
        </w:r>
      </w:del>
      <w:del w:id="941" w:author="Dylan CHEN" w:date="2026-08-29T18:28:00Z" w16du:dateUtc="2026-08-29T10:28:00Z">
        <w:r w:rsidDel="00D651C4">
          <w:rPr>
            <w:rFonts w:hint="eastAsia"/>
          </w:rPr>
          <w:delText>to</w:delText>
        </w:r>
      </w:del>
      <w:del w:id="942" w:author="Dylan CHEN" w:date="2026-08-30T18:12:00Z" w16du:dateUtc="2026-08-30T10:12:00Z">
        <w:r w:rsidDel="00D3094A">
          <w:delText xml:space="preserve"> two decisions as shown in the </w:delText>
        </w:r>
      </w:del>
      <w:del w:id="943" w:author="Dylan CHEN" w:date="2026-08-29T18:28:00Z" w16du:dateUtc="2026-08-29T10:28:00Z">
        <w:r w:rsidDel="00D651C4">
          <w:delText xml:space="preserve">below </w:delText>
        </w:r>
      </w:del>
      <w:del w:id="944" w:author="Dylan CHEN" w:date="2026-08-30T18:12:00Z" w16du:dateUtc="2026-08-30T10:12:00Z">
        <w:r w:rsidDel="00D3094A">
          <w:delText xml:space="preserve">framework. </w:delText>
        </w:r>
      </w:del>
    </w:p>
    <w:p w14:paraId="1B3C0C9C" w14:textId="69B803FC" w:rsidR="00EC374A" w:rsidRPr="00015210" w:rsidDel="00D3094A" w:rsidRDefault="00EC374A" w:rsidP="00D3094A">
      <w:pPr>
        <w:pStyle w:val="Paragraph"/>
        <w:rPr>
          <w:del w:id="945" w:author="Dylan CHEN" w:date="2026-08-30T18:12:00Z" w16du:dateUtc="2026-08-30T10:12:00Z"/>
        </w:rPr>
      </w:pPr>
      <w:del w:id="946" w:author="Dylan CHEN" w:date="2026-08-30T17:52:00Z" w16du:dateUtc="2026-08-30T09:52:00Z">
        <w:r w:rsidDel="00CF4D5F">
          <w:rPr>
            <w:noProof/>
          </w:rPr>
          <w:drawing>
            <wp:inline distT="0" distB="0" distL="0" distR="0" wp14:anchorId="7C5B1CA8" wp14:editId="21A6ACF8">
              <wp:extent cx="5943600" cy="1661975"/>
              <wp:effectExtent l="0" t="0" r="0" b="0"/>
              <wp:docPr id="1101392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69BC6AD3" w14:textId="3779DCCC" w:rsidR="00EC374A" w:rsidDel="00D3094A" w:rsidRDefault="00EC374A" w:rsidP="00D3094A">
      <w:pPr>
        <w:pStyle w:val="Paragraph"/>
        <w:rPr>
          <w:del w:id="947" w:author="Dylan CHEN" w:date="2026-08-30T18:12:00Z" w16du:dateUtc="2026-08-30T10:12:00Z"/>
        </w:rPr>
      </w:pPr>
      <w:del w:id="948" w:author="Dylan CHEN" w:date="2026-08-30T18:12:00Z" w16du:dateUtc="2026-08-30T10:12:00Z">
        <w:r w:rsidRPr="00015210" w:rsidDel="00D3094A">
          <w:delText xml:space="preserve">Figure </w:delText>
        </w:r>
      </w:del>
      <w:del w:id="949" w:author="Dylan CHEN" w:date="2026-08-29T23:28:00Z" w16du:dateUtc="2026-08-29T15:28:00Z">
        <w:r w:rsidDel="006D55E1">
          <w:delText>3</w:delText>
        </w:r>
      </w:del>
      <w:del w:id="950" w:author="Dylan CHEN" w:date="2026-08-30T18:12:00Z" w16du:dateUtc="2026-08-30T10:12:00Z">
        <w:r w:rsidRPr="00015210" w:rsidDel="00D3094A">
          <w:delText>. Conceptual framework</w:delText>
        </w:r>
      </w:del>
    </w:p>
    <w:p w14:paraId="53D3FE87" w14:textId="3589CAE0" w:rsidR="00EC374A" w:rsidDel="00D3094A" w:rsidRDefault="00EC374A" w:rsidP="00D3094A">
      <w:pPr>
        <w:pStyle w:val="Paragraph"/>
        <w:rPr>
          <w:del w:id="951" w:author="Dylan CHEN" w:date="2026-08-30T18:12:00Z" w16du:dateUtc="2026-08-30T10:12:00Z"/>
        </w:rPr>
      </w:pPr>
    </w:p>
    <w:p w14:paraId="7EB77FA9" w14:textId="174CA0E3" w:rsidR="00D43EC2" w:rsidRPr="00313E6C" w:rsidRDefault="00566049" w:rsidP="00CA1492">
      <w:pPr>
        <w:pStyle w:val="Paragraph"/>
      </w:pPr>
      <w:r>
        <w:t xml:space="preserve">Under this framework, the </w:t>
      </w:r>
      <w:r w:rsidRPr="00537741">
        <w:rPr>
          <w:b/>
          <w:bCs/>
          <w:rPrChange w:id="952" w:author="Dylan CHEN" w:date="2026-08-29T23:30:00Z" w16du:dateUtc="2026-08-29T15:30:00Z">
            <w:rPr/>
          </w:rPrChange>
        </w:rPr>
        <w:t>c</w:t>
      </w:r>
      <w:r w:rsidR="00BC5B75" w:rsidRPr="00313E6C">
        <w:rPr>
          <w:b/>
          <w:bCs/>
        </w:rPr>
        <w:t>ognitive offloading</w:t>
      </w:r>
      <w:ins w:id="953" w:author="Prof. LIU Ben" w:date="2026-08-31T00:13:00Z" w16du:dateUtc="2026-08-30T16:13:00Z">
        <w:r w:rsidR="007A2706">
          <w:rPr>
            <w:rFonts w:hint="eastAsia"/>
            <w:b/>
            <w:bCs/>
          </w:rPr>
          <w:t xml:space="preserve"> </w:t>
        </w:r>
        <w:r w:rsidR="007A2706" w:rsidRPr="007A2706">
          <w:rPr>
            <w:rFonts w:hint="eastAsia"/>
            <w:rPrChange w:id="954" w:author="Prof. LIU Ben" w:date="2026-08-31T00:13:00Z" w16du:dateUtc="2026-08-30T16:13:00Z">
              <w:rPr>
                <w:rFonts w:hint="eastAsia"/>
                <w:b/>
                <w:bCs/>
              </w:rPr>
            </w:rPrChange>
          </w:rPr>
          <w:t>argument</w:t>
        </w:r>
      </w:ins>
      <w:del w:id="955" w:author="Prof. LIU Ben" w:date="2026-08-31T00:13:00Z" w16du:dateUtc="2026-08-30T16:13:00Z">
        <w:r w:rsidR="00BC5B75" w:rsidRPr="00313E6C" w:rsidDel="007A2706">
          <w:rPr>
            <w:b/>
            <w:bCs/>
          </w:rPr>
          <w:delText xml:space="preserve"> </w:delText>
        </w:r>
        <w:r w:rsidDel="007A2706">
          <w:rPr>
            <w:b/>
            <w:bCs/>
          </w:rPr>
          <w:delText>mechanism</w:delText>
        </w:r>
      </w:del>
      <w:r>
        <w:rPr>
          <w:b/>
          <w:bCs/>
        </w:rPr>
        <w:t xml:space="preserve"> </w:t>
      </w:r>
      <w:ins w:id="956" w:author="Dylan CHEN" w:date="2026-08-29T23:31:00Z" w16du:dateUtc="2026-08-29T15:31:00Z">
        <w:r w:rsidR="00537741">
          <w:t xml:space="preserve">you </w:t>
        </w:r>
      </w:ins>
      <w:r w:rsidRPr="001F085E">
        <w:t xml:space="preserve">suggested </w:t>
      </w:r>
      <w:del w:id="957" w:author="Dylan CHEN" w:date="2026-08-29T23:31:00Z" w16du:dateUtc="2026-08-29T15:31:00Z">
        <w:r w:rsidRPr="001F085E" w:rsidDel="00537741">
          <w:delText xml:space="preserve">by the reviewer </w:delText>
        </w:r>
      </w:del>
      <w:r w:rsidRPr="001F085E">
        <w:t xml:space="preserve">is aligned with the </w:t>
      </w:r>
      <w:ins w:id="958" w:author="Dylan CHEN" w:date="2026-08-30T19:48:00Z" w16du:dateUtc="2026-08-30T11:48:00Z">
        <w:r w:rsidR="00345E8B" w:rsidRPr="00345E8B">
          <w:t>two systems of thinking theory</w:t>
        </w:r>
      </w:ins>
      <w:del w:id="959" w:author="Dylan CHEN" w:date="2026-08-30T19:48:00Z" w16du:dateUtc="2026-08-30T11:48:00Z">
        <w:r w:rsidRPr="001F085E" w:rsidDel="00345E8B">
          <w:delText>dual processing theory</w:delText>
        </w:r>
      </w:del>
      <w:r>
        <w:rPr>
          <w:b/>
          <w:bCs/>
        </w:rPr>
        <w:t xml:space="preserve">. The </w:t>
      </w:r>
      <w:r w:rsidR="00BC5B75" w:rsidRPr="00313E6C">
        <w:rPr>
          <w:b/>
          <w:bCs/>
        </w:rPr>
        <w:t>crowding out</w:t>
      </w:r>
      <w:r w:rsidR="00BC5B75" w:rsidRPr="00313E6C">
        <w:t xml:space="preserve"> effort </w:t>
      </w:r>
      <w:ins w:id="960" w:author="Dylan CHEN" w:date="2026-08-29T23:31:00Z" w16du:dateUtc="2026-08-29T15:31:00Z">
        <w:r w:rsidR="00537741">
          <w:t xml:space="preserve">you </w:t>
        </w:r>
      </w:ins>
      <w:r>
        <w:t>suggest</w:t>
      </w:r>
      <w:ins w:id="961" w:author="Dylan CHEN" w:date="2026-08-29T18:32:00Z" w16du:dateUtc="2026-08-29T10:32:00Z">
        <w:r w:rsidR="00D651C4">
          <w:rPr>
            <w:rFonts w:hint="eastAsia"/>
          </w:rPr>
          <w:t>ed</w:t>
        </w:r>
      </w:ins>
      <w:r>
        <w:t xml:space="preserve"> </w:t>
      </w:r>
      <w:del w:id="962" w:author="Dylan CHEN" w:date="2026-08-29T23:31:00Z" w16du:dateUtc="2026-08-29T15:31:00Z">
        <w:r w:rsidDel="00537741">
          <w:delText xml:space="preserve">by the reviewer </w:delText>
        </w:r>
      </w:del>
      <w:r>
        <w:t xml:space="preserve">is aligned with the entry decision, </w:t>
      </w:r>
      <w:r w:rsidR="00BC5B75" w:rsidRPr="00313E6C">
        <w:t xml:space="preserve">where a comprehensive AI answer </w:t>
      </w:r>
      <w:r>
        <w:t xml:space="preserve">deters human answerers (H2). The </w:t>
      </w:r>
      <w:r w:rsidRPr="00D651C4">
        <w:rPr>
          <w:b/>
          <w:bCs/>
          <w:rPrChange w:id="963" w:author="Dylan CHEN" w:date="2026-08-29T18:28:00Z" w16du:dateUtc="2026-08-29T10:28:00Z">
            <w:rPr/>
          </w:rPrChange>
        </w:rPr>
        <w:t>a</w:t>
      </w:r>
      <w:r w:rsidR="00BC5B75" w:rsidRPr="00313E6C">
        <w:rPr>
          <w:b/>
          <w:bCs/>
        </w:rPr>
        <w:t>nchoring</w:t>
      </w:r>
      <w:r w:rsidR="00BC5B75" w:rsidRPr="00313E6C">
        <w:t xml:space="preserve"> </w:t>
      </w:r>
      <w:r>
        <w:t xml:space="preserve">effect </w:t>
      </w:r>
      <w:r w:rsidR="00BC5B75" w:rsidRPr="00313E6C">
        <w:t xml:space="preserve">is now the explicit core of </w:t>
      </w:r>
      <w:commentRangeStart w:id="964"/>
      <w:r w:rsidR="00BC5B75" w:rsidRPr="00313E6C">
        <w:t>H</w:t>
      </w:r>
      <w:del w:id="965" w:author="Dylan CHEN" w:date="2026-08-30T21:11:00Z" w16du:dateUtc="2026-08-30T13:11:00Z">
        <w:r w:rsidR="00BC5B75" w:rsidRPr="00313E6C" w:rsidDel="00491FBF">
          <w:delText>4</w:delText>
        </w:r>
        <w:commentRangeEnd w:id="964"/>
        <w:r w:rsidR="00D651C4" w:rsidDel="00491FBF">
          <w:rPr>
            <w:rStyle w:val="CommentReference"/>
            <w:rFonts w:hint="eastAsia"/>
            <w:sz w:val="24"/>
            <w:szCs w:val="24"/>
          </w:rPr>
          <w:commentReference w:id="964"/>
        </w:r>
      </w:del>
      <w:ins w:id="966" w:author="Dylan CHEN" w:date="2026-08-30T21:11:00Z" w16du:dateUtc="2026-08-30T13:11:00Z">
        <w:r w:rsidR="00491FBF">
          <w:rPr>
            <w:rFonts w:hint="eastAsia"/>
          </w:rPr>
          <w:t>6</w:t>
        </w:r>
      </w:ins>
      <w:r>
        <w:t xml:space="preserve">, where </w:t>
      </w:r>
      <w:r w:rsidRPr="00197297">
        <w:t>human answer</w:t>
      </w:r>
      <w:ins w:id="967" w:author="Prof. LIU Ben" w:date="2026-08-31T00:58:00Z" w16du:dateUtc="2026-08-30T16:58:00Z">
        <w:r w:rsidR="00450049">
          <w:rPr>
            <w:rFonts w:hint="eastAsia"/>
          </w:rPr>
          <w:t>er</w:t>
        </w:r>
      </w:ins>
      <w:r w:rsidRPr="00197297">
        <w:t xml:space="preserve">s </w:t>
      </w:r>
      <w:del w:id="968" w:author="Prof. LIU Ben" w:date="2026-08-31T00:14:00Z" w16du:dateUtc="2026-08-30T16:14:00Z">
        <w:r w:rsidRPr="00197297" w:rsidDel="007A2706">
          <w:delText xml:space="preserve">extend </w:delText>
        </w:r>
        <w:r w:rsidR="00BC5B75" w:rsidRPr="00197297" w:rsidDel="007A2706">
          <w:delText xml:space="preserve">the AI </w:delText>
        </w:r>
        <w:r w:rsidR="00B45703" w:rsidRPr="00197297" w:rsidDel="007A2706">
          <w:delText>answer to a higher quality</w:delText>
        </w:r>
      </w:del>
      <w:ins w:id="969" w:author="Prof. LIU Ben" w:date="2026-08-31T00:14:00Z" w16du:dateUtc="2026-08-30T16:14:00Z">
        <w:r w:rsidR="007A2706">
          <w:rPr>
            <w:rFonts w:hint="eastAsia"/>
          </w:rPr>
          <w:t>build on the AI answer to produce their own answers</w:t>
        </w:r>
      </w:ins>
      <w:r w:rsidR="00B45703" w:rsidRPr="00197297">
        <w:t xml:space="preserve">. </w:t>
      </w:r>
      <w:r w:rsidR="00EC374A" w:rsidRPr="00197297">
        <w:t xml:space="preserve"> </w:t>
      </w:r>
      <w:r w:rsidR="00B45703" w:rsidRPr="00197297">
        <w:t xml:space="preserve">We appreciate </w:t>
      </w:r>
      <w:del w:id="970" w:author="Dylan CHEN" w:date="2026-08-29T23:28:00Z" w16du:dateUtc="2026-08-29T15:28:00Z">
        <w:r w:rsidR="00B45703" w:rsidRPr="00197297" w:rsidDel="006D55E1">
          <w:delText xml:space="preserve">the </w:delText>
        </w:r>
      </w:del>
      <w:ins w:id="971" w:author="Dylan CHEN" w:date="2026-08-29T23:28:00Z" w16du:dateUtc="2026-08-29T15:28:00Z">
        <w:r w:rsidR="006D55E1" w:rsidRPr="00197297">
          <w:t xml:space="preserve">your </w:t>
        </w:r>
      </w:ins>
      <w:r w:rsidR="00B45703" w:rsidRPr="00197297">
        <w:t xml:space="preserve">suggestion </w:t>
      </w:r>
      <w:del w:id="972" w:author="Dylan CHEN" w:date="2026-08-29T23:28:00Z" w16du:dateUtc="2026-08-29T15:28:00Z">
        <w:r w:rsidR="00B45703" w:rsidRPr="00197297" w:rsidDel="006D55E1">
          <w:delText xml:space="preserve">of the reviwer </w:delText>
        </w:r>
      </w:del>
      <w:r w:rsidR="00B45703" w:rsidRPr="00197297">
        <w:t>to help us improve</w:t>
      </w:r>
      <w:r w:rsidR="00B45703">
        <w:t xml:space="preserve"> the paper. </w:t>
      </w:r>
    </w:p>
    <w:p w14:paraId="16E3447F" w14:textId="77777777" w:rsidR="00BE7589" w:rsidRPr="00313E6C" w:rsidRDefault="00BE7589">
      <w:pPr>
        <w:pStyle w:val="Paragraph"/>
      </w:pPr>
    </w:p>
    <w:p w14:paraId="4412E49E" w14:textId="77777777" w:rsidR="00D3094A" w:rsidRPr="00515634" w:rsidRDefault="00D3094A" w:rsidP="00D3094A">
      <w:pPr>
        <w:pStyle w:val="Paragraph"/>
        <w:rPr>
          <w:ins w:id="973" w:author="Dylan CHEN" w:date="2026-08-30T18:12:00Z" w16du:dateUtc="2026-08-30T10:12:00Z"/>
          <w:b/>
          <w:bCs/>
        </w:rPr>
      </w:pPr>
      <w:ins w:id="974" w:author="Dylan CHEN" w:date="2026-08-30T18:12:00Z" w16du:dateUtc="2026-08-30T10:12:00Z">
        <w:r w:rsidRPr="00515634">
          <w:rPr>
            <w:b/>
            <w:bCs/>
          </w:rPr>
          <w:t>References:</w:t>
        </w:r>
      </w:ins>
    </w:p>
    <w:p w14:paraId="23D96030" w14:textId="77777777" w:rsidR="00D3094A" w:rsidRPr="00313E6C" w:rsidRDefault="00D3094A" w:rsidP="00D3094A">
      <w:pPr>
        <w:pStyle w:val="Paragraph"/>
        <w:rPr>
          <w:ins w:id="975" w:author="Dylan CHEN" w:date="2026-08-30T18:12:00Z" w16du:dateUtc="2026-08-30T10:12:00Z"/>
        </w:rPr>
      </w:pPr>
      <w:ins w:id="976" w:author="Dylan CHEN" w:date="2026-08-30T18:12:00Z" w16du:dateUtc="2026-08-30T10:12:00Z">
        <w:r w:rsidRPr="00313E6C">
          <w:t>Chen, M.-J. (2009). Competitive dynamics research: An insider’s odyssey. Asia Pacific Journal of Management, 26(1), 5–25.</w:t>
        </w:r>
      </w:ins>
    </w:p>
    <w:p w14:paraId="654BC7C2" w14:textId="77777777" w:rsidR="00D3094A" w:rsidRPr="00313E6C" w:rsidRDefault="00D3094A" w:rsidP="00D3094A">
      <w:pPr>
        <w:pStyle w:val="Paragraph"/>
        <w:rPr>
          <w:ins w:id="977" w:author="Dylan CHEN" w:date="2026-08-30T18:12:00Z" w16du:dateUtc="2026-08-30T10:12:00Z"/>
        </w:rPr>
      </w:pPr>
      <w:ins w:id="978" w:author="Dylan CHEN" w:date="2026-08-30T18:12:00Z" w16du:dateUtc="2026-08-30T10:12:00Z">
        <w:r w:rsidRPr="00313E6C">
          <w:t>Chen, M.-J., Su, K.-H., &amp; Tsai, W. (2007). Competitive tension: The awareness–motivation–capability perspective. Academy of Management Journal, 50(1), 101–118.</w:t>
        </w:r>
      </w:ins>
    </w:p>
    <w:p w14:paraId="273B51C4" w14:textId="77777777" w:rsidR="00D3094A" w:rsidRPr="00313E6C" w:rsidRDefault="00D3094A" w:rsidP="00D3094A">
      <w:pPr>
        <w:pStyle w:val="Paragraph"/>
        <w:rPr>
          <w:ins w:id="979" w:author="Dylan CHEN" w:date="2026-08-30T18:12:00Z" w16du:dateUtc="2026-08-30T10:12:00Z"/>
        </w:rPr>
      </w:pPr>
      <w:ins w:id="980" w:author="Dylan CHEN" w:date="2026-08-30T18:12:00Z" w16du:dateUtc="2026-08-30T10:12:00Z">
        <w:r w:rsidRPr="00313E6C">
          <w:t>Evans, J. St. B. T., &amp; Stanovich, K. E. (2013). Dual-process theories of higher cognition: Advancing the debate. Perspectives on Psychological Science, 8(3), 223–241.</w:t>
        </w:r>
      </w:ins>
    </w:p>
    <w:p w14:paraId="29BCA273" w14:textId="77777777" w:rsidR="00D3094A" w:rsidRPr="00313E6C" w:rsidRDefault="00D3094A" w:rsidP="00D3094A">
      <w:pPr>
        <w:pStyle w:val="Paragraph"/>
        <w:rPr>
          <w:ins w:id="981" w:author="Dylan CHEN" w:date="2026-08-30T18:12:00Z" w16du:dateUtc="2026-08-30T10:12:00Z"/>
        </w:rPr>
      </w:pPr>
      <w:ins w:id="982" w:author="Dylan CHEN" w:date="2026-08-30T18:12:00Z" w16du:dateUtc="2026-08-30T10:12:00Z">
        <w:r w:rsidRPr="00313E6C">
          <w:t>Kahneman, D. (2003). A perspective on judgment and choice: Mapping bounded rationality. American Psychologist, 58(9), 697–720.</w:t>
        </w:r>
      </w:ins>
    </w:p>
    <w:p w14:paraId="44B0CBE0" w14:textId="77777777" w:rsidR="00D3094A" w:rsidRPr="00313E6C" w:rsidRDefault="00D3094A" w:rsidP="00D3094A">
      <w:pPr>
        <w:pStyle w:val="Paragraph"/>
        <w:rPr>
          <w:ins w:id="983" w:author="Dylan CHEN" w:date="2026-08-30T18:12:00Z" w16du:dateUtc="2026-08-30T10:12:00Z"/>
        </w:rPr>
      </w:pPr>
      <w:ins w:id="984" w:author="Dylan CHEN" w:date="2026-08-30T18:12:00Z" w16du:dateUtc="2026-08-30T10:12:00Z">
        <w:r w:rsidRPr="00313E6C">
          <w:t>Kahneman, D. (2011). Thinking, fast and slow. Farrar, Straus and Giroux.</w:t>
        </w:r>
      </w:ins>
    </w:p>
    <w:p w14:paraId="3949C01C" w14:textId="37455FDB" w:rsidR="0036739B" w:rsidRPr="00900C60" w:rsidDel="00D3094A" w:rsidRDefault="0036739B">
      <w:pPr>
        <w:pStyle w:val="Paragraph"/>
        <w:rPr>
          <w:del w:id="985" w:author="Dylan CHEN" w:date="2026-08-30T18:12:00Z" w16du:dateUtc="2026-08-30T10:12:00Z"/>
          <w:b/>
          <w:bCs/>
        </w:rPr>
        <w:pPrChange w:id="986" w:author="Dylan CHEN" w:date="2026-08-29T21:26:00Z" w16du:dateUtc="2026-08-29T13:26:00Z">
          <w:pPr>
            <w:pStyle w:val="NormalWeb"/>
            <w:spacing w:before="0" w:beforeAutospacing="0" w:after="0" w:afterAutospacing="0"/>
          </w:pPr>
        </w:pPrChange>
      </w:pPr>
      <w:del w:id="987" w:author="Dylan CHEN" w:date="2026-08-30T18:12:00Z" w16du:dateUtc="2026-08-30T10:12:00Z">
        <w:r w:rsidRPr="00900C60" w:rsidDel="00D3094A">
          <w:rPr>
            <w:b/>
            <w:bCs/>
          </w:rPr>
          <w:delText>References</w:delText>
        </w:r>
      </w:del>
    </w:p>
    <w:p w14:paraId="5D5BD78C" w14:textId="7B4E332F" w:rsidR="0036739B" w:rsidRPr="00313E6C" w:rsidDel="00D3094A" w:rsidRDefault="0036739B">
      <w:pPr>
        <w:pStyle w:val="Paragraph"/>
        <w:rPr>
          <w:del w:id="988" w:author="Dylan CHEN" w:date="2026-08-30T18:12:00Z" w16du:dateUtc="2026-08-30T10:12:00Z"/>
        </w:rPr>
        <w:pPrChange w:id="989" w:author="Dylan CHEN" w:date="2026-08-29T21:26:00Z" w16du:dateUtc="2026-08-29T13:26:00Z">
          <w:pPr>
            <w:pStyle w:val="NormalWeb"/>
            <w:spacing w:before="0" w:beforeAutospacing="0" w:after="0" w:afterAutospacing="0"/>
          </w:pPr>
        </w:pPrChange>
      </w:pPr>
      <w:del w:id="990" w:author="Dylan CHEN" w:date="2026-08-30T18:12:00Z" w16du:dateUtc="2026-08-30T10:12:00Z">
        <w:r w:rsidRPr="00313E6C" w:rsidDel="00D3094A">
          <w:delText>Chen, M.-J. (2009). Competitive dynamics research: An insider’s odyssey. Asia Pacific Journal of Management, 26(1), 5–25.</w:delText>
        </w:r>
      </w:del>
    </w:p>
    <w:p w14:paraId="27690CD9" w14:textId="03004BB3" w:rsidR="0036739B" w:rsidDel="00D3094A" w:rsidRDefault="0036739B" w:rsidP="0036739B">
      <w:pPr>
        <w:pStyle w:val="Paragraph"/>
        <w:rPr>
          <w:del w:id="991" w:author="Dylan CHEN" w:date="2026-08-30T18:12:00Z" w16du:dateUtc="2026-08-30T10:12:00Z"/>
        </w:rPr>
      </w:pPr>
      <w:del w:id="992" w:author="Dylan CHEN" w:date="2026-08-30T18:12:00Z" w16du:dateUtc="2026-08-30T10:12:00Z">
        <w:r w:rsidRPr="00313E6C" w:rsidDel="00D3094A">
          <w:delText>Chen, M.-J., Su, K.-H., &amp; Tsai, W. (2007). Competitive tension: The awareness–motivation–capability perspective. Academy of Management Journal, 50(1), 101–118.</w:delText>
        </w:r>
      </w:del>
    </w:p>
    <w:p w14:paraId="583A74C5" w14:textId="1427D6BE" w:rsidR="00BE7589" w:rsidRPr="00313E6C" w:rsidDel="00D3094A" w:rsidRDefault="00BE7589">
      <w:pPr>
        <w:pStyle w:val="Paragraph"/>
        <w:rPr>
          <w:del w:id="993" w:author="Dylan CHEN" w:date="2026-08-30T18:12:00Z" w16du:dateUtc="2026-08-30T10:12:00Z"/>
        </w:rPr>
        <w:pPrChange w:id="994" w:author="Dylan CHEN" w:date="2026-08-29T21:30:00Z" w16du:dateUtc="2026-08-29T13:30:00Z">
          <w:pPr>
            <w:pStyle w:val="NormalWeb"/>
            <w:spacing w:before="0" w:beforeAutospacing="0" w:after="0" w:afterAutospacing="0"/>
            <w:ind w:left="360" w:hanging="360"/>
          </w:pPr>
        </w:pPrChange>
      </w:pPr>
      <w:del w:id="995" w:author="Dylan CHEN" w:date="2026-08-30T18:12:00Z" w16du:dateUtc="2026-08-30T10:12:00Z">
        <w:r w:rsidRPr="00313E6C" w:rsidDel="00D3094A">
          <w:delText xml:space="preserve">Evans, J. St. B. T., &amp; Stanovich, K. E. (2013). Dual-process theories of higher cognition: </w:delText>
        </w:r>
        <w:r w:rsidRPr="001F085E" w:rsidDel="00D3094A">
          <w:rPr>
            <w:i/>
            <w:iCs/>
          </w:rPr>
          <w:delText>Advancing the debate. Perspectives on Psychological Science</w:delText>
        </w:r>
        <w:r w:rsidRPr="00313E6C" w:rsidDel="00D3094A">
          <w:delText>, 8(3), 223–241.</w:delText>
        </w:r>
      </w:del>
    </w:p>
    <w:p w14:paraId="559E91DE" w14:textId="05A8B165" w:rsidR="00BE7589" w:rsidRPr="00313E6C" w:rsidDel="00D3094A" w:rsidRDefault="00BE7589">
      <w:pPr>
        <w:pStyle w:val="Paragraph"/>
        <w:rPr>
          <w:del w:id="996" w:author="Dylan CHEN" w:date="2026-08-30T18:12:00Z" w16du:dateUtc="2026-08-30T10:12:00Z"/>
        </w:rPr>
        <w:pPrChange w:id="997" w:author="Dylan CHEN" w:date="2026-08-29T21:30:00Z" w16du:dateUtc="2026-08-29T13:30:00Z">
          <w:pPr>
            <w:pStyle w:val="NormalWeb"/>
            <w:spacing w:before="0" w:beforeAutospacing="0" w:after="0" w:afterAutospacing="0"/>
            <w:ind w:left="360" w:hanging="360"/>
          </w:pPr>
        </w:pPrChange>
      </w:pPr>
      <w:del w:id="998" w:author="Dylan CHEN" w:date="2026-08-30T18:12:00Z" w16du:dateUtc="2026-08-30T10:12:00Z">
        <w:r w:rsidRPr="00313E6C" w:rsidDel="00D3094A">
          <w:delText xml:space="preserve">Kahneman, D. (2003). A perspective on judgment and choice: Mapping bounded rationality. </w:delText>
        </w:r>
        <w:r w:rsidRPr="001F085E" w:rsidDel="00D3094A">
          <w:rPr>
            <w:i/>
            <w:iCs/>
          </w:rPr>
          <w:delText>American Psychologist</w:delText>
        </w:r>
        <w:r w:rsidRPr="00313E6C" w:rsidDel="00D3094A">
          <w:delText>, 58(9), 697–720.</w:delText>
        </w:r>
      </w:del>
    </w:p>
    <w:p w14:paraId="2AC6980D" w14:textId="01A8CED1" w:rsidR="00BE7589" w:rsidRPr="00313E6C" w:rsidDel="00D3094A" w:rsidRDefault="00BE7589">
      <w:pPr>
        <w:pStyle w:val="Paragraph"/>
        <w:rPr>
          <w:del w:id="999" w:author="Dylan CHEN" w:date="2026-08-30T18:12:00Z" w16du:dateUtc="2026-08-30T10:12:00Z"/>
        </w:rPr>
        <w:pPrChange w:id="1000" w:author="Dylan CHEN" w:date="2026-08-29T21:30:00Z" w16du:dateUtc="2026-08-29T13:30:00Z">
          <w:pPr>
            <w:pStyle w:val="NormalWeb"/>
            <w:spacing w:before="0" w:beforeAutospacing="0" w:after="0" w:afterAutospacing="0"/>
            <w:ind w:left="360" w:hanging="360"/>
          </w:pPr>
        </w:pPrChange>
      </w:pPr>
      <w:del w:id="1001" w:author="Dylan CHEN" w:date="2026-08-30T18:12:00Z" w16du:dateUtc="2026-08-30T10:12:00Z">
        <w:r w:rsidRPr="00313E6C" w:rsidDel="00D3094A">
          <w:delText xml:space="preserve">Kahneman, D. (2011). </w:delText>
        </w:r>
        <w:r w:rsidRPr="001F085E" w:rsidDel="00D3094A">
          <w:rPr>
            <w:i/>
            <w:iCs/>
          </w:rPr>
          <w:delText>Thinking, fast and slow</w:delText>
        </w:r>
        <w:r w:rsidRPr="00313E6C" w:rsidDel="00D3094A">
          <w:delText>. Farrar, Straus and Giroux.</w:delText>
        </w:r>
      </w:del>
    </w:p>
    <w:p w14:paraId="7AD2616A" w14:textId="6884571B" w:rsidR="000D507F" w:rsidRPr="00313E6C" w:rsidRDefault="000D507F" w:rsidP="002029EB">
      <w:pPr>
        <w:pStyle w:val="NormalWeb"/>
        <w:spacing w:before="120" w:after="120"/>
        <w:rPr>
          <w:b/>
        </w:rPr>
      </w:pPr>
      <w:r w:rsidRPr="00313E6C">
        <w:t>---------------------------------------------------------------------------------------------------------------------</w:t>
      </w:r>
    </w:p>
    <w:p w14:paraId="34277752" w14:textId="751C3025" w:rsidR="000D507F" w:rsidRPr="00313E6C" w:rsidRDefault="000D507F" w:rsidP="00683A26">
      <w:pPr>
        <w:pStyle w:val="Heading1"/>
      </w:pPr>
      <w:r w:rsidRPr="00313E6C">
        <w:t>R2-</w:t>
      </w:r>
      <w:r w:rsidR="00A81423" w:rsidRPr="00313E6C">
        <w:t>2</w:t>
      </w:r>
      <w:r w:rsidR="00BF7F4E">
        <w:t>*</w:t>
      </w:r>
    </w:p>
    <w:p w14:paraId="0D86EBE5" w14:textId="0F1990A5"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lastRenderedPageBreak/>
        <w:t xml:space="preserve">R2-2. In the last round, I asked whether it is theoretically possible that AI answers increase human participation and provide a </w:t>
      </w:r>
      <w:r w:rsidR="00E71BCF" w:rsidRPr="002A4F30">
        <w:rPr>
          <w:rFonts w:eastAsia="SimSun"/>
          <w:bCs/>
          <w:i/>
          <w:iCs/>
          <w:kern w:val="2"/>
        </w:rPr>
        <w:t>“</w:t>
      </w:r>
      <w:r w:rsidRPr="002A4F30">
        <w:rPr>
          <w:rFonts w:eastAsia="SimSun"/>
          <w:bCs/>
          <w:i/>
          <w:iCs/>
          <w:kern w:val="2"/>
        </w:rPr>
        <w:t>feeling that the authors get some empirical findings first and then try to propose some mechanisms to explain the findings.</w:t>
      </w:r>
      <w:r w:rsidR="00E71BCF" w:rsidRPr="002A4F30">
        <w:rPr>
          <w:rFonts w:eastAsia="SimSun"/>
          <w:bCs/>
          <w:i/>
          <w:iCs/>
          <w:kern w:val="2"/>
        </w:rPr>
        <w:t>”</w:t>
      </w:r>
    </w:p>
    <w:p w14:paraId="038B7C74" w14:textId="34BDDBB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The authors responded by clarifying that their </w:t>
      </w:r>
      <w:r w:rsidR="00E71BCF" w:rsidRPr="002A4F30">
        <w:rPr>
          <w:rFonts w:eastAsia="SimSun"/>
          <w:bCs/>
          <w:i/>
          <w:iCs/>
          <w:kern w:val="2"/>
        </w:rPr>
        <w:t>“</w:t>
      </w:r>
      <w:r w:rsidRPr="002A4F30">
        <w:rPr>
          <w:rFonts w:eastAsia="SimSun"/>
          <w:bCs/>
          <w:i/>
          <w:iCs/>
          <w:kern w:val="2"/>
        </w:rPr>
        <w:t>theoretical framework was developed before conducting analyses.</w:t>
      </w:r>
      <w:r w:rsidR="00E71BCF" w:rsidRPr="002A4F30">
        <w:rPr>
          <w:rFonts w:eastAsia="SimSun"/>
          <w:bCs/>
          <w:i/>
          <w:iCs/>
          <w:kern w:val="2"/>
        </w:rPr>
        <w:t>”</w:t>
      </w:r>
    </w:p>
    <w:p w14:paraId="3512271F" w14:textId="03290CD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Based on the authors</w:t>
      </w:r>
      <w:r w:rsidR="003834AA" w:rsidRPr="002A4F30">
        <w:rPr>
          <w:rFonts w:eastAsia="SimSun"/>
          <w:bCs/>
          <w:i/>
          <w:iCs/>
          <w:kern w:val="2"/>
        </w:rPr>
        <w:t>’</w:t>
      </w:r>
      <w:r w:rsidRPr="002A4F30">
        <w:rPr>
          <w:rFonts w:eastAsia="SimSun"/>
          <w:bCs/>
          <w:i/>
          <w:iCs/>
          <w:kern w:val="2"/>
        </w:rPr>
        <w:t xml:space="preserve"> response, </w:t>
      </w:r>
      <w:r w:rsidR="00E71BCF" w:rsidRPr="002A4F30">
        <w:rPr>
          <w:rFonts w:eastAsia="SimSun"/>
          <w:bCs/>
          <w:i/>
          <w:iCs/>
          <w:kern w:val="2"/>
        </w:rPr>
        <w:t>“</w:t>
      </w:r>
      <w:r w:rsidRPr="002A4F30">
        <w:rPr>
          <w:rFonts w:eastAsia="SimSun"/>
          <w:bCs/>
          <w:i/>
          <w:iCs/>
          <w:kern w:val="2"/>
        </w:rPr>
        <w:t xml:space="preserve">We appreciate your suggestion that AI answers might increase human participation by providing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While theoretically possible, this mechanism is not supported by our empirical findings, which provide evidence against such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mechanism.</w:t>
      </w:r>
      <w:r w:rsidR="00E71BCF" w:rsidRPr="002A4F30">
        <w:rPr>
          <w:rFonts w:eastAsia="SimSun"/>
          <w:bCs/>
          <w:i/>
          <w:iCs/>
          <w:kern w:val="2"/>
        </w:rPr>
        <w:t>”</w:t>
      </w:r>
      <w:r w:rsidRPr="002A4F30">
        <w:rPr>
          <w:rFonts w:eastAsia="SimSun"/>
          <w:bCs/>
          <w:i/>
          <w:iCs/>
          <w:kern w:val="2"/>
        </w:rPr>
        <w:t xml:space="preserve"> </w:t>
      </w:r>
      <w:r w:rsidRPr="001F085E">
        <w:rPr>
          <w:rFonts w:eastAsia="SimSun"/>
          <w:bCs/>
          <w:i/>
          <w:iCs/>
          <w:kern w:val="2"/>
        </w:rPr>
        <w:t>the authors admitted the theoretical possibility that AI answers increase human participation. And they choose not to propose it because of their empirical findings.</w:t>
      </w:r>
    </w:p>
    <w:p w14:paraId="69194DEB" w14:textId="31F01489"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2A4F30">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BB64574" w14:textId="7B2AAE35" w:rsidR="00D43EC2" w:rsidRPr="00313E6C" w:rsidRDefault="002A4F30" w:rsidP="009B2A14">
      <w:pPr>
        <w:pStyle w:val="Paragraph"/>
      </w:pPr>
      <w:r>
        <w:t xml:space="preserve">Following </w:t>
      </w:r>
      <w:del w:id="1002" w:author="Dylan CHEN" w:date="2026-08-29T23:28:00Z" w16du:dateUtc="2026-08-29T15:28:00Z">
        <w:r w:rsidDel="006D55E1">
          <w:delText xml:space="preserve">the </w:delText>
        </w:r>
      </w:del>
      <w:ins w:id="1003" w:author="Dylan CHEN" w:date="2026-08-29T23:28:00Z" w16du:dateUtc="2026-08-29T15:28:00Z">
        <w:r w:rsidR="006D55E1">
          <w:t xml:space="preserve">your </w:t>
        </w:r>
      </w:ins>
      <w:r>
        <w:t>sugges</w:t>
      </w:r>
      <w:r w:rsidR="00BF7F4E">
        <w:t>tion</w:t>
      </w:r>
      <w:del w:id="1004" w:author="Dylan CHEN" w:date="2026-08-29T23:28:00Z" w16du:dateUtc="2026-08-29T15:28:00Z">
        <w:r w:rsidR="00BF7F4E" w:rsidDel="006D55E1">
          <w:delText xml:space="preserve"> of the </w:delText>
        </w:r>
        <w:r w:rsidR="00D43EC2" w:rsidRPr="00313E6C" w:rsidDel="006D55E1">
          <w:delText>reviewer</w:delText>
        </w:r>
      </w:del>
      <w:r w:rsidR="00BF7F4E">
        <w:t xml:space="preserve">, we revamp the </w:t>
      </w:r>
      <w:r w:rsidR="00D43EC2" w:rsidRPr="00313E6C">
        <w:t>theoretical</w:t>
      </w:r>
      <w:r w:rsidR="00BF7F4E">
        <w:t xml:space="preserve"> fram</w:t>
      </w:r>
      <w:del w:id="1005" w:author="Dylan CHEN" w:date="2026-08-29T21:18:00Z" w16du:dateUtc="2026-08-29T13:18:00Z">
        <w:r w:rsidR="00BF7F4E" w:rsidDel="008F4C03">
          <w:rPr>
            <w:rFonts w:hint="eastAsia"/>
          </w:rPr>
          <w:delText>work to</w:delText>
        </w:r>
      </w:del>
      <w:ins w:id="1006" w:author="Dylan CHEN" w:date="2026-08-29T21:18:00Z" w16du:dateUtc="2026-08-29T13:18:00Z">
        <w:r w:rsidR="008F4C03">
          <w:rPr>
            <w:rFonts w:hint="eastAsia"/>
          </w:rPr>
          <w:t>ework</w:t>
        </w:r>
      </w:ins>
      <w:r w:rsidR="00BF7F4E">
        <w:t xml:space="preserve"> to discuss AI answer</w:t>
      </w:r>
      <w:del w:id="1007" w:author="Dylan CHEN" w:date="2026-08-29T21:18:00Z" w16du:dateUtc="2026-08-29T13:18:00Z">
        <w:r w:rsidR="00BF7F4E" w:rsidDel="008F4C03">
          <w:rPr>
            <w:rFonts w:hint="eastAsia"/>
          </w:rPr>
          <w:delText>’</w:delText>
        </w:r>
        <w:r w:rsidR="00BF7F4E" w:rsidDel="008F4C03">
          <w:rPr>
            <w:rFonts w:hint="eastAsia"/>
          </w:rPr>
          <w:delText>s</w:delText>
        </w:r>
      </w:del>
      <w:ins w:id="1008" w:author="Dylan CHEN" w:date="2026-08-29T21:18:00Z" w16du:dateUtc="2026-08-29T13:18:00Z">
        <w:r w:rsidR="008F4C03">
          <w:rPr>
            <w:rFonts w:hint="eastAsia"/>
          </w:rPr>
          <w:t>s</w:t>
        </w:r>
        <w:r w:rsidR="008F4C03">
          <w:rPr>
            <w:rFonts w:hint="eastAsia"/>
          </w:rPr>
          <w:t>’</w:t>
        </w:r>
      </w:ins>
      <w:r w:rsidR="00BF7F4E">
        <w:t xml:space="preserve"> impact on human participa</w:t>
      </w:r>
      <w:del w:id="1009" w:author="Dylan CHEN" w:date="2026-08-29T21:18:00Z" w16du:dateUtc="2026-08-29T13:18:00Z">
        <w:r w:rsidR="00BF7F4E" w:rsidDel="008F4C03">
          <w:delText>nta</w:delText>
        </w:r>
      </w:del>
      <w:r w:rsidR="00BF7F4E">
        <w:t>tion</w:t>
      </w:r>
      <w:r w:rsidR="00D43EC2" w:rsidRPr="00313E6C">
        <w:t>.</w:t>
      </w:r>
    </w:p>
    <w:p w14:paraId="56CF9E25" w14:textId="0DB483EF" w:rsidR="00AA0893" w:rsidRDefault="00BF7F4E" w:rsidP="009B2A14">
      <w:pPr>
        <w:pStyle w:val="Paragraph"/>
      </w:pPr>
      <w:commentRangeStart w:id="1010"/>
      <w:r>
        <w:t xml:space="preserve">Now, we frame the human decision as two </w:t>
      </w:r>
      <w:del w:id="1011" w:author="Dylan CHEN" w:date="2026-08-30T18:32:00Z" w16du:dateUtc="2026-08-30T10:32:00Z">
        <w:r w:rsidDel="007A01E9">
          <w:delText>stages</w:delText>
        </w:r>
      </w:del>
      <w:ins w:id="1012" w:author="Dylan CHEN" w:date="2026-08-30T18:32:00Z" w16du:dateUtc="2026-08-30T10:32:00Z">
        <w:r w:rsidR="007A01E9">
          <w:rPr>
            <w:rFonts w:hint="eastAsia"/>
          </w:rPr>
          <w:t>decisions</w:t>
        </w:r>
      </w:ins>
      <w:del w:id="1013" w:author="Dylan CHEN" w:date="2026-08-30T17:44:00Z" w16du:dateUtc="2026-08-30T09:44:00Z">
        <w:r w:rsidDel="00C14369">
          <w:delText xml:space="preserve">, </w:delText>
        </w:r>
      </w:del>
      <w:ins w:id="1014" w:author="Dylan CHEN" w:date="2026-08-30T17:44:00Z" w16du:dateUtc="2026-08-30T09:44:00Z">
        <w:r w:rsidR="00C14369">
          <w:rPr>
            <w:rFonts w:hint="eastAsia"/>
          </w:rPr>
          <w:t>:</w:t>
        </w:r>
        <w:r w:rsidR="00C14369">
          <w:t xml:space="preserve"> </w:t>
        </w:r>
      </w:ins>
      <w:ins w:id="1015" w:author="Dylan CHEN" w:date="2026-08-30T18:32:00Z" w16du:dateUtc="2026-08-30T10:32:00Z">
        <w:r w:rsidR="007A01E9" w:rsidRPr="007A01E9">
          <w:t>entry is a System 1 decision because it can be settled quickly before close reading</w:t>
        </w:r>
      </w:ins>
      <w:ins w:id="1016" w:author="Dylan CHEN" w:date="2026-08-30T18:33:00Z" w16du:dateUtc="2026-08-30T10:33:00Z">
        <w:r w:rsidR="007A01E9">
          <w:rPr>
            <w:rFonts w:hint="eastAsia"/>
          </w:rPr>
          <w:t>;</w:t>
        </w:r>
      </w:ins>
      <w:ins w:id="1017" w:author="Dylan CHEN" w:date="2026-08-30T18:32:00Z" w16du:dateUtc="2026-08-30T10:32:00Z">
        <w:r w:rsidR="007A01E9" w:rsidRPr="007A01E9">
          <w:t xml:space="preserve"> the crafting decision is a System 2 decision because it is made after the answerer has committed to answering and determines</w:t>
        </w:r>
      </w:ins>
      <w:ins w:id="1018" w:author="Prof. LIU Ben" w:date="2026-08-31T00:15:00Z" w16du:dateUtc="2026-08-30T16:15:00Z">
        <w:r w:rsidR="005B4C7D">
          <w:rPr>
            <w:rFonts w:hint="eastAsia"/>
          </w:rPr>
          <w:t xml:space="preserve"> </w:t>
        </w:r>
      </w:ins>
      <w:ins w:id="1019" w:author="Dylan CHEN" w:date="2026-08-30T18:32:00Z" w16du:dateUtc="2026-08-30T10:32:00Z">
        <w:del w:id="1020" w:author="Prof. LIU Ben" w:date="2026-08-31T00:15:00Z" w16du:dateUtc="2026-08-30T16:15:00Z">
          <w:r w:rsidR="007A01E9" w:rsidRPr="007A01E9" w:rsidDel="005B4C7D">
            <w:delText xml:space="preserve"> both </w:delText>
          </w:r>
        </w:del>
        <w:r w:rsidR="007A01E9" w:rsidRPr="007A01E9">
          <w:t>how good the submitted answer will be and how it will be produced.</w:t>
        </w:r>
      </w:ins>
      <w:del w:id="1021" w:author="Dylan CHEN" w:date="2026-08-30T18:32:00Z" w16du:dateUtc="2026-08-30T10:32:00Z">
        <w:r w:rsidDel="007A01E9">
          <w:delText>entry and effort</w:delText>
        </w:r>
      </w:del>
      <w:del w:id="1022" w:author="Dylan CHEN" w:date="2026-08-30T18:33:00Z" w16du:dateUtc="2026-08-30T10:33:00Z">
        <w:r w:rsidDel="007A01E9">
          <w:delText>.</w:delText>
        </w:r>
        <w:commentRangeEnd w:id="1010"/>
        <w:r w:rsidR="002D2D1D" w:rsidDel="007A01E9">
          <w:rPr>
            <w:rStyle w:val="CommentReference"/>
            <w:sz w:val="24"/>
            <w:szCs w:val="24"/>
          </w:rPr>
          <w:commentReference w:id="1010"/>
        </w:r>
      </w:del>
      <w:r>
        <w:t xml:space="preserve"> We also differentiate AI </w:t>
      </w:r>
      <w:ins w:id="1023" w:author="Dylan CHEN" w:date="2026-08-29T21:18:00Z" w16du:dateUtc="2026-08-29T13:18:00Z">
        <w:r w:rsidR="008F4C03">
          <w:rPr>
            <w:rFonts w:hint="eastAsia"/>
          </w:rPr>
          <w:t>in</w:t>
        </w:r>
      </w:ins>
      <w:r>
        <w:t>to three types of features: label, length, and quality</w:t>
      </w:r>
      <w:r w:rsidR="009E215C">
        <w:t>.</w:t>
      </w:r>
      <w:r>
        <w:t xml:space="preserve"> </w:t>
      </w:r>
      <w:r w:rsidR="00D43EC2" w:rsidRPr="00313E6C">
        <w:t>H1 formally predicts a positive effect of the AI label</w:t>
      </w:r>
      <w:r w:rsidR="009E215C">
        <w:t xml:space="preserve">, which is due to </w:t>
      </w:r>
      <w:r w:rsidR="00D43EC2" w:rsidRPr="00313E6C">
        <w:t xml:space="preserve">a domain-specific impression that AI is unreliable on genuine technical problems (Tversky &amp; Kahneman, 1973). </w:t>
      </w:r>
      <w:r w:rsidR="00AA0893">
        <w:t>Moreover, we project that human perception of the AI answer through length (H2) would deter their participation. T</w:t>
      </w:r>
      <w:r w:rsidR="00D43EC2" w:rsidRPr="00313E6C">
        <w:t xml:space="preserve">he </w:t>
      </w:r>
      <w:r w:rsidR="00AA0893">
        <w:t xml:space="preserve">overall </w:t>
      </w:r>
      <w:r w:rsidR="00D43EC2" w:rsidRPr="00313E6C">
        <w:t xml:space="preserve">negative effect </w:t>
      </w:r>
      <w:r w:rsidR="00AA0893">
        <w:t xml:space="preserve">is due to the dominance </w:t>
      </w:r>
      <w:r w:rsidR="00D43EC2" w:rsidRPr="00313E6C">
        <w:t>of AI</w:t>
      </w:r>
      <w:ins w:id="1024" w:author="Prof. LIU Ben" w:date="2026-08-31T00:01:00Z" w16du:dateUtc="2026-08-30T16:01:00Z">
        <w:r w:rsidR="00B97537">
          <w:rPr>
            <w:rFonts w:hint="eastAsia"/>
          </w:rPr>
          <w:t>-</w:t>
        </w:r>
      </w:ins>
      <w:del w:id="1025" w:author="Prof. LIU Ben" w:date="2026-08-31T00:01:00Z" w16du:dateUtc="2026-08-30T16:01:00Z">
        <w:r w:rsidR="00D43EC2" w:rsidRPr="00313E6C" w:rsidDel="00B97537">
          <w:delText xml:space="preserve"> </w:delText>
        </w:r>
      </w:del>
      <w:r w:rsidR="00D43EC2" w:rsidRPr="00313E6C">
        <w:t xml:space="preserve">answer length in our setting. </w:t>
      </w:r>
    </w:p>
    <w:p w14:paraId="66D96769" w14:textId="152869A9" w:rsidR="00D43EC2" w:rsidRPr="00313E6C" w:rsidRDefault="00AA0893" w:rsidP="009B2A14">
      <w:pPr>
        <w:pStyle w:val="Paragraph"/>
      </w:pPr>
      <w:r>
        <w:t xml:space="preserve">We </w:t>
      </w:r>
      <w:r w:rsidR="00AC334E">
        <w:t xml:space="preserve">appreciate </w:t>
      </w:r>
      <w:del w:id="1026" w:author="Dylan CHEN" w:date="2026-08-30T17:44:00Z" w16du:dateUtc="2026-08-30T09:44:00Z">
        <w:r w:rsidR="00AC334E" w:rsidDel="003B1F6E">
          <w:delText xml:space="preserve">the </w:delText>
        </w:r>
      </w:del>
      <w:ins w:id="1027" w:author="Dylan CHEN" w:date="2026-08-29T23:28:00Z" w16du:dateUtc="2026-08-29T15:28:00Z">
        <w:r w:rsidR="006D55E1">
          <w:t xml:space="preserve">your </w:t>
        </w:r>
      </w:ins>
      <w:r w:rsidR="00AC334E">
        <w:t xml:space="preserve">comments </w:t>
      </w:r>
      <w:del w:id="1028" w:author="Dylan CHEN" w:date="2026-08-29T23:29:00Z" w16du:dateUtc="2026-08-29T15:29:00Z">
        <w:r w:rsidR="00AC334E" w:rsidDel="006D55E1">
          <w:delText xml:space="preserve">of the reviewer </w:delText>
        </w:r>
      </w:del>
      <w:r w:rsidR="00AC334E">
        <w:t xml:space="preserve">that help us improve. The major changes are in </w:t>
      </w:r>
      <w:del w:id="1029" w:author="Dylan CHEN" w:date="2026-08-30T17:44:00Z" w16du:dateUtc="2026-08-30T09:44:00Z">
        <w:r w:rsidR="00AC334E" w:rsidRPr="001F085E" w:rsidDel="003B1F6E">
          <w:rPr>
            <w:highlight w:val="yellow"/>
          </w:rPr>
          <w:delText>Section XXX</w:delText>
        </w:r>
        <w:r w:rsidR="00AC334E" w:rsidDel="003B1F6E">
          <w:delText>.</w:delText>
        </w:r>
      </w:del>
      <w:ins w:id="1030" w:author="Dylan CHEN" w:date="2026-08-30T17:44:00Z" w16du:dateUtc="2026-08-30T09:44:00Z">
        <w:r w:rsidR="003B1F6E">
          <w:rPr>
            <w:rFonts w:hint="eastAsia"/>
          </w:rPr>
          <w:t>S</w:t>
        </w:r>
        <w:r w:rsidR="003B1F6E">
          <w:rPr>
            <w:rFonts w:hint="eastAsia"/>
            <w:highlight w:val="yellow"/>
          </w:rPr>
          <w:t>e</w:t>
        </w:r>
        <w:r w:rsidR="003B1F6E">
          <w:rPr>
            <w:rFonts w:hint="eastAsia"/>
          </w:rPr>
          <w:t>ction 3</w:t>
        </w:r>
      </w:ins>
      <w:ins w:id="1031" w:author="Prof. LIU Ben" w:date="2026-08-31T00:15:00Z" w16du:dateUtc="2026-08-30T16:15:00Z">
        <w:r w:rsidR="005B4C7D">
          <w:rPr>
            <w:rFonts w:hint="eastAsia"/>
          </w:rPr>
          <w:t xml:space="preserve"> </w:t>
        </w:r>
      </w:ins>
      <w:ins w:id="1032" w:author="Dylan CHEN" w:date="2026-08-30T17:44:00Z" w16du:dateUtc="2026-08-30T09:44:00Z">
        <w:del w:id="1033" w:author="Prof. LIU Ben" w:date="2026-08-31T00:15:00Z" w16du:dateUtc="2026-08-30T16:15:00Z">
          <w:r w:rsidR="003B1F6E" w:rsidDel="005B4C7D">
            <w:rPr>
              <w:rFonts w:hint="eastAsia"/>
            </w:rPr>
            <w:delText xml:space="preserve"> </w:delText>
          </w:r>
        </w:del>
        <w:r w:rsidR="003B1F6E">
          <w:rPr>
            <w:rFonts w:hint="eastAsia"/>
          </w:rPr>
          <w:t>Theoretical Development</w:t>
        </w:r>
      </w:ins>
      <w:r w:rsidR="00AC334E">
        <w:t xml:space="preserve"> </w:t>
      </w:r>
    </w:p>
    <w:p w14:paraId="46D3C33B" w14:textId="77777777" w:rsidR="00BE7589" w:rsidRPr="00313E6C" w:rsidRDefault="00BE7589">
      <w:pPr>
        <w:pStyle w:val="Paragraph"/>
        <w:pPrChange w:id="1034" w:author="Dylan CHEN" w:date="2026-08-29T21:30:00Z" w16du:dateUtc="2026-08-29T13:30:00Z">
          <w:pPr>
            <w:pStyle w:val="Paragraph"/>
            <w:spacing w:afterLines="0" w:after="0"/>
          </w:pPr>
        </w:pPrChange>
      </w:pPr>
    </w:p>
    <w:p w14:paraId="4495E16C" w14:textId="3668050E" w:rsidR="00BE7589" w:rsidRPr="00EF7143" w:rsidRDefault="00BE7589">
      <w:pPr>
        <w:pStyle w:val="Paragraph"/>
        <w:rPr>
          <w:b/>
          <w:bCs/>
          <w:rPrChange w:id="1035" w:author="Dylan CHEN" w:date="2026-08-29T21:41:00Z" w16du:dateUtc="2026-08-29T13:41:00Z">
            <w:rPr/>
          </w:rPrChange>
        </w:rPr>
        <w:pPrChange w:id="1036" w:author="Dylan CHEN" w:date="2026-08-29T21:30:00Z" w16du:dateUtc="2026-08-29T13:30:00Z">
          <w:pPr>
            <w:pStyle w:val="NormalWeb"/>
            <w:spacing w:before="0" w:beforeAutospacing="0" w:after="0" w:afterAutospacing="0"/>
          </w:pPr>
        </w:pPrChange>
      </w:pPr>
      <w:r w:rsidRPr="00EF7143">
        <w:rPr>
          <w:b/>
          <w:bCs/>
          <w:rPrChange w:id="1037" w:author="Dylan CHEN" w:date="2026-08-29T21:41:00Z" w16du:dateUtc="2026-08-29T13:41:00Z">
            <w:rPr/>
          </w:rPrChange>
        </w:rPr>
        <w:t>Reference</w:t>
      </w:r>
      <w:ins w:id="1038" w:author="Dylan CHEN" w:date="2026-08-29T21:18:00Z" w16du:dateUtc="2026-08-29T13:18:00Z">
        <w:r w:rsidR="008F4C03" w:rsidRPr="00EF7143">
          <w:rPr>
            <w:b/>
            <w:bCs/>
            <w:rPrChange w:id="1039" w:author="Dylan CHEN" w:date="2026-08-29T21:41:00Z" w16du:dateUtc="2026-08-29T13:41:00Z">
              <w:rPr/>
            </w:rPrChange>
          </w:rPr>
          <w:t>:</w:t>
        </w:r>
      </w:ins>
      <w:del w:id="1040" w:author="Dylan CHEN" w:date="2026-08-29T21:18:00Z" w16du:dateUtc="2026-08-29T13:18:00Z">
        <w:r w:rsidRPr="00EF7143" w:rsidDel="008F4C03">
          <w:rPr>
            <w:b/>
            <w:bCs/>
            <w:rPrChange w:id="1041" w:author="Dylan CHEN" w:date="2026-08-29T21:41:00Z" w16du:dateUtc="2026-08-29T13:41:00Z">
              <w:rPr/>
            </w:rPrChange>
          </w:rPr>
          <w:delText>s</w:delText>
        </w:r>
      </w:del>
    </w:p>
    <w:p w14:paraId="36CCA95D" w14:textId="138E0DE8" w:rsidR="00BE7589" w:rsidRPr="00313E6C" w:rsidRDefault="00BE7589">
      <w:pPr>
        <w:pStyle w:val="Paragraph"/>
        <w:pPrChange w:id="1042" w:author="Dylan CHEN" w:date="2026-08-29T21:30:00Z" w16du:dateUtc="2026-08-29T13:30:00Z">
          <w:pPr>
            <w:pStyle w:val="NormalWeb"/>
            <w:spacing w:before="0" w:beforeAutospacing="0" w:after="0" w:afterAutospacing="0"/>
            <w:ind w:left="360" w:hanging="360"/>
          </w:pPr>
        </w:pPrChange>
      </w:pPr>
      <w:r w:rsidRPr="00313E6C">
        <w:t xml:space="preserve">Tversky, A., &amp; Kahneman, D. (1973). Availability: A heuristic for judging frequency and probability. </w:t>
      </w:r>
      <w:r w:rsidRPr="001F085E">
        <w:rPr>
          <w:i/>
          <w:iCs/>
        </w:rPr>
        <w:t>Cognitive Psychology</w:t>
      </w:r>
      <w:r w:rsidRPr="00313E6C">
        <w:t>, 5(2), 207–232.</w:t>
      </w:r>
    </w:p>
    <w:p w14:paraId="043C43DB" w14:textId="77777777" w:rsidR="00EA56CE" w:rsidRPr="00313E6C" w:rsidRDefault="00EA56CE" w:rsidP="00EA56CE">
      <w:pPr>
        <w:spacing w:before="120" w:after="120"/>
        <w:rPr>
          <w:b/>
        </w:rPr>
      </w:pPr>
      <w:r w:rsidRPr="00313E6C">
        <w:t>---------------------------------------------------------------------------------------------------------------------</w:t>
      </w:r>
    </w:p>
    <w:p w14:paraId="1703CC01" w14:textId="5A297DC5" w:rsidR="00EA56CE" w:rsidRPr="00313E6C" w:rsidRDefault="00EA56CE" w:rsidP="00683A26">
      <w:pPr>
        <w:pStyle w:val="Heading1"/>
      </w:pPr>
      <w:r w:rsidRPr="00313E6C">
        <w:t>R2-3</w:t>
      </w:r>
      <w:r w:rsidR="00417C7D">
        <w:t>*</w:t>
      </w:r>
    </w:p>
    <w:p w14:paraId="016FDB92" w14:textId="2F18F443"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 xml:space="preserve">R2-3. I provided a counterargument for the content effect by arguing that the imperfections of AI can perform worse than humans. The authors argued that </w:t>
      </w:r>
      <w:r w:rsidR="00E71BCF" w:rsidRPr="00313E6C">
        <w:rPr>
          <w:rFonts w:eastAsia="SimSun"/>
          <w:bCs/>
          <w:i/>
          <w:iCs/>
          <w:kern w:val="2"/>
        </w:rPr>
        <w:t>“</w:t>
      </w:r>
      <w:r w:rsidRPr="00313E6C">
        <w:rPr>
          <w:rFonts w:eastAsia="SimSun"/>
          <w:bCs/>
          <w:i/>
          <w:iCs/>
          <w:kern w:val="2"/>
        </w:rPr>
        <w:t xml:space="preserve">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w:t>
      </w:r>
      <w:r w:rsidRPr="00313E6C">
        <w:rPr>
          <w:rFonts w:eastAsia="SimSun"/>
          <w:bCs/>
          <w:i/>
          <w:iCs/>
          <w:kern w:val="2"/>
        </w:rPr>
        <w:lastRenderedPageBreak/>
        <w:t>crowding-out effect. Our empirical findings indicate which scenario prevails in our setting.</w:t>
      </w:r>
      <w:r w:rsidR="00E71BCF" w:rsidRPr="00313E6C">
        <w:rPr>
          <w:rFonts w:eastAsia="SimSun"/>
          <w:bCs/>
          <w:i/>
          <w:iCs/>
          <w:kern w:val="2"/>
        </w:rPr>
        <w:t>”</w:t>
      </w:r>
      <w:r w:rsidRPr="00313E6C">
        <w:rPr>
          <w:rFonts w:eastAsia="SimSun"/>
          <w:bCs/>
          <w:i/>
          <w:iCs/>
          <w:kern w:val="2"/>
        </w:rPr>
        <w:t xml:space="preserve"> Additionally, they provide empirical evidence to show that AI answers in their context are sufficiently comprehensive.</w:t>
      </w:r>
    </w:p>
    <w:p w14:paraId="3B471EA5" w14:textId="77777777"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feel my concerns were not addressed, and the counterarguments hold.</w:t>
      </w:r>
    </w:p>
    <w:p w14:paraId="79830C15" w14:textId="1B08DC4D"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agree with the authors that if AI performs better than humans, some humans who can not make new contributions may decrease their motivation to contribute. However, the authors didn</w:t>
      </w:r>
      <w:r w:rsidR="003834AA" w:rsidRPr="00313E6C">
        <w:rPr>
          <w:rFonts w:eastAsia="SimSun"/>
          <w:bCs/>
          <w:i/>
          <w:iCs/>
          <w:kern w:val="2"/>
        </w:rPr>
        <w:t>’</w:t>
      </w:r>
      <w:r w:rsidRPr="00313E6C">
        <w:rPr>
          <w:rFonts w:eastAsia="SimSun"/>
          <w:bCs/>
          <w:i/>
          <w:iCs/>
          <w:kern w:val="2"/>
        </w:rPr>
        <w:t xml:space="preserve">t argue theoretically that AI performs better than humans in this context; they just said that </w:t>
      </w:r>
      <w:r w:rsidR="00E71BCF" w:rsidRPr="00313E6C">
        <w:rPr>
          <w:rFonts w:eastAsia="SimSun"/>
          <w:bCs/>
          <w:i/>
          <w:iCs/>
          <w:kern w:val="2"/>
        </w:rPr>
        <w:t>“</w:t>
      </w:r>
      <w:r w:rsidRPr="00313E6C">
        <w:rPr>
          <w:rFonts w:eastAsia="SimSun"/>
          <w:bCs/>
          <w:i/>
          <w:iCs/>
          <w:kern w:val="2"/>
        </w:rPr>
        <w:t>If AI-generated answers are sufficiently comprehensive…</w:t>
      </w:r>
      <w:r w:rsidR="00E71BCF" w:rsidRPr="00313E6C">
        <w:rPr>
          <w:rFonts w:eastAsia="SimSun"/>
          <w:bCs/>
          <w:i/>
          <w:iCs/>
          <w:kern w:val="2"/>
        </w:rPr>
        <w:t>”</w:t>
      </w:r>
    </w:p>
    <w:p w14:paraId="7E32BF14" w14:textId="707103BF" w:rsidR="00441B68"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417C7D">
        <w:rPr>
          <w:rFonts w:eastAsia="SimSun"/>
          <w:bCs/>
          <w:i/>
          <w:iCs/>
          <w:kern w:val="2"/>
        </w:rPr>
        <w:t xml:space="preserve">Although they provided some empirical evidence (in the empirical sections) to support that AI performs better than humans, </w:t>
      </w:r>
      <w:r w:rsidRPr="001F085E">
        <w:rPr>
          <w:rFonts w:eastAsia="SimSun"/>
          <w:bCs/>
          <w:i/>
          <w:iCs/>
          <w:kern w:val="2"/>
        </w:rPr>
        <w:t>the theoretical arguments about the superiority of AI answers are missing.</w:t>
      </w:r>
    </w:p>
    <w:p w14:paraId="1AA8C400"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118324" w14:textId="11C9010E" w:rsidR="00D37EE8" w:rsidRPr="005B4C7D" w:rsidRDefault="00D37EE8">
      <w:pPr>
        <w:pStyle w:val="Paragraph"/>
        <w:rPr>
          <w:ins w:id="1043" w:author="Dylan CHEN" w:date="2026-08-30T19:18:00Z" w16du:dateUtc="2026-08-30T11:18:00Z"/>
        </w:rPr>
        <w:pPrChange w:id="1044" w:author="Dylan CHEN" w:date="2026-08-30T19:18:00Z" w16du:dateUtc="2026-08-30T11:18:00Z">
          <w:pPr>
            <w:pStyle w:val="NormalWeb"/>
          </w:pPr>
        </w:pPrChange>
      </w:pPr>
      <w:ins w:id="1045" w:author="Dylan CHEN" w:date="2026-08-30T19:18:00Z" w16du:dateUtc="2026-08-30T11:18:00Z">
        <w:r w:rsidRPr="005B4C7D">
          <w:t xml:space="preserve">We thank </w:t>
        </w:r>
      </w:ins>
      <w:ins w:id="1046" w:author="Prof. LIU Ben" w:date="2026-08-31T00:15:00Z" w16du:dateUtc="2026-08-30T16:15:00Z">
        <w:r w:rsidR="005B4C7D" w:rsidRPr="005B4C7D">
          <w:rPr>
            <w:rFonts w:hint="eastAsia"/>
          </w:rPr>
          <w:t>you</w:t>
        </w:r>
      </w:ins>
      <w:ins w:id="1047" w:author="Dylan CHEN" w:date="2026-08-30T19:18:00Z" w16du:dateUtc="2026-08-30T11:18:00Z">
        <w:del w:id="1048" w:author="Prof. LIU Ben" w:date="2026-08-31T00:15:00Z" w16du:dateUtc="2026-08-30T16:15:00Z">
          <w:r w:rsidRPr="005B4C7D" w:rsidDel="005B4C7D">
            <w:delText>the reviewer</w:delText>
          </w:r>
        </w:del>
        <w:r w:rsidRPr="005B4C7D">
          <w:t xml:space="preserve"> for pressing us on this point. </w:t>
        </w:r>
        <w:r w:rsidRPr="005B4C7D">
          <w:rPr>
            <w:rStyle w:val="Strong"/>
            <w:b w:val="0"/>
            <w:bCs w:val="0"/>
          </w:rPr>
          <w:t>After considering this comment more carefully, we have moved beyond treating the AI answer as an undifferentiated whole or assuming that it must be sufficiently superior to crowd out human contribution.</w:t>
        </w:r>
        <w:r w:rsidRPr="005B4C7D">
          <w:t xml:space="preserve"> Instead, the revised manuscript conceptualizes each AI-generated answer as a profile of distinct signals. This approach directly incorporates the reviewer’s possibility that an AI answer may be imperfect or perform worse than a human answer.</w:t>
        </w:r>
      </w:ins>
    </w:p>
    <w:p w14:paraId="39E0BFE4" w14:textId="77777777" w:rsidR="00D37EE8" w:rsidRPr="005B4C7D" w:rsidRDefault="00D37EE8">
      <w:pPr>
        <w:pStyle w:val="Paragraph"/>
        <w:rPr>
          <w:ins w:id="1049" w:author="Dylan CHEN" w:date="2026-08-30T19:18:00Z" w16du:dateUtc="2026-08-30T11:18:00Z"/>
        </w:rPr>
        <w:pPrChange w:id="1050" w:author="Dylan CHEN" w:date="2026-08-30T19:18:00Z" w16du:dateUtc="2026-08-30T11:18:00Z">
          <w:pPr>
            <w:pStyle w:val="NormalWeb"/>
          </w:pPr>
        </w:pPrChange>
      </w:pPr>
      <w:ins w:id="1051" w:author="Dylan CHEN" w:date="2026-08-30T19:18:00Z" w16du:dateUtc="2026-08-30T11:18:00Z">
        <w:r w:rsidRPr="005B4C7D">
          <w:rPr>
            <w:rStyle w:val="Strong"/>
            <w:b w:val="0"/>
            <w:bCs w:val="0"/>
          </w:rPr>
          <w:t>The AI-answer profile consists of the AI label, AI-answer length, and AI-answer quality.</w:t>
        </w:r>
        <w:r w:rsidRPr="005B4C7D">
          <w:t xml:space="preserve"> The label identifies what kind of competitor produced the answer and may lead contributors in this technical Q&amp;A setting to appraise the AI as a weak competitor, which encourages entry. Length is visible at a glance and signals how much answerable ground the AI appears to have taken, which may reduce the perceived room for another contribution. Quality, by contrast, becomes available only through close reading. Drawing on the two-systems account, we therefore link the glance signals of label and length to the fast entry decision and the reading signal of quality to the more deliberate crafting decision.</w:t>
        </w:r>
      </w:ins>
    </w:p>
    <w:p w14:paraId="7E2E5010" w14:textId="06F7D739" w:rsidR="00D37EE8" w:rsidRPr="005B4C7D" w:rsidRDefault="00D37EE8">
      <w:pPr>
        <w:pStyle w:val="Paragraph"/>
        <w:rPr>
          <w:ins w:id="1052" w:author="Dylan CHEN" w:date="2026-08-30T19:18:00Z" w16du:dateUtc="2026-08-30T11:18:00Z"/>
        </w:rPr>
        <w:pPrChange w:id="1053" w:author="Dylan CHEN" w:date="2026-08-30T19:18:00Z" w16du:dateUtc="2026-08-30T11:18:00Z">
          <w:pPr>
            <w:pStyle w:val="NormalWeb"/>
          </w:pPr>
        </w:pPrChange>
      </w:pPr>
      <w:ins w:id="1054" w:author="Dylan CHEN" w:date="2026-08-30T19:18:00Z" w16du:dateUtc="2026-08-30T11:18:00Z">
        <w:r w:rsidRPr="005B4C7D">
          <w:rPr>
            <w:rStyle w:val="Strong"/>
            <w:b w:val="0"/>
            <w:bCs w:val="0"/>
          </w:rPr>
          <w:t>This profile approach accommodates different configurations of AI-generated answers.</w:t>
        </w:r>
        <w:r w:rsidRPr="005B4C7D">
          <w:t xml:space="preserve"> An AI answer may encourage entry because it is perceived as a weak competitor, while its length may simultaneously discourage entry because it appears to cover considerable ground, even when the answer is imperfect. Once a contributor enters, a higher-quality AI answer can provide useful material for crafting a better human answer. We therefore no longer theorize a single content effect that depends on AI superiority. </w:t>
        </w:r>
      </w:ins>
    </w:p>
    <w:p w14:paraId="0C4EDDE1" w14:textId="3A01CAE4" w:rsidR="00B50E01" w:rsidDel="00D37EE8" w:rsidRDefault="00587C3A" w:rsidP="00D37EE8">
      <w:pPr>
        <w:pStyle w:val="Paragraph"/>
        <w:rPr>
          <w:del w:id="1055" w:author="Dylan CHEN" w:date="2026-08-30T19:15:00Z" w16du:dateUtc="2026-08-30T11:15:00Z"/>
        </w:rPr>
      </w:pPr>
      <w:del w:id="1056" w:author="Dylan CHEN" w:date="2026-08-30T19:15:00Z" w16du:dateUtc="2026-08-30T11:15:00Z">
        <w:r w:rsidRPr="00313E6C" w:rsidDel="00D37EE8">
          <w:delText xml:space="preserve">We thank </w:delText>
        </w:r>
      </w:del>
      <w:del w:id="1057" w:author="Dylan CHEN" w:date="2026-08-29T23:29:00Z" w16du:dateUtc="2026-08-29T15:29:00Z">
        <w:r w:rsidRPr="00313E6C" w:rsidDel="006D55E1">
          <w:delText>the reviewer</w:delText>
        </w:r>
      </w:del>
      <w:del w:id="1058" w:author="Dylan CHEN" w:date="2026-08-30T19:15:00Z" w16du:dateUtc="2026-08-30T11:15:00Z">
        <w:r w:rsidR="00417C7D" w:rsidDel="00D37EE8">
          <w:delText xml:space="preserve"> the suggestion that make us improve. W</w:delText>
        </w:r>
        <w:r w:rsidRPr="00313E6C" w:rsidDel="00D37EE8">
          <w:delText xml:space="preserve">e agree that </w:delText>
        </w:r>
      </w:del>
      <w:del w:id="1059" w:author="Dylan CHEN" w:date="2026-08-29T21:19:00Z" w16du:dateUtc="2026-08-29T13:19:00Z">
        <w:r w:rsidRPr="00313E6C" w:rsidDel="008F4C03">
          <w:rPr>
            <w:rFonts w:hint="eastAsia"/>
          </w:rPr>
          <w:delText>our</w:delText>
        </w:r>
      </w:del>
      <w:del w:id="1060" w:author="Dylan CHEN" w:date="2026-08-30T19:15:00Z" w16du:dateUtc="2026-08-30T11:15:00Z">
        <w:r w:rsidRPr="00313E6C" w:rsidDel="00D37EE8">
          <w:delText xml:space="preserve"> </w:delText>
        </w:r>
        <w:r w:rsidR="00417C7D" w:rsidDel="00D37EE8">
          <w:delText xml:space="preserve">should not argue </w:delText>
        </w:r>
        <w:r w:rsidRPr="00313E6C" w:rsidDel="00D37EE8">
          <w:delText>AI answer is sufficiently comprehensive</w:delText>
        </w:r>
        <w:r w:rsidR="00417C7D" w:rsidDel="00D37EE8">
          <w:delText xml:space="preserve">. In this version, we have explicitly include AI answer quality into our model and make it a factor that influence human decisions. </w:delText>
        </w:r>
        <w:r w:rsidR="00B50E01" w:rsidDel="00D37EE8">
          <w:delText xml:space="preserve">Under this setup, we </w:delText>
        </w:r>
        <w:commentRangeStart w:id="1061"/>
        <w:r w:rsidR="00B50E01" w:rsidDel="00D37EE8">
          <w:delText>conjecture that AI answer may deter participation but encourage more effort</w:delText>
        </w:r>
      </w:del>
      <w:del w:id="1062" w:author="Dylan CHEN" w:date="2026-08-29T21:19:00Z" w16du:dateUtc="2026-08-29T13:19:00Z">
        <w:r w:rsidR="00B50E01" w:rsidDel="008F4C03">
          <w:delText>s</w:delText>
        </w:r>
      </w:del>
      <w:del w:id="1063" w:author="Dylan CHEN" w:date="2026-08-30T19:15:00Z" w16du:dateUtc="2026-08-30T11:15:00Z">
        <w:r w:rsidR="00B50E01" w:rsidDel="00D37EE8">
          <w:delText xml:space="preserve">. </w:delText>
        </w:r>
        <w:commentRangeEnd w:id="1061"/>
        <w:r w:rsidR="002D2D1D" w:rsidDel="00D37EE8">
          <w:rPr>
            <w:rStyle w:val="CommentReference"/>
            <w:sz w:val="24"/>
            <w:szCs w:val="24"/>
          </w:rPr>
          <w:commentReference w:id="1061"/>
        </w:r>
      </w:del>
    </w:p>
    <w:p w14:paraId="569B5E77" w14:textId="5278CF1E" w:rsidR="00B50E01" w:rsidDel="00D37EE8" w:rsidRDefault="00B50E01" w:rsidP="009B2A14">
      <w:pPr>
        <w:pStyle w:val="Paragraph"/>
        <w:rPr>
          <w:del w:id="1064" w:author="Dylan CHEN" w:date="2026-08-30T19:15:00Z" w16du:dateUtc="2026-08-30T11:15:00Z"/>
        </w:rPr>
      </w:pPr>
      <w:del w:id="1065" w:author="Dylan CHEN" w:date="2026-08-30T19:15:00Z" w16du:dateUtc="2026-08-30T11:15:00Z">
        <w:r w:rsidDel="00D37EE8">
          <w:delText>In particular, based on the dual processing theory, we</w:delText>
        </w:r>
        <w:r w:rsidRPr="00B50E01" w:rsidDel="00D37EE8">
          <w:delText xml:space="preserve"> argue</w:delText>
        </w:r>
        <w:r w:rsidRPr="001F085E" w:rsidDel="00D37EE8">
          <w:rPr>
            <w:rStyle w:val="Strong"/>
            <w:b w:val="0"/>
            <w:bCs w:val="0"/>
          </w:rPr>
          <w:delText xml:space="preserve"> </w:delText>
        </w:r>
        <w:r w:rsidDel="00D37EE8">
          <w:rPr>
            <w:rStyle w:val="Strong"/>
            <w:b w:val="0"/>
            <w:bCs w:val="0"/>
          </w:rPr>
          <w:delText xml:space="preserve">what matters at the entry decision is </w:delText>
        </w:r>
        <w:r w:rsidR="00441267" w:rsidRPr="00313E6C" w:rsidDel="00D37EE8">
          <w:delText xml:space="preserve">the </w:delText>
        </w:r>
        <w:r w:rsidR="00441267" w:rsidRPr="00313E6C" w:rsidDel="00D37EE8">
          <w:rPr>
            <w:rStyle w:val="Emphasis"/>
          </w:rPr>
          <w:delText>perceived</w:delText>
        </w:r>
        <w:r w:rsidR="00441267" w:rsidRPr="00313E6C" w:rsidDel="00D37EE8">
          <w:delText xml:space="preserve"> rather than the objectively verified quality of the AI answer. </w:delText>
        </w:r>
        <w:r w:rsidDel="00D37EE8">
          <w:delText>In this stage</w:delText>
        </w:r>
        <w:r w:rsidR="00441267" w:rsidRPr="00313E6C" w:rsidDel="00D37EE8">
          <w:delText xml:space="preserve">, potential contributors do not systematically evaluate the AI answer; instead they rely on readily available surface cues </w:delText>
        </w:r>
        <w:r w:rsidDel="00D37EE8">
          <w:delText xml:space="preserve">the </w:delText>
        </w:r>
        <w:r w:rsidR="00441267" w:rsidRPr="00313E6C" w:rsidDel="00D37EE8">
          <w:delText xml:space="preserve">length </w:delText>
        </w:r>
        <w:r w:rsidDel="00D37EE8">
          <w:delText xml:space="preserve">as </w:delText>
        </w:r>
        <w:r w:rsidR="00441267" w:rsidRPr="00313E6C" w:rsidDel="00D37EE8">
          <w:delText>a heuristic (fast signal</w:delText>
        </w:r>
        <w:r w:rsidDel="00D37EE8">
          <w:delText>)</w:delText>
        </w:r>
        <w:r w:rsidR="00441267" w:rsidRPr="00313E6C" w:rsidDel="00D37EE8">
          <w:delText xml:space="preserve"> </w:delText>
        </w:r>
        <w:r w:rsidDel="00D37EE8">
          <w:delText>to make a entry decision.</w:delText>
        </w:r>
      </w:del>
    </w:p>
    <w:p w14:paraId="4A57AFA2" w14:textId="2926E9E3" w:rsidR="00441267" w:rsidRPr="00313E6C" w:rsidDel="00D37EE8" w:rsidRDefault="00F01C4A" w:rsidP="009B2A14">
      <w:pPr>
        <w:pStyle w:val="Paragraph"/>
        <w:rPr>
          <w:del w:id="1066" w:author="Dylan CHEN" w:date="2026-08-30T19:15:00Z" w16du:dateUtc="2026-08-30T11:15:00Z"/>
        </w:rPr>
      </w:pPr>
      <w:del w:id="1067" w:author="Dylan CHEN" w:date="2026-08-30T19:15:00Z" w16du:dateUtc="2026-08-30T11:15:00Z">
        <w:r w:rsidDel="00D37EE8">
          <w:delText xml:space="preserve">Beyond that at the effort decision level, we argue the participants do look more carefully at the AI answers. They will leverage AI answer as a benchmark to further improve their answer. </w:delText>
        </w:r>
      </w:del>
    </w:p>
    <w:p w14:paraId="0DB23447" w14:textId="71D1720E" w:rsidR="00D43EC2" w:rsidRPr="00313E6C" w:rsidDel="00D37EE8" w:rsidRDefault="00F01C4A" w:rsidP="009B2A14">
      <w:pPr>
        <w:pStyle w:val="Paragraph"/>
        <w:rPr>
          <w:del w:id="1068" w:author="Dylan CHEN" w:date="2026-08-30T19:18:00Z" w16du:dateUtc="2026-08-30T11:18:00Z"/>
        </w:rPr>
      </w:pPr>
      <w:del w:id="1069" w:author="Dylan CHEN" w:date="2026-08-30T19:15:00Z" w16du:dateUtc="2026-08-30T11:15:00Z">
        <w:r w:rsidDel="00D37EE8">
          <w:delText xml:space="preserve">We appreciate </w:delText>
        </w:r>
      </w:del>
      <w:del w:id="1070" w:author="Dylan CHEN" w:date="2026-08-29T23:29:00Z" w16du:dateUtc="2026-08-29T15:29:00Z">
        <w:r w:rsidDel="006D55E1">
          <w:delText xml:space="preserve">the </w:delText>
        </w:r>
        <w:r w:rsidR="00D43EC2" w:rsidRPr="00313E6C" w:rsidDel="006D55E1">
          <w:delText>reviewer</w:delText>
        </w:r>
        <w:r w:rsidDel="006D55E1">
          <w:delText>’s</w:delText>
        </w:r>
      </w:del>
      <w:del w:id="1071" w:author="Dylan CHEN" w:date="2026-08-30T19:15:00Z" w16du:dateUtc="2026-08-30T11:15:00Z">
        <w:r w:rsidR="00D43EC2" w:rsidRPr="00313E6C" w:rsidDel="00D37EE8">
          <w:delText xml:space="preserve"> </w:delText>
        </w:r>
        <w:r w:rsidDel="00D37EE8">
          <w:delText xml:space="preserve">suggestion to improve. Most relevant changes are shown in </w:delText>
        </w:r>
        <w:r w:rsidR="00D43EC2" w:rsidRPr="00313E6C" w:rsidDel="00D37EE8">
          <w:delText xml:space="preserve">the revised Section </w:delText>
        </w:r>
        <w:r w:rsidDel="00D37EE8">
          <w:delText>4</w:delText>
        </w:r>
        <w:r w:rsidR="00D43EC2" w:rsidRPr="00313E6C" w:rsidDel="00D37EE8">
          <w:delText>, Theoretical Development.</w:delText>
        </w:r>
      </w:del>
    </w:p>
    <w:p w14:paraId="75420D3E" w14:textId="1C1D738B" w:rsidR="00EA56CE" w:rsidRPr="00313E6C" w:rsidRDefault="00EA56CE" w:rsidP="00EA56CE">
      <w:pPr>
        <w:spacing w:before="120" w:after="120"/>
        <w:rPr>
          <w:b/>
        </w:rPr>
      </w:pPr>
      <w:r w:rsidRPr="00313E6C">
        <w:t>---------------------------------------------------------------------------------------------------------------------</w:t>
      </w:r>
    </w:p>
    <w:p w14:paraId="0202F2F2" w14:textId="1CEA3F76" w:rsidR="00EA56CE" w:rsidRPr="00313E6C" w:rsidRDefault="00EA56CE" w:rsidP="00683A26">
      <w:pPr>
        <w:pStyle w:val="Heading1"/>
      </w:pPr>
      <w:r w:rsidRPr="00313E6C">
        <w:t>R2-4</w:t>
      </w:r>
      <w:r w:rsidR="0097004A">
        <w:t>*</w:t>
      </w:r>
    </w:p>
    <w:p w14:paraId="2963E7F6" w14:textId="50272BD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In response, the authors argued that algorithm appreciation and aversion are not mutually exclusive, and they posit that </w:t>
      </w:r>
      <w:r w:rsidR="00E71BCF" w:rsidRPr="00313E6C">
        <w:rPr>
          <w:bCs/>
          <w:i/>
          <w:iCs/>
        </w:rPr>
        <w:t>“</w:t>
      </w:r>
      <w:r w:rsidRPr="00313E6C">
        <w:rPr>
          <w:bCs/>
          <w:i/>
          <w:iCs/>
        </w:rPr>
        <w:t>within online technical Q&amp;A communities, the AI source label carries specific credibility signals that influence user behavior.</w:t>
      </w:r>
      <w:r w:rsidR="00E71BCF" w:rsidRPr="00313E6C">
        <w:rPr>
          <w:bCs/>
          <w:i/>
          <w:iCs/>
        </w:rPr>
        <w:t>”</w:t>
      </w:r>
      <w:r w:rsidRPr="00313E6C">
        <w:rPr>
          <w:bCs/>
          <w:i/>
          <w:iCs/>
        </w:rPr>
        <w:t xml:space="preserve"> In addition, they argued that there are common contexts between the forecasting contexts (used in Logg et al. 2019) and this research context.</w:t>
      </w:r>
    </w:p>
    <w:p w14:paraId="25261031" w14:textId="71806349" w:rsidR="00D90788" w:rsidRPr="00313E6C" w:rsidRDefault="00556AFF" w:rsidP="00556AFF">
      <w:pPr>
        <w:widowControl w:val="0"/>
        <w:autoSpaceDE w:val="0"/>
        <w:autoSpaceDN w:val="0"/>
        <w:adjustRightInd w:val="0"/>
        <w:spacing w:before="120" w:after="120"/>
        <w:ind w:leftChars="200" w:left="480"/>
        <w:jc w:val="both"/>
        <w:rPr>
          <w:i/>
          <w:iCs/>
        </w:rPr>
      </w:pPr>
      <w:r w:rsidRPr="00313E6C">
        <w:rPr>
          <w:bCs/>
          <w:i/>
          <w:iCs/>
        </w:rPr>
        <w:lastRenderedPageBreak/>
        <w:t>My concerns still hold. The authors didn</w:t>
      </w:r>
      <w:r w:rsidR="003834AA" w:rsidRPr="00313E6C">
        <w:rPr>
          <w:bCs/>
          <w:i/>
          <w:iCs/>
        </w:rPr>
        <w:t>’</w:t>
      </w:r>
      <w:r w:rsidRPr="00313E6C">
        <w:rPr>
          <w:bCs/>
          <w:i/>
          <w:iCs/>
        </w:rPr>
        <w:t xml:space="preserve">t address whether the findings in the literature about the authority/credibility </w:t>
      </w:r>
      <w:r w:rsidRPr="001F085E">
        <w:rPr>
          <w:bCs/>
          <w:i/>
          <w:iCs/>
        </w:rPr>
        <w:t>in predictive AI in context</w:t>
      </w:r>
      <w:r w:rsidRPr="00313E6C">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53EF4F" w14:textId="6D7FE750" w:rsidR="001F7D3F" w:rsidRDefault="001F7D3F">
      <w:pPr>
        <w:pStyle w:val="Paragraph"/>
        <w:pPrChange w:id="1072" w:author="Dylan CHEN" w:date="2026-08-29T21:30:00Z" w16du:dateUtc="2026-08-29T13:30:00Z">
          <w:pPr>
            <w:pStyle w:val="NormalWeb"/>
          </w:pPr>
        </w:pPrChange>
      </w:pPr>
      <w:r>
        <w:t xml:space="preserve">We appreciate this comment and have made </w:t>
      </w:r>
      <w:del w:id="1073" w:author="Dylan CHEN" w:date="2026-08-29T18:49:00Z" w16du:dateUtc="2026-08-29T10:49:00Z">
        <w:r w:rsidDel="00DC3373">
          <w:rPr>
            <w:rFonts w:hint="eastAsia"/>
          </w:rPr>
          <w:delText xml:space="preserve">three </w:delText>
        </w:r>
      </w:del>
      <w:ins w:id="1074" w:author="Dylan CHEN" w:date="2026-08-29T18:49:00Z" w16du:dateUtc="2026-08-29T10:49:00Z">
        <w:r w:rsidR="00DC3373">
          <w:rPr>
            <w:rFonts w:hint="eastAsia"/>
          </w:rPr>
          <w:t>the following</w:t>
        </w:r>
        <w:r w:rsidR="00DC3373">
          <w:t xml:space="preserve"> </w:t>
        </w:r>
      </w:ins>
      <w:r>
        <w:t>changes in response.</w:t>
      </w:r>
    </w:p>
    <w:p w14:paraId="2E104F77" w14:textId="59BF162F" w:rsidR="001F7D3F" w:rsidRDefault="001F7D3F">
      <w:pPr>
        <w:pStyle w:val="Paragraph"/>
        <w:pPrChange w:id="1075" w:author="Dylan CHEN" w:date="2026-08-29T21:30:00Z" w16du:dateUtc="2026-08-29T13:30:00Z">
          <w:pPr>
            <w:pStyle w:val="NormalWeb"/>
          </w:pPr>
        </w:pPrChange>
      </w:pPr>
      <w:r>
        <w:t xml:space="preserve">First, we have removed the analogy to predictive AI. We agree that findings on authority and credibility in forecasting contexts, such as those in Logg et al. (2019), </w:t>
      </w:r>
      <w:r>
        <w:rPr>
          <w:rFonts w:hint="eastAsia"/>
        </w:rPr>
        <w:t>may not</w:t>
      </w:r>
      <w:r>
        <w:t xml:space="preserve"> be transported directly to </w:t>
      </w:r>
      <w:r>
        <w:rPr>
          <w:rFonts w:hint="eastAsia"/>
        </w:rPr>
        <w:t>Gen</w:t>
      </w:r>
      <w:r>
        <w:t>AI, given that predictive and generative AI operate differently and that generative AI can fabricate and hallucinate.</w:t>
      </w:r>
    </w:p>
    <w:p w14:paraId="42C550B0" w14:textId="17E1DC7F" w:rsidR="001F7D3F" w:rsidRDefault="001F7D3F" w:rsidP="00347E29">
      <w:pPr>
        <w:pStyle w:val="Paragraph"/>
        <w:rPr>
          <w:ins w:id="1076" w:author="Dylan CHEN" w:date="2026-08-29T21:30:00Z" w16du:dateUtc="2026-08-29T13:30:00Z"/>
        </w:rPr>
      </w:pPr>
      <w:r>
        <w:t>Second, we have adopted the position of AI skepticism that you suggested, and we now ground the AI label effect in the context of our own research setting. In the communit</w:t>
      </w:r>
      <w:ins w:id="1077" w:author="Dylan CHEN" w:date="2026-08-30T21:06:00Z" w16du:dateUtc="2026-08-30T13:06:00Z">
        <w:r w:rsidR="00C95B3F">
          <w:rPr>
            <w:rFonts w:hint="eastAsia"/>
          </w:rPr>
          <w:t>y</w:t>
        </w:r>
      </w:ins>
      <w:del w:id="1078" w:author="Dylan CHEN" w:date="2026-08-30T21:06:00Z" w16du:dateUtc="2026-08-30T13:06:00Z">
        <w:r w:rsidDel="00C95B3F">
          <w:delText>ies</w:delText>
        </w:r>
      </w:del>
      <w:r>
        <w:t xml:space="preserve"> we study, at the time our data were generated, AI-generated answers </w:t>
      </w:r>
      <w:r>
        <w:rPr>
          <w:rFonts w:hint="eastAsia"/>
        </w:rPr>
        <w:t>can be</w:t>
      </w:r>
      <w:r>
        <w:t xml:space="preserve"> unreliable and error-prone on genuine technical problems. This </w:t>
      </w:r>
      <w:r>
        <w:rPr>
          <w:rFonts w:hint="eastAsia"/>
        </w:rPr>
        <w:t xml:space="preserve">could </w:t>
      </w:r>
      <w:r>
        <w:t xml:space="preserve">lead human answerers to view AI as a weak competitor, which in turn motivates their contribution. We have elaborated on this reasoning in our </w:t>
      </w:r>
      <w:r>
        <w:rPr>
          <w:rFonts w:hint="eastAsia"/>
        </w:rPr>
        <w:t>new theoretical</w:t>
      </w:r>
      <w:r>
        <w:t xml:space="preserve"> framework.</w:t>
      </w:r>
    </w:p>
    <w:p w14:paraId="1B06E4C3" w14:textId="77777777" w:rsidR="00347E29" w:rsidRDefault="00347E29">
      <w:pPr>
        <w:pStyle w:val="Paragraph"/>
        <w:pPrChange w:id="1079" w:author="Dylan CHEN" w:date="2026-08-29T21:30:00Z" w16du:dateUtc="2026-08-29T13:30:00Z">
          <w:pPr>
            <w:pStyle w:val="NormalWeb"/>
          </w:pPr>
        </w:pPrChange>
      </w:pPr>
    </w:p>
    <w:p w14:paraId="102B20EB" w14:textId="17E8E37E" w:rsidR="00BE7589" w:rsidRPr="009F6735" w:rsidRDefault="00BE7589">
      <w:pPr>
        <w:pStyle w:val="Paragraph"/>
        <w:rPr>
          <w:b/>
          <w:bCs/>
        </w:rPr>
        <w:pPrChange w:id="1080" w:author="Dylan CHEN" w:date="2026-08-29T21:30:00Z" w16du:dateUtc="2026-08-29T13:30:00Z">
          <w:pPr>
            <w:pStyle w:val="NormalWeb"/>
            <w:spacing w:before="0" w:beforeAutospacing="0" w:after="0" w:afterAutospacing="0"/>
          </w:pPr>
        </w:pPrChange>
      </w:pPr>
      <w:r w:rsidRPr="009F6735">
        <w:rPr>
          <w:b/>
          <w:bCs/>
        </w:rPr>
        <w:t>Reference</w:t>
      </w:r>
      <w:del w:id="1081" w:author="Dylan CHEN" w:date="2026-08-29T21:38:00Z" w16du:dateUtc="2026-08-29T13:38:00Z">
        <w:r w:rsidRPr="009F6735" w:rsidDel="009F6735">
          <w:rPr>
            <w:b/>
            <w:bCs/>
          </w:rPr>
          <w:delText>s</w:delText>
        </w:r>
      </w:del>
      <w:ins w:id="1082" w:author="Dylan CHEN" w:date="2026-08-29T21:30:00Z" w16du:dateUtc="2026-08-29T13:30:00Z">
        <w:r w:rsidR="00347E29" w:rsidRPr="009F6735">
          <w:rPr>
            <w:rFonts w:hint="eastAsia"/>
            <w:b/>
            <w:bCs/>
          </w:rPr>
          <w:t>:</w:t>
        </w:r>
      </w:ins>
    </w:p>
    <w:p w14:paraId="619AA359" w14:textId="77777777" w:rsidR="00BE7589" w:rsidRPr="00313E6C" w:rsidRDefault="00BE7589">
      <w:pPr>
        <w:pStyle w:val="Paragraph"/>
        <w:pPrChange w:id="1083" w:author="Dylan CHEN" w:date="2026-08-29T21:30:00Z" w16du:dateUtc="2026-08-29T13:30:00Z">
          <w:pPr>
            <w:pStyle w:val="NormalWeb"/>
            <w:spacing w:before="0" w:beforeAutospacing="0" w:after="0" w:afterAutospacing="0"/>
            <w:ind w:left="360" w:hanging="360"/>
          </w:pPr>
        </w:pPrChange>
      </w:pPr>
      <w:r w:rsidRPr="00313E6C">
        <w:t xml:space="preserve">Logg, J. M., Minson, J. A., &amp; Moore, D. A. (2019). Algorithm appreciation: People prefer algorithmic to human judgment. </w:t>
      </w:r>
      <w:r w:rsidRPr="001F085E">
        <w:rPr>
          <w:i/>
          <w:iCs/>
        </w:rPr>
        <w:t>Organizational Behavior and Human Decision Processes</w:t>
      </w:r>
      <w:r w:rsidRPr="00313E6C">
        <w:t>, 151, 90–103.</w:t>
      </w:r>
    </w:p>
    <w:p w14:paraId="38B8918F" w14:textId="7DB9E46E" w:rsidR="00BE7589" w:rsidRPr="00313E6C" w:rsidDel="009F6735" w:rsidRDefault="00BE7589">
      <w:pPr>
        <w:pStyle w:val="Paragraph"/>
        <w:rPr>
          <w:del w:id="1084" w:author="Dylan CHEN" w:date="2026-08-29T21:38:00Z" w16du:dateUtc="2026-08-29T13:38:00Z"/>
        </w:rPr>
        <w:pPrChange w:id="1085" w:author="Dylan CHEN" w:date="2026-08-29T21:30:00Z" w16du:dateUtc="2026-08-29T13:30:00Z">
          <w:pPr>
            <w:pStyle w:val="NormalWeb"/>
            <w:spacing w:before="0" w:beforeAutospacing="0" w:after="0" w:afterAutospacing="0"/>
            <w:ind w:left="360" w:hanging="360"/>
          </w:pPr>
        </w:pPrChange>
      </w:pPr>
      <w:del w:id="1086" w:author="Dylan CHEN" w:date="2026-08-29T21:38:00Z" w16du:dateUtc="2026-08-29T13:38:00Z">
        <w:r w:rsidRPr="00313E6C" w:rsidDel="009F6735">
          <w:delText xml:space="preserve">Tversky, A., &amp; Kahneman, D. (1973). Availability: A heuristic for judging frequency and probability. </w:delText>
        </w:r>
        <w:r w:rsidRPr="001F085E" w:rsidDel="009F6735">
          <w:rPr>
            <w:i/>
            <w:iCs/>
          </w:rPr>
          <w:delText>Cognitive Psychology</w:delText>
        </w:r>
        <w:r w:rsidRPr="00313E6C" w:rsidDel="009F6735">
          <w:delText>, 5(2), 207–232.</w:delText>
        </w:r>
      </w:del>
    </w:p>
    <w:p w14:paraId="578B1873" w14:textId="77777777" w:rsidR="00EA56CE" w:rsidRPr="00313E6C" w:rsidRDefault="00EA56CE" w:rsidP="00EA56CE">
      <w:pPr>
        <w:spacing w:before="120" w:after="120"/>
        <w:rPr>
          <w:b/>
        </w:rPr>
      </w:pPr>
      <w:r w:rsidRPr="00313E6C">
        <w:t>---------------------------------------------------------------------------------------------------------------------</w:t>
      </w:r>
    </w:p>
    <w:p w14:paraId="0E35EB71" w14:textId="442D3828" w:rsidR="00EA56CE" w:rsidRPr="00313E6C" w:rsidRDefault="00EA56CE" w:rsidP="00683A26">
      <w:pPr>
        <w:pStyle w:val="Heading1"/>
      </w:pPr>
      <w:bookmarkStart w:id="1087" w:name="OLE_LINK27"/>
      <w:r w:rsidRPr="00313E6C">
        <w:t>R2-5</w:t>
      </w:r>
      <w:r w:rsidR="00955A86" w:rsidRPr="00313E6C">
        <w:t>*</w:t>
      </w:r>
    </w:p>
    <w:p w14:paraId="6A17F4E6" w14:textId="505C2B8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R2-5. I provided some counterarguments for the position effect. Specifically, I argued the position effect is negligible because questioners and answerers know the first answer in the treatment group is AI. Therefore, </w:t>
      </w:r>
      <w:r w:rsidRPr="001F085E">
        <w:rPr>
          <w:bCs/>
          <w:i/>
          <w:iCs/>
        </w:rPr>
        <w:t>the answerers will work hard to secure the first human position</w:t>
      </w:r>
      <w:r w:rsidRPr="00313E6C">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58A8186E"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My concerns still hold. First, I agree that the position effect exists. Second, I think arguing the </w:t>
      </w:r>
      <w:r w:rsidRPr="001F085E">
        <w:rPr>
          <w:bCs/>
          <w:i/>
          <w:iCs/>
        </w:rPr>
        <w:t>position effect has to consider the AI source</w:t>
      </w:r>
      <w:r w:rsidRPr="00313E6C">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3834AA" w:rsidRPr="00313E6C">
        <w:rPr>
          <w:bCs/>
          <w:i/>
          <w:iCs/>
        </w:rPr>
        <w:t>’</w:t>
      </w:r>
      <w:r w:rsidRPr="00313E6C">
        <w:rPr>
          <w:bCs/>
          <w:i/>
          <w:iCs/>
        </w:rPr>
        <w:t xml:space="preserve">s answers (e.g., </w:t>
      </w:r>
      <w:r w:rsidR="00E71BCF" w:rsidRPr="00313E6C">
        <w:rPr>
          <w:bCs/>
          <w:i/>
          <w:iCs/>
        </w:rPr>
        <w:t>“</w:t>
      </w:r>
      <w:r w:rsidRPr="00313E6C">
        <w:rPr>
          <w:bCs/>
          <w:i/>
          <w:iCs/>
        </w:rPr>
        <w:t>accept</w:t>
      </w:r>
      <w:r w:rsidR="00E71BCF" w:rsidRPr="00313E6C">
        <w:rPr>
          <w:bCs/>
          <w:i/>
          <w:iCs/>
        </w:rPr>
        <w:t>”</w:t>
      </w:r>
      <w:r w:rsidRPr="00313E6C">
        <w:rPr>
          <w:bCs/>
          <w:i/>
          <w:iCs/>
        </w:rPr>
        <w:t xml:space="preserve">, </w:t>
      </w:r>
      <w:r w:rsidR="00E71BCF" w:rsidRPr="00313E6C">
        <w:rPr>
          <w:bCs/>
          <w:i/>
          <w:iCs/>
        </w:rPr>
        <w:t>“</w:t>
      </w:r>
      <w:r w:rsidRPr="00313E6C">
        <w:rPr>
          <w:bCs/>
          <w:i/>
          <w:iCs/>
        </w:rPr>
        <w:t>like</w:t>
      </w:r>
      <w:r w:rsidR="00E71BCF" w:rsidRPr="00313E6C">
        <w:rPr>
          <w:bCs/>
          <w:i/>
          <w:iCs/>
        </w:rPr>
        <w:t>”</w:t>
      </w:r>
      <w:r w:rsidRPr="00313E6C">
        <w:rPr>
          <w:bCs/>
          <w:i/>
          <w:iCs/>
        </w:rPr>
        <w:t xml:space="preserve">, </w:t>
      </w:r>
      <w:r w:rsidR="00E71BCF" w:rsidRPr="00313E6C">
        <w:rPr>
          <w:bCs/>
          <w:i/>
          <w:iCs/>
        </w:rPr>
        <w:t>“</w:t>
      </w:r>
      <w:r w:rsidRPr="00313E6C">
        <w:rPr>
          <w:bCs/>
          <w:i/>
          <w:iCs/>
        </w:rPr>
        <w:t>comment</w:t>
      </w:r>
      <w:r w:rsidR="00E71BCF" w:rsidRPr="00313E6C">
        <w:rPr>
          <w:bCs/>
          <w:i/>
          <w:iCs/>
        </w:rPr>
        <w:t>”</w:t>
      </w:r>
      <w:r w:rsidRPr="00313E6C">
        <w:rPr>
          <w:bCs/>
          <w:i/>
          <w:iCs/>
        </w:rPr>
        <w:t xml:space="preserve">). It makes the first position as the AI or the human answers work differently. </w:t>
      </w:r>
      <w:r w:rsidRPr="00313E6C">
        <w:rPr>
          <w:bCs/>
          <w:i/>
          <w:iCs/>
        </w:rPr>
        <w:lastRenderedPageBreak/>
        <w:t>Arguing the position effect without accounting for the different mechanisms by which AI and humans work does not make sense.</w:t>
      </w:r>
    </w:p>
    <w:p w14:paraId="56094E1F" w14:textId="2F52C0CA" w:rsidR="004B2787"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313E6C">
        <w:rPr>
          <w:bCs/>
          <w:i/>
          <w:iCs/>
        </w:rPr>
        <w:t xml:space="preserve">Third, </w:t>
      </w:r>
      <w:r w:rsidRPr="001F085E">
        <w:rPr>
          <w:bCs/>
          <w:i/>
          <w:iCs/>
        </w:rPr>
        <w:t>empirically</w:t>
      </w:r>
      <w:r w:rsidRPr="00313E6C">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1F085E">
        <w:rPr>
          <w:bCs/>
          <w:i/>
          <w:iCs/>
        </w:rPr>
        <w:t>, it may be that the AI answers squeeze out simple answers, making those who tend to provide simple answers not contribute</w:t>
      </w:r>
      <w:r w:rsidRPr="00313E6C">
        <w:rPr>
          <w:bCs/>
          <w:i/>
          <w:iCs/>
        </w:rPr>
        <w:t>.</w:t>
      </w:r>
    </w:p>
    <w:p w14:paraId="0ACF150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90DFECA" w14:textId="00C33262" w:rsidR="001F7D3F" w:rsidRPr="00313E6C" w:rsidRDefault="001F7D3F">
      <w:pPr>
        <w:pStyle w:val="Paragraph"/>
        <w:pPrChange w:id="1088" w:author="Dylan CHEN" w:date="2026-08-29T21:30:00Z" w16du:dateUtc="2026-08-29T13:30:00Z">
          <w:pPr>
            <w:pStyle w:val="NormalWeb"/>
          </w:pPr>
        </w:pPrChange>
      </w:pPr>
      <w:r>
        <w:t>We thank you for these detailed comments, which helped us clarify the boundaries of our study. Following your suggestions, we have removed the position effect from the manuscript in this revision, so that our updated theoretical framework aligns more closely with both the literature and the phenomenon of interest.</w:t>
      </w:r>
    </w:p>
    <w:bookmarkEnd w:id="1087"/>
    <w:p w14:paraId="60D2FF87" w14:textId="455EDB10" w:rsidR="000D507F" w:rsidRPr="00313E6C" w:rsidRDefault="000D507F" w:rsidP="000D507F">
      <w:pPr>
        <w:spacing w:before="120" w:after="120"/>
        <w:rPr>
          <w:b/>
        </w:rPr>
      </w:pPr>
      <w:r w:rsidRPr="00313E6C">
        <w:t>---------------------------------------------------------------------------------------------------------------------</w:t>
      </w:r>
    </w:p>
    <w:p w14:paraId="143F0B2F" w14:textId="18DD1CEF"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6</w:t>
      </w:r>
      <w:r w:rsidR="00686771" w:rsidRPr="00313E6C">
        <w:rPr>
          <w:rFonts w:eastAsia="SimSun"/>
          <w:b/>
          <w:bCs/>
          <w:kern w:val="2"/>
        </w:rPr>
        <w:t>*</w:t>
      </w:r>
    </w:p>
    <w:p w14:paraId="64B42C10" w14:textId="22A65EED"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argued: 1. </w:t>
      </w:r>
      <w:r w:rsidR="00E71BCF" w:rsidRPr="00313E6C">
        <w:rPr>
          <w:rFonts w:eastAsia="SimSun"/>
          <w:i/>
          <w:iCs/>
          <w:kern w:val="2"/>
        </w:rPr>
        <w:t>“</w:t>
      </w:r>
      <w:r w:rsidRPr="00313E6C">
        <w:rPr>
          <w:rFonts w:eastAsia="SimSun"/>
          <w:i/>
          <w:iCs/>
          <w:kern w:val="2"/>
        </w:rPr>
        <w:t>The key issue is that expert participation depends on perceived marginal contribution, not merely on their capacity to differentiate.</w:t>
      </w:r>
      <w:r w:rsidR="00E71BCF" w:rsidRPr="00313E6C">
        <w:rPr>
          <w:rFonts w:eastAsia="SimSun"/>
          <w:i/>
          <w:iCs/>
          <w:kern w:val="2"/>
        </w:rPr>
        <w:t>”</w:t>
      </w:r>
      <w:r w:rsidRPr="00313E6C">
        <w:rPr>
          <w:rFonts w:eastAsia="SimSun"/>
          <w:i/>
          <w:iCs/>
          <w:kern w:val="2"/>
        </w:rPr>
        <w:t xml:space="preserve"> 2. </w:t>
      </w:r>
      <w:r w:rsidR="00E71BCF" w:rsidRPr="00313E6C">
        <w:rPr>
          <w:rFonts w:eastAsia="SimSun"/>
          <w:i/>
          <w:iCs/>
          <w:kern w:val="2"/>
        </w:rPr>
        <w:t>“</w:t>
      </w:r>
      <w:r w:rsidRPr="00313E6C">
        <w:rPr>
          <w:rFonts w:eastAsia="SimSun"/>
          <w:i/>
          <w:iCs/>
          <w:kern w:val="2"/>
        </w:rPr>
        <w:t>comprehensive AI answers dramatically reduce the perceived unique value experts can add.</w:t>
      </w:r>
      <w:r w:rsidR="00E71BCF" w:rsidRPr="00313E6C">
        <w:rPr>
          <w:rFonts w:eastAsia="SimSun"/>
          <w:i/>
          <w:iCs/>
          <w:kern w:val="2"/>
        </w:rPr>
        <w:t>”</w:t>
      </w:r>
      <w:r w:rsidRPr="00313E6C">
        <w:rPr>
          <w:rFonts w:eastAsia="SimSun"/>
          <w:i/>
          <w:iCs/>
          <w:kern w:val="2"/>
        </w:rPr>
        <w:t xml:space="preserve"> 3. </w:t>
      </w:r>
      <w:r w:rsidR="00E71BCF" w:rsidRPr="00313E6C">
        <w:rPr>
          <w:rFonts w:eastAsia="SimSun"/>
          <w:i/>
          <w:iCs/>
          <w:kern w:val="2"/>
        </w:rPr>
        <w:t>“</w:t>
      </w:r>
      <w:r w:rsidRPr="00313E6C">
        <w:rPr>
          <w:rFonts w:eastAsia="SimSun"/>
          <w:i/>
          <w:iCs/>
          <w:kern w:val="2"/>
        </w:rPr>
        <w:t>Thus, rational experts will reduce their effort investment in crafting high-quality answers to these questions, leading to the expertise composition shift that we document.</w:t>
      </w:r>
      <w:r w:rsidR="00E71BCF" w:rsidRPr="00313E6C">
        <w:rPr>
          <w:rFonts w:eastAsia="SimSun"/>
          <w:i/>
          <w:iCs/>
          <w:kern w:val="2"/>
        </w:rPr>
        <w:t>”</w:t>
      </w:r>
    </w:p>
    <w:p w14:paraId="234A49FE" w14:textId="03344699"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My concerns still hold. First, the authors admitted that expert participation depends on their capacity to differentiate (see the first point in the previous paragraph). </w:t>
      </w:r>
      <w:r w:rsidRPr="001F085E">
        <w:rPr>
          <w:rFonts w:eastAsia="SimSun"/>
          <w:i/>
          <w:iCs/>
          <w:kern w:val="2"/>
        </w:rPr>
        <w:t>Therefore, solely arguing the marginal contribution without arguing the expert</w:t>
      </w:r>
      <w:r w:rsidR="003834AA" w:rsidRPr="001F085E">
        <w:rPr>
          <w:rFonts w:eastAsia="SimSun"/>
          <w:i/>
          <w:iCs/>
          <w:kern w:val="2"/>
        </w:rPr>
        <w:t>’</w:t>
      </w:r>
      <w:r w:rsidRPr="001F085E">
        <w:rPr>
          <w:rFonts w:eastAsia="SimSun"/>
          <w:i/>
          <w:iCs/>
          <w:kern w:val="2"/>
        </w:rPr>
        <w:t>s capacity in leveraging AI answers to improve their likelihood to stay and improve their missed answers misses the important pieces.</w:t>
      </w:r>
      <w:r w:rsidRPr="00313E6C">
        <w:rPr>
          <w:rFonts w:eastAsia="SimSun"/>
          <w:i/>
          <w:iCs/>
          <w:kern w:val="2"/>
        </w:rPr>
        <w:t xml:space="preserve"> Overall, AI answers can provide a good starting point for experts and save the cognitive costs to improve their answers.</w:t>
      </w:r>
    </w:p>
    <w:p w14:paraId="0E200D3F" w14:textId="31073606"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Second, the authors assumed that the AI provides comprehensive answers in their second point. </w:t>
      </w:r>
      <w:r w:rsidRPr="001F085E">
        <w:rPr>
          <w:rFonts w:eastAsia="SimSun"/>
          <w:i/>
          <w:iCs/>
          <w:kern w:val="2"/>
        </w:rPr>
        <w:t>Whether AI can provide comprehensive answers depends on many factors</w:t>
      </w:r>
      <w:r w:rsidRPr="00313E6C">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Third, my original comment is </w:t>
      </w:r>
      <w:r w:rsidR="00E71BCF" w:rsidRPr="00313E6C">
        <w:rPr>
          <w:rFonts w:eastAsia="SimSun"/>
          <w:i/>
          <w:iCs/>
          <w:kern w:val="2"/>
        </w:rPr>
        <w:t>“</w:t>
      </w:r>
      <w:r w:rsidRPr="00313E6C">
        <w:rPr>
          <w:rFonts w:eastAsia="SimSun"/>
          <w:i/>
          <w:iCs/>
          <w:kern w:val="2"/>
        </w:rPr>
        <w:t xml:space="preserve">In my view, humans are rational, and if they find they can not get recognition for their contribution, they will not contribute (as indicated by the authors, </w:t>
      </w:r>
      <w:r w:rsidR="00E71BCF" w:rsidRPr="00313E6C">
        <w:rPr>
          <w:rFonts w:eastAsia="SimSun"/>
          <w:i/>
          <w:iCs/>
          <w:kern w:val="2"/>
        </w:rPr>
        <w:t>“</w:t>
      </w:r>
      <w:r w:rsidRPr="00313E6C">
        <w:rPr>
          <w:rFonts w:eastAsia="SimSun"/>
          <w:i/>
          <w:iCs/>
          <w:kern w:val="2"/>
        </w:rPr>
        <w:t>Anderson et al...</w:t>
      </w:r>
      <w:r w:rsidR="00E71BCF" w:rsidRPr="00313E6C">
        <w:rPr>
          <w:rFonts w:eastAsia="SimSun"/>
          <w:i/>
          <w:iCs/>
          <w:kern w:val="2"/>
        </w:rPr>
        <w:t>”</w:t>
      </w:r>
      <w:r w:rsidRPr="00313E6C">
        <w:rPr>
          <w:rFonts w:eastAsia="SimSun"/>
          <w:i/>
          <w:iCs/>
          <w:kern w:val="2"/>
        </w:rPr>
        <w:t xml:space="preserve">) instead of </w:t>
      </w:r>
      <w:r w:rsidR="00E71BCF" w:rsidRPr="00313E6C">
        <w:rPr>
          <w:rFonts w:eastAsia="SimSun"/>
          <w:i/>
          <w:iCs/>
          <w:kern w:val="2"/>
        </w:rPr>
        <w:t>“</w:t>
      </w:r>
      <w:r w:rsidRPr="00313E6C">
        <w:rPr>
          <w:rFonts w:eastAsia="SimSun"/>
          <w:i/>
          <w:iCs/>
          <w:kern w:val="2"/>
        </w:rPr>
        <w:t>becoming disinclined to invest substantial effort in crafting high-quality answers.</w:t>
      </w:r>
      <w:r w:rsidR="00E71BCF" w:rsidRPr="00313E6C">
        <w:rPr>
          <w:rFonts w:eastAsia="SimSun"/>
          <w:i/>
          <w:iCs/>
          <w:kern w:val="2"/>
        </w:rPr>
        <w:t>”</w:t>
      </w:r>
      <w:r w:rsidRPr="00313E6C">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1F085E">
        <w:rPr>
          <w:rFonts w:eastAsia="SimSun"/>
          <w:i/>
          <w:iCs/>
          <w:kern w:val="2"/>
        </w:rPr>
        <w:t xml:space="preserve">, I suggest arguing the positive side of the AI answer on </w:t>
      </w:r>
      <w:r w:rsidRPr="001F085E">
        <w:rPr>
          <w:rFonts w:eastAsia="SimSun"/>
          <w:i/>
          <w:iCs/>
          <w:kern w:val="2"/>
        </w:rPr>
        <w:lastRenderedPageBreak/>
        <w:t>the viewer recognition of human answers</w:t>
      </w:r>
      <w:r w:rsidRPr="00313E6C">
        <w:rPr>
          <w:rFonts w:eastAsia="SimSun"/>
          <w:i/>
          <w:iCs/>
          <w:kern w:val="2"/>
        </w:rPr>
        <w:t>.</w:t>
      </w:r>
    </w:p>
    <w:p w14:paraId="21961BE6" w14:textId="75ABBE15" w:rsidR="00293311"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40ED96" w14:textId="5CE5C8D1" w:rsidR="00293311" w:rsidRPr="00293311" w:rsidRDefault="00293311">
      <w:pPr>
        <w:pStyle w:val="Paragraph"/>
        <w:pPrChange w:id="1089" w:author="Dylan CHEN" w:date="2026-08-29T21:30:00Z" w16du:dateUtc="2026-08-29T13:30:00Z">
          <w:pPr>
            <w:widowControl w:val="0"/>
            <w:autoSpaceDE w:val="0"/>
            <w:autoSpaceDN w:val="0"/>
            <w:adjustRightInd w:val="0"/>
            <w:spacing w:before="120" w:after="120"/>
            <w:jc w:val="both"/>
          </w:pPr>
        </w:pPrChange>
      </w:pPr>
      <w:r>
        <w:t xml:space="preserve">We thank you for this </w:t>
      </w:r>
      <w:r>
        <w:rPr>
          <w:rFonts w:hint="eastAsia"/>
        </w:rPr>
        <w:t>thoughtful</w:t>
      </w:r>
      <w:r>
        <w:t xml:space="preserve"> alternative account. In this revision, we have removed the view</w:t>
      </w:r>
      <w:ins w:id="1090" w:author="Dylan CHEN" w:date="2026-08-29T21:20:00Z" w16du:dateUtc="2026-08-29T13:20:00Z">
        <w:r w:rsidR="008F4C03">
          <w:rPr>
            <w:rFonts w:hint="eastAsia"/>
          </w:rPr>
          <w:t>er</w:t>
        </w:r>
      </w:ins>
      <w:r>
        <w:t xml:space="preserve"> recognition component from our theoretical model in order to simplify the model and sharpen its focus, consistent with your concern and the SE</w:t>
      </w:r>
      <w:r w:rsidR="00852D5B">
        <w:t>’</w:t>
      </w:r>
      <w:r>
        <w:t xml:space="preserve">s framing suggestion. As a result, the </w:t>
      </w:r>
      <w:r w:rsidR="00852D5B">
        <w:rPr>
          <w:rFonts w:hint="eastAsia"/>
        </w:rPr>
        <w:t>theorization and analysis for</w:t>
      </w:r>
      <w:r>
        <w:t xml:space="preserve"> viewer recognition no longer appear in the paper. We appreciate your suggestions, which have helped us improve the manuscript.</w:t>
      </w:r>
    </w:p>
    <w:p w14:paraId="053A135C" w14:textId="77777777" w:rsidR="000D507F" w:rsidRPr="00313E6C" w:rsidRDefault="000D507F" w:rsidP="000D507F">
      <w:pPr>
        <w:spacing w:before="120" w:after="120"/>
        <w:rPr>
          <w:b/>
        </w:rPr>
      </w:pPr>
      <w:r w:rsidRPr="00313E6C">
        <w:t>---------------------------------------------------------------------------------------------------------------------</w:t>
      </w:r>
    </w:p>
    <w:p w14:paraId="5A3C4218" w14:textId="405583A6"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7</w:t>
      </w:r>
    </w:p>
    <w:p w14:paraId="00D45D39" w14:textId="77777777" w:rsidR="0062056C" w:rsidRPr="00313E6C" w:rsidRDefault="0062056C" w:rsidP="0062056C">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Empirical Analysis</w:t>
      </w:r>
    </w:p>
    <w:p w14:paraId="69C77A5E" w14:textId="0CCEC7FA"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R2-7. I raised a concern about the data</w:t>
      </w:r>
      <w:r w:rsidR="003834AA" w:rsidRPr="00313E6C">
        <w:rPr>
          <w:rFonts w:eastAsia="SimSun"/>
          <w:i/>
          <w:iCs/>
          <w:kern w:val="2"/>
        </w:rPr>
        <w:t>’</w:t>
      </w:r>
      <w:r w:rsidRPr="00313E6C">
        <w:rPr>
          <w:rFonts w:eastAsia="SimSun"/>
          <w:i/>
          <w:iCs/>
          <w:kern w:val="2"/>
        </w:rPr>
        <w:t>s validity because the average number of questions per day between 2021 and April 2024 is 65, while the experimental period (Sept. 2023 – Feb. 2024) only has 24 questions per day.</w:t>
      </w:r>
    </w:p>
    <w:p w14:paraId="5081A667" w14:textId="1E6E1ACF"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claimed that </w:t>
      </w:r>
      <w:r w:rsidR="00E71BCF" w:rsidRPr="00313E6C">
        <w:rPr>
          <w:rFonts w:eastAsia="SimSun"/>
          <w:i/>
          <w:iCs/>
          <w:kern w:val="2"/>
        </w:rPr>
        <w:t>“</w:t>
      </w:r>
      <w:r w:rsidRPr="00313E6C">
        <w:rPr>
          <w:rFonts w:eastAsia="SimSun"/>
          <w:i/>
          <w:iCs/>
          <w:kern w:val="2"/>
        </w:rPr>
        <w:t>This difference does not indicate a data validity issue. Rather, it reflects the natural evolution and variation in platform activity over time.</w:t>
      </w:r>
      <w:r w:rsidR="00E71BCF" w:rsidRPr="00313E6C">
        <w:rPr>
          <w:rFonts w:eastAsia="SimSun"/>
          <w:i/>
          <w:iCs/>
          <w:kern w:val="2"/>
        </w:rPr>
        <w:t>”</w:t>
      </w:r>
      <w:r w:rsidRPr="00313E6C">
        <w:rPr>
          <w:rFonts w:eastAsia="SimSun"/>
          <w:i/>
          <w:iCs/>
          <w:kern w:val="2"/>
        </w:rPr>
        <w:t xml:space="preserve"> and the </w:t>
      </w:r>
      <w:r w:rsidR="00E71BCF" w:rsidRPr="00313E6C">
        <w:rPr>
          <w:rFonts w:eastAsia="SimSun"/>
          <w:i/>
          <w:iCs/>
          <w:kern w:val="2"/>
        </w:rPr>
        <w:t>“</w:t>
      </w:r>
      <w:r w:rsidRPr="00313E6C">
        <w:rPr>
          <w:rFonts w:eastAsia="SimSun"/>
          <w:i/>
          <w:iCs/>
          <w:kern w:val="2"/>
        </w:rPr>
        <w:t>observed activity level during our study period reflects the platform</w:t>
      </w:r>
      <w:r w:rsidR="003834AA" w:rsidRPr="00313E6C">
        <w:rPr>
          <w:rFonts w:eastAsia="SimSun"/>
          <w:i/>
          <w:iCs/>
          <w:kern w:val="2"/>
        </w:rPr>
        <w:t>’</w:t>
      </w:r>
      <w:r w:rsidRPr="00313E6C">
        <w:rPr>
          <w:rFonts w:eastAsia="SimSun"/>
          <w:i/>
          <w:iCs/>
          <w:kern w:val="2"/>
        </w:rPr>
        <w:t>s actual usage patterns at that time.</w:t>
      </w:r>
      <w:r w:rsidR="00E71BCF" w:rsidRPr="00313E6C">
        <w:rPr>
          <w:rFonts w:eastAsia="SimSun"/>
          <w:i/>
          <w:iCs/>
          <w:kern w:val="2"/>
        </w:rPr>
        <w:t>”</w:t>
      </w:r>
    </w:p>
    <w:p w14:paraId="466390F8" w14:textId="7052BC36" w:rsidR="0015035D"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 xml:space="preserve">I am still concerned because </w:t>
      </w:r>
      <w:r w:rsidRPr="001F085E">
        <w:rPr>
          <w:rFonts w:eastAsia="SimSun"/>
          <w:i/>
          <w:iCs/>
          <w:kern w:val="2"/>
        </w:rPr>
        <w:t>the authors did not explain in detail the steps they took to verify their data</w:t>
      </w:r>
      <w:r w:rsidRPr="00F01C4A">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313E6C">
        <w:rPr>
          <w:rFonts w:eastAsia="SimSun"/>
          <w:i/>
          <w:iCs/>
          <w:kern w:val="2"/>
        </w:rPr>
        <w:t xml:space="preserve"> </w:t>
      </w:r>
    </w:p>
    <w:p w14:paraId="2CA94DED" w14:textId="2B60C5F5" w:rsidR="00F87E01"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w:t>
      </w:r>
      <w:r w:rsidR="00885113" w:rsidRPr="00313E6C">
        <w:rPr>
          <w:rFonts w:eastAsia="SimSun"/>
          <w:b/>
          <w:bCs/>
          <w:i/>
          <w:iCs/>
          <w:kern w:val="2"/>
          <w:u w:val="single"/>
        </w:rPr>
        <w:t>e</w:t>
      </w:r>
    </w:p>
    <w:p w14:paraId="5BDEC3AB" w14:textId="1E63B220" w:rsidR="00F01C4A" w:rsidRDefault="00D43EC2">
      <w:pPr>
        <w:pStyle w:val="Paragraph"/>
        <w:pPrChange w:id="1091" w:author="Dylan CHEN" w:date="2026-08-29T21:30:00Z" w16du:dateUtc="2026-08-29T13:30:00Z">
          <w:pPr>
            <w:pStyle w:val="NormalWeb"/>
          </w:pPr>
        </w:pPrChange>
      </w:pPr>
      <w:r w:rsidRPr="00313E6C">
        <w:t xml:space="preserve">We thank </w:t>
      </w:r>
      <w:del w:id="1092" w:author="Dylan CHEN" w:date="2026-08-29T23:29:00Z" w16du:dateUtc="2026-08-29T15:29:00Z">
        <w:r w:rsidRPr="00313E6C" w:rsidDel="006D55E1">
          <w:delText>the reviewer</w:delText>
        </w:r>
      </w:del>
      <w:ins w:id="1093" w:author="Dylan CHEN" w:date="2026-08-29T23:29:00Z" w16du:dateUtc="2026-08-29T15:29:00Z">
        <w:r w:rsidR="006D55E1">
          <w:t>you</w:t>
        </w:r>
      </w:ins>
      <w:r w:rsidRPr="00313E6C">
        <w:t xml:space="preserve"> and have taken concrete steps to be more transparent. </w:t>
      </w:r>
    </w:p>
    <w:p w14:paraId="4D5A7099" w14:textId="59C08990" w:rsidR="00D43EC2" w:rsidRPr="00313E6C" w:rsidRDefault="00D43EC2">
      <w:pPr>
        <w:pStyle w:val="Paragraph"/>
        <w:pPrChange w:id="1094" w:author="Dylan CHEN" w:date="2026-08-29T21:30:00Z" w16du:dateUtc="2026-08-29T13:30:00Z">
          <w:pPr>
            <w:pStyle w:val="NormalWeb"/>
          </w:pPr>
        </w:pPrChange>
      </w:pPr>
      <w:r w:rsidRPr="00313E6C">
        <w:t xml:space="preserve">SegmentFault posts all questions publicly, so we were able to reconstruct the full time series of question volume directly from the platform rather than relying only on aggregate averages. Figure R2-7 plots </w:t>
      </w:r>
      <w:bookmarkStart w:id="1095" w:name="OLE_LINK28"/>
      <w:r w:rsidRPr="00313E6C">
        <w:t xml:space="preserve">the number of questions </w:t>
      </w:r>
      <w:r w:rsidR="004F7EBF" w:rsidRPr="00313E6C">
        <w:t xml:space="preserve">and answers </w:t>
      </w:r>
      <w:r w:rsidRPr="00313E6C">
        <w:t xml:space="preserve">per </w:t>
      </w:r>
      <w:r w:rsidR="004F7EBF" w:rsidRPr="00313E6C">
        <w:t>day</w:t>
      </w:r>
      <w:r w:rsidRPr="00313E6C">
        <w:t xml:space="preserve"> across the platform</w:t>
      </w:r>
      <w:r w:rsidR="003834AA" w:rsidRPr="00313E6C">
        <w:t>’</w:t>
      </w:r>
      <w:r w:rsidRPr="00313E6C">
        <w:t>s entire history</w:t>
      </w:r>
      <w:bookmarkEnd w:id="1095"/>
      <w:r w:rsidRPr="00313E6C">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r w:rsidR="003834AA" w:rsidRPr="00313E6C">
        <w:t>’</w:t>
      </w:r>
      <w:r w:rsidRPr="00313E6C">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trend rather than a data quality problem.</w:t>
      </w:r>
    </w:p>
    <w:p w14:paraId="4425909C" w14:textId="6C91176D" w:rsidR="004F7EBF" w:rsidRPr="00313E6C" w:rsidRDefault="004F7EBF" w:rsidP="006210FC">
      <w:pPr>
        <w:pStyle w:val="TableFiguretitle"/>
      </w:pPr>
      <w:r w:rsidRPr="00313E6C">
        <w:rPr>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0AF7012E" w14:textId="3B885D75" w:rsidR="004F7EBF" w:rsidRPr="00313E6C" w:rsidDel="00F80F85" w:rsidRDefault="004F7EBF" w:rsidP="004F7EBF">
      <w:pPr>
        <w:pStyle w:val="TableFiguretitle"/>
        <w:rPr>
          <w:del w:id="1096" w:author="Dylan CHEN" w:date="2026-08-29T21:30:00Z" w16du:dateUtc="2026-08-29T13:30:00Z"/>
          <w:sz w:val="24"/>
          <w:szCs w:val="24"/>
        </w:rPr>
      </w:pPr>
      <w:r w:rsidRPr="00313E6C">
        <w:t>Figure R2-7. The Number of Questions and Answers per Day Across the Platform</w:t>
      </w:r>
      <w:r w:rsidR="003834AA" w:rsidRPr="00313E6C">
        <w:t>’</w:t>
      </w:r>
      <w:r w:rsidRPr="00313E6C">
        <w:t>s Entire History</w:t>
      </w:r>
    </w:p>
    <w:p w14:paraId="20264632" w14:textId="77777777" w:rsidR="004F7EBF" w:rsidRPr="00313E6C" w:rsidRDefault="004F7EBF" w:rsidP="00F80F85">
      <w:pPr>
        <w:pStyle w:val="TableFiguretitle"/>
      </w:pPr>
    </w:p>
    <w:p w14:paraId="6DE63575" w14:textId="74CFFE2B" w:rsidR="00D43EC2" w:rsidRPr="00313E6C" w:rsidRDefault="00D43EC2" w:rsidP="00F80F85">
      <w:pPr>
        <w:pStyle w:val="Paragraph"/>
      </w:pPr>
      <w:r w:rsidRPr="00313E6C">
        <w:t xml:space="preserve">This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question timing </w:t>
      </w:r>
      <w:ins w:id="1097" w:author="Prof. LIU Ben" w:date="2026-08-31T00:21:00Z" w16du:dateUtc="2026-08-30T16:21:00Z">
        <w:r w:rsidR="007D208A">
          <w:rPr>
            <w:rFonts w:hint="eastAsia"/>
          </w:rPr>
          <w:t xml:space="preserve">through </w:t>
        </w:r>
      </w:ins>
      <w:ins w:id="1098" w:author="Prof. LIU Ben" w:date="2026-08-31T00:20:00Z" w16du:dateUtc="2026-08-30T16:20:00Z">
        <w:r w:rsidR="007D208A">
          <w:rPr>
            <w:rFonts w:hint="eastAsia"/>
          </w:rPr>
          <w:t>fixed effects</w:t>
        </w:r>
      </w:ins>
      <w:del w:id="1099" w:author="Prof. LIU Ben" w:date="2026-08-31T00:20:00Z" w16du:dateUtc="2026-08-30T16:20:00Z">
        <w:r w:rsidRPr="00313E6C" w:rsidDel="007D208A">
          <w:delText>FE</w:delText>
        </w:r>
      </w:del>
      <w:r w:rsidRPr="00313E6C">
        <w:t xml:space="preserve"> or a cubic polynomial of question age, which absorbs</w:t>
      </w:r>
      <w:del w:id="1100" w:author="Prof. LIU Ben" w:date="2026-08-31T00:21:00Z" w16du:dateUtc="2026-08-30T16:21:00Z">
        <w:r w:rsidRPr="00313E6C" w:rsidDel="007D208A">
          <w:delText xml:space="preserve"> smooth</w:delText>
        </w:r>
      </w:del>
      <w:r w:rsidRPr="00313E6C">
        <w:t xml:space="preserve"> time trends within the window. </w:t>
      </w:r>
    </w:p>
    <w:p w14:paraId="541919A5" w14:textId="77777777" w:rsidR="00F61EA5" w:rsidRPr="00313E6C" w:rsidRDefault="00F61EA5" w:rsidP="00F61EA5">
      <w:pPr>
        <w:spacing w:before="120" w:after="120"/>
        <w:rPr>
          <w:b/>
        </w:rPr>
      </w:pPr>
      <w:r w:rsidRPr="00313E6C">
        <w:t>---------------------------------------------------------------------------------------------------------------------</w:t>
      </w:r>
    </w:p>
    <w:p w14:paraId="5B61EA0E" w14:textId="474D5D6B" w:rsidR="00DE1230" w:rsidRPr="00313E6C" w:rsidRDefault="00DE1230" w:rsidP="00DE1230">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8</w:t>
      </w:r>
      <w:r w:rsidR="00F01C4A">
        <w:rPr>
          <w:rFonts w:eastAsia="SimSun"/>
          <w:b/>
          <w:bCs/>
          <w:kern w:val="2"/>
        </w:rPr>
        <w:t>*</w:t>
      </w:r>
    </w:p>
    <w:p w14:paraId="5F2528BB" w14:textId="77777777"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313E6C" w:rsidRDefault="00E71BCF"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w:t>
      </w:r>
      <w:r w:rsidR="0062056C" w:rsidRPr="00313E6C">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313E6C">
        <w:rPr>
          <w:rFonts w:eastAsia="SimSun"/>
          <w:i/>
          <w:iCs/>
          <w:kern w:val="2"/>
        </w:rPr>
        <w:t>”</w:t>
      </w:r>
    </w:p>
    <w:p w14:paraId="257AAB2F" w14:textId="77777777" w:rsidR="00E272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There are two inconsistencies. First, there are only 1,766 questions in the treatment group instead of 3,613. </w:t>
      </w:r>
    </w:p>
    <w:p w14:paraId="55C78ED5" w14:textId="3B5E233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read carefully about the revised section (section 6.3.2.2), highlighted by the authors. I found my concerns were not addressed. The authors just rephrased the above-quoted paragraph by removing the numbers and avoiding disclosing the number of questions in the </w:t>
      </w:r>
      <w:r w:rsidRPr="00313E6C">
        <w:rPr>
          <w:rFonts w:eastAsia="SimSun"/>
          <w:i/>
          <w:iCs/>
          <w:kern w:val="2"/>
        </w:rPr>
        <w:lastRenderedPageBreak/>
        <w:t>top 25% and bottom 25% subsamples in the analysis. It is concerning.</w:t>
      </w:r>
    </w:p>
    <w:p w14:paraId="214E6424" w14:textId="4226963F" w:rsidR="00DE1230"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For my first concern, it can be a mistake on the authors</w:t>
      </w:r>
      <w:r w:rsidR="003834AA" w:rsidRPr="00F01C4A">
        <w:rPr>
          <w:rFonts w:eastAsia="SimSun"/>
          <w:i/>
          <w:iCs/>
          <w:kern w:val="2"/>
        </w:rPr>
        <w:t>’</w:t>
      </w:r>
      <w:r w:rsidRPr="00F01C4A">
        <w:rPr>
          <w:rFonts w:eastAsia="SimSun"/>
          <w:i/>
          <w:iCs/>
          <w:kern w:val="2"/>
        </w:rPr>
        <w:t xml:space="preserve"> side in treating the 3,613 questions as treated questions. But the authors need to </w:t>
      </w:r>
      <w:r w:rsidRPr="001F085E">
        <w:rPr>
          <w:rFonts w:eastAsia="SimSun"/>
          <w:i/>
          <w:iCs/>
          <w:kern w:val="2"/>
        </w:rPr>
        <w:t>respond to the comment and point out how they address it</w:t>
      </w:r>
      <w:r w:rsidRPr="00F01C4A">
        <w:rPr>
          <w:rFonts w:eastAsia="SimSun"/>
          <w:i/>
          <w:iCs/>
          <w:kern w:val="2"/>
        </w:rPr>
        <w:t xml:space="preserve">. </w:t>
      </w:r>
      <w:r w:rsidRPr="001F085E">
        <w:rPr>
          <w:rFonts w:eastAsia="SimSun"/>
          <w:i/>
          <w:iCs/>
          <w:kern w:val="2"/>
        </w:rPr>
        <w:t>For my second concern, the authors need to put the real number of treated questions in each subsample</w:t>
      </w:r>
      <w:r w:rsidRPr="00F01C4A">
        <w:rPr>
          <w:rFonts w:eastAsia="SimSun"/>
          <w:i/>
          <w:iCs/>
          <w:kern w:val="2"/>
        </w:rPr>
        <w:t>.</w:t>
      </w:r>
    </w:p>
    <w:p w14:paraId="57646EA7" w14:textId="77777777" w:rsidR="00DE1230" w:rsidRPr="00313E6C" w:rsidRDefault="00DE1230" w:rsidP="00DE1230">
      <w:pPr>
        <w:widowControl w:val="0"/>
        <w:autoSpaceDE w:val="0"/>
        <w:autoSpaceDN w:val="0"/>
        <w:adjustRightInd w:val="0"/>
        <w:spacing w:before="120" w:after="120"/>
        <w:jc w:val="both"/>
      </w:pPr>
      <w:r w:rsidRPr="00313E6C">
        <w:rPr>
          <w:rFonts w:eastAsia="SimSun"/>
          <w:b/>
          <w:bCs/>
          <w:i/>
          <w:iCs/>
          <w:kern w:val="2"/>
          <w:u w:val="single"/>
        </w:rPr>
        <w:t>Response</w:t>
      </w:r>
    </w:p>
    <w:p w14:paraId="287F1DE9" w14:textId="7E05A736" w:rsidR="00D321AE" w:rsidRPr="00313E6C" w:rsidRDefault="00A30B99" w:rsidP="00FD1A18">
      <w:pPr>
        <w:pStyle w:val="Paragraph"/>
      </w:pPr>
      <w:r w:rsidRPr="00313E6C">
        <w:t xml:space="preserve">We apologize for the </w:t>
      </w:r>
      <w:r w:rsidR="00D321AE" w:rsidRPr="00313E6C">
        <w:t>typos</w:t>
      </w:r>
      <w:r w:rsidRPr="00313E6C">
        <w:t xml:space="preserve"> in our previous response.</w:t>
      </w:r>
      <w:r w:rsidR="00E272B6" w:rsidRPr="00313E6C">
        <w:t xml:space="preserve"> </w:t>
      </w:r>
    </w:p>
    <w:p w14:paraId="7B3D7002" w14:textId="7453AC4C" w:rsidR="00A30B99" w:rsidRPr="00313E6C" w:rsidRDefault="00A30B99" w:rsidP="00FD1A18">
      <w:pPr>
        <w:pStyle w:val="Paragraph"/>
      </w:pPr>
      <w:r w:rsidRPr="00313E6C">
        <w:t>Th</w:t>
      </w:r>
      <w:r w:rsidR="00D321AE" w:rsidRPr="00313E6C">
        <w:t xml:space="preserve">e treatment group size </w:t>
      </w:r>
      <w:r w:rsidRPr="00313E6C">
        <w:t>was a typo</w:t>
      </w:r>
      <w:r w:rsidR="00730942" w:rsidRPr="00313E6C">
        <w:t xml:space="preserve"> in the letter</w:t>
      </w:r>
      <w:r w:rsidRPr="00313E6C">
        <w:t xml:space="preserve">. </w:t>
      </w:r>
      <w:r w:rsidR="00730942" w:rsidRPr="00313E6C">
        <w:t>As reported in Sectio</w:t>
      </w:r>
      <w:r w:rsidR="004F7EBF" w:rsidRPr="00313E6C">
        <w:t>n</w:t>
      </w:r>
      <w:r w:rsidR="00730942" w:rsidRPr="00313E6C">
        <w:t xml:space="preserve"> 4.2, t</w:t>
      </w:r>
      <w:r w:rsidRPr="00313E6C">
        <w:t>he treatment group contains 1,766 questions; 3,613 is the total across both treatment and control groups. This was purely a reporting error</w:t>
      </w:r>
      <w:r w:rsidR="00730942" w:rsidRPr="00313E6C">
        <w:t xml:space="preserve"> in the letter</w:t>
      </w:r>
      <w:r w:rsidRPr="00313E6C">
        <w:t xml:space="preserve">; all statistical analyses were conducted on the correct samples. </w:t>
      </w:r>
    </w:p>
    <w:p w14:paraId="0B0B56EA" w14:textId="557FFD9B" w:rsidR="00E272B6" w:rsidRPr="00313E6C" w:rsidRDefault="00D321AE" w:rsidP="00FD1A18">
      <w:pPr>
        <w:pStyle w:val="Paragraph"/>
      </w:pPr>
      <w:r w:rsidRPr="00313E6C">
        <w:t>T</w:t>
      </w:r>
      <w:r w:rsidR="006B60BE" w:rsidRPr="00313E6C">
        <w:t xml:space="preserve">he </w:t>
      </w:r>
      <w:r w:rsidRPr="00313E6C">
        <w:t xml:space="preserve">number </w:t>
      </w:r>
      <w:r w:rsidR="00E71BCF" w:rsidRPr="00313E6C">
        <w:t>“</w:t>
      </w:r>
      <w:r w:rsidR="006B60BE" w:rsidRPr="00313E6C">
        <w:t>993</w:t>
      </w:r>
      <w:r w:rsidR="00E71BCF" w:rsidRPr="00313E6C">
        <w:t>”</w:t>
      </w:r>
      <w:r w:rsidR="006B60BE" w:rsidRPr="00313E6C">
        <w:t xml:space="preserve"> </w:t>
      </w:r>
      <w:r w:rsidRPr="00313E6C">
        <w:t>was also a report</w:t>
      </w:r>
      <w:r w:rsidR="004F7EBF" w:rsidRPr="00313E6C">
        <w:t>ing</w:t>
      </w:r>
      <w:r w:rsidRPr="00313E6C">
        <w:t xml:space="preserve"> error </w:t>
      </w:r>
      <w:r w:rsidR="004F7EBF" w:rsidRPr="00313E6C">
        <w:t>due to a</w:t>
      </w:r>
      <w:r w:rsidRPr="00313E6C">
        <w:t xml:space="preserve"> typo. T</w:t>
      </w:r>
      <w:r w:rsidR="006B60BE" w:rsidRPr="00313E6C">
        <w:t xml:space="preserve">he actual statistical analyses were conducted </w:t>
      </w:r>
      <w:r w:rsidRPr="00313E6C">
        <w:t xml:space="preserve">on </w:t>
      </w:r>
      <w:r w:rsidR="006B60BE" w:rsidRPr="00313E6C">
        <w:t>correct subsamples</w:t>
      </w:r>
      <w:r w:rsidR="005E6416" w:rsidRPr="00313E6C">
        <w:t xml:space="preserve">, with </w:t>
      </w:r>
      <w:r w:rsidR="004F7EBF" w:rsidRPr="00313E6C">
        <w:t xml:space="preserve">a </w:t>
      </w:r>
      <w:r w:rsidR="005E6416" w:rsidRPr="00313E6C">
        <w:t>h</w:t>
      </w:r>
      <w:r w:rsidR="00E272B6" w:rsidRPr="00313E6C">
        <w:t>igh-quality first answer subsample (top 25%): N = 1,697</w:t>
      </w:r>
      <w:r w:rsidR="00094A1A" w:rsidRPr="00313E6C">
        <w:t>;</w:t>
      </w:r>
      <w:r w:rsidR="00E272B6" w:rsidRPr="00313E6C">
        <w:t xml:space="preserve"> </w:t>
      </w:r>
      <w:r w:rsidR="004F7EBF" w:rsidRPr="00313E6C">
        <w:t>and with a l</w:t>
      </w:r>
      <w:r w:rsidR="00E272B6" w:rsidRPr="00313E6C">
        <w:t>ow-quality first answer subsample (bottom 25%): N = 1,945</w:t>
      </w:r>
      <w:r w:rsidR="005E6416" w:rsidRPr="00313E6C">
        <w:t>.</w:t>
      </w:r>
      <w:r w:rsidR="00006439" w:rsidRPr="00313E6C">
        <w:t xml:space="preserve"> Here, we note that this analysis is at the answer level.</w:t>
      </w:r>
    </w:p>
    <w:p w14:paraId="54D2C300" w14:textId="60256689" w:rsidR="000B59FA" w:rsidRPr="00313E6C" w:rsidRDefault="00F01C4A">
      <w:pPr>
        <w:pStyle w:val="Paragraph"/>
        <w:pPrChange w:id="1101" w:author="Dylan CHEN" w:date="2026-08-29T21:30:00Z" w16du:dateUtc="2026-08-29T13:30:00Z">
          <w:pPr>
            <w:spacing w:before="120" w:after="120"/>
          </w:pPr>
        </w:pPrChange>
      </w:pPr>
      <w:r>
        <w:t xml:space="preserve">Please note that due to the </w:t>
      </w:r>
      <w:r w:rsidR="00610894" w:rsidRPr="00313E6C">
        <w:t>update</w:t>
      </w:r>
      <w:r>
        <w:t xml:space="preserve"> of the </w:t>
      </w:r>
      <w:r w:rsidR="00610894" w:rsidRPr="00313E6C">
        <w:t xml:space="preserve">theoretical framework, we removed all </w:t>
      </w:r>
      <w:r>
        <w:t xml:space="preserve">reviewer recognition analyses from </w:t>
      </w:r>
      <w:r w:rsidR="00610894" w:rsidRPr="00313E6C">
        <w:t xml:space="preserve">the manuscript. But we discussed the analysis details here in response to </w:t>
      </w:r>
      <w:del w:id="1102" w:author="Dylan CHEN" w:date="2026-08-29T23:29:00Z" w16du:dateUtc="2026-08-29T15:29:00Z">
        <w:r w:rsidR="00610894" w:rsidRPr="00313E6C" w:rsidDel="006D55E1">
          <w:delText>the reviewer</w:delText>
        </w:r>
      </w:del>
      <w:ins w:id="1103" w:author="Dylan CHEN" w:date="2026-08-29T23:29:00Z" w16du:dateUtc="2026-08-29T15:29:00Z">
        <w:r w:rsidR="006D55E1">
          <w:t>your</w:t>
        </w:r>
      </w:ins>
      <w:del w:id="1104" w:author="Dylan CHEN" w:date="2026-08-29T23:29:00Z" w16du:dateUtc="2026-08-29T15:29:00Z">
        <w:r w:rsidR="003834AA" w:rsidRPr="00313E6C" w:rsidDel="006D55E1">
          <w:delText>’</w:delText>
        </w:r>
        <w:r w:rsidR="00610894" w:rsidRPr="00313E6C" w:rsidDel="006D55E1">
          <w:delText>s</w:delText>
        </w:r>
      </w:del>
      <w:r w:rsidR="00610894" w:rsidRPr="00313E6C">
        <w:t xml:space="preserve"> concern.</w:t>
      </w:r>
    </w:p>
    <w:p w14:paraId="5C29677F" w14:textId="6AA4F187" w:rsidR="000D507F" w:rsidRPr="00313E6C" w:rsidRDefault="000D507F" w:rsidP="000D507F">
      <w:pPr>
        <w:spacing w:before="120" w:after="120"/>
        <w:rPr>
          <w:b/>
        </w:rPr>
      </w:pPr>
      <w:r w:rsidRPr="00313E6C">
        <w:t>---------------------------------------------------------------------------------------------------------------------</w:t>
      </w:r>
    </w:p>
    <w:p w14:paraId="477B499E" w14:textId="7A95A3C0"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9</w:t>
      </w:r>
      <w:r w:rsidR="00EC1097">
        <w:rPr>
          <w:rFonts w:eastAsia="SimSun"/>
          <w:b/>
          <w:bCs/>
          <w:kern w:val="2"/>
        </w:rPr>
        <w:t>*</w:t>
      </w:r>
    </w:p>
    <w:p w14:paraId="5FC40AE3" w14:textId="3C168A3E" w:rsidR="000D507F" w:rsidRPr="00313E6C" w:rsidRDefault="0062056C"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R2-9. I suggested the authors run a t-test for their randomization checks. The authors followed. Hence, I am good on that.</w:t>
      </w:r>
    </w:p>
    <w:p w14:paraId="7EE29428"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976CA" w14:textId="53037767" w:rsidR="00CD0FED" w:rsidRPr="00313E6C" w:rsidRDefault="003D4073">
      <w:pPr>
        <w:pStyle w:val="Paragraph"/>
        <w:pPrChange w:id="1105" w:author="Dylan CHEN" w:date="2026-08-29T21:31:00Z" w16du:dateUtc="2026-08-29T13:31:00Z">
          <w:pPr>
            <w:pStyle w:val="NormalWeb"/>
          </w:pPr>
        </w:pPrChange>
      </w:pPr>
      <w:r w:rsidRPr="00313E6C">
        <w:t>We are happy you are satisfied with this response</w:t>
      </w:r>
      <w:r w:rsidR="0062056C" w:rsidRPr="00313E6C">
        <w:t>.</w:t>
      </w:r>
    </w:p>
    <w:p w14:paraId="157A7D38" w14:textId="77777777" w:rsidR="000D507F" w:rsidRPr="00313E6C" w:rsidRDefault="000D507F" w:rsidP="000D507F">
      <w:pPr>
        <w:spacing w:before="120" w:after="120"/>
        <w:rPr>
          <w:b/>
        </w:rPr>
      </w:pPr>
      <w:r w:rsidRPr="00313E6C">
        <w:t>---------------------------------------------------------------------------------------------------------------------</w:t>
      </w:r>
    </w:p>
    <w:p w14:paraId="172292BB" w14:textId="7EFD760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10</w:t>
      </w:r>
      <w:r w:rsidR="00EC1097">
        <w:rPr>
          <w:rFonts w:eastAsia="SimSun"/>
          <w:b/>
          <w:bCs/>
          <w:kern w:val="2"/>
        </w:rPr>
        <w:t>*</w:t>
      </w:r>
    </w:p>
    <w:p w14:paraId="20FEA927" w14:textId="33193D2B"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EC1097">
        <w:rPr>
          <w:rFonts w:eastAsia="SimSun"/>
          <w:i/>
          <w:iCs/>
          <w:kern w:val="2"/>
        </w:rPr>
        <w:t xml:space="preserve">There are 1,766 questions in the treatment group, which contain an AI answer. Those 1,766 questions are posted across 150 days. I am really curious about how the authors monitor and observe. </w:t>
      </w:r>
      <w:r w:rsidRPr="001F085E">
        <w:rPr>
          <w:rFonts w:eastAsia="SimSun"/>
          <w:i/>
          <w:iCs/>
          <w:kern w:val="2"/>
        </w:rPr>
        <w:t>They should explain the process more clearly</w:t>
      </w:r>
      <w:r w:rsidRPr="00EC1097">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commentRangeStart w:id="1106"/>
      <w:r w:rsidRPr="00313E6C">
        <w:rPr>
          <w:rFonts w:eastAsia="SimSun"/>
          <w:b/>
          <w:bCs/>
          <w:i/>
          <w:iCs/>
          <w:kern w:val="2"/>
          <w:u w:val="single"/>
        </w:rPr>
        <w:t>Response</w:t>
      </w:r>
      <w:commentRangeEnd w:id="1106"/>
      <w:r w:rsidR="00C81E2E" w:rsidRPr="00313E6C">
        <w:rPr>
          <w:rStyle w:val="CommentReference"/>
          <w:rFonts w:eastAsia="SimSun"/>
          <w:b/>
          <w:bCs/>
          <w:i/>
          <w:iCs/>
          <w:kern w:val="2"/>
          <w:sz w:val="24"/>
          <w:szCs w:val="24"/>
          <w:u w:val="single"/>
        </w:rPr>
        <w:commentReference w:id="1106"/>
      </w:r>
    </w:p>
    <w:p w14:paraId="6F0F017E" w14:textId="365CB7E0" w:rsidR="00CB3B5B" w:rsidRDefault="00CB3B5B" w:rsidP="00CB3B5B">
      <w:pPr>
        <w:pStyle w:val="NormalWeb"/>
        <w:rPr>
          <w:ins w:id="1107" w:author="Prof. LIU Ben" w:date="2026-08-31T00:31:00Z" w16du:dateUtc="2026-08-30T16:31:00Z"/>
          <w:color w:val="000000"/>
        </w:rPr>
      </w:pPr>
      <w:bookmarkStart w:id="1108" w:name="OLE_LINK25"/>
      <w:ins w:id="1109" w:author="Prof. LIU Ben" w:date="2026-08-31T00:31:00Z" w16du:dateUtc="2026-08-30T16:31:00Z">
        <w:r>
          <w:rPr>
            <w:color w:val="000000"/>
          </w:rPr>
          <w:t>We thank you for pressing us on this point. We clarify the procedures below.</w:t>
        </w:r>
      </w:ins>
    </w:p>
    <w:p w14:paraId="2C8CEC47" w14:textId="21C84F4E" w:rsidR="00CA73EB" w:rsidRDefault="00CB3B5B" w:rsidP="00CA73EB">
      <w:pPr>
        <w:rPr>
          <w:ins w:id="1110" w:author="Prof. LIU Ben" w:date="2026-08-31T00:34:00Z" w16du:dateUtc="2026-08-30T16:34:00Z"/>
          <w:color w:val="000000"/>
        </w:rPr>
      </w:pPr>
      <w:ins w:id="1111" w:author="Prof. LIU Ben" w:date="2026-08-31T00:33:00Z" w16du:dateUtc="2026-08-30T16:33:00Z">
        <w:r>
          <w:rPr>
            <w:color w:val="000000"/>
          </w:rPr>
          <w:lastRenderedPageBreak/>
          <w:t xml:space="preserve">Our </w:t>
        </w:r>
        <w:r>
          <w:rPr>
            <w:rFonts w:hint="eastAsia"/>
            <w:color w:val="000000"/>
          </w:rPr>
          <w:t xml:space="preserve">original </w:t>
        </w:r>
        <w:r>
          <w:rPr>
            <w:color w:val="000000"/>
          </w:rPr>
          <w:t>understanding of the timing rest</w:t>
        </w:r>
        <w:r>
          <w:rPr>
            <w:rFonts w:hint="eastAsia"/>
            <w:color w:val="000000"/>
          </w:rPr>
          <w:t>ed</w:t>
        </w:r>
        <w:r>
          <w:rPr>
            <w:color w:val="000000"/>
          </w:rPr>
          <w:t xml:space="preserve"> on t</w:t>
        </w:r>
        <w:r>
          <w:rPr>
            <w:rFonts w:hint="eastAsia"/>
            <w:color w:val="000000"/>
          </w:rPr>
          <w:t>wo</w:t>
        </w:r>
        <w:r>
          <w:rPr>
            <w:color w:val="000000"/>
          </w:rPr>
          <w:t xml:space="preserve"> sources</w:t>
        </w:r>
        <w:r>
          <w:rPr>
            <w:rFonts w:hint="eastAsia"/>
            <w:color w:val="000000"/>
          </w:rPr>
          <w:t xml:space="preserve">. </w:t>
        </w:r>
      </w:ins>
      <w:ins w:id="1112" w:author="Dylan CHEN" w:date="2026-08-30T17:19:00Z" w16du:dateUtc="2026-08-30T09:19:00Z">
        <w:del w:id="1113" w:author="Prof. LIU Ben" w:date="2026-08-31T00:33:00Z" w16du:dateUtc="2026-08-30T16:33:00Z">
          <w:r w:rsidR="002205D2" w:rsidRPr="00CA73EB" w:rsidDel="00CB3B5B">
            <w:rPr>
              <w:color w:val="000000"/>
              <w:rPrChange w:id="1114" w:author="Prof. LIU Ben" w:date="2026-08-31T00:35:00Z" w16du:dateUtc="2026-08-30T16:35:00Z">
                <w:rPr>
                  <w:rStyle w:val="Strong"/>
                  <w:b w:val="0"/>
                  <w:bCs w:val="0"/>
                </w:rPr>
              </w:rPrChange>
            </w:rPr>
            <w:delText xml:space="preserve">First, </w:delText>
          </w:r>
        </w:del>
      </w:ins>
      <w:ins w:id="1115" w:author="Prof. LIU Ben" w:date="2026-08-31T00:32:00Z" w16du:dateUtc="2026-08-30T16:32:00Z">
        <w:r>
          <w:rPr>
            <w:color w:val="000000"/>
          </w:rPr>
          <w:t>First, throughout the</w:t>
        </w:r>
      </w:ins>
      <w:ins w:id="1116" w:author="Prof. LIU Ben" w:date="2026-08-31T00:33:00Z" w16du:dateUtc="2026-08-30T16:33:00Z">
        <w:r>
          <w:rPr>
            <w:rFonts w:hint="eastAsia"/>
            <w:color w:val="000000"/>
          </w:rPr>
          <w:t xml:space="preserve"> data</w:t>
        </w:r>
      </w:ins>
      <w:ins w:id="1117" w:author="Prof. LIU Ben" w:date="2026-08-31T00:32:00Z" w16du:dateUtc="2026-08-30T16:32:00Z">
        <w:r>
          <w:rPr>
            <w:color w:val="000000"/>
          </w:rPr>
          <w:t xml:space="preserve"> collection period</w:t>
        </w:r>
      </w:ins>
      <w:ins w:id="1118" w:author="Prof. LIU Ben" w:date="2026-08-31T00:34:00Z" w16du:dateUtc="2026-08-30T16:34:00Z">
        <w:r w:rsidR="00CA73EB">
          <w:rPr>
            <w:rFonts w:hint="eastAsia"/>
            <w:color w:val="000000"/>
          </w:rPr>
          <w:t>,</w:t>
        </w:r>
      </w:ins>
      <w:ins w:id="1119" w:author="Prof. LIU Ben" w:date="2026-08-31T00:32:00Z" w16du:dateUtc="2026-08-30T16:32:00Z">
        <w:r>
          <w:rPr>
            <w:color w:val="000000"/>
          </w:rPr>
          <w:t xml:space="preserve"> we conducted multiple checks daily to ensure the data collection </w:t>
        </w:r>
      </w:ins>
      <w:ins w:id="1120" w:author="Prof. LIU Ben" w:date="2026-08-31T00:34:00Z" w16du:dateUtc="2026-08-30T16:34:00Z">
        <w:r w:rsidR="00CA73EB">
          <w:rPr>
            <w:color w:val="000000"/>
          </w:rPr>
          <w:t>was proceeding without issues</w:t>
        </w:r>
      </w:ins>
      <w:ins w:id="1121" w:author="Prof. LIU Ben" w:date="2026-08-31T00:32:00Z" w16du:dateUtc="2026-08-30T16:32:00Z">
        <w:r>
          <w:rPr>
            <w:color w:val="000000"/>
          </w:rPr>
          <w:t>.</w:t>
        </w:r>
      </w:ins>
      <w:ins w:id="1122" w:author="Prof. LIU Ben" w:date="2026-08-31T00:35:00Z" w16du:dateUtc="2026-08-30T16:35:00Z">
        <w:r w:rsidR="00CA73EB">
          <w:rPr>
            <w:rFonts w:hint="eastAsia"/>
            <w:color w:val="000000"/>
          </w:rPr>
          <w:t xml:space="preserve"> </w:t>
        </w:r>
      </w:ins>
      <w:ins w:id="1123" w:author="Prof. LIU Ben" w:date="2026-08-31T00:34:00Z" w16du:dateUtc="2026-08-30T16:34:00Z">
        <w:r w:rsidR="00CA73EB">
          <w:rPr>
            <w:color w:val="000000"/>
          </w:rPr>
          <w:t xml:space="preserve">These daily checks never turned up a treated question that initially lacked an AI answer but displayed one at a later check, </w:t>
        </w:r>
      </w:ins>
      <w:ins w:id="1124" w:author="Prof. LIU Ben" w:date="2026-08-31T00:35:00Z" w16du:dateUtc="2026-08-30T16:35:00Z">
        <w:r w:rsidR="00CA73EB">
          <w:rPr>
            <w:rFonts w:hint="eastAsia"/>
            <w:color w:val="000000"/>
          </w:rPr>
          <w:t>which indicates</w:t>
        </w:r>
      </w:ins>
      <w:ins w:id="1125" w:author="Prof. LIU Ben" w:date="2026-08-31T00:34:00Z" w16du:dateUtc="2026-08-30T16:34:00Z">
        <w:r w:rsidR="00CA73EB">
          <w:rPr>
            <w:color w:val="000000"/>
          </w:rPr>
          <w:t xml:space="preserve"> that AI answers did not appear after a long delay.</w:t>
        </w:r>
      </w:ins>
    </w:p>
    <w:p w14:paraId="37D4F331" w14:textId="77777777" w:rsidR="00CA73EB" w:rsidRDefault="00CA73EB" w:rsidP="00CB3B5B">
      <w:pPr>
        <w:rPr>
          <w:ins w:id="1126" w:author="Prof. LIU Ben" w:date="2026-08-31T00:32:00Z" w16du:dateUtc="2026-08-30T16:32:00Z"/>
          <w:rFonts w:hint="eastAsia"/>
          <w:color w:val="000000"/>
        </w:rPr>
      </w:pPr>
    </w:p>
    <w:p w14:paraId="60E23AD6" w14:textId="77777777" w:rsidR="00CA73EB" w:rsidRDefault="00CA73EB" w:rsidP="00CA73EB">
      <w:pPr>
        <w:rPr>
          <w:ins w:id="1127" w:author="Prof. LIU Ben" w:date="2026-08-31T00:36:00Z" w16du:dateUtc="2026-08-30T16:36:00Z"/>
          <w:color w:val="000000"/>
        </w:rPr>
      </w:pPr>
      <w:ins w:id="1128" w:author="Prof. LIU Ben" w:date="2026-08-31T00:36:00Z" w16du:dateUtc="2026-08-30T16:36:00Z">
        <w:r>
          <w:rPr>
            <w:color w:val="000000"/>
          </w:rPr>
          <w:t xml:space="preserve">Second, to examine the timing more closely, we devoted one daytime session to frequent manual observation: each time we opened a newly posted question that contained an AI answer, the question was less than five minutes old and the AI answer was already present. This session, rather than continuous monitoring of all 1,766 questions, was the basis for our original statement. </w:t>
        </w:r>
      </w:ins>
    </w:p>
    <w:p w14:paraId="27F4B6A3" w14:textId="15A72597" w:rsidR="00CA73EB" w:rsidRDefault="00CA73EB" w:rsidP="00CA73EB">
      <w:pPr>
        <w:pStyle w:val="NormalWeb"/>
        <w:rPr>
          <w:ins w:id="1129" w:author="Prof. LIU Ben" w:date="2026-08-31T00:40:00Z" w16du:dateUtc="2026-08-30T16:40:00Z"/>
          <w:color w:val="000000"/>
        </w:rPr>
      </w:pPr>
      <w:ins w:id="1130" w:author="Prof. LIU Ben" w:date="2026-08-31T00:40:00Z" w16du:dateUtc="2026-08-30T16:40:00Z">
        <w:r>
          <w:rPr>
            <w:color w:val="000000"/>
          </w:rPr>
          <w:t xml:space="preserve">To obtain a definitive </w:t>
        </w:r>
        <w:r>
          <w:rPr>
            <w:rFonts w:hint="eastAsia"/>
            <w:color w:val="000000"/>
          </w:rPr>
          <w:t>answer</w:t>
        </w:r>
        <w:r>
          <w:rPr>
            <w:color w:val="000000"/>
          </w:rPr>
          <w:t xml:space="preserve"> </w:t>
        </w:r>
        <w:r>
          <w:rPr>
            <w:rFonts w:hint="eastAsia"/>
            <w:color w:val="000000"/>
          </w:rPr>
          <w:t>about</w:t>
        </w:r>
        <w:r>
          <w:rPr>
            <w:color w:val="000000"/>
          </w:rPr>
          <w:t xml:space="preserve"> the timing, we consulted SegmentFault</w:t>
        </w:r>
        <w:r>
          <w:rPr>
            <w:color w:val="000000"/>
          </w:rPr>
          <w:t>’</w:t>
        </w:r>
        <w:r>
          <w:rPr>
            <w:color w:val="000000"/>
          </w:rPr>
          <w:t xml:space="preserve">s operational manager, who oversaw the experiment. </w:t>
        </w:r>
        <w:r>
          <w:rPr>
            <w:rFonts w:hint="eastAsia"/>
            <w:color w:val="000000"/>
          </w:rPr>
          <w:t>T</w:t>
        </w:r>
        <w:r>
          <w:rPr>
            <w:color w:val="000000"/>
          </w:rPr>
          <w:t xml:space="preserve">he manager explained the underlying mechanism: </w:t>
        </w:r>
      </w:ins>
      <w:ins w:id="1131" w:author="Prof. LIU Ben" w:date="2026-08-31T01:15:00Z" w16du:dateUtc="2026-08-30T17:15:00Z">
        <w:r w:rsidR="001D337F">
          <w:rPr>
            <w:color w:val="000000"/>
          </w:rPr>
          <w:t xml:space="preserve">the platform assigns each newly posted question to either the treatment or control group, and once a question is assigned to the treatment group, the system sends its content to </w:t>
        </w:r>
        <w:r w:rsidR="001D337F">
          <w:rPr>
            <w:rFonts w:hint="eastAsia"/>
            <w:color w:val="000000"/>
          </w:rPr>
          <w:t>its</w:t>
        </w:r>
        <w:r w:rsidR="001D337F">
          <w:rPr>
            <w:color w:val="000000"/>
          </w:rPr>
          <w:t xml:space="preserve"> LLM and begins answer generation, with no designed delay between </w:t>
        </w:r>
        <w:r w:rsidR="001D337F">
          <w:rPr>
            <w:rFonts w:hint="eastAsia"/>
            <w:color w:val="000000"/>
          </w:rPr>
          <w:t xml:space="preserve">the question </w:t>
        </w:r>
        <w:r w:rsidR="001D337F">
          <w:rPr>
            <w:color w:val="000000"/>
          </w:rPr>
          <w:t xml:space="preserve">posting and </w:t>
        </w:r>
        <w:r w:rsidR="001D337F">
          <w:rPr>
            <w:rFonts w:hint="eastAsia"/>
            <w:color w:val="000000"/>
          </w:rPr>
          <w:t xml:space="preserve">answer </w:t>
        </w:r>
        <w:r w:rsidR="001D337F">
          <w:rPr>
            <w:color w:val="000000"/>
          </w:rPr>
          <w:t>generation</w:t>
        </w:r>
      </w:ins>
      <w:ins w:id="1132" w:author="Prof. LIU Ben" w:date="2026-08-31T00:40:00Z" w16du:dateUtc="2026-08-30T16:40:00Z">
        <w:r>
          <w:rPr>
            <w:color w:val="000000"/>
          </w:rPr>
          <w:t>.</w:t>
        </w:r>
      </w:ins>
    </w:p>
    <w:p w14:paraId="720F51F2" w14:textId="2B8CA901" w:rsidR="00CA73EB" w:rsidRPr="00CA73EB" w:rsidRDefault="00CA73EB" w:rsidP="00CA73EB">
      <w:pPr>
        <w:pStyle w:val="NormalWeb"/>
        <w:rPr>
          <w:ins w:id="1133" w:author="Prof. LIU Ben" w:date="2026-08-31T00:40:00Z" w16du:dateUtc="2026-08-30T16:40:00Z"/>
          <w:rFonts w:hint="eastAsia"/>
          <w:color w:val="000000"/>
        </w:rPr>
      </w:pPr>
      <w:ins w:id="1134" w:author="Prof. LIU Ben" w:date="2026-08-31T00:40:00Z" w16du:dateUtc="2026-08-30T16:40:00Z">
        <w:r>
          <w:rPr>
            <w:color w:val="000000"/>
          </w:rPr>
          <w:t xml:space="preserve">In light of this, we have removed the general five-minute statement and now state more concisely that </w:t>
        </w:r>
      </w:ins>
      <w:ins w:id="1135" w:author="Prof. LIU Ben" w:date="2026-08-31T00:41:00Z" w16du:dateUtc="2026-08-30T16:41:00Z">
        <w:r>
          <w:rPr>
            <w:color w:val="000000"/>
          </w:rPr>
          <w:t>“</w:t>
        </w:r>
      </w:ins>
      <w:ins w:id="1136" w:author="Prof. LIU Ben" w:date="2026-08-31T00:40:00Z" w16du:dateUtc="2026-08-30T16:40:00Z">
        <w:r>
          <w:rPr>
            <w:color w:val="000000"/>
          </w:rPr>
          <w:t>Once the system assigns a newly posted question to the treatment group, it sends the question to an LLM to generate an answer.</w:t>
        </w:r>
      </w:ins>
      <w:ins w:id="1137" w:author="Prof. LIU Ben" w:date="2026-08-31T00:41:00Z" w16du:dateUtc="2026-08-30T16:41:00Z">
        <w:r>
          <w:rPr>
            <w:color w:val="000000"/>
          </w:rPr>
          <w:t>”</w:t>
        </w:r>
      </w:ins>
    </w:p>
    <w:p w14:paraId="20D2CCDD" w14:textId="2047D725" w:rsidR="002205D2" w:rsidRPr="00CA73EB" w:rsidDel="00CA73EB" w:rsidRDefault="002205D2" w:rsidP="00CA73EB">
      <w:pPr>
        <w:rPr>
          <w:ins w:id="1138" w:author="Dylan CHEN" w:date="2026-08-30T17:19:00Z" w16du:dateUtc="2026-08-30T09:19:00Z"/>
          <w:del w:id="1139" w:author="Prof. LIU Ben" w:date="2026-08-31T00:37:00Z" w16du:dateUtc="2026-08-30T16:37:00Z"/>
          <w:rStyle w:val="Strong"/>
          <w:b w:val="0"/>
          <w:bCs w:val="0"/>
          <w:color w:val="000000"/>
          <w:rPrChange w:id="1140" w:author="Prof. LIU Ben" w:date="2026-08-31T00:38:00Z" w16du:dateUtc="2026-08-30T16:38:00Z">
            <w:rPr>
              <w:ins w:id="1141" w:author="Dylan CHEN" w:date="2026-08-30T17:19:00Z" w16du:dateUtc="2026-08-30T09:19:00Z"/>
              <w:del w:id="1142" w:author="Prof. LIU Ben" w:date="2026-08-31T00:37:00Z" w16du:dateUtc="2026-08-30T16:37:00Z"/>
              <w:rStyle w:val="Strong"/>
              <w:b w:val="0"/>
              <w:bCs w:val="0"/>
            </w:rPr>
          </w:rPrChange>
        </w:rPr>
        <w:pPrChange w:id="1143" w:author="Prof. LIU Ben" w:date="2026-08-31T00:38:00Z" w16du:dateUtc="2026-08-30T16:38:00Z">
          <w:pPr>
            <w:pStyle w:val="Paragraph"/>
          </w:pPr>
        </w:pPrChange>
      </w:pPr>
      <w:ins w:id="1144" w:author="Dylan CHEN" w:date="2026-08-30T17:19:00Z" w16du:dateUtc="2026-08-30T09:19:00Z">
        <w:del w:id="1145" w:author="Prof. LIU Ben" w:date="2026-08-31T00:26:00Z" w16du:dateUtc="2026-08-30T16:26:00Z">
          <w:r w:rsidRPr="002205D2" w:rsidDel="00CB3B5B">
            <w:rPr>
              <w:rStyle w:val="Strong"/>
              <w:b w:val="0"/>
              <w:bCs w:val="0"/>
            </w:rPr>
            <w:delText>o</w:delText>
          </w:r>
        </w:del>
        <w:del w:id="1146" w:author="Prof. LIU Ben" w:date="2026-08-31T00:37:00Z" w16du:dateUtc="2026-08-30T16:37:00Z">
          <w:r w:rsidRPr="002205D2" w:rsidDel="00CA73EB">
            <w:rPr>
              <w:rStyle w:val="Strong"/>
              <w:b w:val="0"/>
              <w:bCs w:val="0"/>
            </w:rPr>
            <w:delText>ur daily checks</w:delText>
          </w:r>
        </w:del>
        <w:del w:id="1147" w:author="Prof. LIU Ben" w:date="2026-08-31T00:26:00Z" w16du:dateUtc="2026-08-30T16:26:00Z">
          <w:r w:rsidRPr="002205D2" w:rsidDel="00CB3B5B">
            <w:rPr>
              <w:rStyle w:val="Strong"/>
              <w:b w:val="0"/>
              <w:bCs w:val="0"/>
            </w:rPr>
            <w:delText xml:space="preserve"> during data collection</w:delText>
          </w:r>
        </w:del>
        <w:del w:id="1148" w:author="Prof. LIU Ben" w:date="2026-08-31T00:37:00Z" w16du:dateUtc="2026-08-30T16:37:00Z">
          <w:r w:rsidRPr="002205D2" w:rsidDel="00CA73EB">
            <w:rPr>
              <w:rStyle w:val="Strong"/>
              <w:b w:val="0"/>
              <w:bCs w:val="0"/>
            </w:rPr>
            <w:delText xml:space="preserve"> </w:delText>
          </w:r>
        </w:del>
        <w:del w:id="1149" w:author="Prof. LIU Ben" w:date="2026-08-31T00:26:00Z" w16du:dateUtc="2026-08-30T16:26:00Z">
          <w:r w:rsidRPr="002205D2" w:rsidDel="00CB3B5B">
            <w:rPr>
              <w:rStyle w:val="Strong"/>
              <w:b w:val="0"/>
              <w:bCs w:val="0"/>
            </w:rPr>
            <w:delText>suggested</w:delText>
          </w:r>
        </w:del>
        <w:del w:id="1150" w:author="Prof. LIU Ben" w:date="2026-08-31T00:37:00Z" w16du:dateUtc="2026-08-30T16:37:00Z">
          <w:r w:rsidRPr="002205D2" w:rsidDel="00CA73EB">
            <w:rPr>
              <w:rStyle w:val="Strong"/>
              <w:b w:val="0"/>
              <w:bCs w:val="0"/>
            </w:rPr>
            <w:delText xml:space="preserve"> that AI answers did not appear after a long delay. We never encountered a question that initially lacked an AI answer but displayed one during a later check.</w:delText>
          </w:r>
        </w:del>
      </w:ins>
    </w:p>
    <w:p w14:paraId="520A0F07" w14:textId="7554AF25" w:rsidR="002205D2" w:rsidRPr="002205D2" w:rsidDel="00CA73EB" w:rsidRDefault="002205D2" w:rsidP="00CA73EB">
      <w:pPr>
        <w:rPr>
          <w:ins w:id="1151" w:author="Dylan CHEN" w:date="2026-08-30T17:19:00Z" w16du:dateUtc="2026-08-30T09:19:00Z"/>
          <w:del w:id="1152" w:author="Prof. LIU Ben" w:date="2026-08-31T00:37:00Z" w16du:dateUtc="2026-08-30T16:37:00Z"/>
          <w:rStyle w:val="Strong"/>
          <w:rFonts w:hint="eastAsia"/>
          <w:b w:val="0"/>
          <w:bCs w:val="0"/>
        </w:rPr>
        <w:pPrChange w:id="1153" w:author="Prof. LIU Ben" w:date="2026-08-31T00:38:00Z" w16du:dateUtc="2026-08-30T16:38:00Z">
          <w:pPr>
            <w:pStyle w:val="Paragraph"/>
          </w:pPr>
        </w:pPrChange>
      </w:pPr>
      <w:ins w:id="1154" w:author="Dylan CHEN" w:date="2026-08-30T17:19:00Z" w16du:dateUtc="2026-08-30T09:19:00Z">
        <w:del w:id="1155" w:author="Prof. LIU Ben" w:date="2026-08-31T00:37:00Z" w16du:dateUtc="2026-08-30T16:37:00Z">
          <w:r w:rsidRPr="002205D2" w:rsidDel="00CA73EB">
            <w:rPr>
              <w:rStyle w:val="Strong"/>
              <w:b w:val="0"/>
              <w:bCs w:val="0"/>
            </w:rPr>
            <w:delText xml:space="preserve">Second, </w:delText>
          </w:r>
        </w:del>
      </w:ins>
      <w:ins w:id="1156" w:author="Dylan CHEN" w:date="2026-08-30T17:20:00Z" w16du:dateUtc="2026-08-30T09:20:00Z">
        <w:del w:id="1157" w:author="Prof. LIU Ben" w:date="2026-08-31T00:37:00Z" w16du:dateUtc="2026-08-30T16:37:00Z">
          <w:r w:rsidDel="00CA73EB">
            <w:rPr>
              <w:rStyle w:val="Strong"/>
              <w:rFonts w:hint="eastAsia"/>
              <w:b w:val="0"/>
              <w:bCs w:val="0"/>
            </w:rPr>
            <w:delText>t</w:delText>
          </w:r>
          <w:r w:rsidRPr="002205D2" w:rsidDel="00CA73EB">
            <w:rPr>
              <w:rStyle w:val="Strong"/>
              <w:b w:val="0"/>
              <w:bCs w:val="0"/>
            </w:rPr>
            <w:delText>o examine the timing more closely, we devoted one daytime session</w:delText>
          </w:r>
        </w:del>
      </w:ins>
      <w:ins w:id="1158" w:author="Dylan CHEN" w:date="2026-08-30T17:19:00Z" w16du:dateUtc="2026-08-30T09:19:00Z">
        <w:del w:id="1159" w:author="Prof. LIU Ben" w:date="2026-08-31T00:37:00Z" w16du:dateUtc="2026-08-30T16:37:00Z">
          <w:r w:rsidRPr="002205D2" w:rsidDel="00CA73EB">
            <w:rPr>
              <w:rStyle w:val="Strong"/>
              <w:b w:val="0"/>
              <w:bCs w:val="0"/>
            </w:rPr>
            <w:delText xml:space="preserve"> of frequent manual observation. Each time we opened a new question that contained an AI answer, the question was less than five minutes old</w:delText>
          </w:r>
        </w:del>
      </w:ins>
      <w:ins w:id="1160" w:author="Dylan CHEN" w:date="2026-08-30T17:20:00Z" w16du:dateUtc="2026-08-30T09:20:00Z">
        <w:del w:id="1161" w:author="Prof. LIU Ben" w:date="2026-08-31T00:37:00Z" w16du:dateUtc="2026-08-30T16:37:00Z">
          <w:r w:rsidDel="00CA73EB">
            <w:rPr>
              <w:rStyle w:val="Strong"/>
              <w:rFonts w:hint="eastAsia"/>
              <w:b w:val="0"/>
              <w:bCs w:val="0"/>
            </w:rPr>
            <w:delText>,</w:delText>
          </w:r>
        </w:del>
      </w:ins>
      <w:ins w:id="1162" w:author="Dylan CHEN" w:date="2026-08-30T17:19:00Z" w16du:dateUtc="2026-08-30T09:19:00Z">
        <w:del w:id="1163" w:author="Prof. LIU Ben" w:date="2026-08-31T00:37:00Z" w16du:dateUtc="2026-08-30T16:37:00Z">
          <w:r w:rsidRPr="002205D2" w:rsidDel="00CA73EB">
            <w:rPr>
              <w:rStyle w:val="Strong"/>
              <w:b w:val="0"/>
              <w:bCs w:val="0"/>
            </w:rPr>
            <w:delText xml:space="preserve"> and the AI answer was already present.</w:delText>
          </w:r>
        </w:del>
      </w:ins>
    </w:p>
    <w:p w14:paraId="50DCA1CF" w14:textId="31C9859E" w:rsidR="00CA73EB" w:rsidDel="00CA73EB" w:rsidRDefault="002205D2" w:rsidP="00CA73EB">
      <w:pPr>
        <w:rPr>
          <w:ins w:id="1164" w:author="Dylan CHEN" w:date="2026-08-30T17:19:00Z" w16du:dateUtc="2026-08-30T09:19:00Z"/>
          <w:del w:id="1165" w:author="Prof. LIU Ben" w:date="2026-08-31T00:40:00Z" w16du:dateUtc="2026-08-30T16:40:00Z"/>
          <w:rStyle w:val="Strong"/>
          <w:rFonts w:hint="eastAsia"/>
          <w:b w:val="0"/>
          <w:bCs w:val="0"/>
        </w:rPr>
        <w:pPrChange w:id="1166" w:author="Prof. LIU Ben" w:date="2026-08-31T00:38:00Z" w16du:dateUtc="2026-08-30T16:38:00Z">
          <w:pPr>
            <w:pStyle w:val="Paragraph"/>
          </w:pPr>
        </w:pPrChange>
      </w:pPr>
      <w:ins w:id="1167" w:author="Dylan CHEN" w:date="2026-08-30T17:19:00Z" w16du:dateUtc="2026-08-30T09:19:00Z">
        <w:del w:id="1168" w:author="Prof. LIU Ben" w:date="2026-08-31T00:38:00Z" w16du:dateUtc="2026-08-30T16:38:00Z">
          <w:r w:rsidRPr="002205D2" w:rsidDel="00CA73EB">
            <w:rPr>
              <w:rStyle w:val="Strong"/>
              <w:b w:val="0"/>
              <w:bCs w:val="0"/>
            </w:rPr>
            <w:delText xml:space="preserve">Third, </w:delText>
          </w:r>
        </w:del>
        <w:del w:id="1169" w:author="Prof. LIU Ben" w:date="2026-08-31T00:40:00Z" w16du:dateUtc="2026-08-30T16:40:00Z">
          <w:r w:rsidRPr="002205D2" w:rsidDel="00CA73EB">
            <w:rPr>
              <w:rStyle w:val="Strong"/>
              <w:b w:val="0"/>
              <w:bCs w:val="0"/>
            </w:rPr>
            <w:delText xml:space="preserve">we sought direct confirmation from SegmentFault’s operational manager, who oversaw the experiment. The manager confirmed that once the platform assigns a question to the treatment group, its system sends the question content to a </w:delText>
          </w:r>
        </w:del>
        <w:del w:id="1170" w:author="Prof. LIU Ben" w:date="2026-08-31T00:28:00Z" w16du:dateUtc="2026-08-30T16:28:00Z">
          <w:r w:rsidRPr="002205D2" w:rsidDel="00CB3B5B">
            <w:rPr>
              <w:rStyle w:val="Strong"/>
              <w:b w:val="0"/>
              <w:bCs w:val="0"/>
            </w:rPr>
            <w:delText>large language model</w:delText>
          </w:r>
        </w:del>
        <w:del w:id="1171" w:author="Prof. LIU Ben" w:date="2026-08-31T00:40:00Z" w16du:dateUtc="2026-08-30T16:40:00Z">
          <w:r w:rsidRPr="002205D2" w:rsidDel="00CA73EB">
            <w:rPr>
              <w:rStyle w:val="Strong"/>
              <w:b w:val="0"/>
              <w:bCs w:val="0"/>
            </w:rPr>
            <w:delText xml:space="preserve"> and starts answer generation.</w:delText>
          </w:r>
        </w:del>
      </w:ins>
    </w:p>
    <w:p w14:paraId="227B668F" w14:textId="2ED18718" w:rsidR="007E7F35" w:rsidDel="00CA73EB" w:rsidRDefault="002205D2" w:rsidP="00FD1A18">
      <w:pPr>
        <w:pStyle w:val="Paragraph"/>
        <w:rPr>
          <w:ins w:id="1172" w:author="Dylan CHEN" w:date="2026-08-29T20:35:00Z" w16du:dateUtc="2026-08-29T12:35:00Z"/>
          <w:del w:id="1173" w:author="Prof. LIU Ben" w:date="2026-08-31T00:40:00Z" w16du:dateUtc="2026-08-30T16:40:00Z"/>
        </w:rPr>
      </w:pPr>
      <w:ins w:id="1174" w:author="Dylan CHEN" w:date="2026-08-30T17:21:00Z" w16du:dateUtc="2026-08-30T09:21:00Z">
        <w:del w:id="1175" w:author="Prof. LIU Ben" w:date="2026-08-31T00:40:00Z" w16du:dateUtc="2026-08-30T16:40:00Z">
          <w:r w:rsidDel="00CA73EB">
            <w:rPr>
              <w:rFonts w:hint="eastAsia"/>
            </w:rPr>
            <w:delText>W</w:delText>
          </w:r>
        </w:del>
      </w:ins>
      <w:ins w:id="1176" w:author="Dylan CHEN" w:date="2026-08-29T20:35:00Z" w16du:dateUtc="2026-08-29T12:35:00Z">
        <w:del w:id="1177" w:author="Prof. LIU Ben" w:date="2026-08-31T00:40:00Z" w16du:dateUtc="2026-08-30T16:40:00Z">
          <w:r w:rsidR="00F35CAB" w:rsidDel="00CA73EB">
            <w:delText xml:space="preserve">e </w:delText>
          </w:r>
        </w:del>
      </w:ins>
      <w:ins w:id="1178" w:author="Dylan CHEN" w:date="2026-08-30T17:21:00Z" w16du:dateUtc="2026-08-30T09:21:00Z">
        <w:del w:id="1179" w:author="Prof. LIU Ben" w:date="2026-08-31T00:40:00Z" w16du:dateUtc="2026-08-30T16:40:00Z">
          <w:r w:rsidDel="00CA73EB">
            <w:rPr>
              <w:rFonts w:hint="eastAsia"/>
            </w:rPr>
            <w:delText>now</w:delText>
          </w:r>
        </w:del>
      </w:ins>
      <w:ins w:id="1180" w:author="Dylan CHEN" w:date="2026-08-29T20:35:00Z" w16du:dateUtc="2026-08-29T12:35:00Z">
        <w:del w:id="1181" w:author="Prof. LIU Ben" w:date="2026-08-31T00:40:00Z" w16du:dateUtc="2026-08-30T16:40:00Z">
          <w:r w:rsidR="00F35CAB" w:rsidDel="00CA73EB">
            <w:delText xml:space="preserve"> removed the general five-minute statement and now state </w:delText>
          </w:r>
        </w:del>
      </w:ins>
      <w:ins w:id="1182" w:author="Dylan CHEN" w:date="2026-08-30T17:22:00Z" w16du:dateUtc="2026-08-30T09:22:00Z">
        <w:del w:id="1183" w:author="Prof. LIU Ben" w:date="2026-08-31T00:40:00Z" w16du:dateUtc="2026-08-30T16:40:00Z">
          <w:r w:rsidDel="00CA73EB">
            <w:rPr>
              <w:rFonts w:hint="eastAsia"/>
            </w:rPr>
            <w:delText>more concis</w:delText>
          </w:r>
        </w:del>
      </w:ins>
      <w:ins w:id="1184" w:author="Dylan CHEN" w:date="2026-08-30T17:21:00Z" w16du:dateUtc="2026-08-30T09:21:00Z">
        <w:del w:id="1185" w:author="Prof. LIU Ben" w:date="2026-08-31T00:40:00Z" w16du:dateUtc="2026-08-30T16:40:00Z">
          <w:r w:rsidDel="00CA73EB">
            <w:rPr>
              <w:rFonts w:hint="eastAsia"/>
            </w:rPr>
            <w:delText>e</w:delText>
          </w:r>
        </w:del>
      </w:ins>
      <w:ins w:id="1186" w:author="Dylan CHEN" w:date="2026-08-30T17:22:00Z" w16du:dateUtc="2026-08-30T09:22:00Z">
        <w:del w:id="1187" w:author="Prof. LIU Ben" w:date="2026-08-31T00:40:00Z" w16du:dateUtc="2026-08-30T16:40:00Z">
          <w:r w:rsidDel="00CA73EB">
            <w:rPr>
              <w:rFonts w:hint="eastAsia"/>
            </w:rPr>
            <w:delText>ly</w:delText>
          </w:r>
        </w:del>
      </w:ins>
      <w:ins w:id="1188" w:author="Dylan CHEN" w:date="2026-08-29T20:35:00Z" w16du:dateUtc="2026-08-29T12:35:00Z">
        <w:del w:id="1189" w:author="Prof. LIU Ben" w:date="2026-08-31T00:40:00Z" w16du:dateUtc="2026-08-30T16:40:00Z">
          <w:r w:rsidR="00F35CAB" w:rsidDel="00CA73EB">
            <w:rPr>
              <w:rFonts w:hint="eastAsia"/>
            </w:rPr>
            <w:delText xml:space="preserve"> </w:delText>
          </w:r>
          <w:r w:rsidR="00F35CAB" w:rsidDel="00CA73EB">
            <w:delText xml:space="preserve">that </w:delText>
          </w:r>
          <w:commentRangeStart w:id="1190"/>
          <w:r w:rsidR="00F35CAB" w:rsidDel="00CA73EB">
            <w:delText>“</w:delText>
          </w:r>
        </w:del>
      </w:ins>
      <w:ins w:id="1191" w:author="Dylan CHEN" w:date="2026-08-30T17:22:00Z" w16du:dateUtc="2026-08-30T09:22:00Z">
        <w:del w:id="1192" w:author="Prof. LIU Ben" w:date="2026-08-31T00:40:00Z" w16du:dateUtc="2026-08-30T16:40:00Z">
          <w:r w:rsidRPr="002205D2" w:rsidDel="00CA73EB">
            <w:delText>Once the system assigns a new</w:delText>
          </w:r>
        </w:del>
      </w:ins>
      <w:ins w:id="1193" w:author="Dylan CHEN" w:date="2026-08-30T20:50:00Z" w16du:dateUtc="2026-08-30T12:50:00Z">
        <w:del w:id="1194" w:author="Prof. LIU Ben" w:date="2026-08-31T00:40:00Z" w16du:dateUtc="2026-08-30T16:40:00Z">
          <w:r w:rsidR="00EE2406" w:rsidDel="00CA73EB">
            <w:rPr>
              <w:rFonts w:hint="eastAsia"/>
            </w:rPr>
            <w:delText>ly</w:delText>
          </w:r>
        </w:del>
      </w:ins>
      <w:ins w:id="1195" w:author="Dylan CHEN" w:date="2026-08-30T17:22:00Z" w16du:dateUtc="2026-08-30T09:22:00Z">
        <w:del w:id="1196" w:author="Prof. LIU Ben" w:date="2026-08-31T00:40:00Z" w16du:dateUtc="2026-08-30T16:40:00Z">
          <w:r w:rsidRPr="002205D2" w:rsidDel="00CA73EB">
            <w:delText xml:space="preserve"> posted question to the treatment group, it sends the question to an LLM to generate an answer.</w:delText>
          </w:r>
        </w:del>
      </w:ins>
      <w:ins w:id="1197" w:author="Dylan CHEN" w:date="2026-08-29T20:35:00Z" w16du:dateUtc="2026-08-29T12:35:00Z">
        <w:del w:id="1198" w:author="Prof. LIU Ben" w:date="2026-08-31T00:40:00Z" w16du:dateUtc="2026-08-30T16:40:00Z">
          <w:r w:rsidR="00F35CAB" w:rsidDel="00CA73EB">
            <w:delText>”</w:delText>
          </w:r>
        </w:del>
      </w:ins>
      <w:commentRangeEnd w:id="1190"/>
      <w:del w:id="1199" w:author="Prof. LIU Ben" w:date="2026-08-31T00:40:00Z" w16du:dateUtc="2026-08-30T16:40:00Z">
        <w:r w:rsidR="00CB3B5B" w:rsidDel="00CA73EB">
          <w:rPr>
            <w:rStyle w:val="CommentReference"/>
            <w:sz w:val="24"/>
            <w:szCs w:val="24"/>
          </w:rPr>
          <w:commentReference w:id="1190"/>
        </w:r>
      </w:del>
    </w:p>
    <w:p w14:paraId="6FAB3A1C" w14:textId="49B4D2D3" w:rsidR="00633B15" w:rsidRPr="00313E6C" w:rsidDel="00623520" w:rsidRDefault="00633B15" w:rsidP="006210FC">
      <w:pPr>
        <w:pStyle w:val="Paragraph"/>
        <w:rPr>
          <w:del w:id="1200" w:author="Dylan CHEN" w:date="2026-08-29T20:40:00Z" w16du:dateUtc="2026-08-29T12:40:00Z"/>
        </w:rPr>
      </w:pPr>
      <w:del w:id="1201" w:author="Dylan CHEN" w:date="2026-08-29T20:40:00Z" w16du:dateUtc="2026-08-29T12:40:00Z">
        <w:r w:rsidRPr="00313E6C" w:rsidDel="00623520">
          <w:delText xml:space="preserve">To clarify the underlying mechanism: on this platform, an AI-generated answer is, by design, always </w:delText>
        </w:r>
        <w:commentRangeStart w:id="1202"/>
        <w:r w:rsidRPr="00313E6C" w:rsidDel="00623520">
          <w:delText>positioned before any human-generated answer for a treated question. The AI answer is not interleaved with human answers according to posting time; it is anchored to the top of the answer list.</w:delText>
        </w:r>
        <w:commentRangeEnd w:id="1202"/>
        <w:r w:rsidR="00CB3B5B" w:rsidRPr="00313E6C" w:rsidDel="00623520">
          <w:rPr>
            <w:rStyle w:val="CommentReference"/>
            <w:sz w:val="24"/>
            <w:szCs w:val="24"/>
          </w:rPr>
          <w:commentReference w:id="1202"/>
        </w:r>
      </w:del>
    </w:p>
    <w:p w14:paraId="16E12714" w14:textId="20FA635C" w:rsidR="00633B15" w:rsidRPr="00313E6C" w:rsidDel="00623520" w:rsidRDefault="00633B15" w:rsidP="006210FC">
      <w:pPr>
        <w:pStyle w:val="Paragraph"/>
        <w:rPr>
          <w:del w:id="1203" w:author="Dylan CHEN" w:date="2026-08-29T20:40:00Z" w16du:dateUtc="2026-08-29T12:40:00Z"/>
        </w:rPr>
      </w:pPr>
      <w:del w:id="1204" w:author="Dylan CHEN" w:date="2026-08-29T20:40:00Z" w16du:dateUtc="2026-08-29T12:40:00Z">
        <w:r w:rsidRPr="00313E6C" w:rsidDel="00623520">
          <w:delText>Due to the time needed for AI answer generation, there is a small delay. In practice, this window is negligible relative to human response latency, since the first human answer is posted 22.067 hours on average. It will be faster than most humans.</w:delText>
        </w:r>
      </w:del>
    </w:p>
    <w:p w14:paraId="3CCC7CB2" w14:textId="5507417F" w:rsidR="00D43EC2" w:rsidRPr="00313E6C" w:rsidDel="00623520" w:rsidRDefault="00D43EC2" w:rsidP="007639EE">
      <w:pPr>
        <w:pStyle w:val="Paragraph"/>
        <w:rPr>
          <w:del w:id="1205" w:author="Dylan CHEN" w:date="2026-08-29T20:40:00Z" w16du:dateUtc="2026-08-29T12:40:00Z"/>
        </w:rPr>
      </w:pPr>
      <w:del w:id="1206" w:author="Dylan CHEN" w:date="2026-08-29T20:40:00Z" w16du:dateUtc="2026-08-29T12:40:00Z">
        <w:r w:rsidRPr="00313E6C" w:rsidDel="00623520">
          <w:delText xml:space="preserve">The five-minute appearance of the AI answer was produced by us manually repeatedly monitoring the platform </w:delText>
        </w:r>
        <w:r w:rsidR="00CB3FE1" w:rsidRPr="00313E6C" w:rsidDel="00623520">
          <w:delText>at</w:delText>
        </w:r>
        <w:r w:rsidRPr="00313E6C" w:rsidDel="00623520">
          <w:delText xml:space="preserve"> the beginning of this research. </w:delText>
        </w:r>
        <w:r w:rsidR="007639EE" w:rsidDel="00623520">
          <w:delText xml:space="preserve">The actual time depends on how long the </w:delText>
        </w:r>
        <w:r w:rsidRPr="00313E6C" w:rsidDel="00623520">
          <w:delText>internal GenAI generated and posted its answer</w:delText>
        </w:r>
        <w:r w:rsidR="007639EE" w:rsidDel="00623520">
          <w:delText>, which is done</w:delText>
        </w:r>
        <w:r w:rsidRPr="00313E6C" w:rsidDel="00623520">
          <w:delText xml:space="preserve"> automatically after the question appeared. </w:delText>
        </w:r>
        <w:r w:rsidR="007639EE" w:rsidRPr="001F085E" w:rsidDel="00623520">
          <w:rPr>
            <w:highlight w:val="yellow"/>
          </w:rPr>
          <w:delText>In the revision, we have removed the 5-minute wording and replace it as “a short period of time needed for AI generation, which is less than 5</w:delText>
        </w:r>
      </w:del>
      <w:del w:id="1207" w:author="Dylan CHEN" w:date="2026-08-29T18:49:00Z" w16du:dateUtc="2026-08-29T10:49:00Z">
        <w:r w:rsidR="007639EE" w:rsidRPr="001F085E" w:rsidDel="00CA0525">
          <w:rPr>
            <w:highlight w:val="yellow"/>
          </w:rPr>
          <w:delText>-</w:delText>
        </w:r>
      </w:del>
      <w:del w:id="1208" w:author="Dylan CHEN" w:date="2026-08-29T20:40:00Z" w16du:dateUtc="2026-08-29T12:40:00Z">
        <w:r w:rsidR="007639EE" w:rsidRPr="001F085E" w:rsidDel="00623520">
          <w:rPr>
            <w:highlight w:val="yellow"/>
          </w:rPr>
          <w:delText>minutes in our observed sessions.”</w:delText>
        </w:r>
        <w:r w:rsidR="007639EE" w:rsidDel="00623520">
          <w:delText xml:space="preserve"> </w:delText>
        </w:r>
      </w:del>
    </w:p>
    <w:bookmarkEnd w:id="1108"/>
    <w:p w14:paraId="48BD0955" w14:textId="34A5E5ED" w:rsidR="000D507F" w:rsidRPr="00313E6C" w:rsidRDefault="000D507F" w:rsidP="000D507F">
      <w:pPr>
        <w:spacing w:before="120" w:after="120"/>
        <w:rPr>
          <w:b/>
        </w:rPr>
      </w:pPr>
      <w:r w:rsidRPr="00313E6C">
        <w:t>---------------------------------------------------------------------------------------------------------------------</w:t>
      </w:r>
    </w:p>
    <w:p w14:paraId="49B87FBA" w14:textId="58F5F7E8"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1</w:t>
      </w:r>
      <w:r w:rsidR="00767E24">
        <w:rPr>
          <w:rFonts w:eastAsia="SimSun"/>
          <w:b/>
          <w:bCs/>
          <w:kern w:val="2"/>
        </w:rPr>
        <w:t>*</w:t>
      </w:r>
    </w:p>
    <w:p w14:paraId="4608D0F2" w14:textId="7E626886"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t>R2-11. The authors</w:t>
      </w:r>
      <w:r w:rsidR="003834AA" w:rsidRPr="00313E6C">
        <w:t>’</w:t>
      </w:r>
      <w:r w:rsidRPr="00313E6C">
        <w:t xml:space="preserve"> explanation for the question</w:t>
      </w:r>
      <w:r w:rsidR="003834AA" w:rsidRPr="00313E6C">
        <w:t>’</w:t>
      </w:r>
      <w:r w:rsidRPr="00313E6C">
        <w:t>s zero length makes sense.</w:t>
      </w:r>
    </w:p>
    <w:p w14:paraId="5B44AD9A"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619A7E6" w14:textId="77777777" w:rsidR="00AD5278" w:rsidRPr="00313E6C" w:rsidRDefault="00AD5278">
      <w:pPr>
        <w:pStyle w:val="Paragraph"/>
        <w:pPrChange w:id="1209" w:author="Dylan CHEN" w:date="2026-08-29T21:31:00Z" w16du:dateUtc="2026-08-29T13:31:00Z">
          <w:pPr>
            <w:pStyle w:val="NormalWeb"/>
          </w:pPr>
        </w:pPrChange>
      </w:pPr>
      <w:r w:rsidRPr="00313E6C">
        <w:t>We are happy you are satisfied with this response.</w:t>
      </w:r>
    </w:p>
    <w:p w14:paraId="3E7AA2A1" w14:textId="77777777" w:rsidR="000D507F" w:rsidRPr="00313E6C" w:rsidRDefault="000D507F" w:rsidP="000D507F">
      <w:pPr>
        <w:spacing w:before="120" w:after="120"/>
        <w:rPr>
          <w:b/>
        </w:rPr>
      </w:pPr>
      <w:r w:rsidRPr="00313E6C">
        <w:t>---------------------------------------------------------------------------------------------------------------------</w:t>
      </w:r>
    </w:p>
    <w:p w14:paraId="6A2C422A" w14:textId="4726421B"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2</w:t>
      </w:r>
      <w:r w:rsidR="00073084">
        <w:rPr>
          <w:rFonts w:eastAsia="SimSun"/>
          <w:b/>
          <w:bCs/>
          <w:kern w:val="2"/>
        </w:rPr>
        <w:t>*</w:t>
      </w:r>
    </w:p>
    <w:p w14:paraId="48C4713D" w14:textId="4DE6317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R2-12. In the earlier round, I suggest that the authors add a question poster/questioner-level fixed effect to remove questioner-level confounders.</w:t>
      </w:r>
    </w:p>
    <w:p w14:paraId="2C260AAB" w14:textId="4528EBAD"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5A618E66"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would respectfully disagree with the authors</w:t>
      </w:r>
      <w:r w:rsidR="003834AA" w:rsidRPr="00313E6C">
        <w:rPr>
          <w:rFonts w:eastAsia="SimSun"/>
          <w:i/>
          <w:iCs/>
          <w:kern w:val="2"/>
        </w:rPr>
        <w:t>’</w:t>
      </w:r>
      <w:r w:rsidRPr="00313E6C">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0FDF1AF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adding questioner-fixed effects reduces the sample size substantially. The authors need to show the statistics of the samples in detail. I don</w:t>
      </w:r>
      <w:r w:rsidR="003834AA" w:rsidRPr="00313E6C">
        <w:rPr>
          <w:rFonts w:eastAsia="SimSun"/>
          <w:i/>
          <w:iCs/>
          <w:kern w:val="2"/>
        </w:rPr>
        <w:t>’</w:t>
      </w:r>
      <w:r w:rsidRPr="00313E6C">
        <w:rPr>
          <w:rFonts w:eastAsia="SimSun"/>
          <w:i/>
          <w:iCs/>
          <w:kern w:val="2"/>
        </w:rPr>
        <w:t xml:space="preserve">t think focusing on questioners </w:t>
      </w:r>
      <w:r w:rsidRPr="00313E6C">
        <w:rPr>
          <w:rFonts w:eastAsia="SimSun"/>
          <w:i/>
          <w:iCs/>
          <w:kern w:val="2"/>
        </w:rPr>
        <w:lastRenderedPageBreak/>
        <w:t>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7F8AD2" w14:textId="77777777" w:rsidR="00AE770C" w:rsidRDefault="00AE770C">
      <w:pPr>
        <w:pStyle w:val="Paragraph"/>
        <w:pPrChange w:id="1210" w:author="Dylan CHEN" w:date="2026-08-29T21:31:00Z" w16du:dateUtc="2026-08-29T13:31:00Z">
          <w:pPr>
            <w:pStyle w:val="NormalWeb"/>
          </w:pPr>
        </w:pPrChange>
      </w:pPr>
      <w:r>
        <w:t>We thank you for your continued guidance on this point and for encouraging us to examine the identification more closely. We took each of your three concerns seriously and addressed them in turn.</w:t>
      </w:r>
    </w:p>
    <w:p w14:paraId="25FD76C1" w14:textId="00E566CF" w:rsidR="00AE770C" w:rsidRDefault="00AE770C">
      <w:pPr>
        <w:pStyle w:val="Paragraph"/>
        <w:pPrChange w:id="1211" w:author="Dylan CHEN" w:date="2026-08-29T21:31:00Z" w16du:dateUtc="2026-08-29T13:31:00Z">
          <w:pPr>
            <w:pStyle w:val="NormalWeb"/>
          </w:pPr>
        </w:pPrChange>
      </w:pPr>
      <w:r>
        <w:rPr>
          <w:rStyle w:val="Strong"/>
        </w:rPr>
        <w:t>On the sample restriction imposed by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w:t>
      </w:r>
      <w:r>
        <w:rPr>
          <w:rFonts w:hint="eastAsia"/>
        </w:rPr>
        <w:t xml:space="preserve">, that is </w:t>
      </w:r>
      <w:r>
        <w:t>more than 25% of our sample</w:t>
      </w:r>
      <w:r>
        <w:rPr>
          <w:rFonts w:hint="eastAsia"/>
        </w:rPr>
        <w:t xml:space="preserve">, </w:t>
      </w:r>
      <w:r>
        <w:t xml:space="preserve">were posted by single-question posters. Removing this substantial portion of the data would materially reduce the statistical power of our tests. More importantly, the loss is not merely quantitative but qualitative: the retained sample would consist exclusively of users who post multiple questions, so its results could not speak to single-question posters, who are absent from it altogether. We agree that platforms </w:t>
      </w:r>
      <w:r>
        <w:rPr>
          <w:rFonts w:hint="eastAsia"/>
        </w:rPr>
        <w:t xml:space="preserve">may </w:t>
      </w:r>
      <w:r>
        <w:t xml:space="preserve">want to know whether their deployment of generative AI affects both new and existing users, and it is precisely for this reason that we </w:t>
      </w:r>
      <w:r>
        <w:rPr>
          <w:rFonts w:hint="eastAsia"/>
        </w:rPr>
        <w:t xml:space="preserve">should </w:t>
      </w:r>
      <w:r>
        <w:t>favor the random effects specification: it retains the full sample and therefore speaks to both groups. The fixed effects specification, by construction, identifies the effect only for users who posted multiple questions and is silent on single-question posters</w:t>
      </w:r>
      <w:r>
        <w:rPr>
          <w:rFonts w:hint="eastAsia"/>
        </w:rPr>
        <w:t xml:space="preserve">, </w:t>
      </w:r>
      <w:r>
        <w:t xml:space="preserve">a population platforms </w:t>
      </w:r>
      <w:r>
        <w:rPr>
          <w:rFonts w:hint="eastAsia"/>
        </w:rPr>
        <w:t>might also be</w:t>
      </w:r>
      <w:r>
        <w:t xml:space="preserve"> interested in.</w:t>
      </w:r>
    </w:p>
    <w:p w14:paraId="07C18323" w14:textId="34D0FBCF" w:rsidR="00AE770C" w:rsidRDefault="00AE770C">
      <w:pPr>
        <w:pStyle w:val="Paragraph"/>
        <w:pPrChange w:id="1212" w:author="Dylan CHEN" w:date="2026-08-29T21:31:00Z" w16du:dateUtc="2026-08-29T13:31:00Z">
          <w:pPr>
            <w:pStyle w:val="NormalWeb"/>
          </w:pPr>
        </w:pPrChange>
      </w:pPr>
      <w:r>
        <w:rPr>
          <w:rStyle w:val="Strong"/>
        </w:rPr>
        <w:t>On whether the randomization worked.</w:t>
      </w:r>
      <w:r>
        <w:t xml:space="preserve"> We first clarify a point that our earlier wording may have obscured: the platform deliberately ran this as a randomized experiment; this is not our own inference from observing that AI answers appeared on some questions. Given this design, we conducted a series of randomization checks on observable characteristics and found no evidence of imbalance, which we continue to report in the revised manuscript. You are correct that unobservable question-level characteristics cannot be directly tested. To address this, we assess whether omitted unobservables could overturn our conclusions using the approach of Oster (2019). The resulting bounds indicate that our estimates are robust to</w:t>
      </w:r>
      <w:del w:id="1213" w:author="Prof. LIU Ben" w:date="2026-08-31T00:45:00Z" w16du:dateUtc="2026-08-30T16:45:00Z">
        <w:r w:rsidDel="0091560F">
          <w:delText xml:space="preserve"> plausible degrees of</w:delText>
        </w:r>
      </w:del>
      <w:r>
        <w:t xml:space="preserve"> unobserved omitted variable bias</w:t>
      </w:r>
      <w:r>
        <w:rPr>
          <w:rFonts w:hint="eastAsia"/>
        </w:rPr>
        <w:t>. This provides</w:t>
      </w:r>
      <w:r>
        <w:t xml:space="preserve"> evidence that unobservable confounders are unlikely to drive our results. This also speaks to your preference for a fixed effects specification. A fixed effects specification is valued because it absorbs unobserved, time-invariant user characteristics that might otherwise confound the treatment estimate. Since the Oster analysis already shows that our results are unlikely to be driven by </w:t>
      </w:r>
      <w:r>
        <w:rPr>
          <w:rFonts w:hint="eastAsia"/>
        </w:rPr>
        <w:t>unobservable</w:t>
      </w:r>
      <w:r>
        <w:t xml:space="preserve"> confounders, the fixed effects specification becomes unnecessary</w:t>
      </w:r>
      <w:r>
        <w:rPr>
          <w:rFonts w:hint="eastAsia"/>
        </w:rPr>
        <w:t xml:space="preserve">, </w:t>
      </w:r>
      <w:r>
        <w:t>particularly given the reduction in power it entails.</w:t>
      </w:r>
    </w:p>
    <w:p w14:paraId="25D091F6" w14:textId="243DB48D" w:rsidR="00AE770C" w:rsidRDefault="00AE770C">
      <w:pPr>
        <w:pStyle w:val="Paragraph"/>
        <w:pPrChange w:id="1214" w:author="Dylan CHEN" w:date="2026-08-29T21:31:00Z" w16du:dateUtc="2026-08-29T13:31:00Z">
          <w:pPr>
            <w:pStyle w:val="NormalWeb"/>
          </w:pPr>
        </w:pPrChange>
      </w:pPr>
      <w:r>
        <w:rPr>
          <w:rStyle w:val="Strong"/>
        </w:rPr>
        <w:t>On the assumption underlying the random effects model.</w:t>
      </w:r>
      <w:r>
        <w:t xml:space="preserve"> We offer one clarification that we believe resolves the concern. Our parameter of interest is the treatment effect, and the consistency of that coefficient depends only on the error term being uncorrelated with treatment assignment</w:t>
      </w:r>
      <w:r>
        <w:rPr>
          <w:rFonts w:hint="eastAsia"/>
        </w:rPr>
        <w:t xml:space="preserve">, </w:t>
      </w:r>
      <w:r>
        <w:t xml:space="preserve">that is,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nor/>
              </m:rPr>
              <m:t>treatment</m:t>
            </m:r>
          </m:e>
        </m:d>
        <m:r>
          <w:rPr>
            <w:rFonts w:ascii="Cambria Math" w:hAnsi="Cambria Math"/>
          </w:rPr>
          <m:t>=0</m:t>
        </m:r>
      </m:oMath>
      <w:r>
        <w:rPr>
          <w:rFonts w:hint="eastAsia"/>
        </w:rPr>
        <w:t xml:space="preserve">, </w:t>
      </w:r>
      <w:r>
        <w:t xml:space="preserve">which the platform’s randomization guarantees by design. The additional covariates enter the model to improve efficiency, not to identify the </w:t>
      </w:r>
      <w:r>
        <w:lastRenderedPageBreak/>
        <w:t xml:space="preserve">treatment effect; they are nuisance parameters whose coefficients are not the quantities we seek to estimate. Consequently, the condition required to identify the treatment effect is satisfied by the experimental design itself, and the stronger requirement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=0 </m:t>
        </m:r>
      </m:oMath>
      <w:r>
        <w:t>is not needed to identify the treatment effect.</w:t>
      </w:r>
    </w:p>
    <w:p w14:paraId="5376D4AA" w14:textId="559F5A9D" w:rsidR="00BE7589" w:rsidRDefault="00AE770C">
      <w:pPr>
        <w:pStyle w:val="Paragraph"/>
        <w:pPrChange w:id="1215" w:author="Dylan CHEN" w:date="2026-08-29T21:31:00Z" w16du:dateUtc="2026-08-29T13:31:00Z">
          <w:pPr>
            <w:pStyle w:val="Paragraph"/>
            <w:spacing w:afterLines="0" w:after="0"/>
          </w:pPr>
        </w:pPrChange>
      </w:pPr>
      <w:r>
        <w:t>We hope these clarifications address your concerns, and we are grateful for the guidance that prompted them.</w:t>
      </w:r>
    </w:p>
    <w:p w14:paraId="23380236" w14:textId="77777777" w:rsidR="00AE770C" w:rsidDel="0091560F" w:rsidRDefault="00AE770C">
      <w:pPr>
        <w:pStyle w:val="Paragraph"/>
        <w:rPr>
          <w:ins w:id="1216" w:author="Dylan CHEN" w:date="2026-08-29T21:21:00Z" w16du:dateUtc="2026-08-29T13:21:00Z"/>
          <w:del w:id="1217" w:author="Prof. LIU Ben" w:date="2026-08-31T00:47:00Z" w16du:dateUtc="2026-08-30T16:47:00Z"/>
        </w:rPr>
        <w:pPrChange w:id="1218" w:author="Dylan CHEN" w:date="2026-08-29T21:31:00Z" w16du:dateUtc="2026-08-29T13:31:00Z">
          <w:pPr>
            <w:pStyle w:val="Paragraph"/>
            <w:spacing w:afterLines="0" w:after="0"/>
          </w:pPr>
        </w:pPrChange>
      </w:pPr>
    </w:p>
    <w:p w14:paraId="23EBECD0" w14:textId="77777777" w:rsidR="008F4C03" w:rsidRPr="00313E6C" w:rsidRDefault="008F4C03">
      <w:pPr>
        <w:pStyle w:val="Paragraph"/>
        <w:rPr>
          <w:rFonts w:hint="eastAsia"/>
        </w:rPr>
        <w:pPrChange w:id="1219" w:author="Dylan CHEN" w:date="2026-08-29T21:31:00Z" w16du:dateUtc="2026-08-29T13:31:00Z">
          <w:pPr>
            <w:pStyle w:val="Paragraph"/>
            <w:spacing w:afterLines="0" w:after="0"/>
          </w:pPr>
        </w:pPrChange>
      </w:pPr>
    </w:p>
    <w:p w14:paraId="3AD3538C" w14:textId="7FA3B0AE" w:rsidR="00BE7589" w:rsidRPr="00EF7143" w:rsidRDefault="00BE7589">
      <w:pPr>
        <w:pStyle w:val="Paragraph"/>
        <w:rPr>
          <w:b/>
          <w:bCs/>
          <w:rPrChange w:id="1220" w:author="Dylan CHEN" w:date="2026-08-29T21:41:00Z" w16du:dateUtc="2026-08-29T13:41:00Z">
            <w:rPr/>
          </w:rPrChange>
        </w:rPr>
        <w:pPrChange w:id="1221" w:author="Dylan CHEN" w:date="2026-08-29T21:31:00Z" w16du:dateUtc="2026-08-29T13:31:00Z">
          <w:pPr>
            <w:pStyle w:val="NormalWeb"/>
            <w:spacing w:before="0" w:beforeAutospacing="0" w:after="0" w:afterAutospacing="0"/>
          </w:pPr>
        </w:pPrChange>
      </w:pPr>
      <w:r w:rsidRPr="00EF7143">
        <w:rPr>
          <w:b/>
          <w:bCs/>
          <w:rPrChange w:id="1222" w:author="Dylan CHEN" w:date="2026-08-29T21:41:00Z" w16du:dateUtc="2026-08-29T13:41:00Z">
            <w:rPr/>
          </w:rPrChange>
        </w:rPr>
        <w:t>Reference</w:t>
      </w:r>
      <w:ins w:id="1223" w:author="Dylan CHEN" w:date="2026-08-29T21:21:00Z" w16du:dateUtc="2026-08-29T13:21:00Z">
        <w:r w:rsidR="008F4C03" w:rsidRPr="00EF7143">
          <w:rPr>
            <w:b/>
            <w:bCs/>
            <w:rPrChange w:id="1224" w:author="Dylan CHEN" w:date="2026-08-29T21:41:00Z" w16du:dateUtc="2026-08-29T13:41:00Z">
              <w:rPr/>
            </w:rPrChange>
          </w:rPr>
          <w:t>:</w:t>
        </w:r>
      </w:ins>
    </w:p>
    <w:p w14:paraId="163565A3" w14:textId="5C91A74E" w:rsidR="00BE7589" w:rsidRPr="00313E6C" w:rsidRDefault="00BE7589">
      <w:pPr>
        <w:pStyle w:val="Paragraph"/>
        <w:pPrChange w:id="1225" w:author="Dylan CHEN" w:date="2026-08-29T21:31:00Z" w16du:dateUtc="2026-08-29T13:31:00Z">
          <w:pPr>
            <w:pStyle w:val="NormalWeb"/>
            <w:spacing w:before="0" w:beforeAutospacing="0" w:after="0" w:afterAutospacing="0"/>
            <w:ind w:left="360" w:hanging="360"/>
          </w:pPr>
        </w:pPrChange>
      </w:pPr>
      <w:r w:rsidRPr="00313E6C">
        <w:t>Oster, E. (2019). Unobservable selection and coefficient stability: Theory and evidence. Journal of Business &amp; Economic Statistics, 37(2), 187–204.</w:t>
      </w:r>
    </w:p>
    <w:p w14:paraId="109E6A7C" w14:textId="77777777" w:rsidR="000D507F" w:rsidRPr="00313E6C" w:rsidRDefault="000D507F" w:rsidP="000D507F">
      <w:pPr>
        <w:spacing w:before="120" w:after="120"/>
        <w:rPr>
          <w:b/>
        </w:rPr>
      </w:pPr>
      <w:r w:rsidRPr="00313E6C">
        <w:t>---------------------------------------------------------------------------------------------------------------------</w:t>
      </w:r>
    </w:p>
    <w:p w14:paraId="0E6D6726" w14:textId="5D640A5E"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3</w:t>
      </w:r>
      <w:r w:rsidR="00073084">
        <w:rPr>
          <w:rFonts w:eastAsia="SimSun"/>
          <w:b/>
          <w:bCs/>
          <w:kern w:val="2"/>
        </w:rPr>
        <w:t>*</w:t>
      </w:r>
    </w:p>
    <w:p w14:paraId="161AC80B" w14:textId="29F763BF"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R2-14. I suggested the author justify why they used the cubic polynomial, and they followed. I am good with that.</w:t>
      </w:r>
    </w:p>
    <w:p w14:paraId="3C3820C5" w14:textId="52D10F6A"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CE300D3" w14:textId="29469F54" w:rsidR="0078116C" w:rsidRPr="00313E6C" w:rsidRDefault="00AD5278">
      <w:pPr>
        <w:pStyle w:val="Paragraph"/>
        <w:pPrChange w:id="1226" w:author="Dylan CHEN" w:date="2026-08-29T21:31:00Z" w16du:dateUtc="2026-08-29T13:31:00Z">
          <w:pPr>
            <w:pStyle w:val="NormalWeb"/>
          </w:pPr>
        </w:pPrChange>
      </w:pPr>
      <w:r w:rsidRPr="00313E6C">
        <w:t>We are happy you are satisfied with these responses.</w:t>
      </w:r>
    </w:p>
    <w:p w14:paraId="776E43E8" w14:textId="77777777" w:rsidR="000D507F" w:rsidRPr="00313E6C" w:rsidRDefault="000D507F" w:rsidP="000D507F">
      <w:pPr>
        <w:spacing w:before="120" w:after="120"/>
        <w:rPr>
          <w:b/>
        </w:rPr>
      </w:pPr>
      <w:r w:rsidRPr="00313E6C">
        <w:t>---------------------------------------------------------------------------------------------------------------------</w:t>
      </w:r>
    </w:p>
    <w:p w14:paraId="60CD889A" w14:textId="1C403C19"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4</w:t>
      </w:r>
      <w:r w:rsidR="00073084">
        <w:rPr>
          <w:rFonts w:eastAsia="SimSun"/>
          <w:b/>
          <w:bCs/>
          <w:kern w:val="2"/>
        </w:rPr>
        <w:t>*</w:t>
      </w:r>
    </w:p>
    <w:p w14:paraId="1583DB7A" w14:textId="77777777"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The authors responded that the difference between 1.9 and 1.372 is not statistically significant and falls within normal sampling variation.</w:t>
      </w:r>
    </w:p>
    <w:p w14:paraId="679800C3" w14:textId="15C98DFE"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073084">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Second, the authors attribute the difference to </w:t>
      </w:r>
      <w:r w:rsidR="00E71BCF" w:rsidRPr="001F085E">
        <w:rPr>
          <w:rFonts w:eastAsia="SimSun"/>
          <w:i/>
          <w:iCs/>
          <w:kern w:val="2"/>
        </w:rPr>
        <w:t>“</w:t>
      </w:r>
      <w:r w:rsidRPr="001F085E">
        <w:rPr>
          <w:rFonts w:eastAsia="SimSun"/>
          <w:i/>
          <w:iCs/>
          <w:kern w:val="2"/>
        </w:rPr>
        <w:t>normal sampling variation</w:t>
      </w:r>
      <w:r w:rsidR="00E71BCF" w:rsidRPr="001F085E">
        <w:rPr>
          <w:rFonts w:eastAsia="SimSun"/>
          <w:i/>
          <w:iCs/>
          <w:kern w:val="2"/>
        </w:rPr>
        <w:t>”</w:t>
      </w:r>
      <w:r w:rsidRPr="001F085E">
        <w:rPr>
          <w:rFonts w:eastAsia="SimSun"/>
          <w:i/>
          <w:iCs/>
          <w:kern w:val="2"/>
        </w:rPr>
        <w:t xml:space="preserve"> without specifying the sampling process and the variance.</w:t>
      </w:r>
    </w:p>
    <w:p w14:paraId="03059382"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1824FC20" w14:textId="3FF6834B" w:rsidR="00236B18" w:rsidRPr="00313E6C" w:rsidRDefault="00236B18" w:rsidP="000E55C7">
      <w:pPr>
        <w:pStyle w:val="Paragraph"/>
      </w:pPr>
      <w:r w:rsidRPr="00313E6C">
        <w:t xml:space="preserve">We thank </w:t>
      </w:r>
      <w:r w:rsidR="00AE770C">
        <w:rPr>
          <w:rFonts w:hint="eastAsia"/>
        </w:rPr>
        <w:t>you</w:t>
      </w:r>
      <w:r w:rsidRPr="00313E6C">
        <w:t xml:space="preserve"> for </w:t>
      </w:r>
      <w:r w:rsidR="00CF46D7" w:rsidRPr="00313E6C">
        <w:t>the comment</w:t>
      </w:r>
      <w:r w:rsidRPr="00313E6C">
        <w:t xml:space="preserve">. </w:t>
      </w:r>
    </w:p>
    <w:p w14:paraId="63DAA078" w14:textId="7819189E" w:rsidR="00962907" w:rsidRPr="00313E6C" w:rsidRDefault="001F66D8" w:rsidP="000E55C7">
      <w:pPr>
        <w:pStyle w:val="Paragraph"/>
      </w:pPr>
      <w:r w:rsidRPr="00313E6C">
        <w:t xml:space="preserve">First, we want to clarify that </w:t>
      </w:r>
      <w:r w:rsidR="00962907" w:rsidRPr="00313E6C">
        <w:t xml:space="preserve">the two numbers </w:t>
      </w:r>
      <w:r w:rsidRPr="00313E6C">
        <w:t xml:space="preserve">1.372 </w:t>
      </w:r>
      <w:r w:rsidR="00962907" w:rsidRPr="00313E6C">
        <w:t xml:space="preserve">and </w:t>
      </w:r>
      <w:r w:rsidRPr="00313E6C">
        <w:t xml:space="preserve">1.9 </w:t>
      </w:r>
      <w:r w:rsidR="00236B18" w:rsidRPr="00313E6C">
        <w:t xml:space="preserve">come from </w:t>
      </w:r>
      <w:r w:rsidR="00236B18" w:rsidRPr="00313E6C">
        <w:rPr>
          <w:rStyle w:val="Strong"/>
        </w:rPr>
        <w:t xml:space="preserve">different populations </w:t>
      </w:r>
      <w:r w:rsidR="00236B18" w:rsidRPr="00313E6C">
        <w:t>and cannot be directly compared to infer a trend.</w:t>
      </w:r>
      <w:r w:rsidR="00962907" w:rsidRPr="00313E6C">
        <w:t xml:space="preserve"> 1.372 is on the control group in </w:t>
      </w:r>
      <w:r w:rsidR="004F7EBF" w:rsidRPr="00313E6C">
        <w:t xml:space="preserve">the </w:t>
      </w:r>
      <w:r w:rsidR="00962907" w:rsidRPr="00313E6C">
        <w:t>post-experiment period</w:t>
      </w:r>
      <w:r w:rsidR="004F7EBF" w:rsidRPr="00313E6C">
        <w:t>,</w:t>
      </w:r>
      <w:r w:rsidR="00962907" w:rsidRPr="00313E6C">
        <w:t xml:space="preserve"> and 1.9 is on the entire population.</w:t>
      </w:r>
      <w:r w:rsidR="008B6505" w:rsidRPr="00313E6C">
        <w:t xml:space="preserve"> O</w:t>
      </w:r>
      <w:r w:rsidR="00962907" w:rsidRPr="00313E6C">
        <w:t xml:space="preserve">ur statement on </w:t>
      </w:r>
      <w:r w:rsidR="00E71BCF" w:rsidRPr="00313E6C">
        <w:rPr>
          <w:rStyle w:val="Emphasis"/>
        </w:rPr>
        <w:t>“</w:t>
      </w:r>
      <w:r w:rsidR="00962907" w:rsidRPr="00313E6C">
        <w:rPr>
          <w:rStyle w:val="Emphasis"/>
        </w:rPr>
        <w:t>normal sampling variation</w:t>
      </w:r>
      <w:r w:rsidR="00E71BCF" w:rsidRPr="00313E6C">
        <w:rPr>
          <w:rStyle w:val="Emphasis"/>
        </w:rPr>
        <w:t>”</w:t>
      </w:r>
      <w:r w:rsidR="00962907" w:rsidRPr="00313E6C">
        <w:t xml:space="preserve"> </w:t>
      </w:r>
      <w:r w:rsidR="004F7EBF" w:rsidRPr="00313E6C">
        <w:t xml:space="preserve">was </w:t>
      </w:r>
      <w:r w:rsidR="00962907" w:rsidRPr="00313E6C">
        <w:t xml:space="preserve">intended </w:t>
      </w:r>
      <w:r w:rsidR="004F7EBF" w:rsidRPr="00313E6C">
        <w:t xml:space="preserve">to </w:t>
      </w:r>
      <w:r w:rsidR="00962907" w:rsidRPr="00313E6C">
        <w:t xml:space="preserve">explain that the two numbers come from different </w:t>
      </w:r>
      <w:r w:rsidR="00962907" w:rsidRPr="00313E6C">
        <w:rPr>
          <w:rStyle w:val="Strong"/>
        </w:rPr>
        <w:t>samples</w:t>
      </w:r>
      <w:r w:rsidR="008B6505" w:rsidRPr="00313E6C">
        <w:rPr>
          <w:rStyle w:val="Strong"/>
        </w:rPr>
        <w:t>.</w:t>
      </w:r>
      <w:r w:rsidR="00962907" w:rsidRPr="00313E6C">
        <w:t xml:space="preserve"> </w:t>
      </w:r>
    </w:p>
    <w:p w14:paraId="457D750E" w14:textId="0CFDA7A8" w:rsidR="00236B18" w:rsidRPr="00313E6C" w:rsidRDefault="00962907" w:rsidP="000E55C7">
      <w:pPr>
        <w:pStyle w:val="Paragraph"/>
      </w:pPr>
      <w:r w:rsidRPr="00313E6C">
        <w:t>Second, it should be noted that p</w:t>
      </w:r>
      <w:r w:rsidR="00236B18" w:rsidRPr="00313E6C">
        <w:t xml:space="preserve">re-experiment questions have been on the platform longer and have mechanically accumulated more answers over time. </w:t>
      </w:r>
      <w:r w:rsidRPr="00313E6C">
        <w:t xml:space="preserve">For the same reason, a </w:t>
      </w:r>
      <w:r w:rsidR="00236B18" w:rsidRPr="00313E6C">
        <w:t>raw comparison conf</w:t>
      </w:r>
      <w:ins w:id="1227" w:author="Prof. LIU Ben" w:date="2026-08-31T00:48:00Z" w16du:dateUtc="2026-08-30T16:48:00Z">
        <w:r w:rsidR="0091560F">
          <w:rPr>
            <w:rFonts w:hint="eastAsia"/>
          </w:rPr>
          <w:t>ounds</w:t>
        </w:r>
      </w:ins>
      <w:del w:id="1228" w:author="Prof. LIU Ben" w:date="2026-08-31T00:48:00Z" w16du:dateUtc="2026-08-30T16:48:00Z">
        <w:r w:rsidR="00236B18" w:rsidRPr="00313E6C" w:rsidDel="0091560F">
          <w:delText>lates</w:delText>
        </w:r>
      </w:del>
      <w:r w:rsidR="00236B18" w:rsidRPr="00313E6C">
        <w:t xml:space="preserve"> time-on-platform with behavioral change.</w:t>
      </w:r>
      <w:r w:rsidRPr="00313E6C">
        <w:t xml:space="preserve"> The fact </w:t>
      </w:r>
      <w:r w:rsidR="000B59FA" w:rsidRPr="00313E6C">
        <w:t xml:space="preserve">that </w:t>
      </w:r>
      <w:r w:rsidRPr="00313E6C">
        <w:t xml:space="preserve">1.9 is larger than 1.372 does not necessarily indicate a decrease in </w:t>
      </w:r>
      <w:r w:rsidR="004F7EBF" w:rsidRPr="00313E6C">
        <w:t xml:space="preserve">the </w:t>
      </w:r>
      <w:r w:rsidRPr="00313E6C">
        <w:t>number of answers</w:t>
      </w:r>
      <w:r w:rsidR="00313A47" w:rsidRPr="00313E6C">
        <w:t>.</w:t>
      </w:r>
    </w:p>
    <w:p w14:paraId="61A3D0D8" w14:textId="044CEE6B" w:rsidR="00313A47" w:rsidRPr="00313E6C" w:rsidDel="00C14369" w:rsidRDefault="00313A47" w:rsidP="000E55C7">
      <w:pPr>
        <w:pStyle w:val="Paragraph"/>
        <w:rPr>
          <w:del w:id="1229" w:author="Dylan CHEN" w:date="2026-08-30T17:46:00Z" w16du:dateUtc="2026-08-30T09:46:00Z"/>
        </w:rPr>
      </w:pPr>
      <w:del w:id="1230" w:author="Dylan CHEN" w:date="2026-08-30T17:46:00Z" w16du:dateUtc="2026-08-30T09:46:00Z">
        <w:r w:rsidRPr="00313E6C" w:rsidDel="00C14369">
          <w:delText xml:space="preserve">Third, </w:delText>
        </w:r>
        <w:commentRangeStart w:id="1231"/>
        <w:commentRangeStart w:id="1232"/>
        <w:r w:rsidRPr="00313E6C" w:rsidDel="00C14369">
          <w:delText>our studied period is small. Even though there is a decreasing trend, it may not be reflected or affect our analysis.</w:delText>
        </w:r>
        <w:commentRangeEnd w:id="1231"/>
        <w:r w:rsidR="00AE770C" w:rsidRPr="00313E6C" w:rsidDel="00C14369">
          <w:rPr>
            <w:rStyle w:val="CommentReference"/>
            <w:sz w:val="24"/>
            <w:szCs w:val="24"/>
          </w:rPr>
          <w:commentReference w:id="1231"/>
        </w:r>
      </w:del>
      <w:commentRangeEnd w:id="1232"/>
      <w:r w:rsidR="00C14369" w:rsidRPr="00313E6C">
        <w:rPr>
          <w:rStyle w:val="CommentReference"/>
          <w:sz w:val="24"/>
          <w:szCs w:val="24"/>
        </w:rPr>
        <w:commentReference w:id="1232"/>
      </w:r>
      <w:del w:id="1233" w:author="Dylan CHEN" w:date="2026-08-30T17:46:00Z" w16du:dateUtc="2026-08-30T09:46:00Z">
        <w:r w:rsidRPr="00313E6C" w:rsidDel="00C14369">
          <w:delText xml:space="preserve"> </w:delText>
        </w:r>
      </w:del>
    </w:p>
    <w:p w14:paraId="0459C0CD" w14:textId="3EFE598C" w:rsidR="00CF46D7" w:rsidRPr="00313E6C" w:rsidRDefault="00313A47" w:rsidP="000E55C7">
      <w:pPr>
        <w:pStyle w:val="Paragraph"/>
      </w:pPr>
      <w:r w:rsidRPr="00313E6C">
        <w:t>Due to these reasons, o</w:t>
      </w:r>
      <w:r w:rsidR="00962907" w:rsidRPr="00313E6C">
        <w:t xml:space="preserve">ur spillover test compares </w:t>
      </w:r>
      <w:r w:rsidR="00962907" w:rsidRPr="00313E6C">
        <w:rPr>
          <w:rStyle w:val="Strong"/>
        </w:rPr>
        <w:t>pre-experiment questions</w:t>
      </w:r>
      <w:r w:rsidR="00962907" w:rsidRPr="00313E6C">
        <w:t xml:space="preserve"> (N = 4,137; mean = 1.482, SD = 1.131) against </w:t>
      </w:r>
      <w:r w:rsidR="00962907" w:rsidRPr="00313E6C">
        <w:rPr>
          <w:rStyle w:val="Strong"/>
        </w:rPr>
        <w:t>control-group questions during the experiment</w:t>
      </w:r>
      <w:r w:rsidR="00962907" w:rsidRPr="00313E6C">
        <w:t xml:space="preserve"> (N = 1,847; mean = 1.305, SD = 1.172). These two group</w:t>
      </w:r>
      <w:r w:rsidR="004F7EBF" w:rsidRPr="00313E6C">
        <w:t>s</w:t>
      </w:r>
      <w:r w:rsidR="00962907" w:rsidRPr="00313E6C">
        <w:t xml:space="preserve"> of questions are essentially the same type of questions without AI answers. </w:t>
      </w:r>
      <w:r w:rsidRPr="00313E6C">
        <w:t xml:space="preserve">Furthermore, we </w:t>
      </w:r>
      <w:r w:rsidR="00236B18" w:rsidRPr="00313E6C">
        <w:t xml:space="preserve">employ a </w:t>
      </w:r>
      <w:r w:rsidR="00236B18" w:rsidRPr="00313E6C">
        <w:rPr>
          <w:rStyle w:val="Strong"/>
        </w:rPr>
        <w:t>regression that controls for a cubic polynomial of question age</w:t>
      </w:r>
      <w:r w:rsidR="00236B18" w:rsidRPr="00313E6C">
        <w:t xml:space="preserve"> and other covariates. Once the mechanical age effect is removed, the coefficient on the post-AI deployment indicator is </w:t>
      </w:r>
      <w:r w:rsidR="00236B18" w:rsidRPr="00313E6C">
        <w:rPr>
          <w:rStyle w:val="Strong"/>
        </w:rPr>
        <w:t>−0.022 (SE = 0.015</w:t>
      </w:r>
      <w:r w:rsidR="00CF46D7" w:rsidRPr="00313E6C">
        <w:rPr>
          <w:rStyle w:val="Strong"/>
        </w:rPr>
        <w:t xml:space="preserve">; </w:t>
      </w:r>
      <w:r w:rsidR="00CF46D7" w:rsidRPr="00313E6C">
        <w:t>p &gt; 0.10</w:t>
      </w:r>
      <w:r w:rsidR="00236B18" w:rsidRPr="00313E6C">
        <w:rPr>
          <w:rStyle w:val="Strong"/>
        </w:rPr>
        <w:t>)</w:t>
      </w:r>
      <w:r w:rsidR="00236B18" w:rsidRPr="00313E6C">
        <w:t xml:space="preserve">. </w:t>
      </w:r>
      <w:r w:rsidR="00CF46D7" w:rsidRPr="00313E6C">
        <w:t xml:space="preserve">Our claim that </w:t>
      </w:r>
      <w:r w:rsidR="00E71BCF" w:rsidRPr="00313E6C">
        <w:rPr>
          <w:rStyle w:val="Emphasis"/>
        </w:rPr>
        <w:t>“</w:t>
      </w:r>
      <w:r w:rsidR="00CF46D7" w:rsidRPr="00313E6C">
        <w:rPr>
          <w:rStyle w:val="Emphasis"/>
        </w:rPr>
        <w:t>the difference is not statistically significant</w:t>
      </w:r>
      <w:r w:rsidR="00E71BCF" w:rsidRPr="00313E6C">
        <w:rPr>
          <w:rStyle w:val="Emphasis"/>
        </w:rPr>
        <w:t>”</w:t>
      </w:r>
      <w:r w:rsidR="00CF46D7" w:rsidRPr="00313E6C">
        <w:t xml:space="preserve"> referred to this result. </w:t>
      </w:r>
    </w:p>
    <w:p w14:paraId="65D60F9B" w14:textId="636E211D" w:rsidR="00CF46D7" w:rsidRPr="00313E6C" w:rsidRDefault="00CF46D7" w:rsidP="000E55C7">
      <w:pPr>
        <w:pStyle w:val="Paragraph"/>
      </w:pPr>
      <w:r w:rsidRPr="00313E6C">
        <w:t xml:space="preserve">This confirms that the introduction of internal GenAI did not change the patterns </w:t>
      </w:r>
      <w:r w:rsidR="004F7EBF" w:rsidRPr="00313E6C">
        <w:t xml:space="preserve">of </w:t>
      </w:r>
      <w:r w:rsidRPr="00313E6C">
        <w:t>human answering for control-group questions.</w:t>
      </w:r>
    </w:p>
    <w:p w14:paraId="63A88DB0" w14:textId="77777777" w:rsidR="000D507F" w:rsidRPr="00313E6C" w:rsidRDefault="000D507F" w:rsidP="000D507F">
      <w:pPr>
        <w:spacing w:before="120" w:after="120"/>
        <w:rPr>
          <w:b/>
        </w:rPr>
      </w:pPr>
      <w:r w:rsidRPr="00313E6C">
        <w:t>---------------------------------------------------------------------------------------------------------------------</w:t>
      </w:r>
    </w:p>
    <w:p w14:paraId="5450869F" w14:textId="5C8CE28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5</w:t>
      </w:r>
      <w:r w:rsidR="000B1AC1">
        <w:rPr>
          <w:rFonts w:eastAsia="SimSun"/>
          <w:b/>
          <w:bCs/>
          <w:kern w:val="2"/>
        </w:rPr>
        <w:t>*</w:t>
      </w:r>
    </w:p>
    <w:p w14:paraId="5129B7AD" w14:textId="640499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R2-17. In the earlier round, I challenged the authors</w:t>
      </w:r>
      <w:r w:rsidR="003834AA" w:rsidRPr="00313E6C">
        <w:rPr>
          <w:rFonts w:eastAsia="SimSun"/>
          <w:i/>
          <w:iCs/>
          <w:kern w:val="2"/>
        </w:rPr>
        <w:t>’</w:t>
      </w:r>
      <w:r w:rsidRPr="00313E6C">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followed but argued the validity of their original approach, which only controlled the first answer quality by citing highly influential papers.</w:t>
      </w:r>
    </w:p>
    <w:p w14:paraId="7A9E9DF9" w14:textId="6B2B74F0"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the authors argued, I want to respond and raise the authors</w:t>
      </w:r>
      <w:r w:rsidR="003834AA" w:rsidRPr="00313E6C">
        <w:rPr>
          <w:rFonts w:eastAsia="SimSun"/>
          <w:i/>
          <w:iCs/>
          <w:kern w:val="2"/>
        </w:rPr>
        <w:t>’</w:t>
      </w:r>
      <w:r w:rsidRPr="00313E6C">
        <w:rPr>
          <w:rFonts w:eastAsia="SimSun"/>
          <w:i/>
          <w:iCs/>
          <w:kern w:val="2"/>
        </w:rPr>
        <w:t xml:space="preserve"> incorrect operations of only including the controls to test a mechanism.</w:t>
      </w:r>
    </w:p>
    <w:p w14:paraId="75D9AFEB" w14:textId="123D26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First, by including controls, the authors didn</w:t>
      </w:r>
      <w:r w:rsidR="003834AA" w:rsidRPr="00313E6C">
        <w:rPr>
          <w:rFonts w:eastAsia="SimSun"/>
          <w:i/>
          <w:iCs/>
          <w:kern w:val="2"/>
        </w:rPr>
        <w:t>’</w:t>
      </w:r>
      <w:r w:rsidRPr="00313E6C">
        <w:rPr>
          <w:rFonts w:eastAsia="SimSun"/>
          <w:i/>
          <w:iCs/>
          <w:kern w:val="2"/>
        </w:rPr>
        <w:t>t test whether AI answers are of higher quality, leaving their proposed theoretical mechanisms for higher AI answer quality in the air and untested (as supported by the authors</w:t>
      </w:r>
      <w:r w:rsidR="003834AA" w:rsidRPr="00313E6C">
        <w:rPr>
          <w:rFonts w:eastAsia="SimSun"/>
          <w:i/>
          <w:iCs/>
          <w:kern w:val="2"/>
        </w:rPr>
        <w:t>’</w:t>
      </w:r>
      <w:r w:rsidRPr="00313E6C">
        <w:rPr>
          <w:rFonts w:eastAsia="SimSun"/>
          <w:i/>
          <w:iCs/>
          <w:kern w:val="2"/>
        </w:rPr>
        <w:t xml:space="preserve"> response: </w:t>
      </w:r>
      <w:r w:rsidR="00E71BCF" w:rsidRPr="00313E6C">
        <w:rPr>
          <w:rFonts w:eastAsia="SimSun"/>
          <w:i/>
          <w:iCs/>
          <w:kern w:val="2"/>
        </w:rPr>
        <w:t>“</w:t>
      </w:r>
      <w:r w:rsidRPr="00313E6C">
        <w:rPr>
          <w:rFonts w:eastAsia="SimSun"/>
          <w:i/>
          <w:iCs/>
          <w:kern w:val="2"/>
        </w:rPr>
        <w:t>By holding answer quality constant (controlling for it), we remove the portion of the AI effect that works through quality differences.</w:t>
      </w:r>
      <w:r w:rsidR="00E71BCF" w:rsidRPr="00313E6C">
        <w:rPr>
          <w:rFonts w:eastAsia="SimSun"/>
          <w:i/>
          <w:iCs/>
          <w:kern w:val="2"/>
        </w:rPr>
        <w:t>”</w:t>
      </w:r>
      <w:r w:rsidRPr="00313E6C">
        <w:rPr>
          <w:rFonts w:eastAsia="SimSun"/>
          <w:i/>
          <w:iCs/>
          <w:kern w:val="2"/>
        </w:rPr>
        <w:t>)</w:t>
      </w:r>
    </w:p>
    <w:p w14:paraId="73C011A1" w14:textId="1DAA28A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I agree with the authors that (β₁ - β₁</w:t>
      </w:r>
      <w:r w:rsidR="003834AA" w:rsidRPr="00313E6C">
        <w:rPr>
          <w:rFonts w:eastAsia="SimSun"/>
          <w:i/>
          <w:iCs/>
          <w:kern w:val="2"/>
        </w:rPr>
        <w:t>’</w:t>
      </w:r>
      <w:r w:rsidRPr="00313E6C">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862E12">
        <w:rPr>
          <w:rFonts w:eastAsia="SimSun"/>
          <w:i/>
          <w:iCs/>
          <w:kern w:val="2"/>
        </w:rPr>
        <w:lastRenderedPageBreak/>
        <w:t xml:space="preserve">In addition, the authors </w:t>
      </w:r>
      <w:r w:rsidRPr="001F085E">
        <w:rPr>
          <w:rFonts w:eastAsia="SimSun"/>
          <w:i/>
          <w:iCs/>
          <w:kern w:val="2"/>
        </w:rPr>
        <w:t>only used answer length as the answer quality measure.</w:t>
      </w:r>
      <w:r w:rsidRPr="00862E12">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313E6C">
        <w:rPr>
          <w:rFonts w:eastAsia="SimSun"/>
          <w:i/>
          <w:iCs/>
          <w:kern w:val="2"/>
        </w:rPr>
        <w:t xml:space="preserve"> </w:t>
      </w:r>
    </w:p>
    <w:p w14:paraId="588A302C" w14:textId="093EFB82" w:rsidR="004F481B"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Response</w:t>
      </w:r>
    </w:p>
    <w:p w14:paraId="337B89D5" w14:textId="4EF51E64" w:rsidR="00880B3D" w:rsidRDefault="00880B3D">
      <w:pPr>
        <w:pStyle w:val="Paragraph"/>
        <w:pPrChange w:id="1234" w:author="Dylan CHEN" w:date="2026-08-29T21:31:00Z" w16du:dateUtc="2026-08-29T13:31:00Z">
          <w:pPr>
            <w:pStyle w:val="NormalWeb"/>
          </w:pPr>
        </w:pPrChange>
      </w:pPr>
      <w:r>
        <w:t>We thank you for pressing on both points. Following the review panel and the SE’s guidance, we have revised our theoretical model, and these mechanisms no longer appear in the manuscript; we have accordingly removed the associated analyses. We nonetheless address your</w:t>
      </w:r>
      <w:r>
        <w:rPr>
          <w:rFonts w:hint="eastAsia"/>
        </w:rPr>
        <w:t xml:space="preserve"> </w:t>
      </w:r>
      <w:r>
        <w:t>specific points below</w:t>
      </w:r>
      <w:r>
        <w:rPr>
          <w:rFonts w:hint="eastAsia"/>
        </w:rPr>
        <w:t xml:space="preserve"> for transparency</w:t>
      </w:r>
      <w:r>
        <w:t>.</w:t>
      </w:r>
    </w:p>
    <w:p w14:paraId="2563892C" w14:textId="77BF9C2F" w:rsidR="00880B3D" w:rsidRDefault="00880B3D">
      <w:pPr>
        <w:pStyle w:val="Paragraph"/>
        <w:pPrChange w:id="1235" w:author="Dylan CHEN" w:date="2026-08-29T21:31:00Z" w16du:dateUtc="2026-08-29T13:31:00Z">
          <w:pPr>
            <w:pStyle w:val="NormalWeb"/>
          </w:pPr>
        </w:pPrChange>
      </w:pPr>
      <w:r>
        <w:rPr>
          <w:rStyle w:val="Strong"/>
        </w:rPr>
        <w:t xml:space="preserve">On testing the difference between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Pr>
        <w:t xml:space="preserve">and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Style w:val="Strong"/>
        </w:rPr>
        <w:t>.</w:t>
      </w:r>
      <w:r>
        <w:t xml:space="preserve"> </w:t>
      </w:r>
      <w:r>
        <w:rPr>
          <w:rFonts w:hint="eastAsia"/>
        </w:rPr>
        <w:t>T</w:t>
      </w:r>
      <w:r>
        <w:t>esting whether this difference is significant is equivalent to testing the significance of the indirect effect</w:t>
      </w:r>
      <w:r>
        <w:rPr>
          <w:rFonts w:hint="eastAsia"/>
        </w:rPr>
        <w:t xml:space="preserve"> in the mediation analysis framework</w:t>
      </w:r>
      <w:r>
        <w:t xml:space="preserve">, which can be done via the Sobel test or its bootstrapped variants common in psychology. </w:t>
      </w:r>
      <w:ins w:id="1236" w:author="Prof. LIU Ben" w:date="2026-08-31T00:50:00Z" w16du:dateUtc="2026-08-30T16:50:00Z">
        <w:r w:rsidR="00E80D88">
          <w:rPr>
            <w:rFonts w:hint="eastAsia"/>
          </w:rPr>
          <w:t>We did not run these tests because t</w:t>
        </w:r>
      </w:ins>
      <w:del w:id="1237" w:author="Prof. LIU Ben" w:date="2026-08-31T00:50:00Z" w16du:dateUtc="2026-08-30T16:50:00Z">
        <w:r w:rsidDel="00E80D88">
          <w:delText>T</w:delText>
        </w:r>
      </w:del>
      <w:r>
        <w:t>he economics papers we cite</w:t>
      </w:r>
      <w:del w:id="1238" w:author="Prof. LIU Ben" w:date="2026-08-31T00:53:00Z" w16du:dateUtc="2026-08-30T16:53:00Z">
        <w:r w:rsidDel="00E80D88">
          <w:delText xml:space="preserve"> that use this approach</w:delText>
        </w:r>
      </w:del>
      <w:r>
        <w:t xml:space="preserve"> do not employ such tests</w:t>
      </w:r>
      <w:ins w:id="1239" w:author="Prof. LIU Ben" w:date="2026-08-31T00:50:00Z" w16du:dateUtc="2026-08-30T16:50:00Z">
        <w:r w:rsidR="00E80D88">
          <w:rPr>
            <w:rFonts w:hint="eastAsia"/>
          </w:rPr>
          <w:t>. T</w:t>
        </w:r>
      </w:ins>
      <w:del w:id="1240" w:author="Prof. LIU Ben" w:date="2026-08-31T00:50:00Z" w16du:dateUtc="2026-08-30T16:50:00Z">
        <w:r w:rsidDel="00E80D88">
          <w:delText>, and t</w:delText>
        </w:r>
      </w:del>
      <w:r>
        <w:t>here is a principled reason</w:t>
      </w:r>
      <w:ins w:id="1241" w:author="Prof. LIU Ben" w:date="2026-08-31T00:52:00Z" w16du:dateUtc="2026-08-30T16:52:00Z">
        <w:r w:rsidR="00E80D88">
          <w:rPr>
            <w:rFonts w:hint="eastAsia"/>
          </w:rPr>
          <w:t xml:space="preserve"> not to</w:t>
        </w:r>
      </w:ins>
      <w:r>
        <w:t xml:space="preserve">. In these designs, </w:t>
      </w:r>
      <w:r>
        <w:rPr>
          <w:rFonts w:hint="eastAsia"/>
        </w:rPr>
        <w:t xml:space="preserve">x </w:t>
      </w:r>
      <w:r>
        <w:t xml:space="preserve">is randomized or plausibly exogenous, but the mediator </w:t>
      </w:r>
      <w:r>
        <w:rPr>
          <w:rFonts w:hint="eastAsia"/>
        </w:rPr>
        <w:t xml:space="preserve">m </w:t>
      </w:r>
      <w:r>
        <w:t xml:space="preserve">in the chain </w:t>
      </w:r>
      <w:r>
        <w:rPr>
          <w:rFonts w:hint="eastAsia"/>
        </w:rPr>
        <w:t xml:space="preserve">x-&gt;m-&gt;y </w:t>
      </w:r>
      <w:r>
        <w:t xml:space="preserve">is not. </w:t>
      </w:r>
      <w:r>
        <w:rPr>
          <w:rFonts w:hint="eastAsia"/>
        </w:rPr>
        <w:t>Therefore,</w:t>
      </w:r>
      <w:r>
        <w:t xml:space="preserve"> </w:t>
      </w:r>
      <w:r>
        <w:rPr>
          <w:rFonts w:hint="eastAsia"/>
        </w:rPr>
        <w:t xml:space="preserve">m </w:t>
      </w:r>
      <w:r>
        <w:t xml:space="preserve">is endogenous in the regression of </w:t>
      </w:r>
      <w:r>
        <w:rPr>
          <w:rFonts w:hint="eastAsia"/>
        </w:rPr>
        <w:t xml:space="preserve">y on m and x and </w:t>
      </w:r>
      <w:r>
        <w:t>its coefficient has no clean causal interpretation</w:t>
      </w:r>
      <w:r>
        <w:rPr>
          <w:rFonts w:hint="eastAsia"/>
        </w:rPr>
        <w:t xml:space="preserve">, </w:t>
      </w:r>
      <w:r>
        <w:t>and neither does any test of the coefficient difference, which is a function of it. For this reason, economists treat the coefficient movement</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Fonts w:hint="eastAsia"/>
        </w:rPr>
        <w:t>-</w:t>
      </w:r>
      <w:r>
        <w:rPr>
          <w:rStyle w:val="Strong"/>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Fonts w:hint="eastAsia"/>
        </w:rPr>
        <w:t>)</w:t>
      </w:r>
      <w:r>
        <w:t xml:space="preserve"> as suggestive, descriptive evidence rather than as an identified causal mediation estimate.</w:t>
      </w:r>
    </w:p>
    <w:p w14:paraId="769219D3" w14:textId="729A81A0" w:rsidR="00880B3D" w:rsidRDefault="00880B3D">
      <w:pPr>
        <w:pStyle w:val="Paragraph"/>
        <w:pPrChange w:id="1242" w:author="Dylan CHEN" w:date="2026-08-29T21:31:00Z" w16du:dateUtc="2026-08-29T13:31:00Z">
          <w:pPr>
            <w:pStyle w:val="NormalWeb"/>
          </w:pPr>
        </w:pPrChange>
      </w:pPr>
      <w:r>
        <w:t xml:space="preserve">Consistent with this, the applied economics tradition supports mechanism claims not through mediation tests but through design-based evidence: heterogeneous treatment effects that align with the proposed channel, showing the effect where the mechanism should operate and its absence where it should not, and ruling out alternative channels one at a time. The “add </w:t>
      </w:r>
      <w:r>
        <w:rPr>
          <w:rFonts w:hint="eastAsia"/>
        </w:rPr>
        <w:t xml:space="preserve">m </w:t>
      </w:r>
      <w:r>
        <w:t xml:space="preserve">and watch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shrink” regression is one piece of corroborating evidence, not a formal test, so attaching a p-value to the difference would overstate its evidentiary weight.</w:t>
      </w:r>
    </w:p>
    <w:p w14:paraId="5DF5A05F" w14:textId="00064CA8" w:rsidR="00880B3D" w:rsidRDefault="00880B3D">
      <w:pPr>
        <w:pStyle w:val="Paragraph"/>
        <w:pPrChange w:id="1243" w:author="Dylan CHEN" w:date="2026-08-29T21:31:00Z" w16du:dateUtc="2026-08-29T13:31:00Z">
          <w:pPr>
            <w:pStyle w:val="NormalWeb"/>
          </w:pPr>
        </w:pPrChange>
      </w:pPr>
      <w:r>
        <w:t xml:space="preserve">In short, the coefficient-drop exercise is implicitly an indirect-effect test and could in principle be tested formally. We </w:t>
      </w:r>
      <w:r>
        <w:rPr>
          <w:rFonts w:hint="eastAsia"/>
        </w:rPr>
        <w:t>did not do</w:t>
      </w:r>
      <w:r>
        <w:t xml:space="preserve"> so because the mediator’s coefficient is not causally identified,</w:t>
      </w:r>
      <w:r>
        <w:rPr>
          <w:rFonts w:hint="eastAsia"/>
        </w:rPr>
        <w:t xml:space="preserve"> </w:t>
      </w:r>
      <w:r>
        <w:t xml:space="preserve">and because </w:t>
      </w:r>
      <w:r>
        <w:rPr>
          <w:rFonts w:hint="eastAsia"/>
        </w:rPr>
        <w:t>we</w:t>
      </w:r>
      <w:r>
        <w:t xml:space="preserve"> treat</w:t>
      </w:r>
      <w:r>
        <w:rPr>
          <w:rFonts w:hint="eastAsia"/>
        </w:rPr>
        <w:t>ed</w:t>
      </w:r>
      <w:r>
        <w:t xml:space="preserve"> </w:t>
      </w:r>
      <w:r>
        <w:rPr>
          <w:rFonts w:hint="eastAsia"/>
        </w:rPr>
        <w:t xml:space="preserve">that </w:t>
      </w:r>
      <w:r>
        <w:t>mechanism evidence as suggestive rather than to make a formal mediation claim that</w:t>
      </w:r>
      <w:r>
        <w:rPr>
          <w:rFonts w:hint="eastAsia"/>
        </w:rPr>
        <w:t xml:space="preserve"> our</w:t>
      </w:r>
      <w:r>
        <w:t xml:space="preserve"> setting can</w:t>
      </w:r>
      <w:r>
        <w:rPr>
          <w:rFonts w:hint="eastAsia"/>
        </w:rPr>
        <w:t>not</w:t>
      </w:r>
      <w:r>
        <w:t xml:space="preserve"> support. </w:t>
      </w:r>
    </w:p>
    <w:p w14:paraId="228A0E51" w14:textId="69BB1E17" w:rsidR="00880B3D" w:rsidDel="00CE332C" w:rsidRDefault="00880B3D">
      <w:pPr>
        <w:pStyle w:val="Paragraph"/>
        <w:rPr>
          <w:del w:id="1244" w:author="Dylan CHEN" w:date="2026-08-29T21:31:00Z" w16du:dateUtc="2026-08-29T13:31:00Z"/>
        </w:rPr>
        <w:pPrChange w:id="1245" w:author="Dylan CHEN" w:date="2026-08-29T21:31:00Z" w16du:dateUtc="2026-08-29T13:31:00Z">
          <w:pPr>
            <w:pStyle w:val="NormalWeb"/>
          </w:pPr>
        </w:pPrChange>
      </w:pPr>
      <w:r>
        <w:rPr>
          <w:rStyle w:val="Strong"/>
        </w:rPr>
        <w:t>On the measurement of AI</w:t>
      </w:r>
      <w:ins w:id="1246" w:author="Prof. LIU Ben" w:date="2026-08-31T00:02:00Z" w16du:dateUtc="2026-08-30T16:02:00Z">
        <w:r w:rsidR="00B97537">
          <w:rPr>
            <w:rStyle w:val="Strong"/>
            <w:rFonts w:hint="eastAsia"/>
          </w:rPr>
          <w:t>-</w:t>
        </w:r>
      </w:ins>
      <w:del w:id="1247" w:author="Prof. LIU Ben" w:date="2026-08-31T00:02:00Z" w16du:dateUtc="2026-08-30T16:02:00Z">
        <w:r w:rsidDel="00B97537">
          <w:rPr>
            <w:rStyle w:val="Strong"/>
          </w:rPr>
          <w:delText xml:space="preserve"> </w:delText>
        </w:r>
      </w:del>
      <w:r>
        <w:rPr>
          <w:rStyle w:val="Strong"/>
        </w:rPr>
        <w:t>answer quality beyond length.</w:t>
      </w:r>
      <w:r>
        <w:t xml:space="preserve"> I</w:t>
      </w:r>
      <w:r>
        <w:rPr>
          <w:rFonts w:hint="eastAsia"/>
        </w:rPr>
        <w:t xml:space="preserve">n our revised theoretical model, we theorize </w:t>
      </w:r>
      <w:r w:rsidRPr="001F085E">
        <w:rPr>
          <w:rFonts w:eastAsia="Times New Roman"/>
          <w:kern w:val="0"/>
        </w:rPr>
        <w:t xml:space="preserve">answer length and </w:t>
      </w:r>
      <w:del w:id="1248" w:author="Dylan CHEN" w:date="2026-08-29T21:22:00Z" w16du:dateUtc="2026-08-29T13:22:00Z">
        <w:r w:rsidRPr="001F085E" w:rsidDel="008F4C03">
          <w:rPr>
            <w:rFonts w:eastAsia="Times New Roman"/>
            <w:kern w:val="0"/>
          </w:rPr>
          <w:delText xml:space="preserve">the </w:delText>
        </w:r>
      </w:del>
      <w:r w:rsidRPr="001F085E">
        <w:rPr>
          <w:rFonts w:eastAsia="Times New Roman"/>
          <w:kern w:val="0"/>
        </w:rPr>
        <w:t>answer quality as separate constructs.</w:t>
      </w:r>
      <w:r>
        <w:rPr>
          <w:rFonts w:hint="eastAsia"/>
        </w:rPr>
        <w:t xml:space="preserve"> </w:t>
      </w:r>
      <w:r>
        <w:t>We appreciate your suggestions, which have helped us improve the paper.</w:t>
      </w:r>
    </w:p>
    <w:p w14:paraId="3FCDD48A" w14:textId="43E751B5" w:rsidR="00F30EA2" w:rsidRPr="00313E6C" w:rsidRDefault="00F30EA2" w:rsidP="00B91D7E">
      <w:pPr>
        <w:pStyle w:val="Paragraph"/>
        <w:rPr>
          <w:rFonts w:ascii="Heiti TC" w:eastAsia="Heiti TC" w:hAnsi="Heiti TC" w:cs="Heiti TC"/>
        </w:rPr>
      </w:pPr>
    </w:p>
    <w:p w14:paraId="5AAA984A" w14:textId="77777777" w:rsidR="00CA2329" w:rsidRPr="00313E6C" w:rsidRDefault="00CA2329" w:rsidP="00CA2329">
      <w:pPr>
        <w:spacing w:before="120" w:after="120"/>
        <w:rPr>
          <w:b/>
        </w:rPr>
      </w:pPr>
      <w:r w:rsidRPr="00313E6C">
        <w:t>---------------------------------------------------------------------------------------------------------------------</w:t>
      </w:r>
    </w:p>
    <w:p w14:paraId="5DA13AEE" w14:textId="01F2D59D"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6</w:t>
      </w:r>
      <w:r w:rsidR="00862E12">
        <w:rPr>
          <w:rFonts w:eastAsia="SimSun"/>
          <w:b/>
          <w:bCs/>
          <w:kern w:val="2"/>
        </w:rPr>
        <w:t>*</w:t>
      </w:r>
    </w:p>
    <w:p w14:paraId="004B9E90" w14:textId="03AAB25E" w:rsidR="00CA2329" w:rsidRPr="00313E6C" w:rsidRDefault="00EE0CC9"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R2-18. I raised concerns about the measurement of the </w:t>
      </w:r>
      <w:r w:rsidR="00E71BCF" w:rsidRPr="00313E6C">
        <w:rPr>
          <w:rFonts w:eastAsia="SimSun"/>
          <w:i/>
          <w:iCs/>
          <w:kern w:val="2"/>
        </w:rPr>
        <w:t>“</w:t>
      </w:r>
      <w:r w:rsidRPr="00313E6C">
        <w:rPr>
          <w:rFonts w:eastAsia="SimSun"/>
          <w:i/>
          <w:iCs/>
          <w:kern w:val="2"/>
        </w:rPr>
        <w:t>first-answer seeking tendency.</w:t>
      </w:r>
      <w:r w:rsidR="00E71BCF" w:rsidRPr="00313E6C">
        <w:rPr>
          <w:rFonts w:eastAsia="SimSun"/>
          <w:i/>
          <w:iCs/>
          <w:kern w:val="2"/>
        </w:rPr>
        <w:t>”</w:t>
      </w:r>
      <w:r w:rsidRPr="00313E6C">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5EB9538D" w14:textId="77777777" w:rsidR="00CF5CBF" w:rsidRPr="00313E6C" w:rsidRDefault="00CF5CBF" w:rsidP="00790085">
      <w:pPr>
        <w:pStyle w:val="Paragraph"/>
      </w:pPr>
      <w:r w:rsidRPr="00313E6C">
        <w:t>We are happy you are satisfied with this response.</w:t>
      </w:r>
    </w:p>
    <w:p w14:paraId="4F6C41E1" w14:textId="77777777" w:rsidR="001463FA" w:rsidRPr="00313E6C" w:rsidRDefault="001463FA" w:rsidP="001463FA">
      <w:pPr>
        <w:spacing w:before="120" w:after="120"/>
        <w:rPr>
          <w:b/>
        </w:rPr>
      </w:pPr>
      <w:r w:rsidRPr="00313E6C">
        <w:t>---------------------------------------------------------------------------------------------------------------------</w:t>
      </w:r>
    </w:p>
    <w:p w14:paraId="072823F1" w14:textId="0FC499CE" w:rsidR="001463FA" w:rsidRPr="00313E6C" w:rsidRDefault="001463FA" w:rsidP="001463FA">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7</w:t>
      </w:r>
      <w:r w:rsidR="000B1AC1">
        <w:rPr>
          <w:rFonts w:eastAsia="SimSun"/>
          <w:b/>
          <w:bCs/>
          <w:kern w:val="2"/>
        </w:rPr>
        <w:t>*</w:t>
      </w:r>
    </w:p>
    <w:p w14:paraId="1F03351A" w14:textId="0AFCDA9E"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lastRenderedPageBreak/>
        <w:t>R2-19. I challenged the AI</w:t>
      </w:r>
      <w:r w:rsidR="003834AA" w:rsidRPr="00313E6C">
        <w:rPr>
          <w:rFonts w:eastAsia="SimSun"/>
          <w:i/>
          <w:iCs/>
          <w:kern w:val="2"/>
        </w:rPr>
        <w:t>’</w:t>
      </w:r>
      <w:r w:rsidRPr="00313E6C">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conducted an additional analysis by including the hasHighQuality1Ans_i (=1 if the first human answer has an above-median LLM-generated content quality score) as the control variable and found that this variable positively affects the answerNum_i.</w:t>
      </w:r>
    </w:p>
    <w:p w14:paraId="5E0147B2" w14:textId="47C783A8" w:rsidR="001463FA"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443B7F">
        <w:rPr>
          <w:rFonts w:eastAsia="SimSun"/>
          <w:i/>
          <w:iCs/>
          <w:kern w:val="2"/>
        </w:rPr>
        <w:t xml:space="preserve">I feel my concern was not well addressed. </w:t>
      </w:r>
      <w:r w:rsidRPr="001F085E">
        <w:rPr>
          <w:rFonts w:eastAsia="SimSun"/>
          <w:i/>
          <w:iCs/>
          <w:kern w:val="2"/>
        </w:rPr>
        <w:t>A more direct test is to only focus on the control group and regress the answerNum_i on the hasHighQuality1Ans_</w:t>
      </w:r>
      <w:r w:rsidRPr="00443B7F">
        <w:rPr>
          <w:rFonts w:eastAsia="SimSun"/>
          <w:i/>
          <w:iCs/>
          <w:kern w:val="2"/>
        </w:rPr>
        <w:t>i. If it has a positive effect, my early argument was disapproved.</w:t>
      </w:r>
      <w:r w:rsidR="001463FA" w:rsidRPr="00313E6C">
        <w:rPr>
          <w:rFonts w:eastAsia="SimSun"/>
          <w:i/>
          <w:iCs/>
          <w:kern w:val="2"/>
        </w:rPr>
        <w:t xml:space="preserve"> </w:t>
      </w:r>
    </w:p>
    <w:p w14:paraId="34A4D35E" w14:textId="044D2CA3" w:rsidR="009A67E8" w:rsidRDefault="001463FA" w:rsidP="001F085E">
      <w:pPr>
        <w:widowControl w:val="0"/>
        <w:autoSpaceDE w:val="0"/>
        <w:autoSpaceDN w:val="0"/>
        <w:adjustRightInd w:val="0"/>
        <w:spacing w:before="120" w:after="120"/>
        <w:jc w:val="both"/>
      </w:pPr>
      <w:r w:rsidRPr="00313E6C">
        <w:rPr>
          <w:rFonts w:eastAsia="SimSun"/>
          <w:b/>
          <w:bCs/>
          <w:i/>
          <w:iCs/>
          <w:kern w:val="2"/>
          <w:u w:val="single"/>
        </w:rPr>
        <w:t>Response</w:t>
      </w:r>
    </w:p>
    <w:p w14:paraId="213ADB9E" w14:textId="01246E1A" w:rsidR="009A67E8" w:rsidRPr="00313E6C" w:rsidRDefault="00D43EC2" w:rsidP="00790085">
      <w:pPr>
        <w:pStyle w:val="Paragraph"/>
      </w:pPr>
      <w:r w:rsidRPr="00313E6C">
        <w:t xml:space="preserve">We thank </w:t>
      </w:r>
      <w:r w:rsidR="009A67E8">
        <w:rPr>
          <w:rFonts w:hint="eastAsia"/>
        </w:rPr>
        <w:t>you</w:t>
      </w:r>
      <w:r w:rsidRPr="00313E6C">
        <w:t xml:space="preserve"> for proposing this more direct test. </w:t>
      </w:r>
      <w:r w:rsidR="009A67E8">
        <w:rPr>
          <w:rFonts w:hint="eastAsia"/>
        </w:rPr>
        <w:t>I</w:t>
      </w:r>
      <w:r w:rsidR="009A67E8">
        <w:t xml:space="preserve">n the revised paper, we have </w:t>
      </w:r>
      <w:r w:rsidR="009A67E8" w:rsidRPr="00313E6C">
        <w:t xml:space="preserve">removed </w:t>
      </w:r>
      <w:r w:rsidR="009A67E8">
        <w:t xml:space="preserve">the position effect due to the </w:t>
      </w:r>
      <w:r w:rsidR="009A67E8" w:rsidRPr="00313E6C">
        <w:t>update</w:t>
      </w:r>
      <w:r w:rsidR="009A67E8">
        <w:t xml:space="preserve"> of the </w:t>
      </w:r>
      <w:del w:id="1249" w:author="Dylan CHEN" w:date="2026-08-29T18:40:00Z" w16du:dateUtc="2026-08-29T10:40:00Z">
        <w:r w:rsidR="009A67E8" w:rsidRPr="00313E6C" w:rsidDel="00D81333">
          <w:delText xml:space="preserve"> </w:delText>
        </w:r>
      </w:del>
      <w:r w:rsidR="009A67E8" w:rsidRPr="00313E6C">
        <w:t>theoretical framework</w:t>
      </w:r>
      <w:r w:rsidR="009A67E8">
        <w:t xml:space="preserve">. </w:t>
      </w:r>
      <w:r w:rsidR="009A67E8" w:rsidRPr="00313E6C">
        <w:t xml:space="preserve">We report the test </w:t>
      </w:r>
      <w:r w:rsidR="009A67E8">
        <w:rPr>
          <w:rFonts w:hint="eastAsia"/>
        </w:rPr>
        <w:t>you suggested for transparency.</w:t>
      </w:r>
    </w:p>
    <w:p w14:paraId="3FFBE4DA" w14:textId="105B7F3B" w:rsidR="002D3ABB" w:rsidRPr="00313E6C" w:rsidRDefault="002538F8" w:rsidP="00790085">
      <w:pPr>
        <w:pStyle w:val="Paragraph"/>
      </w:pPr>
      <w:del w:id="1250" w:author="Dylan CHEN" w:date="2026-08-29T18:40:00Z" w16du:dateUtc="2026-08-29T10:40:00Z">
        <w:r w:rsidRPr="00313E6C" w:rsidDel="00D81333">
          <w:delText xml:space="preserve">we </w:delText>
        </w:r>
      </w:del>
      <w:ins w:id="1251" w:author="Dylan CHEN" w:date="2026-08-29T18:40:00Z" w16du:dateUtc="2026-08-29T10:40:00Z">
        <w:r w:rsidR="00D81333">
          <w:rPr>
            <w:rFonts w:hint="eastAsia"/>
          </w:rPr>
          <w:t>W</w:t>
        </w:r>
        <w:r w:rsidR="00D81333" w:rsidRPr="00313E6C">
          <w:t xml:space="preserve">e </w:t>
        </w:r>
      </w:ins>
      <w:r w:rsidRPr="00313E6C">
        <w:t xml:space="preserve">restricted the sample to the control group and regressed </w:t>
      </w:r>
      <w:r w:rsidRPr="001F085E">
        <w:rPr>
          <w:i/>
          <w:iCs/>
        </w:rPr>
        <w:t>answerNum</w:t>
      </w:r>
      <w:r w:rsidRPr="00313E6C">
        <w:t xml:space="preserve"> on </w:t>
      </w:r>
      <w:r w:rsidRPr="001F085E">
        <w:rPr>
          <w:i/>
          <w:iCs/>
        </w:rPr>
        <w:t>hasHighQuality1Ans</w:t>
      </w:r>
      <w:r w:rsidRPr="00313E6C">
        <w:t>. The estimated coefficient is statistically insignificant</w:t>
      </w:r>
      <w:r w:rsidR="002D3ABB" w:rsidRPr="00313E6C">
        <w:t xml:space="preserve"> (See Table below)</w:t>
      </w:r>
      <w:r w:rsidRPr="00313E6C">
        <w:t xml:space="preserve">. This result </w:t>
      </w:r>
      <w:r w:rsidR="009A67E8">
        <w:rPr>
          <w:rFonts w:hint="eastAsia"/>
        </w:rPr>
        <w:t>does not support the argument that</w:t>
      </w:r>
      <w:r w:rsidRPr="00313E6C">
        <w:t xml:space="preserve"> </w:t>
      </w:r>
      <w:del w:id="1252" w:author="Dylan CHEN" w:date="2026-08-29T18:40:00Z" w16du:dateUtc="2026-08-29T10:40:00Z">
        <w:r w:rsidRPr="00313E6C" w:rsidDel="00D81333">
          <w:delText xml:space="preserve">that </w:delText>
        </w:r>
      </w:del>
      <w:r w:rsidRPr="00313E6C">
        <w:t>a high-quality first human answer deter</w:t>
      </w:r>
      <w:r w:rsidR="009A67E8">
        <w:rPr>
          <w:rFonts w:hint="eastAsia"/>
        </w:rPr>
        <w:t>s</w:t>
      </w:r>
      <w:r w:rsidRPr="00313E6C">
        <w:t xml:space="preserve"> subsequent human contributions. </w:t>
      </w:r>
    </w:p>
    <w:p w14:paraId="675BDDD4" w14:textId="6EED9034" w:rsidR="002D3ABB" w:rsidRPr="00313E6C" w:rsidRDefault="00006439" w:rsidP="006210FC">
      <w:pPr>
        <w:pStyle w:val="TableFiguretitle"/>
      </w:pPr>
      <w:r w:rsidRPr="00313E6C">
        <w:t>Table</w:t>
      </w:r>
      <w:r w:rsidR="00895959" w:rsidRPr="00313E6C">
        <w:t xml:space="preserve"> </w:t>
      </w:r>
      <w:r w:rsidR="00895959" w:rsidRPr="00313E6C">
        <w:rPr>
          <w:rFonts w:eastAsia="SimSun"/>
        </w:rPr>
        <w:t xml:space="preserve">R2-17. </w:t>
      </w:r>
      <w:r w:rsidR="00895959" w:rsidRPr="00313E6C">
        <w:t>Testing R2</w:t>
      </w:r>
      <w:r w:rsidR="003834AA" w:rsidRPr="00313E6C">
        <w:t>’</w:t>
      </w:r>
      <w:r w:rsidR="00895959" w:rsidRPr="00313E6C">
        <w:t>s Alternative Explanation That First-Position High</w:t>
      </w:r>
      <w:r w:rsidRPr="00313E6C">
        <w:t>-</w:t>
      </w:r>
      <w:r w:rsidR="00895959" w:rsidRPr="00313E6C">
        <w:t>Quality Answerer Deter Others</w:t>
      </w:r>
      <w:r w:rsidR="003834AA" w:rsidRPr="00313E6C">
        <w:t>’</w:t>
      </w:r>
      <w:r w:rsidR="00895959" w:rsidRPr="00313E6C">
        <w:t xml:space="preserve"> Participation</w:t>
      </w:r>
    </w:p>
    <w:tbl>
      <w:tblPr>
        <w:tblW w:w="5000" w:type="pct"/>
        <w:jc w:val="center"/>
        <w:tblLayout w:type="fixed"/>
        <w:tblLook w:val="04A0" w:firstRow="1" w:lastRow="0" w:firstColumn="1" w:lastColumn="0" w:noHBand="0" w:noVBand="1"/>
      </w:tblPr>
      <w:tblGrid>
        <w:gridCol w:w="4135"/>
        <w:gridCol w:w="5225"/>
      </w:tblGrid>
      <w:tr w:rsidR="002D3ABB" w:rsidRPr="00313E6C" w14:paraId="27110180" w14:textId="77777777" w:rsidTr="006210FC">
        <w:trPr>
          <w:trHeight w:val="320"/>
          <w:jc w:val="center"/>
        </w:trPr>
        <w:tc>
          <w:tcPr>
            <w:tcW w:w="1820" w:type="dxa"/>
            <w:tcBorders>
              <w:top w:val="single" w:sz="4" w:space="0" w:color="auto"/>
              <w:left w:val="nil"/>
              <w:bottom w:val="nil"/>
              <w:right w:val="nil"/>
            </w:tcBorders>
            <w:noWrap/>
            <w:hideMark/>
          </w:tcPr>
          <w:p w14:paraId="2DC8BBE6" w14:textId="0714D3B3" w:rsidR="002D3ABB" w:rsidRPr="00313E6C" w:rsidRDefault="002D3ABB">
            <w:pPr>
              <w:rPr>
                <w:color w:val="000000"/>
                <w:sz w:val="20"/>
                <w:szCs w:val="20"/>
              </w:rPr>
            </w:pPr>
          </w:p>
        </w:tc>
        <w:tc>
          <w:tcPr>
            <w:tcW w:w="2300" w:type="dxa"/>
            <w:tcBorders>
              <w:top w:val="single" w:sz="4" w:space="0" w:color="auto"/>
              <w:left w:val="nil"/>
              <w:bottom w:val="nil"/>
              <w:right w:val="nil"/>
            </w:tcBorders>
            <w:noWrap/>
            <w:hideMark/>
          </w:tcPr>
          <w:p w14:paraId="08DD263F" w14:textId="77777777" w:rsidR="002D3ABB" w:rsidRPr="00313E6C" w:rsidRDefault="002D3ABB">
            <w:pPr>
              <w:jc w:val="center"/>
              <w:rPr>
                <w:sz w:val="20"/>
                <w:szCs w:val="20"/>
              </w:rPr>
            </w:pPr>
            <w:r w:rsidRPr="00313E6C">
              <w:rPr>
                <w:sz w:val="20"/>
                <w:szCs w:val="20"/>
              </w:rPr>
              <w:t>(1)</w:t>
            </w:r>
          </w:p>
        </w:tc>
      </w:tr>
      <w:tr w:rsidR="002D3ABB" w:rsidRPr="00313E6C" w14:paraId="0FB8E861" w14:textId="77777777" w:rsidTr="006210FC">
        <w:trPr>
          <w:trHeight w:val="320"/>
          <w:jc w:val="center"/>
        </w:trPr>
        <w:tc>
          <w:tcPr>
            <w:tcW w:w="1820" w:type="dxa"/>
            <w:tcBorders>
              <w:top w:val="nil"/>
              <w:left w:val="nil"/>
              <w:bottom w:val="nil"/>
              <w:right w:val="nil"/>
            </w:tcBorders>
            <w:noWrap/>
            <w:hideMark/>
          </w:tcPr>
          <w:p w14:paraId="52735155" w14:textId="77777777" w:rsidR="002D3ABB" w:rsidRPr="00313E6C" w:rsidRDefault="002D3ABB">
            <w:pPr>
              <w:jc w:val="center"/>
              <w:rPr>
                <w:sz w:val="20"/>
                <w:szCs w:val="20"/>
              </w:rPr>
            </w:pPr>
          </w:p>
        </w:tc>
        <w:tc>
          <w:tcPr>
            <w:tcW w:w="2300" w:type="dxa"/>
            <w:tcBorders>
              <w:top w:val="nil"/>
              <w:left w:val="nil"/>
              <w:bottom w:val="single" w:sz="4" w:space="0" w:color="auto"/>
              <w:right w:val="nil"/>
            </w:tcBorders>
            <w:noWrap/>
            <w:hideMark/>
          </w:tcPr>
          <w:p w14:paraId="2D040ECF" w14:textId="0E4A966B" w:rsidR="002D3ABB" w:rsidRPr="00313E6C" w:rsidRDefault="002D3ABB" w:rsidP="006210FC">
            <w:pPr>
              <w:jc w:val="center"/>
              <w:rPr>
                <w:color w:val="000000"/>
                <w:sz w:val="20"/>
                <w:szCs w:val="20"/>
              </w:rPr>
            </w:pPr>
            <w:r w:rsidRPr="00313E6C">
              <w:rPr>
                <w:color w:val="000000"/>
                <w:sz w:val="20"/>
                <w:szCs w:val="20"/>
              </w:rPr>
              <w:t xml:space="preserve">DV: </w:t>
            </w:r>
            <w:r w:rsidR="00CB3FE1" w:rsidRPr="00313E6C">
              <w:rPr>
                <w:sz w:val="20"/>
                <w:szCs w:val="20"/>
              </w:rPr>
              <w:t>answerNum</w:t>
            </w:r>
            <w:r w:rsidR="00CB3FE1" w:rsidRPr="00313E6C">
              <w:rPr>
                <w:sz w:val="20"/>
                <w:szCs w:val="20"/>
                <w:vertAlign w:val="subscript"/>
              </w:rPr>
              <w:t>i</w:t>
            </w:r>
          </w:p>
        </w:tc>
      </w:tr>
      <w:tr w:rsidR="002D3ABB" w:rsidRPr="00313E6C" w14:paraId="6616E287" w14:textId="77777777" w:rsidTr="006210FC">
        <w:trPr>
          <w:trHeight w:val="320"/>
          <w:jc w:val="center"/>
        </w:trPr>
        <w:tc>
          <w:tcPr>
            <w:tcW w:w="1820" w:type="dxa"/>
            <w:vMerge w:val="restart"/>
            <w:tcBorders>
              <w:top w:val="nil"/>
              <w:left w:val="nil"/>
              <w:bottom w:val="single" w:sz="4" w:space="0" w:color="000000"/>
              <w:right w:val="nil"/>
            </w:tcBorders>
            <w:noWrap/>
            <w:hideMark/>
          </w:tcPr>
          <w:p w14:paraId="43B78829" w14:textId="5B1CC703" w:rsidR="002D3ABB" w:rsidRPr="00313E6C" w:rsidRDefault="00CB3FE1">
            <w:pPr>
              <w:rPr>
                <w:sz w:val="20"/>
                <w:szCs w:val="20"/>
              </w:rPr>
            </w:pPr>
            <w:r w:rsidRPr="00313E6C">
              <w:rPr>
                <w:color w:val="000000"/>
                <w:sz w:val="20"/>
                <w:szCs w:val="20"/>
              </w:rPr>
              <w:t>hasHighQuality1Ans</w:t>
            </w:r>
            <w:r w:rsidRPr="00313E6C">
              <w:rPr>
                <w:color w:val="000000"/>
                <w:sz w:val="20"/>
                <w:szCs w:val="20"/>
                <w:vertAlign w:val="subscript"/>
              </w:rPr>
              <w:t>i</w:t>
            </w:r>
          </w:p>
        </w:tc>
        <w:tc>
          <w:tcPr>
            <w:tcW w:w="2300" w:type="dxa"/>
            <w:tcBorders>
              <w:top w:val="nil"/>
              <w:left w:val="nil"/>
              <w:bottom w:val="nil"/>
              <w:right w:val="nil"/>
            </w:tcBorders>
            <w:noWrap/>
            <w:hideMark/>
          </w:tcPr>
          <w:p w14:paraId="72EF6C33" w14:textId="77777777" w:rsidR="002D3ABB" w:rsidRPr="00313E6C" w:rsidRDefault="002D3ABB">
            <w:pPr>
              <w:jc w:val="center"/>
              <w:rPr>
                <w:color w:val="000000"/>
                <w:sz w:val="20"/>
                <w:szCs w:val="20"/>
              </w:rPr>
            </w:pPr>
            <w:r w:rsidRPr="00313E6C">
              <w:rPr>
                <w:color w:val="000000"/>
                <w:sz w:val="20"/>
                <w:szCs w:val="20"/>
              </w:rPr>
              <w:t>0.012</w:t>
            </w:r>
          </w:p>
        </w:tc>
      </w:tr>
      <w:tr w:rsidR="002D3ABB" w:rsidRPr="00313E6C" w14:paraId="6FC0A602" w14:textId="77777777" w:rsidTr="006210FC">
        <w:trPr>
          <w:trHeight w:val="320"/>
          <w:jc w:val="center"/>
        </w:trPr>
        <w:tc>
          <w:tcPr>
            <w:tcW w:w="1820" w:type="dxa"/>
            <w:vMerge/>
            <w:tcBorders>
              <w:top w:val="nil"/>
              <w:left w:val="nil"/>
              <w:bottom w:val="single" w:sz="4" w:space="0" w:color="000000"/>
              <w:right w:val="nil"/>
            </w:tcBorders>
            <w:hideMark/>
          </w:tcPr>
          <w:p w14:paraId="16FD3494" w14:textId="77777777" w:rsidR="002D3ABB" w:rsidRPr="00313E6C" w:rsidRDefault="002D3ABB">
            <w:pPr>
              <w:rPr>
                <w:sz w:val="20"/>
                <w:szCs w:val="20"/>
              </w:rPr>
            </w:pPr>
          </w:p>
        </w:tc>
        <w:tc>
          <w:tcPr>
            <w:tcW w:w="2300" w:type="dxa"/>
            <w:tcBorders>
              <w:top w:val="nil"/>
              <w:left w:val="nil"/>
              <w:bottom w:val="single" w:sz="4" w:space="0" w:color="auto"/>
              <w:right w:val="nil"/>
            </w:tcBorders>
            <w:noWrap/>
            <w:hideMark/>
          </w:tcPr>
          <w:p w14:paraId="0AD6DBF3" w14:textId="77777777" w:rsidR="002D3ABB" w:rsidRPr="00313E6C" w:rsidRDefault="002D3ABB">
            <w:pPr>
              <w:jc w:val="center"/>
              <w:rPr>
                <w:color w:val="000000"/>
                <w:sz w:val="20"/>
                <w:szCs w:val="20"/>
              </w:rPr>
            </w:pPr>
            <w:r w:rsidRPr="00313E6C">
              <w:rPr>
                <w:color w:val="000000"/>
                <w:sz w:val="20"/>
                <w:szCs w:val="20"/>
              </w:rPr>
              <w:t>(0.015)</w:t>
            </w:r>
          </w:p>
        </w:tc>
      </w:tr>
      <w:tr w:rsidR="002D3ABB" w:rsidRPr="00313E6C" w14:paraId="5226311F" w14:textId="77777777" w:rsidTr="006210FC">
        <w:trPr>
          <w:trHeight w:val="320"/>
          <w:jc w:val="center"/>
        </w:trPr>
        <w:tc>
          <w:tcPr>
            <w:tcW w:w="1820" w:type="dxa"/>
            <w:tcBorders>
              <w:top w:val="nil"/>
              <w:left w:val="nil"/>
              <w:bottom w:val="nil"/>
              <w:right w:val="nil"/>
            </w:tcBorders>
            <w:noWrap/>
            <w:hideMark/>
          </w:tcPr>
          <w:p w14:paraId="4CAD856D" w14:textId="77777777" w:rsidR="002D3ABB" w:rsidRPr="00313E6C" w:rsidRDefault="002D3ABB">
            <w:pPr>
              <w:rPr>
                <w:sz w:val="20"/>
                <w:szCs w:val="20"/>
              </w:rPr>
            </w:pPr>
            <w:r w:rsidRPr="00313E6C">
              <w:rPr>
                <w:sz w:val="20"/>
                <w:szCs w:val="20"/>
              </w:rPr>
              <w:t>other controls</w:t>
            </w:r>
          </w:p>
        </w:tc>
        <w:tc>
          <w:tcPr>
            <w:tcW w:w="2300" w:type="dxa"/>
            <w:tcBorders>
              <w:top w:val="nil"/>
              <w:left w:val="nil"/>
              <w:bottom w:val="nil"/>
              <w:right w:val="nil"/>
            </w:tcBorders>
            <w:noWrap/>
            <w:hideMark/>
          </w:tcPr>
          <w:p w14:paraId="37E47340" w14:textId="77777777" w:rsidR="002D3ABB" w:rsidRPr="00313E6C" w:rsidRDefault="002D3ABB">
            <w:pPr>
              <w:jc w:val="center"/>
              <w:rPr>
                <w:sz w:val="20"/>
                <w:szCs w:val="20"/>
              </w:rPr>
            </w:pPr>
            <w:r w:rsidRPr="00313E6C">
              <w:rPr>
                <w:sz w:val="20"/>
                <w:szCs w:val="20"/>
              </w:rPr>
              <w:t>√</w:t>
            </w:r>
          </w:p>
        </w:tc>
      </w:tr>
      <w:tr w:rsidR="002D3ABB" w:rsidRPr="00313E6C" w14:paraId="68FA2931" w14:textId="77777777" w:rsidTr="006210FC">
        <w:trPr>
          <w:trHeight w:val="320"/>
          <w:jc w:val="center"/>
        </w:trPr>
        <w:tc>
          <w:tcPr>
            <w:tcW w:w="1820" w:type="dxa"/>
            <w:tcBorders>
              <w:top w:val="nil"/>
              <w:left w:val="nil"/>
              <w:bottom w:val="nil"/>
              <w:right w:val="nil"/>
            </w:tcBorders>
            <w:noWrap/>
            <w:hideMark/>
          </w:tcPr>
          <w:p w14:paraId="1E37480F" w14:textId="77777777" w:rsidR="002D3ABB" w:rsidRPr="00313E6C" w:rsidRDefault="002D3ABB">
            <w:pPr>
              <w:rPr>
                <w:color w:val="000000"/>
                <w:sz w:val="20"/>
                <w:szCs w:val="20"/>
              </w:rPr>
            </w:pPr>
            <w:r w:rsidRPr="00313E6C">
              <w:rPr>
                <w:color w:val="000000"/>
                <w:sz w:val="20"/>
                <w:szCs w:val="20"/>
              </w:rPr>
              <w:t>answer timing FE</w:t>
            </w:r>
          </w:p>
        </w:tc>
        <w:tc>
          <w:tcPr>
            <w:tcW w:w="2300" w:type="dxa"/>
            <w:tcBorders>
              <w:top w:val="nil"/>
              <w:left w:val="nil"/>
              <w:bottom w:val="nil"/>
              <w:right w:val="nil"/>
            </w:tcBorders>
            <w:noWrap/>
            <w:hideMark/>
          </w:tcPr>
          <w:p w14:paraId="49D41A1A" w14:textId="77777777" w:rsidR="002D3ABB" w:rsidRPr="00313E6C" w:rsidRDefault="002D3ABB">
            <w:pPr>
              <w:jc w:val="center"/>
              <w:rPr>
                <w:sz w:val="20"/>
                <w:szCs w:val="20"/>
              </w:rPr>
            </w:pPr>
            <w:r w:rsidRPr="00313E6C">
              <w:rPr>
                <w:sz w:val="20"/>
                <w:szCs w:val="20"/>
              </w:rPr>
              <w:t>√</w:t>
            </w:r>
          </w:p>
        </w:tc>
      </w:tr>
      <w:tr w:rsidR="002D3ABB" w:rsidRPr="00313E6C" w14:paraId="008A6422" w14:textId="77777777" w:rsidTr="006210FC">
        <w:trPr>
          <w:trHeight w:val="320"/>
          <w:jc w:val="center"/>
        </w:trPr>
        <w:tc>
          <w:tcPr>
            <w:tcW w:w="1820" w:type="dxa"/>
            <w:tcBorders>
              <w:top w:val="nil"/>
              <w:left w:val="nil"/>
              <w:bottom w:val="single" w:sz="4" w:space="0" w:color="auto"/>
              <w:right w:val="nil"/>
            </w:tcBorders>
            <w:noWrap/>
            <w:hideMark/>
          </w:tcPr>
          <w:p w14:paraId="600B1D28" w14:textId="77777777" w:rsidR="002D3ABB" w:rsidRPr="00313E6C" w:rsidRDefault="002D3ABB">
            <w:pPr>
              <w:rPr>
                <w:sz w:val="20"/>
                <w:szCs w:val="20"/>
              </w:rPr>
            </w:pPr>
            <w:del w:id="1253" w:author="Dylan CHEN" w:date="2026-08-29T18:41:00Z" w16du:dateUtc="2026-08-29T10:41:00Z">
              <w:r w:rsidRPr="00313E6C" w:rsidDel="00D81333">
                <w:rPr>
                  <w:sz w:val="20"/>
                  <w:szCs w:val="20"/>
                </w:rPr>
                <w:delText>c</w:delText>
              </w:r>
            </w:del>
            <w:r w:rsidRPr="00313E6C">
              <w:rPr>
                <w:sz w:val="20"/>
                <w:szCs w:val="20"/>
              </w:rPr>
              <w:t>only control sample</w:t>
            </w:r>
          </w:p>
        </w:tc>
        <w:tc>
          <w:tcPr>
            <w:tcW w:w="2300" w:type="dxa"/>
            <w:tcBorders>
              <w:top w:val="nil"/>
              <w:left w:val="nil"/>
              <w:bottom w:val="single" w:sz="4" w:space="0" w:color="auto"/>
              <w:right w:val="nil"/>
            </w:tcBorders>
            <w:noWrap/>
            <w:hideMark/>
          </w:tcPr>
          <w:p w14:paraId="256A7800" w14:textId="365DE63C" w:rsidR="002D3ABB" w:rsidRPr="00313E6C" w:rsidRDefault="002D3ABB">
            <w:pPr>
              <w:jc w:val="center"/>
              <w:rPr>
                <w:color w:val="000000"/>
                <w:sz w:val="20"/>
                <w:szCs w:val="20"/>
              </w:rPr>
            </w:pPr>
            <w:r w:rsidRPr="00313E6C">
              <w:rPr>
                <w:sz w:val="20"/>
                <w:szCs w:val="20"/>
              </w:rPr>
              <w:t>√</w:t>
            </w:r>
            <w:r w:rsidRPr="00313E6C">
              <w:rPr>
                <w:color w:val="000000"/>
                <w:sz w:val="20"/>
                <w:szCs w:val="20"/>
              </w:rPr>
              <w:t> </w:t>
            </w:r>
          </w:p>
        </w:tc>
      </w:tr>
      <w:tr w:rsidR="002D3ABB" w:rsidRPr="00313E6C" w14:paraId="0E792329" w14:textId="77777777" w:rsidTr="006210FC">
        <w:trPr>
          <w:trHeight w:val="320"/>
          <w:jc w:val="center"/>
        </w:trPr>
        <w:tc>
          <w:tcPr>
            <w:tcW w:w="1820" w:type="dxa"/>
            <w:tcBorders>
              <w:top w:val="nil"/>
              <w:left w:val="nil"/>
              <w:bottom w:val="single" w:sz="4" w:space="0" w:color="auto"/>
              <w:right w:val="nil"/>
            </w:tcBorders>
            <w:noWrap/>
            <w:hideMark/>
          </w:tcPr>
          <w:p w14:paraId="58300E71" w14:textId="77777777" w:rsidR="002D3ABB" w:rsidRPr="00313E6C" w:rsidRDefault="002D3ABB">
            <w:pPr>
              <w:rPr>
                <w:color w:val="000000"/>
                <w:sz w:val="20"/>
                <w:szCs w:val="20"/>
              </w:rPr>
            </w:pPr>
            <w:r w:rsidRPr="00313E6C">
              <w:rPr>
                <w:color w:val="000000"/>
                <w:sz w:val="20"/>
                <w:szCs w:val="20"/>
              </w:rPr>
              <w:t>N</w:t>
            </w:r>
          </w:p>
        </w:tc>
        <w:tc>
          <w:tcPr>
            <w:tcW w:w="2300" w:type="dxa"/>
            <w:tcBorders>
              <w:top w:val="nil"/>
              <w:left w:val="nil"/>
              <w:bottom w:val="single" w:sz="4" w:space="0" w:color="auto"/>
              <w:right w:val="nil"/>
            </w:tcBorders>
            <w:noWrap/>
            <w:hideMark/>
          </w:tcPr>
          <w:p w14:paraId="46A6F7B1" w14:textId="77777777" w:rsidR="002D3ABB" w:rsidRPr="00313E6C" w:rsidRDefault="002D3ABB">
            <w:pPr>
              <w:jc w:val="center"/>
              <w:rPr>
                <w:color w:val="000000"/>
                <w:sz w:val="20"/>
                <w:szCs w:val="20"/>
              </w:rPr>
            </w:pPr>
            <w:r w:rsidRPr="00313E6C">
              <w:rPr>
                <w:color w:val="000000"/>
                <w:sz w:val="20"/>
                <w:szCs w:val="20"/>
              </w:rPr>
              <w:t>1,451</w:t>
            </w:r>
          </w:p>
        </w:tc>
      </w:tr>
    </w:tbl>
    <w:p w14:paraId="71F25F1D" w14:textId="3EBE27D3" w:rsidR="006A0A04" w:rsidRPr="00313E6C" w:rsidRDefault="006A0A04" w:rsidP="002538F8">
      <w:pPr>
        <w:pStyle w:val="Paragraph"/>
      </w:pPr>
    </w:p>
    <w:p w14:paraId="4A2B5FCB" w14:textId="77777777" w:rsidR="000A3656" w:rsidRPr="00313E6C" w:rsidRDefault="000A3656" w:rsidP="000A3656">
      <w:pPr>
        <w:spacing w:before="120" w:after="120"/>
        <w:rPr>
          <w:b/>
        </w:rPr>
      </w:pPr>
      <w:r w:rsidRPr="00313E6C">
        <w:t>---------------------------------------------------------------------------------------------------------------------</w:t>
      </w:r>
    </w:p>
    <w:p w14:paraId="7D06DCF6" w14:textId="4F92F3A5" w:rsidR="000A3656" w:rsidRPr="00313E6C" w:rsidRDefault="000A3656" w:rsidP="000A3656">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18</w:t>
      </w:r>
      <w:r w:rsidR="00DA157B">
        <w:rPr>
          <w:rFonts w:eastAsia="SimSun"/>
          <w:b/>
          <w:bCs/>
          <w:kern w:val="2"/>
        </w:rPr>
        <w:t>*</w:t>
      </w:r>
    </w:p>
    <w:p w14:paraId="559CF780"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2-20. I commented that the source effect was not tested.</w:t>
      </w:r>
    </w:p>
    <w:p w14:paraId="01CFCBBC" w14:textId="0F48486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 authors responded that </w:t>
      </w:r>
      <w:r w:rsidR="00E71BCF" w:rsidRPr="00313E6C">
        <w:rPr>
          <w:rFonts w:eastAsia="SimSun"/>
          <w:i/>
          <w:iCs/>
          <w:kern w:val="2"/>
        </w:rPr>
        <w:t>“</w:t>
      </w:r>
      <w:r w:rsidRPr="00313E6C">
        <w:rPr>
          <w:rFonts w:eastAsia="SimSun"/>
          <w:i/>
          <w:iCs/>
          <w:kern w:val="2"/>
        </w:rPr>
        <w:t>the source effect is tested in Section 6.3.1.3 Table 11.</w:t>
      </w:r>
      <w:r w:rsidR="00E71BCF" w:rsidRPr="00313E6C">
        <w:rPr>
          <w:rFonts w:eastAsia="SimSun"/>
          <w:i/>
          <w:iCs/>
          <w:kern w:val="2"/>
        </w:rPr>
        <w:t>”</w:t>
      </w:r>
      <w:r w:rsidRPr="00313E6C">
        <w:rPr>
          <w:rFonts w:eastAsia="SimSun"/>
          <w:i/>
          <w:iCs/>
          <w:kern w:val="2"/>
        </w:rPr>
        <w:t xml:space="preserve"> Specifically, </w:t>
      </w:r>
      <w:r w:rsidR="00E71BCF" w:rsidRPr="00313E6C">
        <w:rPr>
          <w:rFonts w:eastAsia="SimSun"/>
          <w:i/>
          <w:iCs/>
          <w:kern w:val="2"/>
        </w:rPr>
        <w:t>“</w:t>
      </w:r>
      <w:r w:rsidRPr="00313E6C">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sidRPr="00313E6C">
        <w:rPr>
          <w:rFonts w:eastAsia="SimSun"/>
          <w:i/>
          <w:iCs/>
          <w:kern w:val="2"/>
        </w:rPr>
        <w:t>”</w:t>
      </w:r>
    </w:p>
    <w:p w14:paraId="441F9680" w14:textId="35F03203" w:rsidR="000A365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lastRenderedPageBreak/>
        <w:t>I respectively disagree because there can be other reasons aside from the position and content, like anchoring reference, cognitive offloading, etc., for explaining the residual effect.</w:t>
      </w:r>
      <w:r w:rsidR="000A3656" w:rsidRPr="00313E6C">
        <w:rPr>
          <w:rFonts w:eastAsia="SimSun"/>
          <w:i/>
          <w:iCs/>
          <w:kern w:val="2"/>
        </w:rPr>
        <w:t xml:space="preserve"> </w:t>
      </w:r>
    </w:p>
    <w:p w14:paraId="75D6FC6C" w14:textId="77777777" w:rsidR="000A3656" w:rsidRPr="00313E6C" w:rsidRDefault="000A3656" w:rsidP="000A3656">
      <w:pPr>
        <w:widowControl w:val="0"/>
        <w:autoSpaceDE w:val="0"/>
        <w:autoSpaceDN w:val="0"/>
        <w:adjustRightInd w:val="0"/>
        <w:spacing w:before="120" w:after="120"/>
        <w:jc w:val="both"/>
      </w:pPr>
      <w:r w:rsidRPr="00313E6C">
        <w:rPr>
          <w:rFonts w:eastAsia="SimSun"/>
          <w:b/>
          <w:bCs/>
          <w:i/>
          <w:iCs/>
          <w:kern w:val="2"/>
          <w:u w:val="single"/>
        </w:rPr>
        <w:t>Response</w:t>
      </w:r>
    </w:p>
    <w:p w14:paraId="4D767FB5" w14:textId="538E975B" w:rsidR="003827D3" w:rsidRPr="00313E6C" w:rsidRDefault="003827D3">
      <w:pPr>
        <w:pStyle w:val="Paragraph"/>
        <w:pPrChange w:id="1254" w:author="Dylan CHEN" w:date="2026-08-29T21:31:00Z" w16du:dateUtc="2026-08-29T13:31:00Z">
          <w:pPr>
            <w:pStyle w:val="NormalWeb"/>
          </w:pPr>
        </w:pPrChange>
      </w:pPr>
      <w:r>
        <w:t xml:space="preserve">We thank you for this point and for the anchoring </w:t>
      </w:r>
      <w:r>
        <w:rPr>
          <w:rFonts w:hint="eastAsia"/>
        </w:rPr>
        <w:t xml:space="preserve">reference </w:t>
      </w:r>
      <w:r>
        <w:t>suggestion, which we now incorporate. In the revised framework, we no longer rely on interpreting a residual effect. Instead, we theorize and test the AI label</w:t>
      </w:r>
      <w:ins w:id="1255" w:author="Prof. LIU Ben" w:date="2026-08-31T00:55:00Z" w16du:dateUtc="2026-08-30T16:55:00Z">
        <w:r w:rsidR="00450049">
          <w:rPr>
            <w:rFonts w:hint="eastAsia"/>
          </w:rPr>
          <w:t>, length, and quality effects</w:t>
        </w:r>
      </w:ins>
      <w:del w:id="1256" w:author="Prof. LIU Ben" w:date="2026-08-31T00:55:00Z" w16du:dateUtc="2026-08-30T16:55:00Z">
        <w:r w:rsidDel="00450049">
          <w:delText xml:space="preserve"> effect and the AI content effect</w:delText>
        </w:r>
      </w:del>
      <w:r>
        <w:t xml:space="preserve"> as distinct constructs. </w:t>
      </w:r>
      <w:commentRangeStart w:id="1257"/>
      <w:r w:rsidRPr="001F085E">
        <w:rPr>
          <w:highlight w:val="yellow"/>
        </w:rPr>
        <w:t>We have also integrated the anchoring reference into our argument for H6</w:t>
      </w:r>
      <w:commentRangeEnd w:id="1257"/>
      <w:r w:rsidR="00691049">
        <w:rPr>
          <w:rStyle w:val="CommentReference"/>
          <w:sz w:val="24"/>
          <w:szCs w:val="24"/>
        </w:rPr>
        <w:commentReference w:id="1257"/>
      </w:r>
      <w:r>
        <w:t xml:space="preserve">: </w:t>
      </w:r>
      <w:ins w:id="1258" w:author="Prof. LIU Ben" w:date="2026-08-31T00:57:00Z" w16du:dateUtc="2026-08-30T16:57:00Z">
        <w:r w:rsidR="00450049" w:rsidRPr="00197297">
          <w:t>human answer</w:t>
        </w:r>
      </w:ins>
      <w:ins w:id="1259" w:author="Prof. LIU Ben" w:date="2026-08-31T00:58:00Z" w16du:dateUtc="2026-08-30T16:58:00Z">
        <w:r w:rsidR="00450049">
          <w:rPr>
            <w:rFonts w:hint="eastAsia"/>
          </w:rPr>
          <w:t>er</w:t>
        </w:r>
      </w:ins>
      <w:ins w:id="1260" w:author="Prof. LIU Ben" w:date="2026-08-31T00:57:00Z" w16du:dateUtc="2026-08-30T16:57:00Z">
        <w:r w:rsidR="00450049" w:rsidRPr="00197297">
          <w:t xml:space="preserve">s </w:t>
        </w:r>
        <w:r w:rsidR="00450049">
          <w:rPr>
            <w:rFonts w:hint="eastAsia"/>
          </w:rPr>
          <w:t>build on the AI answer to produce their own answers</w:t>
        </w:r>
      </w:ins>
      <w:del w:id="1261" w:author="Prof. LIU Ben" w:date="2026-08-31T00:57:00Z" w16du:dateUtc="2026-08-30T16:57:00Z">
        <w:r w:rsidDel="00450049">
          <w:delText>the AI answer’s quality establishes a standard that anchors subsequent human answers</w:delText>
        </w:r>
      </w:del>
      <w:r>
        <w:t>. Because each mechanism is now derived from theory and tested through a prediction stated in advance, our conclusions no longer depend on attributing the residual effect to any single channel.</w:t>
      </w:r>
    </w:p>
    <w:p w14:paraId="635E3913" w14:textId="77777777" w:rsidR="00CA2329" w:rsidRPr="00313E6C" w:rsidRDefault="00CA2329" w:rsidP="00CA2329">
      <w:pPr>
        <w:spacing w:before="120" w:after="120"/>
        <w:rPr>
          <w:b/>
        </w:rPr>
      </w:pPr>
      <w:r w:rsidRPr="00313E6C">
        <w:t>---------------------------------------------------------------------------------------------------------------------</w:t>
      </w:r>
    </w:p>
    <w:p w14:paraId="30C0680B" w14:textId="1177715B"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19</w:t>
      </w:r>
      <w:r w:rsidR="00862E12">
        <w:rPr>
          <w:rFonts w:eastAsia="SimSun"/>
          <w:b/>
          <w:bCs/>
          <w:kern w:val="2"/>
        </w:rPr>
        <w:t>*</w:t>
      </w:r>
    </w:p>
    <w:p w14:paraId="11C6F320" w14:textId="0DE14EFE" w:rsidR="00CA2329" w:rsidRPr="00313E6C" w:rsidRDefault="002E4C86"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R2-21. I commented that the experts should be domain-specific. The authors followed. I am good on that.</w:t>
      </w:r>
      <w:r w:rsidR="00CA2329" w:rsidRPr="00313E6C">
        <w:rPr>
          <w:rFonts w:eastAsia="SimSun"/>
          <w:i/>
          <w:iCs/>
          <w:kern w:val="2"/>
        </w:rPr>
        <w:t xml:space="preserve"> </w:t>
      </w:r>
    </w:p>
    <w:p w14:paraId="1869D04B"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691DD7F3" w14:textId="77777777" w:rsidR="00CF5CBF" w:rsidRPr="00313E6C" w:rsidRDefault="00CF5CBF">
      <w:pPr>
        <w:pStyle w:val="Paragraph"/>
        <w:pPrChange w:id="1262" w:author="Dylan CHEN" w:date="2026-08-29T21:31:00Z" w16du:dateUtc="2026-08-29T13:31:00Z">
          <w:pPr>
            <w:pStyle w:val="NormalWeb"/>
          </w:pPr>
        </w:pPrChange>
      </w:pPr>
      <w:r w:rsidRPr="00313E6C">
        <w:t>We are happy you are satisfied with this response.</w:t>
      </w:r>
    </w:p>
    <w:p w14:paraId="42FE4BF3" w14:textId="77777777" w:rsidR="000D507F" w:rsidRPr="00313E6C" w:rsidRDefault="000D507F" w:rsidP="000D507F">
      <w:pPr>
        <w:spacing w:before="120" w:after="120"/>
        <w:rPr>
          <w:b/>
        </w:rPr>
      </w:pPr>
      <w:r w:rsidRPr="00313E6C">
        <w:t>---------------------------------------------------------------------------------------------------------------------</w:t>
      </w:r>
    </w:p>
    <w:p w14:paraId="6F1B21C9" w14:textId="0D88B877" w:rsidR="00652741" w:rsidRPr="00313E6C" w:rsidRDefault="00652741" w:rsidP="00652741">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2</w:t>
      </w:r>
      <w:r w:rsidR="00EB6634" w:rsidRPr="00313E6C">
        <w:rPr>
          <w:rFonts w:eastAsia="SimSun"/>
          <w:b/>
          <w:bCs/>
          <w:kern w:val="2"/>
        </w:rPr>
        <w:t>0</w:t>
      </w:r>
      <w:r w:rsidR="00F01C4A">
        <w:rPr>
          <w:rFonts w:eastAsia="SimSun"/>
          <w:b/>
          <w:bCs/>
          <w:kern w:val="2"/>
        </w:rPr>
        <w:t>*</w:t>
      </w:r>
      <w:r w:rsidR="00F01C4A" w:rsidRPr="00313E6C" w:rsidDel="00F01C4A">
        <w:rPr>
          <w:rFonts w:eastAsia="SimSun"/>
          <w:b/>
          <w:bCs/>
          <w:kern w:val="2"/>
        </w:rPr>
        <w:t xml:space="preserve"> </w:t>
      </w:r>
    </w:p>
    <w:p w14:paraId="11E39FBD"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R2-22. I challenged the subsample sizes in the test of the expectation-based mechanism.</w:t>
      </w:r>
    </w:p>
    <w:p w14:paraId="6473D5A6"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that they explained in their response to my comment R2-8.</w:t>
      </w:r>
    </w:p>
    <w:p w14:paraId="7EEC09F0" w14:textId="306F9D83" w:rsidR="00652741"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As a clarification to the R2-8, the authors didn</w:t>
      </w:r>
      <w:r w:rsidR="003834AA" w:rsidRPr="00313E6C">
        <w:rPr>
          <w:rFonts w:eastAsia="SimSun"/>
          <w:i/>
          <w:iCs/>
          <w:kern w:val="2"/>
        </w:rPr>
        <w:t>’</w:t>
      </w:r>
      <w:r w:rsidRPr="00313E6C">
        <w:rPr>
          <w:rFonts w:eastAsia="SimSun"/>
          <w:i/>
          <w:iCs/>
          <w:kern w:val="2"/>
        </w:rPr>
        <w:t>t address my comments regarding this subsample size.</w:t>
      </w:r>
    </w:p>
    <w:p w14:paraId="40462802" w14:textId="77777777" w:rsidR="00652741" w:rsidRPr="00313E6C" w:rsidRDefault="00652741" w:rsidP="0065274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B770E85" w14:textId="548FB0C9" w:rsidR="003827D3" w:rsidRDefault="003827D3">
      <w:pPr>
        <w:pStyle w:val="Paragraph"/>
        <w:pPrChange w:id="1263" w:author="Dylan CHEN" w:date="2026-08-29T21:31:00Z" w16du:dateUtc="2026-08-29T13:31:00Z">
          <w:pPr>
            <w:pStyle w:val="NormalWeb"/>
          </w:pPr>
        </w:pPrChange>
      </w:pPr>
      <w:r>
        <w:t>We appreciate your clarification and apologize that our earlier reply to R2-8 did not directly report the subsample sizes for the expectation-based test. To be transparent, the “993 versus 993” figures in that letter were a reporting error. The actual analyses used the high-quality first-answer subsample (top 25%, N = 1,697) and the low-quality first-answer subsample (bottom 25%, N = 1,945)</w:t>
      </w:r>
      <w:del w:id="1264" w:author="Dylan CHEN" w:date="2026-08-29T21:23:00Z" w16du:dateUtc="2026-08-29T13:23:00Z">
        <w:r w:rsidDel="008F4C03">
          <w:delText>, as now documented in Online Appendix C (Table 13)</w:delText>
        </w:r>
      </w:del>
      <w:r>
        <w:t xml:space="preserve">. We also note that the revised </w:t>
      </w:r>
      <w:r>
        <w:rPr>
          <w:rFonts w:hint="eastAsia"/>
        </w:rPr>
        <w:t>theoretical</w:t>
      </w:r>
      <w:r>
        <w:t xml:space="preserve"> framework removes all results on viewer recognition; nonetheless, we report the corrected subsample sizes here for completeness and to confirm that the original analyses were run on the correct samples.</w:t>
      </w:r>
    </w:p>
    <w:p w14:paraId="7F5E28FF" w14:textId="5434D325" w:rsidR="00652741" w:rsidRPr="00313E6C" w:rsidRDefault="00652741" w:rsidP="00652741">
      <w:pPr>
        <w:spacing w:before="120" w:after="120"/>
        <w:rPr>
          <w:b/>
        </w:rPr>
      </w:pPr>
      <w:r w:rsidRPr="00313E6C">
        <w:t>---------------------------------------------------------------------------------------------------------------------</w:t>
      </w:r>
    </w:p>
    <w:p w14:paraId="19C7CF7F" w14:textId="6FA95C74"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w:t>
      </w:r>
      <w:r w:rsidR="00EB6634" w:rsidRPr="00313E6C">
        <w:rPr>
          <w:rFonts w:eastAsia="SimSun"/>
          <w:b/>
          <w:bCs/>
          <w:kern w:val="2"/>
        </w:rPr>
        <w:t>1</w:t>
      </w:r>
      <w:r w:rsidR="000B1AC1">
        <w:rPr>
          <w:rFonts w:eastAsia="SimSun"/>
          <w:b/>
          <w:bCs/>
          <w:kern w:val="2"/>
        </w:rPr>
        <w:t>*</w:t>
      </w:r>
    </w:p>
    <w:p w14:paraId="217007F1" w14:textId="77777777" w:rsidR="00C033C0" w:rsidRPr="00313E6C" w:rsidRDefault="00C033C0" w:rsidP="00C033C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1. </w:t>
      </w:r>
      <w:r w:rsidR="00C033C0" w:rsidRPr="00F310D7">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1F085E">
        <w:rPr>
          <w:rFonts w:eastAsia="SimSun"/>
          <w:i/>
          <w:iCs/>
          <w:kern w:val="2"/>
        </w:rPr>
        <w:t>which shows insignificant (p=0.065). How about the raw reputation score?</w:t>
      </w:r>
    </w:p>
    <w:p w14:paraId="7FD5B589"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1C29AFBB" w14:textId="16DCB0BD" w:rsidR="003827D3" w:rsidRDefault="003827D3">
      <w:pPr>
        <w:pStyle w:val="Paragraph"/>
        <w:pPrChange w:id="1265" w:author="Dylan CHEN" w:date="2026-08-29T21:31:00Z" w16du:dateUtc="2026-08-29T13:31:00Z">
          <w:pPr>
            <w:pStyle w:val="NormalWeb"/>
          </w:pPr>
        </w:pPrChange>
      </w:pPr>
      <w:r>
        <w:t xml:space="preserve">We ran the balance test on the log reputation score because the raw score is highly right-skewed (see the left panel of the figure below), which violates the normality assumption </w:t>
      </w:r>
      <w:ins w:id="1266" w:author="Prof. LIU Ben" w:date="2026-08-31T00:59:00Z" w16du:dateUtc="2026-08-30T16:59:00Z">
        <w:r w:rsidR="00C5745A">
          <w:rPr>
            <w:rFonts w:hint="eastAsia"/>
          </w:rPr>
          <w:t>required for</w:t>
        </w:r>
      </w:ins>
      <w:del w:id="1267" w:author="Prof. LIU Ben" w:date="2026-08-31T00:59:00Z" w16du:dateUtc="2026-08-30T16:59:00Z">
        <w:r w:rsidDel="00C5745A">
          <w:delText>underlying</w:delText>
        </w:r>
      </w:del>
      <w:r>
        <w:t xml:space="preserve"> the t-test. The log transformation brings the distribution much closer to normal and better satisfies this requirement (right panel).</w:t>
      </w:r>
    </w:p>
    <w:p w14:paraId="06474884" w14:textId="27D8641C" w:rsidR="003827D3" w:rsidRDefault="003827D3">
      <w:pPr>
        <w:pStyle w:val="Paragraph"/>
        <w:pPrChange w:id="1268" w:author="Dylan CHEN" w:date="2026-08-29T21:31:00Z" w16du:dateUtc="2026-08-29T13:31:00Z">
          <w:pPr>
            <w:pStyle w:val="NormalWeb"/>
          </w:pPr>
        </w:pPrChange>
      </w:pPr>
      <w:r>
        <w:t xml:space="preserve">To address your specific question about the raw score, we conducted a Mann–Whitney–Wilcoxon test, which requires no normality assumption. The result (W = 1,667,892, p = 0.238) confirms that questioner reputation does not differ significantly between the treatment and control groups. </w:t>
      </w:r>
    </w:p>
    <w:p w14:paraId="45F0D3D3" w14:textId="7D7B9D19" w:rsidR="00143BC2" w:rsidRPr="00313E6C" w:rsidRDefault="00402005" w:rsidP="00143BC2">
      <w:pPr>
        <w:pStyle w:val="Paragraph"/>
        <w:jc w:val="center"/>
      </w:pPr>
      <w:r w:rsidRPr="00313E6C">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5"/>
                    <a:stretch>
                      <a:fillRect/>
                    </a:stretch>
                  </pic:blipFill>
                  <pic:spPr>
                    <a:xfrm>
                      <a:off x="0" y="0"/>
                      <a:ext cx="3004808" cy="2003205"/>
                    </a:xfrm>
                    <a:prstGeom prst="rect">
                      <a:avLst/>
                    </a:prstGeom>
                  </pic:spPr>
                </pic:pic>
              </a:graphicData>
            </a:graphic>
          </wp:inline>
        </w:drawing>
      </w:r>
      <w:r w:rsidRPr="00313E6C" w:rsidDel="000F2BB4">
        <w:t xml:space="preserve"> </w:t>
      </w:r>
      <w:r w:rsidRPr="00313E6C">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6"/>
                    <a:stretch>
                      <a:fillRect/>
                    </a:stretch>
                  </pic:blipFill>
                  <pic:spPr>
                    <a:xfrm>
                      <a:off x="0" y="0"/>
                      <a:ext cx="2879002" cy="1919335"/>
                    </a:xfrm>
                    <a:prstGeom prst="rect">
                      <a:avLst/>
                    </a:prstGeom>
                  </pic:spPr>
                </pic:pic>
              </a:graphicData>
            </a:graphic>
          </wp:inline>
        </w:drawing>
      </w:r>
    </w:p>
    <w:p w14:paraId="72E32E09" w14:textId="3D1858E0" w:rsidR="00143BC2" w:rsidRPr="00313E6C" w:rsidRDefault="00143BC2" w:rsidP="001F085E">
      <w:pPr>
        <w:pStyle w:val="TableFiguretitle"/>
      </w:pPr>
      <w:bookmarkStart w:id="1269" w:name="OLE_LINK8"/>
      <w:r w:rsidRPr="00313E6C">
        <w:t xml:space="preserve">Figure </w:t>
      </w:r>
      <w:r w:rsidRPr="00313E6C">
        <w:rPr>
          <w:rFonts w:eastAsia="SimSun"/>
        </w:rPr>
        <w:t>R2-21. Dist</w:t>
      </w:r>
      <w:r w:rsidR="00CB3FE1" w:rsidRPr="00313E6C">
        <w:rPr>
          <w:rFonts w:eastAsia="SimSun"/>
        </w:rPr>
        <w:t>rib</w:t>
      </w:r>
      <w:r w:rsidRPr="00313E6C">
        <w:rPr>
          <w:rFonts w:eastAsia="SimSun"/>
        </w:rPr>
        <w:t>ution of The Reputation Scores</w:t>
      </w:r>
      <w:bookmarkEnd w:id="1269"/>
    </w:p>
    <w:p w14:paraId="1DAE8E9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4CA231D8" w14:textId="74D849F5"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R2-22</w:t>
      </w:r>
      <w:r w:rsidR="000B1AC1">
        <w:rPr>
          <w:rFonts w:eastAsia="SimSun"/>
          <w:b/>
          <w:bCs/>
          <w:kern w:val="2"/>
        </w:rPr>
        <w:t>*</w:t>
      </w:r>
    </w:p>
    <w:p w14:paraId="6AFB9E2F" w14:textId="04F80724"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2. </w:t>
      </w:r>
      <w:r w:rsidR="00C033C0" w:rsidRPr="00F310D7">
        <w:rPr>
          <w:rFonts w:eastAsia="SimSun"/>
          <w:i/>
          <w:iCs/>
          <w:kern w:val="2"/>
        </w:rPr>
        <w:t xml:space="preserve">The authors progressively add controls that look good, </w:t>
      </w:r>
      <w:r w:rsidR="00C033C0" w:rsidRPr="001F085E">
        <w:rPr>
          <w:rFonts w:eastAsia="SimSun"/>
          <w:i/>
          <w:iCs/>
          <w:kern w:val="2"/>
        </w:rPr>
        <w:t>but they need to start with no controls (including removing the question timing FE)</w:t>
      </w:r>
    </w:p>
    <w:p w14:paraId="20E9A93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F0EAA2E" w14:textId="72C28F4E" w:rsidR="00EB6634" w:rsidRDefault="003852AB">
      <w:pPr>
        <w:pStyle w:val="Paragraph"/>
        <w:pPrChange w:id="1270" w:author="Dylan CHEN" w:date="2026-08-29T21:31:00Z" w16du:dateUtc="2026-08-29T13:31:00Z">
          <w:pPr>
            <w:pStyle w:val="NormalWeb"/>
          </w:pPr>
        </w:pPrChange>
      </w:pPr>
      <w:r>
        <w:rPr>
          <w:rFonts w:hint="eastAsia"/>
        </w:rPr>
        <w:t>We</w:t>
      </w:r>
      <w:r w:rsidR="00640A3C" w:rsidRPr="00313E6C">
        <w:t xml:space="preserve"> </w:t>
      </w:r>
      <w:r>
        <w:rPr>
          <w:rFonts w:hint="eastAsia"/>
        </w:rPr>
        <w:t>report the results for</w:t>
      </w:r>
      <w:r w:rsidR="00640A3C" w:rsidRPr="00313E6C">
        <w:t xml:space="preserve"> </w:t>
      </w:r>
      <w:r w:rsidR="003E3770" w:rsidRPr="00313E6C">
        <w:t>a baseline specification with no control variables and no question timing fixed effects. The treatment effect remains consistent in both direction and statistical significan</w:t>
      </w:r>
      <w:del w:id="1271" w:author="Dylan CHEN" w:date="2026-08-29T18:50:00Z" w16du:dateUtc="2026-08-29T10:50:00Z">
        <w:r w:rsidDel="00CA0525">
          <w:rPr>
            <w:rFonts w:hint="eastAsia"/>
          </w:rPr>
          <w:delText>t</w:delText>
        </w:r>
      </w:del>
      <w:ins w:id="1272" w:author="Dylan CHEN" w:date="2026-08-29T18:50:00Z" w16du:dateUtc="2026-08-29T10:50:00Z">
        <w:r w:rsidR="00CA0525">
          <w:rPr>
            <w:rFonts w:hint="eastAsia"/>
          </w:rPr>
          <w:t>ce</w:t>
        </w:r>
      </w:ins>
      <w:r w:rsidR="003E3770" w:rsidRPr="00313E6C">
        <w:t>.</w:t>
      </w:r>
    </w:p>
    <w:p w14:paraId="37CDA065" w14:textId="63336D4D" w:rsidR="003852AB" w:rsidRPr="001F085E" w:rsidRDefault="003852AB">
      <w:pPr>
        <w:pStyle w:val="Paragraph"/>
        <w:pPrChange w:id="1273" w:author="Dylan CHEN" w:date="2026-08-29T21:31:00Z" w16du:dateUtc="2026-08-29T13:31:00Z">
          <w:pPr>
            <w:pStyle w:val="NormalWeb"/>
          </w:pPr>
        </w:pPrChange>
      </w:pPr>
      <w:r>
        <w:t>We note that our updated theoretical framework has led us to remove all viewer recognition analysis from the manuscript; we nonetheless report th</w:t>
      </w:r>
      <w:r>
        <w:rPr>
          <w:rFonts w:hint="eastAsia"/>
        </w:rPr>
        <w:t>ese</w:t>
      </w:r>
      <w:r>
        <w:t xml:space="preserve"> results here for your review.</w:t>
      </w:r>
    </w:p>
    <w:p w14:paraId="30520E8C" w14:textId="1B81EBCD" w:rsidR="00E82A2B" w:rsidRPr="00313E6C" w:rsidRDefault="00E82A2B" w:rsidP="00E82A2B">
      <w:pPr>
        <w:spacing w:after="120"/>
        <w:jc w:val="center"/>
        <w:rPr>
          <w:rFonts w:eastAsia="SimSun"/>
          <w:b/>
          <w:color w:val="000000"/>
          <w:sz w:val="22"/>
          <w:szCs w:val="22"/>
        </w:rPr>
      </w:pPr>
      <w:bookmarkStart w:id="1274" w:name="_Ref194135045"/>
      <w:bookmarkStart w:id="1275" w:name="_Ref177391826"/>
      <w:r w:rsidRPr="00313E6C">
        <w:rPr>
          <w:rFonts w:eastAsia="SimSun"/>
          <w:b/>
          <w:color w:val="000000"/>
          <w:sz w:val="22"/>
          <w:szCs w:val="22"/>
        </w:rPr>
        <w:t xml:space="preserve">Table </w:t>
      </w:r>
      <w:bookmarkEnd w:id="1274"/>
      <w:r w:rsidRPr="00313E6C">
        <w:rPr>
          <w:rFonts w:eastAsia="SimSun"/>
          <w:b/>
          <w:color w:val="000000"/>
          <w:sz w:val="22"/>
          <w:szCs w:val="22"/>
        </w:rPr>
        <w:t xml:space="preserve">R2-22. </w:t>
      </w:r>
      <w:bookmarkEnd w:id="1275"/>
      <w:r w:rsidRPr="00313E6C">
        <w:rPr>
          <w:rFonts w:eastAsia="SimSun"/>
          <w:b/>
          <w:color w:val="000000"/>
          <w:sz w:val="22"/>
          <w:szCs w:val="22"/>
        </w:rPr>
        <w:t>The impact of AI-generated answers on the answer supply and viewer recognition</w:t>
      </w:r>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313E6C" w14:paraId="2FB0E4F3" w14:textId="77777777" w:rsidTr="00E83740">
        <w:trPr>
          <w:trHeight w:val="320"/>
          <w:jc w:val="center"/>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313E6C" w:rsidRDefault="00E82A2B" w:rsidP="00E82A2B">
            <w:pPr>
              <w:jc w:val="center"/>
              <w:rPr>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313E6C" w:rsidRDefault="00E82A2B" w:rsidP="00E82A2B">
            <w:pPr>
              <w:jc w:val="center"/>
              <w:rPr>
                <w:color w:val="000000"/>
                <w:sz w:val="20"/>
                <w:szCs w:val="20"/>
              </w:rPr>
            </w:pPr>
            <w:r w:rsidRPr="00313E6C">
              <w:rPr>
                <w:color w:val="000000"/>
                <w:sz w:val="20"/>
                <w:szCs w:val="20"/>
              </w:rPr>
              <w:t>(1)</w:t>
            </w:r>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313E6C" w:rsidRDefault="00E82A2B" w:rsidP="00E82A2B">
            <w:pPr>
              <w:jc w:val="center"/>
              <w:rPr>
                <w:color w:val="000000"/>
                <w:sz w:val="20"/>
                <w:szCs w:val="20"/>
              </w:rPr>
            </w:pPr>
            <w:r w:rsidRPr="00313E6C">
              <w:rPr>
                <w:color w:val="000000"/>
                <w:sz w:val="20"/>
                <w:szCs w:val="20"/>
              </w:rPr>
              <w:t>(2)</w:t>
            </w:r>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313E6C" w:rsidRDefault="00E82A2B" w:rsidP="00E82A2B">
            <w:pPr>
              <w:jc w:val="center"/>
              <w:rPr>
                <w:color w:val="000000"/>
                <w:sz w:val="20"/>
                <w:szCs w:val="20"/>
              </w:rPr>
            </w:pPr>
            <w:r w:rsidRPr="00313E6C">
              <w:rPr>
                <w:color w:val="000000"/>
                <w:sz w:val="20"/>
                <w:szCs w:val="20"/>
              </w:rPr>
              <w:t>(3)</w:t>
            </w:r>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313E6C" w:rsidRDefault="00E82A2B" w:rsidP="00E82A2B">
            <w:pPr>
              <w:jc w:val="center"/>
              <w:rPr>
                <w:color w:val="000000"/>
                <w:sz w:val="20"/>
                <w:szCs w:val="20"/>
              </w:rPr>
            </w:pPr>
            <w:r w:rsidRPr="00313E6C">
              <w:rPr>
                <w:color w:val="000000"/>
                <w:sz w:val="20"/>
                <w:szCs w:val="20"/>
              </w:rPr>
              <w:t>(4)</w:t>
            </w:r>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313E6C" w:rsidRDefault="00E82A2B" w:rsidP="00E82A2B">
            <w:pPr>
              <w:jc w:val="center"/>
              <w:rPr>
                <w:color w:val="000000"/>
                <w:sz w:val="20"/>
                <w:szCs w:val="20"/>
              </w:rPr>
            </w:pPr>
            <w:r w:rsidRPr="00313E6C">
              <w:rPr>
                <w:color w:val="000000"/>
                <w:sz w:val="20"/>
                <w:szCs w:val="20"/>
              </w:rPr>
              <w:t>(5)</w:t>
            </w:r>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313E6C" w:rsidRDefault="00E82A2B" w:rsidP="00E82A2B">
            <w:pPr>
              <w:jc w:val="center"/>
              <w:rPr>
                <w:color w:val="000000"/>
                <w:sz w:val="20"/>
                <w:szCs w:val="20"/>
              </w:rPr>
            </w:pPr>
            <w:r w:rsidRPr="00313E6C">
              <w:rPr>
                <w:color w:val="000000"/>
                <w:sz w:val="20"/>
                <w:szCs w:val="20"/>
              </w:rPr>
              <w:t>(6)</w:t>
            </w:r>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313E6C" w:rsidRDefault="00E82A2B" w:rsidP="00E82A2B">
            <w:pPr>
              <w:jc w:val="center"/>
              <w:rPr>
                <w:color w:val="000000"/>
                <w:sz w:val="20"/>
                <w:szCs w:val="20"/>
              </w:rPr>
            </w:pPr>
            <w:r w:rsidRPr="00313E6C">
              <w:rPr>
                <w:color w:val="000000"/>
                <w:sz w:val="20"/>
                <w:szCs w:val="20"/>
              </w:rPr>
              <w:t>(7)</w:t>
            </w:r>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313E6C" w:rsidRDefault="00E82A2B" w:rsidP="00E82A2B">
            <w:pPr>
              <w:jc w:val="center"/>
              <w:rPr>
                <w:color w:val="000000"/>
                <w:sz w:val="20"/>
                <w:szCs w:val="20"/>
              </w:rPr>
            </w:pPr>
            <w:r w:rsidRPr="00313E6C">
              <w:rPr>
                <w:color w:val="000000"/>
                <w:sz w:val="20"/>
                <w:szCs w:val="20"/>
              </w:rPr>
              <w:t>(8)</w:t>
            </w:r>
          </w:p>
        </w:tc>
      </w:tr>
      <w:tr w:rsidR="00E82A2B" w:rsidRPr="00313E6C" w14:paraId="59F1F2B1" w14:textId="77777777" w:rsidTr="00E83740">
        <w:trPr>
          <w:trHeight w:val="340"/>
          <w:jc w:val="center"/>
        </w:trPr>
        <w:tc>
          <w:tcPr>
            <w:tcW w:w="1620" w:type="dxa"/>
            <w:tcBorders>
              <w:top w:val="nil"/>
              <w:left w:val="nil"/>
              <w:bottom w:val="nil"/>
              <w:right w:val="nil"/>
            </w:tcBorders>
            <w:noWrap/>
            <w:tcMar>
              <w:left w:w="14" w:type="dxa"/>
              <w:right w:w="14" w:type="dxa"/>
            </w:tcMar>
            <w:hideMark/>
          </w:tcPr>
          <w:p w14:paraId="304BFFEA" w14:textId="77777777" w:rsidR="00E82A2B" w:rsidRPr="00313E6C" w:rsidRDefault="00E82A2B" w:rsidP="00E82A2B">
            <w:pPr>
              <w:jc w:val="center"/>
              <w:rPr>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313E6C" w:rsidRDefault="00E82A2B" w:rsidP="00E82A2B">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3668" w:type="dxa"/>
            <w:gridSpan w:val="4"/>
            <w:tcBorders>
              <w:top w:val="nil"/>
              <w:left w:val="nil"/>
              <w:bottom w:val="nil"/>
              <w:right w:val="nil"/>
            </w:tcBorders>
            <w:noWrap/>
            <w:tcMar>
              <w:left w:w="14" w:type="dxa"/>
              <w:right w:w="14" w:type="dxa"/>
            </w:tcMar>
            <w:hideMark/>
          </w:tcPr>
          <w:p w14:paraId="60EC07BE" w14:textId="77777777" w:rsidR="00E82A2B" w:rsidRPr="00313E6C" w:rsidRDefault="00E82A2B" w:rsidP="00E82A2B">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E82A2B" w:rsidRPr="00313E6C" w14:paraId="2023F56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1F85501" w14:textId="77777777" w:rsidR="00E82A2B" w:rsidRPr="00313E6C" w:rsidRDefault="00E82A2B" w:rsidP="00E82A2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900" w:type="dxa"/>
            <w:tcBorders>
              <w:top w:val="nil"/>
              <w:left w:val="nil"/>
              <w:bottom w:val="nil"/>
              <w:right w:val="nil"/>
            </w:tcBorders>
            <w:noWrap/>
            <w:tcMar>
              <w:left w:w="14" w:type="dxa"/>
              <w:right w:w="14" w:type="dxa"/>
            </w:tcMar>
            <w:hideMark/>
          </w:tcPr>
          <w:p w14:paraId="1EE1E600" w14:textId="77777777" w:rsidR="00E82A2B" w:rsidRPr="00313E6C" w:rsidRDefault="00E82A2B" w:rsidP="00E82A2B">
            <w:pPr>
              <w:jc w:val="center"/>
              <w:rPr>
                <w:color w:val="000000"/>
                <w:sz w:val="20"/>
                <w:szCs w:val="20"/>
              </w:rPr>
            </w:pPr>
            <w:r w:rsidRPr="00313E6C">
              <w:rPr>
                <w:color w:val="000000"/>
                <w:sz w:val="20"/>
                <w:szCs w:val="20"/>
              </w:rPr>
              <w:t>-0.052 ***</w:t>
            </w:r>
          </w:p>
        </w:tc>
        <w:tc>
          <w:tcPr>
            <w:tcW w:w="938" w:type="dxa"/>
            <w:tcBorders>
              <w:top w:val="nil"/>
              <w:left w:val="nil"/>
              <w:bottom w:val="nil"/>
              <w:right w:val="nil"/>
            </w:tcBorders>
            <w:noWrap/>
            <w:tcMar>
              <w:left w:w="14" w:type="dxa"/>
              <w:right w:w="14" w:type="dxa"/>
            </w:tcMar>
            <w:hideMark/>
          </w:tcPr>
          <w:p w14:paraId="5B415149" w14:textId="77777777" w:rsidR="00E82A2B" w:rsidRPr="00313E6C" w:rsidRDefault="00E82A2B" w:rsidP="00E82A2B">
            <w:pPr>
              <w:jc w:val="center"/>
              <w:rPr>
                <w:color w:val="000000"/>
                <w:sz w:val="20"/>
                <w:szCs w:val="20"/>
              </w:rPr>
            </w:pPr>
            <w:r w:rsidRPr="00313E6C">
              <w:rPr>
                <w:color w:val="000000"/>
                <w:sz w:val="20"/>
                <w:szCs w:val="20"/>
              </w:rPr>
              <w:t>-0.050 ***</w:t>
            </w:r>
          </w:p>
        </w:tc>
        <w:tc>
          <w:tcPr>
            <w:tcW w:w="1117" w:type="dxa"/>
            <w:tcBorders>
              <w:top w:val="nil"/>
              <w:left w:val="nil"/>
              <w:bottom w:val="nil"/>
              <w:right w:val="nil"/>
            </w:tcBorders>
            <w:noWrap/>
            <w:tcMar>
              <w:left w:w="14" w:type="dxa"/>
              <w:right w:w="14" w:type="dxa"/>
            </w:tcMar>
            <w:hideMark/>
          </w:tcPr>
          <w:p w14:paraId="73D83BB4" w14:textId="77777777" w:rsidR="00E82A2B" w:rsidRPr="00313E6C" w:rsidRDefault="00E82A2B" w:rsidP="00E82A2B">
            <w:pPr>
              <w:jc w:val="center"/>
              <w:rPr>
                <w:color w:val="000000"/>
                <w:sz w:val="20"/>
                <w:szCs w:val="20"/>
              </w:rPr>
            </w:pPr>
            <w:r w:rsidRPr="00313E6C">
              <w:rPr>
                <w:color w:val="000000"/>
                <w:sz w:val="20"/>
                <w:szCs w:val="20"/>
              </w:rPr>
              <w:t>-0.048 ***</w:t>
            </w:r>
          </w:p>
        </w:tc>
        <w:tc>
          <w:tcPr>
            <w:tcW w:w="1117" w:type="dxa"/>
            <w:tcBorders>
              <w:top w:val="nil"/>
              <w:left w:val="nil"/>
              <w:bottom w:val="nil"/>
              <w:right w:val="nil"/>
            </w:tcBorders>
            <w:noWrap/>
            <w:tcMar>
              <w:left w:w="14" w:type="dxa"/>
              <w:right w:w="14" w:type="dxa"/>
            </w:tcMar>
            <w:hideMark/>
          </w:tcPr>
          <w:p w14:paraId="49774E98" w14:textId="77777777" w:rsidR="00E82A2B" w:rsidRPr="00313E6C" w:rsidRDefault="00E82A2B" w:rsidP="00E82A2B">
            <w:pPr>
              <w:jc w:val="center"/>
              <w:rPr>
                <w:color w:val="000000"/>
                <w:sz w:val="20"/>
                <w:szCs w:val="20"/>
              </w:rPr>
            </w:pPr>
            <w:r w:rsidRPr="00313E6C">
              <w:rPr>
                <w:color w:val="000000"/>
                <w:sz w:val="20"/>
                <w:szCs w:val="20"/>
              </w:rPr>
              <w:t>-0.046 ***</w:t>
            </w:r>
          </w:p>
        </w:tc>
        <w:tc>
          <w:tcPr>
            <w:tcW w:w="917" w:type="dxa"/>
            <w:tcBorders>
              <w:top w:val="nil"/>
              <w:left w:val="nil"/>
              <w:bottom w:val="nil"/>
              <w:right w:val="nil"/>
            </w:tcBorders>
            <w:noWrap/>
            <w:tcMar>
              <w:left w:w="14" w:type="dxa"/>
              <w:right w:w="14" w:type="dxa"/>
            </w:tcMar>
            <w:hideMark/>
          </w:tcPr>
          <w:p w14:paraId="010EEDC5" w14:textId="77777777" w:rsidR="00E82A2B" w:rsidRPr="00313E6C" w:rsidRDefault="00E82A2B" w:rsidP="00E82A2B">
            <w:pPr>
              <w:jc w:val="center"/>
              <w:rPr>
                <w:color w:val="000000"/>
                <w:sz w:val="20"/>
                <w:szCs w:val="20"/>
              </w:rPr>
            </w:pPr>
            <w:r w:rsidRPr="00313E6C">
              <w:rPr>
                <w:color w:val="000000"/>
                <w:sz w:val="20"/>
                <w:szCs w:val="20"/>
              </w:rPr>
              <w:t>-0.049 **</w:t>
            </w:r>
          </w:p>
        </w:tc>
        <w:tc>
          <w:tcPr>
            <w:tcW w:w="917" w:type="dxa"/>
            <w:tcBorders>
              <w:top w:val="nil"/>
              <w:left w:val="nil"/>
              <w:bottom w:val="nil"/>
              <w:right w:val="nil"/>
            </w:tcBorders>
            <w:noWrap/>
            <w:tcMar>
              <w:left w:w="14" w:type="dxa"/>
              <w:right w:w="14" w:type="dxa"/>
            </w:tcMar>
            <w:hideMark/>
          </w:tcPr>
          <w:p w14:paraId="34C45C29"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6C105035"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48E1F940" w14:textId="77777777" w:rsidR="00E82A2B" w:rsidRPr="00313E6C" w:rsidRDefault="00E82A2B" w:rsidP="00E82A2B">
            <w:pPr>
              <w:jc w:val="center"/>
              <w:rPr>
                <w:color w:val="000000"/>
                <w:sz w:val="20"/>
                <w:szCs w:val="20"/>
              </w:rPr>
            </w:pPr>
            <w:r w:rsidRPr="00313E6C">
              <w:rPr>
                <w:color w:val="000000"/>
                <w:sz w:val="20"/>
                <w:szCs w:val="20"/>
              </w:rPr>
              <w:t>-0.046 *</w:t>
            </w:r>
          </w:p>
        </w:tc>
      </w:tr>
      <w:tr w:rsidR="00E82A2B" w:rsidRPr="00313E6C" w14:paraId="6A576C85"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313E6C" w:rsidRDefault="00E82A2B" w:rsidP="00E82A2B">
            <w:pPr>
              <w:rPr>
                <w:i/>
                <w:iCs/>
                <w:color w:val="000000"/>
                <w:sz w:val="20"/>
                <w:szCs w:val="20"/>
              </w:rPr>
            </w:pPr>
            <w:r w:rsidRPr="00313E6C">
              <w:rPr>
                <w:i/>
                <w:iCs/>
                <w:color w:val="000000"/>
                <w:sz w:val="20"/>
                <w:szCs w:val="20"/>
              </w:rPr>
              <w:t> </w:t>
            </w:r>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313E6C" w:rsidRDefault="00E82A2B" w:rsidP="00E82A2B">
            <w:pPr>
              <w:jc w:val="center"/>
              <w:rPr>
                <w:color w:val="000000"/>
                <w:sz w:val="20"/>
                <w:szCs w:val="20"/>
              </w:rPr>
            </w:pPr>
            <w:r w:rsidRPr="00313E6C">
              <w:rPr>
                <w:color w:val="000000"/>
                <w:sz w:val="20"/>
                <w:szCs w:val="20"/>
              </w:rPr>
              <w:t>(0.011)</w:t>
            </w:r>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313E6C" w:rsidRDefault="00E82A2B" w:rsidP="00E82A2B">
            <w:pPr>
              <w:jc w:val="center"/>
              <w:rPr>
                <w:color w:val="000000"/>
                <w:sz w:val="20"/>
                <w:szCs w:val="20"/>
              </w:rPr>
            </w:pPr>
            <w:r w:rsidRPr="00313E6C">
              <w:rPr>
                <w:color w:val="000000"/>
                <w:sz w:val="20"/>
                <w:szCs w:val="20"/>
              </w:rPr>
              <w:t>(0.011)</w:t>
            </w:r>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313E6C" w:rsidRDefault="00E82A2B" w:rsidP="00E82A2B">
            <w:pPr>
              <w:jc w:val="center"/>
              <w:rPr>
                <w:color w:val="000000"/>
                <w:sz w:val="20"/>
                <w:szCs w:val="20"/>
              </w:rPr>
            </w:pPr>
            <w:r w:rsidRPr="00313E6C">
              <w:rPr>
                <w:color w:val="000000"/>
                <w:sz w:val="20"/>
                <w:szCs w:val="20"/>
              </w:rPr>
              <w:t>(0.019)</w:t>
            </w:r>
          </w:p>
        </w:tc>
      </w:tr>
      <w:tr w:rsidR="00E82A2B" w:rsidRPr="00313E6C" w14:paraId="406F2178"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6EB2666" w14:textId="77777777" w:rsidR="00E82A2B" w:rsidRPr="00313E6C" w:rsidRDefault="00E82A2B" w:rsidP="00E82A2B">
            <w:pPr>
              <w:rPr>
                <w:color w:val="000000"/>
                <w:sz w:val="20"/>
                <w:szCs w:val="20"/>
              </w:rPr>
            </w:pPr>
            <w:r w:rsidRPr="00313E6C">
              <w:rPr>
                <w:color w:val="000000"/>
                <w:sz w:val="20"/>
                <w:szCs w:val="20"/>
              </w:rPr>
              <w:t>question controls</w:t>
            </w:r>
          </w:p>
        </w:tc>
        <w:tc>
          <w:tcPr>
            <w:tcW w:w="900" w:type="dxa"/>
            <w:tcBorders>
              <w:top w:val="nil"/>
              <w:left w:val="nil"/>
              <w:bottom w:val="nil"/>
              <w:right w:val="nil"/>
            </w:tcBorders>
            <w:noWrap/>
            <w:tcMar>
              <w:left w:w="14" w:type="dxa"/>
              <w:right w:w="14" w:type="dxa"/>
            </w:tcMar>
            <w:hideMark/>
          </w:tcPr>
          <w:p w14:paraId="762CE919" w14:textId="77777777" w:rsidR="00E82A2B" w:rsidRPr="00313E6C" w:rsidRDefault="00E82A2B" w:rsidP="00E82A2B">
            <w:pPr>
              <w:rPr>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313E6C" w:rsidRDefault="00E82A2B" w:rsidP="00E82A2B">
            <w:pPr>
              <w:rPr>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32FF42FC"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5B99E48"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B185B31"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6F131E55"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0263DB0E" w14:textId="77777777" w:rsidR="00E82A2B" w:rsidRPr="00313E6C" w:rsidRDefault="00E82A2B" w:rsidP="00E82A2B">
            <w:pPr>
              <w:rPr>
                <w:color w:val="000000"/>
                <w:sz w:val="20"/>
                <w:szCs w:val="20"/>
              </w:rPr>
            </w:pPr>
            <w:r w:rsidRPr="00313E6C">
              <w:rPr>
                <w:color w:val="000000"/>
                <w:sz w:val="20"/>
                <w:szCs w:val="20"/>
              </w:rPr>
              <w:t>questioner controls</w:t>
            </w:r>
          </w:p>
        </w:tc>
        <w:tc>
          <w:tcPr>
            <w:tcW w:w="900" w:type="dxa"/>
            <w:tcBorders>
              <w:top w:val="nil"/>
              <w:left w:val="nil"/>
              <w:bottom w:val="nil"/>
              <w:right w:val="nil"/>
            </w:tcBorders>
            <w:noWrap/>
            <w:tcMar>
              <w:left w:w="14" w:type="dxa"/>
              <w:right w:w="14" w:type="dxa"/>
            </w:tcMar>
            <w:hideMark/>
          </w:tcPr>
          <w:p w14:paraId="4BD74F20"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5D225484"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30CD42EE"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B7F955E" w14:textId="77777777" w:rsidR="00E82A2B" w:rsidRPr="00313E6C" w:rsidRDefault="00E82A2B" w:rsidP="00E82A2B">
            <w:pPr>
              <w:rPr>
                <w:color w:val="000000"/>
                <w:sz w:val="20"/>
                <w:szCs w:val="20"/>
              </w:rPr>
            </w:pPr>
            <w:r w:rsidRPr="00313E6C">
              <w:rPr>
                <w:color w:val="000000"/>
                <w:sz w:val="20"/>
                <w:szCs w:val="20"/>
              </w:rPr>
              <w:t>question timing FE</w:t>
            </w:r>
          </w:p>
        </w:tc>
        <w:tc>
          <w:tcPr>
            <w:tcW w:w="900" w:type="dxa"/>
            <w:tcBorders>
              <w:top w:val="nil"/>
              <w:left w:val="nil"/>
              <w:bottom w:val="nil"/>
              <w:right w:val="nil"/>
            </w:tcBorders>
            <w:noWrap/>
            <w:tcMar>
              <w:left w:w="14" w:type="dxa"/>
              <w:right w:w="14" w:type="dxa"/>
            </w:tcMar>
            <w:hideMark/>
          </w:tcPr>
          <w:p w14:paraId="789225F7"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11D57DE8"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464BF151"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6A758791"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313E6C" w:rsidRDefault="00E82A2B" w:rsidP="00E82A2B">
            <w:pPr>
              <w:jc w:val="center"/>
              <w:rPr>
                <w:sz w:val="20"/>
                <w:szCs w:val="20"/>
              </w:rPr>
            </w:pPr>
          </w:p>
        </w:tc>
      </w:tr>
      <w:tr w:rsidR="00E82A2B" w:rsidRPr="00313E6C" w14:paraId="3394F9F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D8D7D66" w14:textId="77777777" w:rsidR="00E82A2B" w:rsidRPr="00313E6C" w:rsidRDefault="00E82A2B" w:rsidP="00E82A2B">
            <w:pPr>
              <w:rPr>
                <w:color w:val="000000"/>
                <w:sz w:val="20"/>
                <w:szCs w:val="20"/>
              </w:rPr>
            </w:pPr>
            <w:r w:rsidRPr="00313E6C">
              <w:rPr>
                <w:color w:val="000000"/>
                <w:sz w:val="20"/>
                <w:szCs w:val="20"/>
              </w:rPr>
              <w:lastRenderedPageBreak/>
              <w:t>answer timing FE</w:t>
            </w:r>
          </w:p>
        </w:tc>
        <w:tc>
          <w:tcPr>
            <w:tcW w:w="900" w:type="dxa"/>
            <w:tcBorders>
              <w:top w:val="nil"/>
              <w:left w:val="nil"/>
              <w:bottom w:val="nil"/>
              <w:right w:val="nil"/>
            </w:tcBorders>
            <w:noWrap/>
            <w:tcMar>
              <w:left w:w="14" w:type="dxa"/>
              <w:right w:w="14" w:type="dxa"/>
            </w:tcMar>
            <w:hideMark/>
          </w:tcPr>
          <w:p w14:paraId="4810A332"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458F9B89"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314EB57B"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5ACA8099"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313E6C" w:rsidRDefault="00E82A2B" w:rsidP="00E82A2B">
            <w:pPr>
              <w:rPr>
                <w:color w:val="000000"/>
                <w:sz w:val="20"/>
                <w:szCs w:val="20"/>
              </w:rPr>
            </w:pPr>
            <w:r w:rsidRPr="00313E6C">
              <w:rPr>
                <w:color w:val="000000"/>
                <w:sz w:val="20"/>
                <w:szCs w:val="20"/>
              </w:rPr>
              <w:t>N</w:t>
            </w:r>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313E6C" w:rsidRDefault="00E82A2B" w:rsidP="00E82A2B">
            <w:pPr>
              <w:jc w:val="center"/>
              <w:rPr>
                <w:color w:val="000000"/>
                <w:sz w:val="20"/>
                <w:szCs w:val="20"/>
              </w:rPr>
            </w:pPr>
            <w:r w:rsidRPr="00313E6C">
              <w:rPr>
                <w:color w:val="000000"/>
                <w:sz w:val="20"/>
                <w:szCs w:val="20"/>
              </w:rPr>
              <w:t>3,613</w:t>
            </w:r>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313E6C" w:rsidRDefault="00E82A2B" w:rsidP="00E82A2B">
            <w:pPr>
              <w:jc w:val="center"/>
              <w:rPr>
                <w:color w:val="000000"/>
                <w:sz w:val="20"/>
                <w:szCs w:val="20"/>
              </w:rPr>
            </w:pPr>
            <w:r w:rsidRPr="00313E6C">
              <w:rPr>
                <w:color w:val="000000"/>
                <w:sz w:val="20"/>
                <w:szCs w:val="20"/>
              </w:rPr>
              <w:t>3,613</w:t>
            </w:r>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313E6C" w:rsidRDefault="00E82A2B" w:rsidP="00E82A2B">
            <w:pPr>
              <w:jc w:val="center"/>
              <w:rPr>
                <w:color w:val="000000"/>
                <w:sz w:val="20"/>
                <w:szCs w:val="20"/>
              </w:rPr>
            </w:pPr>
            <w:r w:rsidRPr="00313E6C">
              <w:rPr>
                <w:color w:val="000000"/>
                <w:sz w:val="20"/>
                <w:szCs w:val="20"/>
              </w:rPr>
              <w:t>4,670</w:t>
            </w:r>
          </w:p>
        </w:tc>
      </w:tr>
    </w:tbl>
    <w:p w14:paraId="30A38DD0"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0D843C02" w14:textId="15ECE87B"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R2-23</w:t>
      </w:r>
      <w:r w:rsidR="000B1AC1">
        <w:rPr>
          <w:rFonts w:eastAsia="SimSun"/>
          <w:b/>
          <w:bCs/>
          <w:kern w:val="2"/>
        </w:rPr>
        <w:t>*</w:t>
      </w:r>
    </w:p>
    <w:p w14:paraId="51F07133" w14:textId="4EB98A06"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0B1AC1">
        <w:rPr>
          <w:rFonts w:eastAsia="SimSun"/>
          <w:i/>
          <w:iCs/>
          <w:kern w:val="2"/>
        </w:rPr>
        <w:t xml:space="preserve">3. </w:t>
      </w:r>
      <w:r w:rsidR="00C033C0" w:rsidRPr="000B1AC1">
        <w:rPr>
          <w:rFonts w:eastAsia="SimSun"/>
          <w:i/>
          <w:iCs/>
          <w:kern w:val="2"/>
        </w:rPr>
        <w:t>The netlike number has negative values. How did the authors adjust the non-negativity for running the Poisson model in column 6 of Table 5? If the authors can shift/adjust netlikeNum for the non-negativity</w:t>
      </w:r>
      <w:r w:rsidR="00C033C0" w:rsidRPr="001F085E">
        <w:rPr>
          <w:rFonts w:eastAsia="SimSun"/>
          <w:i/>
          <w:iCs/>
          <w:kern w:val="2"/>
        </w:rPr>
        <w:t>, they can also do it to run a log-transformation model for netlikeNum</w:t>
      </w:r>
      <w:r w:rsidR="00C033C0" w:rsidRPr="000B1AC1">
        <w:rPr>
          <w:rFonts w:eastAsia="SimSun"/>
          <w:i/>
          <w:iCs/>
          <w:kern w:val="2"/>
        </w:rPr>
        <w:t>.</w:t>
      </w:r>
    </w:p>
    <w:p w14:paraId="27F17EBB"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EAFA2" w14:textId="2F7E8A4D" w:rsidR="006A0A04" w:rsidRPr="00313E6C" w:rsidRDefault="00170888">
      <w:pPr>
        <w:pStyle w:val="Paragraph"/>
        <w:pPrChange w:id="1276" w:author="Dylan CHEN" w:date="2026-08-29T21:32:00Z" w16du:dateUtc="2026-08-29T13:32:00Z">
          <w:pPr>
            <w:widowControl w:val="0"/>
            <w:autoSpaceDE w:val="0"/>
            <w:autoSpaceDN w:val="0"/>
            <w:adjustRightInd w:val="0"/>
            <w:spacing w:before="120" w:after="120"/>
            <w:jc w:val="both"/>
          </w:pPr>
        </w:pPrChange>
      </w:pPr>
      <w:r w:rsidRPr="00313E6C">
        <w:t xml:space="preserve">For the Poisson model, we shifted </w:t>
      </w:r>
      <w:r w:rsidR="005C0277" w:rsidRPr="00313E6C">
        <w:rPr>
          <w:i/>
          <w:iCs/>
        </w:rPr>
        <w:t>netlikeNum</w:t>
      </w:r>
      <w:r w:rsidR="005C0277" w:rsidRPr="00313E6C">
        <w:t xml:space="preserve"> </w:t>
      </w:r>
      <w:r w:rsidRPr="00313E6C">
        <w:t xml:space="preserve">by adding a constant </w:t>
      </w:r>
      <w:r w:rsidR="00E71BCF" w:rsidRPr="00313E6C">
        <w:t>“</w:t>
      </w:r>
      <w:r w:rsidR="006A0A04" w:rsidRPr="00313E6C">
        <w:t>3</w:t>
      </w:r>
      <w:r w:rsidR="00E71BCF" w:rsidRPr="00313E6C">
        <w:t>”</w:t>
      </w:r>
      <w:r w:rsidR="006A0A04" w:rsidRPr="00313E6C">
        <w:t xml:space="preserve"> </w:t>
      </w:r>
      <w:r w:rsidR="005C0277" w:rsidRPr="00313E6C">
        <w:t xml:space="preserve">(the minimum value of </w:t>
      </w:r>
      <w:del w:id="1277" w:author="Dylan CHEN" w:date="2026-08-29T18:50:00Z" w16du:dateUtc="2026-08-29T10:50:00Z">
        <w:r w:rsidR="005C0277" w:rsidRPr="00313E6C" w:rsidDel="00CA0525">
          <w:delText xml:space="preserve">the </w:delText>
        </w:r>
      </w:del>
      <w:r w:rsidR="005C0277" w:rsidRPr="00313E6C">
        <w:rPr>
          <w:i/>
          <w:iCs/>
        </w:rPr>
        <w:t>netlikeNum</w:t>
      </w:r>
      <w:ins w:id="1278" w:author="Dylan CHEN" w:date="2026-08-29T18:39:00Z" w16du:dateUtc="2026-08-29T10:39:00Z">
        <w:r w:rsidR="00D81333">
          <w:rPr>
            <w:rFonts w:hint="eastAsia"/>
            <w:i/>
            <w:iCs/>
          </w:rPr>
          <w:t xml:space="preserve"> </w:t>
        </w:r>
        <w:r w:rsidR="00D81333" w:rsidRPr="00D81333">
          <w:rPr>
            <w:rPrChange w:id="1279" w:author="Dylan CHEN" w:date="2026-08-29T18:40:00Z" w16du:dateUtc="2026-08-29T10:40:00Z">
              <w:rPr>
                <w:i/>
                <w:iCs/>
              </w:rPr>
            </w:rPrChange>
          </w:rPr>
          <w:t>is -3</w:t>
        </w:r>
      </w:ins>
      <w:r w:rsidR="005C0277" w:rsidRPr="00313E6C">
        <w:t xml:space="preserve">) </w:t>
      </w:r>
      <w:r w:rsidRPr="00313E6C">
        <w:t xml:space="preserve">to satisfy the non-negativity requirement. </w:t>
      </w:r>
    </w:p>
    <w:p w14:paraId="6114A11D" w14:textId="39E86A6D" w:rsidR="00170888" w:rsidRDefault="006A0A04">
      <w:pPr>
        <w:pStyle w:val="Paragraph"/>
        <w:pPrChange w:id="1280" w:author="Dylan CHEN" w:date="2026-08-29T21:32:00Z" w16du:dateUtc="2026-08-29T13:32:00Z">
          <w:pPr>
            <w:widowControl w:val="0"/>
            <w:autoSpaceDE w:val="0"/>
            <w:autoSpaceDN w:val="0"/>
            <w:adjustRightInd w:val="0"/>
            <w:spacing w:before="120" w:after="120"/>
            <w:jc w:val="both"/>
          </w:pPr>
        </w:pPrChange>
      </w:pPr>
      <w:r w:rsidRPr="00313E6C">
        <w:t>W</w:t>
      </w:r>
      <w:r w:rsidR="00170888" w:rsidRPr="00313E6C">
        <w:t>e also estimated a log-transformation model using log(</w:t>
      </w:r>
      <w:r w:rsidR="005C0277" w:rsidRPr="00313E6C">
        <w:rPr>
          <w:i/>
          <w:iCs/>
        </w:rPr>
        <w:t>netlikeNum</w:t>
      </w:r>
      <w:r w:rsidR="005C0277" w:rsidRPr="00313E6C">
        <w:t xml:space="preserve"> </w:t>
      </w:r>
      <w:r w:rsidR="00170888" w:rsidRPr="00313E6C">
        <w:t xml:space="preserve">+ </w:t>
      </w:r>
      <w:r w:rsidRPr="00313E6C">
        <w:t>3</w:t>
      </w:r>
      <w:r w:rsidR="005C0277" w:rsidRPr="00313E6C">
        <w:t xml:space="preserve"> + 1</w:t>
      </w:r>
      <w:r w:rsidR="00170888" w:rsidRPr="00313E6C">
        <w:t>) as an additional robustness check. The results remain consistent across both specifications</w:t>
      </w:r>
      <w:r w:rsidR="00AF7549" w:rsidRPr="00313E6C">
        <w:t xml:space="preserve"> and further validate our findings</w:t>
      </w:r>
      <w:r w:rsidR="00170888" w:rsidRPr="00313E6C">
        <w:t xml:space="preserve">. This analysis is reported </w:t>
      </w:r>
      <w:r w:rsidR="00B9646D" w:rsidRPr="00313E6C">
        <w:t>below</w:t>
      </w:r>
      <w:r w:rsidR="00170888" w:rsidRPr="00313E6C">
        <w:t>.</w:t>
      </w:r>
    </w:p>
    <w:p w14:paraId="38357976" w14:textId="2D4F3008" w:rsidR="003852AB" w:rsidRPr="001F085E" w:rsidRDefault="003852AB">
      <w:pPr>
        <w:pStyle w:val="Paragraph"/>
        <w:pPrChange w:id="1281" w:author="Dylan CHEN" w:date="2026-08-29T21:32:00Z" w16du:dateUtc="2026-08-29T13:32:00Z">
          <w:pPr>
            <w:pStyle w:val="NormalWeb"/>
          </w:pPr>
        </w:pPrChange>
      </w:pPr>
      <w:r>
        <w:t xml:space="preserve">We </w:t>
      </w:r>
      <w:r>
        <w:rPr>
          <w:rFonts w:hint="eastAsia"/>
        </w:rPr>
        <w:t xml:space="preserve">again </w:t>
      </w:r>
      <w:r>
        <w:t>note that our updated theoretical framework has led us to remove all viewer recognition analysis from the manuscript; we report th</w:t>
      </w:r>
      <w:r>
        <w:rPr>
          <w:rFonts w:hint="eastAsia"/>
        </w:rPr>
        <w:t>ese</w:t>
      </w:r>
      <w:r>
        <w:t xml:space="preserve"> results here for your review.</w:t>
      </w:r>
    </w:p>
    <w:p w14:paraId="54E7EACE" w14:textId="684A80CA" w:rsidR="00B9646D" w:rsidRPr="00313E6C" w:rsidRDefault="00B9646D" w:rsidP="00B9646D">
      <w:pPr>
        <w:spacing w:after="120"/>
        <w:jc w:val="center"/>
        <w:rPr>
          <w:rFonts w:eastAsia="SimSun"/>
          <w:b/>
          <w:color w:val="000000"/>
          <w:sz w:val="22"/>
          <w:szCs w:val="22"/>
        </w:rPr>
      </w:pPr>
      <w:bookmarkStart w:id="1282" w:name="_Ref210225098"/>
      <w:r w:rsidRPr="00313E6C">
        <w:rPr>
          <w:rFonts w:eastAsia="SimSun"/>
          <w:b/>
          <w:color w:val="000000"/>
          <w:sz w:val="22"/>
          <w:szCs w:val="22"/>
        </w:rPr>
        <w:t xml:space="preserve">Table </w:t>
      </w:r>
      <w:bookmarkEnd w:id="1282"/>
      <w:r w:rsidRPr="00313E6C">
        <w:rPr>
          <w:rFonts w:eastAsia="SimSun"/>
          <w:b/>
          <w:color w:val="000000"/>
          <w:sz w:val="22"/>
          <w:szCs w:val="22"/>
        </w:rPr>
        <w:t>R2-23.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313E6C" w14:paraId="6CE69C7B"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313E6C" w:rsidRDefault="00B9646D" w:rsidP="00B9646D">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313E6C" w:rsidRDefault="00B9646D" w:rsidP="00B9646D">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313E6C" w:rsidRDefault="00B9646D" w:rsidP="00B9646D">
            <w:pPr>
              <w:jc w:val="center"/>
              <w:rPr>
                <w:color w:val="000000"/>
                <w:sz w:val="20"/>
                <w:szCs w:val="20"/>
              </w:rPr>
            </w:pPr>
            <w:r w:rsidRPr="00313E6C">
              <w:rPr>
                <w:color w:val="000000"/>
                <w:sz w:val="20"/>
                <w:szCs w:val="20"/>
              </w:rPr>
              <w:t>Poisson</w:t>
            </w:r>
          </w:p>
        </w:tc>
      </w:tr>
      <w:tr w:rsidR="00B9646D" w:rsidRPr="00313E6C" w14:paraId="45B51A5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660E07ED" w14:textId="77777777" w:rsidR="00B9646D" w:rsidRPr="00313E6C" w:rsidRDefault="00B9646D" w:rsidP="00B9646D">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313E6C" w:rsidRDefault="00B9646D" w:rsidP="00B9646D">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638799C4" w14:textId="77777777" w:rsidR="00B9646D" w:rsidRPr="00313E6C" w:rsidRDefault="00B9646D" w:rsidP="00B9646D">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6422D6BB" w14:textId="77777777" w:rsidR="00B9646D" w:rsidRPr="00313E6C" w:rsidRDefault="00B9646D" w:rsidP="00B9646D">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2794BEAB" w14:textId="77777777" w:rsidR="00B9646D" w:rsidRPr="00313E6C" w:rsidRDefault="00B9646D" w:rsidP="00B9646D">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10636DD5" w14:textId="77777777" w:rsidR="00B9646D" w:rsidRPr="00313E6C" w:rsidRDefault="00B9646D" w:rsidP="00B9646D">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51793156" w14:textId="77777777" w:rsidR="00B9646D" w:rsidRPr="00313E6C" w:rsidRDefault="00B9646D" w:rsidP="00B9646D">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3166897C" w14:textId="77777777" w:rsidR="00B9646D" w:rsidRPr="00313E6C" w:rsidRDefault="00B9646D" w:rsidP="00B9646D">
            <w:pPr>
              <w:jc w:val="center"/>
              <w:rPr>
                <w:color w:val="000000"/>
                <w:sz w:val="20"/>
                <w:szCs w:val="20"/>
              </w:rPr>
            </w:pPr>
            <w:r w:rsidRPr="00313E6C">
              <w:rPr>
                <w:color w:val="000000"/>
                <w:sz w:val="20"/>
                <w:szCs w:val="20"/>
              </w:rPr>
              <w:t>(7)</w:t>
            </w:r>
          </w:p>
        </w:tc>
      </w:tr>
      <w:tr w:rsidR="00B9646D" w:rsidRPr="00313E6C" w14:paraId="6F4A930F"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4FC0293C" w14:textId="77777777" w:rsidR="00B9646D" w:rsidRPr="00313E6C" w:rsidRDefault="00B9646D" w:rsidP="00B9646D">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313E6C" w:rsidRDefault="00B9646D" w:rsidP="00B9646D">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313E6C" w:rsidRDefault="00B9646D" w:rsidP="00B9646D">
            <w:pPr>
              <w:jc w:val="center"/>
              <w:rPr>
                <w:color w:val="000000"/>
                <w:sz w:val="20"/>
                <w:szCs w:val="20"/>
              </w:rPr>
            </w:pPr>
            <w:bookmarkStart w:id="1283" w:name="OLE_LINK5"/>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bookmarkEnd w:id="1283"/>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313E6C" w:rsidRDefault="00B9646D" w:rsidP="00B9646D">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B9646D" w:rsidRPr="00313E6C" w14:paraId="1B5CF1C6"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313E6C" w:rsidRDefault="00B9646D" w:rsidP="00B9646D">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4D6F2540" w14:textId="77777777" w:rsidR="00B9646D" w:rsidRPr="00313E6C" w:rsidRDefault="00B9646D" w:rsidP="00B9646D">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3BF4D521" w14:textId="77777777" w:rsidR="00B9646D" w:rsidRPr="00313E6C" w:rsidRDefault="00B9646D" w:rsidP="00B9646D">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3AA11467" w14:textId="77777777" w:rsidR="00B9646D" w:rsidRPr="00313E6C" w:rsidRDefault="00B9646D" w:rsidP="00B9646D">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50987CD9" w14:textId="77777777" w:rsidR="00B9646D" w:rsidRPr="00313E6C" w:rsidRDefault="00B9646D" w:rsidP="00B9646D">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04FA6AFA" w14:textId="72305281" w:rsidR="00B9646D" w:rsidRPr="00313E6C" w:rsidRDefault="00B9646D" w:rsidP="00B9646D">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15E699A4" w14:textId="77777777" w:rsidR="00B9646D" w:rsidRPr="00313E6C" w:rsidRDefault="00B9646D" w:rsidP="00B9646D">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4AA0F17C" w14:textId="77777777" w:rsidR="00B9646D" w:rsidRPr="00313E6C" w:rsidRDefault="00B9646D" w:rsidP="00B9646D">
            <w:pPr>
              <w:jc w:val="center"/>
              <w:rPr>
                <w:color w:val="000000"/>
                <w:sz w:val="20"/>
                <w:szCs w:val="20"/>
              </w:rPr>
            </w:pPr>
            <w:r w:rsidRPr="00313E6C">
              <w:rPr>
                <w:color w:val="000000"/>
                <w:sz w:val="20"/>
                <w:szCs w:val="20"/>
              </w:rPr>
              <w:t>-0.014 *</w:t>
            </w:r>
          </w:p>
        </w:tc>
      </w:tr>
      <w:tr w:rsidR="00B9646D" w:rsidRPr="00313E6C" w14:paraId="1F2C4657"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313E6C" w:rsidRDefault="00B9646D" w:rsidP="00B9646D">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313E6C" w:rsidRDefault="00B9646D" w:rsidP="00B9646D">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313E6C" w:rsidRDefault="00B9646D" w:rsidP="00B9646D">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313E6C" w:rsidRDefault="00B9646D" w:rsidP="00B9646D">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313E6C" w:rsidRDefault="00B9646D" w:rsidP="00B9646D">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313E6C" w:rsidRDefault="00B9646D" w:rsidP="00B9646D">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313E6C" w:rsidRDefault="00B9646D" w:rsidP="00B9646D">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313E6C" w:rsidRDefault="00B9646D" w:rsidP="00B9646D">
            <w:pPr>
              <w:jc w:val="center"/>
              <w:rPr>
                <w:color w:val="000000"/>
                <w:sz w:val="20"/>
                <w:szCs w:val="20"/>
              </w:rPr>
            </w:pPr>
            <w:r w:rsidRPr="00313E6C">
              <w:rPr>
                <w:color w:val="000000"/>
                <w:sz w:val="20"/>
                <w:szCs w:val="20"/>
              </w:rPr>
              <w:t>(0.006)</w:t>
            </w:r>
          </w:p>
        </w:tc>
      </w:tr>
      <w:tr w:rsidR="00B9646D" w:rsidRPr="00313E6C" w14:paraId="1EA6FA54"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0932F95" w14:textId="77777777" w:rsidR="00B9646D" w:rsidRPr="00313E6C" w:rsidRDefault="00B9646D" w:rsidP="00B9646D">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29950E8B"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16E752AE"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35BA42B"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2DB5DFFC"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313E6C" w:rsidRDefault="00B9646D" w:rsidP="00B9646D">
            <w:pPr>
              <w:rPr>
                <w:sz w:val="20"/>
                <w:szCs w:val="20"/>
              </w:rPr>
            </w:pPr>
          </w:p>
        </w:tc>
      </w:tr>
      <w:tr w:rsidR="00B9646D" w:rsidRPr="00313E6C" w14:paraId="2AD6322E"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6DE1B9F"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11D65198"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6882638"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702F189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313E6C" w:rsidRDefault="00B9646D" w:rsidP="00B9646D">
            <w:pPr>
              <w:rPr>
                <w:sz w:val="20"/>
                <w:szCs w:val="20"/>
              </w:rPr>
            </w:pPr>
          </w:p>
        </w:tc>
      </w:tr>
      <w:tr w:rsidR="00B9646D" w:rsidRPr="00313E6C" w14:paraId="7D10D20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64FD152"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6F1E22FC"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3368104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313E6C" w:rsidRDefault="00B9646D" w:rsidP="00B9646D">
            <w:pPr>
              <w:rPr>
                <w:sz w:val="20"/>
                <w:szCs w:val="20"/>
              </w:rPr>
            </w:pPr>
          </w:p>
        </w:tc>
      </w:tr>
      <w:tr w:rsidR="00B9646D" w:rsidRPr="00313E6C" w14:paraId="717DA09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09570136" w14:textId="77777777" w:rsidR="00B9646D" w:rsidRPr="00313E6C" w:rsidRDefault="00B9646D" w:rsidP="00B9646D">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69D628D7"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4A5F504A"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4597F422" w14:textId="77777777" w:rsidR="00B9646D" w:rsidRPr="00313E6C" w:rsidRDefault="00B9646D" w:rsidP="00B9646D">
            <w:pPr>
              <w:jc w:val="center"/>
              <w:rPr>
                <w:color w:val="000000"/>
                <w:sz w:val="20"/>
                <w:szCs w:val="20"/>
              </w:rPr>
            </w:pPr>
            <w:r w:rsidRPr="00313E6C">
              <w:rPr>
                <w:color w:val="000000"/>
                <w:sz w:val="20"/>
                <w:szCs w:val="20"/>
              </w:rPr>
              <w:t>√</w:t>
            </w:r>
          </w:p>
        </w:tc>
      </w:tr>
      <w:tr w:rsidR="00B9646D" w:rsidRPr="00313E6C" w14:paraId="69F535C2"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313E6C" w:rsidRDefault="00B9646D" w:rsidP="00B9646D">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313E6C" w:rsidRDefault="00B9646D" w:rsidP="00B9646D">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313E6C" w:rsidRDefault="00B9646D" w:rsidP="00B9646D">
            <w:pPr>
              <w:jc w:val="center"/>
              <w:rPr>
                <w:color w:val="000000"/>
                <w:sz w:val="20"/>
                <w:szCs w:val="20"/>
              </w:rPr>
            </w:pPr>
            <w:r w:rsidRPr="00313E6C">
              <w:rPr>
                <w:color w:val="000000"/>
                <w:sz w:val="20"/>
                <w:szCs w:val="20"/>
              </w:rPr>
              <w:t>√ </w:t>
            </w:r>
          </w:p>
        </w:tc>
      </w:tr>
      <w:tr w:rsidR="00B9646D" w:rsidRPr="00313E6C" w14:paraId="216547D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F1C4E81" w14:textId="77777777" w:rsidR="00B9646D" w:rsidRPr="00313E6C" w:rsidRDefault="00B9646D" w:rsidP="00B9646D">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7BFCB4CE" w14:textId="77777777" w:rsidR="00B9646D" w:rsidRPr="00313E6C" w:rsidRDefault="00B9646D" w:rsidP="00B9646D">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28B12C1D" w14:textId="77777777" w:rsidR="00B9646D" w:rsidRPr="00313E6C" w:rsidRDefault="00B9646D" w:rsidP="00B9646D">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2FF60FF4" w14:textId="77777777" w:rsidR="00B9646D" w:rsidRPr="00313E6C" w:rsidRDefault="00B9646D" w:rsidP="00B9646D">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0DCEDF0E" w14:textId="77777777" w:rsidR="00B9646D" w:rsidRPr="00313E6C" w:rsidRDefault="00B9646D" w:rsidP="00B9646D">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544FE6A4" w14:textId="77777777" w:rsidR="00B9646D" w:rsidRPr="00313E6C" w:rsidRDefault="00B9646D" w:rsidP="00B9646D">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184FF128" w14:textId="77777777" w:rsidR="00B9646D" w:rsidRPr="00313E6C" w:rsidRDefault="00B9646D" w:rsidP="00B9646D">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4DE33B43" w14:textId="77777777" w:rsidR="00B9646D" w:rsidRPr="00313E6C" w:rsidRDefault="00B9646D" w:rsidP="00B9646D">
            <w:pPr>
              <w:jc w:val="center"/>
              <w:rPr>
                <w:color w:val="000000"/>
                <w:sz w:val="20"/>
                <w:szCs w:val="20"/>
              </w:rPr>
            </w:pPr>
            <w:r w:rsidRPr="00313E6C">
              <w:rPr>
                <w:color w:val="000000"/>
                <w:sz w:val="20"/>
                <w:szCs w:val="20"/>
              </w:rPr>
              <w:t>4,670</w:t>
            </w:r>
          </w:p>
        </w:tc>
      </w:tr>
      <w:tr w:rsidR="00B9646D" w:rsidRPr="00313E6C" w14:paraId="32CFA65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4582D0E9" w14:textId="77777777" w:rsidR="00B9646D" w:rsidRPr="00313E6C" w:rsidRDefault="00B9646D" w:rsidP="00B9646D">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46955C80"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313E6C" w:rsidRDefault="00B9646D" w:rsidP="00B9646D">
            <w:pPr>
              <w:rPr>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313E6C" w:rsidRDefault="00B9646D" w:rsidP="00B9646D">
            <w:pPr>
              <w:rPr>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313E6C" w:rsidRDefault="00B9646D" w:rsidP="00B9646D">
            <w:pPr>
              <w:jc w:val="center"/>
              <w:rPr>
                <w:color w:val="000000"/>
                <w:sz w:val="20"/>
                <w:szCs w:val="20"/>
              </w:rPr>
            </w:pPr>
            <w:r w:rsidRPr="00313E6C">
              <w:rPr>
                <w:color w:val="000000"/>
                <w:sz w:val="20"/>
                <w:szCs w:val="20"/>
              </w:rPr>
              <w:t>-7408.622</w:t>
            </w:r>
          </w:p>
        </w:tc>
      </w:tr>
      <w:tr w:rsidR="00B9646D" w:rsidRPr="00313E6C" w14:paraId="0EEAE4B7"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313E6C" w:rsidRDefault="00B9646D" w:rsidP="00B9646D">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313E6C" w:rsidRDefault="00B9646D" w:rsidP="00B9646D">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313E6C" w:rsidRDefault="00B9646D" w:rsidP="00B9646D">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313E6C" w:rsidRDefault="00B9646D" w:rsidP="00B9646D">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313E6C" w:rsidRDefault="00B9646D" w:rsidP="00B9646D">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313E6C" w:rsidRDefault="00B9646D" w:rsidP="00B9646D">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313E6C" w:rsidRDefault="00B9646D" w:rsidP="00B9646D">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313E6C" w:rsidRDefault="00B9646D" w:rsidP="00B9646D">
            <w:pPr>
              <w:jc w:val="center"/>
              <w:rPr>
                <w:color w:val="000000"/>
                <w:sz w:val="20"/>
                <w:szCs w:val="20"/>
              </w:rPr>
            </w:pPr>
            <w:r w:rsidRPr="00313E6C">
              <w:rPr>
                <w:color w:val="000000"/>
                <w:sz w:val="20"/>
                <w:szCs w:val="20"/>
              </w:rPr>
              <w:t>-0.022</w:t>
            </w:r>
          </w:p>
        </w:tc>
      </w:tr>
    </w:tbl>
    <w:p w14:paraId="6455002B" w14:textId="77777777" w:rsidR="00B9646D" w:rsidRPr="00313E6C" w:rsidRDefault="00B9646D" w:rsidP="00B9646D">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5243FEA2" w14:textId="2D64B715"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0EDD0149" w14:textId="0FB81632" w:rsidR="00C033C0" w:rsidRPr="00313E6C" w:rsidRDefault="00C033C0" w:rsidP="00C033C0">
      <w:pPr>
        <w:widowControl w:val="0"/>
        <w:autoSpaceDE w:val="0"/>
        <w:spacing w:before="120" w:after="120"/>
        <w:jc w:val="both"/>
        <w:outlineLvl w:val="0"/>
        <w:rPr>
          <w:rFonts w:eastAsia="SimSun"/>
          <w:b/>
          <w:bCs/>
          <w:kern w:val="2"/>
        </w:rPr>
      </w:pPr>
      <w:bookmarkStart w:id="1284" w:name="OLE_LINK12"/>
      <w:r w:rsidRPr="00313E6C">
        <w:rPr>
          <w:rFonts w:eastAsia="SimSun"/>
          <w:b/>
          <w:bCs/>
          <w:kern w:val="2"/>
        </w:rPr>
        <w:t>R2-24</w:t>
      </w:r>
      <w:r w:rsidR="008770D9">
        <w:rPr>
          <w:rFonts w:eastAsia="SimSun"/>
          <w:b/>
          <w:bCs/>
          <w:kern w:val="2"/>
        </w:rPr>
        <w:t>*</w:t>
      </w:r>
    </w:p>
    <w:p w14:paraId="4F86F5E8" w14:textId="1483FCCF" w:rsidR="00C033C0" w:rsidRPr="00313E6C" w:rsidRDefault="00D178B7" w:rsidP="00D241ED">
      <w:pPr>
        <w:widowControl w:val="0"/>
        <w:autoSpaceDE w:val="0"/>
        <w:autoSpaceDN w:val="0"/>
        <w:adjustRightInd w:val="0"/>
        <w:spacing w:before="120" w:after="120"/>
        <w:ind w:left="480"/>
        <w:jc w:val="both"/>
        <w:rPr>
          <w:rFonts w:eastAsia="SimSun"/>
          <w:i/>
          <w:iCs/>
          <w:kern w:val="2"/>
        </w:rPr>
      </w:pPr>
      <w:r w:rsidRPr="00313E6C">
        <w:rPr>
          <w:i/>
          <w:iCs/>
        </w:rPr>
        <w:t xml:space="preserve">4. </w:t>
      </w:r>
      <w:r w:rsidR="00C033C0" w:rsidRPr="00313E6C">
        <w:rPr>
          <w:i/>
          <w:iCs/>
        </w:rPr>
        <w:t xml:space="preserve">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w:t>
      </w:r>
      <w:r w:rsidR="00C033C0" w:rsidRPr="00313E6C">
        <w:rPr>
          <w:i/>
          <w:iCs/>
        </w:rPr>
        <w:lastRenderedPageBreak/>
        <w:t>and all robustness checks conducted for the main effects should be applied to test for spillover effects.</w:t>
      </w:r>
    </w:p>
    <w:p w14:paraId="07949B74"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48C95A8" w14:textId="1E3888AB" w:rsidR="00692D0A" w:rsidRPr="00313E6C" w:rsidRDefault="003852AB">
      <w:pPr>
        <w:pStyle w:val="Paragraph"/>
        <w:rPr>
          <w:rFonts w:ascii="Heiti TC" w:eastAsia="Heiti TC" w:hAnsi="Heiti TC" w:cs="Heiti TC"/>
          <w:szCs w:val="22"/>
        </w:rPr>
        <w:pPrChange w:id="1285" w:author="Dylan CHEN" w:date="2026-08-29T21:32:00Z" w16du:dateUtc="2026-08-29T13:32:00Z">
          <w:pPr>
            <w:widowControl w:val="0"/>
            <w:autoSpaceDE w:val="0"/>
            <w:autoSpaceDN w:val="0"/>
            <w:adjustRightInd w:val="0"/>
            <w:spacing w:before="120" w:after="120"/>
            <w:jc w:val="both"/>
          </w:pPr>
        </w:pPrChange>
      </w:pPr>
      <w:r>
        <w:rPr>
          <w:rFonts w:hint="eastAsia"/>
        </w:rPr>
        <w:t>W</w:t>
      </w:r>
      <w:r w:rsidR="002E0E67" w:rsidRPr="00313E6C">
        <w:t>e have revised the spillover analysis to mirror the progressive control structure</w:t>
      </w:r>
      <w:r w:rsidR="00F268A4" w:rsidRPr="00313E6C">
        <w:t xml:space="preserve"> required in R2-22</w:t>
      </w:r>
      <w:r w:rsidR="002E0E67" w:rsidRPr="00313E6C">
        <w:t xml:space="preserve">. </w:t>
      </w:r>
      <w:r w:rsidR="00692D0A" w:rsidRPr="00313E6C">
        <w:t>We also applied all robustness checks conducted for the main effects to the spillover tests.</w:t>
      </w:r>
    </w:p>
    <w:p w14:paraId="30183D8A" w14:textId="1DC14127" w:rsidR="00414CFA" w:rsidRPr="00313E6C" w:rsidRDefault="00692D0A">
      <w:pPr>
        <w:pStyle w:val="Paragraph"/>
        <w:pPrChange w:id="1286" w:author="Dylan CHEN" w:date="2026-08-29T21:32:00Z" w16du:dateUtc="2026-08-29T13:32:00Z">
          <w:pPr>
            <w:widowControl w:val="0"/>
            <w:autoSpaceDE w:val="0"/>
            <w:autoSpaceDN w:val="0"/>
            <w:adjustRightInd w:val="0"/>
            <w:spacing w:before="120" w:after="120"/>
            <w:jc w:val="both"/>
          </w:pPr>
        </w:pPrChange>
      </w:pPr>
      <w:r w:rsidRPr="00313E6C">
        <w:t>All results remain consistent across specifications</w:t>
      </w:r>
      <w:ins w:id="1287" w:author="Prof. LIU Ben" w:date="2026-08-31T01:00:00Z" w16du:dateUtc="2026-08-30T17:00:00Z">
        <w:r w:rsidR="00BD2E18">
          <w:rPr>
            <w:rFonts w:hint="eastAsia"/>
          </w:rPr>
          <w:t>. They show</w:t>
        </w:r>
      </w:ins>
      <w:del w:id="1288" w:author="Prof. LIU Ben" w:date="2026-08-31T01:00:00Z" w16du:dateUtc="2026-08-30T17:00:00Z">
        <w:r w:rsidRPr="00313E6C" w:rsidDel="00BD2E18">
          <w:delText>, showing</w:delText>
        </w:r>
      </w:del>
      <w:r w:rsidRPr="00313E6C">
        <w:t xml:space="preserve"> no significant spillover effects. The updated results are reported below.</w:t>
      </w:r>
      <w:r w:rsidR="00C34CE8" w:rsidRPr="00313E6C">
        <w:t xml:space="preserve"> </w:t>
      </w:r>
    </w:p>
    <w:p w14:paraId="7886C618" w14:textId="528D6D00" w:rsidR="001B5275" w:rsidRPr="00313E6C" w:rsidRDefault="00EE23AE" w:rsidP="000B34A9">
      <w:pPr>
        <w:pStyle w:val="TableFiguretitle"/>
      </w:pPr>
      <w:r w:rsidRPr="00313E6C">
        <w:t>Table</w:t>
      </w:r>
      <w:r w:rsidR="00414CFA" w:rsidRPr="00313E6C">
        <w:t xml:space="preserve"> </w:t>
      </w:r>
      <w:r w:rsidR="00414CFA" w:rsidRPr="00313E6C">
        <w:rPr>
          <w:rFonts w:eastAsia="SimSun"/>
        </w:rPr>
        <w:t xml:space="preserve">R2-24-1. </w:t>
      </w:r>
      <w:r w:rsidR="00885A62" w:rsidRPr="00313E6C">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rsidRPr="00313E6C"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Pr="00313E6C"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Pr="00313E6C" w:rsidRDefault="00CD6E61">
            <w:pPr>
              <w:jc w:val="center"/>
              <w:rPr>
                <w:color w:val="000000"/>
                <w:sz w:val="20"/>
                <w:szCs w:val="20"/>
              </w:rPr>
            </w:pPr>
            <w:r w:rsidRPr="00313E6C">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Pr="00313E6C" w:rsidRDefault="00CD6E61">
            <w:pPr>
              <w:jc w:val="center"/>
              <w:rPr>
                <w:color w:val="000000"/>
                <w:sz w:val="20"/>
                <w:szCs w:val="20"/>
              </w:rPr>
            </w:pPr>
            <w:r w:rsidRPr="00313E6C">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Pr="00313E6C" w:rsidRDefault="00CD6E61">
            <w:pPr>
              <w:jc w:val="center"/>
              <w:rPr>
                <w:color w:val="000000"/>
                <w:sz w:val="20"/>
                <w:szCs w:val="20"/>
              </w:rPr>
            </w:pPr>
            <w:r w:rsidRPr="00313E6C">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Pr="00313E6C" w:rsidRDefault="00CD6E61">
            <w:pPr>
              <w:jc w:val="center"/>
              <w:rPr>
                <w:color w:val="000000"/>
                <w:sz w:val="20"/>
                <w:szCs w:val="20"/>
              </w:rPr>
            </w:pPr>
            <w:r w:rsidRPr="00313E6C">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Pr="00313E6C" w:rsidRDefault="00CD6E61">
            <w:pPr>
              <w:jc w:val="center"/>
              <w:rPr>
                <w:color w:val="000000"/>
                <w:sz w:val="20"/>
                <w:szCs w:val="20"/>
              </w:rPr>
            </w:pPr>
            <w:r w:rsidRPr="00313E6C">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Pr="00313E6C" w:rsidRDefault="00CD6E61">
            <w:pPr>
              <w:jc w:val="center"/>
              <w:rPr>
                <w:color w:val="000000"/>
                <w:sz w:val="20"/>
                <w:szCs w:val="20"/>
              </w:rPr>
            </w:pPr>
            <w:r w:rsidRPr="00313E6C">
              <w:rPr>
                <w:color w:val="000000"/>
                <w:sz w:val="20"/>
                <w:szCs w:val="20"/>
              </w:rPr>
              <w:t>(6)</w:t>
            </w:r>
          </w:p>
        </w:tc>
      </w:tr>
      <w:tr w:rsidR="00CD6E61" w:rsidRPr="00313E6C"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Pr="00313E6C"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Pr="00313E6C" w:rsidRDefault="00CD6E61">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CD6E61" w:rsidRPr="00313E6C"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Pr="00313E6C" w:rsidRDefault="00CD6E61">
            <w:pPr>
              <w:jc w:val="center"/>
              <w:rPr>
                <w:color w:val="000000"/>
                <w:sz w:val="20"/>
                <w:szCs w:val="20"/>
              </w:rPr>
            </w:pPr>
            <w:r w:rsidRPr="00313E6C">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Pr="00313E6C" w:rsidRDefault="00CD6E61">
            <w:pPr>
              <w:jc w:val="center"/>
              <w:rPr>
                <w:color w:val="000000"/>
                <w:sz w:val="20"/>
                <w:szCs w:val="20"/>
              </w:rPr>
            </w:pPr>
            <w:r w:rsidRPr="00313E6C">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Pr="00313E6C" w:rsidRDefault="00CD6E61">
            <w:pPr>
              <w:jc w:val="center"/>
              <w:rPr>
                <w:color w:val="000000"/>
                <w:sz w:val="20"/>
                <w:szCs w:val="20"/>
              </w:rPr>
            </w:pPr>
            <w:r w:rsidRPr="00313E6C">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Pr="00313E6C" w:rsidRDefault="00CD6E61">
            <w:pPr>
              <w:jc w:val="center"/>
              <w:rPr>
                <w:color w:val="000000"/>
                <w:sz w:val="20"/>
                <w:szCs w:val="20"/>
              </w:rPr>
            </w:pPr>
            <w:r w:rsidRPr="00313E6C">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Pr="00313E6C" w:rsidRDefault="00CD6E61">
            <w:pPr>
              <w:jc w:val="center"/>
              <w:rPr>
                <w:color w:val="000000"/>
                <w:sz w:val="20"/>
                <w:szCs w:val="20"/>
              </w:rPr>
            </w:pPr>
            <w:r w:rsidRPr="00313E6C">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Pr="00313E6C" w:rsidRDefault="00CD6E61">
            <w:pPr>
              <w:jc w:val="center"/>
              <w:rPr>
                <w:color w:val="000000"/>
                <w:sz w:val="20"/>
                <w:szCs w:val="20"/>
              </w:rPr>
            </w:pPr>
            <w:r w:rsidRPr="00313E6C">
              <w:rPr>
                <w:color w:val="000000"/>
                <w:sz w:val="20"/>
                <w:szCs w:val="20"/>
              </w:rPr>
              <w:t>-0.016</w:t>
            </w:r>
          </w:p>
        </w:tc>
      </w:tr>
      <w:tr w:rsidR="00CD6E61" w:rsidRPr="00313E6C"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Pr="00313E6C"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Pr="00313E6C" w:rsidRDefault="00CD6E61">
            <w:pPr>
              <w:jc w:val="center"/>
              <w:rPr>
                <w:color w:val="000000"/>
                <w:sz w:val="20"/>
                <w:szCs w:val="20"/>
              </w:rPr>
            </w:pPr>
            <w:r w:rsidRPr="00313E6C">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Pr="00313E6C" w:rsidRDefault="00CD6E61">
            <w:pPr>
              <w:jc w:val="center"/>
              <w:rPr>
                <w:color w:val="000000"/>
                <w:sz w:val="20"/>
                <w:szCs w:val="20"/>
              </w:rPr>
            </w:pPr>
            <w:r w:rsidRPr="00313E6C">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Pr="00313E6C" w:rsidRDefault="00CD6E61">
            <w:pPr>
              <w:jc w:val="center"/>
              <w:rPr>
                <w:color w:val="000000"/>
                <w:sz w:val="20"/>
                <w:szCs w:val="20"/>
              </w:rPr>
            </w:pPr>
            <w:r w:rsidRPr="00313E6C">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Pr="00313E6C" w:rsidRDefault="00CD6E61">
            <w:pPr>
              <w:jc w:val="center"/>
              <w:rPr>
                <w:color w:val="000000"/>
                <w:sz w:val="20"/>
                <w:szCs w:val="20"/>
              </w:rPr>
            </w:pPr>
            <w:r w:rsidRPr="00313E6C">
              <w:rPr>
                <w:color w:val="000000"/>
                <w:sz w:val="20"/>
                <w:szCs w:val="20"/>
              </w:rPr>
              <w:t>(0.026)</w:t>
            </w:r>
          </w:p>
        </w:tc>
      </w:tr>
      <w:tr w:rsidR="00CD6E61" w:rsidRPr="00313E6C"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Pr="00313E6C" w:rsidRDefault="00CD6E61">
            <w:pPr>
              <w:rPr>
                <w:color w:val="000000"/>
                <w:sz w:val="20"/>
                <w:szCs w:val="20"/>
              </w:rPr>
            </w:pPr>
            <w:r w:rsidRPr="00313E6C">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Pr="00313E6C" w:rsidRDefault="00CD6E61">
            <w:pPr>
              <w:rPr>
                <w:color w:val="000000"/>
                <w:sz w:val="20"/>
                <w:szCs w:val="20"/>
              </w:rPr>
            </w:pPr>
            <w:r w:rsidRPr="00313E6C">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Pr="00313E6C"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Pr="00313E6C" w:rsidRDefault="00CD6E61">
            <w:pPr>
              <w:rPr>
                <w:color w:val="000000"/>
                <w:sz w:val="20"/>
                <w:szCs w:val="20"/>
              </w:rPr>
            </w:pPr>
            <w:r w:rsidRPr="00313E6C">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Pr="00313E6C" w:rsidRDefault="00CD6E61">
            <w:pPr>
              <w:rPr>
                <w:color w:val="000000"/>
                <w:sz w:val="20"/>
                <w:szCs w:val="20"/>
              </w:rPr>
            </w:pPr>
            <w:r w:rsidRPr="00313E6C">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Pr="00313E6C" w:rsidRDefault="00CD6E61">
            <w:pPr>
              <w:jc w:val="center"/>
              <w:rPr>
                <w:color w:val="000000"/>
                <w:sz w:val="20"/>
                <w:szCs w:val="20"/>
              </w:rPr>
            </w:pPr>
            <w:r w:rsidRPr="00313E6C">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Pr="00313E6C" w:rsidRDefault="00CD6E61">
            <w:pPr>
              <w:jc w:val="center"/>
              <w:rPr>
                <w:color w:val="000000"/>
                <w:sz w:val="20"/>
                <w:szCs w:val="20"/>
              </w:rPr>
            </w:pPr>
            <w:r w:rsidRPr="00313E6C">
              <w:rPr>
                <w:color w:val="000000"/>
                <w:sz w:val="20"/>
                <w:szCs w:val="20"/>
              </w:rPr>
              <w:t>8,961</w:t>
            </w:r>
          </w:p>
        </w:tc>
      </w:tr>
    </w:tbl>
    <w:p w14:paraId="5A8BB4DA" w14:textId="77777777" w:rsidR="00F24E4B" w:rsidRPr="00313E6C" w:rsidRDefault="00F24E4B" w:rsidP="00F24E4B">
      <w:pPr>
        <w:pStyle w:val="TableFiguretitle"/>
      </w:pPr>
    </w:p>
    <w:p w14:paraId="37B9E9CF" w14:textId="252C0378" w:rsidR="00651D80" w:rsidRPr="00313E6C" w:rsidRDefault="00EE23AE" w:rsidP="000B34A9">
      <w:pPr>
        <w:pStyle w:val="TableFiguretitle"/>
      </w:pPr>
      <w:r w:rsidRPr="00313E6C">
        <w:t xml:space="preserve">Table </w:t>
      </w:r>
      <w:r w:rsidR="00F24E4B" w:rsidRPr="00313E6C">
        <w:rPr>
          <w:rFonts w:eastAsia="SimSun"/>
        </w:rPr>
        <w:t xml:space="preserve">R2-24-2. </w:t>
      </w:r>
      <w:r w:rsidR="00836257" w:rsidRPr="00313E6C">
        <w:t>Robustness Checks For Spillover Effects: Alternative Model Specifications For Human Answer Supply</w:t>
      </w:r>
    </w:p>
    <w:tbl>
      <w:tblPr>
        <w:tblW w:w="5000" w:type="pct"/>
        <w:jc w:val="center"/>
        <w:tblLayout w:type="fixed"/>
        <w:tblLook w:val="04A0" w:firstRow="1" w:lastRow="0" w:firstColumn="1" w:lastColumn="0" w:noHBand="0" w:noVBand="1"/>
        <w:tblPrChange w:id="1289" w:author="Dylan CHEN" w:date="2026-08-29T18:42:00Z" w16du:dateUtc="2026-08-29T10:42:00Z">
          <w:tblPr>
            <w:tblW w:w="5000" w:type="pct"/>
            <w:jc w:val="center"/>
            <w:tblLayout w:type="fixed"/>
            <w:tblLook w:val="04A0" w:firstRow="1" w:lastRow="0" w:firstColumn="1" w:lastColumn="0" w:noHBand="0" w:noVBand="1"/>
          </w:tblPr>
        </w:tblPrChange>
      </w:tblPr>
      <w:tblGrid>
        <w:gridCol w:w="2485"/>
        <w:gridCol w:w="1662"/>
        <w:gridCol w:w="1883"/>
        <w:gridCol w:w="1170"/>
        <w:gridCol w:w="1080"/>
        <w:gridCol w:w="1080"/>
        <w:tblGridChange w:id="1290">
          <w:tblGrid>
            <w:gridCol w:w="2485"/>
            <w:gridCol w:w="1662"/>
            <w:gridCol w:w="1883"/>
            <w:gridCol w:w="405"/>
            <w:gridCol w:w="765"/>
            <w:gridCol w:w="210"/>
            <w:gridCol w:w="870"/>
            <w:gridCol w:w="105"/>
            <w:gridCol w:w="975"/>
          </w:tblGrid>
        </w:tblGridChange>
      </w:tblGrid>
      <w:tr w:rsidR="00CD6E61" w:rsidRPr="00313E6C" w14:paraId="6FA4AD05" w14:textId="77777777" w:rsidTr="00D81333">
        <w:trPr>
          <w:trHeight w:val="320"/>
          <w:jc w:val="center"/>
          <w:trPrChange w:id="1291" w:author="Dylan CHEN" w:date="2026-08-29T18:42:00Z" w16du:dateUtc="2026-08-29T10:42:00Z">
            <w:trPr>
              <w:trHeight w:val="320"/>
              <w:jc w:val="center"/>
            </w:trPr>
          </w:trPrChange>
        </w:trPr>
        <w:tc>
          <w:tcPr>
            <w:tcW w:w="2485" w:type="dxa"/>
            <w:vMerge w:val="restart"/>
            <w:tcBorders>
              <w:top w:val="single" w:sz="8" w:space="0" w:color="auto"/>
              <w:left w:val="nil"/>
              <w:bottom w:val="nil"/>
              <w:right w:val="nil"/>
            </w:tcBorders>
            <w:noWrap/>
            <w:hideMark/>
            <w:tcPrChange w:id="1292" w:author="Dylan CHEN" w:date="2026-08-29T18:42:00Z" w16du:dateUtc="2026-08-29T10:42:00Z">
              <w:tcPr>
                <w:tcW w:w="2485" w:type="dxa"/>
                <w:vMerge w:val="restart"/>
                <w:tcBorders>
                  <w:top w:val="single" w:sz="8" w:space="0" w:color="auto"/>
                  <w:left w:val="nil"/>
                  <w:bottom w:val="nil"/>
                  <w:right w:val="nil"/>
                </w:tcBorders>
                <w:noWrap/>
                <w:hideMark/>
              </w:tcPr>
            </w:tcPrChange>
          </w:tcPr>
          <w:p w14:paraId="2B11F90E" w14:textId="77777777" w:rsidR="00CD6E61" w:rsidRPr="00313E6C" w:rsidRDefault="00CD6E61">
            <w:pPr>
              <w:jc w:val="center"/>
              <w:rPr>
                <w:color w:val="000000"/>
                <w:sz w:val="20"/>
                <w:szCs w:val="20"/>
              </w:rPr>
            </w:pPr>
            <w:r w:rsidRPr="00313E6C">
              <w:rPr>
                <w:color w:val="000000"/>
                <w:sz w:val="20"/>
                <w:szCs w:val="20"/>
              </w:rPr>
              <w:t> </w:t>
            </w:r>
          </w:p>
        </w:tc>
        <w:tc>
          <w:tcPr>
            <w:tcW w:w="3545" w:type="dxa"/>
            <w:gridSpan w:val="2"/>
            <w:tcBorders>
              <w:top w:val="single" w:sz="8" w:space="0" w:color="auto"/>
              <w:left w:val="nil"/>
              <w:bottom w:val="nil"/>
              <w:right w:val="nil"/>
            </w:tcBorders>
            <w:noWrap/>
            <w:hideMark/>
            <w:tcPrChange w:id="1293" w:author="Dylan CHEN" w:date="2026-08-29T18:42:00Z" w16du:dateUtc="2026-08-29T10:42:00Z">
              <w:tcPr>
                <w:tcW w:w="3950" w:type="dxa"/>
                <w:gridSpan w:val="3"/>
                <w:tcBorders>
                  <w:top w:val="single" w:sz="8" w:space="0" w:color="auto"/>
                  <w:left w:val="nil"/>
                  <w:bottom w:val="nil"/>
                  <w:right w:val="nil"/>
                </w:tcBorders>
                <w:noWrap/>
                <w:hideMark/>
              </w:tcPr>
            </w:tcPrChange>
          </w:tcPr>
          <w:p w14:paraId="6B8C4D9F" w14:textId="77777777" w:rsidR="00CD6E61" w:rsidRPr="00313E6C" w:rsidRDefault="00CD6E61">
            <w:pPr>
              <w:jc w:val="center"/>
              <w:rPr>
                <w:color w:val="000000"/>
                <w:sz w:val="20"/>
                <w:szCs w:val="20"/>
              </w:rPr>
            </w:pPr>
            <w:r w:rsidRPr="00313E6C">
              <w:rPr>
                <w:color w:val="000000"/>
                <w:sz w:val="20"/>
                <w:szCs w:val="20"/>
              </w:rPr>
              <w:t>OLS</w:t>
            </w:r>
          </w:p>
        </w:tc>
        <w:tc>
          <w:tcPr>
            <w:tcW w:w="1170" w:type="dxa"/>
            <w:tcBorders>
              <w:top w:val="single" w:sz="8" w:space="0" w:color="auto"/>
              <w:left w:val="nil"/>
              <w:bottom w:val="nil"/>
              <w:right w:val="nil"/>
            </w:tcBorders>
            <w:noWrap/>
            <w:hideMark/>
            <w:tcPrChange w:id="1294" w:author="Dylan CHEN" w:date="2026-08-29T18:42:00Z" w16du:dateUtc="2026-08-29T10:42:00Z">
              <w:tcPr>
                <w:tcW w:w="975" w:type="dxa"/>
                <w:gridSpan w:val="2"/>
                <w:tcBorders>
                  <w:top w:val="single" w:sz="8" w:space="0" w:color="auto"/>
                  <w:left w:val="nil"/>
                  <w:bottom w:val="nil"/>
                  <w:right w:val="nil"/>
                </w:tcBorders>
                <w:noWrap/>
                <w:hideMark/>
              </w:tcPr>
            </w:tcPrChange>
          </w:tcPr>
          <w:p w14:paraId="008ACE2B" w14:textId="77777777" w:rsidR="00CD6E61" w:rsidRPr="00313E6C" w:rsidRDefault="00CD6E61">
            <w:pPr>
              <w:jc w:val="center"/>
              <w:rPr>
                <w:color w:val="000000"/>
                <w:sz w:val="20"/>
                <w:szCs w:val="20"/>
              </w:rPr>
            </w:pPr>
            <w:r w:rsidRPr="00313E6C">
              <w:rPr>
                <w:color w:val="000000"/>
                <w:sz w:val="20"/>
                <w:szCs w:val="20"/>
              </w:rPr>
              <w:t>Poisson</w:t>
            </w:r>
          </w:p>
        </w:tc>
        <w:tc>
          <w:tcPr>
            <w:tcW w:w="1080" w:type="dxa"/>
            <w:tcBorders>
              <w:top w:val="single" w:sz="8" w:space="0" w:color="auto"/>
              <w:left w:val="nil"/>
              <w:bottom w:val="nil"/>
              <w:right w:val="nil"/>
            </w:tcBorders>
            <w:noWrap/>
            <w:hideMark/>
            <w:tcPrChange w:id="1295" w:author="Dylan CHEN" w:date="2026-08-29T18:42:00Z" w16du:dateUtc="2026-08-29T10:42:00Z">
              <w:tcPr>
                <w:tcW w:w="975" w:type="dxa"/>
                <w:gridSpan w:val="2"/>
                <w:tcBorders>
                  <w:top w:val="single" w:sz="8" w:space="0" w:color="auto"/>
                  <w:left w:val="nil"/>
                  <w:bottom w:val="nil"/>
                  <w:right w:val="nil"/>
                </w:tcBorders>
                <w:noWrap/>
                <w:hideMark/>
              </w:tcPr>
            </w:tcPrChange>
          </w:tcPr>
          <w:p w14:paraId="6813EF68" w14:textId="77777777" w:rsidR="00CD6E61" w:rsidRPr="00313E6C" w:rsidRDefault="00CD6E61">
            <w:pPr>
              <w:jc w:val="center"/>
              <w:rPr>
                <w:color w:val="000000"/>
                <w:sz w:val="20"/>
                <w:szCs w:val="20"/>
              </w:rPr>
            </w:pPr>
            <w:r w:rsidRPr="00313E6C">
              <w:rPr>
                <w:color w:val="000000"/>
                <w:sz w:val="20"/>
                <w:szCs w:val="20"/>
              </w:rPr>
              <w:t>ZIP</w:t>
            </w:r>
          </w:p>
        </w:tc>
        <w:tc>
          <w:tcPr>
            <w:tcW w:w="1080" w:type="dxa"/>
            <w:tcBorders>
              <w:top w:val="single" w:sz="8" w:space="0" w:color="auto"/>
              <w:left w:val="nil"/>
              <w:bottom w:val="nil"/>
              <w:right w:val="nil"/>
            </w:tcBorders>
            <w:noWrap/>
            <w:hideMark/>
            <w:tcPrChange w:id="1296" w:author="Dylan CHEN" w:date="2026-08-29T18:42:00Z" w16du:dateUtc="2026-08-29T10:42:00Z">
              <w:tcPr>
                <w:tcW w:w="975" w:type="dxa"/>
                <w:tcBorders>
                  <w:top w:val="single" w:sz="8" w:space="0" w:color="auto"/>
                  <w:left w:val="nil"/>
                  <w:bottom w:val="nil"/>
                  <w:right w:val="nil"/>
                </w:tcBorders>
                <w:noWrap/>
                <w:hideMark/>
              </w:tcPr>
            </w:tcPrChange>
          </w:tcPr>
          <w:p w14:paraId="5FD453EE" w14:textId="77777777" w:rsidR="00CD6E61" w:rsidRPr="00313E6C" w:rsidRDefault="00CD6E61">
            <w:pPr>
              <w:jc w:val="center"/>
              <w:rPr>
                <w:color w:val="000000"/>
                <w:sz w:val="20"/>
                <w:szCs w:val="20"/>
              </w:rPr>
            </w:pPr>
            <w:r w:rsidRPr="00313E6C">
              <w:rPr>
                <w:color w:val="000000"/>
                <w:sz w:val="20"/>
                <w:szCs w:val="20"/>
              </w:rPr>
              <w:t>ZINB</w:t>
            </w:r>
          </w:p>
        </w:tc>
      </w:tr>
      <w:tr w:rsidR="00CD6E61" w:rsidRPr="00313E6C" w14:paraId="559DC9DC" w14:textId="77777777" w:rsidTr="00D81333">
        <w:trPr>
          <w:trHeight w:val="320"/>
          <w:jc w:val="center"/>
          <w:trPrChange w:id="1297" w:author="Dylan CHEN" w:date="2026-08-29T18:42:00Z" w16du:dateUtc="2026-08-29T10:42:00Z">
            <w:trPr>
              <w:trHeight w:val="320"/>
              <w:jc w:val="center"/>
            </w:trPr>
          </w:trPrChange>
        </w:trPr>
        <w:tc>
          <w:tcPr>
            <w:tcW w:w="2485" w:type="dxa"/>
            <w:vMerge/>
            <w:tcBorders>
              <w:top w:val="single" w:sz="8" w:space="0" w:color="auto"/>
              <w:left w:val="nil"/>
              <w:bottom w:val="nil"/>
              <w:right w:val="nil"/>
            </w:tcBorders>
            <w:hideMark/>
            <w:tcPrChange w:id="1298" w:author="Dylan CHEN" w:date="2026-08-29T18:42:00Z" w16du:dateUtc="2026-08-29T10:42:00Z">
              <w:tcPr>
                <w:tcW w:w="2485" w:type="dxa"/>
                <w:vMerge/>
                <w:tcBorders>
                  <w:top w:val="single" w:sz="8" w:space="0" w:color="auto"/>
                  <w:left w:val="nil"/>
                  <w:bottom w:val="nil"/>
                  <w:right w:val="nil"/>
                </w:tcBorders>
                <w:hideMark/>
              </w:tcPr>
            </w:tcPrChange>
          </w:tcPr>
          <w:p w14:paraId="1B8E97AC" w14:textId="77777777" w:rsidR="00CD6E61" w:rsidRPr="00313E6C" w:rsidRDefault="00CD6E61">
            <w:pPr>
              <w:rPr>
                <w:color w:val="000000"/>
                <w:sz w:val="20"/>
                <w:szCs w:val="20"/>
              </w:rPr>
            </w:pPr>
          </w:p>
        </w:tc>
        <w:tc>
          <w:tcPr>
            <w:tcW w:w="1662" w:type="dxa"/>
            <w:tcBorders>
              <w:top w:val="nil"/>
              <w:left w:val="nil"/>
              <w:bottom w:val="nil"/>
              <w:right w:val="nil"/>
            </w:tcBorders>
            <w:noWrap/>
            <w:hideMark/>
            <w:tcPrChange w:id="1299" w:author="Dylan CHEN" w:date="2026-08-29T18:42:00Z" w16du:dateUtc="2026-08-29T10:42:00Z">
              <w:tcPr>
                <w:tcW w:w="1662" w:type="dxa"/>
                <w:tcBorders>
                  <w:top w:val="nil"/>
                  <w:left w:val="nil"/>
                  <w:bottom w:val="nil"/>
                  <w:right w:val="nil"/>
                </w:tcBorders>
                <w:noWrap/>
                <w:hideMark/>
              </w:tcPr>
            </w:tcPrChange>
          </w:tcPr>
          <w:p w14:paraId="485D68E4" w14:textId="77777777" w:rsidR="00CD6E61" w:rsidRPr="00313E6C" w:rsidRDefault="00CD6E61">
            <w:pPr>
              <w:jc w:val="center"/>
              <w:rPr>
                <w:color w:val="000000"/>
                <w:sz w:val="20"/>
                <w:szCs w:val="20"/>
              </w:rPr>
            </w:pPr>
            <w:r w:rsidRPr="00313E6C">
              <w:rPr>
                <w:color w:val="000000"/>
                <w:sz w:val="20"/>
                <w:szCs w:val="20"/>
              </w:rPr>
              <w:t>(1)</w:t>
            </w:r>
          </w:p>
        </w:tc>
        <w:tc>
          <w:tcPr>
            <w:tcW w:w="1883" w:type="dxa"/>
            <w:tcBorders>
              <w:top w:val="nil"/>
              <w:left w:val="nil"/>
              <w:bottom w:val="nil"/>
              <w:right w:val="nil"/>
            </w:tcBorders>
            <w:noWrap/>
            <w:hideMark/>
            <w:tcPrChange w:id="1300" w:author="Dylan CHEN" w:date="2026-08-29T18:42:00Z" w16du:dateUtc="2026-08-29T10:42:00Z">
              <w:tcPr>
                <w:tcW w:w="2288" w:type="dxa"/>
                <w:gridSpan w:val="2"/>
                <w:tcBorders>
                  <w:top w:val="nil"/>
                  <w:left w:val="nil"/>
                  <w:bottom w:val="nil"/>
                  <w:right w:val="nil"/>
                </w:tcBorders>
                <w:noWrap/>
                <w:hideMark/>
              </w:tcPr>
            </w:tcPrChange>
          </w:tcPr>
          <w:p w14:paraId="428DD0A3" w14:textId="77777777" w:rsidR="00CD6E61" w:rsidRPr="00313E6C" w:rsidRDefault="00CD6E61">
            <w:pPr>
              <w:jc w:val="center"/>
              <w:rPr>
                <w:color w:val="000000"/>
                <w:sz w:val="20"/>
                <w:szCs w:val="20"/>
              </w:rPr>
            </w:pPr>
            <w:r w:rsidRPr="00313E6C">
              <w:rPr>
                <w:color w:val="000000"/>
                <w:sz w:val="20"/>
                <w:szCs w:val="20"/>
              </w:rPr>
              <w:t>(2)</w:t>
            </w:r>
          </w:p>
        </w:tc>
        <w:tc>
          <w:tcPr>
            <w:tcW w:w="1170" w:type="dxa"/>
            <w:tcBorders>
              <w:top w:val="nil"/>
              <w:left w:val="nil"/>
              <w:bottom w:val="nil"/>
              <w:right w:val="nil"/>
            </w:tcBorders>
            <w:noWrap/>
            <w:hideMark/>
            <w:tcPrChange w:id="1301" w:author="Dylan CHEN" w:date="2026-08-29T18:42:00Z" w16du:dateUtc="2026-08-29T10:42:00Z">
              <w:tcPr>
                <w:tcW w:w="975" w:type="dxa"/>
                <w:gridSpan w:val="2"/>
                <w:tcBorders>
                  <w:top w:val="nil"/>
                  <w:left w:val="nil"/>
                  <w:bottom w:val="nil"/>
                  <w:right w:val="nil"/>
                </w:tcBorders>
                <w:noWrap/>
                <w:hideMark/>
              </w:tcPr>
            </w:tcPrChange>
          </w:tcPr>
          <w:p w14:paraId="5589E6F0" w14:textId="77777777" w:rsidR="00CD6E61" w:rsidRPr="00313E6C" w:rsidRDefault="00CD6E61">
            <w:pPr>
              <w:jc w:val="center"/>
              <w:rPr>
                <w:color w:val="000000"/>
                <w:sz w:val="20"/>
                <w:szCs w:val="20"/>
              </w:rPr>
            </w:pPr>
            <w:r w:rsidRPr="00313E6C">
              <w:rPr>
                <w:color w:val="000000"/>
                <w:sz w:val="20"/>
                <w:szCs w:val="20"/>
              </w:rPr>
              <w:t>(3)</w:t>
            </w:r>
          </w:p>
        </w:tc>
        <w:tc>
          <w:tcPr>
            <w:tcW w:w="1080" w:type="dxa"/>
            <w:tcBorders>
              <w:top w:val="nil"/>
              <w:left w:val="nil"/>
              <w:bottom w:val="nil"/>
              <w:right w:val="nil"/>
            </w:tcBorders>
            <w:noWrap/>
            <w:hideMark/>
            <w:tcPrChange w:id="1302" w:author="Dylan CHEN" w:date="2026-08-29T18:42:00Z" w16du:dateUtc="2026-08-29T10:42:00Z">
              <w:tcPr>
                <w:tcW w:w="975" w:type="dxa"/>
                <w:gridSpan w:val="2"/>
                <w:tcBorders>
                  <w:top w:val="nil"/>
                  <w:left w:val="nil"/>
                  <w:bottom w:val="nil"/>
                  <w:right w:val="nil"/>
                </w:tcBorders>
                <w:noWrap/>
                <w:hideMark/>
              </w:tcPr>
            </w:tcPrChange>
          </w:tcPr>
          <w:p w14:paraId="266D6A58" w14:textId="77777777" w:rsidR="00CD6E61" w:rsidRPr="00313E6C" w:rsidRDefault="00CD6E61">
            <w:pPr>
              <w:jc w:val="center"/>
              <w:rPr>
                <w:color w:val="000000"/>
                <w:sz w:val="20"/>
                <w:szCs w:val="20"/>
              </w:rPr>
            </w:pPr>
            <w:r w:rsidRPr="00313E6C">
              <w:rPr>
                <w:color w:val="000000"/>
                <w:sz w:val="20"/>
                <w:szCs w:val="20"/>
              </w:rPr>
              <w:t>(4)</w:t>
            </w:r>
          </w:p>
        </w:tc>
        <w:tc>
          <w:tcPr>
            <w:tcW w:w="1080" w:type="dxa"/>
            <w:tcBorders>
              <w:top w:val="nil"/>
              <w:left w:val="nil"/>
              <w:bottom w:val="nil"/>
              <w:right w:val="nil"/>
            </w:tcBorders>
            <w:noWrap/>
            <w:hideMark/>
            <w:tcPrChange w:id="1303" w:author="Dylan CHEN" w:date="2026-08-29T18:42:00Z" w16du:dateUtc="2026-08-29T10:42:00Z">
              <w:tcPr>
                <w:tcW w:w="975" w:type="dxa"/>
                <w:tcBorders>
                  <w:top w:val="nil"/>
                  <w:left w:val="nil"/>
                  <w:bottom w:val="nil"/>
                  <w:right w:val="nil"/>
                </w:tcBorders>
                <w:noWrap/>
                <w:hideMark/>
              </w:tcPr>
            </w:tcPrChange>
          </w:tcPr>
          <w:p w14:paraId="4E956DB0" w14:textId="77777777" w:rsidR="00CD6E61" w:rsidRPr="00313E6C" w:rsidRDefault="00CD6E61">
            <w:pPr>
              <w:jc w:val="center"/>
              <w:rPr>
                <w:color w:val="000000"/>
                <w:sz w:val="20"/>
                <w:szCs w:val="20"/>
              </w:rPr>
            </w:pPr>
            <w:r w:rsidRPr="00313E6C">
              <w:rPr>
                <w:color w:val="000000"/>
                <w:sz w:val="20"/>
                <w:szCs w:val="20"/>
              </w:rPr>
              <w:t>(5)</w:t>
            </w:r>
          </w:p>
        </w:tc>
      </w:tr>
      <w:tr w:rsidR="00CD6E61" w:rsidRPr="00313E6C" w14:paraId="55975753" w14:textId="77777777" w:rsidTr="00D81333">
        <w:trPr>
          <w:trHeight w:val="360"/>
          <w:jc w:val="center"/>
          <w:trPrChange w:id="1304" w:author="Dylan CHEN" w:date="2026-08-29T18:42:00Z" w16du:dateUtc="2026-08-29T10:42:00Z">
            <w:trPr>
              <w:trHeight w:val="360"/>
              <w:jc w:val="center"/>
            </w:trPr>
          </w:trPrChange>
        </w:trPr>
        <w:tc>
          <w:tcPr>
            <w:tcW w:w="2485" w:type="dxa"/>
            <w:vMerge/>
            <w:tcBorders>
              <w:top w:val="single" w:sz="8" w:space="0" w:color="auto"/>
              <w:left w:val="nil"/>
              <w:bottom w:val="nil"/>
              <w:right w:val="nil"/>
            </w:tcBorders>
            <w:hideMark/>
            <w:tcPrChange w:id="1305" w:author="Dylan CHEN" w:date="2026-08-29T18:42:00Z" w16du:dateUtc="2026-08-29T10:42:00Z">
              <w:tcPr>
                <w:tcW w:w="2485" w:type="dxa"/>
                <w:vMerge/>
                <w:tcBorders>
                  <w:top w:val="single" w:sz="8" w:space="0" w:color="auto"/>
                  <w:left w:val="nil"/>
                  <w:bottom w:val="nil"/>
                  <w:right w:val="nil"/>
                </w:tcBorders>
                <w:hideMark/>
              </w:tcPr>
            </w:tcPrChange>
          </w:tcPr>
          <w:p w14:paraId="2155DD5B" w14:textId="77777777" w:rsidR="00CD6E61" w:rsidRPr="00313E6C" w:rsidRDefault="00CD6E61">
            <w:pPr>
              <w:rPr>
                <w:color w:val="000000"/>
                <w:sz w:val="20"/>
                <w:szCs w:val="20"/>
              </w:rPr>
            </w:pPr>
          </w:p>
        </w:tc>
        <w:tc>
          <w:tcPr>
            <w:tcW w:w="3545" w:type="dxa"/>
            <w:gridSpan w:val="2"/>
            <w:tcBorders>
              <w:top w:val="nil"/>
              <w:left w:val="nil"/>
              <w:bottom w:val="single" w:sz="8" w:space="0" w:color="auto"/>
              <w:right w:val="nil"/>
            </w:tcBorders>
            <w:noWrap/>
            <w:hideMark/>
            <w:tcPrChange w:id="1306" w:author="Dylan CHEN" w:date="2026-08-29T18:42:00Z" w16du:dateUtc="2026-08-29T10:42:00Z">
              <w:tcPr>
                <w:tcW w:w="3950" w:type="dxa"/>
                <w:gridSpan w:val="3"/>
                <w:tcBorders>
                  <w:top w:val="nil"/>
                  <w:left w:val="nil"/>
                  <w:bottom w:val="single" w:sz="8" w:space="0" w:color="auto"/>
                  <w:right w:val="nil"/>
                </w:tcBorders>
                <w:noWrap/>
                <w:hideMark/>
              </w:tcPr>
            </w:tcPrChange>
          </w:tcPr>
          <w:p w14:paraId="7619BD21"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w:t>
            </w:r>
            <w:r w:rsidRPr="00313E6C">
              <w:rPr>
                <w:i/>
                <w:iCs/>
                <w:color w:val="000000"/>
                <w:sz w:val="20"/>
                <w:szCs w:val="20"/>
              </w:rPr>
              <w:t>answerNum</w:t>
            </w:r>
            <w:r w:rsidRPr="00313E6C">
              <w:rPr>
                <w:i/>
                <w:iCs/>
                <w:color w:val="000000"/>
                <w:sz w:val="20"/>
                <w:szCs w:val="20"/>
                <w:vertAlign w:val="subscript"/>
              </w:rPr>
              <w:t>i</w:t>
            </w:r>
            <w:r w:rsidRPr="00313E6C">
              <w:rPr>
                <w:color w:val="000000"/>
                <w:sz w:val="20"/>
                <w:szCs w:val="20"/>
              </w:rPr>
              <w:t>)</w:t>
            </w:r>
          </w:p>
        </w:tc>
        <w:tc>
          <w:tcPr>
            <w:tcW w:w="3330" w:type="dxa"/>
            <w:gridSpan w:val="3"/>
            <w:tcBorders>
              <w:top w:val="nil"/>
              <w:left w:val="nil"/>
              <w:bottom w:val="single" w:sz="8" w:space="0" w:color="auto"/>
              <w:right w:val="nil"/>
            </w:tcBorders>
            <w:noWrap/>
            <w:hideMark/>
            <w:tcPrChange w:id="1307" w:author="Dylan CHEN" w:date="2026-08-29T18:42:00Z" w16du:dateUtc="2026-08-29T10:42:00Z">
              <w:tcPr>
                <w:tcW w:w="2925" w:type="dxa"/>
                <w:gridSpan w:val="5"/>
                <w:tcBorders>
                  <w:top w:val="nil"/>
                  <w:left w:val="nil"/>
                  <w:bottom w:val="single" w:sz="8" w:space="0" w:color="auto"/>
                  <w:right w:val="nil"/>
                </w:tcBorders>
                <w:noWrap/>
                <w:hideMark/>
              </w:tcPr>
            </w:tcPrChange>
          </w:tcPr>
          <w:p w14:paraId="5479895B" w14:textId="77777777" w:rsidR="00CD6E61" w:rsidRPr="00313E6C" w:rsidRDefault="00CD6E61">
            <w:pPr>
              <w:jc w:val="center"/>
              <w:rPr>
                <w:color w:val="000000"/>
                <w:sz w:val="20"/>
                <w:szCs w:val="20"/>
              </w:rPr>
            </w:pPr>
            <w:r w:rsidRPr="00313E6C">
              <w:rPr>
                <w:color w:val="000000"/>
                <w:sz w:val="20"/>
                <w:szCs w:val="20"/>
              </w:rPr>
              <w:t>DV: the number of human answers provided within 7 days</w:t>
            </w:r>
          </w:p>
        </w:tc>
      </w:tr>
      <w:tr w:rsidR="00CD6E61" w:rsidRPr="00313E6C" w14:paraId="1F78292C" w14:textId="77777777" w:rsidTr="00D81333">
        <w:trPr>
          <w:trHeight w:val="320"/>
          <w:jc w:val="center"/>
          <w:trPrChange w:id="1308" w:author="Dylan CHEN" w:date="2026-08-29T18:42:00Z" w16du:dateUtc="2026-08-29T10:42:00Z">
            <w:trPr>
              <w:trHeight w:val="320"/>
              <w:jc w:val="center"/>
            </w:trPr>
          </w:trPrChange>
        </w:trPr>
        <w:tc>
          <w:tcPr>
            <w:tcW w:w="2485" w:type="dxa"/>
            <w:vMerge w:val="restart"/>
            <w:tcBorders>
              <w:top w:val="nil"/>
              <w:left w:val="nil"/>
              <w:bottom w:val="single" w:sz="8" w:space="0" w:color="000000"/>
              <w:right w:val="nil"/>
            </w:tcBorders>
            <w:noWrap/>
            <w:hideMark/>
            <w:tcPrChange w:id="1309" w:author="Dylan CHEN" w:date="2026-08-29T18:42:00Z" w16du:dateUtc="2026-08-29T10:42:00Z">
              <w:tcPr>
                <w:tcW w:w="2485" w:type="dxa"/>
                <w:vMerge w:val="restart"/>
                <w:tcBorders>
                  <w:top w:val="nil"/>
                  <w:left w:val="nil"/>
                  <w:bottom w:val="single" w:sz="8" w:space="0" w:color="000000"/>
                  <w:right w:val="nil"/>
                </w:tcBorders>
                <w:noWrap/>
                <w:hideMark/>
              </w:tcPr>
            </w:tcPrChange>
          </w:tcPr>
          <w:p w14:paraId="29FE013E"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662" w:type="dxa"/>
            <w:tcBorders>
              <w:top w:val="nil"/>
              <w:left w:val="nil"/>
              <w:bottom w:val="nil"/>
              <w:right w:val="nil"/>
            </w:tcBorders>
            <w:noWrap/>
            <w:hideMark/>
            <w:tcPrChange w:id="1310" w:author="Dylan CHEN" w:date="2026-08-29T18:42:00Z" w16du:dateUtc="2026-08-29T10:42:00Z">
              <w:tcPr>
                <w:tcW w:w="1662" w:type="dxa"/>
                <w:tcBorders>
                  <w:top w:val="nil"/>
                  <w:left w:val="nil"/>
                  <w:bottom w:val="nil"/>
                  <w:right w:val="nil"/>
                </w:tcBorders>
                <w:noWrap/>
                <w:hideMark/>
              </w:tcPr>
            </w:tcPrChange>
          </w:tcPr>
          <w:p w14:paraId="10826531" w14:textId="77777777" w:rsidR="00CD6E61" w:rsidRPr="00313E6C" w:rsidRDefault="00CD6E61">
            <w:pPr>
              <w:jc w:val="center"/>
              <w:rPr>
                <w:color w:val="000000"/>
                <w:sz w:val="20"/>
                <w:szCs w:val="20"/>
              </w:rPr>
            </w:pPr>
            <w:r w:rsidRPr="00313E6C">
              <w:rPr>
                <w:color w:val="000000"/>
                <w:sz w:val="20"/>
                <w:szCs w:val="20"/>
              </w:rPr>
              <w:t>-0.022</w:t>
            </w:r>
          </w:p>
        </w:tc>
        <w:tc>
          <w:tcPr>
            <w:tcW w:w="1883" w:type="dxa"/>
            <w:tcBorders>
              <w:top w:val="nil"/>
              <w:left w:val="nil"/>
              <w:bottom w:val="nil"/>
              <w:right w:val="nil"/>
            </w:tcBorders>
            <w:noWrap/>
            <w:hideMark/>
            <w:tcPrChange w:id="1311" w:author="Dylan CHEN" w:date="2026-08-29T18:42:00Z" w16du:dateUtc="2026-08-29T10:42:00Z">
              <w:tcPr>
                <w:tcW w:w="2288" w:type="dxa"/>
                <w:gridSpan w:val="2"/>
                <w:tcBorders>
                  <w:top w:val="nil"/>
                  <w:left w:val="nil"/>
                  <w:bottom w:val="nil"/>
                  <w:right w:val="nil"/>
                </w:tcBorders>
                <w:noWrap/>
                <w:hideMark/>
              </w:tcPr>
            </w:tcPrChange>
          </w:tcPr>
          <w:p w14:paraId="7570CF15" w14:textId="77777777" w:rsidR="00CD6E61" w:rsidRPr="00313E6C" w:rsidRDefault="00CD6E61">
            <w:pPr>
              <w:jc w:val="center"/>
              <w:rPr>
                <w:color w:val="000000"/>
                <w:sz w:val="20"/>
                <w:szCs w:val="20"/>
              </w:rPr>
            </w:pPr>
            <w:r w:rsidRPr="00313E6C">
              <w:rPr>
                <w:color w:val="000000"/>
                <w:sz w:val="20"/>
                <w:szCs w:val="20"/>
              </w:rPr>
              <w:t>-0.026</w:t>
            </w:r>
          </w:p>
        </w:tc>
        <w:tc>
          <w:tcPr>
            <w:tcW w:w="1170" w:type="dxa"/>
            <w:tcBorders>
              <w:top w:val="nil"/>
              <w:left w:val="nil"/>
              <w:bottom w:val="nil"/>
              <w:right w:val="nil"/>
            </w:tcBorders>
            <w:noWrap/>
            <w:hideMark/>
            <w:tcPrChange w:id="1312" w:author="Dylan CHEN" w:date="2026-08-29T18:42:00Z" w16du:dateUtc="2026-08-29T10:42:00Z">
              <w:tcPr>
                <w:tcW w:w="975" w:type="dxa"/>
                <w:gridSpan w:val="2"/>
                <w:tcBorders>
                  <w:top w:val="nil"/>
                  <w:left w:val="nil"/>
                  <w:bottom w:val="nil"/>
                  <w:right w:val="nil"/>
                </w:tcBorders>
                <w:noWrap/>
                <w:hideMark/>
              </w:tcPr>
            </w:tcPrChange>
          </w:tcPr>
          <w:p w14:paraId="03C54102"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1313" w:author="Dylan CHEN" w:date="2026-08-29T18:42:00Z" w16du:dateUtc="2026-08-29T10:42:00Z">
              <w:tcPr>
                <w:tcW w:w="975" w:type="dxa"/>
                <w:gridSpan w:val="2"/>
                <w:tcBorders>
                  <w:top w:val="nil"/>
                  <w:left w:val="nil"/>
                  <w:bottom w:val="nil"/>
                  <w:right w:val="nil"/>
                </w:tcBorders>
                <w:noWrap/>
                <w:hideMark/>
              </w:tcPr>
            </w:tcPrChange>
          </w:tcPr>
          <w:p w14:paraId="415B9E40"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1314" w:author="Dylan CHEN" w:date="2026-08-29T18:42:00Z" w16du:dateUtc="2026-08-29T10:42:00Z">
              <w:tcPr>
                <w:tcW w:w="975" w:type="dxa"/>
                <w:tcBorders>
                  <w:top w:val="nil"/>
                  <w:left w:val="nil"/>
                  <w:bottom w:val="nil"/>
                  <w:right w:val="nil"/>
                </w:tcBorders>
                <w:noWrap/>
                <w:hideMark/>
              </w:tcPr>
            </w:tcPrChange>
          </w:tcPr>
          <w:p w14:paraId="72D2E3C0" w14:textId="77777777" w:rsidR="00CD6E61" w:rsidRPr="00313E6C" w:rsidRDefault="00CD6E61">
            <w:pPr>
              <w:jc w:val="center"/>
              <w:rPr>
                <w:color w:val="000000"/>
                <w:sz w:val="20"/>
                <w:szCs w:val="20"/>
              </w:rPr>
            </w:pPr>
            <w:r w:rsidRPr="00313E6C">
              <w:rPr>
                <w:color w:val="000000"/>
                <w:sz w:val="20"/>
                <w:szCs w:val="20"/>
              </w:rPr>
              <w:t>-0.019</w:t>
            </w:r>
          </w:p>
        </w:tc>
      </w:tr>
      <w:tr w:rsidR="00CD6E61" w:rsidRPr="00313E6C" w14:paraId="2A86E5E1" w14:textId="77777777" w:rsidTr="00D81333">
        <w:trPr>
          <w:trHeight w:val="340"/>
          <w:jc w:val="center"/>
          <w:trPrChange w:id="1315" w:author="Dylan CHEN" w:date="2026-08-29T18:42:00Z" w16du:dateUtc="2026-08-29T10:42:00Z">
            <w:trPr>
              <w:trHeight w:val="340"/>
              <w:jc w:val="center"/>
            </w:trPr>
          </w:trPrChange>
        </w:trPr>
        <w:tc>
          <w:tcPr>
            <w:tcW w:w="2485" w:type="dxa"/>
            <w:vMerge/>
            <w:tcBorders>
              <w:top w:val="nil"/>
              <w:left w:val="nil"/>
              <w:bottom w:val="single" w:sz="8" w:space="0" w:color="000000"/>
              <w:right w:val="nil"/>
            </w:tcBorders>
            <w:hideMark/>
            <w:tcPrChange w:id="1316" w:author="Dylan CHEN" w:date="2026-08-29T18:42:00Z" w16du:dateUtc="2026-08-29T10:42:00Z">
              <w:tcPr>
                <w:tcW w:w="2485" w:type="dxa"/>
                <w:vMerge/>
                <w:tcBorders>
                  <w:top w:val="nil"/>
                  <w:left w:val="nil"/>
                  <w:bottom w:val="single" w:sz="8" w:space="0" w:color="000000"/>
                  <w:right w:val="nil"/>
                </w:tcBorders>
                <w:hideMark/>
              </w:tcPr>
            </w:tcPrChange>
          </w:tcPr>
          <w:p w14:paraId="5FD05087" w14:textId="77777777" w:rsidR="00CD6E61" w:rsidRPr="00313E6C" w:rsidRDefault="00CD6E61">
            <w:pPr>
              <w:rPr>
                <w:i/>
                <w:iCs/>
                <w:color w:val="000000"/>
                <w:sz w:val="20"/>
                <w:szCs w:val="20"/>
              </w:rPr>
            </w:pPr>
          </w:p>
        </w:tc>
        <w:tc>
          <w:tcPr>
            <w:tcW w:w="1662" w:type="dxa"/>
            <w:tcBorders>
              <w:top w:val="nil"/>
              <w:left w:val="nil"/>
              <w:bottom w:val="single" w:sz="8" w:space="0" w:color="auto"/>
              <w:right w:val="nil"/>
            </w:tcBorders>
            <w:noWrap/>
            <w:hideMark/>
            <w:tcPrChange w:id="1317" w:author="Dylan CHEN" w:date="2026-08-29T18:42:00Z" w16du:dateUtc="2026-08-29T10:42:00Z">
              <w:tcPr>
                <w:tcW w:w="1662" w:type="dxa"/>
                <w:tcBorders>
                  <w:top w:val="nil"/>
                  <w:left w:val="nil"/>
                  <w:bottom w:val="single" w:sz="8" w:space="0" w:color="auto"/>
                  <w:right w:val="nil"/>
                </w:tcBorders>
                <w:noWrap/>
                <w:hideMark/>
              </w:tcPr>
            </w:tcPrChange>
          </w:tcPr>
          <w:p w14:paraId="55AE3930" w14:textId="77777777" w:rsidR="00CD6E61" w:rsidRPr="00313E6C" w:rsidRDefault="00CD6E61">
            <w:pPr>
              <w:jc w:val="center"/>
              <w:rPr>
                <w:color w:val="000000"/>
                <w:sz w:val="20"/>
                <w:szCs w:val="20"/>
              </w:rPr>
            </w:pPr>
            <w:r w:rsidRPr="00313E6C">
              <w:rPr>
                <w:color w:val="000000"/>
                <w:sz w:val="20"/>
                <w:szCs w:val="20"/>
              </w:rPr>
              <w:t>(0.015)</w:t>
            </w:r>
          </w:p>
        </w:tc>
        <w:tc>
          <w:tcPr>
            <w:tcW w:w="1883" w:type="dxa"/>
            <w:tcBorders>
              <w:top w:val="nil"/>
              <w:left w:val="nil"/>
              <w:bottom w:val="single" w:sz="8" w:space="0" w:color="auto"/>
              <w:right w:val="nil"/>
            </w:tcBorders>
            <w:noWrap/>
            <w:hideMark/>
            <w:tcPrChange w:id="1318" w:author="Dylan CHEN" w:date="2026-08-29T18:42:00Z" w16du:dateUtc="2026-08-29T10:42:00Z">
              <w:tcPr>
                <w:tcW w:w="2288" w:type="dxa"/>
                <w:gridSpan w:val="2"/>
                <w:tcBorders>
                  <w:top w:val="nil"/>
                  <w:left w:val="nil"/>
                  <w:bottom w:val="single" w:sz="8" w:space="0" w:color="auto"/>
                  <w:right w:val="nil"/>
                </w:tcBorders>
                <w:noWrap/>
                <w:hideMark/>
              </w:tcPr>
            </w:tcPrChange>
          </w:tcPr>
          <w:p w14:paraId="17D4C0BB" w14:textId="77777777" w:rsidR="00CD6E61" w:rsidRPr="00313E6C" w:rsidRDefault="00CD6E61">
            <w:pPr>
              <w:jc w:val="center"/>
              <w:rPr>
                <w:color w:val="000000"/>
                <w:sz w:val="20"/>
                <w:szCs w:val="20"/>
              </w:rPr>
            </w:pPr>
            <w:r w:rsidRPr="00313E6C">
              <w:rPr>
                <w:color w:val="000000"/>
                <w:sz w:val="20"/>
                <w:szCs w:val="20"/>
              </w:rPr>
              <w:t>(0.015)</w:t>
            </w:r>
          </w:p>
        </w:tc>
        <w:tc>
          <w:tcPr>
            <w:tcW w:w="1170" w:type="dxa"/>
            <w:tcBorders>
              <w:top w:val="nil"/>
              <w:left w:val="nil"/>
              <w:bottom w:val="single" w:sz="8" w:space="0" w:color="auto"/>
              <w:right w:val="nil"/>
            </w:tcBorders>
            <w:noWrap/>
            <w:hideMark/>
            <w:tcPrChange w:id="1319" w:author="Dylan CHEN" w:date="2026-08-29T18:42:00Z" w16du:dateUtc="2026-08-29T10:42:00Z">
              <w:tcPr>
                <w:tcW w:w="975" w:type="dxa"/>
                <w:gridSpan w:val="2"/>
                <w:tcBorders>
                  <w:top w:val="nil"/>
                  <w:left w:val="nil"/>
                  <w:bottom w:val="single" w:sz="8" w:space="0" w:color="auto"/>
                  <w:right w:val="nil"/>
                </w:tcBorders>
                <w:noWrap/>
                <w:hideMark/>
              </w:tcPr>
            </w:tcPrChange>
          </w:tcPr>
          <w:p w14:paraId="57F274B0"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1320" w:author="Dylan CHEN" w:date="2026-08-29T18:42:00Z" w16du:dateUtc="2026-08-29T10:42:00Z">
              <w:tcPr>
                <w:tcW w:w="975" w:type="dxa"/>
                <w:gridSpan w:val="2"/>
                <w:tcBorders>
                  <w:top w:val="nil"/>
                  <w:left w:val="nil"/>
                  <w:bottom w:val="single" w:sz="8" w:space="0" w:color="auto"/>
                  <w:right w:val="nil"/>
                </w:tcBorders>
                <w:noWrap/>
                <w:hideMark/>
              </w:tcPr>
            </w:tcPrChange>
          </w:tcPr>
          <w:p w14:paraId="0B736AF8"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1321" w:author="Dylan CHEN" w:date="2026-08-29T18:42:00Z" w16du:dateUtc="2026-08-29T10:42:00Z">
              <w:tcPr>
                <w:tcW w:w="975" w:type="dxa"/>
                <w:tcBorders>
                  <w:top w:val="nil"/>
                  <w:left w:val="nil"/>
                  <w:bottom w:val="single" w:sz="8" w:space="0" w:color="auto"/>
                  <w:right w:val="nil"/>
                </w:tcBorders>
                <w:noWrap/>
                <w:hideMark/>
              </w:tcPr>
            </w:tcPrChange>
          </w:tcPr>
          <w:p w14:paraId="65DB5634" w14:textId="77777777" w:rsidR="00CD6E61" w:rsidRPr="00313E6C" w:rsidRDefault="00CD6E61">
            <w:pPr>
              <w:jc w:val="center"/>
              <w:rPr>
                <w:color w:val="000000"/>
                <w:sz w:val="20"/>
                <w:szCs w:val="20"/>
              </w:rPr>
            </w:pPr>
            <w:r w:rsidRPr="00313E6C">
              <w:rPr>
                <w:color w:val="000000"/>
                <w:sz w:val="20"/>
                <w:szCs w:val="20"/>
              </w:rPr>
              <w:t>(0.042)</w:t>
            </w:r>
          </w:p>
        </w:tc>
      </w:tr>
      <w:tr w:rsidR="00CD6E61" w:rsidRPr="00313E6C" w14:paraId="180ADA85" w14:textId="77777777" w:rsidTr="00D81333">
        <w:trPr>
          <w:trHeight w:val="320"/>
          <w:jc w:val="center"/>
          <w:trPrChange w:id="1322" w:author="Dylan CHEN" w:date="2026-08-29T18:42:00Z" w16du:dateUtc="2026-08-29T10:42:00Z">
            <w:trPr>
              <w:trHeight w:val="320"/>
              <w:jc w:val="center"/>
            </w:trPr>
          </w:trPrChange>
        </w:trPr>
        <w:tc>
          <w:tcPr>
            <w:tcW w:w="2485" w:type="dxa"/>
            <w:tcBorders>
              <w:top w:val="nil"/>
              <w:left w:val="nil"/>
              <w:bottom w:val="nil"/>
              <w:right w:val="nil"/>
            </w:tcBorders>
            <w:noWrap/>
            <w:hideMark/>
            <w:tcPrChange w:id="1323" w:author="Dylan CHEN" w:date="2026-08-29T18:42:00Z" w16du:dateUtc="2026-08-29T10:42:00Z">
              <w:tcPr>
                <w:tcW w:w="2485" w:type="dxa"/>
                <w:tcBorders>
                  <w:top w:val="nil"/>
                  <w:left w:val="nil"/>
                  <w:bottom w:val="nil"/>
                  <w:right w:val="nil"/>
                </w:tcBorders>
                <w:noWrap/>
                <w:hideMark/>
              </w:tcPr>
            </w:tcPrChange>
          </w:tcPr>
          <w:p w14:paraId="142DAC2D" w14:textId="77777777" w:rsidR="00CD6E61" w:rsidRPr="00313E6C" w:rsidRDefault="00CD6E61">
            <w:pPr>
              <w:rPr>
                <w:color w:val="000000"/>
                <w:sz w:val="20"/>
                <w:szCs w:val="20"/>
              </w:rPr>
            </w:pPr>
            <w:r w:rsidRPr="00313E6C">
              <w:rPr>
                <w:color w:val="000000"/>
                <w:sz w:val="20"/>
                <w:szCs w:val="20"/>
              </w:rPr>
              <w:t>other controls</w:t>
            </w:r>
          </w:p>
        </w:tc>
        <w:tc>
          <w:tcPr>
            <w:tcW w:w="1662" w:type="dxa"/>
            <w:tcBorders>
              <w:top w:val="nil"/>
              <w:left w:val="nil"/>
              <w:bottom w:val="nil"/>
              <w:right w:val="nil"/>
            </w:tcBorders>
            <w:noWrap/>
            <w:hideMark/>
            <w:tcPrChange w:id="1324" w:author="Dylan CHEN" w:date="2026-08-29T18:42:00Z" w16du:dateUtc="2026-08-29T10:42:00Z">
              <w:tcPr>
                <w:tcW w:w="1662" w:type="dxa"/>
                <w:tcBorders>
                  <w:top w:val="nil"/>
                  <w:left w:val="nil"/>
                  <w:bottom w:val="nil"/>
                  <w:right w:val="nil"/>
                </w:tcBorders>
                <w:noWrap/>
                <w:hideMark/>
              </w:tcPr>
            </w:tcPrChange>
          </w:tcPr>
          <w:p w14:paraId="3733001B"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1325" w:author="Dylan CHEN" w:date="2026-08-29T18:42:00Z" w16du:dateUtc="2026-08-29T10:42:00Z">
              <w:tcPr>
                <w:tcW w:w="2288" w:type="dxa"/>
                <w:gridSpan w:val="2"/>
                <w:tcBorders>
                  <w:top w:val="nil"/>
                  <w:left w:val="nil"/>
                  <w:bottom w:val="nil"/>
                  <w:right w:val="nil"/>
                </w:tcBorders>
                <w:noWrap/>
                <w:hideMark/>
              </w:tcPr>
            </w:tcPrChange>
          </w:tcPr>
          <w:p w14:paraId="3A97E9C5"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1326" w:author="Dylan CHEN" w:date="2026-08-29T18:42:00Z" w16du:dateUtc="2026-08-29T10:42:00Z">
              <w:tcPr>
                <w:tcW w:w="975" w:type="dxa"/>
                <w:gridSpan w:val="2"/>
                <w:tcBorders>
                  <w:top w:val="nil"/>
                  <w:left w:val="nil"/>
                  <w:bottom w:val="nil"/>
                  <w:right w:val="nil"/>
                </w:tcBorders>
                <w:noWrap/>
                <w:hideMark/>
              </w:tcPr>
            </w:tcPrChange>
          </w:tcPr>
          <w:p w14:paraId="70EFFBDC"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327" w:author="Dylan CHEN" w:date="2026-08-29T18:42:00Z" w16du:dateUtc="2026-08-29T10:42:00Z">
              <w:tcPr>
                <w:tcW w:w="975" w:type="dxa"/>
                <w:gridSpan w:val="2"/>
                <w:tcBorders>
                  <w:top w:val="nil"/>
                  <w:left w:val="nil"/>
                  <w:bottom w:val="nil"/>
                  <w:right w:val="nil"/>
                </w:tcBorders>
                <w:noWrap/>
                <w:hideMark/>
              </w:tcPr>
            </w:tcPrChange>
          </w:tcPr>
          <w:p w14:paraId="419E2A32"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328" w:author="Dylan CHEN" w:date="2026-08-29T18:42:00Z" w16du:dateUtc="2026-08-29T10:42:00Z">
              <w:tcPr>
                <w:tcW w:w="975" w:type="dxa"/>
                <w:tcBorders>
                  <w:top w:val="nil"/>
                  <w:left w:val="nil"/>
                  <w:bottom w:val="nil"/>
                  <w:right w:val="nil"/>
                </w:tcBorders>
                <w:noWrap/>
                <w:hideMark/>
              </w:tcPr>
            </w:tcPrChange>
          </w:tcPr>
          <w:p w14:paraId="6BC5A2FE"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4262ECC" w14:textId="77777777" w:rsidTr="00D81333">
        <w:trPr>
          <w:trHeight w:val="320"/>
          <w:jc w:val="center"/>
          <w:trPrChange w:id="1329" w:author="Dylan CHEN" w:date="2026-08-29T18:42:00Z" w16du:dateUtc="2026-08-29T10:42:00Z">
            <w:trPr>
              <w:trHeight w:val="320"/>
              <w:jc w:val="center"/>
            </w:trPr>
          </w:trPrChange>
        </w:trPr>
        <w:tc>
          <w:tcPr>
            <w:tcW w:w="2485" w:type="dxa"/>
            <w:tcBorders>
              <w:top w:val="nil"/>
              <w:left w:val="nil"/>
              <w:bottom w:val="nil"/>
              <w:right w:val="nil"/>
            </w:tcBorders>
            <w:noWrap/>
            <w:hideMark/>
            <w:tcPrChange w:id="1330" w:author="Dylan CHEN" w:date="2026-08-29T18:42:00Z" w16du:dateUtc="2026-08-29T10:42:00Z">
              <w:tcPr>
                <w:tcW w:w="2485" w:type="dxa"/>
                <w:tcBorders>
                  <w:top w:val="nil"/>
                  <w:left w:val="nil"/>
                  <w:bottom w:val="nil"/>
                  <w:right w:val="nil"/>
                </w:tcBorders>
                <w:noWrap/>
                <w:hideMark/>
              </w:tcPr>
            </w:tcPrChange>
          </w:tcPr>
          <w:p w14:paraId="736DD789" w14:textId="77777777" w:rsidR="00CD6E61" w:rsidRPr="00313E6C" w:rsidRDefault="00CD6E61">
            <w:pPr>
              <w:rPr>
                <w:color w:val="000000"/>
                <w:sz w:val="20"/>
                <w:szCs w:val="20"/>
              </w:rPr>
            </w:pPr>
            <w:r w:rsidRPr="00313E6C">
              <w:rPr>
                <w:color w:val="000000"/>
                <w:sz w:val="20"/>
                <w:szCs w:val="20"/>
              </w:rPr>
              <w:t>controlling for a cubic polynomial of question age</w:t>
            </w:r>
          </w:p>
        </w:tc>
        <w:tc>
          <w:tcPr>
            <w:tcW w:w="1662" w:type="dxa"/>
            <w:tcBorders>
              <w:top w:val="nil"/>
              <w:left w:val="nil"/>
              <w:bottom w:val="nil"/>
              <w:right w:val="nil"/>
            </w:tcBorders>
            <w:noWrap/>
            <w:hideMark/>
            <w:tcPrChange w:id="1331" w:author="Dylan CHEN" w:date="2026-08-29T18:42:00Z" w16du:dateUtc="2026-08-29T10:42:00Z">
              <w:tcPr>
                <w:tcW w:w="1662" w:type="dxa"/>
                <w:tcBorders>
                  <w:top w:val="nil"/>
                  <w:left w:val="nil"/>
                  <w:bottom w:val="nil"/>
                  <w:right w:val="nil"/>
                </w:tcBorders>
                <w:noWrap/>
                <w:hideMark/>
              </w:tcPr>
            </w:tcPrChange>
          </w:tcPr>
          <w:p w14:paraId="57F29DF3"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1332" w:author="Dylan CHEN" w:date="2026-08-29T18:42:00Z" w16du:dateUtc="2026-08-29T10:42:00Z">
              <w:tcPr>
                <w:tcW w:w="2288" w:type="dxa"/>
                <w:gridSpan w:val="2"/>
                <w:tcBorders>
                  <w:top w:val="nil"/>
                  <w:left w:val="nil"/>
                  <w:bottom w:val="nil"/>
                  <w:right w:val="nil"/>
                </w:tcBorders>
                <w:noWrap/>
                <w:hideMark/>
              </w:tcPr>
            </w:tcPrChange>
          </w:tcPr>
          <w:p w14:paraId="11A264CC"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1333" w:author="Dylan CHEN" w:date="2026-08-29T18:42:00Z" w16du:dateUtc="2026-08-29T10:42:00Z">
              <w:tcPr>
                <w:tcW w:w="975" w:type="dxa"/>
                <w:gridSpan w:val="2"/>
                <w:tcBorders>
                  <w:top w:val="nil"/>
                  <w:left w:val="nil"/>
                  <w:bottom w:val="nil"/>
                  <w:right w:val="nil"/>
                </w:tcBorders>
                <w:noWrap/>
                <w:hideMark/>
              </w:tcPr>
            </w:tcPrChange>
          </w:tcPr>
          <w:p w14:paraId="1E01A0B5"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334" w:author="Dylan CHEN" w:date="2026-08-29T18:42:00Z" w16du:dateUtc="2026-08-29T10:42:00Z">
              <w:tcPr>
                <w:tcW w:w="975" w:type="dxa"/>
                <w:gridSpan w:val="2"/>
                <w:tcBorders>
                  <w:top w:val="nil"/>
                  <w:left w:val="nil"/>
                  <w:bottom w:val="nil"/>
                  <w:right w:val="nil"/>
                </w:tcBorders>
                <w:noWrap/>
                <w:hideMark/>
              </w:tcPr>
            </w:tcPrChange>
          </w:tcPr>
          <w:p w14:paraId="3F7EF4E1"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335" w:author="Dylan CHEN" w:date="2026-08-29T18:42:00Z" w16du:dateUtc="2026-08-29T10:42:00Z">
              <w:tcPr>
                <w:tcW w:w="975" w:type="dxa"/>
                <w:tcBorders>
                  <w:top w:val="nil"/>
                  <w:left w:val="nil"/>
                  <w:bottom w:val="nil"/>
                  <w:right w:val="nil"/>
                </w:tcBorders>
                <w:noWrap/>
                <w:hideMark/>
              </w:tcPr>
            </w:tcPrChange>
          </w:tcPr>
          <w:p w14:paraId="04852D4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2732B2F2" w14:textId="77777777" w:rsidTr="00D81333">
        <w:trPr>
          <w:trHeight w:val="340"/>
          <w:jc w:val="center"/>
          <w:trPrChange w:id="1336"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1337" w:author="Dylan CHEN" w:date="2026-08-29T18:42:00Z" w16du:dateUtc="2026-08-29T10:42:00Z">
              <w:tcPr>
                <w:tcW w:w="2485" w:type="dxa"/>
                <w:tcBorders>
                  <w:top w:val="nil"/>
                  <w:left w:val="nil"/>
                  <w:bottom w:val="single" w:sz="8" w:space="0" w:color="auto"/>
                  <w:right w:val="nil"/>
                </w:tcBorders>
                <w:noWrap/>
                <w:hideMark/>
              </w:tcPr>
            </w:tcPrChange>
          </w:tcPr>
          <w:p w14:paraId="47DDF837" w14:textId="77777777" w:rsidR="00CD6E61" w:rsidRPr="00313E6C" w:rsidRDefault="00CD6E61">
            <w:pPr>
              <w:rPr>
                <w:color w:val="000000"/>
                <w:sz w:val="20"/>
                <w:szCs w:val="20"/>
              </w:rPr>
            </w:pPr>
            <w:r w:rsidRPr="00313E6C">
              <w:rPr>
                <w:color w:val="000000"/>
                <w:sz w:val="20"/>
                <w:szCs w:val="20"/>
              </w:rPr>
              <w:t>questioner random effect</w:t>
            </w:r>
          </w:p>
        </w:tc>
        <w:tc>
          <w:tcPr>
            <w:tcW w:w="1662" w:type="dxa"/>
            <w:tcBorders>
              <w:top w:val="nil"/>
              <w:left w:val="nil"/>
              <w:bottom w:val="single" w:sz="8" w:space="0" w:color="auto"/>
              <w:right w:val="nil"/>
            </w:tcBorders>
            <w:noWrap/>
            <w:hideMark/>
            <w:tcPrChange w:id="1338" w:author="Dylan CHEN" w:date="2026-08-29T18:42:00Z" w16du:dateUtc="2026-08-29T10:42:00Z">
              <w:tcPr>
                <w:tcW w:w="1662" w:type="dxa"/>
                <w:tcBorders>
                  <w:top w:val="nil"/>
                  <w:left w:val="nil"/>
                  <w:bottom w:val="single" w:sz="8" w:space="0" w:color="auto"/>
                  <w:right w:val="nil"/>
                </w:tcBorders>
                <w:noWrap/>
                <w:hideMark/>
              </w:tcPr>
            </w:tcPrChange>
          </w:tcPr>
          <w:p w14:paraId="298820FC"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1339" w:author="Dylan CHEN" w:date="2026-08-29T18:42:00Z" w16du:dateUtc="2026-08-29T10:42:00Z">
              <w:tcPr>
                <w:tcW w:w="2288" w:type="dxa"/>
                <w:gridSpan w:val="2"/>
                <w:tcBorders>
                  <w:top w:val="nil"/>
                  <w:left w:val="nil"/>
                  <w:bottom w:val="single" w:sz="8" w:space="0" w:color="auto"/>
                  <w:right w:val="nil"/>
                </w:tcBorders>
                <w:noWrap/>
                <w:hideMark/>
              </w:tcPr>
            </w:tcPrChange>
          </w:tcPr>
          <w:p w14:paraId="66663691"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single" w:sz="8" w:space="0" w:color="auto"/>
              <w:right w:val="nil"/>
            </w:tcBorders>
            <w:noWrap/>
            <w:hideMark/>
            <w:tcPrChange w:id="1340" w:author="Dylan CHEN" w:date="2026-08-29T18:42:00Z" w16du:dateUtc="2026-08-29T10:42:00Z">
              <w:tcPr>
                <w:tcW w:w="975" w:type="dxa"/>
                <w:gridSpan w:val="2"/>
                <w:tcBorders>
                  <w:top w:val="nil"/>
                  <w:left w:val="nil"/>
                  <w:bottom w:val="single" w:sz="8" w:space="0" w:color="auto"/>
                  <w:right w:val="nil"/>
                </w:tcBorders>
                <w:noWrap/>
                <w:hideMark/>
              </w:tcPr>
            </w:tcPrChange>
          </w:tcPr>
          <w:p w14:paraId="7A483C67"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1341" w:author="Dylan CHEN" w:date="2026-08-29T18:42:00Z" w16du:dateUtc="2026-08-29T10:42:00Z">
              <w:tcPr>
                <w:tcW w:w="975" w:type="dxa"/>
                <w:gridSpan w:val="2"/>
                <w:tcBorders>
                  <w:top w:val="nil"/>
                  <w:left w:val="nil"/>
                  <w:bottom w:val="single" w:sz="8" w:space="0" w:color="auto"/>
                  <w:right w:val="nil"/>
                </w:tcBorders>
                <w:noWrap/>
                <w:hideMark/>
              </w:tcPr>
            </w:tcPrChange>
          </w:tcPr>
          <w:p w14:paraId="4042328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1342" w:author="Dylan CHEN" w:date="2026-08-29T18:42:00Z" w16du:dateUtc="2026-08-29T10:42:00Z">
              <w:tcPr>
                <w:tcW w:w="975" w:type="dxa"/>
                <w:tcBorders>
                  <w:top w:val="nil"/>
                  <w:left w:val="nil"/>
                  <w:bottom w:val="single" w:sz="8" w:space="0" w:color="auto"/>
                  <w:right w:val="nil"/>
                </w:tcBorders>
                <w:noWrap/>
                <w:hideMark/>
              </w:tcPr>
            </w:tcPrChange>
          </w:tcPr>
          <w:p w14:paraId="469A4415" w14:textId="77777777" w:rsidR="00CD6E61" w:rsidRPr="00313E6C" w:rsidRDefault="00CD6E61">
            <w:pPr>
              <w:jc w:val="center"/>
              <w:rPr>
                <w:color w:val="000000"/>
                <w:sz w:val="20"/>
                <w:szCs w:val="20"/>
              </w:rPr>
            </w:pPr>
            <w:r w:rsidRPr="00313E6C">
              <w:rPr>
                <w:color w:val="000000"/>
                <w:sz w:val="20"/>
                <w:szCs w:val="20"/>
              </w:rPr>
              <w:t> </w:t>
            </w:r>
          </w:p>
        </w:tc>
      </w:tr>
      <w:tr w:rsidR="00CD6E61" w:rsidRPr="00313E6C" w14:paraId="1D0D33CA" w14:textId="77777777" w:rsidTr="00D81333">
        <w:trPr>
          <w:trHeight w:val="320"/>
          <w:jc w:val="center"/>
          <w:trPrChange w:id="1343" w:author="Dylan CHEN" w:date="2026-08-29T18:42:00Z" w16du:dateUtc="2026-08-29T10:42:00Z">
            <w:trPr>
              <w:trHeight w:val="320"/>
              <w:jc w:val="center"/>
            </w:trPr>
          </w:trPrChange>
        </w:trPr>
        <w:tc>
          <w:tcPr>
            <w:tcW w:w="2485" w:type="dxa"/>
            <w:tcBorders>
              <w:top w:val="nil"/>
              <w:left w:val="nil"/>
              <w:bottom w:val="nil"/>
              <w:right w:val="nil"/>
            </w:tcBorders>
            <w:noWrap/>
            <w:hideMark/>
            <w:tcPrChange w:id="1344" w:author="Dylan CHEN" w:date="2026-08-29T18:42:00Z" w16du:dateUtc="2026-08-29T10:42:00Z">
              <w:tcPr>
                <w:tcW w:w="2485" w:type="dxa"/>
                <w:tcBorders>
                  <w:top w:val="nil"/>
                  <w:left w:val="nil"/>
                  <w:bottom w:val="nil"/>
                  <w:right w:val="nil"/>
                </w:tcBorders>
                <w:noWrap/>
                <w:hideMark/>
              </w:tcPr>
            </w:tcPrChange>
          </w:tcPr>
          <w:p w14:paraId="5F07B52B" w14:textId="77777777" w:rsidR="00CD6E61" w:rsidRPr="00313E6C" w:rsidRDefault="00CD6E61">
            <w:pPr>
              <w:rPr>
                <w:color w:val="000000"/>
                <w:sz w:val="20"/>
                <w:szCs w:val="20"/>
              </w:rPr>
            </w:pPr>
            <w:r w:rsidRPr="00313E6C">
              <w:rPr>
                <w:color w:val="000000"/>
                <w:sz w:val="20"/>
                <w:szCs w:val="20"/>
              </w:rPr>
              <w:t>N</w:t>
            </w:r>
          </w:p>
        </w:tc>
        <w:tc>
          <w:tcPr>
            <w:tcW w:w="1662" w:type="dxa"/>
            <w:tcBorders>
              <w:top w:val="nil"/>
              <w:left w:val="nil"/>
              <w:bottom w:val="nil"/>
              <w:right w:val="nil"/>
            </w:tcBorders>
            <w:noWrap/>
            <w:hideMark/>
            <w:tcPrChange w:id="1345" w:author="Dylan CHEN" w:date="2026-08-29T18:42:00Z" w16du:dateUtc="2026-08-29T10:42:00Z">
              <w:tcPr>
                <w:tcW w:w="1662" w:type="dxa"/>
                <w:tcBorders>
                  <w:top w:val="nil"/>
                  <w:left w:val="nil"/>
                  <w:bottom w:val="nil"/>
                  <w:right w:val="nil"/>
                </w:tcBorders>
                <w:noWrap/>
                <w:hideMark/>
              </w:tcPr>
            </w:tcPrChange>
          </w:tcPr>
          <w:p w14:paraId="45BE28DC" w14:textId="77777777" w:rsidR="00CD6E61" w:rsidRPr="00313E6C" w:rsidRDefault="00CD6E61">
            <w:pPr>
              <w:jc w:val="center"/>
              <w:rPr>
                <w:color w:val="000000"/>
                <w:sz w:val="20"/>
                <w:szCs w:val="20"/>
              </w:rPr>
            </w:pPr>
            <w:r w:rsidRPr="00313E6C">
              <w:rPr>
                <w:color w:val="000000"/>
                <w:sz w:val="20"/>
                <w:szCs w:val="20"/>
              </w:rPr>
              <w:t>5,984</w:t>
            </w:r>
          </w:p>
        </w:tc>
        <w:tc>
          <w:tcPr>
            <w:tcW w:w="1883" w:type="dxa"/>
            <w:tcBorders>
              <w:top w:val="nil"/>
              <w:left w:val="nil"/>
              <w:bottom w:val="nil"/>
              <w:right w:val="nil"/>
            </w:tcBorders>
            <w:noWrap/>
            <w:hideMark/>
            <w:tcPrChange w:id="1346" w:author="Dylan CHEN" w:date="2026-08-29T18:42:00Z" w16du:dateUtc="2026-08-29T10:42:00Z">
              <w:tcPr>
                <w:tcW w:w="2288" w:type="dxa"/>
                <w:gridSpan w:val="2"/>
                <w:tcBorders>
                  <w:top w:val="nil"/>
                  <w:left w:val="nil"/>
                  <w:bottom w:val="nil"/>
                  <w:right w:val="nil"/>
                </w:tcBorders>
                <w:noWrap/>
                <w:hideMark/>
              </w:tcPr>
            </w:tcPrChange>
          </w:tcPr>
          <w:p w14:paraId="2B324B87" w14:textId="77777777" w:rsidR="00CD6E61" w:rsidRPr="00313E6C" w:rsidRDefault="00CD6E61">
            <w:pPr>
              <w:jc w:val="center"/>
              <w:rPr>
                <w:color w:val="000000"/>
                <w:sz w:val="20"/>
                <w:szCs w:val="20"/>
              </w:rPr>
            </w:pPr>
            <w:r w:rsidRPr="00313E6C">
              <w:rPr>
                <w:color w:val="000000"/>
                <w:sz w:val="20"/>
                <w:szCs w:val="20"/>
              </w:rPr>
              <w:t>5,984</w:t>
            </w:r>
          </w:p>
        </w:tc>
        <w:tc>
          <w:tcPr>
            <w:tcW w:w="1170" w:type="dxa"/>
            <w:tcBorders>
              <w:top w:val="nil"/>
              <w:left w:val="nil"/>
              <w:bottom w:val="nil"/>
              <w:right w:val="nil"/>
            </w:tcBorders>
            <w:noWrap/>
            <w:hideMark/>
            <w:tcPrChange w:id="1347" w:author="Dylan CHEN" w:date="2026-08-29T18:42:00Z" w16du:dateUtc="2026-08-29T10:42:00Z">
              <w:tcPr>
                <w:tcW w:w="975" w:type="dxa"/>
                <w:gridSpan w:val="2"/>
                <w:tcBorders>
                  <w:top w:val="nil"/>
                  <w:left w:val="nil"/>
                  <w:bottom w:val="nil"/>
                  <w:right w:val="nil"/>
                </w:tcBorders>
                <w:noWrap/>
                <w:hideMark/>
              </w:tcPr>
            </w:tcPrChange>
          </w:tcPr>
          <w:p w14:paraId="43883815"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1348" w:author="Dylan CHEN" w:date="2026-08-29T18:42:00Z" w16du:dateUtc="2026-08-29T10:42:00Z">
              <w:tcPr>
                <w:tcW w:w="975" w:type="dxa"/>
                <w:gridSpan w:val="2"/>
                <w:tcBorders>
                  <w:top w:val="nil"/>
                  <w:left w:val="nil"/>
                  <w:bottom w:val="nil"/>
                  <w:right w:val="nil"/>
                </w:tcBorders>
                <w:noWrap/>
                <w:hideMark/>
              </w:tcPr>
            </w:tcPrChange>
          </w:tcPr>
          <w:p w14:paraId="5BDC66C0"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1349" w:author="Dylan CHEN" w:date="2026-08-29T18:42:00Z" w16du:dateUtc="2026-08-29T10:42:00Z">
              <w:tcPr>
                <w:tcW w:w="975" w:type="dxa"/>
                <w:tcBorders>
                  <w:top w:val="nil"/>
                  <w:left w:val="nil"/>
                  <w:bottom w:val="nil"/>
                  <w:right w:val="nil"/>
                </w:tcBorders>
                <w:noWrap/>
                <w:hideMark/>
              </w:tcPr>
            </w:tcPrChange>
          </w:tcPr>
          <w:p w14:paraId="315ECDE2" w14:textId="77777777" w:rsidR="00CD6E61" w:rsidRPr="00313E6C" w:rsidRDefault="00CD6E61">
            <w:pPr>
              <w:jc w:val="center"/>
              <w:rPr>
                <w:color w:val="000000"/>
                <w:sz w:val="20"/>
                <w:szCs w:val="20"/>
              </w:rPr>
            </w:pPr>
            <w:r w:rsidRPr="00313E6C">
              <w:rPr>
                <w:color w:val="000000"/>
                <w:sz w:val="20"/>
                <w:szCs w:val="20"/>
              </w:rPr>
              <w:t>5,984</w:t>
            </w:r>
          </w:p>
        </w:tc>
      </w:tr>
      <w:tr w:rsidR="00CD6E61" w:rsidRPr="00313E6C" w14:paraId="03F33B42" w14:textId="77777777" w:rsidTr="00D81333">
        <w:trPr>
          <w:trHeight w:val="320"/>
          <w:jc w:val="center"/>
          <w:trPrChange w:id="1350" w:author="Dylan CHEN" w:date="2026-08-29T18:42:00Z" w16du:dateUtc="2026-08-29T10:42:00Z">
            <w:trPr>
              <w:trHeight w:val="320"/>
              <w:jc w:val="center"/>
            </w:trPr>
          </w:trPrChange>
        </w:trPr>
        <w:tc>
          <w:tcPr>
            <w:tcW w:w="2485" w:type="dxa"/>
            <w:tcBorders>
              <w:top w:val="nil"/>
              <w:left w:val="nil"/>
              <w:bottom w:val="nil"/>
              <w:right w:val="nil"/>
            </w:tcBorders>
            <w:noWrap/>
            <w:hideMark/>
            <w:tcPrChange w:id="1351" w:author="Dylan CHEN" w:date="2026-08-29T18:42:00Z" w16du:dateUtc="2026-08-29T10:42:00Z">
              <w:tcPr>
                <w:tcW w:w="2485" w:type="dxa"/>
                <w:tcBorders>
                  <w:top w:val="nil"/>
                  <w:left w:val="nil"/>
                  <w:bottom w:val="nil"/>
                  <w:right w:val="nil"/>
                </w:tcBorders>
                <w:noWrap/>
                <w:hideMark/>
              </w:tcPr>
            </w:tcPrChange>
          </w:tcPr>
          <w:p w14:paraId="1E889A50" w14:textId="77777777" w:rsidR="00CD6E61" w:rsidRPr="00313E6C" w:rsidRDefault="00CD6E61">
            <w:pPr>
              <w:rPr>
                <w:color w:val="000000"/>
                <w:sz w:val="20"/>
                <w:szCs w:val="20"/>
              </w:rPr>
            </w:pPr>
            <w:r w:rsidRPr="00313E6C">
              <w:rPr>
                <w:color w:val="000000"/>
                <w:sz w:val="20"/>
                <w:szCs w:val="20"/>
              </w:rPr>
              <w:t>AIC</w:t>
            </w:r>
          </w:p>
        </w:tc>
        <w:tc>
          <w:tcPr>
            <w:tcW w:w="1662" w:type="dxa"/>
            <w:tcBorders>
              <w:top w:val="nil"/>
              <w:left w:val="nil"/>
              <w:bottom w:val="nil"/>
              <w:right w:val="nil"/>
            </w:tcBorders>
            <w:noWrap/>
            <w:hideMark/>
            <w:tcPrChange w:id="1352" w:author="Dylan CHEN" w:date="2026-08-29T18:42:00Z" w16du:dateUtc="2026-08-29T10:42:00Z">
              <w:tcPr>
                <w:tcW w:w="1662" w:type="dxa"/>
                <w:tcBorders>
                  <w:top w:val="nil"/>
                  <w:left w:val="nil"/>
                  <w:bottom w:val="nil"/>
                  <w:right w:val="nil"/>
                </w:tcBorders>
                <w:noWrap/>
                <w:hideMark/>
              </w:tcPr>
            </w:tcPrChange>
          </w:tcPr>
          <w:p w14:paraId="79949EF0"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353" w:author="Dylan CHEN" w:date="2026-08-29T18:42:00Z" w16du:dateUtc="2026-08-29T10:42:00Z">
              <w:tcPr>
                <w:tcW w:w="2288" w:type="dxa"/>
                <w:gridSpan w:val="2"/>
                <w:tcBorders>
                  <w:top w:val="nil"/>
                  <w:left w:val="nil"/>
                  <w:bottom w:val="nil"/>
                  <w:right w:val="nil"/>
                </w:tcBorders>
                <w:noWrap/>
                <w:hideMark/>
              </w:tcPr>
            </w:tcPrChange>
          </w:tcPr>
          <w:p w14:paraId="55A26003" w14:textId="77777777" w:rsidR="00CD6E61" w:rsidRPr="00313E6C" w:rsidRDefault="00CD6E61">
            <w:pPr>
              <w:jc w:val="center"/>
              <w:rPr>
                <w:color w:val="000000"/>
                <w:sz w:val="20"/>
                <w:szCs w:val="20"/>
              </w:rPr>
            </w:pPr>
            <w:r w:rsidRPr="00313E6C">
              <w:rPr>
                <w:color w:val="000000"/>
                <w:sz w:val="20"/>
                <w:szCs w:val="20"/>
              </w:rPr>
              <w:t>2691.088</w:t>
            </w:r>
          </w:p>
        </w:tc>
        <w:tc>
          <w:tcPr>
            <w:tcW w:w="1170" w:type="dxa"/>
            <w:tcBorders>
              <w:top w:val="nil"/>
              <w:left w:val="nil"/>
              <w:bottom w:val="nil"/>
              <w:right w:val="nil"/>
            </w:tcBorders>
            <w:noWrap/>
            <w:hideMark/>
            <w:tcPrChange w:id="1354" w:author="Dylan CHEN" w:date="2026-08-29T18:42:00Z" w16du:dateUtc="2026-08-29T10:42:00Z">
              <w:tcPr>
                <w:tcW w:w="975" w:type="dxa"/>
                <w:gridSpan w:val="2"/>
                <w:tcBorders>
                  <w:top w:val="nil"/>
                  <w:left w:val="nil"/>
                  <w:bottom w:val="nil"/>
                  <w:right w:val="nil"/>
                </w:tcBorders>
                <w:noWrap/>
                <w:hideMark/>
              </w:tcPr>
            </w:tcPrChange>
          </w:tcPr>
          <w:p w14:paraId="514A3279"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1355" w:author="Dylan CHEN" w:date="2026-08-29T18:42:00Z" w16du:dateUtc="2026-08-29T10:42:00Z">
              <w:tcPr>
                <w:tcW w:w="975" w:type="dxa"/>
                <w:gridSpan w:val="2"/>
                <w:tcBorders>
                  <w:top w:val="nil"/>
                  <w:left w:val="nil"/>
                  <w:bottom w:val="nil"/>
                  <w:right w:val="nil"/>
                </w:tcBorders>
                <w:noWrap/>
                <w:hideMark/>
              </w:tcPr>
            </w:tcPrChange>
          </w:tcPr>
          <w:p w14:paraId="267F2E91" w14:textId="77777777" w:rsidR="00CD6E61" w:rsidRPr="00313E6C" w:rsidRDefault="00CD6E61">
            <w:pPr>
              <w:jc w:val="center"/>
              <w:rPr>
                <w:color w:val="000000"/>
                <w:sz w:val="20"/>
                <w:szCs w:val="20"/>
              </w:rPr>
            </w:pPr>
            <w:r w:rsidRPr="00313E6C">
              <w:rPr>
                <w:color w:val="000000"/>
                <w:sz w:val="20"/>
                <w:szCs w:val="20"/>
              </w:rPr>
              <w:t>17086.635</w:t>
            </w:r>
          </w:p>
        </w:tc>
        <w:tc>
          <w:tcPr>
            <w:tcW w:w="1080" w:type="dxa"/>
            <w:tcBorders>
              <w:top w:val="nil"/>
              <w:left w:val="nil"/>
              <w:bottom w:val="nil"/>
              <w:right w:val="nil"/>
            </w:tcBorders>
            <w:noWrap/>
            <w:hideMark/>
            <w:tcPrChange w:id="1356" w:author="Dylan CHEN" w:date="2026-08-29T18:42:00Z" w16du:dateUtc="2026-08-29T10:42:00Z">
              <w:tcPr>
                <w:tcW w:w="975" w:type="dxa"/>
                <w:tcBorders>
                  <w:top w:val="nil"/>
                  <w:left w:val="nil"/>
                  <w:bottom w:val="nil"/>
                  <w:right w:val="nil"/>
                </w:tcBorders>
                <w:noWrap/>
                <w:hideMark/>
              </w:tcPr>
            </w:tcPrChange>
          </w:tcPr>
          <w:p w14:paraId="782A25A6" w14:textId="77777777" w:rsidR="00CD6E61" w:rsidRPr="00313E6C" w:rsidRDefault="00CD6E61">
            <w:pPr>
              <w:jc w:val="center"/>
              <w:rPr>
                <w:color w:val="000000"/>
                <w:sz w:val="20"/>
                <w:szCs w:val="20"/>
              </w:rPr>
            </w:pPr>
            <w:r w:rsidRPr="00313E6C">
              <w:rPr>
                <w:color w:val="000000"/>
                <w:sz w:val="20"/>
                <w:szCs w:val="20"/>
              </w:rPr>
              <w:t>17086.635</w:t>
            </w:r>
          </w:p>
        </w:tc>
      </w:tr>
      <w:tr w:rsidR="00CD6E61" w:rsidRPr="00313E6C" w14:paraId="32701701" w14:textId="77777777" w:rsidTr="00D81333">
        <w:trPr>
          <w:trHeight w:val="320"/>
          <w:jc w:val="center"/>
          <w:trPrChange w:id="1357" w:author="Dylan CHEN" w:date="2026-08-29T18:42:00Z" w16du:dateUtc="2026-08-29T10:42:00Z">
            <w:trPr>
              <w:trHeight w:val="320"/>
              <w:jc w:val="center"/>
            </w:trPr>
          </w:trPrChange>
        </w:trPr>
        <w:tc>
          <w:tcPr>
            <w:tcW w:w="2485" w:type="dxa"/>
            <w:tcBorders>
              <w:top w:val="nil"/>
              <w:left w:val="nil"/>
              <w:bottom w:val="nil"/>
              <w:right w:val="nil"/>
            </w:tcBorders>
            <w:noWrap/>
            <w:hideMark/>
            <w:tcPrChange w:id="1358" w:author="Dylan CHEN" w:date="2026-08-29T18:42:00Z" w16du:dateUtc="2026-08-29T10:42:00Z">
              <w:tcPr>
                <w:tcW w:w="2485" w:type="dxa"/>
                <w:tcBorders>
                  <w:top w:val="nil"/>
                  <w:left w:val="nil"/>
                  <w:bottom w:val="nil"/>
                  <w:right w:val="nil"/>
                </w:tcBorders>
                <w:noWrap/>
                <w:hideMark/>
              </w:tcPr>
            </w:tcPrChange>
          </w:tcPr>
          <w:p w14:paraId="2535004F" w14:textId="77777777" w:rsidR="00CD6E61" w:rsidRPr="00313E6C" w:rsidRDefault="00CD6E61">
            <w:pPr>
              <w:rPr>
                <w:color w:val="000000"/>
                <w:sz w:val="20"/>
                <w:szCs w:val="20"/>
              </w:rPr>
            </w:pPr>
            <w:r w:rsidRPr="00313E6C">
              <w:rPr>
                <w:color w:val="000000"/>
                <w:sz w:val="20"/>
                <w:szCs w:val="20"/>
              </w:rPr>
              <w:t>BIC</w:t>
            </w:r>
          </w:p>
        </w:tc>
        <w:tc>
          <w:tcPr>
            <w:tcW w:w="1662" w:type="dxa"/>
            <w:tcBorders>
              <w:top w:val="nil"/>
              <w:left w:val="nil"/>
              <w:bottom w:val="nil"/>
              <w:right w:val="nil"/>
            </w:tcBorders>
            <w:noWrap/>
            <w:hideMark/>
            <w:tcPrChange w:id="1359" w:author="Dylan CHEN" w:date="2026-08-29T18:42:00Z" w16du:dateUtc="2026-08-29T10:42:00Z">
              <w:tcPr>
                <w:tcW w:w="1662" w:type="dxa"/>
                <w:tcBorders>
                  <w:top w:val="nil"/>
                  <w:left w:val="nil"/>
                  <w:bottom w:val="nil"/>
                  <w:right w:val="nil"/>
                </w:tcBorders>
                <w:noWrap/>
                <w:hideMark/>
              </w:tcPr>
            </w:tcPrChange>
          </w:tcPr>
          <w:p w14:paraId="7D59AC6A"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360" w:author="Dylan CHEN" w:date="2026-08-29T18:42:00Z" w16du:dateUtc="2026-08-29T10:42:00Z">
              <w:tcPr>
                <w:tcW w:w="2288" w:type="dxa"/>
                <w:gridSpan w:val="2"/>
                <w:tcBorders>
                  <w:top w:val="nil"/>
                  <w:left w:val="nil"/>
                  <w:bottom w:val="nil"/>
                  <w:right w:val="nil"/>
                </w:tcBorders>
                <w:noWrap/>
                <w:hideMark/>
              </w:tcPr>
            </w:tcPrChange>
          </w:tcPr>
          <w:p w14:paraId="743856EA" w14:textId="77777777" w:rsidR="00CD6E61" w:rsidRPr="00313E6C" w:rsidRDefault="00CD6E61">
            <w:pPr>
              <w:jc w:val="center"/>
              <w:rPr>
                <w:color w:val="000000"/>
                <w:sz w:val="20"/>
                <w:szCs w:val="20"/>
              </w:rPr>
            </w:pPr>
            <w:r w:rsidRPr="00313E6C">
              <w:rPr>
                <w:color w:val="000000"/>
                <w:sz w:val="20"/>
                <w:szCs w:val="20"/>
              </w:rPr>
              <w:t>2979.053</w:t>
            </w:r>
          </w:p>
        </w:tc>
        <w:tc>
          <w:tcPr>
            <w:tcW w:w="1170" w:type="dxa"/>
            <w:tcBorders>
              <w:top w:val="nil"/>
              <w:left w:val="nil"/>
              <w:bottom w:val="nil"/>
              <w:right w:val="nil"/>
            </w:tcBorders>
            <w:noWrap/>
            <w:hideMark/>
            <w:tcPrChange w:id="1361" w:author="Dylan CHEN" w:date="2026-08-29T18:42:00Z" w16du:dateUtc="2026-08-29T10:42:00Z">
              <w:tcPr>
                <w:tcW w:w="975" w:type="dxa"/>
                <w:gridSpan w:val="2"/>
                <w:tcBorders>
                  <w:top w:val="nil"/>
                  <w:left w:val="nil"/>
                  <w:bottom w:val="nil"/>
                  <w:right w:val="nil"/>
                </w:tcBorders>
                <w:noWrap/>
                <w:hideMark/>
              </w:tcPr>
            </w:tcPrChange>
          </w:tcPr>
          <w:p w14:paraId="306B4B5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1362" w:author="Dylan CHEN" w:date="2026-08-29T18:42:00Z" w16du:dateUtc="2026-08-29T10:42:00Z">
              <w:tcPr>
                <w:tcW w:w="975" w:type="dxa"/>
                <w:gridSpan w:val="2"/>
                <w:tcBorders>
                  <w:top w:val="nil"/>
                  <w:left w:val="nil"/>
                  <w:bottom w:val="nil"/>
                  <w:right w:val="nil"/>
                </w:tcBorders>
                <w:noWrap/>
                <w:hideMark/>
              </w:tcPr>
            </w:tcPrChange>
          </w:tcPr>
          <w:p w14:paraId="1F352317" w14:textId="77777777" w:rsidR="00CD6E61" w:rsidRPr="00313E6C" w:rsidRDefault="00CD6E61">
            <w:pPr>
              <w:rPr>
                <w:sz w:val="20"/>
                <w:szCs w:val="20"/>
              </w:rPr>
            </w:pPr>
          </w:p>
        </w:tc>
        <w:tc>
          <w:tcPr>
            <w:tcW w:w="1080" w:type="dxa"/>
            <w:tcBorders>
              <w:top w:val="nil"/>
              <w:left w:val="nil"/>
              <w:bottom w:val="nil"/>
              <w:right w:val="nil"/>
            </w:tcBorders>
            <w:noWrap/>
            <w:hideMark/>
            <w:tcPrChange w:id="1363" w:author="Dylan CHEN" w:date="2026-08-29T18:42:00Z" w16du:dateUtc="2026-08-29T10:42:00Z">
              <w:tcPr>
                <w:tcW w:w="975" w:type="dxa"/>
                <w:tcBorders>
                  <w:top w:val="nil"/>
                  <w:left w:val="nil"/>
                  <w:bottom w:val="nil"/>
                  <w:right w:val="nil"/>
                </w:tcBorders>
                <w:noWrap/>
                <w:hideMark/>
              </w:tcPr>
            </w:tcPrChange>
          </w:tcPr>
          <w:p w14:paraId="548FF9D4" w14:textId="77777777" w:rsidR="00CD6E61" w:rsidRPr="00313E6C" w:rsidRDefault="00CD6E61">
            <w:pPr>
              <w:rPr>
                <w:sz w:val="20"/>
                <w:szCs w:val="20"/>
              </w:rPr>
            </w:pPr>
          </w:p>
        </w:tc>
      </w:tr>
      <w:tr w:rsidR="00CD6E61" w:rsidRPr="00313E6C" w14:paraId="6454C224" w14:textId="77777777" w:rsidTr="00D81333">
        <w:trPr>
          <w:trHeight w:val="320"/>
          <w:jc w:val="center"/>
          <w:trPrChange w:id="1364" w:author="Dylan CHEN" w:date="2026-08-29T18:42:00Z" w16du:dateUtc="2026-08-29T10:42:00Z">
            <w:trPr>
              <w:trHeight w:val="320"/>
              <w:jc w:val="center"/>
            </w:trPr>
          </w:trPrChange>
        </w:trPr>
        <w:tc>
          <w:tcPr>
            <w:tcW w:w="2485" w:type="dxa"/>
            <w:tcBorders>
              <w:top w:val="nil"/>
              <w:left w:val="nil"/>
              <w:bottom w:val="nil"/>
              <w:right w:val="nil"/>
            </w:tcBorders>
            <w:noWrap/>
            <w:hideMark/>
            <w:tcPrChange w:id="1365" w:author="Dylan CHEN" w:date="2026-08-29T18:42:00Z" w16du:dateUtc="2026-08-29T10:42:00Z">
              <w:tcPr>
                <w:tcW w:w="2485" w:type="dxa"/>
                <w:tcBorders>
                  <w:top w:val="nil"/>
                  <w:left w:val="nil"/>
                  <w:bottom w:val="nil"/>
                  <w:right w:val="nil"/>
                </w:tcBorders>
                <w:noWrap/>
                <w:hideMark/>
              </w:tcPr>
            </w:tcPrChange>
          </w:tcPr>
          <w:p w14:paraId="112F44CD" w14:textId="77777777" w:rsidR="00CD6E61" w:rsidRPr="00313E6C" w:rsidRDefault="00CD6E61">
            <w:pPr>
              <w:rPr>
                <w:color w:val="000000"/>
                <w:sz w:val="20"/>
                <w:szCs w:val="20"/>
              </w:rPr>
            </w:pPr>
            <w:r w:rsidRPr="00313E6C">
              <w:rPr>
                <w:color w:val="000000"/>
                <w:sz w:val="20"/>
                <w:szCs w:val="20"/>
              </w:rPr>
              <w:t>log likelihood</w:t>
            </w:r>
          </w:p>
        </w:tc>
        <w:tc>
          <w:tcPr>
            <w:tcW w:w="1662" w:type="dxa"/>
            <w:tcBorders>
              <w:top w:val="nil"/>
              <w:left w:val="nil"/>
              <w:bottom w:val="nil"/>
              <w:right w:val="nil"/>
            </w:tcBorders>
            <w:noWrap/>
            <w:hideMark/>
            <w:tcPrChange w:id="1366" w:author="Dylan CHEN" w:date="2026-08-29T18:42:00Z" w16du:dateUtc="2026-08-29T10:42:00Z">
              <w:tcPr>
                <w:tcW w:w="1662" w:type="dxa"/>
                <w:tcBorders>
                  <w:top w:val="nil"/>
                  <w:left w:val="nil"/>
                  <w:bottom w:val="nil"/>
                  <w:right w:val="nil"/>
                </w:tcBorders>
                <w:noWrap/>
                <w:hideMark/>
              </w:tcPr>
            </w:tcPrChange>
          </w:tcPr>
          <w:p w14:paraId="5D6F323B"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367" w:author="Dylan CHEN" w:date="2026-08-29T18:42:00Z" w16du:dateUtc="2026-08-29T10:42:00Z">
              <w:tcPr>
                <w:tcW w:w="2288" w:type="dxa"/>
                <w:gridSpan w:val="2"/>
                <w:tcBorders>
                  <w:top w:val="nil"/>
                  <w:left w:val="nil"/>
                  <w:bottom w:val="nil"/>
                  <w:right w:val="nil"/>
                </w:tcBorders>
                <w:noWrap/>
                <w:hideMark/>
              </w:tcPr>
            </w:tcPrChange>
          </w:tcPr>
          <w:p w14:paraId="0DE6DF66" w14:textId="77777777" w:rsidR="00CD6E61" w:rsidRPr="00313E6C" w:rsidRDefault="00CD6E61">
            <w:pPr>
              <w:jc w:val="center"/>
              <w:rPr>
                <w:color w:val="000000"/>
                <w:sz w:val="20"/>
                <w:szCs w:val="20"/>
              </w:rPr>
            </w:pPr>
            <w:r w:rsidRPr="00313E6C">
              <w:rPr>
                <w:color w:val="000000"/>
                <w:sz w:val="20"/>
                <w:szCs w:val="20"/>
              </w:rPr>
              <w:t>-1302.544</w:t>
            </w:r>
          </w:p>
        </w:tc>
        <w:tc>
          <w:tcPr>
            <w:tcW w:w="1170" w:type="dxa"/>
            <w:tcBorders>
              <w:top w:val="nil"/>
              <w:left w:val="nil"/>
              <w:bottom w:val="nil"/>
              <w:right w:val="nil"/>
            </w:tcBorders>
            <w:noWrap/>
            <w:hideMark/>
            <w:tcPrChange w:id="1368" w:author="Dylan CHEN" w:date="2026-08-29T18:42:00Z" w16du:dateUtc="2026-08-29T10:42:00Z">
              <w:tcPr>
                <w:tcW w:w="975" w:type="dxa"/>
                <w:gridSpan w:val="2"/>
                <w:tcBorders>
                  <w:top w:val="nil"/>
                  <w:left w:val="nil"/>
                  <w:bottom w:val="nil"/>
                  <w:right w:val="nil"/>
                </w:tcBorders>
                <w:noWrap/>
                <w:hideMark/>
              </w:tcPr>
            </w:tcPrChange>
          </w:tcPr>
          <w:p w14:paraId="6D14F6FC"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1369" w:author="Dylan CHEN" w:date="2026-08-29T18:42:00Z" w16du:dateUtc="2026-08-29T10:42:00Z">
              <w:tcPr>
                <w:tcW w:w="975" w:type="dxa"/>
                <w:gridSpan w:val="2"/>
                <w:tcBorders>
                  <w:top w:val="nil"/>
                  <w:left w:val="nil"/>
                  <w:bottom w:val="nil"/>
                  <w:right w:val="nil"/>
                </w:tcBorders>
                <w:noWrap/>
                <w:hideMark/>
              </w:tcPr>
            </w:tcPrChange>
          </w:tcPr>
          <w:p w14:paraId="585424D2"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1370" w:author="Dylan CHEN" w:date="2026-08-29T18:42:00Z" w16du:dateUtc="2026-08-29T10:42:00Z">
              <w:tcPr>
                <w:tcW w:w="975" w:type="dxa"/>
                <w:tcBorders>
                  <w:top w:val="nil"/>
                  <w:left w:val="nil"/>
                  <w:bottom w:val="nil"/>
                  <w:right w:val="nil"/>
                </w:tcBorders>
                <w:noWrap/>
                <w:hideMark/>
              </w:tcPr>
            </w:tcPrChange>
          </w:tcPr>
          <w:p w14:paraId="2F156F1F" w14:textId="77777777" w:rsidR="00CD6E61" w:rsidRPr="00313E6C" w:rsidRDefault="00CD6E61">
            <w:pPr>
              <w:jc w:val="center"/>
              <w:rPr>
                <w:color w:val="000000"/>
                <w:sz w:val="20"/>
                <w:szCs w:val="20"/>
              </w:rPr>
            </w:pPr>
            <w:r w:rsidRPr="00313E6C">
              <w:rPr>
                <w:color w:val="000000"/>
                <w:sz w:val="20"/>
                <w:szCs w:val="20"/>
              </w:rPr>
              <w:t>-8501.317</w:t>
            </w:r>
          </w:p>
        </w:tc>
      </w:tr>
      <w:tr w:rsidR="00CD6E61" w:rsidRPr="00313E6C" w14:paraId="04B08EEC" w14:textId="77777777" w:rsidTr="00D81333">
        <w:trPr>
          <w:trHeight w:val="320"/>
          <w:jc w:val="center"/>
          <w:trPrChange w:id="1371" w:author="Dylan CHEN" w:date="2026-08-29T18:42:00Z" w16du:dateUtc="2026-08-29T10:42:00Z">
            <w:trPr>
              <w:trHeight w:val="320"/>
              <w:jc w:val="center"/>
            </w:trPr>
          </w:trPrChange>
        </w:trPr>
        <w:tc>
          <w:tcPr>
            <w:tcW w:w="2485" w:type="dxa"/>
            <w:tcBorders>
              <w:top w:val="nil"/>
              <w:left w:val="nil"/>
              <w:bottom w:val="nil"/>
              <w:right w:val="nil"/>
            </w:tcBorders>
            <w:noWrap/>
            <w:hideMark/>
            <w:tcPrChange w:id="1372" w:author="Dylan CHEN" w:date="2026-08-29T18:42:00Z" w16du:dateUtc="2026-08-29T10:42:00Z">
              <w:tcPr>
                <w:tcW w:w="2485" w:type="dxa"/>
                <w:tcBorders>
                  <w:top w:val="nil"/>
                  <w:left w:val="nil"/>
                  <w:bottom w:val="nil"/>
                  <w:right w:val="nil"/>
                </w:tcBorders>
                <w:noWrap/>
                <w:hideMark/>
              </w:tcPr>
            </w:tcPrChange>
          </w:tcPr>
          <w:p w14:paraId="22A8BCAA" w14:textId="77777777" w:rsidR="00CD6E61" w:rsidRPr="00313E6C" w:rsidRDefault="00CD6E61">
            <w:pPr>
              <w:rPr>
                <w:color w:val="000000"/>
                <w:sz w:val="20"/>
                <w:szCs w:val="20"/>
              </w:rPr>
            </w:pPr>
            <w:r w:rsidRPr="00313E6C">
              <w:rPr>
                <w:color w:val="000000"/>
                <w:sz w:val="20"/>
                <w:szCs w:val="20"/>
              </w:rPr>
              <w:t>deviance</w:t>
            </w:r>
          </w:p>
        </w:tc>
        <w:tc>
          <w:tcPr>
            <w:tcW w:w="1662" w:type="dxa"/>
            <w:tcBorders>
              <w:top w:val="nil"/>
              <w:left w:val="nil"/>
              <w:bottom w:val="nil"/>
              <w:right w:val="nil"/>
            </w:tcBorders>
            <w:noWrap/>
            <w:hideMark/>
            <w:tcPrChange w:id="1373" w:author="Dylan CHEN" w:date="2026-08-29T18:42:00Z" w16du:dateUtc="2026-08-29T10:42:00Z">
              <w:tcPr>
                <w:tcW w:w="1662" w:type="dxa"/>
                <w:tcBorders>
                  <w:top w:val="nil"/>
                  <w:left w:val="nil"/>
                  <w:bottom w:val="nil"/>
                  <w:right w:val="nil"/>
                </w:tcBorders>
                <w:noWrap/>
                <w:hideMark/>
              </w:tcPr>
            </w:tcPrChange>
          </w:tcPr>
          <w:p w14:paraId="3E5A9A94"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374" w:author="Dylan CHEN" w:date="2026-08-29T18:42:00Z" w16du:dateUtc="2026-08-29T10:42:00Z">
              <w:tcPr>
                <w:tcW w:w="2288" w:type="dxa"/>
                <w:gridSpan w:val="2"/>
                <w:tcBorders>
                  <w:top w:val="nil"/>
                  <w:left w:val="nil"/>
                  <w:bottom w:val="nil"/>
                  <w:right w:val="nil"/>
                </w:tcBorders>
                <w:noWrap/>
                <w:hideMark/>
              </w:tcPr>
            </w:tcPrChange>
          </w:tcPr>
          <w:p w14:paraId="34E8EAEB" w14:textId="77777777" w:rsidR="00CD6E61" w:rsidRPr="00313E6C" w:rsidRDefault="00CD6E61">
            <w:pPr>
              <w:rPr>
                <w:sz w:val="20"/>
                <w:szCs w:val="20"/>
              </w:rPr>
            </w:pPr>
          </w:p>
        </w:tc>
        <w:tc>
          <w:tcPr>
            <w:tcW w:w="1170" w:type="dxa"/>
            <w:tcBorders>
              <w:top w:val="nil"/>
              <w:left w:val="nil"/>
              <w:bottom w:val="nil"/>
              <w:right w:val="nil"/>
            </w:tcBorders>
            <w:noWrap/>
            <w:hideMark/>
            <w:tcPrChange w:id="1375" w:author="Dylan CHEN" w:date="2026-08-29T18:42:00Z" w16du:dateUtc="2026-08-29T10:42:00Z">
              <w:tcPr>
                <w:tcW w:w="975" w:type="dxa"/>
                <w:gridSpan w:val="2"/>
                <w:tcBorders>
                  <w:top w:val="nil"/>
                  <w:left w:val="nil"/>
                  <w:bottom w:val="nil"/>
                  <w:right w:val="nil"/>
                </w:tcBorders>
                <w:noWrap/>
                <w:hideMark/>
              </w:tcPr>
            </w:tcPrChange>
          </w:tcPr>
          <w:p w14:paraId="66891A54" w14:textId="77777777" w:rsidR="00CD6E61" w:rsidRPr="00313E6C" w:rsidRDefault="00CD6E61">
            <w:pPr>
              <w:jc w:val="center"/>
              <w:rPr>
                <w:color w:val="000000"/>
                <w:sz w:val="20"/>
                <w:szCs w:val="20"/>
              </w:rPr>
            </w:pPr>
            <w:r w:rsidRPr="00313E6C">
              <w:rPr>
                <w:color w:val="000000"/>
                <w:sz w:val="20"/>
                <w:szCs w:val="20"/>
              </w:rPr>
              <w:t>5177.952</w:t>
            </w:r>
          </w:p>
        </w:tc>
        <w:tc>
          <w:tcPr>
            <w:tcW w:w="1080" w:type="dxa"/>
            <w:tcBorders>
              <w:top w:val="nil"/>
              <w:left w:val="nil"/>
              <w:bottom w:val="nil"/>
              <w:right w:val="nil"/>
            </w:tcBorders>
            <w:noWrap/>
            <w:hideMark/>
            <w:tcPrChange w:id="1376" w:author="Dylan CHEN" w:date="2026-08-29T18:42:00Z" w16du:dateUtc="2026-08-29T10:42:00Z">
              <w:tcPr>
                <w:tcW w:w="975" w:type="dxa"/>
                <w:gridSpan w:val="2"/>
                <w:tcBorders>
                  <w:top w:val="nil"/>
                  <w:left w:val="nil"/>
                  <w:bottom w:val="nil"/>
                  <w:right w:val="nil"/>
                </w:tcBorders>
                <w:noWrap/>
                <w:hideMark/>
              </w:tcPr>
            </w:tcPrChange>
          </w:tcPr>
          <w:p w14:paraId="34C3E40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1377" w:author="Dylan CHEN" w:date="2026-08-29T18:42:00Z" w16du:dateUtc="2026-08-29T10:42:00Z">
              <w:tcPr>
                <w:tcW w:w="975" w:type="dxa"/>
                <w:tcBorders>
                  <w:top w:val="nil"/>
                  <w:left w:val="nil"/>
                  <w:bottom w:val="nil"/>
                  <w:right w:val="nil"/>
                </w:tcBorders>
                <w:noWrap/>
                <w:hideMark/>
              </w:tcPr>
            </w:tcPrChange>
          </w:tcPr>
          <w:p w14:paraId="5A0ECBE2" w14:textId="77777777" w:rsidR="00CD6E61" w:rsidRPr="00313E6C" w:rsidRDefault="00CD6E61">
            <w:pPr>
              <w:rPr>
                <w:sz w:val="20"/>
                <w:szCs w:val="20"/>
              </w:rPr>
            </w:pPr>
          </w:p>
        </w:tc>
      </w:tr>
      <w:tr w:rsidR="00CD6E61" w:rsidRPr="00313E6C" w14:paraId="16367592" w14:textId="77777777" w:rsidTr="00D81333">
        <w:trPr>
          <w:trHeight w:val="340"/>
          <w:jc w:val="center"/>
          <w:trPrChange w:id="1378"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1379" w:author="Dylan CHEN" w:date="2026-08-29T18:42:00Z" w16du:dateUtc="2026-08-29T10:42:00Z">
              <w:tcPr>
                <w:tcW w:w="2485" w:type="dxa"/>
                <w:tcBorders>
                  <w:top w:val="nil"/>
                  <w:left w:val="nil"/>
                  <w:bottom w:val="single" w:sz="8" w:space="0" w:color="auto"/>
                  <w:right w:val="nil"/>
                </w:tcBorders>
                <w:noWrap/>
                <w:hideMark/>
              </w:tcPr>
            </w:tcPrChange>
          </w:tcPr>
          <w:p w14:paraId="0467A3D8" w14:textId="77777777" w:rsidR="00CD6E61" w:rsidRPr="00313E6C" w:rsidRDefault="00CD6E61">
            <w:pPr>
              <w:rPr>
                <w:color w:val="000000"/>
                <w:sz w:val="20"/>
                <w:szCs w:val="20"/>
              </w:rPr>
            </w:pPr>
            <w:r w:rsidRPr="00313E6C">
              <w:rPr>
                <w:color w:val="000000"/>
                <w:sz w:val="20"/>
                <w:szCs w:val="20"/>
              </w:rPr>
              <w:t>pseudo R^2</w:t>
            </w:r>
          </w:p>
        </w:tc>
        <w:tc>
          <w:tcPr>
            <w:tcW w:w="1662" w:type="dxa"/>
            <w:tcBorders>
              <w:top w:val="nil"/>
              <w:left w:val="nil"/>
              <w:bottom w:val="single" w:sz="8" w:space="0" w:color="auto"/>
              <w:right w:val="nil"/>
            </w:tcBorders>
            <w:noWrap/>
            <w:hideMark/>
            <w:tcPrChange w:id="1380" w:author="Dylan CHEN" w:date="2026-08-29T18:42:00Z" w16du:dateUtc="2026-08-29T10:42:00Z">
              <w:tcPr>
                <w:tcW w:w="1662" w:type="dxa"/>
                <w:tcBorders>
                  <w:top w:val="nil"/>
                  <w:left w:val="nil"/>
                  <w:bottom w:val="single" w:sz="8" w:space="0" w:color="auto"/>
                  <w:right w:val="nil"/>
                </w:tcBorders>
                <w:noWrap/>
                <w:hideMark/>
              </w:tcPr>
            </w:tcPrChange>
          </w:tcPr>
          <w:p w14:paraId="17053A1D"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1381" w:author="Dylan CHEN" w:date="2026-08-29T18:42:00Z" w16du:dateUtc="2026-08-29T10:42:00Z">
              <w:tcPr>
                <w:tcW w:w="2288" w:type="dxa"/>
                <w:gridSpan w:val="2"/>
                <w:tcBorders>
                  <w:top w:val="nil"/>
                  <w:left w:val="nil"/>
                  <w:bottom w:val="single" w:sz="8" w:space="0" w:color="auto"/>
                  <w:right w:val="nil"/>
                </w:tcBorders>
                <w:noWrap/>
                <w:hideMark/>
              </w:tcPr>
            </w:tcPrChange>
          </w:tcPr>
          <w:p w14:paraId="3E931731" w14:textId="77777777" w:rsidR="00CD6E61" w:rsidRPr="00313E6C" w:rsidRDefault="00CD6E61">
            <w:pPr>
              <w:jc w:val="center"/>
              <w:rPr>
                <w:color w:val="000000"/>
                <w:sz w:val="20"/>
                <w:szCs w:val="20"/>
              </w:rPr>
            </w:pPr>
            <w:r w:rsidRPr="00313E6C">
              <w:rPr>
                <w:color w:val="000000"/>
                <w:sz w:val="20"/>
                <w:szCs w:val="20"/>
              </w:rPr>
              <w:t> </w:t>
            </w:r>
          </w:p>
        </w:tc>
        <w:tc>
          <w:tcPr>
            <w:tcW w:w="1170" w:type="dxa"/>
            <w:tcBorders>
              <w:top w:val="nil"/>
              <w:left w:val="nil"/>
              <w:bottom w:val="single" w:sz="8" w:space="0" w:color="auto"/>
              <w:right w:val="nil"/>
            </w:tcBorders>
            <w:noWrap/>
            <w:hideMark/>
            <w:tcPrChange w:id="1382" w:author="Dylan CHEN" w:date="2026-08-29T18:42:00Z" w16du:dateUtc="2026-08-29T10:42:00Z">
              <w:tcPr>
                <w:tcW w:w="975" w:type="dxa"/>
                <w:gridSpan w:val="2"/>
                <w:tcBorders>
                  <w:top w:val="nil"/>
                  <w:left w:val="nil"/>
                  <w:bottom w:val="single" w:sz="8" w:space="0" w:color="auto"/>
                  <w:right w:val="nil"/>
                </w:tcBorders>
                <w:noWrap/>
                <w:hideMark/>
              </w:tcPr>
            </w:tcPrChange>
          </w:tcPr>
          <w:p w14:paraId="2BED9688"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single" w:sz="8" w:space="0" w:color="auto"/>
              <w:right w:val="nil"/>
            </w:tcBorders>
            <w:noWrap/>
            <w:hideMark/>
            <w:tcPrChange w:id="1383" w:author="Dylan CHEN" w:date="2026-08-29T18:42:00Z" w16du:dateUtc="2026-08-29T10:42:00Z">
              <w:tcPr>
                <w:tcW w:w="975" w:type="dxa"/>
                <w:gridSpan w:val="2"/>
                <w:tcBorders>
                  <w:top w:val="nil"/>
                  <w:left w:val="nil"/>
                  <w:bottom w:val="single" w:sz="8" w:space="0" w:color="auto"/>
                  <w:right w:val="nil"/>
                </w:tcBorders>
                <w:noWrap/>
                <w:hideMark/>
              </w:tcPr>
            </w:tcPrChange>
          </w:tcPr>
          <w:p w14:paraId="54B4B02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1384" w:author="Dylan CHEN" w:date="2026-08-29T18:42:00Z" w16du:dateUtc="2026-08-29T10:42:00Z">
              <w:tcPr>
                <w:tcW w:w="975" w:type="dxa"/>
                <w:tcBorders>
                  <w:top w:val="nil"/>
                  <w:left w:val="nil"/>
                  <w:bottom w:val="single" w:sz="8" w:space="0" w:color="auto"/>
                  <w:right w:val="nil"/>
                </w:tcBorders>
                <w:noWrap/>
                <w:hideMark/>
              </w:tcPr>
            </w:tcPrChange>
          </w:tcPr>
          <w:p w14:paraId="32D7A735" w14:textId="77777777" w:rsidR="00CD6E61" w:rsidRPr="00313E6C" w:rsidRDefault="00CD6E61">
            <w:pPr>
              <w:jc w:val="center"/>
              <w:rPr>
                <w:color w:val="000000"/>
                <w:sz w:val="20"/>
                <w:szCs w:val="20"/>
              </w:rPr>
            </w:pPr>
            <w:r w:rsidRPr="00313E6C">
              <w:rPr>
                <w:color w:val="000000"/>
                <w:sz w:val="20"/>
                <w:szCs w:val="20"/>
              </w:rPr>
              <w:t> </w:t>
            </w:r>
          </w:p>
        </w:tc>
      </w:tr>
    </w:tbl>
    <w:p w14:paraId="5BA0F5EE" w14:textId="77777777" w:rsidR="00C72D3B" w:rsidRPr="00313E6C" w:rsidRDefault="00C72D3B" w:rsidP="00417031">
      <w:pPr>
        <w:widowControl w:val="0"/>
        <w:autoSpaceDE w:val="0"/>
        <w:autoSpaceDN w:val="0"/>
        <w:adjustRightInd w:val="0"/>
        <w:spacing w:before="120" w:after="120"/>
        <w:jc w:val="both"/>
      </w:pPr>
    </w:p>
    <w:p w14:paraId="49078B5E" w14:textId="77777777" w:rsidR="00C72D3B" w:rsidRPr="00313E6C" w:rsidRDefault="00C72D3B" w:rsidP="00C72D3B">
      <w:pPr>
        <w:pStyle w:val="TableFiguretitle"/>
        <w:rPr>
          <w:sz w:val="24"/>
          <w:szCs w:val="24"/>
        </w:rPr>
      </w:pPr>
      <w:r w:rsidRPr="00313E6C">
        <w:t xml:space="preserve">Table </w:t>
      </w:r>
      <w:r w:rsidRPr="00313E6C">
        <w:rPr>
          <w:rFonts w:eastAsia="SimSun"/>
        </w:rPr>
        <w:t xml:space="preserve">R2-24-3. </w:t>
      </w:r>
      <w:r w:rsidRPr="00313E6C">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rsidRPr="00313E6C"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Pr="00313E6C" w:rsidRDefault="000C1645">
            <w:pPr>
              <w:rPr>
                <w:color w:val="000000"/>
                <w:sz w:val="20"/>
                <w:szCs w:val="20"/>
              </w:rPr>
            </w:pPr>
            <w:r w:rsidRPr="00313E6C">
              <w:rPr>
                <w:color w:val="000000"/>
                <w:sz w:val="20"/>
                <w:szCs w:val="20"/>
              </w:rPr>
              <w:lastRenderedPageBreak/>
              <w:t> </w:t>
            </w:r>
          </w:p>
        </w:tc>
        <w:tc>
          <w:tcPr>
            <w:tcW w:w="4230" w:type="dxa"/>
            <w:gridSpan w:val="2"/>
            <w:tcBorders>
              <w:top w:val="single" w:sz="8" w:space="0" w:color="auto"/>
              <w:left w:val="nil"/>
              <w:bottom w:val="nil"/>
              <w:right w:val="nil"/>
            </w:tcBorders>
            <w:noWrap/>
            <w:hideMark/>
          </w:tcPr>
          <w:p w14:paraId="4ACCE656" w14:textId="77777777" w:rsidR="000C1645" w:rsidRPr="00313E6C" w:rsidRDefault="000C1645">
            <w:pPr>
              <w:jc w:val="center"/>
              <w:rPr>
                <w:color w:val="000000"/>
                <w:sz w:val="20"/>
                <w:szCs w:val="20"/>
              </w:rPr>
            </w:pPr>
            <w:r w:rsidRPr="00313E6C">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Pr="00313E6C" w:rsidRDefault="000C1645">
            <w:pPr>
              <w:jc w:val="center"/>
              <w:rPr>
                <w:color w:val="000000"/>
                <w:sz w:val="20"/>
                <w:szCs w:val="20"/>
              </w:rPr>
            </w:pPr>
            <w:r w:rsidRPr="00313E6C">
              <w:rPr>
                <w:color w:val="000000"/>
                <w:sz w:val="20"/>
                <w:szCs w:val="20"/>
              </w:rPr>
              <w:t>Poisson</w:t>
            </w:r>
          </w:p>
        </w:tc>
      </w:tr>
      <w:tr w:rsidR="000C1645" w:rsidRPr="00313E6C"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Pr="00313E6C"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Pr="00313E6C" w:rsidRDefault="000C1645">
            <w:pPr>
              <w:jc w:val="center"/>
              <w:rPr>
                <w:color w:val="000000"/>
                <w:sz w:val="20"/>
                <w:szCs w:val="20"/>
              </w:rPr>
            </w:pPr>
            <w:r w:rsidRPr="00313E6C">
              <w:rPr>
                <w:color w:val="000000"/>
                <w:sz w:val="20"/>
                <w:szCs w:val="20"/>
              </w:rPr>
              <w:t>(1)</w:t>
            </w:r>
          </w:p>
        </w:tc>
        <w:tc>
          <w:tcPr>
            <w:tcW w:w="3150" w:type="dxa"/>
            <w:tcBorders>
              <w:top w:val="nil"/>
              <w:left w:val="nil"/>
              <w:bottom w:val="nil"/>
              <w:right w:val="nil"/>
            </w:tcBorders>
            <w:noWrap/>
            <w:hideMark/>
          </w:tcPr>
          <w:p w14:paraId="29A2FEA1" w14:textId="77777777" w:rsidR="000C1645" w:rsidRPr="00313E6C" w:rsidRDefault="000C1645">
            <w:pPr>
              <w:jc w:val="center"/>
              <w:rPr>
                <w:color w:val="000000"/>
                <w:sz w:val="20"/>
                <w:szCs w:val="20"/>
              </w:rPr>
            </w:pPr>
            <w:r w:rsidRPr="00313E6C">
              <w:rPr>
                <w:color w:val="000000"/>
                <w:sz w:val="20"/>
                <w:szCs w:val="20"/>
              </w:rPr>
              <w:t>(2)</w:t>
            </w:r>
          </w:p>
        </w:tc>
        <w:tc>
          <w:tcPr>
            <w:tcW w:w="1983" w:type="dxa"/>
            <w:tcBorders>
              <w:top w:val="nil"/>
              <w:left w:val="nil"/>
              <w:bottom w:val="nil"/>
              <w:right w:val="nil"/>
            </w:tcBorders>
            <w:noWrap/>
            <w:hideMark/>
          </w:tcPr>
          <w:p w14:paraId="6D0F25A7" w14:textId="77777777" w:rsidR="000C1645" w:rsidRPr="00313E6C" w:rsidRDefault="000C1645">
            <w:pPr>
              <w:jc w:val="center"/>
              <w:rPr>
                <w:color w:val="000000"/>
                <w:sz w:val="20"/>
                <w:szCs w:val="20"/>
              </w:rPr>
            </w:pPr>
            <w:r w:rsidRPr="00313E6C">
              <w:rPr>
                <w:color w:val="000000"/>
                <w:sz w:val="20"/>
                <w:szCs w:val="20"/>
              </w:rPr>
              <w:t>(3)</w:t>
            </w:r>
          </w:p>
        </w:tc>
      </w:tr>
      <w:tr w:rsidR="000C1645" w:rsidRPr="00313E6C"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Pr="00313E6C" w:rsidRDefault="000C1645">
            <w:pPr>
              <w:jc w:val="right"/>
              <w:rPr>
                <w:color w:val="000000"/>
                <w:sz w:val="20"/>
                <w:szCs w:val="20"/>
              </w:rPr>
            </w:pPr>
            <w:r w:rsidRPr="00313E6C">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Pr="00313E6C" w:rsidRDefault="000C1645">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Pr="00313E6C" w:rsidRDefault="000C1645">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Pr="00313E6C" w:rsidRDefault="000C1645">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0C1645" w:rsidRPr="00313E6C"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Pr="00313E6C" w:rsidRDefault="000C1645">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Pr="00313E6C" w:rsidRDefault="000C1645">
            <w:pPr>
              <w:jc w:val="center"/>
              <w:rPr>
                <w:color w:val="000000"/>
                <w:sz w:val="20"/>
                <w:szCs w:val="20"/>
              </w:rPr>
            </w:pPr>
            <w:r w:rsidRPr="00313E6C">
              <w:rPr>
                <w:color w:val="000000"/>
                <w:sz w:val="20"/>
                <w:szCs w:val="20"/>
              </w:rPr>
              <w:t>-0.016</w:t>
            </w:r>
          </w:p>
        </w:tc>
        <w:tc>
          <w:tcPr>
            <w:tcW w:w="3150" w:type="dxa"/>
            <w:tcBorders>
              <w:top w:val="nil"/>
              <w:left w:val="nil"/>
              <w:bottom w:val="nil"/>
              <w:right w:val="nil"/>
            </w:tcBorders>
            <w:noWrap/>
            <w:hideMark/>
          </w:tcPr>
          <w:p w14:paraId="43AD4AE2" w14:textId="77777777" w:rsidR="000C1645" w:rsidRPr="00313E6C" w:rsidRDefault="000C1645">
            <w:pPr>
              <w:jc w:val="center"/>
              <w:rPr>
                <w:color w:val="000000"/>
                <w:sz w:val="20"/>
                <w:szCs w:val="20"/>
              </w:rPr>
            </w:pPr>
            <w:r w:rsidRPr="00313E6C">
              <w:rPr>
                <w:color w:val="000000"/>
                <w:sz w:val="20"/>
                <w:szCs w:val="20"/>
              </w:rPr>
              <w:t>-0.003</w:t>
            </w:r>
          </w:p>
        </w:tc>
        <w:tc>
          <w:tcPr>
            <w:tcW w:w="1983" w:type="dxa"/>
            <w:tcBorders>
              <w:top w:val="nil"/>
              <w:left w:val="nil"/>
              <w:bottom w:val="nil"/>
              <w:right w:val="nil"/>
            </w:tcBorders>
            <w:noWrap/>
            <w:hideMark/>
          </w:tcPr>
          <w:p w14:paraId="6A1EA34E" w14:textId="77777777" w:rsidR="000C1645" w:rsidRPr="00313E6C" w:rsidRDefault="000C1645">
            <w:pPr>
              <w:jc w:val="center"/>
              <w:rPr>
                <w:color w:val="000000"/>
                <w:sz w:val="20"/>
                <w:szCs w:val="20"/>
              </w:rPr>
            </w:pPr>
            <w:r w:rsidRPr="00313E6C">
              <w:rPr>
                <w:color w:val="000000"/>
                <w:sz w:val="20"/>
                <w:szCs w:val="20"/>
              </w:rPr>
              <w:t>-0.005</w:t>
            </w:r>
          </w:p>
        </w:tc>
      </w:tr>
      <w:tr w:rsidR="000C1645" w:rsidRPr="00313E6C"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Pr="00313E6C"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Pr="00313E6C" w:rsidRDefault="000C1645">
            <w:pPr>
              <w:jc w:val="center"/>
              <w:rPr>
                <w:color w:val="000000"/>
                <w:sz w:val="20"/>
                <w:szCs w:val="20"/>
              </w:rPr>
            </w:pPr>
            <w:r w:rsidRPr="00313E6C">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Pr="00313E6C" w:rsidRDefault="000C1645">
            <w:pPr>
              <w:jc w:val="center"/>
              <w:rPr>
                <w:color w:val="000000"/>
                <w:sz w:val="20"/>
                <w:szCs w:val="20"/>
              </w:rPr>
            </w:pPr>
            <w:r w:rsidRPr="00313E6C">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Pr="00313E6C" w:rsidRDefault="000C1645">
            <w:pPr>
              <w:jc w:val="center"/>
              <w:rPr>
                <w:color w:val="000000"/>
                <w:sz w:val="20"/>
                <w:szCs w:val="20"/>
              </w:rPr>
            </w:pPr>
            <w:r w:rsidRPr="00313E6C">
              <w:rPr>
                <w:color w:val="000000"/>
                <w:sz w:val="20"/>
                <w:szCs w:val="20"/>
              </w:rPr>
              <w:t>(0.022)</w:t>
            </w:r>
          </w:p>
        </w:tc>
      </w:tr>
      <w:tr w:rsidR="000C1645" w:rsidRPr="00313E6C"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Pr="00313E6C" w:rsidRDefault="000C1645">
            <w:pPr>
              <w:rPr>
                <w:color w:val="000000"/>
                <w:sz w:val="20"/>
                <w:szCs w:val="20"/>
              </w:rPr>
            </w:pPr>
            <w:r w:rsidRPr="00313E6C">
              <w:rPr>
                <w:color w:val="000000"/>
                <w:sz w:val="20"/>
                <w:szCs w:val="20"/>
              </w:rPr>
              <w:t>other controls</w:t>
            </w:r>
          </w:p>
        </w:tc>
        <w:tc>
          <w:tcPr>
            <w:tcW w:w="1080" w:type="dxa"/>
            <w:tcBorders>
              <w:top w:val="nil"/>
              <w:left w:val="nil"/>
              <w:bottom w:val="nil"/>
              <w:right w:val="nil"/>
            </w:tcBorders>
            <w:noWrap/>
            <w:hideMark/>
          </w:tcPr>
          <w:p w14:paraId="165221B9"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nil"/>
              <w:right w:val="nil"/>
            </w:tcBorders>
            <w:noWrap/>
            <w:hideMark/>
          </w:tcPr>
          <w:p w14:paraId="67E46EC7"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nil"/>
              <w:right w:val="nil"/>
            </w:tcBorders>
            <w:noWrap/>
            <w:hideMark/>
          </w:tcPr>
          <w:p w14:paraId="417AA774" w14:textId="77777777" w:rsidR="000C1645" w:rsidRPr="00313E6C" w:rsidRDefault="000C1645">
            <w:pPr>
              <w:jc w:val="center"/>
              <w:rPr>
                <w:color w:val="000000"/>
                <w:sz w:val="20"/>
                <w:szCs w:val="20"/>
              </w:rPr>
            </w:pPr>
            <w:r w:rsidRPr="00313E6C">
              <w:rPr>
                <w:color w:val="000000"/>
                <w:sz w:val="20"/>
                <w:szCs w:val="20"/>
              </w:rPr>
              <w:t>√</w:t>
            </w:r>
          </w:p>
        </w:tc>
      </w:tr>
      <w:tr w:rsidR="000C1645" w:rsidRPr="00313E6C"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Pr="00313E6C" w:rsidRDefault="000C1645">
            <w:pPr>
              <w:rPr>
                <w:color w:val="000000"/>
                <w:sz w:val="20"/>
                <w:szCs w:val="20"/>
              </w:rPr>
            </w:pPr>
            <w:r w:rsidRPr="00313E6C">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Pr="00313E6C" w:rsidRDefault="000C1645">
            <w:pPr>
              <w:jc w:val="center"/>
              <w:rPr>
                <w:color w:val="000000"/>
                <w:sz w:val="20"/>
                <w:szCs w:val="20"/>
              </w:rPr>
            </w:pPr>
            <w:r w:rsidRPr="00313E6C">
              <w:rPr>
                <w:color w:val="000000"/>
                <w:sz w:val="20"/>
                <w:szCs w:val="20"/>
              </w:rPr>
              <w:t>√ </w:t>
            </w:r>
          </w:p>
        </w:tc>
      </w:tr>
      <w:tr w:rsidR="000C1645" w:rsidRPr="00313E6C"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Pr="00313E6C" w:rsidRDefault="000C1645">
            <w:pPr>
              <w:rPr>
                <w:color w:val="000000"/>
                <w:sz w:val="20"/>
                <w:szCs w:val="20"/>
              </w:rPr>
            </w:pPr>
            <w:r w:rsidRPr="00313E6C">
              <w:rPr>
                <w:color w:val="000000"/>
                <w:sz w:val="20"/>
                <w:szCs w:val="20"/>
              </w:rPr>
              <w:t>N</w:t>
            </w:r>
          </w:p>
        </w:tc>
        <w:tc>
          <w:tcPr>
            <w:tcW w:w="1080" w:type="dxa"/>
            <w:tcBorders>
              <w:top w:val="nil"/>
              <w:left w:val="nil"/>
              <w:bottom w:val="nil"/>
              <w:right w:val="nil"/>
            </w:tcBorders>
            <w:noWrap/>
            <w:hideMark/>
          </w:tcPr>
          <w:p w14:paraId="5930DEB1" w14:textId="77777777" w:rsidR="000C1645" w:rsidRPr="00313E6C" w:rsidRDefault="000C1645">
            <w:pPr>
              <w:jc w:val="center"/>
              <w:rPr>
                <w:color w:val="000000"/>
                <w:sz w:val="20"/>
                <w:szCs w:val="20"/>
              </w:rPr>
            </w:pPr>
            <w:r w:rsidRPr="00313E6C">
              <w:rPr>
                <w:color w:val="000000"/>
                <w:sz w:val="20"/>
                <w:szCs w:val="20"/>
              </w:rPr>
              <w:t>8,961</w:t>
            </w:r>
          </w:p>
        </w:tc>
        <w:tc>
          <w:tcPr>
            <w:tcW w:w="3150" w:type="dxa"/>
            <w:tcBorders>
              <w:top w:val="nil"/>
              <w:left w:val="nil"/>
              <w:bottom w:val="nil"/>
              <w:right w:val="nil"/>
            </w:tcBorders>
            <w:noWrap/>
            <w:hideMark/>
          </w:tcPr>
          <w:p w14:paraId="42DC11D4" w14:textId="77777777" w:rsidR="000C1645" w:rsidRPr="00313E6C" w:rsidRDefault="000C1645">
            <w:pPr>
              <w:jc w:val="center"/>
              <w:rPr>
                <w:color w:val="000000"/>
                <w:sz w:val="20"/>
                <w:szCs w:val="20"/>
              </w:rPr>
            </w:pPr>
            <w:r w:rsidRPr="00313E6C">
              <w:rPr>
                <w:color w:val="000000"/>
                <w:sz w:val="20"/>
                <w:szCs w:val="20"/>
              </w:rPr>
              <w:t>8,961</w:t>
            </w:r>
          </w:p>
        </w:tc>
        <w:tc>
          <w:tcPr>
            <w:tcW w:w="1983" w:type="dxa"/>
            <w:tcBorders>
              <w:top w:val="nil"/>
              <w:left w:val="nil"/>
              <w:bottom w:val="nil"/>
              <w:right w:val="nil"/>
            </w:tcBorders>
            <w:noWrap/>
            <w:hideMark/>
          </w:tcPr>
          <w:p w14:paraId="0FA4D094" w14:textId="77777777" w:rsidR="000C1645" w:rsidRPr="00313E6C" w:rsidRDefault="000C1645">
            <w:pPr>
              <w:jc w:val="center"/>
              <w:rPr>
                <w:color w:val="000000"/>
                <w:sz w:val="20"/>
                <w:szCs w:val="20"/>
              </w:rPr>
            </w:pPr>
            <w:r w:rsidRPr="00313E6C">
              <w:rPr>
                <w:color w:val="000000"/>
                <w:sz w:val="20"/>
                <w:szCs w:val="20"/>
              </w:rPr>
              <w:t>8,961</w:t>
            </w:r>
          </w:p>
        </w:tc>
      </w:tr>
      <w:tr w:rsidR="000C1645" w:rsidRPr="00313E6C"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Pr="00313E6C" w:rsidRDefault="000C1645">
            <w:pPr>
              <w:rPr>
                <w:color w:val="000000"/>
                <w:sz w:val="20"/>
                <w:szCs w:val="20"/>
              </w:rPr>
            </w:pPr>
            <w:r w:rsidRPr="00313E6C">
              <w:rPr>
                <w:color w:val="000000"/>
                <w:sz w:val="20"/>
                <w:szCs w:val="20"/>
              </w:rPr>
              <w:t>log likelihood</w:t>
            </w:r>
          </w:p>
        </w:tc>
        <w:tc>
          <w:tcPr>
            <w:tcW w:w="1080" w:type="dxa"/>
            <w:tcBorders>
              <w:top w:val="nil"/>
              <w:left w:val="nil"/>
              <w:bottom w:val="nil"/>
              <w:right w:val="nil"/>
            </w:tcBorders>
            <w:noWrap/>
            <w:hideMark/>
          </w:tcPr>
          <w:p w14:paraId="7CF10BA6" w14:textId="77777777" w:rsidR="000C1645" w:rsidRPr="00313E6C"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Pr="00313E6C" w:rsidRDefault="000C1645">
            <w:pPr>
              <w:rPr>
                <w:sz w:val="20"/>
                <w:szCs w:val="20"/>
              </w:rPr>
            </w:pPr>
          </w:p>
        </w:tc>
        <w:tc>
          <w:tcPr>
            <w:tcW w:w="1983" w:type="dxa"/>
            <w:tcBorders>
              <w:top w:val="nil"/>
              <w:left w:val="nil"/>
              <w:bottom w:val="nil"/>
              <w:right w:val="nil"/>
            </w:tcBorders>
            <w:noWrap/>
            <w:hideMark/>
          </w:tcPr>
          <w:p w14:paraId="59A5F9DB" w14:textId="77777777" w:rsidR="000C1645" w:rsidRPr="00313E6C" w:rsidRDefault="000C1645">
            <w:pPr>
              <w:jc w:val="center"/>
              <w:rPr>
                <w:color w:val="000000"/>
                <w:sz w:val="20"/>
                <w:szCs w:val="20"/>
              </w:rPr>
            </w:pPr>
            <w:r w:rsidRPr="00313E6C">
              <w:rPr>
                <w:color w:val="000000"/>
                <w:sz w:val="20"/>
                <w:szCs w:val="20"/>
              </w:rPr>
              <w:t>-14301.496</w:t>
            </w:r>
          </w:p>
        </w:tc>
      </w:tr>
      <w:tr w:rsidR="000C1645" w:rsidRPr="00313E6C"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Pr="00313E6C" w:rsidRDefault="000C1645">
            <w:pPr>
              <w:rPr>
                <w:color w:val="000000"/>
                <w:sz w:val="20"/>
                <w:szCs w:val="20"/>
              </w:rPr>
            </w:pPr>
            <w:r w:rsidRPr="00313E6C">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Pr="00313E6C" w:rsidRDefault="000C1645">
            <w:pPr>
              <w:jc w:val="center"/>
              <w:rPr>
                <w:color w:val="000000"/>
                <w:sz w:val="20"/>
                <w:szCs w:val="20"/>
              </w:rPr>
            </w:pPr>
            <w:r w:rsidRPr="00313E6C">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Pr="00313E6C" w:rsidRDefault="000C1645">
            <w:pPr>
              <w:jc w:val="center"/>
              <w:rPr>
                <w:color w:val="000000"/>
                <w:sz w:val="20"/>
                <w:szCs w:val="20"/>
              </w:rPr>
            </w:pPr>
            <w:r w:rsidRPr="00313E6C">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Pr="00313E6C" w:rsidRDefault="000C1645">
            <w:pPr>
              <w:jc w:val="center"/>
              <w:rPr>
                <w:color w:val="000000"/>
                <w:sz w:val="20"/>
                <w:szCs w:val="20"/>
              </w:rPr>
            </w:pPr>
            <w:r w:rsidRPr="00313E6C">
              <w:rPr>
                <w:color w:val="000000"/>
                <w:sz w:val="20"/>
                <w:szCs w:val="20"/>
              </w:rPr>
              <w:t>-0.001</w:t>
            </w:r>
          </w:p>
        </w:tc>
      </w:tr>
      <w:bookmarkEnd w:id="1284"/>
    </w:tbl>
    <w:p w14:paraId="5E5F6E69" w14:textId="77777777" w:rsidR="000C1645" w:rsidRPr="00313E6C" w:rsidRDefault="000C1645" w:rsidP="00C033C0">
      <w:pPr>
        <w:widowControl w:val="0"/>
        <w:autoSpaceDE w:val="0"/>
        <w:autoSpaceDN w:val="0"/>
        <w:adjustRightInd w:val="0"/>
        <w:spacing w:before="120" w:after="120"/>
        <w:jc w:val="both"/>
      </w:pPr>
    </w:p>
    <w:p w14:paraId="3ADA4452"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627BCB90" w14:textId="029D8556"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R2-25</w:t>
      </w:r>
      <w:r w:rsidR="008770D9">
        <w:rPr>
          <w:rFonts w:eastAsia="SimSun"/>
          <w:b/>
          <w:bCs/>
          <w:kern w:val="2"/>
        </w:rPr>
        <w:t>*</w:t>
      </w:r>
    </w:p>
    <w:p w14:paraId="31ABAA67" w14:textId="04F97E87" w:rsidR="00C033C0" w:rsidRPr="00313E6C" w:rsidRDefault="004116CA" w:rsidP="00D241ED">
      <w:pPr>
        <w:widowControl w:val="0"/>
        <w:autoSpaceDE w:val="0"/>
        <w:autoSpaceDN w:val="0"/>
        <w:adjustRightInd w:val="0"/>
        <w:spacing w:before="120" w:after="120"/>
        <w:ind w:left="480"/>
        <w:jc w:val="both"/>
        <w:rPr>
          <w:rFonts w:eastAsia="SimSun"/>
          <w:i/>
          <w:iCs/>
          <w:kern w:val="2"/>
        </w:rPr>
      </w:pPr>
      <w:r w:rsidRPr="008770D9">
        <w:rPr>
          <w:i/>
          <w:iCs/>
        </w:rPr>
        <w:t xml:space="preserve">5. </w:t>
      </w:r>
      <w:r w:rsidR="00C033C0" w:rsidRPr="008770D9">
        <w:rPr>
          <w:i/>
          <w:iCs/>
        </w:rPr>
        <w:t>There is misalignment between the arguments and the empirical test.</w:t>
      </w:r>
      <w:r w:rsidR="00C033C0" w:rsidRPr="008770D9">
        <w:rPr>
          <w:i/>
          <w:iCs/>
        </w:rPr>
        <w:br/>
        <w:t>Arguments: When AI answers appear immediately in the first position, they eliminate this opportunity for humans, reducing potential answerers</w:t>
      </w:r>
      <w:r w:rsidR="003834AA" w:rsidRPr="008770D9">
        <w:rPr>
          <w:i/>
          <w:iCs/>
        </w:rPr>
        <w:t>’</w:t>
      </w:r>
      <w:r w:rsidR="00C033C0" w:rsidRPr="008770D9">
        <w:rPr>
          <w:i/>
          <w:iCs/>
        </w:rPr>
        <w:t xml:space="preserve"> incentive to contribute.</w:t>
      </w:r>
      <w:r w:rsidR="00C033C0" w:rsidRPr="008770D9">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1F085E">
        <w:rPr>
          <w:i/>
          <w:iCs/>
        </w:rPr>
        <w:t xml:space="preserve">it should particularly discourage </w:t>
      </w:r>
      <w:r w:rsidR="00E71BCF" w:rsidRPr="001F085E">
        <w:rPr>
          <w:i/>
          <w:iCs/>
        </w:rPr>
        <w:t>“</w:t>
      </w:r>
      <w:r w:rsidR="00C033C0" w:rsidRPr="001F085E">
        <w:rPr>
          <w:i/>
          <w:iCs/>
        </w:rPr>
        <w:t>first position seekers</w:t>
      </w:r>
      <w:r w:rsidR="00E71BCF" w:rsidRPr="001F085E">
        <w:rPr>
          <w:i/>
          <w:iCs/>
        </w:rPr>
        <w:t>”</w:t>
      </w:r>
      <w:r w:rsidR="00C033C0" w:rsidRPr="001F085E">
        <w:rPr>
          <w:i/>
          <w:iCs/>
        </w:rPr>
        <w:t xml:space="preserve"> from contributing, making them less likely to provide the first human answer.</w:t>
      </w:r>
      <w:r w:rsidRPr="001F085E">
        <w:rPr>
          <w:i/>
          <w:iCs/>
        </w:rPr>
        <w:t xml:space="preserve"> </w:t>
      </w:r>
      <w:r w:rsidR="00C033C0" w:rsidRPr="001F085E">
        <w:rPr>
          <w:i/>
          <w:iCs/>
        </w:rPr>
        <w:t>Not the first human answer, but the overall contribution</w:t>
      </w:r>
      <w:r w:rsidR="00C033C0" w:rsidRPr="008770D9">
        <w:rPr>
          <w:i/>
          <w:iCs/>
        </w:rPr>
        <w:t>.</w:t>
      </w:r>
    </w:p>
    <w:p w14:paraId="21B4ED4A"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351BE0F" w14:textId="55063EF7" w:rsidR="007C7D3B" w:rsidRDefault="001A193A">
      <w:pPr>
        <w:pStyle w:val="Paragraph"/>
        <w:pPrChange w:id="1385" w:author="Dylan CHEN" w:date="2026-08-29T21:32:00Z" w16du:dateUtc="2026-08-29T13:32:00Z">
          <w:pPr>
            <w:widowControl w:val="0"/>
            <w:autoSpaceDE w:val="0"/>
            <w:autoSpaceDN w:val="0"/>
            <w:adjustRightInd w:val="0"/>
            <w:spacing w:before="120" w:after="120"/>
            <w:jc w:val="both"/>
          </w:pPr>
        </w:pPrChange>
      </w:pPr>
      <w:r w:rsidRPr="00313E6C">
        <w:t xml:space="preserve">Following </w:t>
      </w:r>
      <w:r w:rsidR="003852AB">
        <w:rPr>
          <w:rFonts w:hint="eastAsia"/>
        </w:rPr>
        <w:t>your suggestion</w:t>
      </w:r>
      <w:r w:rsidRPr="00313E6C">
        <w:t xml:space="preserve">, we </w:t>
      </w:r>
      <w:r w:rsidR="00A0122A" w:rsidRPr="00313E6C">
        <w:t>constructed a new mediator variable that counts the number of</w:t>
      </w:r>
      <w:r w:rsidR="00CA4023" w:rsidRPr="00313E6C">
        <w:t xml:space="preserve"> answerers provided by</w:t>
      </w:r>
      <w:r w:rsidR="00A0122A" w:rsidRPr="00313E6C">
        <w:t xml:space="preserve"> </w:t>
      </w:r>
      <w:r w:rsidR="00E71BCF" w:rsidRPr="00313E6C">
        <w:t>“</w:t>
      </w:r>
      <w:r w:rsidR="00A0122A" w:rsidRPr="00313E6C">
        <w:t>first-position seekers</w:t>
      </w:r>
      <w:r w:rsidR="00E71BCF" w:rsidRPr="00313E6C">
        <w:t>”</w:t>
      </w:r>
      <w:r w:rsidR="00A0122A" w:rsidRPr="00313E6C">
        <w:t xml:space="preserve"> to each question. </w:t>
      </w:r>
      <w:r w:rsidR="00CA4023" w:rsidRPr="00313E6C">
        <w:t>As shown in Column 2 of the table</w:t>
      </w:r>
      <w:r w:rsidR="00B9646D" w:rsidRPr="00313E6C">
        <w:t xml:space="preserve"> below</w:t>
      </w:r>
      <w:r w:rsidR="00CA4023" w:rsidRPr="00313E6C">
        <w:t xml:space="preserve">, </w:t>
      </w:r>
      <w:r w:rsidR="00A0122A" w:rsidRPr="00313E6C">
        <w:t>AI significantly reduces this count. When we include this mediator in the main regression, the AI coefficient decreases by a larger magnitude compared to the previous specification</w:t>
      </w:r>
      <w:r w:rsidR="00CA4023" w:rsidRPr="00313E6C">
        <w:t xml:space="preserve">, showing that </w:t>
      </w:r>
      <w:r w:rsidR="00E71BCF" w:rsidRPr="00313E6C">
        <w:t>“</w:t>
      </w:r>
      <w:r w:rsidR="00CA4023" w:rsidRPr="00313E6C">
        <w:t>first-position seekers</w:t>
      </w:r>
      <w:r w:rsidR="00E71BCF" w:rsidRPr="00313E6C">
        <w:t>”</w:t>
      </w:r>
      <w:r w:rsidR="00CA4023" w:rsidRPr="00313E6C">
        <w:t xml:space="preserve"> significantly reduced their contribution which caused the overall submission reduction</w:t>
      </w:r>
      <w:r w:rsidR="00A0122A" w:rsidRPr="00313E6C">
        <w:t>.</w:t>
      </w:r>
      <w:r w:rsidR="00CA4023" w:rsidRPr="00313E6C">
        <w:t xml:space="preserve"> </w:t>
      </w:r>
    </w:p>
    <w:p w14:paraId="41AF2914" w14:textId="3FB0B5DB" w:rsidR="003852AB" w:rsidRPr="001F085E" w:rsidRDefault="003852AB">
      <w:pPr>
        <w:pStyle w:val="Paragraph"/>
        <w:pPrChange w:id="1386" w:author="Dylan CHEN" w:date="2026-08-29T21:32:00Z" w16du:dateUtc="2026-08-29T13:32:00Z">
          <w:pPr>
            <w:pStyle w:val="NormalWeb"/>
          </w:pPr>
        </w:pPrChange>
      </w:pPr>
      <w:r>
        <w:t>We note that our updated theoretical framework has led us</w:t>
      </w:r>
      <w:r>
        <w:rPr>
          <w:rFonts w:hint="eastAsia"/>
        </w:rPr>
        <w:t xml:space="preserve"> to </w:t>
      </w:r>
      <w:r>
        <w:t xml:space="preserve">remove </w:t>
      </w:r>
      <w:r>
        <w:rPr>
          <w:rFonts w:hint="eastAsia"/>
        </w:rPr>
        <w:t>the position effect</w:t>
      </w:r>
      <w:r>
        <w:t xml:space="preserve"> from the manuscript; we report th</w:t>
      </w:r>
      <w:r>
        <w:rPr>
          <w:rFonts w:hint="eastAsia"/>
        </w:rPr>
        <w:t>ese</w:t>
      </w:r>
      <w:r>
        <w:t xml:space="preserve"> results here for your review.</w:t>
      </w:r>
    </w:p>
    <w:p w14:paraId="47325F93" w14:textId="75806D5E" w:rsidR="00C72D3B" w:rsidRPr="00313E6C" w:rsidRDefault="00C72D3B" w:rsidP="006210FC">
      <w:pPr>
        <w:pStyle w:val="TableFiguretitle"/>
      </w:pPr>
      <w:r w:rsidRPr="00313E6C">
        <w:t xml:space="preserve">Table </w:t>
      </w:r>
      <w:r w:rsidRPr="00313E6C">
        <w:rPr>
          <w:rFonts w:eastAsia="SimSun"/>
        </w:rPr>
        <w:t xml:space="preserve">R2-25. </w:t>
      </w:r>
      <w:r w:rsidRPr="00313E6C">
        <w:t>Additional Evidence for Position Effect</w:t>
      </w:r>
    </w:p>
    <w:tbl>
      <w:tblPr>
        <w:tblW w:w="5000" w:type="pct"/>
        <w:jc w:val="center"/>
        <w:tblLayout w:type="fixed"/>
        <w:tblLook w:val="04A0" w:firstRow="1" w:lastRow="0" w:firstColumn="1" w:lastColumn="0" w:noHBand="0" w:noVBand="1"/>
      </w:tblPr>
      <w:tblGrid>
        <w:gridCol w:w="2987"/>
        <w:gridCol w:w="1798"/>
        <w:gridCol w:w="2777"/>
        <w:gridCol w:w="1798"/>
      </w:tblGrid>
      <w:tr w:rsidR="00C72D3B" w:rsidRPr="00313E6C" w14:paraId="7E836216" w14:textId="77777777" w:rsidTr="006210FC">
        <w:trPr>
          <w:trHeight w:val="320"/>
          <w:jc w:val="center"/>
        </w:trPr>
        <w:tc>
          <w:tcPr>
            <w:tcW w:w="2987" w:type="dxa"/>
            <w:tcBorders>
              <w:top w:val="single" w:sz="8" w:space="0" w:color="auto"/>
              <w:left w:val="nil"/>
              <w:bottom w:val="nil"/>
              <w:right w:val="nil"/>
            </w:tcBorders>
            <w:noWrap/>
            <w:hideMark/>
          </w:tcPr>
          <w:p w14:paraId="64893434" w14:textId="77777777" w:rsidR="00C72D3B" w:rsidRPr="00313E6C" w:rsidRDefault="00C72D3B">
            <w:pPr>
              <w:rPr>
                <w:color w:val="000000"/>
                <w:sz w:val="20"/>
                <w:szCs w:val="20"/>
              </w:rPr>
            </w:pPr>
            <w:r w:rsidRPr="00313E6C">
              <w:rPr>
                <w:color w:val="000000"/>
                <w:sz w:val="20"/>
                <w:szCs w:val="20"/>
              </w:rPr>
              <w:t> </w:t>
            </w:r>
          </w:p>
        </w:tc>
        <w:tc>
          <w:tcPr>
            <w:tcW w:w="1798" w:type="dxa"/>
            <w:tcBorders>
              <w:top w:val="single" w:sz="8" w:space="0" w:color="auto"/>
              <w:left w:val="nil"/>
              <w:bottom w:val="nil"/>
              <w:right w:val="nil"/>
            </w:tcBorders>
            <w:noWrap/>
            <w:hideMark/>
          </w:tcPr>
          <w:p w14:paraId="7EA489C6" w14:textId="77777777" w:rsidR="00C72D3B" w:rsidRPr="00313E6C" w:rsidRDefault="00C72D3B">
            <w:pPr>
              <w:jc w:val="center"/>
              <w:rPr>
                <w:color w:val="000000"/>
                <w:sz w:val="20"/>
                <w:szCs w:val="20"/>
              </w:rPr>
            </w:pPr>
            <w:r w:rsidRPr="00313E6C">
              <w:rPr>
                <w:color w:val="000000"/>
                <w:sz w:val="20"/>
                <w:szCs w:val="20"/>
              </w:rPr>
              <w:t>(1)</w:t>
            </w:r>
          </w:p>
        </w:tc>
        <w:tc>
          <w:tcPr>
            <w:tcW w:w="2777" w:type="dxa"/>
            <w:tcBorders>
              <w:top w:val="single" w:sz="8" w:space="0" w:color="auto"/>
              <w:left w:val="nil"/>
              <w:bottom w:val="nil"/>
              <w:right w:val="nil"/>
            </w:tcBorders>
            <w:noWrap/>
            <w:hideMark/>
          </w:tcPr>
          <w:p w14:paraId="09467DCC" w14:textId="77777777" w:rsidR="00C72D3B" w:rsidRPr="00313E6C" w:rsidRDefault="00C72D3B">
            <w:pPr>
              <w:jc w:val="center"/>
              <w:rPr>
                <w:color w:val="000000"/>
                <w:sz w:val="20"/>
                <w:szCs w:val="20"/>
              </w:rPr>
            </w:pPr>
            <w:r w:rsidRPr="00313E6C">
              <w:rPr>
                <w:color w:val="000000"/>
                <w:sz w:val="20"/>
                <w:szCs w:val="20"/>
              </w:rPr>
              <w:t>(2)</w:t>
            </w:r>
          </w:p>
        </w:tc>
        <w:tc>
          <w:tcPr>
            <w:tcW w:w="1798" w:type="dxa"/>
            <w:tcBorders>
              <w:top w:val="single" w:sz="8" w:space="0" w:color="auto"/>
              <w:left w:val="nil"/>
              <w:bottom w:val="nil"/>
              <w:right w:val="nil"/>
            </w:tcBorders>
            <w:noWrap/>
            <w:hideMark/>
          </w:tcPr>
          <w:p w14:paraId="7054C12A" w14:textId="77777777" w:rsidR="00C72D3B" w:rsidRPr="00313E6C" w:rsidRDefault="00C72D3B">
            <w:pPr>
              <w:jc w:val="center"/>
              <w:rPr>
                <w:color w:val="000000"/>
                <w:sz w:val="20"/>
                <w:szCs w:val="20"/>
              </w:rPr>
            </w:pPr>
            <w:r w:rsidRPr="00313E6C">
              <w:rPr>
                <w:color w:val="000000"/>
                <w:sz w:val="20"/>
                <w:szCs w:val="20"/>
              </w:rPr>
              <w:t>(3)</w:t>
            </w:r>
          </w:p>
        </w:tc>
      </w:tr>
      <w:tr w:rsidR="00C72D3B" w:rsidRPr="00313E6C" w14:paraId="6D466B67" w14:textId="77777777" w:rsidTr="006210FC">
        <w:trPr>
          <w:trHeight w:val="360"/>
          <w:jc w:val="center"/>
        </w:trPr>
        <w:tc>
          <w:tcPr>
            <w:tcW w:w="2987" w:type="dxa"/>
            <w:tcBorders>
              <w:top w:val="nil"/>
              <w:left w:val="nil"/>
              <w:bottom w:val="nil"/>
              <w:right w:val="nil"/>
            </w:tcBorders>
            <w:noWrap/>
            <w:hideMark/>
          </w:tcPr>
          <w:p w14:paraId="1156F389" w14:textId="77777777" w:rsidR="00C72D3B" w:rsidRPr="00313E6C" w:rsidRDefault="00C72D3B">
            <w:pPr>
              <w:jc w:val="right"/>
              <w:rPr>
                <w:color w:val="000000"/>
                <w:sz w:val="20"/>
                <w:szCs w:val="20"/>
              </w:rPr>
            </w:pPr>
            <w:r w:rsidRPr="00313E6C">
              <w:rPr>
                <w:color w:val="000000"/>
                <w:sz w:val="20"/>
                <w:szCs w:val="20"/>
              </w:rPr>
              <w:t xml:space="preserve">DV: </w:t>
            </w:r>
          </w:p>
        </w:tc>
        <w:tc>
          <w:tcPr>
            <w:tcW w:w="1798" w:type="dxa"/>
            <w:tcBorders>
              <w:top w:val="nil"/>
              <w:left w:val="nil"/>
              <w:bottom w:val="single" w:sz="8" w:space="0" w:color="auto"/>
              <w:right w:val="nil"/>
            </w:tcBorders>
            <w:noWrap/>
            <w:hideMark/>
          </w:tcPr>
          <w:p w14:paraId="4FC986E4" w14:textId="77777777" w:rsidR="00C72D3B" w:rsidRPr="00C95B3F" w:rsidRDefault="00C72D3B">
            <w:pPr>
              <w:jc w:val="center"/>
              <w:rPr>
                <w:i/>
                <w:iCs/>
                <w:color w:val="000000"/>
                <w:sz w:val="20"/>
                <w:szCs w:val="20"/>
                <w:rPrChange w:id="1387" w:author="Dylan CHEN" w:date="2026-08-30T21:07:00Z" w16du:dateUtc="2026-08-30T13:07:00Z">
                  <w:rPr>
                    <w:color w:val="000000"/>
                    <w:sz w:val="20"/>
                    <w:szCs w:val="20"/>
                  </w:rPr>
                </w:rPrChange>
              </w:rPr>
            </w:pPr>
            <w:r w:rsidRPr="00C95B3F">
              <w:rPr>
                <w:i/>
                <w:iCs/>
                <w:color w:val="000000"/>
                <w:sz w:val="20"/>
                <w:szCs w:val="20"/>
                <w:rPrChange w:id="1388" w:author="Dylan CHEN" w:date="2026-08-30T21:07:00Z" w16du:dateUtc="2026-08-30T13:07:00Z">
                  <w:rPr>
                    <w:color w:val="000000"/>
                    <w:sz w:val="20"/>
                    <w:szCs w:val="20"/>
                  </w:rPr>
                </w:rPrChange>
              </w:rPr>
              <w:t>answerNum</w:t>
            </w:r>
            <w:r w:rsidRPr="00C95B3F">
              <w:rPr>
                <w:i/>
                <w:iCs/>
                <w:color w:val="000000"/>
                <w:sz w:val="20"/>
                <w:szCs w:val="20"/>
                <w:vertAlign w:val="subscript"/>
                <w:rPrChange w:id="1389" w:author="Dylan CHEN" w:date="2026-08-30T21:07:00Z" w16du:dateUtc="2026-08-30T13:07:00Z">
                  <w:rPr>
                    <w:color w:val="000000"/>
                    <w:sz w:val="20"/>
                    <w:szCs w:val="20"/>
                    <w:vertAlign w:val="subscript"/>
                  </w:rPr>
                </w:rPrChange>
              </w:rPr>
              <w:t>i</w:t>
            </w:r>
          </w:p>
        </w:tc>
        <w:tc>
          <w:tcPr>
            <w:tcW w:w="2777" w:type="dxa"/>
            <w:tcBorders>
              <w:top w:val="nil"/>
              <w:left w:val="nil"/>
              <w:bottom w:val="single" w:sz="8" w:space="0" w:color="auto"/>
              <w:right w:val="nil"/>
            </w:tcBorders>
            <w:noWrap/>
            <w:hideMark/>
          </w:tcPr>
          <w:p w14:paraId="0148B48B" w14:textId="39DC6442" w:rsidR="00C72D3B" w:rsidRPr="00C95B3F" w:rsidRDefault="00C72D3B">
            <w:pPr>
              <w:jc w:val="center"/>
              <w:rPr>
                <w:i/>
                <w:iCs/>
                <w:color w:val="000000"/>
                <w:sz w:val="20"/>
                <w:szCs w:val="20"/>
                <w:rPrChange w:id="1390" w:author="Dylan CHEN" w:date="2026-08-30T21:07:00Z" w16du:dateUtc="2026-08-30T13:07:00Z">
                  <w:rPr>
                    <w:color w:val="000000"/>
                    <w:sz w:val="20"/>
                    <w:szCs w:val="20"/>
                  </w:rPr>
                </w:rPrChange>
              </w:rPr>
            </w:pPr>
            <w:r w:rsidRPr="00C95B3F">
              <w:rPr>
                <w:i/>
                <w:iCs/>
                <w:color w:val="000000"/>
                <w:sz w:val="20"/>
                <w:szCs w:val="20"/>
                <w:rPrChange w:id="1391" w:author="Dylan CHEN" w:date="2026-08-30T21:07:00Z" w16du:dateUtc="2026-08-30T13:07:00Z">
                  <w:rPr>
                    <w:color w:val="000000"/>
                    <w:sz w:val="20"/>
                    <w:szCs w:val="20"/>
                  </w:rPr>
                </w:rPrChange>
              </w:rPr>
              <w:t>firstPositionSeekerNum</w:t>
            </w:r>
            <w:r w:rsidRPr="00C95B3F">
              <w:rPr>
                <w:i/>
                <w:iCs/>
                <w:color w:val="000000"/>
                <w:sz w:val="20"/>
                <w:szCs w:val="20"/>
                <w:vertAlign w:val="subscript"/>
                <w:rPrChange w:id="1392" w:author="Dylan CHEN" w:date="2026-08-30T21:07:00Z" w16du:dateUtc="2026-08-30T13:07:00Z">
                  <w:rPr>
                    <w:color w:val="000000"/>
                    <w:sz w:val="20"/>
                    <w:szCs w:val="20"/>
                    <w:vertAlign w:val="subscript"/>
                  </w:rPr>
                </w:rPrChange>
              </w:rPr>
              <w:t>i</w:t>
            </w:r>
          </w:p>
        </w:tc>
        <w:tc>
          <w:tcPr>
            <w:tcW w:w="1798" w:type="dxa"/>
            <w:tcBorders>
              <w:top w:val="nil"/>
              <w:left w:val="nil"/>
              <w:bottom w:val="single" w:sz="8" w:space="0" w:color="auto"/>
              <w:right w:val="nil"/>
            </w:tcBorders>
            <w:noWrap/>
            <w:hideMark/>
          </w:tcPr>
          <w:p w14:paraId="5D42F88F" w14:textId="2A83DAF8" w:rsidR="00C72D3B" w:rsidRPr="00C95B3F" w:rsidRDefault="00C72D3B">
            <w:pPr>
              <w:jc w:val="center"/>
              <w:rPr>
                <w:i/>
                <w:iCs/>
                <w:color w:val="000000"/>
                <w:sz w:val="20"/>
                <w:szCs w:val="20"/>
                <w:rPrChange w:id="1393" w:author="Dylan CHEN" w:date="2026-08-30T21:07:00Z" w16du:dateUtc="2026-08-30T13:07:00Z">
                  <w:rPr>
                    <w:color w:val="000000"/>
                    <w:sz w:val="20"/>
                    <w:szCs w:val="20"/>
                  </w:rPr>
                </w:rPrChange>
              </w:rPr>
            </w:pPr>
            <w:r w:rsidRPr="00C95B3F">
              <w:rPr>
                <w:i/>
                <w:iCs/>
                <w:color w:val="000000"/>
                <w:sz w:val="20"/>
                <w:szCs w:val="20"/>
                <w:rPrChange w:id="1394" w:author="Dylan CHEN" w:date="2026-08-30T21:07:00Z" w16du:dateUtc="2026-08-30T13:07:00Z">
                  <w:rPr>
                    <w:color w:val="000000"/>
                    <w:sz w:val="20"/>
                    <w:szCs w:val="20"/>
                  </w:rPr>
                </w:rPrChange>
              </w:rPr>
              <w:t>answerNum</w:t>
            </w:r>
            <w:r w:rsidRPr="00C95B3F">
              <w:rPr>
                <w:i/>
                <w:iCs/>
                <w:color w:val="000000"/>
                <w:sz w:val="20"/>
                <w:szCs w:val="20"/>
                <w:vertAlign w:val="subscript"/>
                <w:rPrChange w:id="1395" w:author="Dylan CHEN" w:date="2026-08-30T21:07:00Z" w16du:dateUtc="2026-08-30T13:07:00Z">
                  <w:rPr>
                    <w:color w:val="000000"/>
                    <w:sz w:val="20"/>
                    <w:szCs w:val="20"/>
                    <w:vertAlign w:val="subscript"/>
                  </w:rPr>
                </w:rPrChange>
              </w:rPr>
              <w:t>i</w:t>
            </w:r>
          </w:p>
        </w:tc>
      </w:tr>
      <w:tr w:rsidR="00C72D3B" w:rsidRPr="00313E6C" w14:paraId="673234F7" w14:textId="77777777" w:rsidTr="006210FC">
        <w:trPr>
          <w:trHeight w:val="320"/>
          <w:jc w:val="center"/>
        </w:trPr>
        <w:tc>
          <w:tcPr>
            <w:tcW w:w="2987" w:type="dxa"/>
            <w:vMerge w:val="restart"/>
            <w:tcBorders>
              <w:top w:val="nil"/>
              <w:left w:val="nil"/>
              <w:bottom w:val="nil"/>
              <w:right w:val="nil"/>
            </w:tcBorders>
            <w:noWrap/>
            <w:hideMark/>
          </w:tcPr>
          <w:p w14:paraId="41933179" w14:textId="77777777" w:rsidR="00C72D3B" w:rsidRPr="00313E6C" w:rsidRDefault="00C72D3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798" w:type="dxa"/>
            <w:tcBorders>
              <w:top w:val="nil"/>
              <w:left w:val="nil"/>
              <w:bottom w:val="nil"/>
              <w:right w:val="nil"/>
            </w:tcBorders>
            <w:noWrap/>
            <w:hideMark/>
          </w:tcPr>
          <w:p w14:paraId="46DDCDBE" w14:textId="77777777" w:rsidR="00C72D3B" w:rsidRPr="00313E6C" w:rsidRDefault="00C72D3B">
            <w:pPr>
              <w:jc w:val="center"/>
              <w:rPr>
                <w:color w:val="000000"/>
                <w:sz w:val="20"/>
                <w:szCs w:val="20"/>
              </w:rPr>
            </w:pPr>
            <w:r w:rsidRPr="00313E6C">
              <w:rPr>
                <w:color w:val="000000"/>
                <w:sz w:val="20"/>
                <w:szCs w:val="20"/>
              </w:rPr>
              <w:t>-0.153 ***</w:t>
            </w:r>
          </w:p>
        </w:tc>
        <w:tc>
          <w:tcPr>
            <w:tcW w:w="2777" w:type="dxa"/>
            <w:tcBorders>
              <w:top w:val="nil"/>
              <w:left w:val="nil"/>
              <w:bottom w:val="nil"/>
              <w:right w:val="nil"/>
            </w:tcBorders>
            <w:noWrap/>
            <w:hideMark/>
          </w:tcPr>
          <w:p w14:paraId="462AC33F" w14:textId="77777777" w:rsidR="00C72D3B" w:rsidRPr="00313E6C" w:rsidRDefault="00C72D3B">
            <w:pPr>
              <w:jc w:val="center"/>
              <w:rPr>
                <w:color w:val="000000"/>
                <w:sz w:val="20"/>
                <w:szCs w:val="20"/>
              </w:rPr>
            </w:pPr>
            <w:r w:rsidRPr="00313E6C">
              <w:rPr>
                <w:color w:val="000000"/>
                <w:sz w:val="20"/>
                <w:szCs w:val="20"/>
              </w:rPr>
              <w:t>-0.261 ***</w:t>
            </w:r>
          </w:p>
        </w:tc>
        <w:tc>
          <w:tcPr>
            <w:tcW w:w="1798" w:type="dxa"/>
            <w:tcBorders>
              <w:top w:val="nil"/>
              <w:left w:val="nil"/>
              <w:bottom w:val="nil"/>
              <w:right w:val="nil"/>
            </w:tcBorders>
            <w:noWrap/>
            <w:hideMark/>
          </w:tcPr>
          <w:p w14:paraId="71911DD4" w14:textId="77777777" w:rsidR="00C72D3B" w:rsidRPr="00313E6C" w:rsidRDefault="00C72D3B">
            <w:pPr>
              <w:jc w:val="center"/>
              <w:rPr>
                <w:color w:val="000000"/>
                <w:sz w:val="20"/>
                <w:szCs w:val="20"/>
              </w:rPr>
            </w:pPr>
            <w:r w:rsidRPr="00313E6C">
              <w:rPr>
                <w:color w:val="000000"/>
                <w:sz w:val="20"/>
                <w:szCs w:val="20"/>
              </w:rPr>
              <w:t>-0.086 ***</w:t>
            </w:r>
          </w:p>
        </w:tc>
      </w:tr>
      <w:tr w:rsidR="00C72D3B" w:rsidRPr="00313E6C" w14:paraId="6BD16B60" w14:textId="77777777" w:rsidTr="006210FC">
        <w:trPr>
          <w:trHeight w:val="340"/>
          <w:jc w:val="center"/>
        </w:trPr>
        <w:tc>
          <w:tcPr>
            <w:tcW w:w="2987" w:type="dxa"/>
            <w:vMerge/>
            <w:tcBorders>
              <w:top w:val="nil"/>
              <w:left w:val="nil"/>
              <w:bottom w:val="nil"/>
              <w:right w:val="nil"/>
            </w:tcBorders>
            <w:hideMark/>
          </w:tcPr>
          <w:p w14:paraId="0C26D79A" w14:textId="77777777" w:rsidR="00C72D3B" w:rsidRPr="00313E6C" w:rsidRDefault="00C72D3B">
            <w:pPr>
              <w:rPr>
                <w:i/>
                <w:iCs/>
                <w:color w:val="000000"/>
                <w:sz w:val="20"/>
                <w:szCs w:val="20"/>
              </w:rPr>
            </w:pPr>
          </w:p>
        </w:tc>
        <w:tc>
          <w:tcPr>
            <w:tcW w:w="1798" w:type="dxa"/>
            <w:tcBorders>
              <w:top w:val="nil"/>
              <w:left w:val="nil"/>
              <w:bottom w:val="nil"/>
              <w:right w:val="nil"/>
            </w:tcBorders>
            <w:noWrap/>
            <w:hideMark/>
          </w:tcPr>
          <w:p w14:paraId="4929E9B0" w14:textId="77777777" w:rsidR="00C72D3B" w:rsidRPr="00313E6C" w:rsidRDefault="00C72D3B">
            <w:pPr>
              <w:jc w:val="center"/>
              <w:rPr>
                <w:color w:val="000000"/>
                <w:sz w:val="20"/>
                <w:szCs w:val="20"/>
              </w:rPr>
            </w:pPr>
            <w:r w:rsidRPr="00313E6C">
              <w:rPr>
                <w:color w:val="000000"/>
                <w:sz w:val="20"/>
                <w:szCs w:val="20"/>
              </w:rPr>
              <w:t>(0.010)</w:t>
            </w:r>
          </w:p>
        </w:tc>
        <w:tc>
          <w:tcPr>
            <w:tcW w:w="2777" w:type="dxa"/>
            <w:tcBorders>
              <w:top w:val="nil"/>
              <w:left w:val="nil"/>
              <w:bottom w:val="nil"/>
              <w:right w:val="nil"/>
            </w:tcBorders>
            <w:noWrap/>
            <w:hideMark/>
          </w:tcPr>
          <w:p w14:paraId="67F6EE5C" w14:textId="77777777" w:rsidR="00C72D3B" w:rsidRPr="00313E6C" w:rsidRDefault="00C72D3B">
            <w:pPr>
              <w:jc w:val="center"/>
              <w:rPr>
                <w:color w:val="000000"/>
                <w:sz w:val="20"/>
                <w:szCs w:val="20"/>
              </w:rPr>
            </w:pPr>
            <w:r w:rsidRPr="00313E6C">
              <w:rPr>
                <w:color w:val="000000"/>
                <w:sz w:val="20"/>
                <w:szCs w:val="20"/>
              </w:rPr>
              <w:t>(0.027)</w:t>
            </w:r>
          </w:p>
        </w:tc>
        <w:tc>
          <w:tcPr>
            <w:tcW w:w="1798" w:type="dxa"/>
            <w:tcBorders>
              <w:top w:val="nil"/>
              <w:left w:val="nil"/>
              <w:bottom w:val="nil"/>
              <w:right w:val="nil"/>
            </w:tcBorders>
            <w:noWrap/>
            <w:hideMark/>
          </w:tcPr>
          <w:p w14:paraId="07232F12" w14:textId="77777777" w:rsidR="00C72D3B" w:rsidRPr="00313E6C" w:rsidRDefault="00C72D3B">
            <w:pPr>
              <w:jc w:val="center"/>
              <w:rPr>
                <w:color w:val="000000"/>
                <w:sz w:val="20"/>
                <w:szCs w:val="20"/>
              </w:rPr>
            </w:pPr>
            <w:r w:rsidRPr="00313E6C">
              <w:rPr>
                <w:color w:val="000000"/>
                <w:sz w:val="20"/>
                <w:szCs w:val="20"/>
              </w:rPr>
              <w:t>(0.008)</w:t>
            </w:r>
          </w:p>
        </w:tc>
      </w:tr>
      <w:tr w:rsidR="00C72D3B" w:rsidRPr="00313E6C" w14:paraId="4F2C5CBC" w14:textId="77777777" w:rsidTr="006210FC">
        <w:trPr>
          <w:trHeight w:val="340"/>
          <w:jc w:val="center"/>
        </w:trPr>
        <w:tc>
          <w:tcPr>
            <w:tcW w:w="2987" w:type="dxa"/>
            <w:vMerge w:val="restart"/>
            <w:tcBorders>
              <w:top w:val="nil"/>
              <w:left w:val="nil"/>
              <w:bottom w:val="single" w:sz="8" w:space="0" w:color="000000"/>
              <w:right w:val="nil"/>
            </w:tcBorders>
            <w:noWrap/>
            <w:hideMark/>
          </w:tcPr>
          <w:p w14:paraId="5C1137A9" w14:textId="77777777" w:rsidR="00C72D3B" w:rsidRPr="00313E6C" w:rsidRDefault="00C72D3B">
            <w:pPr>
              <w:rPr>
                <w:i/>
                <w:iCs/>
                <w:color w:val="000000"/>
                <w:sz w:val="20"/>
                <w:szCs w:val="20"/>
              </w:rPr>
            </w:pPr>
            <w:r w:rsidRPr="00313E6C">
              <w:rPr>
                <w:i/>
                <w:iCs/>
                <w:color w:val="000000"/>
                <w:sz w:val="20"/>
                <w:szCs w:val="20"/>
              </w:rPr>
              <w:t>firstPositionSeekerNum</w:t>
            </w:r>
            <w:r w:rsidRPr="00313E6C">
              <w:rPr>
                <w:i/>
                <w:iCs/>
                <w:color w:val="000000"/>
                <w:sz w:val="20"/>
                <w:szCs w:val="20"/>
                <w:vertAlign w:val="subscript"/>
              </w:rPr>
              <w:t>i</w:t>
            </w:r>
          </w:p>
        </w:tc>
        <w:tc>
          <w:tcPr>
            <w:tcW w:w="1798" w:type="dxa"/>
            <w:tcBorders>
              <w:top w:val="nil"/>
              <w:left w:val="nil"/>
              <w:bottom w:val="nil"/>
              <w:right w:val="nil"/>
            </w:tcBorders>
            <w:noWrap/>
            <w:hideMark/>
          </w:tcPr>
          <w:p w14:paraId="1B913CEB" w14:textId="77777777" w:rsidR="00C72D3B" w:rsidRPr="00313E6C" w:rsidRDefault="00C72D3B">
            <w:pPr>
              <w:rPr>
                <w:i/>
                <w:iCs/>
                <w:color w:val="000000"/>
                <w:sz w:val="20"/>
                <w:szCs w:val="20"/>
              </w:rPr>
            </w:pPr>
          </w:p>
        </w:tc>
        <w:tc>
          <w:tcPr>
            <w:tcW w:w="2777" w:type="dxa"/>
            <w:tcBorders>
              <w:top w:val="nil"/>
              <w:left w:val="nil"/>
              <w:bottom w:val="nil"/>
              <w:right w:val="nil"/>
            </w:tcBorders>
            <w:noWrap/>
            <w:hideMark/>
          </w:tcPr>
          <w:p w14:paraId="2DDAB3C7" w14:textId="77777777" w:rsidR="00C72D3B" w:rsidRPr="00313E6C" w:rsidRDefault="00C72D3B">
            <w:pPr>
              <w:rPr>
                <w:sz w:val="20"/>
                <w:szCs w:val="20"/>
              </w:rPr>
            </w:pPr>
          </w:p>
        </w:tc>
        <w:tc>
          <w:tcPr>
            <w:tcW w:w="1798" w:type="dxa"/>
            <w:tcBorders>
              <w:top w:val="nil"/>
              <w:left w:val="nil"/>
              <w:bottom w:val="nil"/>
              <w:right w:val="nil"/>
            </w:tcBorders>
            <w:noWrap/>
            <w:hideMark/>
          </w:tcPr>
          <w:p w14:paraId="3A2F99CF" w14:textId="77777777" w:rsidR="00C72D3B" w:rsidRPr="00313E6C" w:rsidRDefault="00C72D3B">
            <w:pPr>
              <w:jc w:val="center"/>
              <w:rPr>
                <w:color w:val="000000"/>
                <w:sz w:val="20"/>
                <w:szCs w:val="20"/>
              </w:rPr>
            </w:pPr>
            <w:r w:rsidRPr="00313E6C">
              <w:rPr>
                <w:color w:val="000000"/>
                <w:sz w:val="20"/>
                <w:szCs w:val="20"/>
              </w:rPr>
              <w:t>0.257 ***</w:t>
            </w:r>
          </w:p>
        </w:tc>
      </w:tr>
      <w:tr w:rsidR="00C72D3B" w:rsidRPr="00313E6C" w14:paraId="434B725C" w14:textId="77777777" w:rsidTr="006210FC">
        <w:trPr>
          <w:trHeight w:val="360"/>
          <w:jc w:val="center"/>
        </w:trPr>
        <w:tc>
          <w:tcPr>
            <w:tcW w:w="2987" w:type="dxa"/>
            <w:vMerge/>
            <w:tcBorders>
              <w:top w:val="nil"/>
              <w:left w:val="nil"/>
              <w:bottom w:val="single" w:sz="8" w:space="0" w:color="000000"/>
              <w:right w:val="nil"/>
            </w:tcBorders>
            <w:hideMark/>
          </w:tcPr>
          <w:p w14:paraId="73EE7D86" w14:textId="77777777" w:rsidR="00C72D3B" w:rsidRPr="00313E6C" w:rsidRDefault="00C72D3B">
            <w:pPr>
              <w:rPr>
                <w:i/>
                <w:iCs/>
                <w:color w:val="000000"/>
                <w:sz w:val="20"/>
                <w:szCs w:val="20"/>
              </w:rPr>
            </w:pPr>
          </w:p>
        </w:tc>
        <w:tc>
          <w:tcPr>
            <w:tcW w:w="1798" w:type="dxa"/>
            <w:tcBorders>
              <w:top w:val="nil"/>
              <w:left w:val="nil"/>
              <w:bottom w:val="single" w:sz="8" w:space="0" w:color="auto"/>
              <w:right w:val="nil"/>
            </w:tcBorders>
            <w:noWrap/>
            <w:hideMark/>
          </w:tcPr>
          <w:p w14:paraId="1F5266BB"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2777" w:type="dxa"/>
            <w:tcBorders>
              <w:top w:val="nil"/>
              <w:left w:val="nil"/>
              <w:bottom w:val="single" w:sz="8" w:space="0" w:color="auto"/>
              <w:right w:val="nil"/>
            </w:tcBorders>
            <w:noWrap/>
            <w:hideMark/>
          </w:tcPr>
          <w:p w14:paraId="373BE0BC"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1798" w:type="dxa"/>
            <w:tcBorders>
              <w:top w:val="nil"/>
              <w:left w:val="nil"/>
              <w:bottom w:val="single" w:sz="8" w:space="0" w:color="auto"/>
              <w:right w:val="nil"/>
            </w:tcBorders>
            <w:noWrap/>
            <w:hideMark/>
          </w:tcPr>
          <w:p w14:paraId="0F296D1C" w14:textId="77777777" w:rsidR="00C72D3B" w:rsidRPr="00313E6C" w:rsidRDefault="00C72D3B">
            <w:pPr>
              <w:jc w:val="center"/>
              <w:rPr>
                <w:color w:val="000000"/>
                <w:sz w:val="20"/>
                <w:szCs w:val="20"/>
              </w:rPr>
            </w:pPr>
            <w:r w:rsidRPr="00313E6C">
              <w:rPr>
                <w:color w:val="000000"/>
                <w:sz w:val="20"/>
                <w:szCs w:val="20"/>
              </w:rPr>
              <w:t>(0.005)</w:t>
            </w:r>
          </w:p>
        </w:tc>
      </w:tr>
      <w:tr w:rsidR="00C72D3B" w:rsidRPr="00313E6C" w14:paraId="74934006" w14:textId="77777777" w:rsidTr="006210FC">
        <w:trPr>
          <w:trHeight w:val="340"/>
          <w:jc w:val="center"/>
        </w:trPr>
        <w:tc>
          <w:tcPr>
            <w:tcW w:w="2987" w:type="dxa"/>
            <w:tcBorders>
              <w:top w:val="nil"/>
              <w:left w:val="nil"/>
              <w:bottom w:val="nil"/>
              <w:right w:val="nil"/>
            </w:tcBorders>
            <w:noWrap/>
            <w:hideMark/>
          </w:tcPr>
          <w:p w14:paraId="406F0D30" w14:textId="77777777" w:rsidR="00C72D3B" w:rsidRPr="00313E6C" w:rsidRDefault="00C72D3B">
            <w:pPr>
              <w:rPr>
                <w:color w:val="000000"/>
                <w:sz w:val="20"/>
                <w:szCs w:val="20"/>
              </w:rPr>
            </w:pPr>
            <w:r w:rsidRPr="00313E6C">
              <w:rPr>
                <w:color w:val="000000"/>
                <w:sz w:val="20"/>
                <w:szCs w:val="20"/>
              </w:rPr>
              <w:t>question timing FE</w:t>
            </w:r>
          </w:p>
        </w:tc>
        <w:tc>
          <w:tcPr>
            <w:tcW w:w="1798" w:type="dxa"/>
            <w:tcBorders>
              <w:top w:val="nil"/>
              <w:left w:val="nil"/>
              <w:bottom w:val="nil"/>
              <w:right w:val="nil"/>
            </w:tcBorders>
            <w:noWrap/>
            <w:hideMark/>
          </w:tcPr>
          <w:p w14:paraId="7F59B523"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nil"/>
              <w:right w:val="nil"/>
            </w:tcBorders>
            <w:noWrap/>
            <w:hideMark/>
          </w:tcPr>
          <w:p w14:paraId="2F870397"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nil"/>
              <w:right w:val="nil"/>
            </w:tcBorders>
            <w:noWrap/>
            <w:hideMark/>
          </w:tcPr>
          <w:p w14:paraId="69A185B4" w14:textId="77777777" w:rsidR="00C72D3B" w:rsidRPr="00313E6C" w:rsidRDefault="00C72D3B">
            <w:pPr>
              <w:jc w:val="center"/>
              <w:rPr>
                <w:color w:val="000000"/>
                <w:sz w:val="20"/>
                <w:szCs w:val="20"/>
              </w:rPr>
            </w:pPr>
            <w:r w:rsidRPr="00313E6C">
              <w:rPr>
                <w:color w:val="000000"/>
                <w:sz w:val="20"/>
                <w:szCs w:val="20"/>
              </w:rPr>
              <w:t>√</w:t>
            </w:r>
          </w:p>
        </w:tc>
      </w:tr>
      <w:tr w:rsidR="00C72D3B" w:rsidRPr="00313E6C" w14:paraId="62C91A31" w14:textId="77777777" w:rsidTr="006210FC">
        <w:trPr>
          <w:trHeight w:val="340"/>
          <w:jc w:val="center"/>
        </w:trPr>
        <w:tc>
          <w:tcPr>
            <w:tcW w:w="2987" w:type="dxa"/>
            <w:tcBorders>
              <w:top w:val="nil"/>
              <w:left w:val="nil"/>
              <w:bottom w:val="single" w:sz="8" w:space="0" w:color="auto"/>
              <w:right w:val="nil"/>
            </w:tcBorders>
            <w:noWrap/>
            <w:hideMark/>
          </w:tcPr>
          <w:p w14:paraId="500C2D20" w14:textId="77777777" w:rsidR="00C72D3B" w:rsidRPr="00313E6C" w:rsidRDefault="00C72D3B">
            <w:pPr>
              <w:rPr>
                <w:color w:val="000000"/>
                <w:sz w:val="20"/>
                <w:szCs w:val="20"/>
              </w:rPr>
            </w:pPr>
            <w:r w:rsidRPr="00313E6C">
              <w:rPr>
                <w:color w:val="000000"/>
                <w:sz w:val="20"/>
                <w:szCs w:val="20"/>
              </w:rPr>
              <w:lastRenderedPageBreak/>
              <w:t>other controls</w:t>
            </w:r>
          </w:p>
        </w:tc>
        <w:tc>
          <w:tcPr>
            <w:tcW w:w="1798" w:type="dxa"/>
            <w:tcBorders>
              <w:top w:val="nil"/>
              <w:left w:val="nil"/>
              <w:bottom w:val="single" w:sz="8" w:space="0" w:color="auto"/>
              <w:right w:val="nil"/>
            </w:tcBorders>
            <w:noWrap/>
            <w:hideMark/>
          </w:tcPr>
          <w:p w14:paraId="7E2C03B5"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single" w:sz="8" w:space="0" w:color="auto"/>
              <w:right w:val="nil"/>
            </w:tcBorders>
            <w:noWrap/>
            <w:hideMark/>
          </w:tcPr>
          <w:p w14:paraId="799723D9"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single" w:sz="8" w:space="0" w:color="auto"/>
              <w:right w:val="nil"/>
            </w:tcBorders>
            <w:noWrap/>
            <w:hideMark/>
          </w:tcPr>
          <w:p w14:paraId="364727A8" w14:textId="77777777" w:rsidR="00C72D3B" w:rsidRPr="00313E6C" w:rsidRDefault="00C72D3B">
            <w:pPr>
              <w:jc w:val="center"/>
              <w:rPr>
                <w:color w:val="000000"/>
                <w:sz w:val="20"/>
                <w:szCs w:val="20"/>
              </w:rPr>
            </w:pPr>
            <w:r w:rsidRPr="00313E6C">
              <w:rPr>
                <w:color w:val="000000"/>
                <w:sz w:val="20"/>
                <w:szCs w:val="20"/>
              </w:rPr>
              <w:t>√</w:t>
            </w:r>
          </w:p>
        </w:tc>
      </w:tr>
      <w:tr w:rsidR="008D208B" w:rsidRPr="00313E6C" w14:paraId="38964E18" w14:textId="77777777" w:rsidTr="006210FC">
        <w:trPr>
          <w:trHeight w:val="340"/>
          <w:jc w:val="center"/>
        </w:trPr>
        <w:tc>
          <w:tcPr>
            <w:tcW w:w="2987" w:type="dxa"/>
            <w:tcBorders>
              <w:top w:val="nil"/>
              <w:left w:val="nil"/>
              <w:bottom w:val="single" w:sz="8" w:space="0" w:color="auto"/>
              <w:right w:val="nil"/>
            </w:tcBorders>
            <w:noWrap/>
            <w:hideMark/>
          </w:tcPr>
          <w:p w14:paraId="57FEB28D" w14:textId="77777777" w:rsidR="008D208B" w:rsidRPr="00313E6C" w:rsidRDefault="008D208B" w:rsidP="008D208B">
            <w:pPr>
              <w:rPr>
                <w:color w:val="000000"/>
                <w:sz w:val="20"/>
                <w:szCs w:val="20"/>
              </w:rPr>
            </w:pPr>
            <w:r w:rsidRPr="00313E6C">
              <w:rPr>
                <w:color w:val="000000"/>
                <w:sz w:val="20"/>
                <w:szCs w:val="20"/>
              </w:rPr>
              <w:t>N</w:t>
            </w:r>
          </w:p>
        </w:tc>
        <w:tc>
          <w:tcPr>
            <w:tcW w:w="1798" w:type="dxa"/>
            <w:tcBorders>
              <w:top w:val="nil"/>
              <w:left w:val="nil"/>
              <w:bottom w:val="single" w:sz="8" w:space="0" w:color="auto"/>
              <w:right w:val="nil"/>
            </w:tcBorders>
            <w:noWrap/>
            <w:hideMark/>
          </w:tcPr>
          <w:p w14:paraId="6114A283" w14:textId="77777777" w:rsidR="008D208B" w:rsidRPr="00313E6C" w:rsidRDefault="008D208B" w:rsidP="008D208B">
            <w:pPr>
              <w:jc w:val="center"/>
              <w:rPr>
                <w:color w:val="000000"/>
                <w:sz w:val="20"/>
                <w:szCs w:val="20"/>
              </w:rPr>
            </w:pPr>
            <w:r w:rsidRPr="00313E6C">
              <w:rPr>
                <w:color w:val="000000"/>
                <w:sz w:val="20"/>
                <w:szCs w:val="20"/>
              </w:rPr>
              <w:t>3,235</w:t>
            </w:r>
          </w:p>
        </w:tc>
        <w:tc>
          <w:tcPr>
            <w:tcW w:w="2777" w:type="dxa"/>
            <w:tcBorders>
              <w:top w:val="nil"/>
              <w:left w:val="nil"/>
              <w:bottom w:val="single" w:sz="8" w:space="0" w:color="auto"/>
              <w:right w:val="nil"/>
            </w:tcBorders>
            <w:noWrap/>
            <w:hideMark/>
          </w:tcPr>
          <w:p w14:paraId="6FAB6CE1" w14:textId="14945A1C" w:rsidR="008D208B" w:rsidRPr="00313E6C" w:rsidRDefault="008D208B" w:rsidP="008D208B">
            <w:pPr>
              <w:jc w:val="center"/>
              <w:rPr>
                <w:color w:val="000000"/>
                <w:sz w:val="20"/>
                <w:szCs w:val="20"/>
              </w:rPr>
            </w:pPr>
            <w:r w:rsidRPr="00313E6C">
              <w:rPr>
                <w:color w:val="000000"/>
                <w:sz w:val="20"/>
                <w:szCs w:val="20"/>
              </w:rPr>
              <w:t>3,235</w:t>
            </w:r>
          </w:p>
        </w:tc>
        <w:tc>
          <w:tcPr>
            <w:tcW w:w="1798" w:type="dxa"/>
            <w:tcBorders>
              <w:top w:val="nil"/>
              <w:left w:val="nil"/>
              <w:bottom w:val="single" w:sz="8" w:space="0" w:color="auto"/>
              <w:right w:val="nil"/>
            </w:tcBorders>
            <w:noWrap/>
            <w:hideMark/>
          </w:tcPr>
          <w:p w14:paraId="1E7CE628" w14:textId="47EB84B3" w:rsidR="008D208B" w:rsidRPr="00313E6C" w:rsidRDefault="008D208B" w:rsidP="008D208B">
            <w:pPr>
              <w:jc w:val="center"/>
              <w:rPr>
                <w:color w:val="000000"/>
                <w:sz w:val="20"/>
                <w:szCs w:val="20"/>
              </w:rPr>
            </w:pPr>
            <w:r w:rsidRPr="00313E6C">
              <w:rPr>
                <w:color w:val="000000"/>
                <w:sz w:val="20"/>
                <w:szCs w:val="20"/>
              </w:rPr>
              <w:t>3,235</w:t>
            </w:r>
          </w:p>
        </w:tc>
      </w:tr>
    </w:tbl>
    <w:p w14:paraId="1406146F" w14:textId="77777777" w:rsidR="00626D48" w:rsidRPr="00313E6C" w:rsidRDefault="00626D48">
      <w:pPr>
        <w:pStyle w:val="Paragraph"/>
      </w:pPr>
    </w:p>
    <w:p w14:paraId="7F69B33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150D9DC0" w14:textId="20580D72"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R2-26</w:t>
      </w:r>
      <w:r w:rsidR="008770D9">
        <w:rPr>
          <w:rFonts w:eastAsia="SimSun"/>
          <w:b/>
          <w:bCs/>
          <w:kern w:val="2"/>
        </w:rPr>
        <w:t>*</w:t>
      </w:r>
    </w:p>
    <w:p w14:paraId="466994F5" w14:textId="06A8463D" w:rsidR="00C033C0" w:rsidRPr="00313E6C" w:rsidRDefault="001A193A" w:rsidP="00D241ED">
      <w:pPr>
        <w:widowControl w:val="0"/>
        <w:autoSpaceDE w:val="0"/>
        <w:autoSpaceDN w:val="0"/>
        <w:adjustRightInd w:val="0"/>
        <w:spacing w:before="120" w:after="120"/>
        <w:ind w:left="480"/>
        <w:jc w:val="both"/>
        <w:rPr>
          <w:rFonts w:eastAsia="SimSun"/>
          <w:i/>
          <w:iCs/>
          <w:kern w:val="2"/>
        </w:rPr>
      </w:pPr>
      <w:r w:rsidRPr="00313E6C">
        <w:rPr>
          <w:i/>
          <w:iCs/>
        </w:rPr>
        <w:t xml:space="preserve">6. </w:t>
      </w:r>
      <w:r w:rsidR="00C033C0" w:rsidRPr="00313E6C">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5E2918" w14:textId="10731B63" w:rsidR="007A3F1E" w:rsidRDefault="007A3F1E">
      <w:pPr>
        <w:pStyle w:val="Paragraph"/>
        <w:pPrChange w:id="1396" w:author="Dylan CHEN" w:date="2026-08-29T21:32:00Z" w16du:dateUtc="2026-08-29T13:32:00Z">
          <w:pPr>
            <w:pStyle w:val="NormalWeb"/>
          </w:pPr>
        </w:pPrChange>
      </w:pPr>
      <w:r>
        <w:t xml:space="preserve">We agree that likes and comments require different levels of cognitive effort. Our reasoning was that attention is a precondition for commenting: </w:t>
      </w:r>
      <w:commentRangeStart w:id="1397"/>
      <w:commentRangeStart w:id="1398"/>
      <w:r>
        <w:t>if commenting activity does not change, this is at least suggestive that attention to the questions has not declined</w:t>
      </w:r>
      <w:commentRangeEnd w:id="1397"/>
      <w:r>
        <w:rPr>
          <w:rStyle w:val="CommentReference"/>
          <w:sz w:val="24"/>
          <w:szCs w:val="24"/>
        </w:rPr>
        <w:commentReference w:id="1397"/>
      </w:r>
      <w:commentRangeEnd w:id="1398"/>
      <w:r w:rsidR="004D6D04">
        <w:rPr>
          <w:rStyle w:val="CommentReference"/>
          <w:sz w:val="24"/>
          <w:szCs w:val="24"/>
        </w:rPr>
        <w:commentReference w:id="1398"/>
      </w:r>
      <w:r>
        <w:t xml:space="preserve">. </w:t>
      </w:r>
      <w:del w:id="1399" w:author="Prof. LIU Ben" w:date="2026-08-31T01:03:00Z" w16du:dateUtc="2026-08-30T17:03:00Z">
        <w:r w:rsidDel="00F2100A">
          <w:delText xml:space="preserve">That said, we take your point that a null result on commenting does not, on its own, rule out attention diversion. </w:delText>
        </w:r>
      </w:del>
      <w:r>
        <w:t xml:space="preserve">Following the SE’s suggestion, we have revamped the theoretical framework and removed the viewer recognition analysis, so likes and comments are no longer </w:t>
      </w:r>
      <w:r>
        <w:rPr>
          <w:rFonts w:hint="eastAsia"/>
        </w:rPr>
        <w:t>in the scope</w:t>
      </w:r>
      <w:r>
        <w:t xml:space="preserve"> of the paper.</w:t>
      </w:r>
    </w:p>
    <w:bookmarkEnd w:id="845"/>
    <w:p w14:paraId="1B3E164A" w14:textId="284A6C7F" w:rsidR="00F2100A" w:rsidRDefault="00B65455" w:rsidP="00F2100A">
      <w:pPr>
        <w:pStyle w:val="Paragraph"/>
        <w:rPr>
          <w:ins w:id="1400" w:author="Prof. LIU Ben" w:date="2026-08-31T01:02:00Z" w16du:dateUtc="2026-08-30T17:02:00Z"/>
        </w:rPr>
        <w:pPrChange w:id="1401" w:author="Prof. LIU Ben" w:date="2026-08-31T01:02:00Z" w16du:dateUtc="2026-08-30T17:02:00Z">
          <w:pPr>
            <w:pStyle w:val="NormalWeb"/>
          </w:pPr>
        </w:pPrChange>
      </w:pPr>
      <w:r w:rsidRPr="00313E6C">
        <w:rPr>
          <w:b/>
        </w:rPr>
        <w:br w:type="page"/>
      </w:r>
    </w:p>
    <w:p w14:paraId="7686748E" w14:textId="37E9D326" w:rsidR="00B65455" w:rsidRPr="00313E6C" w:rsidRDefault="00B65455">
      <w:pPr>
        <w:spacing w:after="160" w:line="259" w:lineRule="auto"/>
        <w:rPr>
          <w:b/>
        </w:rPr>
      </w:pPr>
    </w:p>
    <w:p w14:paraId="365486B9" w14:textId="0EFF6305" w:rsidR="00E942C7" w:rsidRPr="00313E6C" w:rsidRDefault="00E942C7" w:rsidP="00E942C7">
      <w:pPr>
        <w:spacing w:before="120" w:after="120"/>
        <w:jc w:val="center"/>
      </w:pPr>
      <w:r w:rsidRPr="00313E6C">
        <w:rPr>
          <w:b/>
        </w:rPr>
        <w:t>Reviewer 3 Comments</w:t>
      </w:r>
    </w:p>
    <w:p w14:paraId="63C12924" w14:textId="4F527911"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R3-0</w:t>
      </w:r>
      <w:r w:rsidR="00276665">
        <w:rPr>
          <w:rFonts w:eastAsia="SimSun"/>
          <w:b/>
          <w:bCs/>
          <w:kern w:val="2"/>
        </w:rPr>
        <w:t>*</w:t>
      </w:r>
    </w:p>
    <w:p w14:paraId="2FCC882D" w14:textId="7ADB674B" w:rsidR="00E942C7" w:rsidRPr="00313E6C" w:rsidRDefault="00D06AF6" w:rsidP="00A5559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0F0FA6" w14:textId="7CDB18D6" w:rsidR="00D06AF6" w:rsidRPr="00313E6C" w:rsidRDefault="00D06AF6" w:rsidP="008F0487">
      <w:pPr>
        <w:pStyle w:val="Paragraph"/>
      </w:pPr>
      <w:r w:rsidRPr="00313E6C">
        <w:t>We sincerely thank</w:t>
      </w:r>
      <w:r w:rsidR="007A3F1E">
        <w:rPr>
          <w:rFonts w:hint="eastAsia"/>
        </w:rPr>
        <w:t xml:space="preserve"> you</w:t>
      </w:r>
      <w:r w:rsidRPr="00313E6C">
        <w:t xml:space="preserve"> for acknowledging </w:t>
      </w:r>
      <w:r w:rsidR="00CE367F">
        <w:t xml:space="preserve">our efforts in addressing </w:t>
      </w:r>
      <w:r w:rsidRPr="00313E6C">
        <w:t>several concerns</w:t>
      </w:r>
      <w:del w:id="1402" w:author="Dylan CHEN" w:date="2026-08-29T21:23:00Z" w16du:dateUtc="2026-08-29T13:23:00Z">
        <w:r w:rsidRPr="00313E6C" w:rsidDel="008F4C03">
          <w:delText xml:space="preserve"> </w:delText>
        </w:r>
      </w:del>
      <w:r w:rsidRPr="00313E6C">
        <w:t xml:space="preserve">. </w:t>
      </w:r>
      <w:del w:id="1403" w:author="Dylan CHEN" w:date="2026-08-29T23:29:00Z" w16du:dateUtc="2026-08-29T15:29:00Z">
        <w:r w:rsidRPr="00313E6C" w:rsidDel="006D55E1">
          <w:delText>The reviewer</w:delText>
        </w:r>
      </w:del>
      <w:ins w:id="1404" w:author="Dylan CHEN" w:date="2026-08-29T23:29:00Z" w16du:dateUtc="2026-08-29T15:29:00Z">
        <w:r w:rsidR="006D55E1">
          <w:t>Your</w:t>
        </w:r>
      </w:ins>
      <w:del w:id="1405" w:author="Dylan CHEN" w:date="2026-08-29T23:29:00Z" w16du:dateUtc="2026-08-29T15:29:00Z">
        <w:r w:rsidR="003834AA" w:rsidRPr="00313E6C" w:rsidDel="006D55E1">
          <w:delText>’</w:delText>
        </w:r>
        <w:r w:rsidRPr="00313E6C" w:rsidDel="006D55E1">
          <w:delText>s</w:delText>
        </w:r>
      </w:del>
      <w:r w:rsidRPr="00313E6C">
        <w:t xml:space="preserve"> continued engagement with our work provides valuable guidance for further improvements. We will carefully address the remaining questions outlined in the review.</w:t>
      </w:r>
    </w:p>
    <w:p w14:paraId="6AECB125" w14:textId="77777777" w:rsidR="00E942C7" w:rsidRPr="00313E6C" w:rsidRDefault="00E942C7" w:rsidP="00E942C7">
      <w:pPr>
        <w:spacing w:before="120" w:after="120"/>
      </w:pPr>
      <w:bookmarkStart w:id="1406" w:name="OLE_LINK21"/>
      <w:bookmarkStart w:id="1407" w:name="OLE_LINK19"/>
      <w:r w:rsidRPr="00313E6C">
        <w:t>---------------------------------------------------------------------------------------------------------------------</w:t>
      </w:r>
    </w:p>
    <w:p w14:paraId="267EDD3B" w14:textId="20E6C2D9"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R3-1</w:t>
      </w:r>
    </w:p>
    <w:p w14:paraId="16BE4ABC" w14:textId="7C173857" w:rsidR="00D06AF6" w:rsidRPr="00313E6C"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Mechanism</w:t>
      </w:r>
    </w:p>
    <w:p w14:paraId="73F02D2F" w14:textId="77777777"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313E6C" w:rsidRDefault="00FE1510"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w:t>
      </w:r>
      <w:r w:rsidR="00D06AF6" w:rsidRPr="00313E6C">
        <w:rPr>
          <w:rFonts w:eastAsia="SimSun"/>
          <w:i/>
          <w:iCs/>
          <w:kern w:val="2"/>
        </w:rPr>
        <w:t>a. Content effect</w:t>
      </w:r>
    </w:p>
    <w:p w14:paraId="63BEBCD6" w14:textId="710C9CCB" w:rsidR="00511DE5"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CE367F">
        <w:rPr>
          <w:rFonts w:eastAsia="SimSun"/>
          <w:i/>
          <w:iCs/>
          <w:kern w:val="2"/>
        </w:rPr>
        <w:t xml:space="preserve">The authors show that the impact of AI on the number of answers </w:t>
      </w:r>
      <w:r w:rsidRPr="001F085E">
        <w:rPr>
          <w:rFonts w:eastAsia="SimSun"/>
          <w:i/>
          <w:iCs/>
          <w:kern w:val="2"/>
        </w:rPr>
        <w:t>is mediated by the length of the first answer, but not by other quality measures generated by the LLM.</w:t>
      </w:r>
      <w:r w:rsidRPr="00CE367F">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1F085E">
        <w:rPr>
          <w:rFonts w:eastAsia="SimSun"/>
          <w:i/>
          <w:iCs/>
          <w:kern w:val="2"/>
        </w:rPr>
        <w:t>could also report results from a formal causal mediation analysis</w:t>
      </w:r>
      <w:r w:rsidRPr="00CE367F">
        <w:rPr>
          <w:rFonts w:eastAsia="SimSun"/>
          <w:i/>
          <w:iCs/>
          <w:kern w:val="2"/>
        </w:rPr>
        <w:t xml:space="preserve"> for this mechanism.</w:t>
      </w:r>
    </w:p>
    <w:p w14:paraId="3DDC391F" w14:textId="77777777" w:rsidR="00511DE5" w:rsidRPr="00313E6C" w:rsidRDefault="00511DE5" w:rsidP="00511DE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D3F426" w14:textId="0C0E8E9A" w:rsidR="00B950BA" w:rsidRDefault="00B950BA">
      <w:pPr>
        <w:pStyle w:val="Paragraph"/>
        <w:pPrChange w:id="1408" w:author="Dylan CHEN" w:date="2026-08-29T21:32:00Z" w16du:dateUtc="2026-08-29T13:32:00Z">
          <w:pPr>
            <w:pStyle w:val="NormalWeb"/>
          </w:pPr>
        </w:pPrChange>
      </w:pPr>
      <w:r>
        <w:t xml:space="preserve">We thank you for pressing on the mechanism evidence. On reflection, we agree that answer length is not, in itself, a reliable measure of content quality. In our revised theoretical model, we now treat length and quality as separate constructs: length </w:t>
      </w:r>
      <w:r>
        <w:rPr>
          <w:rFonts w:hint="eastAsia"/>
        </w:rPr>
        <w:t>proxies</w:t>
      </w:r>
      <w:r>
        <w:t xml:space="preserve"> the coverage that shapes a potential answerer’s decision to contribute, whereas quality captures the standard that shapes how good their answer will be. This distinction resolves the tension you identify, since we no longer rely on length as a proxy for quality.</w:t>
      </w:r>
    </w:p>
    <w:p w14:paraId="194A600D" w14:textId="77777777" w:rsidR="00B950BA" w:rsidRDefault="00B950BA">
      <w:pPr>
        <w:pStyle w:val="Paragraph"/>
        <w:pPrChange w:id="1409" w:author="Dylan CHEN" w:date="2026-08-29T21:32:00Z" w16du:dateUtc="2026-08-29T13:32:00Z">
          <w:pPr>
            <w:pStyle w:val="NormalWeb"/>
          </w:pPr>
        </w:pPrChange>
      </w:pPr>
      <w:r>
        <w:t xml:space="preserve">As requested, we also report causal mediation results for the original analysis in Table R3-1, </w:t>
      </w:r>
      <w:r>
        <w:lastRenderedPageBreak/>
        <w:t>following Imai, Keele, and Tingley (2010). We note, however, that because these mechanisms no longer appear in the revised theoretical model, we do not report these results in the manuscript itself.</w:t>
      </w:r>
    </w:p>
    <w:p w14:paraId="6438C77D" w14:textId="6AD5AEA6" w:rsidR="00DD74E2" w:rsidRPr="00313E6C" w:rsidRDefault="00DD74E2" w:rsidP="00DD74E2">
      <w:pPr>
        <w:pStyle w:val="TableFiguretitle"/>
      </w:pPr>
      <w:r w:rsidRPr="00313E6C">
        <w:t xml:space="preserve">Table </w:t>
      </w:r>
      <w:r w:rsidRPr="00313E6C">
        <w:rPr>
          <w:rFonts w:eastAsia="SimSun"/>
        </w:rPr>
        <w:t>R3-</w:t>
      </w:r>
      <w:r w:rsidR="00006439" w:rsidRPr="00313E6C">
        <w:rPr>
          <w:rFonts w:eastAsia="SimSun"/>
        </w:rPr>
        <w:t>1</w:t>
      </w:r>
      <w:r w:rsidRPr="00313E6C">
        <w:rPr>
          <w:rFonts w:eastAsia="SimSun"/>
        </w:rPr>
        <w:t xml:space="preserve">. </w:t>
      </w:r>
      <w:r w:rsidRPr="00313E6C">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DD74E2" w:rsidRPr="00313E6C" w14:paraId="1BDFCCED" w14:textId="77777777" w:rsidTr="00546646">
        <w:trPr>
          <w:trHeight w:val="320"/>
          <w:jc w:val="center"/>
        </w:trPr>
        <w:tc>
          <w:tcPr>
            <w:tcW w:w="2560" w:type="dxa"/>
            <w:tcBorders>
              <w:top w:val="single" w:sz="4" w:space="0" w:color="auto"/>
              <w:left w:val="nil"/>
              <w:bottom w:val="single" w:sz="4" w:space="0" w:color="auto"/>
              <w:right w:val="nil"/>
            </w:tcBorders>
            <w:noWrap/>
            <w:hideMark/>
          </w:tcPr>
          <w:p w14:paraId="7149E052" w14:textId="77777777" w:rsidR="00DD74E2" w:rsidRPr="00313E6C" w:rsidRDefault="00DD74E2" w:rsidP="00546646">
            <w:pPr>
              <w:rPr>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Pr="00313E6C" w:rsidRDefault="00DD74E2" w:rsidP="00546646">
            <w:pPr>
              <w:jc w:val="center"/>
              <w:rPr>
                <w:b/>
                <w:bCs/>
                <w:color w:val="000000"/>
                <w:sz w:val="20"/>
                <w:szCs w:val="20"/>
              </w:rPr>
            </w:pPr>
            <w:r w:rsidRPr="00313E6C">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516B4917" w14:textId="77777777" w:rsidR="00DD74E2" w:rsidRPr="00313E6C" w:rsidRDefault="00DD74E2" w:rsidP="00546646">
            <w:pPr>
              <w:jc w:val="center"/>
              <w:rPr>
                <w:b/>
                <w:bCs/>
                <w:color w:val="000000"/>
                <w:sz w:val="20"/>
                <w:szCs w:val="20"/>
              </w:rPr>
            </w:pPr>
            <w:r w:rsidRPr="00313E6C">
              <w:rPr>
                <w:b/>
                <w:bCs/>
                <w:color w:val="000000"/>
                <w:sz w:val="20"/>
                <w:szCs w:val="20"/>
              </w:rPr>
              <w:t>Position Effect</w:t>
            </w:r>
          </w:p>
        </w:tc>
      </w:tr>
      <w:tr w:rsidR="00DD74E2" w:rsidRPr="00313E6C" w14:paraId="64A9428F" w14:textId="77777777" w:rsidTr="00546646">
        <w:trPr>
          <w:trHeight w:val="360"/>
          <w:jc w:val="center"/>
        </w:trPr>
        <w:tc>
          <w:tcPr>
            <w:tcW w:w="2560" w:type="dxa"/>
            <w:tcBorders>
              <w:top w:val="nil"/>
              <w:left w:val="nil"/>
              <w:bottom w:val="nil"/>
              <w:right w:val="nil"/>
            </w:tcBorders>
            <w:noWrap/>
            <w:hideMark/>
          </w:tcPr>
          <w:p w14:paraId="73C56434" w14:textId="77777777" w:rsidR="00DD74E2" w:rsidRPr="00313E6C" w:rsidRDefault="00DD74E2" w:rsidP="00546646">
            <w:pPr>
              <w:rPr>
                <w:b/>
                <w:bCs/>
                <w:i/>
                <w:iCs/>
                <w:color w:val="000000"/>
                <w:sz w:val="20"/>
                <w:szCs w:val="20"/>
              </w:rPr>
            </w:pPr>
            <w:r w:rsidRPr="00313E6C">
              <w:rPr>
                <w:b/>
                <w:bCs/>
                <w:i/>
                <w:iCs/>
                <w:color w:val="000000"/>
                <w:sz w:val="20"/>
                <w:szCs w:val="20"/>
              </w:rPr>
              <w:t>Effect Decomposition</w:t>
            </w:r>
          </w:p>
        </w:tc>
        <w:tc>
          <w:tcPr>
            <w:tcW w:w="2340" w:type="dxa"/>
            <w:tcBorders>
              <w:top w:val="nil"/>
              <w:left w:val="nil"/>
              <w:bottom w:val="nil"/>
              <w:right w:val="nil"/>
            </w:tcBorders>
            <w:noWrap/>
            <w:hideMark/>
          </w:tcPr>
          <w:p w14:paraId="76A2235C"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5338605" w14:textId="77777777" w:rsidR="00DD74E2" w:rsidRPr="00313E6C" w:rsidRDefault="00DD74E2" w:rsidP="00546646">
            <w:pPr>
              <w:jc w:val="center"/>
              <w:rPr>
                <w:sz w:val="20"/>
                <w:szCs w:val="20"/>
              </w:rPr>
            </w:pPr>
          </w:p>
        </w:tc>
      </w:tr>
      <w:tr w:rsidR="00DD74E2" w:rsidRPr="00313E6C" w14:paraId="30A331C3" w14:textId="77777777" w:rsidTr="00546646">
        <w:trPr>
          <w:trHeight w:val="320"/>
          <w:jc w:val="center"/>
        </w:trPr>
        <w:tc>
          <w:tcPr>
            <w:tcW w:w="2560" w:type="dxa"/>
            <w:vMerge w:val="restart"/>
            <w:tcBorders>
              <w:top w:val="nil"/>
              <w:left w:val="nil"/>
              <w:bottom w:val="nil"/>
              <w:right w:val="nil"/>
            </w:tcBorders>
            <w:noWrap/>
            <w:hideMark/>
          </w:tcPr>
          <w:p w14:paraId="4C6B527F" w14:textId="77777777" w:rsidR="00DD74E2" w:rsidRPr="00313E6C" w:rsidRDefault="00DD74E2" w:rsidP="00546646">
            <w:pPr>
              <w:rPr>
                <w:b/>
                <w:bCs/>
                <w:color w:val="000000"/>
                <w:sz w:val="20"/>
                <w:szCs w:val="20"/>
              </w:rPr>
            </w:pPr>
            <w:r w:rsidRPr="00313E6C">
              <w:rPr>
                <w:b/>
                <w:bCs/>
                <w:color w:val="000000"/>
                <w:sz w:val="20"/>
                <w:szCs w:val="20"/>
              </w:rPr>
              <w:t>ACME</w:t>
            </w:r>
          </w:p>
        </w:tc>
        <w:tc>
          <w:tcPr>
            <w:tcW w:w="2340" w:type="dxa"/>
            <w:tcBorders>
              <w:top w:val="nil"/>
              <w:left w:val="nil"/>
              <w:bottom w:val="nil"/>
              <w:right w:val="nil"/>
            </w:tcBorders>
            <w:noWrap/>
            <w:hideMark/>
          </w:tcPr>
          <w:p w14:paraId="4C48B737" w14:textId="77777777" w:rsidR="00DD74E2" w:rsidRPr="00313E6C" w:rsidRDefault="00DD74E2" w:rsidP="00546646">
            <w:pPr>
              <w:jc w:val="center"/>
              <w:rPr>
                <w:b/>
                <w:bCs/>
                <w:color w:val="000000"/>
                <w:sz w:val="20"/>
                <w:szCs w:val="20"/>
              </w:rPr>
            </w:pPr>
            <w:r w:rsidRPr="00313E6C">
              <w:rPr>
                <w:b/>
                <w:bCs/>
                <w:color w:val="000000"/>
                <w:sz w:val="20"/>
                <w:szCs w:val="20"/>
              </w:rPr>
              <w:t>-0.041***</w:t>
            </w:r>
          </w:p>
        </w:tc>
        <w:tc>
          <w:tcPr>
            <w:tcW w:w="2840" w:type="dxa"/>
            <w:tcBorders>
              <w:top w:val="nil"/>
              <w:left w:val="nil"/>
              <w:bottom w:val="nil"/>
              <w:right w:val="nil"/>
            </w:tcBorders>
            <w:noWrap/>
            <w:hideMark/>
          </w:tcPr>
          <w:p w14:paraId="1CA99419" w14:textId="77777777" w:rsidR="00DD74E2" w:rsidRPr="00313E6C" w:rsidRDefault="00DD74E2" w:rsidP="00546646">
            <w:pPr>
              <w:jc w:val="center"/>
              <w:rPr>
                <w:b/>
                <w:bCs/>
                <w:color w:val="000000"/>
                <w:sz w:val="20"/>
                <w:szCs w:val="20"/>
              </w:rPr>
            </w:pPr>
            <w:r w:rsidRPr="00313E6C">
              <w:rPr>
                <w:b/>
                <w:bCs/>
                <w:color w:val="000000"/>
                <w:sz w:val="20"/>
                <w:szCs w:val="20"/>
              </w:rPr>
              <w:t>-0.031***</w:t>
            </w:r>
          </w:p>
        </w:tc>
      </w:tr>
      <w:tr w:rsidR="00DD74E2" w:rsidRPr="00313E6C" w14:paraId="59B46AC6" w14:textId="77777777" w:rsidTr="00546646">
        <w:trPr>
          <w:trHeight w:val="340"/>
          <w:jc w:val="center"/>
        </w:trPr>
        <w:tc>
          <w:tcPr>
            <w:tcW w:w="2560" w:type="dxa"/>
            <w:vMerge/>
            <w:tcBorders>
              <w:top w:val="nil"/>
              <w:left w:val="nil"/>
              <w:bottom w:val="nil"/>
              <w:right w:val="nil"/>
            </w:tcBorders>
            <w:hideMark/>
          </w:tcPr>
          <w:p w14:paraId="7FB8E5E5" w14:textId="77777777" w:rsidR="00DD74E2" w:rsidRPr="00313E6C" w:rsidRDefault="00DD74E2" w:rsidP="00546646">
            <w:pPr>
              <w:rPr>
                <w:b/>
                <w:bCs/>
                <w:color w:val="000000"/>
                <w:sz w:val="20"/>
                <w:szCs w:val="20"/>
              </w:rPr>
            </w:pPr>
          </w:p>
        </w:tc>
        <w:tc>
          <w:tcPr>
            <w:tcW w:w="2340" w:type="dxa"/>
            <w:tcBorders>
              <w:top w:val="nil"/>
              <w:left w:val="nil"/>
              <w:bottom w:val="nil"/>
              <w:right w:val="nil"/>
            </w:tcBorders>
            <w:noWrap/>
            <w:hideMark/>
          </w:tcPr>
          <w:p w14:paraId="73587D25" w14:textId="77777777" w:rsidR="00DD74E2" w:rsidRPr="00313E6C" w:rsidRDefault="00DD74E2" w:rsidP="00546646">
            <w:pPr>
              <w:jc w:val="center"/>
              <w:rPr>
                <w:b/>
                <w:bCs/>
                <w:color w:val="333333"/>
                <w:sz w:val="20"/>
                <w:szCs w:val="20"/>
              </w:rPr>
            </w:pPr>
            <w:r w:rsidRPr="00313E6C">
              <w:rPr>
                <w:b/>
                <w:bCs/>
                <w:color w:val="333333"/>
                <w:sz w:val="20"/>
                <w:szCs w:val="20"/>
              </w:rPr>
              <w:t>[-0.063, -0.018]</w:t>
            </w:r>
          </w:p>
        </w:tc>
        <w:tc>
          <w:tcPr>
            <w:tcW w:w="2840" w:type="dxa"/>
            <w:tcBorders>
              <w:top w:val="nil"/>
              <w:left w:val="nil"/>
              <w:bottom w:val="nil"/>
              <w:right w:val="nil"/>
            </w:tcBorders>
            <w:noWrap/>
            <w:hideMark/>
          </w:tcPr>
          <w:p w14:paraId="24C5F77E" w14:textId="77777777" w:rsidR="00DD74E2" w:rsidRPr="00313E6C" w:rsidRDefault="00DD74E2" w:rsidP="00546646">
            <w:pPr>
              <w:jc w:val="center"/>
              <w:rPr>
                <w:b/>
                <w:bCs/>
                <w:color w:val="333333"/>
                <w:sz w:val="20"/>
                <w:szCs w:val="20"/>
              </w:rPr>
            </w:pPr>
            <w:r w:rsidRPr="00313E6C">
              <w:rPr>
                <w:b/>
                <w:bCs/>
                <w:color w:val="333333"/>
                <w:sz w:val="20"/>
                <w:szCs w:val="20"/>
              </w:rPr>
              <w:t>[-0.037, -0.024]</w:t>
            </w:r>
          </w:p>
        </w:tc>
      </w:tr>
      <w:tr w:rsidR="00DD74E2" w:rsidRPr="00313E6C" w14:paraId="3B404372" w14:textId="77777777" w:rsidTr="00546646">
        <w:trPr>
          <w:trHeight w:val="340"/>
          <w:jc w:val="center"/>
        </w:trPr>
        <w:tc>
          <w:tcPr>
            <w:tcW w:w="2560" w:type="dxa"/>
            <w:vMerge w:val="restart"/>
            <w:tcBorders>
              <w:top w:val="nil"/>
              <w:left w:val="nil"/>
              <w:bottom w:val="nil"/>
              <w:right w:val="nil"/>
            </w:tcBorders>
            <w:noWrap/>
            <w:hideMark/>
          </w:tcPr>
          <w:p w14:paraId="79710B23" w14:textId="77777777" w:rsidR="00DD74E2" w:rsidRPr="00313E6C" w:rsidRDefault="00DD74E2" w:rsidP="00546646">
            <w:pPr>
              <w:rPr>
                <w:color w:val="000000"/>
                <w:sz w:val="20"/>
                <w:szCs w:val="20"/>
              </w:rPr>
            </w:pPr>
            <w:r w:rsidRPr="00313E6C">
              <w:rPr>
                <w:color w:val="000000"/>
                <w:sz w:val="20"/>
                <w:szCs w:val="20"/>
              </w:rPr>
              <w:t>Direct Effect (ADE)</w:t>
            </w:r>
          </w:p>
        </w:tc>
        <w:tc>
          <w:tcPr>
            <w:tcW w:w="2340" w:type="dxa"/>
            <w:tcBorders>
              <w:top w:val="nil"/>
              <w:left w:val="nil"/>
              <w:bottom w:val="nil"/>
              <w:right w:val="nil"/>
            </w:tcBorders>
            <w:noWrap/>
            <w:hideMark/>
          </w:tcPr>
          <w:p w14:paraId="00C53C6C" w14:textId="77777777" w:rsidR="00DD74E2" w:rsidRPr="00313E6C" w:rsidRDefault="00DD74E2" w:rsidP="00546646">
            <w:pPr>
              <w:jc w:val="center"/>
              <w:rPr>
                <w:color w:val="000000"/>
                <w:sz w:val="20"/>
                <w:szCs w:val="20"/>
              </w:rPr>
            </w:pPr>
            <w:r w:rsidRPr="00313E6C">
              <w:rPr>
                <w:color w:val="000000"/>
                <w:sz w:val="20"/>
                <w:szCs w:val="20"/>
              </w:rPr>
              <w:t>-0.115***</w:t>
            </w:r>
          </w:p>
        </w:tc>
        <w:tc>
          <w:tcPr>
            <w:tcW w:w="2840" w:type="dxa"/>
            <w:tcBorders>
              <w:top w:val="nil"/>
              <w:left w:val="nil"/>
              <w:bottom w:val="nil"/>
              <w:right w:val="nil"/>
            </w:tcBorders>
            <w:noWrap/>
            <w:hideMark/>
          </w:tcPr>
          <w:p w14:paraId="29ABB4B5" w14:textId="77777777" w:rsidR="00DD74E2" w:rsidRPr="00313E6C" w:rsidRDefault="00DD74E2" w:rsidP="00546646">
            <w:pPr>
              <w:jc w:val="center"/>
              <w:rPr>
                <w:color w:val="000000"/>
                <w:sz w:val="20"/>
                <w:szCs w:val="20"/>
              </w:rPr>
            </w:pPr>
            <w:r w:rsidRPr="00313E6C">
              <w:rPr>
                <w:color w:val="000000"/>
                <w:sz w:val="20"/>
                <w:szCs w:val="20"/>
              </w:rPr>
              <w:t>-0.125***</w:t>
            </w:r>
          </w:p>
        </w:tc>
      </w:tr>
      <w:tr w:rsidR="00DD74E2" w:rsidRPr="00313E6C" w14:paraId="0CA89016" w14:textId="77777777" w:rsidTr="00546646">
        <w:trPr>
          <w:trHeight w:val="360"/>
          <w:jc w:val="center"/>
        </w:trPr>
        <w:tc>
          <w:tcPr>
            <w:tcW w:w="2560" w:type="dxa"/>
            <w:vMerge/>
            <w:tcBorders>
              <w:top w:val="nil"/>
              <w:left w:val="nil"/>
              <w:bottom w:val="nil"/>
              <w:right w:val="nil"/>
            </w:tcBorders>
            <w:hideMark/>
          </w:tcPr>
          <w:p w14:paraId="2B683A87" w14:textId="77777777" w:rsidR="00DD74E2" w:rsidRPr="00313E6C" w:rsidRDefault="00DD74E2" w:rsidP="00546646">
            <w:pPr>
              <w:rPr>
                <w:color w:val="000000"/>
                <w:sz w:val="20"/>
                <w:szCs w:val="20"/>
              </w:rPr>
            </w:pPr>
          </w:p>
        </w:tc>
        <w:tc>
          <w:tcPr>
            <w:tcW w:w="2340" w:type="dxa"/>
            <w:tcBorders>
              <w:top w:val="nil"/>
              <w:left w:val="nil"/>
              <w:bottom w:val="nil"/>
              <w:right w:val="nil"/>
            </w:tcBorders>
            <w:noWrap/>
            <w:hideMark/>
          </w:tcPr>
          <w:p w14:paraId="589A2190" w14:textId="77777777" w:rsidR="00DD74E2" w:rsidRPr="00313E6C" w:rsidRDefault="00DD74E2" w:rsidP="00546646">
            <w:pPr>
              <w:jc w:val="center"/>
              <w:rPr>
                <w:color w:val="333333"/>
                <w:sz w:val="20"/>
                <w:szCs w:val="20"/>
              </w:rPr>
            </w:pPr>
            <w:r w:rsidRPr="00313E6C">
              <w:rPr>
                <w:color w:val="333333"/>
                <w:sz w:val="20"/>
                <w:szCs w:val="20"/>
              </w:rPr>
              <w:t>[-0.144, -0.083]</w:t>
            </w:r>
          </w:p>
        </w:tc>
        <w:tc>
          <w:tcPr>
            <w:tcW w:w="2840" w:type="dxa"/>
            <w:tcBorders>
              <w:top w:val="nil"/>
              <w:left w:val="nil"/>
              <w:bottom w:val="nil"/>
              <w:right w:val="nil"/>
            </w:tcBorders>
            <w:noWrap/>
            <w:hideMark/>
          </w:tcPr>
          <w:p w14:paraId="2C0666F5" w14:textId="77777777" w:rsidR="00DD74E2" w:rsidRPr="00313E6C" w:rsidRDefault="00DD74E2" w:rsidP="00546646">
            <w:pPr>
              <w:jc w:val="center"/>
              <w:rPr>
                <w:color w:val="333333"/>
                <w:sz w:val="20"/>
                <w:szCs w:val="20"/>
              </w:rPr>
            </w:pPr>
            <w:r w:rsidRPr="00313E6C">
              <w:rPr>
                <w:color w:val="333333"/>
                <w:sz w:val="20"/>
                <w:szCs w:val="20"/>
              </w:rPr>
              <w:t>[-0.144, -0.104]</w:t>
            </w:r>
          </w:p>
        </w:tc>
      </w:tr>
      <w:tr w:rsidR="00DD74E2" w:rsidRPr="00313E6C" w14:paraId="3B21295A" w14:textId="77777777" w:rsidTr="00546646">
        <w:trPr>
          <w:trHeight w:val="340"/>
          <w:jc w:val="center"/>
        </w:trPr>
        <w:tc>
          <w:tcPr>
            <w:tcW w:w="2560" w:type="dxa"/>
            <w:vMerge w:val="restart"/>
            <w:tcBorders>
              <w:top w:val="nil"/>
              <w:left w:val="nil"/>
              <w:bottom w:val="single" w:sz="4" w:space="0" w:color="000000"/>
              <w:right w:val="nil"/>
            </w:tcBorders>
            <w:noWrap/>
            <w:hideMark/>
          </w:tcPr>
          <w:p w14:paraId="39AC4F9E" w14:textId="77777777" w:rsidR="00DD74E2" w:rsidRPr="00313E6C" w:rsidRDefault="00DD74E2" w:rsidP="00546646">
            <w:pPr>
              <w:rPr>
                <w:color w:val="000000"/>
                <w:sz w:val="20"/>
                <w:szCs w:val="20"/>
              </w:rPr>
            </w:pPr>
            <w:r w:rsidRPr="00313E6C">
              <w:rPr>
                <w:color w:val="000000"/>
                <w:sz w:val="20"/>
                <w:szCs w:val="20"/>
              </w:rPr>
              <w:t>Total Effect</w:t>
            </w:r>
          </w:p>
        </w:tc>
        <w:tc>
          <w:tcPr>
            <w:tcW w:w="2340" w:type="dxa"/>
            <w:tcBorders>
              <w:top w:val="nil"/>
              <w:left w:val="nil"/>
              <w:bottom w:val="nil"/>
              <w:right w:val="nil"/>
            </w:tcBorders>
            <w:noWrap/>
            <w:hideMark/>
          </w:tcPr>
          <w:p w14:paraId="22774002" w14:textId="77777777" w:rsidR="00DD74E2" w:rsidRPr="00313E6C" w:rsidRDefault="00DD74E2" w:rsidP="00546646">
            <w:pPr>
              <w:jc w:val="center"/>
              <w:rPr>
                <w:color w:val="000000"/>
                <w:sz w:val="20"/>
                <w:szCs w:val="20"/>
              </w:rPr>
            </w:pPr>
            <w:r w:rsidRPr="00313E6C">
              <w:rPr>
                <w:color w:val="000000"/>
                <w:sz w:val="20"/>
                <w:szCs w:val="20"/>
              </w:rPr>
              <w:t>-0.156***</w:t>
            </w:r>
          </w:p>
        </w:tc>
        <w:tc>
          <w:tcPr>
            <w:tcW w:w="2840" w:type="dxa"/>
            <w:tcBorders>
              <w:top w:val="nil"/>
              <w:left w:val="nil"/>
              <w:bottom w:val="nil"/>
              <w:right w:val="nil"/>
            </w:tcBorders>
            <w:noWrap/>
            <w:hideMark/>
          </w:tcPr>
          <w:p w14:paraId="53DF5DDF" w14:textId="77777777" w:rsidR="00DD74E2" w:rsidRPr="00313E6C" w:rsidRDefault="00DD74E2" w:rsidP="00546646">
            <w:pPr>
              <w:jc w:val="center"/>
              <w:rPr>
                <w:color w:val="000000"/>
                <w:sz w:val="20"/>
                <w:szCs w:val="20"/>
              </w:rPr>
            </w:pPr>
            <w:r w:rsidRPr="00313E6C">
              <w:rPr>
                <w:color w:val="000000"/>
                <w:sz w:val="20"/>
                <w:szCs w:val="20"/>
              </w:rPr>
              <w:t>-0.156***</w:t>
            </w:r>
          </w:p>
        </w:tc>
      </w:tr>
      <w:tr w:rsidR="00DD74E2" w:rsidRPr="00313E6C" w14:paraId="4BB82B19" w14:textId="77777777" w:rsidTr="00546646">
        <w:trPr>
          <w:trHeight w:val="340"/>
          <w:jc w:val="center"/>
        </w:trPr>
        <w:tc>
          <w:tcPr>
            <w:tcW w:w="2560" w:type="dxa"/>
            <w:vMerge/>
            <w:tcBorders>
              <w:top w:val="nil"/>
              <w:left w:val="nil"/>
              <w:bottom w:val="single" w:sz="4" w:space="0" w:color="000000"/>
              <w:right w:val="nil"/>
            </w:tcBorders>
            <w:hideMark/>
          </w:tcPr>
          <w:p w14:paraId="023C2669" w14:textId="77777777" w:rsidR="00DD74E2" w:rsidRPr="00313E6C" w:rsidRDefault="00DD74E2" w:rsidP="00546646">
            <w:pPr>
              <w:rPr>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Pr="00313E6C" w:rsidRDefault="00DD74E2" w:rsidP="00546646">
            <w:pPr>
              <w:jc w:val="center"/>
              <w:rPr>
                <w:color w:val="333333"/>
                <w:sz w:val="20"/>
                <w:szCs w:val="20"/>
              </w:rPr>
            </w:pPr>
            <w:r w:rsidRPr="00313E6C">
              <w:rPr>
                <w:color w:val="333333"/>
                <w:sz w:val="20"/>
                <w:szCs w:val="20"/>
              </w:rPr>
              <w:t>[-0.175, -0.136]</w:t>
            </w:r>
          </w:p>
        </w:tc>
        <w:tc>
          <w:tcPr>
            <w:tcW w:w="2840" w:type="dxa"/>
            <w:tcBorders>
              <w:top w:val="nil"/>
              <w:left w:val="nil"/>
              <w:bottom w:val="single" w:sz="4" w:space="0" w:color="auto"/>
              <w:right w:val="nil"/>
            </w:tcBorders>
            <w:noWrap/>
            <w:hideMark/>
          </w:tcPr>
          <w:p w14:paraId="2DB9CB47" w14:textId="77777777" w:rsidR="00DD74E2" w:rsidRPr="00313E6C" w:rsidRDefault="00DD74E2" w:rsidP="00546646">
            <w:pPr>
              <w:jc w:val="center"/>
              <w:rPr>
                <w:color w:val="333333"/>
                <w:sz w:val="20"/>
                <w:szCs w:val="20"/>
              </w:rPr>
            </w:pPr>
            <w:r w:rsidRPr="00313E6C">
              <w:rPr>
                <w:color w:val="333333"/>
                <w:sz w:val="20"/>
                <w:szCs w:val="20"/>
              </w:rPr>
              <w:t>[-0.176, -0.136]</w:t>
            </w:r>
          </w:p>
        </w:tc>
      </w:tr>
      <w:tr w:rsidR="00DD74E2" w:rsidRPr="00313E6C" w14:paraId="1861007C" w14:textId="77777777" w:rsidTr="00546646">
        <w:trPr>
          <w:trHeight w:val="340"/>
          <w:jc w:val="center"/>
        </w:trPr>
        <w:tc>
          <w:tcPr>
            <w:tcW w:w="2560" w:type="dxa"/>
            <w:tcBorders>
              <w:top w:val="nil"/>
              <w:left w:val="nil"/>
              <w:bottom w:val="nil"/>
              <w:right w:val="nil"/>
            </w:tcBorders>
            <w:noWrap/>
            <w:hideMark/>
          </w:tcPr>
          <w:p w14:paraId="735A42C8" w14:textId="77777777" w:rsidR="00DD74E2" w:rsidRPr="00313E6C" w:rsidRDefault="00DD74E2" w:rsidP="00546646">
            <w:pPr>
              <w:rPr>
                <w:b/>
                <w:bCs/>
                <w:i/>
                <w:iCs/>
                <w:color w:val="000000"/>
                <w:sz w:val="20"/>
                <w:szCs w:val="20"/>
              </w:rPr>
            </w:pPr>
            <w:r w:rsidRPr="00313E6C">
              <w:rPr>
                <w:b/>
                <w:bCs/>
                <w:i/>
                <w:iCs/>
                <w:color w:val="000000"/>
                <w:sz w:val="20"/>
                <w:szCs w:val="20"/>
              </w:rPr>
              <w:t>Proportion Mediated</w:t>
            </w:r>
          </w:p>
        </w:tc>
        <w:tc>
          <w:tcPr>
            <w:tcW w:w="2340" w:type="dxa"/>
            <w:tcBorders>
              <w:top w:val="nil"/>
              <w:left w:val="nil"/>
              <w:bottom w:val="nil"/>
              <w:right w:val="nil"/>
            </w:tcBorders>
            <w:noWrap/>
            <w:hideMark/>
          </w:tcPr>
          <w:p w14:paraId="68C0F7A7"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DE9AB64" w14:textId="77777777" w:rsidR="00DD74E2" w:rsidRPr="00313E6C" w:rsidRDefault="00DD74E2" w:rsidP="00546646">
            <w:pPr>
              <w:jc w:val="center"/>
              <w:rPr>
                <w:sz w:val="20"/>
                <w:szCs w:val="20"/>
              </w:rPr>
            </w:pPr>
          </w:p>
        </w:tc>
      </w:tr>
      <w:tr w:rsidR="00DD74E2" w:rsidRPr="00313E6C" w14:paraId="35DFCC86" w14:textId="77777777" w:rsidTr="00546646">
        <w:trPr>
          <w:trHeight w:val="320"/>
          <w:jc w:val="center"/>
        </w:trPr>
        <w:tc>
          <w:tcPr>
            <w:tcW w:w="2560" w:type="dxa"/>
            <w:vMerge w:val="restart"/>
            <w:tcBorders>
              <w:top w:val="nil"/>
              <w:left w:val="nil"/>
              <w:bottom w:val="single" w:sz="4" w:space="0" w:color="000000"/>
              <w:right w:val="nil"/>
            </w:tcBorders>
            <w:noWrap/>
            <w:hideMark/>
          </w:tcPr>
          <w:p w14:paraId="5C5C50C3" w14:textId="77777777" w:rsidR="00DD74E2" w:rsidRPr="00313E6C" w:rsidRDefault="00DD74E2" w:rsidP="00546646">
            <w:pPr>
              <w:rPr>
                <w:b/>
                <w:bCs/>
                <w:color w:val="000000"/>
                <w:sz w:val="20"/>
                <w:szCs w:val="20"/>
              </w:rPr>
            </w:pPr>
            <w:r w:rsidRPr="00313E6C">
              <w:rPr>
                <w:b/>
                <w:bCs/>
                <w:color w:val="000000"/>
                <w:sz w:val="20"/>
                <w:szCs w:val="20"/>
              </w:rPr>
              <w:t>% of Total Effect Mediated</w:t>
            </w:r>
          </w:p>
        </w:tc>
        <w:tc>
          <w:tcPr>
            <w:tcW w:w="2340" w:type="dxa"/>
            <w:tcBorders>
              <w:top w:val="nil"/>
              <w:left w:val="nil"/>
              <w:bottom w:val="nil"/>
              <w:right w:val="nil"/>
            </w:tcBorders>
            <w:noWrap/>
            <w:hideMark/>
          </w:tcPr>
          <w:p w14:paraId="5C934020" w14:textId="77777777" w:rsidR="00DD74E2" w:rsidRPr="00313E6C" w:rsidRDefault="00DD74E2" w:rsidP="00546646">
            <w:pPr>
              <w:jc w:val="center"/>
              <w:rPr>
                <w:b/>
                <w:bCs/>
                <w:color w:val="000000"/>
                <w:sz w:val="20"/>
                <w:szCs w:val="20"/>
              </w:rPr>
            </w:pPr>
            <w:r w:rsidRPr="00313E6C">
              <w:rPr>
                <w:b/>
                <w:bCs/>
                <w:color w:val="000000"/>
                <w:sz w:val="20"/>
                <w:szCs w:val="20"/>
              </w:rPr>
              <w:t>26.50%</w:t>
            </w:r>
          </w:p>
        </w:tc>
        <w:tc>
          <w:tcPr>
            <w:tcW w:w="2840" w:type="dxa"/>
            <w:tcBorders>
              <w:top w:val="nil"/>
              <w:left w:val="nil"/>
              <w:bottom w:val="nil"/>
              <w:right w:val="nil"/>
            </w:tcBorders>
            <w:noWrap/>
            <w:hideMark/>
          </w:tcPr>
          <w:p w14:paraId="180FEC0F" w14:textId="77777777" w:rsidR="00DD74E2" w:rsidRPr="00313E6C" w:rsidRDefault="00DD74E2" w:rsidP="00546646">
            <w:pPr>
              <w:jc w:val="center"/>
              <w:rPr>
                <w:b/>
                <w:bCs/>
                <w:color w:val="000000"/>
                <w:sz w:val="20"/>
                <w:szCs w:val="20"/>
              </w:rPr>
            </w:pPr>
            <w:r w:rsidRPr="00313E6C">
              <w:rPr>
                <w:b/>
                <w:bCs/>
                <w:color w:val="000000"/>
                <w:sz w:val="20"/>
                <w:szCs w:val="20"/>
              </w:rPr>
              <w:t>19.70%</w:t>
            </w:r>
          </w:p>
        </w:tc>
      </w:tr>
      <w:tr w:rsidR="00DD74E2" w:rsidRPr="00313E6C" w14:paraId="619FC7F0" w14:textId="77777777" w:rsidTr="00546646">
        <w:trPr>
          <w:trHeight w:val="320"/>
          <w:jc w:val="center"/>
        </w:trPr>
        <w:tc>
          <w:tcPr>
            <w:tcW w:w="2560" w:type="dxa"/>
            <w:vMerge/>
            <w:tcBorders>
              <w:top w:val="nil"/>
              <w:left w:val="nil"/>
              <w:bottom w:val="single" w:sz="4" w:space="0" w:color="000000"/>
              <w:right w:val="nil"/>
            </w:tcBorders>
            <w:hideMark/>
          </w:tcPr>
          <w:p w14:paraId="65B5F8AF" w14:textId="77777777" w:rsidR="00DD74E2" w:rsidRPr="00313E6C" w:rsidRDefault="00DD74E2" w:rsidP="00546646">
            <w:pPr>
              <w:rPr>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Pr="00313E6C" w:rsidRDefault="00DD74E2" w:rsidP="00546646">
            <w:pPr>
              <w:jc w:val="center"/>
              <w:rPr>
                <w:b/>
                <w:bCs/>
                <w:color w:val="333333"/>
                <w:sz w:val="20"/>
                <w:szCs w:val="20"/>
              </w:rPr>
            </w:pPr>
            <w:r w:rsidRPr="00313E6C">
              <w:rPr>
                <w:b/>
                <w:bCs/>
                <w:color w:val="333333"/>
                <w:sz w:val="20"/>
                <w:szCs w:val="20"/>
              </w:rPr>
              <w:t>[23.6%, 30.4%]</w:t>
            </w:r>
          </w:p>
        </w:tc>
        <w:tc>
          <w:tcPr>
            <w:tcW w:w="2840" w:type="dxa"/>
            <w:tcBorders>
              <w:top w:val="nil"/>
              <w:left w:val="nil"/>
              <w:bottom w:val="single" w:sz="4" w:space="0" w:color="auto"/>
              <w:right w:val="nil"/>
            </w:tcBorders>
            <w:noWrap/>
            <w:hideMark/>
          </w:tcPr>
          <w:p w14:paraId="044B8E53" w14:textId="77777777" w:rsidR="00DD74E2" w:rsidRPr="00313E6C" w:rsidRDefault="00DD74E2" w:rsidP="00546646">
            <w:pPr>
              <w:jc w:val="center"/>
              <w:rPr>
                <w:b/>
                <w:bCs/>
                <w:color w:val="333333"/>
                <w:sz w:val="20"/>
                <w:szCs w:val="20"/>
              </w:rPr>
            </w:pPr>
            <w:r w:rsidRPr="00313E6C">
              <w:rPr>
                <w:b/>
                <w:bCs/>
                <w:color w:val="333333"/>
                <w:sz w:val="20"/>
                <w:szCs w:val="20"/>
              </w:rPr>
              <w:t>[17.5%, 22.6%]</w:t>
            </w:r>
          </w:p>
        </w:tc>
      </w:tr>
    </w:tbl>
    <w:p w14:paraId="49C62E75" w14:textId="77777777" w:rsidR="00DD74E2" w:rsidRPr="00313E6C" w:rsidRDefault="00DD74E2" w:rsidP="00DD74E2">
      <w:pPr>
        <w:spacing w:before="120" w:after="120"/>
      </w:pPr>
    </w:p>
    <w:p w14:paraId="162887A6" w14:textId="3F0FA59A" w:rsidR="00BE7589" w:rsidRPr="00EF7143" w:rsidDel="008F4C03" w:rsidRDefault="00BE7589">
      <w:pPr>
        <w:pStyle w:val="Paragraph"/>
        <w:rPr>
          <w:del w:id="1410" w:author="Dylan CHEN" w:date="2026-08-29T21:24:00Z" w16du:dateUtc="2026-08-29T13:24:00Z"/>
          <w:b/>
          <w:bCs/>
          <w:rPrChange w:id="1411" w:author="Dylan CHEN" w:date="2026-08-29T21:41:00Z" w16du:dateUtc="2026-08-29T13:41:00Z">
            <w:rPr>
              <w:del w:id="1412" w:author="Dylan CHEN" w:date="2026-08-29T21:24:00Z" w16du:dateUtc="2026-08-29T13:24:00Z"/>
            </w:rPr>
          </w:rPrChange>
        </w:rPr>
        <w:pPrChange w:id="1413" w:author="Dylan CHEN" w:date="2026-08-29T21:32:00Z" w16du:dateUtc="2026-08-29T13:32:00Z">
          <w:pPr>
            <w:pStyle w:val="NormalWeb"/>
            <w:spacing w:before="0" w:beforeAutospacing="0" w:after="0" w:afterAutospacing="0"/>
          </w:pPr>
        </w:pPrChange>
      </w:pPr>
      <w:r w:rsidRPr="00EF7143">
        <w:rPr>
          <w:b/>
          <w:bCs/>
          <w:rPrChange w:id="1414" w:author="Dylan CHEN" w:date="2026-08-29T21:41:00Z" w16du:dateUtc="2026-08-29T13:41:00Z">
            <w:rPr/>
          </w:rPrChange>
        </w:rPr>
        <w:t>Reference</w:t>
      </w:r>
      <w:ins w:id="1415" w:author="Dylan CHEN" w:date="2026-08-29T21:24:00Z" w16du:dateUtc="2026-08-29T13:24:00Z">
        <w:r w:rsidR="008F4C03" w:rsidRPr="00EF7143">
          <w:rPr>
            <w:b/>
            <w:bCs/>
            <w:rPrChange w:id="1416" w:author="Dylan CHEN" w:date="2026-08-29T21:41:00Z" w16du:dateUtc="2026-08-29T13:41:00Z">
              <w:rPr/>
            </w:rPrChange>
          </w:rPr>
          <w:t>:</w:t>
        </w:r>
      </w:ins>
      <w:del w:id="1417" w:author="Dylan CHEN" w:date="2026-08-29T21:23:00Z" w16du:dateUtc="2026-08-29T13:23:00Z">
        <w:r w:rsidRPr="00EF7143" w:rsidDel="008F4C03">
          <w:rPr>
            <w:b/>
            <w:bCs/>
            <w:rPrChange w:id="1418" w:author="Dylan CHEN" w:date="2026-08-29T21:41:00Z" w16du:dateUtc="2026-08-29T13:41:00Z">
              <w:rPr/>
            </w:rPrChange>
          </w:rPr>
          <w:delText>s</w:delText>
        </w:r>
      </w:del>
    </w:p>
    <w:p w14:paraId="5A06B197" w14:textId="77777777" w:rsidR="00B950BA" w:rsidRPr="00313E6C" w:rsidRDefault="00B950BA">
      <w:pPr>
        <w:pStyle w:val="Paragraph"/>
        <w:pPrChange w:id="1419" w:author="Dylan CHEN" w:date="2026-08-29T21:32:00Z" w16du:dateUtc="2026-08-29T13:32:00Z">
          <w:pPr>
            <w:pStyle w:val="NormalWeb"/>
            <w:spacing w:before="0" w:beforeAutospacing="0" w:after="0" w:afterAutospacing="0"/>
            <w:ind w:left="360" w:hanging="360"/>
          </w:pPr>
        </w:pPrChange>
      </w:pPr>
    </w:p>
    <w:p w14:paraId="2C46242E" w14:textId="77777777" w:rsidR="00BE7589" w:rsidRPr="00313E6C" w:rsidRDefault="00BE7589">
      <w:pPr>
        <w:pStyle w:val="Paragraph"/>
        <w:pPrChange w:id="1420" w:author="Dylan CHEN" w:date="2026-08-29T21:32:00Z" w16du:dateUtc="2026-08-29T13:32:00Z">
          <w:pPr>
            <w:pStyle w:val="NormalWeb"/>
            <w:spacing w:before="0" w:beforeAutospacing="0" w:after="0" w:afterAutospacing="0"/>
            <w:ind w:left="360" w:hanging="360"/>
          </w:pPr>
        </w:pPrChange>
      </w:pPr>
      <w:r w:rsidRPr="00313E6C">
        <w:t>Imai, K., Keele, L., &amp; Tingley, D. (2010). A general approach to causal mediation analysis. Psychological Methods, 15(4), 309–334.</w:t>
      </w:r>
    </w:p>
    <w:p w14:paraId="08C7E463" w14:textId="111FEB66" w:rsidR="00511DE5" w:rsidRPr="00313E6C" w:rsidRDefault="00511DE5" w:rsidP="00511DE5">
      <w:pPr>
        <w:spacing w:before="120" w:after="120"/>
        <w:rPr>
          <w:b/>
        </w:rPr>
      </w:pPr>
      <w:r w:rsidRPr="00313E6C">
        <w:t>---------------------------------------------------------------------------------------------------------------------</w:t>
      </w:r>
    </w:p>
    <w:p w14:paraId="77916ED2" w14:textId="395E5DBF" w:rsidR="00511DE5" w:rsidRPr="00313E6C" w:rsidRDefault="00511DE5" w:rsidP="00511DE5">
      <w:pPr>
        <w:widowControl w:val="0"/>
        <w:autoSpaceDE w:val="0"/>
        <w:spacing w:before="120" w:after="120"/>
        <w:jc w:val="both"/>
        <w:outlineLvl w:val="0"/>
        <w:rPr>
          <w:rFonts w:eastAsia="SimSun"/>
          <w:b/>
          <w:bCs/>
          <w:kern w:val="2"/>
        </w:rPr>
      </w:pPr>
      <w:bookmarkStart w:id="1421" w:name="OLE_LINK35"/>
      <w:bookmarkEnd w:id="1406"/>
      <w:r w:rsidRPr="00313E6C">
        <w:rPr>
          <w:rFonts w:eastAsia="SimSun"/>
          <w:b/>
          <w:bCs/>
          <w:kern w:val="2"/>
        </w:rPr>
        <w:t>R3-2</w:t>
      </w:r>
      <w:r w:rsidR="008A1882" w:rsidRPr="00313E6C">
        <w:rPr>
          <w:rFonts w:eastAsia="SimSun"/>
          <w:b/>
          <w:bCs/>
          <w:kern w:val="2"/>
        </w:rPr>
        <w:t>*</w:t>
      </w:r>
    </w:p>
    <w:p w14:paraId="3BABB23B" w14:textId="11B16C6F"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b. Position effect</w:t>
      </w:r>
    </w:p>
    <w:p w14:paraId="70174032" w14:textId="2FA6289E" w:rsidR="00E942C7"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find the analysis of the position effect confusing. The authors examine whether AI reduces the likelihood that the first human answer is provided by a </w:t>
      </w:r>
      <w:r w:rsidR="00E71BCF" w:rsidRPr="00313E6C">
        <w:rPr>
          <w:rFonts w:eastAsia="SimSun"/>
          <w:i/>
          <w:iCs/>
          <w:kern w:val="2"/>
        </w:rPr>
        <w:t>“</w:t>
      </w:r>
      <w:r w:rsidRPr="00313E6C">
        <w:rPr>
          <w:rFonts w:eastAsia="SimSun"/>
          <w:i/>
          <w:iCs/>
          <w:kern w:val="2"/>
        </w:rPr>
        <w:t>first-position seeker.</w:t>
      </w:r>
      <w:r w:rsidR="00E71BCF" w:rsidRPr="00313E6C">
        <w:rPr>
          <w:rFonts w:eastAsia="SimSun"/>
          <w:i/>
          <w:iCs/>
          <w:kern w:val="2"/>
        </w:rPr>
        <w:t>”</w:t>
      </w:r>
      <w:r w:rsidRPr="00313E6C">
        <w:rPr>
          <w:rFonts w:eastAsia="SimSun"/>
          <w:i/>
          <w:iCs/>
          <w:kern w:val="2"/>
        </w:rPr>
        <w:t xml:space="preserve"> </w:t>
      </w:r>
      <w:r w:rsidRPr="001F085E">
        <w:rPr>
          <w:rFonts w:eastAsia="SimSun"/>
          <w:i/>
          <w:iCs/>
          <w:kern w:val="2"/>
        </w:rPr>
        <w:t>However, it is not clear why the focus is specifically on the first human answer</w:t>
      </w:r>
      <w:r w:rsidRPr="00313E6C">
        <w:rPr>
          <w:rFonts w:eastAsia="SimSun"/>
          <w:i/>
          <w:iCs/>
          <w:kern w:val="2"/>
        </w:rPr>
        <w:t>. It is also unclear how a user</w:t>
      </w:r>
      <w:r w:rsidR="003834AA" w:rsidRPr="00313E6C">
        <w:rPr>
          <w:rFonts w:eastAsia="SimSun"/>
          <w:i/>
          <w:iCs/>
          <w:kern w:val="2"/>
        </w:rPr>
        <w:t>’</w:t>
      </w:r>
      <w:r w:rsidRPr="00313E6C">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E8609" w14:textId="77777777" w:rsidR="00B950BA" w:rsidRDefault="00B950BA">
      <w:pPr>
        <w:pStyle w:val="Paragraph"/>
        <w:pPrChange w:id="1422" w:author="Dylan CHEN" w:date="2026-08-29T21:32:00Z" w16du:dateUtc="2026-08-29T13:32:00Z">
          <w:pPr>
            <w:pStyle w:val="NormalWeb"/>
          </w:pPr>
        </w:pPrChange>
      </w:pPr>
      <w:r>
        <w:t>We agree with these points and appreciate you articulating them so clearly. Following your suggestion, we have removed the position effect from the manuscript in this revision. Doing so makes the paper more focused and better aligns our theoretical model with the broader literature and the phenomenon of interest.</w:t>
      </w:r>
    </w:p>
    <w:bookmarkEnd w:id="1421"/>
    <w:p w14:paraId="738AF930" w14:textId="77777777" w:rsidR="00E942C7" w:rsidRPr="00313E6C" w:rsidRDefault="00E942C7" w:rsidP="00D613AF">
      <w:pPr>
        <w:pStyle w:val="NormalWeb"/>
        <w:rPr>
          <w:b/>
        </w:rPr>
      </w:pPr>
      <w:r w:rsidRPr="00313E6C">
        <w:lastRenderedPageBreak/>
        <w:t>---------------------------------------------------------------------------------------------------------------------</w:t>
      </w:r>
    </w:p>
    <w:p w14:paraId="35869E40" w14:textId="43FE2DAF"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3</w:t>
      </w:r>
      <w:r w:rsidR="005B4F88">
        <w:rPr>
          <w:rFonts w:eastAsia="SimSun"/>
          <w:b/>
          <w:bCs/>
          <w:kern w:val="2"/>
        </w:rPr>
        <w:t>*</w:t>
      </w:r>
    </w:p>
    <w:p w14:paraId="4CE64078" w14:textId="26111F58" w:rsidR="00E00BCC"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Source effect</w:t>
      </w:r>
    </w:p>
    <w:p w14:paraId="0F2503C2" w14:textId="38440F70" w:rsidR="00E942C7"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97004A">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1F085E">
        <w:rPr>
          <w:rFonts w:eastAsia="SimSun"/>
          <w:i/>
          <w:iCs/>
          <w:kern w:val="2"/>
        </w:rPr>
        <w:t>alternative explanations</w:t>
      </w:r>
      <w:r w:rsidRPr="0097004A">
        <w:rPr>
          <w:rFonts w:eastAsia="SimSun"/>
          <w:i/>
          <w:iCs/>
          <w:kern w:val="2"/>
        </w:rPr>
        <w:t xml:space="preserve"> for why the introduction of AI reduces the number of human answers that are not captured by the current controls. Second, any remaining residual effect could simply reflect </w:t>
      </w:r>
      <w:r w:rsidRPr="001F085E">
        <w:rPr>
          <w:rFonts w:eastAsia="SimSun"/>
          <w:i/>
          <w:iCs/>
          <w:kern w:val="2"/>
        </w:rPr>
        <w:t>measurement error or incomplete operationalization</w:t>
      </w:r>
      <w:r w:rsidRPr="0097004A">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D049252" w14:textId="1B7B5B22" w:rsidR="00B950BA" w:rsidRDefault="00B950BA">
      <w:pPr>
        <w:pStyle w:val="Paragraph"/>
        <w:pPrChange w:id="1423" w:author="Dylan CHEN" w:date="2026-08-29T21:32:00Z" w16du:dateUtc="2026-08-29T13:32:00Z">
          <w:pPr>
            <w:pStyle w:val="NormalWeb"/>
          </w:pPr>
        </w:pPrChange>
      </w:pPr>
      <w:r>
        <w:t xml:space="preserve">We agree with your concerns and have removed this analysis from the paper. In its place, the revised framework no longer relies on interpreting a residual effect. We now posit that the effect of an AI answer depends on a profile of its features, including </w:t>
      </w:r>
      <w:r>
        <w:rPr>
          <w:rFonts w:hint="eastAsia"/>
        </w:rPr>
        <w:t>the AI</w:t>
      </w:r>
      <w:r>
        <w:t xml:space="preserve"> label, length, and quality. In a community that views AI-generated content with suspicion, users treat this competitor as weak; accordingly, we theorize that the AI label effect motivates human contribution (revised H1). The AI answer’s length works in the opposite direction, as a </w:t>
      </w:r>
      <w:r>
        <w:rPr>
          <w:rFonts w:hint="eastAsia"/>
        </w:rPr>
        <w:t>longer</w:t>
      </w:r>
      <w:r>
        <w:t xml:space="preserve"> answer deters contribution (revised H2). The overall prediction is the joint effect of these forces, which is negative in our sample.</w:t>
      </w:r>
    </w:p>
    <w:p w14:paraId="3016F9C8" w14:textId="73D280D7" w:rsidR="00680D29" w:rsidRPr="00313E6C" w:rsidRDefault="00B950BA">
      <w:pPr>
        <w:pStyle w:val="Paragraph"/>
        <w:pPrChange w:id="1424" w:author="Dylan CHEN" w:date="2026-08-29T21:32:00Z" w16du:dateUtc="2026-08-29T13:32:00Z">
          <w:pPr>
            <w:pStyle w:val="NormalWeb"/>
          </w:pPr>
        </w:pPrChange>
      </w:pPr>
      <w:r>
        <w:t>We hope this development, grounded in a coherent overarching framework, is clearer and addresses your concern.</w:t>
      </w:r>
    </w:p>
    <w:p w14:paraId="0EC03CAF" w14:textId="3CE471A7" w:rsidR="00E942C7" w:rsidRPr="00313E6C" w:rsidRDefault="00E942C7" w:rsidP="00FB7C91">
      <w:pPr>
        <w:pStyle w:val="NormalWeb"/>
        <w:rPr>
          <w:b/>
        </w:rPr>
      </w:pPr>
      <w:r w:rsidRPr="00313E6C">
        <w:t>---------------------------------------------------------------------------------------------------------------------</w:t>
      </w:r>
    </w:p>
    <w:p w14:paraId="7FE4BFDD" w14:textId="055271DA"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4</w:t>
      </w:r>
      <w:r w:rsidR="000D578D" w:rsidRPr="00313E6C">
        <w:rPr>
          <w:rFonts w:eastAsia="SimSun"/>
          <w:b/>
          <w:bCs/>
          <w:kern w:val="2"/>
        </w:rPr>
        <w:t>*</w:t>
      </w:r>
    </w:p>
    <w:p w14:paraId="280971EC" w14:textId="7C9B8292"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Attention diversion mechanism</w:t>
      </w:r>
    </w:p>
    <w:p w14:paraId="21C31535" w14:textId="4F965203"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Although the effect of AI on the number of comments is statistically insignificant, the magnitude of the estimated coefficient is very similar to that for net likes. It may be hard to conclude that users</w:t>
      </w:r>
      <w:r w:rsidR="003834AA" w:rsidRPr="00313E6C">
        <w:rPr>
          <w:rFonts w:eastAsia="SimSun"/>
          <w:i/>
          <w:iCs/>
          <w:kern w:val="2"/>
        </w:rPr>
        <w:t>’</w:t>
      </w:r>
      <w:r w:rsidRPr="00313E6C">
        <w:rPr>
          <w:rFonts w:eastAsia="SimSun"/>
          <w:i/>
          <w:iCs/>
          <w:kern w:val="2"/>
        </w:rPr>
        <w:t xml:space="preserve"> attention has not been diverted from human to AI answers</w:t>
      </w:r>
      <w:r w:rsidR="0083300B" w:rsidRPr="00313E6C">
        <w:rPr>
          <w:rFonts w:eastAsia="SimSun"/>
          <w:i/>
          <w:iCs/>
          <w:kern w:val="2"/>
        </w:rPr>
        <w:t>.</w:t>
      </w:r>
    </w:p>
    <w:p w14:paraId="5411632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94531" w14:textId="337EE6A2" w:rsidR="00B950BA" w:rsidRDefault="00B950BA">
      <w:pPr>
        <w:pStyle w:val="Paragraph"/>
        <w:pPrChange w:id="1425" w:author="Dylan CHEN" w:date="2026-08-29T21:32:00Z" w16du:dateUtc="2026-08-29T13:32:00Z">
          <w:pPr>
            <w:pStyle w:val="NormalWeb"/>
          </w:pPr>
        </w:pPrChange>
      </w:pPr>
      <w:r>
        <w:t>We thank you for raising this concern. In light of it, together with the SE</w:t>
      </w:r>
      <w:ins w:id="1426" w:author="Dylan CHEN" w:date="2026-08-29T21:24:00Z" w16du:dateUtc="2026-08-29T13:24:00Z">
        <w:r w:rsidR="00BB4301">
          <w:rPr>
            <w:rFonts w:hint="eastAsia"/>
          </w:rPr>
          <w:t>’</w:t>
        </w:r>
      </w:ins>
      <w:del w:id="1427" w:author="Dylan CHEN" w:date="2026-08-29T21:24:00Z" w16du:dateUtc="2026-08-29T13:24:00Z">
        <w:r w:rsidDel="00BB4301">
          <w:delText>'</w:delText>
        </w:r>
      </w:del>
      <w:r>
        <w:t>s framing suggestion, we have removed the viewer recognition analyses from the manuscript. We appreciate your suggestion, which has helped us improve the paper.</w:t>
      </w:r>
    </w:p>
    <w:p w14:paraId="0F7CEABB" w14:textId="77777777" w:rsidR="00E942C7" w:rsidRPr="00313E6C" w:rsidRDefault="00E942C7" w:rsidP="00E942C7">
      <w:pPr>
        <w:spacing w:before="120" w:after="120"/>
        <w:rPr>
          <w:b/>
        </w:rPr>
      </w:pPr>
      <w:r w:rsidRPr="00313E6C">
        <w:t>---------------------------------------------------------------------------------------------------------------------</w:t>
      </w:r>
    </w:p>
    <w:p w14:paraId="4645CFF1" w14:textId="63A2EE80" w:rsidR="00E942C7" w:rsidRPr="00313E6C" w:rsidRDefault="00E942C7" w:rsidP="00E942C7">
      <w:pPr>
        <w:widowControl w:val="0"/>
        <w:autoSpaceDE w:val="0"/>
        <w:spacing w:before="120" w:after="120"/>
        <w:jc w:val="both"/>
        <w:outlineLvl w:val="0"/>
        <w:rPr>
          <w:rFonts w:eastAsia="SimSun"/>
          <w:b/>
          <w:bCs/>
          <w:kern w:val="2"/>
        </w:rPr>
      </w:pPr>
      <w:bookmarkStart w:id="1428" w:name="OLE_LINK31"/>
      <w:r w:rsidRPr="00313E6C">
        <w:rPr>
          <w:rFonts w:eastAsia="SimSun"/>
          <w:b/>
          <w:bCs/>
          <w:kern w:val="2"/>
        </w:rPr>
        <w:t>R3-</w:t>
      </w:r>
      <w:r w:rsidR="00351A2A" w:rsidRPr="00313E6C">
        <w:rPr>
          <w:rFonts w:eastAsia="SimSun"/>
          <w:b/>
          <w:bCs/>
          <w:kern w:val="2"/>
        </w:rPr>
        <w:t>5</w:t>
      </w:r>
      <w:r w:rsidR="0017730E" w:rsidRPr="00313E6C">
        <w:rPr>
          <w:rFonts w:eastAsia="SimSun"/>
          <w:b/>
          <w:bCs/>
          <w:kern w:val="2"/>
        </w:rPr>
        <w:t>*</w:t>
      </w:r>
    </w:p>
    <w:p w14:paraId="6CE4FBB7" w14:textId="77777777"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e. Quality degradation mechanism</w:t>
      </w:r>
    </w:p>
    <w:p w14:paraId="65A58D5B" w14:textId="7D114ADE"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bookmarkStart w:id="1429" w:name="OLE_LINK18"/>
      <w:r w:rsidRPr="00313E6C">
        <w:rPr>
          <w:rFonts w:eastAsia="SimSun"/>
          <w:i/>
          <w:iCs/>
          <w:kern w:val="2"/>
        </w:rPr>
        <w:t>I believe the authors</w:t>
      </w:r>
      <w:r w:rsidR="003834AA" w:rsidRPr="00313E6C">
        <w:rPr>
          <w:rFonts w:eastAsia="SimSun"/>
          <w:i/>
          <w:iCs/>
          <w:kern w:val="2"/>
        </w:rPr>
        <w:t>’</w:t>
      </w:r>
      <w:r w:rsidRPr="00313E6C">
        <w:rPr>
          <w:rFonts w:eastAsia="SimSun"/>
          <w:i/>
          <w:iCs/>
          <w:kern w:val="2"/>
        </w:rPr>
        <w:t xml:space="preserve"> analysis only shows that users who post answers to questions with AI involvement have a similar level of expertise as those who respond to questions without AI. </w:t>
      </w:r>
      <w:r w:rsidRPr="001F085E">
        <w:rPr>
          <w:rFonts w:eastAsia="SimSun"/>
          <w:i/>
          <w:iCs/>
          <w:kern w:val="2"/>
        </w:rPr>
        <w:lastRenderedPageBreak/>
        <w:t>This does not, however, rule out the possibility that the same type of users exert less effort</w:t>
      </w:r>
      <w:r w:rsidRPr="00313E6C">
        <w:rPr>
          <w:rFonts w:eastAsia="SimSun"/>
          <w:i/>
          <w:iCs/>
          <w:kern w:val="2"/>
        </w:rPr>
        <w:t xml:space="preserve"> on questions where an AI answer is present, which could result in lower-quality human answers.</w:t>
      </w:r>
    </w:p>
    <w:bookmarkEnd w:id="1429"/>
    <w:p w14:paraId="1B2CC449"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53B204A" w14:textId="5973056E" w:rsidR="00B950BA" w:rsidRDefault="00B950BA">
      <w:pPr>
        <w:pStyle w:val="Paragraph"/>
        <w:pPrChange w:id="1430" w:author="Dylan CHEN" w:date="2026-08-29T21:32:00Z" w16du:dateUtc="2026-08-29T13:32:00Z">
          <w:pPr>
            <w:pStyle w:val="NormalWeb"/>
          </w:pPr>
        </w:pPrChange>
      </w:pPr>
      <w:r>
        <w:t>We thank you for this comment. To address the concern that the same users might exert less effort when an AI answer is present, we regressed the LLM-generated quality ratings of human answers on the AI treatment indicator. As shown in Column 3 of Table 12 in our previous version, AI presence is not associated with human answer quality (β = −0.002, p = 0.975), which is inconsistent with a reduced-effort account. Following your concern and the SE</w:t>
      </w:r>
      <w:r w:rsidR="00F76589">
        <w:t>’</w:t>
      </w:r>
      <w:r>
        <w:t>s framing suggestion, we have removed the viewer recognition analyses from the manuscript, but we retain this effort-and-quality analysis within the updated framework to directly address the point you raise.</w:t>
      </w:r>
    </w:p>
    <w:bookmarkEnd w:id="1428"/>
    <w:p w14:paraId="17A39778" w14:textId="77777777" w:rsidR="00E942C7" w:rsidRPr="00313E6C" w:rsidRDefault="00E942C7" w:rsidP="00E942C7">
      <w:pPr>
        <w:spacing w:before="120" w:after="120"/>
        <w:rPr>
          <w:b/>
        </w:rPr>
      </w:pPr>
      <w:r w:rsidRPr="00313E6C">
        <w:t>---------------------------------------------------------------------------------------------------------------------</w:t>
      </w:r>
    </w:p>
    <w:p w14:paraId="79F6A005" w14:textId="0C96131D" w:rsidR="00E942C7" w:rsidRPr="00313E6C" w:rsidRDefault="00E942C7" w:rsidP="00E942C7">
      <w:pPr>
        <w:widowControl w:val="0"/>
        <w:autoSpaceDE w:val="0"/>
        <w:spacing w:before="120" w:after="120"/>
        <w:jc w:val="both"/>
        <w:outlineLvl w:val="0"/>
        <w:rPr>
          <w:rFonts w:eastAsia="SimSun"/>
          <w:b/>
          <w:bCs/>
          <w:kern w:val="2"/>
        </w:rPr>
      </w:pPr>
      <w:bookmarkStart w:id="1431" w:name="OLE_LINK6"/>
      <w:r w:rsidRPr="00313E6C">
        <w:rPr>
          <w:rFonts w:eastAsia="SimSun"/>
          <w:b/>
          <w:bCs/>
          <w:kern w:val="2"/>
        </w:rPr>
        <w:t>R3-</w:t>
      </w:r>
      <w:r w:rsidR="00351A2A" w:rsidRPr="00313E6C">
        <w:rPr>
          <w:rFonts w:eastAsia="SimSun"/>
          <w:b/>
          <w:bCs/>
          <w:kern w:val="2"/>
        </w:rPr>
        <w:t>6</w:t>
      </w:r>
      <w:r w:rsidR="0017730E" w:rsidRPr="00313E6C">
        <w:rPr>
          <w:rFonts w:eastAsia="SimSun"/>
          <w:b/>
          <w:bCs/>
          <w:kern w:val="2"/>
        </w:rPr>
        <w:t>*</w:t>
      </w:r>
    </w:p>
    <w:p w14:paraId="4804ECB0" w14:textId="277E20F4"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 Elevated expectation mechanism</w:t>
      </w:r>
    </w:p>
    <w:p w14:paraId="305B710C" w14:textId="0ABD9EB4" w:rsidR="00E942C7"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E0BC557" w14:textId="5D786356" w:rsidR="00F76589" w:rsidRDefault="00F76589">
      <w:pPr>
        <w:pStyle w:val="Paragraph"/>
        <w:pPrChange w:id="1432" w:author="Dylan CHEN" w:date="2026-08-29T21:32:00Z" w16du:dateUtc="2026-08-29T13:32:00Z">
          <w:pPr>
            <w:pStyle w:val="NormalWeb"/>
          </w:pPr>
        </w:pPrChange>
      </w:pPr>
      <w:r>
        <w:t>We appreciate this suggestion. Using AI</w:t>
      </w:r>
      <w:ins w:id="1433" w:author="Prof. LIU Ben" w:date="2026-08-31T00:02:00Z" w16du:dateUtc="2026-08-30T16:02:00Z">
        <w:r w:rsidR="00B97537">
          <w:rPr>
            <w:rFonts w:hint="eastAsia"/>
          </w:rPr>
          <w:t>-</w:t>
        </w:r>
      </w:ins>
      <w:del w:id="1434" w:author="Prof. LIU Ben" w:date="2026-08-31T00:02:00Z" w16du:dateUtc="2026-08-30T16:02:00Z">
        <w:r w:rsidDel="00B97537">
          <w:delText xml:space="preserve"> </w:delText>
        </w:r>
      </w:del>
      <w:r>
        <w:t>answer quality directly as a moderator is not feasible in our design: control-group questions never receive an AI answer, so no AI quality measure exists for those observations, which precludes a valid cross-group interaction test. To capture the underlying intuition that higher-quality AI answers should elevate viewer expectations more strongly, we instead use the quality of the first answer as the moderator. As the table below shows, the interaction between AI and first-answer quality is negative and significant (β = −0.037, p &lt; 0.05): when the first answer is of higher quality, AI treatment produces a larger reduction in net likes on subsequent human answers. This directly supports the idea that a high-quality initial answer raises viewers' evaluative standards, leading to harsher assessments of later human contributions.</w:t>
      </w:r>
    </w:p>
    <w:p w14:paraId="0C088E5A" w14:textId="3A71521A" w:rsidR="00F76589" w:rsidRDefault="00F76589">
      <w:pPr>
        <w:pStyle w:val="Paragraph"/>
        <w:pPrChange w:id="1435" w:author="Dylan CHEN" w:date="2026-08-29T21:32:00Z" w16du:dateUtc="2026-08-29T13:32:00Z">
          <w:pPr>
            <w:pStyle w:val="NormalWeb"/>
          </w:pPr>
        </w:pPrChange>
      </w:pPr>
      <w:r>
        <w:t>We note that, following your broader concern and the SE’s framing suggesti</w:t>
      </w:r>
      <w:r w:rsidRPr="00B53C6E">
        <w:t>on, we have removed the viewer recognition analyses from the manuscript. We nonet</w:t>
      </w:r>
      <w:r>
        <w:t>heless report this result here and appreciate your suggestion, which has helped us improve the paper.</w:t>
      </w:r>
    </w:p>
    <w:p w14:paraId="22E9EDFE" w14:textId="201BDBA6" w:rsidR="003E0959" w:rsidRPr="00313E6C" w:rsidRDefault="003D6EC1" w:rsidP="006210FC">
      <w:pPr>
        <w:pStyle w:val="TableFiguretitle"/>
      </w:pPr>
      <w:r w:rsidRPr="00313E6C">
        <w:t xml:space="preserve">Table </w:t>
      </w:r>
      <w:r w:rsidRPr="00313E6C">
        <w:rPr>
          <w:rFonts w:eastAsia="SimSun"/>
        </w:rPr>
        <w:t>R3-6. Additional Test for Elevated Expectation Mechanism</w:t>
      </w:r>
    </w:p>
    <w:tbl>
      <w:tblPr>
        <w:tblW w:w="5000" w:type="pct"/>
        <w:jc w:val="center"/>
        <w:tblLayout w:type="fixed"/>
        <w:tblCellMar>
          <w:left w:w="0" w:type="dxa"/>
          <w:right w:w="0" w:type="dxa"/>
        </w:tblCellMar>
        <w:tblLook w:val="04A0" w:firstRow="1" w:lastRow="0" w:firstColumn="1" w:lastColumn="0" w:noHBand="0" w:noVBand="1"/>
      </w:tblPr>
      <w:tblGrid>
        <w:gridCol w:w="2162"/>
        <w:gridCol w:w="7198"/>
      </w:tblGrid>
      <w:tr w:rsidR="003F2F89" w:rsidRPr="00313E6C" w14:paraId="6C2B9FB2" w14:textId="77777777" w:rsidTr="006210FC">
        <w:trPr>
          <w:trHeight w:val="320"/>
          <w:jc w:val="center"/>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
          <w:p w14:paraId="6670D060" w14:textId="77777777" w:rsidR="003F2F89" w:rsidRPr="00313E6C" w:rsidRDefault="003F2F89">
            <w:pPr>
              <w:jc w:val="center"/>
              <w:rPr>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
          <w:p w14:paraId="10F6EE96" w14:textId="77777777" w:rsidR="003F2F89" w:rsidRPr="00313E6C" w:rsidRDefault="003F2F89">
            <w:pPr>
              <w:jc w:val="center"/>
              <w:rPr>
                <w:color w:val="000000"/>
                <w:sz w:val="20"/>
                <w:szCs w:val="20"/>
              </w:rPr>
            </w:pPr>
            <w:r w:rsidRPr="00313E6C">
              <w:rPr>
                <w:color w:val="000000"/>
                <w:sz w:val="20"/>
                <w:szCs w:val="20"/>
              </w:rPr>
              <w:t>(1)</w:t>
            </w:r>
          </w:p>
        </w:tc>
      </w:tr>
      <w:tr w:rsidR="003F2F89" w:rsidRPr="00313E6C" w14:paraId="148E33C3" w14:textId="77777777" w:rsidTr="006210FC">
        <w:trPr>
          <w:trHeight w:val="36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609A5A23" w14:textId="77777777" w:rsidR="003F2F89" w:rsidRPr="00313E6C" w:rsidRDefault="003F2F89">
            <w:pPr>
              <w:jc w:val="center"/>
              <w:rPr>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1C80CEE7" w14:textId="77777777" w:rsidR="003F2F89" w:rsidRPr="00313E6C" w:rsidRDefault="003F2F89">
            <w:pP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3F2F89" w:rsidRPr="00313E6C" w14:paraId="20299A08" w14:textId="77777777" w:rsidTr="006210FC">
        <w:trPr>
          <w:trHeight w:val="320"/>
          <w:jc w:val="center"/>
        </w:trPr>
        <w:tc>
          <w:tcPr>
            <w:tcW w:w="1580" w:type="dxa"/>
            <w:vMerge w:val="restart"/>
            <w:tcBorders>
              <w:top w:val="nil"/>
              <w:left w:val="nil"/>
              <w:bottom w:val="nil"/>
              <w:right w:val="nil"/>
            </w:tcBorders>
            <w:noWrap/>
            <w:tcMar>
              <w:top w:w="15" w:type="dxa"/>
              <w:left w:w="15" w:type="dxa"/>
              <w:bottom w:w="0" w:type="dxa"/>
              <w:right w:w="15" w:type="dxa"/>
            </w:tcMar>
            <w:vAlign w:val="center"/>
            <w:hideMark/>
          </w:tcPr>
          <w:p w14:paraId="2E646A07" w14:textId="77777777"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5260" w:type="dxa"/>
            <w:tcBorders>
              <w:top w:val="nil"/>
              <w:left w:val="nil"/>
              <w:bottom w:val="nil"/>
              <w:right w:val="nil"/>
            </w:tcBorders>
            <w:noWrap/>
            <w:tcMar>
              <w:top w:w="15" w:type="dxa"/>
              <w:left w:w="15" w:type="dxa"/>
              <w:bottom w:w="0" w:type="dxa"/>
              <w:right w:w="15" w:type="dxa"/>
            </w:tcMar>
            <w:vAlign w:val="center"/>
            <w:hideMark/>
          </w:tcPr>
          <w:p w14:paraId="5D444C22" w14:textId="77777777" w:rsidR="003F2F89" w:rsidRPr="00313E6C" w:rsidRDefault="003F2F89">
            <w:pPr>
              <w:jc w:val="center"/>
              <w:rPr>
                <w:color w:val="000000"/>
                <w:sz w:val="20"/>
                <w:szCs w:val="20"/>
              </w:rPr>
            </w:pPr>
            <w:r w:rsidRPr="00313E6C">
              <w:rPr>
                <w:color w:val="000000"/>
                <w:sz w:val="20"/>
                <w:szCs w:val="20"/>
              </w:rPr>
              <w:t>0.169</w:t>
            </w:r>
          </w:p>
        </w:tc>
      </w:tr>
      <w:tr w:rsidR="003F2F89" w:rsidRPr="00313E6C" w14:paraId="758FCAAB" w14:textId="77777777" w:rsidTr="006210FC">
        <w:trPr>
          <w:trHeight w:val="340"/>
          <w:jc w:val="center"/>
        </w:trPr>
        <w:tc>
          <w:tcPr>
            <w:tcW w:w="1580" w:type="dxa"/>
            <w:vMerge/>
            <w:tcBorders>
              <w:top w:val="nil"/>
              <w:left w:val="nil"/>
              <w:bottom w:val="nil"/>
              <w:right w:val="nil"/>
            </w:tcBorders>
            <w:vAlign w:val="center"/>
            <w:hideMark/>
          </w:tcPr>
          <w:p w14:paraId="7706EB09" w14:textId="77777777" w:rsidR="003F2F89" w:rsidRPr="00313E6C" w:rsidRDefault="003F2F89">
            <w:pPr>
              <w:rPr>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5F73B912" w14:textId="77777777" w:rsidR="003F2F89" w:rsidRPr="00313E6C" w:rsidRDefault="003F2F89">
            <w:pPr>
              <w:jc w:val="center"/>
              <w:rPr>
                <w:color w:val="000000"/>
                <w:sz w:val="20"/>
                <w:szCs w:val="20"/>
              </w:rPr>
            </w:pPr>
            <w:r w:rsidRPr="00313E6C">
              <w:rPr>
                <w:color w:val="000000"/>
                <w:sz w:val="20"/>
                <w:szCs w:val="20"/>
              </w:rPr>
              <w:t>(0.103)</w:t>
            </w:r>
          </w:p>
        </w:tc>
      </w:tr>
      <w:tr w:rsidR="003F2F89" w:rsidRPr="00313E6C" w14:paraId="78F9A3A2" w14:textId="77777777" w:rsidTr="006210FC">
        <w:trPr>
          <w:trHeight w:val="340"/>
          <w:jc w:val="center"/>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285EE7E0" w14:textId="2B579592"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r w:rsidRPr="00313E6C">
              <w:rPr>
                <w:i/>
                <w:iCs/>
                <w:color w:val="000000"/>
                <w:sz w:val="20"/>
                <w:szCs w:val="20"/>
              </w:rPr>
              <w:t>*quality1Ans</w:t>
            </w:r>
            <w:r w:rsidR="003D6EC1" w:rsidRPr="00313E6C">
              <w:rPr>
                <w:i/>
                <w:iCs/>
                <w:color w:val="000000"/>
                <w:sz w:val="20"/>
                <w:szCs w:val="20"/>
                <w:vertAlign w:val="subscript"/>
              </w:rPr>
              <w:t>i</w:t>
            </w:r>
            <w:r w:rsidRPr="00313E6C">
              <w:rPr>
                <w:i/>
                <w:iCs/>
                <w:color w:val="000000"/>
                <w:sz w:val="20"/>
                <w:szCs w:val="20"/>
                <w:vertAlign w:val="subscript"/>
              </w:rPr>
              <w:t>j</w:t>
            </w:r>
          </w:p>
        </w:tc>
        <w:tc>
          <w:tcPr>
            <w:tcW w:w="5260" w:type="dxa"/>
            <w:tcBorders>
              <w:top w:val="nil"/>
              <w:left w:val="nil"/>
              <w:bottom w:val="nil"/>
              <w:right w:val="nil"/>
            </w:tcBorders>
            <w:noWrap/>
            <w:tcMar>
              <w:top w:w="15" w:type="dxa"/>
              <w:left w:w="15" w:type="dxa"/>
              <w:bottom w:w="0" w:type="dxa"/>
              <w:right w:w="15" w:type="dxa"/>
            </w:tcMar>
            <w:vAlign w:val="center"/>
            <w:hideMark/>
          </w:tcPr>
          <w:p w14:paraId="5BF2497A" w14:textId="77777777" w:rsidR="003F2F89" w:rsidRPr="00313E6C" w:rsidRDefault="003F2F89">
            <w:pPr>
              <w:jc w:val="center"/>
              <w:rPr>
                <w:color w:val="000000"/>
                <w:sz w:val="20"/>
                <w:szCs w:val="20"/>
              </w:rPr>
            </w:pPr>
            <w:r w:rsidRPr="00313E6C">
              <w:rPr>
                <w:color w:val="000000"/>
                <w:sz w:val="20"/>
                <w:szCs w:val="20"/>
              </w:rPr>
              <w:t>-0.037 *</w:t>
            </w:r>
          </w:p>
        </w:tc>
      </w:tr>
      <w:tr w:rsidR="003F2F89" w:rsidRPr="00313E6C" w14:paraId="5570ADBE" w14:textId="77777777" w:rsidTr="006210FC">
        <w:trPr>
          <w:trHeight w:val="360"/>
          <w:jc w:val="center"/>
        </w:trPr>
        <w:tc>
          <w:tcPr>
            <w:tcW w:w="1580" w:type="dxa"/>
            <w:vMerge/>
            <w:tcBorders>
              <w:top w:val="nil"/>
              <w:left w:val="nil"/>
              <w:bottom w:val="single" w:sz="4" w:space="0" w:color="000000"/>
              <w:right w:val="nil"/>
            </w:tcBorders>
            <w:vAlign w:val="center"/>
            <w:hideMark/>
          </w:tcPr>
          <w:p w14:paraId="1C0787A6" w14:textId="77777777" w:rsidR="003F2F89" w:rsidRPr="00313E6C" w:rsidRDefault="003F2F89">
            <w:pPr>
              <w:rPr>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67EBA047" w14:textId="77777777" w:rsidR="003F2F89" w:rsidRPr="00313E6C" w:rsidRDefault="003F2F89">
            <w:pPr>
              <w:jc w:val="center"/>
              <w:rPr>
                <w:color w:val="000000"/>
                <w:sz w:val="20"/>
                <w:szCs w:val="20"/>
              </w:rPr>
            </w:pPr>
            <w:r w:rsidRPr="00313E6C">
              <w:rPr>
                <w:color w:val="000000"/>
                <w:sz w:val="20"/>
                <w:szCs w:val="20"/>
              </w:rPr>
              <w:t>(0.015)</w:t>
            </w:r>
          </w:p>
        </w:tc>
      </w:tr>
      <w:tr w:rsidR="003F2F89" w:rsidRPr="00313E6C" w14:paraId="46243B5C" w14:textId="77777777" w:rsidTr="006210FC">
        <w:trPr>
          <w:trHeight w:val="34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5EC625B7" w14:textId="77777777" w:rsidR="003F2F89" w:rsidRPr="00313E6C" w:rsidRDefault="003F2F89">
            <w:pPr>
              <w:rPr>
                <w:color w:val="000000"/>
                <w:sz w:val="20"/>
                <w:szCs w:val="20"/>
              </w:rPr>
            </w:pPr>
            <w:r w:rsidRPr="00313E6C">
              <w:rPr>
                <w:color w:val="000000"/>
                <w:sz w:val="20"/>
                <w:szCs w:val="20"/>
              </w:rPr>
              <w:t>other controls</w:t>
            </w:r>
          </w:p>
        </w:tc>
        <w:tc>
          <w:tcPr>
            <w:tcW w:w="5260" w:type="dxa"/>
            <w:tcBorders>
              <w:top w:val="nil"/>
              <w:left w:val="nil"/>
              <w:bottom w:val="nil"/>
              <w:right w:val="nil"/>
            </w:tcBorders>
            <w:noWrap/>
            <w:tcMar>
              <w:top w:w="15" w:type="dxa"/>
              <w:left w:w="15" w:type="dxa"/>
              <w:bottom w:w="0" w:type="dxa"/>
              <w:right w:w="15" w:type="dxa"/>
            </w:tcMar>
            <w:vAlign w:val="center"/>
            <w:hideMark/>
          </w:tcPr>
          <w:p w14:paraId="72A1D98F"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4DC3D82A" w14:textId="77777777" w:rsidTr="006210FC">
        <w:trPr>
          <w:trHeight w:val="340"/>
          <w:jc w:val="center"/>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
          <w:p w14:paraId="77060E5D" w14:textId="77777777" w:rsidR="003F2F89" w:rsidRPr="00313E6C" w:rsidRDefault="003F2F89">
            <w:pPr>
              <w:rPr>
                <w:color w:val="000000"/>
                <w:sz w:val="20"/>
                <w:szCs w:val="20"/>
              </w:rPr>
            </w:pPr>
            <w:r w:rsidRPr="00313E6C">
              <w:rPr>
                <w:color w:val="000000"/>
                <w:sz w:val="20"/>
                <w:szCs w:val="20"/>
              </w:rPr>
              <w:lastRenderedPageBreak/>
              <w:t>answer timing FE</w:t>
            </w: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3E61ECBD"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3B2879F9" w14:textId="77777777" w:rsidTr="006210FC">
        <w:trPr>
          <w:trHeight w:val="340"/>
          <w:jc w:val="center"/>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
          <w:p w14:paraId="6D48A45D" w14:textId="77777777" w:rsidR="003F2F89" w:rsidRPr="00313E6C" w:rsidRDefault="003F2F89">
            <w:pPr>
              <w:rPr>
                <w:color w:val="000000"/>
                <w:sz w:val="20"/>
                <w:szCs w:val="20"/>
              </w:rPr>
            </w:pPr>
            <w:r w:rsidRPr="00313E6C">
              <w:rPr>
                <w:color w:val="000000"/>
                <w:sz w:val="20"/>
                <w:szCs w:val="20"/>
              </w:rPr>
              <w:t>N</w:t>
            </w:r>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
          <w:p w14:paraId="16D66D36" w14:textId="0E890E57" w:rsidR="003F2F89" w:rsidRPr="00313E6C" w:rsidRDefault="003F2F89">
            <w:pPr>
              <w:jc w:val="center"/>
              <w:rPr>
                <w:color w:val="000000"/>
                <w:sz w:val="20"/>
                <w:szCs w:val="20"/>
              </w:rPr>
            </w:pPr>
            <w:r w:rsidRPr="00313E6C">
              <w:rPr>
                <w:color w:val="000000"/>
                <w:sz w:val="20"/>
                <w:szCs w:val="20"/>
              </w:rPr>
              <w:t>3,189</w:t>
            </w:r>
          </w:p>
        </w:tc>
      </w:tr>
      <w:bookmarkEnd w:id="1431"/>
    </w:tbl>
    <w:p w14:paraId="5BA652B4" w14:textId="77777777" w:rsidR="00550611" w:rsidRPr="00313E6C" w:rsidRDefault="00550611" w:rsidP="00550611">
      <w:pPr>
        <w:pStyle w:val="Paragraph"/>
      </w:pPr>
    </w:p>
    <w:p w14:paraId="1E91E376" w14:textId="34539154" w:rsidR="00E942C7" w:rsidRPr="00313E6C" w:rsidRDefault="00E942C7" w:rsidP="00E942C7">
      <w:pPr>
        <w:spacing w:before="120" w:after="120"/>
        <w:rPr>
          <w:b/>
        </w:rPr>
      </w:pPr>
      <w:r w:rsidRPr="00313E6C">
        <w:t>---------------------------------------------------------------------------------------------------------------------</w:t>
      </w:r>
    </w:p>
    <w:p w14:paraId="5DCFE8A0" w14:textId="5E55C24F" w:rsidR="00E942C7" w:rsidRPr="00313E6C" w:rsidRDefault="00E942C7" w:rsidP="00E942C7">
      <w:pPr>
        <w:widowControl w:val="0"/>
        <w:autoSpaceDE w:val="0"/>
        <w:spacing w:before="120" w:after="120"/>
        <w:jc w:val="both"/>
        <w:outlineLvl w:val="0"/>
        <w:rPr>
          <w:rFonts w:eastAsia="SimSun"/>
          <w:b/>
          <w:bCs/>
          <w:kern w:val="2"/>
        </w:rPr>
      </w:pPr>
      <w:commentRangeStart w:id="1436"/>
      <w:r w:rsidRPr="00313E6C">
        <w:rPr>
          <w:rFonts w:eastAsia="SimSun"/>
          <w:b/>
          <w:bCs/>
          <w:kern w:val="2"/>
        </w:rPr>
        <w:t>R3-</w:t>
      </w:r>
      <w:r w:rsidR="00351A2A" w:rsidRPr="00313E6C">
        <w:rPr>
          <w:rFonts w:eastAsia="SimSun"/>
          <w:b/>
          <w:bCs/>
          <w:kern w:val="2"/>
        </w:rPr>
        <w:t>7</w:t>
      </w:r>
      <w:r w:rsidR="00276665">
        <w:rPr>
          <w:rFonts w:eastAsia="SimSun"/>
          <w:b/>
          <w:bCs/>
          <w:kern w:val="2"/>
        </w:rPr>
        <w:t>*</w:t>
      </w:r>
      <w:commentRangeEnd w:id="1436"/>
      <w:r w:rsidR="00F76589" w:rsidRPr="00313E6C">
        <w:rPr>
          <w:rStyle w:val="CommentReference"/>
          <w:rFonts w:eastAsia="SimSun"/>
          <w:b/>
          <w:bCs/>
          <w:kern w:val="2"/>
          <w:sz w:val="24"/>
          <w:szCs w:val="24"/>
        </w:rPr>
        <w:commentReference w:id="1436"/>
      </w:r>
    </w:p>
    <w:p w14:paraId="513E4285" w14:textId="56DB5B17" w:rsidR="00B2502B" w:rsidRPr="00313E6C"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Theory</w:t>
      </w:r>
    </w:p>
    <w:p w14:paraId="55602CEB" w14:textId="1D2A2A3E" w:rsidR="00506A3F" w:rsidRPr="001F085E" w:rsidRDefault="00B2502B" w:rsidP="00B2502B">
      <w:pPr>
        <w:widowControl w:val="0"/>
        <w:autoSpaceDE w:val="0"/>
        <w:autoSpaceDN w:val="0"/>
        <w:adjustRightInd w:val="0"/>
        <w:spacing w:before="120" w:after="120"/>
        <w:ind w:leftChars="200" w:left="480"/>
        <w:jc w:val="both"/>
        <w:rPr>
          <w:rFonts w:eastAsia="SimSun"/>
          <w:i/>
          <w:iCs/>
          <w:kern w:val="2"/>
        </w:rPr>
      </w:pPr>
      <w:r w:rsidRPr="00D222A2">
        <w:rPr>
          <w:rFonts w:eastAsia="SimSun"/>
          <w:i/>
          <w:iCs/>
          <w:kern w:val="2"/>
        </w:rPr>
        <w:t>In Section 3, the authors seek to theorize how internal GenAI may influence users</w:t>
      </w:r>
      <w:r w:rsidR="003834AA" w:rsidRPr="00D222A2">
        <w:rPr>
          <w:rFonts w:eastAsia="SimSun"/>
          <w:i/>
          <w:iCs/>
          <w:kern w:val="2"/>
        </w:rPr>
        <w:t>’</w:t>
      </w:r>
      <w:r w:rsidRPr="00D222A2">
        <w:rPr>
          <w:rFonts w:eastAsia="SimSun"/>
          <w:i/>
          <w:iCs/>
          <w:kern w:val="2"/>
        </w:rPr>
        <w:t xml:space="preserve"> contributions to answers. However, there does not appear to be </w:t>
      </w:r>
      <w:r w:rsidRPr="001F085E">
        <w:rPr>
          <w:rFonts w:eastAsia="SimSun"/>
          <w:i/>
          <w:iCs/>
          <w:kern w:val="2"/>
        </w:rPr>
        <w:t>an overarching theoretical framework that explains why all three effects should shape contribution decisions.</w:t>
      </w:r>
      <w:r w:rsidRPr="00D222A2">
        <w:rPr>
          <w:rFonts w:eastAsia="SimSun"/>
          <w:i/>
          <w:iCs/>
          <w:kern w:val="2"/>
        </w:rPr>
        <w:t xml:space="preserve"> At present, each effect is discussed in isolation, which makes the overall theoretical argument appear somewhat ad hoc</w:t>
      </w:r>
      <w:r w:rsidR="003C2647" w:rsidRPr="00D222A2">
        <w:rPr>
          <w:rFonts w:eastAsia="SimSun"/>
          <w:i/>
          <w:iCs/>
          <w:kern w:val="2"/>
        </w:rPr>
        <w:t xml:space="preserve">. </w:t>
      </w:r>
    </w:p>
    <w:p w14:paraId="716123AE"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1407"/>
    <w:p w14:paraId="17E860E4" w14:textId="584F9375" w:rsidR="006D7915" w:rsidDel="00B53C6E" w:rsidRDefault="00276665" w:rsidP="006D7915">
      <w:pPr>
        <w:pStyle w:val="Paragraph"/>
        <w:rPr>
          <w:ins w:id="1437" w:author="Dylan CHEN" w:date="2026-08-30T18:15:00Z" w16du:dateUtc="2026-08-30T10:15:00Z"/>
          <w:del w:id="1438" w:author="Prof. LIU Ben" w:date="2026-08-31T01:07:00Z" w16du:dateUtc="2026-08-30T17:07:00Z"/>
        </w:rPr>
      </w:pPr>
      <w:r>
        <w:t xml:space="preserve">Following the </w:t>
      </w:r>
      <w:ins w:id="1439" w:author="Prof. LIU Ben" w:date="2026-08-31T01:07:00Z" w16du:dateUtc="2026-08-30T17:07:00Z">
        <w:r w:rsidR="00B53C6E">
          <w:rPr>
            <w:rFonts w:hint="eastAsia"/>
          </w:rPr>
          <w:t>your suggestion</w:t>
        </w:r>
      </w:ins>
      <w:del w:id="1440" w:author="Prof. LIU Ben" w:date="2026-08-31T01:07:00Z" w16du:dateUtc="2026-08-30T17:07:00Z">
        <w:r w:rsidDel="00B53C6E">
          <w:delText xml:space="preserve">suggestion </w:delText>
        </w:r>
      </w:del>
      <w:ins w:id="1441" w:author="Dylan CHEN" w:date="2026-08-29T23:30:00Z" w16du:dateUtc="2026-08-29T15:30:00Z">
        <w:del w:id="1442" w:author="Prof. LIU Ben" w:date="2026-08-31T01:07:00Z" w16du:dateUtc="2026-08-30T17:07:00Z">
          <w:r w:rsidR="00537741" w:rsidDel="00B53C6E">
            <w:delText>from you</w:delText>
          </w:r>
        </w:del>
      </w:ins>
      <w:del w:id="1443" w:author="Dylan CHEN" w:date="2026-08-29T23:30:00Z" w16du:dateUtc="2026-08-29T15:30:00Z">
        <w:r w:rsidDel="00537741">
          <w:delText>of the reviewer</w:delText>
        </w:r>
      </w:del>
      <w:r>
        <w:t xml:space="preserve"> and </w:t>
      </w:r>
      <w:ins w:id="1444" w:author="Prof. LIU Ben" w:date="2026-08-31T01:07:00Z" w16du:dateUtc="2026-08-30T17:07:00Z">
        <w:r w:rsidR="00B53C6E">
          <w:rPr>
            <w:rFonts w:hint="eastAsia"/>
          </w:rPr>
          <w:t xml:space="preserve">the guidance provided by </w:t>
        </w:r>
      </w:ins>
      <w:r>
        <w:t xml:space="preserve">SE, </w:t>
      </w:r>
    </w:p>
    <w:p w14:paraId="7AA16B40" w14:textId="77777777" w:rsidR="006D7915" w:rsidRDefault="006D7915" w:rsidP="006D7915">
      <w:pPr>
        <w:pStyle w:val="Paragraph"/>
        <w:rPr>
          <w:ins w:id="1445" w:author="Dylan CHEN" w:date="2026-08-30T18:15:00Z" w16du:dateUtc="2026-08-30T10:15:00Z"/>
        </w:rPr>
      </w:pPr>
      <w:ins w:id="1446" w:author="Dylan CHEN" w:date="2026-08-30T18:15:00Z" w16du:dateUtc="2026-08-30T10:15:00Z">
        <w:r>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Pr="004543B1">
          <w:t xml:space="preserve">the </w:t>
        </w:r>
        <w:r w:rsidRPr="00B53C6E">
          <w:rPr>
            <w:b/>
            <w:bCs/>
            <w:rPrChange w:id="1447" w:author="Prof. LIU Ben" w:date="2026-08-31T01:07:00Z" w16du:dateUtc="2026-08-30T17:07:00Z">
              <w:rPr/>
            </w:rPrChange>
          </w:rPr>
          <w:t>crafting decision</w:t>
        </w:r>
        <w:r w:rsidRPr="004543B1">
          <w:t>, which concerns</w:t>
        </w:r>
        <w:del w:id="1448" w:author="Prof. LIU Ben" w:date="2026-08-30T23:57:00Z" w16du:dateUtc="2026-08-30T15:57:00Z">
          <w:r w:rsidRPr="004543B1" w:rsidDel="00EC6B00">
            <w:delText xml:space="preserve"> both</w:delText>
          </w:r>
        </w:del>
        <w:r w:rsidRPr="004543B1">
          <w:t xml:space="preserve"> how good the human answer will be and how it will be produced, if the answerer decides to contribute</w:t>
        </w:r>
        <w:r>
          <w:t xml:space="preserve">. </w:t>
        </w:r>
      </w:ins>
    </w:p>
    <w:p w14:paraId="1D9C5D21" w14:textId="77777777" w:rsidR="006D7915" w:rsidRDefault="006D7915" w:rsidP="006D7915">
      <w:pPr>
        <w:pStyle w:val="Paragraph"/>
        <w:rPr>
          <w:ins w:id="1449" w:author="Dylan CHEN" w:date="2026-08-30T18:15:00Z" w16du:dateUtc="2026-08-30T10:15:00Z"/>
        </w:rPr>
      </w:pPr>
      <w:ins w:id="1450" w:author="Dylan CHEN" w:date="2026-08-30T18:15:00Z" w16du:dateUtc="2026-08-30T10:15: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12AD7D9A" w14:textId="77777777" w:rsidR="006D7915" w:rsidRDefault="006D7915" w:rsidP="006D7915">
      <w:pPr>
        <w:pStyle w:val="Paragraph"/>
        <w:rPr>
          <w:ins w:id="1451" w:author="Dylan CHEN" w:date="2026-08-30T18:15:00Z" w16du:dateUtc="2026-08-30T10:15:00Z"/>
        </w:rPr>
      </w:pPr>
      <w:ins w:id="1452" w:author="Dylan CHEN" w:date="2026-08-30T18:15:00Z" w16du:dateUtc="2026-08-30T10:15:00Z">
        <w:r>
          <w:t>The revised framework treats the AI answer as a profile of three signals:</w:t>
        </w:r>
      </w:ins>
    </w:p>
    <w:p w14:paraId="24B842C8" w14:textId="77777777" w:rsidR="006D7915" w:rsidRDefault="006D7915" w:rsidP="006D7915">
      <w:pPr>
        <w:pStyle w:val="NormalWeb"/>
        <w:numPr>
          <w:ilvl w:val="0"/>
          <w:numId w:val="79"/>
        </w:numPr>
        <w:rPr>
          <w:ins w:id="1453" w:author="Dylan CHEN" w:date="2026-08-30T18:15:00Z" w16du:dateUtc="2026-08-30T10:15:00Z"/>
          <w:color w:val="000000"/>
        </w:rPr>
      </w:pPr>
      <w:ins w:id="1454" w:author="Dylan CHEN" w:date="2026-08-30T18:15:00Z" w16du:dateUtc="2026-08-30T10:15: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4BE6B139" w14:textId="77777777" w:rsidR="006D7915" w:rsidRDefault="006D7915" w:rsidP="006D7915">
      <w:pPr>
        <w:pStyle w:val="NormalWeb"/>
        <w:numPr>
          <w:ilvl w:val="0"/>
          <w:numId w:val="79"/>
        </w:numPr>
        <w:rPr>
          <w:ins w:id="1455" w:author="Dylan CHEN" w:date="2026-08-30T18:15:00Z" w16du:dateUtc="2026-08-30T10:15:00Z"/>
          <w:color w:val="000000"/>
        </w:rPr>
      </w:pPr>
      <w:ins w:id="1456" w:author="Dylan CHEN" w:date="2026-08-30T18:15:00Z" w16du:dateUtc="2026-08-30T10:15: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6C29A4E1" w14:textId="77777777" w:rsidR="006D7915" w:rsidRDefault="006D7915" w:rsidP="006D7915">
      <w:pPr>
        <w:pStyle w:val="NormalWeb"/>
        <w:numPr>
          <w:ilvl w:val="0"/>
          <w:numId w:val="79"/>
        </w:numPr>
        <w:rPr>
          <w:ins w:id="1457" w:author="Dylan CHEN" w:date="2026-08-30T18:15:00Z" w16du:dateUtc="2026-08-30T10:15:00Z"/>
          <w:color w:val="000000"/>
        </w:rPr>
      </w:pPr>
      <w:ins w:id="1458" w:author="Dylan CHEN" w:date="2026-08-30T18:15:00Z" w16du:dateUtc="2026-08-30T10:15: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14A74F64" w14:textId="77777777" w:rsidR="006D7915" w:rsidRDefault="006D7915" w:rsidP="006D7915">
      <w:pPr>
        <w:pStyle w:val="Paragraph"/>
        <w:rPr>
          <w:ins w:id="1459" w:author="Dylan CHEN" w:date="2026-08-30T18:15:00Z" w16du:dateUtc="2026-08-30T10:15:00Z"/>
        </w:rPr>
      </w:pPr>
      <w:ins w:id="1460" w:author="Dylan CHEN" w:date="2026-08-30T18:15:00Z" w16du:dateUtc="2026-08-30T10:15:00Z">
        <w:r>
          <w:lastRenderedPageBreak/>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719D6859" w14:textId="7C8F81C6" w:rsidR="006D7915" w:rsidRDefault="006D7915" w:rsidP="006D7915">
      <w:pPr>
        <w:pStyle w:val="Paragraph"/>
        <w:rPr>
          <w:ins w:id="1461" w:author="Dylan CHEN" w:date="2026-08-30T18:15:00Z" w16du:dateUtc="2026-08-30T10:15:00Z"/>
        </w:rPr>
      </w:pPr>
      <w:ins w:id="1462" w:author="Dylan CHEN" w:date="2026-08-30T18:15:00Z" w16du:dateUtc="2026-08-30T10:15:00Z">
        <w:r>
          <w:t xml:space="preserve">This classification yields </w:t>
        </w:r>
      </w:ins>
      <w:ins w:id="1463" w:author="Prof. LIU Ben" w:date="2026-08-31T01:08:00Z" w16du:dateUtc="2026-08-30T17:08:00Z">
        <w:r w:rsidR="00B53C6E">
          <w:rPr>
            <w:rFonts w:hint="eastAsia"/>
          </w:rPr>
          <w:t>a</w:t>
        </w:r>
      </w:ins>
      <w:ins w:id="1464" w:author="Dylan CHEN" w:date="2026-08-30T18:15:00Z" w16du:dateUtc="2026-08-30T10:15:00Z">
        <w:del w:id="1465" w:author="Prof. LIU Ben" w:date="2026-08-31T01:08:00Z" w16du:dateUtc="2026-08-30T17:08:00Z">
          <w:r w:rsidDel="00B53C6E">
            <w:delText>our</w:delText>
          </w:r>
        </w:del>
        <w:r>
          <w:t xml:space="preserve">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3EB900F0" w14:textId="0AC53590" w:rsidR="006D7915" w:rsidRDefault="006D7915" w:rsidP="006D7915">
      <w:pPr>
        <w:pStyle w:val="Paragraph"/>
        <w:rPr>
          <w:ins w:id="1466" w:author="Dylan CHEN" w:date="2026-08-30T18:15:00Z" w16du:dateUtc="2026-08-30T10:15:00Z"/>
        </w:rPr>
      </w:pPr>
      <w:ins w:id="1467" w:author="Dylan CHEN" w:date="2026-08-30T18:15:00Z" w16du:dateUtc="2026-08-30T10:15:00Z">
        <w:r>
          <w:t>In line with this framework, the revised manuscript develops six hypotheses</w:t>
        </w:r>
        <w:r>
          <w:rPr>
            <w:rFonts w:hint="eastAsia"/>
          </w:rPr>
          <w:t xml:space="preserve"> (see Figure R3</w:t>
        </w:r>
        <w:r>
          <w:t>-</w:t>
        </w:r>
        <w:r>
          <w:rPr>
            <w:rFonts w:hint="eastAsia"/>
          </w:rPr>
          <w:t>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5A65D286" w14:textId="77777777" w:rsidR="006D7915" w:rsidRDefault="006D7915" w:rsidP="006D7915">
      <w:pPr>
        <w:pStyle w:val="Paragraph"/>
        <w:rPr>
          <w:ins w:id="1468" w:author="Dylan CHEN" w:date="2026-08-30T18:15:00Z" w16du:dateUtc="2026-08-30T10:15:00Z"/>
        </w:rPr>
      </w:pPr>
      <w:ins w:id="1469" w:author="Dylan CHEN" w:date="2026-08-30T18:15:00Z" w16du:dateUtc="2026-08-30T10:15:00Z">
        <w:r>
          <w:t>We then test these predictions using our empirical data. In light of this revised conceptual framework, we have removed the analysis of viewer recognition and the position effect to keep the paper theoretically focused and internally coherent.</w:t>
        </w:r>
      </w:ins>
    </w:p>
    <w:p w14:paraId="2FD11C2F" w14:textId="15976141" w:rsidR="006D7915" w:rsidRPr="00313E6C" w:rsidRDefault="006D7915" w:rsidP="006D7915">
      <w:pPr>
        <w:pStyle w:val="Paragraph"/>
        <w:rPr>
          <w:ins w:id="1470" w:author="Dylan CHEN" w:date="2026-08-30T18:15:00Z" w16du:dateUtc="2026-08-30T10:15:00Z"/>
          <w:b/>
          <w:bCs/>
        </w:rPr>
      </w:pPr>
    </w:p>
    <w:p w14:paraId="04330CCC" w14:textId="77777777" w:rsidR="006D7915" w:rsidRPr="00015210" w:rsidRDefault="006D7915" w:rsidP="006D7915">
      <w:pPr>
        <w:jc w:val="center"/>
        <w:rPr>
          <w:ins w:id="1471" w:author="Dylan CHEN" w:date="2026-08-30T18:15:00Z" w16du:dateUtc="2026-08-30T10:15:00Z"/>
        </w:rPr>
      </w:pPr>
      <w:ins w:id="1472" w:author="Dylan CHEN" w:date="2026-08-30T18:15:00Z" w16du:dateUtc="2026-08-30T10:15:00Z">
        <w:r w:rsidRPr="00CF4D5F">
          <w:rPr>
            <w:noProof/>
          </w:rPr>
          <w:drawing>
            <wp:inline distT="0" distB="0" distL="0" distR="0" wp14:anchorId="03DC2506" wp14:editId="2F84FE72">
              <wp:extent cx="5943600" cy="2069465"/>
              <wp:effectExtent l="0" t="0" r="0" b="635"/>
              <wp:docPr id="15940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357E99CB" w14:textId="69743470" w:rsidR="006D7915" w:rsidRDefault="006D7915" w:rsidP="006D7915">
      <w:pPr>
        <w:spacing w:before="120" w:after="120"/>
        <w:jc w:val="center"/>
        <w:rPr>
          <w:ins w:id="1473" w:author="Dylan CHEN" w:date="2026-08-30T18:15:00Z" w16du:dateUtc="2026-08-30T10:15:00Z"/>
        </w:rPr>
      </w:pPr>
      <w:ins w:id="1474" w:author="Dylan CHEN" w:date="2026-08-30T18:15:00Z" w16du:dateUtc="2026-08-30T10:15:00Z">
        <w:r w:rsidRPr="00015210">
          <w:t xml:space="preserve">Figure </w:t>
        </w:r>
        <w:r>
          <w:rPr>
            <w:rFonts w:hint="eastAsia"/>
          </w:rPr>
          <w:t>R3</w:t>
        </w:r>
        <w:r>
          <w:t>-</w:t>
        </w:r>
        <w:r>
          <w:rPr>
            <w:rFonts w:hint="eastAsia"/>
          </w:rPr>
          <w:t>7</w:t>
        </w:r>
        <w:r w:rsidRPr="00015210">
          <w:t>. Conceptual framework</w:t>
        </w:r>
      </w:ins>
    </w:p>
    <w:p w14:paraId="4E2A0C18" w14:textId="54DED69D" w:rsidR="00F310D7" w:rsidRPr="00313E6C" w:rsidDel="006D7915" w:rsidRDefault="00276665" w:rsidP="006D7915">
      <w:pPr>
        <w:pStyle w:val="Paragraph"/>
        <w:rPr>
          <w:del w:id="1475" w:author="Dylan CHEN" w:date="2026-08-30T18:15:00Z" w16du:dateUtc="2026-08-30T10:15:00Z"/>
          <w:b/>
          <w:bCs/>
        </w:rPr>
      </w:pPr>
      <w:del w:id="1476" w:author="Dylan CHEN" w:date="2026-08-30T18:15:00Z" w16du:dateUtc="2026-08-30T10:15:00Z">
        <w:r w:rsidDel="006D7915">
          <w:delText>w</w:delText>
        </w:r>
        <w:r w:rsidR="00742092" w:rsidRPr="00313E6C" w:rsidDel="006D7915">
          <w:delText xml:space="preserve">e have </w:delText>
        </w:r>
        <w:r w:rsidDel="006D7915">
          <w:delText xml:space="preserve">revamp </w:delText>
        </w:r>
        <w:r w:rsidR="00742092" w:rsidRPr="00313E6C" w:rsidDel="006D7915">
          <w:delText xml:space="preserve">the theoretical </w:delText>
        </w:r>
        <w:r w:rsidDel="006D7915">
          <w:delText xml:space="preserve">framwork </w:delText>
        </w:r>
        <w:r w:rsidR="00742092" w:rsidRPr="00313E6C" w:rsidDel="006D7915">
          <w:delText>from</w:delText>
        </w:r>
        <w:r w:rsidR="00742092" w:rsidRPr="00313E6C" w:rsidDel="006D7915">
          <w:rPr>
            <w:b/>
            <w:bCs/>
          </w:rPr>
          <w:delText xml:space="preserve"> a competitive encounter perspective</w:delText>
        </w:r>
        <w:r w:rsidDel="006D7915">
          <w:rPr>
            <w:b/>
            <w:bCs/>
          </w:rPr>
          <w:delText>,</w:delText>
        </w:r>
        <w:r w:rsidR="00742092" w:rsidRPr="00313E6C" w:rsidDel="006D7915">
          <w:delText xml:space="preserve"> </w:delText>
        </w:r>
        <w:r w:rsidDel="006D7915">
          <w:delText xml:space="preserve">where AI makes two decisions facing the competition of AI answer: whether to contribute and how much effort to put in. We argue these two decisions are </w:delText>
        </w:r>
        <w:r w:rsidR="00D222A2" w:rsidDel="006D7915">
          <w:delText xml:space="preserve">made in a sequence aligning </w:delText>
        </w:r>
        <w:r w:rsidR="00D222A2" w:rsidDel="006D7915">
          <w:rPr>
            <w:b/>
            <w:bCs/>
          </w:rPr>
          <w:delText xml:space="preserve">the </w:delText>
        </w:r>
        <w:r w:rsidR="00F706A6" w:rsidDel="006D7915">
          <w:rPr>
            <w:b/>
            <w:bCs/>
          </w:rPr>
          <w:delText>dual processing</w:delText>
        </w:r>
        <w:r w:rsidR="00742092" w:rsidRPr="00313E6C" w:rsidDel="006D7915">
          <w:rPr>
            <w:b/>
            <w:bCs/>
          </w:rPr>
          <w:delText xml:space="preserve"> theory</w:delText>
        </w:r>
        <w:r w:rsidR="00742092" w:rsidRPr="00313E6C" w:rsidDel="006D7915">
          <w:delText xml:space="preserve"> (Evans &amp; Stanovich, 2013; Kahneman, 2003, 2011).</w:delText>
        </w:r>
        <w:r w:rsidR="00D222A2" w:rsidDel="006D7915">
          <w:delText xml:space="preserve"> </w:delText>
        </w:r>
        <w:r w:rsidR="00742092" w:rsidRPr="00313E6C" w:rsidDel="006D7915">
          <w:delText xml:space="preserve">The first decision, whether to contribute at all, is binary and fast, and it is governed by System 1 </w:delText>
        </w:r>
        <w:r w:rsidR="00D222A2" w:rsidDel="006D7915">
          <w:delText xml:space="preserve">using </w:delText>
        </w:r>
        <w:r w:rsidR="00742092" w:rsidRPr="00313E6C" w:rsidDel="006D7915">
          <w:delText>surface cues. The second decision, how much effort to invest, is governed by System 2</w:delText>
        </w:r>
        <w:r w:rsidR="00D222A2" w:rsidDel="006D7915">
          <w:delText xml:space="preserve">. Meanwhile, we derive a profile of features on AI answers, including label, length, and quality. </w:delText>
        </w:r>
        <w:r w:rsidR="00F310D7" w:rsidDel="006D7915">
          <w:delText>These three features also align</w:delText>
        </w:r>
      </w:del>
      <w:del w:id="1477" w:author="Dylan CHEN" w:date="2026-08-29T18:48:00Z" w16du:dateUtc="2026-08-29T10:48:00Z">
        <w:r w:rsidR="00F310D7" w:rsidDel="00B17ECC">
          <w:delText>s</w:delText>
        </w:r>
      </w:del>
      <w:del w:id="1478" w:author="Dylan CHEN" w:date="2026-08-30T18:15:00Z" w16du:dateUtc="2026-08-30T10:15:00Z">
        <w:r w:rsidR="00F310D7" w:rsidDel="006D7915">
          <w:delText xml:space="preserve"> with the dual processing theory, in that AI label and AI length are fast signals and AI quality is a slow signal. Together, the three sign</w:delText>
        </w:r>
      </w:del>
      <w:del w:id="1479" w:author="Dylan CHEN" w:date="2026-08-29T18:48:00Z" w16du:dateUtc="2026-08-29T10:48:00Z">
        <w:r w:rsidR="00F310D7" w:rsidDel="00B17ECC">
          <w:delText>i</w:delText>
        </w:r>
      </w:del>
      <w:del w:id="1480" w:author="Dylan CHEN" w:date="2026-08-30T18:15:00Z" w16du:dateUtc="2026-08-30T10:15:00Z">
        <w:r w:rsidR="00F310D7" w:rsidDel="006D7915">
          <w:delText xml:space="preserve">als form two set of influences </w:delText>
        </w:r>
      </w:del>
      <w:del w:id="1481" w:author="Dylan CHEN" w:date="2026-08-29T18:48:00Z" w16du:dateUtc="2026-08-29T10:48:00Z">
        <w:r w:rsidR="00F310D7" w:rsidDel="00B17ECC">
          <w:rPr>
            <w:rFonts w:hint="eastAsia"/>
          </w:rPr>
          <w:delText>to</w:delText>
        </w:r>
      </w:del>
      <w:del w:id="1482" w:author="Dylan CHEN" w:date="2026-08-30T18:15:00Z" w16du:dateUtc="2026-08-30T10:15:00Z">
        <w:r w:rsidR="00F310D7" w:rsidDel="006D7915">
          <w:delText xml:space="preserve"> two decisions as shown in the </w:delText>
        </w:r>
      </w:del>
      <w:del w:id="1483" w:author="Dylan CHEN" w:date="2026-08-29T18:48:00Z" w16du:dateUtc="2026-08-29T10:48:00Z">
        <w:r w:rsidR="00F310D7" w:rsidDel="00B17ECC">
          <w:delText xml:space="preserve">below </w:delText>
        </w:r>
      </w:del>
      <w:del w:id="1484" w:author="Dylan CHEN" w:date="2026-08-30T18:15:00Z" w16du:dateUtc="2026-08-30T10:15:00Z">
        <w:r w:rsidR="00F310D7" w:rsidDel="006D7915">
          <w:delText xml:space="preserve">framework. </w:delText>
        </w:r>
      </w:del>
    </w:p>
    <w:p w14:paraId="3E1EE1F7" w14:textId="093B0E80" w:rsidR="00F310D7" w:rsidRPr="00015210" w:rsidDel="006D7915" w:rsidRDefault="00F310D7" w:rsidP="006D7915">
      <w:pPr>
        <w:pStyle w:val="Paragraph"/>
        <w:rPr>
          <w:del w:id="1485" w:author="Dylan CHEN" w:date="2026-08-30T18:15:00Z" w16du:dateUtc="2026-08-30T10:15:00Z"/>
        </w:rPr>
      </w:pPr>
      <w:del w:id="1486" w:author="Dylan CHEN" w:date="2026-08-30T18:15:00Z" w16du:dateUtc="2026-08-30T10:15:00Z">
        <w:r w:rsidDel="006D7915">
          <w:rPr>
            <w:noProof/>
          </w:rPr>
          <w:drawing>
            <wp:inline distT="0" distB="0" distL="0" distR="0" wp14:anchorId="683920E8" wp14:editId="58B48D89">
              <wp:extent cx="5943600" cy="1661975"/>
              <wp:effectExtent l="0" t="0" r="0" b="0"/>
              <wp:docPr id="1381059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41CF9420" w14:textId="725D26AB" w:rsidR="00F310D7" w:rsidDel="006D7915" w:rsidRDefault="00F310D7" w:rsidP="006D7915">
      <w:pPr>
        <w:pStyle w:val="Paragraph"/>
        <w:rPr>
          <w:del w:id="1487" w:author="Dylan CHEN" w:date="2026-08-30T18:15:00Z" w16du:dateUtc="2026-08-30T10:15:00Z"/>
        </w:rPr>
      </w:pPr>
      <w:del w:id="1488" w:author="Dylan CHEN" w:date="2026-08-30T18:15:00Z" w16du:dateUtc="2026-08-30T10:15:00Z">
        <w:r w:rsidRPr="00015210" w:rsidDel="006D7915">
          <w:delText xml:space="preserve">Figure </w:delText>
        </w:r>
      </w:del>
      <w:del w:id="1489" w:author="Dylan CHEN" w:date="2026-08-30T17:50:00Z" w16du:dateUtc="2026-08-30T09:50:00Z">
        <w:r w:rsidDel="004D6D04">
          <w:delText>3</w:delText>
        </w:r>
      </w:del>
      <w:del w:id="1490" w:author="Dylan CHEN" w:date="2026-08-30T18:15:00Z" w16du:dateUtc="2026-08-30T10:15:00Z">
        <w:r w:rsidRPr="00015210" w:rsidDel="006D7915">
          <w:delText>. Conceptual framework</w:delText>
        </w:r>
      </w:del>
    </w:p>
    <w:p w14:paraId="5537ADAE" w14:textId="59A56AB7" w:rsidR="00D222A2" w:rsidRPr="00313E6C" w:rsidRDefault="00D222A2" w:rsidP="006D7915">
      <w:pPr>
        <w:pStyle w:val="Paragraph"/>
      </w:pPr>
      <w:r>
        <w:t xml:space="preserve">We have revised the paper according to the revamped framework. We appreciate </w:t>
      </w:r>
      <w:del w:id="1491" w:author="Dylan CHEN" w:date="2026-08-29T23:30:00Z" w16du:dateUtc="2026-08-29T15:30:00Z">
        <w:r w:rsidDel="00537741">
          <w:delText>the reviewer</w:delText>
        </w:r>
      </w:del>
      <w:ins w:id="1492" w:author="Dylan CHEN" w:date="2026-08-29T23:30:00Z" w16du:dateUtc="2026-08-29T15:30:00Z">
        <w:r w:rsidR="00537741">
          <w:t>your</w:t>
        </w:r>
      </w:ins>
      <w:del w:id="1493" w:author="Dylan CHEN" w:date="2026-08-29T23:30:00Z" w16du:dateUtc="2026-08-29T15:30:00Z">
        <w:r w:rsidDel="00537741">
          <w:delText>s’</w:delText>
        </w:r>
      </w:del>
      <w:r>
        <w:t xml:space="preserve"> suggestions </w:t>
      </w:r>
      <w:r w:rsidR="00D64CC3">
        <w:t>on this.</w:t>
      </w:r>
    </w:p>
    <w:p w14:paraId="685999E7" w14:textId="77777777" w:rsidR="00BE7589" w:rsidRPr="00313E6C" w:rsidRDefault="00BE7589">
      <w:pPr>
        <w:pStyle w:val="Paragraph"/>
        <w:pPrChange w:id="1494" w:author="Dylan CHEN" w:date="2026-08-29T21:32:00Z" w16du:dateUtc="2026-08-29T13:32:00Z">
          <w:pPr>
            <w:spacing w:before="120" w:after="120"/>
          </w:pPr>
        </w:pPrChange>
      </w:pPr>
    </w:p>
    <w:p w14:paraId="0AC00494" w14:textId="50C00CA5" w:rsidR="00BE7589" w:rsidRPr="00EF7143" w:rsidRDefault="00BE7589">
      <w:pPr>
        <w:pStyle w:val="Paragraph"/>
        <w:rPr>
          <w:b/>
          <w:bCs/>
          <w:rPrChange w:id="1495" w:author="Dylan CHEN" w:date="2026-08-29T21:42:00Z" w16du:dateUtc="2026-08-29T13:42:00Z">
            <w:rPr/>
          </w:rPrChange>
        </w:rPr>
        <w:pPrChange w:id="1496" w:author="Dylan CHEN" w:date="2026-08-29T21:32:00Z" w16du:dateUtc="2026-08-29T13:32:00Z">
          <w:pPr>
            <w:pStyle w:val="NormalWeb"/>
            <w:spacing w:before="0" w:beforeAutospacing="0" w:after="0" w:afterAutospacing="0"/>
          </w:pPr>
        </w:pPrChange>
      </w:pPr>
      <w:r w:rsidRPr="00EF7143">
        <w:rPr>
          <w:b/>
          <w:bCs/>
          <w:rPrChange w:id="1497" w:author="Dylan CHEN" w:date="2026-08-29T21:42:00Z" w16du:dateUtc="2026-08-29T13:42:00Z">
            <w:rPr/>
          </w:rPrChange>
        </w:rPr>
        <w:t>References</w:t>
      </w:r>
      <w:ins w:id="1498" w:author="Dylan CHEN" w:date="2026-08-29T21:24:00Z" w16du:dateUtc="2026-08-29T13:24:00Z">
        <w:r w:rsidR="00BB4301" w:rsidRPr="00EF7143">
          <w:rPr>
            <w:b/>
            <w:bCs/>
            <w:rPrChange w:id="1499" w:author="Dylan CHEN" w:date="2026-08-29T21:42:00Z" w16du:dateUtc="2026-08-29T13:42:00Z">
              <w:rPr/>
            </w:rPrChange>
          </w:rPr>
          <w:t>:</w:t>
        </w:r>
      </w:ins>
    </w:p>
    <w:p w14:paraId="0151FC96" w14:textId="77777777" w:rsidR="00691049" w:rsidRPr="00313E6C" w:rsidRDefault="00691049" w:rsidP="00691049">
      <w:pPr>
        <w:pStyle w:val="Paragraph"/>
        <w:rPr>
          <w:ins w:id="1500" w:author="Dylan CHEN" w:date="2026-08-30T21:12:00Z" w16du:dateUtc="2026-08-30T13:12:00Z"/>
        </w:rPr>
      </w:pPr>
      <w:ins w:id="1501" w:author="Dylan CHEN" w:date="2026-08-30T21:12:00Z" w16du:dateUtc="2026-08-30T13:12:00Z">
        <w:r w:rsidRPr="00313E6C">
          <w:t xml:space="preserve">Chen, M.-J. (2009). Competitive dynamics research: An insider’s odyssey. </w:t>
        </w:r>
        <w:r w:rsidRPr="001F085E">
          <w:rPr>
            <w:i/>
            <w:iCs/>
          </w:rPr>
          <w:t>Asia Pacific Journal of Management</w:t>
        </w:r>
        <w:r w:rsidRPr="00313E6C">
          <w:t>, 26(1), 5–25.</w:t>
        </w:r>
      </w:ins>
    </w:p>
    <w:p w14:paraId="423E0BB5" w14:textId="5858FAB1" w:rsidR="00691049" w:rsidRPr="00691049" w:rsidRDefault="00691049">
      <w:pPr>
        <w:pStyle w:val="Paragraph"/>
        <w:rPr>
          <w:ins w:id="1502" w:author="Dylan CHEN" w:date="2026-08-30T21:12:00Z" w16du:dateUtc="2026-08-30T13:12:00Z"/>
        </w:rPr>
      </w:pPr>
      <w:ins w:id="1503" w:author="Dylan CHEN" w:date="2026-08-30T21:12:00Z" w16du:dateUtc="2026-08-30T13:12:00Z">
        <w:r w:rsidRPr="00313E6C">
          <w:lastRenderedPageBreak/>
          <w:t xml:space="preserve">Chen, M.-J., Su, K.-H., &amp; Tsai, W. (2007). Competitive tension: The awareness–motivation–capability perspective. </w:t>
        </w:r>
        <w:r w:rsidRPr="001F085E">
          <w:rPr>
            <w:i/>
            <w:iCs/>
          </w:rPr>
          <w:t>Academy of Management Journal</w:t>
        </w:r>
        <w:r w:rsidRPr="00313E6C">
          <w:t>, 50(1), 101–118.</w:t>
        </w:r>
      </w:ins>
    </w:p>
    <w:p w14:paraId="7D8981BC" w14:textId="5D4F3200" w:rsidR="00BE7589" w:rsidRPr="00313E6C" w:rsidRDefault="00BE7589">
      <w:pPr>
        <w:pStyle w:val="Paragraph"/>
        <w:pPrChange w:id="1504" w:author="Dylan CHEN" w:date="2026-08-29T21:32:00Z" w16du:dateUtc="2026-08-29T13:32: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1F4304C8" w14:textId="77777777" w:rsidR="00BE7589" w:rsidRPr="00313E6C" w:rsidRDefault="00BE7589">
      <w:pPr>
        <w:pStyle w:val="Paragraph"/>
        <w:pPrChange w:id="1505" w:author="Dylan CHEN" w:date="2026-08-29T21:32:00Z" w16du:dateUtc="2026-08-29T13:32: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45993B08" w14:textId="15769E02" w:rsidR="00BE7589" w:rsidRPr="00313E6C" w:rsidRDefault="00BE7589">
      <w:pPr>
        <w:pStyle w:val="Paragraph"/>
        <w:pPrChange w:id="1506" w:author="Dylan CHEN" w:date="2026-08-29T21:32:00Z" w16du:dateUtc="2026-08-29T13:32:00Z">
          <w:pPr>
            <w:pStyle w:val="NormalWeb"/>
            <w:spacing w:before="0" w:beforeAutospacing="0" w:after="0" w:afterAutospacing="0"/>
            <w:ind w:left="360" w:hanging="360"/>
          </w:pPr>
        </w:pPrChange>
      </w:pPr>
      <w:r w:rsidRPr="00313E6C">
        <w:t>Kahneman, D. (2011). Thinking, fast and slow. Farrar, Straus and Giroux.</w:t>
      </w:r>
    </w:p>
    <w:p w14:paraId="6F4581AD" w14:textId="5179EE45" w:rsidR="001A39D5" w:rsidRPr="00313E6C" w:rsidRDefault="001A39D5" w:rsidP="001A39D5">
      <w:pPr>
        <w:spacing w:before="120" w:after="120"/>
        <w:rPr>
          <w:b/>
        </w:rPr>
      </w:pPr>
      <w:r w:rsidRPr="00313E6C">
        <w:t>---------------------------------------------------------------------------------------------------------------------</w:t>
      </w:r>
    </w:p>
    <w:p w14:paraId="588CC9C0" w14:textId="47C1D64C" w:rsidR="001A39D5" w:rsidRPr="00313E6C" w:rsidRDefault="001A39D5" w:rsidP="001A39D5">
      <w:pPr>
        <w:widowControl w:val="0"/>
        <w:autoSpaceDE w:val="0"/>
        <w:spacing w:before="120" w:after="120"/>
        <w:jc w:val="both"/>
        <w:outlineLvl w:val="0"/>
        <w:rPr>
          <w:rFonts w:eastAsia="SimSun"/>
          <w:b/>
          <w:bCs/>
          <w:kern w:val="2"/>
        </w:rPr>
      </w:pPr>
      <w:commentRangeStart w:id="1507"/>
      <w:r w:rsidRPr="00313E6C">
        <w:rPr>
          <w:rFonts w:eastAsia="SimSun"/>
          <w:b/>
          <w:bCs/>
          <w:kern w:val="2"/>
        </w:rPr>
        <w:t>R3-</w:t>
      </w:r>
      <w:r w:rsidR="001535FF" w:rsidRPr="00313E6C">
        <w:rPr>
          <w:rFonts w:eastAsia="SimSun"/>
          <w:b/>
          <w:bCs/>
          <w:kern w:val="2"/>
        </w:rPr>
        <w:t>8</w:t>
      </w:r>
      <w:r w:rsidR="00F45933">
        <w:rPr>
          <w:rFonts w:eastAsia="SimSun"/>
          <w:b/>
          <w:bCs/>
          <w:kern w:val="2"/>
        </w:rPr>
        <w:t>*</w:t>
      </w:r>
    </w:p>
    <w:p w14:paraId="1E3C9B68" w14:textId="3B28889B"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3. Other minor issues</w:t>
      </w:r>
    </w:p>
    <w:p w14:paraId="15270264" w14:textId="27729CA4" w:rsidR="001A39D5"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F310D7">
        <w:rPr>
          <w:rFonts w:eastAsia="SimSun"/>
          <w:i/>
          <w:iCs/>
          <w:kern w:val="2"/>
        </w:rPr>
        <w:t xml:space="preserve">a. On page 18, the authors state that </w:t>
      </w:r>
      <w:r w:rsidR="00E71BCF" w:rsidRPr="00F310D7">
        <w:rPr>
          <w:rFonts w:eastAsia="SimSun"/>
          <w:i/>
          <w:iCs/>
          <w:kern w:val="2"/>
        </w:rPr>
        <w:t>“</w:t>
      </w:r>
      <w:r w:rsidRPr="00F310D7">
        <w:rPr>
          <w:rFonts w:eastAsia="SimSun"/>
          <w:i/>
          <w:iCs/>
          <w:kern w:val="2"/>
        </w:rPr>
        <w:t>we observe that AI answers appear within five minutes of question posting.</w:t>
      </w:r>
      <w:r w:rsidR="00E71BCF" w:rsidRPr="00F310D7">
        <w:rPr>
          <w:rFonts w:eastAsia="SimSun"/>
          <w:i/>
          <w:iCs/>
          <w:kern w:val="2"/>
        </w:rPr>
        <w:t>”</w:t>
      </w:r>
      <w:r w:rsidRPr="00F310D7">
        <w:rPr>
          <w:rFonts w:eastAsia="SimSun"/>
          <w:i/>
          <w:iCs/>
          <w:kern w:val="2"/>
        </w:rPr>
        <w:t xml:space="preserve"> </w:t>
      </w:r>
      <w:r w:rsidRPr="001F085E">
        <w:rPr>
          <w:rFonts w:eastAsia="SimSun"/>
          <w:i/>
          <w:iCs/>
          <w:kern w:val="2"/>
        </w:rPr>
        <w:t>Could the authors verify whether AI answers consistently arrive faster than human answers</w:t>
      </w:r>
      <w:r w:rsidRPr="00F310D7">
        <w:rPr>
          <w:rFonts w:eastAsia="SimSun"/>
          <w:i/>
          <w:iCs/>
          <w:kern w:val="2"/>
        </w:rPr>
        <w:t>?</w:t>
      </w:r>
    </w:p>
    <w:p w14:paraId="14937EF0" w14:textId="77777777" w:rsidR="001A39D5" w:rsidRPr="00313E6C" w:rsidRDefault="001A39D5" w:rsidP="001A39D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5FB46EA" w14:textId="75853194" w:rsidR="001D337F" w:rsidRDefault="001D337F" w:rsidP="001D337F">
      <w:pPr>
        <w:pStyle w:val="NormalWeb"/>
        <w:rPr>
          <w:ins w:id="1508" w:author="Prof. LIU Ben" w:date="2026-08-31T01:19:00Z" w16du:dateUtc="2026-08-30T17:19:00Z"/>
          <w:color w:val="000000"/>
        </w:rPr>
      </w:pPr>
      <w:ins w:id="1509" w:author="Prof. LIU Ben" w:date="2026-08-31T01:19:00Z" w16du:dateUtc="2026-08-30T17:19:00Z">
        <w:r>
          <w:rPr>
            <w:color w:val="000000"/>
          </w:rPr>
          <w:t>Thank you for raising this issue. To obtain a definitive account of the AI answer timing, we consulted SegmentFault</w:t>
        </w:r>
        <w:r>
          <w:rPr>
            <w:color w:val="000000"/>
          </w:rPr>
          <w:t>’</w:t>
        </w:r>
        <w:r>
          <w:rPr>
            <w:color w:val="000000"/>
          </w:rPr>
          <w:t xml:space="preserve">s operational manager, who oversaw the experiment. The manager explained the underlying mechanism: the platform assigns each newly posted question to either the treatment or control group, and once a question is assigned to the treatment group, the system sends its content to </w:t>
        </w:r>
        <w:r>
          <w:rPr>
            <w:rFonts w:hint="eastAsia"/>
            <w:color w:val="000000"/>
          </w:rPr>
          <w:t>its</w:t>
        </w:r>
        <w:r>
          <w:rPr>
            <w:color w:val="000000"/>
          </w:rPr>
          <w:t xml:space="preserve"> LLM and begins answer generation, with no designed delay between question posting and answer generation.</w:t>
        </w:r>
      </w:ins>
    </w:p>
    <w:p w14:paraId="43DC735F" w14:textId="12871CE7" w:rsidR="001D337F" w:rsidRDefault="004659F0" w:rsidP="001D337F">
      <w:pPr>
        <w:pStyle w:val="NormalWeb"/>
        <w:rPr>
          <w:ins w:id="1510" w:author="Prof. LIU Ben" w:date="2026-08-31T01:19:00Z" w16du:dateUtc="2026-08-30T17:19:00Z"/>
          <w:color w:val="000000"/>
        </w:rPr>
      </w:pPr>
      <w:ins w:id="1511" w:author="Prof. LIU Ben" w:date="2026-08-31T01:20:00Z" w16du:dateUtc="2026-08-30T17:20:00Z">
        <w:r>
          <w:rPr>
            <w:rFonts w:hint="eastAsia"/>
            <w:color w:val="000000"/>
          </w:rPr>
          <w:t>Therefore, by design, t</w:t>
        </w:r>
      </w:ins>
      <w:ins w:id="1512" w:author="Prof. LIU Ben" w:date="2026-08-31T01:19:00Z" w16du:dateUtc="2026-08-30T17:19:00Z">
        <w:r w:rsidR="001D337F">
          <w:rPr>
            <w:color w:val="000000"/>
          </w:rPr>
          <w:t xml:space="preserve">his mechanism ensures that AI answers consistently arrive faster than human answers. </w:t>
        </w:r>
      </w:ins>
      <w:ins w:id="1513" w:author="Prof. LIU Ben" w:date="2026-08-31T01:20:00Z" w16du:dateUtc="2026-08-30T17:20:00Z">
        <w:r>
          <w:rPr>
            <w:rFonts w:hint="eastAsia"/>
            <w:color w:val="000000"/>
          </w:rPr>
          <w:t>Thi</w:t>
        </w:r>
      </w:ins>
      <w:ins w:id="1514" w:author="Prof. LIU Ben" w:date="2026-08-31T01:21:00Z" w16du:dateUtc="2026-08-30T17:21:00Z">
        <w:r>
          <w:rPr>
            <w:rFonts w:hint="eastAsia"/>
            <w:color w:val="000000"/>
          </w:rPr>
          <w:t xml:space="preserve">s </w:t>
        </w:r>
      </w:ins>
      <w:ins w:id="1515" w:author="Prof. LIU Ben" w:date="2026-08-31T01:19:00Z" w16du:dateUtc="2026-08-30T17:19:00Z">
        <w:r w:rsidR="001D337F">
          <w:rPr>
            <w:color w:val="000000"/>
          </w:rPr>
          <w:t>is also consistent with our own daily checks and manual observation during data collection.</w:t>
        </w:r>
      </w:ins>
    </w:p>
    <w:p w14:paraId="0A59D1C2" w14:textId="327599D3" w:rsidR="00997CA0" w:rsidDel="001D337F" w:rsidRDefault="00997CA0" w:rsidP="001D337F">
      <w:pPr>
        <w:pStyle w:val="NormalWeb"/>
        <w:rPr>
          <w:del w:id="1516" w:author="Prof. LIU Ben" w:date="2026-08-31T01:09:00Z" w16du:dateUtc="2026-08-30T17:09:00Z"/>
          <w:color w:val="000000"/>
        </w:rPr>
      </w:pPr>
      <w:ins w:id="1517" w:author="Dylan CHEN" w:date="2026-08-30T17:23:00Z" w16du:dateUtc="2026-08-30T09:23:00Z">
        <w:del w:id="1518" w:author="Prof. LIU Ben" w:date="2026-08-31T01:09:00Z" w16du:dateUtc="2026-08-30T17:09:00Z">
          <w:r w:rsidRPr="002205D2" w:rsidDel="001D337F">
            <w:rPr>
              <w:rStyle w:val="Strong"/>
              <w:b w:val="0"/>
              <w:bCs w:val="0"/>
            </w:rPr>
            <w:delText>First, our daily checks during data collection suggested that AI answers did not appear after a long delay. We never encountered a question that initially lacked an AI answer but displayed one during a later check.</w:delText>
          </w:r>
        </w:del>
      </w:ins>
    </w:p>
    <w:p w14:paraId="32D0A458" w14:textId="704064E7" w:rsidR="00997CA0" w:rsidRPr="002205D2" w:rsidDel="001D337F" w:rsidRDefault="00997CA0" w:rsidP="001D337F">
      <w:pPr>
        <w:pStyle w:val="NormalWeb"/>
        <w:rPr>
          <w:ins w:id="1519" w:author="Dylan CHEN" w:date="2026-08-30T17:23:00Z" w16du:dateUtc="2026-08-30T09:23:00Z"/>
          <w:del w:id="1520" w:author="Prof. LIU Ben" w:date="2026-08-31T01:09:00Z" w16du:dateUtc="2026-08-30T17:09:00Z"/>
          <w:rStyle w:val="Strong"/>
          <w:b w:val="0"/>
          <w:bCs w:val="0"/>
        </w:rPr>
        <w:pPrChange w:id="1521" w:author="Prof. LIU Ben" w:date="2026-08-31T01:15:00Z" w16du:dateUtc="2026-08-30T17:15:00Z">
          <w:pPr>
            <w:pStyle w:val="Paragraph"/>
          </w:pPr>
        </w:pPrChange>
      </w:pPr>
      <w:ins w:id="1522" w:author="Dylan CHEN" w:date="2026-08-30T17:23:00Z" w16du:dateUtc="2026-08-30T09:23:00Z">
        <w:del w:id="1523" w:author="Prof. LIU Ben" w:date="2026-08-31T01:09:00Z" w16du:dateUtc="2026-08-30T17:09:00Z">
          <w:r w:rsidRPr="002205D2" w:rsidDel="001D337F">
            <w:rPr>
              <w:rStyle w:val="Strong"/>
              <w:b w:val="0"/>
              <w:bCs w:val="0"/>
            </w:rPr>
            <w:delText xml:space="preserve">Second, </w:delText>
          </w:r>
          <w:r w:rsidDel="001D337F">
            <w:rPr>
              <w:rStyle w:val="Strong"/>
              <w:rFonts w:hint="eastAsia"/>
              <w:b w:val="0"/>
              <w:bCs w:val="0"/>
            </w:rPr>
            <w:delText>t</w:delText>
          </w:r>
          <w:r w:rsidRPr="002205D2" w:rsidDel="001D337F">
            <w:rPr>
              <w:rStyle w:val="Strong"/>
              <w:b w:val="0"/>
              <w:bCs w:val="0"/>
            </w:rPr>
            <w:delText>o examine the timing more closely, we devoted one daytime session of frequent manual observation. Each time we opened a new question that contained an AI answer, the question was less than five minutes old</w:delText>
          </w:r>
          <w:r w:rsidDel="001D337F">
            <w:rPr>
              <w:rStyle w:val="Strong"/>
              <w:rFonts w:hint="eastAsia"/>
              <w:b w:val="0"/>
              <w:bCs w:val="0"/>
            </w:rPr>
            <w:delText>,</w:delText>
          </w:r>
          <w:r w:rsidRPr="002205D2" w:rsidDel="001D337F">
            <w:rPr>
              <w:rStyle w:val="Strong"/>
              <w:b w:val="0"/>
              <w:bCs w:val="0"/>
            </w:rPr>
            <w:delText xml:space="preserve"> and the AI answer was already present.</w:delText>
          </w:r>
        </w:del>
      </w:ins>
    </w:p>
    <w:p w14:paraId="093D8589" w14:textId="0C930DC0" w:rsidR="00997CA0" w:rsidDel="001D337F" w:rsidRDefault="00997CA0" w:rsidP="001D337F">
      <w:pPr>
        <w:pStyle w:val="NormalWeb"/>
        <w:rPr>
          <w:ins w:id="1524" w:author="Dylan CHEN" w:date="2026-08-30T17:23:00Z" w16du:dateUtc="2026-08-30T09:23:00Z"/>
          <w:del w:id="1525" w:author="Prof. LIU Ben" w:date="2026-08-31T01:09:00Z" w16du:dateUtc="2026-08-30T17:09:00Z"/>
          <w:rStyle w:val="Strong"/>
          <w:b w:val="0"/>
          <w:bCs w:val="0"/>
        </w:rPr>
        <w:pPrChange w:id="1526" w:author="Prof. LIU Ben" w:date="2026-08-31T01:15:00Z" w16du:dateUtc="2026-08-30T17:15:00Z">
          <w:pPr>
            <w:pStyle w:val="Paragraph"/>
          </w:pPr>
        </w:pPrChange>
      </w:pPr>
      <w:ins w:id="1527" w:author="Dylan CHEN" w:date="2026-08-30T17:23:00Z" w16du:dateUtc="2026-08-30T09:23:00Z">
        <w:del w:id="1528" w:author="Prof. LIU Ben" w:date="2026-08-31T01:09:00Z" w16du:dateUtc="2026-08-30T17:09:00Z">
          <w:r w:rsidRPr="002205D2" w:rsidDel="001D337F">
            <w:rPr>
              <w:rStyle w:val="Strong"/>
              <w:b w:val="0"/>
              <w:bCs w:val="0"/>
            </w:rPr>
            <w:delTex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delText>
          </w:r>
        </w:del>
      </w:ins>
    </w:p>
    <w:p w14:paraId="3424F8F0" w14:textId="430FF8ED" w:rsidR="00992B08" w:rsidRPr="00313E6C" w:rsidDel="001D337F" w:rsidRDefault="00997CA0" w:rsidP="001D337F">
      <w:pPr>
        <w:pStyle w:val="NormalWeb"/>
        <w:rPr>
          <w:del w:id="1529" w:author="Prof. LIU Ben" w:date="2026-08-31T01:09:00Z" w16du:dateUtc="2026-08-30T17:09:00Z"/>
        </w:rPr>
        <w:pPrChange w:id="1530" w:author="Prof. LIU Ben" w:date="2026-08-31T01:15:00Z" w16du:dateUtc="2026-08-30T17:15:00Z">
          <w:pPr>
            <w:pStyle w:val="Paragraph"/>
          </w:pPr>
        </w:pPrChange>
      </w:pPr>
      <w:ins w:id="1531" w:author="Dylan CHEN" w:date="2026-08-30T17:23:00Z" w16du:dateUtc="2026-08-30T09:23:00Z">
        <w:del w:id="1532" w:author="Prof. LIU Ben" w:date="2026-08-31T01:09:00Z" w16du:dateUtc="2026-08-30T17:09:00Z">
          <w:r w:rsidDel="001D337F">
            <w:rPr>
              <w:rFonts w:hint="eastAsia"/>
            </w:rPr>
            <w:delText>W</w:delText>
          </w:r>
          <w:r w:rsidDel="001D337F">
            <w:delText xml:space="preserve">e </w:delText>
          </w:r>
          <w:r w:rsidDel="001D337F">
            <w:rPr>
              <w:rFonts w:hint="eastAsia"/>
            </w:rPr>
            <w:delText>now</w:delText>
          </w:r>
          <w:r w:rsidDel="001D337F">
            <w:delText xml:space="preserve"> removed the general five-minute statement and now state </w:delText>
          </w:r>
          <w:r w:rsidDel="001D337F">
            <w:rPr>
              <w:rFonts w:hint="eastAsia"/>
            </w:rPr>
            <w:delText xml:space="preserve">more concisely </w:delText>
          </w:r>
          <w:r w:rsidDel="001D337F">
            <w:delText xml:space="preserve">that </w:delText>
          </w:r>
          <w:commentRangeStart w:id="1533"/>
          <w:r w:rsidDel="001D337F">
            <w:delText>“</w:delText>
          </w:r>
          <w:r w:rsidRPr="002205D2" w:rsidDel="001D337F">
            <w:delText>Once the system assigns a new</w:delText>
          </w:r>
        </w:del>
      </w:ins>
      <w:ins w:id="1534" w:author="Dylan CHEN" w:date="2026-08-30T20:50:00Z" w16du:dateUtc="2026-08-30T12:50:00Z">
        <w:del w:id="1535" w:author="Prof. LIU Ben" w:date="2026-08-31T01:09:00Z" w16du:dateUtc="2026-08-30T17:09:00Z">
          <w:r w:rsidR="00EE2406" w:rsidDel="001D337F">
            <w:rPr>
              <w:rFonts w:hint="eastAsia"/>
            </w:rPr>
            <w:delText>ly</w:delText>
          </w:r>
        </w:del>
      </w:ins>
      <w:ins w:id="1536" w:author="Dylan CHEN" w:date="2026-08-30T17:23:00Z" w16du:dateUtc="2026-08-30T09:23:00Z">
        <w:del w:id="1537" w:author="Prof. LIU Ben" w:date="2026-08-31T01:09:00Z" w16du:dateUtc="2026-08-30T17:09:00Z">
          <w:r w:rsidRPr="002205D2" w:rsidDel="001D337F">
            <w:delText xml:space="preserve"> posted question to the treatment group, it sends the question to an LLM to generate an answer.</w:delText>
          </w:r>
          <w:r w:rsidDel="001D337F">
            <w:delText>”</w:delText>
          </w:r>
          <w:commentRangeEnd w:id="1533"/>
          <w:r w:rsidRPr="00313E6C" w:rsidDel="001D337F">
            <w:rPr>
              <w:rStyle w:val="CommentReference"/>
              <w:sz w:val="24"/>
              <w:szCs w:val="24"/>
            </w:rPr>
            <w:commentReference w:id="1533"/>
          </w:r>
        </w:del>
      </w:ins>
      <w:del w:id="1538" w:author="Prof. LIU Ben" w:date="2026-08-31T01:09:00Z" w16du:dateUtc="2026-08-30T17:09:00Z">
        <w:r w:rsidR="00992B08" w:rsidRPr="00313E6C" w:rsidDel="001D337F">
          <w:delText xml:space="preserve">Sorry for the confusion. </w:delText>
        </w:r>
        <w:r w:rsidR="00F45933" w:rsidDel="001D337F">
          <w:delText>O</w:delText>
        </w:r>
        <w:r w:rsidR="00992B08" w:rsidRPr="00313E6C" w:rsidDel="001D337F">
          <w:delText>n this platform, an AI-generated answer is, by design, always positioned before any human-generated answer for a treated question. The AI answer is not interleaved with human answers according to posting time; it is anchored to the top of the answer list.</w:delText>
        </w:r>
      </w:del>
    </w:p>
    <w:p w14:paraId="15016F74" w14:textId="28A12C22" w:rsidR="00C82CFA" w:rsidRPr="00313E6C" w:rsidDel="004659F0" w:rsidRDefault="00992B08" w:rsidP="001D337F">
      <w:pPr>
        <w:pStyle w:val="NormalWeb"/>
        <w:rPr>
          <w:del w:id="1539" w:author="Prof. LIU Ben" w:date="2026-08-31T01:21:00Z" w16du:dateUtc="2026-08-30T17:21:00Z"/>
        </w:rPr>
        <w:pPrChange w:id="1540" w:author="Prof. LIU Ben" w:date="2026-08-31T01:15:00Z" w16du:dateUtc="2026-08-30T17:15:00Z">
          <w:pPr>
            <w:pStyle w:val="Paragraph"/>
          </w:pPr>
        </w:pPrChange>
      </w:pPr>
      <w:del w:id="1541" w:author="Prof. LIU Ben" w:date="2026-08-31T01:21:00Z" w16du:dateUtc="2026-08-30T17:21:00Z">
        <w:r w:rsidRPr="00313E6C" w:rsidDel="004659F0">
          <w:delText>Due to the time needed for AI answer generation, there is a small delay. In practice, this window is negligible relative to human response latency, since the first human answer is posted 22.067 hours on average. It will be faster than most humans.</w:delText>
        </w:r>
      </w:del>
      <w:commentRangeEnd w:id="1507"/>
      <w:del w:id="1542" w:author="Dylan CHEN" w:date="2026-08-30T17:23:00Z" w16du:dateUtc="2026-08-30T09:23:00Z">
        <w:r w:rsidR="00F76589" w:rsidRPr="00313E6C" w:rsidDel="00997CA0">
          <w:rPr>
            <w:rStyle w:val="CommentReference"/>
            <w:sz w:val="24"/>
            <w:szCs w:val="24"/>
          </w:rPr>
          <w:commentReference w:id="1507"/>
        </w:r>
      </w:del>
    </w:p>
    <w:p w14:paraId="1DB21C77" w14:textId="77777777" w:rsidR="00E942C7" w:rsidRPr="00313E6C" w:rsidRDefault="00E942C7" w:rsidP="00E942C7">
      <w:pPr>
        <w:spacing w:before="120" w:after="120"/>
        <w:rPr>
          <w:b/>
        </w:rPr>
      </w:pPr>
      <w:r w:rsidRPr="00313E6C">
        <w:t>---------------------------------------------------------------------------------------------------------------------</w:t>
      </w:r>
    </w:p>
    <w:p w14:paraId="54FAC138" w14:textId="1FA1E70B"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9</w:t>
      </w:r>
      <w:r w:rsidR="00F45933">
        <w:rPr>
          <w:rFonts w:eastAsia="SimSun"/>
          <w:b/>
          <w:bCs/>
          <w:kern w:val="2"/>
        </w:rPr>
        <w:t>*</w:t>
      </w:r>
    </w:p>
    <w:p w14:paraId="6FC5DCEC" w14:textId="11F3DDA6" w:rsidR="00355E00" w:rsidRPr="00313E6C" w:rsidRDefault="00984718" w:rsidP="00E942C7">
      <w:pPr>
        <w:widowControl w:val="0"/>
        <w:autoSpaceDE w:val="0"/>
        <w:autoSpaceDN w:val="0"/>
        <w:adjustRightInd w:val="0"/>
        <w:spacing w:before="120" w:after="120"/>
        <w:ind w:leftChars="200" w:left="480"/>
        <w:jc w:val="both"/>
        <w:rPr>
          <w:rFonts w:eastAsia="SimSun"/>
          <w:i/>
          <w:iCs/>
          <w:kern w:val="2"/>
        </w:rPr>
      </w:pPr>
      <w:r w:rsidRPr="00F45933">
        <w:rPr>
          <w:rFonts w:eastAsia="SimSun"/>
          <w:i/>
          <w:iCs/>
          <w:kern w:val="2"/>
        </w:rPr>
        <w:t xml:space="preserve">b. The authors state that they collected all questions and answers posted between September 2023 and February 2024. However, </w:t>
      </w:r>
      <w:r w:rsidRPr="001F085E">
        <w:rPr>
          <w:rFonts w:eastAsia="SimSun"/>
          <w:i/>
          <w:iCs/>
          <w:kern w:val="2"/>
        </w:rPr>
        <w:t>the analyses presented later in the paper also make use of pre-treatment data</w:t>
      </w:r>
      <w:r w:rsidRPr="00F45933">
        <w:rPr>
          <w:rFonts w:eastAsia="SimSun"/>
          <w:i/>
          <w:iCs/>
          <w:kern w:val="2"/>
        </w:rPr>
        <w:t>. The authors may want to correct this statement.</w:t>
      </w:r>
      <w:r w:rsidR="00163F69" w:rsidRPr="00313E6C">
        <w:rPr>
          <w:rFonts w:eastAsia="SimSun"/>
          <w:i/>
          <w:iCs/>
          <w:kern w:val="2"/>
        </w:rPr>
        <w:t xml:space="preserve"> </w:t>
      </w:r>
    </w:p>
    <w:p w14:paraId="70377CFF"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4EE7566" w14:textId="3E018FA8" w:rsidR="00F76589" w:rsidRDefault="00F76589">
      <w:pPr>
        <w:pStyle w:val="Paragraph"/>
        <w:pPrChange w:id="1543" w:author="Dylan CHEN" w:date="2026-08-29T21:32:00Z" w16du:dateUtc="2026-08-29T13:32:00Z">
          <w:pPr>
            <w:pStyle w:val="NormalWeb"/>
          </w:pPr>
        </w:pPrChange>
      </w:pPr>
      <w:r>
        <w:t>We apologize for the confusion. Our main experimental analyses focus on the 150-day window from September 2023 to February 2024. Certain analyses, however</w:t>
      </w:r>
      <w:r>
        <w:rPr>
          <w:rFonts w:hint="eastAsia"/>
        </w:rPr>
        <w:t xml:space="preserve">, </w:t>
      </w:r>
      <w:r>
        <w:t>such as the spillover analysis comparing user behavior before and after the experiment began</w:t>
      </w:r>
      <w:r>
        <w:rPr>
          <w:rFonts w:hint="eastAsia"/>
        </w:rPr>
        <w:t xml:space="preserve">, </w:t>
      </w:r>
      <w:r>
        <w:t xml:space="preserve">also draw on pre-treatment data to establish baseline patterns. We have revised the description </w:t>
      </w:r>
      <w:commentRangeStart w:id="1544"/>
      <w:r>
        <w:t>in the data collection section</w:t>
      </w:r>
      <w:commentRangeEnd w:id="1544"/>
      <w:r>
        <w:rPr>
          <w:rStyle w:val="CommentReference"/>
          <w:sz w:val="24"/>
          <w:szCs w:val="24"/>
        </w:rPr>
        <w:commentReference w:id="1544"/>
      </w:r>
      <w:r>
        <w:t xml:space="preserve"> to accurately reflect both sources of data used in the paper.</w:t>
      </w:r>
    </w:p>
    <w:p w14:paraId="396D27DA" w14:textId="77777777" w:rsidR="00EB3DAA" w:rsidRPr="00313E6C" w:rsidRDefault="00EB3DAA" w:rsidP="00EB3DAA">
      <w:pPr>
        <w:spacing w:before="120" w:after="120"/>
        <w:rPr>
          <w:b/>
        </w:rPr>
      </w:pPr>
      <w:r w:rsidRPr="00313E6C">
        <w:t>---------------------------------------------------------------------------------------------------------------------</w:t>
      </w:r>
    </w:p>
    <w:p w14:paraId="32DB2DD0" w14:textId="749F7C6E" w:rsidR="00355E00" w:rsidRPr="00313E6C" w:rsidRDefault="00355E00" w:rsidP="00355E00">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10</w:t>
      </w:r>
      <w:r w:rsidR="00AD3074">
        <w:rPr>
          <w:rFonts w:eastAsia="SimSun"/>
          <w:b/>
          <w:bCs/>
          <w:kern w:val="2"/>
        </w:rPr>
        <w:t>*</w:t>
      </w:r>
    </w:p>
    <w:p w14:paraId="542A46F6" w14:textId="48F55563" w:rsidR="00355E00" w:rsidRPr="00313E6C" w:rsidRDefault="00BD6FD3" w:rsidP="00355E0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What is the distribution of the variable netlikenum? Does it exhibit a skewed distribution?</w:t>
      </w:r>
    </w:p>
    <w:p w14:paraId="74F120A2" w14:textId="77777777" w:rsidR="00355E00" w:rsidRPr="00313E6C" w:rsidRDefault="00355E00" w:rsidP="00355E0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4617D285" w14:textId="77777777" w:rsidR="00F76589" w:rsidRDefault="00F76589">
      <w:pPr>
        <w:pStyle w:val="Paragraph"/>
        <w:pPrChange w:id="1545" w:author="Dylan CHEN" w:date="2026-08-29T21:33:00Z" w16du:dateUtc="2026-08-29T13:33:00Z">
          <w:pPr>
            <w:pStyle w:val="NormalWeb"/>
          </w:pPr>
        </w:pPrChange>
      </w:pPr>
      <w:r>
        <w:t xml:space="preserve">Thank you for this question. The distribution of </w:t>
      </w:r>
      <w:r w:rsidRPr="00FA7955">
        <w:rPr>
          <w:i/>
          <w:iCs/>
          <w:rPrChange w:id="1546" w:author="Dylan CHEN" w:date="2026-08-29T21:33:00Z" w16du:dateUtc="2026-08-29T13:33:00Z">
            <w:rPr/>
          </w:rPrChange>
        </w:rPr>
        <w:t>netlikeNum</w:t>
      </w:r>
      <w:r>
        <w:t xml:space="preserve"> is indeed highly skewed (see the figure below), with a mean of 0.288 and a standard deviation of 0.671.</w:t>
      </w:r>
    </w:p>
    <w:p w14:paraId="48CDCECA" w14:textId="6381B0C4" w:rsidR="000B0177" w:rsidRPr="00313E6C" w:rsidRDefault="000150A6" w:rsidP="000B34A9">
      <w:pPr>
        <w:pStyle w:val="TableFiguretitle"/>
      </w:pPr>
      <w:r w:rsidRPr="00525734">
        <w:rPr>
          <w:noProof/>
        </w:rPr>
        <w:drawing>
          <wp:inline distT="0" distB="0" distL="0" distR="0" wp14:anchorId="01674345" wp14:editId="57DFFBF5">
            <wp:extent cx="4713668" cy="3142445"/>
            <wp:effectExtent l="0" t="0" r="0" b="0"/>
            <wp:docPr id="103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008" name=""/>
                    <pic:cNvPicPr/>
                  </pic:nvPicPr>
                  <pic:blipFill>
                    <a:blip r:embed="rId17"/>
                    <a:stretch>
                      <a:fillRect/>
                    </a:stretch>
                  </pic:blipFill>
                  <pic:spPr>
                    <a:xfrm>
                      <a:off x="0" y="0"/>
                      <a:ext cx="4720911" cy="3147274"/>
                    </a:xfrm>
                    <a:prstGeom prst="rect">
                      <a:avLst/>
                    </a:prstGeom>
                  </pic:spPr>
                </pic:pic>
              </a:graphicData>
            </a:graphic>
          </wp:inline>
        </w:drawing>
      </w:r>
      <w:r w:rsidR="00E4668B" w:rsidRPr="00313E6C" w:rsidDel="00E4668B">
        <w:t xml:space="preserve"> </w:t>
      </w:r>
    </w:p>
    <w:p w14:paraId="06B236ED" w14:textId="7BF82241" w:rsidR="00E4668B" w:rsidRPr="00313E6C" w:rsidRDefault="00E4668B" w:rsidP="000B34A9">
      <w:pPr>
        <w:pStyle w:val="TableFiguretitle"/>
        <w:rPr>
          <w:rFonts w:eastAsia="SimSun"/>
        </w:rPr>
      </w:pPr>
      <w:r w:rsidRPr="00313E6C">
        <w:t xml:space="preserve">Figure </w:t>
      </w:r>
      <w:r w:rsidRPr="00313E6C">
        <w:rPr>
          <w:rFonts w:eastAsia="SimSun"/>
        </w:rPr>
        <w:t>R3-10. Dist</w:t>
      </w:r>
      <w:r w:rsidR="00CB3FE1" w:rsidRPr="00313E6C">
        <w:rPr>
          <w:rFonts w:eastAsia="SimSun"/>
        </w:rPr>
        <w:t>ri</w:t>
      </w:r>
      <w:r w:rsidRPr="00313E6C">
        <w:rPr>
          <w:rFonts w:eastAsia="SimSun"/>
        </w:rPr>
        <w:t xml:space="preserve">bution of </w:t>
      </w:r>
      <w:r w:rsidR="000150A6">
        <w:rPr>
          <w:rFonts w:eastAsia="SimSun" w:hint="eastAsia"/>
        </w:rPr>
        <w:t>t</w:t>
      </w:r>
      <w:r w:rsidRPr="00313E6C">
        <w:rPr>
          <w:rFonts w:eastAsia="SimSun"/>
        </w:rPr>
        <w:t>he netlikeNum</w:t>
      </w:r>
    </w:p>
    <w:p w14:paraId="359AE22A" w14:textId="0A9C138B" w:rsidR="00493E84" w:rsidRDefault="00493E84">
      <w:pPr>
        <w:pStyle w:val="Paragraph"/>
        <w:pPrChange w:id="1547" w:author="Dylan CHEN" w:date="2026-08-29T21:33:00Z" w16du:dateUtc="2026-08-29T13:33:00Z">
          <w:pPr>
            <w:pStyle w:val="NormalWeb"/>
          </w:pPr>
        </w:pPrChange>
      </w:pPr>
      <w:r>
        <w:t>To address this skewness, we re-estimated the model using both a Poisson specification and a log-transformation specification. The results are consistent across all specifications, as shown in the table below.</w:t>
      </w:r>
    </w:p>
    <w:p w14:paraId="3E39CBCD" w14:textId="2BC5E67D" w:rsidR="00493E84" w:rsidRPr="0061791F" w:rsidRDefault="00493E84">
      <w:pPr>
        <w:pStyle w:val="Paragraph"/>
        <w:pPrChange w:id="1548" w:author="Dylan CHEN" w:date="2026-08-29T21:33:00Z" w16du:dateUtc="2026-08-29T13:33:00Z">
          <w:pPr>
            <w:pStyle w:val="NormalWeb"/>
          </w:pPr>
        </w:pPrChange>
      </w:pPr>
      <w:r>
        <w:t>We note that, to keep the paper focused and aligned with our updated theoretical framework, we have removed the viewer recognition analyses from the manuscript. We nonetheless report this analysis here for your reference.</w:t>
      </w:r>
    </w:p>
    <w:p w14:paraId="5A48349C" w14:textId="5320D6F0" w:rsidR="00DE245A" w:rsidRPr="00313E6C" w:rsidRDefault="00DE245A" w:rsidP="00DE245A">
      <w:pPr>
        <w:spacing w:after="120"/>
        <w:jc w:val="center"/>
        <w:rPr>
          <w:rFonts w:eastAsia="SimSun"/>
          <w:b/>
          <w:color w:val="000000"/>
          <w:sz w:val="22"/>
          <w:szCs w:val="22"/>
        </w:rPr>
      </w:pPr>
      <w:r w:rsidRPr="00313E6C">
        <w:rPr>
          <w:rFonts w:eastAsia="SimSun"/>
          <w:b/>
          <w:color w:val="000000"/>
          <w:sz w:val="22"/>
          <w:szCs w:val="22"/>
        </w:rPr>
        <w:t>Table R3-10.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313E6C" w14:paraId="7B51FE0E"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313E6C" w:rsidRDefault="00DE245A" w:rsidP="00546646">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313E6C" w:rsidRDefault="00DE245A" w:rsidP="00546646">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313E6C" w:rsidRDefault="00DE245A" w:rsidP="00546646">
            <w:pPr>
              <w:jc w:val="center"/>
              <w:rPr>
                <w:color w:val="000000"/>
                <w:sz w:val="20"/>
                <w:szCs w:val="20"/>
              </w:rPr>
            </w:pPr>
            <w:r w:rsidRPr="00313E6C">
              <w:rPr>
                <w:color w:val="000000"/>
                <w:sz w:val="20"/>
                <w:szCs w:val="20"/>
              </w:rPr>
              <w:t>Poisson</w:t>
            </w:r>
          </w:p>
        </w:tc>
      </w:tr>
      <w:tr w:rsidR="00DE245A" w:rsidRPr="00313E6C" w14:paraId="79B6640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38C5793" w14:textId="77777777" w:rsidR="00DE245A" w:rsidRPr="00313E6C" w:rsidRDefault="00DE245A" w:rsidP="00546646">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313E6C" w:rsidRDefault="00DE245A" w:rsidP="00546646">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7D46653C" w14:textId="77777777" w:rsidR="00DE245A" w:rsidRPr="00313E6C" w:rsidRDefault="00DE245A" w:rsidP="00546646">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10A6A32A" w14:textId="77777777" w:rsidR="00DE245A" w:rsidRPr="00313E6C" w:rsidRDefault="00DE245A" w:rsidP="00546646">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63CE392E" w14:textId="77777777" w:rsidR="00DE245A" w:rsidRPr="00313E6C" w:rsidRDefault="00DE245A" w:rsidP="00546646">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79747904" w14:textId="77777777" w:rsidR="00DE245A" w:rsidRPr="00313E6C" w:rsidRDefault="00DE245A" w:rsidP="00546646">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04539075" w14:textId="77777777" w:rsidR="00DE245A" w:rsidRPr="00313E6C" w:rsidRDefault="00DE245A" w:rsidP="00546646">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14D991AD" w14:textId="77777777" w:rsidR="00DE245A" w:rsidRPr="00313E6C" w:rsidRDefault="00DE245A" w:rsidP="00546646">
            <w:pPr>
              <w:jc w:val="center"/>
              <w:rPr>
                <w:color w:val="000000"/>
                <w:sz w:val="20"/>
                <w:szCs w:val="20"/>
              </w:rPr>
            </w:pPr>
            <w:r w:rsidRPr="00313E6C">
              <w:rPr>
                <w:color w:val="000000"/>
                <w:sz w:val="20"/>
                <w:szCs w:val="20"/>
              </w:rPr>
              <w:t>(7)</w:t>
            </w:r>
          </w:p>
        </w:tc>
      </w:tr>
      <w:tr w:rsidR="00DE245A" w:rsidRPr="00313E6C" w14:paraId="41A9FFB3"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652833A3" w14:textId="77777777" w:rsidR="00DE245A" w:rsidRPr="00313E6C" w:rsidRDefault="00DE245A" w:rsidP="00546646">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313E6C" w:rsidRDefault="00DE245A" w:rsidP="00546646">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313E6C" w:rsidRDefault="00DE245A" w:rsidP="00546646">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313E6C" w:rsidRDefault="00DE245A" w:rsidP="00546646">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DE245A" w:rsidRPr="00313E6C" w14:paraId="26653EC5"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313E6C" w:rsidRDefault="00DE245A" w:rsidP="00546646">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2C3510D3" w14:textId="77777777" w:rsidR="00DE245A" w:rsidRPr="00313E6C" w:rsidRDefault="00DE245A" w:rsidP="00546646">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0AD32A86" w14:textId="77777777" w:rsidR="00DE245A" w:rsidRPr="00313E6C" w:rsidRDefault="00DE245A" w:rsidP="00546646">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62130F2D" w14:textId="77777777" w:rsidR="00DE245A" w:rsidRPr="00313E6C" w:rsidRDefault="00DE245A" w:rsidP="00546646">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103A098B" w14:textId="77777777" w:rsidR="00DE245A" w:rsidRPr="00313E6C" w:rsidRDefault="00DE245A" w:rsidP="00546646">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1D8CC4F5" w14:textId="6E49F60D" w:rsidR="00DE245A" w:rsidRPr="00313E6C" w:rsidRDefault="00DE245A" w:rsidP="00546646">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3C6CABF8" w14:textId="77777777" w:rsidR="00DE245A" w:rsidRPr="00313E6C" w:rsidRDefault="00DE245A" w:rsidP="00546646">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300E0F14" w14:textId="77777777" w:rsidR="00DE245A" w:rsidRPr="00313E6C" w:rsidRDefault="00DE245A" w:rsidP="00546646">
            <w:pPr>
              <w:jc w:val="center"/>
              <w:rPr>
                <w:color w:val="000000"/>
                <w:sz w:val="20"/>
                <w:szCs w:val="20"/>
              </w:rPr>
            </w:pPr>
            <w:r w:rsidRPr="00313E6C">
              <w:rPr>
                <w:color w:val="000000"/>
                <w:sz w:val="20"/>
                <w:szCs w:val="20"/>
              </w:rPr>
              <w:t>-0.014 *</w:t>
            </w:r>
          </w:p>
        </w:tc>
      </w:tr>
      <w:tr w:rsidR="00DE245A" w:rsidRPr="00313E6C" w14:paraId="06FA309C"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313E6C" w:rsidRDefault="00DE245A" w:rsidP="00546646">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313E6C" w:rsidRDefault="00DE245A" w:rsidP="00546646">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313E6C" w:rsidRDefault="00DE245A" w:rsidP="00546646">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313E6C" w:rsidRDefault="00DE245A" w:rsidP="00546646">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313E6C" w:rsidRDefault="00DE245A" w:rsidP="00546646">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313E6C" w:rsidRDefault="00DE245A" w:rsidP="00546646">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313E6C" w:rsidRDefault="00DE245A" w:rsidP="00546646">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313E6C" w:rsidRDefault="00DE245A" w:rsidP="00546646">
            <w:pPr>
              <w:jc w:val="center"/>
              <w:rPr>
                <w:color w:val="000000"/>
                <w:sz w:val="20"/>
                <w:szCs w:val="20"/>
              </w:rPr>
            </w:pPr>
            <w:r w:rsidRPr="00313E6C">
              <w:rPr>
                <w:color w:val="000000"/>
                <w:sz w:val="20"/>
                <w:szCs w:val="20"/>
              </w:rPr>
              <w:t>(0.006)</w:t>
            </w:r>
          </w:p>
        </w:tc>
      </w:tr>
      <w:tr w:rsidR="00DE245A" w:rsidRPr="00313E6C" w14:paraId="41B5E22A"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472782B9" w14:textId="77777777" w:rsidR="00DE245A" w:rsidRPr="00313E6C" w:rsidRDefault="00DE245A" w:rsidP="00546646">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51CED9EF"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0DD88C7E"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7927FB6"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5A3A3CF6"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313E6C" w:rsidRDefault="00DE245A" w:rsidP="00546646">
            <w:pPr>
              <w:rPr>
                <w:sz w:val="20"/>
                <w:szCs w:val="20"/>
              </w:rPr>
            </w:pPr>
          </w:p>
        </w:tc>
      </w:tr>
      <w:tr w:rsidR="00DE245A" w:rsidRPr="00313E6C" w14:paraId="320415C7"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9B23E32"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4608F54E"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2A52C8AF"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E99859"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313E6C" w:rsidRDefault="00DE245A" w:rsidP="00546646">
            <w:pPr>
              <w:rPr>
                <w:sz w:val="20"/>
                <w:szCs w:val="20"/>
              </w:rPr>
            </w:pPr>
          </w:p>
        </w:tc>
      </w:tr>
      <w:tr w:rsidR="00DE245A" w:rsidRPr="00313E6C" w14:paraId="2EEB40D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61C43D8C"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4079FDEC"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C1F8F1"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313E6C" w:rsidRDefault="00DE245A" w:rsidP="00546646">
            <w:pPr>
              <w:rPr>
                <w:sz w:val="20"/>
                <w:szCs w:val="20"/>
              </w:rPr>
            </w:pPr>
          </w:p>
        </w:tc>
      </w:tr>
      <w:tr w:rsidR="00DE245A" w:rsidRPr="00313E6C" w14:paraId="1108F0F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2240B78" w14:textId="77777777" w:rsidR="00DE245A" w:rsidRPr="00313E6C" w:rsidRDefault="00DE245A" w:rsidP="00546646">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0BD8C261"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7B472750"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73BC11EF" w14:textId="77777777" w:rsidR="00DE245A" w:rsidRPr="00313E6C" w:rsidRDefault="00DE245A" w:rsidP="00546646">
            <w:pPr>
              <w:jc w:val="center"/>
              <w:rPr>
                <w:color w:val="000000"/>
                <w:sz w:val="20"/>
                <w:szCs w:val="20"/>
              </w:rPr>
            </w:pPr>
            <w:r w:rsidRPr="00313E6C">
              <w:rPr>
                <w:color w:val="000000"/>
                <w:sz w:val="20"/>
                <w:szCs w:val="20"/>
              </w:rPr>
              <w:t>√</w:t>
            </w:r>
          </w:p>
        </w:tc>
      </w:tr>
      <w:tr w:rsidR="00DE245A" w:rsidRPr="00313E6C" w14:paraId="0DDB712C"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313E6C" w:rsidRDefault="00DE245A" w:rsidP="00546646">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313E6C" w:rsidRDefault="00DE245A" w:rsidP="00546646">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313E6C" w:rsidRDefault="00DE245A" w:rsidP="00546646">
            <w:pPr>
              <w:jc w:val="center"/>
              <w:rPr>
                <w:color w:val="000000"/>
                <w:sz w:val="20"/>
                <w:szCs w:val="20"/>
              </w:rPr>
            </w:pPr>
            <w:r w:rsidRPr="00313E6C">
              <w:rPr>
                <w:color w:val="000000"/>
                <w:sz w:val="20"/>
                <w:szCs w:val="20"/>
              </w:rPr>
              <w:t>√ </w:t>
            </w:r>
          </w:p>
        </w:tc>
      </w:tr>
      <w:tr w:rsidR="00DE245A" w:rsidRPr="00313E6C" w14:paraId="5C45ABF8"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36916E1E" w14:textId="77777777" w:rsidR="00DE245A" w:rsidRPr="00313E6C" w:rsidRDefault="00DE245A" w:rsidP="00546646">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043A332B" w14:textId="77777777" w:rsidR="00DE245A" w:rsidRPr="00313E6C" w:rsidRDefault="00DE245A" w:rsidP="00546646">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47C9A9EC" w14:textId="77777777" w:rsidR="00DE245A" w:rsidRPr="00313E6C" w:rsidRDefault="00DE245A" w:rsidP="00546646">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1E88B082" w14:textId="77777777" w:rsidR="00DE245A" w:rsidRPr="00313E6C" w:rsidRDefault="00DE245A" w:rsidP="00546646">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7CE822AC" w14:textId="77777777" w:rsidR="00DE245A" w:rsidRPr="00313E6C" w:rsidRDefault="00DE245A" w:rsidP="00546646">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70870A35" w14:textId="77777777" w:rsidR="00DE245A" w:rsidRPr="00313E6C" w:rsidRDefault="00DE245A" w:rsidP="00546646">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079F787C" w14:textId="77777777" w:rsidR="00DE245A" w:rsidRPr="00313E6C" w:rsidRDefault="00DE245A" w:rsidP="00546646">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0BDDEFD0" w14:textId="77777777" w:rsidR="00DE245A" w:rsidRPr="00313E6C" w:rsidRDefault="00DE245A" w:rsidP="00546646">
            <w:pPr>
              <w:jc w:val="center"/>
              <w:rPr>
                <w:color w:val="000000"/>
                <w:sz w:val="20"/>
                <w:szCs w:val="20"/>
              </w:rPr>
            </w:pPr>
            <w:r w:rsidRPr="00313E6C">
              <w:rPr>
                <w:color w:val="000000"/>
                <w:sz w:val="20"/>
                <w:szCs w:val="20"/>
              </w:rPr>
              <w:t>4,670</w:t>
            </w:r>
          </w:p>
        </w:tc>
      </w:tr>
      <w:tr w:rsidR="00DE245A" w:rsidRPr="00313E6C" w14:paraId="2D3E810D"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7E325C7" w14:textId="77777777" w:rsidR="00DE245A" w:rsidRPr="00313E6C" w:rsidRDefault="00DE245A" w:rsidP="00546646">
            <w:pPr>
              <w:rPr>
                <w:color w:val="000000"/>
                <w:sz w:val="20"/>
                <w:szCs w:val="20"/>
              </w:rPr>
            </w:pPr>
            <w:r w:rsidRPr="00313E6C">
              <w:rPr>
                <w:color w:val="000000"/>
                <w:sz w:val="20"/>
                <w:szCs w:val="20"/>
              </w:rPr>
              <w:lastRenderedPageBreak/>
              <w:t>log likelihood</w:t>
            </w:r>
          </w:p>
        </w:tc>
        <w:tc>
          <w:tcPr>
            <w:tcW w:w="729" w:type="dxa"/>
            <w:tcBorders>
              <w:top w:val="nil"/>
              <w:left w:val="nil"/>
              <w:bottom w:val="nil"/>
              <w:right w:val="nil"/>
            </w:tcBorders>
            <w:noWrap/>
            <w:tcMar>
              <w:left w:w="29" w:type="dxa"/>
              <w:right w:w="29" w:type="dxa"/>
            </w:tcMar>
            <w:hideMark/>
          </w:tcPr>
          <w:p w14:paraId="602D3794"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313E6C" w:rsidRDefault="00DE245A" w:rsidP="00546646">
            <w:pPr>
              <w:rPr>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313E6C" w:rsidRDefault="00DE245A" w:rsidP="00546646">
            <w:pPr>
              <w:rPr>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313E6C" w:rsidRDefault="00DE245A" w:rsidP="00546646">
            <w:pPr>
              <w:jc w:val="center"/>
              <w:rPr>
                <w:color w:val="000000"/>
                <w:sz w:val="20"/>
                <w:szCs w:val="20"/>
              </w:rPr>
            </w:pPr>
            <w:r w:rsidRPr="00313E6C">
              <w:rPr>
                <w:color w:val="000000"/>
                <w:sz w:val="20"/>
                <w:szCs w:val="20"/>
              </w:rPr>
              <w:t>-7408.622</w:t>
            </w:r>
          </w:p>
        </w:tc>
      </w:tr>
      <w:tr w:rsidR="00DE245A" w:rsidRPr="00313E6C" w14:paraId="402A892E"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313E6C" w:rsidRDefault="00DE245A" w:rsidP="00546646">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313E6C" w:rsidRDefault="00DE245A" w:rsidP="00546646">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313E6C" w:rsidRDefault="00DE245A" w:rsidP="00546646">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313E6C" w:rsidRDefault="00DE245A" w:rsidP="00546646">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313E6C" w:rsidRDefault="00DE245A" w:rsidP="00546646">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313E6C" w:rsidRDefault="00DE245A" w:rsidP="00546646">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313E6C" w:rsidRDefault="00DE245A" w:rsidP="00546646">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313E6C" w:rsidRDefault="00DE245A" w:rsidP="00546646">
            <w:pPr>
              <w:jc w:val="center"/>
              <w:rPr>
                <w:color w:val="000000"/>
                <w:sz w:val="20"/>
                <w:szCs w:val="20"/>
              </w:rPr>
            </w:pPr>
            <w:r w:rsidRPr="00313E6C">
              <w:rPr>
                <w:color w:val="000000"/>
                <w:sz w:val="20"/>
                <w:szCs w:val="20"/>
              </w:rPr>
              <w:t>-0.022</w:t>
            </w:r>
          </w:p>
        </w:tc>
      </w:tr>
    </w:tbl>
    <w:p w14:paraId="3ADD91B6" w14:textId="77777777" w:rsidR="00DE245A" w:rsidRPr="00313E6C" w:rsidRDefault="00DE245A" w:rsidP="00DE245A">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28E8B1E5" w14:textId="77777777" w:rsidR="00E942C7" w:rsidRPr="00313E6C" w:rsidRDefault="00E942C7" w:rsidP="00E942C7">
      <w:pPr>
        <w:spacing w:before="120" w:after="120"/>
        <w:rPr>
          <w:b/>
        </w:rPr>
      </w:pPr>
      <w:r w:rsidRPr="00313E6C">
        <w:t>---------------------------------------------------------------------------------------------------------------------</w:t>
      </w:r>
    </w:p>
    <w:p w14:paraId="01FD617B" w14:textId="735D9B87"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11</w:t>
      </w:r>
      <w:r w:rsidR="00276665">
        <w:rPr>
          <w:rFonts w:eastAsia="SimSun"/>
          <w:b/>
          <w:bCs/>
          <w:kern w:val="2"/>
        </w:rPr>
        <w:t>*</w:t>
      </w:r>
    </w:p>
    <w:p w14:paraId="14A33212" w14:textId="259D1425" w:rsidR="00E942C7" w:rsidRPr="00313E6C" w:rsidRDefault="00BD6FD3" w:rsidP="00E942C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Pr="00313E6C" w:rsidRDefault="00E942C7" w:rsidP="00DA1CD8">
      <w:pPr>
        <w:widowControl w:val="0"/>
        <w:autoSpaceDE w:val="0"/>
        <w:autoSpaceDN w:val="0"/>
        <w:adjustRightInd w:val="0"/>
        <w:spacing w:before="120" w:after="120"/>
        <w:jc w:val="both"/>
      </w:pPr>
      <w:r w:rsidRPr="00313E6C">
        <w:rPr>
          <w:rFonts w:eastAsia="SimSun"/>
          <w:b/>
          <w:bCs/>
          <w:i/>
          <w:iCs/>
          <w:kern w:val="2"/>
          <w:u w:val="single"/>
        </w:rPr>
        <w:t>Response</w:t>
      </w:r>
    </w:p>
    <w:p w14:paraId="691366B5" w14:textId="4522AF51" w:rsidR="00493E84" w:rsidRDefault="00493E84">
      <w:pPr>
        <w:pStyle w:val="Paragraph"/>
        <w:pPrChange w:id="1549" w:author="Dylan CHEN" w:date="2026-08-29T21:33:00Z" w16du:dateUtc="2026-08-29T13:33:00Z">
          <w:pPr>
            <w:pStyle w:val="NormalWeb"/>
          </w:pPr>
        </w:pPrChange>
      </w:pPr>
      <w:r>
        <w:t>Thank you for this suggestion. The analysis in the original Section 7.2 test</w:t>
      </w:r>
      <w:r>
        <w:rPr>
          <w:rFonts w:hint="eastAsia"/>
        </w:rPr>
        <w:t>s</w:t>
      </w:r>
      <w:r>
        <w:t xml:space="preserve"> whether human answerers adjust their contributions to differentiate themselves from AI content. We deliberately compare only the first and second answers to avoid the confounding influence of other prior answers. Measuring the similarity between the AI answer and all human answers, as you suggest, would instead capture how much human answers differ from AI content overall; because it lacks a control group, it would not isolate whether humans strategically adjust their answers in response to a prior AI answer. We hope this clarifies our design choice.</w:t>
      </w:r>
    </w:p>
    <w:p w14:paraId="402F8981" w14:textId="3457544A" w:rsidR="004C50E6" w:rsidRPr="00313E6C" w:rsidRDefault="004C50E6" w:rsidP="00493E84">
      <w:pPr>
        <w:pStyle w:val="Paragraph"/>
      </w:pPr>
    </w:p>
    <w:sectPr w:rsidR="004C50E6" w:rsidRPr="00313E6C" w:rsidSect="00705B1B">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850" w:footer="288"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2" w:author="Prof. LIU Ben" w:date="2026-08-27T23:06:00Z" w:initials="BL">
    <w:p w14:paraId="141F6450" w14:textId="77777777" w:rsidR="00E917F3" w:rsidRDefault="00E917F3" w:rsidP="00E917F3">
      <w:r>
        <w:rPr>
          <w:rStyle w:val="CommentReference"/>
        </w:rPr>
        <w:annotationRef/>
      </w:r>
      <w:r>
        <w:rPr>
          <w:rFonts w:eastAsiaTheme="minorEastAsia" w:cstheme="minorBidi"/>
          <w:szCs w:val="22"/>
          <w:lang w:val="en-HK"/>
        </w:rPr>
        <w:t>address the number</w:t>
      </w:r>
    </w:p>
  </w:comment>
  <w:comment w:id="74" w:author="Prof. LIU Ben" w:date="2026-08-27T23:24:00Z" w:initials="BL">
    <w:p w14:paraId="2EF52837" w14:textId="77777777" w:rsidR="00D0445A" w:rsidRDefault="00D0445A" w:rsidP="00D0445A">
      <w:r>
        <w:rPr>
          <w:rStyle w:val="CommentReference"/>
        </w:rPr>
        <w:annotationRef/>
      </w:r>
      <w:r>
        <w:rPr>
          <w:rFonts w:eastAsiaTheme="minorEastAsia" w:cstheme="minorBidi"/>
          <w:szCs w:val="22"/>
          <w:lang w:val="en-HK"/>
        </w:rPr>
        <w:t>page number</w:t>
      </w:r>
    </w:p>
  </w:comment>
  <w:comment w:id="671" w:author="Prof. LIU Ben" w:date="2026-08-30T23:49:00Z" w:initials="BL">
    <w:p w14:paraId="3B368060" w14:textId="77777777" w:rsidR="00994AFC" w:rsidRDefault="00994AFC" w:rsidP="00994AFC">
      <w:r>
        <w:rPr>
          <w:rStyle w:val="CommentReference"/>
        </w:rPr>
        <w:annotationRef/>
      </w:r>
      <w:r>
        <w:rPr>
          <w:rFonts w:eastAsiaTheme="minorEastAsia" w:cstheme="minorBidi"/>
          <w:szCs w:val="22"/>
          <w:lang w:val="en-HK"/>
        </w:rPr>
        <w:t>check this again.</w:t>
      </w:r>
    </w:p>
  </w:comment>
  <w:comment w:id="688" w:author="Prof. LIU Ben" w:date="2026-08-28T01:57:00Z" w:initials="BL">
    <w:p w14:paraId="20A8AD4E" w14:textId="77777777" w:rsidR="00501171" w:rsidRDefault="00501171" w:rsidP="00501171">
      <w:r>
        <w:rPr>
          <w:rStyle w:val="CommentReference"/>
        </w:rPr>
        <w:annotationRef/>
      </w:r>
      <w:r>
        <w:rPr>
          <w:rFonts w:eastAsiaTheme="minorEastAsia" w:cstheme="minorBidi"/>
          <w:szCs w:val="22"/>
          <w:lang w:val="en-HK"/>
        </w:rPr>
        <w:t>is it in the introduction?</w:t>
      </w:r>
    </w:p>
  </w:comment>
  <w:comment w:id="696" w:author="Dylan CHEN" w:date="2026-08-30T17:33:00Z" w:initials="DC">
    <w:p w14:paraId="771D059E" w14:textId="77777777" w:rsidR="00A14A78" w:rsidRDefault="00A14A78" w:rsidP="00A14A78">
      <w:r>
        <w:rPr>
          <w:rStyle w:val="CommentReference"/>
        </w:rPr>
        <w:annotationRef/>
      </w:r>
      <w:r>
        <w:rPr>
          <w:rFonts w:eastAsiaTheme="minorEastAsia" w:cstheme="minorBidi"/>
          <w:szCs w:val="22"/>
          <w:lang w:val="en-HK"/>
        </w:rPr>
        <w:t>I incorporate this sentence meaning in Introduction</w:t>
      </w:r>
    </w:p>
  </w:comment>
  <w:comment w:id="823" w:author="Dylan CHEN" w:date="2026-08-20T22:42:00Z" w:initials="DC">
    <w:p w14:paraId="32F6AD73" w14:textId="77777777" w:rsidR="00FA770C" w:rsidRDefault="00FA770C" w:rsidP="00FA770C">
      <w:r>
        <w:rPr>
          <w:rStyle w:val="CommentReference"/>
        </w:rPr>
        <w:annotationRef/>
      </w:r>
      <w:r>
        <w:rPr>
          <w:rFonts w:eastAsiaTheme="minorEastAsia" w:cstheme="minorBidi"/>
          <w:szCs w:val="22"/>
          <w:lang w:val="en-HK"/>
        </w:rPr>
        <w:t>Dear Ben,</w:t>
      </w:r>
    </w:p>
    <w:p w14:paraId="3C68D5F7" w14:textId="77777777" w:rsidR="00FA770C" w:rsidRDefault="00FA770C" w:rsidP="00FA770C"/>
    <w:p w14:paraId="0F822138" w14:textId="77777777" w:rsidR="00FA770C" w:rsidRPr="007F5312" w:rsidRDefault="00FA770C" w:rsidP="00FA770C">
      <w:r>
        <w:rPr>
          <w:rFonts w:eastAsiaTheme="minorEastAsia" w:cstheme="minorBidi"/>
          <w:szCs w:val="22"/>
          <w:lang w:val="en-HK"/>
        </w:rPr>
        <w:t>This may concern our human 1 quality DV analysis.</w:t>
      </w:r>
    </w:p>
  </w:comment>
  <w:comment w:id="824" w:author="Xin Li" w:date="2026-08-24T09:33:00Z" w:initials="X">
    <w:p w14:paraId="1CF9CD88" w14:textId="77777777" w:rsidR="00736F04" w:rsidRDefault="00736F04" w:rsidP="00736F04">
      <w:pPr>
        <w:pStyle w:val="CommentText"/>
        <w:spacing w:before="120" w:after="120"/>
      </w:pPr>
      <w:r>
        <w:rPr>
          <w:rStyle w:val="CommentReference"/>
        </w:rPr>
        <w:annotationRef/>
      </w:r>
      <w:r>
        <w:t>If so please discuss here.</w:t>
      </w:r>
    </w:p>
  </w:comment>
  <w:comment w:id="846" w:author="Prof. LIU Ben" w:date="2026-08-28T21:30:00Z" w:initials="BL">
    <w:p w14:paraId="39ABEEC4" w14:textId="77777777" w:rsidR="002D2D1D" w:rsidRDefault="002D2D1D" w:rsidP="002D2D1D">
      <w:r>
        <w:rPr>
          <w:rStyle w:val="CommentReference"/>
        </w:rPr>
        <w:annotationRef/>
      </w:r>
      <w:r>
        <w:rPr>
          <w:rFonts w:eastAsiaTheme="minorEastAsia" w:cstheme="minorBidi"/>
          <w:szCs w:val="22"/>
          <w:lang w:val="en-HK"/>
        </w:rPr>
        <w:t>use a consistent response to introduce our new framing throughout. consider the one used for SE, AE.</w:t>
      </w:r>
    </w:p>
  </w:comment>
  <w:comment w:id="905" w:author="Dylan CHEN" w:date="2026-08-29T18:47:00Z" w:initials="DC">
    <w:p w14:paraId="131917DB" w14:textId="77777777" w:rsidR="00B01A93" w:rsidRDefault="00B01A93" w:rsidP="00B01A93">
      <w:r>
        <w:rPr>
          <w:rStyle w:val="CommentReference"/>
        </w:rPr>
        <w:annotationRef/>
      </w:r>
      <w:r>
        <w:rPr>
          <w:rFonts w:eastAsiaTheme="minorEastAsia" w:cstheme="minorBidi"/>
          <w:szCs w:val="22"/>
          <w:lang w:val="en-HK"/>
        </w:rPr>
        <w:t>no 2 stages?</w:t>
      </w:r>
    </w:p>
  </w:comment>
  <w:comment w:id="964" w:author="Dylan CHEN" w:date="2026-08-29T18:29:00Z" w:initials="DC">
    <w:p w14:paraId="48D72839" w14:textId="77777777" w:rsidR="00D651C4" w:rsidRDefault="00D651C4" w:rsidP="00D651C4">
      <w:r>
        <w:rPr>
          <w:rStyle w:val="CommentReference"/>
        </w:rPr>
        <w:annotationRef/>
      </w:r>
      <w:r>
        <w:rPr>
          <w:rFonts w:eastAsiaTheme="minorEastAsia" w:cstheme="minorBidi"/>
          <w:szCs w:val="22"/>
          <w:lang w:val="en-HK"/>
        </w:rPr>
        <w:t>H6?</w:t>
      </w:r>
    </w:p>
  </w:comment>
  <w:comment w:id="1010" w:author="Prof. LIU Ben" w:date="2026-08-28T21:33:00Z" w:initials="BL">
    <w:p w14:paraId="0B7E8316" w14:textId="77777777" w:rsidR="002D2D1D" w:rsidRDefault="002D2D1D" w:rsidP="002D2D1D">
      <w:r>
        <w:rPr>
          <w:rStyle w:val="CommentReference"/>
        </w:rPr>
        <w:annotationRef/>
      </w:r>
      <w:r>
        <w:rPr>
          <w:rFonts w:eastAsiaTheme="minorEastAsia" w:cstheme="minorBidi"/>
          <w:szCs w:val="22"/>
          <w:lang w:val="en-HK"/>
        </w:rPr>
        <w:t>do not say these are two stages. say we consider two decisions.</w:t>
      </w:r>
    </w:p>
  </w:comment>
  <w:comment w:id="1061" w:author="Prof. LIU Ben" w:date="2026-08-28T21:36:00Z" w:initials="BL">
    <w:p w14:paraId="5C264741" w14:textId="77777777" w:rsidR="002D2D1D" w:rsidRDefault="002D2D1D" w:rsidP="002D2D1D">
      <w:r>
        <w:rPr>
          <w:rStyle w:val="CommentReference"/>
        </w:rPr>
        <w:annotationRef/>
      </w:r>
      <w:r>
        <w:rPr>
          <w:rFonts w:eastAsiaTheme="minorEastAsia" w:cstheme="minorBidi"/>
          <w:szCs w:val="22"/>
          <w:lang w:val="en-HK"/>
        </w:rPr>
        <w:t>this is not a direct response. Just say we consider the comments more carefully and consider the possibility that AI-generated answer as a profile,..</w:t>
      </w:r>
    </w:p>
  </w:comment>
  <w:comment w:id="1106" w:author="Prof. LIU Ben" w:date="2026-08-28T21:58:00Z" w:initials="BL">
    <w:p w14:paraId="1A8E15ED" w14:textId="77777777" w:rsidR="00C81E2E" w:rsidRDefault="00C81E2E" w:rsidP="00C81E2E">
      <w:r>
        <w:rPr>
          <w:rStyle w:val="CommentReference"/>
        </w:rPr>
        <w:annotationRef/>
      </w:r>
      <w:r>
        <w:rPr>
          <w:rFonts w:eastAsiaTheme="minorEastAsia" w:cstheme="minorBidi"/>
          <w:szCs w:val="22"/>
          <w:lang w:val="en-HK"/>
        </w:rPr>
        <w:t>The response only partially addresses the comment, and it has some writing problems.</w:t>
      </w:r>
    </w:p>
    <w:p w14:paraId="57EBE563" w14:textId="77777777" w:rsidR="00C81E2E" w:rsidRDefault="00C81E2E" w:rsidP="00C81E2E"/>
    <w:p w14:paraId="0FCBDAF6" w14:textId="77777777" w:rsidR="00C81E2E" w:rsidRDefault="00C81E2E" w:rsidP="00C81E2E">
      <w:r>
        <w:rPr>
          <w:rFonts w:eastAsiaTheme="minorEastAsia" w:cstheme="minorBidi"/>
          <w:szCs w:val="22"/>
          <w:lang w:val="en-HK"/>
        </w:rPr>
        <w:t>What it does well: it clarifies that AI answers are anchored to the top by design (which usefully separates the "position" question from the "timing" question), and it concedes ground by softening the "five-minute" claim to something more defensible.</w:t>
      </w:r>
    </w:p>
    <w:p w14:paraId="1A9BDA99" w14:textId="77777777" w:rsidR="00C81E2E" w:rsidRDefault="00C81E2E" w:rsidP="00C81E2E"/>
    <w:p w14:paraId="681DE124" w14:textId="77777777" w:rsidR="00C81E2E" w:rsidRDefault="00C81E2E" w:rsidP="00C81E2E">
      <w:r>
        <w:rPr>
          <w:rFonts w:eastAsiaTheme="minorEastAsia" w:cstheme="minorBidi"/>
          <w:szCs w:val="22"/>
          <w:lang w:val="en-HK"/>
        </w:rPr>
        <w:t>Where it falls short:</w:t>
      </w:r>
    </w:p>
    <w:p w14:paraId="5D531FCE" w14:textId="77777777" w:rsidR="00C81E2E" w:rsidRDefault="00C81E2E" w:rsidP="00C81E2E"/>
    <w:p w14:paraId="58F81A18" w14:textId="77777777" w:rsidR="00C81E2E" w:rsidRDefault="00C81E2E" w:rsidP="00C81E2E">
      <w:r>
        <w:rPr>
          <w:rFonts w:eastAsiaTheme="minorEastAsia" w:cstheme="minorBidi"/>
          <w:szCs w:val="22"/>
          <w:lang w:val="en-HK"/>
        </w:rPr>
        <w:t>The reviewer's central request was a clear description of the monitoring procedure for the 1,766 treated questions over 150 days—hired coders, an automated scraping script, platform snapshots, etc. The response still does not answer this. It says the five-minute figure came from "manually repeatedly monitoring the platform at the beginning of this research," which actually reinforces the reviewer's worry: it implies the timing was verified only on a small, early, unsystematic set of observations, not across the full sample. The reviewer will likely see this as confirming that the original claim was not rigorously established.</w:t>
      </w:r>
    </w:p>
    <w:p w14:paraId="410DF903" w14:textId="77777777" w:rsidR="00C81E2E" w:rsidRDefault="00C81E2E" w:rsidP="00C81E2E"/>
    <w:p w14:paraId="5016D050" w14:textId="77777777" w:rsidR="00C81E2E" w:rsidRDefault="00C81E2E" w:rsidP="00C81E2E">
      <w:r>
        <w:rPr>
          <w:rFonts w:eastAsiaTheme="minorEastAsia" w:cstheme="minorBidi"/>
          <w:szCs w:val="22"/>
          <w:lang w:val="en-HK"/>
        </w:rPr>
        <w:t>There is also a subtle logical tension. The response says timing does not really matter because the AI answer is anchored to the top regardless of when it is generated. If that is true, the paper should say so plainly and de-emphasize the timing claim entirely, rather than defending a softened version of it. Right now the response tries to do both, which reads as evasive.</w:t>
      </w:r>
    </w:p>
    <w:p w14:paraId="1642804E" w14:textId="77777777" w:rsidR="00C81E2E" w:rsidRDefault="00C81E2E" w:rsidP="00C81E2E"/>
    <w:p w14:paraId="1040F1C0" w14:textId="77777777" w:rsidR="00C81E2E" w:rsidRDefault="00C81E2E" w:rsidP="00C81E2E">
      <w:r>
        <w:rPr>
          <w:rFonts w:eastAsiaTheme="minorEastAsia" w:cstheme="minorBidi"/>
          <w:szCs w:val="22"/>
          <w:lang w:val="en-HK"/>
        </w:rPr>
        <w:t>The sentence "It will be faster than most humans" is awkward and adds nothing.</w:t>
      </w:r>
    </w:p>
    <w:p w14:paraId="26871C2E" w14:textId="77777777" w:rsidR="00C81E2E" w:rsidRDefault="00C81E2E" w:rsidP="00C81E2E"/>
    <w:p w14:paraId="2850EADA" w14:textId="77777777" w:rsidR="00C81E2E" w:rsidRDefault="00C81E2E" w:rsidP="00C81E2E">
      <w:r>
        <w:rPr>
          <w:rFonts w:eastAsiaTheme="minorEastAsia" w:cstheme="minorBidi"/>
          <w:szCs w:val="22"/>
          <w:lang w:val="en-HK"/>
        </w:rPr>
        <w:t>Suggested improvements</w:t>
      </w:r>
    </w:p>
    <w:p w14:paraId="434E7461" w14:textId="77777777" w:rsidR="00C81E2E" w:rsidRDefault="00C81E2E" w:rsidP="00C81E2E"/>
    <w:p w14:paraId="33D37625" w14:textId="77777777" w:rsidR="00C81E2E" w:rsidRDefault="00C81E2E" w:rsidP="00C81E2E">
      <w:r>
        <w:rPr>
          <w:rFonts w:eastAsiaTheme="minorEastAsia" w:cstheme="minorBidi"/>
          <w:szCs w:val="22"/>
          <w:lang w:val="en-HK"/>
        </w:rPr>
        <w:t>Decide on and state the actual data-generating/verification procedure explicitly. If you did not systematically log timestamps for all 1,766 questions, say what you did observe and on how many questions, and then lean on the design-based argument (anchoring + timestamps in the data) rather than on manual monitoring.</w:t>
      </w:r>
    </w:p>
    <w:p w14:paraId="5268392A" w14:textId="77777777" w:rsidR="00C81E2E" w:rsidRDefault="00C81E2E" w:rsidP="00C81E2E"/>
    <w:p w14:paraId="0365E44B" w14:textId="77777777" w:rsidR="00C81E2E" w:rsidRDefault="00C81E2E" w:rsidP="00C81E2E">
      <w:r>
        <w:rPr>
          <w:rFonts w:eastAsiaTheme="minorEastAsia" w:cstheme="minorBidi"/>
          <w:szCs w:val="22"/>
          <w:lang w:val="en-HK"/>
        </w:rPr>
        <w:t>If the platform's database records the AI answer's posting timestamp, report the distribution of AI-answer generation delay across all treated questions from that field—this directly and quantitatively answers the reviewer instead of relying on manual observation.</w:t>
      </w:r>
    </w:p>
    <w:p w14:paraId="76F3B12A" w14:textId="77777777" w:rsidR="00C81E2E" w:rsidRDefault="00C81E2E" w:rsidP="00C81E2E"/>
    <w:p w14:paraId="7DE080A1" w14:textId="77777777" w:rsidR="00C81E2E" w:rsidRDefault="00C81E2E" w:rsidP="00C81E2E">
      <w:r>
        <w:rPr>
          <w:rFonts w:eastAsiaTheme="minorEastAsia" w:cstheme="minorBidi"/>
          <w:szCs w:val="22"/>
          <w:lang w:val="en-HK"/>
        </w:rPr>
        <w:t>Make the argument that timing is immaterial the primary point, and present the delay statistic as secondary confirmation.</w:t>
      </w:r>
    </w:p>
    <w:p w14:paraId="28B3A1BE" w14:textId="77777777" w:rsidR="00C81E2E" w:rsidRDefault="00C81E2E" w:rsidP="00C81E2E"/>
    <w:p w14:paraId="0E50B63E" w14:textId="77777777" w:rsidR="00C81E2E" w:rsidRDefault="00C81E2E" w:rsidP="00C81E2E">
      <w:r>
        <w:rPr>
          <w:rFonts w:eastAsiaTheme="minorEastAsia" w:cstheme="minorBidi"/>
          <w:szCs w:val="22"/>
          <w:lang w:val="en-HK"/>
        </w:rPr>
        <w:t>A tightened version might read:</w:t>
      </w:r>
    </w:p>
    <w:p w14:paraId="496C0F30" w14:textId="77777777" w:rsidR="00C81E2E" w:rsidRDefault="00C81E2E" w:rsidP="00C81E2E"/>
    <w:p w14:paraId="518F73C9" w14:textId="77777777" w:rsidR="00C81E2E" w:rsidRDefault="00C81E2E" w:rsidP="00C81E2E">
      <w:r>
        <w:rPr>
          <w:rFonts w:eastAsiaTheme="minorEastAsia" w:cstheme="minorBidi"/>
          <w:szCs w:val="22"/>
          <w:lang w:val="en-HK"/>
        </w:rPr>
        <w:t>"We apologize for the earlier imprecision. To clarify the mechanism: on this platform, the AI-generated answer is, by design, anchored to the top of the answer list for every treated question and is not interleaved with human answers by posting time. Its visibility to viewers therefore does not depend on how quickly it is generated.</w:t>
      </w:r>
    </w:p>
    <w:p w14:paraId="0759CD93" w14:textId="77777777" w:rsidR="00C81E2E" w:rsidRDefault="00C81E2E" w:rsidP="00C81E2E"/>
    <w:p w14:paraId="1B3034EE" w14:textId="77777777" w:rsidR="00C81E2E" w:rsidRDefault="00C81E2E" w:rsidP="00C81E2E">
      <w:r>
        <w:rPr>
          <w:rFonts w:eastAsiaTheme="minorEastAsia" w:cstheme="minorBidi"/>
          <w:szCs w:val="22"/>
          <w:lang w:val="en-HK"/>
        </w:rPr>
        <w:t>Regarding generation timing, we do not rely on manual monitoring. Each answer, including the AI answer, carries a posting timestamp in the platform's data. Across all [N] treated questions, the median (mean) delay between question posting and AI-answer posting is [X] ([Y]) minutes, and the 95th percentile is [Z] minutes. For comparison, the first human answer arrives after 22.067 hours on average, so the AI answer is effectively always present before any human contribution. We have removed the imprecise 'five-minute' wording and now report these statistics directly."</w:t>
      </w:r>
    </w:p>
    <w:p w14:paraId="236B4E9A" w14:textId="77777777" w:rsidR="00C81E2E" w:rsidRDefault="00C81E2E" w:rsidP="00C81E2E"/>
    <w:p w14:paraId="75C3655A" w14:textId="77777777" w:rsidR="00C81E2E" w:rsidRDefault="00C81E2E" w:rsidP="00C81E2E">
      <w:r>
        <w:rPr>
          <w:rFonts w:eastAsiaTheme="minorEastAsia" w:cstheme="minorBidi"/>
          <w:szCs w:val="22"/>
          <w:lang w:val="en-HK"/>
        </w:rPr>
        <w:t>This replaces an unverifiable manual-observation claim with a full-sample, data-based number, which is what the reviewer is really asking for.</w:t>
      </w:r>
    </w:p>
  </w:comment>
  <w:comment w:id="1190" w:author="Dylan CHEN" w:date="2026-08-29T21:14:00Z" w:initials="DC">
    <w:p w14:paraId="10F598A4" w14:textId="77777777" w:rsidR="00842801" w:rsidRDefault="00842801" w:rsidP="00842801">
      <w:r>
        <w:rPr>
          <w:rStyle w:val="CommentReference"/>
        </w:rPr>
        <w:annotationRef/>
      </w:r>
      <w:r>
        <w:rPr>
          <w:rFonts w:eastAsiaTheme="minorEastAsia" w:cstheme="minorBidi"/>
          <w:szCs w:val="22"/>
          <w:lang w:val="en-HK"/>
        </w:rPr>
        <w:t>should be in manuscript</w:t>
      </w:r>
    </w:p>
  </w:comment>
  <w:comment w:id="1202" w:author="Xin Li" w:date="2026-08-25T10:47:00Z" w:initials="X">
    <w:p w14:paraId="375B4FB9" w14:textId="77777777" w:rsidR="00F310D7" w:rsidRDefault="00F310D7" w:rsidP="00F310D7">
      <w:pPr>
        <w:pStyle w:val="CommentText"/>
        <w:spacing w:before="120" w:after="120"/>
      </w:pPr>
      <w:r>
        <w:rPr>
          <w:rStyle w:val="CommentReference"/>
        </w:rPr>
        <w:annotationRef/>
      </w:r>
      <w:r>
        <w:t>Time or position</w:t>
      </w:r>
    </w:p>
  </w:comment>
  <w:comment w:id="1231" w:author="Prof. LIU Ben" w:date="2026-08-28T22:45:00Z" w:initials="BL">
    <w:p w14:paraId="7DDD6E0F" w14:textId="77777777" w:rsidR="00AE770C" w:rsidRDefault="00AE770C" w:rsidP="00AE770C">
      <w:r>
        <w:rPr>
          <w:rStyle w:val="CommentReference"/>
        </w:rPr>
        <w:annotationRef/>
      </w:r>
      <w:r>
        <w:rPr>
          <w:rFonts w:eastAsiaTheme="minorEastAsia" w:cstheme="minorBidi"/>
          <w:szCs w:val="22"/>
          <w:lang w:val="en-HK"/>
        </w:rPr>
        <w:t>can we just remove this?</w:t>
      </w:r>
    </w:p>
  </w:comment>
  <w:comment w:id="1232" w:author="Dylan CHEN" w:date="2026-08-30T17:46:00Z" w:initials="DC">
    <w:p w14:paraId="698F42D6" w14:textId="77777777" w:rsidR="00C14369" w:rsidRDefault="00C14369" w:rsidP="00C14369">
      <w:r>
        <w:rPr>
          <w:rStyle w:val="CommentReference"/>
        </w:rPr>
        <w:annotationRef/>
      </w:r>
      <w:r>
        <w:rPr>
          <w:rFonts w:eastAsiaTheme="minorEastAsia" w:cstheme="minorBidi"/>
          <w:szCs w:val="22"/>
          <w:lang w:val="en-HK"/>
        </w:rPr>
        <w:t>I think yes</w:t>
      </w:r>
    </w:p>
  </w:comment>
  <w:comment w:id="1257" w:author="Dylan CHEN" w:date="2026-08-30T17:46:00Z" w:initials="DC">
    <w:p w14:paraId="1891793E" w14:textId="77777777" w:rsidR="00C14369" w:rsidRDefault="00C14369" w:rsidP="00C14369">
      <w:r>
        <w:rPr>
          <w:rStyle w:val="CommentReference"/>
        </w:rPr>
        <w:annotationRef/>
      </w:r>
      <w:r>
        <w:rPr>
          <w:rFonts w:eastAsiaTheme="minorEastAsia" w:cstheme="minorBidi"/>
          <w:szCs w:val="22"/>
          <w:lang w:val="en-HK"/>
        </w:rPr>
        <w:t>Ben please check this...</w:t>
      </w:r>
    </w:p>
  </w:comment>
  <w:comment w:id="1397" w:author="Prof. LIU Ben" w:date="2026-08-29T00:10:00Z" w:initials="BL">
    <w:p w14:paraId="43960A43" w14:textId="77777777" w:rsidR="007A3F1E" w:rsidRDefault="007A3F1E" w:rsidP="007A3F1E">
      <w:r>
        <w:rPr>
          <w:rStyle w:val="CommentReference"/>
        </w:rPr>
        <w:annotationRef/>
      </w:r>
      <w:r>
        <w:rPr>
          <w:rFonts w:eastAsiaTheme="minorEastAsia" w:cstheme="minorBidi"/>
          <w:szCs w:val="22"/>
          <w:lang w:val="en-HK"/>
        </w:rPr>
        <w:t>is this what this reviewer talks about?</w:t>
      </w:r>
    </w:p>
  </w:comment>
  <w:comment w:id="1398" w:author="Dylan CHEN" w:date="2026-08-30T17:49:00Z" w:initials="DC">
    <w:p w14:paraId="25413F3E" w14:textId="77777777" w:rsidR="004D6D04" w:rsidRDefault="004D6D04" w:rsidP="004D6D04">
      <w:r>
        <w:rPr>
          <w:rStyle w:val="CommentReference"/>
        </w:rPr>
        <w:annotationRef/>
      </w:r>
      <w:r>
        <w:rPr>
          <w:rFonts w:eastAsiaTheme="minorEastAsia" w:cstheme="minorBidi"/>
          <w:szCs w:val="22"/>
          <w:lang w:val="en-HK"/>
        </w:rPr>
        <w:t>Yes.</w:t>
      </w:r>
    </w:p>
    <w:p w14:paraId="5323F35B" w14:textId="77777777" w:rsidR="004D6D04" w:rsidRDefault="004D6D04" w:rsidP="004D6D04"/>
    <w:p w14:paraId="253BCEFD" w14:textId="77777777" w:rsidR="004D6D04" w:rsidRDefault="004D6D04" w:rsidP="004D6D04"/>
    <w:p w14:paraId="02808D17" w14:textId="77777777" w:rsidR="004D6D04" w:rsidRDefault="004D6D04" w:rsidP="004D6D04">
      <w:r>
        <w:rPr>
          <w:rFonts w:eastAsiaTheme="minorEastAsia" w:cstheme="minorBidi"/>
          <w:szCs w:val="22"/>
          <w:lang w:val="en-HK"/>
        </w:rPr>
        <w:t>We orgiginally have attention diversion mechanism for the decline in netlikes.</w:t>
      </w:r>
    </w:p>
    <w:p w14:paraId="18B16248" w14:textId="77777777" w:rsidR="004D6D04" w:rsidRDefault="004D6D04" w:rsidP="004D6D04"/>
    <w:p w14:paraId="68141D1A" w14:textId="77777777" w:rsidR="004D6D04" w:rsidRDefault="004D6D04" w:rsidP="004D6D04">
      <w:r>
        <w:rPr>
          <w:rFonts w:eastAsiaTheme="minorEastAsia" w:cstheme="minorBidi"/>
          <w:szCs w:val="22"/>
          <w:lang w:val="en-HK"/>
        </w:rPr>
        <w:t>1. AI -&gt; attention diversion -&gt; netliked delined</w:t>
      </w:r>
    </w:p>
    <w:p w14:paraId="66AD6115" w14:textId="77777777" w:rsidR="004D6D04" w:rsidRDefault="004D6D04" w:rsidP="004D6D04">
      <w:r>
        <w:rPr>
          <w:rFonts w:eastAsiaTheme="minorEastAsia" w:cstheme="minorBidi"/>
          <w:szCs w:val="22"/>
          <w:lang w:val="en-HK"/>
        </w:rPr>
        <w:t>If so:</w:t>
      </w:r>
    </w:p>
    <w:p w14:paraId="24725F63" w14:textId="77777777" w:rsidR="004D6D04" w:rsidRDefault="004D6D04" w:rsidP="004D6D04">
      <w:r>
        <w:rPr>
          <w:rFonts w:eastAsiaTheme="minorEastAsia" w:cstheme="minorBidi"/>
          <w:szCs w:val="22"/>
          <w:lang w:val="en-HK"/>
        </w:rPr>
        <w:t>2. AI -&gt; attention diversion -&gt; comment activity declined</w:t>
      </w:r>
    </w:p>
    <w:p w14:paraId="52C21D00" w14:textId="77777777" w:rsidR="004D6D04" w:rsidRDefault="004D6D04" w:rsidP="004D6D04"/>
    <w:p w14:paraId="1E3470D5" w14:textId="77777777" w:rsidR="004D6D04" w:rsidRDefault="004D6D04" w:rsidP="004D6D04">
      <w:r>
        <w:rPr>
          <w:rFonts w:eastAsiaTheme="minorEastAsia" w:cstheme="minorBidi"/>
          <w:szCs w:val="22"/>
          <w:lang w:val="en-HK"/>
        </w:rPr>
        <w:t>But no results supporing 2. so no attention diversion.</w:t>
      </w:r>
    </w:p>
  </w:comment>
  <w:comment w:id="1436" w:author="Prof. LIU Ben" w:date="2026-08-29T00:41:00Z" w:initials="BL">
    <w:p w14:paraId="442EF846" w14:textId="77777777" w:rsidR="00F76589" w:rsidRDefault="00F76589" w:rsidP="00F76589">
      <w:r>
        <w:rPr>
          <w:rStyle w:val="CommentReference"/>
        </w:rPr>
        <w:annotationRef/>
      </w:r>
      <w:r>
        <w:rPr>
          <w:rFonts w:eastAsiaTheme="minorEastAsia" w:cstheme="minorBidi"/>
          <w:szCs w:val="22"/>
          <w:lang w:val="en-HK"/>
        </w:rPr>
        <w:t>we will use a consistent response on the new theory.</w:t>
      </w:r>
    </w:p>
  </w:comment>
  <w:comment w:id="1533" w:author="Dylan CHEN" w:date="2026-08-29T21:14:00Z" w:initials="DC">
    <w:p w14:paraId="4C0A42D3" w14:textId="77777777" w:rsidR="00997CA0" w:rsidRDefault="00997CA0" w:rsidP="00842801">
      <w:r>
        <w:rPr>
          <w:rStyle w:val="CommentReference"/>
        </w:rPr>
        <w:annotationRef/>
      </w:r>
      <w:r>
        <w:rPr>
          <w:rFonts w:eastAsiaTheme="minorEastAsia" w:cstheme="minorBidi"/>
          <w:szCs w:val="22"/>
          <w:lang w:val="en-HK"/>
        </w:rPr>
        <w:t>should be in manuscript</w:t>
      </w:r>
    </w:p>
  </w:comment>
  <w:comment w:id="1507" w:author="Prof. LIU Ben" w:date="2026-08-29T00:42:00Z" w:initials="BL">
    <w:p w14:paraId="5634E769" w14:textId="77777777" w:rsidR="00F76589" w:rsidRDefault="00F76589" w:rsidP="00F76589">
      <w:r>
        <w:rPr>
          <w:rStyle w:val="CommentReference"/>
        </w:rPr>
        <w:annotationRef/>
      </w:r>
      <w:r>
        <w:rPr>
          <w:rFonts w:eastAsiaTheme="minorEastAsia" w:cstheme="minorBidi"/>
          <w:szCs w:val="22"/>
          <w:lang w:val="en-HK"/>
        </w:rPr>
        <w:t>this is not addressed well. let's discuss.</w:t>
      </w:r>
    </w:p>
  </w:comment>
  <w:comment w:id="1544" w:author="Prof. LIU Ben" w:date="2026-08-29T00:43:00Z" w:initials="BL">
    <w:p w14:paraId="16E56236" w14:textId="77777777" w:rsidR="00F76589" w:rsidRDefault="00F76589" w:rsidP="00F76589">
      <w:r>
        <w:rPr>
          <w:rStyle w:val="CommentReference"/>
        </w:rPr>
        <w:annotationRef/>
      </w:r>
      <w:r>
        <w:rPr>
          <w:rFonts w:eastAsiaTheme="minorEastAsia" w:cstheme="minorBidi"/>
          <w:szCs w:val="22"/>
          <w:lang w:val="en-HK"/>
        </w:rPr>
        <w:t>did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1F6450" w15:done="1"/>
  <w15:commentEx w15:paraId="2EF52837" w15:done="1"/>
  <w15:commentEx w15:paraId="3B368060" w15:done="0"/>
  <w15:commentEx w15:paraId="20A8AD4E" w15:done="1"/>
  <w15:commentEx w15:paraId="771D059E" w15:done="0"/>
  <w15:commentEx w15:paraId="0F822138" w15:done="1"/>
  <w15:commentEx w15:paraId="1CF9CD88" w15:paraIdParent="0F822138" w15:done="1"/>
  <w15:commentEx w15:paraId="39ABEEC4" w15:done="0"/>
  <w15:commentEx w15:paraId="131917DB" w15:done="0"/>
  <w15:commentEx w15:paraId="48D72839" w15:done="0"/>
  <w15:commentEx w15:paraId="0B7E8316" w15:done="1"/>
  <w15:commentEx w15:paraId="5C264741" w15:done="0"/>
  <w15:commentEx w15:paraId="75C3655A" w15:done="1"/>
  <w15:commentEx w15:paraId="10F598A4" w15:done="1"/>
  <w15:commentEx w15:paraId="375B4FB9" w15:done="1"/>
  <w15:commentEx w15:paraId="7DDD6E0F" w15:done="1"/>
  <w15:commentEx w15:paraId="698F42D6" w15:paraIdParent="7DDD6E0F" w15:done="1"/>
  <w15:commentEx w15:paraId="1891793E" w15:done="0"/>
  <w15:commentEx w15:paraId="43960A43" w15:done="0"/>
  <w15:commentEx w15:paraId="1E3470D5" w15:paraIdParent="43960A43" w15:done="0"/>
  <w15:commentEx w15:paraId="442EF846" w15:done="0"/>
  <w15:commentEx w15:paraId="4C0A42D3" w15:done="1"/>
  <w15:commentEx w15:paraId="5634E769" w15:done="1"/>
  <w15:commentEx w15:paraId="16E562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5C9405" w16cex:dateUtc="2026-08-27T15:06:00Z"/>
  <w16cex:commentExtensible w16cex:durableId="10B45AE7" w16cex:dateUtc="2026-08-27T15:24:00Z"/>
  <w16cex:commentExtensible w16cex:durableId="71738728" w16cex:dateUtc="2026-08-30T15:49:00Z"/>
  <w16cex:commentExtensible w16cex:durableId="65F057AD" w16cex:dateUtc="2026-08-27T17:57:00Z"/>
  <w16cex:commentExtensible w16cex:durableId="383FDDF1" w16cex:dateUtc="2026-08-30T09:33:00Z"/>
  <w16cex:commentExtensible w16cex:durableId="784D2ECB" w16cex:dateUtc="2026-08-20T14:42:00Z"/>
  <w16cex:commentExtensible w16cex:durableId="271BCE63" w16cex:dateUtc="2026-08-24T01:33:00Z"/>
  <w16cex:commentExtensible w16cex:durableId="707FF924" w16cex:dateUtc="2026-08-28T13:30:00Z"/>
  <w16cex:commentExtensible w16cex:durableId="074FDF2A" w16cex:dateUtc="2026-08-29T10:47:00Z"/>
  <w16cex:commentExtensible w16cex:durableId="4A5BCC21" w16cex:dateUtc="2026-08-29T10:29:00Z"/>
  <w16cex:commentExtensible w16cex:durableId="19678018" w16cex:dateUtc="2026-08-28T13:33:00Z"/>
  <w16cex:commentExtensible w16cex:durableId="4332919C" w16cex:dateUtc="2026-08-28T13:36:00Z"/>
  <w16cex:commentExtensible w16cex:durableId="70694E69" w16cex:dateUtc="2026-08-28T13:58:00Z"/>
  <w16cex:commentExtensible w16cex:durableId="5E528D8C" w16cex:dateUtc="2026-08-29T13:14:00Z"/>
  <w16cex:commentExtensible w16cex:durableId="478A2C27" w16cex:dateUtc="2026-08-25T02:47:00Z"/>
  <w16cex:commentExtensible w16cex:durableId="1D26CF63" w16cex:dateUtc="2026-08-28T14:45:00Z"/>
  <w16cex:commentExtensible w16cex:durableId="0113486C" w16cex:dateUtc="2026-08-30T09:46:00Z"/>
  <w16cex:commentExtensible w16cex:durableId="33DCF99A" w16cex:dateUtc="2026-08-30T09:46:00Z"/>
  <w16cex:commentExtensible w16cex:durableId="6973CE30" w16cex:dateUtc="2026-08-28T16:10:00Z"/>
  <w16cex:commentExtensible w16cex:durableId="28C7BF9C" w16cex:dateUtc="2026-08-30T09:49:00Z"/>
  <w16cex:commentExtensible w16cex:durableId="6887ED01" w16cex:dateUtc="2026-08-28T16:41:00Z"/>
  <w16cex:commentExtensible w16cex:durableId="70595019" w16cex:dateUtc="2026-08-29T13:14:00Z"/>
  <w16cex:commentExtensible w16cex:durableId="6587F7DC" w16cex:dateUtc="2026-08-28T16:42:00Z"/>
  <w16cex:commentExtensible w16cex:durableId="5986396A" w16cex:dateUtc="2026-08-28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1F6450" w16cid:durableId="2D5C9405"/>
  <w16cid:commentId w16cid:paraId="2EF52837" w16cid:durableId="10B45AE7"/>
  <w16cid:commentId w16cid:paraId="3B368060" w16cid:durableId="71738728"/>
  <w16cid:commentId w16cid:paraId="20A8AD4E" w16cid:durableId="65F057AD"/>
  <w16cid:commentId w16cid:paraId="771D059E" w16cid:durableId="383FDDF1"/>
  <w16cid:commentId w16cid:paraId="0F822138" w16cid:durableId="784D2ECB"/>
  <w16cid:commentId w16cid:paraId="1CF9CD88" w16cid:durableId="271BCE63"/>
  <w16cid:commentId w16cid:paraId="39ABEEC4" w16cid:durableId="707FF924"/>
  <w16cid:commentId w16cid:paraId="131917DB" w16cid:durableId="074FDF2A"/>
  <w16cid:commentId w16cid:paraId="48D72839" w16cid:durableId="4A5BCC21"/>
  <w16cid:commentId w16cid:paraId="0B7E8316" w16cid:durableId="19678018"/>
  <w16cid:commentId w16cid:paraId="5C264741" w16cid:durableId="4332919C"/>
  <w16cid:commentId w16cid:paraId="75C3655A" w16cid:durableId="70694E69"/>
  <w16cid:commentId w16cid:paraId="10F598A4" w16cid:durableId="5E528D8C"/>
  <w16cid:commentId w16cid:paraId="375B4FB9" w16cid:durableId="478A2C27"/>
  <w16cid:commentId w16cid:paraId="7DDD6E0F" w16cid:durableId="1D26CF63"/>
  <w16cid:commentId w16cid:paraId="698F42D6" w16cid:durableId="0113486C"/>
  <w16cid:commentId w16cid:paraId="1891793E" w16cid:durableId="33DCF99A"/>
  <w16cid:commentId w16cid:paraId="43960A43" w16cid:durableId="6973CE30"/>
  <w16cid:commentId w16cid:paraId="1E3470D5" w16cid:durableId="28C7BF9C"/>
  <w16cid:commentId w16cid:paraId="442EF846" w16cid:durableId="6887ED01"/>
  <w16cid:commentId w16cid:paraId="4C0A42D3" w16cid:durableId="70595019"/>
  <w16cid:commentId w16cid:paraId="5634E769" w16cid:durableId="6587F7DC"/>
  <w16cid:commentId w16cid:paraId="16E56236" w16cid:durableId="59863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EF1F3F" w14:textId="77777777" w:rsidR="00C07686" w:rsidRPr="00021F0B" w:rsidRDefault="00C07686" w:rsidP="00CF7A94">
      <w:pPr>
        <w:spacing w:before="120" w:after="120"/>
      </w:pPr>
      <w:r w:rsidRPr="00021F0B">
        <w:separator/>
      </w:r>
    </w:p>
  </w:endnote>
  <w:endnote w:type="continuationSeparator" w:id="0">
    <w:p w14:paraId="7A1B4277" w14:textId="77777777" w:rsidR="00C07686" w:rsidRPr="00021F0B" w:rsidRDefault="00C07686" w:rsidP="00CF7A94">
      <w:pPr>
        <w:spacing w:before="120" w:after="120"/>
      </w:pPr>
      <w:r w:rsidRPr="00021F0B">
        <w:continuationSeparator/>
      </w:r>
    </w:p>
  </w:endnote>
  <w:endnote w:type="continuationNotice" w:id="1">
    <w:p w14:paraId="426F30C5" w14:textId="77777777" w:rsidR="00C07686" w:rsidRPr="00021F0B" w:rsidRDefault="00C076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eiti TC">
    <w:altName w:val="Yu Gothi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4A655" w14:textId="77777777" w:rsidR="00C07686" w:rsidRPr="00021F0B" w:rsidRDefault="00C07686" w:rsidP="00CF7A94">
      <w:pPr>
        <w:spacing w:before="120" w:after="120"/>
      </w:pPr>
      <w:r w:rsidRPr="00021F0B">
        <w:separator/>
      </w:r>
    </w:p>
  </w:footnote>
  <w:footnote w:type="continuationSeparator" w:id="0">
    <w:p w14:paraId="422792A4" w14:textId="77777777" w:rsidR="00C07686" w:rsidRPr="00021F0B" w:rsidRDefault="00C07686" w:rsidP="00CF7A94">
      <w:pPr>
        <w:spacing w:before="120" w:after="120"/>
      </w:pPr>
      <w:r w:rsidRPr="00021F0B">
        <w:continuationSeparator/>
      </w:r>
    </w:p>
  </w:footnote>
  <w:footnote w:type="continuationNotice" w:id="1">
    <w:p w14:paraId="19F32A3D" w14:textId="77777777" w:rsidR="00C07686" w:rsidRPr="00021F0B" w:rsidRDefault="00C076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B11E1F"/>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08082B"/>
    <w:multiLevelType w:val="hybridMultilevel"/>
    <w:tmpl w:val="3970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3"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0A1B4C"/>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D5841"/>
    <w:multiLevelType w:val="multilevel"/>
    <w:tmpl w:val="FC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54E0C"/>
    <w:multiLevelType w:val="hybridMultilevel"/>
    <w:tmpl w:val="BB6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3FCB1034"/>
    <w:multiLevelType w:val="multilevel"/>
    <w:tmpl w:val="B55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2"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3" w15:restartNumberingAfterBreak="0">
    <w:nsid w:val="465913BD"/>
    <w:multiLevelType w:val="multilevel"/>
    <w:tmpl w:val="EB9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30C9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1236E"/>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3" w15:restartNumberingAfterBreak="0">
    <w:nsid w:val="547A0BC3"/>
    <w:multiLevelType w:val="hybridMultilevel"/>
    <w:tmpl w:val="B44C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75B7F7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4"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5"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8" w15:restartNumberingAfterBreak="0">
    <w:nsid w:val="75132766"/>
    <w:multiLevelType w:val="multilevel"/>
    <w:tmpl w:val="59CED06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4C3B40"/>
    <w:multiLevelType w:val="multilevel"/>
    <w:tmpl w:val="795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7375AA"/>
    <w:multiLevelType w:val="hybridMultilevel"/>
    <w:tmpl w:val="C590B8C8"/>
    <w:lvl w:ilvl="0" w:tplc="E1E473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1"/>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9"/>
  </w:num>
  <w:num w:numId="7" w16cid:durableId="1447188304">
    <w:abstractNumId w:val="41"/>
  </w:num>
  <w:num w:numId="8" w16cid:durableId="456409726">
    <w:abstractNumId w:val="69"/>
  </w:num>
  <w:num w:numId="9" w16cid:durableId="1945914796">
    <w:abstractNumId w:val="4"/>
  </w:num>
  <w:num w:numId="10" w16cid:durableId="1626962217">
    <w:abstractNumId w:val="13"/>
  </w:num>
  <w:num w:numId="11" w16cid:durableId="1822581536">
    <w:abstractNumId w:val="49"/>
  </w:num>
  <w:num w:numId="12" w16cid:durableId="1506244982">
    <w:abstractNumId w:val="25"/>
  </w:num>
  <w:num w:numId="13" w16cid:durableId="140394637">
    <w:abstractNumId w:val="60"/>
  </w:num>
  <w:num w:numId="14" w16cid:durableId="159008297">
    <w:abstractNumId w:val="50"/>
  </w:num>
  <w:num w:numId="15" w16cid:durableId="613363271">
    <w:abstractNumId w:val="65"/>
  </w:num>
  <w:num w:numId="16" w16cid:durableId="1485970615">
    <w:abstractNumId w:val="31"/>
  </w:num>
  <w:num w:numId="17" w16cid:durableId="1490244299">
    <w:abstractNumId w:val="14"/>
  </w:num>
  <w:num w:numId="18" w16cid:durableId="1514419459">
    <w:abstractNumId w:val="62"/>
  </w:num>
  <w:num w:numId="19" w16cid:durableId="1906913435">
    <w:abstractNumId w:val="30"/>
  </w:num>
  <w:num w:numId="20" w16cid:durableId="1505391213">
    <w:abstractNumId w:val="51"/>
  </w:num>
  <w:num w:numId="21" w16cid:durableId="300577689">
    <w:abstractNumId w:val="77"/>
  </w:num>
  <w:num w:numId="22" w16cid:durableId="429349298">
    <w:abstractNumId w:val="24"/>
  </w:num>
  <w:num w:numId="23" w16cid:durableId="912661355">
    <w:abstractNumId w:val="2"/>
  </w:num>
  <w:num w:numId="24" w16cid:durableId="1001129839">
    <w:abstractNumId w:val="56"/>
  </w:num>
  <w:num w:numId="25" w16cid:durableId="5597361">
    <w:abstractNumId w:val="18"/>
  </w:num>
  <w:num w:numId="26" w16cid:durableId="1450011395">
    <w:abstractNumId w:val="59"/>
  </w:num>
  <w:num w:numId="27" w16cid:durableId="1342662688">
    <w:abstractNumId w:val="78"/>
  </w:num>
  <w:num w:numId="28" w16cid:durableId="1320230616">
    <w:abstractNumId w:val="47"/>
  </w:num>
  <w:num w:numId="29" w16cid:durableId="1643316459">
    <w:abstractNumId w:val="54"/>
  </w:num>
  <w:num w:numId="30" w16cid:durableId="2079354847">
    <w:abstractNumId w:val="76"/>
  </w:num>
  <w:num w:numId="31" w16cid:durableId="1455293939">
    <w:abstractNumId w:val="34"/>
  </w:num>
  <w:num w:numId="32" w16cid:durableId="1677806845">
    <w:abstractNumId w:val="46"/>
  </w:num>
  <w:num w:numId="33" w16cid:durableId="212890879">
    <w:abstractNumId w:val="58"/>
  </w:num>
  <w:num w:numId="34" w16cid:durableId="688944078">
    <w:abstractNumId w:val="74"/>
  </w:num>
  <w:num w:numId="35" w16cid:durableId="552622530">
    <w:abstractNumId w:val="29"/>
  </w:num>
  <w:num w:numId="36" w16cid:durableId="1152335853">
    <w:abstractNumId w:val="61"/>
  </w:num>
  <w:num w:numId="37" w16cid:durableId="307437513">
    <w:abstractNumId w:val="9"/>
  </w:num>
  <w:num w:numId="38" w16cid:durableId="489101543">
    <w:abstractNumId w:val="16"/>
  </w:num>
  <w:num w:numId="39" w16cid:durableId="1705787057">
    <w:abstractNumId w:val="27"/>
  </w:num>
  <w:num w:numId="40" w16cid:durableId="1022171387">
    <w:abstractNumId w:val="66"/>
  </w:num>
  <w:num w:numId="41" w16cid:durableId="1708606592">
    <w:abstractNumId w:val="20"/>
  </w:num>
  <w:num w:numId="42" w16cid:durableId="689062152">
    <w:abstractNumId w:val="72"/>
  </w:num>
  <w:num w:numId="43" w16cid:durableId="608857720">
    <w:abstractNumId w:val="10"/>
  </w:num>
  <w:num w:numId="44" w16cid:durableId="1258099004">
    <w:abstractNumId w:val="36"/>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8"/>
  </w:num>
  <w:num w:numId="50" w16cid:durableId="1517575333">
    <w:abstractNumId w:val="71"/>
  </w:num>
  <w:num w:numId="51" w16cid:durableId="1256091469">
    <w:abstractNumId w:val="48"/>
  </w:num>
  <w:num w:numId="52" w16cid:durableId="396322106">
    <w:abstractNumId w:val="23"/>
  </w:num>
  <w:num w:numId="53" w16cid:durableId="946811709">
    <w:abstractNumId w:val="57"/>
  </w:num>
  <w:num w:numId="54" w16cid:durableId="777141864">
    <w:abstractNumId w:val="52"/>
  </w:num>
  <w:num w:numId="55" w16cid:durableId="1856919425">
    <w:abstractNumId w:val="67"/>
  </w:num>
  <w:num w:numId="56" w16cid:durableId="1925337428">
    <w:abstractNumId w:val="42"/>
  </w:num>
  <w:num w:numId="57" w16cid:durableId="1982731000">
    <w:abstractNumId w:val="63"/>
  </w:num>
  <w:num w:numId="58" w16cid:durableId="1115245529">
    <w:abstractNumId w:val="32"/>
  </w:num>
  <w:num w:numId="59" w16cid:durableId="1556157957">
    <w:abstractNumId w:val="64"/>
  </w:num>
  <w:num w:numId="60" w16cid:durableId="2119836911">
    <w:abstractNumId w:val="26"/>
  </w:num>
  <w:num w:numId="61" w16cid:durableId="1293563400">
    <w:abstractNumId w:val="5"/>
  </w:num>
  <w:num w:numId="62" w16cid:durableId="222569591">
    <w:abstractNumId w:val="7"/>
  </w:num>
  <w:num w:numId="63" w16cid:durableId="1614436298">
    <w:abstractNumId w:val="33"/>
  </w:num>
  <w:num w:numId="64" w16cid:durableId="555624510">
    <w:abstractNumId w:val="3"/>
  </w:num>
  <w:num w:numId="65" w16cid:durableId="40056610">
    <w:abstractNumId w:val="0"/>
  </w:num>
  <w:num w:numId="66" w16cid:durableId="2103795586">
    <w:abstractNumId w:val="70"/>
  </w:num>
  <w:num w:numId="67" w16cid:durableId="153422133">
    <w:abstractNumId w:val="53"/>
  </w:num>
  <w:num w:numId="68" w16cid:durableId="1663925353">
    <w:abstractNumId w:val="22"/>
  </w:num>
  <w:num w:numId="69" w16cid:durableId="781802683">
    <w:abstractNumId w:val="38"/>
  </w:num>
  <w:num w:numId="70" w16cid:durableId="1234269120">
    <w:abstractNumId w:val="73"/>
  </w:num>
  <w:num w:numId="71" w16cid:durableId="346031489">
    <w:abstractNumId w:val="40"/>
  </w:num>
  <w:num w:numId="72" w16cid:durableId="138957278">
    <w:abstractNumId w:val="75"/>
  </w:num>
  <w:num w:numId="73" w16cid:durableId="2116707479">
    <w:abstractNumId w:val="37"/>
  </w:num>
  <w:num w:numId="74" w16cid:durableId="682972291">
    <w:abstractNumId w:val="43"/>
  </w:num>
  <w:num w:numId="75" w16cid:durableId="1537112576">
    <w:abstractNumId w:val="68"/>
  </w:num>
  <w:num w:numId="76" w16cid:durableId="162815124">
    <w:abstractNumId w:val="45"/>
  </w:num>
  <w:num w:numId="77" w16cid:durableId="1655262045">
    <w:abstractNumId w:val="35"/>
  </w:num>
  <w:num w:numId="78" w16cid:durableId="1296914906">
    <w:abstractNumId w:val="19"/>
  </w:num>
  <w:num w:numId="79" w16cid:durableId="705176673">
    <w:abstractNumId w:val="55"/>
  </w:num>
  <w:num w:numId="80" w16cid:durableId="1892885584">
    <w:abstractNumId w:val="44"/>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tBQAUs5nt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16"/>
    <w:rsid w:val="0000537D"/>
    <w:rsid w:val="00005563"/>
    <w:rsid w:val="00005F60"/>
    <w:rsid w:val="0000607D"/>
    <w:rsid w:val="00006188"/>
    <w:rsid w:val="000063D1"/>
    <w:rsid w:val="00006439"/>
    <w:rsid w:val="000064DC"/>
    <w:rsid w:val="000064FA"/>
    <w:rsid w:val="0000713A"/>
    <w:rsid w:val="00007237"/>
    <w:rsid w:val="00007FCB"/>
    <w:rsid w:val="000111BD"/>
    <w:rsid w:val="00011AF7"/>
    <w:rsid w:val="000120CA"/>
    <w:rsid w:val="0001347A"/>
    <w:rsid w:val="00014066"/>
    <w:rsid w:val="000144B8"/>
    <w:rsid w:val="0001450F"/>
    <w:rsid w:val="00014765"/>
    <w:rsid w:val="00014C73"/>
    <w:rsid w:val="00014CA1"/>
    <w:rsid w:val="00014D46"/>
    <w:rsid w:val="00015082"/>
    <w:rsid w:val="000150A6"/>
    <w:rsid w:val="0001518C"/>
    <w:rsid w:val="00015563"/>
    <w:rsid w:val="00015825"/>
    <w:rsid w:val="0001607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143"/>
    <w:rsid w:val="0003158A"/>
    <w:rsid w:val="000316A0"/>
    <w:rsid w:val="000316CD"/>
    <w:rsid w:val="00031982"/>
    <w:rsid w:val="000320EA"/>
    <w:rsid w:val="000334C9"/>
    <w:rsid w:val="000345A5"/>
    <w:rsid w:val="00034B87"/>
    <w:rsid w:val="00034C31"/>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A33"/>
    <w:rsid w:val="00045C02"/>
    <w:rsid w:val="0004614C"/>
    <w:rsid w:val="000463A3"/>
    <w:rsid w:val="00046830"/>
    <w:rsid w:val="00046D3D"/>
    <w:rsid w:val="00047426"/>
    <w:rsid w:val="00047591"/>
    <w:rsid w:val="00047B1F"/>
    <w:rsid w:val="00047B95"/>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3084"/>
    <w:rsid w:val="00074D22"/>
    <w:rsid w:val="00075624"/>
    <w:rsid w:val="00075B16"/>
    <w:rsid w:val="00076575"/>
    <w:rsid w:val="000765A3"/>
    <w:rsid w:val="000766DC"/>
    <w:rsid w:val="00076BF0"/>
    <w:rsid w:val="00076D38"/>
    <w:rsid w:val="00076DFB"/>
    <w:rsid w:val="00076F70"/>
    <w:rsid w:val="0007722D"/>
    <w:rsid w:val="000772BF"/>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74C"/>
    <w:rsid w:val="0009380E"/>
    <w:rsid w:val="00093D34"/>
    <w:rsid w:val="00094492"/>
    <w:rsid w:val="000945DB"/>
    <w:rsid w:val="00094A1A"/>
    <w:rsid w:val="00095C0B"/>
    <w:rsid w:val="00095ED4"/>
    <w:rsid w:val="0009610B"/>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AC1"/>
    <w:rsid w:val="000B1C99"/>
    <w:rsid w:val="000B1EB3"/>
    <w:rsid w:val="000B21BB"/>
    <w:rsid w:val="000B24A4"/>
    <w:rsid w:val="000B2E14"/>
    <w:rsid w:val="000B2F43"/>
    <w:rsid w:val="000B32FF"/>
    <w:rsid w:val="000B34A9"/>
    <w:rsid w:val="000B44E0"/>
    <w:rsid w:val="000B59FA"/>
    <w:rsid w:val="000B5D3C"/>
    <w:rsid w:val="000B6843"/>
    <w:rsid w:val="000B6AAF"/>
    <w:rsid w:val="000B6AE4"/>
    <w:rsid w:val="000B737D"/>
    <w:rsid w:val="000B75B1"/>
    <w:rsid w:val="000B772C"/>
    <w:rsid w:val="000B7F20"/>
    <w:rsid w:val="000C0E2D"/>
    <w:rsid w:val="000C115F"/>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578D"/>
    <w:rsid w:val="000D60E9"/>
    <w:rsid w:val="000D62E0"/>
    <w:rsid w:val="000D62EA"/>
    <w:rsid w:val="000D63F5"/>
    <w:rsid w:val="000D667E"/>
    <w:rsid w:val="000D677F"/>
    <w:rsid w:val="000D69B5"/>
    <w:rsid w:val="000D6E38"/>
    <w:rsid w:val="000D6F9B"/>
    <w:rsid w:val="000D6FBF"/>
    <w:rsid w:val="000D70BC"/>
    <w:rsid w:val="000D7D28"/>
    <w:rsid w:val="000E0171"/>
    <w:rsid w:val="000E02B4"/>
    <w:rsid w:val="000E055E"/>
    <w:rsid w:val="000E06F2"/>
    <w:rsid w:val="000E0C25"/>
    <w:rsid w:val="000E18A1"/>
    <w:rsid w:val="000E1B87"/>
    <w:rsid w:val="000E339B"/>
    <w:rsid w:val="000E3420"/>
    <w:rsid w:val="000E34BD"/>
    <w:rsid w:val="000E3AF2"/>
    <w:rsid w:val="000E3B44"/>
    <w:rsid w:val="000E3B77"/>
    <w:rsid w:val="000E458D"/>
    <w:rsid w:val="000E486C"/>
    <w:rsid w:val="000E48E3"/>
    <w:rsid w:val="000E4C6C"/>
    <w:rsid w:val="000E4FDA"/>
    <w:rsid w:val="000E55C7"/>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29DB"/>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6D32"/>
    <w:rsid w:val="001474D8"/>
    <w:rsid w:val="00147622"/>
    <w:rsid w:val="001476B7"/>
    <w:rsid w:val="0015035D"/>
    <w:rsid w:val="00150657"/>
    <w:rsid w:val="001507E9"/>
    <w:rsid w:val="001509E9"/>
    <w:rsid w:val="001517B3"/>
    <w:rsid w:val="00151ACC"/>
    <w:rsid w:val="00151DBD"/>
    <w:rsid w:val="001521FC"/>
    <w:rsid w:val="001523A5"/>
    <w:rsid w:val="00152531"/>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1D52"/>
    <w:rsid w:val="001621F2"/>
    <w:rsid w:val="00162F66"/>
    <w:rsid w:val="00163756"/>
    <w:rsid w:val="001638EB"/>
    <w:rsid w:val="00163AD6"/>
    <w:rsid w:val="00163F69"/>
    <w:rsid w:val="001640C7"/>
    <w:rsid w:val="00164293"/>
    <w:rsid w:val="001642D2"/>
    <w:rsid w:val="00164B4A"/>
    <w:rsid w:val="00164CB2"/>
    <w:rsid w:val="00165927"/>
    <w:rsid w:val="00166053"/>
    <w:rsid w:val="001663FA"/>
    <w:rsid w:val="0016684B"/>
    <w:rsid w:val="00166A35"/>
    <w:rsid w:val="00166C40"/>
    <w:rsid w:val="001677E5"/>
    <w:rsid w:val="001701A7"/>
    <w:rsid w:val="001701B5"/>
    <w:rsid w:val="00170229"/>
    <w:rsid w:val="00170888"/>
    <w:rsid w:val="001711B5"/>
    <w:rsid w:val="001715FD"/>
    <w:rsid w:val="001721C1"/>
    <w:rsid w:val="00172CDA"/>
    <w:rsid w:val="00172EAD"/>
    <w:rsid w:val="00172FF4"/>
    <w:rsid w:val="0017323C"/>
    <w:rsid w:val="0017357F"/>
    <w:rsid w:val="00173831"/>
    <w:rsid w:val="00173AD5"/>
    <w:rsid w:val="00173EE3"/>
    <w:rsid w:val="00174A03"/>
    <w:rsid w:val="00174C3A"/>
    <w:rsid w:val="00174DA8"/>
    <w:rsid w:val="0017582C"/>
    <w:rsid w:val="00175ACB"/>
    <w:rsid w:val="0017680B"/>
    <w:rsid w:val="00176967"/>
    <w:rsid w:val="00176D62"/>
    <w:rsid w:val="0017730E"/>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87981"/>
    <w:rsid w:val="001901C8"/>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297"/>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BD6"/>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7F"/>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85E"/>
    <w:rsid w:val="001F092C"/>
    <w:rsid w:val="001F1F0C"/>
    <w:rsid w:val="001F2D9D"/>
    <w:rsid w:val="001F34DA"/>
    <w:rsid w:val="001F3C32"/>
    <w:rsid w:val="001F3EFC"/>
    <w:rsid w:val="001F4412"/>
    <w:rsid w:val="001F5C1F"/>
    <w:rsid w:val="001F5E91"/>
    <w:rsid w:val="001F66D8"/>
    <w:rsid w:val="001F67C5"/>
    <w:rsid w:val="001F68E7"/>
    <w:rsid w:val="001F7661"/>
    <w:rsid w:val="001F79FB"/>
    <w:rsid w:val="001F7D3F"/>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07B5D"/>
    <w:rsid w:val="00207E74"/>
    <w:rsid w:val="002103EA"/>
    <w:rsid w:val="00210D0E"/>
    <w:rsid w:val="00210F49"/>
    <w:rsid w:val="00211093"/>
    <w:rsid w:val="002117A4"/>
    <w:rsid w:val="00211D20"/>
    <w:rsid w:val="00212215"/>
    <w:rsid w:val="00212787"/>
    <w:rsid w:val="00213268"/>
    <w:rsid w:val="00213C87"/>
    <w:rsid w:val="0021441F"/>
    <w:rsid w:val="00214541"/>
    <w:rsid w:val="0021653F"/>
    <w:rsid w:val="00217EB5"/>
    <w:rsid w:val="00217EFA"/>
    <w:rsid w:val="0022012F"/>
    <w:rsid w:val="00220367"/>
    <w:rsid w:val="0022054E"/>
    <w:rsid w:val="002205D2"/>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8E2"/>
    <w:rsid w:val="00235A93"/>
    <w:rsid w:val="002363BB"/>
    <w:rsid w:val="00236B18"/>
    <w:rsid w:val="00236D0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665"/>
    <w:rsid w:val="002769A1"/>
    <w:rsid w:val="00276ADE"/>
    <w:rsid w:val="00276BC7"/>
    <w:rsid w:val="00276FF7"/>
    <w:rsid w:val="00281EF8"/>
    <w:rsid w:val="00282DD2"/>
    <w:rsid w:val="00282F3E"/>
    <w:rsid w:val="002830CC"/>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311"/>
    <w:rsid w:val="0029351D"/>
    <w:rsid w:val="002936F6"/>
    <w:rsid w:val="00294579"/>
    <w:rsid w:val="00294883"/>
    <w:rsid w:val="0029629D"/>
    <w:rsid w:val="00296787"/>
    <w:rsid w:val="00296F35"/>
    <w:rsid w:val="002A0C7F"/>
    <w:rsid w:val="002A178D"/>
    <w:rsid w:val="002A2ED2"/>
    <w:rsid w:val="002A32CB"/>
    <w:rsid w:val="002A3DC0"/>
    <w:rsid w:val="002A3F11"/>
    <w:rsid w:val="002A4992"/>
    <w:rsid w:val="002A4A61"/>
    <w:rsid w:val="002A4F30"/>
    <w:rsid w:val="002A5FC9"/>
    <w:rsid w:val="002A6700"/>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4F00"/>
    <w:rsid w:val="002B5E23"/>
    <w:rsid w:val="002B6130"/>
    <w:rsid w:val="002B6EDF"/>
    <w:rsid w:val="002B713B"/>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21E"/>
    <w:rsid w:val="002C5D7B"/>
    <w:rsid w:val="002C628F"/>
    <w:rsid w:val="002C636E"/>
    <w:rsid w:val="002C67C6"/>
    <w:rsid w:val="002C6BF7"/>
    <w:rsid w:val="002C6D16"/>
    <w:rsid w:val="002D023F"/>
    <w:rsid w:val="002D03D6"/>
    <w:rsid w:val="002D0AC5"/>
    <w:rsid w:val="002D1E63"/>
    <w:rsid w:val="002D23A2"/>
    <w:rsid w:val="002D25D6"/>
    <w:rsid w:val="002D27F1"/>
    <w:rsid w:val="002D295B"/>
    <w:rsid w:val="002D2CEB"/>
    <w:rsid w:val="002D2D1D"/>
    <w:rsid w:val="002D2D45"/>
    <w:rsid w:val="002D3569"/>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1A64"/>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36CC"/>
    <w:rsid w:val="0030484D"/>
    <w:rsid w:val="00304CCE"/>
    <w:rsid w:val="00305316"/>
    <w:rsid w:val="00305422"/>
    <w:rsid w:val="00305581"/>
    <w:rsid w:val="00305B42"/>
    <w:rsid w:val="003062F5"/>
    <w:rsid w:val="00306A39"/>
    <w:rsid w:val="00306E03"/>
    <w:rsid w:val="00307690"/>
    <w:rsid w:val="0031048D"/>
    <w:rsid w:val="00310849"/>
    <w:rsid w:val="0031251D"/>
    <w:rsid w:val="00312971"/>
    <w:rsid w:val="003133BE"/>
    <w:rsid w:val="00313A47"/>
    <w:rsid w:val="00313E6C"/>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E46"/>
    <w:rsid w:val="00325F25"/>
    <w:rsid w:val="0032620D"/>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3D6"/>
    <w:rsid w:val="0034546E"/>
    <w:rsid w:val="00345E8B"/>
    <w:rsid w:val="003460C8"/>
    <w:rsid w:val="00346A54"/>
    <w:rsid w:val="00346AA0"/>
    <w:rsid w:val="00346C83"/>
    <w:rsid w:val="00347022"/>
    <w:rsid w:val="00347472"/>
    <w:rsid w:val="00347587"/>
    <w:rsid w:val="00347708"/>
    <w:rsid w:val="00347B4B"/>
    <w:rsid w:val="00347C67"/>
    <w:rsid w:val="00347E29"/>
    <w:rsid w:val="00347FA3"/>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828"/>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39B"/>
    <w:rsid w:val="00367CF0"/>
    <w:rsid w:val="00371383"/>
    <w:rsid w:val="003713E3"/>
    <w:rsid w:val="0037160E"/>
    <w:rsid w:val="00371AD5"/>
    <w:rsid w:val="00371B55"/>
    <w:rsid w:val="00372B63"/>
    <w:rsid w:val="00372E1A"/>
    <w:rsid w:val="00372E20"/>
    <w:rsid w:val="00374122"/>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27D3"/>
    <w:rsid w:val="003830C6"/>
    <w:rsid w:val="003834AA"/>
    <w:rsid w:val="00384548"/>
    <w:rsid w:val="00384D38"/>
    <w:rsid w:val="00384DD8"/>
    <w:rsid w:val="00384FD3"/>
    <w:rsid w:val="003852AB"/>
    <w:rsid w:val="00385FB6"/>
    <w:rsid w:val="00386861"/>
    <w:rsid w:val="003869C7"/>
    <w:rsid w:val="00386D26"/>
    <w:rsid w:val="00386DC5"/>
    <w:rsid w:val="003872F3"/>
    <w:rsid w:val="00387BB9"/>
    <w:rsid w:val="00390F29"/>
    <w:rsid w:val="0039178F"/>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5CAA"/>
    <w:rsid w:val="003A61F5"/>
    <w:rsid w:val="003A6200"/>
    <w:rsid w:val="003A6C80"/>
    <w:rsid w:val="003A7EC3"/>
    <w:rsid w:val="003B02DB"/>
    <w:rsid w:val="003B0AAF"/>
    <w:rsid w:val="003B0F55"/>
    <w:rsid w:val="003B11FE"/>
    <w:rsid w:val="003B1418"/>
    <w:rsid w:val="003B1F6E"/>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6F2D"/>
    <w:rsid w:val="003D786D"/>
    <w:rsid w:val="003D7C1C"/>
    <w:rsid w:val="003E0959"/>
    <w:rsid w:val="003E12F6"/>
    <w:rsid w:val="003E1656"/>
    <w:rsid w:val="003E1916"/>
    <w:rsid w:val="003E1C07"/>
    <w:rsid w:val="003E33BB"/>
    <w:rsid w:val="003E3770"/>
    <w:rsid w:val="003E3DD0"/>
    <w:rsid w:val="003E41B4"/>
    <w:rsid w:val="003E45DD"/>
    <w:rsid w:val="003E4A18"/>
    <w:rsid w:val="003E6002"/>
    <w:rsid w:val="003E639D"/>
    <w:rsid w:val="003E6C7B"/>
    <w:rsid w:val="003E6F5E"/>
    <w:rsid w:val="003E7108"/>
    <w:rsid w:val="003E7580"/>
    <w:rsid w:val="003E7621"/>
    <w:rsid w:val="003E7AF5"/>
    <w:rsid w:val="003F0330"/>
    <w:rsid w:val="003F09EA"/>
    <w:rsid w:val="003F0BDA"/>
    <w:rsid w:val="003F0F44"/>
    <w:rsid w:val="003F1B7C"/>
    <w:rsid w:val="003F21D8"/>
    <w:rsid w:val="003F22CE"/>
    <w:rsid w:val="003F240D"/>
    <w:rsid w:val="003F25CB"/>
    <w:rsid w:val="003F2C77"/>
    <w:rsid w:val="003F2D1E"/>
    <w:rsid w:val="003F2F89"/>
    <w:rsid w:val="003F3640"/>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168F0"/>
    <w:rsid w:val="00417C7D"/>
    <w:rsid w:val="004204DC"/>
    <w:rsid w:val="00420761"/>
    <w:rsid w:val="00420C7B"/>
    <w:rsid w:val="00420D64"/>
    <w:rsid w:val="00420EBE"/>
    <w:rsid w:val="00420EC1"/>
    <w:rsid w:val="00421054"/>
    <w:rsid w:val="00422090"/>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2E5"/>
    <w:rsid w:val="00427605"/>
    <w:rsid w:val="0042779E"/>
    <w:rsid w:val="004278A8"/>
    <w:rsid w:val="00427EC2"/>
    <w:rsid w:val="00427F21"/>
    <w:rsid w:val="004308D1"/>
    <w:rsid w:val="00430C17"/>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B7F"/>
    <w:rsid w:val="00443CC7"/>
    <w:rsid w:val="0044433C"/>
    <w:rsid w:val="00444555"/>
    <w:rsid w:val="00444C2C"/>
    <w:rsid w:val="0044631E"/>
    <w:rsid w:val="00446476"/>
    <w:rsid w:val="00446B06"/>
    <w:rsid w:val="00446B79"/>
    <w:rsid w:val="00446B9B"/>
    <w:rsid w:val="00446C64"/>
    <w:rsid w:val="00447A59"/>
    <w:rsid w:val="00447A8A"/>
    <w:rsid w:val="00447E45"/>
    <w:rsid w:val="00450049"/>
    <w:rsid w:val="00450069"/>
    <w:rsid w:val="0045088B"/>
    <w:rsid w:val="004523F4"/>
    <w:rsid w:val="004524FD"/>
    <w:rsid w:val="004529B0"/>
    <w:rsid w:val="0045436E"/>
    <w:rsid w:val="004543B1"/>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9F0"/>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6AB"/>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0AE8"/>
    <w:rsid w:val="004911BE"/>
    <w:rsid w:val="00491FBF"/>
    <w:rsid w:val="0049391F"/>
    <w:rsid w:val="00493E84"/>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07A"/>
    <w:rsid w:val="004A39A9"/>
    <w:rsid w:val="004A436A"/>
    <w:rsid w:val="004A45A1"/>
    <w:rsid w:val="004A476C"/>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5E1"/>
    <w:rsid w:val="004D3FCB"/>
    <w:rsid w:val="004D4450"/>
    <w:rsid w:val="004D4684"/>
    <w:rsid w:val="004D4BA2"/>
    <w:rsid w:val="004D58F6"/>
    <w:rsid w:val="004D5E00"/>
    <w:rsid w:val="004D63F0"/>
    <w:rsid w:val="004D6D04"/>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3E76"/>
    <w:rsid w:val="004F481B"/>
    <w:rsid w:val="004F4E4F"/>
    <w:rsid w:val="004F566E"/>
    <w:rsid w:val="004F5A23"/>
    <w:rsid w:val="004F6407"/>
    <w:rsid w:val="004F7071"/>
    <w:rsid w:val="004F778E"/>
    <w:rsid w:val="004F79DD"/>
    <w:rsid w:val="004F7AF3"/>
    <w:rsid w:val="004F7EBF"/>
    <w:rsid w:val="00500F05"/>
    <w:rsid w:val="00501171"/>
    <w:rsid w:val="0050175E"/>
    <w:rsid w:val="00501AD6"/>
    <w:rsid w:val="00502003"/>
    <w:rsid w:val="00503132"/>
    <w:rsid w:val="00503182"/>
    <w:rsid w:val="0050339F"/>
    <w:rsid w:val="005033FD"/>
    <w:rsid w:val="00503DA1"/>
    <w:rsid w:val="00503E8E"/>
    <w:rsid w:val="005041DA"/>
    <w:rsid w:val="00504255"/>
    <w:rsid w:val="005042FA"/>
    <w:rsid w:val="005048B7"/>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B73"/>
    <w:rsid w:val="00513CD7"/>
    <w:rsid w:val="00514289"/>
    <w:rsid w:val="00514F34"/>
    <w:rsid w:val="005157FB"/>
    <w:rsid w:val="005158EA"/>
    <w:rsid w:val="00515A09"/>
    <w:rsid w:val="00515E0E"/>
    <w:rsid w:val="00515E5B"/>
    <w:rsid w:val="0051679B"/>
    <w:rsid w:val="005168E3"/>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160D"/>
    <w:rsid w:val="00535095"/>
    <w:rsid w:val="00535B95"/>
    <w:rsid w:val="00535FC6"/>
    <w:rsid w:val="005363F9"/>
    <w:rsid w:val="005364EB"/>
    <w:rsid w:val="005367DA"/>
    <w:rsid w:val="0053761C"/>
    <w:rsid w:val="00537741"/>
    <w:rsid w:val="00537CB9"/>
    <w:rsid w:val="00540112"/>
    <w:rsid w:val="0054047E"/>
    <w:rsid w:val="00540F9A"/>
    <w:rsid w:val="005422B2"/>
    <w:rsid w:val="00542347"/>
    <w:rsid w:val="005425A5"/>
    <w:rsid w:val="00542697"/>
    <w:rsid w:val="00542C8B"/>
    <w:rsid w:val="00542CAF"/>
    <w:rsid w:val="00543C8A"/>
    <w:rsid w:val="0054439E"/>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CAA"/>
    <w:rsid w:val="00563E3A"/>
    <w:rsid w:val="00565909"/>
    <w:rsid w:val="00566049"/>
    <w:rsid w:val="00566368"/>
    <w:rsid w:val="0056699A"/>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AAF"/>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008"/>
    <w:rsid w:val="005B32F0"/>
    <w:rsid w:val="005B34EC"/>
    <w:rsid w:val="005B497E"/>
    <w:rsid w:val="005B4C7D"/>
    <w:rsid w:val="005B4F88"/>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60FC"/>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3C8F"/>
    <w:rsid w:val="005E553D"/>
    <w:rsid w:val="005E6019"/>
    <w:rsid w:val="005E6416"/>
    <w:rsid w:val="005E7717"/>
    <w:rsid w:val="005E7E36"/>
    <w:rsid w:val="005F0BF9"/>
    <w:rsid w:val="005F117D"/>
    <w:rsid w:val="005F1B95"/>
    <w:rsid w:val="005F2D93"/>
    <w:rsid w:val="005F2D97"/>
    <w:rsid w:val="005F2DC3"/>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0C5"/>
    <w:rsid w:val="006037A5"/>
    <w:rsid w:val="006055D0"/>
    <w:rsid w:val="006064CE"/>
    <w:rsid w:val="00606B3F"/>
    <w:rsid w:val="00606B77"/>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91F"/>
    <w:rsid w:val="00617DB5"/>
    <w:rsid w:val="00617F97"/>
    <w:rsid w:val="0062056C"/>
    <w:rsid w:val="00620754"/>
    <w:rsid w:val="00620793"/>
    <w:rsid w:val="00620992"/>
    <w:rsid w:val="00620A7B"/>
    <w:rsid w:val="00620B2E"/>
    <w:rsid w:val="00620FE5"/>
    <w:rsid w:val="006210FC"/>
    <w:rsid w:val="006219D7"/>
    <w:rsid w:val="006223AF"/>
    <w:rsid w:val="00623520"/>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3B1"/>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3D5"/>
    <w:rsid w:val="0064560B"/>
    <w:rsid w:val="00645C42"/>
    <w:rsid w:val="00645CA1"/>
    <w:rsid w:val="00646ABE"/>
    <w:rsid w:val="00646B30"/>
    <w:rsid w:val="00646B46"/>
    <w:rsid w:val="00646C83"/>
    <w:rsid w:val="006470A7"/>
    <w:rsid w:val="00647AF2"/>
    <w:rsid w:val="006506D1"/>
    <w:rsid w:val="006514CF"/>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3E1"/>
    <w:rsid w:val="006675B4"/>
    <w:rsid w:val="006675EE"/>
    <w:rsid w:val="006679B0"/>
    <w:rsid w:val="00667F04"/>
    <w:rsid w:val="00672D5E"/>
    <w:rsid w:val="00672E91"/>
    <w:rsid w:val="006736B5"/>
    <w:rsid w:val="00673FB5"/>
    <w:rsid w:val="006748C6"/>
    <w:rsid w:val="0067525B"/>
    <w:rsid w:val="006753F6"/>
    <w:rsid w:val="0067560B"/>
    <w:rsid w:val="00675A17"/>
    <w:rsid w:val="00675B1B"/>
    <w:rsid w:val="006765F4"/>
    <w:rsid w:val="00677498"/>
    <w:rsid w:val="006775AE"/>
    <w:rsid w:val="006777E0"/>
    <w:rsid w:val="0067793F"/>
    <w:rsid w:val="00677AC5"/>
    <w:rsid w:val="00677E1B"/>
    <w:rsid w:val="00680192"/>
    <w:rsid w:val="006806FA"/>
    <w:rsid w:val="006807C3"/>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771"/>
    <w:rsid w:val="00686E8A"/>
    <w:rsid w:val="00686EBE"/>
    <w:rsid w:val="00687004"/>
    <w:rsid w:val="00687B6A"/>
    <w:rsid w:val="00690007"/>
    <w:rsid w:val="006908DE"/>
    <w:rsid w:val="00691049"/>
    <w:rsid w:val="0069198D"/>
    <w:rsid w:val="00691A21"/>
    <w:rsid w:val="00691C72"/>
    <w:rsid w:val="00692D0A"/>
    <w:rsid w:val="006946DF"/>
    <w:rsid w:val="00694711"/>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517"/>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BE7"/>
    <w:rsid w:val="006D4CDC"/>
    <w:rsid w:val="006D511C"/>
    <w:rsid w:val="006D55E1"/>
    <w:rsid w:val="006D5703"/>
    <w:rsid w:val="006D6731"/>
    <w:rsid w:val="006D68EB"/>
    <w:rsid w:val="006D6DBD"/>
    <w:rsid w:val="006D6E01"/>
    <w:rsid w:val="006D71F6"/>
    <w:rsid w:val="006D786F"/>
    <w:rsid w:val="006D7915"/>
    <w:rsid w:val="006E0785"/>
    <w:rsid w:val="006E09D2"/>
    <w:rsid w:val="006E0D60"/>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5D3E"/>
    <w:rsid w:val="006F6446"/>
    <w:rsid w:val="006F7712"/>
    <w:rsid w:val="00700846"/>
    <w:rsid w:val="00700AA4"/>
    <w:rsid w:val="00700CA9"/>
    <w:rsid w:val="007018F5"/>
    <w:rsid w:val="00701CDB"/>
    <w:rsid w:val="00701D6E"/>
    <w:rsid w:val="00701EAE"/>
    <w:rsid w:val="007020E1"/>
    <w:rsid w:val="007021FE"/>
    <w:rsid w:val="007023FE"/>
    <w:rsid w:val="00702B27"/>
    <w:rsid w:val="007037E2"/>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3ECE"/>
    <w:rsid w:val="00734321"/>
    <w:rsid w:val="007343D9"/>
    <w:rsid w:val="00734B11"/>
    <w:rsid w:val="00736F04"/>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5C9E"/>
    <w:rsid w:val="00746B47"/>
    <w:rsid w:val="00746CF4"/>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2F4A"/>
    <w:rsid w:val="0076316C"/>
    <w:rsid w:val="00763180"/>
    <w:rsid w:val="007637C7"/>
    <w:rsid w:val="007639EE"/>
    <w:rsid w:val="00763B1B"/>
    <w:rsid w:val="00763C8B"/>
    <w:rsid w:val="00763F2A"/>
    <w:rsid w:val="007649B5"/>
    <w:rsid w:val="007656D2"/>
    <w:rsid w:val="007661D9"/>
    <w:rsid w:val="00766769"/>
    <w:rsid w:val="00767E24"/>
    <w:rsid w:val="007700C8"/>
    <w:rsid w:val="0077039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65A2"/>
    <w:rsid w:val="007870A0"/>
    <w:rsid w:val="0078756F"/>
    <w:rsid w:val="00787BF1"/>
    <w:rsid w:val="00787C57"/>
    <w:rsid w:val="00787EF3"/>
    <w:rsid w:val="00790085"/>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1E9"/>
    <w:rsid w:val="007A031D"/>
    <w:rsid w:val="007A0874"/>
    <w:rsid w:val="007A0C9B"/>
    <w:rsid w:val="007A146C"/>
    <w:rsid w:val="007A1562"/>
    <w:rsid w:val="007A16CB"/>
    <w:rsid w:val="007A1908"/>
    <w:rsid w:val="007A1A3C"/>
    <w:rsid w:val="007A1AFE"/>
    <w:rsid w:val="007A1FD4"/>
    <w:rsid w:val="007A231E"/>
    <w:rsid w:val="007A2706"/>
    <w:rsid w:val="007A28D6"/>
    <w:rsid w:val="007A296A"/>
    <w:rsid w:val="007A2D38"/>
    <w:rsid w:val="007A339C"/>
    <w:rsid w:val="007A3D2D"/>
    <w:rsid w:val="007A3EE8"/>
    <w:rsid w:val="007A3F1E"/>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08A"/>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5F7"/>
    <w:rsid w:val="007E6CAC"/>
    <w:rsid w:val="007E733F"/>
    <w:rsid w:val="007E79C5"/>
    <w:rsid w:val="007E7D64"/>
    <w:rsid w:val="007E7F35"/>
    <w:rsid w:val="007F10D4"/>
    <w:rsid w:val="007F145D"/>
    <w:rsid w:val="007F1807"/>
    <w:rsid w:val="007F1D86"/>
    <w:rsid w:val="007F20B6"/>
    <w:rsid w:val="007F2367"/>
    <w:rsid w:val="007F2893"/>
    <w:rsid w:val="007F3660"/>
    <w:rsid w:val="007F373B"/>
    <w:rsid w:val="007F4089"/>
    <w:rsid w:val="007F457F"/>
    <w:rsid w:val="007F507B"/>
    <w:rsid w:val="007F5312"/>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3638"/>
    <w:rsid w:val="008041B4"/>
    <w:rsid w:val="008057AB"/>
    <w:rsid w:val="00805B8E"/>
    <w:rsid w:val="00806731"/>
    <w:rsid w:val="00807147"/>
    <w:rsid w:val="0081006A"/>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004"/>
    <w:rsid w:val="00824135"/>
    <w:rsid w:val="00824B1B"/>
    <w:rsid w:val="00824B48"/>
    <w:rsid w:val="00824C8D"/>
    <w:rsid w:val="0082564E"/>
    <w:rsid w:val="00825885"/>
    <w:rsid w:val="00825F73"/>
    <w:rsid w:val="008266A6"/>
    <w:rsid w:val="0082776C"/>
    <w:rsid w:val="00830408"/>
    <w:rsid w:val="00830842"/>
    <w:rsid w:val="008318C9"/>
    <w:rsid w:val="00831B41"/>
    <w:rsid w:val="0083242E"/>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801"/>
    <w:rsid w:val="00842DAE"/>
    <w:rsid w:val="0084306D"/>
    <w:rsid w:val="00843072"/>
    <w:rsid w:val="00843260"/>
    <w:rsid w:val="008435A4"/>
    <w:rsid w:val="00845C09"/>
    <w:rsid w:val="00845EFD"/>
    <w:rsid w:val="008470CE"/>
    <w:rsid w:val="0084762A"/>
    <w:rsid w:val="0084789F"/>
    <w:rsid w:val="00847AB2"/>
    <w:rsid w:val="0085087C"/>
    <w:rsid w:val="008508B5"/>
    <w:rsid w:val="00850A5F"/>
    <w:rsid w:val="00850B1A"/>
    <w:rsid w:val="0085150D"/>
    <w:rsid w:val="008515B0"/>
    <w:rsid w:val="00851943"/>
    <w:rsid w:val="0085209A"/>
    <w:rsid w:val="008522DD"/>
    <w:rsid w:val="008527E0"/>
    <w:rsid w:val="00852D5B"/>
    <w:rsid w:val="00853090"/>
    <w:rsid w:val="008539CA"/>
    <w:rsid w:val="0085461C"/>
    <w:rsid w:val="00856BC5"/>
    <w:rsid w:val="008576DD"/>
    <w:rsid w:val="00857862"/>
    <w:rsid w:val="008600B9"/>
    <w:rsid w:val="00861438"/>
    <w:rsid w:val="008619A7"/>
    <w:rsid w:val="00861FCC"/>
    <w:rsid w:val="00862013"/>
    <w:rsid w:val="008622E8"/>
    <w:rsid w:val="00862E12"/>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0E5A"/>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0D9"/>
    <w:rsid w:val="008776EB"/>
    <w:rsid w:val="0088021F"/>
    <w:rsid w:val="00880702"/>
    <w:rsid w:val="00880B3D"/>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610"/>
    <w:rsid w:val="00886BDA"/>
    <w:rsid w:val="00887554"/>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882"/>
    <w:rsid w:val="008A1D7B"/>
    <w:rsid w:val="008A26E8"/>
    <w:rsid w:val="008A3468"/>
    <w:rsid w:val="008A3F38"/>
    <w:rsid w:val="008A41F3"/>
    <w:rsid w:val="008A498B"/>
    <w:rsid w:val="008A4A26"/>
    <w:rsid w:val="008A4DAC"/>
    <w:rsid w:val="008A5176"/>
    <w:rsid w:val="008A5884"/>
    <w:rsid w:val="008A5897"/>
    <w:rsid w:val="008A7312"/>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6D16"/>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7D6"/>
    <w:rsid w:val="008E0E62"/>
    <w:rsid w:val="008E0F4B"/>
    <w:rsid w:val="008E1086"/>
    <w:rsid w:val="008E12D3"/>
    <w:rsid w:val="008E1905"/>
    <w:rsid w:val="008E1C64"/>
    <w:rsid w:val="008E1F6B"/>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87"/>
    <w:rsid w:val="008F049B"/>
    <w:rsid w:val="008F0522"/>
    <w:rsid w:val="008F12E7"/>
    <w:rsid w:val="008F18C3"/>
    <w:rsid w:val="008F30CF"/>
    <w:rsid w:val="008F3517"/>
    <w:rsid w:val="008F3E6F"/>
    <w:rsid w:val="008F3F9F"/>
    <w:rsid w:val="008F48EE"/>
    <w:rsid w:val="008F4C03"/>
    <w:rsid w:val="008F50C8"/>
    <w:rsid w:val="008F5CCD"/>
    <w:rsid w:val="008F63B0"/>
    <w:rsid w:val="008F6539"/>
    <w:rsid w:val="008F70D7"/>
    <w:rsid w:val="008F723B"/>
    <w:rsid w:val="008F792F"/>
    <w:rsid w:val="008F7A4D"/>
    <w:rsid w:val="008F7CE1"/>
    <w:rsid w:val="009001FE"/>
    <w:rsid w:val="00900C17"/>
    <w:rsid w:val="00900C60"/>
    <w:rsid w:val="00900ED8"/>
    <w:rsid w:val="00901351"/>
    <w:rsid w:val="00901882"/>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60F"/>
    <w:rsid w:val="00915840"/>
    <w:rsid w:val="009161C6"/>
    <w:rsid w:val="00916B52"/>
    <w:rsid w:val="00916C7E"/>
    <w:rsid w:val="00916D14"/>
    <w:rsid w:val="00916D7A"/>
    <w:rsid w:val="00917B4B"/>
    <w:rsid w:val="009205A8"/>
    <w:rsid w:val="00920C91"/>
    <w:rsid w:val="00921300"/>
    <w:rsid w:val="0092170B"/>
    <w:rsid w:val="00921875"/>
    <w:rsid w:val="009223E0"/>
    <w:rsid w:val="0092257D"/>
    <w:rsid w:val="009226DA"/>
    <w:rsid w:val="00922B5F"/>
    <w:rsid w:val="00922D84"/>
    <w:rsid w:val="00922DF6"/>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681"/>
    <w:rsid w:val="00932A62"/>
    <w:rsid w:val="00932AD6"/>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3B"/>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A86"/>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04A"/>
    <w:rsid w:val="009703D0"/>
    <w:rsid w:val="00970A4D"/>
    <w:rsid w:val="00972539"/>
    <w:rsid w:val="009725B7"/>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5776"/>
    <w:rsid w:val="009760F9"/>
    <w:rsid w:val="009764BC"/>
    <w:rsid w:val="00976658"/>
    <w:rsid w:val="00977D1C"/>
    <w:rsid w:val="009801C9"/>
    <w:rsid w:val="009802DB"/>
    <w:rsid w:val="00981A67"/>
    <w:rsid w:val="00981C08"/>
    <w:rsid w:val="00981FA5"/>
    <w:rsid w:val="00982DD8"/>
    <w:rsid w:val="00982EC5"/>
    <w:rsid w:val="00982F41"/>
    <w:rsid w:val="00983FC7"/>
    <w:rsid w:val="00984718"/>
    <w:rsid w:val="00984A1A"/>
    <w:rsid w:val="00984CD7"/>
    <w:rsid w:val="00985298"/>
    <w:rsid w:val="009853FF"/>
    <w:rsid w:val="009854DA"/>
    <w:rsid w:val="0098550D"/>
    <w:rsid w:val="00986D89"/>
    <w:rsid w:val="009873A8"/>
    <w:rsid w:val="0098779D"/>
    <w:rsid w:val="00987835"/>
    <w:rsid w:val="00990038"/>
    <w:rsid w:val="0099016B"/>
    <w:rsid w:val="009906C7"/>
    <w:rsid w:val="00991CC0"/>
    <w:rsid w:val="009922B8"/>
    <w:rsid w:val="009925D8"/>
    <w:rsid w:val="00992A99"/>
    <w:rsid w:val="00992B08"/>
    <w:rsid w:val="00992E3A"/>
    <w:rsid w:val="009931CF"/>
    <w:rsid w:val="00993A0B"/>
    <w:rsid w:val="009942C4"/>
    <w:rsid w:val="009943F4"/>
    <w:rsid w:val="0099475A"/>
    <w:rsid w:val="00994AFC"/>
    <w:rsid w:val="009954EF"/>
    <w:rsid w:val="0099622F"/>
    <w:rsid w:val="00996A53"/>
    <w:rsid w:val="00997397"/>
    <w:rsid w:val="00997825"/>
    <w:rsid w:val="00997C5F"/>
    <w:rsid w:val="00997CA0"/>
    <w:rsid w:val="00997FBF"/>
    <w:rsid w:val="009A1D78"/>
    <w:rsid w:val="009A1DBF"/>
    <w:rsid w:val="009A2528"/>
    <w:rsid w:val="009A2C96"/>
    <w:rsid w:val="009A2D8C"/>
    <w:rsid w:val="009A2E1B"/>
    <w:rsid w:val="009A30F9"/>
    <w:rsid w:val="009A3A36"/>
    <w:rsid w:val="009A3DB6"/>
    <w:rsid w:val="009A4672"/>
    <w:rsid w:val="009A47C1"/>
    <w:rsid w:val="009A4ACE"/>
    <w:rsid w:val="009A5604"/>
    <w:rsid w:val="009A566C"/>
    <w:rsid w:val="009A5C99"/>
    <w:rsid w:val="009A67E8"/>
    <w:rsid w:val="009A724D"/>
    <w:rsid w:val="009A795D"/>
    <w:rsid w:val="009A7D69"/>
    <w:rsid w:val="009A7F5B"/>
    <w:rsid w:val="009A7F81"/>
    <w:rsid w:val="009B007C"/>
    <w:rsid w:val="009B03B0"/>
    <w:rsid w:val="009B174D"/>
    <w:rsid w:val="009B24C2"/>
    <w:rsid w:val="009B24F8"/>
    <w:rsid w:val="009B2A14"/>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4F90"/>
    <w:rsid w:val="009C5386"/>
    <w:rsid w:val="009C54B7"/>
    <w:rsid w:val="009C6622"/>
    <w:rsid w:val="009C680D"/>
    <w:rsid w:val="009C6A3F"/>
    <w:rsid w:val="009C6E1D"/>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15C"/>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735"/>
    <w:rsid w:val="009F69E1"/>
    <w:rsid w:val="009F6F20"/>
    <w:rsid w:val="009F7084"/>
    <w:rsid w:val="009F78A9"/>
    <w:rsid w:val="009F7B79"/>
    <w:rsid w:val="009F7E0A"/>
    <w:rsid w:val="00A00411"/>
    <w:rsid w:val="00A00C1D"/>
    <w:rsid w:val="00A0122A"/>
    <w:rsid w:val="00A012E0"/>
    <w:rsid w:val="00A0225B"/>
    <w:rsid w:val="00A050B4"/>
    <w:rsid w:val="00A05BC1"/>
    <w:rsid w:val="00A05FB4"/>
    <w:rsid w:val="00A066DB"/>
    <w:rsid w:val="00A06CCF"/>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4A78"/>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269"/>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A9"/>
    <w:rsid w:val="00A633C6"/>
    <w:rsid w:val="00A63583"/>
    <w:rsid w:val="00A64672"/>
    <w:rsid w:val="00A646EC"/>
    <w:rsid w:val="00A64B6C"/>
    <w:rsid w:val="00A64DB4"/>
    <w:rsid w:val="00A653A1"/>
    <w:rsid w:val="00A655AC"/>
    <w:rsid w:val="00A66080"/>
    <w:rsid w:val="00A666A3"/>
    <w:rsid w:val="00A666E3"/>
    <w:rsid w:val="00A667DE"/>
    <w:rsid w:val="00A670B3"/>
    <w:rsid w:val="00A672AD"/>
    <w:rsid w:val="00A6783A"/>
    <w:rsid w:val="00A7010B"/>
    <w:rsid w:val="00A70986"/>
    <w:rsid w:val="00A70E4B"/>
    <w:rsid w:val="00A71D9C"/>
    <w:rsid w:val="00A71E4F"/>
    <w:rsid w:val="00A7285C"/>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97CF3"/>
    <w:rsid w:val="00AA0448"/>
    <w:rsid w:val="00AA0893"/>
    <w:rsid w:val="00AA0CD5"/>
    <w:rsid w:val="00AA1609"/>
    <w:rsid w:val="00AA1A76"/>
    <w:rsid w:val="00AA2D1E"/>
    <w:rsid w:val="00AA310F"/>
    <w:rsid w:val="00AA3FC9"/>
    <w:rsid w:val="00AA49F0"/>
    <w:rsid w:val="00AA5040"/>
    <w:rsid w:val="00AA50BB"/>
    <w:rsid w:val="00AA66AC"/>
    <w:rsid w:val="00AA7C58"/>
    <w:rsid w:val="00AA7F03"/>
    <w:rsid w:val="00AB001B"/>
    <w:rsid w:val="00AB0097"/>
    <w:rsid w:val="00AB0278"/>
    <w:rsid w:val="00AB1709"/>
    <w:rsid w:val="00AB1821"/>
    <w:rsid w:val="00AB1DC0"/>
    <w:rsid w:val="00AB2042"/>
    <w:rsid w:val="00AB2096"/>
    <w:rsid w:val="00AB28EC"/>
    <w:rsid w:val="00AB3B5A"/>
    <w:rsid w:val="00AB3C48"/>
    <w:rsid w:val="00AB4339"/>
    <w:rsid w:val="00AB5657"/>
    <w:rsid w:val="00AB57B3"/>
    <w:rsid w:val="00AB5A0E"/>
    <w:rsid w:val="00AB5D62"/>
    <w:rsid w:val="00AB6E00"/>
    <w:rsid w:val="00AB6FC4"/>
    <w:rsid w:val="00AB710A"/>
    <w:rsid w:val="00AB7B0B"/>
    <w:rsid w:val="00AC063F"/>
    <w:rsid w:val="00AC16B3"/>
    <w:rsid w:val="00AC1895"/>
    <w:rsid w:val="00AC1DD6"/>
    <w:rsid w:val="00AC2515"/>
    <w:rsid w:val="00AC334E"/>
    <w:rsid w:val="00AC3CEC"/>
    <w:rsid w:val="00AC4F2F"/>
    <w:rsid w:val="00AC5707"/>
    <w:rsid w:val="00AC644D"/>
    <w:rsid w:val="00AC64B9"/>
    <w:rsid w:val="00AC662C"/>
    <w:rsid w:val="00AC691D"/>
    <w:rsid w:val="00AC6DD2"/>
    <w:rsid w:val="00AC7982"/>
    <w:rsid w:val="00AC7A0C"/>
    <w:rsid w:val="00AD0107"/>
    <w:rsid w:val="00AD01A9"/>
    <w:rsid w:val="00AD0304"/>
    <w:rsid w:val="00AD041A"/>
    <w:rsid w:val="00AD0C54"/>
    <w:rsid w:val="00AD0C5F"/>
    <w:rsid w:val="00AD1A2A"/>
    <w:rsid w:val="00AD1EF5"/>
    <w:rsid w:val="00AD229C"/>
    <w:rsid w:val="00AD25CF"/>
    <w:rsid w:val="00AD2678"/>
    <w:rsid w:val="00AD2B6D"/>
    <w:rsid w:val="00AD3074"/>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D7F58"/>
    <w:rsid w:val="00AE0045"/>
    <w:rsid w:val="00AE06B1"/>
    <w:rsid w:val="00AE1571"/>
    <w:rsid w:val="00AE169F"/>
    <w:rsid w:val="00AE358B"/>
    <w:rsid w:val="00AE3F37"/>
    <w:rsid w:val="00AE3FE7"/>
    <w:rsid w:val="00AE447D"/>
    <w:rsid w:val="00AE4B53"/>
    <w:rsid w:val="00AE4BBC"/>
    <w:rsid w:val="00AE564E"/>
    <w:rsid w:val="00AE571C"/>
    <w:rsid w:val="00AE6186"/>
    <w:rsid w:val="00AE7704"/>
    <w:rsid w:val="00AE770C"/>
    <w:rsid w:val="00AF070A"/>
    <w:rsid w:val="00AF10A9"/>
    <w:rsid w:val="00AF1937"/>
    <w:rsid w:val="00AF1D33"/>
    <w:rsid w:val="00AF2032"/>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A93"/>
    <w:rsid w:val="00B01D2A"/>
    <w:rsid w:val="00B025C4"/>
    <w:rsid w:val="00B030FD"/>
    <w:rsid w:val="00B036E6"/>
    <w:rsid w:val="00B03A7C"/>
    <w:rsid w:val="00B03BC9"/>
    <w:rsid w:val="00B03CEB"/>
    <w:rsid w:val="00B03D1E"/>
    <w:rsid w:val="00B03F42"/>
    <w:rsid w:val="00B040D6"/>
    <w:rsid w:val="00B04A28"/>
    <w:rsid w:val="00B04D2C"/>
    <w:rsid w:val="00B05454"/>
    <w:rsid w:val="00B05604"/>
    <w:rsid w:val="00B05798"/>
    <w:rsid w:val="00B066B8"/>
    <w:rsid w:val="00B06FBE"/>
    <w:rsid w:val="00B07EFF"/>
    <w:rsid w:val="00B10018"/>
    <w:rsid w:val="00B102C7"/>
    <w:rsid w:val="00B1060E"/>
    <w:rsid w:val="00B118D1"/>
    <w:rsid w:val="00B12B55"/>
    <w:rsid w:val="00B139DC"/>
    <w:rsid w:val="00B13B7B"/>
    <w:rsid w:val="00B15356"/>
    <w:rsid w:val="00B157E7"/>
    <w:rsid w:val="00B15D92"/>
    <w:rsid w:val="00B16971"/>
    <w:rsid w:val="00B16B4D"/>
    <w:rsid w:val="00B16C98"/>
    <w:rsid w:val="00B16EE6"/>
    <w:rsid w:val="00B17ECC"/>
    <w:rsid w:val="00B21320"/>
    <w:rsid w:val="00B213A7"/>
    <w:rsid w:val="00B21BB2"/>
    <w:rsid w:val="00B21F5D"/>
    <w:rsid w:val="00B22D0F"/>
    <w:rsid w:val="00B23671"/>
    <w:rsid w:val="00B241C8"/>
    <w:rsid w:val="00B2429A"/>
    <w:rsid w:val="00B24DF0"/>
    <w:rsid w:val="00B2502B"/>
    <w:rsid w:val="00B250A2"/>
    <w:rsid w:val="00B2576F"/>
    <w:rsid w:val="00B25861"/>
    <w:rsid w:val="00B25972"/>
    <w:rsid w:val="00B260BD"/>
    <w:rsid w:val="00B26B4A"/>
    <w:rsid w:val="00B27296"/>
    <w:rsid w:val="00B27AE0"/>
    <w:rsid w:val="00B30EDD"/>
    <w:rsid w:val="00B313E4"/>
    <w:rsid w:val="00B31BDE"/>
    <w:rsid w:val="00B31E6C"/>
    <w:rsid w:val="00B32174"/>
    <w:rsid w:val="00B32186"/>
    <w:rsid w:val="00B32EC6"/>
    <w:rsid w:val="00B331FF"/>
    <w:rsid w:val="00B332A3"/>
    <w:rsid w:val="00B334B6"/>
    <w:rsid w:val="00B3358D"/>
    <w:rsid w:val="00B33803"/>
    <w:rsid w:val="00B33C54"/>
    <w:rsid w:val="00B343BA"/>
    <w:rsid w:val="00B34647"/>
    <w:rsid w:val="00B34B10"/>
    <w:rsid w:val="00B35A7C"/>
    <w:rsid w:val="00B35FA4"/>
    <w:rsid w:val="00B36301"/>
    <w:rsid w:val="00B36A38"/>
    <w:rsid w:val="00B36B32"/>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5703"/>
    <w:rsid w:val="00B45E09"/>
    <w:rsid w:val="00B46847"/>
    <w:rsid w:val="00B4781F"/>
    <w:rsid w:val="00B50767"/>
    <w:rsid w:val="00B5089B"/>
    <w:rsid w:val="00B50A50"/>
    <w:rsid w:val="00B50E01"/>
    <w:rsid w:val="00B51116"/>
    <w:rsid w:val="00B51571"/>
    <w:rsid w:val="00B51661"/>
    <w:rsid w:val="00B52A86"/>
    <w:rsid w:val="00B5310D"/>
    <w:rsid w:val="00B5317A"/>
    <w:rsid w:val="00B53C6E"/>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0805"/>
    <w:rsid w:val="00B61067"/>
    <w:rsid w:val="00B618EE"/>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9DE"/>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1D7E"/>
    <w:rsid w:val="00B92624"/>
    <w:rsid w:val="00B92C1A"/>
    <w:rsid w:val="00B9303E"/>
    <w:rsid w:val="00B931EE"/>
    <w:rsid w:val="00B93A76"/>
    <w:rsid w:val="00B950BA"/>
    <w:rsid w:val="00B950F5"/>
    <w:rsid w:val="00B95AD7"/>
    <w:rsid w:val="00B96133"/>
    <w:rsid w:val="00B9646D"/>
    <w:rsid w:val="00B972C1"/>
    <w:rsid w:val="00B97537"/>
    <w:rsid w:val="00B97DB5"/>
    <w:rsid w:val="00BA027D"/>
    <w:rsid w:val="00BA08AB"/>
    <w:rsid w:val="00BA157F"/>
    <w:rsid w:val="00BA2647"/>
    <w:rsid w:val="00BA2706"/>
    <w:rsid w:val="00BA2A3F"/>
    <w:rsid w:val="00BA2CE2"/>
    <w:rsid w:val="00BA379A"/>
    <w:rsid w:val="00BA3A2D"/>
    <w:rsid w:val="00BA41E3"/>
    <w:rsid w:val="00BA4234"/>
    <w:rsid w:val="00BA4858"/>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51A"/>
    <w:rsid w:val="00BB3D0C"/>
    <w:rsid w:val="00BB4301"/>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2A11"/>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E18"/>
    <w:rsid w:val="00BD2FBB"/>
    <w:rsid w:val="00BD3371"/>
    <w:rsid w:val="00BD3F4D"/>
    <w:rsid w:val="00BD4913"/>
    <w:rsid w:val="00BD499B"/>
    <w:rsid w:val="00BD4D7F"/>
    <w:rsid w:val="00BD51DD"/>
    <w:rsid w:val="00BD5BC7"/>
    <w:rsid w:val="00BD6E4E"/>
    <w:rsid w:val="00BD6FD3"/>
    <w:rsid w:val="00BD756A"/>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89"/>
    <w:rsid w:val="00BE7A18"/>
    <w:rsid w:val="00BE7CD1"/>
    <w:rsid w:val="00BF02F4"/>
    <w:rsid w:val="00BF0D01"/>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4DE"/>
    <w:rsid w:val="00BF6786"/>
    <w:rsid w:val="00BF70EE"/>
    <w:rsid w:val="00BF7F4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801"/>
    <w:rsid w:val="00C06C28"/>
    <w:rsid w:val="00C07686"/>
    <w:rsid w:val="00C123DD"/>
    <w:rsid w:val="00C12485"/>
    <w:rsid w:val="00C130DF"/>
    <w:rsid w:val="00C13BB5"/>
    <w:rsid w:val="00C13FC5"/>
    <w:rsid w:val="00C14369"/>
    <w:rsid w:val="00C14C08"/>
    <w:rsid w:val="00C1505B"/>
    <w:rsid w:val="00C154C9"/>
    <w:rsid w:val="00C15605"/>
    <w:rsid w:val="00C15BE3"/>
    <w:rsid w:val="00C15CCF"/>
    <w:rsid w:val="00C16132"/>
    <w:rsid w:val="00C166C9"/>
    <w:rsid w:val="00C16924"/>
    <w:rsid w:val="00C172DF"/>
    <w:rsid w:val="00C179D9"/>
    <w:rsid w:val="00C17D87"/>
    <w:rsid w:val="00C20E90"/>
    <w:rsid w:val="00C20E95"/>
    <w:rsid w:val="00C21BC1"/>
    <w:rsid w:val="00C21CE8"/>
    <w:rsid w:val="00C22D32"/>
    <w:rsid w:val="00C22F6B"/>
    <w:rsid w:val="00C23041"/>
    <w:rsid w:val="00C231BE"/>
    <w:rsid w:val="00C23B06"/>
    <w:rsid w:val="00C25654"/>
    <w:rsid w:val="00C25B20"/>
    <w:rsid w:val="00C26AD0"/>
    <w:rsid w:val="00C26C1D"/>
    <w:rsid w:val="00C303E5"/>
    <w:rsid w:val="00C30EE8"/>
    <w:rsid w:val="00C30FF2"/>
    <w:rsid w:val="00C3157D"/>
    <w:rsid w:val="00C31C17"/>
    <w:rsid w:val="00C32CDF"/>
    <w:rsid w:val="00C337C0"/>
    <w:rsid w:val="00C33AE3"/>
    <w:rsid w:val="00C34CE8"/>
    <w:rsid w:val="00C34EB1"/>
    <w:rsid w:val="00C3504D"/>
    <w:rsid w:val="00C3540E"/>
    <w:rsid w:val="00C36173"/>
    <w:rsid w:val="00C36895"/>
    <w:rsid w:val="00C36B67"/>
    <w:rsid w:val="00C36CAF"/>
    <w:rsid w:val="00C373AC"/>
    <w:rsid w:val="00C37416"/>
    <w:rsid w:val="00C376B1"/>
    <w:rsid w:val="00C37A5D"/>
    <w:rsid w:val="00C37C04"/>
    <w:rsid w:val="00C40B1D"/>
    <w:rsid w:val="00C4175E"/>
    <w:rsid w:val="00C41F30"/>
    <w:rsid w:val="00C42285"/>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BFE"/>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4E8B"/>
    <w:rsid w:val="00C55A55"/>
    <w:rsid w:val="00C55AD1"/>
    <w:rsid w:val="00C564F7"/>
    <w:rsid w:val="00C573EB"/>
    <w:rsid w:val="00C5745A"/>
    <w:rsid w:val="00C578C9"/>
    <w:rsid w:val="00C57944"/>
    <w:rsid w:val="00C6174A"/>
    <w:rsid w:val="00C6194E"/>
    <w:rsid w:val="00C62EF1"/>
    <w:rsid w:val="00C6373B"/>
    <w:rsid w:val="00C6376A"/>
    <w:rsid w:val="00C63B9A"/>
    <w:rsid w:val="00C64AFD"/>
    <w:rsid w:val="00C64EAC"/>
    <w:rsid w:val="00C6507E"/>
    <w:rsid w:val="00C6641A"/>
    <w:rsid w:val="00C66435"/>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1E2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5B3F"/>
    <w:rsid w:val="00C96F8E"/>
    <w:rsid w:val="00C97071"/>
    <w:rsid w:val="00C9709F"/>
    <w:rsid w:val="00C97546"/>
    <w:rsid w:val="00C976BF"/>
    <w:rsid w:val="00C9796E"/>
    <w:rsid w:val="00C97B46"/>
    <w:rsid w:val="00C97EE1"/>
    <w:rsid w:val="00CA0525"/>
    <w:rsid w:val="00CA0563"/>
    <w:rsid w:val="00CA083F"/>
    <w:rsid w:val="00CA0D2E"/>
    <w:rsid w:val="00CA0DF7"/>
    <w:rsid w:val="00CA1492"/>
    <w:rsid w:val="00CA2329"/>
    <w:rsid w:val="00CA2B70"/>
    <w:rsid w:val="00CA3678"/>
    <w:rsid w:val="00CA4023"/>
    <w:rsid w:val="00CA48A0"/>
    <w:rsid w:val="00CA4957"/>
    <w:rsid w:val="00CA4F8C"/>
    <w:rsid w:val="00CA51B1"/>
    <w:rsid w:val="00CA5C2F"/>
    <w:rsid w:val="00CA5FCB"/>
    <w:rsid w:val="00CA64C1"/>
    <w:rsid w:val="00CA6CCA"/>
    <w:rsid w:val="00CA6DC0"/>
    <w:rsid w:val="00CA71E2"/>
    <w:rsid w:val="00CA73EB"/>
    <w:rsid w:val="00CA770F"/>
    <w:rsid w:val="00CB0DAE"/>
    <w:rsid w:val="00CB1244"/>
    <w:rsid w:val="00CB14F8"/>
    <w:rsid w:val="00CB193A"/>
    <w:rsid w:val="00CB1F00"/>
    <w:rsid w:val="00CB1FD7"/>
    <w:rsid w:val="00CB28C2"/>
    <w:rsid w:val="00CB2C7C"/>
    <w:rsid w:val="00CB3719"/>
    <w:rsid w:val="00CB375B"/>
    <w:rsid w:val="00CB3B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EB0"/>
    <w:rsid w:val="00CD0FED"/>
    <w:rsid w:val="00CD14CA"/>
    <w:rsid w:val="00CD1AFE"/>
    <w:rsid w:val="00CD25CB"/>
    <w:rsid w:val="00CD2656"/>
    <w:rsid w:val="00CD2F65"/>
    <w:rsid w:val="00CD2F89"/>
    <w:rsid w:val="00CD33EC"/>
    <w:rsid w:val="00CD36C4"/>
    <w:rsid w:val="00CD4ED3"/>
    <w:rsid w:val="00CD5157"/>
    <w:rsid w:val="00CD5922"/>
    <w:rsid w:val="00CD6263"/>
    <w:rsid w:val="00CD66A1"/>
    <w:rsid w:val="00CD67CD"/>
    <w:rsid w:val="00CD6A56"/>
    <w:rsid w:val="00CD6D7F"/>
    <w:rsid w:val="00CD6E61"/>
    <w:rsid w:val="00CD72E2"/>
    <w:rsid w:val="00CD7306"/>
    <w:rsid w:val="00CD7A49"/>
    <w:rsid w:val="00CD7D0C"/>
    <w:rsid w:val="00CD7D8B"/>
    <w:rsid w:val="00CE0975"/>
    <w:rsid w:val="00CE179A"/>
    <w:rsid w:val="00CE190C"/>
    <w:rsid w:val="00CE1F97"/>
    <w:rsid w:val="00CE2597"/>
    <w:rsid w:val="00CE2603"/>
    <w:rsid w:val="00CE2640"/>
    <w:rsid w:val="00CE2B59"/>
    <w:rsid w:val="00CE31D5"/>
    <w:rsid w:val="00CE332C"/>
    <w:rsid w:val="00CE367F"/>
    <w:rsid w:val="00CE4AE5"/>
    <w:rsid w:val="00CE4F6E"/>
    <w:rsid w:val="00CE5987"/>
    <w:rsid w:val="00CE5F68"/>
    <w:rsid w:val="00CE7117"/>
    <w:rsid w:val="00CE71A2"/>
    <w:rsid w:val="00CE7695"/>
    <w:rsid w:val="00CF01D3"/>
    <w:rsid w:val="00CF03DB"/>
    <w:rsid w:val="00CF0F89"/>
    <w:rsid w:val="00CF13EC"/>
    <w:rsid w:val="00CF1B94"/>
    <w:rsid w:val="00CF2494"/>
    <w:rsid w:val="00CF35EA"/>
    <w:rsid w:val="00CF37E8"/>
    <w:rsid w:val="00CF3A56"/>
    <w:rsid w:val="00CF3AF4"/>
    <w:rsid w:val="00CF46D7"/>
    <w:rsid w:val="00CF49F1"/>
    <w:rsid w:val="00CF4D5F"/>
    <w:rsid w:val="00CF4FF4"/>
    <w:rsid w:val="00CF5CBF"/>
    <w:rsid w:val="00CF5CCE"/>
    <w:rsid w:val="00CF6BA8"/>
    <w:rsid w:val="00CF6BC5"/>
    <w:rsid w:val="00CF6C2F"/>
    <w:rsid w:val="00CF6EAC"/>
    <w:rsid w:val="00CF700D"/>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445A"/>
    <w:rsid w:val="00D04598"/>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2A2"/>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094A"/>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37EE8"/>
    <w:rsid w:val="00D37FFC"/>
    <w:rsid w:val="00D40D1D"/>
    <w:rsid w:val="00D41BAB"/>
    <w:rsid w:val="00D41BB4"/>
    <w:rsid w:val="00D42956"/>
    <w:rsid w:val="00D437E8"/>
    <w:rsid w:val="00D43C28"/>
    <w:rsid w:val="00D43EC2"/>
    <w:rsid w:val="00D44EE8"/>
    <w:rsid w:val="00D456DC"/>
    <w:rsid w:val="00D457A8"/>
    <w:rsid w:val="00D457C9"/>
    <w:rsid w:val="00D45BC7"/>
    <w:rsid w:val="00D4662F"/>
    <w:rsid w:val="00D466A7"/>
    <w:rsid w:val="00D467D4"/>
    <w:rsid w:val="00D46A03"/>
    <w:rsid w:val="00D46A80"/>
    <w:rsid w:val="00D46CDE"/>
    <w:rsid w:val="00D46ED5"/>
    <w:rsid w:val="00D46EEF"/>
    <w:rsid w:val="00D471A0"/>
    <w:rsid w:val="00D47A8B"/>
    <w:rsid w:val="00D514A8"/>
    <w:rsid w:val="00D51930"/>
    <w:rsid w:val="00D51997"/>
    <w:rsid w:val="00D51F2D"/>
    <w:rsid w:val="00D526FB"/>
    <w:rsid w:val="00D52C93"/>
    <w:rsid w:val="00D5349D"/>
    <w:rsid w:val="00D55258"/>
    <w:rsid w:val="00D564DF"/>
    <w:rsid w:val="00D57B60"/>
    <w:rsid w:val="00D57E1B"/>
    <w:rsid w:val="00D57F04"/>
    <w:rsid w:val="00D60AB9"/>
    <w:rsid w:val="00D6137D"/>
    <w:rsid w:val="00D613AF"/>
    <w:rsid w:val="00D619DD"/>
    <w:rsid w:val="00D61B4F"/>
    <w:rsid w:val="00D61C37"/>
    <w:rsid w:val="00D622F2"/>
    <w:rsid w:val="00D624CB"/>
    <w:rsid w:val="00D63123"/>
    <w:rsid w:val="00D6335C"/>
    <w:rsid w:val="00D63830"/>
    <w:rsid w:val="00D64291"/>
    <w:rsid w:val="00D644DC"/>
    <w:rsid w:val="00D648D9"/>
    <w:rsid w:val="00D64CC3"/>
    <w:rsid w:val="00D6511D"/>
    <w:rsid w:val="00D651C4"/>
    <w:rsid w:val="00D65C35"/>
    <w:rsid w:val="00D66578"/>
    <w:rsid w:val="00D665AE"/>
    <w:rsid w:val="00D66BD8"/>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333"/>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57B"/>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BEB"/>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2DC"/>
    <w:rsid w:val="00DC1AD0"/>
    <w:rsid w:val="00DC1C51"/>
    <w:rsid w:val="00DC24C2"/>
    <w:rsid w:val="00DC2871"/>
    <w:rsid w:val="00DC2BE7"/>
    <w:rsid w:val="00DC2E3C"/>
    <w:rsid w:val="00DC3066"/>
    <w:rsid w:val="00DC3373"/>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773"/>
    <w:rsid w:val="00DD5A0B"/>
    <w:rsid w:val="00DD65FC"/>
    <w:rsid w:val="00DD694F"/>
    <w:rsid w:val="00DD71AC"/>
    <w:rsid w:val="00DD74E2"/>
    <w:rsid w:val="00DD75D5"/>
    <w:rsid w:val="00DD7A7E"/>
    <w:rsid w:val="00DD7DC9"/>
    <w:rsid w:val="00DE010B"/>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C3E"/>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C8D"/>
    <w:rsid w:val="00E13F74"/>
    <w:rsid w:val="00E14180"/>
    <w:rsid w:val="00E14D65"/>
    <w:rsid w:val="00E151E3"/>
    <w:rsid w:val="00E15716"/>
    <w:rsid w:val="00E159DA"/>
    <w:rsid w:val="00E165F5"/>
    <w:rsid w:val="00E16957"/>
    <w:rsid w:val="00E16BB4"/>
    <w:rsid w:val="00E16CDB"/>
    <w:rsid w:val="00E16D29"/>
    <w:rsid w:val="00E1733F"/>
    <w:rsid w:val="00E17A0C"/>
    <w:rsid w:val="00E203AD"/>
    <w:rsid w:val="00E2094B"/>
    <w:rsid w:val="00E20A58"/>
    <w:rsid w:val="00E20DF1"/>
    <w:rsid w:val="00E21F67"/>
    <w:rsid w:val="00E22235"/>
    <w:rsid w:val="00E22718"/>
    <w:rsid w:val="00E22F16"/>
    <w:rsid w:val="00E23015"/>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0F7"/>
    <w:rsid w:val="00E37602"/>
    <w:rsid w:val="00E37964"/>
    <w:rsid w:val="00E37B51"/>
    <w:rsid w:val="00E37DAB"/>
    <w:rsid w:val="00E37E88"/>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1A6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0D88"/>
    <w:rsid w:val="00E811E6"/>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096D"/>
    <w:rsid w:val="00E917F3"/>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A54"/>
    <w:rsid w:val="00EA0BBF"/>
    <w:rsid w:val="00EA0C0C"/>
    <w:rsid w:val="00EA0E08"/>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15F"/>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097"/>
    <w:rsid w:val="00EC110A"/>
    <w:rsid w:val="00EC1640"/>
    <w:rsid w:val="00EC17C5"/>
    <w:rsid w:val="00EC20D4"/>
    <w:rsid w:val="00EC221B"/>
    <w:rsid w:val="00EC3190"/>
    <w:rsid w:val="00EC374A"/>
    <w:rsid w:val="00EC3AB7"/>
    <w:rsid w:val="00EC429F"/>
    <w:rsid w:val="00EC4343"/>
    <w:rsid w:val="00EC4755"/>
    <w:rsid w:val="00EC5383"/>
    <w:rsid w:val="00EC5956"/>
    <w:rsid w:val="00EC5EB5"/>
    <w:rsid w:val="00EC60F8"/>
    <w:rsid w:val="00EC6B00"/>
    <w:rsid w:val="00EC7224"/>
    <w:rsid w:val="00ED020B"/>
    <w:rsid w:val="00ED03D8"/>
    <w:rsid w:val="00ED2147"/>
    <w:rsid w:val="00ED2505"/>
    <w:rsid w:val="00ED2676"/>
    <w:rsid w:val="00ED2984"/>
    <w:rsid w:val="00ED2AC5"/>
    <w:rsid w:val="00ED3179"/>
    <w:rsid w:val="00ED365A"/>
    <w:rsid w:val="00ED3DFE"/>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406"/>
    <w:rsid w:val="00EE2F09"/>
    <w:rsid w:val="00EE5701"/>
    <w:rsid w:val="00EE6773"/>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143"/>
    <w:rsid w:val="00EF7CFE"/>
    <w:rsid w:val="00F00703"/>
    <w:rsid w:val="00F0077F"/>
    <w:rsid w:val="00F007DD"/>
    <w:rsid w:val="00F01C4A"/>
    <w:rsid w:val="00F02643"/>
    <w:rsid w:val="00F02C16"/>
    <w:rsid w:val="00F02C28"/>
    <w:rsid w:val="00F032CC"/>
    <w:rsid w:val="00F03991"/>
    <w:rsid w:val="00F04521"/>
    <w:rsid w:val="00F04AD6"/>
    <w:rsid w:val="00F05012"/>
    <w:rsid w:val="00F05305"/>
    <w:rsid w:val="00F05E11"/>
    <w:rsid w:val="00F066AA"/>
    <w:rsid w:val="00F06C55"/>
    <w:rsid w:val="00F06F3D"/>
    <w:rsid w:val="00F07072"/>
    <w:rsid w:val="00F07F38"/>
    <w:rsid w:val="00F102C9"/>
    <w:rsid w:val="00F102CE"/>
    <w:rsid w:val="00F102F8"/>
    <w:rsid w:val="00F10B8C"/>
    <w:rsid w:val="00F10FA2"/>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00A"/>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0D7"/>
    <w:rsid w:val="00F31827"/>
    <w:rsid w:val="00F31EC9"/>
    <w:rsid w:val="00F3305E"/>
    <w:rsid w:val="00F3398B"/>
    <w:rsid w:val="00F33B2E"/>
    <w:rsid w:val="00F33BCA"/>
    <w:rsid w:val="00F34EB8"/>
    <w:rsid w:val="00F3543A"/>
    <w:rsid w:val="00F35743"/>
    <w:rsid w:val="00F357E3"/>
    <w:rsid w:val="00F35CAB"/>
    <w:rsid w:val="00F36781"/>
    <w:rsid w:val="00F36A0F"/>
    <w:rsid w:val="00F36A25"/>
    <w:rsid w:val="00F36F6F"/>
    <w:rsid w:val="00F37FC6"/>
    <w:rsid w:val="00F40849"/>
    <w:rsid w:val="00F40A42"/>
    <w:rsid w:val="00F40F15"/>
    <w:rsid w:val="00F412E1"/>
    <w:rsid w:val="00F41745"/>
    <w:rsid w:val="00F41AD7"/>
    <w:rsid w:val="00F41B2D"/>
    <w:rsid w:val="00F41CDB"/>
    <w:rsid w:val="00F42950"/>
    <w:rsid w:val="00F42A14"/>
    <w:rsid w:val="00F434E8"/>
    <w:rsid w:val="00F43C49"/>
    <w:rsid w:val="00F43EF7"/>
    <w:rsid w:val="00F44F53"/>
    <w:rsid w:val="00F45933"/>
    <w:rsid w:val="00F45CD2"/>
    <w:rsid w:val="00F47EB4"/>
    <w:rsid w:val="00F50949"/>
    <w:rsid w:val="00F509AF"/>
    <w:rsid w:val="00F50E2B"/>
    <w:rsid w:val="00F513EE"/>
    <w:rsid w:val="00F51D34"/>
    <w:rsid w:val="00F528A9"/>
    <w:rsid w:val="00F537CE"/>
    <w:rsid w:val="00F53BDD"/>
    <w:rsid w:val="00F543AF"/>
    <w:rsid w:val="00F5468C"/>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6A6"/>
    <w:rsid w:val="00F70C4F"/>
    <w:rsid w:val="00F7223C"/>
    <w:rsid w:val="00F72886"/>
    <w:rsid w:val="00F73623"/>
    <w:rsid w:val="00F736E5"/>
    <w:rsid w:val="00F73A8A"/>
    <w:rsid w:val="00F73D1A"/>
    <w:rsid w:val="00F73F00"/>
    <w:rsid w:val="00F74203"/>
    <w:rsid w:val="00F74A52"/>
    <w:rsid w:val="00F74BF7"/>
    <w:rsid w:val="00F75C5C"/>
    <w:rsid w:val="00F76589"/>
    <w:rsid w:val="00F767E2"/>
    <w:rsid w:val="00F77092"/>
    <w:rsid w:val="00F77843"/>
    <w:rsid w:val="00F77A02"/>
    <w:rsid w:val="00F77C83"/>
    <w:rsid w:val="00F8045E"/>
    <w:rsid w:val="00F80708"/>
    <w:rsid w:val="00F80F85"/>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A1A"/>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7D3"/>
    <w:rsid w:val="00FA59F3"/>
    <w:rsid w:val="00FA5DDD"/>
    <w:rsid w:val="00FA5E50"/>
    <w:rsid w:val="00FA66CE"/>
    <w:rsid w:val="00FA6D70"/>
    <w:rsid w:val="00FA7538"/>
    <w:rsid w:val="00FA770C"/>
    <w:rsid w:val="00FA7728"/>
    <w:rsid w:val="00FA77BC"/>
    <w:rsid w:val="00FA7955"/>
    <w:rsid w:val="00FA7F25"/>
    <w:rsid w:val="00FB0305"/>
    <w:rsid w:val="00FB062C"/>
    <w:rsid w:val="00FB105C"/>
    <w:rsid w:val="00FB1550"/>
    <w:rsid w:val="00FB1B5A"/>
    <w:rsid w:val="00FB219C"/>
    <w:rsid w:val="00FB2903"/>
    <w:rsid w:val="00FB2949"/>
    <w:rsid w:val="00FB31CB"/>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18"/>
    <w:rsid w:val="00FD1A22"/>
    <w:rsid w:val="00FD29AA"/>
    <w:rsid w:val="00FD29BB"/>
    <w:rsid w:val="00FD3296"/>
    <w:rsid w:val="00FD34CD"/>
    <w:rsid w:val="00FD4C08"/>
    <w:rsid w:val="00FD4F72"/>
    <w:rsid w:val="00FD6316"/>
    <w:rsid w:val="00FD6E0C"/>
    <w:rsid w:val="00FD72CB"/>
    <w:rsid w:val="00FD74AE"/>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3EA6"/>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D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 w:type="character" w:styleId="PlaceholderText">
    <w:name w:val="Placeholder Text"/>
    <w:basedOn w:val="DefaultParagraphFont"/>
    <w:uiPriority w:val="99"/>
    <w:semiHidden/>
    <w:rsid w:val="003F36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62</Pages>
  <Words>28538</Words>
  <Characters>162668</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Prof. LIU Ben</cp:lastModifiedBy>
  <cp:revision>26</cp:revision>
  <cp:lastPrinted>2026-08-29T09:45:00Z</cp:lastPrinted>
  <dcterms:created xsi:type="dcterms:W3CDTF">2026-08-30T12:19:00Z</dcterms:created>
  <dcterms:modified xsi:type="dcterms:W3CDTF">2026-08-30T17:21:00Z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