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B4D22" w14:textId="5C1F5974" w:rsidR="002C698F" w:rsidRPr="00AF66C7" w:rsidRDefault="00EE4073" w:rsidP="002C698F">
      <w:pPr>
        <w:pStyle w:val="Heading1"/>
        <w:numPr>
          <w:ilvl w:val="0"/>
          <w:numId w:val="0"/>
        </w:numPr>
        <w:ind w:left="360"/>
      </w:pPr>
      <w:r>
        <w:t xml:space="preserve">Online </w:t>
      </w:r>
      <w:r w:rsidR="002C698F" w:rsidRPr="00960CA8">
        <w:t>Appendi</w:t>
      </w:r>
      <w:r w:rsidR="002C698F">
        <w:t>ces</w:t>
      </w:r>
    </w:p>
    <w:p w14:paraId="3A6ACEDE" w14:textId="0427C7FF" w:rsidR="002C698F" w:rsidRPr="00960CA8" w:rsidRDefault="002C698F" w:rsidP="002C698F">
      <w:pPr>
        <w:pStyle w:val="Heading2"/>
        <w:numPr>
          <w:ilvl w:val="0"/>
          <w:numId w:val="0"/>
        </w:numPr>
      </w:pPr>
      <w:bookmarkStart w:id="0" w:name="_Ref194759262"/>
      <w:r>
        <w:t xml:space="preserve">Appendix </w:t>
      </w:r>
      <w:fldSimple w:instr=" SEQ Appendix \* ALPHABETIC ">
        <w:r>
          <w:rPr>
            <w:noProof/>
          </w:rPr>
          <w:t>A</w:t>
        </w:r>
      </w:fldSimple>
      <w:bookmarkEnd w:id="0"/>
      <w:r w:rsidRPr="00960CA8">
        <w:t xml:space="preserve">: </w:t>
      </w:r>
      <w:r>
        <w:t xml:space="preserve">Background </w:t>
      </w:r>
      <w:r w:rsidRPr="00960CA8">
        <w:t xml:space="preserve">on </w:t>
      </w:r>
      <w:r>
        <w:t xml:space="preserve">the Randomized </w:t>
      </w:r>
      <w:r w:rsidRPr="00960CA8">
        <w:t>Experiment</w:t>
      </w:r>
      <w:r w:rsidR="00E256DA" w:rsidRPr="00E256DA">
        <w:t xml:space="preserve"> </w:t>
      </w:r>
      <w:r w:rsidR="00E256DA">
        <w:t>and Randomization Check</w:t>
      </w:r>
    </w:p>
    <w:p w14:paraId="2E8EF95C" w14:textId="229DD357" w:rsidR="002C698F" w:rsidRPr="00ED5652" w:rsidRDefault="002C698F" w:rsidP="002C698F">
      <w:pPr>
        <w:pStyle w:val="Paragraph0"/>
      </w:pPr>
      <w:r w:rsidRPr="00ED5652">
        <w:t>The platform</w:t>
      </w:r>
      <w:r>
        <w:t>’</w:t>
      </w:r>
      <w:r w:rsidRPr="00ED5652">
        <w:t xml:space="preserve">s randomized experiment appears </w:t>
      </w:r>
      <w:r w:rsidR="009A02D5">
        <w:t xml:space="preserve">to be </w:t>
      </w:r>
      <w:r w:rsidRPr="00ED5652">
        <w:t xml:space="preserve">directly linked to the </w:t>
      </w:r>
      <w:r>
        <w:rPr>
          <w:rFonts w:hint="eastAsia"/>
        </w:rPr>
        <w:t>release</w:t>
      </w:r>
      <w:r w:rsidRPr="00ED5652">
        <w:t xml:space="preserve"> of ChatGPT. Nine days after ChatGPT</w:t>
      </w:r>
      <w:r>
        <w:t>’</w:t>
      </w:r>
      <w:r w:rsidRPr="00ED5652">
        <w:t>s public release on December 9, 2022, SegmentFault implemented a policy prohibiting ChatGPT-generated answers on its platform.</w:t>
      </w:r>
      <w:r w:rsidRPr="00870C24">
        <w:rPr>
          <w:vertAlign w:val="superscript"/>
        </w:rPr>
        <w:footnoteReference w:id="2"/>
      </w:r>
      <w:r w:rsidRPr="00ED5652">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3E0108AD" w14:textId="77777777" w:rsidR="002C698F" w:rsidRDefault="002C698F" w:rsidP="002C698F">
      <w:pPr>
        <w:pStyle w:val="Paragraph0"/>
      </w:pPr>
      <w:r w:rsidRPr="00960CA8">
        <w:t xml:space="preserve">Nine months after implementing this policy, the randomized experiment was initiated, likely driven by the intent to explore potential avenues for leveraging the increasingly prevalent and sophisticated </w:t>
      </w:r>
      <w:r>
        <w:t>Gen</w:t>
      </w:r>
      <w:r w:rsidRPr="00960CA8">
        <w:t xml:space="preserve">AI tools. It is plausible that the platform recognized the need to strike a balance between harnessing the capabilities of these technologies and addressing the concerns raised by </w:t>
      </w:r>
      <w:r>
        <w:t>its</w:t>
      </w:r>
      <w:r w:rsidRPr="00960CA8">
        <w:t xml:space="preserve"> community regarding the reliability and credibility of AI-generated content. Through this experimental approach, SegmentFault aims to gather empirical data and user feedback, which will inform </w:t>
      </w:r>
      <w:r>
        <w:t>its</w:t>
      </w:r>
      <w:r w:rsidRPr="00960CA8">
        <w:t xml:space="preserve"> decision-making process and guide the development of strategies for integrating generative AI in a manner that enhances the platform</w:t>
      </w:r>
      <w:r>
        <w:t>’</w:t>
      </w:r>
      <w:r w:rsidRPr="00960CA8">
        <w:t>s value proposition while maintaining the integrity and trustworthiness of the community-generated content.</w:t>
      </w:r>
    </w:p>
    <w:p w14:paraId="75D77A49" w14:textId="5C9620D3" w:rsidR="00402413" w:rsidRDefault="002C698F" w:rsidP="00992DC1">
      <w:pPr>
        <w:pStyle w:val="Paragraph0"/>
      </w:pPr>
      <w:r>
        <w:t xml:space="preserve">Table A presents the balance test results for all pre-determined covariates that could potentially influence treatment assignment. </w:t>
      </w:r>
      <w:r w:rsidR="00402413" w:rsidRPr="00402413">
        <w:t xml:space="preserve">We considered a range of pre-assignment variables, including questioner characteristics and question content features. Questioner characteristics include the total number of questions asked, the number of answers provided, account age, </w:t>
      </w:r>
      <w:r w:rsidR="00402413" w:rsidRPr="00402413">
        <w:lastRenderedPageBreak/>
        <w:t>overall platform activity near the experiment period, reputation scores</w:t>
      </w:r>
      <w:r w:rsidR="00DE234B">
        <w:t>,</w:t>
      </w:r>
      <w:r w:rsidR="00402413" w:rsidRPr="00402413">
        <w:t xml:space="preserve"> and medal counts (gold, silver, and bronze), which are components of SegmentFault’s user reputation system. Question content features include length (measured by Chinese character count), the presence of multimedia elements (e.g., photos, hyperlinks, tables, and block quotes), LLM-based question comprehensive metrics (e.g., linguistic complexity, use of technical jargon, and difficulty scores)</w:t>
      </w:r>
      <w:r w:rsidR="00402413">
        <w:t>, and question categories</w:t>
      </w:r>
      <w:r w:rsidR="00402413" w:rsidRPr="00402413">
        <w:t>.</w:t>
      </w:r>
    </w:p>
    <w:p w14:paraId="48B6AEE9" w14:textId="6F87156B" w:rsidR="002C698F" w:rsidRDefault="002C698F" w:rsidP="00992DC1">
      <w:pPr>
        <w:pStyle w:val="Paragraph0"/>
      </w:pPr>
      <w:r>
        <w:t xml:space="preserve">To assess the quality of randomization, we </w:t>
      </w:r>
      <w:r w:rsidR="009A02D5">
        <w:t xml:space="preserve">both </w:t>
      </w:r>
      <w:r>
        <w:t xml:space="preserve">conduct conventional t-tests and calculate standardized differences following </w:t>
      </w:r>
      <w:r w:rsidR="008D2C27">
        <w:fldChar w:fldCharType="begin"/>
      </w:r>
      <w:r w:rsidR="000106C8">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0106C8">
        <w:rPr>
          <w:rFonts w:ascii="Apple Color Emoji" w:hAnsi="Apple Color Emoji" w:cs="Apple Color Emoji"/>
        </w:rPr>
        <w:instrText>📊</w:instrText>
      </w:r>
      <w:r w:rsidR="000106C8">
        <w:instrText>","call-number":"3","container-title":"Statistics in Medicine","DOI":"10.1002/sim.3697","ISSN":"0277-6715","issue":"25","journalAbbreviation":"Statistics in Medicine","language":"en","note":"</w:instrText>
      </w:r>
      <w:r w:rsidR="000106C8">
        <w:rPr>
          <w:rFonts w:ascii="Apple Color Emoji" w:hAnsi="Apple Color Emoji" w:cs="Apple Color Emoji"/>
        </w:rPr>
        <w:instrText>🏷️</w:instrText>
      </w:r>
      <w:r w:rsidR="000106C8">
        <w:instrText xml:space="preserve"> /reading</w:instrText>
      </w:r>
      <w:r w:rsidR="000106C8">
        <w:rPr>
          <w:rFonts w:hint="eastAsia"/>
        </w:rPr>
        <w:instrText>、</w:instrText>
      </w:r>
      <w:r w:rsidR="000106C8">
        <w:instrText>Female</w:instrText>
      </w:r>
      <w:r w:rsidR="000106C8">
        <w:rPr>
          <w:rFonts w:hint="eastAsia"/>
        </w:rPr>
        <w:instrText>、</w:instrText>
      </w:r>
      <w:r w:rsidR="000106C8">
        <w:instrText>Humans</w:instrText>
      </w:r>
      <w:r w:rsidR="000106C8">
        <w:rPr>
          <w:rFonts w:hint="eastAsia"/>
        </w:rPr>
        <w:instrText>、</w:instrText>
      </w:r>
      <w:r w:rsidR="000106C8">
        <w:instrText>Male</w:instrText>
      </w:r>
      <w:r w:rsidR="000106C8">
        <w:rPr>
          <w:rFonts w:hint="eastAsia"/>
        </w:rPr>
        <w:instrText>、</w:instrText>
      </w:r>
      <w:r w:rsidR="000106C8">
        <w:instrText>Middle Aged</w:instrText>
      </w:r>
      <w:r w:rsidR="000106C8">
        <w:rPr>
          <w:rFonts w:hint="eastAsia"/>
        </w:rPr>
        <w:instrText>、</w:instrText>
      </w:r>
      <w:r w:rsidR="000106C8">
        <w:instrText>Aged</w:instrText>
      </w:r>
      <w:r w:rsidR="000106C8">
        <w:rPr>
          <w:rFonts w:hint="eastAsia"/>
        </w:rPr>
        <w:instrText>、</w:instrText>
      </w:r>
      <w:r w:rsidR="000106C8">
        <w:instrText>Biometry</w:instrText>
      </w:r>
      <w:r w:rsidR="000106C8">
        <w:rPr>
          <w:rFonts w:hint="eastAsia"/>
        </w:rPr>
        <w:instrText>、</w:instrText>
      </w:r>
      <w:r w:rsidR="000106C8">
        <w:instrText>Computer Simulation</w:instrText>
      </w:r>
      <w:r w:rsidR="000106C8">
        <w:rPr>
          <w:rFonts w:hint="eastAsia"/>
        </w:rPr>
        <w:instrText>、</w:instrText>
      </w:r>
      <w:r w:rsidR="000106C8">
        <w:instrText>Hydroxymethylglutaryl-CoA Reductase Inhibitors</w:instrText>
      </w:r>
      <w:r w:rsidR="000106C8">
        <w:rPr>
          <w:rFonts w:hint="eastAsia"/>
        </w:rPr>
        <w:instrText>、</w:instrText>
      </w:r>
      <w:r w:rsidR="000106C8">
        <w:instrText>Models, Statistical</w:instrText>
      </w:r>
      <w:r w:rsidR="000106C8">
        <w:rPr>
          <w:rFonts w:hint="eastAsia"/>
        </w:rPr>
        <w:instrText>、</w:instrText>
      </w:r>
      <w:r w:rsidR="000106C8">
        <w:instrText>Myocardial Infarction</w:instrText>
      </w:r>
      <w:r w:rsidR="000106C8">
        <w:rPr>
          <w:rFonts w:hint="eastAsia"/>
        </w:rPr>
        <w:instrText>、</w:instrText>
      </w:r>
      <w:r w:rsidR="000106C8">
        <w:instrText>P</w:instrText>
      </w:r>
      <w:r w:rsidR="000106C8">
        <w:rPr>
          <w:rFonts w:hint="eastAsia"/>
        </w:rPr>
        <w:instrText>ropensity Score","page":"3083-3107","source":"1.8 (Q1)","title":"Balance diagnostics for comparing the distribution of baseline covariates between treatment groups in propensity</w:instrText>
      </w:r>
      <w:r w:rsidR="000106C8">
        <w:rPr>
          <w:rFonts w:hint="eastAsia"/>
        </w:rPr>
        <w:instrText>‐</w:instrText>
      </w:r>
      <w:r w:rsidR="000106C8">
        <w:rPr>
          <w:rFonts w:hint="eastAsia"/>
        </w:rPr>
        <w:instrText>score matched samples","volume":"28","author":[{"family":"Austin","given":"Pe</w:instrText>
      </w:r>
      <w:r w:rsidR="000106C8">
        <w:instrText xml:space="preserve">ter C."}],"issued":{"date-parts":[["2009",11,10]]}}}],"schema":"https://github.com/citation-style-language/schema/raw/master/csl-citation.json"} </w:instrText>
      </w:r>
      <w:r w:rsidR="008D2C27">
        <w:fldChar w:fldCharType="separate"/>
      </w:r>
      <w:r w:rsidR="008D2C27">
        <w:rPr>
          <w:noProof/>
        </w:rPr>
        <w:t>Austin</w:t>
      </w:r>
      <w:r w:rsidR="00992DC1">
        <w:t>’</w:t>
      </w:r>
      <w:r w:rsidR="00992DC1">
        <w:rPr>
          <w:rFonts w:hint="eastAsia"/>
        </w:rPr>
        <w:t>s</w:t>
      </w:r>
      <w:r w:rsidR="00992DC1">
        <w:rPr>
          <w:rFonts w:hint="eastAsia"/>
          <w:noProof/>
        </w:rPr>
        <w:t xml:space="preserve"> study</w:t>
      </w:r>
      <w:r w:rsidR="008D2C27">
        <w:rPr>
          <w:noProof/>
        </w:rPr>
        <w:t xml:space="preserve"> </w:t>
      </w:r>
      <w:r w:rsidR="008D2C27">
        <w:rPr>
          <w:rFonts w:hint="eastAsia"/>
          <w:noProof/>
        </w:rPr>
        <w:t>(</w:t>
      </w:r>
      <w:r w:rsidR="008D2C27">
        <w:rPr>
          <w:noProof/>
        </w:rPr>
        <w:t>2009)</w:t>
      </w:r>
      <w:r w:rsidR="008D2C27">
        <w:fldChar w:fldCharType="end"/>
      </w:r>
      <w:r>
        <w:t xml:space="preserve">. The results </w:t>
      </w:r>
      <w:r w:rsidR="005502A2">
        <w:t xml:space="preserve">in Table A1 </w:t>
      </w:r>
      <w:r>
        <w:t>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23610739" w14:textId="2C4DA042" w:rsidR="002C698F" w:rsidRDefault="002C698F" w:rsidP="002C698F">
      <w:pPr>
        <w:pStyle w:val="TableFiguretitle"/>
      </w:pPr>
      <w:bookmarkStart w:id="1" w:name="_Ref177391795"/>
      <w:r w:rsidRPr="00976D1A">
        <w:t xml:space="preserve">Table </w:t>
      </w:r>
      <w:bookmarkEnd w:id="1"/>
      <w:r>
        <w:t>A</w:t>
      </w:r>
      <w:r w:rsidR="00D63FED">
        <w:rPr>
          <w:rFonts w:hint="eastAsia"/>
        </w:rPr>
        <w:t>1</w:t>
      </w:r>
      <w:r w:rsidRPr="00976D1A">
        <w:t xml:space="preserve">. </w:t>
      </w:r>
      <w:r w:rsidR="00547EC6">
        <w:rPr>
          <w:rFonts w:hint="eastAsia"/>
        </w:rPr>
        <w:t>Balance Check on Pre-</w:t>
      </w:r>
      <w:r w:rsidR="009A02D5">
        <w:t>D</w:t>
      </w:r>
      <w:r w:rsidR="00547EC6">
        <w:rPr>
          <w:rFonts w:hint="eastAsia"/>
        </w:rPr>
        <w:t>etermined Covariates</w:t>
      </w:r>
    </w:p>
    <w:tbl>
      <w:tblPr>
        <w:tblW w:w="5000" w:type="pct"/>
        <w:jc w:val="center"/>
        <w:tblLayout w:type="fixed"/>
        <w:tblCellMar>
          <w:left w:w="14" w:type="dxa"/>
          <w:right w:w="14" w:type="dxa"/>
        </w:tblCellMar>
        <w:tblLook w:val="04A0" w:firstRow="1" w:lastRow="0" w:firstColumn="1" w:lastColumn="0" w:noHBand="0" w:noVBand="1"/>
      </w:tblPr>
      <w:tblGrid>
        <w:gridCol w:w="828"/>
        <w:gridCol w:w="2866"/>
        <w:gridCol w:w="582"/>
        <w:gridCol w:w="684"/>
        <w:gridCol w:w="531"/>
        <w:gridCol w:w="624"/>
        <w:gridCol w:w="545"/>
        <w:gridCol w:w="540"/>
        <w:gridCol w:w="1127"/>
        <w:gridCol w:w="1033"/>
      </w:tblGrid>
      <w:tr w:rsidR="002C698F" w14:paraId="2099D282" w14:textId="77777777" w:rsidTr="002B4F3A">
        <w:trPr>
          <w:trHeight w:val="340"/>
          <w:jc w:val="center"/>
        </w:trPr>
        <w:tc>
          <w:tcPr>
            <w:tcW w:w="828" w:type="dxa"/>
            <w:tcBorders>
              <w:top w:val="single" w:sz="8" w:space="0" w:color="auto"/>
              <w:left w:val="nil"/>
              <w:bottom w:val="single" w:sz="8" w:space="0" w:color="auto"/>
              <w:right w:val="nil"/>
            </w:tcBorders>
            <w:noWrap/>
            <w:hideMark/>
          </w:tcPr>
          <w:p w14:paraId="5C5EE2BB" w14:textId="77777777" w:rsidR="002C698F" w:rsidRDefault="002C698F" w:rsidP="00036DD4">
            <w:pPr>
              <w:rPr>
                <w:rFonts w:ascii="Aptos Narrow" w:hAnsi="Aptos Narrow"/>
                <w:color w:val="000000"/>
              </w:rPr>
            </w:pPr>
            <w:r>
              <w:rPr>
                <w:rFonts w:ascii="Aptos Narrow" w:hAnsi="Aptos Narrow"/>
                <w:color w:val="000000"/>
              </w:rPr>
              <w:t> </w:t>
            </w:r>
          </w:p>
        </w:tc>
        <w:tc>
          <w:tcPr>
            <w:tcW w:w="2866" w:type="dxa"/>
            <w:tcBorders>
              <w:top w:val="single" w:sz="8" w:space="0" w:color="auto"/>
              <w:left w:val="nil"/>
              <w:bottom w:val="single" w:sz="8" w:space="0" w:color="auto"/>
              <w:right w:val="nil"/>
            </w:tcBorders>
            <w:noWrap/>
            <w:hideMark/>
          </w:tcPr>
          <w:p w14:paraId="3F2D15A5" w14:textId="77777777" w:rsidR="002C698F" w:rsidRDefault="002C698F" w:rsidP="00036DD4">
            <w:pPr>
              <w:rPr>
                <w:rFonts w:ascii="Aptos Narrow" w:hAnsi="Aptos Narrow"/>
                <w:color w:val="000000"/>
              </w:rPr>
            </w:pPr>
            <w:r>
              <w:rPr>
                <w:rFonts w:ascii="Aptos Narrow" w:hAnsi="Aptos Narrow"/>
                <w:color w:val="000000"/>
              </w:rPr>
              <w:t> </w:t>
            </w:r>
          </w:p>
        </w:tc>
        <w:tc>
          <w:tcPr>
            <w:tcW w:w="1266" w:type="dxa"/>
            <w:gridSpan w:val="2"/>
            <w:tcBorders>
              <w:top w:val="single" w:sz="8" w:space="0" w:color="auto"/>
              <w:left w:val="nil"/>
              <w:bottom w:val="single" w:sz="8" w:space="0" w:color="auto"/>
              <w:right w:val="nil"/>
            </w:tcBorders>
            <w:noWrap/>
            <w:hideMark/>
          </w:tcPr>
          <w:p w14:paraId="3FA4427E" w14:textId="77777777" w:rsidR="002C698F" w:rsidRDefault="002C698F" w:rsidP="00036DD4">
            <w:pPr>
              <w:jc w:val="center"/>
              <w:rPr>
                <w:color w:val="000000"/>
                <w:sz w:val="20"/>
                <w:szCs w:val="20"/>
              </w:rPr>
            </w:pPr>
            <w:r>
              <w:rPr>
                <w:color w:val="000000"/>
                <w:sz w:val="20"/>
                <w:szCs w:val="20"/>
              </w:rPr>
              <w:t>Treatment Group</w:t>
            </w:r>
          </w:p>
        </w:tc>
        <w:tc>
          <w:tcPr>
            <w:tcW w:w="1155" w:type="dxa"/>
            <w:gridSpan w:val="2"/>
            <w:tcBorders>
              <w:top w:val="single" w:sz="8" w:space="0" w:color="auto"/>
              <w:left w:val="nil"/>
              <w:bottom w:val="single" w:sz="8" w:space="0" w:color="auto"/>
              <w:right w:val="nil"/>
            </w:tcBorders>
            <w:noWrap/>
            <w:hideMark/>
          </w:tcPr>
          <w:p w14:paraId="1B97B6AA" w14:textId="77777777" w:rsidR="002C698F" w:rsidRDefault="002C698F" w:rsidP="00036DD4">
            <w:pPr>
              <w:jc w:val="center"/>
              <w:rPr>
                <w:color w:val="000000"/>
                <w:sz w:val="20"/>
                <w:szCs w:val="20"/>
              </w:rPr>
            </w:pPr>
            <w:r>
              <w:rPr>
                <w:color w:val="000000"/>
                <w:sz w:val="20"/>
                <w:szCs w:val="20"/>
              </w:rPr>
              <w:t>Control Group</w:t>
            </w:r>
          </w:p>
        </w:tc>
        <w:tc>
          <w:tcPr>
            <w:tcW w:w="1085" w:type="dxa"/>
            <w:gridSpan w:val="2"/>
            <w:tcBorders>
              <w:top w:val="single" w:sz="8" w:space="0" w:color="auto"/>
              <w:left w:val="nil"/>
              <w:bottom w:val="single" w:sz="8" w:space="0" w:color="auto"/>
              <w:right w:val="nil"/>
            </w:tcBorders>
            <w:noWrap/>
            <w:hideMark/>
          </w:tcPr>
          <w:p w14:paraId="264757E6" w14:textId="77777777" w:rsidR="002C698F" w:rsidRDefault="002C698F" w:rsidP="00036DD4">
            <w:pPr>
              <w:jc w:val="center"/>
              <w:rPr>
                <w:color w:val="000000"/>
                <w:sz w:val="20"/>
                <w:szCs w:val="20"/>
              </w:rPr>
            </w:pPr>
            <w:r>
              <w:rPr>
                <w:color w:val="000000"/>
                <w:sz w:val="20"/>
                <w:szCs w:val="20"/>
              </w:rPr>
              <w:t>t-test</w:t>
            </w:r>
          </w:p>
        </w:tc>
        <w:tc>
          <w:tcPr>
            <w:tcW w:w="2160" w:type="dxa"/>
            <w:gridSpan w:val="2"/>
            <w:tcBorders>
              <w:top w:val="single" w:sz="8" w:space="0" w:color="auto"/>
              <w:left w:val="nil"/>
              <w:bottom w:val="single" w:sz="8" w:space="0" w:color="auto"/>
              <w:right w:val="nil"/>
            </w:tcBorders>
            <w:noWrap/>
            <w:hideMark/>
          </w:tcPr>
          <w:p w14:paraId="1A03D89E" w14:textId="77777777" w:rsidR="002C698F" w:rsidRDefault="002C698F" w:rsidP="00036DD4">
            <w:pPr>
              <w:jc w:val="center"/>
              <w:rPr>
                <w:color w:val="000000"/>
                <w:sz w:val="20"/>
                <w:szCs w:val="20"/>
              </w:rPr>
            </w:pPr>
            <w:r>
              <w:rPr>
                <w:color w:val="000000"/>
                <w:sz w:val="20"/>
                <w:szCs w:val="20"/>
              </w:rPr>
              <w:t>Austin (2009)’s test</w:t>
            </w:r>
          </w:p>
        </w:tc>
      </w:tr>
      <w:tr w:rsidR="002C698F" w14:paraId="01D6CEAB" w14:textId="77777777" w:rsidTr="002B4F3A">
        <w:trPr>
          <w:trHeight w:val="320"/>
          <w:jc w:val="center"/>
        </w:trPr>
        <w:tc>
          <w:tcPr>
            <w:tcW w:w="828" w:type="dxa"/>
            <w:tcBorders>
              <w:top w:val="nil"/>
              <w:left w:val="nil"/>
              <w:bottom w:val="nil"/>
              <w:right w:val="nil"/>
            </w:tcBorders>
            <w:noWrap/>
            <w:hideMark/>
          </w:tcPr>
          <w:p w14:paraId="482D860A" w14:textId="77777777" w:rsidR="002C698F" w:rsidRDefault="002C698F" w:rsidP="00036DD4">
            <w:pPr>
              <w:jc w:val="center"/>
              <w:rPr>
                <w:color w:val="000000"/>
                <w:sz w:val="20"/>
                <w:szCs w:val="20"/>
              </w:rPr>
            </w:pPr>
          </w:p>
        </w:tc>
        <w:tc>
          <w:tcPr>
            <w:tcW w:w="2866" w:type="dxa"/>
            <w:tcBorders>
              <w:top w:val="nil"/>
              <w:left w:val="nil"/>
              <w:bottom w:val="single" w:sz="4" w:space="0" w:color="auto"/>
              <w:right w:val="nil"/>
            </w:tcBorders>
            <w:noWrap/>
            <w:hideMark/>
          </w:tcPr>
          <w:p w14:paraId="157C0C0C" w14:textId="77777777" w:rsidR="002C698F" w:rsidRDefault="002C698F" w:rsidP="00036DD4">
            <w:pPr>
              <w:rPr>
                <w:color w:val="000000"/>
                <w:sz w:val="20"/>
                <w:szCs w:val="20"/>
              </w:rPr>
            </w:pPr>
            <w:r>
              <w:rPr>
                <w:color w:val="000000"/>
                <w:sz w:val="20"/>
                <w:szCs w:val="20"/>
              </w:rPr>
              <w:t>Variable</w:t>
            </w:r>
          </w:p>
        </w:tc>
        <w:tc>
          <w:tcPr>
            <w:tcW w:w="582" w:type="dxa"/>
            <w:tcBorders>
              <w:top w:val="nil"/>
              <w:left w:val="nil"/>
              <w:bottom w:val="single" w:sz="4" w:space="0" w:color="auto"/>
              <w:right w:val="nil"/>
            </w:tcBorders>
            <w:noWrap/>
            <w:hideMark/>
          </w:tcPr>
          <w:p w14:paraId="52E6D6BD" w14:textId="77777777" w:rsidR="002C698F" w:rsidRDefault="002C698F" w:rsidP="00036DD4">
            <w:pPr>
              <w:jc w:val="center"/>
              <w:rPr>
                <w:color w:val="000000"/>
                <w:sz w:val="20"/>
                <w:szCs w:val="20"/>
              </w:rPr>
            </w:pPr>
            <w:r>
              <w:rPr>
                <w:color w:val="000000"/>
                <w:sz w:val="20"/>
                <w:szCs w:val="20"/>
              </w:rPr>
              <w:t>Mean</w:t>
            </w:r>
          </w:p>
        </w:tc>
        <w:tc>
          <w:tcPr>
            <w:tcW w:w="684" w:type="dxa"/>
            <w:tcBorders>
              <w:top w:val="nil"/>
              <w:left w:val="nil"/>
              <w:bottom w:val="single" w:sz="4" w:space="0" w:color="auto"/>
              <w:right w:val="nil"/>
            </w:tcBorders>
            <w:noWrap/>
            <w:hideMark/>
          </w:tcPr>
          <w:p w14:paraId="7CC8FB34" w14:textId="77777777" w:rsidR="002C698F" w:rsidRDefault="002C698F" w:rsidP="00036DD4">
            <w:pPr>
              <w:jc w:val="center"/>
              <w:rPr>
                <w:color w:val="000000"/>
                <w:sz w:val="20"/>
                <w:szCs w:val="20"/>
              </w:rPr>
            </w:pPr>
            <w:r>
              <w:rPr>
                <w:color w:val="000000"/>
                <w:sz w:val="20"/>
                <w:szCs w:val="20"/>
              </w:rPr>
              <w:t>SD</w:t>
            </w:r>
          </w:p>
        </w:tc>
        <w:tc>
          <w:tcPr>
            <w:tcW w:w="531" w:type="dxa"/>
            <w:tcBorders>
              <w:top w:val="nil"/>
              <w:left w:val="nil"/>
              <w:bottom w:val="single" w:sz="4" w:space="0" w:color="auto"/>
              <w:right w:val="nil"/>
            </w:tcBorders>
            <w:noWrap/>
            <w:hideMark/>
          </w:tcPr>
          <w:p w14:paraId="455A0555" w14:textId="77777777" w:rsidR="002C698F" w:rsidRDefault="002C698F" w:rsidP="00036DD4">
            <w:pPr>
              <w:jc w:val="center"/>
              <w:rPr>
                <w:color w:val="000000"/>
                <w:sz w:val="20"/>
                <w:szCs w:val="20"/>
              </w:rPr>
            </w:pPr>
            <w:r>
              <w:rPr>
                <w:color w:val="000000"/>
                <w:sz w:val="20"/>
                <w:szCs w:val="20"/>
              </w:rPr>
              <w:t>Mean</w:t>
            </w:r>
          </w:p>
        </w:tc>
        <w:tc>
          <w:tcPr>
            <w:tcW w:w="624" w:type="dxa"/>
            <w:tcBorders>
              <w:top w:val="nil"/>
              <w:left w:val="nil"/>
              <w:bottom w:val="single" w:sz="4" w:space="0" w:color="auto"/>
              <w:right w:val="nil"/>
            </w:tcBorders>
            <w:noWrap/>
            <w:hideMark/>
          </w:tcPr>
          <w:p w14:paraId="298B6911" w14:textId="77777777" w:rsidR="002C698F" w:rsidRDefault="002C698F" w:rsidP="00036DD4">
            <w:pPr>
              <w:jc w:val="center"/>
              <w:rPr>
                <w:color w:val="000000"/>
                <w:sz w:val="20"/>
                <w:szCs w:val="20"/>
              </w:rPr>
            </w:pPr>
            <w:r>
              <w:rPr>
                <w:color w:val="000000"/>
                <w:sz w:val="20"/>
                <w:szCs w:val="20"/>
              </w:rPr>
              <w:t>SD</w:t>
            </w:r>
          </w:p>
        </w:tc>
        <w:tc>
          <w:tcPr>
            <w:tcW w:w="545" w:type="dxa"/>
            <w:tcBorders>
              <w:top w:val="nil"/>
              <w:left w:val="nil"/>
              <w:bottom w:val="single" w:sz="4" w:space="0" w:color="auto"/>
              <w:right w:val="nil"/>
            </w:tcBorders>
            <w:noWrap/>
            <w:hideMark/>
          </w:tcPr>
          <w:p w14:paraId="644A8D30" w14:textId="77777777" w:rsidR="002C698F" w:rsidRDefault="002C698F" w:rsidP="00036DD4">
            <w:pPr>
              <w:jc w:val="center"/>
              <w:rPr>
                <w:color w:val="000000"/>
                <w:sz w:val="20"/>
                <w:szCs w:val="20"/>
              </w:rPr>
            </w:pPr>
            <w:r>
              <w:rPr>
                <w:color w:val="000000"/>
                <w:sz w:val="20"/>
                <w:szCs w:val="20"/>
              </w:rPr>
              <w:t>t-stat</w:t>
            </w:r>
          </w:p>
        </w:tc>
        <w:tc>
          <w:tcPr>
            <w:tcW w:w="540" w:type="dxa"/>
            <w:tcBorders>
              <w:top w:val="nil"/>
              <w:left w:val="nil"/>
              <w:bottom w:val="single" w:sz="4" w:space="0" w:color="auto"/>
              <w:right w:val="nil"/>
            </w:tcBorders>
            <w:noWrap/>
            <w:hideMark/>
          </w:tcPr>
          <w:p w14:paraId="1B174661" w14:textId="77777777" w:rsidR="002C698F" w:rsidRDefault="002C698F" w:rsidP="00036DD4">
            <w:pPr>
              <w:jc w:val="center"/>
              <w:rPr>
                <w:color w:val="000000"/>
                <w:sz w:val="20"/>
                <w:szCs w:val="20"/>
              </w:rPr>
            </w:pPr>
            <w:r>
              <w:rPr>
                <w:color w:val="000000"/>
                <w:sz w:val="20"/>
                <w:szCs w:val="20"/>
              </w:rPr>
              <w:t>p-value</w:t>
            </w:r>
          </w:p>
        </w:tc>
        <w:tc>
          <w:tcPr>
            <w:tcW w:w="1127" w:type="dxa"/>
            <w:tcBorders>
              <w:top w:val="nil"/>
              <w:left w:val="nil"/>
              <w:bottom w:val="single" w:sz="4" w:space="0" w:color="auto"/>
              <w:right w:val="nil"/>
            </w:tcBorders>
            <w:noWrap/>
            <w:hideMark/>
          </w:tcPr>
          <w:p w14:paraId="66F3A5D7" w14:textId="77777777" w:rsidR="002C698F" w:rsidRDefault="002C698F" w:rsidP="00036DD4">
            <w:pPr>
              <w:jc w:val="center"/>
              <w:rPr>
                <w:color w:val="000000"/>
                <w:sz w:val="20"/>
                <w:szCs w:val="20"/>
              </w:rPr>
            </w:pPr>
            <w:r>
              <w:rPr>
                <w:color w:val="000000"/>
                <w:sz w:val="20"/>
                <w:szCs w:val="20"/>
              </w:rPr>
              <w:t>Standardized Difference</w:t>
            </w:r>
          </w:p>
        </w:tc>
        <w:tc>
          <w:tcPr>
            <w:tcW w:w="1033" w:type="dxa"/>
            <w:tcBorders>
              <w:top w:val="nil"/>
              <w:left w:val="nil"/>
              <w:bottom w:val="single" w:sz="4" w:space="0" w:color="auto"/>
              <w:right w:val="nil"/>
            </w:tcBorders>
            <w:noWrap/>
            <w:hideMark/>
          </w:tcPr>
          <w:p w14:paraId="2C2E288F" w14:textId="77777777" w:rsidR="002C698F" w:rsidRDefault="002C698F" w:rsidP="00036DD4">
            <w:pPr>
              <w:jc w:val="center"/>
              <w:rPr>
                <w:color w:val="000000"/>
                <w:sz w:val="20"/>
                <w:szCs w:val="20"/>
              </w:rPr>
            </w:pPr>
            <w:r>
              <w:rPr>
                <w:color w:val="000000"/>
                <w:sz w:val="20"/>
                <w:szCs w:val="20"/>
              </w:rPr>
              <w:t>Absolute Std. Diff.</w:t>
            </w:r>
          </w:p>
        </w:tc>
      </w:tr>
      <w:tr w:rsidR="002C698F" w14:paraId="04D649B9" w14:textId="77777777" w:rsidTr="002B4F3A">
        <w:trPr>
          <w:trHeight w:val="320"/>
          <w:jc w:val="center"/>
        </w:trPr>
        <w:tc>
          <w:tcPr>
            <w:tcW w:w="828" w:type="dxa"/>
            <w:vMerge w:val="restart"/>
            <w:tcBorders>
              <w:top w:val="nil"/>
              <w:left w:val="nil"/>
              <w:bottom w:val="single" w:sz="4" w:space="0" w:color="000000"/>
              <w:right w:val="nil"/>
            </w:tcBorders>
            <w:hideMark/>
          </w:tcPr>
          <w:p w14:paraId="28C32BFF" w14:textId="77777777" w:rsidR="002C698F" w:rsidRDefault="002C698F" w:rsidP="00036DD4">
            <w:pPr>
              <w:jc w:val="center"/>
              <w:rPr>
                <w:color w:val="000000"/>
                <w:sz w:val="20"/>
                <w:szCs w:val="20"/>
              </w:rPr>
            </w:pPr>
            <w:r>
              <w:rPr>
                <w:color w:val="000000"/>
                <w:sz w:val="20"/>
                <w:szCs w:val="20"/>
              </w:rPr>
              <w:t xml:space="preserve">Questioner </w:t>
            </w:r>
          </w:p>
        </w:tc>
        <w:tc>
          <w:tcPr>
            <w:tcW w:w="2866" w:type="dxa"/>
            <w:tcBorders>
              <w:top w:val="nil"/>
              <w:left w:val="nil"/>
              <w:bottom w:val="nil"/>
              <w:right w:val="nil"/>
            </w:tcBorders>
            <w:noWrap/>
            <w:hideMark/>
          </w:tcPr>
          <w:p w14:paraId="627BA01E" w14:textId="77777777" w:rsidR="002C698F" w:rsidRDefault="002C698F" w:rsidP="00036DD4">
            <w:pPr>
              <w:rPr>
                <w:color w:val="000000"/>
                <w:sz w:val="20"/>
                <w:szCs w:val="20"/>
              </w:rPr>
            </w:pPr>
            <w:r>
              <w:rPr>
                <w:color w:val="000000"/>
                <w:sz w:val="20"/>
                <w:szCs w:val="20"/>
              </w:rPr>
              <w:t>log reputation score</w:t>
            </w:r>
          </w:p>
        </w:tc>
        <w:tc>
          <w:tcPr>
            <w:tcW w:w="582" w:type="dxa"/>
            <w:tcBorders>
              <w:top w:val="nil"/>
              <w:left w:val="nil"/>
              <w:bottom w:val="nil"/>
              <w:right w:val="nil"/>
            </w:tcBorders>
            <w:noWrap/>
            <w:hideMark/>
          </w:tcPr>
          <w:p w14:paraId="3BBA7E82" w14:textId="77777777" w:rsidR="002C698F" w:rsidRDefault="002C698F" w:rsidP="00036DD4">
            <w:pPr>
              <w:jc w:val="center"/>
              <w:rPr>
                <w:color w:val="000000"/>
                <w:sz w:val="20"/>
                <w:szCs w:val="20"/>
              </w:rPr>
            </w:pPr>
            <w:r>
              <w:rPr>
                <w:color w:val="000000"/>
                <w:sz w:val="20"/>
                <w:szCs w:val="20"/>
              </w:rPr>
              <w:t>4.026</w:t>
            </w:r>
          </w:p>
        </w:tc>
        <w:tc>
          <w:tcPr>
            <w:tcW w:w="684" w:type="dxa"/>
            <w:tcBorders>
              <w:top w:val="nil"/>
              <w:left w:val="nil"/>
              <w:bottom w:val="nil"/>
              <w:right w:val="nil"/>
            </w:tcBorders>
            <w:noWrap/>
            <w:hideMark/>
          </w:tcPr>
          <w:p w14:paraId="7C94125F" w14:textId="77777777" w:rsidR="002C698F" w:rsidRDefault="002C698F" w:rsidP="00036DD4">
            <w:pPr>
              <w:jc w:val="center"/>
              <w:rPr>
                <w:color w:val="000000"/>
                <w:sz w:val="20"/>
                <w:szCs w:val="20"/>
              </w:rPr>
            </w:pPr>
            <w:r>
              <w:rPr>
                <w:color w:val="000000"/>
                <w:sz w:val="20"/>
                <w:szCs w:val="20"/>
              </w:rPr>
              <w:t>1.013</w:t>
            </w:r>
          </w:p>
        </w:tc>
        <w:tc>
          <w:tcPr>
            <w:tcW w:w="531" w:type="dxa"/>
            <w:tcBorders>
              <w:top w:val="nil"/>
              <w:left w:val="nil"/>
              <w:bottom w:val="nil"/>
              <w:right w:val="nil"/>
            </w:tcBorders>
            <w:noWrap/>
            <w:hideMark/>
          </w:tcPr>
          <w:p w14:paraId="5791BBD9" w14:textId="77777777" w:rsidR="002C698F" w:rsidRDefault="002C698F" w:rsidP="00036DD4">
            <w:pPr>
              <w:jc w:val="center"/>
              <w:rPr>
                <w:color w:val="000000"/>
                <w:sz w:val="20"/>
                <w:szCs w:val="20"/>
              </w:rPr>
            </w:pPr>
            <w:r>
              <w:rPr>
                <w:color w:val="000000"/>
                <w:sz w:val="20"/>
                <w:szCs w:val="20"/>
              </w:rPr>
              <w:t>3.959</w:t>
            </w:r>
          </w:p>
        </w:tc>
        <w:tc>
          <w:tcPr>
            <w:tcW w:w="624" w:type="dxa"/>
            <w:tcBorders>
              <w:top w:val="nil"/>
              <w:left w:val="nil"/>
              <w:bottom w:val="nil"/>
              <w:right w:val="nil"/>
            </w:tcBorders>
            <w:noWrap/>
            <w:hideMark/>
          </w:tcPr>
          <w:p w14:paraId="0CE05EE8" w14:textId="77777777" w:rsidR="002C698F" w:rsidRDefault="002C698F" w:rsidP="00036DD4">
            <w:pPr>
              <w:jc w:val="center"/>
              <w:rPr>
                <w:color w:val="000000"/>
                <w:sz w:val="20"/>
                <w:szCs w:val="20"/>
              </w:rPr>
            </w:pPr>
            <w:r>
              <w:rPr>
                <w:color w:val="000000"/>
                <w:sz w:val="20"/>
                <w:szCs w:val="20"/>
              </w:rPr>
              <w:t>1.184</w:t>
            </w:r>
          </w:p>
        </w:tc>
        <w:tc>
          <w:tcPr>
            <w:tcW w:w="545" w:type="dxa"/>
            <w:tcBorders>
              <w:top w:val="nil"/>
              <w:left w:val="nil"/>
              <w:bottom w:val="nil"/>
              <w:right w:val="nil"/>
            </w:tcBorders>
            <w:noWrap/>
            <w:hideMark/>
          </w:tcPr>
          <w:p w14:paraId="16A5B36A" w14:textId="77777777" w:rsidR="002C698F" w:rsidRDefault="002C698F" w:rsidP="00036DD4">
            <w:pPr>
              <w:jc w:val="center"/>
              <w:rPr>
                <w:color w:val="000000"/>
                <w:sz w:val="20"/>
                <w:szCs w:val="20"/>
              </w:rPr>
            </w:pPr>
            <w:r>
              <w:rPr>
                <w:color w:val="000000"/>
                <w:sz w:val="20"/>
                <w:szCs w:val="20"/>
              </w:rPr>
              <w:t>1.848</w:t>
            </w:r>
          </w:p>
        </w:tc>
        <w:tc>
          <w:tcPr>
            <w:tcW w:w="540" w:type="dxa"/>
            <w:tcBorders>
              <w:top w:val="nil"/>
              <w:left w:val="nil"/>
              <w:bottom w:val="nil"/>
              <w:right w:val="nil"/>
            </w:tcBorders>
            <w:noWrap/>
            <w:hideMark/>
          </w:tcPr>
          <w:p w14:paraId="6DE0A7C5" w14:textId="77777777" w:rsidR="002C698F" w:rsidRDefault="002C698F" w:rsidP="00036DD4">
            <w:pPr>
              <w:jc w:val="center"/>
              <w:rPr>
                <w:color w:val="000000"/>
                <w:sz w:val="20"/>
                <w:szCs w:val="20"/>
              </w:rPr>
            </w:pPr>
            <w:r>
              <w:rPr>
                <w:color w:val="000000"/>
                <w:sz w:val="20"/>
                <w:szCs w:val="20"/>
              </w:rPr>
              <w:t>0.065</w:t>
            </w:r>
          </w:p>
        </w:tc>
        <w:tc>
          <w:tcPr>
            <w:tcW w:w="1127" w:type="dxa"/>
            <w:tcBorders>
              <w:top w:val="nil"/>
              <w:left w:val="nil"/>
              <w:bottom w:val="nil"/>
              <w:right w:val="nil"/>
            </w:tcBorders>
            <w:noWrap/>
            <w:hideMark/>
          </w:tcPr>
          <w:p w14:paraId="5E912E98" w14:textId="77777777" w:rsidR="002C698F" w:rsidRDefault="002C698F" w:rsidP="00036DD4">
            <w:pPr>
              <w:jc w:val="center"/>
              <w:rPr>
                <w:color w:val="000000"/>
                <w:sz w:val="20"/>
                <w:szCs w:val="20"/>
              </w:rPr>
            </w:pPr>
            <w:r>
              <w:rPr>
                <w:color w:val="000000"/>
                <w:sz w:val="20"/>
                <w:szCs w:val="20"/>
              </w:rPr>
              <w:t>0.061</w:t>
            </w:r>
          </w:p>
        </w:tc>
        <w:tc>
          <w:tcPr>
            <w:tcW w:w="1033" w:type="dxa"/>
            <w:tcBorders>
              <w:top w:val="nil"/>
              <w:left w:val="nil"/>
              <w:bottom w:val="nil"/>
              <w:right w:val="nil"/>
            </w:tcBorders>
            <w:noWrap/>
            <w:hideMark/>
          </w:tcPr>
          <w:p w14:paraId="02B56AFE" w14:textId="77777777" w:rsidR="002C698F" w:rsidRDefault="002C698F" w:rsidP="00036DD4">
            <w:pPr>
              <w:jc w:val="center"/>
              <w:rPr>
                <w:color w:val="000000"/>
                <w:sz w:val="20"/>
                <w:szCs w:val="20"/>
              </w:rPr>
            </w:pPr>
            <w:r>
              <w:rPr>
                <w:color w:val="000000"/>
                <w:sz w:val="20"/>
                <w:szCs w:val="20"/>
              </w:rPr>
              <w:t>0.061</w:t>
            </w:r>
          </w:p>
        </w:tc>
      </w:tr>
      <w:tr w:rsidR="002C698F" w14:paraId="6EB0B5E3" w14:textId="77777777" w:rsidTr="002B4F3A">
        <w:trPr>
          <w:trHeight w:val="320"/>
          <w:jc w:val="center"/>
        </w:trPr>
        <w:tc>
          <w:tcPr>
            <w:tcW w:w="828" w:type="dxa"/>
            <w:vMerge/>
            <w:tcBorders>
              <w:top w:val="nil"/>
              <w:left w:val="nil"/>
              <w:bottom w:val="single" w:sz="4" w:space="0" w:color="000000"/>
              <w:right w:val="nil"/>
            </w:tcBorders>
            <w:hideMark/>
          </w:tcPr>
          <w:p w14:paraId="2BD7019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726413D3" w14:textId="77777777" w:rsidR="002C698F" w:rsidRDefault="002C698F" w:rsidP="00036DD4">
            <w:pPr>
              <w:rPr>
                <w:color w:val="000000"/>
                <w:sz w:val="20"/>
                <w:szCs w:val="20"/>
              </w:rPr>
            </w:pPr>
            <w:r>
              <w:rPr>
                <w:color w:val="000000"/>
                <w:sz w:val="20"/>
                <w:szCs w:val="20"/>
              </w:rPr>
              <w:t>number of gold medals earned</w:t>
            </w:r>
          </w:p>
        </w:tc>
        <w:tc>
          <w:tcPr>
            <w:tcW w:w="582" w:type="dxa"/>
            <w:tcBorders>
              <w:top w:val="nil"/>
              <w:left w:val="nil"/>
              <w:bottom w:val="nil"/>
              <w:right w:val="nil"/>
            </w:tcBorders>
            <w:noWrap/>
            <w:hideMark/>
          </w:tcPr>
          <w:p w14:paraId="04597D64" w14:textId="77777777" w:rsidR="002C698F" w:rsidRDefault="002C698F" w:rsidP="00036DD4">
            <w:pPr>
              <w:jc w:val="center"/>
              <w:rPr>
                <w:color w:val="000000"/>
                <w:sz w:val="20"/>
                <w:szCs w:val="20"/>
              </w:rPr>
            </w:pPr>
            <w:r>
              <w:rPr>
                <w:color w:val="000000"/>
                <w:sz w:val="20"/>
                <w:szCs w:val="20"/>
              </w:rPr>
              <w:t>0.409</w:t>
            </w:r>
          </w:p>
        </w:tc>
        <w:tc>
          <w:tcPr>
            <w:tcW w:w="684" w:type="dxa"/>
            <w:tcBorders>
              <w:top w:val="nil"/>
              <w:left w:val="nil"/>
              <w:bottom w:val="nil"/>
              <w:right w:val="nil"/>
            </w:tcBorders>
            <w:noWrap/>
            <w:hideMark/>
          </w:tcPr>
          <w:p w14:paraId="782C22D7" w14:textId="77777777" w:rsidR="002C698F" w:rsidRDefault="002C698F" w:rsidP="00036DD4">
            <w:pPr>
              <w:jc w:val="center"/>
              <w:rPr>
                <w:color w:val="000000"/>
                <w:sz w:val="20"/>
                <w:szCs w:val="20"/>
              </w:rPr>
            </w:pPr>
            <w:r>
              <w:rPr>
                <w:color w:val="000000"/>
                <w:sz w:val="20"/>
                <w:szCs w:val="20"/>
              </w:rPr>
              <w:t>0.492</w:t>
            </w:r>
          </w:p>
        </w:tc>
        <w:tc>
          <w:tcPr>
            <w:tcW w:w="531" w:type="dxa"/>
            <w:tcBorders>
              <w:top w:val="nil"/>
              <w:left w:val="nil"/>
              <w:bottom w:val="nil"/>
              <w:right w:val="nil"/>
            </w:tcBorders>
            <w:noWrap/>
            <w:hideMark/>
          </w:tcPr>
          <w:p w14:paraId="5041972D" w14:textId="77777777" w:rsidR="002C698F" w:rsidRDefault="002C698F" w:rsidP="00036DD4">
            <w:pPr>
              <w:jc w:val="center"/>
              <w:rPr>
                <w:color w:val="000000"/>
                <w:sz w:val="20"/>
                <w:szCs w:val="20"/>
              </w:rPr>
            </w:pPr>
            <w:r>
              <w:rPr>
                <w:color w:val="000000"/>
                <w:sz w:val="20"/>
                <w:szCs w:val="20"/>
              </w:rPr>
              <w:t>0.415</w:t>
            </w:r>
          </w:p>
        </w:tc>
        <w:tc>
          <w:tcPr>
            <w:tcW w:w="624" w:type="dxa"/>
            <w:tcBorders>
              <w:top w:val="nil"/>
              <w:left w:val="nil"/>
              <w:bottom w:val="nil"/>
              <w:right w:val="nil"/>
            </w:tcBorders>
            <w:noWrap/>
            <w:hideMark/>
          </w:tcPr>
          <w:p w14:paraId="7F5189F6" w14:textId="77777777" w:rsidR="002C698F" w:rsidRDefault="002C698F" w:rsidP="00036DD4">
            <w:pPr>
              <w:jc w:val="center"/>
              <w:rPr>
                <w:color w:val="000000"/>
                <w:sz w:val="20"/>
                <w:szCs w:val="20"/>
              </w:rPr>
            </w:pPr>
            <w:r>
              <w:rPr>
                <w:color w:val="000000"/>
                <w:sz w:val="20"/>
                <w:szCs w:val="20"/>
              </w:rPr>
              <w:t>0.493</w:t>
            </w:r>
          </w:p>
        </w:tc>
        <w:tc>
          <w:tcPr>
            <w:tcW w:w="545" w:type="dxa"/>
            <w:tcBorders>
              <w:top w:val="nil"/>
              <w:left w:val="nil"/>
              <w:bottom w:val="nil"/>
              <w:right w:val="nil"/>
            </w:tcBorders>
            <w:noWrap/>
            <w:hideMark/>
          </w:tcPr>
          <w:p w14:paraId="7626A2CB" w14:textId="77777777" w:rsidR="002C698F" w:rsidRDefault="002C698F" w:rsidP="00036DD4">
            <w:pPr>
              <w:jc w:val="center"/>
              <w:rPr>
                <w:color w:val="000000"/>
                <w:sz w:val="20"/>
                <w:szCs w:val="20"/>
              </w:rPr>
            </w:pPr>
            <w:r>
              <w:rPr>
                <w:color w:val="000000"/>
                <w:sz w:val="20"/>
                <w:szCs w:val="20"/>
              </w:rPr>
              <w:t>-0.358</w:t>
            </w:r>
          </w:p>
        </w:tc>
        <w:tc>
          <w:tcPr>
            <w:tcW w:w="540" w:type="dxa"/>
            <w:tcBorders>
              <w:top w:val="nil"/>
              <w:left w:val="nil"/>
              <w:bottom w:val="nil"/>
              <w:right w:val="nil"/>
            </w:tcBorders>
            <w:noWrap/>
            <w:hideMark/>
          </w:tcPr>
          <w:p w14:paraId="43402C53" w14:textId="77777777" w:rsidR="002C698F" w:rsidRDefault="002C698F" w:rsidP="00036DD4">
            <w:pPr>
              <w:jc w:val="center"/>
              <w:rPr>
                <w:color w:val="000000"/>
                <w:sz w:val="20"/>
                <w:szCs w:val="20"/>
              </w:rPr>
            </w:pPr>
            <w:r>
              <w:rPr>
                <w:color w:val="000000"/>
                <w:sz w:val="20"/>
                <w:szCs w:val="20"/>
              </w:rPr>
              <w:t>0.720</w:t>
            </w:r>
          </w:p>
        </w:tc>
        <w:tc>
          <w:tcPr>
            <w:tcW w:w="1127" w:type="dxa"/>
            <w:tcBorders>
              <w:top w:val="nil"/>
              <w:left w:val="nil"/>
              <w:bottom w:val="nil"/>
              <w:right w:val="nil"/>
            </w:tcBorders>
            <w:noWrap/>
            <w:hideMark/>
          </w:tcPr>
          <w:p w14:paraId="0FF13942" w14:textId="77777777" w:rsidR="002C698F" w:rsidRDefault="002C698F" w:rsidP="00036DD4">
            <w:pPr>
              <w:jc w:val="center"/>
              <w:rPr>
                <w:color w:val="000000"/>
                <w:sz w:val="20"/>
                <w:szCs w:val="20"/>
              </w:rPr>
            </w:pPr>
            <w:r>
              <w:rPr>
                <w:color w:val="000000"/>
                <w:sz w:val="20"/>
                <w:szCs w:val="20"/>
              </w:rPr>
              <w:t>-0.012</w:t>
            </w:r>
          </w:p>
        </w:tc>
        <w:tc>
          <w:tcPr>
            <w:tcW w:w="1033" w:type="dxa"/>
            <w:tcBorders>
              <w:top w:val="nil"/>
              <w:left w:val="nil"/>
              <w:bottom w:val="nil"/>
              <w:right w:val="nil"/>
            </w:tcBorders>
            <w:noWrap/>
            <w:hideMark/>
          </w:tcPr>
          <w:p w14:paraId="342E48EF" w14:textId="77777777" w:rsidR="002C698F" w:rsidRDefault="002C698F" w:rsidP="00036DD4">
            <w:pPr>
              <w:jc w:val="center"/>
              <w:rPr>
                <w:color w:val="000000"/>
                <w:sz w:val="20"/>
                <w:szCs w:val="20"/>
              </w:rPr>
            </w:pPr>
            <w:r>
              <w:rPr>
                <w:color w:val="000000"/>
                <w:sz w:val="20"/>
                <w:szCs w:val="20"/>
              </w:rPr>
              <w:t>0.012</w:t>
            </w:r>
          </w:p>
        </w:tc>
      </w:tr>
      <w:tr w:rsidR="002C698F" w14:paraId="738EDB8D" w14:textId="77777777" w:rsidTr="002B4F3A">
        <w:trPr>
          <w:trHeight w:val="320"/>
          <w:jc w:val="center"/>
        </w:trPr>
        <w:tc>
          <w:tcPr>
            <w:tcW w:w="828" w:type="dxa"/>
            <w:vMerge/>
            <w:tcBorders>
              <w:top w:val="nil"/>
              <w:left w:val="nil"/>
              <w:bottom w:val="single" w:sz="4" w:space="0" w:color="000000"/>
              <w:right w:val="nil"/>
            </w:tcBorders>
            <w:hideMark/>
          </w:tcPr>
          <w:p w14:paraId="0C3EC718"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F68A056" w14:textId="77777777" w:rsidR="002C698F" w:rsidRDefault="002C698F" w:rsidP="00036DD4">
            <w:pPr>
              <w:rPr>
                <w:color w:val="000000"/>
                <w:sz w:val="20"/>
                <w:szCs w:val="20"/>
              </w:rPr>
            </w:pPr>
            <w:r>
              <w:rPr>
                <w:color w:val="000000"/>
                <w:sz w:val="20"/>
                <w:szCs w:val="20"/>
              </w:rPr>
              <w:t>number of silver medals earned</w:t>
            </w:r>
          </w:p>
        </w:tc>
        <w:tc>
          <w:tcPr>
            <w:tcW w:w="582" w:type="dxa"/>
            <w:tcBorders>
              <w:top w:val="nil"/>
              <w:left w:val="nil"/>
              <w:bottom w:val="nil"/>
              <w:right w:val="nil"/>
            </w:tcBorders>
            <w:noWrap/>
            <w:hideMark/>
          </w:tcPr>
          <w:p w14:paraId="4BDBDB0F" w14:textId="77777777" w:rsidR="002C698F" w:rsidRDefault="002C698F" w:rsidP="00036DD4">
            <w:pPr>
              <w:jc w:val="center"/>
              <w:rPr>
                <w:color w:val="000000"/>
                <w:sz w:val="20"/>
                <w:szCs w:val="20"/>
              </w:rPr>
            </w:pPr>
            <w:r>
              <w:rPr>
                <w:color w:val="000000"/>
                <w:sz w:val="20"/>
                <w:szCs w:val="20"/>
              </w:rPr>
              <w:t>0.095</w:t>
            </w:r>
          </w:p>
        </w:tc>
        <w:tc>
          <w:tcPr>
            <w:tcW w:w="684" w:type="dxa"/>
            <w:tcBorders>
              <w:top w:val="nil"/>
              <w:left w:val="nil"/>
              <w:bottom w:val="nil"/>
              <w:right w:val="nil"/>
            </w:tcBorders>
            <w:noWrap/>
            <w:hideMark/>
          </w:tcPr>
          <w:p w14:paraId="4C6FA3CB" w14:textId="77777777" w:rsidR="002C698F" w:rsidRDefault="002C698F" w:rsidP="00036DD4">
            <w:pPr>
              <w:jc w:val="center"/>
              <w:rPr>
                <w:color w:val="000000"/>
                <w:sz w:val="20"/>
                <w:szCs w:val="20"/>
              </w:rPr>
            </w:pPr>
            <w:r>
              <w:rPr>
                <w:color w:val="000000"/>
                <w:sz w:val="20"/>
                <w:szCs w:val="20"/>
              </w:rPr>
              <w:t>0.293</w:t>
            </w:r>
          </w:p>
        </w:tc>
        <w:tc>
          <w:tcPr>
            <w:tcW w:w="531" w:type="dxa"/>
            <w:tcBorders>
              <w:top w:val="nil"/>
              <w:left w:val="nil"/>
              <w:bottom w:val="nil"/>
              <w:right w:val="nil"/>
            </w:tcBorders>
            <w:noWrap/>
            <w:hideMark/>
          </w:tcPr>
          <w:p w14:paraId="71EB7850" w14:textId="77777777" w:rsidR="002C698F" w:rsidRDefault="002C698F" w:rsidP="00036DD4">
            <w:pPr>
              <w:jc w:val="center"/>
              <w:rPr>
                <w:color w:val="000000"/>
                <w:sz w:val="20"/>
                <w:szCs w:val="20"/>
              </w:rPr>
            </w:pPr>
            <w:r>
              <w:rPr>
                <w:color w:val="000000"/>
                <w:sz w:val="20"/>
                <w:szCs w:val="20"/>
              </w:rPr>
              <w:t>0.087</w:t>
            </w:r>
          </w:p>
        </w:tc>
        <w:tc>
          <w:tcPr>
            <w:tcW w:w="624" w:type="dxa"/>
            <w:tcBorders>
              <w:top w:val="nil"/>
              <w:left w:val="nil"/>
              <w:bottom w:val="nil"/>
              <w:right w:val="nil"/>
            </w:tcBorders>
            <w:noWrap/>
            <w:hideMark/>
          </w:tcPr>
          <w:p w14:paraId="71737F88" w14:textId="77777777" w:rsidR="002C698F" w:rsidRDefault="002C698F" w:rsidP="00036DD4">
            <w:pPr>
              <w:jc w:val="center"/>
              <w:rPr>
                <w:color w:val="000000"/>
                <w:sz w:val="20"/>
                <w:szCs w:val="20"/>
              </w:rPr>
            </w:pPr>
            <w:r>
              <w:rPr>
                <w:color w:val="000000"/>
                <w:sz w:val="20"/>
                <w:szCs w:val="20"/>
              </w:rPr>
              <w:t>0.281</w:t>
            </w:r>
          </w:p>
        </w:tc>
        <w:tc>
          <w:tcPr>
            <w:tcW w:w="545" w:type="dxa"/>
            <w:tcBorders>
              <w:top w:val="nil"/>
              <w:left w:val="nil"/>
              <w:bottom w:val="nil"/>
              <w:right w:val="nil"/>
            </w:tcBorders>
            <w:noWrap/>
            <w:hideMark/>
          </w:tcPr>
          <w:p w14:paraId="76F088F4" w14:textId="77777777" w:rsidR="002C698F" w:rsidRDefault="002C698F" w:rsidP="00036DD4">
            <w:pPr>
              <w:jc w:val="center"/>
              <w:rPr>
                <w:color w:val="000000"/>
                <w:sz w:val="20"/>
                <w:szCs w:val="20"/>
              </w:rPr>
            </w:pPr>
            <w:r>
              <w:rPr>
                <w:color w:val="000000"/>
                <w:sz w:val="20"/>
                <w:szCs w:val="20"/>
              </w:rPr>
              <w:t>0.888</w:t>
            </w:r>
          </w:p>
        </w:tc>
        <w:tc>
          <w:tcPr>
            <w:tcW w:w="540" w:type="dxa"/>
            <w:tcBorders>
              <w:top w:val="nil"/>
              <w:left w:val="nil"/>
              <w:bottom w:val="nil"/>
              <w:right w:val="nil"/>
            </w:tcBorders>
            <w:noWrap/>
            <w:hideMark/>
          </w:tcPr>
          <w:p w14:paraId="04C2DEEC" w14:textId="77777777" w:rsidR="002C698F" w:rsidRDefault="002C698F" w:rsidP="00036DD4">
            <w:pPr>
              <w:jc w:val="center"/>
              <w:rPr>
                <w:color w:val="000000"/>
                <w:sz w:val="20"/>
                <w:szCs w:val="20"/>
              </w:rPr>
            </w:pPr>
            <w:r>
              <w:rPr>
                <w:color w:val="000000"/>
                <w:sz w:val="20"/>
                <w:szCs w:val="20"/>
              </w:rPr>
              <w:t>0.374</w:t>
            </w:r>
          </w:p>
        </w:tc>
        <w:tc>
          <w:tcPr>
            <w:tcW w:w="1127" w:type="dxa"/>
            <w:tcBorders>
              <w:top w:val="nil"/>
              <w:left w:val="nil"/>
              <w:bottom w:val="nil"/>
              <w:right w:val="nil"/>
            </w:tcBorders>
            <w:noWrap/>
            <w:hideMark/>
          </w:tcPr>
          <w:p w14:paraId="42EEB4F6" w14:textId="77777777" w:rsidR="002C698F" w:rsidRDefault="002C698F" w:rsidP="00036DD4">
            <w:pPr>
              <w:jc w:val="center"/>
              <w:rPr>
                <w:color w:val="000000"/>
                <w:sz w:val="20"/>
                <w:szCs w:val="20"/>
              </w:rPr>
            </w:pPr>
            <w:r>
              <w:rPr>
                <w:color w:val="000000"/>
                <w:sz w:val="20"/>
                <w:szCs w:val="20"/>
              </w:rPr>
              <w:t>0.030</w:t>
            </w:r>
          </w:p>
        </w:tc>
        <w:tc>
          <w:tcPr>
            <w:tcW w:w="1033" w:type="dxa"/>
            <w:tcBorders>
              <w:top w:val="nil"/>
              <w:left w:val="nil"/>
              <w:bottom w:val="nil"/>
              <w:right w:val="nil"/>
            </w:tcBorders>
            <w:noWrap/>
            <w:hideMark/>
          </w:tcPr>
          <w:p w14:paraId="5AA1282B" w14:textId="77777777" w:rsidR="002C698F" w:rsidRDefault="002C698F" w:rsidP="00036DD4">
            <w:pPr>
              <w:jc w:val="center"/>
              <w:rPr>
                <w:color w:val="000000"/>
                <w:sz w:val="20"/>
                <w:szCs w:val="20"/>
              </w:rPr>
            </w:pPr>
            <w:r>
              <w:rPr>
                <w:color w:val="000000"/>
                <w:sz w:val="20"/>
                <w:szCs w:val="20"/>
              </w:rPr>
              <w:t>0.030</w:t>
            </w:r>
          </w:p>
        </w:tc>
      </w:tr>
      <w:tr w:rsidR="002C698F" w14:paraId="1FBFEB0B" w14:textId="77777777" w:rsidTr="002B4F3A">
        <w:trPr>
          <w:trHeight w:val="320"/>
          <w:jc w:val="center"/>
        </w:trPr>
        <w:tc>
          <w:tcPr>
            <w:tcW w:w="828" w:type="dxa"/>
            <w:vMerge/>
            <w:tcBorders>
              <w:top w:val="nil"/>
              <w:left w:val="nil"/>
              <w:bottom w:val="single" w:sz="4" w:space="0" w:color="000000"/>
              <w:right w:val="nil"/>
            </w:tcBorders>
            <w:hideMark/>
          </w:tcPr>
          <w:p w14:paraId="4A89999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BD55EB7" w14:textId="77777777" w:rsidR="002C698F" w:rsidRDefault="002C698F" w:rsidP="00036DD4">
            <w:pPr>
              <w:rPr>
                <w:color w:val="000000"/>
                <w:sz w:val="20"/>
                <w:szCs w:val="20"/>
              </w:rPr>
            </w:pPr>
            <w:r>
              <w:rPr>
                <w:color w:val="000000"/>
                <w:sz w:val="20"/>
                <w:szCs w:val="20"/>
              </w:rPr>
              <w:t>number of bronze medals earned</w:t>
            </w:r>
          </w:p>
        </w:tc>
        <w:tc>
          <w:tcPr>
            <w:tcW w:w="582" w:type="dxa"/>
            <w:tcBorders>
              <w:top w:val="nil"/>
              <w:left w:val="nil"/>
              <w:bottom w:val="nil"/>
              <w:right w:val="nil"/>
            </w:tcBorders>
            <w:noWrap/>
            <w:hideMark/>
          </w:tcPr>
          <w:p w14:paraId="639F62CD" w14:textId="77777777" w:rsidR="002C698F" w:rsidRDefault="002C698F" w:rsidP="00036DD4">
            <w:pPr>
              <w:jc w:val="center"/>
              <w:rPr>
                <w:color w:val="000000"/>
                <w:sz w:val="20"/>
                <w:szCs w:val="20"/>
              </w:rPr>
            </w:pPr>
            <w:r>
              <w:rPr>
                <w:color w:val="000000"/>
                <w:sz w:val="20"/>
                <w:szCs w:val="20"/>
              </w:rPr>
              <w:t>0.019</w:t>
            </w:r>
          </w:p>
        </w:tc>
        <w:tc>
          <w:tcPr>
            <w:tcW w:w="684" w:type="dxa"/>
            <w:tcBorders>
              <w:top w:val="nil"/>
              <w:left w:val="nil"/>
              <w:bottom w:val="nil"/>
              <w:right w:val="nil"/>
            </w:tcBorders>
            <w:noWrap/>
            <w:hideMark/>
          </w:tcPr>
          <w:p w14:paraId="749E47E2" w14:textId="77777777" w:rsidR="002C698F" w:rsidRDefault="002C698F" w:rsidP="00036DD4">
            <w:pPr>
              <w:jc w:val="center"/>
              <w:rPr>
                <w:color w:val="000000"/>
                <w:sz w:val="20"/>
                <w:szCs w:val="20"/>
              </w:rPr>
            </w:pPr>
            <w:r>
              <w:rPr>
                <w:color w:val="000000"/>
                <w:sz w:val="20"/>
                <w:szCs w:val="20"/>
              </w:rPr>
              <w:t>0.135</w:t>
            </w:r>
          </w:p>
        </w:tc>
        <w:tc>
          <w:tcPr>
            <w:tcW w:w="531" w:type="dxa"/>
            <w:tcBorders>
              <w:top w:val="nil"/>
              <w:left w:val="nil"/>
              <w:bottom w:val="nil"/>
              <w:right w:val="nil"/>
            </w:tcBorders>
            <w:noWrap/>
            <w:hideMark/>
          </w:tcPr>
          <w:p w14:paraId="77389B24" w14:textId="77777777" w:rsidR="002C698F" w:rsidRDefault="002C698F" w:rsidP="00036DD4">
            <w:pPr>
              <w:jc w:val="center"/>
              <w:rPr>
                <w:color w:val="000000"/>
                <w:sz w:val="20"/>
                <w:szCs w:val="20"/>
              </w:rPr>
            </w:pPr>
            <w:r>
              <w:rPr>
                <w:color w:val="000000"/>
                <w:sz w:val="20"/>
                <w:szCs w:val="20"/>
              </w:rPr>
              <w:t>0.017</w:t>
            </w:r>
          </w:p>
        </w:tc>
        <w:tc>
          <w:tcPr>
            <w:tcW w:w="624" w:type="dxa"/>
            <w:tcBorders>
              <w:top w:val="nil"/>
              <w:left w:val="nil"/>
              <w:bottom w:val="nil"/>
              <w:right w:val="nil"/>
            </w:tcBorders>
            <w:noWrap/>
            <w:hideMark/>
          </w:tcPr>
          <w:p w14:paraId="51A49F73" w14:textId="77777777" w:rsidR="002C698F" w:rsidRDefault="002C698F" w:rsidP="00036DD4">
            <w:pPr>
              <w:jc w:val="center"/>
              <w:rPr>
                <w:color w:val="000000"/>
                <w:sz w:val="20"/>
                <w:szCs w:val="20"/>
              </w:rPr>
            </w:pPr>
            <w:r>
              <w:rPr>
                <w:color w:val="000000"/>
                <w:sz w:val="20"/>
                <w:szCs w:val="20"/>
              </w:rPr>
              <w:t>0.128</w:t>
            </w:r>
          </w:p>
        </w:tc>
        <w:tc>
          <w:tcPr>
            <w:tcW w:w="545" w:type="dxa"/>
            <w:tcBorders>
              <w:top w:val="nil"/>
              <w:left w:val="nil"/>
              <w:bottom w:val="nil"/>
              <w:right w:val="nil"/>
            </w:tcBorders>
            <w:noWrap/>
            <w:hideMark/>
          </w:tcPr>
          <w:p w14:paraId="3385E3DB" w14:textId="77777777" w:rsidR="002C698F" w:rsidRDefault="002C698F" w:rsidP="00036DD4">
            <w:pPr>
              <w:jc w:val="center"/>
              <w:rPr>
                <w:color w:val="000000"/>
                <w:sz w:val="20"/>
                <w:szCs w:val="20"/>
              </w:rPr>
            </w:pPr>
            <w:r>
              <w:rPr>
                <w:color w:val="000000"/>
                <w:sz w:val="20"/>
                <w:szCs w:val="20"/>
              </w:rPr>
              <w:t>0.433</w:t>
            </w:r>
          </w:p>
        </w:tc>
        <w:tc>
          <w:tcPr>
            <w:tcW w:w="540" w:type="dxa"/>
            <w:tcBorders>
              <w:top w:val="nil"/>
              <w:left w:val="nil"/>
              <w:bottom w:val="nil"/>
              <w:right w:val="nil"/>
            </w:tcBorders>
            <w:noWrap/>
            <w:hideMark/>
          </w:tcPr>
          <w:p w14:paraId="328323AC" w14:textId="77777777" w:rsidR="002C698F" w:rsidRDefault="002C698F" w:rsidP="00036DD4">
            <w:pPr>
              <w:jc w:val="center"/>
              <w:rPr>
                <w:color w:val="000000"/>
                <w:sz w:val="20"/>
                <w:szCs w:val="20"/>
              </w:rPr>
            </w:pPr>
            <w:r>
              <w:rPr>
                <w:color w:val="000000"/>
                <w:sz w:val="20"/>
                <w:szCs w:val="20"/>
              </w:rPr>
              <w:t>0.665</w:t>
            </w:r>
          </w:p>
        </w:tc>
        <w:tc>
          <w:tcPr>
            <w:tcW w:w="1127" w:type="dxa"/>
            <w:tcBorders>
              <w:top w:val="nil"/>
              <w:left w:val="nil"/>
              <w:bottom w:val="nil"/>
              <w:right w:val="nil"/>
            </w:tcBorders>
            <w:noWrap/>
            <w:hideMark/>
          </w:tcPr>
          <w:p w14:paraId="6BFC5287" w14:textId="77777777" w:rsidR="002C698F" w:rsidRDefault="002C698F" w:rsidP="00036DD4">
            <w:pPr>
              <w:jc w:val="center"/>
              <w:rPr>
                <w:color w:val="000000"/>
                <w:sz w:val="20"/>
                <w:szCs w:val="20"/>
              </w:rPr>
            </w:pPr>
            <w:r>
              <w:rPr>
                <w:color w:val="000000"/>
                <w:sz w:val="20"/>
                <w:szCs w:val="20"/>
              </w:rPr>
              <w:t>0.014</w:t>
            </w:r>
          </w:p>
        </w:tc>
        <w:tc>
          <w:tcPr>
            <w:tcW w:w="1033" w:type="dxa"/>
            <w:tcBorders>
              <w:top w:val="nil"/>
              <w:left w:val="nil"/>
              <w:bottom w:val="nil"/>
              <w:right w:val="nil"/>
            </w:tcBorders>
            <w:noWrap/>
            <w:hideMark/>
          </w:tcPr>
          <w:p w14:paraId="49F6E51A" w14:textId="77777777" w:rsidR="002C698F" w:rsidRDefault="002C698F" w:rsidP="00036DD4">
            <w:pPr>
              <w:jc w:val="center"/>
              <w:rPr>
                <w:color w:val="000000"/>
                <w:sz w:val="20"/>
                <w:szCs w:val="20"/>
              </w:rPr>
            </w:pPr>
            <w:r>
              <w:rPr>
                <w:color w:val="000000"/>
                <w:sz w:val="20"/>
                <w:szCs w:val="20"/>
              </w:rPr>
              <w:t>0.014</w:t>
            </w:r>
          </w:p>
        </w:tc>
      </w:tr>
      <w:tr w:rsidR="002C698F" w14:paraId="4BF72525" w14:textId="77777777" w:rsidTr="002B4F3A">
        <w:trPr>
          <w:trHeight w:val="320"/>
          <w:jc w:val="center"/>
        </w:trPr>
        <w:tc>
          <w:tcPr>
            <w:tcW w:w="828" w:type="dxa"/>
            <w:vMerge/>
            <w:tcBorders>
              <w:top w:val="nil"/>
              <w:left w:val="nil"/>
              <w:bottom w:val="single" w:sz="4" w:space="0" w:color="000000"/>
              <w:right w:val="nil"/>
            </w:tcBorders>
            <w:hideMark/>
          </w:tcPr>
          <w:p w14:paraId="20A8BB3F"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42426D9" w14:textId="5E8E1F57" w:rsidR="002C698F" w:rsidRDefault="002C698F" w:rsidP="00036DD4">
            <w:pPr>
              <w:rPr>
                <w:color w:val="000000"/>
                <w:sz w:val="20"/>
                <w:szCs w:val="20"/>
              </w:rPr>
            </w:pPr>
            <w:r>
              <w:rPr>
                <w:color w:val="000000"/>
                <w:sz w:val="20"/>
                <w:szCs w:val="20"/>
              </w:rPr>
              <w:t xml:space="preserve">log questioner age (days since </w:t>
            </w:r>
            <w:r w:rsidR="000512AD">
              <w:rPr>
                <w:color w:val="000000"/>
                <w:sz w:val="20"/>
                <w:szCs w:val="20"/>
              </w:rPr>
              <w:t>registration in</w:t>
            </w:r>
            <w:r>
              <w:rPr>
                <w:color w:val="000000"/>
                <w:sz w:val="20"/>
                <w:szCs w:val="20"/>
              </w:rPr>
              <w:t xml:space="preserve"> the platform)</w:t>
            </w:r>
          </w:p>
        </w:tc>
        <w:tc>
          <w:tcPr>
            <w:tcW w:w="582" w:type="dxa"/>
            <w:tcBorders>
              <w:top w:val="nil"/>
              <w:left w:val="nil"/>
              <w:bottom w:val="nil"/>
              <w:right w:val="nil"/>
            </w:tcBorders>
            <w:noWrap/>
            <w:hideMark/>
          </w:tcPr>
          <w:p w14:paraId="79F306D4" w14:textId="77777777" w:rsidR="002C698F" w:rsidRDefault="002C698F" w:rsidP="00036DD4">
            <w:pPr>
              <w:jc w:val="center"/>
              <w:rPr>
                <w:color w:val="000000"/>
                <w:sz w:val="20"/>
                <w:szCs w:val="20"/>
              </w:rPr>
            </w:pPr>
            <w:r>
              <w:rPr>
                <w:color w:val="000000"/>
                <w:sz w:val="20"/>
                <w:szCs w:val="20"/>
              </w:rPr>
              <w:t>5.597</w:t>
            </w:r>
          </w:p>
        </w:tc>
        <w:tc>
          <w:tcPr>
            <w:tcW w:w="684" w:type="dxa"/>
            <w:tcBorders>
              <w:top w:val="nil"/>
              <w:left w:val="nil"/>
              <w:bottom w:val="nil"/>
              <w:right w:val="nil"/>
            </w:tcBorders>
            <w:noWrap/>
            <w:hideMark/>
          </w:tcPr>
          <w:p w14:paraId="7B59F576" w14:textId="77777777" w:rsidR="002C698F" w:rsidRDefault="002C698F" w:rsidP="00036DD4">
            <w:pPr>
              <w:jc w:val="center"/>
              <w:rPr>
                <w:color w:val="000000"/>
                <w:sz w:val="20"/>
                <w:szCs w:val="20"/>
              </w:rPr>
            </w:pPr>
            <w:r>
              <w:rPr>
                <w:color w:val="000000"/>
                <w:sz w:val="20"/>
                <w:szCs w:val="20"/>
              </w:rPr>
              <w:t>2.704</w:t>
            </w:r>
          </w:p>
        </w:tc>
        <w:tc>
          <w:tcPr>
            <w:tcW w:w="531" w:type="dxa"/>
            <w:tcBorders>
              <w:top w:val="nil"/>
              <w:left w:val="nil"/>
              <w:bottom w:val="nil"/>
              <w:right w:val="nil"/>
            </w:tcBorders>
            <w:noWrap/>
            <w:hideMark/>
          </w:tcPr>
          <w:p w14:paraId="452AB936" w14:textId="77777777" w:rsidR="002C698F" w:rsidRDefault="002C698F" w:rsidP="00036DD4">
            <w:pPr>
              <w:jc w:val="center"/>
              <w:rPr>
                <w:color w:val="000000"/>
                <w:sz w:val="20"/>
                <w:szCs w:val="20"/>
              </w:rPr>
            </w:pPr>
            <w:r>
              <w:rPr>
                <w:color w:val="000000"/>
                <w:sz w:val="20"/>
                <w:szCs w:val="20"/>
              </w:rPr>
              <w:t>5.583</w:t>
            </w:r>
          </w:p>
        </w:tc>
        <w:tc>
          <w:tcPr>
            <w:tcW w:w="624" w:type="dxa"/>
            <w:tcBorders>
              <w:top w:val="nil"/>
              <w:left w:val="nil"/>
              <w:bottom w:val="nil"/>
              <w:right w:val="nil"/>
            </w:tcBorders>
            <w:noWrap/>
            <w:hideMark/>
          </w:tcPr>
          <w:p w14:paraId="13102483" w14:textId="77777777" w:rsidR="002C698F" w:rsidRDefault="002C698F" w:rsidP="00036DD4">
            <w:pPr>
              <w:jc w:val="center"/>
              <w:rPr>
                <w:color w:val="000000"/>
                <w:sz w:val="20"/>
                <w:szCs w:val="20"/>
              </w:rPr>
            </w:pPr>
            <w:r>
              <w:rPr>
                <w:color w:val="000000"/>
                <w:sz w:val="20"/>
                <w:szCs w:val="20"/>
              </w:rPr>
              <w:t>2.707</w:t>
            </w:r>
          </w:p>
        </w:tc>
        <w:tc>
          <w:tcPr>
            <w:tcW w:w="545" w:type="dxa"/>
            <w:tcBorders>
              <w:top w:val="nil"/>
              <w:left w:val="nil"/>
              <w:bottom w:val="nil"/>
              <w:right w:val="nil"/>
            </w:tcBorders>
            <w:noWrap/>
            <w:hideMark/>
          </w:tcPr>
          <w:p w14:paraId="6D556B89" w14:textId="77777777" w:rsidR="002C698F" w:rsidRDefault="002C698F" w:rsidP="00036DD4">
            <w:pPr>
              <w:jc w:val="center"/>
              <w:rPr>
                <w:color w:val="000000"/>
                <w:sz w:val="20"/>
                <w:szCs w:val="20"/>
              </w:rPr>
            </w:pPr>
            <w:r>
              <w:rPr>
                <w:color w:val="000000"/>
                <w:sz w:val="20"/>
                <w:szCs w:val="20"/>
              </w:rPr>
              <w:t>0.155</w:t>
            </w:r>
          </w:p>
        </w:tc>
        <w:tc>
          <w:tcPr>
            <w:tcW w:w="540" w:type="dxa"/>
            <w:tcBorders>
              <w:top w:val="nil"/>
              <w:left w:val="nil"/>
              <w:bottom w:val="nil"/>
              <w:right w:val="nil"/>
            </w:tcBorders>
            <w:noWrap/>
            <w:hideMark/>
          </w:tcPr>
          <w:p w14:paraId="010B5E96" w14:textId="77777777" w:rsidR="002C698F" w:rsidRDefault="002C698F" w:rsidP="00036DD4">
            <w:pPr>
              <w:jc w:val="center"/>
              <w:rPr>
                <w:color w:val="000000"/>
                <w:sz w:val="20"/>
                <w:szCs w:val="20"/>
              </w:rPr>
            </w:pPr>
            <w:r>
              <w:rPr>
                <w:color w:val="000000"/>
                <w:sz w:val="20"/>
                <w:szCs w:val="20"/>
              </w:rPr>
              <w:t>0.877</w:t>
            </w:r>
          </w:p>
        </w:tc>
        <w:tc>
          <w:tcPr>
            <w:tcW w:w="1127" w:type="dxa"/>
            <w:tcBorders>
              <w:top w:val="nil"/>
              <w:left w:val="nil"/>
              <w:bottom w:val="nil"/>
              <w:right w:val="nil"/>
            </w:tcBorders>
            <w:noWrap/>
            <w:hideMark/>
          </w:tcPr>
          <w:p w14:paraId="2C383EB1" w14:textId="77777777" w:rsidR="002C698F" w:rsidRDefault="002C698F" w:rsidP="00036DD4">
            <w:pPr>
              <w:jc w:val="center"/>
              <w:rPr>
                <w:color w:val="000000"/>
                <w:sz w:val="20"/>
                <w:szCs w:val="20"/>
              </w:rPr>
            </w:pPr>
            <w:r>
              <w:rPr>
                <w:color w:val="000000"/>
                <w:sz w:val="20"/>
                <w:szCs w:val="20"/>
              </w:rPr>
              <w:t>0.005</w:t>
            </w:r>
          </w:p>
        </w:tc>
        <w:tc>
          <w:tcPr>
            <w:tcW w:w="1033" w:type="dxa"/>
            <w:tcBorders>
              <w:top w:val="nil"/>
              <w:left w:val="nil"/>
              <w:bottom w:val="nil"/>
              <w:right w:val="nil"/>
            </w:tcBorders>
            <w:noWrap/>
            <w:hideMark/>
          </w:tcPr>
          <w:p w14:paraId="04C9C780" w14:textId="77777777" w:rsidR="002C698F" w:rsidRDefault="002C698F" w:rsidP="00036DD4">
            <w:pPr>
              <w:jc w:val="center"/>
              <w:rPr>
                <w:color w:val="000000"/>
                <w:sz w:val="20"/>
                <w:szCs w:val="20"/>
              </w:rPr>
            </w:pPr>
            <w:r>
              <w:rPr>
                <w:color w:val="000000"/>
                <w:sz w:val="20"/>
                <w:szCs w:val="20"/>
              </w:rPr>
              <w:t>0.005</w:t>
            </w:r>
          </w:p>
        </w:tc>
      </w:tr>
      <w:tr w:rsidR="002C698F" w14:paraId="71AF0D4E" w14:textId="77777777" w:rsidTr="002B4F3A">
        <w:trPr>
          <w:trHeight w:val="320"/>
          <w:jc w:val="center"/>
        </w:trPr>
        <w:tc>
          <w:tcPr>
            <w:tcW w:w="828" w:type="dxa"/>
            <w:vMerge/>
            <w:tcBorders>
              <w:top w:val="nil"/>
              <w:left w:val="nil"/>
              <w:bottom w:val="single" w:sz="4" w:space="0" w:color="000000"/>
              <w:right w:val="nil"/>
            </w:tcBorders>
            <w:hideMark/>
          </w:tcPr>
          <w:p w14:paraId="6358E20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3E335A0" w14:textId="3909DD84" w:rsidR="002C698F" w:rsidRDefault="002C698F" w:rsidP="00036DD4">
            <w:pPr>
              <w:rPr>
                <w:color w:val="000000"/>
                <w:sz w:val="20"/>
                <w:szCs w:val="20"/>
              </w:rPr>
            </w:pPr>
            <w:r>
              <w:rPr>
                <w:color w:val="000000"/>
                <w:sz w:val="20"/>
                <w:szCs w:val="20"/>
              </w:rPr>
              <w:t>log number of past questions</w:t>
            </w:r>
          </w:p>
        </w:tc>
        <w:tc>
          <w:tcPr>
            <w:tcW w:w="582" w:type="dxa"/>
            <w:tcBorders>
              <w:top w:val="nil"/>
              <w:left w:val="nil"/>
              <w:bottom w:val="nil"/>
              <w:right w:val="nil"/>
            </w:tcBorders>
            <w:noWrap/>
            <w:hideMark/>
          </w:tcPr>
          <w:p w14:paraId="1E8D1F3B" w14:textId="77777777" w:rsidR="002C698F" w:rsidRDefault="002C698F" w:rsidP="00036DD4">
            <w:pPr>
              <w:jc w:val="center"/>
              <w:rPr>
                <w:color w:val="000000"/>
                <w:sz w:val="20"/>
                <w:szCs w:val="20"/>
              </w:rPr>
            </w:pPr>
            <w:r>
              <w:rPr>
                <w:color w:val="000000"/>
                <w:sz w:val="20"/>
                <w:szCs w:val="20"/>
              </w:rPr>
              <w:t>3.025</w:t>
            </w:r>
          </w:p>
        </w:tc>
        <w:tc>
          <w:tcPr>
            <w:tcW w:w="684" w:type="dxa"/>
            <w:tcBorders>
              <w:top w:val="nil"/>
              <w:left w:val="nil"/>
              <w:bottom w:val="nil"/>
              <w:right w:val="nil"/>
            </w:tcBorders>
            <w:noWrap/>
            <w:hideMark/>
          </w:tcPr>
          <w:p w14:paraId="26F3E7B0" w14:textId="77777777" w:rsidR="002C698F" w:rsidRDefault="002C698F" w:rsidP="00036DD4">
            <w:pPr>
              <w:jc w:val="center"/>
              <w:rPr>
                <w:color w:val="000000"/>
                <w:sz w:val="20"/>
                <w:szCs w:val="20"/>
              </w:rPr>
            </w:pPr>
            <w:r>
              <w:rPr>
                <w:color w:val="000000"/>
                <w:sz w:val="20"/>
                <w:szCs w:val="20"/>
              </w:rPr>
              <w:t>2.036</w:t>
            </w:r>
          </w:p>
        </w:tc>
        <w:tc>
          <w:tcPr>
            <w:tcW w:w="531" w:type="dxa"/>
            <w:tcBorders>
              <w:top w:val="nil"/>
              <w:left w:val="nil"/>
              <w:bottom w:val="nil"/>
              <w:right w:val="nil"/>
            </w:tcBorders>
            <w:noWrap/>
            <w:hideMark/>
          </w:tcPr>
          <w:p w14:paraId="760C08D3" w14:textId="77777777" w:rsidR="002C698F" w:rsidRDefault="002C698F" w:rsidP="00036DD4">
            <w:pPr>
              <w:jc w:val="center"/>
              <w:rPr>
                <w:color w:val="000000"/>
                <w:sz w:val="20"/>
                <w:szCs w:val="20"/>
              </w:rPr>
            </w:pPr>
            <w:r>
              <w:rPr>
                <w:color w:val="000000"/>
                <w:sz w:val="20"/>
                <w:szCs w:val="20"/>
              </w:rPr>
              <w:t>3.082</w:t>
            </w:r>
          </w:p>
        </w:tc>
        <w:tc>
          <w:tcPr>
            <w:tcW w:w="624" w:type="dxa"/>
            <w:tcBorders>
              <w:top w:val="nil"/>
              <w:left w:val="nil"/>
              <w:bottom w:val="nil"/>
              <w:right w:val="nil"/>
            </w:tcBorders>
            <w:noWrap/>
            <w:hideMark/>
          </w:tcPr>
          <w:p w14:paraId="46BB8834" w14:textId="77777777" w:rsidR="002C698F" w:rsidRDefault="002C698F" w:rsidP="00036DD4">
            <w:pPr>
              <w:jc w:val="center"/>
              <w:rPr>
                <w:color w:val="000000"/>
                <w:sz w:val="20"/>
                <w:szCs w:val="20"/>
              </w:rPr>
            </w:pPr>
            <w:r>
              <w:rPr>
                <w:color w:val="000000"/>
                <w:sz w:val="20"/>
                <w:szCs w:val="20"/>
              </w:rPr>
              <w:t>2.029</w:t>
            </w:r>
          </w:p>
        </w:tc>
        <w:tc>
          <w:tcPr>
            <w:tcW w:w="545" w:type="dxa"/>
            <w:tcBorders>
              <w:top w:val="nil"/>
              <w:left w:val="nil"/>
              <w:bottom w:val="nil"/>
              <w:right w:val="nil"/>
            </w:tcBorders>
            <w:noWrap/>
            <w:hideMark/>
          </w:tcPr>
          <w:p w14:paraId="23650EFB" w14:textId="77777777" w:rsidR="002C698F" w:rsidRDefault="002C698F" w:rsidP="00036DD4">
            <w:pPr>
              <w:jc w:val="center"/>
              <w:rPr>
                <w:color w:val="000000"/>
                <w:sz w:val="20"/>
                <w:szCs w:val="20"/>
              </w:rPr>
            </w:pPr>
            <w:r>
              <w:rPr>
                <w:color w:val="000000"/>
                <w:sz w:val="20"/>
                <w:szCs w:val="20"/>
              </w:rPr>
              <w:t>-0.842</w:t>
            </w:r>
          </w:p>
        </w:tc>
        <w:tc>
          <w:tcPr>
            <w:tcW w:w="540" w:type="dxa"/>
            <w:tcBorders>
              <w:top w:val="nil"/>
              <w:left w:val="nil"/>
              <w:bottom w:val="nil"/>
              <w:right w:val="nil"/>
            </w:tcBorders>
            <w:noWrap/>
            <w:hideMark/>
          </w:tcPr>
          <w:p w14:paraId="76FC6FB9" w14:textId="77777777" w:rsidR="002C698F" w:rsidRDefault="002C698F" w:rsidP="00036DD4">
            <w:pPr>
              <w:jc w:val="center"/>
              <w:rPr>
                <w:color w:val="000000"/>
                <w:sz w:val="20"/>
                <w:szCs w:val="20"/>
              </w:rPr>
            </w:pPr>
            <w:r>
              <w:rPr>
                <w:color w:val="000000"/>
                <w:sz w:val="20"/>
                <w:szCs w:val="20"/>
              </w:rPr>
              <w:t>0.400</w:t>
            </w:r>
          </w:p>
        </w:tc>
        <w:tc>
          <w:tcPr>
            <w:tcW w:w="1127" w:type="dxa"/>
            <w:tcBorders>
              <w:top w:val="nil"/>
              <w:left w:val="nil"/>
              <w:bottom w:val="nil"/>
              <w:right w:val="nil"/>
            </w:tcBorders>
            <w:noWrap/>
            <w:hideMark/>
          </w:tcPr>
          <w:p w14:paraId="4D57036B" w14:textId="77777777" w:rsidR="002C698F" w:rsidRDefault="002C698F" w:rsidP="00036DD4">
            <w:pPr>
              <w:jc w:val="center"/>
              <w:rPr>
                <w:color w:val="000000"/>
                <w:sz w:val="20"/>
                <w:szCs w:val="20"/>
              </w:rPr>
            </w:pPr>
            <w:r>
              <w:rPr>
                <w:color w:val="000000"/>
                <w:sz w:val="20"/>
                <w:szCs w:val="20"/>
              </w:rPr>
              <w:t>-0.028</w:t>
            </w:r>
          </w:p>
        </w:tc>
        <w:tc>
          <w:tcPr>
            <w:tcW w:w="1033" w:type="dxa"/>
            <w:tcBorders>
              <w:top w:val="nil"/>
              <w:left w:val="nil"/>
              <w:bottom w:val="nil"/>
              <w:right w:val="nil"/>
            </w:tcBorders>
            <w:noWrap/>
            <w:hideMark/>
          </w:tcPr>
          <w:p w14:paraId="1E2AF96A" w14:textId="77777777" w:rsidR="002C698F" w:rsidRDefault="002C698F" w:rsidP="00036DD4">
            <w:pPr>
              <w:jc w:val="center"/>
              <w:rPr>
                <w:color w:val="000000"/>
                <w:sz w:val="20"/>
                <w:szCs w:val="20"/>
              </w:rPr>
            </w:pPr>
            <w:r>
              <w:rPr>
                <w:color w:val="000000"/>
                <w:sz w:val="20"/>
                <w:szCs w:val="20"/>
              </w:rPr>
              <w:t>0.028</w:t>
            </w:r>
          </w:p>
        </w:tc>
      </w:tr>
      <w:tr w:rsidR="002C698F" w14:paraId="57172CF9" w14:textId="77777777" w:rsidTr="002B4F3A">
        <w:trPr>
          <w:trHeight w:val="320"/>
          <w:jc w:val="center"/>
        </w:trPr>
        <w:tc>
          <w:tcPr>
            <w:tcW w:w="828" w:type="dxa"/>
            <w:vMerge/>
            <w:tcBorders>
              <w:top w:val="nil"/>
              <w:left w:val="nil"/>
              <w:bottom w:val="single" w:sz="4" w:space="0" w:color="000000"/>
              <w:right w:val="nil"/>
            </w:tcBorders>
            <w:hideMark/>
          </w:tcPr>
          <w:p w14:paraId="639E533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BEB0B6B" w14:textId="4A83ED1D" w:rsidR="002C698F" w:rsidRDefault="002C698F" w:rsidP="00036DD4">
            <w:pPr>
              <w:rPr>
                <w:color w:val="000000"/>
                <w:sz w:val="20"/>
                <w:szCs w:val="20"/>
              </w:rPr>
            </w:pPr>
            <w:r>
              <w:rPr>
                <w:color w:val="000000"/>
                <w:sz w:val="20"/>
                <w:szCs w:val="20"/>
              </w:rPr>
              <w:t>log number of past answers</w:t>
            </w:r>
          </w:p>
        </w:tc>
        <w:tc>
          <w:tcPr>
            <w:tcW w:w="582" w:type="dxa"/>
            <w:tcBorders>
              <w:top w:val="nil"/>
              <w:left w:val="nil"/>
              <w:bottom w:val="nil"/>
              <w:right w:val="nil"/>
            </w:tcBorders>
            <w:noWrap/>
            <w:hideMark/>
          </w:tcPr>
          <w:p w14:paraId="1321E8AE" w14:textId="77777777" w:rsidR="002C698F" w:rsidRDefault="002C698F" w:rsidP="00036DD4">
            <w:pPr>
              <w:jc w:val="center"/>
              <w:rPr>
                <w:color w:val="000000"/>
                <w:sz w:val="20"/>
                <w:szCs w:val="20"/>
              </w:rPr>
            </w:pPr>
            <w:r>
              <w:rPr>
                <w:color w:val="000000"/>
                <w:sz w:val="20"/>
                <w:szCs w:val="20"/>
              </w:rPr>
              <w:t>1.746</w:t>
            </w:r>
          </w:p>
        </w:tc>
        <w:tc>
          <w:tcPr>
            <w:tcW w:w="684" w:type="dxa"/>
            <w:tcBorders>
              <w:top w:val="nil"/>
              <w:left w:val="nil"/>
              <w:bottom w:val="nil"/>
              <w:right w:val="nil"/>
            </w:tcBorders>
            <w:noWrap/>
            <w:hideMark/>
          </w:tcPr>
          <w:p w14:paraId="16E828C4" w14:textId="77777777" w:rsidR="002C698F" w:rsidRDefault="002C698F" w:rsidP="00036DD4">
            <w:pPr>
              <w:jc w:val="center"/>
              <w:rPr>
                <w:color w:val="000000"/>
                <w:sz w:val="20"/>
                <w:szCs w:val="20"/>
              </w:rPr>
            </w:pPr>
            <w:r>
              <w:rPr>
                <w:color w:val="000000"/>
                <w:sz w:val="20"/>
                <w:szCs w:val="20"/>
              </w:rPr>
              <w:t>1.692</w:t>
            </w:r>
          </w:p>
        </w:tc>
        <w:tc>
          <w:tcPr>
            <w:tcW w:w="531" w:type="dxa"/>
            <w:tcBorders>
              <w:top w:val="nil"/>
              <w:left w:val="nil"/>
              <w:bottom w:val="nil"/>
              <w:right w:val="nil"/>
            </w:tcBorders>
            <w:noWrap/>
            <w:hideMark/>
          </w:tcPr>
          <w:p w14:paraId="63709A9A" w14:textId="77777777" w:rsidR="002C698F" w:rsidRDefault="002C698F" w:rsidP="00036DD4">
            <w:pPr>
              <w:jc w:val="center"/>
              <w:rPr>
                <w:color w:val="000000"/>
                <w:sz w:val="20"/>
                <w:szCs w:val="20"/>
              </w:rPr>
            </w:pPr>
            <w:r>
              <w:rPr>
                <w:color w:val="000000"/>
                <w:sz w:val="20"/>
                <w:szCs w:val="20"/>
              </w:rPr>
              <w:t>1.808</w:t>
            </w:r>
          </w:p>
        </w:tc>
        <w:tc>
          <w:tcPr>
            <w:tcW w:w="624" w:type="dxa"/>
            <w:tcBorders>
              <w:top w:val="nil"/>
              <w:left w:val="nil"/>
              <w:bottom w:val="nil"/>
              <w:right w:val="nil"/>
            </w:tcBorders>
            <w:noWrap/>
            <w:hideMark/>
          </w:tcPr>
          <w:p w14:paraId="71E7F702" w14:textId="77777777" w:rsidR="002C698F" w:rsidRDefault="002C698F" w:rsidP="00036DD4">
            <w:pPr>
              <w:jc w:val="center"/>
              <w:rPr>
                <w:color w:val="000000"/>
                <w:sz w:val="20"/>
                <w:szCs w:val="20"/>
              </w:rPr>
            </w:pPr>
            <w:r>
              <w:rPr>
                <w:color w:val="000000"/>
                <w:sz w:val="20"/>
                <w:szCs w:val="20"/>
              </w:rPr>
              <w:t>1.756</w:t>
            </w:r>
          </w:p>
        </w:tc>
        <w:tc>
          <w:tcPr>
            <w:tcW w:w="545" w:type="dxa"/>
            <w:tcBorders>
              <w:top w:val="nil"/>
              <w:left w:val="nil"/>
              <w:bottom w:val="nil"/>
              <w:right w:val="nil"/>
            </w:tcBorders>
            <w:noWrap/>
            <w:hideMark/>
          </w:tcPr>
          <w:p w14:paraId="6AFC0B99" w14:textId="77777777" w:rsidR="002C698F" w:rsidRDefault="002C698F" w:rsidP="00036DD4">
            <w:pPr>
              <w:jc w:val="center"/>
              <w:rPr>
                <w:color w:val="000000"/>
                <w:sz w:val="20"/>
                <w:szCs w:val="20"/>
              </w:rPr>
            </w:pPr>
            <w:r>
              <w:rPr>
                <w:color w:val="000000"/>
                <w:sz w:val="20"/>
                <w:szCs w:val="20"/>
              </w:rPr>
              <w:t>-1.079</w:t>
            </w:r>
          </w:p>
        </w:tc>
        <w:tc>
          <w:tcPr>
            <w:tcW w:w="540" w:type="dxa"/>
            <w:tcBorders>
              <w:top w:val="nil"/>
              <w:left w:val="nil"/>
              <w:bottom w:val="nil"/>
              <w:right w:val="nil"/>
            </w:tcBorders>
            <w:noWrap/>
            <w:hideMark/>
          </w:tcPr>
          <w:p w14:paraId="6255E0CB" w14:textId="77777777" w:rsidR="002C698F" w:rsidRDefault="002C698F" w:rsidP="00036DD4">
            <w:pPr>
              <w:jc w:val="center"/>
              <w:rPr>
                <w:color w:val="000000"/>
                <w:sz w:val="20"/>
                <w:szCs w:val="20"/>
              </w:rPr>
            </w:pPr>
            <w:r>
              <w:rPr>
                <w:color w:val="000000"/>
                <w:sz w:val="20"/>
                <w:szCs w:val="20"/>
              </w:rPr>
              <w:t>0.281</w:t>
            </w:r>
          </w:p>
        </w:tc>
        <w:tc>
          <w:tcPr>
            <w:tcW w:w="1127" w:type="dxa"/>
            <w:tcBorders>
              <w:top w:val="nil"/>
              <w:left w:val="nil"/>
              <w:bottom w:val="nil"/>
              <w:right w:val="nil"/>
            </w:tcBorders>
            <w:noWrap/>
            <w:hideMark/>
          </w:tcPr>
          <w:p w14:paraId="139DC176" w14:textId="77777777" w:rsidR="002C698F" w:rsidRDefault="002C698F" w:rsidP="00036DD4">
            <w:pPr>
              <w:jc w:val="center"/>
              <w:rPr>
                <w:color w:val="000000"/>
                <w:sz w:val="20"/>
                <w:szCs w:val="20"/>
              </w:rPr>
            </w:pPr>
            <w:r>
              <w:rPr>
                <w:color w:val="000000"/>
                <w:sz w:val="20"/>
                <w:szCs w:val="20"/>
              </w:rPr>
              <w:t>-0.036</w:t>
            </w:r>
          </w:p>
        </w:tc>
        <w:tc>
          <w:tcPr>
            <w:tcW w:w="1033" w:type="dxa"/>
            <w:tcBorders>
              <w:top w:val="nil"/>
              <w:left w:val="nil"/>
              <w:bottom w:val="nil"/>
              <w:right w:val="nil"/>
            </w:tcBorders>
            <w:noWrap/>
            <w:hideMark/>
          </w:tcPr>
          <w:p w14:paraId="26138D0F" w14:textId="77777777" w:rsidR="002C698F" w:rsidRDefault="002C698F" w:rsidP="00036DD4">
            <w:pPr>
              <w:jc w:val="center"/>
              <w:rPr>
                <w:color w:val="000000"/>
                <w:sz w:val="20"/>
                <w:szCs w:val="20"/>
              </w:rPr>
            </w:pPr>
            <w:r>
              <w:rPr>
                <w:color w:val="000000"/>
                <w:sz w:val="20"/>
                <w:szCs w:val="20"/>
              </w:rPr>
              <w:t>0.036</w:t>
            </w:r>
          </w:p>
        </w:tc>
      </w:tr>
      <w:tr w:rsidR="002C698F" w14:paraId="6EE0BD6A" w14:textId="77777777" w:rsidTr="002B4F3A">
        <w:trPr>
          <w:trHeight w:val="320"/>
          <w:jc w:val="center"/>
        </w:trPr>
        <w:tc>
          <w:tcPr>
            <w:tcW w:w="828" w:type="dxa"/>
            <w:vMerge/>
            <w:tcBorders>
              <w:top w:val="nil"/>
              <w:left w:val="nil"/>
              <w:bottom w:val="single" w:sz="4" w:space="0" w:color="000000"/>
              <w:right w:val="nil"/>
            </w:tcBorders>
            <w:hideMark/>
          </w:tcPr>
          <w:p w14:paraId="2F2532F6"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120CD6D" w14:textId="77777777" w:rsidR="002C698F" w:rsidRDefault="002C698F" w:rsidP="00036DD4">
            <w:pPr>
              <w:rPr>
                <w:color w:val="000000"/>
                <w:sz w:val="20"/>
                <w:szCs w:val="20"/>
              </w:rPr>
            </w:pPr>
            <w:r>
              <w:rPr>
                <w:color w:val="000000"/>
                <w:sz w:val="20"/>
                <w:szCs w:val="20"/>
              </w:rPr>
              <w:t>number of recent 1-month accepted answers</w:t>
            </w:r>
          </w:p>
        </w:tc>
        <w:tc>
          <w:tcPr>
            <w:tcW w:w="582" w:type="dxa"/>
            <w:tcBorders>
              <w:top w:val="nil"/>
              <w:left w:val="nil"/>
              <w:bottom w:val="nil"/>
              <w:right w:val="nil"/>
            </w:tcBorders>
            <w:noWrap/>
            <w:hideMark/>
          </w:tcPr>
          <w:p w14:paraId="2275A212" w14:textId="77777777" w:rsidR="002C698F" w:rsidRDefault="002C698F" w:rsidP="00036DD4">
            <w:pPr>
              <w:jc w:val="center"/>
              <w:rPr>
                <w:color w:val="000000"/>
                <w:sz w:val="20"/>
                <w:szCs w:val="20"/>
              </w:rPr>
            </w:pPr>
            <w:r>
              <w:rPr>
                <w:color w:val="000000"/>
                <w:sz w:val="20"/>
                <w:szCs w:val="20"/>
              </w:rPr>
              <w:t>0.287</w:t>
            </w:r>
          </w:p>
        </w:tc>
        <w:tc>
          <w:tcPr>
            <w:tcW w:w="684" w:type="dxa"/>
            <w:tcBorders>
              <w:top w:val="nil"/>
              <w:left w:val="nil"/>
              <w:bottom w:val="nil"/>
              <w:right w:val="nil"/>
            </w:tcBorders>
            <w:noWrap/>
            <w:hideMark/>
          </w:tcPr>
          <w:p w14:paraId="15D74D5B" w14:textId="77777777" w:rsidR="002C698F" w:rsidRDefault="002C698F" w:rsidP="00036DD4">
            <w:pPr>
              <w:jc w:val="center"/>
              <w:rPr>
                <w:color w:val="000000"/>
                <w:sz w:val="20"/>
                <w:szCs w:val="20"/>
              </w:rPr>
            </w:pPr>
            <w:r>
              <w:rPr>
                <w:color w:val="000000"/>
                <w:sz w:val="20"/>
                <w:szCs w:val="20"/>
              </w:rPr>
              <w:t>1.020</w:t>
            </w:r>
          </w:p>
        </w:tc>
        <w:tc>
          <w:tcPr>
            <w:tcW w:w="531" w:type="dxa"/>
            <w:tcBorders>
              <w:top w:val="nil"/>
              <w:left w:val="nil"/>
              <w:bottom w:val="nil"/>
              <w:right w:val="nil"/>
            </w:tcBorders>
            <w:noWrap/>
            <w:hideMark/>
          </w:tcPr>
          <w:p w14:paraId="7FBF541A" w14:textId="77777777" w:rsidR="002C698F" w:rsidRDefault="002C698F" w:rsidP="00036DD4">
            <w:pPr>
              <w:jc w:val="center"/>
              <w:rPr>
                <w:color w:val="000000"/>
                <w:sz w:val="20"/>
                <w:szCs w:val="20"/>
              </w:rPr>
            </w:pPr>
            <w:r>
              <w:rPr>
                <w:color w:val="000000"/>
                <w:sz w:val="20"/>
                <w:szCs w:val="20"/>
              </w:rPr>
              <w:t>0.342</w:t>
            </w:r>
          </w:p>
        </w:tc>
        <w:tc>
          <w:tcPr>
            <w:tcW w:w="624" w:type="dxa"/>
            <w:tcBorders>
              <w:top w:val="nil"/>
              <w:left w:val="nil"/>
              <w:bottom w:val="nil"/>
              <w:right w:val="nil"/>
            </w:tcBorders>
            <w:noWrap/>
            <w:hideMark/>
          </w:tcPr>
          <w:p w14:paraId="6A0A648D" w14:textId="77777777" w:rsidR="002C698F" w:rsidRDefault="002C698F" w:rsidP="00036DD4">
            <w:pPr>
              <w:jc w:val="center"/>
              <w:rPr>
                <w:color w:val="000000"/>
                <w:sz w:val="20"/>
                <w:szCs w:val="20"/>
              </w:rPr>
            </w:pPr>
            <w:r>
              <w:rPr>
                <w:color w:val="000000"/>
                <w:sz w:val="20"/>
                <w:szCs w:val="20"/>
              </w:rPr>
              <w:t>1.214</w:t>
            </w:r>
          </w:p>
        </w:tc>
        <w:tc>
          <w:tcPr>
            <w:tcW w:w="545" w:type="dxa"/>
            <w:tcBorders>
              <w:top w:val="nil"/>
              <w:left w:val="nil"/>
              <w:bottom w:val="nil"/>
              <w:right w:val="nil"/>
            </w:tcBorders>
            <w:noWrap/>
            <w:hideMark/>
          </w:tcPr>
          <w:p w14:paraId="2BC05FD9" w14:textId="77777777" w:rsidR="002C698F" w:rsidRDefault="002C698F" w:rsidP="00036DD4">
            <w:pPr>
              <w:jc w:val="center"/>
              <w:rPr>
                <w:color w:val="000000"/>
                <w:sz w:val="20"/>
                <w:szCs w:val="20"/>
              </w:rPr>
            </w:pPr>
            <w:r>
              <w:rPr>
                <w:color w:val="000000"/>
                <w:sz w:val="20"/>
                <w:szCs w:val="20"/>
              </w:rPr>
              <w:t>-1.480</w:t>
            </w:r>
          </w:p>
        </w:tc>
        <w:tc>
          <w:tcPr>
            <w:tcW w:w="540" w:type="dxa"/>
            <w:tcBorders>
              <w:top w:val="nil"/>
              <w:left w:val="nil"/>
              <w:bottom w:val="nil"/>
              <w:right w:val="nil"/>
            </w:tcBorders>
            <w:noWrap/>
            <w:hideMark/>
          </w:tcPr>
          <w:p w14:paraId="0E29CD85" w14:textId="77777777" w:rsidR="002C698F" w:rsidRDefault="002C698F" w:rsidP="00036DD4">
            <w:pPr>
              <w:jc w:val="center"/>
              <w:rPr>
                <w:color w:val="000000"/>
                <w:sz w:val="20"/>
                <w:szCs w:val="20"/>
              </w:rPr>
            </w:pPr>
            <w:r>
              <w:rPr>
                <w:color w:val="000000"/>
                <w:sz w:val="20"/>
                <w:szCs w:val="20"/>
              </w:rPr>
              <w:t>0.139</w:t>
            </w:r>
          </w:p>
        </w:tc>
        <w:tc>
          <w:tcPr>
            <w:tcW w:w="1127" w:type="dxa"/>
            <w:tcBorders>
              <w:top w:val="nil"/>
              <w:left w:val="nil"/>
              <w:bottom w:val="nil"/>
              <w:right w:val="nil"/>
            </w:tcBorders>
            <w:noWrap/>
            <w:hideMark/>
          </w:tcPr>
          <w:p w14:paraId="74BE17F1" w14:textId="77777777" w:rsidR="002C698F" w:rsidRDefault="002C698F" w:rsidP="00036DD4">
            <w:pPr>
              <w:jc w:val="center"/>
              <w:rPr>
                <w:color w:val="000000"/>
                <w:sz w:val="20"/>
                <w:szCs w:val="20"/>
              </w:rPr>
            </w:pPr>
            <w:r>
              <w:rPr>
                <w:color w:val="000000"/>
                <w:sz w:val="20"/>
                <w:szCs w:val="20"/>
              </w:rPr>
              <w:t>-0.049</w:t>
            </w:r>
          </w:p>
        </w:tc>
        <w:tc>
          <w:tcPr>
            <w:tcW w:w="1033" w:type="dxa"/>
            <w:tcBorders>
              <w:top w:val="nil"/>
              <w:left w:val="nil"/>
              <w:bottom w:val="nil"/>
              <w:right w:val="nil"/>
            </w:tcBorders>
            <w:noWrap/>
            <w:hideMark/>
          </w:tcPr>
          <w:p w14:paraId="3BA97455" w14:textId="77777777" w:rsidR="002C698F" w:rsidRDefault="002C698F" w:rsidP="00036DD4">
            <w:pPr>
              <w:jc w:val="center"/>
              <w:rPr>
                <w:color w:val="000000"/>
                <w:sz w:val="20"/>
                <w:szCs w:val="20"/>
              </w:rPr>
            </w:pPr>
            <w:r>
              <w:rPr>
                <w:color w:val="000000"/>
                <w:sz w:val="20"/>
                <w:szCs w:val="20"/>
              </w:rPr>
              <w:t>0.049</w:t>
            </w:r>
          </w:p>
        </w:tc>
      </w:tr>
      <w:tr w:rsidR="002C698F" w14:paraId="5B3E675D" w14:textId="77777777" w:rsidTr="002B4F3A">
        <w:trPr>
          <w:trHeight w:val="320"/>
          <w:jc w:val="center"/>
        </w:trPr>
        <w:tc>
          <w:tcPr>
            <w:tcW w:w="828" w:type="dxa"/>
            <w:vMerge/>
            <w:tcBorders>
              <w:top w:val="nil"/>
              <w:left w:val="nil"/>
              <w:bottom w:val="single" w:sz="4" w:space="0" w:color="000000"/>
              <w:right w:val="nil"/>
            </w:tcBorders>
            <w:hideMark/>
          </w:tcPr>
          <w:p w14:paraId="3ECF71DC"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74FE368" w14:textId="77777777" w:rsidR="002C698F" w:rsidRDefault="002C698F" w:rsidP="00036DD4">
            <w:pPr>
              <w:rPr>
                <w:color w:val="000000"/>
                <w:sz w:val="20"/>
                <w:szCs w:val="20"/>
              </w:rPr>
            </w:pPr>
            <w:r>
              <w:rPr>
                <w:color w:val="000000"/>
                <w:sz w:val="20"/>
                <w:szCs w:val="20"/>
              </w:rPr>
              <w:t>number of recent 1-month questions</w:t>
            </w:r>
          </w:p>
        </w:tc>
        <w:tc>
          <w:tcPr>
            <w:tcW w:w="582" w:type="dxa"/>
            <w:tcBorders>
              <w:top w:val="nil"/>
              <w:left w:val="nil"/>
              <w:bottom w:val="nil"/>
              <w:right w:val="nil"/>
            </w:tcBorders>
            <w:noWrap/>
            <w:hideMark/>
          </w:tcPr>
          <w:p w14:paraId="0ED3E87F" w14:textId="77777777" w:rsidR="002C698F" w:rsidRDefault="002C698F" w:rsidP="00036DD4">
            <w:pPr>
              <w:jc w:val="center"/>
              <w:rPr>
                <w:color w:val="000000"/>
                <w:sz w:val="20"/>
                <w:szCs w:val="20"/>
              </w:rPr>
            </w:pPr>
            <w:r>
              <w:rPr>
                <w:color w:val="000000"/>
                <w:sz w:val="20"/>
                <w:szCs w:val="20"/>
              </w:rPr>
              <w:t>2.994</w:t>
            </w:r>
          </w:p>
        </w:tc>
        <w:tc>
          <w:tcPr>
            <w:tcW w:w="684" w:type="dxa"/>
            <w:tcBorders>
              <w:top w:val="nil"/>
              <w:left w:val="nil"/>
              <w:bottom w:val="nil"/>
              <w:right w:val="nil"/>
            </w:tcBorders>
            <w:noWrap/>
            <w:hideMark/>
          </w:tcPr>
          <w:p w14:paraId="728B1033" w14:textId="77777777" w:rsidR="002C698F" w:rsidRDefault="002C698F" w:rsidP="00036DD4">
            <w:pPr>
              <w:jc w:val="center"/>
              <w:rPr>
                <w:color w:val="000000"/>
                <w:sz w:val="20"/>
                <w:szCs w:val="20"/>
              </w:rPr>
            </w:pPr>
            <w:r>
              <w:rPr>
                <w:color w:val="000000"/>
                <w:sz w:val="20"/>
                <w:szCs w:val="20"/>
              </w:rPr>
              <w:t>4.900</w:t>
            </w:r>
          </w:p>
        </w:tc>
        <w:tc>
          <w:tcPr>
            <w:tcW w:w="531" w:type="dxa"/>
            <w:tcBorders>
              <w:top w:val="nil"/>
              <w:left w:val="nil"/>
              <w:bottom w:val="nil"/>
              <w:right w:val="nil"/>
            </w:tcBorders>
            <w:noWrap/>
            <w:hideMark/>
          </w:tcPr>
          <w:p w14:paraId="5BF959FB" w14:textId="77777777" w:rsidR="002C698F" w:rsidRDefault="002C698F" w:rsidP="00036DD4">
            <w:pPr>
              <w:jc w:val="center"/>
              <w:rPr>
                <w:color w:val="000000"/>
                <w:sz w:val="20"/>
                <w:szCs w:val="20"/>
              </w:rPr>
            </w:pPr>
            <w:r>
              <w:rPr>
                <w:color w:val="000000"/>
                <w:sz w:val="20"/>
                <w:szCs w:val="20"/>
              </w:rPr>
              <w:t>3.186</w:t>
            </w:r>
          </w:p>
        </w:tc>
        <w:tc>
          <w:tcPr>
            <w:tcW w:w="624" w:type="dxa"/>
            <w:tcBorders>
              <w:top w:val="nil"/>
              <w:left w:val="nil"/>
              <w:bottom w:val="nil"/>
              <w:right w:val="nil"/>
            </w:tcBorders>
            <w:noWrap/>
            <w:hideMark/>
          </w:tcPr>
          <w:p w14:paraId="07FDC9C7" w14:textId="77777777" w:rsidR="002C698F" w:rsidRDefault="002C698F" w:rsidP="00036DD4">
            <w:pPr>
              <w:jc w:val="center"/>
              <w:rPr>
                <w:color w:val="000000"/>
                <w:sz w:val="20"/>
                <w:szCs w:val="20"/>
              </w:rPr>
            </w:pPr>
            <w:r>
              <w:rPr>
                <w:color w:val="000000"/>
                <w:sz w:val="20"/>
                <w:szCs w:val="20"/>
              </w:rPr>
              <w:t>5.346</w:t>
            </w:r>
          </w:p>
        </w:tc>
        <w:tc>
          <w:tcPr>
            <w:tcW w:w="545" w:type="dxa"/>
            <w:tcBorders>
              <w:top w:val="nil"/>
              <w:left w:val="nil"/>
              <w:bottom w:val="nil"/>
              <w:right w:val="nil"/>
            </w:tcBorders>
            <w:noWrap/>
            <w:hideMark/>
          </w:tcPr>
          <w:p w14:paraId="2E3297BC" w14:textId="77777777" w:rsidR="002C698F" w:rsidRDefault="002C698F" w:rsidP="00036DD4">
            <w:pPr>
              <w:jc w:val="center"/>
              <w:rPr>
                <w:color w:val="000000"/>
                <w:sz w:val="20"/>
                <w:szCs w:val="20"/>
              </w:rPr>
            </w:pPr>
            <w:r>
              <w:rPr>
                <w:color w:val="000000"/>
                <w:sz w:val="20"/>
                <w:szCs w:val="20"/>
              </w:rPr>
              <w:t>-1.126</w:t>
            </w:r>
          </w:p>
        </w:tc>
        <w:tc>
          <w:tcPr>
            <w:tcW w:w="540" w:type="dxa"/>
            <w:tcBorders>
              <w:top w:val="nil"/>
              <w:left w:val="nil"/>
              <w:bottom w:val="nil"/>
              <w:right w:val="nil"/>
            </w:tcBorders>
            <w:noWrap/>
            <w:hideMark/>
          </w:tcPr>
          <w:p w14:paraId="65F3C2DD" w14:textId="77777777" w:rsidR="002C698F" w:rsidRDefault="002C698F" w:rsidP="00036DD4">
            <w:pPr>
              <w:jc w:val="center"/>
              <w:rPr>
                <w:color w:val="000000"/>
                <w:sz w:val="20"/>
                <w:szCs w:val="20"/>
              </w:rPr>
            </w:pPr>
            <w:r>
              <w:rPr>
                <w:color w:val="000000"/>
                <w:sz w:val="20"/>
                <w:szCs w:val="20"/>
              </w:rPr>
              <w:t>0.260</w:t>
            </w:r>
          </w:p>
        </w:tc>
        <w:tc>
          <w:tcPr>
            <w:tcW w:w="1127" w:type="dxa"/>
            <w:tcBorders>
              <w:top w:val="nil"/>
              <w:left w:val="nil"/>
              <w:bottom w:val="nil"/>
              <w:right w:val="nil"/>
            </w:tcBorders>
            <w:noWrap/>
            <w:hideMark/>
          </w:tcPr>
          <w:p w14:paraId="538781A2" w14:textId="77777777" w:rsidR="002C698F" w:rsidRDefault="002C698F" w:rsidP="00036DD4">
            <w:pPr>
              <w:jc w:val="center"/>
              <w:rPr>
                <w:color w:val="000000"/>
                <w:sz w:val="20"/>
                <w:szCs w:val="20"/>
              </w:rPr>
            </w:pPr>
            <w:r>
              <w:rPr>
                <w:color w:val="000000"/>
                <w:sz w:val="20"/>
                <w:szCs w:val="20"/>
              </w:rPr>
              <w:t>-0.037</w:t>
            </w:r>
          </w:p>
        </w:tc>
        <w:tc>
          <w:tcPr>
            <w:tcW w:w="1033" w:type="dxa"/>
            <w:tcBorders>
              <w:top w:val="nil"/>
              <w:left w:val="nil"/>
              <w:bottom w:val="nil"/>
              <w:right w:val="nil"/>
            </w:tcBorders>
            <w:noWrap/>
            <w:hideMark/>
          </w:tcPr>
          <w:p w14:paraId="10850C88" w14:textId="77777777" w:rsidR="002C698F" w:rsidRDefault="002C698F" w:rsidP="00036DD4">
            <w:pPr>
              <w:jc w:val="center"/>
              <w:rPr>
                <w:color w:val="000000"/>
                <w:sz w:val="20"/>
                <w:szCs w:val="20"/>
              </w:rPr>
            </w:pPr>
            <w:r>
              <w:rPr>
                <w:color w:val="000000"/>
                <w:sz w:val="20"/>
                <w:szCs w:val="20"/>
              </w:rPr>
              <w:t>0.037</w:t>
            </w:r>
          </w:p>
        </w:tc>
      </w:tr>
      <w:tr w:rsidR="002C698F" w14:paraId="598BB37F" w14:textId="77777777" w:rsidTr="002B4F3A">
        <w:trPr>
          <w:trHeight w:val="320"/>
          <w:jc w:val="center"/>
        </w:trPr>
        <w:tc>
          <w:tcPr>
            <w:tcW w:w="828" w:type="dxa"/>
            <w:vMerge/>
            <w:tcBorders>
              <w:top w:val="nil"/>
              <w:left w:val="nil"/>
              <w:bottom w:val="single" w:sz="4" w:space="0" w:color="000000"/>
              <w:right w:val="nil"/>
            </w:tcBorders>
            <w:hideMark/>
          </w:tcPr>
          <w:p w14:paraId="0410503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0E18036" w14:textId="77777777" w:rsidR="002C698F" w:rsidRDefault="002C698F" w:rsidP="00036DD4">
            <w:pPr>
              <w:rPr>
                <w:color w:val="000000"/>
                <w:sz w:val="20"/>
                <w:szCs w:val="20"/>
              </w:rPr>
            </w:pPr>
            <w:r>
              <w:rPr>
                <w:color w:val="000000"/>
                <w:sz w:val="20"/>
                <w:szCs w:val="20"/>
              </w:rPr>
              <w:t>number of recent 1-month answers</w:t>
            </w:r>
          </w:p>
        </w:tc>
        <w:tc>
          <w:tcPr>
            <w:tcW w:w="582" w:type="dxa"/>
            <w:tcBorders>
              <w:top w:val="nil"/>
              <w:left w:val="nil"/>
              <w:bottom w:val="nil"/>
              <w:right w:val="nil"/>
            </w:tcBorders>
            <w:noWrap/>
            <w:hideMark/>
          </w:tcPr>
          <w:p w14:paraId="66003643" w14:textId="77777777" w:rsidR="002C698F" w:rsidRDefault="002C698F" w:rsidP="00036DD4">
            <w:pPr>
              <w:jc w:val="center"/>
              <w:rPr>
                <w:color w:val="000000"/>
                <w:sz w:val="20"/>
                <w:szCs w:val="20"/>
              </w:rPr>
            </w:pPr>
            <w:r>
              <w:rPr>
                <w:color w:val="000000"/>
                <w:sz w:val="20"/>
                <w:szCs w:val="20"/>
              </w:rPr>
              <w:t>0.905</w:t>
            </w:r>
          </w:p>
        </w:tc>
        <w:tc>
          <w:tcPr>
            <w:tcW w:w="684" w:type="dxa"/>
            <w:tcBorders>
              <w:top w:val="nil"/>
              <w:left w:val="nil"/>
              <w:bottom w:val="nil"/>
              <w:right w:val="nil"/>
            </w:tcBorders>
            <w:noWrap/>
            <w:hideMark/>
          </w:tcPr>
          <w:p w14:paraId="312E8D58" w14:textId="77777777" w:rsidR="002C698F" w:rsidRDefault="002C698F" w:rsidP="00036DD4">
            <w:pPr>
              <w:jc w:val="center"/>
              <w:rPr>
                <w:color w:val="000000"/>
                <w:sz w:val="20"/>
                <w:szCs w:val="20"/>
              </w:rPr>
            </w:pPr>
            <w:r>
              <w:rPr>
                <w:color w:val="000000"/>
                <w:sz w:val="20"/>
                <w:szCs w:val="20"/>
              </w:rPr>
              <w:t>3.131</w:t>
            </w:r>
          </w:p>
        </w:tc>
        <w:tc>
          <w:tcPr>
            <w:tcW w:w="531" w:type="dxa"/>
            <w:tcBorders>
              <w:top w:val="nil"/>
              <w:left w:val="nil"/>
              <w:bottom w:val="nil"/>
              <w:right w:val="nil"/>
            </w:tcBorders>
            <w:noWrap/>
            <w:hideMark/>
          </w:tcPr>
          <w:p w14:paraId="61F14893" w14:textId="77777777" w:rsidR="002C698F" w:rsidRDefault="002C698F" w:rsidP="00036DD4">
            <w:pPr>
              <w:jc w:val="center"/>
              <w:rPr>
                <w:color w:val="000000"/>
                <w:sz w:val="20"/>
                <w:szCs w:val="20"/>
              </w:rPr>
            </w:pPr>
            <w:r>
              <w:rPr>
                <w:color w:val="000000"/>
                <w:sz w:val="20"/>
                <w:szCs w:val="20"/>
              </w:rPr>
              <w:t>1.067</w:t>
            </w:r>
          </w:p>
        </w:tc>
        <w:tc>
          <w:tcPr>
            <w:tcW w:w="624" w:type="dxa"/>
            <w:tcBorders>
              <w:top w:val="nil"/>
              <w:left w:val="nil"/>
              <w:bottom w:val="nil"/>
              <w:right w:val="nil"/>
            </w:tcBorders>
            <w:noWrap/>
            <w:hideMark/>
          </w:tcPr>
          <w:p w14:paraId="007A26EB" w14:textId="77777777" w:rsidR="002C698F" w:rsidRDefault="002C698F" w:rsidP="00036DD4">
            <w:pPr>
              <w:jc w:val="center"/>
              <w:rPr>
                <w:color w:val="000000"/>
                <w:sz w:val="20"/>
                <w:szCs w:val="20"/>
              </w:rPr>
            </w:pPr>
            <w:r>
              <w:rPr>
                <w:color w:val="000000"/>
                <w:sz w:val="20"/>
                <w:szCs w:val="20"/>
              </w:rPr>
              <w:t>4.016</w:t>
            </w:r>
          </w:p>
        </w:tc>
        <w:tc>
          <w:tcPr>
            <w:tcW w:w="545" w:type="dxa"/>
            <w:tcBorders>
              <w:top w:val="nil"/>
              <w:left w:val="nil"/>
              <w:bottom w:val="nil"/>
              <w:right w:val="nil"/>
            </w:tcBorders>
            <w:noWrap/>
            <w:hideMark/>
          </w:tcPr>
          <w:p w14:paraId="6933ADFB" w14:textId="77777777" w:rsidR="002C698F" w:rsidRDefault="002C698F" w:rsidP="00036DD4">
            <w:pPr>
              <w:jc w:val="center"/>
              <w:rPr>
                <w:color w:val="000000"/>
                <w:sz w:val="20"/>
                <w:szCs w:val="20"/>
              </w:rPr>
            </w:pPr>
            <w:r>
              <w:rPr>
                <w:color w:val="000000"/>
                <w:sz w:val="20"/>
                <w:szCs w:val="20"/>
              </w:rPr>
              <w:t>-1.348</w:t>
            </w:r>
          </w:p>
        </w:tc>
        <w:tc>
          <w:tcPr>
            <w:tcW w:w="540" w:type="dxa"/>
            <w:tcBorders>
              <w:top w:val="nil"/>
              <w:left w:val="nil"/>
              <w:bottom w:val="nil"/>
              <w:right w:val="nil"/>
            </w:tcBorders>
            <w:noWrap/>
            <w:hideMark/>
          </w:tcPr>
          <w:p w14:paraId="7EA66141" w14:textId="77777777" w:rsidR="002C698F" w:rsidRDefault="002C698F" w:rsidP="00036DD4">
            <w:pPr>
              <w:jc w:val="center"/>
              <w:rPr>
                <w:color w:val="000000"/>
                <w:sz w:val="20"/>
                <w:szCs w:val="20"/>
              </w:rPr>
            </w:pPr>
            <w:r>
              <w:rPr>
                <w:color w:val="000000"/>
                <w:sz w:val="20"/>
                <w:szCs w:val="20"/>
              </w:rPr>
              <w:t>0.178</w:t>
            </w:r>
          </w:p>
        </w:tc>
        <w:tc>
          <w:tcPr>
            <w:tcW w:w="1127" w:type="dxa"/>
            <w:tcBorders>
              <w:top w:val="nil"/>
              <w:left w:val="nil"/>
              <w:bottom w:val="nil"/>
              <w:right w:val="nil"/>
            </w:tcBorders>
            <w:noWrap/>
            <w:hideMark/>
          </w:tcPr>
          <w:p w14:paraId="4FEDF592" w14:textId="77777777" w:rsidR="002C698F" w:rsidRDefault="002C698F" w:rsidP="00036DD4">
            <w:pPr>
              <w:jc w:val="center"/>
              <w:rPr>
                <w:color w:val="000000"/>
                <w:sz w:val="20"/>
                <w:szCs w:val="20"/>
              </w:rPr>
            </w:pPr>
            <w:r>
              <w:rPr>
                <w:color w:val="000000"/>
                <w:sz w:val="20"/>
                <w:szCs w:val="20"/>
              </w:rPr>
              <w:t>-0.045</w:t>
            </w:r>
          </w:p>
        </w:tc>
        <w:tc>
          <w:tcPr>
            <w:tcW w:w="1033" w:type="dxa"/>
            <w:tcBorders>
              <w:top w:val="nil"/>
              <w:left w:val="nil"/>
              <w:bottom w:val="nil"/>
              <w:right w:val="nil"/>
            </w:tcBorders>
            <w:noWrap/>
            <w:hideMark/>
          </w:tcPr>
          <w:p w14:paraId="76F2BEB9" w14:textId="77777777" w:rsidR="002C698F" w:rsidRDefault="002C698F" w:rsidP="00036DD4">
            <w:pPr>
              <w:jc w:val="center"/>
              <w:rPr>
                <w:color w:val="000000"/>
                <w:sz w:val="20"/>
                <w:szCs w:val="20"/>
              </w:rPr>
            </w:pPr>
            <w:r>
              <w:rPr>
                <w:color w:val="000000"/>
                <w:sz w:val="20"/>
                <w:szCs w:val="20"/>
              </w:rPr>
              <w:t>0.045</w:t>
            </w:r>
          </w:p>
        </w:tc>
      </w:tr>
      <w:tr w:rsidR="002C698F" w14:paraId="53507714" w14:textId="77777777" w:rsidTr="002B4F3A">
        <w:trPr>
          <w:trHeight w:val="320"/>
          <w:jc w:val="center"/>
        </w:trPr>
        <w:tc>
          <w:tcPr>
            <w:tcW w:w="828" w:type="dxa"/>
            <w:vMerge/>
            <w:tcBorders>
              <w:top w:val="nil"/>
              <w:left w:val="nil"/>
              <w:bottom w:val="single" w:sz="4" w:space="0" w:color="000000"/>
              <w:right w:val="nil"/>
            </w:tcBorders>
            <w:hideMark/>
          </w:tcPr>
          <w:p w14:paraId="5F71E56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2F7996B3" w14:textId="77777777" w:rsidR="002C698F" w:rsidRDefault="002C698F" w:rsidP="00036DD4">
            <w:pPr>
              <w:rPr>
                <w:color w:val="000000"/>
                <w:sz w:val="20"/>
                <w:szCs w:val="20"/>
              </w:rPr>
            </w:pPr>
            <w:r>
              <w:rPr>
                <w:color w:val="000000"/>
                <w:sz w:val="20"/>
                <w:szCs w:val="20"/>
              </w:rPr>
              <w:t>number of recent 1-month comments</w:t>
            </w:r>
          </w:p>
        </w:tc>
        <w:tc>
          <w:tcPr>
            <w:tcW w:w="582" w:type="dxa"/>
            <w:tcBorders>
              <w:top w:val="nil"/>
              <w:left w:val="nil"/>
              <w:bottom w:val="nil"/>
              <w:right w:val="nil"/>
            </w:tcBorders>
            <w:noWrap/>
            <w:hideMark/>
          </w:tcPr>
          <w:p w14:paraId="66973069" w14:textId="77777777" w:rsidR="002C698F" w:rsidRDefault="002C698F" w:rsidP="00036DD4">
            <w:pPr>
              <w:jc w:val="center"/>
              <w:rPr>
                <w:color w:val="000000"/>
                <w:sz w:val="20"/>
                <w:szCs w:val="20"/>
              </w:rPr>
            </w:pPr>
            <w:r>
              <w:rPr>
                <w:color w:val="000000"/>
                <w:sz w:val="20"/>
                <w:szCs w:val="20"/>
              </w:rPr>
              <w:t>3.055</w:t>
            </w:r>
          </w:p>
        </w:tc>
        <w:tc>
          <w:tcPr>
            <w:tcW w:w="684" w:type="dxa"/>
            <w:tcBorders>
              <w:top w:val="nil"/>
              <w:left w:val="nil"/>
              <w:bottom w:val="nil"/>
              <w:right w:val="nil"/>
            </w:tcBorders>
            <w:noWrap/>
            <w:hideMark/>
          </w:tcPr>
          <w:p w14:paraId="51290EC0" w14:textId="77777777" w:rsidR="002C698F" w:rsidRDefault="002C698F" w:rsidP="00036DD4">
            <w:pPr>
              <w:jc w:val="center"/>
              <w:rPr>
                <w:color w:val="000000"/>
                <w:sz w:val="20"/>
                <w:szCs w:val="20"/>
              </w:rPr>
            </w:pPr>
            <w:r>
              <w:rPr>
                <w:color w:val="000000"/>
                <w:sz w:val="20"/>
                <w:szCs w:val="20"/>
              </w:rPr>
              <w:t>6.524</w:t>
            </w:r>
          </w:p>
        </w:tc>
        <w:tc>
          <w:tcPr>
            <w:tcW w:w="531" w:type="dxa"/>
            <w:tcBorders>
              <w:top w:val="nil"/>
              <w:left w:val="nil"/>
              <w:bottom w:val="nil"/>
              <w:right w:val="nil"/>
            </w:tcBorders>
            <w:noWrap/>
            <w:hideMark/>
          </w:tcPr>
          <w:p w14:paraId="2F27B717" w14:textId="77777777" w:rsidR="002C698F" w:rsidRDefault="002C698F" w:rsidP="00036DD4">
            <w:pPr>
              <w:jc w:val="center"/>
              <w:rPr>
                <w:color w:val="000000"/>
                <w:sz w:val="20"/>
                <w:szCs w:val="20"/>
              </w:rPr>
            </w:pPr>
            <w:r>
              <w:rPr>
                <w:color w:val="000000"/>
                <w:sz w:val="20"/>
                <w:szCs w:val="20"/>
              </w:rPr>
              <w:t>3.304</w:t>
            </w:r>
          </w:p>
        </w:tc>
        <w:tc>
          <w:tcPr>
            <w:tcW w:w="624" w:type="dxa"/>
            <w:tcBorders>
              <w:top w:val="nil"/>
              <w:left w:val="nil"/>
              <w:bottom w:val="nil"/>
              <w:right w:val="nil"/>
            </w:tcBorders>
            <w:noWrap/>
            <w:hideMark/>
          </w:tcPr>
          <w:p w14:paraId="21A7B0F1" w14:textId="77777777" w:rsidR="002C698F" w:rsidRDefault="002C698F" w:rsidP="00036DD4">
            <w:pPr>
              <w:jc w:val="center"/>
              <w:rPr>
                <w:color w:val="000000"/>
                <w:sz w:val="20"/>
                <w:szCs w:val="20"/>
              </w:rPr>
            </w:pPr>
            <w:r>
              <w:rPr>
                <w:color w:val="000000"/>
                <w:sz w:val="20"/>
                <w:szCs w:val="20"/>
              </w:rPr>
              <w:t>6.532</w:t>
            </w:r>
          </w:p>
        </w:tc>
        <w:tc>
          <w:tcPr>
            <w:tcW w:w="545" w:type="dxa"/>
            <w:tcBorders>
              <w:top w:val="nil"/>
              <w:left w:val="nil"/>
              <w:bottom w:val="nil"/>
              <w:right w:val="nil"/>
            </w:tcBorders>
            <w:noWrap/>
            <w:hideMark/>
          </w:tcPr>
          <w:p w14:paraId="393BE13F" w14:textId="77777777" w:rsidR="002C698F" w:rsidRDefault="002C698F" w:rsidP="00036DD4">
            <w:pPr>
              <w:jc w:val="center"/>
              <w:rPr>
                <w:color w:val="000000"/>
                <w:sz w:val="20"/>
                <w:szCs w:val="20"/>
              </w:rPr>
            </w:pPr>
            <w:r>
              <w:rPr>
                <w:color w:val="000000"/>
                <w:sz w:val="20"/>
                <w:szCs w:val="20"/>
              </w:rPr>
              <w:t>-1.145</w:t>
            </w:r>
          </w:p>
        </w:tc>
        <w:tc>
          <w:tcPr>
            <w:tcW w:w="540" w:type="dxa"/>
            <w:tcBorders>
              <w:top w:val="nil"/>
              <w:left w:val="nil"/>
              <w:bottom w:val="nil"/>
              <w:right w:val="nil"/>
            </w:tcBorders>
            <w:noWrap/>
            <w:hideMark/>
          </w:tcPr>
          <w:p w14:paraId="493D039B" w14:textId="77777777" w:rsidR="002C698F" w:rsidRDefault="002C698F" w:rsidP="00036DD4">
            <w:pPr>
              <w:jc w:val="center"/>
              <w:rPr>
                <w:color w:val="000000"/>
                <w:sz w:val="20"/>
                <w:szCs w:val="20"/>
              </w:rPr>
            </w:pPr>
            <w:r>
              <w:rPr>
                <w:color w:val="000000"/>
                <w:sz w:val="20"/>
                <w:szCs w:val="20"/>
              </w:rPr>
              <w:t>0.252</w:t>
            </w:r>
          </w:p>
        </w:tc>
        <w:tc>
          <w:tcPr>
            <w:tcW w:w="1127" w:type="dxa"/>
            <w:tcBorders>
              <w:top w:val="nil"/>
              <w:left w:val="nil"/>
              <w:bottom w:val="nil"/>
              <w:right w:val="nil"/>
            </w:tcBorders>
            <w:noWrap/>
            <w:hideMark/>
          </w:tcPr>
          <w:p w14:paraId="44C0235B" w14:textId="77777777" w:rsidR="002C698F" w:rsidRDefault="002C698F" w:rsidP="00036DD4">
            <w:pPr>
              <w:jc w:val="center"/>
              <w:rPr>
                <w:color w:val="000000"/>
                <w:sz w:val="20"/>
                <w:szCs w:val="20"/>
              </w:rPr>
            </w:pPr>
            <w:r>
              <w:rPr>
                <w:color w:val="000000"/>
                <w:sz w:val="20"/>
                <w:szCs w:val="20"/>
              </w:rPr>
              <w:t>-0.038</w:t>
            </w:r>
          </w:p>
        </w:tc>
        <w:tc>
          <w:tcPr>
            <w:tcW w:w="1033" w:type="dxa"/>
            <w:tcBorders>
              <w:top w:val="nil"/>
              <w:left w:val="nil"/>
              <w:bottom w:val="nil"/>
              <w:right w:val="nil"/>
            </w:tcBorders>
            <w:noWrap/>
            <w:hideMark/>
          </w:tcPr>
          <w:p w14:paraId="1A192FEE" w14:textId="77777777" w:rsidR="002C698F" w:rsidRDefault="002C698F" w:rsidP="00036DD4">
            <w:pPr>
              <w:jc w:val="center"/>
              <w:rPr>
                <w:color w:val="000000"/>
                <w:sz w:val="20"/>
                <w:szCs w:val="20"/>
              </w:rPr>
            </w:pPr>
            <w:r>
              <w:rPr>
                <w:color w:val="000000"/>
                <w:sz w:val="20"/>
                <w:szCs w:val="20"/>
              </w:rPr>
              <w:t>0.038</w:t>
            </w:r>
          </w:p>
        </w:tc>
      </w:tr>
      <w:tr w:rsidR="002C698F" w14:paraId="67E7596C" w14:textId="77777777" w:rsidTr="002B4F3A">
        <w:trPr>
          <w:trHeight w:val="320"/>
          <w:jc w:val="center"/>
        </w:trPr>
        <w:tc>
          <w:tcPr>
            <w:tcW w:w="828" w:type="dxa"/>
            <w:vMerge/>
            <w:tcBorders>
              <w:top w:val="nil"/>
              <w:left w:val="nil"/>
              <w:bottom w:val="single" w:sz="4" w:space="0" w:color="000000"/>
              <w:right w:val="nil"/>
            </w:tcBorders>
            <w:hideMark/>
          </w:tcPr>
          <w:p w14:paraId="50F52E4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8FC5458" w14:textId="77777777" w:rsidR="002C698F" w:rsidRDefault="002C698F" w:rsidP="00036DD4">
            <w:pPr>
              <w:rPr>
                <w:color w:val="000000"/>
                <w:sz w:val="20"/>
                <w:szCs w:val="20"/>
              </w:rPr>
            </w:pPr>
            <w:r>
              <w:rPr>
                <w:color w:val="000000"/>
                <w:sz w:val="20"/>
                <w:szCs w:val="20"/>
              </w:rPr>
              <w:t>number of recent 2-month accepted answers</w:t>
            </w:r>
          </w:p>
        </w:tc>
        <w:tc>
          <w:tcPr>
            <w:tcW w:w="582" w:type="dxa"/>
            <w:tcBorders>
              <w:top w:val="nil"/>
              <w:left w:val="nil"/>
              <w:bottom w:val="nil"/>
              <w:right w:val="nil"/>
            </w:tcBorders>
            <w:noWrap/>
            <w:hideMark/>
          </w:tcPr>
          <w:p w14:paraId="333CA0EA" w14:textId="77777777" w:rsidR="002C698F" w:rsidRDefault="002C698F" w:rsidP="00036DD4">
            <w:pPr>
              <w:jc w:val="center"/>
              <w:rPr>
                <w:color w:val="000000"/>
                <w:sz w:val="20"/>
                <w:szCs w:val="20"/>
              </w:rPr>
            </w:pPr>
            <w:r>
              <w:rPr>
                <w:color w:val="000000"/>
                <w:sz w:val="20"/>
                <w:szCs w:val="20"/>
              </w:rPr>
              <w:t>0.545</w:t>
            </w:r>
          </w:p>
        </w:tc>
        <w:tc>
          <w:tcPr>
            <w:tcW w:w="684" w:type="dxa"/>
            <w:tcBorders>
              <w:top w:val="nil"/>
              <w:left w:val="nil"/>
              <w:bottom w:val="nil"/>
              <w:right w:val="nil"/>
            </w:tcBorders>
            <w:noWrap/>
            <w:hideMark/>
          </w:tcPr>
          <w:p w14:paraId="37F60EE5" w14:textId="77777777" w:rsidR="002C698F" w:rsidRDefault="002C698F" w:rsidP="00036DD4">
            <w:pPr>
              <w:jc w:val="center"/>
              <w:rPr>
                <w:color w:val="000000"/>
                <w:sz w:val="20"/>
                <w:szCs w:val="20"/>
              </w:rPr>
            </w:pPr>
            <w:r>
              <w:rPr>
                <w:color w:val="000000"/>
                <w:sz w:val="20"/>
                <w:szCs w:val="20"/>
              </w:rPr>
              <w:t>1.882</w:t>
            </w:r>
          </w:p>
        </w:tc>
        <w:tc>
          <w:tcPr>
            <w:tcW w:w="531" w:type="dxa"/>
            <w:tcBorders>
              <w:top w:val="nil"/>
              <w:left w:val="nil"/>
              <w:bottom w:val="nil"/>
              <w:right w:val="nil"/>
            </w:tcBorders>
            <w:noWrap/>
            <w:hideMark/>
          </w:tcPr>
          <w:p w14:paraId="75A63184" w14:textId="77777777" w:rsidR="002C698F" w:rsidRDefault="002C698F" w:rsidP="00036DD4">
            <w:pPr>
              <w:jc w:val="center"/>
              <w:rPr>
                <w:color w:val="000000"/>
                <w:sz w:val="20"/>
                <w:szCs w:val="20"/>
              </w:rPr>
            </w:pPr>
            <w:r>
              <w:rPr>
                <w:color w:val="000000"/>
                <w:sz w:val="20"/>
                <w:szCs w:val="20"/>
              </w:rPr>
              <w:t>0.673</w:t>
            </w:r>
          </w:p>
        </w:tc>
        <w:tc>
          <w:tcPr>
            <w:tcW w:w="624" w:type="dxa"/>
            <w:tcBorders>
              <w:top w:val="nil"/>
              <w:left w:val="nil"/>
              <w:bottom w:val="nil"/>
              <w:right w:val="nil"/>
            </w:tcBorders>
            <w:noWrap/>
            <w:hideMark/>
          </w:tcPr>
          <w:p w14:paraId="03C69C5A" w14:textId="77777777" w:rsidR="002C698F" w:rsidRDefault="002C698F" w:rsidP="00036DD4">
            <w:pPr>
              <w:jc w:val="center"/>
              <w:rPr>
                <w:color w:val="000000"/>
                <w:sz w:val="20"/>
                <w:szCs w:val="20"/>
              </w:rPr>
            </w:pPr>
            <w:r>
              <w:rPr>
                <w:color w:val="000000"/>
                <w:sz w:val="20"/>
                <w:szCs w:val="20"/>
              </w:rPr>
              <w:t>2.369</w:t>
            </w:r>
          </w:p>
        </w:tc>
        <w:tc>
          <w:tcPr>
            <w:tcW w:w="545" w:type="dxa"/>
            <w:tcBorders>
              <w:top w:val="nil"/>
              <w:left w:val="nil"/>
              <w:bottom w:val="nil"/>
              <w:right w:val="nil"/>
            </w:tcBorders>
            <w:noWrap/>
            <w:hideMark/>
          </w:tcPr>
          <w:p w14:paraId="7568E4DC" w14:textId="77777777" w:rsidR="002C698F" w:rsidRDefault="002C698F" w:rsidP="00036DD4">
            <w:pPr>
              <w:jc w:val="center"/>
              <w:rPr>
                <w:color w:val="000000"/>
                <w:sz w:val="20"/>
                <w:szCs w:val="20"/>
              </w:rPr>
            </w:pPr>
            <w:r>
              <w:rPr>
                <w:color w:val="000000"/>
                <w:sz w:val="20"/>
                <w:szCs w:val="20"/>
              </w:rPr>
              <w:t>-1.798</w:t>
            </w:r>
          </w:p>
        </w:tc>
        <w:tc>
          <w:tcPr>
            <w:tcW w:w="540" w:type="dxa"/>
            <w:tcBorders>
              <w:top w:val="nil"/>
              <w:left w:val="nil"/>
              <w:bottom w:val="nil"/>
              <w:right w:val="nil"/>
            </w:tcBorders>
            <w:noWrap/>
            <w:hideMark/>
          </w:tcPr>
          <w:p w14:paraId="5420C6A7" w14:textId="77777777" w:rsidR="002C698F" w:rsidRDefault="002C698F" w:rsidP="00036DD4">
            <w:pPr>
              <w:jc w:val="center"/>
              <w:rPr>
                <w:color w:val="000000"/>
                <w:sz w:val="20"/>
                <w:szCs w:val="20"/>
              </w:rPr>
            </w:pPr>
            <w:r>
              <w:rPr>
                <w:color w:val="000000"/>
                <w:sz w:val="20"/>
                <w:szCs w:val="20"/>
              </w:rPr>
              <w:t>0.072</w:t>
            </w:r>
          </w:p>
        </w:tc>
        <w:tc>
          <w:tcPr>
            <w:tcW w:w="1127" w:type="dxa"/>
            <w:tcBorders>
              <w:top w:val="nil"/>
              <w:left w:val="nil"/>
              <w:bottom w:val="nil"/>
              <w:right w:val="nil"/>
            </w:tcBorders>
            <w:noWrap/>
            <w:hideMark/>
          </w:tcPr>
          <w:p w14:paraId="0871E2BE" w14:textId="77777777" w:rsidR="002C698F" w:rsidRDefault="002C698F" w:rsidP="00036DD4">
            <w:pPr>
              <w:jc w:val="center"/>
              <w:rPr>
                <w:color w:val="000000"/>
                <w:sz w:val="20"/>
                <w:szCs w:val="20"/>
              </w:rPr>
            </w:pPr>
            <w:r>
              <w:rPr>
                <w:color w:val="000000"/>
                <w:sz w:val="20"/>
                <w:szCs w:val="20"/>
              </w:rPr>
              <w:t>-0.060</w:t>
            </w:r>
          </w:p>
        </w:tc>
        <w:tc>
          <w:tcPr>
            <w:tcW w:w="1033" w:type="dxa"/>
            <w:tcBorders>
              <w:top w:val="nil"/>
              <w:left w:val="nil"/>
              <w:bottom w:val="nil"/>
              <w:right w:val="nil"/>
            </w:tcBorders>
            <w:noWrap/>
            <w:hideMark/>
          </w:tcPr>
          <w:p w14:paraId="14143FFC" w14:textId="77777777" w:rsidR="002C698F" w:rsidRDefault="002C698F" w:rsidP="00036DD4">
            <w:pPr>
              <w:jc w:val="center"/>
              <w:rPr>
                <w:color w:val="000000"/>
                <w:sz w:val="20"/>
                <w:szCs w:val="20"/>
              </w:rPr>
            </w:pPr>
            <w:r>
              <w:rPr>
                <w:color w:val="000000"/>
                <w:sz w:val="20"/>
                <w:szCs w:val="20"/>
              </w:rPr>
              <w:t>0.060</w:t>
            </w:r>
          </w:p>
        </w:tc>
      </w:tr>
      <w:tr w:rsidR="002C698F" w14:paraId="4D996E09" w14:textId="77777777" w:rsidTr="002B4F3A">
        <w:trPr>
          <w:trHeight w:val="320"/>
          <w:jc w:val="center"/>
        </w:trPr>
        <w:tc>
          <w:tcPr>
            <w:tcW w:w="828" w:type="dxa"/>
            <w:vMerge/>
            <w:tcBorders>
              <w:top w:val="nil"/>
              <w:left w:val="nil"/>
              <w:bottom w:val="single" w:sz="4" w:space="0" w:color="000000"/>
              <w:right w:val="nil"/>
            </w:tcBorders>
            <w:hideMark/>
          </w:tcPr>
          <w:p w14:paraId="315E6AE3"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E375A76" w14:textId="77777777" w:rsidR="002C698F" w:rsidRDefault="002C698F" w:rsidP="00036DD4">
            <w:pPr>
              <w:rPr>
                <w:color w:val="000000"/>
                <w:sz w:val="20"/>
                <w:szCs w:val="20"/>
              </w:rPr>
            </w:pPr>
            <w:r>
              <w:rPr>
                <w:color w:val="000000"/>
                <w:sz w:val="20"/>
                <w:szCs w:val="20"/>
              </w:rPr>
              <w:t>number of recent 2-month questions</w:t>
            </w:r>
          </w:p>
        </w:tc>
        <w:tc>
          <w:tcPr>
            <w:tcW w:w="582" w:type="dxa"/>
            <w:tcBorders>
              <w:top w:val="nil"/>
              <w:left w:val="nil"/>
              <w:bottom w:val="nil"/>
              <w:right w:val="nil"/>
            </w:tcBorders>
            <w:noWrap/>
            <w:hideMark/>
          </w:tcPr>
          <w:p w14:paraId="7C962C18" w14:textId="77777777" w:rsidR="002C698F" w:rsidRDefault="002C698F" w:rsidP="00036DD4">
            <w:pPr>
              <w:jc w:val="center"/>
              <w:rPr>
                <w:color w:val="000000"/>
                <w:sz w:val="20"/>
                <w:szCs w:val="20"/>
              </w:rPr>
            </w:pPr>
            <w:r>
              <w:rPr>
                <w:color w:val="000000"/>
                <w:sz w:val="20"/>
                <w:szCs w:val="20"/>
              </w:rPr>
              <w:t>5.851</w:t>
            </w:r>
          </w:p>
        </w:tc>
        <w:tc>
          <w:tcPr>
            <w:tcW w:w="684" w:type="dxa"/>
            <w:tcBorders>
              <w:top w:val="nil"/>
              <w:left w:val="nil"/>
              <w:bottom w:val="nil"/>
              <w:right w:val="nil"/>
            </w:tcBorders>
            <w:noWrap/>
            <w:hideMark/>
          </w:tcPr>
          <w:p w14:paraId="28267CA5" w14:textId="77777777" w:rsidR="002C698F" w:rsidRDefault="002C698F" w:rsidP="00036DD4">
            <w:pPr>
              <w:jc w:val="center"/>
              <w:rPr>
                <w:color w:val="000000"/>
                <w:sz w:val="20"/>
                <w:szCs w:val="20"/>
              </w:rPr>
            </w:pPr>
            <w:r>
              <w:rPr>
                <w:color w:val="000000"/>
                <w:sz w:val="20"/>
                <w:szCs w:val="20"/>
              </w:rPr>
              <w:t>10.229</w:t>
            </w:r>
          </w:p>
        </w:tc>
        <w:tc>
          <w:tcPr>
            <w:tcW w:w="531" w:type="dxa"/>
            <w:tcBorders>
              <w:top w:val="nil"/>
              <w:left w:val="nil"/>
              <w:bottom w:val="nil"/>
              <w:right w:val="nil"/>
            </w:tcBorders>
            <w:noWrap/>
            <w:hideMark/>
          </w:tcPr>
          <w:p w14:paraId="67889D61" w14:textId="77777777" w:rsidR="002C698F" w:rsidRDefault="002C698F" w:rsidP="00036DD4">
            <w:pPr>
              <w:jc w:val="center"/>
              <w:rPr>
                <w:color w:val="000000"/>
                <w:sz w:val="20"/>
                <w:szCs w:val="20"/>
              </w:rPr>
            </w:pPr>
            <w:r>
              <w:rPr>
                <w:color w:val="000000"/>
                <w:sz w:val="20"/>
                <w:szCs w:val="20"/>
              </w:rPr>
              <w:t>6.217</w:t>
            </w:r>
          </w:p>
        </w:tc>
        <w:tc>
          <w:tcPr>
            <w:tcW w:w="624" w:type="dxa"/>
            <w:tcBorders>
              <w:top w:val="nil"/>
              <w:left w:val="nil"/>
              <w:bottom w:val="nil"/>
              <w:right w:val="nil"/>
            </w:tcBorders>
            <w:noWrap/>
            <w:hideMark/>
          </w:tcPr>
          <w:p w14:paraId="7F0A9177" w14:textId="77777777" w:rsidR="002C698F" w:rsidRDefault="002C698F" w:rsidP="00036DD4">
            <w:pPr>
              <w:jc w:val="center"/>
              <w:rPr>
                <w:color w:val="000000"/>
                <w:sz w:val="20"/>
                <w:szCs w:val="20"/>
              </w:rPr>
            </w:pPr>
            <w:r>
              <w:rPr>
                <w:color w:val="000000"/>
                <w:sz w:val="20"/>
                <w:szCs w:val="20"/>
              </w:rPr>
              <w:t>11.095</w:t>
            </w:r>
          </w:p>
        </w:tc>
        <w:tc>
          <w:tcPr>
            <w:tcW w:w="545" w:type="dxa"/>
            <w:tcBorders>
              <w:top w:val="nil"/>
              <w:left w:val="nil"/>
              <w:bottom w:val="nil"/>
              <w:right w:val="nil"/>
            </w:tcBorders>
            <w:noWrap/>
            <w:hideMark/>
          </w:tcPr>
          <w:p w14:paraId="537B6C67" w14:textId="77777777" w:rsidR="002C698F" w:rsidRDefault="002C698F" w:rsidP="00036DD4">
            <w:pPr>
              <w:jc w:val="center"/>
              <w:rPr>
                <w:color w:val="000000"/>
                <w:sz w:val="20"/>
                <w:szCs w:val="20"/>
              </w:rPr>
            </w:pPr>
            <w:r>
              <w:rPr>
                <w:color w:val="000000"/>
                <w:sz w:val="20"/>
                <w:szCs w:val="20"/>
              </w:rPr>
              <w:t>-1.032</w:t>
            </w:r>
          </w:p>
        </w:tc>
        <w:tc>
          <w:tcPr>
            <w:tcW w:w="540" w:type="dxa"/>
            <w:tcBorders>
              <w:top w:val="nil"/>
              <w:left w:val="nil"/>
              <w:bottom w:val="nil"/>
              <w:right w:val="nil"/>
            </w:tcBorders>
            <w:noWrap/>
            <w:hideMark/>
          </w:tcPr>
          <w:p w14:paraId="40FA9418" w14:textId="77777777" w:rsidR="002C698F" w:rsidRDefault="002C698F" w:rsidP="00036DD4">
            <w:pPr>
              <w:jc w:val="center"/>
              <w:rPr>
                <w:color w:val="000000"/>
                <w:sz w:val="20"/>
                <w:szCs w:val="20"/>
              </w:rPr>
            </w:pPr>
            <w:r>
              <w:rPr>
                <w:color w:val="000000"/>
                <w:sz w:val="20"/>
                <w:szCs w:val="20"/>
              </w:rPr>
              <w:t>0.302</w:t>
            </w:r>
          </w:p>
        </w:tc>
        <w:tc>
          <w:tcPr>
            <w:tcW w:w="1127" w:type="dxa"/>
            <w:tcBorders>
              <w:top w:val="nil"/>
              <w:left w:val="nil"/>
              <w:bottom w:val="nil"/>
              <w:right w:val="nil"/>
            </w:tcBorders>
            <w:noWrap/>
            <w:hideMark/>
          </w:tcPr>
          <w:p w14:paraId="68102D0A" w14:textId="77777777" w:rsidR="002C698F" w:rsidRDefault="002C698F" w:rsidP="00036DD4">
            <w:pPr>
              <w:jc w:val="center"/>
              <w:rPr>
                <w:color w:val="000000"/>
                <w:sz w:val="20"/>
                <w:szCs w:val="20"/>
              </w:rPr>
            </w:pPr>
            <w:r>
              <w:rPr>
                <w:color w:val="000000"/>
                <w:sz w:val="20"/>
                <w:szCs w:val="20"/>
              </w:rPr>
              <w:t>-0.034</w:t>
            </w:r>
          </w:p>
        </w:tc>
        <w:tc>
          <w:tcPr>
            <w:tcW w:w="1033" w:type="dxa"/>
            <w:tcBorders>
              <w:top w:val="nil"/>
              <w:left w:val="nil"/>
              <w:bottom w:val="nil"/>
              <w:right w:val="nil"/>
            </w:tcBorders>
            <w:noWrap/>
            <w:hideMark/>
          </w:tcPr>
          <w:p w14:paraId="4F9CCE0B" w14:textId="77777777" w:rsidR="002C698F" w:rsidRDefault="002C698F" w:rsidP="00036DD4">
            <w:pPr>
              <w:jc w:val="center"/>
              <w:rPr>
                <w:color w:val="000000"/>
                <w:sz w:val="20"/>
                <w:szCs w:val="20"/>
              </w:rPr>
            </w:pPr>
            <w:r>
              <w:rPr>
                <w:color w:val="000000"/>
                <w:sz w:val="20"/>
                <w:szCs w:val="20"/>
              </w:rPr>
              <w:t>0.034</w:t>
            </w:r>
          </w:p>
        </w:tc>
      </w:tr>
      <w:tr w:rsidR="002C698F" w14:paraId="210016C3" w14:textId="77777777" w:rsidTr="002B4F3A">
        <w:trPr>
          <w:trHeight w:val="320"/>
          <w:jc w:val="center"/>
        </w:trPr>
        <w:tc>
          <w:tcPr>
            <w:tcW w:w="828" w:type="dxa"/>
            <w:vMerge/>
            <w:tcBorders>
              <w:top w:val="nil"/>
              <w:left w:val="nil"/>
              <w:bottom w:val="single" w:sz="4" w:space="0" w:color="000000"/>
              <w:right w:val="nil"/>
            </w:tcBorders>
            <w:hideMark/>
          </w:tcPr>
          <w:p w14:paraId="121F3AA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3198A95" w14:textId="77777777" w:rsidR="002C698F" w:rsidRDefault="002C698F" w:rsidP="00036DD4">
            <w:pPr>
              <w:rPr>
                <w:color w:val="000000"/>
                <w:sz w:val="20"/>
                <w:szCs w:val="20"/>
              </w:rPr>
            </w:pPr>
            <w:r>
              <w:rPr>
                <w:color w:val="000000"/>
                <w:sz w:val="20"/>
                <w:szCs w:val="20"/>
              </w:rPr>
              <w:t>number of recent 2-month answers</w:t>
            </w:r>
          </w:p>
        </w:tc>
        <w:tc>
          <w:tcPr>
            <w:tcW w:w="582" w:type="dxa"/>
            <w:tcBorders>
              <w:top w:val="nil"/>
              <w:left w:val="nil"/>
              <w:bottom w:val="nil"/>
              <w:right w:val="nil"/>
            </w:tcBorders>
            <w:noWrap/>
            <w:hideMark/>
          </w:tcPr>
          <w:p w14:paraId="15E64A47" w14:textId="77777777" w:rsidR="002C698F" w:rsidRDefault="002C698F" w:rsidP="00036DD4">
            <w:pPr>
              <w:jc w:val="center"/>
              <w:rPr>
                <w:color w:val="000000"/>
                <w:sz w:val="20"/>
                <w:szCs w:val="20"/>
              </w:rPr>
            </w:pPr>
            <w:r>
              <w:rPr>
                <w:color w:val="000000"/>
                <w:sz w:val="20"/>
                <w:szCs w:val="20"/>
              </w:rPr>
              <w:t>1.636</w:t>
            </w:r>
          </w:p>
        </w:tc>
        <w:tc>
          <w:tcPr>
            <w:tcW w:w="684" w:type="dxa"/>
            <w:tcBorders>
              <w:top w:val="nil"/>
              <w:left w:val="nil"/>
              <w:bottom w:val="nil"/>
              <w:right w:val="nil"/>
            </w:tcBorders>
            <w:noWrap/>
            <w:hideMark/>
          </w:tcPr>
          <w:p w14:paraId="3EBC3898" w14:textId="77777777" w:rsidR="002C698F" w:rsidRDefault="002C698F" w:rsidP="00036DD4">
            <w:pPr>
              <w:jc w:val="center"/>
              <w:rPr>
                <w:color w:val="000000"/>
                <w:sz w:val="20"/>
                <w:szCs w:val="20"/>
              </w:rPr>
            </w:pPr>
            <w:r>
              <w:rPr>
                <w:color w:val="000000"/>
                <w:sz w:val="20"/>
                <w:szCs w:val="20"/>
              </w:rPr>
              <w:t>5.523</w:t>
            </w:r>
          </w:p>
        </w:tc>
        <w:tc>
          <w:tcPr>
            <w:tcW w:w="531" w:type="dxa"/>
            <w:tcBorders>
              <w:top w:val="nil"/>
              <w:left w:val="nil"/>
              <w:bottom w:val="nil"/>
              <w:right w:val="nil"/>
            </w:tcBorders>
            <w:noWrap/>
            <w:hideMark/>
          </w:tcPr>
          <w:p w14:paraId="55D3FEE7" w14:textId="77777777" w:rsidR="002C698F" w:rsidRDefault="002C698F" w:rsidP="00036DD4">
            <w:pPr>
              <w:jc w:val="center"/>
              <w:rPr>
                <w:color w:val="000000"/>
                <w:sz w:val="20"/>
                <w:szCs w:val="20"/>
              </w:rPr>
            </w:pPr>
            <w:r>
              <w:rPr>
                <w:color w:val="000000"/>
                <w:sz w:val="20"/>
                <w:szCs w:val="20"/>
              </w:rPr>
              <w:t>1.987</w:t>
            </w:r>
          </w:p>
        </w:tc>
        <w:tc>
          <w:tcPr>
            <w:tcW w:w="624" w:type="dxa"/>
            <w:tcBorders>
              <w:top w:val="nil"/>
              <w:left w:val="nil"/>
              <w:bottom w:val="nil"/>
              <w:right w:val="nil"/>
            </w:tcBorders>
            <w:noWrap/>
            <w:hideMark/>
          </w:tcPr>
          <w:p w14:paraId="40E6BC09" w14:textId="77777777" w:rsidR="002C698F" w:rsidRDefault="002C698F" w:rsidP="00036DD4">
            <w:pPr>
              <w:jc w:val="center"/>
              <w:rPr>
                <w:color w:val="000000"/>
                <w:sz w:val="20"/>
                <w:szCs w:val="20"/>
              </w:rPr>
            </w:pPr>
            <w:r>
              <w:rPr>
                <w:color w:val="000000"/>
                <w:sz w:val="20"/>
                <w:szCs w:val="20"/>
              </w:rPr>
              <w:t>7.503</w:t>
            </w:r>
          </w:p>
        </w:tc>
        <w:tc>
          <w:tcPr>
            <w:tcW w:w="545" w:type="dxa"/>
            <w:tcBorders>
              <w:top w:val="nil"/>
              <w:left w:val="nil"/>
              <w:bottom w:val="nil"/>
              <w:right w:val="nil"/>
            </w:tcBorders>
            <w:noWrap/>
            <w:hideMark/>
          </w:tcPr>
          <w:p w14:paraId="6EC8701F" w14:textId="77777777" w:rsidR="002C698F" w:rsidRDefault="002C698F" w:rsidP="00036DD4">
            <w:pPr>
              <w:jc w:val="center"/>
              <w:rPr>
                <w:color w:val="000000"/>
                <w:sz w:val="20"/>
                <w:szCs w:val="20"/>
              </w:rPr>
            </w:pPr>
            <w:r>
              <w:rPr>
                <w:color w:val="000000"/>
                <w:sz w:val="20"/>
                <w:szCs w:val="20"/>
              </w:rPr>
              <w:t>-1.607</w:t>
            </w:r>
          </w:p>
        </w:tc>
        <w:tc>
          <w:tcPr>
            <w:tcW w:w="540" w:type="dxa"/>
            <w:tcBorders>
              <w:top w:val="nil"/>
              <w:left w:val="nil"/>
              <w:bottom w:val="nil"/>
              <w:right w:val="nil"/>
            </w:tcBorders>
            <w:noWrap/>
            <w:hideMark/>
          </w:tcPr>
          <w:p w14:paraId="1A8240B6" w14:textId="77777777" w:rsidR="002C698F" w:rsidRDefault="002C698F" w:rsidP="00036DD4">
            <w:pPr>
              <w:jc w:val="center"/>
              <w:rPr>
                <w:color w:val="000000"/>
                <w:sz w:val="20"/>
                <w:szCs w:val="20"/>
              </w:rPr>
            </w:pPr>
            <w:r>
              <w:rPr>
                <w:color w:val="000000"/>
                <w:sz w:val="20"/>
                <w:szCs w:val="20"/>
              </w:rPr>
              <w:t>0.108</w:t>
            </w:r>
          </w:p>
        </w:tc>
        <w:tc>
          <w:tcPr>
            <w:tcW w:w="1127" w:type="dxa"/>
            <w:tcBorders>
              <w:top w:val="nil"/>
              <w:left w:val="nil"/>
              <w:bottom w:val="nil"/>
              <w:right w:val="nil"/>
            </w:tcBorders>
            <w:noWrap/>
            <w:hideMark/>
          </w:tcPr>
          <w:p w14:paraId="11F94BBB" w14:textId="77777777" w:rsidR="002C698F" w:rsidRDefault="002C698F" w:rsidP="00036DD4">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23DAEE99" w14:textId="77777777" w:rsidR="002C698F" w:rsidRDefault="002C698F" w:rsidP="00036DD4">
            <w:pPr>
              <w:jc w:val="center"/>
              <w:rPr>
                <w:color w:val="000000"/>
                <w:sz w:val="20"/>
                <w:szCs w:val="20"/>
              </w:rPr>
            </w:pPr>
            <w:r>
              <w:rPr>
                <w:color w:val="000000"/>
                <w:sz w:val="20"/>
                <w:szCs w:val="20"/>
              </w:rPr>
              <w:t>0.053</w:t>
            </w:r>
          </w:p>
        </w:tc>
      </w:tr>
      <w:tr w:rsidR="002C698F" w14:paraId="53BB1040" w14:textId="77777777" w:rsidTr="002B4F3A">
        <w:trPr>
          <w:trHeight w:val="320"/>
          <w:jc w:val="center"/>
        </w:trPr>
        <w:tc>
          <w:tcPr>
            <w:tcW w:w="828" w:type="dxa"/>
            <w:vMerge/>
            <w:tcBorders>
              <w:top w:val="nil"/>
              <w:left w:val="nil"/>
              <w:bottom w:val="single" w:sz="4" w:space="0" w:color="000000"/>
              <w:right w:val="nil"/>
            </w:tcBorders>
            <w:hideMark/>
          </w:tcPr>
          <w:p w14:paraId="1B75ECA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041317" w14:textId="77777777" w:rsidR="002C698F" w:rsidRDefault="002C698F" w:rsidP="00036DD4">
            <w:pPr>
              <w:rPr>
                <w:color w:val="000000"/>
                <w:sz w:val="20"/>
                <w:szCs w:val="20"/>
              </w:rPr>
            </w:pPr>
            <w:r>
              <w:rPr>
                <w:color w:val="000000"/>
                <w:sz w:val="20"/>
                <w:szCs w:val="20"/>
              </w:rPr>
              <w:t>number of recent 2-month comments</w:t>
            </w:r>
          </w:p>
        </w:tc>
        <w:tc>
          <w:tcPr>
            <w:tcW w:w="582" w:type="dxa"/>
            <w:tcBorders>
              <w:top w:val="nil"/>
              <w:left w:val="nil"/>
              <w:bottom w:val="nil"/>
              <w:right w:val="nil"/>
            </w:tcBorders>
            <w:noWrap/>
            <w:hideMark/>
          </w:tcPr>
          <w:p w14:paraId="355D2615" w14:textId="77777777" w:rsidR="002C698F" w:rsidRDefault="002C698F" w:rsidP="00036DD4">
            <w:pPr>
              <w:jc w:val="center"/>
              <w:rPr>
                <w:color w:val="000000"/>
                <w:sz w:val="20"/>
                <w:szCs w:val="20"/>
              </w:rPr>
            </w:pPr>
            <w:r>
              <w:rPr>
                <w:color w:val="000000"/>
                <w:sz w:val="20"/>
                <w:szCs w:val="20"/>
              </w:rPr>
              <w:t>5.917</w:t>
            </w:r>
          </w:p>
        </w:tc>
        <w:tc>
          <w:tcPr>
            <w:tcW w:w="684" w:type="dxa"/>
            <w:tcBorders>
              <w:top w:val="nil"/>
              <w:left w:val="nil"/>
              <w:bottom w:val="nil"/>
              <w:right w:val="nil"/>
            </w:tcBorders>
            <w:noWrap/>
            <w:hideMark/>
          </w:tcPr>
          <w:p w14:paraId="518ACD78" w14:textId="77777777" w:rsidR="002C698F" w:rsidRDefault="002C698F" w:rsidP="00036DD4">
            <w:pPr>
              <w:jc w:val="center"/>
              <w:rPr>
                <w:color w:val="000000"/>
                <w:sz w:val="20"/>
                <w:szCs w:val="20"/>
              </w:rPr>
            </w:pPr>
            <w:r>
              <w:rPr>
                <w:color w:val="000000"/>
                <w:sz w:val="20"/>
                <w:szCs w:val="20"/>
              </w:rPr>
              <w:t>11.922</w:t>
            </w:r>
          </w:p>
        </w:tc>
        <w:tc>
          <w:tcPr>
            <w:tcW w:w="531" w:type="dxa"/>
            <w:tcBorders>
              <w:top w:val="nil"/>
              <w:left w:val="nil"/>
              <w:bottom w:val="nil"/>
              <w:right w:val="nil"/>
            </w:tcBorders>
            <w:noWrap/>
            <w:hideMark/>
          </w:tcPr>
          <w:p w14:paraId="54F94644" w14:textId="77777777" w:rsidR="002C698F" w:rsidRDefault="002C698F" w:rsidP="00036DD4">
            <w:pPr>
              <w:jc w:val="center"/>
              <w:rPr>
                <w:color w:val="000000"/>
                <w:sz w:val="20"/>
                <w:szCs w:val="20"/>
              </w:rPr>
            </w:pPr>
            <w:r>
              <w:rPr>
                <w:color w:val="000000"/>
                <w:sz w:val="20"/>
                <w:szCs w:val="20"/>
              </w:rPr>
              <w:t>6.563</w:t>
            </w:r>
          </w:p>
        </w:tc>
        <w:tc>
          <w:tcPr>
            <w:tcW w:w="624" w:type="dxa"/>
            <w:tcBorders>
              <w:top w:val="nil"/>
              <w:left w:val="nil"/>
              <w:bottom w:val="nil"/>
              <w:right w:val="nil"/>
            </w:tcBorders>
            <w:noWrap/>
            <w:hideMark/>
          </w:tcPr>
          <w:p w14:paraId="7A097817" w14:textId="77777777" w:rsidR="002C698F" w:rsidRDefault="002C698F" w:rsidP="00036DD4">
            <w:pPr>
              <w:jc w:val="center"/>
              <w:rPr>
                <w:color w:val="000000"/>
                <w:sz w:val="20"/>
                <w:szCs w:val="20"/>
              </w:rPr>
            </w:pPr>
            <w:r>
              <w:rPr>
                <w:color w:val="000000"/>
                <w:sz w:val="20"/>
                <w:szCs w:val="20"/>
              </w:rPr>
              <w:t>12.567</w:t>
            </w:r>
          </w:p>
        </w:tc>
        <w:tc>
          <w:tcPr>
            <w:tcW w:w="545" w:type="dxa"/>
            <w:tcBorders>
              <w:top w:val="nil"/>
              <w:left w:val="nil"/>
              <w:bottom w:val="nil"/>
              <w:right w:val="nil"/>
            </w:tcBorders>
            <w:noWrap/>
            <w:hideMark/>
          </w:tcPr>
          <w:p w14:paraId="5850FEF1" w14:textId="77777777" w:rsidR="002C698F" w:rsidRDefault="002C698F" w:rsidP="00036DD4">
            <w:pPr>
              <w:jc w:val="center"/>
              <w:rPr>
                <w:color w:val="000000"/>
                <w:sz w:val="20"/>
                <w:szCs w:val="20"/>
              </w:rPr>
            </w:pPr>
            <w:r>
              <w:rPr>
                <w:color w:val="000000"/>
                <w:sz w:val="20"/>
                <w:szCs w:val="20"/>
              </w:rPr>
              <w:t>-1.584</w:t>
            </w:r>
          </w:p>
        </w:tc>
        <w:tc>
          <w:tcPr>
            <w:tcW w:w="540" w:type="dxa"/>
            <w:tcBorders>
              <w:top w:val="nil"/>
              <w:left w:val="nil"/>
              <w:bottom w:val="nil"/>
              <w:right w:val="nil"/>
            </w:tcBorders>
            <w:noWrap/>
            <w:hideMark/>
          </w:tcPr>
          <w:p w14:paraId="365155AB" w14:textId="77777777" w:rsidR="002C698F" w:rsidRDefault="002C698F" w:rsidP="00036DD4">
            <w:pPr>
              <w:jc w:val="center"/>
              <w:rPr>
                <w:color w:val="000000"/>
                <w:sz w:val="20"/>
                <w:szCs w:val="20"/>
              </w:rPr>
            </w:pPr>
            <w:r>
              <w:rPr>
                <w:color w:val="000000"/>
                <w:sz w:val="20"/>
                <w:szCs w:val="20"/>
              </w:rPr>
              <w:t>0.113</w:t>
            </w:r>
          </w:p>
        </w:tc>
        <w:tc>
          <w:tcPr>
            <w:tcW w:w="1127" w:type="dxa"/>
            <w:tcBorders>
              <w:top w:val="nil"/>
              <w:left w:val="nil"/>
              <w:bottom w:val="nil"/>
              <w:right w:val="nil"/>
            </w:tcBorders>
            <w:noWrap/>
            <w:hideMark/>
          </w:tcPr>
          <w:p w14:paraId="69504D19" w14:textId="77777777" w:rsidR="002C698F" w:rsidRDefault="002C698F" w:rsidP="00036DD4">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48AA98F7" w14:textId="77777777" w:rsidR="002C698F" w:rsidRDefault="002C698F" w:rsidP="00036DD4">
            <w:pPr>
              <w:jc w:val="center"/>
              <w:rPr>
                <w:color w:val="000000"/>
                <w:sz w:val="20"/>
                <w:szCs w:val="20"/>
              </w:rPr>
            </w:pPr>
            <w:r>
              <w:rPr>
                <w:color w:val="000000"/>
                <w:sz w:val="20"/>
                <w:szCs w:val="20"/>
              </w:rPr>
              <w:t>0.053</w:t>
            </w:r>
          </w:p>
        </w:tc>
      </w:tr>
      <w:tr w:rsidR="002C698F" w14:paraId="34D659ED" w14:textId="77777777" w:rsidTr="002B4F3A">
        <w:trPr>
          <w:trHeight w:val="320"/>
          <w:jc w:val="center"/>
        </w:trPr>
        <w:tc>
          <w:tcPr>
            <w:tcW w:w="828" w:type="dxa"/>
            <w:vMerge/>
            <w:tcBorders>
              <w:top w:val="nil"/>
              <w:left w:val="nil"/>
              <w:bottom w:val="single" w:sz="4" w:space="0" w:color="000000"/>
              <w:right w:val="nil"/>
            </w:tcBorders>
            <w:hideMark/>
          </w:tcPr>
          <w:p w14:paraId="4A6B3CE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F0BE846" w14:textId="77777777" w:rsidR="002C698F" w:rsidRDefault="002C698F" w:rsidP="00036DD4">
            <w:pPr>
              <w:rPr>
                <w:color w:val="000000"/>
                <w:sz w:val="20"/>
                <w:szCs w:val="20"/>
              </w:rPr>
            </w:pPr>
            <w:r>
              <w:rPr>
                <w:color w:val="000000"/>
                <w:sz w:val="20"/>
                <w:szCs w:val="20"/>
              </w:rPr>
              <w:t>number of recent 3-month accepted answers</w:t>
            </w:r>
          </w:p>
        </w:tc>
        <w:tc>
          <w:tcPr>
            <w:tcW w:w="582" w:type="dxa"/>
            <w:tcBorders>
              <w:top w:val="nil"/>
              <w:left w:val="nil"/>
              <w:bottom w:val="nil"/>
              <w:right w:val="nil"/>
            </w:tcBorders>
            <w:noWrap/>
            <w:hideMark/>
          </w:tcPr>
          <w:p w14:paraId="56DA790E" w14:textId="77777777" w:rsidR="002C698F" w:rsidRDefault="002C698F" w:rsidP="00036DD4">
            <w:pPr>
              <w:jc w:val="center"/>
              <w:rPr>
                <w:color w:val="000000"/>
                <w:sz w:val="20"/>
                <w:szCs w:val="20"/>
              </w:rPr>
            </w:pPr>
            <w:r>
              <w:rPr>
                <w:color w:val="000000"/>
                <w:sz w:val="20"/>
                <w:szCs w:val="20"/>
              </w:rPr>
              <w:t>0.824</w:t>
            </w:r>
          </w:p>
        </w:tc>
        <w:tc>
          <w:tcPr>
            <w:tcW w:w="684" w:type="dxa"/>
            <w:tcBorders>
              <w:top w:val="nil"/>
              <w:left w:val="nil"/>
              <w:bottom w:val="nil"/>
              <w:right w:val="nil"/>
            </w:tcBorders>
            <w:noWrap/>
            <w:hideMark/>
          </w:tcPr>
          <w:p w14:paraId="1662EDB3" w14:textId="77777777" w:rsidR="002C698F" w:rsidRDefault="002C698F" w:rsidP="00036DD4">
            <w:pPr>
              <w:jc w:val="center"/>
              <w:rPr>
                <w:color w:val="000000"/>
                <w:sz w:val="20"/>
                <w:szCs w:val="20"/>
              </w:rPr>
            </w:pPr>
            <w:r>
              <w:rPr>
                <w:color w:val="000000"/>
                <w:sz w:val="20"/>
                <w:szCs w:val="20"/>
              </w:rPr>
              <w:t>2.849</w:t>
            </w:r>
          </w:p>
        </w:tc>
        <w:tc>
          <w:tcPr>
            <w:tcW w:w="531" w:type="dxa"/>
            <w:tcBorders>
              <w:top w:val="nil"/>
              <w:left w:val="nil"/>
              <w:bottom w:val="nil"/>
              <w:right w:val="nil"/>
            </w:tcBorders>
            <w:noWrap/>
            <w:hideMark/>
          </w:tcPr>
          <w:p w14:paraId="6C4596CF" w14:textId="77777777" w:rsidR="002C698F" w:rsidRDefault="002C698F" w:rsidP="00036DD4">
            <w:pPr>
              <w:jc w:val="center"/>
              <w:rPr>
                <w:color w:val="000000"/>
                <w:sz w:val="20"/>
                <w:szCs w:val="20"/>
              </w:rPr>
            </w:pPr>
            <w:r>
              <w:rPr>
                <w:color w:val="000000"/>
                <w:sz w:val="20"/>
                <w:szCs w:val="20"/>
              </w:rPr>
              <w:t>0.991</w:t>
            </w:r>
          </w:p>
        </w:tc>
        <w:tc>
          <w:tcPr>
            <w:tcW w:w="624" w:type="dxa"/>
            <w:tcBorders>
              <w:top w:val="nil"/>
              <w:left w:val="nil"/>
              <w:bottom w:val="nil"/>
              <w:right w:val="nil"/>
            </w:tcBorders>
            <w:noWrap/>
            <w:hideMark/>
          </w:tcPr>
          <w:p w14:paraId="44B77889" w14:textId="77777777" w:rsidR="002C698F" w:rsidRDefault="002C698F" w:rsidP="00036DD4">
            <w:pPr>
              <w:jc w:val="center"/>
              <w:rPr>
                <w:color w:val="000000"/>
                <w:sz w:val="20"/>
                <w:szCs w:val="20"/>
              </w:rPr>
            </w:pPr>
            <w:r>
              <w:rPr>
                <w:color w:val="000000"/>
                <w:sz w:val="20"/>
                <w:szCs w:val="20"/>
              </w:rPr>
              <w:t>3.541</w:t>
            </w:r>
          </w:p>
        </w:tc>
        <w:tc>
          <w:tcPr>
            <w:tcW w:w="545" w:type="dxa"/>
            <w:tcBorders>
              <w:top w:val="nil"/>
              <w:left w:val="nil"/>
              <w:bottom w:val="nil"/>
              <w:right w:val="nil"/>
            </w:tcBorders>
            <w:noWrap/>
            <w:hideMark/>
          </w:tcPr>
          <w:p w14:paraId="4D980AD7" w14:textId="77777777" w:rsidR="002C698F" w:rsidRDefault="002C698F" w:rsidP="00036DD4">
            <w:pPr>
              <w:jc w:val="center"/>
              <w:rPr>
                <w:color w:val="000000"/>
                <w:sz w:val="20"/>
                <w:szCs w:val="20"/>
              </w:rPr>
            </w:pPr>
            <w:r>
              <w:rPr>
                <w:color w:val="000000"/>
                <w:sz w:val="20"/>
                <w:szCs w:val="20"/>
              </w:rPr>
              <w:t>-1.569</w:t>
            </w:r>
          </w:p>
        </w:tc>
        <w:tc>
          <w:tcPr>
            <w:tcW w:w="540" w:type="dxa"/>
            <w:tcBorders>
              <w:top w:val="nil"/>
              <w:left w:val="nil"/>
              <w:bottom w:val="nil"/>
              <w:right w:val="nil"/>
            </w:tcBorders>
            <w:noWrap/>
            <w:hideMark/>
          </w:tcPr>
          <w:p w14:paraId="5CE4C999" w14:textId="77777777" w:rsidR="002C698F" w:rsidRDefault="002C698F" w:rsidP="00036DD4">
            <w:pPr>
              <w:jc w:val="center"/>
              <w:rPr>
                <w:color w:val="000000"/>
                <w:sz w:val="20"/>
                <w:szCs w:val="20"/>
              </w:rPr>
            </w:pPr>
            <w:r>
              <w:rPr>
                <w:color w:val="000000"/>
                <w:sz w:val="20"/>
                <w:szCs w:val="20"/>
              </w:rPr>
              <w:t>0.117</w:t>
            </w:r>
          </w:p>
        </w:tc>
        <w:tc>
          <w:tcPr>
            <w:tcW w:w="1127" w:type="dxa"/>
            <w:tcBorders>
              <w:top w:val="nil"/>
              <w:left w:val="nil"/>
              <w:bottom w:val="nil"/>
              <w:right w:val="nil"/>
            </w:tcBorders>
            <w:noWrap/>
            <w:hideMark/>
          </w:tcPr>
          <w:p w14:paraId="5016D736" w14:textId="77777777" w:rsidR="002C698F" w:rsidRDefault="002C698F" w:rsidP="00036DD4">
            <w:pPr>
              <w:jc w:val="center"/>
              <w:rPr>
                <w:color w:val="000000"/>
                <w:sz w:val="20"/>
                <w:szCs w:val="20"/>
              </w:rPr>
            </w:pPr>
            <w:r>
              <w:rPr>
                <w:color w:val="000000"/>
                <w:sz w:val="20"/>
                <w:szCs w:val="20"/>
              </w:rPr>
              <w:t>-0.052</w:t>
            </w:r>
          </w:p>
        </w:tc>
        <w:tc>
          <w:tcPr>
            <w:tcW w:w="1033" w:type="dxa"/>
            <w:tcBorders>
              <w:top w:val="nil"/>
              <w:left w:val="nil"/>
              <w:bottom w:val="nil"/>
              <w:right w:val="nil"/>
            </w:tcBorders>
            <w:noWrap/>
            <w:hideMark/>
          </w:tcPr>
          <w:p w14:paraId="174B0A49" w14:textId="77777777" w:rsidR="002C698F" w:rsidRDefault="002C698F" w:rsidP="00036DD4">
            <w:pPr>
              <w:jc w:val="center"/>
              <w:rPr>
                <w:color w:val="000000"/>
                <w:sz w:val="20"/>
                <w:szCs w:val="20"/>
              </w:rPr>
            </w:pPr>
            <w:r>
              <w:rPr>
                <w:color w:val="000000"/>
                <w:sz w:val="20"/>
                <w:szCs w:val="20"/>
              </w:rPr>
              <w:t>0.052</w:t>
            </w:r>
          </w:p>
        </w:tc>
      </w:tr>
      <w:tr w:rsidR="002C698F" w14:paraId="68CBEC99" w14:textId="77777777" w:rsidTr="002B4F3A">
        <w:trPr>
          <w:trHeight w:val="320"/>
          <w:jc w:val="center"/>
        </w:trPr>
        <w:tc>
          <w:tcPr>
            <w:tcW w:w="828" w:type="dxa"/>
            <w:vMerge/>
            <w:tcBorders>
              <w:top w:val="nil"/>
              <w:left w:val="nil"/>
              <w:bottom w:val="single" w:sz="4" w:space="0" w:color="000000"/>
              <w:right w:val="nil"/>
            </w:tcBorders>
            <w:hideMark/>
          </w:tcPr>
          <w:p w14:paraId="1E44B6E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D29CC01" w14:textId="77777777" w:rsidR="002C698F" w:rsidRDefault="002C698F" w:rsidP="00036DD4">
            <w:pPr>
              <w:rPr>
                <w:color w:val="000000"/>
                <w:sz w:val="20"/>
                <w:szCs w:val="20"/>
              </w:rPr>
            </w:pPr>
            <w:r>
              <w:rPr>
                <w:color w:val="000000"/>
                <w:sz w:val="20"/>
                <w:szCs w:val="20"/>
              </w:rPr>
              <w:t>number of recent 3-month questions</w:t>
            </w:r>
          </w:p>
        </w:tc>
        <w:tc>
          <w:tcPr>
            <w:tcW w:w="582" w:type="dxa"/>
            <w:tcBorders>
              <w:top w:val="nil"/>
              <w:left w:val="nil"/>
              <w:bottom w:val="nil"/>
              <w:right w:val="nil"/>
            </w:tcBorders>
            <w:noWrap/>
            <w:hideMark/>
          </w:tcPr>
          <w:p w14:paraId="57842784" w14:textId="77777777" w:rsidR="002C698F" w:rsidRDefault="002C698F" w:rsidP="00036DD4">
            <w:pPr>
              <w:jc w:val="center"/>
              <w:rPr>
                <w:color w:val="000000"/>
                <w:sz w:val="20"/>
                <w:szCs w:val="20"/>
              </w:rPr>
            </w:pPr>
            <w:r>
              <w:rPr>
                <w:color w:val="000000"/>
                <w:sz w:val="20"/>
                <w:szCs w:val="20"/>
              </w:rPr>
              <w:t>8.871</w:t>
            </w:r>
          </w:p>
        </w:tc>
        <w:tc>
          <w:tcPr>
            <w:tcW w:w="684" w:type="dxa"/>
            <w:tcBorders>
              <w:top w:val="nil"/>
              <w:left w:val="nil"/>
              <w:bottom w:val="nil"/>
              <w:right w:val="nil"/>
            </w:tcBorders>
            <w:noWrap/>
            <w:hideMark/>
          </w:tcPr>
          <w:p w14:paraId="03ECD50A" w14:textId="77777777" w:rsidR="002C698F" w:rsidRDefault="002C698F" w:rsidP="00036DD4">
            <w:pPr>
              <w:jc w:val="center"/>
              <w:rPr>
                <w:color w:val="000000"/>
                <w:sz w:val="20"/>
                <w:szCs w:val="20"/>
              </w:rPr>
            </w:pPr>
            <w:r>
              <w:rPr>
                <w:color w:val="000000"/>
                <w:sz w:val="20"/>
                <w:szCs w:val="20"/>
              </w:rPr>
              <w:t>15.936</w:t>
            </w:r>
          </w:p>
        </w:tc>
        <w:tc>
          <w:tcPr>
            <w:tcW w:w="531" w:type="dxa"/>
            <w:tcBorders>
              <w:top w:val="nil"/>
              <w:left w:val="nil"/>
              <w:bottom w:val="nil"/>
              <w:right w:val="nil"/>
            </w:tcBorders>
            <w:noWrap/>
            <w:hideMark/>
          </w:tcPr>
          <w:p w14:paraId="2FB58B32" w14:textId="77777777" w:rsidR="002C698F" w:rsidRDefault="002C698F" w:rsidP="00036DD4">
            <w:pPr>
              <w:jc w:val="center"/>
              <w:rPr>
                <w:color w:val="000000"/>
                <w:sz w:val="20"/>
                <w:szCs w:val="20"/>
              </w:rPr>
            </w:pPr>
            <w:r>
              <w:rPr>
                <w:color w:val="000000"/>
                <w:sz w:val="20"/>
                <w:szCs w:val="20"/>
              </w:rPr>
              <w:t>9.156</w:t>
            </w:r>
          </w:p>
        </w:tc>
        <w:tc>
          <w:tcPr>
            <w:tcW w:w="624" w:type="dxa"/>
            <w:tcBorders>
              <w:top w:val="nil"/>
              <w:left w:val="nil"/>
              <w:bottom w:val="nil"/>
              <w:right w:val="nil"/>
            </w:tcBorders>
            <w:noWrap/>
            <w:hideMark/>
          </w:tcPr>
          <w:p w14:paraId="62A9B73B" w14:textId="77777777" w:rsidR="002C698F" w:rsidRDefault="002C698F" w:rsidP="00036DD4">
            <w:pPr>
              <w:jc w:val="center"/>
              <w:rPr>
                <w:color w:val="000000"/>
                <w:sz w:val="20"/>
                <w:szCs w:val="20"/>
              </w:rPr>
            </w:pPr>
            <w:r>
              <w:rPr>
                <w:color w:val="000000"/>
                <w:sz w:val="20"/>
                <w:szCs w:val="20"/>
              </w:rPr>
              <w:t>16.819</w:t>
            </w:r>
          </w:p>
        </w:tc>
        <w:tc>
          <w:tcPr>
            <w:tcW w:w="545" w:type="dxa"/>
            <w:tcBorders>
              <w:top w:val="nil"/>
              <w:left w:val="nil"/>
              <w:bottom w:val="nil"/>
              <w:right w:val="nil"/>
            </w:tcBorders>
            <w:noWrap/>
            <w:hideMark/>
          </w:tcPr>
          <w:p w14:paraId="23E749DF" w14:textId="77777777" w:rsidR="002C698F" w:rsidRDefault="002C698F" w:rsidP="00036DD4">
            <w:pPr>
              <w:jc w:val="center"/>
              <w:rPr>
                <w:color w:val="000000"/>
                <w:sz w:val="20"/>
                <w:szCs w:val="20"/>
              </w:rPr>
            </w:pPr>
            <w:r>
              <w:rPr>
                <w:color w:val="000000"/>
                <w:sz w:val="20"/>
                <w:szCs w:val="20"/>
              </w:rPr>
              <w:t>-0.523</w:t>
            </w:r>
          </w:p>
        </w:tc>
        <w:tc>
          <w:tcPr>
            <w:tcW w:w="540" w:type="dxa"/>
            <w:tcBorders>
              <w:top w:val="nil"/>
              <w:left w:val="nil"/>
              <w:bottom w:val="nil"/>
              <w:right w:val="nil"/>
            </w:tcBorders>
            <w:noWrap/>
            <w:hideMark/>
          </w:tcPr>
          <w:p w14:paraId="7B09B804" w14:textId="77777777" w:rsidR="002C698F" w:rsidRDefault="002C698F" w:rsidP="00036DD4">
            <w:pPr>
              <w:jc w:val="center"/>
              <w:rPr>
                <w:color w:val="000000"/>
                <w:sz w:val="20"/>
                <w:szCs w:val="20"/>
              </w:rPr>
            </w:pPr>
            <w:r>
              <w:rPr>
                <w:color w:val="000000"/>
                <w:sz w:val="20"/>
                <w:szCs w:val="20"/>
              </w:rPr>
              <w:t>0.601</w:t>
            </w:r>
          </w:p>
        </w:tc>
        <w:tc>
          <w:tcPr>
            <w:tcW w:w="1127" w:type="dxa"/>
            <w:tcBorders>
              <w:top w:val="nil"/>
              <w:left w:val="nil"/>
              <w:bottom w:val="nil"/>
              <w:right w:val="nil"/>
            </w:tcBorders>
            <w:noWrap/>
            <w:hideMark/>
          </w:tcPr>
          <w:p w14:paraId="3EE560A6" w14:textId="77777777" w:rsidR="002C698F" w:rsidRDefault="002C698F" w:rsidP="00036DD4">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00B98910" w14:textId="77777777" w:rsidR="002C698F" w:rsidRDefault="002C698F" w:rsidP="00036DD4">
            <w:pPr>
              <w:jc w:val="center"/>
              <w:rPr>
                <w:color w:val="000000"/>
                <w:sz w:val="20"/>
                <w:szCs w:val="20"/>
              </w:rPr>
            </w:pPr>
            <w:r>
              <w:rPr>
                <w:color w:val="000000"/>
                <w:sz w:val="20"/>
                <w:szCs w:val="20"/>
              </w:rPr>
              <w:t>0.017</w:t>
            </w:r>
          </w:p>
        </w:tc>
      </w:tr>
      <w:tr w:rsidR="002C698F" w14:paraId="2C709B16" w14:textId="77777777" w:rsidTr="002B4F3A">
        <w:trPr>
          <w:trHeight w:val="320"/>
          <w:jc w:val="center"/>
        </w:trPr>
        <w:tc>
          <w:tcPr>
            <w:tcW w:w="828" w:type="dxa"/>
            <w:vMerge/>
            <w:tcBorders>
              <w:top w:val="nil"/>
              <w:left w:val="nil"/>
              <w:bottom w:val="single" w:sz="4" w:space="0" w:color="000000"/>
              <w:right w:val="nil"/>
            </w:tcBorders>
            <w:hideMark/>
          </w:tcPr>
          <w:p w14:paraId="724095DA"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2C1C38F" w14:textId="77777777" w:rsidR="002C698F" w:rsidRDefault="002C698F" w:rsidP="00036DD4">
            <w:pPr>
              <w:rPr>
                <w:color w:val="000000"/>
                <w:sz w:val="20"/>
                <w:szCs w:val="20"/>
              </w:rPr>
            </w:pPr>
            <w:r>
              <w:rPr>
                <w:color w:val="000000"/>
                <w:sz w:val="20"/>
                <w:szCs w:val="20"/>
              </w:rPr>
              <w:t xml:space="preserve">number of recent </w:t>
            </w:r>
            <w:commentRangeStart w:id="2"/>
            <w:r>
              <w:rPr>
                <w:color w:val="000000"/>
                <w:sz w:val="20"/>
                <w:szCs w:val="20"/>
              </w:rPr>
              <w:t>2-month answers</w:t>
            </w:r>
            <w:commentRangeEnd w:id="2"/>
            <w:r w:rsidR="009A02D5">
              <w:rPr>
                <w:rStyle w:val="CommentReference"/>
                <w:color w:val="000000"/>
                <w:sz w:val="20"/>
                <w:szCs w:val="20"/>
              </w:rPr>
              <w:commentReference w:id="2"/>
            </w:r>
          </w:p>
        </w:tc>
        <w:tc>
          <w:tcPr>
            <w:tcW w:w="582" w:type="dxa"/>
            <w:tcBorders>
              <w:top w:val="nil"/>
              <w:left w:val="nil"/>
              <w:bottom w:val="nil"/>
              <w:right w:val="nil"/>
            </w:tcBorders>
            <w:noWrap/>
            <w:hideMark/>
          </w:tcPr>
          <w:p w14:paraId="4E780610" w14:textId="77777777" w:rsidR="002C698F" w:rsidRDefault="002C698F" w:rsidP="00036DD4">
            <w:pPr>
              <w:jc w:val="center"/>
              <w:rPr>
                <w:color w:val="000000"/>
                <w:sz w:val="20"/>
                <w:szCs w:val="20"/>
              </w:rPr>
            </w:pPr>
            <w:r>
              <w:rPr>
                <w:color w:val="000000"/>
                <w:sz w:val="20"/>
                <w:szCs w:val="20"/>
              </w:rPr>
              <w:t>2.455</w:t>
            </w:r>
          </w:p>
        </w:tc>
        <w:tc>
          <w:tcPr>
            <w:tcW w:w="684" w:type="dxa"/>
            <w:tcBorders>
              <w:top w:val="nil"/>
              <w:left w:val="nil"/>
              <w:bottom w:val="nil"/>
              <w:right w:val="nil"/>
            </w:tcBorders>
            <w:noWrap/>
            <w:hideMark/>
          </w:tcPr>
          <w:p w14:paraId="6D8D67BB" w14:textId="77777777" w:rsidR="002C698F" w:rsidRDefault="002C698F" w:rsidP="00036DD4">
            <w:pPr>
              <w:jc w:val="center"/>
              <w:rPr>
                <w:color w:val="000000"/>
                <w:sz w:val="20"/>
                <w:szCs w:val="20"/>
              </w:rPr>
            </w:pPr>
            <w:r>
              <w:rPr>
                <w:color w:val="000000"/>
                <w:sz w:val="20"/>
                <w:szCs w:val="20"/>
              </w:rPr>
              <w:t>7.944</w:t>
            </w:r>
          </w:p>
        </w:tc>
        <w:tc>
          <w:tcPr>
            <w:tcW w:w="531" w:type="dxa"/>
            <w:tcBorders>
              <w:top w:val="nil"/>
              <w:left w:val="nil"/>
              <w:bottom w:val="nil"/>
              <w:right w:val="nil"/>
            </w:tcBorders>
            <w:noWrap/>
            <w:hideMark/>
          </w:tcPr>
          <w:p w14:paraId="64D15B8E" w14:textId="77777777" w:rsidR="002C698F" w:rsidRDefault="002C698F" w:rsidP="00036DD4">
            <w:pPr>
              <w:jc w:val="center"/>
              <w:rPr>
                <w:color w:val="000000"/>
                <w:sz w:val="20"/>
                <w:szCs w:val="20"/>
              </w:rPr>
            </w:pPr>
            <w:r>
              <w:rPr>
                <w:color w:val="000000"/>
                <w:sz w:val="20"/>
                <w:szCs w:val="20"/>
              </w:rPr>
              <w:t>2.855</w:t>
            </w:r>
          </w:p>
        </w:tc>
        <w:tc>
          <w:tcPr>
            <w:tcW w:w="624" w:type="dxa"/>
            <w:tcBorders>
              <w:top w:val="nil"/>
              <w:left w:val="nil"/>
              <w:bottom w:val="nil"/>
              <w:right w:val="nil"/>
            </w:tcBorders>
            <w:noWrap/>
            <w:hideMark/>
          </w:tcPr>
          <w:p w14:paraId="4EB242B5" w14:textId="77777777" w:rsidR="002C698F" w:rsidRDefault="002C698F" w:rsidP="00036DD4">
            <w:pPr>
              <w:jc w:val="center"/>
              <w:rPr>
                <w:color w:val="000000"/>
                <w:sz w:val="20"/>
                <w:szCs w:val="20"/>
              </w:rPr>
            </w:pPr>
            <w:r>
              <w:rPr>
                <w:color w:val="000000"/>
                <w:sz w:val="20"/>
                <w:szCs w:val="20"/>
              </w:rPr>
              <w:t>10.167</w:t>
            </w:r>
          </w:p>
        </w:tc>
        <w:tc>
          <w:tcPr>
            <w:tcW w:w="545" w:type="dxa"/>
            <w:tcBorders>
              <w:top w:val="nil"/>
              <w:left w:val="nil"/>
              <w:bottom w:val="nil"/>
              <w:right w:val="nil"/>
            </w:tcBorders>
            <w:noWrap/>
            <w:hideMark/>
          </w:tcPr>
          <w:p w14:paraId="27B5F7B7" w14:textId="77777777" w:rsidR="002C698F" w:rsidRDefault="002C698F" w:rsidP="00036DD4">
            <w:pPr>
              <w:jc w:val="center"/>
              <w:rPr>
                <w:color w:val="000000"/>
                <w:sz w:val="20"/>
                <w:szCs w:val="20"/>
              </w:rPr>
            </w:pPr>
            <w:r>
              <w:rPr>
                <w:color w:val="000000"/>
                <w:sz w:val="20"/>
                <w:szCs w:val="20"/>
              </w:rPr>
              <w:t>-1.321</w:t>
            </w:r>
          </w:p>
        </w:tc>
        <w:tc>
          <w:tcPr>
            <w:tcW w:w="540" w:type="dxa"/>
            <w:tcBorders>
              <w:top w:val="nil"/>
              <w:left w:val="nil"/>
              <w:bottom w:val="nil"/>
              <w:right w:val="nil"/>
            </w:tcBorders>
            <w:noWrap/>
            <w:hideMark/>
          </w:tcPr>
          <w:p w14:paraId="0AECF8C8" w14:textId="77777777" w:rsidR="002C698F" w:rsidRDefault="002C698F" w:rsidP="00036DD4">
            <w:pPr>
              <w:jc w:val="center"/>
              <w:rPr>
                <w:color w:val="000000"/>
                <w:sz w:val="20"/>
                <w:szCs w:val="20"/>
              </w:rPr>
            </w:pPr>
            <w:r>
              <w:rPr>
                <w:color w:val="000000"/>
                <w:sz w:val="20"/>
                <w:szCs w:val="20"/>
              </w:rPr>
              <w:t>0.186</w:t>
            </w:r>
          </w:p>
        </w:tc>
        <w:tc>
          <w:tcPr>
            <w:tcW w:w="1127" w:type="dxa"/>
            <w:tcBorders>
              <w:top w:val="nil"/>
              <w:left w:val="nil"/>
              <w:bottom w:val="nil"/>
              <w:right w:val="nil"/>
            </w:tcBorders>
            <w:noWrap/>
            <w:hideMark/>
          </w:tcPr>
          <w:p w14:paraId="4010C734" w14:textId="77777777" w:rsidR="002C698F" w:rsidRDefault="002C698F" w:rsidP="00036DD4">
            <w:pPr>
              <w:jc w:val="center"/>
              <w:rPr>
                <w:color w:val="000000"/>
                <w:sz w:val="20"/>
                <w:szCs w:val="20"/>
              </w:rPr>
            </w:pPr>
            <w:r>
              <w:rPr>
                <w:color w:val="000000"/>
                <w:sz w:val="20"/>
                <w:szCs w:val="20"/>
              </w:rPr>
              <w:t>-0.044</w:t>
            </w:r>
          </w:p>
        </w:tc>
        <w:tc>
          <w:tcPr>
            <w:tcW w:w="1033" w:type="dxa"/>
            <w:tcBorders>
              <w:top w:val="nil"/>
              <w:left w:val="nil"/>
              <w:bottom w:val="nil"/>
              <w:right w:val="nil"/>
            </w:tcBorders>
            <w:noWrap/>
            <w:hideMark/>
          </w:tcPr>
          <w:p w14:paraId="5EB6F8B8" w14:textId="77777777" w:rsidR="002C698F" w:rsidRDefault="002C698F" w:rsidP="00036DD4">
            <w:pPr>
              <w:jc w:val="center"/>
              <w:rPr>
                <w:color w:val="000000"/>
                <w:sz w:val="20"/>
                <w:szCs w:val="20"/>
              </w:rPr>
            </w:pPr>
            <w:r>
              <w:rPr>
                <w:color w:val="000000"/>
                <w:sz w:val="20"/>
                <w:szCs w:val="20"/>
              </w:rPr>
              <w:t>0.044</w:t>
            </w:r>
          </w:p>
        </w:tc>
      </w:tr>
      <w:tr w:rsidR="002C698F" w14:paraId="12A72844" w14:textId="77777777" w:rsidTr="002B4F3A">
        <w:trPr>
          <w:trHeight w:val="320"/>
          <w:jc w:val="center"/>
        </w:trPr>
        <w:tc>
          <w:tcPr>
            <w:tcW w:w="828" w:type="dxa"/>
            <w:vMerge/>
            <w:tcBorders>
              <w:top w:val="nil"/>
              <w:left w:val="nil"/>
              <w:bottom w:val="single" w:sz="4" w:space="0" w:color="000000"/>
              <w:right w:val="nil"/>
            </w:tcBorders>
            <w:hideMark/>
          </w:tcPr>
          <w:p w14:paraId="76FA7893" w14:textId="77777777" w:rsidR="002C698F" w:rsidRDefault="002C698F" w:rsidP="00036DD4">
            <w:pPr>
              <w:rPr>
                <w:color w:val="000000"/>
                <w:sz w:val="20"/>
                <w:szCs w:val="20"/>
              </w:rPr>
            </w:pPr>
          </w:p>
        </w:tc>
        <w:tc>
          <w:tcPr>
            <w:tcW w:w="2866" w:type="dxa"/>
            <w:tcBorders>
              <w:top w:val="nil"/>
              <w:left w:val="nil"/>
              <w:bottom w:val="single" w:sz="4" w:space="0" w:color="auto"/>
              <w:right w:val="nil"/>
            </w:tcBorders>
            <w:noWrap/>
            <w:hideMark/>
          </w:tcPr>
          <w:p w14:paraId="01F09A97" w14:textId="77777777" w:rsidR="002C698F" w:rsidRDefault="002C698F" w:rsidP="00036DD4">
            <w:pPr>
              <w:rPr>
                <w:color w:val="000000"/>
                <w:sz w:val="20"/>
                <w:szCs w:val="20"/>
              </w:rPr>
            </w:pPr>
            <w:r>
              <w:rPr>
                <w:color w:val="000000"/>
                <w:sz w:val="20"/>
                <w:szCs w:val="20"/>
              </w:rPr>
              <w:t>number of recent 3-month comments</w:t>
            </w:r>
          </w:p>
        </w:tc>
        <w:tc>
          <w:tcPr>
            <w:tcW w:w="582" w:type="dxa"/>
            <w:tcBorders>
              <w:top w:val="nil"/>
              <w:left w:val="nil"/>
              <w:bottom w:val="single" w:sz="4" w:space="0" w:color="auto"/>
              <w:right w:val="nil"/>
            </w:tcBorders>
            <w:noWrap/>
            <w:hideMark/>
          </w:tcPr>
          <w:p w14:paraId="066737A6" w14:textId="77777777" w:rsidR="002C698F" w:rsidRDefault="002C698F" w:rsidP="00036DD4">
            <w:pPr>
              <w:jc w:val="center"/>
              <w:rPr>
                <w:color w:val="000000"/>
                <w:sz w:val="20"/>
                <w:szCs w:val="20"/>
              </w:rPr>
            </w:pPr>
            <w:r>
              <w:rPr>
                <w:color w:val="000000"/>
                <w:sz w:val="20"/>
                <w:szCs w:val="20"/>
              </w:rPr>
              <w:t>9.122</w:t>
            </w:r>
          </w:p>
        </w:tc>
        <w:tc>
          <w:tcPr>
            <w:tcW w:w="684" w:type="dxa"/>
            <w:tcBorders>
              <w:top w:val="nil"/>
              <w:left w:val="nil"/>
              <w:bottom w:val="single" w:sz="4" w:space="0" w:color="auto"/>
              <w:right w:val="nil"/>
            </w:tcBorders>
            <w:noWrap/>
            <w:hideMark/>
          </w:tcPr>
          <w:p w14:paraId="40CE95E7" w14:textId="77777777" w:rsidR="002C698F" w:rsidRDefault="002C698F" w:rsidP="00036DD4">
            <w:pPr>
              <w:jc w:val="center"/>
              <w:rPr>
                <w:color w:val="000000"/>
                <w:sz w:val="20"/>
                <w:szCs w:val="20"/>
              </w:rPr>
            </w:pPr>
            <w:r>
              <w:rPr>
                <w:color w:val="000000"/>
                <w:sz w:val="20"/>
                <w:szCs w:val="20"/>
              </w:rPr>
              <w:t>18.062</w:t>
            </w:r>
          </w:p>
        </w:tc>
        <w:tc>
          <w:tcPr>
            <w:tcW w:w="531" w:type="dxa"/>
            <w:tcBorders>
              <w:top w:val="nil"/>
              <w:left w:val="nil"/>
              <w:bottom w:val="single" w:sz="4" w:space="0" w:color="auto"/>
              <w:right w:val="nil"/>
            </w:tcBorders>
            <w:noWrap/>
            <w:hideMark/>
          </w:tcPr>
          <w:p w14:paraId="50598B0A" w14:textId="77777777" w:rsidR="002C698F" w:rsidRDefault="002C698F" w:rsidP="00036DD4">
            <w:pPr>
              <w:jc w:val="center"/>
              <w:rPr>
                <w:color w:val="000000"/>
                <w:sz w:val="20"/>
                <w:szCs w:val="20"/>
              </w:rPr>
            </w:pPr>
            <w:r>
              <w:rPr>
                <w:color w:val="000000"/>
                <w:sz w:val="20"/>
                <w:szCs w:val="20"/>
              </w:rPr>
              <w:t>9.786</w:t>
            </w:r>
          </w:p>
        </w:tc>
        <w:tc>
          <w:tcPr>
            <w:tcW w:w="624" w:type="dxa"/>
            <w:tcBorders>
              <w:top w:val="nil"/>
              <w:left w:val="nil"/>
              <w:bottom w:val="single" w:sz="4" w:space="0" w:color="auto"/>
              <w:right w:val="nil"/>
            </w:tcBorders>
            <w:noWrap/>
            <w:hideMark/>
          </w:tcPr>
          <w:p w14:paraId="1637E5D0" w14:textId="77777777" w:rsidR="002C698F" w:rsidRDefault="002C698F" w:rsidP="00036DD4">
            <w:pPr>
              <w:jc w:val="center"/>
              <w:rPr>
                <w:color w:val="000000"/>
                <w:sz w:val="20"/>
                <w:szCs w:val="20"/>
              </w:rPr>
            </w:pPr>
            <w:r>
              <w:rPr>
                <w:color w:val="000000"/>
                <w:sz w:val="20"/>
                <w:szCs w:val="20"/>
              </w:rPr>
              <w:t>19.165</w:t>
            </w:r>
          </w:p>
        </w:tc>
        <w:tc>
          <w:tcPr>
            <w:tcW w:w="545" w:type="dxa"/>
            <w:tcBorders>
              <w:top w:val="nil"/>
              <w:left w:val="nil"/>
              <w:bottom w:val="single" w:sz="4" w:space="0" w:color="auto"/>
              <w:right w:val="nil"/>
            </w:tcBorders>
            <w:noWrap/>
            <w:hideMark/>
          </w:tcPr>
          <w:p w14:paraId="7978149B" w14:textId="77777777" w:rsidR="002C698F" w:rsidRDefault="002C698F" w:rsidP="00036DD4">
            <w:pPr>
              <w:jc w:val="center"/>
              <w:rPr>
                <w:color w:val="000000"/>
                <w:sz w:val="20"/>
                <w:szCs w:val="20"/>
              </w:rPr>
            </w:pPr>
            <w:r>
              <w:rPr>
                <w:color w:val="000000"/>
                <w:sz w:val="20"/>
                <w:szCs w:val="20"/>
              </w:rPr>
              <w:t>-1.072</w:t>
            </w:r>
          </w:p>
        </w:tc>
        <w:tc>
          <w:tcPr>
            <w:tcW w:w="540" w:type="dxa"/>
            <w:tcBorders>
              <w:top w:val="nil"/>
              <w:left w:val="nil"/>
              <w:bottom w:val="single" w:sz="4" w:space="0" w:color="auto"/>
              <w:right w:val="nil"/>
            </w:tcBorders>
            <w:noWrap/>
            <w:hideMark/>
          </w:tcPr>
          <w:p w14:paraId="0EBB796B" w14:textId="77777777" w:rsidR="002C698F" w:rsidRDefault="002C698F" w:rsidP="00036DD4">
            <w:pPr>
              <w:jc w:val="center"/>
              <w:rPr>
                <w:color w:val="000000"/>
                <w:sz w:val="20"/>
                <w:szCs w:val="20"/>
              </w:rPr>
            </w:pPr>
            <w:r>
              <w:rPr>
                <w:color w:val="000000"/>
                <w:sz w:val="20"/>
                <w:szCs w:val="20"/>
              </w:rPr>
              <w:t>0.284</w:t>
            </w:r>
          </w:p>
        </w:tc>
        <w:tc>
          <w:tcPr>
            <w:tcW w:w="1127" w:type="dxa"/>
            <w:tcBorders>
              <w:top w:val="nil"/>
              <w:left w:val="nil"/>
              <w:bottom w:val="single" w:sz="4" w:space="0" w:color="auto"/>
              <w:right w:val="nil"/>
            </w:tcBorders>
            <w:noWrap/>
            <w:hideMark/>
          </w:tcPr>
          <w:p w14:paraId="492DC221" w14:textId="77777777" w:rsidR="002C698F" w:rsidRDefault="002C698F" w:rsidP="00036DD4">
            <w:pPr>
              <w:jc w:val="center"/>
              <w:rPr>
                <w:color w:val="000000"/>
                <w:sz w:val="20"/>
                <w:szCs w:val="20"/>
              </w:rPr>
            </w:pPr>
            <w:r>
              <w:rPr>
                <w:color w:val="000000"/>
                <w:sz w:val="20"/>
                <w:szCs w:val="20"/>
              </w:rPr>
              <w:t>-0.036</w:t>
            </w:r>
          </w:p>
        </w:tc>
        <w:tc>
          <w:tcPr>
            <w:tcW w:w="1033" w:type="dxa"/>
            <w:tcBorders>
              <w:top w:val="nil"/>
              <w:left w:val="nil"/>
              <w:bottom w:val="single" w:sz="4" w:space="0" w:color="auto"/>
              <w:right w:val="nil"/>
            </w:tcBorders>
            <w:noWrap/>
            <w:hideMark/>
          </w:tcPr>
          <w:p w14:paraId="7B7D5808" w14:textId="77777777" w:rsidR="002C698F" w:rsidRDefault="002C698F" w:rsidP="00036DD4">
            <w:pPr>
              <w:jc w:val="center"/>
              <w:rPr>
                <w:color w:val="000000"/>
                <w:sz w:val="20"/>
                <w:szCs w:val="20"/>
              </w:rPr>
            </w:pPr>
            <w:r>
              <w:rPr>
                <w:color w:val="000000"/>
                <w:sz w:val="20"/>
                <w:szCs w:val="20"/>
              </w:rPr>
              <w:t>0.036</w:t>
            </w:r>
          </w:p>
        </w:tc>
      </w:tr>
      <w:tr w:rsidR="002C698F" w14:paraId="26ED2959" w14:textId="77777777" w:rsidTr="002B4F3A">
        <w:trPr>
          <w:trHeight w:val="320"/>
          <w:jc w:val="center"/>
        </w:trPr>
        <w:tc>
          <w:tcPr>
            <w:tcW w:w="828" w:type="dxa"/>
            <w:vMerge w:val="restart"/>
            <w:tcBorders>
              <w:top w:val="nil"/>
              <w:left w:val="nil"/>
              <w:bottom w:val="single" w:sz="8" w:space="0" w:color="000000"/>
              <w:right w:val="nil"/>
            </w:tcBorders>
            <w:hideMark/>
          </w:tcPr>
          <w:p w14:paraId="31C067D6" w14:textId="77777777" w:rsidR="002C698F" w:rsidRDefault="002C698F" w:rsidP="00036DD4">
            <w:pPr>
              <w:jc w:val="center"/>
              <w:rPr>
                <w:color w:val="000000"/>
                <w:sz w:val="20"/>
                <w:szCs w:val="20"/>
              </w:rPr>
            </w:pPr>
            <w:r>
              <w:rPr>
                <w:color w:val="000000"/>
                <w:sz w:val="20"/>
                <w:szCs w:val="20"/>
              </w:rPr>
              <w:t>Question</w:t>
            </w:r>
          </w:p>
        </w:tc>
        <w:tc>
          <w:tcPr>
            <w:tcW w:w="2866" w:type="dxa"/>
            <w:tcBorders>
              <w:top w:val="nil"/>
              <w:left w:val="nil"/>
              <w:bottom w:val="nil"/>
              <w:right w:val="nil"/>
            </w:tcBorders>
            <w:noWrap/>
            <w:hideMark/>
          </w:tcPr>
          <w:p w14:paraId="3D5C39E2" w14:textId="77777777" w:rsidR="002C698F" w:rsidRDefault="002C698F" w:rsidP="00036DD4">
            <w:pPr>
              <w:rPr>
                <w:color w:val="000000"/>
                <w:sz w:val="20"/>
                <w:szCs w:val="20"/>
              </w:rPr>
            </w:pPr>
            <w:r>
              <w:rPr>
                <w:color w:val="000000"/>
                <w:sz w:val="20"/>
                <w:szCs w:val="20"/>
              </w:rPr>
              <w:t>log number of Chinese characters</w:t>
            </w:r>
          </w:p>
        </w:tc>
        <w:tc>
          <w:tcPr>
            <w:tcW w:w="582" w:type="dxa"/>
            <w:tcBorders>
              <w:top w:val="nil"/>
              <w:left w:val="nil"/>
              <w:bottom w:val="nil"/>
              <w:right w:val="nil"/>
            </w:tcBorders>
            <w:noWrap/>
            <w:hideMark/>
          </w:tcPr>
          <w:p w14:paraId="16257556" w14:textId="77777777" w:rsidR="002C698F" w:rsidRDefault="002C698F" w:rsidP="00036DD4">
            <w:pPr>
              <w:jc w:val="center"/>
              <w:rPr>
                <w:color w:val="000000"/>
                <w:sz w:val="20"/>
                <w:szCs w:val="20"/>
              </w:rPr>
            </w:pPr>
            <w:r>
              <w:rPr>
                <w:color w:val="000000"/>
                <w:sz w:val="20"/>
                <w:szCs w:val="20"/>
              </w:rPr>
              <w:t>0.004</w:t>
            </w:r>
          </w:p>
        </w:tc>
        <w:tc>
          <w:tcPr>
            <w:tcW w:w="684" w:type="dxa"/>
            <w:tcBorders>
              <w:top w:val="nil"/>
              <w:left w:val="nil"/>
              <w:bottom w:val="nil"/>
              <w:right w:val="nil"/>
            </w:tcBorders>
            <w:noWrap/>
            <w:hideMark/>
          </w:tcPr>
          <w:p w14:paraId="36131CBD" w14:textId="77777777" w:rsidR="002C698F" w:rsidRDefault="002C698F" w:rsidP="00036DD4">
            <w:pPr>
              <w:jc w:val="center"/>
              <w:rPr>
                <w:color w:val="000000"/>
                <w:sz w:val="20"/>
                <w:szCs w:val="20"/>
              </w:rPr>
            </w:pPr>
            <w:r>
              <w:rPr>
                <w:color w:val="000000"/>
                <w:sz w:val="20"/>
                <w:szCs w:val="20"/>
              </w:rPr>
              <w:t>0.063</w:t>
            </w:r>
          </w:p>
        </w:tc>
        <w:tc>
          <w:tcPr>
            <w:tcW w:w="531" w:type="dxa"/>
            <w:tcBorders>
              <w:top w:val="nil"/>
              <w:left w:val="nil"/>
              <w:bottom w:val="nil"/>
              <w:right w:val="nil"/>
            </w:tcBorders>
            <w:noWrap/>
            <w:hideMark/>
          </w:tcPr>
          <w:p w14:paraId="164256DB" w14:textId="77777777" w:rsidR="002C698F" w:rsidRDefault="002C698F" w:rsidP="00036DD4">
            <w:pPr>
              <w:jc w:val="center"/>
              <w:rPr>
                <w:color w:val="000000"/>
                <w:sz w:val="20"/>
                <w:szCs w:val="20"/>
              </w:rPr>
            </w:pPr>
            <w:r>
              <w:rPr>
                <w:color w:val="000000"/>
                <w:sz w:val="20"/>
                <w:szCs w:val="20"/>
              </w:rPr>
              <w:t>0.003</w:t>
            </w:r>
          </w:p>
        </w:tc>
        <w:tc>
          <w:tcPr>
            <w:tcW w:w="624" w:type="dxa"/>
            <w:tcBorders>
              <w:top w:val="nil"/>
              <w:left w:val="nil"/>
              <w:bottom w:val="nil"/>
              <w:right w:val="nil"/>
            </w:tcBorders>
            <w:noWrap/>
            <w:hideMark/>
          </w:tcPr>
          <w:p w14:paraId="0A0ABB05" w14:textId="77777777" w:rsidR="002C698F" w:rsidRDefault="002C698F" w:rsidP="00036DD4">
            <w:pPr>
              <w:jc w:val="center"/>
              <w:rPr>
                <w:color w:val="000000"/>
                <w:sz w:val="20"/>
                <w:szCs w:val="20"/>
              </w:rPr>
            </w:pPr>
            <w:r>
              <w:rPr>
                <w:color w:val="000000"/>
                <w:sz w:val="20"/>
                <w:szCs w:val="20"/>
              </w:rPr>
              <w:t>0.052</w:t>
            </w:r>
          </w:p>
        </w:tc>
        <w:tc>
          <w:tcPr>
            <w:tcW w:w="545" w:type="dxa"/>
            <w:tcBorders>
              <w:top w:val="nil"/>
              <w:left w:val="nil"/>
              <w:bottom w:val="nil"/>
              <w:right w:val="nil"/>
            </w:tcBorders>
            <w:noWrap/>
            <w:hideMark/>
          </w:tcPr>
          <w:p w14:paraId="58B56FC7" w14:textId="77777777" w:rsidR="002C698F" w:rsidRDefault="002C698F" w:rsidP="00036DD4">
            <w:pPr>
              <w:jc w:val="center"/>
              <w:rPr>
                <w:color w:val="000000"/>
                <w:sz w:val="20"/>
                <w:szCs w:val="20"/>
              </w:rPr>
            </w:pPr>
            <w:r>
              <w:rPr>
                <w:color w:val="000000"/>
                <w:sz w:val="20"/>
                <w:szCs w:val="20"/>
              </w:rPr>
              <w:t>0.653</w:t>
            </w:r>
          </w:p>
        </w:tc>
        <w:tc>
          <w:tcPr>
            <w:tcW w:w="540" w:type="dxa"/>
            <w:tcBorders>
              <w:top w:val="nil"/>
              <w:left w:val="nil"/>
              <w:bottom w:val="nil"/>
              <w:right w:val="nil"/>
            </w:tcBorders>
            <w:noWrap/>
            <w:hideMark/>
          </w:tcPr>
          <w:p w14:paraId="438E11A4" w14:textId="77777777" w:rsidR="002C698F" w:rsidRDefault="002C698F" w:rsidP="00036DD4">
            <w:pPr>
              <w:jc w:val="center"/>
              <w:rPr>
                <w:color w:val="000000"/>
                <w:sz w:val="20"/>
                <w:szCs w:val="20"/>
              </w:rPr>
            </w:pPr>
            <w:r>
              <w:rPr>
                <w:color w:val="000000"/>
                <w:sz w:val="20"/>
                <w:szCs w:val="20"/>
              </w:rPr>
              <w:t>0.514</w:t>
            </w:r>
          </w:p>
        </w:tc>
        <w:tc>
          <w:tcPr>
            <w:tcW w:w="1127" w:type="dxa"/>
            <w:tcBorders>
              <w:top w:val="nil"/>
              <w:left w:val="nil"/>
              <w:bottom w:val="nil"/>
              <w:right w:val="nil"/>
            </w:tcBorders>
            <w:noWrap/>
            <w:hideMark/>
          </w:tcPr>
          <w:p w14:paraId="3C478D15" w14:textId="77777777" w:rsidR="002C698F" w:rsidRDefault="002C698F" w:rsidP="00036DD4">
            <w:pPr>
              <w:jc w:val="center"/>
              <w:rPr>
                <w:color w:val="000000"/>
                <w:sz w:val="20"/>
                <w:szCs w:val="20"/>
              </w:rPr>
            </w:pPr>
            <w:r>
              <w:rPr>
                <w:color w:val="000000"/>
                <w:sz w:val="20"/>
                <w:szCs w:val="20"/>
              </w:rPr>
              <w:t>0.022</w:t>
            </w:r>
          </w:p>
        </w:tc>
        <w:tc>
          <w:tcPr>
            <w:tcW w:w="1033" w:type="dxa"/>
            <w:tcBorders>
              <w:top w:val="nil"/>
              <w:left w:val="nil"/>
              <w:bottom w:val="nil"/>
              <w:right w:val="nil"/>
            </w:tcBorders>
            <w:noWrap/>
            <w:hideMark/>
          </w:tcPr>
          <w:p w14:paraId="1FFC2391" w14:textId="77777777" w:rsidR="002C698F" w:rsidRDefault="002C698F" w:rsidP="00036DD4">
            <w:pPr>
              <w:jc w:val="center"/>
              <w:rPr>
                <w:color w:val="000000"/>
                <w:sz w:val="20"/>
                <w:szCs w:val="20"/>
              </w:rPr>
            </w:pPr>
            <w:r>
              <w:rPr>
                <w:color w:val="000000"/>
                <w:sz w:val="20"/>
                <w:szCs w:val="20"/>
              </w:rPr>
              <w:t>0.022</w:t>
            </w:r>
          </w:p>
        </w:tc>
      </w:tr>
      <w:tr w:rsidR="002C698F" w14:paraId="20B610A6" w14:textId="77777777" w:rsidTr="002B4F3A">
        <w:trPr>
          <w:trHeight w:val="320"/>
          <w:jc w:val="center"/>
        </w:trPr>
        <w:tc>
          <w:tcPr>
            <w:tcW w:w="828" w:type="dxa"/>
            <w:vMerge/>
            <w:tcBorders>
              <w:top w:val="nil"/>
              <w:left w:val="nil"/>
              <w:bottom w:val="single" w:sz="8" w:space="0" w:color="000000"/>
              <w:right w:val="nil"/>
            </w:tcBorders>
            <w:hideMark/>
          </w:tcPr>
          <w:p w14:paraId="73581398"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4F4AD60" w14:textId="77777777" w:rsidR="002C698F" w:rsidRDefault="002C698F" w:rsidP="00036DD4">
            <w:pPr>
              <w:rPr>
                <w:color w:val="000000"/>
                <w:sz w:val="20"/>
                <w:szCs w:val="20"/>
              </w:rPr>
            </w:pPr>
            <w:r>
              <w:rPr>
                <w:color w:val="000000"/>
                <w:sz w:val="20"/>
                <w:szCs w:val="20"/>
              </w:rPr>
              <w:t>presence of photos</w:t>
            </w:r>
          </w:p>
        </w:tc>
        <w:tc>
          <w:tcPr>
            <w:tcW w:w="582" w:type="dxa"/>
            <w:tcBorders>
              <w:top w:val="nil"/>
              <w:left w:val="nil"/>
              <w:bottom w:val="nil"/>
              <w:right w:val="nil"/>
            </w:tcBorders>
            <w:noWrap/>
            <w:hideMark/>
          </w:tcPr>
          <w:p w14:paraId="09ABF8CC" w14:textId="77777777" w:rsidR="002C698F" w:rsidRDefault="002C698F" w:rsidP="00036DD4">
            <w:pPr>
              <w:jc w:val="center"/>
              <w:rPr>
                <w:color w:val="000000"/>
                <w:sz w:val="20"/>
                <w:szCs w:val="20"/>
              </w:rPr>
            </w:pPr>
            <w:r>
              <w:rPr>
                <w:color w:val="000000"/>
                <w:sz w:val="20"/>
                <w:szCs w:val="20"/>
              </w:rPr>
              <w:t>4.262</w:t>
            </w:r>
          </w:p>
        </w:tc>
        <w:tc>
          <w:tcPr>
            <w:tcW w:w="684" w:type="dxa"/>
            <w:tcBorders>
              <w:top w:val="nil"/>
              <w:left w:val="nil"/>
              <w:bottom w:val="nil"/>
              <w:right w:val="nil"/>
            </w:tcBorders>
            <w:noWrap/>
            <w:hideMark/>
          </w:tcPr>
          <w:p w14:paraId="25745113" w14:textId="77777777" w:rsidR="002C698F" w:rsidRDefault="002C698F" w:rsidP="00036DD4">
            <w:pPr>
              <w:jc w:val="center"/>
              <w:rPr>
                <w:color w:val="000000"/>
                <w:sz w:val="20"/>
                <w:szCs w:val="20"/>
              </w:rPr>
            </w:pPr>
            <w:r>
              <w:rPr>
                <w:color w:val="000000"/>
                <w:sz w:val="20"/>
                <w:szCs w:val="20"/>
              </w:rPr>
              <w:t>1.906</w:t>
            </w:r>
          </w:p>
        </w:tc>
        <w:tc>
          <w:tcPr>
            <w:tcW w:w="531" w:type="dxa"/>
            <w:tcBorders>
              <w:top w:val="nil"/>
              <w:left w:val="nil"/>
              <w:bottom w:val="nil"/>
              <w:right w:val="nil"/>
            </w:tcBorders>
            <w:noWrap/>
            <w:hideMark/>
          </w:tcPr>
          <w:p w14:paraId="7A570AC2" w14:textId="77777777" w:rsidR="002C698F" w:rsidRDefault="002C698F" w:rsidP="00036DD4">
            <w:pPr>
              <w:jc w:val="center"/>
              <w:rPr>
                <w:color w:val="000000"/>
                <w:sz w:val="20"/>
                <w:szCs w:val="20"/>
              </w:rPr>
            </w:pPr>
            <w:r>
              <w:rPr>
                <w:color w:val="000000"/>
                <w:sz w:val="20"/>
                <w:szCs w:val="20"/>
              </w:rPr>
              <w:t>4.351</w:t>
            </w:r>
          </w:p>
        </w:tc>
        <w:tc>
          <w:tcPr>
            <w:tcW w:w="624" w:type="dxa"/>
            <w:tcBorders>
              <w:top w:val="nil"/>
              <w:left w:val="nil"/>
              <w:bottom w:val="nil"/>
              <w:right w:val="nil"/>
            </w:tcBorders>
            <w:noWrap/>
            <w:hideMark/>
          </w:tcPr>
          <w:p w14:paraId="7844B1E7" w14:textId="77777777" w:rsidR="002C698F" w:rsidRDefault="002C698F" w:rsidP="00036DD4">
            <w:pPr>
              <w:jc w:val="center"/>
              <w:rPr>
                <w:color w:val="000000"/>
                <w:sz w:val="20"/>
                <w:szCs w:val="20"/>
              </w:rPr>
            </w:pPr>
            <w:r>
              <w:rPr>
                <w:color w:val="000000"/>
                <w:sz w:val="20"/>
                <w:szCs w:val="20"/>
              </w:rPr>
              <w:t>1.928</w:t>
            </w:r>
          </w:p>
        </w:tc>
        <w:tc>
          <w:tcPr>
            <w:tcW w:w="545" w:type="dxa"/>
            <w:tcBorders>
              <w:top w:val="nil"/>
              <w:left w:val="nil"/>
              <w:bottom w:val="nil"/>
              <w:right w:val="nil"/>
            </w:tcBorders>
            <w:noWrap/>
            <w:hideMark/>
          </w:tcPr>
          <w:p w14:paraId="7E69EDAA" w14:textId="77777777" w:rsidR="002C698F" w:rsidRDefault="002C698F" w:rsidP="00036DD4">
            <w:pPr>
              <w:jc w:val="center"/>
              <w:rPr>
                <w:color w:val="000000"/>
                <w:sz w:val="20"/>
                <w:szCs w:val="20"/>
              </w:rPr>
            </w:pPr>
            <w:r>
              <w:rPr>
                <w:color w:val="000000"/>
                <w:sz w:val="20"/>
                <w:szCs w:val="20"/>
              </w:rPr>
              <w:t>-1.405</w:t>
            </w:r>
          </w:p>
        </w:tc>
        <w:tc>
          <w:tcPr>
            <w:tcW w:w="540" w:type="dxa"/>
            <w:tcBorders>
              <w:top w:val="nil"/>
              <w:left w:val="nil"/>
              <w:bottom w:val="nil"/>
              <w:right w:val="nil"/>
            </w:tcBorders>
            <w:noWrap/>
            <w:hideMark/>
          </w:tcPr>
          <w:p w14:paraId="40CF919D" w14:textId="77777777" w:rsidR="002C698F" w:rsidRDefault="002C698F" w:rsidP="00036DD4">
            <w:pPr>
              <w:jc w:val="center"/>
              <w:rPr>
                <w:color w:val="000000"/>
                <w:sz w:val="20"/>
                <w:szCs w:val="20"/>
              </w:rPr>
            </w:pPr>
            <w:r>
              <w:rPr>
                <w:color w:val="000000"/>
                <w:sz w:val="20"/>
                <w:szCs w:val="20"/>
              </w:rPr>
              <w:t>0.160</w:t>
            </w:r>
          </w:p>
        </w:tc>
        <w:tc>
          <w:tcPr>
            <w:tcW w:w="1127" w:type="dxa"/>
            <w:tcBorders>
              <w:top w:val="nil"/>
              <w:left w:val="nil"/>
              <w:bottom w:val="nil"/>
              <w:right w:val="nil"/>
            </w:tcBorders>
            <w:noWrap/>
            <w:hideMark/>
          </w:tcPr>
          <w:p w14:paraId="7611FB70" w14:textId="77777777" w:rsidR="002C698F" w:rsidRDefault="002C698F" w:rsidP="00036DD4">
            <w:pPr>
              <w:jc w:val="center"/>
              <w:rPr>
                <w:color w:val="000000"/>
                <w:sz w:val="20"/>
                <w:szCs w:val="20"/>
              </w:rPr>
            </w:pPr>
            <w:r>
              <w:rPr>
                <w:color w:val="000000"/>
                <w:sz w:val="20"/>
                <w:szCs w:val="20"/>
              </w:rPr>
              <w:t>-0.047</w:t>
            </w:r>
          </w:p>
        </w:tc>
        <w:tc>
          <w:tcPr>
            <w:tcW w:w="1033" w:type="dxa"/>
            <w:tcBorders>
              <w:top w:val="nil"/>
              <w:left w:val="nil"/>
              <w:bottom w:val="nil"/>
              <w:right w:val="nil"/>
            </w:tcBorders>
            <w:noWrap/>
            <w:hideMark/>
          </w:tcPr>
          <w:p w14:paraId="2AE7FBDD" w14:textId="77777777" w:rsidR="002C698F" w:rsidRDefault="002C698F" w:rsidP="00036DD4">
            <w:pPr>
              <w:jc w:val="center"/>
              <w:rPr>
                <w:color w:val="000000"/>
                <w:sz w:val="20"/>
                <w:szCs w:val="20"/>
              </w:rPr>
            </w:pPr>
            <w:r>
              <w:rPr>
                <w:color w:val="000000"/>
                <w:sz w:val="20"/>
                <w:szCs w:val="20"/>
              </w:rPr>
              <w:t>0.047</w:t>
            </w:r>
          </w:p>
        </w:tc>
      </w:tr>
      <w:tr w:rsidR="002C698F" w14:paraId="6B23F9AF" w14:textId="77777777" w:rsidTr="002B4F3A">
        <w:trPr>
          <w:trHeight w:val="320"/>
          <w:jc w:val="center"/>
        </w:trPr>
        <w:tc>
          <w:tcPr>
            <w:tcW w:w="828" w:type="dxa"/>
            <w:vMerge/>
            <w:tcBorders>
              <w:top w:val="nil"/>
              <w:left w:val="nil"/>
              <w:bottom w:val="single" w:sz="8" w:space="0" w:color="000000"/>
              <w:right w:val="nil"/>
            </w:tcBorders>
            <w:hideMark/>
          </w:tcPr>
          <w:p w14:paraId="03A96F1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17CDCE" w14:textId="77777777" w:rsidR="002C698F" w:rsidRDefault="002C698F" w:rsidP="00036DD4">
            <w:pPr>
              <w:rPr>
                <w:color w:val="000000"/>
                <w:sz w:val="20"/>
                <w:szCs w:val="20"/>
              </w:rPr>
            </w:pPr>
            <w:r>
              <w:rPr>
                <w:color w:val="000000"/>
                <w:sz w:val="20"/>
                <w:szCs w:val="20"/>
              </w:rPr>
              <w:t>presence of hyperlinks</w:t>
            </w:r>
          </w:p>
        </w:tc>
        <w:tc>
          <w:tcPr>
            <w:tcW w:w="582" w:type="dxa"/>
            <w:tcBorders>
              <w:top w:val="nil"/>
              <w:left w:val="nil"/>
              <w:bottom w:val="nil"/>
              <w:right w:val="nil"/>
            </w:tcBorders>
            <w:noWrap/>
            <w:hideMark/>
          </w:tcPr>
          <w:p w14:paraId="2A3F0266" w14:textId="77777777" w:rsidR="002C698F" w:rsidRDefault="002C698F" w:rsidP="00036DD4">
            <w:pPr>
              <w:jc w:val="center"/>
              <w:rPr>
                <w:color w:val="000000"/>
                <w:sz w:val="20"/>
                <w:szCs w:val="20"/>
              </w:rPr>
            </w:pPr>
            <w:r>
              <w:rPr>
                <w:color w:val="000000"/>
                <w:sz w:val="20"/>
                <w:szCs w:val="20"/>
              </w:rPr>
              <w:t>3.083</w:t>
            </w:r>
          </w:p>
        </w:tc>
        <w:tc>
          <w:tcPr>
            <w:tcW w:w="684" w:type="dxa"/>
            <w:tcBorders>
              <w:top w:val="nil"/>
              <w:left w:val="nil"/>
              <w:bottom w:val="nil"/>
              <w:right w:val="nil"/>
            </w:tcBorders>
            <w:noWrap/>
            <w:hideMark/>
          </w:tcPr>
          <w:p w14:paraId="4E4BBD20" w14:textId="77777777" w:rsidR="002C698F" w:rsidRDefault="002C698F" w:rsidP="00036DD4">
            <w:pPr>
              <w:jc w:val="center"/>
              <w:rPr>
                <w:color w:val="000000"/>
                <w:sz w:val="20"/>
                <w:szCs w:val="20"/>
              </w:rPr>
            </w:pPr>
            <w:r>
              <w:rPr>
                <w:color w:val="000000"/>
                <w:sz w:val="20"/>
                <w:szCs w:val="20"/>
              </w:rPr>
              <w:t>7.412</w:t>
            </w:r>
          </w:p>
        </w:tc>
        <w:tc>
          <w:tcPr>
            <w:tcW w:w="531" w:type="dxa"/>
            <w:tcBorders>
              <w:top w:val="nil"/>
              <w:left w:val="nil"/>
              <w:bottom w:val="nil"/>
              <w:right w:val="nil"/>
            </w:tcBorders>
            <w:noWrap/>
            <w:hideMark/>
          </w:tcPr>
          <w:p w14:paraId="4AA345B2" w14:textId="77777777" w:rsidR="002C698F" w:rsidRDefault="002C698F" w:rsidP="00036DD4">
            <w:pPr>
              <w:jc w:val="center"/>
              <w:rPr>
                <w:color w:val="000000"/>
                <w:sz w:val="20"/>
                <w:szCs w:val="20"/>
              </w:rPr>
            </w:pPr>
            <w:r>
              <w:rPr>
                <w:color w:val="000000"/>
                <w:sz w:val="20"/>
                <w:szCs w:val="20"/>
              </w:rPr>
              <w:t>3.409</w:t>
            </w:r>
          </w:p>
        </w:tc>
        <w:tc>
          <w:tcPr>
            <w:tcW w:w="624" w:type="dxa"/>
            <w:tcBorders>
              <w:top w:val="nil"/>
              <w:left w:val="nil"/>
              <w:bottom w:val="nil"/>
              <w:right w:val="nil"/>
            </w:tcBorders>
            <w:noWrap/>
            <w:hideMark/>
          </w:tcPr>
          <w:p w14:paraId="74B5AC08" w14:textId="77777777" w:rsidR="002C698F" w:rsidRDefault="002C698F" w:rsidP="00036DD4">
            <w:pPr>
              <w:jc w:val="center"/>
              <w:rPr>
                <w:color w:val="000000"/>
                <w:sz w:val="20"/>
                <w:szCs w:val="20"/>
              </w:rPr>
            </w:pPr>
            <w:r>
              <w:rPr>
                <w:color w:val="000000"/>
                <w:sz w:val="20"/>
                <w:szCs w:val="20"/>
              </w:rPr>
              <w:t>8.440</w:t>
            </w:r>
          </w:p>
        </w:tc>
        <w:tc>
          <w:tcPr>
            <w:tcW w:w="545" w:type="dxa"/>
            <w:tcBorders>
              <w:top w:val="nil"/>
              <w:left w:val="nil"/>
              <w:bottom w:val="nil"/>
              <w:right w:val="nil"/>
            </w:tcBorders>
            <w:noWrap/>
            <w:hideMark/>
          </w:tcPr>
          <w:p w14:paraId="78959E19" w14:textId="77777777" w:rsidR="002C698F" w:rsidRDefault="002C698F" w:rsidP="00036DD4">
            <w:pPr>
              <w:jc w:val="center"/>
              <w:rPr>
                <w:color w:val="000000"/>
                <w:sz w:val="20"/>
                <w:szCs w:val="20"/>
              </w:rPr>
            </w:pPr>
            <w:r>
              <w:rPr>
                <w:color w:val="000000"/>
                <w:sz w:val="20"/>
                <w:szCs w:val="20"/>
              </w:rPr>
              <w:t>-1.233</w:t>
            </w:r>
          </w:p>
        </w:tc>
        <w:tc>
          <w:tcPr>
            <w:tcW w:w="540" w:type="dxa"/>
            <w:tcBorders>
              <w:top w:val="nil"/>
              <w:left w:val="nil"/>
              <w:bottom w:val="nil"/>
              <w:right w:val="nil"/>
            </w:tcBorders>
            <w:noWrap/>
            <w:hideMark/>
          </w:tcPr>
          <w:p w14:paraId="1EDF1434" w14:textId="77777777" w:rsidR="002C698F" w:rsidRDefault="002C698F" w:rsidP="00036DD4">
            <w:pPr>
              <w:jc w:val="center"/>
              <w:rPr>
                <w:color w:val="000000"/>
                <w:sz w:val="20"/>
                <w:szCs w:val="20"/>
              </w:rPr>
            </w:pPr>
            <w:r>
              <w:rPr>
                <w:color w:val="000000"/>
                <w:sz w:val="20"/>
                <w:szCs w:val="20"/>
              </w:rPr>
              <w:t>0.218</w:t>
            </w:r>
          </w:p>
        </w:tc>
        <w:tc>
          <w:tcPr>
            <w:tcW w:w="1127" w:type="dxa"/>
            <w:tcBorders>
              <w:top w:val="nil"/>
              <w:left w:val="nil"/>
              <w:bottom w:val="nil"/>
              <w:right w:val="nil"/>
            </w:tcBorders>
            <w:noWrap/>
            <w:hideMark/>
          </w:tcPr>
          <w:p w14:paraId="6F16D0C0" w14:textId="77777777" w:rsidR="002C698F" w:rsidRDefault="002C698F" w:rsidP="00036DD4">
            <w:pPr>
              <w:jc w:val="center"/>
              <w:rPr>
                <w:color w:val="000000"/>
                <w:sz w:val="20"/>
                <w:szCs w:val="20"/>
              </w:rPr>
            </w:pPr>
            <w:r>
              <w:rPr>
                <w:color w:val="000000"/>
                <w:sz w:val="20"/>
                <w:szCs w:val="20"/>
              </w:rPr>
              <w:t>-0.041</w:t>
            </w:r>
          </w:p>
        </w:tc>
        <w:tc>
          <w:tcPr>
            <w:tcW w:w="1033" w:type="dxa"/>
            <w:tcBorders>
              <w:top w:val="nil"/>
              <w:left w:val="nil"/>
              <w:bottom w:val="nil"/>
              <w:right w:val="nil"/>
            </w:tcBorders>
            <w:noWrap/>
            <w:hideMark/>
          </w:tcPr>
          <w:p w14:paraId="595348FD" w14:textId="77777777" w:rsidR="002C698F" w:rsidRDefault="002C698F" w:rsidP="00036DD4">
            <w:pPr>
              <w:jc w:val="center"/>
              <w:rPr>
                <w:color w:val="000000"/>
                <w:sz w:val="20"/>
                <w:szCs w:val="20"/>
              </w:rPr>
            </w:pPr>
            <w:r>
              <w:rPr>
                <w:color w:val="000000"/>
                <w:sz w:val="20"/>
                <w:szCs w:val="20"/>
              </w:rPr>
              <w:t>0.041</w:t>
            </w:r>
          </w:p>
        </w:tc>
      </w:tr>
      <w:tr w:rsidR="002C698F" w14:paraId="4BEABB1D" w14:textId="77777777" w:rsidTr="002B4F3A">
        <w:trPr>
          <w:trHeight w:val="320"/>
          <w:jc w:val="center"/>
        </w:trPr>
        <w:tc>
          <w:tcPr>
            <w:tcW w:w="828" w:type="dxa"/>
            <w:vMerge/>
            <w:tcBorders>
              <w:top w:val="nil"/>
              <w:left w:val="nil"/>
              <w:bottom w:val="single" w:sz="8" w:space="0" w:color="000000"/>
              <w:right w:val="nil"/>
            </w:tcBorders>
            <w:hideMark/>
          </w:tcPr>
          <w:p w14:paraId="5E2E9E5E"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D7E564A" w14:textId="77777777" w:rsidR="002C698F" w:rsidRDefault="002C698F" w:rsidP="00036DD4">
            <w:pPr>
              <w:rPr>
                <w:color w:val="000000"/>
                <w:sz w:val="20"/>
                <w:szCs w:val="20"/>
              </w:rPr>
            </w:pPr>
            <w:r>
              <w:rPr>
                <w:color w:val="000000"/>
                <w:sz w:val="20"/>
                <w:szCs w:val="20"/>
              </w:rPr>
              <w:t>presence of tables</w:t>
            </w:r>
          </w:p>
        </w:tc>
        <w:tc>
          <w:tcPr>
            <w:tcW w:w="582" w:type="dxa"/>
            <w:tcBorders>
              <w:top w:val="nil"/>
              <w:left w:val="nil"/>
              <w:bottom w:val="nil"/>
              <w:right w:val="nil"/>
            </w:tcBorders>
            <w:noWrap/>
            <w:hideMark/>
          </w:tcPr>
          <w:p w14:paraId="32C11C11" w14:textId="77777777" w:rsidR="002C698F" w:rsidRDefault="002C698F" w:rsidP="00036DD4">
            <w:pPr>
              <w:jc w:val="center"/>
              <w:rPr>
                <w:color w:val="000000"/>
                <w:sz w:val="20"/>
                <w:szCs w:val="20"/>
              </w:rPr>
            </w:pPr>
            <w:r>
              <w:rPr>
                <w:color w:val="000000"/>
                <w:sz w:val="20"/>
                <w:szCs w:val="20"/>
              </w:rPr>
              <w:t>35.365</w:t>
            </w:r>
          </w:p>
        </w:tc>
        <w:tc>
          <w:tcPr>
            <w:tcW w:w="684" w:type="dxa"/>
            <w:tcBorders>
              <w:top w:val="nil"/>
              <w:left w:val="nil"/>
              <w:bottom w:val="nil"/>
              <w:right w:val="nil"/>
            </w:tcBorders>
            <w:noWrap/>
            <w:hideMark/>
          </w:tcPr>
          <w:p w14:paraId="355E8115" w14:textId="77777777" w:rsidR="002C698F" w:rsidRDefault="002C698F" w:rsidP="00036DD4">
            <w:pPr>
              <w:jc w:val="center"/>
              <w:rPr>
                <w:color w:val="000000"/>
                <w:sz w:val="20"/>
                <w:szCs w:val="20"/>
              </w:rPr>
            </w:pPr>
            <w:r>
              <w:rPr>
                <w:color w:val="000000"/>
                <w:sz w:val="20"/>
                <w:szCs w:val="20"/>
              </w:rPr>
              <w:t>69.005</w:t>
            </w:r>
          </w:p>
        </w:tc>
        <w:tc>
          <w:tcPr>
            <w:tcW w:w="531" w:type="dxa"/>
            <w:tcBorders>
              <w:top w:val="nil"/>
              <w:left w:val="nil"/>
              <w:bottom w:val="nil"/>
              <w:right w:val="nil"/>
            </w:tcBorders>
            <w:noWrap/>
            <w:hideMark/>
          </w:tcPr>
          <w:p w14:paraId="058AD25B" w14:textId="77777777" w:rsidR="002C698F" w:rsidRDefault="002C698F" w:rsidP="00036DD4">
            <w:pPr>
              <w:jc w:val="center"/>
              <w:rPr>
                <w:color w:val="000000"/>
                <w:sz w:val="20"/>
                <w:szCs w:val="20"/>
              </w:rPr>
            </w:pPr>
            <w:r>
              <w:rPr>
                <w:color w:val="000000"/>
                <w:sz w:val="20"/>
                <w:szCs w:val="20"/>
              </w:rPr>
              <w:t>38.597</w:t>
            </w:r>
          </w:p>
        </w:tc>
        <w:tc>
          <w:tcPr>
            <w:tcW w:w="624" w:type="dxa"/>
            <w:tcBorders>
              <w:top w:val="nil"/>
              <w:left w:val="nil"/>
              <w:bottom w:val="nil"/>
              <w:right w:val="nil"/>
            </w:tcBorders>
            <w:noWrap/>
            <w:hideMark/>
          </w:tcPr>
          <w:p w14:paraId="39B4AABA" w14:textId="77777777" w:rsidR="002C698F" w:rsidRDefault="002C698F" w:rsidP="00036DD4">
            <w:pPr>
              <w:jc w:val="center"/>
              <w:rPr>
                <w:color w:val="000000"/>
                <w:sz w:val="20"/>
                <w:szCs w:val="20"/>
              </w:rPr>
            </w:pPr>
            <w:r>
              <w:rPr>
                <w:color w:val="000000"/>
                <w:sz w:val="20"/>
                <w:szCs w:val="20"/>
              </w:rPr>
              <w:t>79.258</w:t>
            </w:r>
          </w:p>
        </w:tc>
        <w:tc>
          <w:tcPr>
            <w:tcW w:w="545" w:type="dxa"/>
            <w:tcBorders>
              <w:top w:val="nil"/>
              <w:left w:val="nil"/>
              <w:bottom w:val="nil"/>
              <w:right w:val="nil"/>
            </w:tcBorders>
            <w:noWrap/>
            <w:hideMark/>
          </w:tcPr>
          <w:p w14:paraId="630667DA" w14:textId="77777777" w:rsidR="002C698F" w:rsidRDefault="002C698F" w:rsidP="00036DD4">
            <w:pPr>
              <w:jc w:val="center"/>
              <w:rPr>
                <w:color w:val="000000"/>
                <w:sz w:val="20"/>
                <w:szCs w:val="20"/>
              </w:rPr>
            </w:pPr>
            <w:r>
              <w:rPr>
                <w:color w:val="000000"/>
                <w:sz w:val="20"/>
                <w:szCs w:val="20"/>
              </w:rPr>
              <w:t>-1.309</w:t>
            </w:r>
          </w:p>
        </w:tc>
        <w:tc>
          <w:tcPr>
            <w:tcW w:w="540" w:type="dxa"/>
            <w:tcBorders>
              <w:top w:val="nil"/>
              <w:left w:val="nil"/>
              <w:bottom w:val="nil"/>
              <w:right w:val="nil"/>
            </w:tcBorders>
            <w:noWrap/>
            <w:hideMark/>
          </w:tcPr>
          <w:p w14:paraId="07CAFE93" w14:textId="77777777" w:rsidR="002C698F" w:rsidRDefault="002C698F" w:rsidP="00036DD4">
            <w:pPr>
              <w:jc w:val="center"/>
              <w:rPr>
                <w:color w:val="000000"/>
                <w:sz w:val="20"/>
                <w:szCs w:val="20"/>
              </w:rPr>
            </w:pPr>
            <w:r>
              <w:rPr>
                <w:color w:val="000000"/>
                <w:sz w:val="20"/>
                <w:szCs w:val="20"/>
              </w:rPr>
              <w:t>0.191</w:t>
            </w:r>
          </w:p>
        </w:tc>
        <w:tc>
          <w:tcPr>
            <w:tcW w:w="1127" w:type="dxa"/>
            <w:tcBorders>
              <w:top w:val="nil"/>
              <w:left w:val="nil"/>
              <w:bottom w:val="nil"/>
              <w:right w:val="nil"/>
            </w:tcBorders>
            <w:noWrap/>
            <w:hideMark/>
          </w:tcPr>
          <w:p w14:paraId="119501DB" w14:textId="77777777" w:rsidR="002C698F" w:rsidRDefault="002C698F" w:rsidP="00036DD4">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1C74E7BB" w14:textId="77777777" w:rsidR="002C698F" w:rsidRDefault="002C698F" w:rsidP="00036DD4">
            <w:pPr>
              <w:jc w:val="center"/>
              <w:rPr>
                <w:color w:val="000000"/>
                <w:sz w:val="20"/>
                <w:szCs w:val="20"/>
              </w:rPr>
            </w:pPr>
            <w:r>
              <w:rPr>
                <w:color w:val="000000"/>
                <w:sz w:val="20"/>
                <w:szCs w:val="20"/>
              </w:rPr>
              <w:t>0.043</w:t>
            </w:r>
          </w:p>
        </w:tc>
      </w:tr>
      <w:tr w:rsidR="002C698F" w14:paraId="11F91392" w14:textId="77777777" w:rsidTr="002B4F3A">
        <w:trPr>
          <w:trHeight w:val="320"/>
          <w:jc w:val="center"/>
        </w:trPr>
        <w:tc>
          <w:tcPr>
            <w:tcW w:w="828" w:type="dxa"/>
            <w:vMerge/>
            <w:tcBorders>
              <w:top w:val="nil"/>
              <w:left w:val="nil"/>
              <w:bottom w:val="single" w:sz="8" w:space="0" w:color="000000"/>
              <w:right w:val="nil"/>
            </w:tcBorders>
            <w:hideMark/>
          </w:tcPr>
          <w:p w14:paraId="07191AA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91F7D2F" w14:textId="77777777" w:rsidR="002C698F" w:rsidRDefault="002C698F" w:rsidP="00036DD4">
            <w:pPr>
              <w:rPr>
                <w:color w:val="000000"/>
                <w:sz w:val="20"/>
                <w:szCs w:val="20"/>
              </w:rPr>
            </w:pPr>
            <w:r>
              <w:rPr>
                <w:color w:val="000000"/>
                <w:sz w:val="20"/>
                <w:szCs w:val="20"/>
              </w:rPr>
              <w:t>presence of block quotes</w:t>
            </w:r>
          </w:p>
        </w:tc>
        <w:tc>
          <w:tcPr>
            <w:tcW w:w="582" w:type="dxa"/>
            <w:tcBorders>
              <w:top w:val="nil"/>
              <w:left w:val="nil"/>
              <w:bottom w:val="nil"/>
              <w:right w:val="nil"/>
            </w:tcBorders>
            <w:noWrap/>
            <w:hideMark/>
          </w:tcPr>
          <w:p w14:paraId="78126716" w14:textId="77777777" w:rsidR="002C698F" w:rsidRDefault="002C698F" w:rsidP="00036DD4">
            <w:pPr>
              <w:jc w:val="center"/>
              <w:rPr>
                <w:color w:val="000000"/>
                <w:sz w:val="20"/>
                <w:szCs w:val="20"/>
              </w:rPr>
            </w:pPr>
            <w:r>
              <w:rPr>
                <w:color w:val="000000"/>
                <w:sz w:val="20"/>
                <w:szCs w:val="20"/>
              </w:rPr>
              <w:t>94.044</w:t>
            </w:r>
          </w:p>
        </w:tc>
        <w:tc>
          <w:tcPr>
            <w:tcW w:w="684" w:type="dxa"/>
            <w:tcBorders>
              <w:top w:val="nil"/>
              <w:left w:val="nil"/>
              <w:bottom w:val="nil"/>
              <w:right w:val="nil"/>
            </w:tcBorders>
            <w:noWrap/>
            <w:hideMark/>
          </w:tcPr>
          <w:p w14:paraId="7509B039" w14:textId="77777777" w:rsidR="002C698F" w:rsidRDefault="002C698F" w:rsidP="00036DD4">
            <w:pPr>
              <w:jc w:val="center"/>
              <w:rPr>
                <w:color w:val="000000"/>
                <w:sz w:val="20"/>
                <w:szCs w:val="20"/>
              </w:rPr>
            </w:pPr>
            <w:r>
              <w:rPr>
                <w:color w:val="000000"/>
                <w:sz w:val="20"/>
                <w:szCs w:val="20"/>
              </w:rPr>
              <w:t>160.497</w:t>
            </w:r>
          </w:p>
        </w:tc>
        <w:tc>
          <w:tcPr>
            <w:tcW w:w="531" w:type="dxa"/>
            <w:tcBorders>
              <w:top w:val="nil"/>
              <w:left w:val="nil"/>
              <w:bottom w:val="nil"/>
              <w:right w:val="nil"/>
            </w:tcBorders>
            <w:noWrap/>
            <w:hideMark/>
          </w:tcPr>
          <w:p w14:paraId="0FBA76DE" w14:textId="77777777" w:rsidR="002C698F" w:rsidRDefault="002C698F" w:rsidP="00036DD4">
            <w:pPr>
              <w:jc w:val="center"/>
              <w:rPr>
                <w:color w:val="000000"/>
                <w:sz w:val="20"/>
                <w:szCs w:val="20"/>
              </w:rPr>
            </w:pPr>
            <w:r>
              <w:rPr>
                <w:color w:val="000000"/>
                <w:sz w:val="20"/>
                <w:szCs w:val="20"/>
              </w:rPr>
              <w:t>98.254</w:t>
            </w:r>
          </w:p>
        </w:tc>
        <w:tc>
          <w:tcPr>
            <w:tcW w:w="624" w:type="dxa"/>
            <w:tcBorders>
              <w:top w:val="nil"/>
              <w:left w:val="nil"/>
              <w:bottom w:val="nil"/>
              <w:right w:val="nil"/>
            </w:tcBorders>
            <w:noWrap/>
            <w:hideMark/>
          </w:tcPr>
          <w:p w14:paraId="7F6ED55F" w14:textId="77777777" w:rsidR="002C698F" w:rsidRDefault="002C698F" w:rsidP="00036DD4">
            <w:pPr>
              <w:jc w:val="center"/>
              <w:rPr>
                <w:color w:val="000000"/>
                <w:sz w:val="20"/>
                <w:szCs w:val="20"/>
              </w:rPr>
            </w:pPr>
            <w:r>
              <w:rPr>
                <w:color w:val="000000"/>
                <w:sz w:val="20"/>
                <w:szCs w:val="20"/>
              </w:rPr>
              <w:t>170.514</w:t>
            </w:r>
          </w:p>
        </w:tc>
        <w:tc>
          <w:tcPr>
            <w:tcW w:w="545" w:type="dxa"/>
            <w:tcBorders>
              <w:top w:val="nil"/>
              <w:left w:val="nil"/>
              <w:bottom w:val="nil"/>
              <w:right w:val="nil"/>
            </w:tcBorders>
            <w:noWrap/>
            <w:hideMark/>
          </w:tcPr>
          <w:p w14:paraId="59FC9C97" w14:textId="77777777" w:rsidR="002C698F" w:rsidRDefault="002C698F" w:rsidP="00036DD4">
            <w:pPr>
              <w:jc w:val="center"/>
              <w:rPr>
                <w:color w:val="000000"/>
                <w:sz w:val="20"/>
                <w:szCs w:val="20"/>
              </w:rPr>
            </w:pPr>
            <w:r>
              <w:rPr>
                <w:color w:val="000000"/>
                <w:sz w:val="20"/>
                <w:szCs w:val="20"/>
              </w:rPr>
              <w:t>-0.765</w:t>
            </w:r>
          </w:p>
        </w:tc>
        <w:tc>
          <w:tcPr>
            <w:tcW w:w="540" w:type="dxa"/>
            <w:tcBorders>
              <w:top w:val="nil"/>
              <w:left w:val="nil"/>
              <w:bottom w:val="nil"/>
              <w:right w:val="nil"/>
            </w:tcBorders>
            <w:noWrap/>
            <w:hideMark/>
          </w:tcPr>
          <w:p w14:paraId="4B102918" w14:textId="77777777" w:rsidR="002C698F" w:rsidRDefault="002C698F" w:rsidP="00036DD4">
            <w:pPr>
              <w:jc w:val="center"/>
              <w:rPr>
                <w:color w:val="000000"/>
                <w:sz w:val="20"/>
                <w:szCs w:val="20"/>
              </w:rPr>
            </w:pPr>
            <w:r>
              <w:rPr>
                <w:color w:val="000000"/>
                <w:sz w:val="20"/>
                <w:szCs w:val="20"/>
              </w:rPr>
              <w:t>0.445</w:t>
            </w:r>
          </w:p>
        </w:tc>
        <w:tc>
          <w:tcPr>
            <w:tcW w:w="1127" w:type="dxa"/>
            <w:tcBorders>
              <w:top w:val="nil"/>
              <w:left w:val="nil"/>
              <w:bottom w:val="nil"/>
              <w:right w:val="nil"/>
            </w:tcBorders>
            <w:noWrap/>
            <w:hideMark/>
          </w:tcPr>
          <w:p w14:paraId="46054833" w14:textId="77777777" w:rsidR="002C698F" w:rsidRDefault="002C698F" w:rsidP="00036DD4">
            <w:pPr>
              <w:jc w:val="center"/>
              <w:rPr>
                <w:color w:val="000000"/>
                <w:sz w:val="20"/>
                <w:szCs w:val="20"/>
              </w:rPr>
            </w:pPr>
            <w:r>
              <w:rPr>
                <w:color w:val="000000"/>
                <w:sz w:val="20"/>
                <w:szCs w:val="20"/>
              </w:rPr>
              <w:t>-0.025</w:t>
            </w:r>
          </w:p>
        </w:tc>
        <w:tc>
          <w:tcPr>
            <w:tcW w:w="1033" w:type="dxa"/>
            <w:tcBorders>
              <w:top w:val="nil"/>
              <w:left w:val="nil"/>
              <w:bottom w:val="nil"/>
              <w:right w:val="nil"/>
            </w:tcBorders>
            <w:noWrap/>
            <w:hideMark/>
          </w:tcPr>
          <w:p w14:paraId="53AF9522" w14:textId="77777777" w:rsidR="002C698F" w:rsidRDefault="002C698F" w:rsidP="00036DD4">
            <w:pPr>
              <w:jc w:val="center"/>
              <w:rPr>
                <w:color w:val="000000"/>
                <w:sz w:val="20"/>
                <w:szCs w:val="20"/>
              </w:rPr>
            </w:pPr>
            <w:r>
              <w:rPr>
                <w:color w:val="000000"/>
                <w:sz w:val="20"/>
                <w:szCs w:val="20"/>
              </w:rPr>
              <w:t>0.025</w:t>
            </w:r>
          </w:p>
        </w:tc>
      </w:tr>
      <w:tr w:rsidR="002C698F" w14:paraId="321CE2E4" w14:textId="77777777" w:rsidTr="002B4F3A">
        <w:trPr>
          <w:trHeight w:val="320"/>
          <w:jc w:val="center"/>
        </w:trPr>
        <w:tc>
          <w:tcPr>
            <w:tcW w:w="828" w:type="dxa"/>
            <w:vMerge/>
            <w:tcBorders>
              <w:top w:val="nil"/>
              <w:left w:val="nil"/>
              <w:bottom w:val="single" w:sz="8" w:space="0" w:color="000000"/>
              <w:right w:val="nil"/>
            </w:tcBorders>
            <w:hideMark/>
          </w:tcPr>
          <w:p w14:paraId="1B706FD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37EDCCD" w14:textId="77777777" w:rsidR="002C698F" w:rsidRDefault="002C698F" w:rsidP="00036DD4">
            <w:pPr>
              <w:rPr>
                <w:color w:val="000000"/>
                <w:sz w:val="20"/>
                <w:szCs w:val="20"/>
              </w:rPr>
            </w:pPr>
            <w:r>
              <w:rPr>
                <w:color w:val="000000"/>
                <w:sz w:val="20"/>
                <w:szCs w:val="20"/>
              </w:rPr>
              <w:t>question linguistic complexity (LLM-based)</w:t>
            </w:r>
          </w:p>
        </w:tc>
        <w:tc>
          <w:tcPr>
            <w:tcW w:w="582" w:type="dxa"/>
            <w:tcBorders>
              <w:top w:val="nil"/>
              <w:left w:val="nil"/>
              <w:bottom w:val="nil"/>
              <w:right w:val="nil"/>
            </w:tcBorders>
            <w:noWrap/>
            <w:hideMark/>
          </w:tcPr>
          <w:p w14:paraId="74E97491" w14:textId="77777777" w:rsidR="002C698F" w:rsidRDefault="002C698F" w:rsidP="00036DD4">
            <w:pPr>
              <w:jc w:val="center"/>
              <w:rPr>
                <w:color w:val="000000"/>
                <w:sz w:val="20"/>
                <w:szCs w:val="20"/>
              </w:rPr>
            </w:pPr>
            <w:r>
              <w:rPr>
                <w:color w:val="000000"/>
                <w:sz w:val="20"/>
                <w:szCs w:val="20"/>
              </w:rPr>
              <w:t>5.043</w:t>
            </w:r>
          </w:p>
        </w:tc>
        <w:tc>
          <w:tcPr>
            <w:tcW w:w="684" w:type="dxa"/>
            <w:tcBorders>
              <w:top w:val="nil"/>
              <w:left w:val="nil"/>
              <w:bottom w:val="nil"/>
              <w:right w:val="nil"/>
            </w:tcBorders>
            <w:noWrap/>
            <w:hideMark/>
          </w:tcPr>
          <w:p w14:paraId="3B29E58C" w14:textId="77777777" w:rsidR="002C698F" w:rsidRDefault="002C698F" w:rsidP="00036DD4">
            <w:pPr>
              <w:jc w:val="center"/>
              <w:rPr>
                <w:color w:val="000000"/>
                <w:sz w:val="20"/>
                <w:szCs w:val="20"/>
              </w:rPr>
            </w:pPr>
            <w:r>
              <w:rPr>
                <w:color w:val="000000"/>
                <w:sz w:val="20"/>
                <w:szCs w:val="20"/>
              </w:rPr>
              <w:t>1.331</w:t>
            </w:r>
          </w:p>
        </w:tc>
        <w:tc>
          <w:tcPr>
            <w:tcW w:w="531" w:type="dxa"/>
            <w:tcBorders>
              <w:top w:val="nil"/>
              <w:left w:val="nil"/>
              <w:bottom w:val="nil"/>
              <w:right w:val="nil"/>
            </w:tcBorders>
            <w:noWrap/>
            <w:hideMark/>
          </w:tcPr>
          <w:p w14:paraId="515803E6" w14:textId="77777777" w:rsidR="002C698F" w:rsidRDefault="002C698F" w:rsidP="00036DD4">
            <w:pPr>
              <w:jc w:val="center"/>
              <w:rPr>
                <w:color w:val="000000"/>
                <w:sz w:val="20"/>
                <w:szCs w:val="20"/>
              </w:rPr>
            </w:pPr>
            <w:r>
              <w:rPr>
                <w:color w:val="000000"/>
                <w:sz w:val="20"/>
                <w:szCs w:val="20"/>
              </w:rPr>
              <w:t>5.047</w:t>
            </w:r>
          </w:p>
        </w:tc>
        <w:tc>
          <w:tcPr>
            <w:tcW w:w="624" w:type="dxa"/>
            <w:tcBorders>
              <w:top w:val="nil"/>
              <w:left w:val="nil"/>
              <w:bottom w:val="nil"/>
              <w:right w:val="nil"/>
            </w:tcBorders>
            <w:noWrap/>
            <w:hideMark/>
          </w:tcPr>
          <w:p w14:paraId="389A78CE" w14:textId="77777777" w:rsidR="002C698F" w:rsidRDefault="002C698F" w:rsidP="00036DD4">
            <w:pPr>
              <w:jc w:val="center"/>
              <w:rPr>
                <w:color w:val="000000"/>
                <w:sz w:val="20"/>
                <w:szCs w:val="20"/>
              </w:rPr>
            </w:pPr>
            <w:r>
              <w:rPr>
                <w:color w:val="000000"/>
                <w:sz w:val="20"/>
                <w:szCs w:val="20"/>
              </w:rPr>
              <w:t>1.336</w:t>
            </w:r>
          </w:p>
        </w:tc>
        <w:tc>
          <w:tcPr>
            <w:tcW w:w="545" w:type="dxa"/>
            <w:tcBorders>
              <w:top w:val="nil"/>
              <w:left w:val="nil"/>
              <w:bottom w:val="nil"/>
              <w:right w:val="nil"/>
            </w:tcBorders>
            <w:noWrap/>
            <w:hideMark/>
          </w:tcPr>
          <w:p w14:paraId="1919400B" w14:textId="77777777" w:rsidR="002C698F" w:rsidRDefault="002C698F" w:rsidP="00036DD4">
            <w:pPr>
              <w:jc w:val="center"/>
              <w:rPr>
                <w:color w:val="000000"/>
                <w:sz w:val="20"/>
                <w:szCs w:val="20"/>
              </w:rPr>
            </w:pPr>
            <w:r>
              <w:rPr>
                <w:color w:val="000000"/>
                <w:sz w:val="20"/>
                <w:szCs w:val="20"/>
              </w:rPr>
              <w:t>-0.092</w:t>
            </w:r>
          </w:p>
        </w:tc>
        <w:tc>
          <w:tcPr>
            <w:tcW w:w="540" w:type="dxa"/>
            <w:tcBorders>
              <w:top w:val="nil"/>
              <w:left w:val="nil"/>
              <w:bottom w:val="nil"/>
              <w:right w:val="nil"/>
            </w:tcBorders>
            <w:noWrap/>
            <w:hideMark/>
          </w:tcPr>
          <w:p w14:paraId="78BAAB3A" w14:textId="77777777" w:rsidR="002C698F" w:rsidRDefault="002C698F" w:rsidP="00036DD4">
            <w:pPr>
              <w:jc w:val="center"/>
              <w:rPr>
                <w:color w:val="000000"/>
                <w:sz w:val="20"/>
                <w:szCs w:val="20"/>
              </w:rPr>
            </w:pPr>
            <w:r>
              <w:rPr>
                <w:color w:val="000000"/>
                <w:sz w:val="20"/>
                <w:szCs w:val="20"/>
              </w:rPr>
              <w:t>0.927</w:t>
            </w:r>
          </w:p>
        </w:tc>
        <w:tc>
          <w:tcPr>
            <w:tcW w:w="1127" w:type="dxa"/>
            <w:tcBorders>
              <w:top w:val="nil"/>
              <w:left w:val="nil"/>
              <w:bottom w:val="nil"/>
              <w:right w:val="nil"/>
            </w:tcBorders>
            <w:noWrap/>
            <w:hideMark/>
          </w:tcPr>
          <w:p w14:paraId="2C47C9FB" w14:textId="77777777" w:rsidR="002C698F" w:rsidRDefault="002C698F" w:rsidP="00036DD4">
            <w:pPr>
              <w:jc w:val="center"/>
              <w:rPr>
                <w:color w:val="000000"/>
                <w:sz w:val="20"/>
                <w:szCs w:val="20"/>
              </w:rPr>
            </w:pPr>
            <w:r>
              <w:rPr>
                <w:color w:val="000000"/>
                <w:sz w:val="20"/>
                <w:szCs w:val="20"/>
              </w:rPr>
              <w:t>-0.003</w:t>
            </w:r>
          </w:p>
        </w:tc>
        <w:tc>
          <w:tcPr>
            <w:tcW w:w="1033" w:type="dxa"/>
            <w:tcBorders>
              <w:top w:val="nil"/>
              <w:left w:val="nil"/>
              <w:bottom w:val="nil"/>
              <w:right w:val="nil"/>
            </w:tcBorders>
            <w:noWrap/>
            <w:hideMark/>
          </w:tcPr>
          <w:p w14:paraId="591C6A0A" w14:textId="77777777" w:rsidR="002C698F" w:rsidRDefault="002C698F" w:rsidP="00036DD4">
            <w:pPr>
              <w:jc w:val="center"/>
              <w:rPr>
                <w:color w:val="000000"/>
                <w:sz w:val="20"/>
                <w:szCs w:val="20"/>
              </w:rPr>
            </w:pPr>
            <w:r>
              <w:rPr>
                <w:color w:val="000000"/>
                <w:sz w:val="20"/>
                <w:szCs w:val="20"/>
              </w:rPr>
              <w:t>0.003</w:t>
            </w:r>
          </w:p>
        </w:tc>
      </w:tr>
      <w:tr w:rsidR="002C698F" w14:paraId="517CA18B" w14:textId="77777777" w:rsidTr="002B4F3A">
        <w:trPr>
          <w:trHeight w:val="320"/>
          <w:jc w:val="center"/>
        </w:trPr>
        <w:tc>
          <w:tcPr>
            <w:tcW w:w="828" w:type="dxa"/>
            <w:vMerge/>
            <w:tcBorders>
              <w:top w:val="nil"/>
              <w:left w:val="nil"/>
              <w:bottom w:val="single" w:sz="8" w:space="0" w:color="000000"/>
              <w:right w:val="nil"/>
            </w:tcBorders>
            <w:hideMark/>
          </w:tcPr>
          <w:p w14:paraId="193915D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E07270E" w14:textId="77777777" w:rsidR="002C698F" w:rsidRDefault="002C698F" w:rsidP="00036DD4">
            <w:pPr>
              <w:rPr>
                <w:color w:val="000000"/>
                <w:sz w:val="20"/>
                <w:szCs w:val="20"/>
              </w:rPr>
            </w:pPr>
            <w:r>
              <w:rPr>
                <w:color w:val="000000"/>
                <w:sz w:val="20"/>
                <w:szCs w:val="20"/>
              </w:rPr>
              <w:t>question use of technical jargon (LLM-based)</w:t>
            </w:r>
          </w:p>
        </w:tc>
        <w:tc>
          <w:tcPr>
            <w:tcW w:w="582" w:type="dxa"/>
            <w:tcBorders>
              <w:top w:val="nil"/>
              <w:left w:val="nil"/>
              <w:bottom w:val="nil"/>
              <w:right w:val="nil"/>
            </w:tcBorders>
            <w:noWrap/>
            <w:hideMark/>
          </w:tcPr>
          <w:p w14:paraId="3372110A" w14:textId="77777777" w:rsidR="002C698F" w:rsidRDefault="002C698F" w:rsidP="00036DD4">
            <w:pPr>
              <w:jc w:val="center"/>
              <w:rPr>
                <w:color w:val="000000"/>
                <w:sz w:val="20"/>
                <w:szCs w:val="20"/>
              </w:rPr>
            </w:pPr>
            <w:r>
              <w:rPr>
                <w:color w:val="000000"/>
                <w:sz w:val="20"/>
                <w:szCs w:val="20"/>
              </w:rPr>
              <w:t>5.954</w:t>
            </w:r>
          </w:p>
        </w:tc>
        <w:tc>
          <w:tcPr>
            <w:tcW w:w="684" w:type="dxa"/>
            <w:tcBorders>
              <w:top w:val="nil"/>
              <w:left w:val="nil"/>
              <w:bottom w:val="nil"/>
              <w:right w:val="nil"/>
            </w:tcBorders>
            <w:noWrap/>
            <w:hideMark/>
          </w:tcPr>
          <w:p w14:paraId="3A047504" w14:textId="77777777" w:rsidR="002C698F" w:rsidRDefault="002C698F" w:rsidP="00036DD4">
            <w:pPr>
              <w:jc w:val="center"/>
              <w:rPr>
                <w:color w:val="000000"/>
                <w:sz w:val="20"/>
                <w:szCs w:val="20"/>
              </w:rPr>
            </w:pPr>
            <w:r>
              <w:rPr>
                <w:color w:val="000000"/>
                <w:sz w:val="20"/>
                <w:szCs w:val="20"/>
              </w:rPr>
              <w:t>1.549</w:t>
            </w:r>
          </w:p>
        </w:tc>
        <w:tc>
          <w:tcPr>
            <w:tcW w:w="531" w:type="dxa"/>
            <w:tcBorders>
              <w:top w:val="nil"/>
              <w:left w:val="nil"/>
              <w:bottom w:val="nil"/>
              <w:right w:val="nil"/>
            </w:tcBorders>
            <w:noWrap/>
            <w:hideMark/>
          </w:tcPr>
          <w:p w14:paraId="5809DFC3" w14:textId="77777777" w:rsidR="002C698F" w:rsidRDefault="002C698F" w:rsidP="00036DD4">
            <w:pPr>
              <w:jc w:val="center"/>
              <w:rPr>
                <w:color w:val="000000"/>
                <w:sz w:val="20"/>
                <w:szCs w:val="20"/>
              </w:rPr>
            </w:pPr>
            <w:r>
              <w:rPr>
                <w:color w:val="000000"/>
                <w:sz w:val="20"/>
                <w:szCs w:val="20"/>
              </w:rPr>
              <w:t>5.901</w:t>
            </w:r>
          </w:p>
        </w:tc>
        <w:tc>
          <w:tcPr>
            <w:tcW w:w="624" w:type="dxa"/>
            <w:tcBorders>
              <w:top w:val="nil"/>
              <w:left w:val="nil"/>
              <w:bottom w:val="nil"/>
              <w:right w:val="nil"/>
            </w:tcBorders>
            <w:noWrap/>
            <w:hideMark/>
          </w:tcPr>
          <w:p w14:paraId="0DDA165B" w14:textId="77777777" w:rsidR="002C698F" w:rsidRDefault="002C698F" w:rsidP="00036DD4">
            <w:pPr>
              <w:jc w:val="center"/>
              <w:rPr>
                <w:color w:val="000000"/>
                <w:sz w:val="20"/>
                <w:szCs w:val="20"/>
              </w:rPr>
            </w:pPr>
            <w:r>
              <w:rPr>
                <w:color w:val="000000"/>
                <w:sz w:val="20"/>
                <w:szCs w:val="20"/>
              </w:rPr>
              <w:t>1.602</w:t>
            </w:r>
          </w:p>
        </w:tc>
        <w:tc>
          <w:tcPr>
            <w:tcW w:w="545" w:type="dxa"/>
            <w:tcBorders>
              <w:top w:val="nil"/>
              <w:left w:val="nil"/>
              <w:bottom w:val="nil"/>
              <w:right w:val="nil"/>
            </w:tcBorders>
            <w:noWrap/>
            <w:hideMark/>
          </w:tcPr>
          <w:p w14:paraId="029864B9" w14:textId="77777777" w:rsidR="002C698F" w:rsidRDefault="002C698F" w:rsidP="00036DD4">
            <w:pPr>
              <w:jc w:val="center"/>
              <w:rPr>
                <w:color w:val="000000"/>
                <w:sz w:val="20"/>
                <w:szCs w:val="20"/>
              </w:rPr>
            </w:pPr>
            <w:r>
              <w:rPr>
                <w:color w:val="000000"/>
                <w:sz w:val="20"/>
                <w:szCs w:val="20"/>
              </w:rPr>
              <w:t>1.004</w:t>
            </w:r>
          </w:p>
        </w:tc>
        <w:tc>
          <w:tcPr>
            <w:tcW w:w="540" w:type="dxa"/>
            <w:tcBorders>
              <w:top w:val="nil"/>
              <w:left w:val="nil"/>
              <w:bottom w:val="nil"/>
              <w:right w:val="nil"/>
            </w:tcBorders>
            <w:noWrap/>
            <w:hideMark/>
          </w:tcPr>
          <w:p w14:paraId="2B5CC182" w14:textId="77777777" w:rsidR="002C698F" w:rsidRDefault="002C698F" w:rsidP="00036DD4">
            <w:pPr>
              <w:jc w:val="center"/>
              <w:rPr>
                <w:color w:val="000000"/>
                <w:sz w:val="20"/>
                <w:szCs w:val="20"/>
              </w:rPr>
            </w:pPr>
            <w:r>
              <w:rPr>
                <w:color w:val="000000"/>
                <w:sz w:val="20"/>
                <w:szCs w:val="20"/>
              </w:rPr>
              <w:t>0.315</w:t>
            </w:r>
          </w:p>
        </w:tc>
        <w:tc>
          <w:tcPr>
            <w:tcW w:w="1127" w:type="dxa"/>
            <w:tcBorders>
              <w:top w:val="nil"/>
              <w:left w:val="nil"/>
              <w:bottom w:val="nil"/>
              <w:right w:val="nil"/>
            </w:tcBorders>
            <w:noWrap/>
            <w:hideMark/>
          </w:tcPr>
          <w:p w14:paraId="207869D4" w14:textId="77777777" w:rsidR="002C698F" w:rsidRDefault="002C698F" w:rsidP="00036DD4">
            <w:pPr>
              <w:jc w:val="center"/>
              <w:rPr>
                <w:color w:val="000000"/>
                <w:sz w:val="20"/>
                <w:szCs w:val="20"/>
              </w:rPr>
            </w:pPr>
            <w:r>
              <w:rPr>
                <w:color w:val="000000"/>
                <w:sz w:val="20"/>
                <w:szCs w:val="20"/>
              </w:rPr>
              <w:t>0.033</w:t>
            </w:r>
          </w:p>
        </w:tc>
        <w:tc>
          <w:tcPr>
            <w:tcW w:w="1033" w:type="dxa"/>
            <w:tcBorders>
              <w:top w:val="nil"/>
              <w:left w:val="nil"/>
              <w:bottom w:val="nil"/>
              <w:right w:val="nil"/>
            </w:tcBorders>
            <w:noWrap/>
            <w:hideMark/>
          </w:tcPr>
          <w:p w14:paraId="4680AD14" w14:textId="77777777" w:rsidR="002C698F" w:rsidRDefault="002C698F" w:rsidP="00036DD4">
            <w:pPr>
              <w:jc w:val="center"/>
              <w:rPr>
                <w:color w:val="000000"/>
                <w:sz w:val="20"/>
                <w:szCs w:val="20"/>
              </w:rPr>
            </w:pPr>
            <w:r>
              <w:rPr>
                <w:color w:val="000000"/>
                <w:sz w:val="20"/>
                <w:szCs w:val="20"/>
              </w:rPr>
              <w:t>0.033</w:t>
            </w:r>
          </w:p>
        </w:tc>
      </w:tr>
      <w:tr w:rsidR="002C698F" w14:paraId="727CB20A" w14:textId="77777777" w:rsidTr="002B4F3A">
        <w:trPr>
          <w:trHeight w:val="320"/>
          <w:jc w:val="center"/>
        </w:trPr>
        <w:tc>
          <w:tcPr>
            <w:tcW w:w="828" w:type="dxa"/>
            <w:vMerge/>
            <w:tcBorders>
              <w:top w:val="nil"/>
              <w:left w:val="nil"/>
              <w:bottom w:val="single" w:sz="8" w:space="0" w:color="000000"/>
              <w:right w:val="nil"/>
            </w:tcBorders>
            <w:hideMark/>
          </w:tcPr>
          <w:p w14:paraId="354E4410"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95E93D" w14:textId="77777777" w:rsidR="002C698F" w:rsidRDefault="002C698F" w:rsidP="00036DD4">
            <w:pPr>
              <w:rPr>
                <w:color w:val="000000"/>
                <w:sz w:val="20"/>
                <w:szCs w:val="20"/>
              </w:rPr>
            </w:pPr>
            <w:r>
              <w:rPr>
                <w:color w:val="000000"/>
                <w:sz w:val="20"/>
                <w:szCs w:val="20"/>
              </w:rPr>
              <w:t>question difficulty scores (LLM-based)</w:t>
            </w:r>
          </w:p>
        </w:tc>
        <w:tc>
          <w:tcPr>
            <w:tcW w:w="582" w:type="dxa"/>
            <w:tcBorders>
              <w:top w:val="nil"/>
              <w:left w:val="nil"/>
              <w:bottom w:val="nil"/>
              <w:right w:val="nil"/>
            </w:tcBorders>
            <w:noWrap/>
            <w:hideMark/>
          </w:tcPr>
          <w:p w14:paraId="10219152" w14:textId="77777777" w:rsidR="002C698F" w:rsidRDefault="002C698F" w:rsidP="00036DD4">
            <w:pPr>
              <w:jc w:val="center"/>
              <w:rPr>
                <w:color w:val="000000"/>
                <w:sz w:val="20"/>
                <w:szCs w:val="20"/>
              </w:rPr>
            </w:pPr>
            <w:r>
              <w:rPr>
                <w:color w:val="000000"/>
                <w:sz w:val="20"/>
                <w:szCs w:val="20"/>
              </w:rPr>
              <w:t>4.926</w:t>
            </w:r>
          </w:p>
        </w:tc>
        <w:tc>
          <w:tcPr>
            <w:tcW w:w="684" w:type="dxa"/>
            <w:tcBorders>
              <w:top w:val="nil"/>
              <w:left w:val="nil"/>
              <w:bottom w:val="nil"/>
              <w:right w:val="nil"/>
            </w:tcBorders>
            <w:noWrap/>
            <w:hideMark/>
          </w:tcPr>
          <w:p w14:paraId="72D0A731" w14:textId="77777777" w:rsidR="002C698F" w:rsidRDefault="002C698F" w:rsidP="00036DD4">
            <w:pPr>
              <w:jc w:val="center"/>
              <w:rPr>
                <w:color w:val="000000"/>
                <w:sz w:val="20"/>
                <w:szCs w:val="20"/>
              </w:rPr>
            </w:pPr>
            <w:r>
              <w:rPr>
                <w:color w:val="000000"/>
                <w:sz w:val="20"/>
                <w:szCs w:val="20"/>
              </w:rPr>
              <w:t>1.183</w:t>
            </w:r>
          </w:p>
        </w:tc>
        <w:tc>
          <w:tcPr>
            <w:tcW w:w="531" w:type="dxa"/>
            <w:tcBorders>
              <w:top w:val="nil"/>
              <w:left w:val="nil"/>
              <w:bottom w:val="nil"/>
              <w:right w:val="nil"/>
            </w:tcBorders>
            <w:noWrap/>
            <w:hideMark/>
          </w:tcPr>
          <w:p w14:paraId="49AAE9AD" w14:textId="77777777" w:rsidR="002C698F" w:rsidRDefault="002C698F" w:rsidP="00036DD4">
            <w:pPr>
              <w:jc w:val="center"/>
              <w:rPr>
                <w:color w:val="000000"/>
                <w:sz w:val="20"/>
                <w:szCs w:val="20"/>
              </w:rPr>
            </w:pPr>
            <w:r>
              <w:rPr>
                <w:color w:val="000000"/>
                <w:sz w:val="20"/>
                <w:szCs w:val="20"/>
              </w:rPr>
              <w:t>4.931</w:t>
            </w:r>
          </w:p>
        </w:tc>
        <w:tc>
          <w:tcPr>
            <w:tcW w:w="624" w:type="dxa"/>
            <w:tcBorders>
              <w:top w:val="nil"/>
              <w:left w:val="nil"/>
              <w:bottom w:val="nil"/>
              <w:right w:val="nil"/>
            </w:tcBorders>
            <w:noWrap/>
            <w:hideMark/>
          </w:tcPr>
          <w:p w14:paraId="3CD37AD3" w14:textId="77777777" w:rsidR="002C698F" w:rsidRDefault="002C698F" w:rsidP="00036DD4">
            <w:pPr>
              <w:jc w:val="center"/>
              <w:rPr>
                <w:color w:val="000000"/>
                <w:sz w:val="20"/>
                <w:szCs w:val="20"/>
              </w:rPr>
            </w:pPr>
            <w:r>
              <w:rPr>
                <w:color w:val="000000"/>
                <w:sz w:val="20"/>
                <w:szCs w:val="20"/>
              </w:rPr>
              <w:t>1.221</w:t>
            </w:r>
          </w:p>
        </w:tc>
        <w:tc>
          <w:tcPr>
            <w:tcW w:w="545" w:type="dxa"/>
            <w:tcBorders>
              <w:top w:val="nil"/>
              <w:left w:val="nil"/>
              <w:bottom w:val="nil"/>
              <w:right w:val="nil"/>
            </w:tcBorders>
            <w:noWrap/>
            <w:hideMark/>
          </w:tcPr>
          <w:p w14:paraId="181BB67D" w14:textId="77777777" w:rsidR="002C698F" w:rsidRDefault="002C698F" w:rsidP="00036DD4">
            <w:pPr>
              <w:jc w:val="center"/>
              <w:rPr>
                <w:color w:val="000000"/>
                <w:sz w:val="20"/>
                <w:szCs w:val="20"/>
              </w:rPr>
            </w:pPr>
            <w:r>
              <w:rPr>
                <w:color w:val="000000"/>
                <w:sz w:val="20"/>
                <w:szCs w:val="20"/>
              </w:rPr>
              <w:t>-0.108</w:t>
            </w:r>
          </w:p>
        </w:tc>
        <w:tc>
          <w:tcPr>
            <w:tcW w:w="540" w:type="dxa"/>
            <w:tcBorders>
              <w:top w:val="nil"/>
              <w:left w:val="nil"/>
              <w:bottom w:val="nil"/>
              <w:right w:val="nil"/>
            </w:tcBorders>
            <w:noWrap/>
            <w:hideMark/>
          </w:tcPr>
          <w:p w14:paraId="7A3497F9" w14:textId="77777777" w:rsidR="002C698F" w:rsidRDefault="002C698F" w:rsidP="00036DD4">
            <w:pPr>
              <w:jc w:val="center"/>
              <w:rPr>
                <w:color w:val="000000"/>
                <w:sz w:val="20"/>
                <w:szCs w:val="20"/>
              </w:rPr>
            </w:pPr>
            <w:r>
              <w:rPr>
                <w:color w:val="000000"/>
                <w:sz w:val="20"/>
                <w:szCs w:val="20"/>
              </w:rPr>
              <w:t>0.914</w:t>
            </w:r>
          </w:p>
        </w:tc>
        <w:tc>
          <w:tcPr>
            <w:tcW w:w="1127" w:type="dxa"/>
            <w:tcBorders>
              <w:top w:val="nil"/>
              <w:left w:val="nil"/>
              <w:bottom w:val="nil"/>
              <w:right w:val="nil"/>
            </w:tcBorders>
            <w:noWrap/>
            <w:hideMark/>
          </w:tcPr>
          <w:p w14:paraId="4EB71EFF" w14:textId="77777777" w:rsidR="002C698F" w:rsidRDefault="002C698F" w:rsidP="00036DD4">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622CF9EC" w14:textId="77777777" w:rsidR="002C698F" w:rsidRDefault="002C698F" w:rsidP="00036DD4">
            <w:pPr>
              <w:jc w:val="center"/>
              <w:rPr>
                <w:color w:val="000000"/>
                <w:sz w:val="20"/>
                <w:szCs w:val="20"/>
              </w:rPr>
            </w:pPr>
            <w:r>
              <w:rPr>
                <w:color w:val="000000"/>
                <w:sz w:val="20"/>
                <w:szCs w:val="20"/>
              </w:rPr>
              <w:t>0.004</w:t>
            </w:r>
          </w:p>
        </w:tc>
      </w:tr>
      <w:tr w:rsidR="002C698F" w14:paraId="30C5BA3C" w14:textId="77777777" w:rsidTr="002B4F3A">
        <w:trPr>
          <w:trHeight w:val="320"/>
          <w:jc w:val="center"/>
        </w:trPr>
        <w:tc>
          <w:tcPr>
            <w:tcW w:w="828" w:type="dxa"/>
            <w:vMerge/>
            <w:tcBorders>
              <w:top w:val="nil"/>
              <w:left w:val="nil"/>
              <w:bottom w:val="single" w:sz="8" w:space="0" w:color="000000"/>
              <w:right w:val="nil"/>
            </w:tcBorders>
            <w:hideMark/>
          </w:tcPr>
          <w:p w14:paraId="34C72BA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7E1C562" w14:textId="77777777" w:rsidR="002C698F" w:rsidRDefault="002C698F" w:rsidP="00036DD4">
            <w:pPr>
              <w:rPr>
                <w:color w:val="000000"/>
                <w:sz w:val="20"/>
                <w:szCs w:val="20"/>
              </w:rPr>
            </w:pPr>
            <w:r>
              <w:rPr>
                <w:color w:val="000000"/>
                <w:sz w:val="20"/>
                <w:szCs w:val="20"/>
              </w:rPr>
              <w:t>web and mobile development question type</w:t>
            </w:r>
          </w:p>
        </w:tc>
        <w:tc>
          <w:tcPr>
            <w:tcW w:w="582" w:type="dxa"/>
            <w:tcBorders>
              <w:top w:val="nil"/>
              <w:left w:val="nil"/>
              <w:bottom w:val="nil"/>
              <w:right w:val="nil"/>
            </w:tcBorders>
            <w:noWrap/>
            <w:hideMark/>
          </w:tcPr>
          <w:p w14:paraId="0B5E3126" w14:textId="77777777" w:rsidR="002C698F" w:rsidRDefault="002C698F" w:rsidP="00036DD4">
            <w:pPr>
              <w:jc w:val="center"/>
              <w:rPr>
                <w:color w:val="000000"/>
                <w:sz w:val="20"/>
                <w:szCs w:val="20"/>
              </w:rPr>
            </w:pPr>
            <w:r>
              <w:rPr>
                <w:color w:val="000000"/>
                <w:sz w:val="20"/>
                <w:szCs w:val="20"/>
              </w:rPr>
              <w:t>0.576</w:t>
            </w:r>
          </w:p>
        </w:tc>
        <w:tc>
          <w:tcPr>
            <w:tcW w:w="684" w:type="dxa"/>
            <w:tcBorders>
              <w:top w:val="nil"/>
              <w:left w:val="nil"/>
              <w:bottom w:val="nil"/>
              <w:right w:val="nil"/>
            </w:tcBorders>
            <w:noWrap/>
            <w:hideMark/>
          </w:tcPr>
          <w:p w14:paraId="37902B8A" w14:textId="77777777" w:rsidR="002C698F" w:rsidRDefault="002C698F" w:rsidP="00036DD4">
            <w:pPr>
              <w:jc w:val="center"/>
              <w:rPr>
                <w:color w:val="000000"/>
                <w:sz w:val="20"/>
                <w:szCs w:val="20"/>
              </w:rPr>
            </w:pPr>
            <w:r>
              <w:rPr>
                <w:color w:val="000000"/>
                <w:sz w:val="20"/>
                <w:szCs w:val="20"/>
              </w:rPr>
              <w:t>0.494</w:t>
            </w:r>
          </w:p>
        </w:tc>
        <w:tc>
          <w:tcPr>
            <w:tcW w:w="531" w:type="dxa"/>
            <w:tcBorders>
              <w:top w:val="nil"/>
              <w:left w:val="nil"/>
              <w:bottom w:val="nil"/>
              <w:right w:val="nil"/>
            </w:tcBorders>
            <w:noWrap/>
            <w:hideMark/>
          </w:tcPr>
          <w:p w14:paraId="30E31178" w14:textId="77777777" w:rsidR="002C698F" w:rsidRDefault="002C698F" w:rsidP="00036DD4">
            <w:pPr>
              <w:jc w:val="center"/>
              <w:rPr>
                <w:color w:val="000000"/>
                <w:sz w:val="20"/>
                <w:szCs w:val="20"/>
              </w:rPr>
            </w:pPr>
            <w:r>
              <w:rPr>
                <w:color w:val="000000"/>
                <w:sz w:val="20"/>
                <w:szCs w:val="20"/>
              </w:rPr>
              <w:t>0.573</w:t>
            </w:r>
          </w:p>
        </w:tc>
        <w:tc>
          <w:tcPr>
            <w:tcW w:w="624" w:type="dxa"/>
            <w:tcBorders>
              <w:top w:val="nil"/>
              <w:left w:val="nil"/>
              <w:bottom w:val="nil"/>
              <w:right w:val="nil"/>
            </w:tcBorders>
            <w:noWrap/>
            <w:hideMark/>
          </w:tcPr>
          <w:p w14:paraId="1221F540" w14:textId="77777777" w:rsidR="002C698F" w:rsidRDefault="002C698F" w:rsidP="00036DD4">
            <w:pPr>
              <w:jc w:val="center"/>
              <w:rPr>
                <w:color w:val="000000"/>
                <w:sz w:val="20"/>
                <w:szCs w:val="20"/>
              </w:rPr>
            </w:pPr>
            <w:r>
              <w:rPr>
                <w:color w:val="000000"/>
                <w:sz w:val="20"/>
                <w:szCs w:val="20"/>
              </w:rPr>
              <w:t>0.495</w:t>
            </w:r>
          </w:p>
        </w:tc>
        <w:tc>
          <w:tcPr>
            <w:tcW w:w="545" w:type="dxa"/>
            <w:tcBorders>
              <w:top w:val="nil"/>
              <w:left w:val="nil"/>
              <w:bottom w:val="nil"/>
              <w:right w:val="nil"/>
            </w:tcBorders>
            <w:noWrap/>
            <w:hideMark/>
          </w:tcPr>
          <w:p w14:paraId="3BCA44C2" w14:textId="77777777" w:rsidR="002C698F" w:rsidRDefault="002C698F" w:rsidP="00036DD4">
            <w:pPr>
              <w:jc w:val="center"/>
              <w:rPr>
                <w:color w:val="000000"/>
                <w:sz w:val="20"/>
                <w:szCs w:val="20"/>
              </w:rPr>
            </w:pPr>
            <w:r>
              <w:rPr>
                <w:color w:val="000000"/>
                <w:sz w:val="20"/>
                <w:szCs w:val="20"/>
              </w:rPr>
              <w:t>0.187</w:t>
            </w:r>
          </w:p>
        </w:tc>
        <w:tc>
          <w:tcPr>
            <w:tcW w:w="540" w:type="dxa"/>
            <w:tcBorders>
              <w:top w:val="nil"/>
              <w:left w:val="nil"/>
              <w:bottom w:val="nil"/>
              <w:right w:val="nil"/>
            </w:tcBorders>
            <w:noWrap/>
            <w:hideMark/>
          </w:tcPr>
          <w:p w14:paraId="59BC9C45" w14:textId="77777777" w:rsidR="002C698F" w:rsidRDefault="002C698F" w:rsidP="00036DD4">
            <w:pPr>
              <w:jc w:val="center"/>
              <w:rPr>
                <w:color w:val="000000"/>
                <w:sz w:val="20"/>
                <w:szCs w:val="20"/>
              </w:rPr>
            </w:pPr>
            <w:r>
              <w:rPr>
                <w:color w:val="000000"/>
                <w:sz w:val="20"/>
                <w:szCs w:val="20"/>
              </w:rPr>
              <w:t>0.851</w:t>
            </w:r>
          </w:p>
        </w:tc>
        <w:tc>
          <w:tcPr>
            <w:tcW w:w="1127" w:type="dxa"/>
            <w:tcBorders>
              <w:top w:val="nil"/>
              <w:left w:val="nil"/>
              <w:bottom w:val="nil"/>
              <w:right w:val="nil"/>
            </w:tcBorders>
            <w:noWrap/>
            <w:hideMark/>
          </w:tcPr>
          <w:p w14:paraId="33C3DC15" w14:textId="77777777" w:rsidR="002C698F" w:rsidRDefault="002C698F" w:rsidP="00036DD4">
            <w:pPr>
              <w:jc w:val="center"/>
              <w:rPr>
                <w:color w:val="000000"/>
                <w:sz w:val="20"/>
                <w:szCs w:val="20"/>
              </w:rPr>
            </w:pPr>
            <w:r>
              <w:rPr>
                <w:color w:val="000000"/>
                <w:sz w:val="20"/>
                <w:szCs w:val="20"/>
              </w:rPr>
              <w:t>0.006</w:t>
            </w:r>
          </w:p>
        </w:tc>
        <w:tc>
          <w:tcPr>
            <w:tcW w:w="1033" w:type="dxa"/>
            <w:tcBorders>
              <w:top w:val="nil"/>
              <w:left w:val="nil"/>
              <w:bottom w:val="nil"/>
              <w:right w:val="nil"/>
            </w:tcBorders>
            <w:noWrap/>
            <w:hideMark/>
          </w:tcPr>
          <w:p w14:paraId="7BDEE35F" w14:textId="77777777" w:rsidR="002C698F" w:rsidRDefault="002C698F" w:rsidP="00036DD4">
            <w:pPr>
              <w:jc w:val="center"/>
              <w:rPr>
                <w:color w:val="000000"/>
                <w:sz w:val="20"/>
                <w:szCs w:val="20"/>
              </w:rPr>
            </w:pPr>
            <w:r>
              <w:rPr>
                <w:color w:val="000000"/>
                <w:sz w:val="20"/>
                <w:szCs w:val="20"/>
              </w:rPr>
              <w:t>0.006</w:t>
            </w:r>
          </w:p>
        </w:tc>
      </w:tr>
      <w:tr w:rsidR="002C698F" w14:paraId="4BB35467" w14:textId="77777777" w:rsidTr="002B4F3A">
        <w:trPr>
          <w:trHeight w:val="320"/>
          <w:jc w:val="center"/>
        </w:trPr>
        <w:tc>
          <w:tcPr>
            <w:tcW w:w="828" w:type="dxa"/>
            <w:vMerge/>
            <w:tcBorders>
              <w:top w:val="nil"/>
              <w:left w:val="nil"/>
              <w:bottom w:val="single" w:sz="8" w:space="0" w:color="000000"/>
              <w:right w:val="nil"/>
            </w:tcBorders>
            <w:hideMark/>
          </w:tcPr>
          <w:p w14:paraId="2C8659E7"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933BF0C" w14:textId="77777777" w:rsidR="002C698F" w:rsidRDefault="002C698F" w:rsidP="00036DD4">
            <w:pPr>
              <w:rPr>
                <w:color w:val="000000"/>
                <w:sz w:val="20"/>
                <w:szCs w:val="20"/>
              </w:rPr>
            </w:pPr>
            <w:r>
              <w:rPr>
                <w:color w:val="000000"/>
                <w:sz w:val="20"/>
                <w:szCs w:val="20"/>
              </w:rPr>
              <w:t>software design and architecture question type</w:t>
            </w:r>
          </w:p>
        </w:tc>
        <w:tc>
          <w:tcPr>
            <w:tcW w:w="582" w:type="dxa"/>
            <w:tcBorders>
              <w:top w:val="nil"/>
              <w:left w:val="nil"/>
              <w:bottom w:val="nil"/>
              <w:right w:val="nil"/>
            </w:tcBorders>
            <w:noWrap/>
            <w:hideMark/>
          </w:tcPr>
          <w:p w14:paraId="1134F7D1" w14:textId="77777777" w:rsidR="002C698F" w:rsidRDefault="002C698F" w:rsidP="00036DD4">
            <w:pPr>
              <w:jc w:val="center"/>
              <w:rPr>
                <w:color w:val="000000"/>
                <w:sz w:val="20"/>
                <w:szCs w:val="20"/>
              </w:rPr>
            </w:pPr>
            <w:r>
              <w:rPr>
                <w:color w:val="000000"/>
                <w:sz w:val="20"/>
                <w:szCs w:val="20"/>
              </w:rPr>
              <w:t>0.010</w:t>
            </w:r>
          </w:p>
        </w:tc>
        <w:tc>
          <w:tcPr>
            <w:tcW w:w="684" w:type="dxa"/>
            <w:tcBorders>
              <w:top w:val="nil"/>
              <w:left w:val="nil"/>
              <w:bottom w:val="nil"/>
              <w:right w:val="nil"/>
            </w:tcBorders>
            <w:noWrap/>
            <w:hideMark/>
          </w:tcPr>
          <w:p w14:paraId="3813D934" w14:textId="77777777" w:rsidR="002C698F" w:rsidRDefault="002C698F" w:rsidP="00036DD4">
            <w:pPr>
              <w:jc w:val="center"/>
              <w:rPr>
                <w:color w:val="000000"/>
                <w:sz w:val="20"/>
                <w:szCs w:val="20"/>
              </w:rPr>
            </w:pPr>
            <w:r>
              <w:rPr>
                <w:color w:val="000000"/>
                <w:sz w:val="20"/>
                <w:szCs w:val="20"/>
              </w:rPr>
              <w:t>0.098</w:t>
            </w:r>
          </w:p>
        </w:tc>
        <w:tc>
          <w:tcPr>
            <w:tcW w:w="531" w:type="dxa"/>
            <w:tcBorders>
              <w:top w:val="nil"/>
              <w:left w:val="nil"/>
              <w:bottom w:val="nil"/>
              <w:right w:val="nil"/>
            </w:tcBorders>
            <w:noWrap/>
            <w:hideMark/>
          </w:tcPr>
          <w:p w14:paraId="6C807648" w14:textId="77777777" w:rsidR="002C698F" w:rsidRDefault="002C698F" w:rsidP="00036DD4">
            <w:pPr>
              <w:jc w:val="center"/>
              <w:rPr>
                <w:color w:val="000000"/>
                <w:sz w:val="20"/>
                <w:szCs w:val="20"/>
              </w:rPr>
            </w:pPr>
            <w:r>
              <w:rPr>
                <w:color w:val="000000"/>
                <w:sz w:val="20"/>
                <w:szCs w:val="20"/>
              </w:rPr>
              <w:t>0.011</w:t>
            </w:r>
          </w:p>
        </w:tc>
        <w:tc>
          <w:tcPr>
            <w:tcW w:w="624" w:type="dxa"/>
            <w:tcBorders>
              <w:top w:val="nil"/>
              <w:left w:val="nil"/>
              <w:bottom w:val="nil"/>
              <w:right w:val="nil"/>
            </w:tcBorders>
            <w:noWrap/>
            <w:hideMark/>
          </w:tcPr>
          <w:p w14:paraId="1746928F" w14:textId="77777777" w:rsidR="002C698F" w:rsidRDefault="002C698F" w:rsidP="00036DD4">
            <w:pPr>
              <w:jc w:val="center"/>
              <w:rPr>
                <w:color w:val="000000"/>
                <w:sz w:val="20"/>
                <w:szCs w:val="20"/>
              </w:rPr>
            </w:pPr>
            <w:r>
              <w:rPr>
                <w:color w:val="000000"/>
                <w:sz w:val="20"/>
                <w:szCs w:val="20"/>
              </w:rPr>
              <w:t>0.106</w:t>
            </w:r>
          </w:p>
        </w:tc>
        <w:tc>
          <w:tcPr>
            <w:tcW w:w="545" w:type="dxa"/>
            <w:tcBorders>
              <w:top w:val="nil"/>
              <w:left w:val="nil"/>
              <w:bottom w:val="nil"/>
              <w:right w:val="nil"/>
            </w:tcBorders>
            <w:noWrap/>
            <w:hideMark/>
          </w:tcPr>
          <w:p w14:paraId="097128BB" w14:textId="77777777" w:rsidR="002C698F" w:rsidRDefault="002C698F" w:rsidP="00036DD4">
            <w:pPr>
              <w:jc w:val="center"/>
              <w:rPr>
                <w:color w:val="000000"/>
                <w:sz w:val="20"/>
                <w:szCs w:val="20"/>
              </w:rPr>
            </w:pPr>
            <w:r>
              <w:rPr>
                <w:color w:val="000000"/>
                <w:sz w:val="20"/>
                <w:szCs w:val="20"/>
              </w:rPr>
              <w:t>-0.514</w:t>
            </w:r>
          </w:p>
        </w:tc>
        <w:tc>
          <w:tcPr>
            <w:tcW w:w="540" w:type="dxa"/>
            <w:tcBorders>
              <w:top w:val="nil"/>
              <w:left w:val="nil"/>
              <w:bottom w:val="nil"/>
              <w:right w:val="nil"/>
            </w:tcBorders>
            <w:noWrap/>
            <w:hideMark/>
          </w:tcPr>
          <w:p w14:paraId="55344AED" w14:textId="77777777" w:rsidR="002C698F" w:rsidRDefault="002C698F" w:rsidP="00036DD4">
            <w:pPr>
              <w:jc w:val="center"/>
              <w:rPr>
                <w:color w:val="000000"/>
                <w:sz w:val="20"/>
                <w:szCs w:val="20"/>
              </w:rPr>
            </w:pPr>
            <w:r>
              <w:rPr>
                <w:color w:val="000000"/>
                <w:sz w:val="20"/>
                <w:szCs w:val="20"/>
              </w:rPr>
              <w:t>0.607</w:t>
            </w:r>
          </w:p>
        </w:tc>
        <w:tc>
          <w:tcPr>
            <w:tcW w:w="1127" w:type="dxa"/>
            <w:tcBorders>
              <w:top w:val="nil"/>
              <w:left w:val="nil"/>
              <w:bottom w:val="nil"/>
              <w:right w:val="nil"/>
            </w:tcBorders>
            <w:noWrap/>
            <w:hideMark/>
          </w:tcPr>
          <w:p w14:paraId="522B3A64" w14:textId="77777777" w:rsidR="002C698F" w:rsidRDefault="002C698F" w:rsidP="00036DD4">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5F6BF56E" w14:textId="77777777" w:rsidR="002C698F" w:rsidRDefault="002C698F" w:rsidP="00036DD4">
            <w:pPr>
              <w:jc w:val="center"/>
              <w:rPr>
                <w:color w:val="000000"/>
                <w:sz w:val="20"/>
                <w:szCs w:val="20"/>
              </w:rPr>
            </w:pPr>
            <w:r>
              <w:rPr>
                <w:color w:val="000000"/>
                <w:sz w:val="20"/>
                <w:szCs w:val="20"/>
              </w:rPr>
              <w:t>0.017</w:t>
            </w:r>
          </w:p>
        </w:tc>
      </w:tr>
      <w:tr w:rsidR="002C698F" w14:paraId="77429BD3" w14:textId="77777777" w:rsidTr="002B4F3A">
        <w:trPr>
          <w:trHeight w:val="320"/>
          <w:jc w:val="center"/>
        </w:trPr>
        <w:tc>
          <w:tcPr>
            <w:tcW w:w="828" w:type="dxa"/>
            <w:vMerge/>
            <w:tcBorders>
              <w:top w:val="nil"/>
              <w:left w:val="nil"/>
              <w:bottom w:val="single" w:sz="8" w:space="0" w:color="000000"/>
              <w:right w:val="nil"/>
            </w:tcBorders>
            <w:hideMark/>
          </w:tcPr>
          <w:p w14:paraId="39B9CC4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27DED055" w14:textId="77777777" w:rsidR="002C698F" w:rsidRDefault="002C698F" w:rsidP="00036DD4">
            <w:pPr>
              <w:rPr>
                <w:color w:val="000000"/>
                <w:sz w:val="20"/>
                <w:szCs w:val="20"/>
              </w:rPr>
            </w:pPr>
            <w:r>
              <w:rPr>
                <w:color w:val="000000"/>
                <w:sz w:val="20"/>
                <w:szCs w:val="20"/>
              </w:rPr>
              <w:t>cloud computing question type</w:t>
            </w:r>
          </w:p>
        </w:tc>
        <w:tc>
          <w:tcPr>
            <w:tcW w:w="582" w:type="dxa"/>
            <w:tcBorders>
              <w:top w:val="nil"/>
              <w:left w:val="nil"/>
              <w:bottom w:val="nil"/>
              <w:right w:val="nil"/>
            </w:tcBorders>
            <w:noWrap/>
            <w:hideMark/>
          </w:tcPr>
          <w:p w14:paraId="29EB0F1E" w14:textId="77777777" w:rsidR="002C698F" w:rsidRDefault="002C698F" w:rsidP="00036DD4">
            <w:pPr>
              <w:jc w:val="center"/>
              <w:rPr>
                <w:color w:val="000000"/>
                <w:sz w:val="20"/>
                <w:szCs w:val="20"/>
              </w:rPr>
            </w:pPr>
            <w:r>
              <w:rPr>
                <w:color w:val="000000"/>
                <w:sz w:val="20"/>
                <w:szCs w:val="20"/>
              </w:rPr>
              <w:t>0.044</w:t>
            </w:r>
          </w:p>
        </w:tc>
        <w:tc>
          <w:tcPr>
            <w:tcW w:w="684" w:type="dxa"/>
            <w:tcBorders>
              <w:top w:val="nil"/>
              <w:left w:val="nil"/>
              <w:bottom w:val="nil"/>
              <w:right w:val="nil"/>
            </w:tcBorders>
            <w:noWrap/>
            <w:hideMark/>
          </w:tcPr>
          <w:p w14:paraId="39AFBB41" w14:textId="77777777" w:rsidR="002C698F" w:rsidRDefault="002C698F" w:rsidP="00036DD4">
            <w:pPr>
              <w:jc w:val="center"/>
              <w:rPr>
                <w:color w:val="000000"/>
                <w:sz w:val="20"/>
                <w:szCs w:val="20"/>
              </w:rPr>
            </w:pPr>
            <w:r>
              <w:rPr>
                <w:color w:val="000000"/>
                <w:sz w:val="20"/>
                <w:szCs w:val="20"/>
              </w:rPr>
              <w:t>0.206</w:t>
            </w:r>
          </w:p>
        </w:tc>
        <w:tc>
          <w:tcPr>
            <w:tcW w:w="531" w:type="dxa"/>
            <w:tcBorders>
              <w:top w:val="nil"/>
              <w:left w:val="nil"/>
              <w:bottom w:val="nil"/>
              <w:right w:val="nil"/>
            </w:tcBorders>
            <w:noWrap/>
            <w:hideMark/>
          </w:tcPr>
          <w:p w14:paraId="25AF7FC9" w14:textId="77777777" w:rsidR="002C698F" w:rsidRDefault="002C698F" w:rsidP="00036DD4">
            <w:pPr>
              <w:jc w:val="center"/>
              <w:rPr>
                <w:color w:val="000000"/>
                <w:sz w:val="20"/>
                <w:szCs w:val="20"/>
              </w:rPr>
            </w:pPr>
            <w:r>
              <w:rPr>
                <w:color w:val="000000"/>
                <w:sz w:val="20"/>
                <w:szCs w:val="20"/>
              </w:rPr>
              <w:t>0.053</w:t>
            </w:r>
          </w:p>
        </w:tc>
        <w:tc>
          <w:tcPr>
            <w:tcW w:w="624" w:type="dxa"/>
            <w:tcBorders>
              <w:top w:val="nil"/>
              <w:left w:val="nil"/>
              <w:bottom w:val="nil"/>
              <w:right w:val="nil"/>
            </w:tcBorders>
            <w:noWrap/>
            <w:hideMark/>
          </w:tcPr>
          <w:p w14:paraId="58C60D52" w14:textId="77777777" w:rsidR="002C698F" w:rsidRDefault="002C698F" w:rsidP="00036DD4">
            <w:pPr>
              <w:jc w:val="center"/>
              <w:rPr>
                <w:color w:val="000000"/>
                <w:sz w:val="20"/>
                <w:szCs w:val="20"/>
              </w:rPr>
            </w:pPr>
            <w:r>
              <w:rPr>
                <w:color w:val="000000"/>
                <w:sz w:val="20"/>
                <w:szCs w:val="20"/>
              </w:rPr>
              <w:t>0.223</w:t>
            </w:r>
          </w:p>
        </w:tc>
        <w:tc>
          <w:tcPr>
            <w:tcW w:w="545" w:type="dxa"/>
            <w:tcBorders>
              <w:top w:val="nil"/>
              <w:left w:val="nil"/>
              <w:bottom w:val="nil"/>
              <w:right w:val="nil"/>
            </w:tcBorders>
            <w:noWrap/>
            <w:hideMark/>
          </w:tcPr>
          <w:p w14:paraId="40F9F1AF" w14:textId="77777777" w:rsidR="002C698F" w:rsidRDefault="002C698F" w:rsidP="00036DD4">
            <w:pPr>
              <w:jc w:val="center"/>
              <w:rPr>
                <w:color w:val="000000"/>
                <w:sz w:val="20"/>
                <w:szCs w:val="20"/>
              </w:rPr>
            </w:pPr>
            <w:r>
              <w:rPr>
                <w:color w:val="000000"/>
                <w:sz w:val="20"/>
                <w:szCs w:val="20"/>
              </w:rPr>
              <w:t>-1.171</w:t>
            </w:r>
          </w:p>
        </w:tc>
        <w:tc>
          <w:tcPr>
            <w:tcW w:w="540" w:type="dxa"/>
            <w:tcBorders>
              <w:top w:val="nil"/>
              <w:left w:val="nil"/>
              <w:bottom w:val="nil"/>
              <w:right w:val="nil"/>
            </w:tcBorders>
            <w:noWrap/>
            <w:hideMark/>
          </w:tcPr>
          <w:p w14:paraId="4FB999D2" w14:textId="77777777" w:rsidR="002C698F" w:rsidRDefault="002C698F" w:rsidP="00036DD4">
            <w:pPr>
              <w:jc w:val="center"/>
              <w:rPr>
                <w:color w:val="000000"/>
                <w:sz w:val="20"/>
                <w:szCs w:val="20"/>
              </w:rPr>
            </w:pPr>
            <w:r>
              <w:rPr>
                <w:color w:val="000000"/>
                <w:sz w:val="20"/>
                <w:szCs w:val="20"/>
              </w:rPr>
              <w:t>0.242</w:t>
            </w:r>
          </w:p>
        </w:tc>
        <w:tc>
          <w:tcPr>
            <w:tcW w:w="1127" w:type="dxa"/>
            <w:tcBorders>
              <w:top w:val="nil"/>
              <w:left w:val="nil"/>
              <w:bottom w:val="nil"/>
              <w:right w:val="nil"/>
            </w:tcBorders>
            <w:noWrap/>
            <w:hideMark/>
          </w:tcPr>
          <w:p w14:paraId="1E4EDF90" w14:textId="77777777" w:rsidR="002C698F" w:rsidRDefault="002C698F" w:rsidP="00036DD4">
            <w:pPr>
              <w:jc w:val="center"/>
              <w:rPr>
                <w:color w:val="000000"/>
                <w:sz w:val="20"/>
                <w:szCs w:val="20"/>
              </w:rPr>
            </w:pPr>
            <w:r>
              <w:rPr>
                <w:color w:val="000000"/>
                <w:sz w:val="20"/>
                <w:szCs w:val="20"/>
              </w:rPr>
              <w:t>-0.039</w:t>
            </w:r>
          </w:p>
        </w:tc>
        <w:tc>
          <w:tcPr>
            <w:tcW w:w="1033" w:type="dxa"/>
            <w:tcBorders>
              <w:top w:val="nil"/>
              <w:left w:val="nil"/>
              <w:bottom w:val="nil"/>
              <w:right w:val="nil"/>
            </w:tcBorders>
            <w:noWrap/>
            <w:hideMark/>
          </w:tcPr>
          <w:p w14:paraId="52E35BB9" w14:textId="77777777" w:rsidR="002C698F" w:rsidRDefault="002C698F" w:rsidP="00036DD4">
            <w:pPr>
              <w:jc w:val="center"/>
              <w:rPr>
                <w:color w:val="000000"/>
                <w:sz w:val="20"/>
                <w:szCs w:val="20"/>
              </w:rPr>
            </w:pPr>
            <w:r>
              <w:rPr>
                <w:color w:val="000000"/>
                <w:sz w:val="20"/>
                <w:szCs w:val="20"/>
              </w:rPr>
              <w:t>0.039</w:t>
            </w:r>
          </w:p>
        </w:tc>
      </w:tr>
      <w:tr w:rsidR="002C698F" w14:paraId="0700E99A" w14:textId="77777777" w:rsidTr="002B4F3A">
        <w:trPr>
          <w:trHeight w:val="320"/>
          <w:jc w:val="center"/>
        </w:trPr>
        <w:tc>
          <w:tcPr>
            <w:tcW w:w="828" w:type="dxa"/>
            <w:vMerge/>
            <w:tcBorders>
              <w:top w:val="nil"/>
              <w:left w:val="nil"/>
              <w:bottom w:val="single" w:sz="8" w:space="0" w:color="000000"/>
              <w:right w:val="nil"/>
            </w:tcBorders>
            <w:hideMark/>
          </w:tcPr>
          <w:p w14:paraId="5160E2C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CE84F73" w14:textId="77777777" w:rsidR="002C698F" w:rsidRDefault="002C698F" w:rsidP="00036DD4">
            <w:pPr>
              <w:rPr>
                <w:color w:val="000000"/>
                <w:sz w:val="20"/>
                <w:szCs w:val="20"/>
              </w:rPr>
            </w:pPr>
            <w:r>
              <w:rPr>
                <w:color w:val="000000"/>
                <w:sz w:val="20"/>
                <w:szCs w:val="20"/>
              </w:rPr>
              <w:t>databases question type</w:t>
            </w:r>
          </w:p>
        </w:tc>
        <w:tc>
          <w:tcPr>
            <w:tcW w:w="582" w:type="dxa"/>
            <w:tcBorders>
              <w:top w:val="nil"/>
              <w:left w:val="nil"/>
              <w:bottom w:val="nil"/>
              <w:right w:val="nil"/>
            </w:tcBorders>
            <w:noWrap/>
            <w:hideMark/>
          </w:tcPr>
          <w:p w14:paraId="473CA4E0" w14:textId="77777777" w:rsidR="002C698F" w:rsidRDefault="002C698F" w:rsidP="00036DD4">
            <w:pPr>
              <w:jc w:val="center"/>
              <w:rPr>
                <w:color w:val="000000"/>
                <w:sz w:val="20"/>
                <w:szCs w:val="20"/>
              </w:rPr>
            </w:pPr>
            <w:r>
              <w:rPr>
                <w:color w:val="000000"/>
                <w:sz w:val="20"/>
                <w:szCs w:val="20"/>
              </w:rPr>
              <w:t>0.026</w:t>
            </w:r>
          </w:p>
        </w:tc>
        <w:tc>
          <w:tcPr>
            <w:tcW w:w="684" w:type="dxa"/>
            <w:tcBorders>
              <w:top w:val="nil"/>
              <w:left w:val="nil"/>
              <w:bottom w:val="nil"/>
              <w:right w:val="nil"/>
            </w:tcBorders>
            <w:noWrap/>
            <w:hideMark/>
          </w:tcPr>
          <w:p w14:paraId="7C8E04C1" w14:textId="77777777" w:rsidR="002C698F" w:rsidRDefault="002C698F" w:rsidP="00036DD4">
            <w:pPr>
              <w:jc w:val="center"/>
              <w:rPr>
                <w:color w:val="000000"/>
                <w:sz w:val="20"/>
                <w:szCs w:val="20"/>
              </w:rPr>
            </w:pPr>
            <w:r>
              <w:rPr>
                <w:color w:val="000000"/>
                <w:sz w:val="20"/>
                <w:szCs w:val="20"/>
              </w:rPr>
              <w:t>0.159</w:t>
            </w:r>
          </w:p>
        </w:tc>
        <w:tc>
          <w:tcPr>
            <w:tcW w:w="531" w:type="dxa"/>
            <w:tcBorders>
              <w:top w:val="nil"/>
              <w:left w:val="nil"/>
              <w:bottom w:val="nil"/>
              <w:right w:val="nil"/>
            </w:tcBorders>
            <w:noWrap/>
            <w:hideMark/>
          </w:tcPr>
          <w:p w14:paraId="6F596914" w14:textId="77777777" w:rsidR="002C698F" w:rsidRDefault="002C698F" w:rsidP="00036DD4">
            <w:pPr>
              <w:jc w:val="center"/>
              <w:rPr>
                <w:color w:val="000000"/>
                <w:sz w:val="20"/>
                <w:szCs w:val="20"/>
              </w:rPr>
            </w:pPr>
            <w:r>
              <w:rPr>
                <w:color w:val="000000"/>
                <w:sz w:val="20"/>
                <w:szCs w:val="20"/>
              </w:rPr>
              <w:t>0.025</w:t>
            </w:r>
          </w:p>
        </w:tc>
        <w:tc>
          <w:tcPr>
            <w:tcW w:w="624" w:type="dxa"/>
            <w:tcBorders>
              <w:top w:val="nil"/>
              <w:left w:val="nil"/>
              <w:bottom w:val="nil"/>
              <w:right w:val="nil"/>
            </w:tcBorders>
            <w:noWrap/>
            <w:hideMark/>
          </w:tcPr>
          <w:p w14:paraId="542125F7" w14:textId="77777777" w:rsidR="002C698F" w:rsidRDefault="002C698F" w:rsidP="00036DD4">
            <w:pPr>
              <w:jc w:val="center"/>
              <w:rPr>
                <w:color w:val="000000"/>
                <w:sz w:val="20"/>
                <w:szCs w:val="20"/>
              </w:rPr>
            </w:pPr>
            <w:r>
              <w:rPr>
                <w:color w:val="000000"/>
                <w:sz w:val="20"/>
                <w:szCs w:val="20"/>
              </w:rPr>
              <w:t>0.158</w:t>
            </w:r>
          </w:p>
        </w:tc>
        <w:tc>
          <w:tcPr>
            <w:tcW w:w="545" w:type="dxa"/>
            <w:tcBorders>
              <w:top w:val="nil"/>
              <w:left w:val="nil"/>
              <w:bottom w:val="nil"/>
              <w:right w:val="nil"/>
            </w:tcBorders>
            <w:noWrap/>
            <w:hideMark/>
          </w:tcPr>
          <w:p w14:paraId="16BA5EC2" w14:textId="77777777" w:rsidR="002C698F" w:rsidRDefault="002C698F" w:rsidP="00036DD4">
            <w:pPr>
              <w:jc w:val="center"/>
              <w:rPr>
                <w:color w:val="000000"/>
                <w:sz w:val="20"/>
                <w:szCs w:val="20"/>
              </w:rPr>
            </w:pPr>
            <w:r>
              <w:rPr>
                <w:color w:val="000000"/>
                <w:sz w:val="20"/>
                <w:szCs w:val="20"/>
              </w:rPr>
              <w:t>0.114</w:t>
            </w:r>
          </w:p>
        </w:tc>
        <w:tc>
          <w:tcPr>
            <w:tcW w:w="540" w:type="dxa"/>
            <w:tcBorders>
              <w:top w:val="nil"/>
              <w:left w:val="nil"/>
              <w:bottom w:val="nil"/>
              <w:right w:val="nil"/>
            </w:tcBorders>
            <w:noWrap/>
            <w:hideMark/>
          </w:tcPr>
          <w:p w14:paraId="06D1ECC8" w14:textId="77777777" w:rsidR="002C698F" w:rsidRDefault="002C698F" w:rsidP="00036DD4">
            <w:pPr>
              <w:jc w:val="center"/>
              <w:rPr>
                <w:color w:val="000000"/>
                <w:sz w:val="20"/>
                <w:szCs w:val="20"/>
              </w:rPr>
            </w:pPr>
            <w:r>
              <w:rPr>
                <w:color w:val="000000"/>
                <w:sz w:val="20"/>
                <w:szCs w:val="20"/>
              </w:rPr>
              <w:t>0.909</w:t>
            </w:r>
          </w:p>
        </w:tc>
        <w:tc>
          <w:tcPr>
            <w:tcW w:w="1127" w:type="dxa"/>
            <w:tcBorders>
              <w:top w:val="nil"/>
              <w:left w:val="nil"/>
              <w:bottom w:val="nil"/>
              <w:right w:val="nil"/>
            </w:tcBorders>
            <w:noWrap/>
            <w:hideMark/>
          </w:tcPr>
          <w:p w14:paraId="3E755FE4" w14:textId="77777777" w:rsidR="002C698F" w:rsidRDefault="002C698F" w:rsidP="00036DD4">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37EC8040" w14:textId="77777777" w:rsidR="002C698F" w:rsidRDefault="002C698F" w:rsidP="00036DD4">
            <w:pPr>
              <w:jc w:val="center"/>
              <w:rPr>
                <w:color w:val="000000"/>
                <w:sz w:val="20"/>
                <w:szCs w:val="20"/>
              </w:rPr>
            </w:pPr>
            <w:r>
              <w:rPr>
                <w:color w:val="000000"/>
                <w:sz w:val="20"/>
                <w:szCs w:val="20"/>
              </w:rPr>
              <w:t>0.004</w:t>
            </w:r>
          </w:p>
        </w:tc>
      </w:tr>
      <w:tr w:rsidR="002C698F" w14:paraId="11830452" w14:textId="77777777" w:rsidTr="002B4F3A">
        <w:trPr>
          <w:trHeight w:val="320"/>
          <w:jc w:val="center"/>
        </w:trPr>
        <w:tc>
          <w:tcPr>
            <w:tcW w:w="828" w:type="dxa"/>
            <w:vMerge/>
            <w:tcBorders>
              <w:top w:val="nil"/>
              <w:left w:val="nil"/>
              <w:bottom w:val="single" w:sz="8" w:space="0" w:color="000000"/>
              <w:right w:val="nil"/>
            </w:tcBorders>
            <w:hideMark/>
          </w:tcPr>
          <w:p w14:paraId="490E5DF6"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73775DE" w14:textId="77777777" w:rsidR="002C698F" w:rsidRDefault="002C698F" w:rsidP="00036DD4">
            <w:pPr>
              <w:rPr>
                <w:color w:val="000000"/>
                <w:sz w:val="20"/>
                <w:szCs w:val="20"/>
              </w:rPr>
            </w:pPr>
            <w:r>
              <w:rPr>
                <w:color w:val="000000"/>
                <w:sz w:val="20"/>
                <w:szCs w:val="20"/>
              </w:rPr>
              <w:t>computer networks and systems question type</w:t>
            </w:r>
          </w:p>
        </w:tc>
        <w:tc>
          <w:tcPr>
            <w:tcW w:w="582" w:type="dxa"/>
            <w:tcBorders>
              <w:top w:val="nil"/>
              <w:left w:val="nil"/>
              <w:bottom w:val="nil"/>
              <w:right w:val="nil"/>
            </w:tcBorders>
            <w:noWrap/>
            <w:hideMark/>
          </w:tcPr>
          <w:p w14:paraId="35B194C6" w14:textId="77777777" w:rsidR="002C698F" w:rsidRDefault="002C698F" w:rsidP="00036DD4">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8A54293" w14:textId="77777777" w:rsidR="002C698F" w:rsidRDefault="002C698F" w:rsidP="00036DD4">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76F7E8A7" w14:textId="77777777" w:rsidR="002C698F" w:rsidRDefault="002C698F" w:rsidP="00036DD4">
            <w:pPr>
              <w:jc w:val="center"/>
              <w:rPr>
                <w:color w:val="000000"/>
                <w:sz w:val="20"/>
                <w:szCs w:val="20"/>
              </w:rPr>
            </w:pPr>
            <w:r>
              <w:rPr>
                <w:color w:val="000000"/>
                <w:sz w:val="20"/>
                <w:szCs w:val="20"/>
              </w:rPr>
              <w:t>0.008</w:t>
            </w:r>
          </w:p>
        </w:tc>
        <w:tc>
          <w:tcPr>
            <w:tcW w:w="624" w:type="dxa"/>
            <w:tcBorders>
              <w:top w:val="nil"/>
              <w:left w:val="nil"/>
              <w:bottom w:val="nil"/>
              <w:right w:val="nil"/>
            </w:tcBorders>
            <w:noWrap/>
            <w:hideMark/>
          </w:tcPr>
          <w:p w14:paraId="1FA5340C" w14:textId="77777777" w:rsidR="002C698F" w:rsidRDefault="002C698F" w:rsidP="00036DD4">
            <w:pPr>
              <w:jc w:val="center"/>
              <w:rPr>
                <w:color w:val="000000"/>
                <w:sz w:val="20"/>
                <w:szCs w:val="20"/>
              </w:rPr>
            </w:pPr>
            <w:r>
              <w:rPr>
                <w:color w:val="000000"/>
                <w:sz w:val="20"/>
                <w:szCs w:val="20"/>
              </w:rPr>
              <w:t>0.090</w:t>
            </w:r>
          </w:p>
        </w:tc>
        <w:tc>
          <w:tcPr>
            <w:tcW w:w="545" w:type="dxa"/>
            <w:tcBorders>
              <w:top w:val="nil"/>
              <w:left w:val="nil"/>
              <w:bottom w:val="nil"/>
              <w:right w:val="nil"/>
            </w:tcBorders>
            <w:noWrap/>
            <w:hideMark/>
          </w:tcPr>
          <w:p w14:paraId="1FCA810F" w14:textId="77777777" w:rsidR="002C698F" w:rsidRDefault="002C698F" w:rsidP="00036DD4">
            <w:pPr>
              <w:jc w:val="center"/>
              <w:rPr>
                <w:color w:val="000000"/>
                <w:sz w:val="20"/>
                <w:szCs w:val="20"/>
              </w:rPr>
            </w:pPr>
            <w:r>
              <w:rPr>
                <w:color w:val="000000"/>
                <w:sz w:val="20"/>
                <w:szCs w:val="20"/>
              </w:rPr>
              <w:t>1.288</w:t>
            </w:r>
          </w:p>
        </w:tc>
        <w:tc>
          <w:tcPr>
            <w:tcW w:w="540" w:type="dxa"/>
            <w:tcBorders>
              <w:top w:val="nil"/>
              <w:left w:val="nil"/>
              <w:bottom w:val="nil"/>
              <w:right w:val="nil"/>
            </w:tcBorders>
            <w:noWrap/>
            <w:hideMark/>
          </w:tcPr>
          <w:p w14:paraId="36C5E7FA" w14:textId="77777777" w:rsidR="002C698F" w:rsidRDefault="002C698F" w:rsidP="00036DD4">
            <w:pPr>
              <w:jc w:val="center"/>
              <w:rPr>
                <w:color w:val="000000"/>
                <w:sz w:val="20"/>
                <w:szCs w:val="20"/>
              </w:rPr>
            </w:pPr>
            <w:r>
              <w:rPr>
                <w:color w:val="000000"/>
                <w:sz w:val="20"/>
                <w:szCs w:val="20"/>
              </w:rPr>
              <w:t>0.198</w:t>
            </w:r>
          </w:p>
        </w:tc>
        <w:tc>
          <w:tcPr>
            <w:tcW w:w="1127" w:type="dxa"/>
            <w:tcBorders>
              <w:top w:val="nil"/>
              <w:left w:val="nil"/>
              <w:bottom w:val="nil"/>
              <w:right w:val="nil"/>
            </w:tcBorders>
            <w:noWrap/>
            <w:hideMark/>
          </w:tcPr>
          <w:p w14:paraId="61613F41" w14:textId="77777777" w:rsidR="002C698F" w:rsidRDefault="002C698F" w:rsidP="00036DD4">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6AC48DDB" w14:textId="77777777" w:rsidR="002C698F" w:rsidRDefault="002C698F" w:rsidP="00036DD4">
            <w:pPr>
              <w:jc w:val="center"/>
              <w:rPr>
                <w:color w:val="000000"/>
                <w:sz w:val="20"/>
                <w:szCs w:val="20"/>
              </w:rPr>
            </w:pPr>
            <w:r>
              <w:rPr>
                <w:color w:val="000000"/>
                <w:sz w:val="20"/>
                <w:szCs w:val="20"/>
              </w:rPr>
              <w:t>0.043</w:t>
            </w:r>
          </w:p>
        </w:tc>
      </w:tr>
      <w:tr w:rsidR="002C698F" w14:paraId="7B4C7529" w14:textId="77777777" w:rsidTr="002B4F3A">
        <w:trPr>
          <w:trHeight w:val="320"/>
          <w:jc w:val="center"/>
        </w:trPr>
        <w:tc>
          <w:tcPr>
            <w:tcW w:w="828" w:type="dxa"/>
            <w:vMerge/>
            <w:tcBorders>
              <w:top w:val="nil"/>
              <w:left w:val="nil"/>
              <w:bottom w:val="single" w:sz="8" w:space="0" w:color="000000"/>
              <w:right w:val="nil"/>
            </w:tcBorders>
            <w:hideMark/>
          </w:tcPr>
          <w:p w14:paraId="6A4977B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F824441" w14:textId="77777777" w:rsidR="002C698F" w:rsidRDefault="002C698F" w:rsidP="00036DD4">
            <w:pPr>
              <w:rPr>
                <w:color w:val="000000"/>
                <w:sz w:val="20"/>
                <w:szCs w:val="20"/>
              </w:rPr>
            </w:pPr>
            <w:r>
              <w:rPr>
                <w:color w:val="000000"/>
                <w:sz w:val="20"/>
                <w:szCs w:val="20"/>
              </w:rPr>
              <w:t>AI and machine learning question type</w:t>
            </w:r>
          </w:p>
        </w:tc>
        <w:tc>
          <w:tcPr>
            <w:tcW w:w="582" w:type="dxa"/>
            <w:tcBorders>
              <w:top w:val="nil"/>
              <w:left w:val="nil"/>
              <w:bottom w:val="nil"/>
              <w:right w:val="nil"/>
            </w:tcBorders>
            <w:noWrap/>
            <w:hideMark/>
          </w:tcPr>
          <w:p w14:paraId="638141DC" w14:textId="77777777" w:rsidR="002C698F" w:rsidRDefault="002C698F" w:rsidP="00036DD4">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0C8835D" w14:textId="77777777" w:rsidR="002C698F" w:rsidRDefault="002C698F" w:rsidP="00036DD4">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57647CF2" w14:textId="77777777" w:rsidR="002C698F" w:rsidRDefault="002C698F" w:rsidP="00036DD4">
            <w:pPr>
              <w:jc w:val="center"/>
              <w:rPr>
                <w:color w:val="000000"/>
                <w:sz w:val="20"/>
                <w:szCs w:val="20"/>
              </w:rPr>
            </w:pPr>
            <w:r>
              <w:rPr>
                <w:color w:val="000000"/>
                <w:sz w:val="20"/>
                <w:szCs w:val="20"/>
              </w:rPr>
              <w:t>0.010</w:t>
            </w:r>
          </w:p>
        </w:tc>
        <w:tc>
          <w:tcPr>
            <w:tcW w:w="624" w:type="dxa"/>
            <w:tcBorders>
              <w:top w:val="nil"/>
              <w:left w:val="nil"/>
              <w:bottom w:val="nil"/>
              <w:right w:val="nil"/>
            </w:tcBorders>
            <w:noWrap/>
            <w:hideMark/>
          </w:tcPr>
          <w:p w14:paraId="451A3AFD" w14:textId="77777777" w:rsidR="002C698F" w:rsidRDefault="002C698F" w:rsidP="00036DD4">
            <w:pPr>
              <w:jc w:val="center"/>
              <w:rPr>
                <w:color w:val="000000"/>
                <w:sz w:val="20"/>
                <w:szCs w:val="20"/>
              </w:rPr>
            </w:pPr>
            <w:r>
              <w:rPr>
                <w:color w:val="000000"/>
                <w:sz w:val="20"/>
                <w:szCs w:val="20"/>
              </w:rPr>
              <w:t>0.098</w:t>
            </w:r>
          </w:p>
        </w:tc>
        <w:tc>
          <w:tcPr>
            <w:tcW w:w="545" w:type="dxa"/>
            <w:tcBorders>
              <w:top w:val="nil"/>
              <w:left w:val="nil"/>
              <w:bottom w:val="nil"/>
              <w:right w:val="nil"/>
            </w:tcBorders>
            <w:noWrap/>
            <w:hideMark/>
          </w:tcPr>
          <w:p w14:paraId="1A55C50B" w14:textId="77777777" w:rsidR="002C698F" w:rsidRDefault="002C698F" w:rsidP="00036DD4">
            <w:pPr>
              <w:jc w:val="center"/>
              <w:rPr>
                <w:color w:val="000000"/>
                <w:sz w:val="20"/>
                <w:szCs w:val="20"/>
              </w:rPr>
            </w:pPr>
            <w:r>
              <w:rPr>
                <w:color w:val="000000"/>
                <w:sz w:val="20"/>
                <w:szCs w:val="20"/>
              </w:rPr>
              <w:t>0.777</w:t>
            </w:r>
          </w:p>
        </w:tc>
        <w:tc>
          <w:tcPr>
            <w:tcW w:w="540" w:type="dxa"/>
            <w:tcBorders>
              <w:top w:val="nil"/>
              <w:left w:val="nil"/>
              <w:bottom w:val="nil"/>
              <w:right w:val="nil"/>
            </w:tcBorders>
            <w:noWrap/>
            <w:hideMark/>
          </w:tcPr>
          <w:p w14:paraId="6774F542" w14:textId="77777777" w:rsidR="002C698F" w:rsidRDefault="002C698F" w:rsidP="00036DD4">
            <w:pPr>
              <w:jc w:val="center"/>
              <w:rPr>
                <w:color w:val="000000"/>
                <w:sz w:val="20"/>
                <w:szCs w:val="20"/>
              </w:rPr>
            </w:pPr>
            <w:r>
              <w:rPr>
                <w:color w:val="000000"/>
                <w:sz w:val="20"/>
                <w:szCs w:val="20"/>
              </w:rPr>
              <w:t>0.438</w:t>
            </w:r>
          </w:p>
        </w:tc>
        <w:tc>
          <w:tcPr>
            <w:tcW w:w="1127" w:type="dxa"/>
            <w:tcBorders>
              <w:top w:val="nil"/>
              <w:left w:val="nil"/>
              <w:bottom w:val="nil"/>
              <w:right w:val="nil"/>
            </w:tcBorders>
            <w:noWrap/>
            <w:hideMark/>
          </w:tcPr>
          <w:p w14:paraId="0CF1E302" w14:textId="77777777" w:rsidR="002C698F" w:rsidRDefault="002C698F" w:rsidP="00036DD4">
            <w:pPr>
              <w:jc w:val="center"/>
              <w:rPr>
                <w:color w:val="000000"/>
                <w:sz w:val="20"/>
                <w:szCs w:val="20"/>
              </w:rPr>
            </w:pPr>
            <w:r>
              <w:rPr>
                <w:color w:val="000000"/>
                <w:sz w:val="20"/>
                <w:szCs w:val="20"/>
              </w:rPr>
              <w:t>0.026</w:t>
            </w:r>
          </w:p>
        </w:tc>
        <w:tc>
          <w:tcPr>
            <w:tcW w:w="1033" w:type="dxa"/>
            <w:tcBorders>
              <w:top w:val="nil"/>
              <w:left w:val="nil"/>
              <w:bottom w:val="nil"/>
              <w:right w:val="nil"/>
            </w:tcBorders>
            <w:noWrap/>
            <w:hideMark/>
          </w:tcPr>
          <w:p w14:paraId="369E8B22" w14:textId="77777777" w:rsidR="002C698F" w:rsidRDefault="002C698F" w:rsidP="00036DD4">
            <w:pPr>
              <w:jc w:val="center"/>
              <w:rPr>
                <w:color w:val="000000"/>
                <w:sz w:val="20"/>
                <w:szCs w:val="20"/>
              </w:rPr>
            </w:pPr>
            <w:r>
              <w:rPr>
                <w:color w:val="000000"/>
                <w:sz w:val="20"/>
                <w:szCs w:val="20"/>
              </w:rPr>
              <w:t>0.026</w:t>
            </w:r>
          </w:p>
        </w:tc>
      </w:tr>
      <w:tr w:rsidR="002C698F" w14:paraId="4EA7A4B9" w14:textId="77777777" w:rsidTr="002B4F3A">
        <w:trPr>
          <w:trHeight w:val="320"/>
          <w:jc w:val="center"/>
        </w:trPr>
        <w:tc>
          <w:tcPr>
            <w:tcW w:w="828" w:type="dxa"/>
            <w:vMerge/>
            <w:tcBorders>
              <w:top w:val="nil"/>
              <w:left w:val="nil"/>
              <w:bottom w:val="single" w:sz="8" w:space="0" w:color="000000"/>
              <w:right w:val="nil"/>
            </w:tcBorders>
            <w:hideMark/>
          </w:tcPr>
          <w:p w14:paraId="3F378F9E"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18D85A0" w14:textId="422C5B69" w:rsidR="002C698F" w:rsidRDefault="002C698F" w:rsidP="00036DD4">
            <w:pPr>
              <w:rPr>
                <w:color w:val="000000"/>
                <w:sz w:val="20"/>
                <w:szCs w:val="20"/>
              </w:rPr>
            </w:pPr>
            <w:r>
              <w:rPr>
                <w:color w:val="000000"/>
                <w:sz w:val="20"/>
                <w:szCs w:val="20"/>
              </w:rPr>
              <w:t>development tools and environment question type</w:t>
            </w:r>
          </w:p>
        </w:tc>
        <w:tc>
          <w:tcPr>
            <w:tcW w:w="582" w:type="dxa"/>
            <w:tcBorders>
              <w:top w:val="nil"/>
              <w:left w:val="nil"/>
              <w:bottom w:val="nil"/>
              <w:right w:val="nil"/>
            </w:tcBorders>
            <w:noWrap/>
            <w:hideMark/>
          </w:tcPr>
          <w:p w14:paraId="3D4C342D" w14:textId="77777777" w:rsidR="002C698F" w:rsidRDefault="002C698F" w:rsidP="00036DD4">
            <w:pPr>
              <w:jc w:val="center"/>
              <w:rPr>
                <w:color w:val="000000"/>
                <w:sz w:val="20"/>
                <w:szCs w:val="20"/>
              </w:rPr>
            </w:pPr>
            <w:r>
              <w:rPr>
                <w:color w:val="000000"/>
                <w:sz w:val="20"/>
                <w:szCs w:val="20"/>
              </w:rPr>
              <w:t>0.034</w:t>
            </w:r>
          </w:p>
        </w:tc>
        <w:tc>
          <w:tcPr>
            <w:tcW w:w="684" w:type="dxa"/>
            <w:tcBorders>
              <w:top w:val="nil"/>
              <w:left w:val="nil"/>
              <w:bottom w:val="nil"/>
              <w:right w:val="nil"/>
            </w:tcBorders>
            <w:noWrap/>
            <w:hideMark/>
          </w:tcPr>
          <w:p w14:paraId="2F7A6F27" w14:textId="77777777" w:rsidR="002C698F" w:rsidRDefault="002C698F" w:rsidP="00036DD4">
            <w:pPr>
              <w:jc w:val="center"/>
              <w:rPr>
                <w:color w:val="000000"/>
                <w:sz w:val="20"/>
                <w:szCs w:val="20"/>
              </w:rPr>
            </w:pPr>
            <w:r>
              <w:rPr>
                <w:color w:val="000000"/>
                <w:sz w:val="20"/>
                <w:szCs w:val="20"/>
              </w:rPr>
              <w:t>0.181</w:t>
            </w:r>
          </w:p>
        </w:tc>
        <w:tc>
          <w:tcPr>
            <w:tcW w:w="531" w:type="dxa"/>
            <w:tcBorders>
              <w:top w:val="nil"/>
              <w:left w:val="nil"/>
              <w:bottom w:val="nil"/>
              <w:right w:val="nil"/>
            </w:tcBorders>
            <w:noWrap/>
            <w:hideMark/>
          </w:tcPr>
          <w:p w14:paraId="0706E59E" w14:textId="77777777" w:rsidR="002C698F" w:rsidRDefault="002C698F" w:rsidP="00036DD4">
            <w:pPr>
              <w:jc w:val="center"/>
              <w:rPr>
                <w:color w:val="000000"/>
                <w:sz w:val="20"/>
                <w:szCs w:val="20"/>
              </w:rPr>
            </w:pPr>
            <w:r>
              <w:rPr>
                <w:color w:val="000000"/>
                <w:sz w:val="20"/>
                <w:szCs w:val="20"/>
              </w:rPr>
              <w:t>0.029</w:t>
            </w:r>
          </w:p>
        </w:tc>
        <w:tc>
          <w:tcPr>
            <w:tcW w:w="624" w:type="dxa"/>
            <w:tcBorders>
              <w:top w:val="nil"/>
              <w:left w:val="nil"/>
              <w:bottom w:val="nil"/>
              <w:right w:val="nil"/>
            </w:tcBorders>
            <w:noWrap/>
            <w:hideMark/>
          </w:tcPr>
          <w:p w14:paraId="2EA38596" w14:textId="77777777" w:rsidR="002C698F" w:rsidRDefault="002C698F" w:rsidP="00036DD4">
            <w:pPr>
              <w:jc w:val="center"/>
              <w:rPr>
                <w:color w:val="000000"/>
                <w:sz w:val="20"/>
                <w:szCs w:val="20"/>
              </w:rPr>
            </w:pPr>
            <w:r>
              <w:rPr>
                <w:color w:val="000000"/>
                <w:sz w:val="20"/>
                <w:szCs w:val="20"/>
              </w:rPr>
              <w:t>0.169</w:t>
            </w:r>
          </w:p>
        </w:tc>
        <w:tc>
          <w:tcPr>
            <w:tcW w:w="545" w:type="dxa"/>
            <w:tcBorders>
              <w:top w:val="nil"/>
              <w:left w:val="nil"/>
              <w:bottom w:val="nil"/>
              <w:right w:val="nil"/>
            </w:tcBorders>
            <w:noWrap/>
            <w:hideMark/>
          </w:tcPr>
          <w:p w14:paraId="5248A541" w14:textId="77777777" w:rsidR="002C698F" w:rsidRDefault="002C698F" w:rsidP="00036DD4">
            <w:pPr>
              <w:jc w:val="center"/>
              <w:rPr>
                <w:color w:val="000000"/>
                <w:sz w:val="20"/>
                <w:szCs w:val="20"/>
              </w:rPr>
            </w:pPr>
            <w:r>
              <w:rPr>
                <w:color w:val="000000"/>
                <w:sz w:val="20"/>
                <w:szCs w:val="20"/>
              </w:rPr>
              <w:t>0.813</w:t>
            </w:r>
          </w:p>
        </w:tc>
        <w:tc>
          <w:tcPr>
            <w:tcW w:w="540" w:type="dxa"/>
            <w:tcBorders>
              <w:top w:val="nil"/>
              <w:left w:val="nil"/>
              <w:bottom w:val="nil"/>
              <w:right w:val="nil"/>
            </w:tcBorders>
            <w:noWrap/>
            <w:hideMark/>
          </w:tcPr>
          <w:p w14:paraId="47F89FAE" w14:textId="77777777" w:rsidR="002C698F" w:rsidRDefault="002C698F" w:rsidP="00036DD4">
            <w:pPr>
              <w:jc w:val="center"/>
              <w:rPr>
                <w:color w:val="000000"/>
                <w:sz w:val="20"/>
                <w:szCs w:val="20"/>
              </w:rPr>
            </w:pPr>
            <w:r>
              <w:rPr>
                <w:color w:val="000000"/>
                <w:sz w:val="20"/>
                <w:szCs w:val="20"/>
              </w:rPr>
              <w:t>0.416</w:t>
            </w:r>
          </w:p>
        </w:tc>
        <w:tc>
          <w:tcPr>
            <w:tcW w:w="1127" w:type="dxa"/>
            <w:tcBorders>
              <w:top w:val="nil"/>
              <w:left w:val="nil"/>
              <w:bottom w:val="nil"/>
              <w:right w:val="nil"/>
            </w:tcBorders>
            <w:noWrap/>
            <w:hideMark/>
          </w:tcPr>
          <w:p w14:paraId="2812B3B9" w14:textId="77777777" w:rsidR="002C698F" w:rsidRDefault="002C698F" w:rsidP="00036DD4">
            <w:pPr>
              <w:jc w:val="center"/>
              <w:rPr>
                <w:color w:val="000000"/>
                <w:sz w:val="20"/>
                <w:szCs w:val="20"/>
              </w:rPr>
            </w:pPr>
            <w:r>
              <w:rPr>
                <w:color w:val="000000"/>
                <w:sz w:val="20"/>
                <w:szCs w:val="20"/>
              </w:rPr>
              <w:t>0.027</w:t>
            </w:r>
          </w:p>
        </w:tc>
        <w:tc>
          <w:tcPr>
            <w:tcW w:w="1033" w:type="dxa"/>
            <w:tcBorders>
              <w:top w:val="nil"/>
              <w:left w:val="nil"/>
              <w:bottom w:val="nil"/>
              <w:right w:val="nil"/>
            </w:tcBorders>
            <w:noWrap/>
            <w:hideMark/>
          </w:tcPr>
          <w:p w14:paraId="70858E0E" w14:textId="77777777" w:rsidR="002C698F" w:rsidRDefault="002C698F" w:rsidP="00036DD4">
            <w:pPr>
              <w:jc w:val="center"/>
              <w:rPr>
                <w:color w:val="000000"/>
                <w:sz w:val="20"/>
                <w:szCs w:val="20"/>
              </w:rPr>
            </w:pPr>
            <w:r>
              <w:rPr>
                <w:color w:val="000000"/>
                <w:sz w:val="20"/>
                <w:szCs w:val="20"/>
              </w:rPr>
              <w:t>0.027</w:t>
            </w:r>
          </w:p>
        </w:tc>
      </w:tr>
      <w:tr w:rsidR="002C698F" w14:paraId="78D46700" w14:textId="77777777" w:rsidTr="002B4F3A">
        <w:trPr>
          <w:trHeight w:val="320"/>
          <w:jc w:val="center"/>
        </w:trPr>
        <w:tc>
          <w:tcPr>
            <w:tcW w:w="828" w:type="dxa"/>
            <w:vMerge/>
            <w:tcBorders>
              <w:top w:val="nil"/>
              <w:left w:val="nil"/>
              <w:bottom w:val="single" w:sz="8" w:space="0" w:color="000000"/>
              <w:right w:val="nil"/>
            </w:tcBorders>
            <w:hideMark/>
          </w:tcPr>
          <w:p w14:paraId="10672DCB"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1547D64" w14:textId="3ABB97DF" w:rsidR="002C698F" w:rsidRDefault="002C698F" w:rsidP="00036DD4">
            <w:pPr>
              <w:rPr>
                <w:color w:val="000000"/>
                <w:sz w:val="20"/>
                <w:szCs w:val="20"/>
              </w:rPr>
            </w:pPr>
            <w:r>
              <w:rPr>
                <w:color w:val="000000"/>
                <w:sz w:val="20"/>
                <w:szCs w:val="20"/>
              </w:rPr>
              <w:t>programming languages question type</w:t>
            </w:r>
          </w:p>
        </w:tc>
        <w:tc>
          <w:tcPr>
            <w:tcW w:w="582" w:type="dxa"/>
            <w:tcBorders>
              <w:top w:val="nil"/>
              <w:left w:val="nil"/>
              <w:bottom w:val="nil"/>
              <w:right w:val="nil"/>
            </w:tcBorders>
            <w:noWrap/>
            <w:hideMark/>
          </w:tcPr>
          <w:p w14:paraId="015B4B76" w14:textId="77777777" w:rsidR="002C698F" w:rsidRDefault="002C698F" w:rsidP="00036DD4">
            <w:pPr>
              <w:jc w:val="center"/>
              <w:rPr>
                <w:color w:val="000000"/>
                <w:sz w:val="20"/>
                <w:szCs w:val="20"/>
              </w:rPr>
            </w:pPr>
            <w:r>
              <w:rPr>
                <w:color w:val="000000"/>
                <w:sz w:val="20"/>
                <w:szCs w:val="20"/>
              </w:rPr>
              <w:t>0.146</w:t>
            </w:r>
          </w:p>
        </w:tc>
        <w:tc>
          <w:tcPr>
            <w:tcW w:w="684" w:type="dxa"/>
            <w:tcBorders>
              <w:top w:val="nil"/>
              <w:left w:val="nil"/>
              <w:bottom w:val="nil"/>
              <w:right w:val="nil"/>
            </w:tcBorders>
            <w:noWrap/>
            <w:hideMark/>
          </w:tcPr>
          <w:p w14:paraId="266A9116" w14:textId="77777777" w:rsidR="002C698F" w:rsidRDefault="002C698F" w:rsidP="00036DD4">
            <w:pPr>
              <w:jc w:val="center"/>
              <w:rPr>
                <w:color w:val="000000"/>
                <w:sz w:val="20"/>
                <w:szCs w:val="20"/>
              </w:rPr>
            </w:pPr>
            <w:r>
              <w:rPr>
                <w:color w:val="000000"/>
                <w:sz w:val="20"/>
                <w:szCs w:val="20"/>
              </w:rPr>
              <w:t>0.353</w:t>
            </w:r>
          </w:p>
        </w:tc>
        <w:tc>
          <w:tcPr>
            <w:tcW w:w="531" w:type="dxa"/>
            <w:tcBorders>
              <w:top w:val="nil"/>
              <w:left w:val="nil"/>
              <w:bottom w:val="nil"/>
              <w:right w:val="nil"/>
            </w:tcBorders>
            <w:noWrap/>
            <w:hideMark/>
          </w:tcPr>
          <w:p w14:paraId="614CBAB4" w14:textId="77777777" w:rsidR="002C698F" w:rsidRDefault="002C698F" w:rsidP="00036DD4">
            <w:pPr>
              <w:jc w:val="center"/>
              <w:rPr>
                <w:color w:val="000000"/>
                <w:sz w:val="20"/>
                <w:szCs w:val="20"/>
              </w:rPr>
            </w:pPr>
            <w:r>
              <w:rPr>
                <w:color w:val="000000"/>
                <w:sz w:val="20"/>
                <w:szCs w:val="20"/>
              </w:rPr>
              <w:t>0.156</w:t>
            </w:r>
          </w:p>
        </w:tc>
        <w:tc>
          <w:tcPr>
            <w:tcW w:w="624" w:type="dxa"/>
            <w:tcBorders>
              <w:top w:val="nil"/>
              <w:left w:val="nil"/>
              <w:bottom w:val="nil"/>
              <w:right w:val="nil"/>
            </w:tcBorders>
            <w:noWrap/>
            <w:hideMark/>
          </w:tcPr>
          <w:p w14:paraId="57A37C32" w14:textId="77777777" w:rsidR="002C698F" w:rsidRDefault="002C698F" w:rsidP="00036DD4">
            <w:pPr>
              <w:jc w:val="center"/>
              <w:rPr>
                <w:color w:val="000000"/>
                <w:sz w:val="20"/>
                <w:szCs w:val="20"/>
              </w:rPr>
            </w:pPr>
            <w:r>
              <w:rPr>
                <w:color w:val="000000"/>
                <w:sz w:val="20"/>
                <w:szCs w:val="20"/>
              </w:rPr>
              <w:t>0.363</w:t>
            </w:r>
          </w:p>
        </w:tc>
        <w:tc>
          <w:tcPr>
            <w:tcW w:w="545" w:type="dxa"/>
            <w:tcBorders>
              <w:top w:val="nil"/>
              <w:left w:val="nil"/>
              <w:bottom w:val="nil"/>
              <w:right w:val="nil"/>
            </w:tcBorders>
            <w:noWrap/>
            <w:hideMark/>
          </w:tcPr>
          <w:p w14:paraId="35E06281" w14:textId="77777777" w:rsidR="002C698F" w:rsidRDefault="002C698F" w:rsidP="00036DD4">
            <w:pPr>
              <w:jc w:val="center"/>
              <w:rPr>
                <w:color w:val="000000"/>
                <w:sz w:val="20"/>
                <w:szCs w:val="20"/>
              </w:rPr>
            </w:pPr>
            <w:r>
              <w:rPr>
                <w:color w:val="000000"/>
                <w:sz w:val="20"/>
                <w:szCs w:val="20"/>
              </w:rPr>
              <w:t>-0.874</w:t>
            </w:r>
          </w:p>
        </w:tc>
        <w:tc>
          <w:tcPr>
            <w:tcW w:w="540" w:type="dxa"/>
            <w:tcBorders>
              <w:top w:val="nil"/>
              <w:left w:val="nil"/>
              <w:bottom w:val="nil"/>
              <w:right w:val="nil"/>
            </w:tcBorders>
            <w:noWrap/>
            <w:hideMark/>
          </w:tcPr>
          <w:p w14:paraId="7C2FCE9E" w14:textId="77777777" w:rsidR="002C698F" w:rsidRDefault="002C698F" w:rsidP="00036DD4">
            <w:pPr>
              <w:jc w:val="center"/>
              <w:rPr>
                <w:color w:val="000000"/>
                <w:sz w:val="20"/>
                <w:szCs w:val="20"/>
              </w:rPr>
            </w:pPr>
            <w:r>
              <w:rPr>
                <w:color w:val="000000"/>
                <w:sz w:val="20"/>
                <w:szCs w:val="20"/>
              </w:rPr>
              <w:t>0.382</w:t>
            </w:r>
          </w:p>
        </w:tc>
        <w:tc>
          <w:tcPr>
            <w:tcW w:w="1127" w:type="dxa"/>
            <w:tcBorders>
              <w:top w:val="nil"/>
              <w:left w:val="nil"/>
              <w:bottom w:val="nil"/>
              <w:right w:val="nil"/>
            </w:tcBorders>
            <w:noWrap/>
            <w:hideMark/>
          </w:tcPr>
          <w:p w14:paraId="511688D8" w14:textId="77777777" w:rsidR="002C698F" w:rsidRDefault="002C698F" w:rsidP="00036DD4">
            <w:pPr>
              <w:jc w:val="center"/>
              <w:rPr>
                <w:color w:val="000000"/>
                <w:sz w:val="20"/>
                <w:szCs w:val="20"/>
              </w:rPr>
            </w:pPr>
            <w:r>
              <w:rPr>
                <w:color w:val="000000"/>
                <w:sz w:val="20"/>
                <w:szCs w:val="20"/>
              </w:rPr>
              <w:t>-0.029</w:t>
            </w:r>
          </w:p>
        </w:tc>
        <w:tc>
          <w:tcPr>
            <w:tcW w:w="1033" w:type="dxa"/>
            <w:tcBorders>
              <w:top w:val="nil"/>
              <w:left w:val="nil"/>
              <w:bottom w:val="nil"/>
              <w:right w:val="nil"/>
            </w:tcBorders>
            <w:noWrap/>
            <w:hideMark/>
          </w:tcPr>
          <w:p w14:paraId="688CB3A3" w14:textId="77777777" w:rsidR="002C698F" w:rsidRDefault="002C698F" w:rsidP="00036DD4">
            <w:pPr>
              <w:jc w:val="center"/>
              <w:rPr>
                <w:color w:val="000000"/>
                <w:sz w:val="20"/>
                <w:szCs w:val="20"/>
              </w:rPr>
            </w:pPr>
            <w:r>
              <w:rPr>
                <w:color w:val="000000"/>
                <w:sz w:val="20"/>
                <w:szCs w:val="20"/>
              </w:rPr>
              <w:t>0.029</w:t>
            </w:r>
          </w:p>
        </w:tc>
      </w:tr>
      <w:tr w:rsidR="002C698F" w14:paraId="4382EFDE" w14:textId="77777777" w:rsidTr="002B4F3A">
        <w:trPr>
          <w:trHeight w:val="340"/>
          <w:jc w:val="center"/>
        </w:trPr>
        <w:tc>
          <w:tcPr>
            <w:tcW w:w="828" w:type="dxa"/>
            <w:vMerge/>
            <w:tcBorders>
              <w:top w:val="nil"/>
              <w:left w:val="nil"/>
              <w:bottom w:val="single" w:sz="8" w:space="0" w:color="000000"/>
              <w:right w:val="nil"/>
            </w:tcBorders>
            <w:hideMark/>
          </w:tcPr>
          <w:p w14:paraId="078075B2" w14:textId="77777777" w:rsidR="002C698F" w:rsidRDefault="002C698F" w:rsidP="00036DD4">
            <w:pPr>
              <w:rPr>
                <w:color w:val="000000"/>
                <w:sz w:val="20"/>
                <w:szCs w:val="20"/>
              </w:rPr>
            </w:pPr>
          </w:p>
        </w:tc>
        <w:tc>
          <w:tcPr>
            <w:tcW w:w="2866" w:type="dxa"/>
            <w:tcBorders>
              <w:top w:val="nil"/>
              <w:left w:val="nil"/>
              <w:bottom w:val="single" w:sz="8" w:space="0" w:color="auto"/>
              <w:right w:val="nil"/>
            </w:tcBorders>
            <w:noWrap/>
            <w:hideMark/>
          </w:tcPr>
          <w:p w14:paraId="662FE988" w14:textId="49BE1FDA" w:rsidR="002C698F" w:rsidRDefault="002C698F" w:rsidP="00036DD4">
            <w:pPr>
              <w:rPr>
                <w:color w:val="000000"/>
                <w:sz w:val="20"/>
                <w:szCs w:val="20"/>
              </w:rPr>
            </w:pPr>
            <w:r>
              <w:rPr>
                <w:color w:val="000000"/>
                <w:sz w:val="20"/>
                <w:szCs w:val="20"/>
              </w:rPr>
              <w:t>career and professional development question type</w:t>
            </w:r>
          </w:p>
        </w:tc>
        <w:tc>
          <w:tcPr>
            <w:tcW w:w="582" w:type="dxa"/>
            <w:tcBorders>
              <w:top w:val="nil"/>
              <w:left w:val="nil"/>
              <w:bottom w:val="single" w:sz="8" w:space="0" w:color="auto"/>
              <w:right w:val="nil"/>
            </w:tcBorders>
            <w:noWrap/>
            <w:hideMark/>
          </w:tcPr>
          <w:p w14:paraId="571EE544" w14:textId="77777777" w:rsidR="002C698F" w:rsidRDefault="002C698F" w:rsidP="00036DD4">
            <w:pPr>
              <w:jc w:val="center"/>
              <w:rPr>
                <w:color w:val="000000"/>
                <w:sz w:val="20"/>
                <w:szCs w:val="20"/>
              </w:rPr>
            </w:pPr>
            <w:r>
              <w:rPr>
                <w:color w:val="000000"/>
                <w:sz w:val="20"/>
                <w:szCs w:val="20"/>
              </w:rPr>
              <w:t>0.005</w:t>
            </w:r>
          </w:p>
        </w:tc>
        <w:tc>
          <w:tcPr>
            <w:tcW w:w="684" w:type="dxa"/>
            <w:tcBorders>
              <w:top w:val="nil"/>
              <w:left w:val="nil"/>
              <w:bottom w:val="single" w:sz="8" w:space="0" w:color="auto"/>
              <w:right w:val="nil"/>
            </w:tcBorders>
            <w:noWrap/>
            <w:hideMark/>
          </w:tcPr>
          <w:p w14:paraId="574E39E5" w14:textId="77777777" w:rsidR="002C698F" w:rsidRDefault="002C698F" w:rsidP="00036DD4">
            <w:pPr>
              <w:jc w:val="center"/>
              <w:rPr>
                <w:color w:val="000000"/>
                <w:sz w:val="20"/>
                <w:szCs w:val="20"/>
              </w:rPr>
            </w:pPr>
            <w:r>
              <w:rPr>
                <w:color w:val="000000"/>
                <w:sz w:val="20"/>
                <w:szCs w:val="20"/>
              </w:rPr>
              <w:t>0.067</w:t>
            </w:r>
          </w:p>
        </w:tc>
        <w:tc>
          <w:tcPr>
            <w:tcW w:w="531" w:type="dxa"/>
            <w:tcBorders>
              <w:top w:val="nil"/>
              <w:left w:val="nil"/>
              <w:bottom w:val="single" w:sz="8" w:space="0" w:color="auto"/>
              <w:right w:val="nil"/>
            </w:tcBorders>
            <w:noWrap/>
            <w:hideMark/>
          </w:tcPr>
          <w:p w14:paraId="6F0FD803" w14:textId="77777777" w:rsidR="002C698F" w:rsidRDefault="002C698F" w:rsidP="00036DD4">
            <w:pPr>
              <w:jc w:val="center"/>
              <w:rPr>
                <w:color w:val="000000"/>
                <w:sz w:val="20"/>
                <w:szCs w:val="20"/>
              </w:rPr>
            </w:pPr>
            <w:r>
              <w:rPr>
                <w:color w:val="000000"/>
                <w:sz w:val="20"/>
                <w:szCs w:val="20"/>
              </w:rPr>
              <w:t>0.005</w:t>
            </w:r>
          </w:p>
        </w:tc>
        <w:tc>
          <w:tcPr>
            <w:tcW w:w="624" w:type="dxa"/>
            <w:tcBorders>
              <w:top w:val="nil"/>
              <w:left w:val="nil"/>
              <w:bottom w:val="single" w:sz="8" w:space="0" w:color="auto"/>
              <w:right w:val="nil"/>
            </w:tcBorders>
            <w:noWrap/>
            <w:hideMark/>
          </w:tcPr>
          <w:p w14:paraId="4DDED26A" w14:textId="77777777" w:rsidR="002C698F" w:rsidRDefault="002C698F" w:rsidP="00036DD4">
            <w:pPr>
              <w:jc w:val="center"/>
              <w:rPr>
                <w:color w:val="000000"/>
                <w:sz w:val="20"/>
                <w:szCs w:val="20"/>
              </w:rPr>
            </w:pPr>
            <w:r>
              <w:rPr>
                <w:color w:val="000000"/>
                <w:sz w:val="20"/>
                <w:szCs w:val="20"/>
              </w:rPr>
              <w:t>0.073</w:t>
            </w:r>
          </w:p>
        </w:tc>
        <w:tc>
          <w:tcPr>
            <w:tcW w:w="545" w:type="dxa"/>
            <w:tcBorders>
              <w:top w:val="nil"/>
              <w:left w:val="nil"/>
              <w:bottom w:val="single" w:sz="8" w:space="0" w:color="auto"/>
              <w:right w:val="nil"/>
            </w:tcBorders>
            <w:noWrap/>
            <w:hideMark/>
          </w:tcPr>
          <w:p w14:paraId="783B18ED" w14:textId="77777777" w:rsidR="002C698F" w:rsidRDefault="002C698F" w:rsidP="00036DD4">
            <w:pPr>
              <w:jc w:val="center"/>
              <w:rPr>
                <w:color w:val="000000"/>
                <w:sz w:val="20"/>
                <w:szCs w:val="20"/>
              </w:rPr>
            </w:pPr>
            <w:r>
              <w:rPr>
                <w:color w:val="000000"/>
                <w:sz w:val="20"/>
                <w:szCs w:val="20"/>
              </w:rPr>
              <w:t>-0.378</w:t>
            </w:r>
          </w:p>
        </w:tc>
        <w:tc>
          <w:tcPr>
            <w:tcW w:w="540" w:type="dxa"/>
            <w:tcBorders>
              <w:top w:val="nil"/>
              <w:left w:val="nil"/>
              <w:bottom w:val="single" w:sz="8" w:space="0" w:color="auto"/>
              <w:right w:val="nil"/>
            </w:tcBorders>
            <w:noWrap/>
            <w:hideMark/>
          </w:tcPr>
          <w:p w14:paraId="0E3835EF" w14:textId="77777777" w:rsidR="002C698F" w:rsidRDefault="002C698F" w:rsidP="00036DD4">
            <w:pPr>
              <w:jc w:val="center"/>
              <w:rPr>
                <w:color w:val="000000"/>
                <w:sz w:val="20"/>
                <w:szCs w:val="20"/>
              </w:rPr>
            </w:pPr>
            <w:r>
              <w:rPr>
                <w:color w:val="000000"/>
                <w:sz w:val="20"/>
                <w:szCs w:val="20"/>
              </w:rPr>
              <w:t>0.705</w:t>
            </w:r>
          </w:p>
        </w:tc>
        <w:tc>
          <w:tcPr>
            <w:tcW w:w="1127" w:type="dxa"/>
            <w:tcBorders>
              <w:top w:val="nil"/>
              <w:left w:val="nil"/>
              <w:bottom w:val="single" w:sz="8" w:space="0" w:color="auto"/>
              <w:right w:val="nil"/>
            </w:tcBorders>
            <w:noWrap/>
            <w:hideMark/>
          </w:tcPr>
          <w:p w14:paraId="1D79D2A4" w14:textId="77777777" w:rsidR="002C698F" w:rsidRDefault="002C698F" w:rsidP="00036DD4">
            <w:pPr>
              <w:jc w:val="center"/>
              <w:rPr>
                <w:color w:val="000000"/>
                <w:sz w:val="20"/>
                <w:szCs w:val="20"/>
              </w:rPr>
            </w:pPr>
            <w:r>
              <w:rPr>
                <w:color w:val="000000"/>
                <w:sz w:val="20"/>
                <w:szCs w:val="20"/>
              </w:rPr>
              <w:t>-0.013</w:t>
            </w:r>
          </w:p>
        </w:tc>
        <w:tc>
          <w:tcPr>
            <w:tcW w:w="1033" w:type="dxa"/>
            <w:tcBorders>
              <w:top w:val="nil"/>
              <w:left w:val="nil"/>
              <w:bottom w:val="single" w:sz="8" w:space="0" w:color="auto"/>
              <w:right w:val="nil"/>
            </w:tcBorders>
            <w:noWrap/>
            <w:hideMark/>
          </w:tcPr>
          <w:p w14:paraId="6592959F" w14:textId="77777777" w:rsidR="002C698F" w:rsidRDefault="002C698F" w:rsidP="00036DD4">
            <w:pPr>
              <w:jc w:val="center"/>
              <w:rPr>
                <w:color w:val="000000"/>
                <w:sz w:val="20"/>
                <w:szCs w:val="20"/>
              </w:rPr>
            </w:pPr>
            <w:r>
              <w:rPr>
                <w:color w:val="000000"/>
                <w:sz w:val="20"/>
                <w:szCs w:val="20"/>
              </w:rPr>
              <w:t>0.013</w:t>
            </w:r>
          </w:p>
        </w:tc>
      </w:tr>
    </w:tbl>
    <w:p w14:paraId="33C385E3" w14:textId="77777777" w:rsidR="00D63FED" w:rsidRDefault="00D63FED" w:rsidP="00402413">
      <w:pPr>
        <w:pStyle w:val="Paragraph0"/>
      </w:pPr>
    </w:p>
    <w:p w14:paraId="5E35EC11" w14:textId="7CD82150" w:rsidR="00402413" w:rsidRDefault="00820803" w:rsidP="00402413">
      <w:pPr>
        <w:pStyle w:val="Paragraph0"/>
        <w:rPr>
          <w:rFonts w:eastAsia="Times New Roman"/>
          <w:szCs w:val="24"/>
        </w:rPr>
      </w:pPr>
      <w:r w:rsidRPr="00820803">
        <w:lastRenderedPageBreak/>
        <w:t>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w:t>
      </w:r>
      <w:r>
        <w:t xml:space="preserve"> We follow</w:t>
      </w:r>
      <w:r w:rsidR="009265B7">
        <w:t xml:space="preserve"> </w:t>
      </w:r>
      <w:r w:rsidR="000106C8">
        <w:fldChar w:fldCharType="begin"/>
      </w:r>
      <w:r w:rsidR="000106C8">
        <w:instrText xml:space="preserve"> ADDIN ZOTERO_ITEM CSL_CITATION {"citationID":"sbVl1CL1","properties":{"formattedCitation":"(Fagereng et al. 2021)","plainCitation":"(Fagereng et al. 2021)","noteIndex":0},"citationItems":[{"id":191,"uris":["http://zotero.org/users/8905122/items/RSGT4QH8"],"itemData":{"id":191,"type":"article-journal","call-number":"1","container-title":"Journal of Political Economy","DOI":"10.1086/712446","ISSN":"0149-2063","issue":"3","journalAbbreviation":"Journal of Political Economy","language":"en","note":"</w:instrText>
      </w:r>
      <w:r w:rsidR="000106C8">
        <w:rPr>
          <w:rFonts w:ascii="Apple Color Emoji" w:hAnsi="Apple Color Emoji" w:cs="Apple Color Emoji"/>
        </w:rPr>
        <w:instrText>🏷️</w:instrText>
      </w:r>
      <w:r w:rsidR="000106C8">
        <w:instrText xml:space="preserve"> /unre</w:instrText>
      </w:r>
      <w:r w:rsidR="000106C8">
        <w:rPr>
          <w:rFonts w:hint="eastAsia"/>
        </w:rPr>
        <w:instrText>ad</w:instrText>
      </w:r>
      <w:r w:rsidR="000106C8">
        <w:rPr>
          <w:rFonts w:hint="eastAsia"/>
        </w:rPr>
        <w:instrText>、</w:instrText>
      </w:r>
      <w:r w:rsidR="000106C8">
        <w:rPr>
          <w:rFonts w:hint="eastAsia"/>
        </w:rPr>
        <w:instrText>/reading","page":"703-756","source":"8.2 (Q1)","title":"Why Do Wealthy Parents Have Wealthy Children?","volume":"129","author":[{"family":"Fagereng","given":"Andreas"},{"family":"Mogstad","given":"Magne"},{"family":"Rønning","given":"Marte"},{"family":</w:instrText>
      </w:r>
      <w:r w:rsidR="000106C8">
        <w:instrText xml:space="preserve">"Vassallo","given":"Jarrod P."},{"family":"Seo","given":"Yeonji"},{"family":"(Shaz) Ansari","given":"Shahzad"},{"family":"Te’eni","given":"Dov"},{"family":"Yahav","given":"Inbal"},{"family":"Zagalsky","given":"Alexely"},{"family":"Schwartz","given":"David"},{"family":"Silverman","given":"Gahl"},{"family":"Cohen","given":"Daniel"},{"family":"Mann","given":"Yossi"},{"family":"Lewinsky","given":"Dafna"},{"family":"Yang","given":"Chih-Hai"},{"family":"Lattanzio","given":"Gabriele"},{"family":"Ma","given":"Yue"},{"family":"Bliese","given":"Paul D."},{"family":"Certo","given":"S. Trevis"},{"family":"Smith","given":"Anne D."},{"family":"Wang","given":"Mo"},{"family":"Gruber","given":"Marc"}],"issued":{"date-parts":[["2021",3,1]]}}}],"schema":"https://github.com/citation-style-language/schema/raw/master/csl-citation.json"} </w:instrText>
      </w:r>
      <w:r w:rsidR="000106C8">
        <w:fldChar w:fldCharType="separate"/>
      </w:r>
      <w:r w:rsidR="000106C8">
        <w:rPr>
          <w:noProof/>
        </w:rPr>
        <w:t>Fagereng et al. (2021)</w:t>
      </w:r>
      <w:r w:rsidR="000106C8">
        <w:fldChar w:fldCharType="end"/>
      </w:r>
      <w:r w:rsidR="00D30603" w:rsidRPr="00D30603">
        <w:rPr>
          <w:rFonts w:eastAsia="Times New Roman"/>
          <w:szCs w:val="24"/>
        </w:rPr>
        <w:t xml:space="preserve"> in the </w:t>
      </w:r>
      <w:r w:rsidR="00D30603" w:rsidRPr="00D30603">
        <w:rPr>
          <w:rFonts w:eastAsia="Times New Roman"/>
          <w:i/>
          <w:iCs/>
          <w:szCs w:val="24"/>
        </w:rPr>
        <w:t>Journal of Political Economy</w:t>
      </w:r>
      <w:r w:rsidR="000106C8">
        <w:rPr>
          <w:rFonts w:eastAsia="Times New Roman"/>
          <w:i/>
          <w:iCs/>
          <w:szCs w:val="24"/>
        </w:rPr>
        <w:t>,</w:t>
      </w:r>
      <w:r w:rsidR="00D30603" w:rsidRPr="00D30603">
        <w:rPr>
          <w:rFonts w:eastAsia="Times New Roman"/>
          <w:szCs w:val="24"/>
        </w:rPr>
        <w:t xml:space="preserve"> </w:t>
      </w:r>
      <w:r w:rsidR="000106C8">
        <w:rPr>
          <w:rFonts w:eastAsia="Times New Roman"/>
          <w:szCs w:val="24"/>
        </w:rPr>
        <w:t>who</w:t>
      </w:r>
      <w:r>
        <w:rPr>
          <w:rFonts w:eastAsia="Times New Roman"/>
          <w:szCs w:val="24"/>
        </w:rPr>
        <w:t xml:space="preserve"> </w:t>
      </w:r>
      <w:r w:rsidR="00D30603" w:rsidRPr="00D30603">
        <w:rPr>
          <w:rFonts w:eastAsia="Times New Roman"/>
          <w:szCs w:val="24"/>
        </w:rPr>
        <w:t xml:space="preserve">employ regression-based balance checks in </w:t>
      </w:r>
      <w:r w:rsidR="00DE234B">
        <w:rPr>
          <w:rFonts w:eastAsia="Times New Roman"/>
          <w:szCs w:val="24"/>
        </w:rPr>
        <w:t>their</w:t>
      </w:r>
      <w:r w:rsidR="00DE234B" w:rsidRPr="00D30603">
        <w:rPr>
          <w:rFonts w:eastAsia="Times New Roman"/>
          <w:szCs w:val="24"/>
        </w:rPr>
        <w:t xml:space="preserve"> </w:t>
      </w:r>
      <w:r w:rsidR="00D30603" w:rsidRPr="00D30603">
        <w:rPr>
          <w:rFonts w:eastAsia="Times New Roman"/>
          <w:szCs w:val="24"/>
        </w:rPr>
        <w:t>randomized lottery study, noting that the approach provides both an omnibus test and coefficient-level diagnostics.</w:t>
      </w:r>
    </w:p>
    <w:p w14:paraId="03BC3DE0" w14:textId="1DD8BFDF" w:rsidR="00AB0DE0" w:rsidRDefault="00AB0DE0" w:rsidP="00B24466">
      <w:pPr>
        <w:pStyle w:val="Paragraph0"/>
      </w:pPr>
      <w:r>
        <w:rPr>
          <w:rFonts w:hint="eastAsia"/>
        </w:rPr>
        <w:t>Table A</w:t>
      </w:r>
      <w:r>
        <w:t>2</w:t>
      </w:r>
      <w:r>
        <w:rPr>
          <w:rFonts w:hint="eastAsia"/>
        </w:rPr>
        <w:t xml:space="preserve"> </w:t>
      </w:r>
      <w:r>
        <w:t xml:space="preserve">in the appendix </w:t>
      </w:r>
      <w:r w:rsidRPr="00F97877">
        <w:t xml:space="preserve">presents the results of our random assignment test. Columns </w:t>
      </w:r>
      <w:r w:rsidR="00E84BE4">
        <w:t>1</w:t>
      </w:r>
      <w:r w:rsidRPr="00F97877">
        <w:t>-</w:t>
      </w:r>
      <w:r w:rsidR="00E84BE4">
        <w:t>2</w:t>
      </w:r>
      <w:r w:rsidRPr="00F97877">
        <w:t xml:space="preserve"> progressively incorporate questioner characteristics</w:t>
      </w:r>
      <w:r w:rsidR="00E84BE4">
        <w:t xml:space="preserve"> and</w:t>
      </w:r>
      <w:r w:rsidRPr="00F97877">
        <w:t xml:space="preserve"> question content features into multivariate regressions, all including question timing fixed effects.</w:t>
      </w:r>
      <w:r>
        <w:t xml:space="preserve"> </w:t>
      </w:r>
      <w:r w:rsidR="00D45394">
        <w:rPr>
          <w:rFonts w:hint="eastAsia"/>
        </w:rPr>
        <w:t>Specifically, t</w:t>
      </w:r>
      <w:r w:rsidR="00D45394" w:rsidRPr="00D45394">
        <w:t>o address the high correlation between linguistic complexity and question length, we residualize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residualized complexity measure in the balance test regressions.</w:t>
      </w:r>
      <w:r w:rsidR="00D45394">
        <w:rPr>
          <w:rFonts w:hint="eastAsia"/>
        </w:rPr>
        <w:t xml:space="preserve"> </w:t>
      </w:r>
      <w:r>
        <w:t xml:space="preserve">We find </w:t>
      </w:r>
      <w:r w:rsidRPr="000B29E1">
        <w:t>that none of the pre-assignment characteristics are statistically significant predictors of treatment status</w:t>
      </w:r>
      <w:r w:rsidR="00B24466">
        <w:t xml:space="preserve">. </w:t>
      </w:r>
      <w:r w:rsidRPr="000B29E1">
        <w:t xml:space="preserve">These results </w:t>
      </w:r>
      <w:r>
        <w:t>provide evidence for the validity of</w:t>
      </w:r>
      <w:r w:rsidRPr="000B29E1">
        <w:t xml:space="preserve"> random assignment.</w:t>
      </w:r>
    </w:p>
    <w:p w14:paraId="251BB64D" w14:textId="1F45810A" w:rsidR="00D63FED" w:rsidRDefault="004B294B" w:rsidP="004B294B">
      <w:pPr>
        <w:pStyle w:val="TableFiguretitle"/>
      </w:pPr>
      <w:r w:rsidRPr="00976D1A">
        <w:t xml:space="preserve">Table </w:t>
      </w:r>
      <w:r>
        <w:t>A</w:t>
      </w:r>
      <w:r>
        <w:rPr>
          <w:rFonts w:hint="eastAsia"/>
        </w:rPr>
        <w:t>2</w:t>
      </w:r>
      <w:r w:rsidRPr="00976D1A">
        <w:t xml:space="preserve">. </w:t>
      </w:r>
      <w:r w:rsidR="00547EC6">
        <w:rPr>
          <w:rFonts w:hint="eastAsia"/>
        </w:rPr>
        <w:t>Regression-</w:t>
      </w:r>
      <w:r w:rsidR="009A02D5">
        <w:t>B</w:t>
      </w:r>
      <w:r w:rsidR="00547EC6">
        <w:rPr>
          <w:rFonts w:hint="eastAsia"/>
        </w:rPr>
        <w:t xml:space="preserve">ased </w:t>
      </w:r>
      <w:r w:rsidRPr="00976D1A">
        <w:t>R</w:t>
      </w:r>
      <w:r w:rsidRPr="00291FAA">
        <w:t xml:space="preserve">andom </w:t>
      </w:r>
      <w:r w:rsidR="00547EC6">
        <w:rPr>
          <w:rFonts w:hint="eastAsia"/>
        </w:rPr>
        <w:t>A</w:t>
      </w:r>
      <w:r w:rsidRPr="00291FAA">
        <w:rPr>
          <w:rFonts w:hint="eastAsia"/>
        </w:rPr>
        <w:t>s</w:t>
      </w:r>
      <w:r w:rsidRPr="00291FAA">
        <w:t xml:space="preserve">signment </w:t>
      </w:r>
      <w:r w:rsidR="00547EC6">
        <w:rPr>
          <w:rFonts w:hint="eastAsia"/>
        </w:rPr>
        <w:t>T</w:t>
      </w:r>
      <w:r w:rsidRPr="00291FAA">
        <w:t xml:space="preserve">est </w:t>
      </w:r>
      <w:r w:rsidR="00547EC6">
        <w:rPr>
          <w:rFonts w:hint="eastAsia"/>
        </w:rPr>
        <w:t>R</w:t>
      </w:r>
      <w:r w:rsidRPr="00291FAA">
        <w:t>esults</w:t>
      </w:r>
    </w:p>
    <w:tbl>
      <w:tblPr>
        <w:tblW w:w="5000" w:type="pct"/>
        <w:jc w:val="center"/>
        <w:tblLayout w:type="fixed"/>
        <w:tblLook w:val="04A0" w:firstRow="1" w:lastRow="0" w:firstColumn="1" w:lastColumn="0" w:noHBand="0" w:noVBand="1"/>
      </w:tblPr>
      <w:tblGrid>
        <w:gridCol w:w="1202"/>
        <w:gridCol w:w="5200"/>
        <w:gridCol w:w="1479"/>
        <w:gridCol w:w="1479"/>
      </w:tblGrid>
      <w:tr w:rsidR="00D63FED" w14:paraId="52575288" w14:textId="77777777" w:rsidTr="007E789E">
        <w:trPr>
          <w:jc w:val="center"/>
        </w:trPr>
        <w:tc>
          <w:tcPr>
            <w:tcW w:w="5696" w:type="dxa"/>
            <w:gridSpan w:val="2"/>
            <w:vMerge w:val="restart"/>
            <w:tcBorders>
              <w:top w:val="single" w:sz="4" w:space="0" w:color="auto"/>
              <w:left w:val="nil"/>
              <w:bottom w:val="single" w:sz="4" w:space="0" w:color="000000"/>
              <w:right w:val="nil"/>
            </w:tcBorders>
            <w:noWrap/>
            <w:hideMark/>
          </w:tcPr>
          <w:p w14:paraId="430A04E2" w14:textId="77777777" w:rsidR="00D63FED" w:rsidRDefault="00D63FED">
            <w:pPr>
              <w:jc w:val="center"/>
              <w:rPr>
                <w:color w:val="000000"/>
                <w:sz w:val="20"/>
                <w:szCs w:val="20"/>
              </w:rPr>
            </w:pPr>
            <w:r>
              <w:rPr>
                <w:color w:val="000000"/>
                <w:sz w:val="20"/>
                <w:szCs w:val="20"/>
              </w:rPr>
              <w:t> </w:t>
            </w:r>
          </w:p>
        </w:tc>
        <w:tc>
          <w:tcPr>
            <w:tcW w:w="1316" w:type="dxa"/>
            <w:tcBorders>
              <w:top w:val="single" w:sz="4" w:space="0" w:color="auto"/>
              <w:left w:val="nil"/>
              <w:bottom w:val="nil"/>
              <w:right w:val="nil"/>
            </w:tcBorders>
            <w:noWrap/>
            <w:hideMark/>
          </w:tcPr>
          <w:p w14:paraId="726A2BA3" w14:textId="77777777" w:rsidR="00D63FED" w:rsidRDefault="00D63FED">
            <w:pPr>
              <w:jc w:val="center"/>
              <w:rPr>
                <w:color w:val="000000"/>
                <w:sz w:val="20"/>
                <w:szCs w:val="20"/>
              </w:rPr>
            </w:pPr>
            <w:r>
              <w:rPr>
                <w:color w:val="000000"/>
                <w:sz w:val="20"/>
                <w:szCs w:val="20"/>
              </w:rPr>
              <w:t>(1)</w:t>
            </w:r>
          </w:p>
        </w:tc>
        <w:tc>
          <w:tcPr>
            <w:tcW w:w="1316" w:type="dxa"/>
            <w:tcBorders>
              <w:top w:val="single" w:sz="4" w:space="0" w:color="auto"/>
              <w:left w:val="nil"/>
              <w:bottom w:val="nil"/>
              <w:right w:val="nil"/>
            </w:tcBorders>
            <w:noWrap/>
            <w:hideMark/>
          </w:tcPr>
          <w:p w14:paraId="6E190EBD" w14:textId="77777777" w:rsidR="00D63FED" w:rsidRDefault="00D63FED">
            <w:pPr>
              <w:jc w:val="center"/>
              <w:rPr>
                <w:color w:val="000000"/>
                <w:sz w:val="20"/>
                <w:szCs w:val="20"/>
              </w:rPr>
            </w:pPr>
            <w:r>
              <w:rPr>
                <w:color w:val="000000"/>
                <w:sz w:val="20"/>
                <w:szCs w:val="20"/>
              </w:rPr>
              <w:t>(2)</w:t>
            </w:r>
          </w:p>
        </w:tc>
      </w:tr>
      <w:tr w:rsidR="00D63FED" w14:paraId="1D66FD63" w14:textId="77777777" w:rsidTr="007E789E">
        <w:trPr>
          <w:jc w:val="center"/>
        </w:trPr>
        <w:tc>
          <w:tcPr>
            <w:tcW w:w="5696" w:type="dxa"/>
            <w:gridSpan w:val="2"/>
            <w:vMerge/>
            <w:tcBorders>
              <w:top w:val="single" w:sz="4" w:space="0" w:color="auto"/>
              <w:left w:val="nil"/>
              <w:bottom w:val="single" w:sz="4" w:space="0" w:color="000000"/>
              <w:right w:val="nil"/>
            </w:tcBorders>
            <w:hideMark/>
          </w:tcPr>
          <w:p w14:paraId="7B061E91" w14:textId="77777777" w:rsidR="00D63FED" w:rsidRDefault="00D63FED">
            <w:pPr>
              <w:rPr>
                <w:color w:val="000000"/>
                <w:sz w:val="20"/>
                <w:szCs w:val="20"/>
              </w:rPr>
            </w:pPr>
          </w:p>
        </w:tc>
        <w:tc>
          <w:tcPr>
            <w:tcW w:w="2632" w:type="dxa"/>
            <w:gridSpan w:val="2"/>
            <w:tcBorders>
              <w:top w:val="nil"/>
              <w:left w:val="nil"/>
              <w:bottom w:val="single" w:sz="4" w:space="0" w:color="auto"/>
              <w:right w:val="nil"/>
            </w:tcBorders>
            <w:noWrap/>
            <w:hideMark/>
          </w:tcPr>
          <w:p w14:paraId="34CFA7D9" w14:textId="77777777" w:rsidR="00D63FED" w:rsidRDefault="00D63FED">
            <w:pPr>
              <w:jc w:val="center"/>
              <w:rPr>
                <w:color w:val="000000"/>
                <w:sz w:val="20"/>
                <w:szCs w:val="20"/>
              </w:rPr>
            </w:pPr>
            <w:r>
              <w:rPr>
                <w:color w:val="000000"/>
                <w:sz w:val="20"/>
                <w:szCs w:val="20"/>
              </w:rPr>
              <w:t>DV: treatment status (</w:t>
            </w:r>
            <w:r w:rsidRPr="004B294B">
              <w:rPr>
                <w:i/>
                <w:iCs/>
                <w:color w:val="000000"/>
                <w:sz w:val="20"/>
                <w:szCs w:val="20"/>
              </w:rPr>
              <w:t>AI</w:t>
            </w:r>
            <w:r w:rsidRPr="004B294B">
              <w:rPr>
                <w:i/>
                <w:iCs/>
                <w:color w:val="000000"/>
                <w:sz w:val="20"/>
                <w:szCs w:val="20"/>
                <w:vertAlign w:val="subscript"/>
              </w:rPr>
              <w:t>i</w:t>
            </w:r>
            <w:r>
              <w:rPr>
                <w:color w:val="000000"/>
                <w:sz w:val="20"/>
                <w:szCs w:val="20"/>
              </w:rPr>
              <w:t>)</w:t>
            </w:r>
          </w:p>
        </w:tc>
      </w:tr>
      <w:tr w:rsidR="00D63FED" w14:paraId="1E3F5C96" w14:textId="77777777" w:rsidTr="007E789E">
        <w:trPr>
          <w:jc w:val="center"/>
        </w:trPr>
        <w:tc>
          <w:tcPr>
            <w:tcW w:w="1069" w:type="dxa"/>
            <w:vMerge w:val="restart"/>
            <w:tcBorders>
              <w:top w:val="nil"/>
              <w:left w:val="nil"/>
              <w:bottom w:val="single" w:sz="4" w:space="0" w:color="000000"/>
              <w:right w:val="nil"/>
            </w:tcBorders>
            <w:hideMark/>
          </w:tcPr>
          <w:p w14:paraId="1313725E" w14:textId="77777777" w:rsidR="00D63FED" w:rsidRDefault="00D63FED">
            <w:pPr>
              <w:jc w:val="center"/>
              <w:rPr>
                <w:color w:val="000000"/>
                <w:sz w:val="20"/>
                <w:szCs w:val="20"/>
              </w:rPr>
            </w:pPr>
            <w:r>
              <w:rPr>
                <w:color w:val="000000"/>
                <w:sz w:val="20"/>
                <w:szCs w:val="20"/>
              </w:rPr>
              <w:t xml:space="preserve">Questioner </w:t>
            </w:r>
          </w:p>
        </w:tc>
        <w:tc>
          <w:tcPr>
            <w:tcW w:w="4627" w:type="dxa"/>
            <w:vMerge w:val="restart"/>
            <w:tcBorders>
              <w:top w:val="nil"/>
              <w:left w:val="nil"/>
              <w:bottom w:val="nil"/>
              <w:right w:val="nil"/>
            </w:tcBorders>
            <w:noWrap/>
            <w:hideMark/>
          </w:tcPr>
          <w:p w14:paraId="6C174AD9" w14:textId="77777777" w:rsidR="00D63FED" w:rsidRDefault="00D63FED">
            <w:pPr>
              <w:rPr>
                <w:color w:val="000000"/>
                <w:sz w:val="20"/>
                <w:szCs w:val="20"/>
              </w:rPr>
            </w:pPr>
            <w:r>
              <w:rPr>
                <w:color w:val="000000"/>
                <w:sz w:val="20"/>
                <w:szCs w:val="20"/>
              </w:rPr>
              <w:t>log reputation score</w:t>
            </w:r>
          </w:p>
        </w:tc>
        <w:tc>
          <w:tcPr>
            <w:tcW w:w="1316" w:type="dxa"/>
            <w:tcBorders>
              <w:top w:val="nil"/>
              <w:left w:val="nil"/>
              <w:bottom w:val="nil"/>
              <w:right w:val="nil"/>
            </w:tcBorders>
            <w:noWrap/>
            <w:hideMark/>
          </w:tcPr>
          <w:p w14:paraId="549F6AB4" w14:textId="77777777" w:rsidR="00D63FED" w:rsidRDefault="00D63FED">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02CD6F9C" w14:textId="77777777" w:rsidR="00D63FED" w:rsidRDefault="00D63FED">
            <w:pPr>
              <w:jc w:val="center"/>
              <w:rPr>
                <w:color w:val="000000"/>
                <w:sz w:val="20"/>
                <w:szCs w:val="20"/>
              </w:rPr>
            </w:pPr>
            <w:r>
              <w:rPr>
                <w:color w:val="000000"/>
                <w:sz w:val="20"/>
                <w:szCs w:val="20"/>
              </w:rPr>
              <w:t>-0.012</w:t>
            </w:r>
          </w:p>
        </w:tc>
      </w:tr>
      <w:tr w:rsidR="00D63FED" w14:paraId="321A1984" w14:textId="77777777" w:rsidTr="007E789E">
        <w:trPr>
          <w:jc w:val="center"/>
        </w:trPr>
        <w:tc>
          <w:tcPr>
            <w:tcW w:w="1069" w:type="dxa"/>
            <w:vMerge/>
            <w:tcBorders>
              <w:top w:val="nil"/>
              <w:left w:val="nil"/>
              <w:bottom w:val="single" w:sz="4" w:space="0" w:color="000000"/>
              <w:right w:val="nil"/>
            </w:tcBorders>
            <w:hideMark/>
          </w:tcPr>
          <w:p w14:paraId="7FCFA0B6" w14:textId="77777777" w:rsidR="00D63FED" w:rsidRDefault="00D63FED">
            <w:pPr>
              <w:rPr>
                <w:color w:val="000000"/>
                <w:sz w:val="20"/>
                <w:szCs w:val="20"/>
              </w:rPr>
            </w:pPr>
          </w:p>
        </w:tc>
        <w:tc>
          <w:tcPr>
            <w:tcW w:w="4627" w:type="dxa"/>
            <w:vMerge/>
            <w:tcBorders>
              <w:top w:val="nil"/>
              <w:left w:val="nil"/>
              <w:bottom w:val="nil"/>
              <w:right w:val="nil"/>
            </w:tcBorders>
            <w:hideMark/>
          </w:tcPr>
          <w:p w14:paraId="5B555C21" w14:textId="77777777" w:rsidR="00D63FED" w:rsidRDefault="00D63FED">
            <w:pPr>
              <w:rPr>
                <w:color w:val="000000"/>
                <w:sz w:val="20"/>
                <w:szCs w:val="20"/>
              </w:rPr>
            </w:pPr>
          </w:p>
        </w:tc>
        <w:tc>
          <w:tcPr>
            <w:tcW w:w="1316" w:type="dxa"/>
            <w:tcBorders>
              <w:top w:val="nil"/>
              <w:left w:val="nil"/>
              <w:bottom w:val="nil"/>
              <w:right w:val="nil"/>
            </w:tcBorders>
            <w:noWrap/>
            <w:hideMark/>
          </w:tcPr>
          <w:p w14:paraId="74BC3B1F" w14:textId="77777777" w:rsidR="00D63FED" w:rsidRDefault="00D63FED">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74350BFF" w14:textId="77777777" w:rsidR="00D63FED" w:rsidRDefault="00D63FED">
            <w:pPr>
              <w:jc w:val="center"/>
              <w:rPr>
                <w:color w:val="000000"/>
                <w:sz w:val="20"/>
                <w:szCs w:val="20"/>
              </w:rPr>
            </w:pPr>
            <w:r>
              <w:rPr>
                <w:color w:val="000000"/>
                <w:sz w:val="20"/>
                <w:szCs w:val="20"/>
              </w:rPr>
              <w:t>(0.011)</w:t>
            </w:r>
          </w:p>
        </w:tc>
      </w:tr>
      <w:tr w:rsidR="00D63FED" w14:paraId="4DEDBDC8" w14:textId="77777777" w:rsidTr="007E789E">
        <w:trPr>
          <w:jc w:val="center"/>
        </w:trPr>
        <w:tc>
          <w:tcPr>
            <w:tcW w:w="1069" w:type="dxa"/>
            <w:vMerge/>
            <w:tcBorders>
              <w:top w:val="nil"/>
              <w:left w:val="nil"/>
              <w:bottom w:val="single" w:sz="4" w:space="0" w:color="000000"/>
              <w:right w:val="nil"/>
            </w:tcBorders>
            <w:hideMark/>
          </w:tcPr>
          <w:p w14:paraId="2E51BBB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09C12E3" w14:textId="77777777" w:rsidR="00D63FED" w:rsidRDefault="00D63FED">
            <w:pPr>
              <w:rPr>
                <w:color w:val="000000"/>
                <w:sz w:val="20"/>
                <w:szCs w:val="20"/>
              </w:rPr>
            </w:pPr>
            <w:r>
              <w:rPr>
                <w:color w:val="000000"/>
                <w:sz w:val="20"/>
                <w:szCs w:val="20"/>
              </w:rPr>
              <w:t>number of gold medals earned</w:t>
            </w:r>
          </w:p>
        </w:tc>
        <w:tc>
          <w:tcPr>
            <w:tcW w:w="1316" w:type="dxa"/>
            <w:tcBorders>
              <w:top w:val="nil"/>
              <w:left w:val="nil"/>
              <w:bottom w:val="nil"/>
              <w:right w:val="nil"/>
            </w:tcBorders>
            <w:noWrap/>
            <w:hideMark/>
          </w:tcPr>
          <w:p w14:paraId="4E8D3E0B"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B9212F3" w14:textId="77777777" w:rsidR="00D63FED" w:rsidRDefault="00D63FED">
            <w:pPr>
              <w:jc w:val="center"/>
              <w:rPr>
                <w:color w:val="000000"/>
                <w:sz w:val="20"/>
                <w:szCs w:val="20"/>
              </w:rPr>
            </w:pPr>
            <w:r>
              <w:rPr>
                <w:color w:val="000000"/>
                <w:sz w:val="20"/>
                <w:szCs w:val="20"/>
              </w:rPr>
              <w:t>0.001</w:t>
            </w:r>
          </w:p>
        </w:tc>
      </w:tr>
      <w:tr w:rsidR="00D63FED" w14:paraId="3530D52D" w14:textId="77777777" w:rsidTr="007E789E">
        <w:trPr>
          <w:jc w:val="center"/>
        </w:trPr>
        <w:tc>
          <w:tcPr>
            <w:tcW w:w="1069" w:type="dxa"/>
            <w:vMerge/>
            <w:tcBorders>
              <w:top w:val="nil"/>
              <w:left w:val="nil"/>
              <w:bottom w:val="single" w:sz="4" w:space="0" w:color="000000"/>
              <w:right w:val="nil"/>
            </w:tcBorders>
            <w:hideMark/>
          </w:tcPr>
          <w:p w14:paraId="349682C4" w14:textId="77777777" w:rsidR="00D63FED" w:rsidRDefault="00D63FED">
            <w:pPr>
              <w:rPr>
                <w:color w:val="000000"/>
                <w:sz w:val="20"/>
                <w:szCs w:val="20"/>
              </w:rPr>
            </w:pPr>
          </w:p>
        </w:tc>
        <w:tc>
          <w:tcPr>
            <w:tcW w:w="4627" w:type="dxa"/>
            <w:vMerge/>
            <w:tcBorders>
              <w:top w:val="nil"/>
              <w:left w:val="nil"/>
              <w:bottom w:val="nil"/>
              <w:right w:val="nil"/>
            </w:tcBorders>
            <w:hideMark/>
          </w:tcPr>
          <w:p w14:paraId="0D235C44" w14:textId="77777777" w:rsidR="00D63FED" w:rsidRDefault="00D63FED">
            <w:pPr>
              <w:rPr>
                <w:color w:val="000000"/>
                <w:sz w:val="20"/>
                <w:szCs w:val="20"/>
              </w:rPr>
            </w:pPr>
          </w:p>
        </w:tc>
        <w:tc>
          <w:tcPr>
            <w:tcW w:w="1316" w:type="dxa"/>
            <w:tcBorders>
              <w:top w:val="nil"/>
              <w:left w:val="nil"/>
              <w:bottom w:val="nil"/>
              <w:right w:val="nil"/>
            </w:tcBorders>
            <w:noWrap/>
            <w:hideMark/>
          </w:tcPr>
          <w:p w14:paraId="209765FC"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6B3040BF" w14:textId="77777777" w:rsidR="00D63FED" w:rsidRDefault="00D63FED">
            <w:pPr>
              <w:jc w:val="center"/>
              <w:rPr>
                <w:color w:val="000000"/>
                <w:sz w:val="20"/>
                <w:szCs w:val="20"/>
              </w:rPr>
            </w:pPr>
            <w:r>
              <w:rPr>
                <w:color w:val="000000"/>
                <w:sz w:val="20"/>
                <w:szCs w:val="20"/>
              </w:rPr>
              <w:t>(0.003)</w:t>
            </w:r>
          </w:p>
        </w:tc>
      </w:tr>
      <w:tr w:rsidR="00D63FED" w14:paraId="7FE983CC" w14:textId="77777777" w:rsidTr="007E789E">
        <w:trPr>
          <w:jc w:val="center"/>
        </w:trPr>
        <w:tc>
          <w:tcPr>
            <w:tcW w:w="1069" w:type="dxa"/>
            <w:vMerge/>
            <w:tcBorders>
              <w:top w:val="nil"/>
              <w:left w:val="nil"/>
              <w:bottom w:val="single" w:sz="4" w:space="0" w:color="000000"/>
              <w:right w:val="nil"/>
            </w:tcBorders>
            <w:hideMark/>
          </w:tcPr>
          <w:p w14:paraId="2D6EE78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2B416A2" w14:textId="77777777" w:rsidR="00D63FED" w:rsidRDefault="00D63FED">
            <w:pPr>
              <w:rPr>
                <w:color w:val="000000"/>
                <w:sz w:val="20"/>
                <w:szCs w:val="20"/>
              </w:rPr>
            </w:pPr>
            <w:r>
              <w:rPr>
                <w:color w:val="000000"/>
                <w:sz w:val="20"/>
                <w:szCs w:val="20"/>
              </w:rPr>
              <w:t>number of silver medals earned</w:t>
            </w:r>
          </w:p>
        </w:tc>
        <w:tc>
          <w:tcPr>
            <w:tcW w:w="1316" w:type="dxa"/>
            <w:tcBorders>
              <w:top w:val="nil"/>
              <w:left w:val="nil"/>
              <w:bottom w:val="nil"/>
              <w:right w:val="nil"/>
            </w:tcBorders>
            <w:noWrap/>
            <w:hideMark/>
          </w:tcPr>
          <w:p w14:paraId="21D5055E"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043BA9B0" w14:textId="77777777" w:rsidR="00D63FED" w:rsidRDefault="00D63FED">
            <w:pPr>
              <w:jc w:val="center"/>
              <w:rPr>
                <w:color w:val="000000"/>
                <w:sz w:val="20"/>
                <w:szCs w:val="20"/>
              </w:rPr>
            </w:pPr>
            <w:r>
              <w:rPr>
                <w:color w:val="000000"/>
                <w:sz w:val="20"/>
                <w:szCs w:val="20"/>
              </w:rPr>
              <w:t>-0.001</w:t>
            </w:r>
          </w:p>
        </w:tc>
      </w:tr>
      <w:tr w:rsidR="00D63FED" w14:paraId="7BB200EA" w14:textId="77777777" w:rsidTr="007E789E">
        <w:trPr>
          <w:jc w:val="center"/>
        </w:trPr>
        <w:tc>
          <w:tcPr>
            <w:tcW w:w="1069" w:type="dxa"/>
            <w:vMerge/>
            <w:tcBorders>
              <w:top w:val="nil"/>
              <w:left w:val="nil"/>
              <w:bottom w:val="single" w:sz="4" w:space="0" w:color="000000"/>
              <w:right w:val="nil"/>
            </w:tcBorders>
            <w:hideMark/>
          </w:tcPr>
          <w:p w14:paraId="3C723886" w14:textId="77777777" w:rsidR="00D63FED" w:rsidRDefault="00D63FED">
            <w:pPr>
              <w:rPr>
                <w:color w:val="000000"/>
                <w:sz w:val="20"/>
                <w:szCs w:val="20"/>
              </w:rPr>
            </w:pPr>
          </w:p>
        </w:tc>
        <w:tc>
          <w:tcPr>
            <w:tcW w:w="4627" w:type="dxa"/>
            <w:vMerge/>
            <w:tcBorders>
              <w:top w:val="nil"/>
              <w:left w:val="nil"/>
              <w:bottom w:val="nil"/>
              <w:right w:val="nil"/>
            </w:tcBorders>
            <w:hideMark/>
          </w:tcPr>
          <w:p w14:paraId="04EF397C" w14:textId="77777777" w:rsidR="00D63FED" w:rsidRDefault="00D63FED">
            <w:pPr>
              <w:rPr>
                <w:color w:val="000000"/>
                <w:sz w:val="20"/>
                <w:szCs w:val="20"/>
              </w:rPr>
            </w:pPr>
          </w:p>
        </w:tc>
        <w:tc>
          <w:tcPr>
            <w:tcW w:w="1316" w:type="dxa"/>
            <w:tcBorders>
              <w:top w:val="nil"/>
              <w:left w:val="nil"/>
              <w:bottom w:val="nil"/>
              <w:right w:val="nil"/>
            </w:tcBorders>
            <w:noWrap/>
            <w:hideMark/>
          </w:tcPr>
          <w:p w14:paraId="687D047D"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F222354" w14:textId="77777777" w:rsidR="00D63FED" w:rsidRDefault="00D63FED">
            <w:pPr>
              <w:jc w:val="center"/>
              <w:rPr>
                <w:color w:val="000000"/>
                <w:sz w:val="20"/>
                <w:szCs w:val="20"/>
              </w:rPr>
            </w:pPr>
            <w:r>
              <w:rPr>
                <w:color w:val="000000"/>
                <w:sz w:val="20"/>
                <w:szCs w:val="20"/>
              </w:rPr>
              <w:t>(0.001)</w:t>
            </w:r>
          </w:p>
        </w:tc>
      </w:tr>
      <w:tr w:rsidR="00D63FED" w14:paraId="6DB1DF56" w14:textId="77777777" w:rsidTr="007E789E">
        <w:trPr>
          <w:jc w:val="center"/>
        </w:trPr>
        <w:tc>
          <w:tcPr>
            <w:tcW w:w="1069" w:type="dxa"/>
            <w:vMerge/>
            <w:tcBorders>
              <w:top w:val="nil"/>
              <w:left w:val="nil"/>
              <w:bottom w:val="single" w:sz="4" w:space="0" w:color="000000"/>
              <w:right w:val="nil"/>
            </w:tcBorders>
            <w:hideMark/>
          </w:tcPr>
          <w:p w14:paraId="76DA0212"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48E707D" w14:textId="77777777" w:rsidR="00D63FED" w:rsidRDefault="00D63FED">
            <w:pPr>
              <w:rPr>
                <w:color w:val="000000"/>
                <w:sz w:val="20"/>
                <w:szCs w:val="20"/>
              </w:rPr>
            </w:pPr>
            <w:r>
              <w:rPr>
                <w:color w:val="000000"/>
                <w:sz w:val="20"/>
                <w:szCs w:val="20"/>
              </w:rPr>
              <w:t>number of bronze medals earned</w:t>
            </w:r>
          </w:p>
        </w:tc>
        <w:tc>
          <w:tcPr>
            <w:tcW w:w="1316" w:type="dxa"/>
            <w:tcBorders>
              <w:top w:val="nil"/>
              <w:left w:val="nil"/>
              <w:bottom w:val="nil"/>
              <w:right w:val="nil"/>
            </w:tcBorders>
            <w:noWrap/>
            <w:hideMark/>
          </w:tcPr>
          <w:p w14:paraId="077E404F" w14:textId="77777777" w:rsidR="00D63FED" w:rsidRDefault="00D63FED">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1175C276" w14:textId="77777777" w:rsidR="00D63FED" w:rsidRDefault="00D63FED">
            <w:pPr>
              <w:jc w:val="center"/>
              <w:rPr>
                <w:color w:val="000000"/>
                <w:sz w:val="20"/>
                <w:szCs w:val="20"/>
              </w:rPr>
            </w:pPr>
            <w:r>
              <w:rPr>
                <w:color w:val="000000"/>
                <w:sz w:val="20"/>
                <w:szCs w:val="20"/>
              </w:rPr>
              <w:t>0.000</w:t>
            </w:r>
          </w:p>
        </w:tc>
      </w:tr>
      <w:tr w:rsidR="00D63FED" w14:paraId="74A006BA" w14:textId="77777777" w:rsidTr="007E789E">
        <w:trPr>
          <w:jc w:val="center"/>
        </w:trPr>
        <w:tc>
          <w:tcPr>
            <w:tcW w:w="1069" w:type="dxa"/>
            <w:vMerge/>
            <w:tcBorders>
              <w:top w:val="nil"/>
              <w:left w:val="nil"/>
              <w:bottom w:val="single" w:sz="4" w:space="0" w:color="000000"/>
              <w:right w:val="nil"/>
            </w:tcBorders>
            <w:hideMark/>
          </w:tcPr>
          <w:p w14:paraId="5BD1E877" w14:textId="77777777" w:rsidR="00D63FED" w:rsidRDefault="00D63FED">
            <w:pPr>
              <w:rPr>
                <w:color w:val="000000"/>
                <w:sz w:val="20"/>
                <w:szCs w:val="20"/>
              </w:rPr>
            </w:pPr>
          </w:p>
        </w:tc>
        <w:tc>
          <w:tcPr>
            <w:tcW w:w="4627" w:type="dxa"/>
            <w:vMerge/>
            <w:tcBorders>
              <w:top w:val="nil"/>
              <w:left w:val="nil"/>
              <w:bottom w:val="nil"/>
              <w:right w:val="nil"/>
            </w:tcBorders>
            <w:hideMark/>
          </w:tcPr>
          <w:p w14:paraId="1ED01199" w14:textId="77777777" w:rsidR="00D63FED" w:rsidRDefault="00D63FED">
            <w:pPr>
              <w:rPr>
                <w:color w:val="000000"/>
                <w:sz w:val="20"/>
                <w:szCs w:val="20"/>
              </w:rPr>
            </w:pPr>
          </w:p>
        </w:tc>
        <w:tc>
          <w:tcPr>
            <w:tcW w:w="1316" w:type="dxa"/>
            <w:tcBorders>
              <w:top w:val="nil"/>
              <w:left w:val="nil"/>
              <w:bottom w:val="nil"/>
              <w:right w:val="nil"/>
            </w:tcBorders>
            <w:noWrap/>
            <w:hideMark/>
          </w:tcPr>
          <w:p w14:paraId="2F3FD16E" w14:textId="77777777" w:rsidR="00D63FED" w:rsidRDefault="00D63FED">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3E52414D" w14:textId="77777777" w:rsidR="00D63FED" w:rsidRDefault="00D63FED">
            <w:pPr>
              <w:jc w:val="center"/>
              <w:rPr>
                <w:color w:val="000000"/>
                <w:sz w:val="20"/>
                <w:szCs w:val="20"/>
              </w:rPr>
            </w:pPr>
            <w:r>
              <w:rPr>
                <w:color w:val="000000"/>
                <w:sz w:val="20"/>
                <w:szCs w:val="20"/>
              </w:rPr>
              <w:t>(0.000)</w:t>
            </w:r>
          </w:p>
        </w:tc>
      </w:tr>
      <w:tr w:rsidR="00D63FED" w14:paraId="0E506B62" w14:textId="77777777" w:rsidTr="007E789E">
        <w:trPr>
          <w:jc w:val="center"/>
        </w:trPr>
        <w:tc>
          <w:tcPr>
            <w:tcW w:w="1069" w:type="dxa"/>
            <w:vMerge/>
            <w:tcBorders>
              <w:top w:val="nil"/>
              <w:left w:val="nil"/>
              <w:bottom w:val="single" w:sz="4" w:space="0" w:color="000000"/>
              <w:right w:val="nil"/>
            </w:tcBorders>
            <w:hideMark/>
          </w:tcPr>
          <w:p w14:paraId="3A2F130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AF96DA0" w14:textId="4F207202" w:rsidR="00D63FED" w:rsidRDefault="00D63FED">
            <w:pPr>
              <w:rPr>
                <w:color w:val="000000"/>
                <w:sz w:val="20"/>
                <w:szCs w:val="20"/>
              </w:rPr>
            </w:pPr>
            <w:r>
              <w:rPr>
                <w:color w:val="000000"/>
                <w:sz w:val="20"/>
                <w:szCs w:val="20"/>
              </w:rPr>
              <w:t xml:space="preserve">log questioner age (days since </w:t>
            </w:r>
            <w:r w:rsidR="000512AD">
              <w:rPr>
                <w:color w:val="000000"/>
                <w:sz w:val="20"/>
                <w:szCs w:val="20"/>
              </w:rPr>
              <w:t>registration in</w:t>
            </w:r>
            <w:r>
              <w:rPr>
                <w:color w:val="000000"/>
                <w:sz w:val="20"/>
                <w:szCs w:val="20"/>
              </w:rPr>
              <w:t xml:space="preserve"> the platform)</w:t>
            </w:r>
          </w:p>
        </w:tc>
        <w:tc>
          <w:tcPr>
            <w:tcW w:w="1316" w:type="dxa"/>
            <w:tcBorders>
              <w:top w:val="nil"/>
              <w:left w:val="nil"/>
              <w:bottom w:val="nil"/>
              <w:right w:val="nil"/>
            </w:tcBorders>
            <w:noWrap/>
            <w:hideMark/>
          </w:tcPr>
          <w:p w14:paraId="0DEF5F8E"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3331888E" w14:textId="77777777" w:rsidR="00D63FED" w:rsidRDefault="00D63FED">
            <w:pPr>
              <w:jc w:val="center"/>
              <w:rPr>
                <w:color w:val="000000"/>
                <w:sz w:val="20"/>
                <w:szCs w:val="20"/>
              </w:rPr>
            </w:pPr>
            <w:r>
              <w:rPr>
                <w:color w:val="000000"/>
                <w:sz w:val="20"/>
                <w:szCs w:val="20"/>
              </w:rPr>
              <w:t>0.008</w:t>
            </w:r>
          </w:p>
        </w:tc>
      </w:tr>
      <w:tr w:rsidR="00D63FED" w14:paraId="6FC14D4D" w14:textId="77777777" w:rsidTr="007E789E">
        <w:trPr>
          <w:jc w:val="center"/>
        </w:trPr>
        <w:tc>
          <w:tcPr>
            <w:tcW w:w="1069" w:type="dxa"/>
            <w:vMerge/>
            <w:tcBorders>
              <w:top w:val="nil"/>
              <w:left w:val="nil"/>
              <w:bottom w:val="single" w:sz="4" w:space="0" w:color="000000"/>
              <w:right w:val="nil"/>
            </w:tcBorders>
            <w:hideMark/>
          </w:tcPr>
          <w:p w14:paraId="3E344021" w14:textId="77777777" w:rsidR="00D63FED" w:rsidRDefault="00D63FED">
            <w:pPr>
              <w:rPr>
                <w:color w:val="000000"/>
                <w:sz w:val="20"/>
                <w:szCs w:val="20"/>
              </w:rPr>
            </w:pPr>
          </w:p>
        </w:tc>
        <w:tc>
          <w:tcPr>
            <w:tcW w:w="4627" w:type="dxa"/>
            <w:vMerge/>
            <w:tcBorders>
              <w:top w:val="nil"/>
              <w:left w:val="nil"/>
              <w:bottom w:val="nil"/>
              <w:right w:val="nil"/>
            </w:tcBorders>
            <w:hideMark/>
          </w:tcPr>
          <w:p w14:paraId="758D0E4C" w14:textId="77777777" w:rsidR="00D63FED" w:rsidRDefault="00D63FED">
            <w:pPr>
              <w:rPr>
                <w:color w:val="000000"/>
                <w:sz w:val="20"/>
                <w:szCs w:val="20"/>
              </w:rPr>
            </w:pPr>
          </w:p>
        </w:tc>
        <w:tc>
          <w:tcPr>
            <w:tcW w:w="1316" w:type="dxa"/>
            <w:tcBorders>
              <w:top w:val="nil"/>
              <w:left w:val="nil"/>
              <w:bottom w:val="nil"/>
              <w:right w:val="nil"/>
            </w:tcBorders>
            <w:noWrap/>
            <w:hideMark/>
          </w:tcPr>
          <w:p w14:paraId="3F6A716C"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718E00CB" w14:textId="77777777" w:rsidR="00D63FED" w:rsidRDefault="00D63FED">
            <w:pPr>
              <w:jc w:val="center"/>
              <w:rPr>
                <w:color w:val="000000"/>
                <w:sz w:val="20"/>
                <w:szCs w:val="20"/>
              </w:rPr>
            </w:pPr>
            <w:r>
              <w:rPr>
                <w:color w:val="000000"/>
                <w:sz w:val="20"/>
                <w:szCs w:val="20"/>
              </w:rPr>
              <w:t>(0.006)</w:t>
            </w:r>
          </w:p>
        </w:tc>
      </w:tr>
      <w:tr w:rsidR="00D63FED" w14:paraId="48C8C470" w14:textId="77777777" w:rsidTr="007E789E">
        <w:trPr>
          <w:jc w:val="center"/>
        </w:trPr>
        <w:tc>
          <w:tcPr>
            <w:tcW w:w="1069" w:type="dxa"/>
            <w:vMerge/>
            <w:tcBorders>
              <w:top w:val="nil"/>
              <w:left w:val="nil"/>
              <w:bottom w:val="single" w:sz="4" w:space="0" w:color="000000"/>
              <w:right w:val="nil"/>
            </w:tcBorders>
            <w:hideMark/>
          </w:tcPr>
          <w:p w14:paraId="65BF6FD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C328875" w14:textId="48742ADC" w:rsidR="00D63FED" w:rsidRDefault="00D63FED">
            <w:pPr>
              <w:rPr>
                <w:color w:val="000000"/>
                <w:sz w:val="20"/>
                <w:szCs w:val="20"/>
              </w:rPr>
            </w:pPr>
            <w:r>
              <w:rPr>
                <w:color w:val="000000"/>
                <w:sz w:val="20"/>
                <w:szCs w:val="20"/>
              </w:rPr>
              <w:t>log number of past questions</w:t>
            </w:r>
          </w:p>
        </w:tc>
        <w:tc>
          <w:tcPr>
            <w:tcW w:w="1316" w:type="dxa"/>
            <w:tcBorders>
              <w:top w:val="nil"/>
              <w:left w:val="nil"/>
              <w:bottom w:val="nil"/>
              <w:right w:val="nil"/>
            </w:tcBorders>
            <w:noWrap/>
            <w:hideMark/>
          </w:tcPr>
          <w:p w14:paraId="39A9EC49"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46DA890E" w14:textId="77777777" w:rsidR="00D63FED" w:rsidRDefault="00D63FED">
            <w:pPr>
              <w:jc w:val="center"/>
              <w:rPr>
                <w:color w:val="000000"/>
                <w:sz w:val="20"/>
                <w:szCs w:val="20"/>
              </w:rPr>
            </w:pPr>
            <w:r>
              <w:rPr>
                <w:color w:val="000000"/>
                <w:sz w:val="20"/>
                <w:szCs w:val="20"/>
              </w:rPr>
              <w:t>-0.007</w:t>
            </w:r>
          </w:p>
        </w:tc>
      </w:tr>
      <w:tr w:rsidR="00D63FED" w14:paraId="110ECCBD" w14:textId="77777777" w:rsidTr="007E789E">
        <w:trPr>
          <w:jc w:val="center"/>
        </w:trPr>
        <w:tc>
          <w:tcPr>
            <w:tcW w:w="1069" w:type="dxa"/>
            <w:vMerge/>
            <w:tcBorders>
              <w:top w:val="nil"/>
              <w:left w:val="nil"/>
              <w:bottom w:val="single" w:sz="4" w:space="0" w:color="000000"/>
              <w:right w:val="nil"/>
            </w:tcBorders>
            <w:hideMark/>
          </w:tcPr>
          <w:p w14:paraId="5924DB2C" w14:textId="77777777" w:rsidR="00D63FED" w:rsidRDefault="00D63FED">
            <w:pPr>
              <w:rPr>
                <w:color w:val="000000"/>
                <w:sz w:val="20"/>
                <w:szCs w:val="20"/>
              </w:rPr>
            </w:pPr>
          </w:p>
        </w:tc>
        <w:tc>
          <w:tcPr>
            <w:tcW w:w="4627" w:type="dxa"/>
            <w:vMerge/>
            <w:tcBorders>
              <w:top w:val="nil"/>
              <w:left w:val="nil"/>
              <w:bottom w:val="nil"/>
              <w:right w:val="nil"/>
            </w:tcBorders>
            <w:hideMark/>
          </w:tcPr>
          <w:p w14:paraId="75F902B2" w14:textId="77777777" w:rsidR="00D63FED" w:rsidRDefault="00D63FED">
            <w:pPr>
              <w:rPr>
                <w:color w:val="000000"/>
                <w:sz w:val="20"/>
                <w:szCs w:val="20"/>
              </w:rPr>
            </w:pPr>
          </w:p>
        </w:tc>
        <w:tc>
          <w:tcPr>
            <w:tcW w:w="1316" w:type="dxa"/>
            <w:tcBorders>
              <w:top w:val="nil"/>
              <w:left w:val="nil"/>
              <w:bottom w:val="nil"/>
              <w:right w:val="nil"/>
            </w:tcBorders>
            <w:noWrap/>
            <w:hideMark/>
          </w:tcPr>
          <w:p w14:paraId="6CE94D17" w14:textId="77777777" w:rsidR="00D63FED" w:rsidRDefault="00D63FED">
            <w:pPr>
              <w:jc w:val="center"/>
              <w:rPr>
                <w:color w:val="000000"/>
                <w:sz w:val="20"/>
                <w:szCs w:val="20"/>
              </w:rPr>
            </w:pPr>
            <w:r>
              <w:rPr>
                <w:color w:val="000000"/>
                <w:sz w:val="20"/>
                <w:szCs w:val="20"/>
              </w:rPr>
              <w:t>(0.012)</w:t>
            </w:r>
          </w:p>
        </w:tc>
        <w:tc>
          <w:tcPr>
            <w:tcW w:w="1316" w:type="dxa"/>
            <w:tcBorders>
              <w:top w:val="nil"/>
              <w:left w:val="nil"/>
              <w:bottom w:val="nil"/>
              <w:right w:val="nil"/>
            </w:tcBorders>
            <w:noWrap/>
            <w:hideMark/>
          </w:tcPr>
          <w:p w14:paraId="4D3F50E2" w14:textId="77777777" w:rsidR="00D63FED" w:rsidRDefault="00D63FED">
            <w:pPr>
              <w:jc w:val="center"/>
              <w:rPr>
                <w:color w:val="000000"/>
                <w:sz w:val="20"/>
                <w:szCs w:val="20"/>
              </w:rPr>
            </w:pPr>
            <w:r>
              <w:rPr>
                <w:color w:val="000000"/>
                <w:sz w:val="20"/>
                <w:szCs w:val="20"/>
              </w:rPr>
              <w:t>(0.012)</w:t>
            </w:r>
          </w:p>
        </w:tc>
      </w:tr>
      <w:tr w:rsidR="00D63FED" w14:paraId="21852F06" w14:textId="77777777" w:rsidTr="007E789E">
        <w:trPr>
          <w:jc w:val="center"/>
        </w:trPr>
        <w:tc>
          <w:tcPr>
            <w:tcW w:w="1069" w:type="dxa"/>
            <w:vMerge/>
            <w:tcBorders>
              <w:top w:val="nil"/>
              <w:left w:val="nil"/>
              <w:bottom w:val="single" w:sz="4" w:space="0" w:color="000000"/>
              <w:right w:val="nil"/>
            </w:tcBorders>
            <w:hideMark/>
          </w:tcPr>
          <w:p w14:paraId="7FD131F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775EF1A" w14:textId="2B9D05AD" w:rsidR="00D63FED" w:rsidRDefault="00D63FED">
            <w:pPr>
              <w:rPr>
                <w:color w:val="000000"/>
                <w:sz w:val="20"/>
                <w:szCs w:val="20"/>
              </w:rPr>
            </w:pPr>
            <w:r>
              <w:rPr>
                <w:color w:val="000000"/>
                <w:sz w:val="20"/>
                <w:szCs w:val="20"/>
              </w:rPr>
              <w:t>log number of past answers</w:t>
            </w:r>
          </w:p>
        </w:tc>
        <w:tc>
          <w:tcPr>
            <w:tcW w:w="1316" w:type="dxa"/>
            <w:tcBorders>
              <w:top w:val="nil"/>
              <w:left w:val="nil"/>
              <w:bottom w:val="nil"/>
              <w:right w:val="nil"/>
            </w:tcBorders>
            <w:noWrap/>
            <w:hideMark/>
          </w:tcPr>
          <w:p w14:paraId="2262785C"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36B038F0" w14:textId="77777777" w:rsidR="00D63FED" w:rsidRDefault="00D63FED">
            <w:pPr>
              <w:jc w:val="center"/>
              <w:rPr>
                <w:color w:val="000000"/>
                <w:sz w:val="20"/>
                <w:szCs w:val="20"/>
              </w:rPr>
            </w:pPr>
            <w:r>
              <w:rPr>
                <w:color w:val="000000"/>
                <w:sz w:val="20"/>
                <w:szCs w:val="20"/>
              </w:rPr>
              <w:t>0.001</w:t>
            </w:r>
          </w:p>
        </w:tc>
      </w:tr>
      <w:tr w:rsidR="00D63FED" w14:paraId="797AFCFF" w14:textId="77777777" w:rsidTr="007E789E">
        <w:trPr>
          <w:jc w:val="center"/>
        </w:trPr>
        <w:tc>
          <w:tcPr>
            <w:tcW w:w="1069" w:type="dxa"/>
            <w:vMerge/>
            <w:tcBorders>
              <w:top w:val="nil"/>
              <w:left w:val="nil"/>
              <w:bottom w:val="single" w:sz="4" w:space="0" w:color="000000"/>
              <w:right w:val="nil"/>
            </w:tcBorders>
            <w:hideMark/>
          </w:tcPr>
          <w:p w14:paraId="0D69B8DF" w14:textId="77777777" w:rsidR="00D63FED" w:rsidRDefault="00D63FED">
            <w:pPr>
              <w:rPr>
                <w:color w:val="000000"/>
                <w:sz w:val="20"/>
                <w:szCs w:val="20"/>
              </w:rPr>
            </w:pPr>
          </w:p>
        </w:tc>
        <w:tc>
          <w:tcPr>
            <w:tcW w:w="4627" w:type="dxa"/>
            <w:vMerge/>
            <w:tcBorders>
              <w:top w:val="nil"/>
              <w:left w:val="nil"/>
              <w:bottom w:val="nil"/>
              <w:right w:val="nil"/>
            </w:tcBorders>
            <w:hideMark/>
          </w:tcPr>
          <w:p w14:paraId="2BE605A0" w14:textId="77777777" w:rsidR="00D63FED" w:rsidRDefault="00D63FED">
            <w:pPr>
              <w:rPr>
                <w:color w:val="000000"/>
                <w:sz w:val="20"/>
                <w:szCs w:val="20"/>
              </w:rPr>
            </w:pPr>
          </w:p>
        </w:tc>
        <w:tc>
          <w:tcPr>
            <w:tcW w:w="1316" w:type="dxa"/>
            <w:tcBorders>
              <w:top w:val="nil"/>
              <w:left w:val="nil"/>
              <w:bottom w:val="nil"/>
              <w:right w:val="nil"/>
            </w:tcBorders>
            <w:noWrap/>
            <w:hideMark/>
          </w:tcPr>
          <w:p w14:paraId="327290F6" w14:textId="77777777" w:rsidR="00D63FED" w:rsidRDefault="00D63FED">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702FEBEE" w14:textId="77777777" w:rsidR="00D63FED" w:rsidRDefault="00D63FED">
            <w:pPr>
              <w:jc w:val="center"/>
              <w:rPr>
                <w:color w:val="000000"/>
                <w:sz w:val="20"/>
                <w:szCs w:val="20"/>
              </w:rPr>
            </w:pPr>
            <w:r>
              <w:rPr>
                <w:color w:val="000000"/>
                <w:sz w:val="20"/>
                <w:szCs w:val="20"/>
              </w:rPr>
              <w:t>(0.010)</w:t>
            </w:r>
          </w:p>
        </w:tc>
      </w:tr>
      <w:tr w:rsidR="00D63FED" w14:paraId="10F94E4C" w14:textId="77777777" w:rsidTr="007E789E">
        <w:trPr>
          <w:jc w:val="center"/>
        </w:trPr>
        <w:tc>
          <w:tcPr>
            <w:tcW w:w="1069" w:type="dxa"/>
            <w:vMerge/>
            <w:tcBorders>
              <w:top w:val="nil"/>
              <w:left w:val="nil"/>
              <w:bottom w:val="single" w:sz="4" w:space="0" w:color="000000"/>
              <w:right w:val="nil"/>
            </w:tcBorders>
            <w:hideMark/>
          </w:tcPr>
          <w:p w14:paraId="7E48C648"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8EBBDE7" w14:textId="77777777" w:rsidR="00D63FED" w:rsidRDefault="00D63FED">
            <w:pPr>
              <w:rPr>
                <w:color w:val="000000"/>
                <w:sz w:val="20"/>
                <w:szCs w:val="20"/>
              </w:rPr>
            </w:pPr>
            <w:r>
              <w:rPr>
                <w:color w:val="000000"/>
                <w:sz w:val="20"/>
                <w:szCs w:val="20"/>
              </w:rPr>
              <w:t>number of recent 1-month accepted answers</w:t>
            </w:r>
          </w:p>
        </w:tc>
        <w:tc>
          <w:tcPr>
            <w:tcW w:w="1316" w:type="dxa"/>
            <w:tcBorders>
              <w:top w:val="nil"/>
              <w:left w:val="nil"/>
              <w:bottom w:val="nil"/>
              <w:right w:val="nil"/>
            </w:tcBorders>
            <w:noWrap/>
            <w:hideMark/>
          </w:tcPr>
          <w:p w14:paraId="16E1299A"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705B4E3" w14:textId="77777777" w:rsidR="00D63FED" w:rsidRDefault="00D63FED">
            <w:pPr>
              <w:jc w:val="center"/>
              <w:rPr>
                <w:color w:val="000000"/>
                <w:sz w:val="20"/>
                <w:szCs w:val="20"/>
              </w:rPr>
            </w:pPr>
            <w:r>
              <w:rPr>
                <w:color w:val="000000"/>
                <w:sz w:val="20"/>
                <w:szCs w:val="20"/>
              </w:rPr>
              <w:t>0.003</w:t>
            </w:r>
          </w:p>
        </w:tc>
      </w:tr>
      <w:tr w:rsidR="00D63FED" w14:paraId="3FBD703F" w14:textId="77777777" w:rsidTr="007E789E">
        <w:trPr>
          <w:jc w:val="center"/>
        </w:trPr>
        <w:tc>
          <w:tcPr>
            <w:tcW w:w="1069" w:type="dxa"/>
            <w:vMerge/>
            <w:tcBorders>
              <w:top w:val="nil"/>
              <w:left w:val="nil"/>
              <w:bottom w:val="single" w:sz="4" w:space="0" w:color="000000"/>
              <w:right w:val="nil"/>
            </w:tcBorders>
            <w:hideMark/>
          </w:tcPr>
          <w:p w14:paraId="473D6751" w14:textId="77777777" w:rsidR="00D63FED" w:rsidRDefault="00D63FED">
            <w:pPr>
              <w:rPr>
                <w:color w:val="000000"/>
                <w:sz w:val="20"/>
                <w:szCs w:val="20"/>
              </w:rPr>
            </w:pPr>
          </w:p>
        </w:tc>
        <w:tc>
          <w:tcPr>
            <w:tcW w:w="4627" w:type="dxa"/>
            <w:vMerge/>
            <w:tcBorders>
              <w:top w:val="nil"/>
              <w:left w:val="nil"/>
              <w:bottom w:val="nil"/>
              <w:right w:val="nil"/>
            </w:tcBorders>
            <w:hideMark/>
          </w:tcPr>
          <w:p w14:paraId="19B160A0" w14:textId="77777777" w:rsidR="00D63FED" w:rsidRDefault="00D63FED">
            <w:pPr>
              <w:rPr>
                <w:color w:val="000000"/>
                <w:sz w:val="20"/>
                <w:szCs w:val="20"/>
              </w:rPr>
            </w:pPr>
          </w:p>
        </w:tc>
        <w:tc>
          <w:tcPr>
            <w:tcW w:w="1316" w:type="dxa"/>
            <w:tcBorders>
              <w:top w:val="nil"/>
              <w:left w:val="nil"/>
              <w:bottom w:val="nil"/>
              <w:right w:val="nil"/>
            </w:tcBorders>
            <w:noWrap/>
            <w:hideMark/>
          </w:tcPr>
          <w:p w14:paraId="44D49791" w14:textId="77777777" w:rsidR="00D63FED" w:rsidRDefault="00D63FED">
            <w:pPr>
              <w:jc w:val="center"/>
              <w:rPr>
                <w:color w:val="000000"/>
                <w:sz w:val="20"/>
                <w:szCs w:val="20"/>
              </w:rPr>
            </w:pPr>
            <w:r>
              <w:rPr>
                <w:color w:val="000000"/>
                <w:sz w:val="20"/>
                <w:szCs w:val="20"/>
              </w:rPr>
              <w:t>(0.029)</w:t>
            </w:r>
          </w:p>
        </w:tc>
        <w:tc>
          <w:tcPr>
            <w:tcW w:w="1316" w:type="dxa"/>
            <w:tcBorders>
              <w:top w:val="nil"/>
              <w:left w:val="nil"/>
              <w:bottom w:val="nil"/>
              <w:right w:val="nil"/>
            </w:tcBorders>
            <w:noWrap/>
            <w:hideMark/>
          </w:tcPr>
          <w:p w14:paraId="2AC76D6B" w14:textId="77777777" w:rsidR="00D63FED" w:rsidRDefault="00D63FED">
            <w:pPr>
              <w:jc w:val="center"/>
              <w:rPr>
                <w:color w:val="000000"/>
                <w:sz w:val="20"/>
                <w:szCs w:val="20"/>
              </w:rPr>
            </w:pPr>
            <w:r>
              <w:rPr>
                <w:color w:val="000000"/>
                <w:sz w:val="20"/>
                <w:szCs w:val="20"/>
              </w:rPr>
              <w:t>(0.029)</w:t>
            </w:r>
          </w:p>
        </w:tc>
      </w:tr>
      <w:tr w:rsidR="00D63FED" w14:paraId="0D3727D1" w14:textId="77777777" w:rsidTr="007E789E">
        <w:trPr>
          <w:jc w:val="center"/>
        </w:trPr>
        <w:tc>
          <w:tcPr>
            <w:tcW w:w="1069" w:type="dxa"/>
            <w:vMerge/>
            <w:tcBorders>
              <w:top w:val="nil"/>
              <w:left w:val="nil"/>
              <w:bottom w:val="single" w:sz="4" w:space="0" w:color="000000"/>
              <w:right w:val="nil"/>
            </w:tcBorders>
            <w:hideMark/>
          </w:tcPr>
          <w:p w14:paraId="6187FA93"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8A4C380" w14:textId="77777777" w:rsidR="00D63FED" w:rsidRDefault="00D63FED">
            <w:pPr>
              <w:rPr>
                <w:color w:val="000000"/>
                <w:sz w:val="20"/>
                <w:szCs w:val="20"/>
              </w:rPr>
            </w:pPr>
            <w:r>
              <w:rPr>
                <w:color w:val="000000"/>
                <w:sz w:val="20"/>
                <w:szCs w:val="20"/>
              </w:rPr>
              <w:t>number of recent 1-month questions</w:t>
            </w:r>
          </w:p>
        </w:tc>
        <w:tc>
          <w:tcPr>
            <w:tcW w:w="1316" w:type="dxa"/>
            <w:tcBorders>
              <w:top w:val="nil"/>
              <w:left w:val="nil"/>
              <w:bottom w:val="nil"/>
              <w:right w:val="nil"/>
            </w:tcBorders>
            <w:noWrap/>
            <w:hideMark/>
          </w:tcPr>
          <w:p w14:paraId="23ECE722" w14:textId="77777777" w:rsidR="00D63FED" w:rsidRDefault="00D63FED">
            <w:pPr>
              <w:jc w:val="center"/>
              <w:rPr>
                <w:color w:val="000000"/>
                <w:sz w:val="20"/>
                <w:szCs w:val="20"/>
              </w:rPr>
            </w:pPr>
            <w:r>
              <w:rPr>
                <w:color w:val="000000"/>
                <w:sz w:val="20"/>
                <w:szCs w:val="20"/>
              </w:rPr>
              <w:t>0.002</w:t>
            </w:r>
          </w:p>
        </w:tc>
        <w:tc>
          <w:tcPr>
            <w:tcW w:w="1316" w:type="dxa"/>
            <w:tcBorders>
              <w:top w:val="nil"/>
              <w:left w:val="nil"/>
              <w:bottom w:val="nil"/>
              <w:right w:val="nil"/>
            </w:tcBorders>
            <w:noWrap/>
            <w:hideMark/>
          </w:tcPr>
          <w:p w14:paraId="526BD0D4" w14:textId="77777777" w:rsidR="00D63FED" w:rsidRDefault="00D63FED">
            <w:pPr>
              <w:jc w:val="center"/>
              <w:rPr>
                <w:color w:val="000000"/>
                <w:sz w:val="20"/>
                <w:szCs w:val="20"/>
              </w:rPr>
            </w:pPr>
            <w:r>
              <w:rPr>
                <w:color w:val="000000"/>
                <w:sz w:val="20"/>
                <w:szCs w:val="20"/>
              </w:rPr>
              <w:t>0.002</w:t>
            </w:r>
          </w:p>
        </w:tc>
      </w:tr>
      <w:tr w:rsidR="00D63FED" w14:paraId="7E28988B" w14:textId="77777777" w:rsidTr="007E789E">
        <w:trPr>
          <w:jc w:val="center"/>
        </w:trPr>
        <w:tc>
          <w:tcPr>
            <w:tcW w:w="1069" w:type="dxa"/>
            <w:vMerge/>
            <w:tcBorders>
              <w:top w:val="nil"/>
              <w:left w:val="nil"/>
              <w:bottom w:val="single" w:sz="4" w:space="0" w:color="000000"/>
              <w:right w:val="nil"/>
            </w:tcBorders>
            <w:hideMark/>
          </w:tcPr>
          <w:p w14:paraId="17FF2564" w14:textId="77777777" w:rsidR="00D63FED" w:rsidRDefault="00D63FED">
            <w:pPr>
              <w:rPr>
                <w:color w:val="000000"/>
                <w:sz w:val="20"/>
                <w:szCs w:val="20"/>
              </w:rPr>
            </w:pPr>
          </w:p>
        </w:tc>
        <w:tc>
          <w:tcPr>
            <w:tcW w:w="4627" w:type="dxa"/>
            <w:vMerge/>
            <w:tcBorders>
              <w:top w:val="nil"/>
              <w:left w:val="nil"/>
              <w:bottom w:val="nil"/>
              <w:right w:val="nil"/>
            </w:tcBorders>
            <w:hideMark/>
          </w:tcPr>
          <w:p w14:paraId="324A241A" w14:textId="77777777" w:rsidR="00D63FED" w:rsidRDefault="00D63FED">
            <w:pPr>
              <w:rPr>
                <w:color w:val="000000"/>
                <w:sz w:val="20"/>
                <w:szCs w:val="20"/>
              </w:rPr>
            </w:pPr>
          </w:p>
        </w:tc>
        <w:tc>
          <w:tcPr>
            <w:tcW w:w="1316" w:type="dxa"/>
            <w:tcBorders>
              <w:top w:val="nil"/>
              <w:left w:val="nil"/>
              <w:bottom w:val="nil"/>
              <w:right w:val="nil"/>
            </w:tcBorders>
            <w:noWrap/>
            <w:hideMark/>
          </w:tcPr>
          <w:p w14:paraId="6157CAD1"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00C97CF" w14:textId="77777777" w:rsidR="00D63FED" w:rsidRDefault="00D63FED">
            <w:pPr>
              <w:jc w:val="center"/>
              <w:rPr>
                <w:color w:val="000000"/>
                <w:sz w:val="20"/>
                <w:szCs w:val="20"/>
              </w:rPr>
            </w:pPr>
            <w:r>
              <w:rPr>
                <w:color w:val="000000"/>
                <w:sz w:val="20"/>
                <w:szCs w:val="20"/>
              </w:rPr>
              <w:t>(0.006)</w:t>
            </w:r>
          </w:p>
        </w:tc>
      </w:tr>
      <w:tr w:rsidR="00D63FED" w14:paraId="6DC07414" w14:textId="77777777" w:rsidTr="007E789E">
        <w:trPr>
          <w:jc w:val="center"/>
        </w:trPr>
        <w:tc>
          <w:tcPr>
            <w:tcW w:w="1069" w:type="dxa"/>
            <w:vMerge/>
            <w:tcBorders>
              <w:top w:val="nil"/>
              <w:left w:val="nil"/>
              <w:bottom w:val="single" w:sz="4" w:space="0" w:color="000000"/>
              <w:right w:val="nil"/>
            </w:tcBorders>
            <w:hideMark/>
          </w:tcPr>
          <w:p w14:paraId="7670FD1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7AB294F" w14:textId="77777777" w:rsidR="00D63FED" w:rsidRDefault="00D63FED">
            <w:pPr>
              <w:rPr>
                <w:color w:val="000000"/>
                <w:sz w:val="20"/>
                <w:szCs w:val="20"/>
              </w:rPr>
            </w:pPr>
            <w:r>
              <w:rPr>
                <w:color w:val="000000"/>
                <w:sz w:val="20"/>
                <w:szCs w:val="20"/>
              </w:rPr>
              <w:t>number of recent 1-month answers</w:t>
            </w:r>
          </w:p>
        </w:tc>
        <w:tc>
          <w:tcPr>
            <w:tcW w:w="1316" w:type="dxa"/>
            <w:tcBorders>
              <w:top w:val="nil"/>
              <w:left w:val="nil"/>
              <w:bottom w:val="nil"/>
              <w:right w:val="nil"/>
            </w:tcBorders>
            <w:noWrap/>
            <w:hideMark/>
          </w:tcPr>
          <w:p w14:paraId="2C5CAB92"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A2EBAC8" w14:textId="77777777" w:rsidR="00D63FED" w:rsidRDefault="00D63FED">
            <w:pPr>
              <w:jc w:val="center"/>
              <w:rPr>
                <w:color w:val="000000"/>
                <w:sz w:val="20"/>
                <w:szCs w:val="20"/>
              </w:rPr>
            </w:pPr>
            <w:r>
              <w:rPr>
                <w:color w:val="000000"/>
                <w:sz w:val="20"/>
                <w:szCs w:val="20"/>
              </w:rPr>
              <w:t>-0.003</w:t>
            </w:r>
          </w:p>
        </w:tc>
      </w:tr>
      <w:tr w:rsidR="00D63FED" w14:paraId="2C9BC6B1" w14:textId="77777777" w:rsidTr="007E789E">
        <w:trPr>
          <w:jc w:val="center"/>
        </w:trPr>
        <w:tc>
          <w:tcPr>
            <w:tcW w:w="1069" w:type="dxa"/>
            <w:vMerge/>
            <w:tcBorders>
              <w:top w:val="nil"/>
              <w:left w:val="nil"/>
              <w:bottom w:val="single" w:sz="4" w:space="0" w:color="000000"/>
              <w:right w:val="nil"/>
            </w:tcBorders>
            <w:hideMark/>
          </w:tcPr>
          <w:p w14:paraId="0B3212FD" w14:textId="77777777" w:rsidR="00D63FED" w:rsidRDefault="00D63FED">
            <w:pPr>
              <w:rPr>
                <w:color w:val="000000"/>
                <w:sz w:val="20"/>
                <w:szCs w:val="20"/>
              </w:rPr>
            </w:pPr>
          </w:p>
        </w:tc>
        <w:tc>
          <w:tcPr>
            <w:tcW w:w="4627" w:type="dxa"/>
            <w:vMerge/>
            <w:tcBorders>
              <w:top w:val="nil"/>
              <w:left w:val="nil"/>
              <w:bottom w:val="nil"/>
              <w:right w:val="nil"/>
            </w:tcBorders>
            <w:hideMark/>
          </w:tcPr>
          <w:p w14:paraId="1B0F20CB" w14:textId="77777777" w:rsidR="00D63FED" w:rsidRDefault="00D63FED">
            <w:pPr>
              <w:rPr>
                <w:color w:val="000000"/>
                <w:sz w:val="20"/>
                <w:szCs w:val="20"/>
              </w:rPr>
            </w:pPr>
          </w:p>
        </w:tc>
        <w:tc>
          <w:tcPr>
            <w:tcW w:w="1316" w:type="dxa"/>
            <w:tcBorders>
              <w:top w:val="nil"/>
              <w:left w:val="nil"/>
              <w:bottom w:val="nil"/>
              <w:right w:val="nil"/>
            </w:tcBorders>
            <w:noWrap/>
            <w:hideMark/>
          </w:tcPr>
          <w:p w14:paraId="2E69DE05"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2E772A3A" w14:textId="77777777" w:rsidR="00D63FED" w:rsidRDefault="00D63FED">
            <w:pPr>
              <w:jc w:val="center"/>
              <w:rPr>
                <w:color w:val="000000"/>
                <w:sz w:val="20"/>
                <w:szCs w:val="20"/>
              </w:rPr>
            </w:pPr>
            <w:r>
              <w:rPr>
                <w:color w:val="000000"/>
                <w:sz w:val="20"/>
                <w:szCs w:val="20"/>
              </w:rPr>
              <w:t>(0.008)</w:t>
            </w:r>
          </w:p>
        </w:tc>
      </w:tr>
      <w:tr w:rsidR="00D63FED" w14:paraId="0A4A137B" w14:textId="77777777" w:rsidTr="007E789E">
        <w:trPr>
          <w:jc w:val="center"/>
        </w:trPr>
        <w:tc>
          <w:tcPr>
            <w:tcW w:w="1069" w:type="dxa"/>
            <w:vMerge/>
            <w:tcBorders>
              <w:top w:val="nil"/>
              <w:left w:val="nil"/>
              <w:bottom w:val="single" w:sz="4" w:space="0" w:color="000000"/>
              <w:right w:val="nil"/>
            </w:tcBorders>
            <w:hideMark/>
          </w:tcPr>
          <w:p w14:paraId="6F22430C"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0731FE5" w14:textId="77777777" w:rsidR="00D63FED" w:rsidRDefault="00D63FED">
            <w:pPr>
              <w:rPr>
                <w:color w:val="000000"/>
                <w:sz w:val="20"/>
                <w:szCs w:val="20"/>
              </w:rPr>
            </w:pPr>
            <w:r>
              <w:rPr>
                <w:color w:val="000000"/>
                <w:sz w:val="20"/>
                <w:szCs w:val="20"/>
              </w:rPr>
              <w:t>number of recent 1-month comments</w:t>
            </w:r>
          </w:p>
        </w:tc>
        <w:tc>
          <w:tcPr>
            <w:tcW w:w="1316" w:type="dxa"/>
            <w:tcBorders>
              <w:top w:val="nil"/>
              <w:left w:val="nil"/>
              <w:bottom w:val="nil"/>
              <w:right w:val="nil"/>
            </w:tcBorders>
            <w:noWrap/>
            <w:hideMark/>
          </w:tcPr>
          <w:p w14:paraId="2B9B4353"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E72844A" w14:textId="77777777" w:rsidR="00D63FED" w:rsidRDefault="00D63FED">
            <w:pPr>
              <w:jc w:val="center"/>
              <w:rPr>
                <w:color w:val="000000"/>
                <w:sz w:val="20"/>
                <w:szCs w:val="20"/>
              </w:rPr>
            </w:pPr>
            <w:r>
              <w:rPr>
                <w:color w:val="000000"/>
                <w:sz w:val="20"/>
                <w:szCs w:val="20"/>
              </w:rPr>
              <w:t>0.003</w:t>
            </w:r>
          </w:p>
        </w:tc>
      </w:tr>
      <w:tr w:rsidR="00D63FED" w14:paraId="165E7D44" w14:textId="77777777" w:rsidTr="007E789E">
        <w:trPr>
          <w:jc w:val="center"/>
        </w:trPr>
        <w:tc>
          <w:tcPr>
            <w:tcW w:w="1069" w:type="dxa"/>
            <w:vMerge/>
            <w:tcBorders>
              <w:top w:val="nil"/>
              <w:left w:val="nil"/>
              <w:bottom w:val="single" w:sz="4" w:space="0" w:color="000000"/>
              <w:right w:val="nil"/>
            </w:tcBorders>
            <w:hideMark/>
          </w:tcPr>
          <w:p w14:paraId="56DA0E41" w14:textId="77777777" w:rsidR="00D63FED" w:rsidRDefault="00D63FED">
            <w:pPr>
              <w:rPr>
                <w:color w:val="000000"/>
                <w:sz w:val="20"/>
                <w:szCs w:val="20"/>
              </w:rPr>
            </w:pPr>
          </w:p>
        </w:tc>
        <w:tc>
          <w:tcPr>
            <w:tcW w:w="4627" w:type="dxa"/>
            <w:vMerge/>
            <w:tcBorders>
              <w:top w:val="nil"/>
              <w:left w:val="nil"/>
              <w:bottom w:val="nil"/>
              <w:right w:val="nil"/>
            </w:tcBorders>
            <w:hideMark/>
          </w:tcPr>
          <w:p w14:paraId="0661B2C7" w14:textId="77777777" w:rsidR="00D63FED" w:rsidRDefault="00D63FED">
            <w:pPr>
              <w:rPr>
                <w:color w:val="000000"/>
                <w:sz w:val="20"/>
                <w:szCs w:val="20"/>
              </w:rPr>
            </w:pPr>
          </w:p>
        </w:tc>
        <w:tc>
          <w:tcPr>
            <w:tcW w:w="1316" w:type="dxa"/>
            <w:tcBorders>
              <w:top w:val="nil"/>
              <w:left w:val="nil"/>
              <w:bottom w:val="nil"/>
              <w:right w:val="nil"/>
            </w:tcBorders>
            <w:noWrap/>
            <w:hideMark/>
          </w:tcPr>
          <w:p w14:paraId="6D1423A1"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38A7BF31" w14:textId="77777777" w:rsidR="00D63FED" w:rsidRDefault="00D63FED">
            <w:pPr>
              <w:jc w:val="center"/>
              <w:rPr>
                <w:color w:val="000000"/>
                <w:sz w:val="20"/>
                <w:szCs w:val="20"/>
              </w:rPr>
            </w:pPr>
            <w:r>
              <w:rPr>
                <w:color w:val="000000"/>
                <w:sz w:val="20"/>
                <w:szCs w:val="20"/>
              </w:rPr>
              <w:t>(0.004)</w:t>
            </w:r>
          </w:p>
        </w:tc>
      </w:tr>
      <w:tr w:rsidR="00D63FED" w14:paraId="76EA7605" w14:textId="77777777" w:rsidTr="007E789E">
        <w:trPr>
          <w:jc w:val="center"/>
        </w:trPr>
        <w:tc>
          <w:tcPr>
            <w:tcW w:w="1069" w:type="dxa"/>
            <w:vMerge/>
            <w:tcBorders>
              <w:top w:val="nil"/>
              <w:left w:val="nil"/>
              <w:bottom w:val="single" w:sz="4" w:space="0" w:color="000000"/>
              <w:right w:val="nil"/>
            </w:tcBorders>
            <w:hideMark/>
          </w:tcPr>
          <w:p w14:paraId="41F8519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E5F47C0" w14:textId="77777777" w:rsidR="00D63FED" w:rsidRDefault="00D63FED">
            <w:pPr>
              <w:rPr>
                <w:color w:val="000000"/>
                <w:sz w:val="20"/>
                <w:szCs w:val="20"/>
              </w:rPr>
            </w:pPr>
            <w:r>
              <w:rPr>
                <w:color w:val="000000"/>
                <w:sz w:val="20"/>
                <w:szCs w:val="20"/>
              </w:rPr>
              <w:t>number of recent 2-month accepted answers</w:t>
            </w:r>
          </w:p>
        </w:tc>
        <w:tc>
          <w:tcPr>
            <w:tcW w:w="1316" w:type="dxa"/>
            <w:tcBorders>
              <w:top w:val="nil"/>
              <w:left w:val="nil"/>
              <w:bottom w:val="nil"/>
              <w:right w:val="nil"/>
            </w:tcBorders>
            <w:noWrap/>
            <w:hideMark/>
          </w:tcPr>
          <w:p w14:paraId="5850838A" w14:textId="77777777" w:rsidR="00D63FED" w:rsidRDefault="00D63FED">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23D32977" w14:textId="77777777" w:rsidR="00D63FED" w:rsidRDefault="00D63FED">
            <w:pPr>
              <w:jc w:val="center"/>
              <w:rPr>
                <w:color w:val="000000"/>
                <w:sz w:val="20"/>
                <w:szCs w:val="20"/>
              </w:rPr>
            </w:pPr>
            <w:r>
              <w:rPr>
                <w:color w:val="000000"/>
                <w:sz w:val="20"/>
                <w:szCs w:val="20"/>
              </w:rPr>
              <w:t>0.017</w:t>
            </w:r>
          </w:p>
        </w:tc>
      </w:tr>
      <w:tr w:rsidR="00D63FED" w14:paraId="0A9DC464" w14:textId="77777777" w:rsidTr="007E789E">
        <w:trPr>
          <w:jc w:val="center"/>
        </w:trPr>
        <w:tc>
          <w:tcPr>
            <w:tcW w:w="1069" w:type="dxa"/>
            <w:vMerge/>
            <w:tcBorders>
              <w:top w:val="nil"/>
              <w:left w:val="nil"/>
              <w:bottom w:val="single" w:sz="4" w:space="0" w:color="000000"/>
              <w:right w:val="nil"/>
            </w:tcBorders>
            <w:hideMark/>
          </w:tcPr>
          <w:p w14:paraId="1BBE9C13" w14:textId="77777777" w:rsidR="00D63FED" w:rsidRDefault="00D63FED">
            <w:pPr>
              <w:rPr>
                <w:color w:val="000000"/>
                <w:sz w:val="20"/>
                <w:szCs w:val="20"/>
              </w:rPr>
            </w:pPr>
          </w:p>
        </w:tc>
        <w:tc>
          <w:tcPr>
            <w:tcW w:w="4627" w:type="dxa"/>
            <w:vMerge/>
            <w:tcBorders>
              <w:top w:val="nil"/>
              <w:left w:val="nil"/>
              <w:bottom w:val="nil"/>
              <w:right w:val="nil"/>
            </w:tcBorders>
            <w:hideMark/>
          </w:tcPr>
          <w:p w14:paraId="7A763AEC" w14:textId="77777777" w:rsidR="00D63FED" w:rsidRDefault="00D63FED">
            <w:pPr>
              <w:rPr>
                <w:color w:val="000000"/>
                <w:sz w:val="20"/>
                <w:szCs w:val="20"/>
              </w:rPr>
            </w:pPr>
          </w:p>
        </w:tc>
        <w:tc>
          <w:tcPr>
            <w:tcW w:w="1316" w:type="dxa"/>
            <w:tcBorders>
              <w:top w:val="nil"/>
              <w:left w:val="nil"/>
              <w:bottom w:val="nil"/>
              <w:right w:val="nil"/>
            </w:tcBorders>
            <w:noWrap/>
            <w:hideMark/>
          </w:tcPr>
          <w:p w14:paraId="24BF6E84" w14:textId="77777777" w:rsidR="00D63FED" w:rsidRDefault="00D63FED">
            <w:pPr>
              <w:jc w:val="center"/>
              <w:rPr>
                <w:color w:val="000000"/>
                <w:sz w:val="20"/>
                <w:szCs w:val="20"/>
              </w:rPr>
            </w:pPr>
            <w:r>
              <w:rPr>
                <w:color w:val="000000"/>
                <w:sz w:val="20"/>
                <w:szCs w:val="20"/>
              </w:rPr>
              <w:t>(0.031)</w:t>
            </w:r>
          </w:p>
        </w:tc>
        <w:tc>
          <w:tcPr>
            <w:tcW w:w="1316" w:type="dxa"/>
            <w:tcBorders>
              <w:top w:val="nil"/>
              <w:left w:val="nil"/>
              <w:bottom w:val="nil"/>
              <w:right w:val="nil"/>
            </w:tcBorders>
            <w:noWrap/>
            <w:hideMark/>
          </w:tcPr>
          <w:p w14:paraId="5EFF7E51" w14:textId="77777777" w:rsidR="00D63FED" w:rsidRDefault="00D63FED">
            <w:pPr>
              <w:jc w:val="center"/>
              <w:rPr>
                <w:color w:val="000000"/>
                <w:sz w:val="20"/>
                <w:szCs w:val="20"/>
              </w:rPr>
            </w:pPr>
            <w:r>
              <w:rPr>
                <w:color w:val="000000"/>
                <w:sz w:val="20"/>
                <w:szCs w:val="20"/>
              </w:rPr>
              <w:t>(0.032)</w:t>
            </w:r>
          </w:p>
        </w:tc>
      </w:tr>
      <w:tr w:rsidR="00D63FED" w14:paraId="4705968E" w14:textId="77777777" w:rsidTr="007E789E">
        <w:trPr>
          <w:jc w:val="center"/>
        </w:trPr>
        <w:tc>
          <w:tcPr>
            <w:tcW w:w="1069" w:type="dxa"/>
            <w:vMerge/>
            <w:tcBorders>
              <w:top w:val="nil"/>
              <w:left w:val="nil"/>
              <w:bottom w:val="single" w:sz="4" w:space="0" w:color="000000"/>
              <w:right w:val="nil"/>
            </w:tcBorders>
            <w:hideMark/>
          </w:tcPr>
          <w:p w14:paraId="6183F76F"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EB845A0" w14:textId="77777777" w:rsidR="00D63FED" w:rsidRDefault="00D63FED">
            <w:pPr>
              <w:rPr>
                <w:color w:val="000000"/>
                <w:sz w:val="20"/>
                <w:szCs w:val="20"/>
              </w:rPr>
            </w:pPr>
            <w:r>
              <w:rPr>
                <w:color w:val="000000"/>
                <w:sz w:val="20"/>
                <w:szCs w:val="20"/>
              </w:rPr>
              <w:t>number of recent 2-month questions</w:t>
            </w:r>
          </w:p>
        </w:tc>
        <w:tc>
          <w:tcPr>
            <w:tcW w:w="1316" w:type="dxa"/>
            <w:tcBorders>
              <w:top w:val="nil"/>
              <w:left w:val="nil"/>
              <w:bottom w:val="nil"/>
              <w:right w:val="nil"/>
            </w:tcBorders>
            <w:noWrap/>
            <w:hideMark/>
          </w:tcPr>
          <w:p w14:paraId="1E53DEF9"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129DB3C0" w14:textId="77777777" w:rsidR="00D63FED" w:rsidRDefault="00D63FED">
            <w:pPr>
              <w:jc w:val="center"/>
              <w:rPr>
                <w:color w:val="000000"/>
                <w:sz w:val="20"/>
                <w:szCs w:val="20"/>
              </w:rPr>
            </w:pPr>
            <w:r>
              <w:rPr>
                <w:color w:val="000000"/>
                <w:sz w:val="20"/>
                <w:szCs w:val="20"/>
              </w:rPr>
              <w:t>-0.008</w:t>
            </w:r>
          </w:p>
        </w:tc>
      </w:tr>
      <w:tr w:rsidR="00D63FED" w14:paraId="501424D2" w14:textId="77777777" w:rsidTr="007E789E">
        <w:trPr>
          <w:jc w:val="center"/>
        </w:trPr>
        <w:tc>
          <w:tcPr>
            <w:tcW w:w="1069" w:type="dxa"/>
            <w:vMerge/>
            <w:tcBorders>
              <w:top w:val="nil"/>
              <w:left w:val="nil"/>
              <w:bottom w:val="single" w:sz="4" w:space="0" w:color="000000"/>
              <w:right w:val="nil"/>
            </w:tcBorders>
            <w:hideMark/>
          </w:tcPr>
          <w:p w14:paraId="3C6D9C34" w14:textId="77777777" w:rsidR="00D63FED" w:rsidRDefault="00D63FED">
            <w:pPr>
              <w:rPr>
                <w:color w:val="000000"/>
                <w:sz w:val="20"/>
                <w:szCs w:val="20"/>
              </w:rPr>
            </w:pPr>
          </w:p>
        </w:tc>
        <w:tc>
          <w:tcPr>
            <w:tcW w:w="4627" w:type="dxa"/>
            <w:vMerge/>
            <w:tcBorders>
              <w:top w:val="nil"/>
              <w:left w:val="nil"/>
              <w:bottom w:val="nil"/>
              <w:right w:val="nil"/>
            </w:tcBorders>
            <w:hideMark/>
          </w:tcPr>
          <w:p w14:paraId="540E4FD4" w14:textId="77777777" w:rsidR="00D63FED" w:rsidRDefault="00D63FED">
            <w:pPr>
              <w:rPr>
                <w:color w:val="000000"/>
                <w:sz w:val="20"/>
                <w:szCs w:val="20"/>
              </w:rPr>
            </w:pPr>
          </w:p>
        </w:tc>
        <w:tc>
          <w:tcPr>
            <w:tcW w:w="1316" w:type="dxa"/>
            <w:tcBorders>
              <w:top w:val="nil"/>
              <w:left w:val="nil"/>
              <w:bottom w:val="nil"/>
              <w:right w:val="nil"/>
            </w:tcBorders>
            <w:noWrap/>
            <w:hideMark/>
          </w:tcPr>
          <w:p w14:paraId="44196928"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1DE40803" w14:textId="77777777" w:rsidR="00D63FED" w:rsidRDefault="00D63FED">
            <w:pPr>
              <w:jc w:val="center"/>
              <w:rPr>
                <w:color w:val="000000"/>
                <w:sz w:val="20"/>
                <w:szCs w:val="20"/>
              </w:rPr>
            </w:pPr>
            <w:r>
              <w:rPr>
                <w:color w:val="000000"/>
                <w:sz w:val="20"/>
                <w:szCs w:val="20"/>
              </w:rPr>
              <w:t>(0.006)</w:t>
            </w:r>
          </w:p>
        </w:tc>
      </w:tr>
      <w:tr w:rsidR="00D63FED" w14:paraId="70D18C74" w14:textId="77777777" w:rsidTr="007E789E">
        <w:trPr>
          <w:jc w:val="center"/>
        </w:trPr>
        <w:tc>
          <w:tcPr>
            <w:tcW w:w="1069" w:type="dxa"/>
            <w:vMerge/>
            <w:tcBorders>
              <w:top w:val="nil"/>
              <w:left w:val="nil"/>
              <w:bottom w:val="single" w:sz="4" w:space="0" w:color="000000"/>
              <w:right w:val="nil"/>
            </w:tcBorders>
            <w:hideMark/>
          </w:tcPr>
          <w:p w14:paraId="2FD55BF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734E340" w14:textId="77777777" w:rsidR="00D63FED" w:rsidRDefault="00D63FED">
            <w:pPr>
              <w:rPr>
                <w:color w:val="000000"/>
                <w:sz w:val="20"/>
                <w:szCs w:val="20"/>
              </w:rPr>
            </w:pPr>
            <w:r>
              <w:rPr>
                <w:color w:val="000000"/>
                <w:sz w:val="20"/>
                <w:szCs w:val="20"/>
              </w:rPr>
              <w:t>number of recent 2-month answers</w:t>
            </w:r>
          </w:p>
        </w:tc>
        <w:tc>
          <w:tcPr>
            <w:tcW w:w="1316" w:type="dxa"/>
            <w:tcBorders>
              <w:top w:val="nil"/>
              <w:left w:val="nil"/>
              <w:bottom w:val="nil"/>
              <w:right w:val="nil"/>
            </w:tcBorders>
            <w:noWrap/>
            <w:hideMark/>
          </w:tcPr>
          <w:p w14:paraId="32FED8A8"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75CA66AA" w14:textId="77777777" w:rsidR="00D63FED" w:rsidRDefault="00D63FED">
            <w:pPr>
              <w:jc w:val="center"/>
              <w:rPr>
                <w:color w:val="000000"/>
                <w:sz w:val="20"/>
                <w:szCs w:val="20"/>
              </w:rPr>
            </w:pPr>
            <w:r>
              <w:rPr>
                <w:color w:val="000000"/>
                <w:sz w:val="20"/>
                <w:szCs w:val="20"/>
              </w:rPr>
              <w:t>-0.009</w:t>
            </w:r>
          </w:p>
        </w:tc>
      </w:tr>
      <w:tr w:rsidR="00D63FED" w14:paraId="104851B5" w14:textId="77777777" w:rsidTr="007E789E">
        <w:trPr>
          <w:jc w:val="center"/>
        </w:trPr>
        <w:tc>
          <w:tcPr>
            <w:tcW w:w="1069" w:type="dxa"/>
            <w:vMerge/>
            <w:tcBorders>
              <w:top w:val="nil"/>
              <w:left w:val="nil"/>
              <w:bottom w:val="single" w:sz="4" w:space="0" w:color="000000"/>
              <w:right w:val="nil"/>
            </w:tcBorders>
            <w:hideMark/>
          </w:tcPr>
          <w:p w14:paraId="3206325B" w14:textId="77777777" w:rsidR="00D63FED" w:rsidRDefault="00D63FED">
            <w:pPr>
              <w:rPr>
                <w:color w:val="000000"/>
                <w:sz w:val="20"/>
                <w:szCs w:val="20"/>
              </w:rPr>
            </w:pPr>
          </w:p>
        </w:tc>
        <w:tc>
          <w:tcPr>
            <w:tcW w:w="4627" w:type="dxa"/>
            <w:vMerge/>
            <w:tcBorders>
              <w:top w:val="nil"/>
              <w:left w:val="nil"/>
              <w:bottom w:val="nil"/>
              <w:right w:val="nil"/>
            </w:tcBorders>
            <w:hideMark/>
          </w:tcPr>
          <w:p w14:paraId="32C69C69" w14:textId="77777777" w:rsidR="00D63FED" w:rsidRDefault="00D63FED">
            <w:pPr>
              <w:rPr>
                <w:color w:val="000000"/>
                <w:sz w:val="20"/>
                <w:szCs w:val="20"/>
              </w:rPr>
            </w:pPr>
          </w:p>
        </w:tc>
        <w:tc>
          <w:tcPr>
            <w:tcW w:w="1316" w:type="dxa"/>
            <w:tcBorders>
              <w:top w:val="nil"/>
              <w:left w:val="nil"/>
              <w:bottom w:val="nil"/>
              <w:right w:val="nil"/>
            </w:tcBorders>
            <w:noWrap/>
            <w:hideMark/>
          </w:tcPr>
          <w:p w14:paraId="086B2956" w14:textId="77777777" w:rsidR="00D63FED" w:rsidRDefault="00D63FED">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121D7CC5" w14:textId="77777777" w:rsidR="00D63FED" w:rsidRDefault="00D63FED">
            <w:pPr>
              <w:jc w:val="center"/>
              <w:rPr>
                <w:color w:val="000000"/>
                <w:sz w:val="20"/>
                <w:szCs w:val="20"/>
              </w:rPr>
            </w:pPr>
            <w:r>
              <w:rPr>
                <w:color w:val="000000"/>
                <w:sz w:val="20"/>
                <w:szCs w:val="20"/>
              </w:rPr>
              <w:t>(0.010)</w:t>
            </w:r>
          </w:p>
        </w:tc>
      </w:tr>
      <w:tr w:rsidR="00D63FED" w14:paraId="06F42DC4" w14:textId="77777777" w:rsidTr="007E789E">
        <w:trPr>
          <w:jc w:val="center"/>
        </w:trPr>
        <w:tc>
          <w:tcPr>
            <w:tcW w:w="1069" w:type="dxa"/>
            <w:vMerge/>
            <w:tcBorders>
              <w:top w:val="nil"/>
              <w:left w:val="nil"/>
              <w:bottom w:val="single" w:sz="4" w:space="0" w:color="000000"/>
              <w:right w:val="nil"/>
            </w:tcBorders>
            <w:hideMark/>
          </w:tcPr>
          <w:p w14:paraId="417352D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03CC909" w14:textId="77777777" w:rsidR="00D63FED" w:rsidRDefault="00D63FED">
            <w:pPr>
              <w:rPr>
                <w:color w:val="000000"/>
                <w:sz w:val="20"/>
                <w:szCs w:val="20"/>
              </w:rPr>
            </w:pPr>
            <w:r>
              <w:rPr>
                <w:color w:val="000000"/>
                <w:sz w:val="20"/>
                <w:szCs w:val="20"/>
              </w:rPr>
              <w:t>number of recent 2-month comments</w:t>
            </w:r>
          </w:p>
        </w:tc>
        <w:tc>
          <w:tcPr>
            <w:tcW w:w="1316" w:type="dxa"/>
            <w:tcBorders>
              <w:top w:val="nil"/>
              <w:left w:val="nil"/>
              <w:bottom w:val="nil"/>
              <w:right w:val="nil"/>
            </w:tcBorders>
            <w:noWrap/>
            <w:hideMark/>
          </w:tcPr>
          <w:p w14:paraId="36F91F15"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0E2A470B" w14:textId="77777777" w:rsidR="00D63FED" w:rsidRDefault="00D63FED">
            <w:pPr>
              <w:jc w:val="center"/>
              <w:rPr>
                <w:color w:val="000000"/>
                <w:sz w:val="20"/>
                <w:szCs w:val="20"/>
              </w:rPr>
            </w:pPr>
            <w:r>
              <w:rPr>
                <w:color w:val="000000"/>
                <w:sz w:val="20"/>
                <w:szCs w:val="20"/>
              </w:rPr>
              <w:t>-0.003</w:t>
            </w:r>
          </w:p>
        </w:tc>
      </w:tr>
      <w:tr w:rsidR="00D63FED" w14:paraId="2CF0FD6D" w14:textId="77777777" w:rsidTr="007E789E">
        <w:trPr>
          <w:jc w:val="center"/>
        </w:trPr>
        <w:tc>
          <w:tcPr>
            <w:tcW w:w="1069" w:type="dxa"/>
            <w:vMerge/>
            <w:tcBorders>
              <w:top w:val="nil"/>
              <w:left w:val="nil"/>
              <w:bottom w:val="single" w:sz="4" w:space="0" w:color="000000"/>
              <w:right w:val="nil"/>
            </w:tcBorders>
            <w:hideMark/>
          </w:tcPr>
          <w:p w14:paraId="608C7797" w14:textId="77777777" w:rsidR="00D63FED" w:rsidRDefault="00D63FED">
            <w:pPr>
              <w:rPr>
                <w:color w:val="000000"/>
                <w:sz w:val="20"/>
                <w:szCs w:val="20"/>
              </w:rPr>
            </w:pPr>
          </w:p>
        </w:tc>
        <w:tc>
          <w:tcPr>
            <w:tcW w:w="4627" w:type="dxa"/>
            <w:vMerge/>
            <w:tcBorders>
              <w:top w:val="nil"/>
              <w:left w:val="nil"/>
              <w:bottom w:val="nil"/>
              <w:right w:val="nil"/>
            </w:tcBorders>
            <w:hideMark/>
          </w:tcPr>
          <w:p w14:paraId="07D4CF53" w14:textId="77777777" w:rsidR="00D63FED" w:rsidRDefault="00D63FED">
            <w:pPr>
              <w:rPr>
                <w:color w:val="000000"/>
                <w:sz w:val="20"/>
                <w:szCs w:val="20"/>
              </w:rPr>
            </w:pPr>
          </w:p>
        </w:tc>
        <w:tc>
          <w:tcPr>
            <w:tcW w:w="1316" w:type="dxa"/>
            <w:tcBorders>
              <w:top w:val="nil"/>
              <w:left w:val="nil"/>
              <w:bottom w:val="nil"/>
              <w:right w:val="nil"/>
            </w:tcBorders>
            <w:noWrap/>
            <w:hideMark/>
          </w:tcPr>
          <w:p w14:paraId="0A22531C"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61DB163D" w14:textId="77777777" w:rsidR="00D63FED" w:rsidRDefault="00D63FED">
            <w:pPr>
              <w:jc w:val="center"/>
              <w:rPr>
                <w:color w:val="000000"/>
                <w:sz w:val="20"/>
                <w:szCs w:val="20"/>
              </w:rPr>
            </w:pPr>
            <w:r>
              <w:rPr>
                <w:color w:val="000000"/>
                <w:sz w:val="20"/>
                <w:szCs w:val="20"/>
              </w:rPr>
              <w:t>(0.004)</w:t>
            </w:r>
          </w:p>
        </w:tc>
      </w:tr>
      <w:tr w:rsidR="00D63FED" w14:paraId="191C383B" w14:textId="77777777" w:rsidTr="007E789E">
        <w:trPr>
          <w:jc w:val="center"/>
        </w:trPr>
        <w:tc>
          <w:tcPr>
            <w:tcW w:w="1069" w:type="dxa"/>
            <w:vMerge/>
            <w:tcBorders>
              <w:top w:val="nil"/>
              <w:left w:val="nil"/>
              <w:bottom w:val="single" w:sz="4" w:space="0" w:color="000000"/>
              <w:right w:val="nil"/>
            </w:tcBorders>
            <w:hideMark/>
          </w:tcPr>
          <w:p w14:paraId="3436FB3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C5044CC" w14:textId="77777777" w:rsidR="00D63FED" w:rsidRDefault="00D63FED">
            <w:pPr>
              <w:rPr>
                <w:color w:val="000000"/>
                <w:sz w:val="20"/>
                <w:szCs w:val="20"/>
              </w:rPr>
            </w:pPr>
            <w:r>
              <w:rPr>
                <w:color w:val="000000"/>
                <w:sz w:val="20"/>
                <w:szCs w:val="20"/>
              </w:rPr>
              <w:t>number of recent 3-month accepted answers</w:t>
            </w:r>
          </w:p>
        </w:tc>
        <w:tc>
          <w:tcPr>
            <w:tcW w:w="1316" w:type="dxa"/>
            <w:tcBorders>
              <w:top w:val="nil"/>
              <w:left w:val="nil"/>
              <w:bottom w:val="nil"/>
              <w:right w:val="nil"/>
            </w:tcBorders>
            <w:noWrap/>
            <w:hideMark/>
          </w:tcPr>
          <w:p w14:paraId="6E6C1B73" w14:textId="77777777" w:rsidR="00D63FED" w:rsidRDefault="00D63FED">
            <w:pPr>
              <w:jc w:val="center"/>
              <w:rPr>
                <w:color w:val="000000"/>
                <w:sz w:val="20"/>
                <w:szCs w:val="20"/>
              </w:rPr>
            </w:pPr>
            <w:r>
              <w:rPr>
                <w:color w:val="000000"/>
                <w:sz w:val="20"/>
                <w:szCs w:val="20"/>
              </w:rPr>
              <w:t>-0.018</w:t>
            </w:r>
          </w:p>
        </w:tc>
        <w:tc>
          <w:tcPr>
            <w:tcW w:w="1316" w:type="dxa"/>
            <w:tcBorders>
              <w:top w:val="nil"/>
              <w:left w:val="nil"/>
              <w:bottom w:val="nil"/>
              <w:right w:val="nil"/>
            </w:tcBorders>
            <w:noWrap/>
            <w:hideMark/>
          </w:tcPr>
          <w:p w14:paraId="446606B5" w14:textId="77777777" w:rsidR="00D63FED" w:rsidRDefault="00D63FED">
            <w:pPr>
              <w:jc w:val="center"/>
              <w:rPr>
                <w:color w:val="000000"/>
                <w:sz w:val="20"/>
                <w:szCs w:val="20"/>
              </w:rPr>
            </w:pPr>
            <w:r>
              <w:rPr>
                <w:color w:val="000000"/>
                <w:sz w:val="20"/>
                <w:szCs w:val="20"/>
              </w:rPr>
              <w:t>-0.018</w:t>
            </w:r>
          </w:p>
        </w:tc>
      </w:tr>
      <w:tr w:rsidR="00D63FED" w14:paraId="137E4208" w14:textId="77777777" w:rsidTr="007E789E">
        <w:trPr>
          <w:jc w:val="center"/>
        </w:trPr>
        <w:tc>
          <w:tcPr>
            <w:tcW w:w="1069" w:type="dxa"/>
            <w:vMerge/>
            <w:tcBorders>
              <w:top w:val="nil"/>
              <w:left w:val="nil"/>
              <w:bottom w:val="single" w:sz="4" w:space="0" w:color="000000"/>
              <w:right w:val="nil"/>
            </w:tcBorders>
            <w:hideMark/>
          </w:tcPr>
          <w:p w14:paraId="6AA5E72E" w14:textId="77777777" w:rsidR="00D63FED" w:rsidRDefault="00D63FED">
            <w:pPr>
              <w:rPr>
                <w:color w:val="000000"/>
                <w:sz w:val="20"/>
                <w:szCs w:val="20"/>
              </w:rPr>
            </w:pPr>
          </w:p>
        </w:tc>
        <w:tc>
          <w:tcPr>
            <w:tcW w:w="4627" w:type="dxa"/>
            <w:vMerge/>
            <w:tcBorders>
              <w:top w:val="nil"/>
              <w:left w:val="nil"/>
              <w:bottom w:val="nil"/>
              <w:right w:val="nil"/>
            </w:tcBorders>
            <w:hideMark/>
          </w:tcPr>
          <w:p w14:paraId="79A2AEF1" w14:textId="77777777" w:rsidR="00D63FED" w:rsidRDefault="00D63FED">
            <w:pPr>
              <w:rPr>
                <w:color w:val="000000"/>
                <w:sz w:val="20"/>
                <w:szCs w:val="20"/>
              </w:rPr>
            </w:pPr>
          </w:p>
        </w:tc>
        <w:tc>
          <w:tcPr>
            <w:tcW w:w="1316" w:type="dxa"/>
            <w:tcBorders>
              <w:top w:val="nil"/>
              <w:left w:val="nil"/>
              <w:bottom w:val="nil"/>
              <w:right w:val="nil"/>
            </w:tcBorders>
            <w:noWrap/>
            <w:hideMark/>
          </w:tcPr>
          <w:p w14:paraId="711E4E95" w14:textId="77777777" w:rsidR="00D63FED" w:rsidRDefault="00D63FED">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32B98DB6" w14:textId="77777777" w:rsidR="00D63FED" w:rsidRDefault="00D63FED">
            <w:pPr>
              <w:jc w:val="center"/>
              <w:rPr>
                <w:color w:val="000000"/>
                <w:sz w:val="20"/>
                <w:szCs w:val="20"/>
              </w:rPr>
            </w:pPr>
            <w:r>
              <w:rPr>
                <w:color w:val="000000"/>
                <w:sz w:val="20"/>
                <w:szCs w:val="20"/>
              </w:rPr>
              <w:t>(0.017)</w:t>
            </w:r>
          </w:p>
        </w:tc>
      </w:tr>
      <w:tr w:rsidR="00D63FED" w14:paraId="4238AC57" w14:textId="77777777" w:rsidTr="007E789E">
        <w:trPr>
          <w:jc w:val="center"/>
        </w:trPr>
        <w:tc>
          <w:tcPr>
            <w:tcW w:w="1069" w:type="dxa"/>
            <w:vMerge/>
            <w:tcBorders>
              <w:top w:val="nil"/>
              <w:left w:val="nil"/>
              <w:bottom w:val="single" w:sz="4" w:space="0" w:color="000000"/>
              <w:right w:val="nil"/>
            </w:tcBorders>
            <w:hideMark/>
          </w:tcPr>
          <w:p w14:paraId="6DB7E83F"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355B3B2" w14:textId="77777777" w:rsidR="00D63FED" w:rsidRDefault="00D63FED">
            <w:pPr>
              <w:rPr>
                <w:color w:val="000000"/>
                <w:sz w:val="20"/>
                <w:szCs w:val="20"/>
              </w:rPr>
            </w:pPr>
            <w:r>
              <w:rPr>
                <w:color w:val="000000"/>
                <w:sz w:val="20"/>
                <w:szCs w:val="20"/>
              </w:rPr>
              <w:t>number of recent 3-month questions</w:t>
            </w:r>
          </w:p>
        </w:tc>
        <w:tc>
          <w:tcPr>
            <w:tcW w:w="1316" w:type="dxa"/>
            <w:tcBorders>
              <w:top w:val="nil"/>
              <w:left w:val="nil"/>
              <w:bottom w:val="nil"/>
              <w:right w:val="nil"/>
            </w:tcBorders>
            <w:noWrap/>
            <w:hideMark/>
          </w:tcPr>
          <w:p w14:paraId="49DB826A" w14:textId="77777777" w:rsidR="00D63FED" w:rsidRDefault="00D63FED">
            <w:pPr>
              <w:jc w:val="center"/>
              <w:rPr>
                <w:color w:val="000000"/>
                <w:sz w:val="20"/>
                <w:szCs w:val="20"/>
              </w:rPr>
            </w:pPr>
            <w:r>
              <w:rPr>
                <w:color w:val="000000"/>
                <w:sz w:val="20"/>
                <w:szCs w:val="20"/>
              </w:rPr>
              <w:t>0.005</w:t>
            </w:r>
          </w:p>
        </w:tc>
        <w:tc>
          <w:tcPr>
            <w:tcW w:w="1316" w:type="dxa"/>
            <w:tcBorders>
              <w:top w:val="nil"/>
              <w:left w:val="nil"/>
              <w:bottom w:val="nil"/>
              <w:right w:val="nil"/>
            </w:tcBorders>
            <w:noWrap/>
            <w:hideMark/>
          </w:tcPr>
          <w:p w14:paraId="0526F2AE" w14:textId="77777777" w:rsidR="00D63FED" w:rsidRDefault="00D63FED">
            <w:pPr>
              <w:jc w:val="center"/>
              <w:rPr>
                <w:color w:val="000000"/>
                <w:sz w:val="20"/>
                <w:szCs w:val="20"/>
              </w:rPr>
            </w:pPr>
            <w:r>
              <w:rPr>
                <w:color w:val="000000"/>
                <w:sz w:val="20"/>
                <w:szCs w:val="20"/>
              </w:rPr>
              <w:t>0.005</w:t>
            </w:r>
          </w:p>
        </w:tc>
      </w:tr>
      <w:tr w:rsidR="00D63FED" w14:paraId="2E0D9F5F" w14:textId="77777777" w:rsidTr="007E789E">
        <w:trPr>
          <w:jc w:val="center"/>
        </w:trPr>
        <w:tc>
          <w:tcPr>
            <w:tcW w:w="1069" w:type="dxa"/>
            <w:vMerge/>
            <w:tcBorders>
              <w:top w:val="nil"/>
              <w:left w:val="nil"/>
              <w:bottom w:val="single" w:sz="4" w:space="0" w:color="000000"/>
              <w:right w:val="nil"/>
            </w:tcBorders>
            <w:hideMark/>
          </w:tcPr>
          <w:p w14:paraId="1338691D" w14:textId="77777777" w:rsidR="00D63FED" w:rsidRDefault="00D63FED">
            <w:pPr>
              <w:rPr>
                <w:color w:val="000000"/>
                <w:sz w:val="20"/>
                <w:szCs w:val="20"/>
              </w:rPr>
            </w:pPr>
          </w:p>
        </w:tc>
        <w:tc>
          <w:tcPr>
            <w:tcW w:w="4627" w:type="dxa"/>
            <w:vMerge/>
            <w:tcBorders>
              <w:top w:val="nil"/>
              <w:left w:val="nil"/>
              <w:bottom w:val="nil"/>
              <w:right w:val="nil"/>
            </w:tcBorders>
            <w:hideMark/>
          </w:tcPr>
          <w:p w14:paraId="76253966" w14:textId="77777777" w:rsidR="00D63FED" w:rsidRDefault="00D63FED">
            <w:pPr>
              <w:rPr>
                <w:color w:val="000000"/>
                <w:sz w:val="20"/>
                <w:szCs w:val="20"/>
              </w:rPr>
            </w:pPr>
          </w:p>
        </w:tc>
        <w:tc>
          <w:tcPr>
            <w:tcW w:w="1316" w:type="dxa"/>
            <w:tcBorders>
              <w:top w:val="nil"/>
              <w:left w:val="nil"/>
              <w:bottom w:val="nil"/>
              <w:right w:val="nil"/>
            </w:tcBorders>
            <w:noWrap/>
            <w:hideMark/>
          </w:tcPr>
          <w:p w14:paraId="0D180348"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6D4292FB" w14:textId="77777777" w:rsidR="00D63FED" w:rsidRDefault="00D63FED">
            <w:pPr>
              <w:jc w:val="center"/>
              <w:rPr>
                <w:color w:val="000000"/>
                <w:sz w:val="20"/>
                <w:szCs w:val="20"/>
              </w:rPr>
            </w:pPr>
            <w:r>
              <w:rPr>
                <w:color w:val="000000"/>
                <w:sz w:val="20"/>
                <w:szCs w:val="20"/>
              </w:rPr>
              <w:t>(0.003)</w:t>
            </w:r>
          </w:p>
        </w:tc>
      </w:tr>
      <w:tr w:rsidR="00D63FED" w14:paraId="2C78A8AB" w14:textId="77777777" w:rsidTr="007E789E">
        <w:trPr>
          <w:jc w:val="center"/>
        </w:trPr>
        <w:tc>
          <w:tcPr>
            <w:tcW w:w="1069" w:type="dxa"/>
            <w:vMerge/>
            <w:tcBorders>
              <w:top w:val="nil"/>
              <w:left w:val="nil"/>
              <w:bottom w:val="single" w:sz="4" w:space="0" w:color="000000"/>
              <w:right w:val="nil"/>
            </w:tcBorders>
            <w:hideMark/>
          </w:tcPr>
          <w:p w14:paraId="5BA7C079"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D8FCE4E" w14:textId="77777777" w:rsidR="00D63FED" w:rsidRDefault="00D63FED">
            <w:pPr>
              <w:rPr>
                <w:color w:val="000000"/>
                <w:sz w:val="20"/>
                <w:szCs w:val="20"/>
              </w:rPr>
            </w:pPr>
            <w:r>
              <w:rPr>
                <w:color w:val="000000"/>
                <w:sz w:val="20"/>
                <w:szCs w:val="20"/>
              </w:rPr>
              <w:t>number of recent 3-month answers</w:t>
            </w:r>
          </w:p>
        </w:tc>
        <w:tc>
          <w:tcPr>
            <w:tcW w:w="1316" w:type="dxa"/>
            <w:tcBorders>
              <w:top w:val="nil"/>
              <w:left w:val="nil"/>
              <w:bottom w:val="nil"/>
              <w:right w:val="nil"/>
            </w:tcBorders>
            <w:noWrap/>
            <w:hideMark/>
          </w:tcPr>
          <w:p w14:paraId="20EA52D7"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5878C70A" w14:textId="77777777" w:rsidR="00D63FED" w:rsidRDefault="00D63FED">
            <w:pPr>
              <w:jc w:val="center"/>
              <w:rPr>
                <w:color w:val="000000"/>
                <w:sz w:val="20"/>
                <w:szCs w:val="20"/>
              </w:rPr>
            </w:pPr>
            <w:r>
              <w:rPr>
                <w:color w:val="000000"/>
                <w:sz w:val="20"/>
                <w:szCs w:val="20"/>
              </w:rPr>
              <w:t>0.008</w:t>
            </w:r>
          </w:p>
        </w:tc>
      </w:tr>
      <w:tr w:rsidR="00D63FED" w14:paraId="7B71B7C8" w14:textId="77777777" w:rsidTr="007E789E">
        <w:trPr>
          <w:jc w:val="center"/>
        </w:trPr>
        <w:tc>
          <w:tcPr>
            <w:tcW w:w="1069" w:type="dxa"/>
            <w:vMerge/>
            <w:tcBorders>
              <w:top w:val="nil"/>
              <w:left w:val="nil"/>
              <w:bottom w:val="single" w:sz="4" w:space="0" w:color="000000"/>
              <w:right w:val="nil"/>
            </w:tcBorders>
            <w:hideMark/>
          </w:tcPr>
          <w:p w14:paraId="2BEB8063" w14:textId="77777777" w:rsidR="00D63FED" w:rsidRDefault="00D63FED">
            <w:pPr>
              <w:rPr>
                <w:color w:val="000000"/>
                <w:sz w:val="20"/>
                <w:szCs w:val="20"/>
              </w:rPr>
            </w:pPr>
          </w:p>
        </w:tc>
        <w:tc>
          <w:tcPr>
            <w:tcW w:w="4627" w:type="dxa"/>
            <w:vMerge/>
            <w:tcBorders>
              <w:top w:val="nil"/>
              <w:left w:val="nil"/>
              <w:bottom w:val="nil"/>
              <w:right w:val="nil"/>
            </w:tcBorders>
            <w:hideMark/>
          </w:tcPr>
          <w:p w14:paraId="04A92EC2" w14:textId="77777777" w:rsidR="00D63FED" w:rsidRDefault="00D63FED">
            <w:pPr>
              <w:rPr>
                <w:color w:val="000000"/>
                <w:sz w:val="20"/>
                <w:szCs w:val="20"/>
              </w:rPr>
            </w:pPr>
          </w:p>
        </w:tc>
        <w:tc>
          <w:tcPr>
            <w:tcW w:w="1316" w:type="dxa"/>
            <w:tcBorders>
              <w:top w:val="nil"/>
              <w:left w:val="nil"/>
              <w:bottom w:val="nil"/>
              <w:right w:val="nil"/>
            </w:tcBorders>
            <w:noWrap/>
            <w:hideMark/>
          </w:tcPr>
          <w:p w14:paraId="69738551"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FCE6126" w14:textId="77777777" w:rsidR="00D63FED" w:rsidRDefault="00D63FED">
            <w:pPr>
              <w:jc w:val="center"/>
              <w:rPr>
                <w:color w:val="000000"/>
                <w:sz w:val="20"/>
                <w:szCs w:val="20"/>
              </w:rPr>
            </w:pPr>
            <w:r>
              <w:rPr>
                <w:color w:val="000000"/>
                <w:sz w:val="20"/>
                <w:szCs w:val="20"/>
              </w:rPr>
              <w:t>(0.006)</w:t>
            </w:r>
          </w:p>
        </w:tc>
      </w:tr>
      <w:tr w:rsidR="00D63FED" w14:paraId="5B9D6403" w14:textId="77777777" w:rsidTr="007E789E">
        <w:trPr>
          <w:jc w:val="center"/>
        </w:trPr>
        <w:tc>
          <w:tcPr>
            <w:tcW w:w="1069" w:type="dxa"/>
            <w:vMerge/>
            <w:tcBorders>
              <w:top w:val="nil"/>
              <w:left w:val="nil"/>
              <w:bottom w:val="single" w:sz="4" w:space="0" w:color="000000"/>
              <w:right w:val="nil"/>
            </w:tcBorders>
            <w:hideMark/>
          </w:tcPr>
          <w:p w14:paraId="54A470B6" w14:textId="77777777" w:rsidR="00D63FED" w:rsidRDefault="00D63FED">
            <w:pPr>
              <w:rPr>
                <w:color w:val="000000"/>
                <w:sz w:val="20"/>
                <w:szCs w:val="20"/>
              </w:rPr>
            </w:pPr>
          </w:p>
        </w:tc>
        <w:tc>
          <w:tcPr>
            <w:tcW w:w="4627" w:type="dxa"/>
            <w:vMerge w:val="restart"/>
            <w:tcBorders>
              <w:top w:val="nil"/>
              <w:left w:val="nil"/>
              <w:bottom w:val="single" w:sz="4" w:space="0" w:color="000000"/>
              <w:right w:val="nil"/>
            </w:tcBorders>
            <w:noWrap/>
            <w:hideMark/>
          </w:tcPr>
          <w:p w14:paraId="4384D61A" w14:textId="77777777" w:rsidR="00D63FED" w:rsidRDefault="00D63FED">
            <w:pPr>
              <w:rPr>
                <w:color w:val="000000"/>
                <w:sz w:val="20"/>
                <w:szCs w:val="20"/>
              </w:rPr>
            </w:pPr>
            <w:r>
              <w:rPr>
                <w:color w:val="000000"/>
                <w:sz w:val="20"/>
                <w:szCs w:val="20"/>
              </w:rPr>
              <w:t>number of recent 3-month comments</w:t>
            </w:r>
          </w:p>
        </w:tc>
        <w:tc>
          <w:tcPr>
            <w:tcW w:w="1316" w:type="dxa"/>
            <w:tcBorders>
              <w:top w:val="nil"/>
              <w:left w:val="nil"/>
              <w:bottom w:val="nil"/>
              <w:right w:val="nil"/>
            </w:tcBorders>
            <w:noWrap/>
            <w:hideMark/>
          </w:tcPr>
          <w:p w14:paraId="5A167112"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29FCA046" w14:textId="77777777" w:rsidR="00D63FED" w:rsidRDefault="00D63FED">
            <w:pPr>
              <w:jc w:val="center"/>
              <w:rPr>
                <w:color w:val="000000"/>
                <w:sz w:val="20"/>
                <w:szCs w:val="20"/>
              </w:rPr>
            </w:pPr>
            <w:r>
              <w:rPr>
                <w:color w:val="000000"/>
                <w:sz w:val="20"/>
                <w:szCs w:val="20"/>
              </w:rPr>
              <w:t>0.001</w:t>
            </w:r>
          </w:p>
        </w:tc>
      </w:tr>
      <w:tr w:rsidR="00D63FED" w14:paraId="38F6E0EE" w14:textId="77777777" w:rsidTr="007E789E">
        <w:trPr>
          <w:jc w:val="center"/>
        </w:trPr>
        <w:tc>
          <w:tcPr>
            <w:tcW w:w="1069" w:type="dxa"/>
            <w:vMerge/>
            <w:tcBorders>
              <w:top w:val="nil"/>
              <w:left w:val="nil"/>
              <w:bottom w:val="single" w:sz="4" w:space="0" w:color="000000"/>
              <w:right w:val="nil"/>
            </w:tcBorders>
            <w:hideMark/>
          </w:tcPr>
          <w:p w14:paraId="4012A4FA" w14:textId="77777777" w:rsidR="00D63FED" w:rsidRDefault="00D63FED">
            <w:pPr>
              <w:rPr>
                <w:color w:val="000000"/>
                <w:sz w:val="20"/>
                <w:szCs w:val="20"/>
              </w:rPr>
            </w:pPr>
          </w:p>
        </w:tc>
        <w:tc>
          <w:tcPr>
            <w:tcW w:w="4627" w:type="dxa"/>
            <w:vMerge/>
            <w:tcBorders>
              <w:top w:val="nil"/>
              <w:left w:val="nil"/>
              <w:bottom w:val="single" w:sz="4" w:space="0" w:color="000000"/>
              <w:right w:val="nil"/>
            </w:tcBorders>
            <w:hideMark/>
          </w:tcPr>
          <w:p w14:paraId="264FD527" w14:textId="77777777" w:rsidR="00D63FED" w:rsidRDefault="00D63FED">
            <w:pPr>
              <w:rPr>
                <w:color w:val="000000"/>
                <w:sz w:val="20"/>
                <w:szCs w:val="20"/>
              </w:rPr>
            </w:pPr>
          </w:p>
        </w:tc>
        <w:tc>
          <w:tcPr>
            <w:tcW w:w="1316" w:type="dxa"/>
            <w:tcBorders>
              <w:top w:val="nil"/>
              <w:left w:val="nil"/>
              <w:bottom w:val="single" w:sz="4" w:space="0" w:color="auto"/>
              <w:right w:val="nil"/>
            </w:tcBorders>
            <w:noWrap/>
            <w:hideMark/>
          </w:tcPr>
          <w:p w14:paraId="5FB0F3D6" w14:textId="77777777" w:rsidR="00D63FED" w:rsidRDefault="00D63FED">
            <w:pPr>
              <w:jc w:val="center"/>
              <w:rPr>
                <w:color w:val="000000"/>
                <w:sz w:val="20"/>
                <w:szCs w:val="20"/>
              </w:rPr>
            </w:pPr>
            <w:r>
              <w:rPr>
                <w:color w:val="000000"/>
                <w:sz w:val="20"/>
                <w:szCs w:val="20"/>
              </w:rPr>
              <w:t>(0.002)</w:t>
            </w:r>
          </w:p>
        </w:tc>
        <w:tc>
          <w:tcPr>
            <w:tcW w:w="1316" w:type="dxa"/>
            <w:tcBorders>
              <w:top w:val="nil"/>
              <w:left w:val="nil"/>
              <w:bottom w:val="single" w:sz="4" w:space="0" w:color="auto"/>
              <w:right w:val="nil"/>
            </w:tcBorders>
            <w:noWrap/>
            <w:hideMark/>
          </w:tcPr>
          <w:p w14:paraId="22873B33" w14:textId="77777777" w:rsidR="00D63FED" w:rsidRDefault="00D63FED">
            <w:pPr>
              <w:jc w:val="center"/>
              <w:rPr>
                <w:color w:val="000000"/>
                <w:sz w:val="20"/>
                <w:szCs w:val="20"/>
              </w:rPr>
            </w:pPr>
            <w:r>
              <w:rPr>
                <w:color w:val="000000"/>
                <w:sz w:val="20"/>
                <w:szCs w:val="20"/>
              </w:rPr>
              <w:t>(0.002)</w:t>
            </w:r>
          </w:p>
        </w:tc>
      </w:tr>
      <w:tr w:rsidR="00D63FED" w14:paraId="2021C474" w14:textId="77777777" w:rsidTr="007E789E">
        <w:trPr>
          <w:jc w:val="center"/>
        </w:trPr>
        <w:tc>
          <w:tcPr>
            <w:tcW w:w="1069" w:type="dxa"/>
            <w:vMerge w:val="restart"/>
            <w:tcBorders>
              <w:top w:val="nil"/>
              <w:left w:val="nil"/>
              <w:bottom w:val="single" w:sz="4" w:space="0" w:color="000000"/>
              <w:right w:val="nil"/>
            </w:tcBorders>
            <w:hideMark/>
          </w:tcPr>
          <w:p w14:paraId="721FD649" w14:textId="77777777" w:rsidR="00D63FED" w:rsidRDefault="00D63FED">
            <w:pPr>
              <w:jc w:val="center"/>
              <w:rPr>
                <w:color w:val="000000"/>
                <w:sz w:val="20"/>
                <w:szCs w:val="20"/>
              </w:rPr>
            </w:pPr>
            <w:r>
              <w:rPr>
                <w:color w:val="000000"/>
                <w:sz w:val="20"/>
                <w:szCs w:val="20"/>
              </w:rPr>
              <w:t>Question</w:t>
            </w:r>
          </w:p>
        </w:tc>
        <w:tc>
          <w:tcPr>
            <w:tcW w:w="4627" w:type="dxa"/>
            <w:vMerge w:val="restart"/>
            <w:tcBorders>
              <w:top w:val="nil"/>
              <w:left w:val="nil"/>
              <w:bottom w:val="nil"/>
              <w:right w:val="nil"/>
            </w:tcBorders>
            <w:noWrap/>
            <w:hideMark/>
          </w:tcPr>
          <w:p w14:paraId="4A6CA7D4" w14:textId="77777777" w:rsidR="00D63FED" w:rsidRDefault="00D63FED">
            <w:pPr>
              <w:rPr>
                <w:color w:val="000000"/>
                <w:sz w:val="20"/>
                <w:szCs w:val="20"/>
              </w:rPr>
            </w:pPr>
            <w:r>
              <w:rPr>
                <w:color w:val="000000"/>
                <w:sz w:val="20"/>
                <w:szCs w:val="20"/>
              </w:rPr>
              <w:t>log number of Chinese characters</w:t>
            </w:r>
          </w:p>
        </w:tc>
        <w:tc>
          <w:tcPr>
            <w:tcW w:w="1316" w:type="dxa"/>
            <w:tcBorders>
              <w:top w:val="nil"/>
              <w:left w:val="nil"/>
              <w:bottom w:val="nil"/>
              <w:right w:val="nil"/>
            </w:tcBorders>
            <w:noWrap/>
            <w:hideMark/>
          </w:tcPr>
          <w:p w14:paraId="456F4CDA" w14:textId="77777777" w:rsidR="00D63FED" w:rsidRDefault="00D63FED">
            <w:pPr>
              <w:rPr>
                <w:color w:val="000000"/>
                <w:sz w:val="20"/>
                <w:szCs w:val="20"/>
              </w:rPr>
            </w:pPr>
          </w:p>
        </w:tc>
        <w:tc>
          <w:tcPr>
            <w:tcW w:w="1316" w:type="dxa"/>
            <w:tcBorders>
              <w:top w:val="nil"/>
              <w:left w:val="nil"/>
              <w:bottom w:val="nil"/>
              <w:right w:val="nil"/>
            </w:tcBorders>
            <w:noWrap/>
            <w:hideMark/>
          </w:tcPr>
          <w:p w14:paraId="59E4230E" w14:textId="77777777" w:rsidR="00D63FED" w:rsidRDefault="00D63FED">
            <w:pPr>
              <w:jc w:val="center"/>
              <w:rPr>
                <w:color w:val="000000"/>
                <w:sz w:val="20"/>
                <w:szCs w:val="20"/>
              </w:rPr>
            </w:pPr>
            <w:r>
              <w:rPr>
                <w:color w:val="000000"/>
                <w:sz w:val="20"/>
                <w:szCs w:val="20"/>
              </w:rPr>
              <w:t>0.011</w:t>
            </w:r>
          </w:p>
        </w:tc>
      </w:tr>
      <w:tr w:rsidR="00D63FED" w14:paraId="1ECED65F" w14:textId="77777777" w:rsidTr="007E789E">
        <w:trPr>
          <w:jc w:val="center"/>
        </w:trPr>
        <w:tc>
          <w:tcPr>
            <w:tcW w:w="1069" w:type="dxa"/>
            <w:vMerge/>
            <w:tcBorders>
              <w:top w:val="nil"/>
              <w:left w:val="nil"/>
              <w:bottom w:val="single" w:sz="4" w:space="0" w:color="000000"/>
              <w:right w:val="nil"/>
            </w:tcBorders>
            <w:hideMark/>
          </w:tcPr>
          <w:p w14:paraId="4A7A4CFD" w14:textId="77777777" w:rsidR="00D63FED" w:rsidRDefault="00D63FED">
            <w:pPr>
              <w:rPr>
                <w:color w:val="000000"/>
                <w:sz w:val="20"/>
                <w:szCs w:val="20"/>
              </w:rPr>
            </w:pPr>
          </w:p>
        </w:tc>
        <w:tc>
          <w:tcPr>
            <w:tcW w:w="4627" w:type="dxa"/>
            <w:vMerge/>
            <w:tcBorders>
              <w:top w:val="nil"/>
              <w:left w:val="nil"/>
              <w:bottom w:val="nil"/>
              <w:right w:val="nil"/>
            </w:tcBorders>
            <w:hideMark/>
          </w:tcPr>
          <w:p w14:paraId="50E85E40" w14:textId="77777777" w:rsidR="00D63FED" w:rsidRDefault="00D63FED">
            <w:pPr>
              <w:rPr>
                <w:color w:val="000000"/>
                <w:sz w:val="20"/>
                <w:szCs w:val="20"/>
              </w:rPr>
            </w:pPr>
          </w:p>
        </w:tc>
        <w:tc>
          <w:tcPr>
            <w:tcW w:w="1316" w:type="dxa"/>
            <w:tcBorders>
              <w:top w:val="nil"/>
              <w:left w:val="nil"/>
              <w:bottom w:val="nil"/>
              <w:right w:val="nil"/>
            </w:tcBorders>
            <w:noWrap/>
            <w:hideMark/>
          </w:tcPr>
          <w:p w14:paraId="7D749D01"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DB834CF" w14:textId="77777777" w:rsidR="00D63FED" w:rsidRDefault="00D63FED">
            <w:pPr>
              <w:jc w:val="center"/>
              <w:rPr>
                <w:color w:val="000000"/>
                <w:sz w:val="20"/>
                <w:szCs w:val="20"/>
              </w:rPr>
            </w:pPr>
            <w:r>
              <w:rPr>
                <w:color w:val="000000"/>
                <w:sz w:val="20"/>
                <w:szCs w:val="20"/>
              </w:rPr>
              <w:t>(0.010)</w:t>
            </w:r>
          </w:p>
        </w:tc>
      </w:tr>
      <w:tr w:rsidR="00D63FED" w14:paraId="5490D69B" w14:textId="77777777" w:rsidTr="007E789E">
        <w:trPr>
          <w:jc w:val="center"/>
        </w:trPr>
        <w:tc>
          <w:tcPr>
            <w:tcW w:w="1069" w:type="dxa"/>
            <w:vMerge/>
            <w:tcBorders>
              <w:top w:val="nil"/>
              <w:left w:val="nil"/>
              <w:bottom w:val="single" w:sz="4" w:space="0" w:color="000000"/>
              <w:right w:val="nil"/>
            </w:tcBorders>
            <w:hideMark/>
          </w:tcPr>
          <w:p w14:paraId="0002C70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599A964" w14:textId="77777777" w:rsidR="00D63FED" w:rsidRDefault="00D63FED">
            <w:pPr>
              <w:rPr>
                <w:color w:val="000000"/>
                <w:sz w:val="20"/>
                <w:szCs w:val="20"/>
              </w:rPr>
            </w:pPr>
            <w:r>
              <w:rPr>
                <w:color w:val="000000"/>
                <w:sz w:val="20"/>
                <w:szCs w:val="20"/>
              </w:rPr>
              <w:t>presence of photos</w:t>
            </w:r>
          </w:p>
        </w:tc>
        <w:tc>
          <w:tcPr>
            <w:tcW w:w="1316" w:type="dxa"/>
            <w:tcBorders>
              <w:top w:val="nil"/>
              <w:left w:val="nil"/>
              <w:bottom w:val="nil"/>
              <w:right w:val="nil"/>
            </w:tcBorders>
            <w:noWrap/>
            <w:hideMark/>
          </w:tcPr>
          <w:p w14:paraId="73041900" w14:textId="77777777" w:rsidR="00D63FED" w:rsidRDefault="00D63FED">
            <w:pPr>
              <w:rPr>
                <w:color w:val="000000"/>
                <w:sz w:val="20"/>
                <w:szCs w:val="20"/>
              </w:rPr>
            </w:pPr>
          </w:p>
        </w:tc>
        <w:tc>
          <w:tcPr>
            <w:tcW w:w="1316" w:type="dxa"/>
            <w:tcBorders>
              <w:top w:val="nil"/>
              <w:left w:val="nil"/>
              <w:bottom w:val="nil"/>
              <w:right w:val="nil"/>
            </w:tcBorders>
            <w:noWrap/>
            <w:hideMark/>
          </w:tcPr>
          <w:p w14:paraId="7F3FFB18" w14:textId="77777777" w:rsidR="00D63FED" w:rsidRDefault="00D63FED">
            <w:pPr>
              <w:jc w:val="center"/>
              <w:rPr>
                <w:color w:val="000000"/>
                <w:sz w:val="20"/>
                <w:szCs w:val="20"/>
              </w:rPr>
            </w:pPr>
            <w:r>
              <w:rPr>
                <w:color w:val="000000"/>
                <w:sz w:val="20"/>
                <w:szCs w:val="20"/>
              </w:rPr>
              <w:t>-0.007</w:t>
            </w:r>
          </w:p>
        </w:tc>
      </w:tr>
      <w:tr w:rsidR="00D63FED" w14:paraId="3D8A6B85" w14:textId="77777777" w:rsidTr="007E789E">
        <w:trPr>
          <w:jc w:val="center"/>
        </w:trPr>
        <w:tc>
          <w:tcPr>
            <w:tcW w:w="1069" w:type="dxa"/>
            <w:vMerge/>
            <w:tcBorders>
              <w:top w:val="nil"/>
              <w:left w:val="nil"/>
              <w:bottom w:val="single" w:sz="4" w:space="0" w:color="000000"/>
              <w:right w:val="nil"/>
            </w:tcBorders>
            <w:hideMark/>
          </w:tcPr>
          <w:p w14:paraId="5385E122" w14:textId="77777777" w:rsidR="00D63FED" w:rsidRDefault="00D63FED">
            <w:pPr>
              <w:rPr>
                <w:color w:val="000000"/>
                <w:sz w:val="20"/>
                <w:szCs w:val="20"/>
              </w:rPr>
            </w:pPr>
          </w:p>
        </w:tc>
        <w:tc>
          <w:tcPr>
            <w:tcW w:w="4627" w:type="dxa"/>
            <w:vMerge/>
            <w:tcBorders>
              <w:top w:val="nil"/>
              <w:left w:val="nil"/>
              <w:bottom w:val="nil"/>
              <w:right w:val="nil"/>
            </w:tcBorders>
            <w:hideMark/>
          </w:tcPr>
          <w:p w14:paraId="521AB39C" w14:textId="77777777" w:rsidR="00D63FED" w:rsidRDefault="00D63FED">
            <w:pPr>
              <w:rPr>
                <w:color w:val="000000"/>
                <w:sz w:val="20"/>
                <w:szCs w:val="20"/>
              </w:rPr>
            </w:pPr>
          </w:p>
        </w:tc>
        <w:tc>
          <w:tcPr>
            <w:tcW w:w="1316" w:type="dxa"/>
            <w:tcBorders>
              <w:top w:val="nil"/>
              <w:left w:val="nil"/>
              <w:bottom w:val="nil"/>
              <w:right w:val="nil"/>
            </w:tcBorders>
            <w:noWrap/>
            <w:hideMark/>
          </w:tcPr>
          <w:p w14:paraId="656954D7"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4E8AEE6" w14:textId="77777777" w:rsidR="00D63FED" w:rsidRDefault="00D63FED">
            <w:pPr>
              <w:jc w:val="center"/>
              <w:rPr>
                <w:color w:val="000000"/>
                <w:sz w:val="20"/>
                <w:szCs w:val="20"/>
              </w:rPr>
            </w:pPr>
            <w:r>
              <w:rPr>
                <w:color w:val="000000"/>
                <w:sz w:val="20"/>
                <w:szCs w:val="20"/>
              </w:rPr>
              <w:t>(0.018)</w:t>
            </w:r>
          </w:p>
        </w:tc>
      </w:tr>
      <w:tr w:rsidR="00D63FED" w14:paraId="0C88B89D" w14:textId="77777777" w:rsidTr="007E789E">
        <w:trPr>
          <w:jc w:val="center"/>
        </w:trPr>
        <w:tc>
          <w:tcPr>
            <w:tcW w:w="1069" w:type="dxa"/>
            <w:vMerge/>
            <w:tcBorders>
              <w:top w:val="nil"/>
              <w:left w:val="nil"/>
              <w:bottom w:val="single" w:sz="4" w:space="0" w:color="000000"/>
              <w:right w:val="nil"/>
            </w:tcBorders>
            <w:hideMark/>
          </w:tcPr>
          <w:p w14:paraId="024BAF7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C978CD9" w14:textId="77777777" w:rsidR="00D63FED" w:rsidRDefault="00D63FED">
            <w:pPr>
              <w:rPr>
                <w:color w:val="000000"/>
                <w:sz w:val="20"/>
                <w:szCs w:val="20"/>
              </w:rPr>
            </w:pPr>
            <w:r>
              <w:rPr>
                <w:color w:val="000000"/>
                <w:sz w:val="20"/>
                <w:szCs w:val="20"/>
              </w:rPr>
              <w:t>presence of hyperlinks</w:t>
            </w:r>
          </w:p>
        </w:tc>
        <w:tc>
          <w:tcPr>
            <w:tcW w:w="1316" w:type="dxa"/>
            <w:tcBorders>
              <w:top w:val="nil"/>
              <w:left w:val="nil"/>
              <w:bottom w:val="nil"/>
              <w:right w:val="nil"/>
            </w:tcBorders>
            <w:noWrap/>
            <w:hideMark/>
          </w:tcPr>
          <w:p w14:paraId="4D033D25" w14:textId="77777777" w:rsidR="00D63FED" w:rsidRDefault="00D63FED">
            <w:pPr>
              <w:rPr>
                <w:color w:val="000000"/>
                <w:sz w:val="20"/>
                <w:szCs w:val="20"/>
              </w:rPr>
            </w:pPr>
          </w:p>
        </w:tc>
        <w:tc>
          <w:tcPr>
            <w:tcW w:w="1316" w:type="dxa"/>
            <w:tcBorders>
              <w:top w:val="nil"/>
              <w:left w:val="nil"/>
              <w:bottom w:val="nil"/>
              <w:right w:val="nil"/>
            </w:tcBorders>
            <w:noWrap/>
            <w:hideMark/>
          </w:tcPr>
          <w:p w14:paraId="104D9CE5" w14:textId="77777777" w:rsidR="00D63FED" w:rsidRDefault="00D63FED">
            <w:pPr>
              <w:jc w:val="center"/>
              <w:rPr>
                <w:color w:val="000000"/>
                <w:sz w:val="20"/>
                <w:szCs w:val="20"/>
              </w:rPr>
            </w:pPr>
            <w:r>
              <w:rPr>
                <w:color w:val="000000"/>
                <w:sz w:val="20"/>
                <w:szCs w:val="20"/>
              </w:rPr>
              <w:t>0.025</w:t>
            </w:r>
          </w:p>
        </w:tc>
      </w:tr>
      <w:tr w:rsidR="00D63FED" w14:paraId="417D3549" w14:textId="77777777" w:rsidTr="007E789E">
        <w:trPr>
          <w:jc w:val="center"/>
        </w:trPr>
        <w:tc>
          <w:tcPr>
            <w:tcW w:w="1069" w:type="dxa"/>
            <w:vMerge/>
            <w:tcBorders>
              <w:top w:val="nil"/>
              <w:left w:val="nil"/>
              <w:bottom w:val="single" w:sz="4" w:space="0" w:color="000000"/>
              <w:right w:val="nil"/>
            </w:tcBorders>
            <w:hideMark/>
          </w:tcPr>
          <w:p w14:paraId="741F1415" w14:textId="77777777" w:rsidR="00D63FED" w:rsidRDefault="00D63FED">
            <w:pPr>
              <w:rPr>
                <w:color w:val="000000"/>
                <w:sz w:val="20"/>
                <w:szCs w:val="20"/>
              </w:rPr>
            </w:pPr>
          </w:p>
        </w:tc>
        <w:tc>
          <w:tcPr>
            <w:tcW w:w="4627" w:type="dxa"/>
            <w:vMerge/>
            <w:tcBorders>
              <w:top w:val="nil"/>
              <w:left w:val="nil"/>
              <w:bottom w:val="nil"/>
              <w:right w:val="nil"/>
            </w:tcBorders>
            <w:hideMark/>
          </w:tcPr>
          <w:p w14:paraId="67525A8B" w14:textId="77777777" w:rsidR="00D63FED" w:rsidRDefault="00D63FED">
            <w:pPr>
              <w:rPr>
                <w:color w:val="000000"/>
                <w:sz w:val="20"/>
                <w:szCs w:val="20"/>
              </w:rPr>
            </w:pPr>
          </w:p>
        </w:tc>
        <w:tc>
          <w:tcPr>
            <w:tcW w:w="1316" w:type="dxa"/>
            <w:tcBorders>
              <w:top w:val="nil"/>
              <w:left w:val="nil"/>
              <w:bottom w:val="nil"/>
              <w:right w:val="nil"/>
            </w:tcBorders>
            <w:noWrap/>
            <w:hideMark/>
          </w:tcPr>
          <w:p w14:paraId="5D687C82"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C7D644A" w14:textId="77777777" w:rsidR="00D63FED" w:rsidRDefault="00D63FED">
            <w:pPr>
              <w:jc w:val="center"/>
              <w:rPr>
                <w:color w:val="000000"/>
                <w:sz w:val="20"/>
                <w:szCs w:val="20"/>
              </w:rPr>
            </w:pPr>
            <w:r>
              <w:rPr>
                <w:color w:val="000000"/>
                <w:sz w:val="20"/>
                <w:szCs w:val="20"/>
              </w:rPr>
              <w:t>(0.030)</w:t>
            </w:r>
          </w:p>
        </w:tc>
      </w:tr>
      <w:tr w:rsidR="00D63FED" w14:paraId="57870370" w14:textId="77777777" w:rsidTr="007E789E">
        <w:trPr>
          <w:jc w:val="center"/>
        </w:trPr>
        <w:tc>
          <w:tcPr>
            <w:tcW w:w="1069" w:type="dxa"/>
            <w:vMerge/>
            <w:tcBorders>
              <w:top w:val="nil"/>
              <w:left w:val="nil"/>
              <w:bottom w:val="single" w:sz="4" w:space="0" w:color="000000"/>
              <w:right w:val="nil"/>
            </w:tcBorders>
            <w:hideMark/>
          </w:tcPr>
          <w:p w14:paraId="7B721984"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349E1A6" w14:textId="77777777" w:rsidR="00D63FED" w:rsidRDefault="00D63FED">
            <w:pPr>
              <w:rPr>
                <w:color w:val="000000"/>
                <w:sz w:val="20"/>
                <w:szCs w:val="20"/>
              </w:rPr>
            </w:pPr>
            <w:r>
              <w:rPr>
                <w:color w:val="000000"/>
                <w:sz w:val="20"/>
                <w:szCs w:val="20"/>
              </w:rPr>
              <w:t>presence of tables</w:t>
            </w:r>
          </w:p>
        </w:tc>
        <w:tc>
          <w:tcPr>
            <w:tcW w:w="1316" w:type="dxa"/>
            <w:tcBorders>
              <w:top w:val="nil"/>
              <w:left w:val="nil"/>
              <w:bottom w:val="nil"/>
              <w:right w:val="nil"/>
            </w:tcBorders>
            <w:noWrap/>
            <w:hideMark/>
          </w:tcPr>
          <w:p w14:paraId="24629185" w14:textId="77777777" w:rsidR="00D63FED" w:rsidRDefault="00D63FED">
            <w:pPr>
              <w:rPr>
                <w:color w:val="000000"/>
                <w:sz w:val="20"/>
                <w:szCs w:val="20"/>
              </w:rPr>
            </w:pPr>
          </w:p>
        </w:tc>
        <w:tc>
          <w:tcPr>
            <w:tcW w:w="1316" w:type="dxa"/>
            <w:tcBorders>
              <w:top w:val="nil"/>
              <w:left w:val="nil"/>
              <w:bottom w:val="nil"/>
              <w:right w:val="nil"/>
            </w:tcBorders>
            <w:noWrap/>
            <w:hideMark/>
          </w:tcPr>
          <w:p w14:paraId="74756A96" w14:textId="77777777" w:rsidR="00D63FED" w:rsidRDefault="00D63FED">
            <w:pPr>
              <w:jc w:val="center"/>
              <w:rPr>
                <w:color w:val="000000"/>
                <w:sz w:val="20"/>
                <w:szCs w:val="20"/>
              </w:rPr>
            </w:pPr>
            <w:r>
              <w:rPr>
                <w:color w:val="000000"/>
                <w:sz w:val="20"/>
                <w:szCs w:val="20"/>
              </w:rPr>
              <w:t>0.014</w:t>
            </w:r>
          </w:p>
        </w:tc>
      </w:tr>
      <w:tr w:rsidR="00D63FED" w14:paraId="7479DA9C" w14:textId="77777777" w:rsidTr="007E789E">
        <w:trPr>
          <w:jc w:val="center"/>
        </w:trPr>
        <w:tc>
          <w:tcPr>
            <w:tcW w:w="1069" w:type="dxa"/>
            <w:vMerge/>
            <w:tcBorders>
              <w:top w:val="nil"/>
              <w:left w:val="nil"/>
              <w:bottom w:val="single" w:sz="4" w:space="0" w:color="000000"/>
              <w:right w:val="nil"/>
            </w:tcBorders>
            <w:hideMark/>
          </w:tcPr>
          <w:p w14:paraId="719BBEC5" w14:textId="77777777" w:rsidR="00D63FED" w:rsidRDefault="00D63FED">
            <w:pPr>
              <w:rPr>
                <w:color w:val="000000"/>
                <w:sz w:val="20"/>
                <w:szCs w:val="20"/>
              </w:rPr>
            </w:pPr>
          </w:p>
        </w:tc>
        <w:tc>
          <w:tcPr>
            <w:tcW w:w="4627" w:type="dxa"/>
            <w:vMerge/>
            <w:tcBorders>
              <w:top w:val="nil"/>
              <w:left w:val="nil"/>
              <w:bottom w:val="nil"/>
              <w:right w:val="nil"/>
            </w:tcBorders>
            <w:hideMark/>
          </w:tcPr>
          <w:p w14:paraId="7EF278A9" w14:textId="77777777" w:rsidR="00D63FED" w:rsidRDefault="00D63FED">
            <w:pPr>
              <w:rPr>
                <w:color w:val="000000"/>
                <w:sz w:val="20"/>
                <w:szCs w:val="20"/>
              </w:rPr>
            </w:pPr>
          </w:p>
        </w:tc>
        <w:tc>
          <w:tcPr>
            <w:tcW w:w="1316" w:type="dxa"/>
            <w:tcBorders>
              <w:top w:val="nil"/>
              <w:left w:val="nil"/>
              <w:bottom w:val="nil"/>
              <w:right w:val="nil"/>
            </w:tcBorders>
            <w:noWrap/>
            <w:hideMark/>
          </w:tcPr>
          <w:p w14:paraId="370BD738"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5C4C4181" w14:textId="77777777" w:rsidR="00D63FED" w:rsidRDefault="00D63FED">
            <w:pPr>
              <w:jc w:val="center"/>
              <w:rPr>
                <w:color w:val="000000"/>
                <w:sz w:val="20"/>
                <w:szCs w:val="20"/>
              </w:rPr>
            </w:pPr>
            <w:r>
              <w:rPr>
                <w:color w:val="000000"/>
                <w:sz w:val="20"/>
                <w:szCs w:val="20"/>
              </w:rPr>
              <w:t>(0.070)</w:t>
            </w:r>
          </w:p>
        </w:tc>
      </w:tr>
      <w:tr w:rsidR="00D63FED" w14:paraId="1A47A5A9" w14:textId="77777777" w:rsidTr="007E789E">
        <w:trPr>
          <w:jc w:val="center"/>
        </w:trPr>
        <w:tc>
          <w:tcPr>
            <w:tcW w:w="1069" w:type="dxa"/>
            <w:vMerge/>
            <w:tcBorders>
              <w:top w:val="nil"/>
              <w:left w:val="nil"/>
              <w:bottom w:val="single" w:sz="4" w:space="0" w:color="000000"/>
              <w:right w:val="nil"/>
            </w:tcBorders>
            <w:hideMark/>
          </w:tcPr>
          <w:p w14:paraId="01C4905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CE1B184" w14:textId="77777777" w:rsidR="00D63FED" w:rsidRDefault="00D63FED">
            <w:pPr>
              <w:rPr>
                <w:color w:val="000000"/>
                <w:sz w:val="20"/>
                <w:szCs w:val="20"/>
              </w:rPr>
            </w:pPr>
            <w:r>
              <w:rPr>
                <w:color w:val="000000"/>
                <w:sz w:val="20"/>
                <w:szCs w:val="20"/>
              </w:rPr>
              <w:t>presence of block quotes</w:t>
            </w:r>
          </w:p>
        </w:tc>
        <w:tc>
          <w:tcPr>
            <w:tcW w:w="1316" w:type="dxa"/>
            <w:tcBorders>
              <w:top w:val="nil"/>
              <w:left w:val="nil"/>
              <w:bottom w:val="nil"/>
              <w:right w:val="nil"/>
            </w:tcBorders>
            <w:noWrap/>
            <w:hideMark/>
          </w:tcPr>
          <w:p w14:paraId="29640E57" w14:textId="77777777" w:rsidR="00D63FED" w:rsidRDefault="00D63FED">
            <w:pPr>
              <w:rPr>
                <w:color w:val="000000"/>
                <w:sz w:val="20"/>
                <w:szCs w:val="20"/>
              </w:rPr>
            </w:pPr>
          </w:p>
        </w:tc>
        <w:tc>
          <w:tcPr>
            <w:tcW w:w="1316" w:type="dxa"/>
            <w:tcBorders>
              <w:top w:val="nil"/>
              <w:left w:val="nil"/>
              <w:bottom w:val="nil"/>
              <w:right w:val="nil"/>
            </w:tcBorders>
            <w:noWrap/>
            <w:hideMark/>
          </w:tcPr>
          <w:p w14:paraId="7E86F3E5" w14:textId="77777777" w:rsidR="00D63FED" w:rsidRDefault="00D63FED">
            <w:pPr>
              <w:jc w:val="center"/>
              <w:rPr>
                <w:color w:val="000000"/>
                <w:sz w:val="20"/>
                <w:szCs w:val="20"/>
              </w:rPr>
            </w:pPr>
            <w:r>
              <w:rPr>
                <w:color w:val="000000"/>
                <w:sz w:val="20"/>
                <w:szCs w:val="20"/>
              </w:rPr>
              <w:t>0.129</w:t>
            </w:r>
          </w:p>
        </w:tc>
      </w:tr>
      <w:tr w:rsidR="00D63FED" w14:paraId="0DE878F4" w14:textId="77777777" w:rsidTr="007E789E">
        <w:trPr>
          <w:jc w:val="center"/>
        </w:trPr>
        <w:tc>
          <w:tcPr>
            <w:tcW w:w="1069" w:type="dxa"/>
            <w:vMerge/>
            <w:tcBorders>
              <w:top w:val="nil"/>
              <w:left w:val="nil"/>
              <w:bottom w:val="single" w:sz="4" w:space="0" w:color="000000"/>
              <w:right w:val="nil"/>
            </w:tcBorders>
            <w:hideMark/>
          </w:tcPr>
          <w:p w14:paraId="49AAF579" w14:textId="77777777" w:rsidR="00D63FED" w:rsidRDefault="00D63FED">
            <w:pPr>
              <w:rPr>
                <w:color w:val="000000"/>
                <w:sz w:val="20"/>
                <w:szCs w:val="20"/>
              </w:rPr>
            </w:pPr>
          </w:p>
        </w:tc>
        <w:tc>
          <w:tcPr>
            <w:tcW w:w="4627" w:type="dxa"/>
            <w:vMerge/>
            <w:tcBorders>
              <w:top w:val="nil"/>
              <w:left w:val="nil"/>
              <w:bottom w:val="nil"/>
              <w:right w:val="nil"/>
            </w:tcBorders>
            <w:hideMark/>
          </w:tcPr>
          <w:p w14:paraId="3E97FBD3" w14:textId="77777777" w:rsidR="00D63FED" w:rsidRDefault="00D63FED">
            <w:pPr>
              <w:rPr>
                <w:color w:val="000000"/>
                <w:sz w:val="20"/>
                <w:szCs w:val="20"/>
              </w:rPr>
            </w:pPr>
          </w:p>
        </w:tc>
        <w:tc>
          <w:tcPr>
            <w:tcW w:w="1316" w:type="dxa"/>
            <w:tcBorders>
              <w:top w:val="nil"/>
              <w:left w:val="nil"/>
              <w:bottom w:val="nil"/>
              <w:right w:val="nil"/>
            </w:tcBorders>
            <w:noWrap/>
            <w:hideMark/>
          </w:tcPr>
          <w:p w14:paraId="67A49176"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F6D4478" w14:textId="77777777" w:rsidR="00D63FED" w:rsidRDefault="00D63FED">
            <w:pPr>
              <w:jc w:val="center"/>
              <w:rPr>
                <w:color w:val="000000"/>
                <w:sz w:val="20"/>
                <w:szCs w:val="20"/>
              </w:rPr>
            </w:pPr>
            <w:r>
              <w:rPr>
                <w:color w:val="000000"/>
                <w:sz w:val="20"/>
                <w:szCs w:val="20"/>
              </w:rPr>
              <w:t>(0.144)</w:t>
            </w:r>
          </w:p>
        </w:tc>
      </w:tr>
      <w:tr w:rsidR="00D63FED" w14:paraId="6321356C" w14:textId="77777777" w:rsidTr="007E789E">
        <w:trPr>
          <w:jc w:val="center"/>
        </w:trPr>
        <w:tc>
          <w:tcPr>
            <w:tcW w:w="1069" w:type="dxa"/>
            <w:vMerge/>
            <w:tcBorders>
              <w:top w:val="nil"/>
              <w:left w:val="nil"/>
              <w:bottom w:val="single" w:sz="4" w:space="0" w:color="000000"/>
              <w:right w:val="nil"/>
            </w:tcBorders>
            <w:hideMark/>
          </w:tcPr>
          <w:p w14:paraId="2A74D573"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F2D6814" w14:textId="5E4F2062" w:rsidR="00D63FED" w:rsidRDefault="00D63FED">
            <w:pPr>
              <w:rPr>
                <w:color w:val="000000"/>
                <w:sz w:val="20"/>
                <w:szCs w:val="20"/>
              </w:rPr>
            </w:pPr>
            <w:r>
              <w:rPr>
                <w:color w:val="000000"/>
                <w:sz w:val="20"/>
                <w:szCs w:val="20"/>
              </w:rPr>
              <w:t>question linguistic complexity (LLM-based</w:t>
            </w:r>
            <w:r w:rsidR="00D23CC2">
              <w:rPr>
                <w:rFonts w:hint="eastAsia"/>
                <w:color w:val="000000"/>
                <w:sz w:val="20"/>
                <w:szCs w:val="20"/>
              </w:rPr>
              <w:t xml:space="preserve">, </w:t>
            </w:r>
            <w:r w:rsidR="00D23CC2" w:rsidRPr="00D23CC2">
              <w:rPr>
                <w:color w:val="000000"/>
                <w:sz w:val="20"/>
                <w:szCs w:val="20"/>
              </w:rPr>
              <w:t>residualiz</w:t>
            </w:r>
            <w:r w:rsidR="00D23CC2">
              <w:rPr>
                <w:rFonts w:hint="eastAsia"/>
                <w:color w:val="000000"/>
                <w:sz w:val="20"/>
                <w:szCs w:val="20"/>
              </w:rPr>
              <w:t>ed</w:t>
            </w:r>
            <w:r>
              <w:rPr>
                <w:color w:val="000000"/>
                <w:sz w:val="20"/>
                <w:szCs w:val="20"/>
              </w:rPr>
              <w:t>)</w:t>
            </w:r>
          </w:p>
        </w:tc>
        <w:tc>
          <w:tcPr>
            <w:tcW w:w="1316" w:type="dxa"/>
            <w:tcBorders>
              <w:top w:val="nil"/>
              <w:left w:val="nil"/>
              <w:bottom w:val="nil"/>
              <w:right w:val="nil"/>
            </w:tcBorders>
            <w:noWrap/>
            <w:hideMark/>
          </w:tcPr>
          <w:p w14:paraId="6BFEB628" w14:textId="77777777" w:rsidR="00D63FED" w:rsidRDefault="00D63FED">
            <w:pPr>
              <w:rPr>
                <w:color w:val="000000"/>
                <w:sz w:val="20"/>
                <w:szCs w:val="20"/>
              </w:rPr>
            </w:pPr>
          </w:p>
        </w:tc>
        <w:tc>
          <w:tcPr>
            <w:tcW w:w="1316" w:type="dxa"/>
            <w:tcBorders>
              <w:top w:val="nil"/>
              <w:left w:val="nil"/>
              <w:bottom w:val="nil"/>
              <w:right w:val="nil"/>
            </w:tcBorders>
            <w:noWrap/>
            <w:hideMark/>
          </w:tcPr>
          <w:p w14:paraId="259F1624" w14:textId="77777777" w:rsidR="00D63FED" w:rsidRDefault="00D63FED">
            <w:pPr>
              <w:jc w:val="center"/>
              <w:rPr>
                <w:color w:val="000000"/>
                <w:sz w:val="20"/>
                <w:szCs w:val="20"/>
              </w:rPr>
            </w:pPr>
            <w:r>
              <w:rPr>
                <w:color w:val="000000"/>
                <w:sz w:val="20"/>
                <w:szCs w:val="20"/>
              </w:rPr>
              <w:t>-0.012</w:t>
            </w:r>
          </w:p>
        </w:tc>
      </w:tr>
      <w:tr w:rsidR="00D63FED" w14:paraId="56A5CBEB" w14:textId="77777777" w:rsidTr="007E789E">
        <w:trPr>
          <w:jc w:val="center"/>
        </w:trPr>
        <w:tc>
          <w:tcPr>
            <w:tcW w:w="1069" w:type="dxa"/>
            <w:vMerge/>
            <w:tcBorders>
              <w:top w:val="nil"/>
              <w:left w:val="nil"/>
              <w:bottom w:val="single" w:sz="4" w:space="0" w:color="000000"/>
              <w:right w:val="nil"/>
            </w:tcBorders>
            <w:hideMark/>
          </w:tcPr>
          <w:p w14:paraId="0C0B61FB" w14:textId="77777777" w:rsidR="00D63FED" w:rsidRDefault="00D63FED">
            <w:pPr>
              <w:rPr>
                <w:color w:val="000000"/>
                <w:sz w:val="20"/>
                <w:szCs w:val="20"/>
              </w:rPr>
            </w:pPr>
          </w:p>
        </w:tc>
        <w:tc>
          <w:tcPr>
            <w:tcW w:w="4627" w:type="dxa"/>
            <w:vMerge/>
            <w:tcBorders>
              <w:top w:val="nil"/>
              <w:left w:val="nil"/>
              <w:bottom w:val="nil"/>
              <w:right w:val="nil"/>
            </w:tcBorders>
            <w:hideMark/>
          </w:tcPr>
          <w:p w14:paraId="2BBA8352" w14:textId="77777777" w:rsidR="00D63FED" w:rsidRDefault="00D63FED">
            <w:pPr>
              <w:rPr>
                <w:color w:val="000000"/>
                <w:sz w:val="20"/>
                <w:szCs w:val="20"/>
              </w:rPr>
            </w:pPr>
          </w:p>
        </w:tc>
        <w:tc>
          <w:tcPr>
            <w:tcW w:w="1316" w:type="dxa"/>
            <w:tcBorders>
              <w:top w:val="nil"/>
              <w:left w:val="nil"/>
              <w:bottom w:val="nil"/>
              <w:right w:val="nil"/>
            </w:tcBorders>
            <w:noWrap/>
            <w:hideMark/>
          </w:tcPr>
          <w:p w14:paraId="2D4CAFEA"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20576A7" w14:textId="77777777" w:rsidR="00D63FED" w:rsidRDefault="00D63FED">
            <w:pPr>
              <w:jc w:val="center"/>
              <w:rPr>
                <w:color w:val="000000"/>
                <w:sz w:val="20"/>
                <w:szCs w:val="20"/>
              </w:rPr>
            </w:pPr>
            <w:r>
              <w:rPr>
                <w:color w:val="000000"/>
                <w:sz w:val="20"/>
                <w:szCs w:val="20"/>
              </w:rPr>
              <w:t>(0.013)</w:t>
            </w:r>
          </w:p>
        </w:tc>
      </w:tr>
      <w:tr w:rsidR="00D63FED" w14:paraId="6A91939B" w14:textId="77777777" w:rsidTr="007E789E">
        <w:trPr>
          <w:jc w:val="center"/>
        </w:trPr>
        <w:tc>
          <w:tcPr>
            <w:tcW w:w="1069" w:type="dxa"/>
            <w:vMerge/>
            <w:tcBorders>
              <w:top w:val="nil"/>
              <w:left w:val="nil"/>
              <w:bottom w:val="single" w:sz="4" w:space="0" w:color="000000"/>
              <w:right w:val="nil"/>
            </w:tcBorders>
            <w:hideMark/>
          </w:tcPr>
          <w:p w14:paraId="318CDBC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3D72560" w14:textId="77777777" w:rsidR="00D63FED" w:rsidRDefault="00D63FED">
            <w:pPr>
              <w:rPr>
                <w:color w:val="000000"/>
                <w:sz w:val="20"/>
                <w:szCs w:val="20"/>
              </w:rPr>
            </w:pPr>
            <w:r>
              <w:rPr>
                <w:color w:val="000000"/>
                <w:sz w:val="20"/>
                <w:szCs w:val="20"/>
              </w:rPr>
              <w:t>question use of technical jargon (LLM-based)</w:t>
            </w:r>
          </w:p>
        </w:tc>
        <w:tc>
          <w:tcPr>
            <w:tcW w:w="1316" w:type="dxa"/>
            <w:tcBorders>
              <w:top w:val="nil"/>
              <w:left w:val="nil"/>
              <w:bottom w:val="nil"/>
              <w:right w:val="nil"/>
            </w:tcBorders>
            <w:noWrap/>
            <w:hideMark/>
          </w:tcPr>
          <w:p w14:paraId="6FC1986F" w14:textId="77777777" w:rsidR="00D63FED" w:rsidRDefault="00D63FED">
            <w:pPr>
              <w:rPr>
                <w:color w:val="000000"/>
                <w:sz w:val="20"/>
                <w:szCs w:val="20"/>
              </w:rPr>
            </w:pPr>
          </w:p>
        </w:tc>
        <w:tc>
          <w:tcPr>
            <w:tcW w:w="1316" w:type="dxa"/>
            <w:tcBorders>
              <w:top w:val="nil"/>
              <w:left w:val="nil"/>
              <w:bottom w:val="nil"/>
              <w:right w:val="nil"/>
            </w:tcBorders>
            <w:noWrap/>
            <w:hideMark/>
          </w:tcPr>
          <w:p w14:paraId="7101BBE1" w14:textId="77777777" w:rsidR="00D63FED" w:rsidRDefault="00D63FED">
            <w:pPr>
              <w:jc w:val="center"/>
              <w:rPr>
                <w:color w:val="000000"/>
                <w:sz w:val="20"/>
                <w:szCs w:val="20"/>
              </w:rPr>
            </w:pPr>
            <w:r>
              <w:rPr>
                <w:color w:val="000000"/>
                <w:sz w:val="20"/>
                <w:szCs w:val="20"/>
              </w:rPr>
              <w:t>0.011</w:t>
            </w:r>
          </w:p>
        </w:tc>
      </w:tr>
      <w:tr w:rsidR="00D63FED" w14:paraId="352BE7A0" w14:textId="77777777" w:rsidTr="007E789E">
        <w:trPr>
          <w:jc w:val="center"/>
        </w:trPr>
        <w:tc>
          <w:tcPr>
            <w:tcW w:w="1069" w:type="dxa"/>
            <w:vMerge/>
            <w:tcBorders>
              <w:top w:val="nil"/>
              <w:left w:val="nil"/>
              <w:bottom w:val="single" w:sz="4" w:space="0" w:color="000000"/>
              <w:right w:val="nil"/>
            </w:tcBorders>
            <w:hideMark/>
          </w:tcPr>
          <w:p w14:paraId="6DD89EA9" w14:textId="77777777" w:rsidR="00D63FED" w:rsidRDefault="00D63FED">
            <w:pPr>
              <w:rPr>
                <w:color w:val="000000"/>
                <w:sz w:val="20"/>
                <w:szCs w:val="20"/>
              </w:rPr>
            </w:pPr>
          </w:p>
        </w:tc>
        <w:tc>
          <w:tcPr>
            <w:tcW w:w="4627" w:type="dxa"/>
            <w:vMerge/>
            <w:tcBorders>
              <w:top w:val="nil"/>
              <w:left w:val="nil"/>
              <w:bottom w:val="nil"/>
              <w:right w:val="nil"/>
            </w:tcBorders>
            <w:hideMark/>
          </w:tcPr>
          <w:p w14:paraId="2A4BB52D" w14:textId="77777777" w:rsidR="00D63FED" w:rsidRDefault="00D63FED">
            <w:pPr>
              <w:rPr>
                <w:color w:val="000000"/>
                <w:sz w:val="20"/>
                <w:szCs w:val="20"/>
              </w:rPr>
            </w:pPr>
          </w:p>
        </w:tc>
        <w:tc>
          <w:tcPr>
            <w:tcW w:w="1316" w:type="dxa"/>
            <w:tcBorders>
              <w:top w:val="nil"/>
              <w:left w:val="nil"/>
              <w:bottom w:val="nil"/>
              <w:right w:val="nil"/>
            </w:tcBorders>
            <w:noWrap/>
            <w:hideMark/>
          </w:tcPr>
          <w:p w14:paraId="35725BE3"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F3BD373" w14:textId="77777777" w:rsidR="00D63FED" w:rsidRDefault="00D63FED">
            <w:pPr>
              <w:jc w:val="center"/>
              <w:rPr>
                <w:color w:val="000000"/>
                <w:sz w:val="20"/>
                <w:szCs w:val="20"/>
              </w:rPr>
            </w:pPr>
            <w:r>
              <w:rPr>
                <w:color w:val="000000"/>
                <w:sz w:val="20"/>
                <w:szCs w:val="20"/>
              </w:rPr>
              <w:t>(0.008)</w:t>
            </w:r>
          </w:p>
        </w:tc>
      </w:tr>
      <w:tr w:rsidR="00D63FED" w14:paraId="62AF56D0" w14:textId="77777777" w:rsidTr="007E789E">
        <w:trPr>
          <w:jc w:val="center"/>
        </w:trPr>
        <w:tc>
          <w:tcPr>
            <w:tcW w:w="1069" w:type="dxa"/>
            <w:vMerge/>
            <w:tcBorders>
              <w:top w:val="nil"/>
              <w:left w:val="nil"/>
              <w:bottom w:val="single" w:sz="4" w:space="0" w:color="000000"/>
              <w:right w:val="nil"/>
            </w:tcBorders>
            <w:hideMark/>
          </w:tcPr>
          <w:p w14:paraId="7061C0E9"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132980A" w14:textId="77777777" w:rsidR="00D63FED" w:rsidRDefault="00D63FED">
            <w:pPr>
              <w:rPr>
                <w:color w:val="000000"/>
                <w:sz w:val="20"/>
                <w:szCs w:val="20"/>
              </w:rPr>
            </w:pPr>
            <w:r>
              <w:rPr>
                <w:color w:val="000000"/>
                <w:sz w:val="20"/>
                <w:szCs w:val="20"/>
              </w:rPr>
              <w:t>question difficulty scores (LLM-based)</w:t>
            </w:r>
          </w:p>
        </w:tc>
        <w:tc>
          <w:tcPr>
            <w:tcW w:w="1316" w:type="dxa"/>
            <w:tcBorders>
              <w:top w:val="nil"/>
              <w:left w:val="nil"/>
              <w:bottom w:val="nil"/>
              <w:right w:val="nil"/>
            </w:tcBorders>
            <w:noWrap/>
            <w:hideMark/>
          </w:tcPr>
          <w:p w14:paraId="3CFF98F7" w14:textId="77777777" w:rsidR="00D63FED" w:rsidRDefault="00D63FED">
            <w:pPr>
              <w:rPr>
                <w:color w:val="000000"/>
                <w:sz w:val="20"/>
                <w:szCs w:val="20"/>
              </w:rPr>
            </w:pPr>
          </w:p>
        </w:tc>
        <w:tc>
          <w:tcPr>
            <w:tcW w:w="1316" w:type="dxa"/>
            <w:tcBorders>
              <w:top w:val="nil"/>
              <w:left w:val="nil"/>
              <w:bottom w:val="nil"/>
              <w:right w:val="nil"/>
            </w:tcBorders>
            <w:noWrap/>
            <w:hideMark/>
          </w:tcPr>
          <w:p w14:paraId="349C13C6" w14:textId="77777777" w:rsidR="00D63FED" w:rsidRDefault="00D63FED">
            <w:pPr>
              <w:jc w:val="center"/>
              <w:rPr>
                <w:color w:val="000000"/>
                <w:sz w:val="20"/>
                <w:szCs w:val="20"/>
              </w:rPr>
            </w:pPr>
            <w:r>
              <w:rPr>
                <w:color w:val="000000"/>
                <w:sz w:val="20"/>
                <w:szCs w:val="20"/>
              </w:rPr>
              <w:t>-0.007</w:t>
            </w:r>
          </w:p>
        </w:tc>
      </w:tr>
      <w:tr w:rsidR="00D63FED" w14:paraId="237FBFCC" w14:textId="77777777" w:rsidTr="007E789E">
        <w:trPr>
          <w:jc w:val="center"/>
        </w:trPr>
        <w:tc>
          <w:tcPr>
            <w:tcW w:w="1069" w:type="dxa"/>
            <w:vMerge/>
            <w:tcBorders>
              <w:top w:val="nil"/>
              <w:left w:val="nil"/>
              <w:bottom w:val="single" w:sz="4" w:space="0" w:color="000000"/>
              <w:right w:val="nil"/>
            </w:tcBorders>
            <w:hideMark/>
          </w:tcPr>
          <w:p w14:paraId="7BA25921" w14:textId="77777777" w:rsidR="00D63FED" w:rsidRDefault="00D63FED">
            <w:pPr>
              <w:rPr>
                <w:color w:val="000000"/>
                <w:sz w:val="20"/>
                <w:szCs w:val="20"/>
              </w:rPr>
            </w:pPr>
          </w:p>
        </w:tc>
        <w:tc>
          <w:tcPr>
            <w:tcW w:w="4627" w:type="dxa"/>
            <w:vMerge/>
            <w:tcBorders>
              <w:top w:val="nil"/>
              <w:left w:val="nil"/>
              <w:bottom w:val="nil"/>
              <w:right w:val="nil"/>
            </w:tcBorders>
            <w:hideMark/>
          </w:tcPr>
          <w:p w14:paraId="1E423296" w14:textId="77777777" w:rsidR="00D63FED" w:rsidRDefault="00D63FED">
            <w:pPr>
              <w:rPr>
                <w:color w:val="000000"/>
                <w:sz w:val="20"/>
                <w:szCs w:val="20"/>
              </w:rPr>
            </w:pPr>
          </w:p>
        </w:tc>
        <w:tc>
          <w:tcPr>
            <w:tcW w:w="1316" w:type="dxa"/>
            <w:tcBorders>
              <w:top w:val="nil"/>
              <w:left w:val="nil"/>
              <w:bottom w:val="nil"/>
              <w:right w:val="nil"/>
            </w:tcBorders>
            <w:noWrap/>
            <w:hideMark/>
          </w:tcPr>
          <w:p w14:paraId="6C9B780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358DF6B" w14:textId="77777777" w:rsidR="00D63FED" w:rsidRDefault="00D63FED">
            <w:pPr>
              <w:jc w:val="center"/>
              <w:rPr>
                <w:color w:val="000000"/>
                <w:sz w:val="20"/>
                <w:szCs w:val="20"/>
              </w:rPr>
            </w:pPr>
            <w:r>
              <w:rPr>
                <w:color w:val="000000"/>
                <w:sz w:val="20"/>
                <w:szCs w:val="20"/>
              </w:rPr>
              <w:t>(0.012)</w:t>
            </w:r>
          </w:p>
        </w:tc>
      </w:tr>
      <w:tr w:rsidR="00D63FED" w14:paraId="534F71BA" w14:textId="77777777" w:rsidTr="007E789E">
        <w:trPr>
          <w:jc w:val="center"/>
        </w:trPr>
        <w:tc>
          <w:tcPr>
            <w:tcW w:w="1069" w:type="dxa"/>
            <w:vMerge/>
            <w:tcBorders>
              <w:top w:val="nil"/>
              <w:left w:val="nil"/>
              <w:bottom w:val="single" w:sz="4" w:space="0" w:color="000000"/>
              <w:right w:val="nil"/>
            </w:tcBorders>
            <w:hideMark/>
          </w:tcPr>
          <w:p w14:paraId="76EDCA3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B73FA19" w14:textId="77777777" w:rsidR="00D63FED" w:rsidRDefault="00D63FED">
            <w:pPr>
              <w:rPr>
                <w:color w:val="000000"/>
                <w:sz w:val="20"/>
                <w:szCs w:val="20"/>
              </w:rPr>
            </w:pPr>
            <w:r>
              <w:rPr>
                <w:color w:val="000000"/>
                <w:sz w:val="20"/>
                <w:szCs w:val="20"/>
              </w:rPr>
              <w:t>web and mobile development question type</w:t>
            </w:r>
          </w:p>
        </w:tc>
        <w:tc>
          <w:tcPr>
            <w:tcW w:w="1316" w:type="dxa"/>
            <w:tcBorders>
              <w:top w:val="nil"/>
              <w:left w:val="nil"/>
              <w:bottom w:val="nil"/>
              <w:right w:val="nil"/>
            </w:tcBorders>
            <w:noWrap/>
            <w:hideMark/>
          </w:tcPr>
          <w:p w14:paraId="4B4E61A1" w14:textId="77777777" w:rsidR="00D63FED" w:rsidRDefault="00D63FED">
            <w:pPr>
              <w:rPr>
                <w:color w:val="000000"/>
                <w:sz w:val="20"/>
                <w:szCs w:val="20"/>
              </w:rPr>
            </w:pPr>
          </w:p>
        </w:tc>
        <w:tc>
          <w:tcPr>
            <w:tcW w:w="1316" w:type="dxa"/>
            <w:tcBorders>
              <w:top w:val="nil"/>
              <w:left w:val="nil"/>
              <w:bottom w:val="nil"/>
              <w:right w:val="nil"/>
            </w:tcBorders>
            <w:noWrap/>
            <w:hideMark/>
          </w:tcPr>
          <w:p w14:paraId="19044172" w14:textId="77777777" w:rsidR="00D63FED" w:rsidRDefault="00D63FED">
            <w:pPr>
              <w:jc w:val="center"/>
              <w:rPr>
                <w:color w:val="000000"/>
                <w:sz w:val="20"/>
                <w:szCs w:val="20"/>
              </w:rPr>
            </w:pPr>
            <w:r>
              <w:rPr>
                <w:color w:val="000000"/>
                <w:sz w:val="20"/>
                <w:szCs w:val="20"/>
              </w:rPr>
              <w:t>-0.010</w:t>
            </w:r>
          </w:p>
        </w:tc>
      </w:tr>
      <w:tr w:rsidR="00D63FED" w14:paraId="20C6044D" w14:textId="77777777" w:rsidTr="007E789E">
        <w:trPr>
          <w:jc w:val="center"/>
        </w:trPr>
        <w:tc>
          <w:tcPr>
            <w:tcW w:w="1069" w:type="dxa"/>
            <w:vMerge/>
            <w:tcBorders>
              <w:top w:val="nil"/>
              <w:left w:val="nil"/>
              <w:bottom w:val="single" w:sz="4" w:space="0" w:color="000000"/>
              <w:right w:val="nil"/>
            </w:tcBorders>
            <w:hideMark/>
          </w:tcPr>
          <w:p w14:paraId="29CAD911" w14:textId="77777777" w:rsidR="00D63FED" w:rsidRDefault="00D63FED">
            <w:pPr>
              <w:rPr>
                <w:color w:val="000000"/>
                <w:sz w:val="20"/>
                <w:szCs w:val="20"/>
              </w:rPr>
            </w:pPr>
          </w:p>
        </w:tc>
        <w:tc>
          <w:tcPr>
            <w:tcW w:w="4627" w:type="dxa"/>
            <w:vMerge/>
            <w:tcBorders>
              <w:top w:val="nil"/>
              <w:left w:val="nil"/>
              <w:bottom w:val="nil"/>
              <w:right w:val="nil"/>
            </w:tcBorders>
            <w:hideMark/>
          </w:tcPr>
          <w:p w14:paraId="65F63B9D" w14:textId="77777777" w:rsidR="00D63FED" w:rsidRDefault="00D63FED">
            <w:pPr>
              <w:rPr>
                <w:color w:val="000000"/>
                <w:sz w:val="20"/>
                <w:szCs w:val="20"/>
              </w:rPr>
            </w:pPr>
          </w:p>
        </w:tc>
        <w:tc>
          <w:tcPr>
            <w:tcW w:w="1316" w:type="dxa"/>
            <w:tcBorders>
              <w:top w:val="nil"/>
              <w:left w:val="nil"/>
              <w:bottom w:val="nil"/>
              <w:right w:val="nil"/>
            </w:tcBorders>
            <w:noWrap/>
            <w:hideMark/>
          </w:tcPr>
          <w:p w14:paraId="3259D917"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3BEA2624" w14:textId="77777777" w:rsidR="00D63FED" w:rsidRDefault="00D63FED">
            <w:pPr>
              <w:jc w:val="center"/>
              <w:rPr>
                <w:color w:val="000000"/>
                <w:sz w:val="20"/>
                <w:szCs w:val="20"/>
              </w:rPr>
            </w:pPr>
            <w:r>
              <w:rPr>
                <w:color w:val="000000"/>
                <w:sz w:val="20"/>
                <w:szCs w:val="20"/>
              </w:rPr>
              <w:t>(0.026)</w:t>
            </w:r>
          </w:p>
        </w:tc>
      </w:tr>
      <w:tr w:rsidR="00D63FED" w14:paraId="12FF5032" w14:textId="77777777" w:rsidTr="007E789E">
        <w:trPr>
          <w:jc w:val="center"/>
        </w:trPr>
        <w:tc>
          <w:tcPr>
            <w:tcW w:w="1069" w:type="dxa"/>
            <w:vMerge/>
            <w:tcBorders>
              <w:top w:val="nil"/>
              <w:left w:val="nil"/>
              <w:bottom w:val="single" w:sz="4" w:space="0" w:color="000000"/>
              <w:right w:val="nil"/>
            </w:tcBorders>
            <w:hideMark/>
          </w:tcPr>
          <w:p w14:paraId="679FD3E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9919EF5" w14:textId="77777777" w:rsidR="00D63FED" w:rsidRDefault="00D63FED">
            <w:pPr>
              <w:rPr>
                <w:color w:val="000000"/>
                <w:sz w:val="20"/>
                <w:szCs w:val="20"/>
              </w:rPr>
            </w:pPr>
            <w:r>
              <w:rPr>
                <w:color w:val="000000"/>
                <w:sz w:val="20"/>
                <w:szCs w:val="20"/>
              </w:rPr>
              <w:t>software design and architecture question type</w:t>
            </w:r>
          </w:p>
        </w:tc>
        <w:tc>
          <w:tcPr>
            <w:tcW w:w="1316" w:type="dxa"/>
            <w:tcBorders>
              <w:top w:val="nil"/>
              <w:left w:val="nil"/>
              <w:bottom w:val="nil"/>
              <w:right w:val="nil"/>
            </w:tcBorders>
            <w:noWrap/>
            <w:hideMark/>
          </w:tcPr>
          <w:p w14:paraId="628C0CDF" w14:textId="77777777" w:rsidR="00D63FED" w:rsidRDefault="00D63FED">
            <w:pPr>
              <w:rPr>
                <w:color w:val="000000"/>
                <w:sz w:val="20"/>
                <w:szCs w:val="20"/>
              </w:rPr>
            </w:pPr>
          </w:p>
        </w:tc>
        <w:tc>
          <w:tcPr>
            <w:tcW w:w="1316" w:type="dxa"/>
            <w:tcBorders>
              <w:top w:val="nil"/>
              <w:left w:val="nil"/>
              <w:bottom w:val="nil"/>
              <w:right w:val="nil"/>
            </w:tcBorders>
            <w:noWrap/>
            <w:hideMark/>
          </w:tcPr>
          <w:p w14:paraId="31D6A832" w14:textId="77777777" w:rsidR="00D63FED" w:rsidRDefault="00D63FED">
            <w:pPr>
              <w:jc w:val="center"/>
              <w:rPr>
                <w:color w:val="000000"/>
                <w:sz w:val="20"/>
                <w:szCs w:val="20"/>
              </w:rPr>
            </w:pPr>
            <w:r>
              <w:rPr>
                <w:color w:val="000000"/>
                <w:sz w:val="20"/>
                <w:szCs w:val="20"/>
              </w:rPr>
              <w:t>-0.063</w:t>
            </w:r>
          </w:p>
        </w:tc>
      </w:tr>
      <w:tr w:rsidR="00D63FED" w14:paraId="53AD6CAC" w14:textId="77777777" w:rsidTr="007E789E">
        <w:trPr>
          <w:jc w:val="center"/>
        </w:trPr>
        <w:tc>
          <w:tcPr>
            <w:tcW w:w="1069" w:type="dxa"/>
            <w:vMerge/>
            <w:tcBorders>
              <w:top w:val="nil"/>
              <w:left w:val="nil"/>
              <w:bottom w:val="single" w:sz="4" w:space="0" w:color="000000"/>
              <w:right w:val="nil"/>
            </w:tcBorders>
            <w:hideMark/>
          </w:tcPr>
          <w:p w14:paraId="67B45352" w14:textId="77777777" w:rsidR="00D63FED" w:rsidRDefault="00D63FED">
            <w:pPr>
              <w:rPr>
                <w:color w:val="000000"/>
                <w:sz w:val="20"/>
                <w:szCs w:val="20"/>
              </w:rPr>
            </w:pPr>
          </w:p>
        </w:tc>
        <w:tc>
          <w:tcPr>
            <w:tcW w:w="4627" w:type="dxa"/>
            <w:vMerge/>
            <w:tcBorders>
              <w:top w:val="nil"/>
              <w:left w:val="nil"/>
              <w:bottom w:val="nil"/>
              <w:right w:val="nil"/>
            </w:tcBorders>
            <w:hideMark/>
          </w:tcPr>
          <w:p w14:paraId="0BED63BC" w14:textId="77777777" w:rsidR="00D63FED" w:rsidRDefault="00D63FED">
            <w:pPr>
              <w:rPr>
                <w:color w:val="000000"/>
                <w:sz w:val="20"/>
                <w:szCs w:val="20"/>
              </w:rPr>
            </w:pPr>
          </w:p>
        </w:tc>
        <w:tc>
          <w:tcPr>
            <w:tcW w:w="1316" w:type="dxa"/>
            <w:tcBorders>
              <w:top w:val="nil"/>
              <w:left w:val="nil"/>
              <w:bottom w:val="nil"/>
              <w:right w:val="nil"/>
            </w:tcBorders>
            <w:noWrap/>
            <w:hideMark/>
          </w:tcPr>
          <w:p w14:paraId="2D17C8D6"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48093A9" w14:textId="77777777" w:rsidR="00D63FED" w:rsidRDefault="00D63FED">
            <w:pPr>
              <w:jc w:val="center"/>
              <w:rPr>
                <w:color w:val="000000"/>
                <w:sz w:val="20"/>
                <w:szCs w:val="20"/>
              </w:rPr>
            </w:pPr>
            <w:r>
              <w:rPr>
                <w:color w:val="000000"/>
                <w:sz w:val="20"/>
                <w:szCs w:val="20"/>
              </w:rPr>
              <w:t>(0.084)</w:t>
            </w:r>
          </w:p>
        </w:tc>
      </w:tr>
      <w:tr w:rsidR="00D63FED" w14:paraId="77C858F3" w14:textId="77777777" w:rsidTr="007E789E">
        <w:trPr>
          <w:jc w:val="center"/>
        </w:trPr>
        <w:tc>
          <w:tcPr>
            <w:tcW w:w="1069" w:type="dxa"/>
            <w:vMerge/>
            <w:tcBorders>
              <w:top w:val="nil"/>
              <w:left w:val="nil"/>
              <w:bottom w:val="single" w:sz="4" w:space="0" w:color="000000"/>
              <w:right w:val="nil"/>
            </w:tcBorders>
            <w:hideMark/>
          </w:tcPr>
          <w:p w14:paraId="3F2ED7C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317D5B8" w14:textId="77777777" w:rsidR="00D63FED" w:rsidRDefault="00D63FED">
            <w:pPr>
              <w:rPr>
                <w:color w:val="000000"/>
                <w:sz w:val="20"/>
                <w:szCs w:val="20"/>
              </w:rPr>
            </w:pPr>
            <w:r>
              <w:rPr>
                <w:color w:val="000000"/>
                <w:sz w:val="20"/>
                <w:szCs w:val="20"/>
              </w:rPr>
              <w:t>cloud computing question type</w:t>
            </w:r>
          </w:p>
        </w:tc>
        <w:tc>
          <w:tcPr>
            <w:tcW w:w="1316" w:type="dxa"/>
            <w:tcBorders>
              <w:top w:val="nil"/>
              <w:left w:val="nil"/>
              <w:bottom w:val="nil"/>
              <w:right w:val="nil"/>
            </w:tcBorders>
            <w:noWrap/>
            <w:hideMark/>
          </w:tcPr>
          <w:p w14:paraId="446E95B6" w14:textId="77777777" w:rsidR="00D63FED" w:rsidRDefault="00D63FED">
            <w:pPr>
              <w:rPr>
                <w:color w:val="000000"/>
                <w:sz w:val="20"/>
                <w:szCs w:val="20"/>
              </w:rPr>
            </w:pPr>
          </w:p>
        </w:tc>
        <w:tc>
          <w:tcPr>
            <w:tcW w:w="1316" w:type="dxa"/>
            <w:tcBorders>
              <w:top w:val="nil"/>
              <w:left w:val="nil"/>
              <w:bottom w:val="nil"/>
              <w:right w:val="nil"/>
            </w:tcBorders>
            <w:noWrap/>
            <w:hideMark/>
          </w:tcPr>
          <w:p w14:paraId="617244DA" w14:textId="77777777" w:rsidR="00D63FED" w:rsidRDefault="00D63FED">
            <w:pPr>
              <w:jc w:val="center"/>
              <w:rPr>
                <w:color w:val="000000"/>
                <w:sz w:val="20"/>
                <w:szCs w:val="20"/>
              </w:rPr>
            </w:pPr>
            <w:r>
              <w:rPr>
                <w:color w:val="000000"/>
                <w:sz w:val="20"/>
                <w:szCs w:val="20"/>
              </w:rPr>
              <w:t>-0.062</w:t>
            </w:r>
          </w:p>
        </w:tc>
      </w:tr>
      <w:tr w:rsidR="00D63FED" w14:paraId="52E4B47B" w14:textId="77777777" w:rsidTr="007E789E">
        <w:trPr>
          <w:jc w:val="center"/>
        </w:trPr>
        <w:tc>
          <w:tcPr>
            <w:tcW w:w="1069" w:type="dxa"/>
            <w:vMerge/>
            <w:tcBorders>
              <w:top w:val="nil"/>
              <w:left w:val="nil"/>
              <w:bottom w:val="single" w:sz="4" w:space="0" w:color="000000"/>
              <w:right w:val="nil"/>
            </w:tcBorders>
            <w:hideMark/>
          </w:tcPr>
          <w:p w14:paraId="5C0968D9" w14:textId="77777777" w:rsidR="00D63FED" w:rsidRDefault="00D63FED">
            <w:pPr>
              <w:rPr>
                <w:color w:val="000000"/>
                <w:sz w:val="20"/>
                <w:szCs w:val="20"/>
              </w:rPr>
            </w:pPr>
          </w:p>
        </w:tc>
        <w:tc>
          <w:tcPr>
            <w:tcW w:w="4627" w:type="dxa"/>
            <w:vMerge/>
            <w:tcBorders>
              <w:top w:val="nil"/>
              <w:left w:val="nil"/>
              <w:bottom w:val="nil"/>
              <w:right w:val="nil"/>
            </w:tcBorders>
            <w:hideMark/>
          </w:tcPr>
          <w:p w14:paraId="70082F5C" w14:textId="77777777" w:rsidR="00D63FED" w:rsidRDefault="00D63FED">
            <w:pPr>
              <w:rPr>
                <w:color w:val="000000"/>
                <w:sz w:val="20"/>
                <w:szCs w:val="20"/>
              </w:rPr>
            </w:pPr>
          </w:p>
        </w:tc>
        <w:tc>
          <w:tcPr>
            <w:tcW w:w="1316" w:type="dxa"/>
            <w:tcBorders>
              <w:top w:val="nil"/>
              <w:left w:val="nil"/>
              <w:bottom w:val="nil"/>
              <w:right w:val="nil"/>
            </w:tcBorders>
            <w:noWrap/>
            <w:hideMark/>
          </w:tcPr>
          <w:p w14:paraId="050DD72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F03E13C" w14:textId="77777777" w:rsidR="00D63FED" w:rsidRDefault="00D63FED">
            <w:pPr>
              <w:jc w:val="center"/>
              <w:rPr>
                <w:color w:val="000000"/>
                <w:sz w:val="20"/>
                <w:szCs w:val="20"/>
              </w:rPr>
            </w:pPr>
            <w:r>
              <w:rPr>
                <w:color w:val="000000"/>
                <w:sz w:val="20"/>
                <w:szCs w:val="20"/>
              </w:rPr>
              <w:t>(0.046)</w:t>
            </w:r>
          </w:p>
        </w:tc>
      </w:tr>
      <w:tr w:rsidR="00D63FED" w14:paraId="13B05726" w14:textId="77777777" w:rsidTr="007E789E">
        <w:trPr>
          <w:jc w:val="center"/>
        </w:trPr>
        <w:tc>
          <w:tcPr>
            <w:tcW w:w="1069" w:type="dxa"/>
            <w:vMerge/>
            <w:tcBorders>
              <w:top w:val="nil"/>
              <w:left w:val="nil"/>
              <w:bottom w:val="single" w:sz="4" w:space="0" w:color="000000"/>
              <w:right w:val="nil"/>
            </w:tcBorders>
            <w:hideMark/>
          </w:tcPr>
          <w:p w14:paraId="2AECABE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48C6363" w14:textId="77777777" w:rsidR="00D63FED" w:rsidRDefault="00D63FED">
            <w:pPr>
              <w:rPr>
                <w:color w:val="000000"/>
                <w:sz w:val="20"/>
                <w:szCs w:val="20"/>
              </w:rPr>
            </w:pPr>
            <w:r>
              <w:rPr>
                <w:color w:val="000000"/>
                <w:sz w:val="20"/>
                <w:szCs w:val="20"/>
              </w:rPr>
              <w:t>databases question type</w:t>
            </w:r>
          </w:p>
        </w:tc>
        <w:tc>
          <w:tcPr>
            <w:tcW w:w="1316" w:type="dxa"/>
            <w:tcBorders>
              <w:top w:val="nil"/>
              <w:left w:val="nil"/>
              <w:bottom w:val="nil"/>
              <w:right w:val="nil"/>
            </w:tcBorders>
            <w:noWrap/>
            <w:hideMark/>
          </w:tcPr>
          <w:p w14:paraId="28CDA0F6" w14:textId="77777777" w:rsidR="00D63FED" w:rsidRDefault="00D63FED">
            <w:pPr>
              <w:rPr>
                <w:color w:val="000000"/>
                <w:sz w:val="20"/>
                <w:szCs w:val="20"/>
              </w:rPr>
            </w:pPr>
          </w:p>
        </w:tc>
        <w:tc>
          <w:tcPr>
            <w:tcW w:w="1316" w:type="dxa"/>
            <w:tcBorders>
              <w:top w:val="nil"/>
              <w:left w:val="nil"/>
              <w:bottom w:val="nil"/>
              <w:right w:val="nil"/>
            </w:tcBorders>
            <w:noWrap/>
            <w:hideMark/>
          </w:tcPr>
          <w:p w14:paraId="73A4C898" w14:textId="77777777" w:rsidR="00D63FED" w:rsidRDefault="00D63FED">
            <w:pPr>
              <w:jc w:val="center"/>
              <w:rPr>
                <w:color w:val="000000"/>
                <w:sz w:val="20"/>
                <w:szCs w:val="20"/>
              </w:rPr>
            </w:pPr>
            <w:r>
              <w:rPr>
                <w:color w:val="000000"/>
                <w:sz w:val="20"/>
                <w:szCs w:val="20"/>
              </w:rPr>
              <w:t>0.002</w:t>
            </w:r>
          </w:p>
        </w:tc>
      </w:tr>
      <w:tr w:rsidR="00D63FED" w14:paraId="362295AC" w14:textId="77777777" w:rsidTr="007E789E">
        <w:trPr>
          <w:jc w:val="center"/>
        </w:trPr>
        <w:tc>
          <w:tcPr>
            <w:tcW w:w="1069" w:type="dxa"/>
            <w:vMerge/>
            <w:tcBorders>
              <w:top w:val="nil"/>
              <w:left w:val="nil"/>
              <w:bottom w:val="single" w:sz="4" w:space="0" w:color="000000"/>
              <w:right w:val="nil"/>
            </w:tcBorders>
            <w:hideMark/>
          </w:tcPr>
          <w:p w14:paraId="6F0BFDE1" w14:textId="77777777" w:rsidR="00D63FED" w:rsidRDefault="00D63FED">
            <w:pPr>
              <w:rPr>
                <w:color w:val="000000"/>
                <w:sz w:val="20"/>
                <w:szCs w:val="20"/>
              </w:rPr>
            </w:pPr>
          </w:p>
        </w:tc>
        <w:tc>
          <w:tcPr>
            <w:tcW w:w="4627" w:type="dxa"/>
            <w:vMerge/>
            <w:tcBorders>
              <w:top w:val="nil"/>
              <w:left w:val="nil"/>
              <w:bottom w:val="nil"/>
              <w:right w:val="nil"/>
            </w:tcBorders>
            <w:hideMark/>
          </w:tcPr>
          <w:p w14:paraId="3A179FF8" w14:textId="77777777" w:rsidR="00D63FED" w:rsidRDefault="00D63FED">
            <w:pPr>
              <w:rPr>
                <w:color w:val="000000"/>
                <w:sz w:val="20"/>
                <w:szCs w:val="20"/>
              </w:rPr>
            </w:pPr>
          </w:p>
        </w:tc>
        <w:tc>
          <w:tcPr>
            <w:tcW w:w="1316" w:type="dxa"/>
            <w:tcBorders>
              <w:top w:val="nil"/>
              <w:left w:val="nil"/>
              <w:bottom w:val="nil"/>
              <w:right w:val="nil"/>
            </w:tcBorders>
            <w:noWrap/>
            <w:hideMark/>
          </w:tcPr>
          <w:p w14:paraId="3760B0E8"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36F7685" w14:textId="77777777" w:rsidR="00D63FED" w:rsidRDefault="00D63FED">
            <w:pPr>
              <w:jc w:val="center"/>
              <w:rPr>
                <w:color w:val="000000"/>
                <w:sz w:val="20"/>
                <w:szCs w:val="20"/>
              </w:rPr>
            </w:pPr>
            <w:r>
              <w:rPr>
                <w:color w:val="000000"/>
                <w:sz w:val="20"/>
                <w:szCs w:val="20"/>
              </w:rPr>
              <w:t>(0.058)</w:t>
            </w:r>
          </w:p>
        </w:tc>
      </w:tr>
      <w:tr w:rsidR="00D63FED" w14:paraId="4CC3A8B2" w14:textId="77777777" w:rsidTr="007E789E">
        <w:trPr>
          <w:jc w:val="center"/>
        </w:trPr>
        <w:tc>
          <w:tcPr>
            <w:tcW w:w="1069" w:type="dxa"/>
            <w:vMerge/>
            <w:tcBorders>
              <w:top w:val="nil"/>
              <w:left w:val="nil"/>
              <w:bottom w:val="single" w:sz="4" w:space="0" w:color="000000"/>
              <w:right w:val="nil"/>
            </w:tcBorders>
            <w:hideMark/>
          </w:tcPr>
          <w:p w14:paraId="67D4BAA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7098A55" w14:textId="77777777" w:rsidR="00D63FED" w:rsidRDefault="00D63FED">
            <w:pPr>
              <w:rPr>
                <w:color w:val="000000"/>
                <w:sz w:val="20"/>
                <w:szCs w:val="20"/>
              </w:rPr>
            </w:pPr>
            <w:r>
              <w:rPr>
                <w:color w:val="000000"/>
                <w:sz w:val="20"/>
                <w:szCs w:val="20"/>
              </w:rPr>
              <w:t>computer networks and systems question type</w:t>
            </w:r>
          </w:p>
        </w:tc>
        <w:tc>
          <w:tcPr>
            <w:tcW w:w="1316" w:type="dxa"/>
            <w:tcBorders>
              <w:top w:val="nil"/>
              <w:left w:val="nil"/>
              <w:bottom w:val="nil"/>
              <w:right w:val="nil"/>
            </w:tcBorders>
            <w:noWrap/>
            <w:hideMark/>
          </w:tcPr>
          <w:p w14:paraId="740CCDC5" w14:textId="77777777" w:rsidR="00D63FED" w:rsidRDefault="00D63FED">
            <w:pPr>
              <w:rPr>
                <w:color w:val="000000"/>
                <w:sz w:val="20"/>
                <w:szCs w:val="20"/>
              </w:rPr>
            </w:pPr>
          </w:p>
        </w:tc>
        <w:tc>
          <w:tcPr>
            <w:tcW w:w="1316" w:type="dxa"/>
            <w:tcBorders>
              <w:top w:val="nil"/>
              <w:left w:val="nil"/>
              <w:bottom w:val="nil"/>
              <w:right w:val="nil"/>
            </w:tcBorders>
            <w:noWrap/>
            <w:hideMark/>
          </w:tcPr>
          <w:p w14:paraId="2A3EF82D" w14:textId="77777777" w:rsidR="00D63FED" w:rsidRDefault="00D63FED">
            <w:pPr>
              <w:jc w:val="center"/>
              <w:rPr>
                <w:color w:val="000000"/>
                <w:sz w:val="20"/>
                <w:szCs w:val="20"/>
              </w:rPr>
            </w:pPr>
            <w:r>
              <w:rPr>
                <w:color w:val="000000"/>
                <w:sz w:val="20"/>
                <w:szCs w:val="20"/>
              </w:rPr>
              <w:t>0.061</w:t>
            </w:r>
          </w:p>
        </w:tc>
      </w:tr>
      <w:tr w:rsidR="00D63FED" w14:paraId="4C972ECC" w14:textId="77777777" w:rsidTr="007E789E">
        <w:trPr>
          <w:jc w:val="center"/>
        </w:trPr>
        <w:tc>
          <w:tcPr>
            <w:tcW w:w="1069" w:type="dxa"/>
            <w:vMerge/>
            <w:tcBorders>
              <w:top w:val="nil"/>
              <w:left w:val="nil"/>
              <w:bottom w:val="single" w:sz="4" w:space="0" w:color="000000"/>
              <w:right w:val="nil"/>
            </w:tcBorders>
            <w:hideMark/>
          </w:tcPr>
          <w:p w14:paraId="092B800C" w14:textId="77777777" w:rsidR="00D63FED" w:rsidRDefault="00D63FED">
            <w:pPr>
              <w:rPr>
                <w:color w:val="000000"/>
                <w:sz w:val="20"/>
                <w:szCs w:val="20"/>
              </w:rPr>
            </w:pPr>
          </w:p>
        </w:tc>
        <w:tc>
          <w:tcPr>
            <w:tcW w:w="4627" w:type="dxa"/>
            <w:vMerge/>
            <w:tcBorders>
              <w:top w:val="nil"/>
              <w:left w:val="nil"/>
              <w:bottom w:val="nil"/>
              <w:right w:val="nil"/>
            </w:tcBorders>
            <w:hideMark/>
          </w:tcPr>
          <w:p w14:paraId="64DBF57E" w14:textId="77777777" w:rsidR="00D63FED" w:rsidRDefault="00D63FED">
            <w:pPr>
              <w:rPr>
                <w:color w:val="000000"/>
                <w:sz w:val="20"/>
                <w:szCs w:val="20"/>
              </w:rPr>
            </w:pPr>
          </w:p>
        </w:tc>
        <w:tc>
          <w:tcPr>
            <w:tcW w:w="1316" w:type="dxa"/>
            <w:tcBorders>
              <w:top w:val="nil"/>
              <w:left w:val="nil"/>
              <w:bottom w:val="nil"/>
              <w:right w:val="nil"/>
            </w:tcBorders>
            <w:noWrap/>
            <w:hideMark/>
          </w:tcPr>
          <w:p w14:paraId="6565D842"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F2654FD" w14:textId="77777777" w:rsidR="00D63FED" w:rsidRDefault="00D63FED">
            <w:pPr>
              <w:jc w:val="center"/>
              <w:rPr>
                <w:color w:val="000000"/>
                <w:sz w:val="20"/>
                <w:szCs w:val="20"/>
              </w:rPr>
            </w:pPr>
            <w:r>
              <w:rPr>
                <w:color w:val="000000"/>
                <w:sz w:val="20"/>
                <w:szCs w:val="20"/>
              </w:rPr>
              <w:t>(0.091)</w:t>
            </w:r>
          </w:p>
        </w:tc>
      </w:tr>
      <w:tr w:rsidR="00D63FED" w14:paraId="359839C8" w14:textId="77777777" w:rsidTr="007E789E">
        <w:trPr>
          <w:jc w:val="center"/>
        </w:trPr>
        <w:tc>
          <w:tcPr>
            <w:tcW w:w="1069" w:type="dxa"/>
            <w:vMerge/>
            <w:tcBorders>
              <w:top w:val="nil"/>
              <w:left w:val="nil"/>
              <w:bottom w:val="single" w:sz="4" w:space="0" w:color="000000"/>
              <w:right w:val="nil"/>
            </w:tcBorders>
            <w:hideMark/>
          </w:tcPr>
          <w:p w14:paraId="5EEB2D7C"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F3CE508" w14:textId="77777777" w:rsidR="00D63FED" w:rsidRDefault="00D63FED">
            <w:pPr>
              <w:rPr>
                <w:color w:val="000000"/>
                <w:sz w:val="20"/>
                <w:szCs w:val="20"/>
              </w:rPr>
            </w:pPr>
            <w:r>
              <w:rPr>
                <w:color w:val="000000"/>
                <w:sz w:val="20"/>
                <w:szCs w:val="20"/>
              </w:rPr>
              <w:t>AI and machine learning question type</w:t>
            </w:r>
          </w:p>
        </w:tc>
        <w:tc>
          <w:tcPr>
            <w:tcW w:w="1316" w:type="dxa"/>
            <w:tcBorders>
              <w:top w:val="nil"/>
              <w:left w:val="nil"/>
              <w:bottom w:val="nil"/>
              <w:right w:val="nil"/>
            </w:tcBorders>
            <w:noWrap/>
            <w:hideMark/>
          </w:tcPr>
          <w:p w14:paraId="5E2B4ED4" w14:textId="77777777" w:rsidR="00D63FED" w:rsidRDefault="00D63FED">
            <w:pPr>
              <w:rPr>
                <w:color w:val="000000"/>
                <w:sz w:val="20"/>
                <w:szCs w:val="20"/>
              </w:rPr>
            </w:pPr>
          </w:p>
        </w:tc>
        <w:tc>
          <w:tcPr>
            <w:tcW w:w="1316" w:type="dxa"/>
            <w:tcBorders>
              <w:top w:val="nil"/>
              <w:left w:val="nil"/>
              <w:bottom w:val="nil"/>
              <w:right w:val="nil"/>
            </w:tcBorders>
            <w:noWrap/>
            <w:hideMark/>
          </w:tcPr>
          <w:p w14:paraId="3E7BFCA6" w14:textId="77777777" w:rsidR="00D63FED" w:rsidRDefault="00D63FED">
            <w:pPr>
              <w:jc w:val="center"/>
              <w:rPr>
                <w:color w:val="000000"/>
                <w:sz w:val="20"/>
                <w:szCs w:val="20"/>
              </w:rPr>
            </w:pPr>
            <w:r>
              <w:rPr>
                <w:color w:val="000000"/>
                <w:sz w:val="20"/>
                <w:szCs w:val="20"/>
              </w:rPr>
              <w:t>0.075</w:t>
            </w:r>
          </w:p>
        </w:tc>
      </w:tr>
      <w:tr w:rsidR="00D63FED" w14:paraId="3714F1B2" w14:textId="77777777" w:rsidTr="007E789E">
        <w:trPr>
          <w:jc w:val="center"/>
        </w:trPr>
        <w:tc>
          <w:tcPr>
            <w:tcW w:w="1069" w:type="dxa"/>
            <w:vMerge/>
            <w:tcBorders>
              <w:top w:val="nil"/>
              <w:left w:val="nil"/>
              <w:bottom w:val="single" w:sz="4" w:space="0" w:color="000000"/>
              <w:right w:val="nil"/>
            </w:tcBorders>
            <w:hideMark/>
          </w:tcPr>
          <w:p w14:paraId="2BED8074" w14:textId="77777777" w:rsidR="00D63FED" w:rsidRDefault="00D63FED">
            <w:pPr>
              <w:rPr>
                <w:color w:val="000000"/>
                <w:sz w:val="20"/>
                <w:szCs w:val="20"/>
              </w:rPr>
            </w:pPr>
          </w:p>
        </w:tc>
        <w:tc>
          <w:tcPr>
            <w:tcW w:w="4627" w:type="dxa"/>
            <w:vMerge/>
            <w:tcBorders>
              <w:top w:val="nil"/>
              <w:left w:val="nil"/>
              <w:bottom w:val="nil"/>
              <w:right w:val="nil"/>
            </w:tcBorders>
            <w:hideMark/>
          </w:tcPr>
          <w:p w14:paraId="5165B0F7" w14:textId="77777777" w:rsidR="00D63FED" w:rsidRDefault="00D63FED">
            <w:pPr>
              <w:rPr>
                <w:color w:val="000000"/>
                <w:sz w:val="20"/>
                <w:szCs w:val="20"/>
              </w:rPr>
            </w:pPr>
          </w:p>
        </w:tc>
        <w:tc>
          <w:tcPr>
            <w:tcW w:w="1316" w:type="dxa"/>
            <w:tcBorders>
              <w:top w:val="nil"/>
              <w:left w:val="nil"/>
              <w:bottom w:val="nil"/>
              <w:right w:val="nil"/>
            </w:tcBorders>
            <w:noWrap/>
            <w:hideMark/>
          </w:tcPr>
          <w:p w14:paraId="4542D0DE"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F53A606" w14:textId="77777777" w:rsidR="00D63FED" w:rsidRDefault="00D63FED">
            <w:pPr>
              <w:jc w:val="center"/>
              <w:rPr>
                <w:color w:val="000000"/>
                <w:sz w:val="20"/>
                <w:szCs w:val="20"/>
              </w:rPr>
            </w:pPr>
            <w:r>
              <w:rPr>
                <w:color w:val="000000"/>
                <w:sz w:val="20"/>
                <w:szCs w:val="20"/>
              </w:rPr>
              <w:t>(0.087)</w:t>
            </w:r>
          </w:p>
        </w:tc>
      </w:tr>
      <w:tr w:rsidR="00D63FED" w14:paraId="378CD100" w14:textId="77777777" w:rsidTr="007E789E">
        <w:trPr>
          <w:jc w:val="center"/>
        </w:trPr>
        <w:tc>
          <w:tcPr>
            <w:tcW w:w="1069" w:type="dxa"/>
            <w:vMerge/>
            <w:tcBorders>
              <w:top w:val="nil"/>
              <w:left w:val="nil"/>
              <w:bottom w:val="single" w:sz="4" w:space="0" w:color="000000"/>
              <w:right w:val="nil"/>
            </w:tcBorders>
            <w:hideMark/>
          </w:tcPr>
          <w:p w14:paraId="3989186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B78E521" w14:textId="41EF89D3" w:rsidR="00D63FED" w:rsidRDefault="00D63FED">
            <w:pPr>
              <w:rPr>
                <w:color w:val="000000"/>
                <w:sz w:val="20"/>
                <w:szCs w:val="20"/>
              </w:rPr>
            </w:pPr>
            <w:r>
              <w:rPr>
                <w:color w:val="000000"/>
                <w:sz w:val="20"/>
                <w:szCs w:val="20"/>
              </w:rPr>
              <w:t>development tools and environment question type</w:t>
            </w:r>
          </w:p>
        </w:tc>
        <w:tc>
          <w:tcPr>
            <w:tcW w:w="1316" w:type="dxa"/>
            <w:tcBorders>
              <w:top w:val="nil"/>
              <w:left w:val="nil"/>
              <w:bottom w:val="nil"/>
              <w:right w:val="nil"/>
            </w:tcBorders>
            <w:noWrap/>
            <w:hideMark/>
          </w:tcPr>
          <w:p w14:paraId="47FAFD0D" w14:textId="77777777" w:rsidR="00D63FED" w:rsidRDefault="00D63FED">
            <w:pPr>
              <w:rPr>
                <w:color w:val="000000"/>
                <w:sz w:val="20"/>
                <w:szCs w:val="20"/>
              </w:rPr>
            </w:pPr>
          </w:p>
        </w:tc>
        <w:tc>
          <w:tcPr>
            <w:tcW w:w="1316" w:type="dxa"/>
            <w:tcBorders>
              <w:top w:val="nil"/>
              <w:left w:val="nil"/>
              <w:bottom w:val="nil"/>
              <w:right w:val="nil"/>
            </w:tcBorders>
            <w:noWrap/>
            <w:hideMark/>
          </w:tcPr>
          <w:p w14:paraId="02CAC24E" w14:textId="77777777" w:rsidR="00D63FED" w:rsidRDefault="00D63FED">
            <w:pPr>
              <w:jc w:val="center"/>
              <w:rPr>
                <w:color w:val="000000"/>
                <w:sz w:val="20"/>
                <w:szCs w:val="20"/>
              </w:rPr>
            </w:pPr>
            <w:r>
              <w:rPr>
                <w:color w:val="000000"/>
                <w:sz w:val="20"/>
                <w:szCs w:val="20"/>
              </w:rPr>
              <w:t>0.031</w:t>
            </w:r>
          </w:p>
        </w:tc>
      </w:tr>
      <w:tr w:rsidR="00D63FED" w14:paraId="693F8BD0" w14:textId="77777777" w:rsidTr="007E789E">
        <w:trPr>
          <w:jc w:val="center"/>
        </w:trPr>
        <w:tc>
          <w:tcPr>
            <w:tcW w:w="1069" w:type="dxa"/>
            <w:vMerge/>
            <w:tcBorders>
              <w:top w:val="nil"/>
              <w:left w:val="nil"/>
              <w:bottom w:val="single" w:sz="4" w:space="0" w:color="000000"/>
              <w:right w:val="nil"/>
            </w:tcBorders>
            <w:hideMark/>
          </w:tcPr>
          <w:p w14:paraId="303ABC5A" w14:textId="77777777" w:rsidR="00D63FED" w:rsidRDefault="00D63FED">
            <w:pPr>
              <w:rPr>
                <w:color w:val="000000"/>
                <w:sz w:val="20"/>
                <w:szCs w:val="20"/>
              </w:rPr>
            </w:pPr>
          </w:p>
        </w:tc>
        <w:tc>
          <w:tcPr>
            <w:tcW w:w="4627" w:type="dxa"/>
            <w:vMerge/>
            <w:tcBorders>
              <w:top w:val="nil"/>
              <w:left w:val="nil"/>
              <w:bottom w:val="nil"/>
              <w:right w:val="nil"/>
            </w:tcBorders>
            <w:hideMark/>
          </w:tcPr>
          <w:p w14:paraId="5858A0E2" w14:textId="77777777" w:rsidR="00D63FED" w:rsidRDefault="00D63FED">
            <w:pPr>
              <w:rPr>
                <w:color w:val="000000"/>
                <w:sz w:val="20"/>
                <w:szCs w:val="20"/>
              </w:rPr>
            </w:pPr>
          </w:p>
        </w:tc>
        <w:tc>
          <w:tcPr>
            <w:tcW w:w="1316" w:type="dxa"/>
            <w:tcBorders>
              <w:top w:val="nil"/>
              <w:left w:val="nil"/>
              <w:bottom w:val="nil"/>
              <w:right w:val="nil"/>
            </w:tcBorders>
            <w:noWrap/>
            <w:hideMark/>
          </w:tcPr>
          <w:p w14:paraId="5B20F64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A9535D9" w14:textId="77777777" w:rsidR="00D63FED" w:rsidRDefault="00D63FED">
            <w:pPr>
              <w:jc w:val="center"/>
              <w:rPr>
                <w:color w:val="000000"/>
                <w:sz w:val="20"/>
                <w:szCs w:val="20"/>
              </w:rPr>
            </w:pPr>
            <w:r>
              <w:rPr>
                <w:color w:val="000000"/>
                <w:sz w:val="20"/>
                <w:szCs w:val="20"/>
              </w:rPr>
              <w:t>(0.055)</w:t>
            </w:r>
          </w:p>
        </w:tc>
      </w:tr>
      <w:tr w:rsidR="00D63FED" w14:paraId="4791D508" w14:textId="77777777" w:rsidTr="007E789E">
        <w:trPr>
          <w:jc w:val="center"/>
        </w:trPr>
        <w:tc>
          <w:tcPr>
            <w:tcW w:w="1069" w:type="dxa"/>
            <w:vMerge/>
            <w:tcBorders>
              <w:top w:val="nil"/>
              <w:left w:val="nil"/>
              <w:bottom w:val="single" w:sz="4" w:space="0" w:color="000000"/>
              <w:right w:val="nil"/>
            </w:tcBorders>
            <w:hideMark/>
          </w:tcPr>
          <w:p w14:paraId="45E39D6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81B49E5" w14:textId="1D874489" w:rsidR="00D63FED" w:rsidRDefault="00D63FED">
            <w:pPr>
              <w:rPr>
                <w:color w:val="000000"/>
                <w:sz w:val="20"/>
                <w:szCs w:val="20"/>
              </w:rPr>
            </w:pPr>
            <w:r>
              <w:rPr>
                <w:color w:val="000000"/>
                <w:sz w:val="20"/>
                <w:szCs w:val="20"/>
              </w:rPr>
              <w:t>programming languages question type</w:t>
            </w:r>
          </w:p>
        </w:tc>
        <w:tc>
          <w:tcPr>
            <w:tcW w:w="1316" w:type="dxa"/>
            <w:tcBorders>
              <w:top w:val="nil"/>
              <w:left w:val="nil"/>
              <w:bottom w:val="nil"/>
              <w:right w:val="nil"/>
            </w:tcBorders>
            <w:noWrap/>
            <w:hideMark/>
          </w:tcPr>
          <w:p w14:paraId="59EEB43A" w14:textId="77777777" w:rsidR="00D63FED" w:rsidRDefault="00D63FED">
            <w:pPr>
              <w:rPr>
                <w:color w:val="000000"/>
                <w:sz w:val="20"/>
                <w:szCs w:val="20"/>
              </w:rPr>
            </w:pPr>
          </w:p>
        </w:tc>
        <w:tc>
          <w:tcPr>
            <w:tcW w:w="1316" w:type="dxa"/>
            <w:tcBorders>
              <w:top w:val="nil"/>
              <w:left w:val="nil"/>
              <w:bottom w:val="nil"/>
              <w:right w:val="nil"/>
            </w:tcBorders>
            <w:noWrap/>
            <w:hideMark/>
          </w:tcPr>
          <w:p w14:paraId="3584ED56" w14:textId="77777777" w:rsidR="00D63FED" w:rsidRDefault="00D63FED">
            <w:pPr>
              <w:jc w:val="center"/>
              <w:rPr>
                <w:color w:val="000000"/>
                <w:sz w:val="20"/>
                <w:szCs w:val="20"/>
              </w:rPr>
            </w:pPr>
            <w:r>
              <w:rPr>
                <w:color w:val="000000"/>
                <w:sz w:val="20"/>
                <w:szCs w:val="20"/>
              </w:rPr>
              <w:t>-0.029</w:t>
            </w:r>
          </w:p>
        </w:tc>
      </w:tr>
      <w:tr w:rsidR="00D63FED" w14:paraId="1A44E9D5" w14:textId="77777777" w:rsidTr="007E789E">
        <w:trPr>
          <w:jc w:val="center"/>
        </w:trPr>
        <w:tc>
          <w:tcPr>
            <w:tcW w:w="1069" w:type="dxa"/>
            <w:vMerge/>
            <w:tcBorders>
              <w:top w:val="nil"/>
              <w:left w:val="nil"/>
              <w:bottom w:val="single" w:sz="4" w:space="0" w:color="000000"/>
              <w:right w:val="nil"/>
            </w:tcBorders>
            <w:hideMark/>
          </w:tcPr>
          <w:p w14:paraId="40A6771D" w14:textId="77777777" w:rsidR="00D63FED" w:rsidRDefault="00D63FED">
            <w:pPr>
              <w:rPr>
                <w:color w:val="000000"/>
                <w:sz w:val="20"/>
                <w:szCs w:val="20"/>
              </w:rPr>
            </w:pPr>
          </w:p>
        </w:tc>
        <w:tc>
          <w:tcPr>
            <w:tcW w:w="4627" w:type="dxa"/>
            <w:vMerge/>
            <w:tcBorders>
              <w:top w:val="nil"/>
              <w:left w:val="nil"/>
              <w:bottom w:val="nil"/>
              <w:right w:val="nil"/>
            </w:tcBorders>
            <w:hideMark/>
          </w:tcPr>
          <w:p w14:paraId="4D3459E4" w14:textId="77777777" w:rsidR="00D63FED" w:rsidRDefault="00D63FED">
            <w:pPr>
              <w:rPr>
                <w:color w:val="000000"/>
                <w:sz w:val="20"/>
                <w:szCs w:val="20"/>
              </w:rPr>
            </w:pPr>
          </w:p>
        </w:tc>
        <w:tc>
          <w:tcPr>
            <w:tcW w:w="1316" w:type="dxa"/>
            <w:tcBorders>
              <w:top w:val="nil"/>
              <w:left w:val="nil"/>
              <w:bottom w:val="nil"/>
              <w:right w:val="nil"/>
            </w:tcBorders>
            <w:noWrap/>
            <w:hideMark/>
          </w:tcPr>
          <w:p w14:paraId="6C696F2B"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3DAC1AE" w14:textId="77777777" w:rsidR="00D63FED" w:rsidRDefault="00D63FED">
            <w:pPr>
              <w:jc w:val="center"/>
              <w:rPr>
                <w:color w:val="000000"/>
                <w:sz w:val="20"/>
                <w:szCs w:val="20"/>
              </w:rPr>
            </w:pPr>
            <w:r>
              <w:rPr>
                <w:color w:val="000000"/>
                <w:sz w:val="20"/>
                <w:szCs w:val="20"/>
              </w:rPr>
              <w:t>(0.033)</w:t>
            </w:r>
          </w:p>
        </w:tc>
      </w:tr>
      <w:tr w:rsidR="00D63FED" w14:paraId="68B96D45" w14:textId="77777777" w:rsidTr="007E789E">
        <w:trPr>
          <w:jc w:val="center"/>
        </w:trPr>
        <w:tc>
          <w:tcPr>
            <w:tcW w:w="1069" w:type="dxa"/>
            <w:vMerge/>
            <w:tcBorders>
              <w:top w:val="nil"/>
              <w:left w:val="nil"/>
              <w:bottom w:val="single" w:sz="4" w:space="0" w:color="000000"/>
              <w:right w:val="nil"/>
            </w:tcBorders>
            <w:hideMark/>
          </w:tcPr>
          <w:p w14:paraId="60CB5E01" w14:textId="77777777" w:rsidR="00D63FED" w:rsidRDefault="00D63FED">
            <w:pPr>
              <w:rPr>
                <w:color w:val="000000"/>
                <w:sz w:val="20"/>
                <w:szCs w:val="20"/>
              </w:rPr>
            </w:pPr>
          </w:p>
        </w:tc>
        <w:tc>
          <w:tcPr>
            <w:tcW w:w="4627" w:type="dxa"/>
            <w:vMerge w:val="restart"/>
            <w:tcBorders>
              <w:top w:val="nil"/>
              <w:left w:val="nil"/>
              <w:bottom w:val="single" w:sz="4" w:space="0" w:color="000000"/>
              <w:right w:val="nil"/>
            </w:tcBorders>
            <w:noWrap/>
            <w:hideMark/>
          </w:tcPr>
          <w:p w14:paraId="74E22D18" w14:textId="695D1049" w:rsidR="00D63FED" w:rsidRDefault="00D63FED">
            <w:pPr>
              <w:rPr>
                <w:color w:val="000000"/>
                <w:sz w:val="20"/>
                <w:szCs w:val="20"/>
              </w:rPr>
            </w:pPr>
            <w:r>
              <w:rPr>
                <w:color w:val="000000"/>
                <w:sz w:val="20"/>
                <w:szCs w:val="20"/>
              </w:rPr>
              <w:t>career and professional development question type</w:t>
            </w:r>
          </w:p>
        </w:tc>
        <w:tc>
          <w:tcPr>
            <w:tcW w:w="1316" w:type="dxa"/>
            <w:tcBorders>
              <w:top w:val="nil"/>
              <w:left w:val="nil"/>
              <w:bottom w:val="nil"/>
              <w:right w:val="nil"/>
            </w:tcBorders>
            <w:noWrap/>
            <w:hideMark/>
          </w:tcPr>
          <w:p w14:paraId="23E8DEAB" w14:textId="77777777" w:rsidR="00D63FED" w:rsidRDefault="00D63FED">
            <w:pPr>
              <w:rPr>
                <w:color w:val="000000"/>
                <w:sz w:val="20"/>
                <w:szCs w:val="20"/>
              </w:rPr>
            </w:pPr>
          </w:p>
        </w:tc>
        <w:tc>
          <w:tcPr>
            <w:tcW w:w="1316" w:type="dxa"/>
            <w:tcBorders>
              <w:top w:val="nil"/>
              <w:left w:val="nil"/>
              <w:bottom w:val="nil"/>
              <w:right w:val="nil"/>
            </w:tcBorders>
            <w:noWrap/>
            <w:hideMark/>
          </w:tcPr>
          <w:p w14:paraId="37B2FDA5" w14:textId="77777777" w:rsidR="00D63FED" w:rsidRDefault="00D63FED">
            <w:pPr>
              <w:jc w:val="center"/>
              <w:rPr>
                <w:color w:val="000000"/>
                <w:sz w:val="20"/>
                <w:szCs w:val="20"/>
              </w:rPr>
            </w:pPr>
            <w:r>
              <w:rPr>
                <w:color w:val="000000"/>
                <w:sz w:val="20"/>
                <w:szCs w:val="20"/>
              </w:rPr>
              <w:t>-0.015</w:t>
            </w:r>
          </w:p>
        </w:tc>
      </w:tr>
      <w:tr w:rsidR="00D63FED" w14:paraId="15F74088" w14:textId="77777777" w:rsidTr="007E789E">
        <w:trPr>
          <w:jc w:val="center"/>
        </w:trPr>
        <w:tc>
          <w:tcPr>
            <w:tcW w:w="1069" w:type="dxa"/>
            <w:vMerge/>
            <w:tcBorders>
              <w:top w:val="nil"/>
              <w:left w:val="nil"/>
              <w:bottom w:val="single" w:sz="4" w:space="0" w:color="000000"/>
              <w:right w:val="nil"/>
            </w:tcBorders>
            <w:hideMark/>
          </w:tcPr>
          <w:p w14:paraId="2CA1D11A" w14:textId="77777777" w:rsidR="00D63FED" w:rsidRDefault="00D63FED">
            <w:pPr>
              <w:rPr>
                <w:color w:val="000000"/>
                <w:sz w:val="20"/>
                <w:szCs w:val="20"/>
              </w:rPr>
            </w:pPr>
          </w:p>
        </w:tc>
        <w:tc>
          <w:tcPr>
            <w:tcW w:w="4627" w:type="dxa"/>
            <w:vMerge/>
            <w:tcBorders>
              <w:top w:val="nil"/>
              <w:left w:val="nil"/>
              <w:bottom w:val="single" w:sz="4" w:space="0" w:color="000000"/>
              <w:right w:val="nil"/>
            </w:tcBorders>
            <w:hideMark/>
          </w:tcPr>
          <w:p w14:paraId="56DF8E89" w14:textId="77777777" w:rsidR="00D63FED" w:rsidRDefault="00D63FED">
            <w:pPr>
              <w:rPr>
                <w:color w:val="000000"/>
                <w:sz w:val="20"/>
                <w:szCs w:val="20"/>
              </w:rPr>
            </w:pPr>
          </w:p>
        </w:tc>
        <w:tc>
          <w:tcPr>
            <w:tcW w:w="1316" w:type="dxa"/>
            <w:tcBorders>
              <w:top w:val="nil"/>
              <w:left w:val="nil"/>
              <w:bottom w:val="single" w:sz="4" w:space="0" w:color="auto"/>
              <w:right w:val="nil"/>
            </w:tcBorders>
            <w:noWrap/>
            <w:hideMark/>
          </w:tcPr>
          <w:p w14:paraId="596C1188" w14:textId="77777777" w:rsidR="00D63FED" w:rsidRDefault="00D63FED">
            <w:pPr>
              <w:jc w:val="center"/>
              <w:rPr>
                <w:color w:val="000000"/>
                <w:sz w:val="20"/>
                <w:szCs w:val="20"/>
              </w:rPr>
            </w:pPr>
            <w:r>
              <w:rPr>
                <w:color w:val="000000"/>
                <w:sz w:val="20"/>
                <w:szCs w:val="20"/>
              </w:rPr>
              <w:t> </w:t>
            </w:r>
          </w:p>
        </w:tc>
        <w:tc>
          <w:tcPr>
            <w:tcW w:w="1316" w:type="dxa"/>
            <w:tcBorders>
              <w:top w:val="nil"/>
              <w:left w:val="nil"/>
              <w:bottom w:val="single" w:sz="4" w:space="0" w:color="auto"/>
              <w:right w:val="nil"/>
            </w:tcBorders>
            <w:noWrap/>
            <w:hideMark/>
          </w:tcPr>
          <w:p w14:paraId="21E98099" w14:textId="77777777" w:rsidR="00D63FED" w:rsidRDefault="00D63FED">
            <w:pPr>
              <w:jc w:val="center"/>
              <w:rPr>
                <w:color w:val="000000"/>
                <w:sz w:val="20"/>
                <w:szCs w:val="20"/>
              </w:rPr>
            </w:pPr>
            <w:r>
              <w:rPr>
                <w:color w:val="000000"/>
                <w:sz w:val="20"/>
                <w:szCs w:val="20"/>
              </w:rPr>
              <w:t>(0.122)</w:t>
            </w:r>
          </w:p>
        </w:tc>
      </w:tr>
      <w:tr w:rsidR="00D63FED" w14:paraId="3E645899" w14:textId="77777777" w:rsidTr="007E789E">
        <w:trPr>
          <w:jc w:val="center"/>
        </w:trPr>
        <w:tc>
          <w:tcPr>
            <w:tcW w:w="1069" w:type="dxa"/>
            <w:vMerge w:val="restart"/>
            <w:tcBorders>
              <w:top w:val="nil"/>
              <w:left w:val="nil"/>
              <w:bottom w:val="single" w:sz="4" w:space="0" w:color="000000"/>
              <w:right w:val="nil"/>
            </w:tcBorders>
            <w:noWrap/>
            <w:hideMark/>
          </w:tcPr>
          <w:p w14:paraId="497357CE" w14:textId="77777777" w:rsidR="00D63FED" w:rsidRDefault="00D63FED">
            <w:pPr>
              <w:jc w:val="center"/>
              <w:rPr>
                <w:color w:val="000000"/>
                <w:sz w:val="20"/>
                <w:szCs w:val="20"/>
              </w:rPr>
            </w:pPr>
          </w:p>
        </w:tc>
        <w:tc>
          <w:tcPr>
            <w:tcW w:w="4627" w:type="dxa"/>
            <w:tcBorders>
              <w:top w:val="nil"/>
              <w:left w:val="nil"/>
              <w:bottom w:val="single" w:sz="4" w:space="0" w:color="auto"/>
              <w:right w:val="nil"/>
            </w:tcBorders>
            <w:noWrap/>
            <w:hideMark/>
          </w:tcPr>
          <w:p w14:paraId="68FC4EBA" w14:textId="77777777" w:rsidR="00D63FED" w:rsidRDefault="00D63FED">
            <w:pPr>
              <w:rPr>
                <w:sz w:val="20"/>
                <w:szCs w:val="20"/>
              </w:rPr>
            </w:pPr>
            <w:r>
              <w:rPr>
                <w:sz w:val="20"/>
                <w:szCs w:val="20"/>
              </w:rPr>
              <w:t>question timing FE</w:t>
            </w:r>
          </w:p>
        </w:tc>
        <w:tc>
          <w:tcPr>
            <w:tcW w:w="1316" w:type="dxa"/>
            <w:tcBorders>
              <w:top w:val="nil"/>
              <w:left w:val="nil"/>
              <w:bottom w:val="single" w:sz="4" w:space="0" w:color="auto"/>
              <w:right w:val="nil"/>
            </w:tcBorders>
            <w:noWrap/>
            <w:hideMark/>
          </w:tcPr>
          <w:p w14:paraId="32652E0E" w14:textId="77777777" w:rsidR="00D63FED" w:rsidRDefault="00D63FED">
            <w:pPr>
              <w:jc w:val="center"/>
              <w:rPr>
                <w:sz w:val="20"/>
                <w:szCs w:val="20"/>
              </w:rPr>
            </w:pPr>
            <w:r>
              <w:rPr>
                <w:sz w:val="20"/>
                <w:szCs w:val="20"/>
              </w:rPr>
              <w:t>√</w:t>
            </w:r>
          </w:p>
        </w:tc>
        <w:tc>
          <w:tcPr>
            <w:tcW w:w="1316" w:type="dxa"/>
            <w:tcBorders>
              <w:top w:val="nil"/>
              <w:left w:val="nil"/>
              <w:bottom w:val="single" w:sz="4" w:space="0" w:color="auto"/>
              <w:right w:val="nil"/>
            </w:tcBorders>
            <w:noWrap/>
            <w:hideMark/>
          </w:tcPr>
          <w:p w14:paraId="6EA4ABEB" w14:textId="77777777" w:rsidR="00D63FED" w:rsidRDefault="00D63FED">
            <w:pPr>
              <w:jc w:val="center"/>
              <w:rPr>
                <w:sz w:val="20"/>
                <w:szCs w:val="20"/>
              </w:rPr>
            </w:pPr>
            <w:r>
              <w:rPr>
                <w:sz w:val="20"/>
                <w:szCs w:val="20"/>
              </w:rPr>
              <w:t>√</w:t>
            </w:r>
          </w:p>
        </w:tc>
      </w:tr>
      <w:tr w:rsidR="00D63FED" w14:paraId="1D89FD71" w14:textId="77777777" w:rsidTr="007E789E">
        <w:trPr>
          <w:jc w:val="center"/>
        </w:trPr>
        <w:tc>
          <w:tcPr>
            <w:tcW w:w="1069" w:type="dxa"/>
            <w:vMerge/>
            <w:tcBorders>
              <w:top w:val="nil"/>
              <w:left w:val="nil"/>
              <w:bottom w:val="single" w:sz="4" w:space="0" w:color="000000"/>
              <w:right w:val="nil"/>
            </w:tcBorders>
            <w:hideMark/>
          </w:tcPr>
          <w:p w14:paraId="2AA7B396" w14:textId="77777777" w:rsidR="00D63FED" w:rsidRDefault="00D63FED">
            <w:pPr>
              <w:rPr>
                <w:color w:val="000000"/>
                <w:sz w:val="20"/>
                <w:szCs w:val="20"/>
              </w:rPr>
            </w:pPr>
          </w:p>
        </w:tc>
        <w:tc>
          <w:tcPr>
            <w:tcW w:w="4627" w:type="dxa"/>
            <w:tcBorders>
              <w:top w:val="nil"/>
              <w:left w:val="nil"/>
              <w:bottom w:val="single" w:sz="4" w:space="0" w:color="auto"/>
              <w:right w:val="nil"/>
            </w:tcBorders>
            <w:noWrap/>
            <w:hideMark/>
          </w:tcPr>
          <w:p w14:paraId="7EA13856" w14:textId="77777777" w:rsidR="00D63FED" w:rsidRDefault="00D63FED">
            <w:pPr>
              <w:rPr>
                <w:color w:val="000000"/>
                <w:sz w:val="20"/>
                <w:szCs w:val="20"/>
              </w:rPr>
            </w:pPr>
            <w:r>
              <w:rPr>
                <w:color w:val="000000"/>
                <w:sz w:val="20"/>
                <w:szCs w:val="20"/>
              </w:rPr>
              <w:t>Num. obs.</w:t>
            </w:r>
          </w:p>
        </w:tc>
        <w:tc>
          <w:tcPr>
            <w:tcW w:w="1316" w:type="dxa"/>
            <w:tcBorders>
              <w:top w:val="nil"/>
              <w:left w:val="nil"/>
              <w:bottom w:val="single" w:sz="4" w:space="0" w:color="auto"/>
              <w:right w:val="nil"/>
            </w:tcBorders>
            <w:noWrap/>
            <w:hideMark/>
          </w:tcPr>
          <w:p w14:paraId="09FB39F3" w14:textId="77777777" w:rsidR="00D63FED" w:rsidRDefault="00D63FED">
            <w:pPr>
              <w:jc w:val="center"/>
              <w:rPr>
                <w:color w:val="000000"/>
                <w:sz w:val="20"/>
                <w:szCs w:val="20"/>
              </w:rPr>
            </w:pPr>
            <w:r>
              <w:rPr>
                <w:color w:val="000000"/>
                <w:sz w:val="20"/>
                <w:szCs w:val="20"/>
              </w:rPr>
              <w:t>3,613</w:t>
            </w:r>
          </w:p>
        </w:tc>
        <w:tc>
          <w:tcPr>
            <w:tcW w:w="1316" w:type="dxa"/>
            <w:tcBorders>
              <w:top w:val="nil"/>
              <w:left w:val="nil"/>
              <w:bottom w:val="single" w:sz="4" w:space="0" w:color="auto"/>
              <w:right w:val="nil"/>
            </w:tcBorders>
            <w:noWrap/>
            <w:hideMark/>
          </w:tcPr>
          <w:p w14:paraId="05EAD8C0" w14:textId="77777777" w:rsidR="00D63FED" w:rsidRDefault="00D63FED">
            <w:pPr>
              <w:jc w:val="center"/>
              <w:rPr>
                <w:color w:val="000000"/>
                <w:sz w:val="20"/>
                <w:szCs w:val="20"/>
              </w:rPr>
            </w:pPr>
            <w:r>
              <w:rPr>
                <w:color w:val="000000"/>
                <w:sz w:val="20"/>
                <w:szCs w:val="20"/>
              </w:rPr>
              <w:t>3,613</w:t>
            </w:r>
          </w:p>
        </w:tc>
      </w:tr>
    </w:tbl>
    <w:p w14:paraId="11390233" w14:textId="332D7D2B" w:rsidR="002C698F" w:rsidRPr="00D26DA2" w:rsidRDefault="002C698F" w:rsidP="002C698F">
      <w:pPr>
        <w:pStyle w:val="Notes"/>
      </w:pPr>
      <w:r w:rsidRPr="001F52E3">
        <w:t>Notes: ***p&lt;0.001;</w:t>
      </w:r>
      <w:r w:rsidRPr="001F52E3">
        <w:rPr>
          <w:rFonts w:hint="eastAsia"/>
        </w:rPr>
        <w:t xml:space="preserve"> </w:t>
      </w:r>
      <w:r w:rsidRPr="001F52E3">
        <w:t>**p&lt;0.01;</w:t>
      </w:r>
      <w:r w:rsidRPr="001F52E3">
        <w:rPr>
          <w:rFonts w:hint="eastAsia"/>
        </w:rPr>
        <w:t xml:space="preserve"> </w:t>
      </w:r>
      <w:r w:rsidRPr="001F52E3">
        <w:t>*p&lt;0.05.</w:t>
      </w:r>
    </w:p>
    <w:p w14:paraId="4D6B72F0" w14:textId="5EBB521F" w:rsidR="00954F32" w:rsidRPr="00954F32" w:rsidRDefault="00954F32" w:rsidP="00954F32">
      <w:pPr>
        <w:pStyle w:val="Paragraph0"/>
      </w:pPr>
      <w:bookmarkStart w:id="3" w:name="_Ref194759233"/>
      <w:r w:rsidRPr="00954F32">
        <w:t>The randomization was conducted without blocking or stratification</w:t>
      </w:r>
      <w:r w:rsidRPr="00954F32">
        <w:rPr>
          <w:rFonts w:hint="eastAsia"/>
        </w:rPr>
        <w:t xml:space="preserve"> </w:t>
      </w:r>
      <w:r w:rsidRPr="00954F32">
        <w:t>according</w:t>
      </w:r>
      <w:r w:rsidRPr="00954F32">
        <w:rPr>
          <w:rFonts w:hint="eastAsia"/>
        </w:rPr>
        <w:t xml:space="preserve"> to S</w:t>
      </w:r>
      <w:r w:rsidR="00FC68E4">
        <w:t>e</w:t>
      </w:r>
      <w:r w:rsidRPr="00954F32">
        <w:rPr>
          <w:rFonts w:hint="eastAsia"/>
        </w:rPr>
        <w:t>gmentFault</w:t>
      </w:r>
      <w:r w:rsidRPr="00954F32">
        <w:t xml:space="preserve">. </w:t>
      </w:r>
      <w:r w:rsidRPr="00954F32">
        <w:rPr>
          <w:rFonts w:hint="eastAsia"/>
        </w:rPr>
        <w:t>Also</w:t>
      </w:r>
      <w:r w:rsidR="000512AD">
        <w:rPr>
          <w:rFonts w:hint="eastAsia"/>
        </w:rPr>
        <w:t>,</w:t>
      </w:r>
      <w:r w:rsidRPr="00954F32">
        <w:rPr>
          <w:rFonts w:hint="eastAsia"/>
        </w:rPr>
        <w:t xml:space="preserve"> </w:t>
      </w:r>
      <w:r w:rsidR="00D623EA">
        <w:rPr>
          <w:rFonts w:hint="eastAsia"/>
        </w:rPr>
        <w:t>through</w:t>
      </w:r>
      <w:r w:rsidRPr="00954F32">
        <w:rPr>
          <w:rFonts w:hint="eastAsia"/>
        </w:rPr>
        <w:t xml:space="preserve"> analysis, we verified </w:t>
      </w:r>
      <w:r w:rsidRPr="00954F32">
        <w:t>that</w:t>
      </w:r>
      <w:r w:rsidRPr="00954F32">
        <w:rPr>
          <w:rFonts w:hint="eastAsia"/>
        </w:rPr>
        <w:t xml:space="preserve"> </w:t>
      </w:r>
      <w:r w:rsidRPr="00954F32">
        <w:t>SegmentFault ha</w:t>
      </w:r>
      <w:r w:rsidR="000512AD">
        <w:rPr>
          <w:rFonts w:hint="eastAsia"/>
        </w:rPr>
        <w:t>s</w:t>
      </w:r>
      <w:r w:rsidRPr="00954F32">
        <w:t xml:space="preserve"> </w:t>
      </w:r>
      <w:r w:rsidRPr="00954F32">
        <w:rPr>
          <w:rFonts w:hint="eastAsia"/>
        </w:rPr>
        <w:t xml:space="preserve">not </w:t>
      </w:r>
      <w:r w:rsidRPr="00954F32">
        <w:t>employed block randomization</w:t>
      </w:r>
      <w:r w:rsidRPr="00954F32">
        <w:rPr>
          <w:rFonts w:hint="eastAsia"/>
        </w:rPr>
        <w:t>.</w:t>
      </w:r>
      <w:r w:rsidRPr="00954F32">
        <w:t xml:space="preserve"> Our investigation </w:t>
      </w:r>
      <w:r w:rsidRPr="00954F32">
        <w:rPr>
          <w:rFonts w:hint="eastAsia"/>
        </w:rPr>
        <w:t>verified</w:t>
      </w:r>
      <w:r w:rsidRPr="00954F32">
        <w:t xml:space="preserve"> three potential blocking variables:</w:t>
      </w:r>
    </w:p>
    <w:p w14:paraId="2E254DE9" w14:textId="63E8FBDB" w:rsidR="00954F32" w:rsidRPr="00954F32" w:rsidRDefault="00954F32" w:rsidP="00954F32">
      <w:pPr>
        <w:pStyle w:val="Paragraph0"/>
      </w:pPr>
      <w:r w:rsidRPr="00954F32">
        <w:rPr>
          <w:b/>
          <w:bCs/>
        </w:rPr>
        <w:t>Questioner-level blocking</w:t>
      </w:r>
      <w:r w:rsidRPr="00954F32">
        <w:rPr>
          <w:rFonts w:hint="eastAsia"/>
          <w:b/>
          <w:bCs/>
        </w:rPr>
        <w:t xml:space="preserve"> / topic-based blocking</w:t>
      </w:r>
      <w:r w:rsidRPr="00954F32">
        <w:rPr>
          <w:b/>
          <w:bCs/>
        </w:rPr>
        <w:t>:</w:t>
      </w:r>
      <w:r w:rsidRPr="00954F32">
        <w:t xml:space="preserve"> We tested whether questions from the same user were systematically assigned to the same condition. Our analysis of unique questioners who posted </w:t>
      </w:r>
      <w:r w:rsidRPr="00954F32">
        <w:rPr>
          <w:rFonts w:hint="eastAsia"/>
        </w:rPr>
        <w:t xml:space="preserve">at least </w:t>
      </w:r>
      <w:r w:rsidR="009A02D5">
        <w:t>two</w:t>
      </w:r>
      <w:r w:rsidRPr="00954F32">
        <w:t xml:space="preserve"> questions during the experimental period shows that </w:t>
      </w:r>
      <w:r w:rsidRPr="00954F32">
        <w:rPr>
          <w:rFonts w:hint="eastAsia"/>
        </w:rPr>
        <w:t>78</w:t>
      </w:r>
      <w:r w:rsidRPr="00954F32">
        <w:t>% had questions in both treatment and control groups, consistent with independent assignment rather than user-level blocking.</w:t>
      </w:r>
      <w:r w:rsidRPr="00954F32">
        <w:rPr>
          <w:rFonts w:hint="eastAsia"/>
        </w:rPr>
        <w:t xml:space="preserve"> Similar patterns appear when we tested potential topic-based blocking. Across question tags with at least </w:t>
      </w:r>
      <w:r w:rsidR="009A02D5">
        <w:t>two</w:t>
      </w:r>
      <w:r w:rsidRPr="00954F32">
        <w:rPr>
          <w:rFonts w:hint="eastAsia"/>
        </w:rPr>
        <w:t xml:space="preserve"> questions, 74% had questions in both treatment and control groups.</w:t>
      </w:r>
    </w:p>
    <w:p w14:paraId="682AAC9F" w14:textId="61FC7ACE" w:rsidR="00954F32" w:rsidRPr="00954F32" w:rsidRDefault="00954F32" w:rsidP="00954F32">
      <w:pPr>
        <w:pStyle w:val="Paragraph0"/>
      </w:pPr>
      <w:r w:rsidRPr="00954F32">
        <w:rPr>
          <w:b/>
          <w:bCs/>
        </w:rPr>
        <w:t>Temporal blocking:</w:t>
      </w:r>
      <w:r w:rsidRPr="00954F32">
        <w:t xml:space="preserve"> We examined whether treatment assignment varied systematically over time (e.g., alternating hours, days</w:t>
      </w:r>
      <w:r w:rsidR="000512AD">
        <w:rPr>
          <w:rFonts w:hint="eastAsia"/>
        </w:rPr>
        <w:t>,</w:t>
      </w:r>
      <w:r w:rsidRPr="00954F32">
        <w:t xml:space="preserve"> or weeks). Figure </w:t>
      </w:r>
      <w:r w:rsidR="00214543">
        <w:t>A</w:t>
      </w:r>
      <w:r w:rsidRPr="00954F32">
        <w:t xml:space="preserve"> shows </w:t>
      </w:r>
      <w:r w:rsidRPr="00954F32">
        <w:rPr>
          <w:rFonts w:hint="eastAsia"/>
        </w:rPr>
        <w:t xml:space="preserve">that </w:t>
      </w:r>
      <w:r w:rsidRPr="00954F32">
        <w:t xml:space="preserve">the daily proportion of treated questions fluctuates randomly around 50% throughout the experimental period, with a standard deviation of </w:t>
      </w:r>
      <w:r w:rsidRPr="00954F32">
        <w:rPr>
          <w:rFonts w:hint="eastAsia"/>
        </w:rPr>
        <w:t>0.131</w:t>
      </w:r>
      <w:r w:rsidRPr="00954F32">
        <w:t>, consistent with daily independent randomization rather than temporal blocks.</w:t>
      </w:r>
      <w:r w:rsidRPr="00954F32">
        <w:rPr>
          <w:rFonts w:hint="eastAsia"/>
        </w:rPr>
        <w:t xml:space="preserve"> This</w:t>
      </w:r>
      <w:r w:rsidRPr="00954F32">
        <w:t xml:space="preserve"> </w:t>
      </w:r>
      <w:r w:rsidRPr="00954F32">
        <w:rPr>
          <w:rFonts w:hint="eastAsia"/>
        </w:rPr>
        <w:t>figure demonstrates the</w:t>
      </w:r>
      <w:r w:rsidRPr="00954F32">
        <w:t xml:space="preserve"> consistent implement</w:t>
      </w:r>
      <w:r w:rsidRPr="00954F32">
        <w:rPr>
          <w:rFonts w:hint="eastAsia"/>
        </w:rPr>
        <w:t>ation of the AI</w:t>
      </w:r>
      <w:r w:rsidRPr="00954F32">
        <w:t xml:space="preserve"> throughout the full observation window</w:t>
      </w:r>
      <w:r w:rsidR="00DE234B">
        <w:t>.</w:t>
      </w:r>
    </w:p>
    <w:p w14:paraId="482D4CD1" w14:textId="7C12F811" w:rsidR="00954F32" w:rsidRDefault="008F6DFA" w:rsidP="00954F32">
      <w:pPr>
        <w:spacing w:before="100" w:beforeAutospacing="1" w:after="100" w:afterAutospacing="1" w:line="278" w:lineRule="auto"/>
        <w:jc w:val="center"/>
      </w:pPr>
      <w:r w:rsidRPr="008F6DFA">
        <w:rPr>
          <w:noProof/>
        </w:rPr>
        <w:lastRenderedPageBreak/>
        <w:drawing>
          <wp:inline distT="0" distB="0" distL="0" distR="0" wp14:anchorId="729EFBEF" wp14:editId="139F24FC">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16"/>
                    <a:stretch>
                      <a:fillRect/>
                    </a:stretch>
                  </pic:blipFill>
                  <pic:spPr>
                    <a:xfrm>
                      <a:off x="0" y="0"/>
                      <a:ext cx="5943600" cy="2971800"/>
                    </a:xfrm>
                    <a:prstGeom prst="rect">
                      <a:avLst/>
                    </a:prstGeom>
                  </pic:spPr>
                </pic:pic>
              </a:graphicData>
            </a:graphic>
          </wp:inline>
        </w:drawing>
      </w:r>
    </w:p>
    <w:p w14:paraId="0333711C" w14:textId="311E8F84" w:rsidR="00144B3D" w:rsidRPr="0099587E" w:rsidRDefault="00214543" w:rsidP="0099587E">
      <w:pPr>
        <w:pStyle w:val="TableFiguretitle"/>
      </w:pPr>
      <w:r>
        <w:t>Figure</w:t>
      </w:r>
      <w:r w:rsidRPr="00976D1A">
        <w:t xml:space="preserve"> </w:t>
      </w:r>
      <w:r>
        <w:t>A</w:t>
      </w:r>
      <w:r w:rsidRPr="00976D1A">
        <w:t xml:space="preserve">. </w:t>
      </w:r>
      <w:r>
        <w:t>T</w:t>
      </w:r>
      <w:r w:rsidRPr="00214543">
        <w:t xml:space="preserve">he </w:t>
      </w:r>
      <w:r>
        <w:t>D</w:t>
      </w:r>
      <w:r w:rsidRPr="00214543">
        <w:t xml:space="preserve">aily </w:t>
      </w:r>
      <w:r>
        <w:t>P</w:t>
      </w:r>
      <w:r w:rsidRPr="00214543">
        <w:t xml:space="preserve">roportion of </w:t>
      </w:r>
      <w:r>
        <w:t>T</w:t>
      </w:r>
      <w:r w:rsidRPr="00214543">
        <w:t xml:space="preserve">reated </w:t>
      </w:r>
      <w:r>
        <w:t>Q</w:t>
      </w:r>
      <w:r w:rsidRPr="00214543">
        <w:t>uestions</w:t>
      </w:r>
    </w:p>
    <w:p w14:paraId="17C64531" w14:textId="77777777" w:rsidR="00A53CE6" w:rsidRDefault="00A53CE6">
      <w:pPr>
        <w:spacing w:after="120"/>
        <w:jc w:val="both"/>
        <w:rPr>
          <w:rFonts w:cs="Georgia"/>
          <w:b/>
          <w:kern w:val="32"/>
          <w:szCs w:val="20"/>
          <w:lang w:eastAsia="en-US"/>
        </w:rPr>
      </w:pPr>
      <w:r>
        <w:br w:type="page"/>
      </w:r>
    </w:p>
    <w:p w14:paraId="53161D3E" w14:textId="05548D88" w:rsidR="002C698F" w:rsidRPr="00960CA8" w:rsidRDefault="002C698F" w:rsidP="002C698F">
      <w:pPr>
        <w:pStyle w:val="Heading2"/>
        <w:numPr>
          <w:ilvl w:val="0"/>
          <w:numId w:val="0"/>
        </w:numPr>
      </w:pPr>
      <w:r>
        <w:lastRenderedPageBreak/>
        <w:t xml:space="preserve">Appendix </w:t>
      </w:r>
      <w:fldSimple w:instr=" SEQ Appendix \* ALPHABETIC ">
        <w:r>
          <w:rPr>
            <w:noProof/>
          </w:rPr>
          <w:t>B</w:t>
        </w:r>
      </w:fldSimple>
      <w:bookmarkEnd w:id="3"/>
      <w:r>
        <w:rPr>
          <w:rFonts w:hint="eastAsia"/>
          <w:lang w:eastAsia="zh-CN"/>
        </w:rPr>
        <w:t>:</w:t>
      </w:r>
      <w:r w:rsidRPr="00960CA8">
        <w:t xml:space="preserve"> LLM-</w:t>
      </w:r>
      <w:r>
        <w:rPr>
          <w:rFonts w:eastAsiaTheme="minorEastAsia"/>
          <w:lang w:eastAsia="zh-CN"/>
        </w:rPr>
        <w:t>E</w:t>
      </w:r>
      <w:r>
        <w:rPr>
          <w:rFonts w:eastAsiaTheme="minorEastAsia" w:hint="eastAsia"/>
          <w:lang w:eastAsia="zh-CN"/>
        </w:rPr>
        <w:t>nabled</w:t>
      </w:r>
      <w:r w:rsidRPr="00960CA8">
        <w:t xml:space="preserve"> </w:t>
      </w:r>
      <w:r w:rsidR="00FF76A9">
        <w:rPr>
          <w:rFonts w:hint="eastAsia"/>
          <w:lang w:eastAsia="zh-CN"/>
        </w:rPr>
        <w:t>Measures</w:t>
      </w:r>
    </w:p>
    <w:p w14:paraId="126CAEA4" w14:textId="2FBDF716" w:rsidR="002C698F" w:rsidRDefault="002C698F" w:rsidP="002C698F">
      <w:pPr>
        <w:pStyle w:val="Paragraph0"/>
        <w:widowControl w:val="0"/>
        <w:ind w:firstLine="533"/>
      </w:pPr>
      <w:r w:rsidRPr="00C171D1">
        <w:t xml:space="preserve">In designing prompts to assess the content quality of answers </w:t>
      </w:r>
      <w:r w:rsidR="00FF76A9">
        <w:rPr>
          <w:rFonts w:hint="eastAsia"/>
        </w:rPr>
        <w:t xml:space="preserve">and </w:t>
      </w:r>
      <w:r w:rsidR="0053695C">
        <w:rPr>
          <w:rFonts w:hint="eastAsia"/>
        </w:rPr>
        <w:t xml:space="preserve">question characteristics (i.e., </w:t>
      </w:r>
      <w:r w:rsidR="0053695C" w:rsidRPr="0053695C">
        <w:t>linguistic complexity, use of technical jargon, and difficulty scores</w:t>
      </w:r>
      <w:r w:rsidR="0053695C">
        <w:rPr>
          <w:rFonts w:hint="eastAsia"/>
        </w:rPr>
        <w:t>)</w:t>
      </w:r>
      <w:r w:rsidR="0053695C" w:rsidRPr="0053695C">
        <w:t xml:space="preserve"> </w:t>
      </w:r>
      <w:r w:rsidRPr="00C171D1">
        <w:t>in an online Q&amp;A community, we employed a comprehensive approach informed by best practices in prompt engineering, particularly drawing from the OpenAI handbook</w:t>
      </w:r>
      <w:r w:rsidRPr="00870C24">
        <w:t>.</w:t>
      </w:r>
      <w:r w:rsidRPr="00960CA8">
        <w:rPr>
          <w:rStyle w:val="FootnoteReference"/>
        </w:rPr>
        <w:footnoteReference w:id="3"/>
      </w:r>
      <w:r w:rsidRPr="00870C24">
        <w:t xml:space="preserve"> Our methodology incorporated several key strategies to enhance the reliability and effectiveness of the assessment process.</w:t>
      </w:r>
    </w:p>
    <w:p w14:paraId="6E747842" w14:textId="7D0D3BE0" w:rsidR="002C698F" w:rsidRPr="00C171D1" w:rsidRDefault="002C698F" w:rsidP="002C698F">
      <w:pPr>
        <w:pStyle w:val="Paragraph0"/>
      </w:pPr>
      <w:r w:rsidRPr="00C171D1">
        <w:t xml:space="preserve">Central to our approach was </w:t>
      </w:r>
      <w:r>
        <w:t>an</w:t>
      </w:r>
      <w:r w:rsidRPr="00C171D1">
        <w:t xml:space="preserve"> emphasis on clear instructions. We provided detailed queries to elicit relevant and focused responses from the language model. Specifically, we u</w:t>
      </w:r>
      <w:r>
        <w:t>sed</w:t>
      </w:r>
      <w:r w:rsidRPr="00C171D1">
        <w:t xml:space="preserve"> Kimi, a prominent LLM developed by Moonshot, a leading vendor in China, to evaluate the overall content quality. To mitigate potential misinterpretations, </w:t>
      </w:r>
      <w:r>
        <w:t>we</w:t>
      </w:r>
      <w:r w:rsidRPr="00C171D1">
        <w:t xml:space="preserve"> conducted thorough validations of the prompts.</w:t>
      </w:r>
      <w:r>
        <w:t xml:space="preserve"> </w:t>
      </w:r>
      <w:r w:rsidRPr="00C171D1">
        <w:t xml:space="preserve">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w:t>
      </w:r>
      <w:r>
        <w:t>c</w:t>
      </w:r>
      <w:r w:rsidRPr="00C171D1">
        <w:t>hain-of-</w:t>
      </w:r>
      <w:r>
        <w:t>t</w:t>
      </w:r>
      <w:r w:rsidRPr="00C171D1">
        <w:t>hought approach</w:t>
      </w:r>
      <w:r>
        <w:t xml:space="preserve"> to</w:t>
      </w:r>
      <w:r w:rsidRPr="00C171D1">
        <w:t xml:space="preserve"> delineat</w:t>
      </w:r>
      <w:r>
        <w:t>e</w:t>
      </w:r>
      <w:r w:rsidRPr="00C171D1">
        <w:t xml:space="preserve"> the steps required to complete the assessment task. This not only made the evaluation process more transparent but also allowed for a more nuanced analysis of the model</w:t>
      </w:r>
      <w:r>
        <w:t>’</w:t>
      </w:r>
      <w:r w:rsidRPr="00C171D1">
        <w:t xml:space="preserve">s reasoning. To maintain concision and focus, we requested </w:t>
      </w:r>
      <w:r w:rsidR="0053695C">
        <w:rPr>
          <w:rFonts w:hint="eastAsia"/>
        </w:rPr>
        <w:t xml:space="preserve">that </w:t>
      </w:r>
      <w:r w:rsidRPr="00C171D1">
        <w:t>refined reasons for outputs be provided in single sentences.</w:t>
      </w:r>
    </w:p>
    <w:p w14:paraId="117599DE" w14:textId="7D322508" w:rsidR="002C698F" w:rsidRPr="00870C24" w:rsidRDefault="002C698F" w:rsidP="007A4E1F">
      <w:pPr>
        <w:pStyle w:val="Paragraph0"/>
      </w:pPr>
      <w:r w:rsidRPr="00870C24">
        <w:t xml:space="preserve">A crucial aspect of our prompt design was giving the model sufficient time to </w:t>
      </w:r>
      <w:r>
        <w:t>“</w:t>
      </w:r>
      <w:r w:rsidRPr="00870C24">
        <w:t>think.</w:t>
      </w:r>
      <w:r>
        <w:t>”</w:t>
      </w:r>
      <w:r w:rsidRPr="00870C24">
        <w:t xml:space="preserve"> We instructed the language model to generate its own solutions before evaluating the provided answers. Furthermore, we employed techniques such as inner monologue or sequential queries to ensure that the model</w:t>
      </w:r>
      <w:r>
        <w:t>’</w:t>
      </w:r>
      <w:r w:rsidRPr="00870C24">
        <w:t xml:space="preserve">s reasoning process remained hidden, preventing the output of unnecessary </w:t>
      </w:r>
      <w:r w:rsidRPr="00870C24">
        <w:lastRenderedPageBreak/>
        <w:t xml:space="preserve">content. </w:t>
      </w:r>
      <w:r w:rsidRPr="00C171D1">
        <w:t>Our assessment framework comprised two main components: the system prompt and the user prompt. The system prompt defined the role and behavior of the language model. The user prompt contained specific task instructions and the content for evaluation, directing the model</w:t>
      </w:r>
      <w:r>
        <w:t>’</w:t>
      </w:r>
      <w:r w:rsidRPr="00C171D1">
        <w:t>s engagement with the material at hand.</w:t>
      </w:r>
      <w:r>
        <w:t xml:space="preserve"> </w:t>
      </w:r>
      <w:r w:rsidRPr="00150990">
        <w:t>The prompts used for the assessment task are detailed below:</w:t>
      </w:r>
    </w:p>
    <w:p w14:paraId="679C8FE5" w14:textId="77777777" w:rsidR="002C698F" w:rsidRDefault="002C698F" w:rsidP="002C698F">
      <w:pPr>
        <w:widowControl w:val="0"/>
      </w:pPr>
      <w:r>
        <w:rPr>
          <w:rFonts w:hint="eastAsia"/>
        </w:rPr>
        <w:t>System:</w:t>
      </w:r>
    </w:p>
    <w:tbl>
      <w:tblPr>
        <w:tblStyle w:val="TableGrid"/>
        <w:tblW w:w="0" w:type="auto"/>
        <w:tblLook w:val="04A0" w:firstRow="1" w:lastRow="0" w:firstColumn="1" w:lastColumn="0" w:noHBand="0" w:noVBand="1"/>
      </w:tblPr>
      <w:tblGrid>
        <w:gridCol w:w="9350"/>
      </w:tblGrid>
      <w:tr w:rsidR="002C698F" w14:paraId="4443407D" w14:textId="77777777" w:rsidTr="00036DD4">
        <w:tc>
          <w:tcPr>
            <w:tcW w:w="9350" w:type="dxa"/>
          </w:tcPr>
          <w:p w14:paraId="7C493182" w14:textId="77777777" w:rsidR="002C698F" w:rsidRPr="00656F44" w:rsidRDefault="002C698F" w:rsidP="00036DD4">
            <w:pPr>
              <w:widowControl w:val="0"/>
              <w:spacing w:line="276" w:lineRule="auto"/>
              <w:rPr>
                <w:sz w:val="20"/>
                <w:szCs w:val="20"/>
              </w:rPr>
            </w:pPr>
            <w:r w:rsidRPr="00656F44">
              <w:rPr>
                <w:sz w:val="20"/>
                <w:szCs w:val="20"/>
              </w:rPr>
              <w:t>Use the following step-by-step instructions to evaluate the technical question, measuring how well it solves a problem objectively without any emotion.</w:t>
            </w:r>
          </w:p>
          <w:p w14:paraId="1EFD48F5" w14:textId="77777777" w:rsidR="002C698F" w:rsidRPr="00656F44" w:rsidRDefault="002C698F" w:rsidP="00036DD4">
            <w:pPr>
              <w:spacing w:line="276" w:lineRule="auto"/>
              <w:rPr>
                <w:sz w:val="20"/>
                <w:szCs w:val="20"/>
              </w:rPr>
            </w:pPr>
          </w:p>
          <w:p w14:paraId="75E494B9" w14:textId="77777777" w:rsidR="002C698F" w:rsidRPr="00656F44" w:rsidRDefault="002C698F" w:rsidP="00036DD4">
            <w:pPr>
              <w:spacing w:line="276" w:lineRule="auto"/>
              <w:rPr>
                <w:sz w:val="20"/>
                <w:szCs w:val="20"/>
              </w:rPr>
            </w:pPr>
            <w:r w:rsidRPr="00656F44">
              <w:rPr>
                <w:sz w:val="20"/>
                <w:szCs w:val="20"/>
              </w:rPr>
              <w:t>**Step 1**: The user will ask for evaluating the objective answer quality. First work out your own answer to the problem. Don</w:t>
            </w:r>
            <w:r w:rsidRPr="00FA29A7">
              <w:rPr>
                <w:sz w:val="20"/>
                <w:szCs w:val="20"/>
              </w:rPr>
              <w:t>’</w:t>
            </w:r>
            <w:r w:rsidRPr="00656F44">
              <w:rPr>
                <w:sz w:val="20"/>
                <w:szCs w:val="20"/>
              </w:rPr>
              <w:t>t rely on the provided answer as it may not be correct.</w:t>
            </w:r>
            <w:r>
              <w:rPr>
                <w:sz w:val="20"/>
                <w:szCs w:val="20"/>
              </w:rPr>
              <w:t>*</w:t>
            </w:r>
            <w:r w:rsidRPr="00656F44">
              <w:rPr>
                <w:sz w:val="20"/>
                <w:szCs w:val="20"/>
              </w:rPr>
              <w:t>*Do not output all your work for this step**.</w:t>
            </w:r>
          </w:p>
          <w:p w14:paraId="5D2A8679" w14:textId="77777777" w:rsidR="002C698F" w:rsidRPr="00656F44" w:rsidRDefault="002C698F" w:rsidP="00036DD4">
            <w:pPr>
              <w:spacing w:line="276" w:lineRule="auto"/>
              <w:rPr>
                <w:sz w:val="20"/>
                <w:szCs w:val="20"/>
              </w:rPr>
            </w:pPr>
          </w:p>
          <w:p w14:paraId="4375C72B" w14:textId="77777777" w:rsidR="002C698F" w:rsidRPr="00656F44" w:rsidRDefault="002C698F" w:rsidP="00036DD4">
            <w:pPr>
              <w:spacing w:line="276" w:lineRule="auto"/>
              <w:rPr>
                <w:sz w:val="20"/>
                <w:szCs w:val="20"/>
              </w:rPr>
            </w:pPr>
            <w:r w:rsidRPr="00656F44">
              <w:rPr>
                <w:sz w:val="20"/>
                <w:szCs w:val="20"/>
              </w:rPr>
              <w:t xml:space="preserve">**Step 2**: </w:t>
            </w:r>
            <w:r w:rsidRPr="00C409B7">
              <w:rPr>
                <w:color w:val="EE0000"/>
                <w:sz w:val="20"/>
                <w:szCs w:val="20"/>
                <w:rPrChange w:id="4" w:author="Dylan CHEN" w:date="2026-04-09T23:57:00Z" w16du:dateUtc="2026-04-09T15:57:00Z">
                  <w:rPr>
                    <w:sz w:val="20"/>
                    <w:szCs w:val="20"/>
                  </w:rPr>
                </w:rPrChange>
              </w:rPr>
              <w:t>Compare your answer to the provided answer</w:t>
            </w:r>
            <w:r w:rsidRPr="00656F44">
              <w:rPr>
                <w:sz w:val="20"/>
                <w:szCs w:val="20"/>
              </w:rPr>
              <w:t>. Objectively evaluate the quality of the provided answer by considering the following dimensions: clarity, readability, accuracy, relevance, level of detail, personal experiences, personal insights, innovative approaches, alternative solutions, and engaging storytelling.</w:t>
            </w:r>
            <w:r>
              <w:rPr>
                <w:sz w:val="20"/>
                <w:szCs w:val="20"/>
              </w:rPr>
              <w:t>*</w:t>
            </w:r>
            <w:r w:rsidRPr="00656F44">
              <w:rPr>
                <w:sz w:val="20"/>
                <w:szCs w:val="20"/>
              </w:rPr>
              <w:t>*Do not output all your work for this step**.</w:t>
            </w:r>
          </w:p>
          <w:p w14:paraId="18669617" w14:textId="77777777" w:rsidR="002C698F" w:rsidRPr="00656F44" w:rsidRDefault="002C698F" w:rsidP="00036DD4">
            <w:pPr>
              <w:spacing w:line="276" w:lineRule="auto"/>
              <w:rPr>
                <w:sz w:val="20"/>
                <w:szCs w:val="20"/>
              </w:rPr>
            </w:pPr>
          </w:p>
          <w:p w14:paraId="32989F30" w14:textId="77777777" w:rsidR="002C698F" w:rsidRPr="00656F44" w:rsidRDefault="002C698F" w:rsidP="00036DD4">
            <w:pPr>
              <w:spacing w:line="276" w:lineRule="auto"/>
              <w:rPr>
                <w:sz w:val="20"/>
                <w:szCs w:val="20"/>
              </w:rPr>
            </w:pPr>
            <w:r w:rsidRPr="00656F44">
              <w:rPr>
                <w:sz w:val="20"/>
                <w:szCs w:val="20"/>
              </w:rPr>
              <w:t>**Dimensions Definitions**:</w:t>
            </w:r>
          </w:p>
          <w:p w14:paraId="241FBC12" w14:textId="77777777" w:rsidR="002C698F" w:rsidRPr="00656F44" w:rsidRDefault="002C698F" w:rsidP="00036DD4">
            <w:pPr>
              <w:spacing w:line="276" w:lineRule="auto"/>
              <w:rPr>
                <w:sz w:val="20"/>
                <w:szCs w:val="20"/>
              </w:rPr>
            </w:pPr>
            <w:r w:rsidRPr="00656F44">
              <w:rPr>
                <w:sz w:val="20"/>
                <w:szCs w:val="20"/>
              </w:rPr>
              <w:t>1.</w:t>
            </w:r>
            <w:r>
              <w:rPr>
                <w:sz w:val="20"/>
                <w:szCs w:val="20"/>
              </w:rPr>
              <w:t>*</w:t>
            </w:r>
            <w:r w:rsidRPr="00656F44">
              <w:rPr>
                <w:sz w:val="20"/>
                <w:szCs w:val="20"/>
              </w:rPr>
              <w:t>*Clarity**: The ability to convey information in a way that is easily understandable, avoiding ambiguity and confusion.</w:t>
            </w:r>
          </w:p>
          <w:p w14:paraId="707ECAE3" w14:textId="77777777" w:rsidR="002C698F" w:rsidRPr="00656F44" w:rsidRDefault="002C698F" w:rsidP="00036DD4">
            <w:pPr>
              <w:spacing w:line="276" w:lineRule="auto"/>
              <w:rPr>
                <w:sz w:val="20"/>
                <w:szCs w:val="20"/>
              </w:rPr>
            </w:pPr>
            <w:r w:rsidRPr="00656F44">
              <w:rPr>
                <w:sz w:val="20"/>
                <w:szCs w:val="20"/>
              </w:rPr>
              <w:t>2.</w:t>
            </w:r>
            <w:r>
              <w:rPr>
                <w:sz w:val="20"/>
                <w:szCs w:val="20"/>
              </w:rPr>
              <w:t>*</w:t>
            </w:r>
            <w:r w:rsidRPr="00656F44">
              <w:rPr>
                <w:sz w:val="20"/>
                <w:szCs w:val="20"/>
              </w:rPr>
              <w:t>*Readability**: The quality of being easy and pleasant to read, based on factors such as sentence structure, word choice, and answer formatting.</w:t>
            </w:r>
          </w:p>
          <w:p w14:paraId="4B3A6A30" w14:textId="77777777" w:rsidR="002C698F" w:rsidRPr="00656F44" w:rsidRDefault="002C698F" w:rsidP="00036DD4">
            <w:pPr>
              <w:spacing w:line="276" w:lineRule="auto"/>
              <w:rPr>
                <w:sz w:val="20"/>
                <w:szCs w:val="20"/>
              </w:rPr>
            </w:pPr>
            <w:r w:rsidRPr="00656F44">
              <w:rPr>
                <w:sz w:val="20"/>
                <w:szCs w:val="20"/>
              </w:rPr>
              <w:t>3.</w:t>
            </w:r>
            <w:r>
              <w:rPr>
                <w:sz w:val="20"/>
                <w:szCs w:val="20"/>
              </w:rPr>
              <w:t>*</w:t>
            </w:r>
            <w:r w:rsidRPr="00656F44">
              <w:rPr>
                <w:sz w:val="20"/>
                <w:szCs w:val="20"/>
              </w:rPr>
              <w:t>*Accuracy**: The state of being precise, correct, and in conformity with fact or truth, without errors or inaccuracies.</w:t>
            </w:r>
          </w:p>
          <w:p w14:paraId="1B0899B8" w14:textId="77777777" w:rsidR="002C698F" w:rsidRPr="00656F44" w:rsidRDefault="002C698F" w:rsidP="00036DD4">
            <w:pPr>
              <w:spacing w:line="276" w:lineRule="auto"/>
              <w:rPr>
                <w:sz w:val="20"/>
                <w:szCs w:val="20"/>
              </w:rPr>
            </w:pPr>
            <w:r w:rsidRPr="00656F44">
              <w:rPr>
                <w:sz w:val="20"/>
                <w:szCs w:val="20"/>
              </w:rPr>
              <w:t>4.</w:t>
            </w:r>
            <w:r>
              <w:rPr>
                <w:sz w:val="20"/>
                <w:szCs w:val="20"/>
              </w:rPr>
              <w:t>*</w:t>
            </w:r>
            <w:r w:rsidRPr="00656F44">
              <w:rPr>
                <w:sz w:val="20"/>
                <w:szCs w:val="20"/>
              </w:rPr>
              <w:t>*Relevance**: The degree to which the provided information is applicable, connected, and pertinent to the specific topic or question at hand.</w:t>
            </w:r>
          </w:p>
          <w:p w14:paraId="33FDD8FF" w14:textId="77777777" w:rsidR="002C698F" w:rsidRPr="00656F44" w:rsidRDefault="002C698F" w:rsidP="00036DD4">
            <w:pPr>
              <w:spacing w:line="276" w:lineRule="auto"/>
              <w:rPr>
                <w:sz w:val="20"/>
                <w:szCs w:val="20"/>
              </w:rPr>
            </w:pPr>
            <w:r w:rsidRPr="00656F44">
              <w:rPr>
                <w:sz w:val="20"/>
                <w:szCs w:val="20"/>
              </w:rPr>
              <w:t>5.</w:t>
            </w:r>
            <w:r>
              <w:rPr>
                <w:sz w:val="20"/>
                <w:szCs w:val="20"/>
              </w:rPr>
              <w:t>*</w:t>
            </w:r>
            <w:r w:rsidRPr="00656F44">
              <w:rPr>
                <w:sz w:val="20"/>
                <w:szCs w:val="20"/>
              </w:rPr>
              <w:t>*Level of detail**: The amount and specificity of information provided, ranging from a high-level overview to an in-depth explanation with supporting facts and examples.</w:t>
            </w:r>
          </w:p>
          <w:p w14:paraId="2C7A8E79" w14:textId="77777777" w:rsidR="002C698F" w:rsidRPr="00656F44" w:rsidRDefault="002C698F" w:rsidP="00036DD4">
            <w:pPr>
              <w:spacing w:line="276" w:lineRule="auto"/>
              <w:rPr>
                <w:sz w:val="20"/>
                <w:szCs w:val="20"/>
              </w:rPr>
            </w:pPr>
            <w:r w:rsidRPr="00656F44">
              <w:rPr>
                <w:sz w:val="20"/>
                <w:szCs w:val="20"/>
              </w:rPr>
              <w:t>6.</w:t>
            </w:r>
            <w:r>
              <w:rPr>
                <w:sz w:val="20"/>
                <w:szCs w:val="20"/>
              </w:rPr>
              <w:t>*</w:t>
            </w:r>
            <w:r w:rsidRPr="00656F44">
              <w:rPr>
                <w:sz w:val="20"/>
                <w:szCs w:val="20"/>
              </w:rPr>
              <w:t>*Personal experiences**: The incorporation of personal anecdotes or real-world examples that are specific to the individual answerer and not commonly known or shared.</w:t>
            </w:r>
          </w:p>
          <w:p w14:paraId="74B877A5" w14:textId="77777777" w:rsidR="002C698F" w:rsidRPr="00656F44" w:rsidRDefault="002C698F" w:rsidP="00036DD4">
            <w:pPr>
              <w:spacing w:line="276" w:lineRule="auto"/>
              <w:rPr>
                <w:sz w:val="20"/>
                <w:szCs w:val="20"/>
              </w:rPr>
            </w:pPr>
            <w:r w:rsidRPr="00656F44">
              <w:rPr>
                <w:sz w:val="20"/>
                <w:szCs w:val="20"/>
              </w:rPr>
              <w:t>7.</w:t>
            </w:r>
            <w:r>
              <w:rPr>
                <w:sz w:val="20"/>
                <w:szCs w:val="20"/>
              </w:rPr>
              <w:t>*</w:t>
            </w:r>
            <w:r w:rsidRPr="00656F44">
              <w:rPr>
                <w:sz w:val="20"/>
                <w:szCs w:val="20"/>
              </w:rPr>
              <w:t>*Personal insights**: The ability to provide personal opinions, preferences, and recommendations.</w:t>
            </w:r>
          </w:p>
          <w:p w14:paraId="63D2DDEA" w14:textId="77777777" w:rsidR="002C698F" w:rsidRPr="00656F44" w:rsidRDefault="002C698F" w:rsidP="00036DD4">
            <w:pPr>
              <w:spacing w:line="276" w:lineRule="auto"/>
              <w:rPr>
                <w:sz w:val="20"/>
                <w:szCs w:val="20"/>
              </w:rPr>
            </w:pPr>
            <w:r w:rsidRPr="00656F44">
              <w:rPr>
                <w:sz w:val="20"/>
                <w:szCs w:val="20"/>
              </w:rPr>
              <w:t>8.</w:t>
            </w:r>
            <w:r>
              <w:rPr>
                <w:sz w:val="20"/>
                <w:szCs w:val="20"/>
              </w:rPr>
              <w:t>*</w:t>
            </w:r>
            <w:r w:rsidRPr="00656F44">
              <w:rPr>
                <w:sz w:val="20"/>
                <w:szCs w:val="20"/>
              </w:rPr>
              <w:t xml:space="preserve">*Innovative approaches**: </w:t>
            </w:r>
            <w:r w:rsidRPr="00567AA9">
              <w:rPr>
                <w:sz w:val="20"/>
                <w:szCs w:val="20"/>
                <w:highlight w:val="cyan"/>
                <w:rPrChange w:id="5" w:author="Dylan CHEN" w:date="2026-04-09T23:55:00Z" w16du:dateUtc="2026-04-09T15:55:00Z">
                  <w:rPr>
                    <w:sz w:val="20"/>
                    <w:szCs w:val="20"/>
                  </w:rPr>
                </w:rPrChange>
              </w:rPr>
              <w:t>The suggestion of creative, original, or unconventional ideas, solutions, or methodologies that deviate from traditional or widely accepted norms in problem-solving.</w:t>
            </w:r>
          </w:p>
          <w:p w14:paraId="2B984648" w14:textId="77777777" w:rsidR="002C698F" w:rsidRPr="00656F44" w:rsidRDefault="002C698F" w:rsidP="00036DD4">
            <w:pPr>
              <w:spacing w:line="276" w:lineRule="auto"/>
              <w:rPr>
                <w:sz w:val="20"/>
                <w:szCs w:val="20"/>
              </w:rPr>
            </w:pPr>
            <w:r w:rsidRPr="00656F44">
              <w:rPr>
                <w:sz w:val="20"/>
                <w:szCs w:val="20"/>
              </w:rPr>
              <w:t>9.</w:t>
            </w:r>
            <w:r>
              <w:rPr>
                <w:sz w:val="20"/>
                <w:szCs w:val="20"/>
              </w:rPr>
              <w:t>*</w:t>
            </w:r>
            <w:r w:rsidRPr="00656F44">
              <w:rPr>
                <w:sz w:val="20"/>
                <w:szCs w:val="20"/>
              </w:rPr>
              <w:t>*Alternative solutions**: The ability to suggest alternative approaches or solutions that may not be directly related to the original question but can still help solve the underlying problem.</w:t>
            </w:r>
          </w:p>
          <w:p w14:paraId="0BCCFDB1" w14:textId="77777777" w:rsidR="002C698F" w:rsidRPr="00656F44" w:rsidRDefault="002C698F" w:rsidP="00036DD4">
            <w:pPr>
              <w:spacing w:line="276" w:lineRule="auto"/>
              <w:rPr>
                <w:sz w:val="20"/>
                <w:szCs w:val="20"/>
              </w:rPr>
            </w:pPr>
            <w:r w:rsidRPr="00656F44">
              <w:rPr>
                <w:sz w:val="20"/>
                <w:szCs w:val="20"/>
              </w:rPr>
              <w:t>10.</w:t>
            </w:r>
            <w:r>
              <w:rPr>
                <w:sz w:val="20"/>
                <w:szCs w:val="20"/>
              </w:rPr>
              <w:t>*</w:t>
            </w:r>
            <w:r w:rsidRPr="00656F44">
              <w:rPr>
                <w:sz w:val="20"/>
                <w:szCs w:val="20"/>
              </w:rPr>
              <w:t>*Engaging storytelling**: The ability to present information or ideas in a compelling, narrative form that captures the reader</w:t>
            </w:r>
            <w:r>
              <w:rPr>
                <w:rFonts w:eastAsiaTheme="minorEastAsia"/>
                <w:sz w:val="20"/>
                <w:szCs w:val="20"/>
              </w:rPr>
              <w:t>’</w:t>
            </w:r>
            <w:r w:rsidRPr="00656F44">
              <w:rPr>
                <w:sz w:val="20"/>
                <w:szCs w:val="20"/>
              </w:rPr>
              <w:t>s attention, makes the content more memorable, and enhances understanding or relatability.</w:t>
            </w:r>
          </w:p>
          <w:p w14:paraId="522D385B" w14:textId="77777777" w:rsidR="002C698F" w:rsidRPr="00656F44" w:rsidRDefault="002C698F" w:rsidP="00036DD4">
            <w:pPr>
              <w:spacing w:line="276" w:lineRule="auto"/>
              <w:rPr>
                <w:sz w:val="20"/>
                <w:szCs w:val="20"/>
              </w:rPr>
            </w:pPr>
          </w:p>
          <w:p w14:paraId="2BD7D8B8" w14:textId="77777777" w:rsidR="002C698F" w:rsidRPr="00656F44" w:rsidRDefault="002C698F" w:rsidP="00036DD4">
            <w:pPr>
              <w:spacing w:line="276" w:lineRule="auto"/>
              <w:rPr>
                <w:sz w:val="20"/>
                <w:szCs w:val="20"/>
              </w:rPr>
            </w:pPr>
            <w:r w:rsidRPr="00656F44">
              <w:rPr>
                <w:sz w:val="20"/>
                <w:szCs w:val="20"/>
              </w:rPr>
              <w:t>**Step 3**: Reply with an overall quality rating and quality rating for each dimension</w:t>
            </w:r>
            <w:r>
              <w:rPr>
                <w:sz w:val="20"/>
                <w:szCs w:val="20"/>
              </w:rPr>
              <w:t>*</w:t>
            </w:r>
            <w:r w:rsidRPr="00656F44">
              <w:rPr>
                <w:sz w:val="20"/>
                <w:szCs w:val="20"/>
              </w:rPr>
              <w:t>*in required format shown below**. Each score should be an integer from 1 to 10, with 1 denoting extremely low quality and 10 denoting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12A1E6A2" w14:textId="77777777" w:rsidR="002C698F" w:rsidRPr="00656F44" w:rsidRDefault="002C698F" w:rsidP="00036DD4">
            <w:pPr>
              <w:spacing w:line="276" w:lineRule="auto"/>
              <w:rPr>
                <w:sz w:val="20"/>
                <w:szCs w:val="20"/>
              </w:rPr>
            </w:pPr>
          </w:p>
          <w:p w14:paraId="68199BE2" w14:textId="77777777" w:rsidR="002C698F" w:rsidRPr="00656F44" w:rsidRDefault="002C698F" w:rsidP="00036DD4">
            <w:pPr>
              <w:spacing w:line="276" w:lineRule="auto"/>
              <w:rPr>
                <w:sz w:val="20"/>
                <w:szCs w:val="20"/>
              </w:rPr>
            </w:pPr>
            <w:r w:rsidRPr="00656F44">
              <w:rPr>
                <w:sz w:val="20"/>
                <w:szCs w:val="20"/>
              </w:rPr>
              <w:t>**Required Output Format**:</w:t>
            </w:r>
          </w:p>
          <w:p w14:paraId="397E0E6F" w14:textId="77777777" w:rsidR="002C698F" w:rsidRPr="00656F44" w:rsidRDefault="002C698F" w:rsidP="00036DD4">
            <w:pPr>
              <w:spacing w:line="276" w:lineRule="auto"/>
              <w:rPr>
                <w:sz w:val="20"/>
                <w:szCs w:val="20"/>
              </w:rPr>
            </w:pPr>
            <w:r w:rsidRPr="00656F44">
              <w:rPr>
                <w:sz w:val="20"/>
                <w:szCs w:val="20"/>
              </w:rPr>
              <w:t>Overall quality: 1 to 10</w:t>
            </w:r>
          </w:p>
          <w:p w14:paraId="33FC904B" w14:textId="77777777" w:rsidR="002C698F" w:rsidRPr="00656F44" w:rsidRDefault="002C698F" w:rsidP="00036DD4">
            <w:pPr>
              <w:spacing w:line="276" w:lineRule="auto"/>
              <w:rPr>
                <w:sz w:val="20"/>
                <w:szCs w:val="20"/>
              </w:rPr>
            </w:pPr>
            <w:r w:rsidRPr="00656F44">
              <w:rPr>
                <w:sz w:val="20"/>
                <w:szCs w:val="20"/>
              </w:rPr>
              <w:t>Clarity: 1 to 10</w:t>
            </w:r>
          </w:p>
          <w:p w14:paraId="7B384A29" w14:textId="77777777" w:rsidR="002C698F" w:rsidRPr="00656F44" w:rsidRDefault="002C698F" w:rsidP="00036DD4">
            <w:pPr>
              <w:spacing w:line="276" w:lineRule="auto"/>
              <w:rPr>
                <w:sz w:val="20"/>
                <w:szCs w:val="20"/>
              </w:rPr>
            </w:pPr>
            <w:r w:rsidRPr="00656F44">
              <w:rPr>
                <w:sz w:val="20"/>
                <w:szCs w:val="20"/>
              </w:rPr>
              <w:t>Readability: 1 to 10</w:t>
            </w:r>
          </w:p>
          <w:p w14:paraId="3981FA96" w14:textId="77777777" w:rsidR="002C698F" w:rsidRPr="00656F44" w:rsidRDefault="002C698F" w:rsidP="00036DD4">
            <w:pPr>
              <w:spacing w:line="276" w:lineRule="auto"/>
              <w:rPr>
                <w:sz w:val="20"/>
                <w:szCs w:val="20"/>
              </w:rPr>
            </w:pPr>
            <w:r w:rsidRPr="00656F44">
              <w:rPr>
                <w:sz w:val="20"/>
                <w:szCs w:val="20"/>
              </w:rPr>
              <w:t>Accuracy: 1 to 10</w:t>
            </w:r>
          </w:p>
          <w:p w14:paraId="4A77115A" w14:textId="77777777" w:rsidR="002C698F" w:rsidRPr="00656F44" w:rsidRDefault="002C698F" w:rsidP="00036DD4">
            <w:pPr>
              <w:spacing w:line="276" w:lineRule="auto"/>
              <w:rPr>
                <w:sz w:val="20"/>
                <w:szCs w:val="20"/>
              </w:rPr>
            </w:pPr>
            <w:r w:rsidRPr="00656F44">
              <w:rPr>
                <w:sz w:val="20"/>
                <w:szCs w:val="20"/>
              </w:rPr>
              <w:t>Relevance: 1 to 10</w:t>
            </w:r>
          </w:p>
          <w:p w14:paraId="54E180C3" w14:textId="77777777" w:rsidR="002C698F" w:rsidRPr="00656F44" w:rsidRDefault="002C698F" w:rsidP="00036DD4">
            <w:pPr>
              <w:spacing w:line="276" w:lineRule="auto"/>
              <w:rPr>
                <w:sz w:val="20"/>
                <w:szCs w:val="20"/>
              </w:rPr>
            </w:pPr>
            <w:r w:rsidRPr="00656F44">
              <w:rPr>
                <w:sz w:val="20"/>
                <w:szCs w:val="20"/>
              </w:rPr>
              <w:t>Level of detail: 1 to 10</w:t>
            </w:r>
          </w:p>
          <w:p w14:paraId="6A159539" w14:textId="77777777" w:rsidR="002C698F" w:rsidRPr="00656F44" w:rsidRDefault="002C698F" w:rsidP="00036DD4">
            <w:pPr>
              <w:spacing w:line="276" w:lineRule="auto"/>
              <w:rPr>
                <w:sz w:val="20"/>
                <w:szCs w:val="20"/>
              </w:rPr>
            </w:pPr>
            <w:r w:rsidRPr="00656F44">
              <w:rPr>
                <w:sz w:val="20"/>
                <w:szCs w:val="20"/>
              </w:rPr>
              <w:t>Personal experiences: 1 to 10</w:t>
            </w:r>
          </w:p>
          <w:p w14:paraId="590AAA7C" w14:textId="77777777" w:rsidR="002C698F" w:rsidRPr="00656F44" w:rsidRDefault="002C698F" w:rsidP="00036DD4">
            <w:pPr>
              <w:spacing w:line="276" w:lineRule="auto"/>
              <w:rPr>
                <w:sz w:val="20"/>
                <w:szCs w:val="20"/>
              </w:rPr>
            </w:pPr>
            <w:r w:rsidRPr="00656F44">
              <w:rPr>
                <w:sz w:val="20"/>
                <w:szCs w:val="20"/>
              </w:rPr>
              <w:t>Personal insights: 1 to 10</w:t>
            </w:r>
          </w:p>
          <w:p w14:paraId="093B3DC7" w14:textId="77777777" w:rsidR="002C698F" w:rsidRPr="00656F44" w:rsidRDefault="002C698F" w:rsidP="00036DD4">
            <w:pPr>
              <w:spacing w:line="276" w:lineRule="auto"/>
              <w:rPr>
                <w:sz w:val="20"/>
                <w:szCs w:val="20"/>
              </w:rPr>
            </w:pPr>
            <w:r w:rsidRPr="00656F44">
              <w:rPr>
                <w:sz w:val="20"/>
                <w:szCs w:val="20"/>
              </w:rPr>
              <w:t>Innovative approaches: 1 to 10</w:t>
            </w:r>
          </w:p>
          <w:p w14:paraId="40BDAFE5" w14:textId="77777777" w:rsidR="002C698F" w:rsidRPr="00656F44" w:rsidRDefault="002C698F" w:rsidP="00036DD4">
            <w:pPr>
              <w:spacing w:line="276" w:lineRule="auto"/>
              <w:rPr>
                <w:sz w:val="20"/>
                <w:szCs w:val="20"/>
              </w:rPr>
            </w:pPr>
            <w:r w:rsidRPr="00656F44">
              <w:rPr>
                <w:sz w:val="20"/>
                <w:szCs w:val="20"/>
              </w:rPr>
              <w:t>Alternative solutions: 1 to 10</w:t>
            </w:r>
          </w:p>
          <w:p w14:paraId="4811AB4C" w14:textId="77777777" w:rsidR="002C698F" w:rsidRPr="00656F44" w:rsidRDefault="002C698F" w:rsidP="00036DD4">
            <w:pPr>
              <w:spacing w:line="276" w:lineRule="auto"/>
              <w:rPr>
                <w:sz w:val="20"/>
                <w:szCs w:val="20"/>
              </w:rPr>
            </w:pPr>
            <w:r w:rsidRPr="00656F44">
              <w:rPr>
                <w:sz w:val="20"/>
                <w:szCs w:val="20"/>
              </w:rPr>
              <w:t>Engaging storytelling: 1 to 10</w:t>
            </w:r>
          </w:p>
          <w:p w14:paraId="68E56AE8" w14:textId="77777777" w:rsidR="002C698F" w:rsidRDefault="002C698F" w:rsidP="00036DD4">
            <w:pPr>
              <w:spacing w:line="276" w:lineRule="auto"/>
            </w:pPr>
            <w:r w:rsidRPr="00656F44">
              <w:rPr>
                <w:sz w:val="20"/>
                <w:szCs w:val="20"/>
              </w:rPr>
              <w:t>Basis for scores: briefly explain the basis for the overall quality score and 10 scores of dimensions here in one sentence</w:t>
            </w:r>
          </w:p>
        </w:tc>
      </w:tr>
    </w:tbl>
    <w:p w14:paraId="630DDF10" w14:textId="77777777" w:rsidR="002C698F" w:rsidRDefault="002C698F" w:rsidP="002C698F">
      <w:pPr>
        <w:widowControl w:val="0"/>
      </w:pPr>
    </w:p>
    <w:p w14:paraId="263358FB" w14:textId="77777777" w:rsidR="002C698F" w:rsidRDefault="002C698F" w:rsidP="002C698F">
      <w:r w:rsidRPr="000935D6">
        <w:rPr>
          <w:rFonts w:hint="eastAsia"/>
        </w:rPr>
        <w:t>User:</w:t>
      </w:r>
    </w:p>
    <w:tbl>
      <w:tblPr>
        <w:tblStyle w:val="TableGrid"/>
        <w:tblW w:w="0" w:type="auto"/>
        <w:tblLook w:val="04A0" w:firstRow="1" w:lastRow="0" w:firstColumn="1" w:lastColumn="0" w:noHBand="0" w:noVBand="1"/>
      </w:tblPr>
      <w:tblGrid>
        <w:gridCol w:w="9350"/>
      </w:tblGrid>
      <w:tr w:rsidR="002C698F" w14:paraId="22F172B6" w14:textId="77777777" w:rsidTr="00036DD4">
        <w:tc>
          <w:tcPr>
            <w:tcW w:w="9350" w:type="dxa"/>
          </w:tcPr>
          <w:p w14:paraId="1AE96BCE" w14:textId="77777777" w:rsidR="002C698F" w:rsidRPr="00656F44" w:rsidRDefault="002C698F" w:rsidP="00036DD4">
            <w:pPr>
              <w:spacing w:line="276" w:lineRule="auto"/>
              <w:rPr>
                <w:sz w:val="20"/>
                <w:szCs w:val="20"/>
              </w:rPr>
            </w:pPr>
            <w:r w:rsidRPr="00656F44">
              <w:rPr>
                <w:sz w:val="20"/>
                <w:szCs w:val="20"/>
              </w:rPr>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0-10 for overall quality and then each dimension</w:t>
            </w:r>
            <w:r>
              <w:rPr>
                <w:sz w:val="20"/>
                <w:szCs w:val="20"/>
              </w:rPr>
              <w:t>*</w:t>
            </w:r>
            <w:r w:rsidRPr="00656F44">
              <w:rPr>
                <w:sz w:val="20"/>
                <w:szCs w:val="20"/>
              </w:rPr>
              <w:t>*in required format shown below**, with 0 being extremely low quality and 10 being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07D9706B" w14:textId="77777777" w:rsidR="002C698F" w:rsidRPr="00656F44" w:rsidRDefault="002C698F" w:rsidP="00036DD4">
            <w:pPr>
              <w:spacing w:line="276" w:lineRule="auto"/>
              <w:rPr>
                <w:sz w:val="20"/>
                <w:szCs w:val="20"/>
              </w:rPr>
            </w:pPr>
          </w:p>
          <w:p w14:paraId="3BBA5D49" w14:textId="77777777" w:rsidR="002C698F" w:rsidRPr="00656F44" w:rsidRDefault="002C698F" w:rsidP="00036DD4">
            <w:pPr>
              <w:spacing w:line="276" w:lineRule="auto"/>
              <w:rPr>
                <w:sz w:val="20"/>
                <w:szCs w:val="20"/>
              </w:rPr>
            </w:pPr>
            <w:r w:rsidRPr="00656F44">
              <w:rPr>
                <w:sz w:val="20"/>
                <w:szCs w:val="20"/>
              </w:rPr>
              <w:t>Here is the</w:t>
            </w:r>
            <w:r>
              <w:rPr>
                <w:sz w:val="20"/>
                <w:szCs w:val="20"/>
              </w:rPr>
              <w:t>*</w:t>
            </w:r>
            <w:r w:rsidRPr="00656F44">
              <w:rPr>
                <w:sz w:val="20"/>
                <w:szCs w:val="20"/>
              </w:rPr>
              <w:t>*required Output Format**:</w:t>
            </w:r>
          </w:p>
          <w:p w14:paraId="77999DFF" w14:textId="77777777" w:rsidR="002C698F" w:rsidRPr="00656F44" w:rsidRDefault="002C698F" w:rsidP="00036DD4">
            <w:pPr>
              <w:spacing w:line="276" w:lineRule="auto"/>
              <w:rPr>
                <w:sz w:val="20"/>
                <w:szCs w:val="20"/>
              </w:rPr>
            </w:pPr>
          </w:p>
          <w:p w14:paraId="5B4F2FBA" w14:textId="77777777" w:rsidR="002C698F" w:rsidRPr="00656F44" w:rsidRDefault="002C698F" w:rsidP="00036DD4">
            <w:pPr>
              <w:spacing w:line="276" w:lineRule="auto"/>
              <w:rPr>
                <w:sz w:val="20"/>
                <w:szCs w:val="20"/>
              </w:rPr>
            </w:pPr>
            <w:r w:rsidRPr="00656F44">
              <w:rPr>
                <w:sz w:val="20"/>
                <w:szCs w:val="20"/>
              </w:rPr>
              <w:t>Overall quality: 1 to 10</w:t>
            </w:r>
          </w:p>
          <w:p w14:paraId="07E6E896" w14:textId="77777777" w:rsidR="002C698F" w:rsidRPr="00656F44" w:rsidRDefault="002C698F" w:rsidP="00036DD4">
            <w:pPr>
              <w:spacing w:line="276" w:lineRule="auto"/>
              <w:rPr>
                <w:sz w:val="20"/>
                <w:szCs w:val="20"/>
              </w:rPr>
            </w:pPr>
            <w:r w:rsidRPr="00656F44">
              <w:rPr>
                <w:sz w:val="20"/>
                <w:szCs w:val="20"/>
              </w:rPr>
              <w:t>Clarity: 1 to 10</w:t>
            </w:r>
          </w:p>
          <w:p w14:paraId="40757931" w14:textId="77777777" w:rsidR="002C698F" w:rsidRPr="00656F44" w:rsidRDefault="002C698F" w:rsidP="00036DD4">
            <w:pPr>
              <w:spacing w:line="276" w:lineRule="auto"/>
              <w:rPr>
                <w:sz w:val="20"/>
                <w:szCs w:val="20"/>
              </w:rPr>
            </w:pPr>
            <w:r w:rsidRPr="00656F44">
              <w:rPr>
                <w:sz w:val="20"/>
                <w:szCs w:val="20"/>
              </w:rPr>
              <w:t>Readability: 1 to 10</w:t>
            </w:r>
          </w:p>
          <w:p w14:paraId="75B71734" w14:textId="77777777" w:rsidR="002C698F" w:rsidRPr="00656F44" w:rsidRDefault="002C698F" w:rsidP="00036DD4">
            <w:pPr>
              <w:spacing w:line="276" w:lineRule="auto"/>
              <w:rPr>
                <w:sz w:val="20"/>
                <w:szCs w:val="20"/>
              </w:rPr>
            </w:pPr>
            <w:r w:rsidRPr="00656F44">
              <w:rPr>
                <w:sz w:val="20"/>
                <w:szCs w:val="20"/>
              </w:rPr>
              <w:t>Accuracy: 1 to 10</w:t>
            </w:r>
          </w:p>
          <w:p w14:paraId="0C020DE5" w14:textId="77777777" w:rsidR="002C698F" w:rsidRPr="00656F44" w:rsidRDefault="002C698F" w:rsidP="00036DD4">
            <w:pPr>
              <w:spacing w:line="276" w:lineRule="auto"/>
              <w:rPr>
                <w:sz w:val="20"/>
                <w:szCs w:val="20"/>
              </w:rPr>
            </w:pPr>
            <w:r w:rsidRPr="00656F44">
              <w:rPr>
                <w:sz w:val="20"/>
                <w:szCs w:val="20"/>
              </w:rPr>
              <w:t>Relevance: 1 to 10</w:t>
            </w:r>
          </w:p>
          <w:p w14:paraId="45DBC22A" w14:textId="77777777" w:rsidR="002C698F" w:rsidRPr="00656F44" w:rsidRDefault="002C698F" w:rsidP="00036DD4">
            <w:pPr>
              <w:spacing w:line="276" w:lineRule="auto"/>
              <w:rPr>
                <w:sz w:val="20"/>
                <w:szCs w:val="20"/>
              </w:rPr>
            </w:pPr>
            <w:r w:rsidRPr="00656F44">
              <w:rPr>
                <w:sz w:val="20"/>
                <w:szCs w:val="20"/>
              </w:rPr>
              <w:t>Level of detail: 1 to 10</w:t>
            </w:r>
          </w:p>
          <w:p w14:paraId="1AB49309" w14:textId="77777777" w:rsidR="002C698F" w:rsidRPr="00656F44" w:rsidRDefault="002C698F" w:rsidP="00036DD4">
            <w:pPr>
              <w:spacing w:line="276" w:lineRule="auto"/>
              <w:rPr>
                <w:sz w:val="20"/>
                <w:szCs w:val="20"/>
              </w:rPr>
            </w:pPr>
            <w:r w:rsidRPr="00656F44">
              <w:rPr>
                <w:sz w:val="20"/>
                <w:szCs w:val="20"/>
              </w:rPr>
              <w:t>Personal experiences: 1 to 10</w:t>
            </w:r>
          </w:p>
          <w:p w14:paraId="1C798894" w14:textId="77777777" w:rsidR="002C698F" w:rsidRPr="00656F44" w:rsidRDefault="002C698F" w:rsidP="00036DD4">
            <w:pPr>
              <w:spacing w:line="276" w:lineRule="auto"/>
              <w:rPr>
                <w:sz w:val="20"/>
                <w:szCs w:val="20"/>
              </w:rPr>
            </w:pPr>
            <w:r w:rsidRPr="00656F44">
              <w:rPr>
                <w:sz w:val="20"/>
                <w:szCs w:val="20"/>
              </w:rPr>
              <w:t>Personal insights: 1 to 10</w:t>
            </w:r>
          </w:p>
          <w:p w14:paraId="7D79541A" w14:textId="77777777" w:rsidR="002C698F" w:rsidRPr="00656F44" w:rsidRDefault="002C698F" w:rsidP="00036DD4">
            <w:pPr>
              <w:spacing w:line="276" w:lineRule="auto"/>
              <w:rPr>
                <w:sz w:val="20"/>
                <w:szCs w:val="20"/>
              </w:rPr>
            </w:pPr>
            <w:r w:rsidRPr="00656F44">
              <w:rPr>
                <w:sz w:val="20"/>
                <w:szCs w:val="20"/>
              </w:rPr>
              <w:t>Innovative approaches: 1 to 10</w:t>
            </w:r>
          </w:p>
          <w:p w14:paraId="329C6E72" w14:textId="77777777" w:rsidR="002C698F" w:rsidRPr="00656F44" w:rsidRDefault="002C698F" w:rsidP="00036DD4">
            <w:pPr>
              <w:spacing w:line="276" w:lineRule="auto"/>
              <w:rPr>
                <w:sz w:val="20"/>
                <w:szCs w:val="20"/>
              </w:rPr>
            </w:pPr>
            <w:r w:rsidRPr="00656F44">
              <w:rPr>
                <w:sz w:val="20"/>
                <w:szCs w:val="20"/>
              </w:rPr>
              <w:t>Alternative solutions: 1 to 10</w:t>
            </w:r>
          </w:p>
          <w:p w14:paraId="3645CEC7" w14:textId="77777777" w:rsidR="002C698F" w:rsidRPr="00656F44" w:rsidRDefault="002C698F" w:rsidP="00036DD4">
            <w:pPr>
              <w:spacing w:line="276" w:lineRule="auto"/>
              <w:rPr>
                <w:sz w:val="20"/>
                <w:szCs w:val="20"/>
              </w:rPr>
            </w:pPr>
            <w:r w:rsidRPr="00656F44">
              <w:rPr>
                <w:sz w:val="20"/>
                <w:szCs w:val="20"/>
              </w:rPr>
              <w:t>Engaging storytelling: 1 to 10</w:t>
            </w:r>
          </w:p>
          <w:p w14:paraId="2F1A6716" w14:textId="77777777" w:rsidR="002C698F" w:rsidRDefault="002C698F" w:rsidP="00036DD4">
            <w:pPr>
              <w:spacing w:line="276" w:lineRule="auto"/>
            </w:pPr>
            <w:r w:rsidRPr="00656F44">
              <w:rPr>
                <w:sz w:val="20"/>
                <w:szCs w:val="20"/>
              </w:rPr>
              <w:t>Basis for scores: briefly explain the basis for scores of the 10 dimensions within one sentence</w:t>
            </w:r>
          </w:p>
        </w:tc>
      </w:tr>
    </w:tbl>
    <w:p w14:paraId="23CA810B" w14:textId="77777777" w:rsidR="002C698F" w:rsidRDefault="002C698F" w:rsidP="002C698F"/>
    <w:p w14:paraId="2AC53D11" w14:textId="10020993" w:rsidR="002C698F" w:rsidRPr="00150990" w:rsidRDefault="002C698F" w:rsidP="002C698F">
      <w:pPr>
        <w:pStyle w:val="Paragraph0"/>
      </w:pPr>
      <w:r w:rsidRPr="00150990">
        <w:t>W</w:t>
      </w:r>
      <w:r w:rsidRPr="00285AB4">
        <w:t xml:space="preserve">e conducted several tests </w:t>
      </w:r>
      <w:r>
        <w:t xml:space="preserve">to </w:t>
      </w:r>
      <w:r w:rsidRPr="00285AB4">
        <w:t>validate the LLM-enabled content quality ratings</w:t>
      </w:r>
      <w:r w:rsidRPr="00150990">
        <w:t xml:space="preserve">. </w:t>
      </w:r>
      <w:r w:rsidRPr="00285AB4">
        <w:t xml:space="preserve">First, we examined cases where the internal GenAI was unable to provide a substantive answer, typically responding with a statement like </w:t>
      </w:r>
      <w:r w:rsidRPr="00150990">
        <w:t>“</w:t>
      </w:r>
      <w:r w:rsidRPr="00285AB4">
        <w:t>I</w:t>
      </w:r>
      <w:r w:rsidRPr="00150990">
        <w:t>’</w:t>
      </w:r>
      <w:r w:rsidRPr="00285AB4">
        <w:t>m sorry, but I can</w:t>
      </w:r>
      <w:r w:rsidRPr="00150990">
        <w:t>’</w:t>
      </w:r>
      <w:r w:rsidRPr="00285AB4">
        <w:t>t give a detailed answer because of [reason].</w:t>
      </w:r>
      <w:r w:rsidRPr="00150990">
        <w:t>”</w:t>
      </w:r>
      <w:r w:rsidRPr="00285AB4">
        <w:t xml:space="preserve"> </w:t>
      </w:r>
      <w:r w:rsidRPr="00150990">
        <w:t>I</w:t>
      </w:r>
      <w:r w:rsidRPr="00285AB4">
        <w:t xml:space="preserve">f the LLM-enabled content quality ratings were valid, these failed answers should </w:t>
      </w:r>
      <w:r w:rsidRPr="00285AB4">
        <w:lastRenderedPageBreak/>
        <w:t xml:space="preserve">receive lower ratings compared to other answers. A t-test confirmed that failed AI answers indeed received significantly lower ratings than other answers (t = </w:t>
      </w:r>
      <w:r w:rsidR="000C0F2A" w:rsidRPr="000C0F2A">
        <w:t>-3.889</w:t>
      </w:r>
      <w:r w:rsidRPr="00285AB4">
        <w:t>, p = 0.001).</w:t>
      </w:r>
      <w:r w:rsidRPr="00150990">
        <w:t xml:space="preserve"> </w:t>
      </w:r>
    </w:p>
    <w:p w14:paraId="6BC4863F" w14:textId="5F388025" w:rsidR="002C698F" w:rsidRDefault="002C698F" w:rsidP="002C698F">
      <w:pPr>
        <w:pStyle w:val="Paragraph0"/>
      </w:pPr>
      <w:r w:rsidRPr="00285AB4">
        <w:t>Second, we compared the LLM-enabled content quality ratings between human answers accepted by questioners and those not accepted. We expected accepted human answers to receive higher ratings. This expectation was supported by a t-test, which showed that LLM-</w:t>
      </w:r>
      <w:r>
        <w:rPr>
          <w:rFonts w:hint="eastAsia"/>
        </w:rPr>
        <w:t xml:space="preserve">enabled content quality </w:t>
      </w:r>
      <w:r w:rsidRPr="00285AB4">
        <w:t xml:space="preserve">ratings for accepted human answers were significantly higher than those for non-accepted answers (t = </w:t>
      </w:r>
      <w:r w:rsidR="00761CF1">
        <w:rPr>
          <w:rFonts w:hint="eastAsia"/>
        </w:rPr>
        <w:t>2.006</w:t>
      </w:r>
      <w:r w:rsidRPr="00285AB4">
        <w:t>, p = 0.0</w:t>
      </w:r>
      <w:r w:rsidR="00761CF1">
        <w:rPr>
          <w:rFonts w:hint="eastAsia"/>
        </w:rPr>
        <w:t>45</w:t>
      </w:r>
      <w:r w:rsidRPr="00285AB4">
        <w:t>).</w:t>
      </w:r>
      <w:r w:rsidRPr="00150990">
        <w:t xml:space="preserve"> </w:t>
      </w:r>
    </w:p>
    <w:p w14:paraId="6D5F0D41" w14:textId="4DCDB417" w:rsidR="002C698F" w:rsidRDefault="002C698F" w:rsidP="002C698F">
      <w:pPr>
        <w:pStyle w:val="Paragraph0"/>
      </w:pPr>
      <w:r w:rsidRPr="00285AB4">
        <w:t>Third, we investigate</w:t>
      </w:r>
      <w:r>
        <w:t>d</w:t>
      </w:r>
      <w:r w:rsidRPr="00285AB4">
        <w:t xml:space="preserve"> the </w:t>
      </w:r>
      <w:r>
        <w:rPr>
          <w:rFonts w:hint="eastAsia"/>
        </w:rPr>
        <w:t xml:space="preserve">relationship between </w:t>
      </w:r>
      <w:r w:rsidRPr="00285AB4">
        <w:t xml:space="preserve">LLM-enabled content quality ratings </w:t>
      </w:r>
      <w:r>
        <w:rPr>
          <w:rFonts w:hint="eastAsia"/>
        </w:rPr>
        <w:t xml:space="preserve">and </w:t>
      </w:r>
      <w:r w:rsidRPr="00E671E7">
        <w:t>recognition by viewers</w:t>
      </w:r>
      <w:r>
        <w:rPr>
          <w:rFonts w:hint="eastAsia"/>
        </w:rPr>
        <w:t>. Specifically, we use</w:t>
      </w:r>
      <w:r>
        <w:t>d</w:t>
      </w:r>
      <w:r>
        <w:rPr>
          <w:rFonts w:hint="eastAsia"/>
        </w:rPr>
        <w:t xml:space="preserve"> net likes to quantify recognition by viewers and divide</w:t>
      </w:r>
      <w:r>
        <w:t>d</w:t>
      </w:r>
      <w:r>
        <w:rPr>
          <w:rFonts w:hint="eastAsia"/>
        </w:rPr>
        <w:t xml:space="preserve"> answers into two groups based on the median net likes. Comparing </w:t>
      </w:r>
      <w:r>
        <w:t>these two groups</w:t>
      </w:r>
      <w:r>
        <w:rPr>
          <w:rFonts w:hint="eastAsia"/>
        </w:rPr>
        <w:t>, we f</w:t>
      </w:r>
      <w:r>
        <w:t>ound</w:t>
      </w:r>
      <w:r>
        <w:rPr>
          <w:rFonts w:hint="eastAsia"/>
        </w:rPr>
        <w:t xml:space="preserve"> </w:t>
      </w:r>
      <w:r w:rsidRPr="000704B7">
        <w:t xml:space="preserve">that answers with above-median net likes consistently received higher LLM-enabled content quality ratings. This difference was statistically significant (t = </w:t>
      </w:r>
      <w:r w:rsidR="002A317F">
        <w:rPr>
          <w:rFonts w:hint="eastAsia"/>
        </w:rPr>
        <w:t>3.235</w:t>
      </w:r>
      <w:r w:rsidRPr="000704B7">
        <w:t>, p = 0.001).</w:t>
      </w:r>
      <w:r w:rsidRPr="00285AB4">
        <w:t xml:space="preserve"> </w:t>
      </w:r>
      <w:r>
        <w:rPr>
          <w:rFonts w:hint="eastAsia"/>
        </w:rPr>
        <w:t xml:space="preserve">This result </w:t>
      </w:r>
      <w:r w:rsidRPr="00285AB4">
        <w:t xml:space="preserve">further </w:t>
      </w:r>
      <w:r>
        <w:t>supports</w:t>
      </w:r>
      <w:r w:rsidRPr="00285AB4">
        <w:t xml:space="preserve"> the validity of the LLM-enabled content quality ratings.</w:t>
      </w:r>
      <w:r w:rsidRPr="00150990">
        <w:t xml:space="preserve"> </w:t>
      </w:r>
    </w:p>
    <w:p w14:paraId="4C0B7E6C" w14:textId="4D58CA4F" w:rsidR="00615206" w:rsidRDefault="00615206" w:rsidP="002C698F">
      <w:pPr>
        <w:pStyle w:val="Paragraph0"/>
      </w:pPr>
      <w:r>
        <w:rPr>
          <w:rFonts w:hint="eastAsia"/>
        </w:rPr>
        <w:t xml:space="preserve">Similarly, we measure the </w:t>
      </w:r>
      <w:r w:rsidRPr="00615206">
        <w:t>linguistic complexity, use of technical jargon, and</w:t>
      </w:r>
      <w:r w:rsidR="0025796B">
        <w:rPr>
          <w:rFonts w:hint="eastAsia"/>
        </w:rPr>
        <w:t xml:space="preserve"> question</w:t>
      </w:r>
      <w:r w:rsidRPr="00615206">
        <w:t xml:space="preserve"> difficulty scores</w:t>
      </w:r>
      <w:r>
        <w:rPr>
          <w:rFonts w:hint="eastAsia"/>
        </w:rPr>
        <w:t xml:space="preserve">. </w:t>
      </w:r>
      <w:r w:rsidR="00164CED">
        <w:t>T</w:t>
      </w:r>
      <w:r>
        <w:rPr>
          <w:rFonts w:hint="eastAsia"/>
        </w:rPr>
        <w:t>he prompt</w:t>
      </w:r>
      <w:r w:rsidR="006B0DD6">
        <w:rPr>
          <w:rFonts w:hint="eastAsia"/>
        </w:rPr>
        <w:t xml:space="preserve"> for each metric</w:t>
      </w:r>
      <w:r>
        <w:rPr>
          <w:rFonts w:hint="eastAsia"/>
        </w:rPr>
        <w:t xml:space="preserve"> is as follows:</w:t>
      </w:r>
    </w:p>
    <w:p w14:paraId="76E0ECA0" w14:textId="77777777" w:rsidR="00382DAC" w:rsidRDefault="00382DAC" w:rsidP="00382DAC">
      <w:pPr>
        <w:widowControl w:val="0"/>
      </w:pPr>
      <w:r>
        <w:rPr>
          <w:rFonts w:hint="eastAsia"/>
        </w:rPr>
        <w:t>System:</w:t>
      </w:r>
    </w:p>
    <w:tbl>
      <w:tblPr>
        <w:tblStyle w:val="TableGrid"/>
        <w:tblW w:w="0" w:type="auto"/>
        <w:tblLook w:val="04A0" w:firstRow="1" w:lastRow="0" w:firstColumn="1" w:lastColumn="0" w:noHBand="0" w:noVBand="1"/>
      </w:tblPr>
      <w:tblGrid>
        <w:gridCol w:w="9350"/>
      </w:tblGrid>
      <w:tr w:rsidR="00382DAC" w14:paraId="1C8B8E63" w14:textId="77777777" w:rsidTr="00DC6503">
        <w:tc>
          <w:tcPr>
            <w:tcW w:w="9350" w:type="dxa"/>
          </w:tcPr>
          <w:p w14:paraId="60216D35" w14:textId="77777777" w:rsidR="00DC16F8" w:rsidRPr="00DC16F8" w:rsidRDefault="00DC16F8" w:rsidP="00DC16F8">
            <w:pPr>
              <w:widowControl w:val="0"/>
              <w:spacing w:line="276" w:lineRule="auto"/>
              <w:rPr>
                <w:sz w:val="20"/>
                <w:szCs w:val="20"/>
              </w:rPr>
            </w:pPr>
            <w:r w:rsidRPr="00DC16F8">
              <w:rPr>
                <w:sz w:val="20"/>
                <w:szCs w:val="20"/>
              </w:rPr>
              <w:t>Use the following step-by-step instructions to evaluate the technical question, measuring the target metric objectively without any emotion.</w:t>
            </w:r>
          </w:p>
          <w:p w14:paraId="7D6766C9" w14:textId="77777777" w:rsidR="00DC16F8" w:rsidRPr="00DC16F8" w:rsidRDefault="00DC16F8" w:rsidP="00DC16F8">
            <w:pPr>
              <w:widowControl w:val="0"/>
              <w:spacing w:line="276" w:lineRule="auto"/>
              <w:rPr>
                <w:sz w:val="20"/>
                <w:szCs w:val="20"/>
              </w:rPr>
            </w:pPr>
          </w:p>
          <w:p w14:paraId="02DF39BD" w14:textId="77777777" w:rsidR="00DC16F8" w:rsidRPr="00DC16F8" w:rsidRDefault="00DC16F8" w:rsidP="00DC16F8">
            <w:pPr>
              <w:widowControl w:val="0"/>
              <w:spacing w:line="276" w:lineRule="auto"/>
              <w:rPr>
                <w:sz w:val="20"/>
                <w:szCs w:val="20"/>
              </w:rPr>
            </w:pPr>
            <w:r w:rsidRPr="00DC16F8">
              <w:rPr>
                <w:sz w:val="20"/>
                <w:szCs w:val="20"/>
              </w:rPr>
              <w:t>Target metric: {metric}</w:t>
            </w:r>
          </w:p>
          <w:p w14:paraId="48B6BFC8" w14:textId="77777777" w:rsidR="00DC16F8" w:rsidRPr="00DC16F8" w:rsidRDefault="00DC16F8" w:rsidP="00DC16F8">
            <w:pPr>
              <w:widowControl w:val="0"/>
              <w:spacing w:line="276" w:lineRule="auto"/>
              <w:rPr>
                <w:sz w:val="20"/>
                <w:szCs w:val="20"/>
              </w:rPr>
            </w:pPr>
          </w:p>
          <w:p w14:paraId="25E8375F" w14:textId="092ADF2F" w:rsidR="00DC16F8" w:rsidRPr="00DC16F8" w:rsidRDefault="001E7072" w:rsidP="00DC16F8">
            <w:pPr>
              <w:widowControl w:val="0"/>
              <w:spacing w:line="276" w:lineRule="auto"/>
              <w:rPr>
                <w:sz w:val="20"/>
                <w:szCs w:val="20"/>
              </w:rPr>
            </w:pPr>
            <w:r w:rsidRPr="00656F44">
              <w:rPr>
                <w:sz w:val="20"/>
                <w:szCs w:val="20"/>
              </w:rPr>
              <w:t xml:space="preserve">**Step </w:t>
            </w:r>
            <w:r>
              <w:rPr>
                <w:rFonts w:hint="eastAsia"/>
                <w:sz w:val="20"/>
                <w:szCs w:val="20"/>
              </w:rPr>
              <w:t>1</w:t>
            </w:r>
            <w:r w:rsidRPr="00656F44">
              <w:rPr>
                <w:sz w:val="20"/>
                <w:szCs w:val="20"/>
              </w:rPr>
              <w:t xml:space="preserve">**: </w:t>
            </w:r>
            <w:r w:rsidR="00DC16F8" w:rsidRPr="00DC16F8">
              <w:rPr>
                <w:sz w:val="20"/>
                <w:szCs w:val="20"/>
              </w:rPr>
              <w:t>Read the question carefully. Identify its topic, length, phrasing, and any domain-specific markers.</w:t>
            </w:r>
          </w:p>
          <w:p w14:paraId="58A10E94" w14:textId="403FC43E" w:rsidR="00DC16F8" w:rsidRPr="00DC16F8" w:rsidRDefault="001E7072" w:rsidP="00DC16F8">
            <w:pPr>
              <w:widowControl w:val="0"/>
              <w:spacing w:line="276" w:lineRule="auto"/>
              <w:rPr>
                <w:sz w:val="20"/>
                <w:szCs w:val="20"/>
              </w:rPr>
            </w:pPr>
            <w:r w:rsidRPr="00656F44">
              <w:rPr>
                <w:sz w:val="20"/>
                <w:szCs w:val="20"/>
              </w:rPr>
              <w:t xml:space="preserve">**Step </w:t>
            </w:r>
            <w:r>
              <w:rPr>
                <w:rFonts w:hint="eastAsia"/>
                <w:sz w:val="20"/>
                <w:szCs w:val="20"/>
              </w:rPr>
              <w:t>2</w:t>
            </w:r>
            <w:r w:rsidRPr="00656F44">
              <w:rPr>
                <w:sz w:val="20"/>
                <w:szCs w:val="20"/>
              </w:rPr>
              <w:t xml:space="preserve">**: </w:t>
            </w:r>
            <w:r w:rsidR="00DC16F8" w:rsidRPr="00DC16F8">
              <w:rPr>
                <w:sz w:val="20"/>
                <w:szCs w:val="20"/>
              </w:rPr>
              <w:t>Independently assess the target metric for this question only. Do not answer the question. Do not evaluate any answer. Focus strictly on measuring the question</w:t>
            </w:r>
            <w:r>
              <w:rPr>
                <w:sz w:val="20"/>
                <w:szCs w:val="20"/>
              </w:rPr>
              <w:t>’</w:t>
            </w:r>
            <w:r w:rsidR="00DC16F8" w:rsidRPr="00DC16F8">
              <w:rPr>
                <w:sz w:val="20"/>
                <w:szCs w:val="20"/>
              </w:rPr>
              <w:t>s {metric}.</w:t>
            </w:r>
          </w:p>
          <w:p w14:paraId="35B92027" w14:textId="52B40D75" w:rsidR="00DC16F8" w:rsidRPr="00DC16F8" w:rsidRDefault="001E7072" w:rsidP="00DC16F8">
            <w:pPr>
              <w:widowControl w:val="0"/>
              <w:spacing w:line="276" w:lineRule="auto"/>
              <w:rPr>
                <w:sz w:val="20"/>
                <w:szCs w:val="20"/>
              </w:rPr>
            </w:pPr>
            <w:r w:rsidRPr="00656F44">
              <w:rPr>
                <w:sz w:val="20"/>
                <w:szCs w:val="20"/>
              </w:rPr>
              <w:t xml:space="preserve">**Step 3**: </w:t>
            </w:r>
            <w:r w:rsidR="00DC16F8" w:rsidRPr="00DC16F8">
              <w:rPr>
                <w:sz w:val="20"/>
                <w:szCs w:val="20"/>
              </w:rPr>
              <w:t>Provide a single overall rating using a scale ranging from 1 to 10 (integer), where 1 denotes extremely low and 10 denotes extremely high levels of the target metric. Then briefly explain the key factors considered.</w:t>
            </w:r>
          </w:p>
          <w:p w14:paraId="1A135096" w14:textId="77777777" w:rsidR="00DC16F8" w:rsidRPr="00DC16F8" w:rsidRDefault="00DC16F8" w:rsidP="00DC16F8">
            <w:pPr>
              <w:widowControl w:val="0"/>
              <w:spacing w:line="276" w:lineRule="auto"/>
              <w:rPr>
                <w:sz w:val="20"/>
                <w:szCs w:val="20"/>
              </w:rPr>
            </w:pPr>
          </w:p>
          <w:p w14:paraId="72074ADA" w14:textId="77777777" w:rsidR="00DC16F8" w:rsidRPr="00DC16F8" w:rsidRDefault="00DC16F8" w:rsidP="00DC16F8">
            <w:pPr>
              <w:widowControl w:val="0"/>
              <w:spacing w:line="276" w:lineRule="auto"/>
              <w:rPr>
                <w:sz w:val="20"/>
                <w:szCs w:val="20"/>
              </w:rPr>
            </w:pPr>
            <w:r w:rsidRPr="00DC16F8">
              <w:rPr>
                <w:sz w:val="20"/>
                <w:szCs w:val="20"/>
              </w:rPr>
              <w:t>Your reply must include:</w:t>
            </w:r>
          </w:p>
          <w:p w14:paraId="1CCF8E86" w14:textId="77777777" w:rsidR="00DC16F8" w:rsidRPr="00DC16F8" w:rsidRDefault="00DC16F8" w:rsidP="00DC16F8">
            <w:pPr>
              <w:widowControl w:val="0"/>
              <w:spacing w:line="276" w:lineRule="auto"/>
              <w:rPr>
                <w:sz w:val="20"/>
                <w:szCs w:val="20"/>
              </w:rPr>
            </w:pPr>
            <w:r w:rsidRPr="00DC16F8">
              <w:rPr>
                <w:sz w:val="20"/>
                <w:szCs w:val="20"/>
              </w:rPr>
              <w:t>- A single overall rating (an integer 1-10).</w:t>
            </w:r>
          </w:p>
          <w:p w14:paraId="33CEB892" w14:textId="619B71C9" w:rsidR="00382DAC" w:rsidRDefault="00DC16F8" w:rsidP="00DC16F8">
            <w:pPr>
              <w:spacing w:line="276" w:lineRule="auto"/>
            </w:pPr>
            <w:r w:rsidRPr="00DC16F8">
              <w:rPr>
                <w:sz w:val="20"/>
                <w:szCs w:val="20"/>
              </w:rPr>
              <w:t>- A short explanation (a single-sentence).</w:t>
            </w:r>
          </w:p>
        </w:tc>
      </w:tr>
    </w:tbl>
    <w:p w14:paraId="30E21B2C" w14:textId="77777777" w:rsidR="00382DAC" w:rsidRDefault="00382DAC" w:rsidP="00382DAC">
      <w:pPr>
        <w:widowControl w:val="0"/>
      </w:pPr>
    </w:p>
    <w:p w14:paraId="6D392B17" w14:textId="77777777" w:rsidR="00382DAC" w:rsidRDefault="00382DAC" w:rsidP="00382DAC">
      <w:r w:rsidRPr="000935D6">
        <w:rPr>
          <w:rFonts w:hint="eastAsia"/>
        </w:rPr>
        <w:lastRenderedPageBreak/>
        <w:t>User:</w:t>
      </w:r>
    </w:p>
    <w:tbl>
      <w:tblPr>
        <w:tblStyle w:val="TableGrid"/>
        <w:tblW w:w="0" w:type="auto"/>
        <w:tblLook w:val="04A0" w:firstRow="1" w:lastRow="0" w:firstColumn="1" w:lastColumn="0" w:noHBand="0" w:noVBand="1"/>
      </w:tblPr>
      <w:tblGrid>
        <w:gridCol w:w="9350"/>
      </w:tblGrid>
      <w:tr w:rsidR="00382DAC" w14:paraId="54919B84" w14:textId="77777777" w:rsidTr="00DC6503">
        <w:tc>
          <w:tcPr>
            <w:tcW w:w="9350" w:type="dxa"/>
          </w:tcPr>
          <w:p w14:paraId="3F1E24F0" w14:textId="625617C8" w:rsidR="001E7072" w:rsidRPr="001E7072" w:rsidRDefault="001E7072" w:rsidP="001E7072">
            <w:pPr>
              <w:spacing w:line="276" w:lineRule="auto"/>
              <w:rPr>
                <w:sz w:val="20"/>
                <w:szCs w:val="20"/>
              </w:rPr>
            </w:pPr>
            <w:r w:rsidRPr="001E7072">
              <w:rPr>
                <w:sz w:val="20"/>
                <w:szCs w:val="20"/>
              </w:rPr>
              <w:t>You need to evaluate the objective level of this question on a single target metric,</w:t>
            </w:r>
            <w:r>
              <w:rPr>
                <w:rFonts w:hint="eastAsia"/>
                <w:sz w:val="20"/>
                <w:szCs w:val="20"/>
              </w:rPr>
              <w:t xml:space="preserve"> </w:t>
            </w:r>
            <w:r w:rsidRPr="001E7072">
              <w:rPr>
                <w:sz w:val="20"/>
                <w:szCs w:val="20"/>
              </w:rPr>
              <w:t>without any emotion or subjective preference. Do NOT answer the question</w:t>
            </w:r>
            <w:commentRangeStart w:id="6"/>
            <w:r w:rsidRPr="001E7072">
              <w:rPr>
                <w:sz w:val="20"/>
                <w:szCs w:val="20"/>
              </w:rPr>
              <w:t xml:space="preserve">. Do </w:t>
            </w:r>
            <w:commentRangeEnd w:id="6"/>
            <w:r w:rsidR="00164CED" w:rsidRPr="001E7072">
              <w:rPr>
                <w:rStyle w:val="CommentReference"/>
                <w:sz w:val="20"/>
                <w:szCs w:val="20"/>
              </w:rPr>
              <w:commentReference w:id="6"/>
            </w:r>
            <w:r w:rsidRPr="001E7072">
              <w:rPr>
                <w:sz w:val="20"/>
                <w:szCs w:val="20"/>
              </w:rPr>
              <w:t xml:space="preserve">NOT evaluate any provided answers. Reply only with a JSON object that contains an </w:t>
            </w:r>
            <w:r>
              <w:rPr>
                <w:rFonts w:hint="eastAsia"/>
                <w:sz w:val="20"/>
                <w:szCs w:val="20"/>
              </w:rPr>
              <w:t>**</w:t>
            </w:r>
            <w:r w:rsidRPr="001E7072">
              <w:rPr>
                <w:sz w:val="20"/>
                <w:szCs w:val="20"/>
              </w:rPr>
              <w:t>integer score from 1-10 for the target metric, and a single-sentence scoring basis.</w:t>
            </w:r>
            <w:r>
              <w:rPr>
                <w:rFonts w:hint="eastAsia"/>
                <w:sz w:val="20"/>
                <w:szCs w:val="20"/>
              </w:rPr>
              <w:t>**</w:t>
            </w:r>
          </w:p>
          <w:p w14:paraId="027BDDD6" w14:textId="77777777" w:rsidR="001E7072" w:rsidRPr="001E7072" w:rsidRDefault="001E7072" w:rsidP="001E7072">
            <w:pPr>
              <w:spacing w:line="276" w:lineRule="auto"/>
              <w:rPr>
                <w:sz w:val="20"/>
                <w:szCs w:val="20"/>
              </w:rPr>
            </w:pPr>
          </w:p>
          <w:p w14:paraId="19D0951C" w14:textId="77777777" w:rsidR="00D06BEB" w:rsidRDefault="001E7072" w:rsidP="001E7072">
            <w:pPr>
              <w:spacing w:line="276" w:lineRule="auto"/>
              <w:rPr>
                <w:sz w:val="20"/>
                <w:szCs w:val="20"/>
              </w:rPr>
            </w:pPr>
            <w:r w:rsidRPr="001E7072">
              <w:rPr>
                <w:sz w:val="20"/>
                <w:szCs w:val="20"/>
              </w:rPr>
              <w:t>Output format (strict JSON, no extra text):\n'</w:t>
            </w:r>
          </w:p>
          <w:p w14:paraId="09AD3047" w14:textId="35814A4D" w:rsidR="001E7072" w:rsidRPr="001E7072" w:rsidRDefault="00D06BEB" w:rsidP="001E7072">
            <w:pPr>
              <w:spacing w:line="276" w:lineRule="auto"/>
              <w:rPr>
                <w:sz w:val="20"/>
                <w:szCs w:val="20"/>
              </w:rPr>
            </w:pPr>
            <w:r>
              <w:rPr>
                <w:rFonts w:hint="eastAsia"/>
                <w:sz w:val="20"/>
                <w:szCs w:val="20"/>
              </w:rPr>
              <w:t>{</w:t>
            </w:r>
            <w:r w:rsidRPr="001E7072">
              <w:rPr>
                <w:sz w:val="20"/>
                <w:szCs w:val="20"/>
              </w:rPr>
              <w:t>"</w:t>
            </w:r>
            <w:r w:rsidR="001E7072" w:rsidRPr="001E7072">
              <w:rPr>
                <w:sz w:val="20"/>
                <w:szCs w:val="20"/>
              </w:rPr>
              <w:t>\n</w:t>
            </w:r>
            <w:r w:rsidRPr="001E7072">
              <w:rPr>
                <w:sz w:val="20"/>
                <w:szCs w:val="20"/>
              </w:rPr>
              <w:t>"</w:t>
            </w:r>
          </w:p>
          <w:p w14:paraId="5421CF49" w14:textId="3CC20E3D" w:rsidR="001E7072" w:rsidRPr="001E7072" w:rsidRDefault="001E7072" w:rsidP="001E7072">
            <w:pPr>
              <w:spacing w:line="276" w:lineRule="auto"/>
              <w:rPr>
                <w:sz w:val="20"/>
                <w:szCs w:val="20"/>
              </w:rPr>
            </w:pPr>
            <w:r w:rsidRPr="001E7072">
              <w:rPr>
                <w:sz w:val="20"/>
                <w:szCs w:val="20"/>
              </w:rPr>
              <w:t xml:space="preserve">  "metric": "&lt;insert the target metric name exactly&gt;",\n'</w:t>
            </w:r>
          </w:p>
          <w:p w14:paraId="301A05E7" w14:textId="7BA905E9" w:rsidR="001E7072" w:rsidRPr="001E7072" w:rsidRDefault="001E7072" w:rsidP="001E7072">
            <w:pPr>
              <w:spacing w:line="276" w:lineRule="auto"/>
              <w:rPr>
                <w:sz w:val="20"/>
                <w:szCs w:val="20"/>
              </w:rPr>
            </w:pPr>
            <w:r w:rsidRPr="001E7072">
              <w:rPr>
                <w:sz w:val="20"/>
                <w:szCs w:val="20"/>
              </w:rPr>
              <w:t xml:space="preserve">  "score": &lt;insert integer 1-10&gt;,\n'</w:t>
            </w:r>
          </w:p>
          <w:p w14:paraId="71613559" w14:textId="1E54ADFD" w:rsidR="001E7072" w:rsidRPr="001E7072" w:rsidRDefault="001E7072" w:rsidP="001E7072">
            <w:pPr>
              <w:spacing w:line="276" w:lineRule="auto"/>
              <w:rPr>
                <w:sz w:val="20"/>
                <w:szCs w:val="20"/>
              </w:rPr>
            </w:pPr>
            <w:r w:rsidRPr="001E7072">
              <w:rPr>
                <w:sz w:val="20"/>
                <w:szCs w:val="20"/>
              </w:rPr>
              <w:t xml:space="preserve">  "basis": "&lt;insert a single concise sentence explaining the rating&gt;"\n'</w:t>
            </w:r>
          </w:p>
          <w:p w14:paraId="7861A205" w14:textId="4596C84A" w:rsidR="00382DAC" w:rsidRDefault="00D06BEB" w:rsidP="001E7072">
            <w:pPr>
              <w:spacing w:line="276" w:lineRule="auto"/>
            </w:pPr>
            <w:r w:rsidRPr="001E7072">
              <w:rPr>
                <w:sz w:val="20"/>
                <w:szCs w:val="20"/>
              </w:rPr>
              <w:t>"</w:t>
            </w:r>
            <w:r>
              <w:rPr>
                <w:rFonts w:hint="eastAsia"/>
                <w:sz w:val="20"/>
                <w:szCs w:val="20"/>
              </w:rPr>
              <w:t>}</w:t>
            </w:r>
            <w:r w:rsidRPr="001E7072">
              <w:rPr>
                <w:sz w:val="20"/>
                <w:szCs w:val="20"/>
              </w:rPr>
              <w:t>"</w:t>
            </w:r>
          </w:p>
        </w:tc>
      </w:tr>
    </w:tbl>
    <w:p w14:paraId="300857F8" w14:textId="45D1BDAC" w:rsidR="00144B3D" w:rsidRDefault="00144B3D">
      <w:pPr>
        <w:spacing w:after="120"/>
        <w:jc w:val="both"/>
        <w:rPr>
          <w:rFonts w:cs="Georgia"/>
          <w:b/>
          <w:kern w:val="32"/>
          <w:szCs w:val="20"/>
          <w:lang w:eastAsia="en-US"/>
        </w:rPr>
      </w:pPr>
    </w:p>
    <w:p w14:paraId="6D406E84" w14:textId="77777777" w:rsidR="00A53CE6" w:rsidRDefault="00A53CE6">
      <w:pPr>
        <w:spacing w:after="120"/>
        <w:jc w:val="both"/>
        <w:rPr>
          <w:rFonts w:cs="Georgia"/>
          <w:b/>
          <w:kern w:val="32"/>
          <w:szCs w:val="20"/>
          <w:lang w:eastAsia="en-US"/>
        </w:rPr>
      </w:pPr>
      <w:r>
        <w:br w:type="page"/>
      </w:r>
    </w:p>
    <w:p w14:paraId="6FF58B14" w14:textId="50E145D2" w:rsidR="007E789E" w:rsidRPr="00B34AEC" w:rsidRDefault="007E789E" w:rsidP="007E789E">
      <w:pPr>
        <w:pStyle w:val="Heading2"/>
        <w:numPr>
          <w:ilvl w:val="0"/>
          <w:numId w:val="0"/>
        </w:numPr>
        <w:rPr>
          <w:lang w:eastAsia="zh-CN"/>
        </w:rPr>
      </w:pPr>
      <w:r>
        <w:lastRenderedPageBreak/>
        <w:t>Appendix C</w:t>
      </w:r>
      <w:r>
        <w:rPr>
          <w:rFonts w:hint="eastAsia"/>
          <w:lang w:eastAsia="zh-CN"/>
        </w:rPr>
        <w:t>:</w:t>
      </w:r>
      <w:r w:rsidRPr="00960CA8">
        <w:t xml:space="preserve"> </w:t>
      </w:r>
      <w:r w:rsidRPr="000B4E33">
        <w:rPr>
          <w:lang w:eastAsia="zh-CN"/>
        </w:rPr>
        <w:t>Overview of Main Analyses: Sample Sizes and Selection Criteria</w:t>
      </w:r>
    </w:p>
    <w:p w14:paraId="39E57806" w14:textId="1BDB40C1" w:rsidR="007E789E" w:rsidRDefault="007E789E" w:rsidP="007E789E">
      <w:pPr>
        <w:pStyle w:val="Paragraph0"/>
      </w:pPr>
      <w:r w:rsidRPr="00F455D4">
        <w:rPr>
          <w:rFonts w:hint="eastAsia"/>
        </w:rPr>
        <w:t xml:space="preserve">In our paper, different analyses </w:t>
      </w:r>
      <w:r w:rsidRPr="00F455D4">
        <w:t xml:space="preserve">correspond to different </w:t>
      </w:r>
      <w:r w:rsidRPr="00F455D4">
        <w:rPr>
          <w:rFonts w:hint="eastAsia"/>
        </w:rPr>
        <w:t>samples used</w:t>
      </w:r>
      <w:r w:rsidRPr="00F455D4">
        <w:t>.</w:t>
      </w:r>
      <w:r w:rsidRPr="00F61AF5">
        <w:t xml:space="preserve"> To eliminate any ambiguity, we include </w:t>
      </w:r>
      <w:r>
        <w:rPr>
          <w:rFonts w:hint="eastAsia"/>
        </w:rPr>
        <w:t>a table</w:t>
      </w:r>
      <w:r w:rsidRPr="00F61AF5">
        <w:t xml:space="preserve"> </w:t>
      </w:r>
      <w:r>
        <w:rPr>
          <w:rFonts w:hint="eastAsia"/>
        </w:rPr>
        <w:t>below</w:t>
      </w:r>
      <w:r w:rsidRPr="00F61AF5">
        <w:t xml:space="preserve"> that clearly delineates </w:t>
      </w:r>
      <w:r>
        <w:rPr>
          <w:rFonts w:hint="eastAsia"/>
        </w:rPr>
        <w:t xml:space="preserve">the </w:t>
      </w:r>
      <w:r w:rsidRPr="00F61AF5">
        <w:rPr>
          <w:rFonts w:hint="eastAsia"/>
        </w:rPr>
        <w:t>major</w:t>
      </w:r>
      <w:r w:rsidRPr="00F61AF5">
        <w:t xml:space="preserve"> analys</w:t>
      </w:r>
      <w:r>
        <w:rPr>
          <w:rFonts w:hint="eastAsia"/>
        </w:rPr>
        <w:t>e</w:t>
      </w:r>
      <w:r w:rsidRPr="00F61AF5">
        <w:t xml:space="preserve">s conducted, </w:t>
      </w:r>
      <w:r>
        <w:rPr>
          <w:rFonts w:hint="eastAsia"/>
        </w:rPr>
        <w:t>their</w:t>
      </w:r>
      <w:r w:rsidRPr="00F61AF5">
        <w:t xml:space="preserve"> corresponding sample size</w:t>
      </w:r>
      <w:r>
        <w:rPr>
          <w:rFonts w:hint="eastAsia"/>
        </w:rPr>
        <w:t>s, and</w:t>
      </w:r>
      <w:r w:rsidRPr="00F61AF5">
        <w:t xml:space="preserve"> </w:t>
      </w:r>
      <w:r>
        <w:rPr>
          <w:rFonts w:hint="eastAsia"/>
        </w:rPr>
        <w:t xml:space="preserve">the </w:t>
      </w:r>
      <w:r w:rsidRPr="00F61AF5">
        <w:t>specific sample selection criteria.</w:t>
      </w:r>
    </w:p>
    <w:p w14:paraId="333A5E77" w14:textId="22E92B73" w:rsidR="007E789E" w:rsidRPr="00171E1E" w:rsidRDefault="007E789E" w:rsidP="007E789E">
      <w:pPr>
        <w:pStyle w:val="TableFiguretitle"/>
      </w:pPr>
      <w:r w:rsidRPr="009C7CE9">
        <w:t>Table</w:t>
      </w:r>
      <w:r>
        <w:rPr>
          <w:rFonts w:hint="eastAsia"/>
        </w:rPr>
        <w:t xml:space="preserve"> </w:t>
      </w:r>
      <w:r w:rsidR="00146241">
        <w:rPr>
          <w:rFonts w:hint="eastAsia"/>
        </w:rPr>
        <w:t>C</w:t>
      </w:r>
      <w:r>
        <w:rPr>
          <w:rFonts w:hint="eastAsia"/>
        </w:rPr>
        <w:t xml:space="preserve">. </w:t>
      </w:r>
      <w:r>
        <w:t>Overview of Main Analyses: Sample Sizes and Selection Criteria</w:t>
      </w:r>
    </w:p>
    <w:tbl>
      <w:tblPr>
        <w:tblW w:w="0" w:type="auto"/>
        <w:jc w:val="center"/>
        <w:tblLayout w:type="fixed"/>
        <w:tblCellMar>
          <w:left w:w="14" w:type="dxa"/>
          <w:right w:w="14" w:type="dxa"/>
        </w:tblCellMar>
        <w:tblLook w:val="04A0" w:firstRow="1" w:lastRow="0" w:firstColumn="1" w:lastColumn="0" w:noHBand="0" w:noVBand="1"/>
      </w:tblPr>
      <w:tblGrid>
        <w:gridCol w:w="1074"/>
        <w:gridCol w:w="1152"/>
        <w:gridCol w:w="1422"/>
        <w:gridCol w:w="1879"/>
        <w:gridCol w:w="3833"/>
      </w:tblGrid>
      <w:tr w:rsidR="007E789E" w:rsidRPr="00434354" w14:paraId="0DC95755" w14:textId="77777777" w:rsidTr="00A809CE">
        <w:trPr>
          <w:trHeight w:val="320"/>
          <w:jc w:val="center"/>
        </w:trPr>
        <w:tc>
          <w:tcPr>
            <w:tcW w:w="1074" w:type="dxa"/>
            <w:tcBorders>
              <w:top w:val="single" w:sz="4" w:space="0" w:color="auto"/>
              <w:left w:val="nil"/>
              <w:bottom w:val="single" w:sz="4" w:space="0" w:color="auto"/>
              <w:right w:val="nil"/>
            </w:tcBorders>
            <w:noWrap/>
            <w:hideMark/>
          </w:tcPr>
          <w:p w14:paraId="6146BE5D" w14:textId="77777777" w:rsidR="007E789E" w:rsidRPr="007506B0" w:rsidRDefault="007E789E" w:rsidP="00BE1027">
            <w:pPr>
              <w:rPr>
                <w:color w:val="000000"/>
                <w:sz w:val="18"/>
                <w:szCs w:val="18"/>
              </w:rPr>
            </w:pPr>
            <w:r w:rsidRPr="007506B0">
              <w:rPr>
                <w:color w:val="000000"/>
                <w:sz w:val="18"/>
                <w:szCs w:val="18"/>
              </w:rPr>
              <w:t>Table Number</w:t>
            </w:r>
          </w:p>
        </w:tc>
        <w:tc>
          <w:tcPr>
            <w:tcW w:w="2574" w:type="dxa"/>
            <w:gridSpan w:val="2"/>
            <w:tcBorders>
              <w:top w:val="single" w:sz="4" w:space="0" w:color="auto"/>
              <w:left w:val="nil"/>
              <w:bottom w:val="single" w:sz="4" w:space="0" w:color="auto"/>
              <w:right w:val="nil"/>
            </w:tcBorders>
            <w:hideMark/>
          </w:tcPr>
          <w:p w14:paraId="7201EC65" w14:textId="77777777" w:rsidR="007E789E" w:rsidRPr="007506B0" w:rsidRDefault="007E789E" w:rsidP="00BE1027">
            <w:pPr>
              <w:jc w:val="center"/>
              <w:rPr>
                <w:color w:val="000000"/>
                <w:sz w:val="18"/>
                <w:szCs w:val="18"/>
              </w:rPr>
            </w:pPr>
            <w:r w:rsidRPr="007506B0">
              <w:rPr>
                <w:color w:val="000000"/>
                <w:sz w:val="18"/>
                <w:szCs w:val="18"/>
              </w:rPr>
              <w:t>Analysis</w:t>
            </w:r>
          </w:p>
        </w:tc>
        <w:tc>
          <w:tcPr>
            <w:tcW w:w="1879" w:type="dxa"/>
            <w:tcBorders>
              <w:top w:val="single" w:sz="4" w:space="0" w:color="auto"/>
              <w:left w:val="nil"/>
              <w:bottom w:val="single" w:sz="4" w:space="0" w:color="auto"/>
              <w:right w:val="nil"/>
            </w:tcBorders>
            <w:hideMark/>
          </w:tcPr>
          <w:p w14:paraId="4ED6CD23" w14:textId="454FF192" w:rsidR="007E789E" w:rsidRPr="007506B0" w:rsidRDefault="00164CED" w:rsidP="00BE1027">
            <w:pPr>
              <w:jc w:val="center"/>
              <w:rPr>
                <w:color w:val="000000"/>
                <w:sz w:val="18"/>
                <w:szCs w:val="18"/>
              </w:rPr>
            </w:pPr>
            <w:r>
              <w:rPr>
                <w:color w:val="000000"/>
                <w:sz w:val="18"/>
                <w:szCs w:val="18"/>
              </w:rPr>
              <w:t>S</w:t>
            </w:r>
            <w:r w:rsidR="007E789E" w:rsidRPr="007506B0">
              <w:rPr>
                <w:color w:val="000000"/>
                <w:sz w:val="18"/>
                <w:szCs w:val="18"/>
              </w:rPr>
              <w:t>ample</w:t>
            </w:r>
          </w:p>
        </w:tc>
        <w:tc>
          <w:tcPr>
            <w:tcW w:w="3833" w:type="dxa"/>
            <w:tcBorders>
              <w:top w:val="single" w:sz="4" w:space="0" w:color="auto"/>
              <w:left w:val="nil"/>
              <w:bottom w:val="single" w:sz="4" w:space="0" w:color="auto"/>
              <w:right w:val="nil"/>
            </w:tcBorders>
            <w:hideMark/>
          </w:tcPr>
          <w:p w14:paraId="218887AA" w14:textId="77777777" w:rsidR="007E789E" w:rsidRPr="007506B0" w:rsidRDefault="007E789E" w:rsidP="00BE1027">
            <w:pPr>
              <w:jc w:val="center"/>
              <w:rPr>
                <w:color w:val="000000"/>
                <w:sz w:val="18"/>
                <w:szCs w:val="18"/>
              </w:rPr>
            </w:pPr>
            <w:r w:rsidRPr="007506B0">
              <w:rPr>
                <w:color w:val="000000"/>
                <w:sz w:val="18"/>
                <w:szCs w:val="18"/>
              </w:rPr>
              <w:t>Comments</w:t>
            </w:r>
          </w:p>
        </w:tc>
      </w:tr>
      <w:tr w:rsidR="007E789E" w:rsidRPr="00434354" w14:paraId="3AA771E5" w14:textId="77777777" w:rsidTr="00A809CE">
        <w:trPr>
          <w:trHeight w:val="560"/>
          <w:jc w:val="center"/>
        </w:trPr>
        <w:tc>
          <w:tcPr>
            <w:tcW w:w="1074" w:type="dxa"/>
            <w:tcBorders>
              <w:top w:val="nil"/>
              <w:left w:val="nil"/>
              <w:bottom w:val="nil"/>
              <w:right w:val="nil"/>
            </w:tcBorders>
            <w:noWrap/>
            <w:hideMark/>
          </w:tcPr>
          <w:p w14:paraId="002811CD" w14:textId="77777777" w:rsidR="007E789E" w:rsidRPr="007506B0" w:rsidRDefault="007E789E" w:rsidP="00BE1027">
            <w:pPr>
              <w:rPr>
                <w:color w:val="000000"/>
                <w:sz w:val="18"/>
                <w:szCs w:val="18"/>
              </w:rPr>
            </w:pPr>
            <w:r w:rsidRPr="007506B0">
              <w:rPr>
                <w:color w:val="000000"/>
                <w:sz w:val="18"/>
                <w:szCs w:val="18"/>
              </w:rPr>
              <w:t>Table 3</w:t>
            </w:r>
          </w:p>
        </w:tc>
        <w:tc>
          <w:tcPr>
            <w:tcW w:w="2574" w:type="dxa"/>
            <w:gridSpan w:val="2"/>
            <w:tcBorders>
              <w:top w:val="nil"/>
              <w:left w:val="nil"/>
              <w:bottom w:val="nil"/>
              <w:right w:val="nil"/>
            </w:tcBorders>
            <w:hideMark/>
          </w:tcPr>
          <w:p w14:paraId="1C3FA89C" w14:textId="77777777" w:rsidR="007E789E" w:rsidRPr="007506B0" w:rsidRDefault="007E789E" w:rsidP="00BE1027">
            <w:pPr>
              <w:jc w:val="center"/>
              <w:rPr>
                <w:color w:val="000000"/>
                <w:sz w:val="18"/>
                <w:szCs w:val="18"/>
              </w:rPr>
            </w:pPr>
            <w:r w:rsidRPr="007506B0">
              <w:rPr>
                <w:color w:val="000000"/>
                <w:sz w:val="18"/>
                <w:szCs w:val="18"/>
              </w:rPr>
              <w:t>Main Results</w:t>
            </w:r>
          </w:p>
        </w:tc>
        <w:tc>
          <w:tcPr>
            <w:tcW w:w="1879" w:type="dxa"/>
            <w:tcBorders>
              <w:top w:val="nil"/>
              <w:left w:val="nil"/>
              <w:bottom w:val="nil"/>
              <w:right w:val="nil"/>
            </w:tcBorders>
            <w:hideMark/>
          </w:tcPr>
          <w:p w14:paraId="513438EC" w14:textId="77777777" w:rsidR="007E789E" w:rsidRPr="007506B0" w:rsidRDefault="007E789E" w:rsidP="00BE1027">
            <w:pPr>
              <w:rPr>
                <w:color w:val="000000"/>
                <w:sz w:val="18"/>
                <w:szCs w:val="18"/>
              </w:rPr>
            </w:pPr>
            <w:r w:rsidRPr="007506B0">
              <w:rPr>
                <w:color w:val="000000"/>
                <w:sz w:val="18"/>
                <w:szCs w:val="18"/>
              </w:rPr>
              <w:t>Columns 1-3: all questions (N = 3,613)</w:t>
            </w:r>
            <w:r w:rsidRPr="007506B0">
              <w:rPr>
                <w:color w:val="000000"/>
                <w:sz w:val="18"/>
                <w:szCs w:val="18"/>
              </w:rPr>
              <w:br/>
              <w:t>Columns 4-6: all answers (N = 4,670)</w:t>
            </w:r>
          </w:p>
        </w:tc>
        <w:tc>
          <w:tcPr>
            <w:tcW w:w="3833" w:type="dxa"/>
            <w:tcBorders>
              <w:top w:val="nil"/>
              <w:left w:val="nil"/>
              <w:bottom w:val="nil"/>
              <w:right w:val="nil"/>
            </w:tcBorders>
            <w:hideMark/>
          </w:tcPr>
          <w:p w14:paraId="5B788C33" w14:textId="77777777" w:rsidR="007E789E" w:rsidRPr="007506B0" w:rsidRDefault="007E789E" w:rsidP="00BE1027">
            <w:pPr>
              <w:rPr>
                <w:color w:val="000000"/>
                <w:sz w:val="18"/>
                <w:szCs w:val="18"/>
              </w:rPr>
            </w:pPr>
          </w:p>
        </w:tc>
      </w:tr>
      <w:tr w:rsidR="007E789E" w:rsidRPr="00434354" w14:paraId="0E6DBFB6" w14:textId="77777777" w:rsidTr="00A809CE">
        <w:trPr>
          <w:trHeight w:val="860"/>
          <w:jc w:val="center"/>
        </w:trPr>
        <w:tc>
          <w:tcPr>
            <w:tcW w:w="1074" w:type="dxa"/>
            <w:tcBorders>
              <w:top w:val="nil"/>
              <w:left w:val="nil"/>
              <w:bottom w:val="nil"/>
              <w:right w:val="nil"/>
            </w:tcBorders>
            <w:noWrap/>
            <w:hideMark/>
          </w:tcPr>
          <w:p w14:paraId="44C93136" w14:textId="77777777" w:rsidR="007E789E" w:rsidRPr="007506B0" w:rsidRDefault="007E789E" w:rsidP="00BE1027">
            <w:pPr>
              <w:rPr>
                <w:color w:val="000000"/>
                <w:sz w:val="18"/>
                <w:szCs w:val="18"/>
              </w:rPr>
            </w:pPr>
            <w:r w:rsidRPr="007506B0">
              <w:rPr>
                <w:color w:val="000000"/>
                <w:sz w:val="18"/>
                <w:szCs w:val="18"/>
              </w:rPr>
              <w:t xml:space="preserve">Tables </w:t>
            </w:r>
            <w:r>
              <w:rPr>
                <w:rFonts w:hint="eastAsia"/>
                <w:color w:val="000000"/>
                <w:sz w:val="18"/>
                <w:szCs w:val="18"/>
              </w:rPr>
              <w:t>9</w:t>
            </w:r>
            <w:r w:rsidRPr="007506B0">
              <w:rPr>
                <w:color w:val="000000"/>
                <w:sz w:val="18"/>
                <w:szCs w:val="18"/>
              </w:rPr>
              <w:t>, 1</w:t>
            </w:r>
            <w:r>
              <w:rPr>
                <w:rFonts w:hint="eastAsia"/>
                <w:color w:val="000000"/>
                <w:sz w:val="18"/>
                <w:szCs w:val="18"/>
              </w:rPr>
              <w:t>0</w:t>
            </w:r>
          </w:p>
        </w:tc>
        <w:tc>
          <w:tcPr>
            <w:tcW w:w="2574" w:type="dxa"/>
            <w:gridSpan w:val="2"/>
            <w:tcBorders>
              <w:top w:val="nil"/>
              <w:left w:val="nil"/>
              <w:bottom w:val="nil"/>
              <w:right w:val="nil"/>
            </w:tcBorders>
            <w:hideMark/>
          </w:tcPr>
          <w:p w14:paraId="7571C858" w14:textId="26F3567E" w:rsidR="007E789E" w:rsidRPr="007506B0" w:rsidRDefault="007E789E" w:rsidP="00BE1027">
            <w:pPr>
              <w:jc w:val="center"/>
              <w:rPr>
                <w:color w:val="000000"/>
                <w:sz w:val="18"/>
                <w:szCs w:val="18"/>
              </w:rPr>
            </w:pPr>
            <w:r w:rsidRPr="007506B0">
              <w:rPr>
                <w:color w:val="000000"/>
                <w:sz w:val="18"/>
                <w:szCs w:val="18"/>
              </w:rPr>
              <w:t>Mechanisms for Answer Reduction</w:t>
            </w:r>
          </w:p>
        </w:tc>
        <w:tc>
          <w:tcPr>
            <w:tcW w:w="1879" w:type="dxa"/>
            <w:tcBorders>
              <w:top w:val="nil"/>
              <w:left w:val="nil"/>
              <w:bottom w:val="nil"/>
              <w:right w:val="nil"/>
            </w:tcBorders>
            <w:hideMark/>
          </w:tcPr>
          <w:p w14:paraId="291FCF1B" w14:textId="77777777" w:rsidR="007E789E" w:rsidRPr="007506B0" w:rsidRDefault="007E789E" w:rsidP="00BE1027">
            <w:pPr>
              <w:rPr>
                <w:color w:val="000000"/>
                <w:sz w:val="18"/>
                <w:szCs w:val="18"/>
              </w:rPr>
            </w:pPr>
            <w:r w:rsidRPr="007506B0">
              <w:rPr>
                <w:color w:val="000000"/>
                <w:sz w:val="18"/>
                <w:szCs w:val="18"/>
              </w:rPr>
              <w:t>All questions with at least one answer (either from AI or human, N = 3,235)</w:t>
            </w:r>
          </w:p>
        </w:tc>
        <w:tc>
          <w:tcPr>
            <w:tcW w:w="3833" w:type="dxa"/>
            <w:tcBorders>
              <w:top w:val="nil"/>
              <w:left w:val="nil"/>
              <w:bottom w:val="nil"/>
              <w:right w:val="nil"/>
            </w:tcBorders>
            <w:hideMark/>
          </w:tcPr>
          <w:p w14:paraId="44591174" w14:textId="566F238D" w:rsidR="007E789E" w:rsidRDefault="007E789E" w:rsidP="00BE1027">
            <w:pPr>
              <w:rPr>
                <w:color w:val="000000"/>
                <w:sz w:val="18"/>
                <w:szCs w:val="18"/>
              </w:rPr>
            </w:pPr>
            <w:r>
              <w:rPr>
                <w:rFonts w:hint="eastAsia"/>
                <w:color w:val="000000"/>
                <w:sz w:val="18"/>
                <w:szCs w:val="18"/>
              </w:rPr>
              <w:t xml:space="preserve">1. </w:t>
            </w:r>
            <w:r w:rsidRPr="007506B0">
              <w:rPr>
                <w:color w:val="000000"/>
                <w:sz w:val="18"/>
                <w:szCs w:val="18"/>
              </w:rPr>
              <w:t>To control for the first answer</w:t>
            </w:r>
            <w:r>
              <w:rPr>
                <w:color w:val="000000"/>
                <w:sz w:val="18"/>
                <w:szCs w:val="18"/>
              </w:rPr>
              <w:t>’</w:t>
            </w:r>
            <w:r w:rsidRPr="007506B0">
              <w:rPr>
                <w:color w:val="000000"/>
                <w:sz w:val="18"/>
                <w:szCs w:val="18"/>
              </w:rPr>
              <w:t>s characteristics, analysis sample must be constrained</w:t>
            </w:r>
            <w:r w:rsidR="00164CED">
              <w:rPr>
                <w:color w:val="000000"/>
                <w:sz w:val="18"/>
                <w:szCs w:val="18"/>
              </w:rPr>
              <w:t>.</w:t>
            </w:r>
          </w:p>
          <w:p w14:paraId="27FF7665" w14:textId="76A98288" w:rsidR="007E789E" w:rsidRPr="007506B0" w:rsidRDefault="007E789E" w:rsidP="00BE1027">
            <w:pPr>
              <w:rPr>
                <w:color w:val="000000"/>
                <w:sz w:val="18"/>
                <w:szCs w:val="18"/>
              </w:rPr>
            </w:pPr>
            <w:r>
              <w:rPr>
                <w:rFonts w:hint="eastAsia"/>
                <w:color w:val="000000"/>
                <w:sz w:val="18"/>
                <w:szCs w:val="18"/>
              </w:rPr>
              <w:t xml:space="preserve">2. </w:t>
            </w:r>
            <w:r w:rsidR="00164CED">
              <w:rPr>
                <w:color w:val="000000"/>
                <w:sz w:val="18"/>
                <w:szCs w:val="18"/>
              </w:rPr>
              <w:t>F</w:t>
            </w:r>
            <w:r>
              <w:rPr>
                <w:rFonts w:hint="eastAsia"/>
                <w:color w:val="000000"/>
                <w:sz w:val="18"/>
                <w:szCs w:val="18"/>
              </w:rPr>
              <w:t xml:space="preserve">or Columns 4-5, we </w:t>
            </w:r>
            <w:r w:rsidRPr="00EA126D">
              <w:rPr>
                <w:color w:val="000000"/>
                <w:sz w:val="18"/>
                <w:szCs w:val="18"/>
              </w:rPr>
              <w:t>have smaller samples because our LLM was unable to assess certain answers involving terminologies about network technologies (such as VPN). We exclude those answers</w:t>
            </w:r>
            <w:r>
              <w:rPr>
                <w:rFonts w:hint="eastAsia"/>
                <w:color w:val="000000"/>
                <w:sz w:val="18"/>
                <w:szCs w:val="18"/>
              </w:rPr>
              <w:t xml:space="preserve"> (and corresponding </w:t>
            </w:r>
            <w:r>
              <w:rPr>
                <w:color w:val="000000"/>
                <w:sz w:val="18"/>
                <w:szCs w:val="18"/>
              </w:rPr>
              <w:t>questions</w:t>
            </w:r>
            <w:r>
              <w:rPr>
                <w:rFonts w:hint="eastAsia"/>
                <w:color w:val="000000"/>
                <w:sz w:val="18"/>
                <w:szCs w:val="18"/>
              </w:rPr>
              <w:t>)</w:t>
            </w:r>
            <w:r w:rsidRPr="00EA126D">
              <w:rPr>
                <w:color w:val="000000"/>
                <w:sz w:val="18"/>
                <w:szCs w:val="18"/>
              </w:rPr>
              <w:t xml:space="preserve"> in the analysis.</w:t>
            </w:r>
            <w:r>
              <w:rPr>
                <w:rFonts w:hint="eastAsia"/>
                <w:color w:val="000000"/>
                <w:sz w:val="18"/>
                <w:szCs w:val="18"/>
              </w:rPr>
              <w:t xml:space="preserve"> Table 11 Column 2, Table 12 Column 3, Table 14, </w:t>
            </w:r>
            <w:r w:rsidR="00164CED">
              <w:rPr>
                <w:color w:val="000000"/>
                <w:sz w:val="18"/>
                <w:szCs w:val="18"/>
              </w:rPr>
              <w:t xml:space="preserve">and </w:t>
            </w:r>
            <w:r>
              <w:rPr>
                <w:rFonts w:hint="eastAsia"/>
                <w:color w:val="000000"/>
                <w:sz w:val="18"/>
                <w:szCs w:val="18"/>
              </w:rPr>
              <w:t>Table 15 Column 2 ha</w:t>
            </w:r>
            <w:r w:rsidR="00164CED">
              <w:rPr>
                <w:color w:val="000000"/>
                <w:sz w:val="18"/>
                <w:szCs w:val="18"/>
              </w:rPr>
              <w:t>ve</w:t>
            </w:r>
            <w:r>
              <w:rPr>
                <w:rFonts w:hint="eastAsia"/>
                <w:color w:val="000000"/>
                <w:sz w:val="18"/>
                <w:szCs w:val="18"/>
              </w:rPr>
              <w:t xml:space="preserve"> similar sample reduction </w:t>
            </w:r>
            <w:r w:rsidR="00164CED">
              <w:rPr>
                <w:color w:val="000000"/>
                <w:sz w:val="18"/>
                <w:szCs w:val="18"/>
              </w:rPr>
              <w:t>for</w:t>
            </w:r>
            <w:r>
              <w:rPr>
                <w:rFonts w:hint="eastAsia"/>
                <w:color w:val="000000"/>
                <w:sz w:val="18"/>
                <w:szCs w:val="18"/>
              </w:rPr>
              <w:t xml:space="preserve"> this reason.</w:t>
            </w:r>
          </w:p>
        </w:tc>
      </w:tr>
      <w:tr w:rsidR="007E789E" w:rsidRPr="00434354" w14:paraId="1FBF283C" w14:textId="77777777" w:rsidTr="00A809CE">
        <w:trPr>
          <w:trHeight w:val="560"/>
          <w:jc w:val="center"/>
        </w:trPr>
        <w:tc>
          <w:tcPr>
            <w:tcW w:w="1074" w:type="dxa"/>
            <w:tcBorders>
              <w:top w:val="nil"/>
              <w:left w:val="nil"/>
              <w:bottom w:val="nil"/>
              <w:right w:val="nil"/>
            </w:tcBorders>
            <w:noWrap/>
            <w:hideMark/>
          </w:tcPr>
          <w:p w14:paraId="23605361" w14:textId="77777777" w:rsidR="007E789E" w:rsidRPr="007506B0" w:rsidRDefault="007E789E" w:rsidP="00BE1027">
            <w:pPr>
              <w:rPr>
                <w:color w:val="000000"/>
                <w:sz w:val="18"/>
                <w:szCs w:val="18"/>
              </w:rPr>
            </w:pPr>
            <w:r w:rsidRPr="007506B0">
              <w:rPr>
                <w:color w:val="000000"/>
                <w:sz w:val="18"/>
                <w:szCs w:val="18"/>
              </w:rPr>
              <w:t>Table 1</w:t>
            </w:r>
            <w:r>
              <w:rPr>
                <w:rFonts w:hint="eastAsia"/>
                <w:color w:val="000000"/>
                <w:sz w:val="18"/>
                <w:szCs w:val="18"/>
              </w:rPr>
              <w:t>2</w:t>
            </w:r>
          </w:p>
        </w:tc>
        <w:tc>
          <w:tcPr>
            <w:tcW w:w="1152" w:type="dxa"/>
            <w:vMerge w:val="restart"/>
            <w:tcBorders>
              <w:top w:val="nil"/>
              <w:left w:val="nil"/>
              <w:bottom w:val="nil"/>
              <w:right w:val="nil"/>
            </w:tcBorders>
            <w:hideMark/>
          </w:tcPr>
          <w:p w14:paraId="416B74CC" w14:textId="77777777" w:rsidR="007E789E" w:rsidRPr="007506B0" w:rsidRDefault="007E789E" w:rsidP="00BE1027">
            <w:pPr>
              <w:jc w:val="center"/>
              <w:rPr>
                <w:color w:val="000000"/>
                <w:sz w:val="18"/>
                <w:szCs w:val="18"/>
              </w:rPr>
            </w:pPr>
            <w:r w:rsidRPr="007506B0">
              <w:rPr>
                <w:color w:val="000000"/>
                <w:sz w:val="18"/>
                <w:szCs w:val="18"/>
              </w:rPr>
              <w:t>Mechanisms for Recognition Reduction</w:t>
            </w:r>
          </w:p>
        </w:tc>
        <w:tc>
          <w:tcPr>
            <w:tcW w:w="1422" w:type="dxa"/>
            <w:tcBorders>
              <w:top w:val="nil"/>
              <w:left w:val="nil"/>
              <w:bottom w:val="nil"/>
              <w:right w:val="nil"/>
            </w:tcBorders>
            <w:hideMark/>
          </w:tcPr>
          <w:p w14:paraId="526C97AA" w14:textId="77777777" w:rsidR="007E789E" w:rsidRPr="007506B0" w:rsidRDefault="007E789E" w:rsidP="00BE1027">
            <w:pPr>
              <w:rPr>
                <w:color w:val="000000"/>
                <w:sz w:val="18"/>
                <w:szCs w:val="18"/>
              </w:rPr>
            </w:pPr>
            <w:r w:rsidRPr="007506B0">
              <w:rPr>
                <w:color w:val="000000"/>
                <w:sz w:val="18"/>
                <w:szCs w:val="18"/>
              </w:rPr>
              <w:t xml:space="preserve">Test for </w:t>
            </w:r>
            <w:r>
              <w:rPr>
                <w:rFonts w:hint="eastAsia"/>
                <w:color w:val="000000"/>
                <w:sz w:val="18"/>
                <w:szCs w:val="18"/>
              </w:rPr>
              <w:t>attention diversion mechanism and quality degradation mechanism</w:t>
            </w:r>
          </w:p>
        </w:tc>
        <w:tc>
          <w:tcPr>
            <w:tcW w:w="1879" w:type="dxa"/>
            <w:tcBorders>
              <w:top w:val="nil"/>
              <w:left w:val="nil"/>
              <w:bottom w:val="nil"/>
              <w:right w:val="nil"/>
            </w:tcBorders>
            <w:hideMark/>
          </w:tcPr>
          <w:p w14:paraId="2B0341A1" w14:textId="77777777" w:rsidR="007E789E" w:rsidRPr="007506B0" w:rsidRDefault="007E789E" w:rsidP="00BE1027">
            <w:pPr>
              <w:rPr>
                <w:color w:val="000000"/>
                <w:sz w:val="18"/>
                <w:szCs w:val="18"/>
              </w:rPr>
            </w:pPr>
            <w:r w:rsidRPr="007506B0">
              <w:rPr>
                <w:color w:val="000000"/>
                <w:sz w:val="18"/>
                <w:szCs w:val="18"/>
              </w:rPr>
              <w:t>All answers (N = 4,670)</w:t>
            </w:r>
          </w:p>
        </w:tc>
        <w:tc>
          <w:tcPr>
            <w:tcW w:w="3833" w:type="dxa"/>
            <w:tcBorders>
              <w:top w:val="nil"/>
              <w:left w:val="nil"/>
              <w:bottom w:val="nil"/>
              <w:right w:val="nil"/>
            </w:tcBorders>
            <w:hideMark/>
          </w:tcPr>
          <w:p w14:paraId="36F99468" w14:textId="77777777" w:rsidR="007E789E" w:rsidRPr="007506B0" w:rsidRDefault="007E789E" w:rsidP="00BE1027">
            <w:pPr>
              <w:rPr>
                <w:color w:val="000000"/>
                <w:sz w:val="18"/>
                <w:szCs w:val="18"/>
              </w:rPr>
            </w:pPr>
          </w:p>
        </w:tc>
      </w:tr>
      <w:tr w:rsidR="007E789E" w:rsidRPr="00434354" w14:paraId="10B92B4C" w14:textId="77777777" w:rsidTr="00A809CE">
        <w:trPr>
          <w:trHeight w:val="860"/>
          <w:jc w:val="center"/>
        </w:trPr>
        <w:tc>
          <w:tcPr>
            <w:tcW w:w="1074" w:type="dxa"/>
            <w:tcBorders>
              <w:top w:val="nil"/>
              <w:left w:val="nil"/>
              <w:bottom w:val="nil"/>
              <w:right w:val="nil"/>
            </w:tcBorders>
            <w:noWrap/>
            <w:hideMark/>
          </w:tcPr>
          <w:p w14:paraId="03774018" w14:textId="77777777" w:rsidR="007E789E" w:rsidRPr="007506B0" w:rsidRDefault="007E789E" w:rsidP="00BE1027">
            <w:pPr>
              <w:rPr>
                <w:color w:val="000000"/>
                <w:sz w:val="18"/>
                <w:szCs w:val="18"/>
              </w:rPr>
            </w:pPr>
            <w:r w:rsidRPr="007506B0">
              <w:rPr>
                <w:color w:val="000000"/>
                <w:sz w:val="18"/>
                <w:szCs w:val="18"/>
              </w:rPr>
              <w:t>Table 13</w:t>
            </w:r>
          </w:p>
        </w:tc>
        <w:tc>
          <w:tcPr>
            <w:tcW w:w="1152" w:type="dxa"/>
            <w:vMerge/>
            <w:tcBorders>
              <w:top w:val="nil"/>
              <w:left w:val="nil"/>
              <w:bottom w:val="nil"/>
              <w:right w:val="nil"/>
            </w:tcBorders>
            <w:hideMark/>
          </w:tcPr>
          <w:p w14:paraId="10E29856" w14:textId="77777777" w:rsidR="007E789E" w:rsidRPr="007506B0" w:rsidRDefault="007E789E" w:rsidP="00BE1027">
            <w:pPr>
              <w:rPr>
                <w:color w:val="000000"/>
                <w:sz w:val="18"/>
                <w:szCs w:val="18"/>
              </w:rPr>
            </w:pPr>
          </w:p>
        </w:tc>
        <w:tc>
          <w:tcPr>
            <w:tcW w:w="1422" w:type="dxa"/>
            <w:tcBorders>
              <w:top w:val="nil"/>
              <w:left w:val="nil"/>
              <w:bottom w:val="nil"/>
              <w:right w:val="nil"/>
            </w:tcBorders>
            <w:hideMark/>
          </w:tcPr>
          <w:p w14:paraId="5FFAD6E2" w14:textId="77777777" w:rsidR="007E789E" w:rsidRPr="007506B0" w:rsidRDefault="007E789E" w:rsidP="00BE1027">
            <w:pPr>
              <w:rPr>
                <w:color w:val="000000"/>
                <w:sz w:val="18"/>
                <w:szCs w:val="18"/>
              </w:rPr>
            </w:pPr>
            <w:r w:rsidRPr="007506B0">
              <w:rPr>
                <w:color w:val="000000"/>
                <w:sz w:val="18"/>
                <w:szCs w:val="18"/>
              </w:rPr>
              <w:t xml:space="preserve">Test </w:t>
            </w:r>
            <w:r w:rsidRPr="002B0CAE">
              <w:rPr>
                <w:color w:val="000000"/>
                <w:sz w:val="18"/>
                <w:szCs w:val="18"/>
              </w:rPr>
              <w:t xml:space="preserve">for </w:t>
            </w:r>
            <w:r>
              <w:rPr>
                <w:rFonts w:hint="eastAsia"/>
                <w:color w:val="000000"/>
                <w:sz w:val="18"/>
                <w:szCs w:val="18"/>
              </w:rPr>
              <w:t xml:space="preserve">elevated </w:t>
            </w:r>
            <w:r w:rsidRPr="002B0CAE">
              <w:rPr>
                <w:color w:val="000000"/>
                <w:sz w:val="18"/>
                <w:szCs w:val="18"/>
              </w:rPr>
              <w:t>expectation</w:t>
            </w:r>
            <w:r>
              <w:rPr>
                <w:rFonts w:hint="eastAsia"/>
                <w:color w:val="000000"/>
                <w:sz w:val="18"/>
                <w:szCs w:val="18"/>
              </w:rPr>
              <w:t>s</w:t>
            </w:r>
            <w:r w:rsidRPr="007506B0">
              <w:rPr>
                <w:color w:val="000000"/>
                <w:sz w:val="18"/>
                <w:szCs w:val="18"/>
              </w:rPr>
              <w:t xml:space="preserve"> mechanism</w:t>
            </w:r>
          </w:p>
        </w:tc>
        <w:tc>
          <w:tcPr>
            <w:tcW w:w="1879" w:type="dxa"/>
            <w:tcBorders>
              <w:top w:val="nil"/>
              <w:left w:val="nil"/>
              <w:bottom w:val="nil"/>
              <w:right w:val="nil"/>
            </w:tcBorders>
            <w:hideMark/>
          </w:tcPr>
          <w:p w14:paraId="35128C6C" w14:textId="77777777" w:rsidR="007E789E" w:rsidRPr="007506B0" w:rsidRDefault="007E789E" w:rsidP="00BE1027">
            <w:pPr>
              <w:rPr>
                <w:color w:val="000000"/>
                <w:sz w:val="18"/>
                <w:szCs w:val="18"/>
              </w:rPr>
            </w:pPr>
            <w:r w:rsidRPr="007506B0">
              <w:rPr>
                <w:color w:val="000000"/>
                <w:sz w:val="18"/>
                <w:szCs w:val="18"/>
              </w:rPr>
              <w:t xml:space="preserve">Two subsets </w:t>
            </w:r>
            <w:r>
              <w:rPr>
                <w:rFonts w:hint="eastAsia"/>
                <w:color w:val="000000"/>
                <w:sz w:val="18"/>
                <w:szCs w:val="18"/>
              </w:rPr>
              <w:t xml:space="preserve">of answers </w:t>
            </w:r>
            <w:r w:rsidRPr="007506B0">
              <w:rPr>
                <w:color w:val="000000"/>
                <w:sz w:val="18"/>
                <w:szCs w:val="18"/>
              </w:rPr>
              <w:t>where the quality of the first answers to corresponding questions differed (N = 1,697 &amp; 1,945)</w:t>
            </w:r>
          </w:p>
        </w:tc>
        <w:tc>
          <w:tcPr>
            <w:tcW w:w="3833" w:type="dxa"/>
            <w:tcBorders>
              <w:top w:val="nil"/>
              <w:left w:val="nil"/>
              <w:bottom w:val="nil"/>
              <w:right w:val="nil"/>
            </w:tcBorders>
            <w:hideMark/>
          </w:tcPr>
          <w:p w14:paraId="23A1C96D" w14:textId="333669A8" w:rsidR="007E789E" w:rsidRPr="007506B0" w:rsidRDefault="007E789E" w:rsidP="00BE1027">
            <w:pPr>
              <w:rPr>
                <w:color w:val="000000"/>
                <w:sz w:val="18"/>
                <w:szCs w:val="18"/>
              </w:rPr>
            </w:pPr>
            <w:r w:rsidRPr="007506B0">
              <w:rPr>
                <w:color w:val="000000"/>
                <w:sz w:val="18"/>
                <w:szCs w:val="18"/>
              </w:rPr>
              <w:t>The difference between the quality results in different AI-induced expectations between the groups</w:t>
            </w:r>
            <w:r w:rsidR="00164CED">
              <w:rPr>
                <w:color w:val="000000"/>
                <w:sz w:val="18"/>
                <w:szCs w:val="18"/>
              </w:rPr>
              <w:t>.</w:t>
            </w:r>
          </w:p>
        </w:tc>
      </w:tr>
      <w:tr w:rsidR="007E789E" w:rsidRPr="00434354" w14:paraId="7B5D681E" w14:textId="77777777" w:rsidTr="00A809CE">
        <w:trPr>
          <w:trHeight w:val="1140"/>
          <w:jc w:val="center"/>
        </w:trPr>
        <w:tc>
          <w:tcPr>
            <w:tcW w:w="1074" w:type="dxa"/>
            <w:tcBorders>
              <w:top w:val="nil"/>
              <w:left w:val="nil"/>
              <w:bottom w:val="nil"/>
              <w:right w:val="nil"/>
            </w:tcBorders>
            <w:noWrap/>
            <w:hideMark/>
          </w:tcPr>
          <w:p w14:paraId="2ABECE24" w14:textId="77777777" w:rsidR="007E789E" w:rsidRPr="007506B0" w:rsidRDefault="007E789E" w:rsidP="00BE1027">
            <w:pPr>
              <w:rPr>
                <w:color w:val="000000"/>
                <w:sz w:val="18"/>
                <w:szCs w:val="18"/>
              </w:rPr>
            </w:pPr>
            <w:r w:rsidRPr="007506B0">
              <w:rPr>
                <w:color w:val="000000"/>
                <w:sz w:val="18"/>
                <w:szCs w:val="18"/>
              </w:rPr>
              <w:t>Table 14</w:t>
            </w:r>
          </w:p>
        </w:tc>
        <w:tc>
          <w:tcPr>
            <w:tcW w:w="2574" w:type="dxa"/>
            <w:gridSpan w:val="2"/>
            <w:tcBorders>
              <w:top w:val="nil"/>
              <w:left w:val="nil"/>
              <w:bottom w:val="nil"/>
              <w:right w:val="nil"/>
            </w:tcBorders>
            <w:hideMark/>
          </w:tcPr>
          <w:p w14:paraId="74F6F226" w14:textId="60019157" w:rsidR="007E789E" w:rsidRPr="007506B0" w:rsidRDefault="007E789E" w:rsidP="00BE1027">
            <w:pPr>
              <w:rPr>
                <w:color w:val="000000"/>
                <w:sz w:val="18"/>
                <w:szCs w:val="18"/>
              </w:rPr>
            </w:pPr>
            <w:r w:rsidRPr="007506B0">
              <w:rPr>
                <w:color w:val="000000"/>
                <w:sz w:val="18"/>
                <w:szCs w:val="18"/>
              </w:rPr>
              <w:t>Is There an Illusion of Authority for AI-</w:t>
            </w:r>
            <w:r w:rsidR="00164CED">
              <w:rPr>
                <w:color w:val="000000"/>
                <w:sz w:val="18"/>
                <w:szCs w:val="18"/>
              </w:rPr>
              <w:t>G</w:t>
            </w:r>
            <w:r w:rsidRPr="007506B0">
              <w:rPr>
                <w:color w:val="000000"/>
                <w:sz w:val="18"/>
                <w:szCs w:val="18"/>
              </w:rPr>
              <w:t>enerated Answers?</w:t>
            </w:r>
          </w:p>
        </w:tc>
        <w:tc>
          <w:tcPr>
            <w:tcW w:w="1879" w:type="dxa"/>
            <w:tcBorders>
              <w:top w:val="nil"/>
              <w:left w:val="nil"/>
              <w:bottom w:val="nil"/>
              <w:right w:val="nil"/>
            </w:tcBorders>
            <w:hideMark/>
          </w:tcPr>
          <w:p w14:paraId="40B4890D" w14:textId="77777777" w:rsidR="007E789E" w:rsidRPr="007506B0" w:rsidRDefault="007E789E" w:rsidP="00BE1027">
            <w:pPr>
              <w:rPr>
                <w:color w:val="000000"/>
                <w:sz w:val="18"/>
                <w:szCs w:val="18"/>
              </w:rPr>
            </w:pPr>
            <w:r w:rsidRPr="007506B0">
              <w:rPr>
                <w:color w:val="000000"/>
                <w:sz w:val="18"/>
                <w:szCs w:val="18"/>
              </w:rPr>
              <w:t xml:space="preserve">All questions with </w:t>
            </w:r>
            <w:r w:rsidRPr="002B0CAE">
              <w:rPr>
                <w:color w:val="000000"/>
                <w:sz w:val="18"/>
                <w:szCs w:val="18"/>
              </w:rPr>
              <w:t>available</w:t>
            </w:r>
            <w:r w:rsidRPr="007506B0">
              <w:rPr>
                <w:color w:val="000000"/>
                <w:sz w:val="18"/>
                <w:szCs w:val="18"/>
              </w:rPr>
              <w:t xml:space="preserve"> first answer</w:t>
            </w:r>
            <w:r>
              <w:rPr>
                <w:color w:val="000000"/>
                <w:sz w:val="18"/>
                <w:szCs w:val="18"/>
              </w:rPr>
              <w:t>’</w:t>
            </w:r>
            <w:r w:rsidRPr="007506B0">
              <w:rPr>
                <w:color w:val="000000"/>
                <w:sz w:val="18"/>
                <w:szCs w:val="18"/>
              </w:rPr>
              <w:t>s LLM-based quality scores (N = 3,216)</w:t>
            </w:r>
          </w:p>
        </w:tc>
        <w:tc>
          <w:tcPr>
            <w:tcW w:w="3833" w:type="dxa"/>
            <w:tcBorders>
              <w:top w:val="nil"/>
              <w:left w:val="nil"/>
              <w:bottom w:val="nil"/>
              <w:right w:val="nil"/>
            </w:tcBorders>
            <w:hideMark/>
          </w:tcPr>
          <w:p w14:paraId="68FA8B44" w14:textId="49801AF0" w:rsidR="007E789E" w:rsidRDefault="007E789E" w:rsidP="00BE1027">
            <w:pPr>
              <w:rPr>
                <w:color w:val="000000"/>
                <w:sz w:val="18"/>
                <w:szCs w:val="18"/>
              </w:rPr>
            </w:pPr>
            <w:r>
              <w:rPr>
                <w:rFonts w:hint="eastAsia"/>
                <w:color w:val="000000"/>
                <w:sz w:val="18"/>
                <w:szCs w:val="18"/>
              </w:rPr>
              <w:t xml:space="preserve">1. </w:t>
            </w:r>
            <w:r w:rsidRPr="00C64ACA">
              <w:rPr>
                <w:color w:val="000000"/>
                <w:sz w:val="18"/>
                <w:szCs w:val="18"/>
              </w:rPr>
              <w:t xml:space="preserve">This restriction is necessary because our analysis requires meaningful variation in both </w:t>
            </w:r>
            <w:r w:rsidRPr="00C64ACA">
              <w:rPr>
                <w:i/>
                <w:iCs/>
                <w:color w:val="000000"/>
                <w:sz w:val="18"/>
                <w:szCs w:val="18"/>
              </w:rPr>
              <w:t>AI</w:t>
            </w:r>
            <w:r w:rsidRPr="00C64ACA">
              <w:rPr>
                <w:i/>
                <w:iCs/>
                <w:color w:val="000000"/>
                <w:sz w:val="18"/>
                <w:szCs w:val="18"/>
                <w:vertAlign w:val="subscript"/>
              </w:rPr>
              <w:t>i</w:t>
            </w:r>
            <w:r w:rsidRPr="00C64ACA">
              <w:rPr>
                <w:color w:val="000000"/>
                <w:sz w:val="18"/>
                <w:szCs w:val="18"/>
              </w:rPr>
              <w:t xml:space="preserve"> and </w:t>
            </w:r>
            <w:r w:rsidRPr="00C64ACA">
              <w:rPr>
                <w:i/>
                <w:iCs/>
                <w:color w:val="000000"/>
                <w:sz w:val="18"/>
                <w:szCs w:val="18"/>
              </w:rPr>
              <w:t>reputation</w:t>
            </w:r>
            <w:r w:rsidRPr="00C64ACA">
              <w:rPr>
                <w:i/>
                <w:iCs/>
                <w:color w:val="000000"/>
                <w:sz w:val="18"/>
                <w:szCs w:val="18"/>
                <w:vertAlign w:val="subscript"/>
              </w:rPr>
              <w:t>i</w:t>
            </w:r>
            <w:r w:rsidRPr="00C64ACA">
              <w:rPr>
                <w:color w:val="000000"/>
                <w:sz w:val="18"/>
                <w:szCs w:val="18"/>
              </w:rPr>
              <w:t xml:space="preserve"> within the same regression</w:t>
            </w:r>
            <w:r w:rsidR="00164CED">
              <w:rPr>
                <w:color w:val="000000"/>
                <w:sz w:val="18"/>
                <w:szCs w:val="18"/>
              </w:rPr>
              <w:t>.</w:t>
            </w:r>
          </w:p>
          <w:p w14:paraId="6EBD9DD8" w14:textId="08AF3B57" w:rsidR="007E789E" w:rsidRPr="007506B0" w:rsidRDefault="007E789E" w:rsidP="00BE1027">
            <w:pPr>
              <w:rPr>
                <w:color w:val="000000"/>
                <w:sz w:val="18"/>
                <w:szCs w:val="18"/>
              </w:rPr>
            </w:pPr>
            <w:r>
              <w:rPr>
                <w:rFonts w:hint="eastAsia"/>
                <w:color w:val="000000"/>
                <w:sz w:val="18"/>
                <w:szCs w:val="18"/>
              </w:rPr>
              <w:t xml:space="preserve">2. </w:t>
            </w:r>
            <w:r w:rsidRPr="007506B0">
              <w:rPr>
                <w:color w:val="000000"/>
                <w:sz w:val="18"/>
                <w:szCs w:val="18"/>
              </w:rPr>
              <w:t xml:space="preserve">The analysis is based on the source effect, </w:t>
            </w:r>
            <w:r w:rsidR="00164CED">
              <w:rPr>
                <w:color w:val="000000"/>
                <w:sz w:val="18"/>
                <w:szCs w:val="18"/>
              </w:rPr>
              <w:t xml:space="preserve">and </w:t>
            </w:r>
            <w:r w:rsidRPr="007506B0">
              <w:rPr>
                <w:color w:val="000000"/>
                <w:sz w:val="18"/>
                <w:szCs w:val="18"/>
              </w:rPr>
              <w:t>to reproduce</w:t>
            </w:r>
            <w:r w:rsidR="00164CED">
              <w:rPr>
                <w:color w:val="000000"/>
                <w:sz w:val="18"/>
                <w:szCs w:val="18"/>
              </w:rPr>
              <w:t xml:space="preserve"> it, </w:t>
            </w:r>
            <w:r w:rsidRPr="007506B0">
              <w:rPr>
                <w:color w:val="000000"/>
                <w:sz w:val="18"/>
                <w:szCs w:val="18"/>
              </w:rPr>
              <w:t xml:space="preserve">LLM-based quality scores for the first answer </w:t>
            </w:r>
            <w:r w:rsidR="00164CED">
              <w:rPr>
                <w:color w:val="000000"/>
                <w:sz w:val="18"/>
                <w:szCs w:val="18"/>
              </w:rPr>
              <w:t>are</w:t>
            </w:r>
            <w:r w:rsidRPr="007506B0">
              <w:rPr>
                <w:color w:val="000000"/>
                <w:sz w:val="18"/>
                <w:szCs w:val="18"/>
              </w:rPr>
              <w:t xml:space="preserve"> needed</w:t>
            </w:r>
            <w:r w:rsidR="00164CED">
              <w:rPr>
                <w:color w:val="000000"/>
                <w:sz w:val="18"/>
                <w:szCs w:val="18"/>
              </w:rPr>
              <w:t>.</w:t>
            </w:r>
          </w:p>
        </w:tc>
      </w:tr>
      <w:tr w:rsidR="007E789E" w:rsidRPr="00434354" w14:paraId="0A31F841" w14:textId="77777777" w:rsidTr="00A809CE">
        <w:trPr>
          <w:trHeight w:val="1400"/>
          <w:jc w:val="center"/>
        </w:trPr>
        <w:tc>
          <w:tcPr>
            <w:tcW w:w="1074" w:type="dxa"/>
            <w:tcBorders>
              <w:top w:val="nil"/>
              <w:left w:val="nil"/>
              <w:bottom w:val="nil"/>
              <w:right w:val="nil"/>
            </w:tcBorders>
            <w:noWrap/>
            <w:hideMark/>
          </w:tcPr>
          <w:p w14:paraId="49704274" w14:textId="77777777" w:rsidR="007E789E" w:rsidRPr="007506B0" w:rsidRDefault="007E789E" w:rsidP="00BE1027">
            <w:pPr>
              <w:rPr>
                <w:color w:val="000000"/>
                <w:sz w:val="18"/>
                <w:szCs w:val="18"/>
              </w:rPr>
            </w:pPr>
            <w:r w:rsidRPr="007506B0">
              <w:rPr>
                <w:color w:val="000000"/>
                <w:sz w:val="18"/>
                <w:szCs w:val="18"/>
              </w:rPr>
              <w:t>Table 15</w:t>
            </w:r>
          </w:p>
        </w:tc>
        <w:tc>
          <w:tcPr>
            <w:tcW w:w="2574" w:type="dxa"/>
            <w:gridSpan w:val="2"/>
            <w:tcBorders>
              <w:top w:val="nil"/>
              <w:left w:val="nil"/>
              <w:bottom w:val="nil"/>
              <w:right w:val="nil"/>
            </w:tcBorders>
            <w:hideMark/>
          </w:tcPr>
          <w:p w14:paraId="72B24A35" w14:textId="458439DE" w:rsidR="007E789E" w:rsidRPr="007506B0" w:rsidRDefault="007E789E" w:rsidP="00BE1027">
            <w:pPr>
              <w:rPr>
                <w:color w:val="000000"/>
                <w:sz w:val="18"/>
                <w:szCs w:val="18"/>
              </w:rPr>
            </w:pPr>
            <w:r w:rsidRPr="007506B0">
              <w:rPr>
                <w:color w:val="000000"/>
                <w:sz w:val="18"/>
                <w:szCs w:val="18"/>
              </w:rPr>
              <w:t>How Do Answerers Respond to AI-</w:t>
            </w:r>
            <w:r w:rsidR="00164CED">
              <w:rPr>
                <w:color w:val="000000"/>
                <w:sz w:val="18"/>
                <w:szCs w:val="18"/>
              </w:rPr>
              <w:t>G</w:t>
            </w:r>
            <w:r w:rsidRPr="007506B0">
              <w:rPr>
                <w:color w:val="000000"/>
                <w:sz w:val="18"/>
                <w:szCs w:val="18"/>
              </w:rPr>
              <w:t>enerated Answers?</w:t>
            </w:r>
          </w:p>
        </w:tc>
        <w:tc>
          <w:tcPr>
            <w:tcW w:w="1879" w:type="dxa"/>
            <w:tcBorders>
              <w:top w:val="nil"/>
              <w:left w:val="nil"/>
              <w:bottom w:val="nil"/>
              <w:right w:val="nil"/>
            </w:tcBorders>
            <w:hideMark/>
          </w:tcPr>
          <w:p w14:paraId="3CD5CCF0" w14:textId="245B2565" w:rsidR="007E789E" w:rsidRPr="007506B0" w:rsidRDefault="007E789E" w:rsidP="00BE1027">
            <w:pPr>
              <w:rPr>
                <w:color w:val="000000"/>
                <w:sz w:val="18"/>
                <w:szCs w:val="18"/>
              </w:rPr>
            </w:pPr>
            <w:r w:rsidRPr="007506B0">
              <w:rPr>
                <w:color w:val="000000"/>
                <w:sz w:val="18"/>
                <w:szCs w:val="18"/>
              </w:rPr>
              <w:t>Column</w:t>
            </w:r>
            <w:r>
              <w:rPr>
                <w:rFonts w:hint="eastAsia"/>
                <w:color w:val="000000"/>
                <w:sz w:val="18"/>
                <w:szCs w:val="18"/>
              </w:rPr>
              <w:t>s</w:t>
            </w:r>
            <w:r w:rsidRPr="007506B0">
              <w:rPr>
                <w:color w:val="000000"/>
                <w:sz w:val="18"/>
                <w:szCs w:val="18"/>
              </w:rPr>
              <w:t xml:space="preserve"> 1</w:t>
            </w:r>
            <w:r>
              <w:rPr>
                <w:rFonts w:hint="eastAsia"/>
                <w:color w:val="000000"/>
                <w:sz w:val="18"/>
                <w:szCs w:val="18"/>
              </w:rPr>
              <w:t>-2</w:t>
            </w:r>
            <w:r w:rsidRPr="007506B0">
              <w:rPr>
                <w:color w:val="000000"/>
                <w:sz w:val="18"/>
                <w:szCs w:val="18"/>
              </w:rPr>
              <w:t xml:space="preserve">: </w:t>
            </w:r>
            <w:r w:rsidR="00164CED">
              <w:rPr>
                <w:color w:val="000000"/>
                <w:sz w:val="18"/>
                <w:szCs w:val="18"/>
              </w:rPr>
              <w:t>A</w:t>
            </w:r>
            <w:r w:rsidRPr="007506B0">
              <w:rPr>
                <w:color w:val="000000"/>
                <w:sz w:val="18"/>
                <w:szCs w:val="18"/>
              </w:rPr>
              <w:t>ll questions with at least two answers (either from AI or human, N = 1,058)</w:t>
            </w:r>
            <w:r>
              <w:rPr>
                <w:rFonts w:hint="eastAsia"/>
                <w:color w:val="000000"/>
                <w:sz w:val="18"/>
                <w:szCs w:val="18"/>
              </w:rPr>
              <w:t xml:space="preserve"> </w:t>
            </w:r>
            <w:r w:rsidRPr="007506B0">
              <w:rPr>
                <w:color w:val="000000"/>
                <w:sz w:val="18"/>
                <w:szCs w:val="18"/>
              </w:rPr>
              <w:br/>
              <w:t xml:space="preserve">Columns 3-5: </w:t>
            </w:r>
            <w:r w:rsidR="00013164">
              <w:rPr>
                <w:color w:val="000000"/>
                <w:sz w:val="18"/>
                <w:szCs w:val="18"/>
              </w:rPr>
              <w:t>A</w:t>
            </w:r>
            <w:r w:rsidRPr="007506B0">
              <w:rPr>
                <w:color w:val="000000"/>
                <w:sz w:val="18"/>
                <w:szCs w:val="18"/>
              </w:rPr>
              <w:t>ll answers with LLM-generated quality scores (N = 4,634)</w:t>
            </w:r>
          </w:p>
        </w:tc>
        <w:tc>
          <w:tcPr>
            <w:tcW w:w="3833" w:type="dxa"/>
            <w:tcBorders>
              <w:top w:val="nil"/>
              <w:left w:val="nil"/>
              <w:bottom w:val="nil"/>
              <w:right w:val="nil"/>
            </w:tcBorders>
            <w:hideMark/>
          </w:tcPr>
          <w:p w14:paraId="7123EC6D" w14:textId="77777777" w:rsidR="007E789E" w:rsidRPr="007506B0" w:rsidRDefault="007E789E" w:rsidP="00BE1027">
            <w:pPr>
              <w:rPr>
                <w:color w:val="000000"/>
                <w:sz w:val="18"/>
                <w:szCs w:val="18"/>
              </w:rPr>
            </w:pPr>
          </w:p>
        </w:tc>
      </w:tr>
      <w:tr w:rsidR="007E789E" w:rsidRPr="00434354" w14:paraId="12D6E669" w14:textId="77777777" w:rsidTr="00A809CE">
        <w:trPr>
          <w:trHeight w:val="620"/>
          <w:jc w:val="center"/>
        </w:trPr>
        <w:tc>
          <w:tcPr>
            <w:tcW w:w="1074" w:type="dxa"/>
            <w:tcBorders>
              <w:top w:val="nil"/>
              <w:left w:val="nil"/>
              <w:bottom w:val="single" w:sz="4" w:space="0" w:color="auto"/>
              <w:right w:val="nil"/>
            </w:tcBorders>
            <w:noWrap/>
            <w:hideMark/>
          </w:tcPr>
          <w:p w14:paraId="3A0D8365" w14:textId="77777777" w:rsidR="007E789E" w:rsidRPr="007506B0" w:rsidRDefault="007E789E" w:rsidP="00BE1027">
            <w:pPr>
              <w:rPr>
                <w:color w:val="000000"/>
                <w:sz w:val="18"/>
                <w:szCs w:val="18"/>
              </w:rPr>
            </w:pPr>
            <w:r w:rsidRPr="007506B0">
              <w:rPr>
                <w:color w:val="000000"/>
                <w:sz w:val="18"/>
                <w:szCs w:val="18"/>
              </w:rPr>
              <w:t>Table 1</w:t>
            </w:r>
            <w:r>
              <w:rPr>
                <w:rFonts w:hint="eastAsia"/>
                <w:color w:val="000000"/>
                <w:sz w:val="18"/>
                <w:szCs w:val="18"/>
              </w:rPr>
              <w:t>6</w:t>
            </w:r>
          </w:p>
        </w:tc>
        <w:tc>
          <w:tcPr>
            <w:tcW w:w="2574" w:type="dxa"/>
            <w:gridSpan w:val="2"/>
            <w:tcBorders>
              <w:top w:val="nil"/>
              <w:left w:val="nil"/>
              <w:bottom w:val="single" w:sz="4" w:space="0" w:color="auto"/>
              <w:right w:val="nil"/>
            </w:tcBorders>
            <w:hideMark/>
          </w:tcPr>
          <w:p w14:paraId="337692DB" w14:textId="77777777" w:rsidR="007E789E" w:rsidRPr="007506B0" w:rsidRDefault="007E789E" w:rsidP="00BE1027">
            <w:pPr>
              <w:rPr>
                <w:color w:val="000000"/>
                <w:sz w:val="18"/>
                <w:szCs w:val="18"/>
              </w:rPr>
            </w:pPr>
            <w:r w:rsidRPr="007506B0">
              <w:rPr>
                <w:color w:val="000000"/>
                <w:sz w:val="18"/>
                <w:szCs w:val="18"/>
              </w:rPr>
              <w:t xml:space="preserve">Broader Platform Engagement: Effects of AI-Generated Answers on Questioner Activity and Question Visibility </w:t>
            </w:r>
          </w:p>
        </w:tc>
        <w:tc>
          <w:tcPr>
            <w:tcW w:w="1879" w:type="dxa"/>
            <w:tcBorders>
              <w:top w:val="nil"/>
              <w:left w:val="nil"/>
              <w:bottom w:val="single" w:sz="4" w:space="0" w:color="auto"/>
              <w:right w:val="nil"/>
            </w:tcBorders>
            <w:hideMark/>
          </w:tcPr>
          <w:p w14:paraId="66ECBB3D" w14:textId="77777777" w:rsidR="007E789E" w:rsidRDefault="007E789E" w:rsidP="00BE1027">
            <w:pPr>
              <w:rPr>
                <w:color w:val="000000"/>
                <w:sz w:val="18"/>
                <w:szCs w:val="18"/>
              </w:rPr>
            </w:pPr>
            <w:r>
              <w:rPr>
                <w:rFonts w:hint="eastAsia"/>
                <w:color w:val="000000"/>
                <w:sz w:val="18"/>
                <w:szCs w:val="18"/>
              </w:rPr>
              <w:t xml:space="preserve">Columns 1,2,3 and 5: </w:t>
            </w:r>
            <w:r w:rsidRPr="007506B0">
              <w:rPr>
                <w:color w:val="000000"/>
                <w:sz w:val="18"/>
                <w:szCs w:val="18"/>
              </w:rPr>
              <w:t>All questions (N = 3,613)</w:t>
            </w:r>
          </w:p>
          <w:p w14:paraId="22D811A4" w14:textId="77777777" w:rsidR="007E789E" w:rsidRPr="007506B0" w:rsidRDefault="007E789E" w:rsidP="00BE1027">
            <w:pPr>
              <w:rPr>
                <w:color w:val="000000"/>
                <w:sz w:val="18"/>
                <w:szCs w:val="18"/>
              </w:rPr>
            </w:pPr>
            <w:r>
              <w:rPr>
                <w:rFonts w:hint="eastAsia"/>
                <w:color w:val="000000"/>
                <w:sz w:val="18"/>
                <w:szCs w:val="18"/>
              </w:rPr>
              <w:t xml:space="preserve">Column 4: </w:t>
            </w:r>
            <w:r w:rsidRPr="00BC1992">
              <w:rPr>
                <w:color w:val="000000"/>
                <w:sz w:val="18"/>
                <w:szCs w:val="18"/>
              </w:rPr>
              <w:t>questions receiving at least one human answer</w:t>
            </w:r>
            <w:r>
              <w:rPr>
                <w:rFonts w:hint="eastAsia"/>
                <w:color w:val="000000"/>
                <w:sz w:val="18"/>
                <w:szCs w:val="18"/>
              </w:rPr>
              <w:t xml:space="preserve"> (N = 2,748)</w:t>
            </w:r>
          </w:p>
        </w:tc>
        <w:tc>
          <w:tcPr>
            <w:tcW w:w="3833" w:type="dxa"/>
            <w:tcBorders>
              <w:top w:val="nil"/>
              <w:left w:val="nil"/>
              <w:bottom w:val="single" w:sz="4" w:space="0" w:color="auto"/>
              <w:right w:val="nil"/>
            </w:tcBorders>
            <w:hideMark/>
          </w:tcPr>
          <w:p w14:paraId="56298B6E" w14:textId="77777777" w:rsidR="007E789E" w:rsidRPr="007506B0" w:rsidRDefault="007E789E" w:rsidP="00BE1027">
            <w:pPr>
              <w:rPr>
                <w:color w:val="000000"/>
                <w:sz w:val="18"/>
                <w:szCs w:val="18"/>
              </w:rPr>
            </w:pPr>
            <w:r w:rsidRPr="007506B0">
              <w:rPr>
                <w:color w:val="000000"/>
                <w:sz w:val="18"/>
                <w:szCs w:val="18"/>
              </w:rPr>
              <w:t> </w:t>
            </w:r>
          </w:p>
        </w:tc>
      </w:tr>
    </w:tbl>
    <w:p w14:paraId="3C332F23" w14:textId="66349CB6" w:rsidR="007E789E" w:rsidRDefault="007E789E" w:rsidP="007E789E">
      <w:pPr>
        <w:spacing w:after="120"/>
        <w:jc w:val="both"/>
        <w:rPr>
          <w:rFonts w:ascii="Heiti TC" w:eastAsia="Heiti TC" w:hAnsi="Heiti TC" w:cs="Heiti TC"/>
          <w:b/>
          <w:kern w:val="32"/>
          <w:szCs w:val="20"/>
        </w:rPr>
      </w:pPr>
    </w:p>
    <w:p w14:paraId="4F8C8452" w14:textId="4B239FFB" w:rsidR="00E85246" w:rsidRDefault="00E85246" w:rsidP="00E85246">
      <w:pPr>
        <w:pStyle w:val="Heading2"/>
        <w:numPr>
          <w:ilvl w:val="0"/>
          <w:numId w:val="0"/>
        </w:numPr>
        <w:rPr>
          <w:lang w:eastAsia="zh-CN"/>
        </w:rPr>
      </w:pPr>
      <w:r>
        <w:lastRenderedPageBreak/>
        <w:t xml:space="preserve">Appendix </w:t>
      </w:r>
      <w:r w:rsidR="00144B3D">
        <w:rPr>
          <w:rFonts w:hint="eastAsia"/>
          <w:lang w:eastAsia="zh-CN"/>
        </w:rPr>
        <w:t>D</w:t>
      </w:r>
      <w:r>
        <w:rPr>
          <w:rFonts w:hint="eastAsia"/>
          <w:lang w:eastAsia="zh-CN"/>
        </w:rPr>
        <w:t>:</w:t>
      </w:r>
      <w:r w:rsidRPr="00960CA8">
        <w:t xml:space="preserve"> </w:t>
      </w:r>
      <w:r w:rsidR="00A52A12">
        <w:rPr>
          <w:rFonts w:hint="eastAsia"/>
          <w:lang w:eastAsia="zh-CN"/>
        </w:rPr>
        <w:t>Robustness Check on Zero-Length Questions</w:t>
      </w:r>
    </w:p>
    <w:p w14:paraId="38944F53" w14:textId="77777777" w:rsidR="00DC6F4D" w:rsidRPr="00DC6F4D" w:rsidRDefault="00DC6F4D" w:rsidP="00DC6F4D">
      <w:pPr>
        <w:pStyle w:val="Paragraph0"/>
      </w:pPr>
      <w:r w:rsidRPr="00DC6F4D">
        <w:t>Questions with zero text length represent cases where users posted only visual content (technical diagrams, screenshots, or code snippets) without accompanying body text. On technical Q&amp;A platforms, some users rely on the combination of a question title and visual content to fully convey their question, particularly when the issue is best illustrated visually. This practice, while uncommon, is a legitimate feature of platform behavior.</w:t>
      </w:r>
    </w:p>
    <w:p w14:paraId="2CB407C8" w14:textId="36FA1BAA" w:rsidR="00DC6F4D" w:rsidRDefault="00DC6F4D" w:rsidP="00DC6F4D">
      <w:pPr>
        <w:pStyle w:val="Paragraph0"/>
      </w:pPr>
      <w:r w:rsidRPr="00DC6F4D">
        <w:t xml:space="preserve">These </w:t>
      </w:r>
      <w:r w:rsidRPr="00DC6F4D">
        <w:rPr>
          <w:rFonts w:hint="eastAsia"/>
        </w:rPr>
        <w:t>questions</w:t>
      </w:r>
      <w:r w:rsidRPr="00DC6F4D">
        <w:t xml:space="preserve"> constitute a small portion of our dataset (98 out of 3,613 observations, or 2.71%) and are included in the analysis for several reasons. First, they represent genuine user behavior on the platform</w:t>
      </w:r>
      <w:r w:rsidR="00DE234B">
        <w:t>,</w:t>
      </w:r>
      <w:r w:rsidRPr="00DC6F4D">
        <w:t xml:space="preserve"> and excluding them would introduce selection bias. Second, our models consistently include a control variable indicating the presence of images (as described in Section 4.4), which ensures that our results appropriately account for any systematic differences between text-only and image-containing questions, including those with zero-length text bodies. Third, sensitivity analyses excluding these observations yield substantively identical results to our main findings.</w:t>
      </w:r>
    </w:p>
    <w:p w14:paraId="26054218" w14:textId="06F77118" w:rsidR="00DC6F4D" w:rsidRPr="00DC6F4D" w:rsidRDefault="00DC6F4D" w:rsidP="00DC6F4D">
      <w:pPr>
        <w:pStyle w:val="Paragraph0"/>
      </w:pPr>
      <w:r>
        <w:rPr>
          <w:rFonts w:hint="eastAsia"/>
        </w:rPr>
        <w:t xml:space="preserve">As a further robustness check, we </w:t>
      </w:r>
      <w:r>
        <w:t>excluded</w:t>
      </w:r>
      <w:r>
        <w:rPr>
          <w:rFonts w:hint="eastAsia"/>
        </w:rPr>
        <w:t xml:space="preserve"> the zero-length questions in our main results analysis, and </w:t>
      </w:r>
      <w:r w:rsidR="00CB273C">
        <w:rPr>
          <w:rFonts w:hint="eastAsia"/>
        </w:rPr>
        <w:t xml:space="preserve">the </w:t>
      </w:r>
      <w:r>
        <w:rPr>
          <w:rFonts w:hint="eastAsia"/>
        </w:rPr>
        <w:t>results</w:t>
      </w:r>
      <w:r w:rsidR="00CB273C">
        <w:rPr>
          <w:rFonts w:hint="eastAsia"/>
        </w:rPr>
        <w:t xml:space="preserve"> (See Table </w:t>
      </w:r>
      <w:r w:rsidR="00144B3D">
        <w:rPr>
          <w:rFonts w:hint="eastAsia"/>
        </w:rPr>
        <w:t>D</w:t>
      </w:r>
      <w:r w:rsidR="00CB273C">
        <w:rPr>
          <w:rFonts w:hint="eastAsia"/>
        </w:rPr>
        <w:t>)</w:t>
      </w:r>
      <w:r>
        <w:rPr>
          <w:rFonts w:hint="eastAsia"/>
        </w:rPr>
        <w:t xml:space="preserve"> </w:t>
      </w:r>
      <w:r>
        <w:t>remained</w:t>
      </w:r>
      <w:r>
        <w:rPr>
          <w:rFonts w:hint="eastAsia"/>
        </w:rPr>
        <w:t xml:space="preserve"> unchanged.</w:t>
      </w:r>
    </w:p>
    <w:p w14:paraId="48471810" w14:textId="703DF159" w:rsidR="00DC6F4D" w:rsidRPr="00DC6F4D" w:rsidRDefault="00CB273C" w:rsidP="00CB273C">
      <w:pPr>
        <w:pStyle w:val="TableFiguretitle"/>
      </w:pPr>
      <w:r w:rsidRPr="00976D1A">
        <w:t xml:space="preserve">Table </w:t>
      </w:r>
      <w:r w:rsidR="00144B3D">
        <w:rPr>
          <w:rFonts w:hint="eastAsia"/>
        </w:rPr>
        <w:t>D</w:t>
      </w:r>
      <w:r w:rsidRPr="00976D1A">
        <w:t xml:space="preserve">. </w:t>
      </w:r>
      <w:r w:rsidR="00B03EFB" w:rsidRPr="00B03EFB">
        <w:t>Robustness Check on Zero-Length Questions</w:t>
      </w:r>
    </w:p>
    <w:tbl>
      <w:tblPr>
        <w:tblW w:w="9360" w:type="dxa"/>
        <w:tblLook w:val="04A0" w:firstRow="1" w:lastRow="0" w:firstColumn="1" w:lastColumn="0" w:noHBand="0" w:noVBand="1"/>
      </w:tblPr>
      <w:tblGrid>
        <w:gridCol w:w="1980"/>
        <w:gridCol w:w="2031"/>
        <w:gridCol w:w="2207"/>
        <w:gridCol w:w="1571"/>
        <w:gridCol w:w="1571"/>
      </w:tblGrid>
      <w:tr w:rsidR="00A52A12" w:rsidRPr="00D872A6" w14:paraId="294BED71" w14:textId="77777777" w:rsidTr="0099587E">
        <w:trPr>
          <w:trHeight w:val="144"/>
        </w:trPr>
        <w:tc>
          <w:tcPr>
            <w:tcW w:w="1980" w:type="dxa"/>
            <w:tcBorders>
              <w:top w:val="single" w:sz="4" w:space="0" w:color="auto"/>
              <w:left w:val="nil"/>
              <w:bottom w:val="nil"/>
              <w:right w:val="nil"/>
            </w:tcBorders>
            <w:noWrap/>
            <w:hideMark/>
          </w:tcPr>
          <w:p w14:paraId="0491E2D3" w14:textId="77777777" w:rsidR="00A52A12" w:rsidRPr="00D872A6" w:rsidRDefault="00A52A12">
            <w:pPr>
              <w:rPr>
                <w:color w:val="000000"/>
                <w:sz w:val="21"/>
                <w:szCs w:val="21"/>
              </w:rPr>
            </w:pPr>
            <w:r w:rsidRPr="00D872A6">
              <w:rPr>
                <w:color w:val="000000"/>
                <w:sz w:val="21"/>
                <w:szCs w:val="21"/>
              </w:rPr>
              <w:t> </w:t>
            </w:r>
          </w:p>
        </w:tc>
        <w:tc>
          <w:tcPr>
            <w:tcW w:w="2031" w:type="dxa"/>
            <w:tcBorders>
              <w:top w:val="single" w:sz="4" w:space="0" w:color="auto"/>
              <w:left w:val="nil"/>
              <w:bottom w:val="nil"/>
              <w:right w:val="nil"/>
            </w:tcBorders>
            <w:noWrap/>
            <w:hideMark/>
          </w:tcPr>
          <w:p w14:paraId="6BB76DED" w14:textId="77777777" w:rsidR="00A52A12" w:rsidRPr="00D872A6" w:rsidRDefault="00A52A12">
            <w:pPr>
              <w:jc w:val="center"/>
              <w:rPr>
                <w:sz w:val="21"/>
                <w:szCs w:val="21"/>
              </w:rPr>
            </w:pPr>
            <w:r w:rsidRPr="00D872A6">
              <w:rPr>
                <w:sz w:val="21"/>
                <w:szCs w:val="21"/>
              </w:rPr>
              <w:t>(1)</w:t>
            </w:r>
          </w:p>
        </w:tc>
        <w:tc>
          <w:tcPr>
            <w:tcW w:w="2207" w:type="dxa"/>
            <w:tcBorders>
              <w:top w:val="single" w:sz="4" w:space="0" w:color="auto"/>
              <w:left w:val="nil"/>
              <w:bottom w:val="nil"/>
              <w:right w:val="nil"/>
            </w:tcBorders>
            <w:noWrap/>
            <w:hideMark/>
          </w:tcPr>
          <w:p w14:paraId="7700FC8E" w14:textId="77777777" w:rsidR="00A52A12" w:rsidRPr="00D872A6" w:rsidRDefault="00A52A12">
            <w:pPr>
              <w:jc w:val="center"/>
              <w:rPr>
                <w:sz w:val="21"/>
                <w:szCs w:val="21"/>
              </w:rPr>
            </w:pPr>
            <w:r w:rsidRPr="00D872A6">
              <w:rPr>
                <w:sz w:val="21"/>
                <w:szCs w:val="21"/>
              </w:rPr>
              <w:t>(2)</w:t>
            </w:r>
          </w:p>
        </w:tc>
        <w:tc>
          <w:tcPr>
            <w:tcW w:w="1571" w:type="dxa"/>
            <w:tcBorders>
              <w:top w:val="single" w:sz="4" w:space="0" w:color="auto"/>
              <w:left w:val="nil"/>
              <w:bottom w:val="nil"/>
              <w:right w:val="nil"/>
            </w:tcBorders>
            <w:noWrap/>
            <w:hideMark/>
          </w:tcPr>
          <w:p w14:paraId="7BE5BD28" w14:textId="77777777" w:rsidR="00A52A12" w:rsidRPr="00D872A6" w:rsidRDefault="00A52A12">
            <w:pPr>
              <w:jc w:val="center"/>
              <w:rPr>
                <w:sz w:val="21"/>
                <w:szCs w:val="21"/>
              </w:rPr>
            </w:pPr>
            <w:r w:rsidRPr="00D872A6">
              <w:rPr>
                <w:sz w:val="21"/>
                <w:szCs w:val="21"/>
              </w:rPr>
              <w:t>(3)</w:t>
            </w:r>
          </w:p>
        </w:tc>
        <w:tc>
          <w:tcPr>
            <w:tcW w:w="1571" w:type="dxa"/>
            <w:tcBorders>
              <w:top w:val="single" w:sz="4" w:space="0" w:color="auto"/>
              <w:left w:val="nil"/>
              <w:bottom w:val="nil"/>
              <w:right w:val="nil"/>
            </w:tcBorders>
            <w:noWrap/>
            <w:hideMark/>
          </w:tcPr>
          <w:p w14:paraId="3796A530" w14:textId="77777777" w:rsidR="00A52A12" w:rsidRPr="00D872A6" w:rsidRDefault="00A52A12">
            <w:pPr>
              <w:jc w:val="center"/>
              <w:rPr>
                <w:sz w:val="21"/>
                <w:szCs w:val="21"/>
              </w:rPr>
            </w:pPr>
            <w:r w:rsidRPr="00D872A6">
              <w:rPr>
                <w:sz w:val="21"/>
                <w:szCs w:val="21"/>
              </w:rPr>
              <w:t>(4)</w:t>
            </w:r>
          </w:p>
        </w:tc>
      </w:tr>
      <w:tr w:rsidR="00A52A12" w:rsidRPr="00D872A6" w14:paraId="1DD7429B" w14:textId="77777777" w:rsidTr="0099587E">
        <w:trPr>
          <w:trHeight w:val="144"/>
        </w:trPr>
        <w:tc>
          <w:tcPr>
            <w:tcW w:w="1980" w:type="dxa"/>
            <w:tcBorders>
              <w:top w:val="nil"/>
              <w:left w:val="nil"/>
              <w:bottom w:val="nil"/>
              <w:right w:val="nil"/>
            </w:tcBorders>
            <w:noWrap/>
            <w:hideMark/>
          </w:tcPr>
          <w:p w14:paraId="60E0DB12" w14:textId="77777777" w:rsidR="00A52A12" w:rsidRPr="00D872A6" w:rsidRDefault="00A52A12">
            <w:pPr>
              <w:jc w:val="center"/>
              <w:rPr>
                <w:sz w:val="21"/>
                <w:szCs w:val="21"/>
              </w:rPr>
            </w:pPr>
          </w:p>
        </w:tc>
        <w:tc>
          <w:tcPr>
            <w:tcW w:w="4238" w:type="dxa"/>
            <w:gridSpan w:val="2"/>
            <w:tcBorders>
              <w:top w:val="nil"/>
              <w:left w:val="nil"/>
              <w:bottom w:val="single" w:sz="4" w:space="0" w:color="auto"/>
              <w:right w:val="nil"/>
            </w:tcBorders>
            <w:noWrap/>
            <w:hideMark/>
          </w:tcPr>
          <w:p w14:paraId="2D412545" w14:textId="77777777" w:rsidR="00A52A12" w:rsidRPr="00D872A6" w:rsidRDefault="00A52A12">
            <w:pPr>
              <w:jc w:val="center"/>
              <w:rPr>
                <w:color w:val="000000"/>
                <w:sz w:val="21"/>
                <w:szCs w:val="21"/>
              </w:rPr>
            </w:pPr>
            <w:r w:rsidRPr="00D872A6">
              <w:rPr>
                <w:color w:val="000000"/>
                <w:sz w:val="21"/>
                <w:szCs w:val="21"/>
              </w:rPr>
              <w:t>DV: log the number of human answers provided within the 7 days (</w:t>
            </w:r>
            <w:r w:rsidRPr="00902DF1">
              <w:rPr>
                <w:i/>
                <w:iCs/>
                <w:color w:val="000000"/>
                <w:sz w:val="21"/>
                <w:szCs w:val="21"/>
              </w:rPr>
              <w:t>answerNum</w:t>
            </w:r>
            <w:r w:rsidRPr="00902DF1">
              <w:rPr>
                <w:i/>
                <w:iCs/>
                <w:color w:val="000000"/>
                <w:sz w:val="21"/>
                <w:szCs w:val="21"/>
                <w:vertAlign w:val="subscript"/>
              </w:rPr>
              <w:t>i</w:t>
            </w:r>
            <w:r w:rsidRPr="00D872A6">
              <w:rPr>
                <w:color w:val="000000"/>
                <w:sz w:val="21"/>
                <w:szCs w:val="21"/>
              </w:rPr>
              <w:t>)</w:t>
            </w:r>
          </w:p>
        </w:tc>
        <w:tc>
          <w:tcPr>
            <w:tcW w:w="3142" w:type="dxa"/>
            <w:gridSpan w:val="2"/>
            <w:tcBorders>
              <w:top w:val="nil"/>
              <w:left w:val="nil"/>
              <w:bottom w:val="single" w:sz="4" w:space="0" w:color="auto"/>
              <w:right w:val="nil"/>
            </w:tcBorders>
            <w:noWrap/>
            <w:hideMark/>
          </w:tcPr>
          <w:p w14:paraId="373F98D7" w14:textId="77777777" w:rsidR="00A52A12" w:rsidRPr="00D872A6" w:rsidRDefault="00A52A12">
            <w:pPr>
              <w:jc w:val="center"/>
              <w:rPr>
                <w:color w:val="000000"/>
                <w:sz w:val="21"/>
                <w:szCs w:val="21"/>
              </w:rPr>
            </w:pPr>
            <w:r w:rsidRPr="00D872A6">
              <w:rPr>
                <w:color w:val="000000"/>
                <w:sz w:val="21"/>
                <w:szCs w:val="21"/>
              </w:rPr>
              <w:t>DV: number of net likes received by an answer (</w:t>
            </w:r>
            <w:r w:rsidRPr="00902DF1">
              <w:rPr>
                <w:i/>
                <w:iCs/>
                <w:color w:val="000000"/>
                <w:sz w:val="21"/>
                <w:szCs w:val="21"/>
              </w:rPr>
              <w:t>netLike</w:t>
            </w:r>
            <w:r w:rsidRPr="00902DF1">
              <w:rPr>
                <w:i/>
                <w:iCs/>
                <w:color w:val="000000"/>
                <w:sz w:val="21"/>
                <w:szCs w:val="21"/>
                <w:vertAlign w:val="subscript"/>
              </w:rPr>
              <w:t>j</w:t>
            </w:r>
            <w:r w:rsidRPr="00D872A6">
              <w:rPr>
                <w:color w:val="000000"/>
                <w:sz w:val="21"/>
                <w:szCs w:val="21"/>
              </w:rPr>
              <w:t>)</w:t>
            </w:r>
          </w:p>
        </w:tc>
      </w:tr>
      <w:tr w:rsidR="00A52A12" w:rsidRPr="00D872A6" w14:paraId="26B651BE" w14:textId="77777777" w:rsidTr="0099587E">
        <w:trPr>
          <w:trHeight w:val="144"/>
        </w:trPr>
        <w:tc>
          <w:tcPr>
            <w:tcW w:w="1980" w:type="dxa"/>
            <w:vMerge w:val="restart"/>
            <w:tcBorders>
              <w:top w:val="nil"/>
              <w:left w:val="nil"/>
              <w:bottom w:val="nil"/>
              <w:right w:val="nil"/>
            </w:tcBorders>
            <w:noWrap/>
            <w:hideMark/>
          </w:tcPr>
          <w:p w14:paraId="6622E742" w14:textId="3C0D2BDD" w:rsidR="00A52A12" w:rsidRPr="00D872A6" w:rsidRDefault="00902DF1">
            <w:pPr>
              <w:rPr>
                <w:sz w:val="21"/>
                <w:szCs w:val="21"/>
              </w:rPr>
            </w:pPr>
            <w:r w:rsidRPr="001D74A5">
              <w:rPr>
                <w:i/>
                <w:iCs/>
                <w:sz w:val="21"/>
                <w:szCs w:val="21"/>
              </w:rPr>
              <w:t>AI</w:t>
            </w:r>
            <w:r w:rsidRPr="001D74A5">
              <w:rPr>
                <w:i/>
                <w:iCs/>
                <w:sz w:val="21"/>
                <w:szCs w:val="21"/>
                <w:vertAlign w:val="subscript"/>
              </w:rPr>
              <w:t>i</w:t>
            </w:r>
          </w:p>
        </w:tc>
        <w:tc>
          <w:tcPr>
            <w:tcW w:w="2031" w:type="dxa"/>
            <w:tcBorders>
              <w:top w:val="nil"/>
              <w:left w:val="nil"/>
              <w:bottom w:val="nil"/>
              <w:right w:val="nil"/>
            </w:tcBorders>
            <w:noWrap/>
            <w:hideMark/>
          </w:tcPr>
          <w:p w14:paraId="640EBC98" w14:textId="77777777" w:rsidR="00A52A12" w:rsidRPr="00D872A6" w:rsidRDefault="00A52A12">
            <w:pPr>
              <w:jc w:val="center"/>
              <w:rPr>
                <w:color w:val="000000"/>
                <w:sz w:val="21"/>
                <w:szCs w:val="21"/>
              </w:rPr>
            </w:pPr>
            <w:r w:rsidRPr="00D872A6">
              <w:rPr>
                <w:color w:val="000000"/>
                <w:sz w:val="21"/>
                <w:szCs w:val="21"/>
              </w:rPr>
              <w:t>-0.046 ***</w:t>
            </w:r>
          </w:p>
        </w:tc>
        <w:tc>
          <w:tcPr>
            <w:tcW w:w="2207" w:type="dxa"/>
            <w:tcBorders>
              <w:top w:val="nil"/>
              <w:left w:val="nil"/>
              <w:bottom w:val="nil"/>
              <w:right w:val="nil"/>
            </w:tcBorders>
            <w:noWrap/>
            <w:hideMark/>
          </w:tcPr>
          <w:p w14:paraId="24660975" w14:textId="77777777" w:rsidR="00A52A12" w:rsidRPr="00D872A6" w:rsidRDefault="00A52A12">
            <w:pPr>
              <w:jc w:val="center"/>
              <w:rPr>
                <w:color w:val="000000"/>
                <w:sz w:val="21"/>
                <w:szCs w:val="21"/>
              </w:rPr>
            </w:pPr>
            <w:r w:rsidRPr="00D872A6">
              <w:rPr>
                <w:color w:val="000000"/>
                <w:sz w:val="21"/>
                <w:szCs w:val="21"/>
              </w:rPr>
              <w:t>-0.050 ***</w:t>
            </w:r>
          </w:p>
        </w:tc>
        <w:tc>
          <w:tcPr>
            <w:tcW w:w="1571" w:type="dxa"/>
            <w:tcBorders>
              <w:top w:val="nil"/>
              <w:left w:val="nil"/>
              <w:bottom w:val="nil"/>
              <w:right w:val="nil"/>
            </w:tcBorders>
            <w:noWrap/>
            <w:hideMark/>
          </w:tcPr>
          <w:p w14:paraId="7985991A" w14:textId="77777777" w:rsidR="00A52A12" w:rsidRPr="00D872A6" w:rsidRDefault="00A52A12">
            <w:pPr>
              <w:jc w:val="center"/>
              <w:rPr>
                <w:color w:val="000000"/>
                <w:sz w:val="21"/>
                <w:szCs w:val="21"/>
              </w:rPr>
            </w:pPr>
          </w:p>
        </w:tc>
        <w:tc>
          <w:tcPr>
            <w:tcW w:w="1571" w:type="dxa"/>
            <w:tcBorders>
              <w:top w:val="nil"/>
              <w:left w:val="nil"/>
              <w:bottom w:val="nil"/>
              <w:right w:val="nil"/>
            </w:tcBorders>
            <w:noWrap/>
            <w:hideMark/>
          </w:tcPr>
          <w:p w14:paraId="154F8537" w14:textId="77777777" w:rsidR="00A52A12" w:rsidRPr="00D872A6" w:rsidRDefault="00A52A12">
            <w:pPr>
              <w:jc w:val="center"/>
              <w:rPr>
                <w:sz w:val="21"/>
                <w:szCs w:val="21"/>
              </w:rPr>
            </w:pPr>
          </w:p>
        </w:tc>
      </w:tr>
      <w:tr w:rsidR="00A52A12" w:rsidRPr="00D872A6" w14:paraId="60F0B52E" w14:textId="77777777" w:rsidTr="0099587E">
        <w:trPr>
          <w:trHeight w:val="144"/>
        </w:trPr>
        <w:tc>
          <w:tcPr>
            <w:tcW w:w="1980" w:type="dxa"/>
            <w:vMerge/>
            <w:tcBorders>
              <w:top w:val="nil"/>
              <w:left w:val="nil"/>
              <w:bottom w:val="nil"/>
              <w:right w:val="nil"/>
            </w:tcBorders>
            <w:hideMark/>
          </w:tcPr>
          <w:p w14:paraId="3B6AB9CB" w14:textId="77777777" w:rsidR="00A52A12" w:rsidRPr="00D872A6" w:rsidRDefault="00A52A12">
            <w:pPr>
              <w:rPr>
                <w:sz w:val="21"/>
                <w:szCs w:val="21"/>
              </w:rPr>
            </w:pPr>
          </w:p>
        </w:tc>
        <w:tc>
          <w:tcPr>
            <w:tcW w:w="2031" w:type="dxa"/>
            <w:tcBorders>
              <w:top w:val="nil"/>
              <w:left w:val="nil"/>
              <w:bottom w:val="nil"/>
              <w:right w:val="nil"/>
            </w:tcBorders>
            <w:noWrap/>
            <w:hideMark/>
          </w:tcPr>
          <w:p w14:paraId="08667D70" w14:textId="77777777" w:rsidR="00A52A12" w:rsidRPr="00D872A6" w:rsidRDefault="00A52A12">
            <w:pPr>
              <w:jc w:val="center"/>
              <w:rPr>
                <w:color w:val="000000"/>
                <w:sz w:val="21"/>
                <w:szCs w:val="21"/>
              </w:rPr>
            </w:pPr>
            <w:r w:rsidRPr="00D872A6">
              <w:rPr>
                <w:color w:val="000000"/>
                <w:sz w:val="21"/>
                <w:szCs w:val="21"/>
              </w:rPr>
              <w:t>(0.011)</w:t>
            </w:r>
          </w:p>
        </w:tc>
        <w:tc>
          <w:tcPr>
            <w:tcW w:w="2207" w:type="dxa"/>
            <w:tcBorders>
              <w:top w:val="nil"/>
              <w:left w:val="nil"/>
              <w:bottom w:val="nil"/>
              <w:right w:val="nil"/>
            </w:tcBorders>
            <w:noWrap/>
            <w:hideMark/>
          </w:tcPr>
          <w:p w14:paraId="5EE6D940" w14:textId="77777777" w:rsidR="00A52A12" w:rsidRPr="00D872A6" w:rsidRDefault="00A52A12">
            <w:pPr>
              <w:jc w:val="center"/>
              <w:rPr>
                <w:color w:val="000000"/>
                <w:sz w:val="21"/>
                <w:szCs w:val="21"/>
              </w:rPr>
            </w:pPr>
            <w:r w:rsidRPr="00D872A6">
              <w:rPr>
                <w:color w:val="000000"/>
                <w:sz w:val="21"/>
                <w:szCs w:val="21"/>
              </w:rPr>
              <w:t>(0.011)</w:t>
            </w:r>
          </w:p>
        </w:tc>
        <w:tc>
          <w:tcPr>
            <w:tcW w:w="1571" w:type="dxa"/>
            <w:tcBorders>
              <w:top w:val="nil"/>
              <w:left w:val="nil"/>
              <w:bottom w:val="nil"/>
              <w:right w:val="nil"/>
            </w:tcBorders>
            <w:noWrap/>
            <w:hideMark/>
          </w:tcPr>
          <w:p w14:paraId="5929427E" w14:textId="77777777" w:rsidR="00A52A12" w:rsidRPr="00D872A6" w:rsidRDefault="00A52A12">
            <w:pPr>
              <w:jc w:val="center"/>
              <w:rPr>
                <w:color w:val="000000"/>
                <w:sz w:val="21"/>
                <w:szCs w:val="21"/>
              </w:rPr>
            </w:pPr>
          </w:p>
        </w:tc>
        <w:tc>
          <w:tcPr>
            <w:tcW w:w="1571" w:type="dxa"/>
            <w:tcBorders>
              <w:top w:val="nil"/>
              <w:left w:val="nil"/>
              <w:bottom w:val="nil"/>
              <w:right w:val="nil"/>
            </w:tcBorders>
            <w:noWrap/>
            <w:hideMark/>
          </w:tcPr>
          <w:p w14:paraId="1EE8B83D" w14:textId="77777777" w:rsidR="00A52A12" w:rsidRPr="00D872A6" w:rsidRDefault="00A52A12">
            <w:pPr>
              <w:jc w:val="center"/>
              <w:rPr>
                <w:sz w:val="21"/>
                <w:szCs w:val="21"/>
              </w:rPr>
            </w:pPr>
          </w:p>
        </w:tc>
      </w:tr>
      <w:tr w:rsidR="00A52A12" w:rsidRPr="00D872A6" w14:paraId="69B72A97" w14:textId="77777777" w:rsidTr="0099587E">
        <w:trPr>
          <w:trHeight w:val="144"/>
        </w:trPr>
        <w:tc>
          <w:tcPr>
            <w:tcW w:w="1980" w:type="dxa"/>
            <w:vMerge w:val="restart"/>
            <w:tcBorders>
              <w:top w:val="nil"/>
              <w:left w:val="nil"/>
              <w:bottom w:val="single" w:sz="4" w:space="0" w:color="000000"/>
              <w:right w:val="nil"/>
            </w:tcBorders>
            <w:noWrap/>
            <w:hideMark/>
          </w:tcPr>
          <w:p w14:paraId="0D638852" w14:textId="6968C965" w:rsidR="00A52A12" w:rsidRPr="00D872A6" w:rsidRDefault="00902DF1">
            <w:pPr>
              <w:rPr>
                <w:sz w:val="21"/>
                <w:szCs w:val="21"/>
              </w:rPr>
            </w:pPr>
            <w:r w:rsidRPr="001D74A5">
              <w:rPr>
                <w:i/>
                <w:iCs/>
                <w:sz w:val="21"/>
                <w:szCs w:val="21"/>
              </w:rPr>
              <w:t>AI</w:t>
            </w:r>
            <w:r w:rsidRPr="001D74A5">
              <w:rPr>
                <w:i/>
                <w:iCs/>
                <w:sz w:val="21"/>
                <w:szCs w:val="21"/>
                <w:vertAlign w:val="subscript"/>
              </w:rPr>
              <w:t>j</w:t>
            </w:r>
          </w:p>
        </w:tc>
        <w:tc>
          <w:tcPr>
            <w:tcW w:w="2031" w:type="dxa"/>
            <w:tcBorders>
              <w:top w:val="nil"/>
              <w:left w:val="nil"/>
              <w:bottom w:val="nil"/>
              <w:right w:val="nil"/>
            </w:tcBorders>
            <w:noWrap/>
            <w:hideMark/>
          </w:tcPr>
          <w:p w14:paraId="3E7166C4" w14:textId="77777777" w:rsidR="00A52A12" w:rsidRPr="00D872A6" w:rsidRDefault="00A52A12">
            <w:pPr>
              <w:rPr>
                <w:sz w:val="21"/>
                <w:szCs w:val="21"/>
              </w:rPr>
            </w:pPr>
          </w:p>
        </w:tc>
        <w:tc>
          <w:tcPr>
            <w:tcW w:w="2207" w:type="dxa"/>
            <w:tcBorders>
              <w:top w:val="nil"/>
              <w:left w:val="nil"/>
              <w:bottom w:val="nil"/>
              <w:right w:val="nil"/>
            </w:tcBorders>
            <w:noWrap/>
            <w:hideMark/>
          </w:tcPr>
          <w:p w14:paraId="1F8030CA"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13DC8915" w14:textId="77777777" w:rsidR="00A52A12" w:rsidRPr="00D872A6" w:rsidRDefault="00A52A12">
            <w:pPr>
              <w:jc w:val="center"/>
              <w:rPr>
                <w:color w:val="000000"/>
                <w:sz w:val="21"/>
                <w:szCs w:val="21"/>
              </w:rPr>
            </w:pPr>
            <w:r w:rsidRPr="00D872A6">
              <w:rPr>
                <w:color w:val="000000"/>
                <w:sz w:val="21"/>
                <w:szCs w:val="21"/>
              </w:rPr>
              <w:t>-0.046 *</w:t>
            </w:r>
          </w:p>
        </w:tc>
        <w:tc>
          <w:tcPr>
            <w:tcW w:w="1571" w:type="dxa"/>
            <w:tcBorders>
              <w:top w:val="nil"/>
              <w:left w:val="nil"/>
              <w:bottom w:val="nil"/>
              <w:right w:val="nil"/>
            </w:tcBorders>
            <w:noWrap/>
            <w:hideMark/>
          </w:tcPr>
          <w:p w14:paraId="0E8399FD" w14:textId="77777777" w:rsidR="00A52A12" w:rsidRPr="00D872A6" w:rsidRDefault="00A52A12">
            <w:pPr>
              <w:jc w:val="center"/>
              <w:rPr>
                <w:color w:val="000000"/>
                <w:sz w:val="21"/>
                <w:szCs w:val="21"/>
              </w:rPr>
            </w:pPr>
            <w:r w:rsidRPr="00D872A6">
              <w:rPr>
                <w:color w:val="000000"/>
                <w:sz w:val="21"/>
                <w:szCs w:val="21"/>
              </w:rPr>
              <w:t>-0.041 *</w:t>
            </w:r>
          </w:p>
        </w:tc>
      </w:tr>
      <w:tr w:rsidR="00A52A12" w:rsidRPr="00D872A6" w14:paraId="68A853D9" w14:textId="77777777" w:rsidTr="0099587E">
        <w:trPr>
          <w:trHeight w:val="144"/>
        </w:trPr>
        <w:tc>
          <w:tcPr>
            <w:tcW w:w="1980" w:type="dxa"/>
            <w:vMerge/>
            <w:tcBorders>
              <w:top w:val="nil"/>
              <w:left w:val="nil"/>
              <w:bottom w:val="single" w:sz="4" w:space="0" w:color="000000"/>
              <w:right w:val="nil"/>
            </w:tcBorders>
            <w:hideMark/>
          </w:tcPr>
          <w:p w14:paraId="32E9DF16" w14:textId="77777777" w:rsidR="00A52A12" w:rsidRPr="00D872A6" w:rsidRDefault="00A52A12">
            <w:pPr>
              <w:rPr>
                <w:sz w:val="21"/>
                <w:szCs w:val="21"/>
              </w:rPr>
            </w:pPr>
          </w:p>
        </w:tc>
        <w:tc>
          <w:tcPr>
            <w:tcW w:w="2031" w:type="dxa"/>
            <w:tcBorders>
              <w:top w:val="nil"/>
              <w:left w:val="nil"/>
              <w:bottom w:val="single" w:sz="4" w:space="0" w:color="auto"/>
              <w:right w:val="nil"/>
            </w:tcBorders>
            <w:noWrap/>
            <w:hideMark/>
          </w:tcPr>
          <w:p w14:paraId="51202EF9" w14:textId="77777777" w:rsidR="00A52A12" w:rsidRPr="00D872A6" w:rsidRDefault="00A52A12">
            <w:pPr>
              <w:jc w:val="center"/>
              <w:rPr>
                <w:color w:val="000000"/>
                <w:sz w:val="21"/>
                <w:szCs w:val="21"/>
              </w:rPr>
            </w:pPr>
            <w:r w:rsidRPr="00D872A6">
              <w:rPr>
                <w:color w:val="000000"/>
                <w:sz w:val="21"/>
                <w:szCs w:val="21"/>
              </w:rPr>
              <w:t> </w:t>
            </w:r>
          </w:p>
        </w:tc>
        <w:tc>
          <w:tcPr>
            <w:tcW w:w="2207" w:type="dxa"/>
            <w:tcBorders>
              <w:top w:val="nil"/>
              <w:left w:val="nil"/>
              <w:bottom w:val="single" w:sz="4" w:space="0" w:color="auto"/>
              <w:right w:val="nil"/>
            </w:tcBorders>
            <w:noWrap/>
            <w:hideMark/>
          </w:tcPr>
          <w:p w14:paraId="5AB6FA72" w14:textId="77777777" w:rsidR="00A52A12" w:rsidRPr="00D872A6" w:rsidRDefault="00A52A12">
            <w:pPr>
              <w:jc w:val="center"/>
              <w:rPr>
                <w:color w:val="000000"/>
                <w:sz w:val="21"/>
                <w:szCs w:val="21"/>
              </w:rPr>
            </w:pPr>
            <w:r w:rsidRPr="00D872A6">
              <w:rPr>
                <w:color w:val="000000"/>
                <w:sz w:val="21"/>
                <w:szCs w:val="21"/>
              </w:rPr>
              <w:t> </w:t>
            </w:r>
          </w:p>
        </w:tc>
        <w:tc>
          <w:tcPr>
            <w:tcW w:w="1571" w:type="dxa"/>
            <w:tcBorders>
              <w:top w:val="nil"/>
              <w:left w:val="nil"/>
              <w:bottom w:val="single" w:sz="4" w:space="0" w:color="auto"/>
              <w:right w:val="nil"/>
            </w:tcBorders>
            <w:noWrap/>
            <w:hideMark/>
          </w:tcPr>
          <w:p w14:paraId="38B2C826" w14:textId="77777777" w:rsidR="00A52A12" w:rsidRPr="00D872A6" w:rsidRDefault="00A52A12">
            <w:pPr>
              <w:jc w:val="center"/>
              <w:rPr>
                <w:color w:val="000000"/>
                <w:sz w:val="21"/>
                <w:szCs w:val="21"/>
              </w:rPr>
            </w:pPr>
            <w:r w:rsidRPr="00D872A6">
              <w:rPr>
                <w:color w:val="000000"/>
                <w:sz w:val="21"/>
                <w:szCs w:val="21"/>
              </w:rPr>
              <w:t>(0.019)</w:t>
            </w:r>
          </w:p>
        </w:tc>
        <w:tc>
          <w:tcPr>
            <w:tcW w:w="1571" w:type="dxa"/>
            <w:tcBorders>
              <w:top w:val="nil"/>
              <w:left w:val="nil"/>
              <w:bottom w:val="single" w:sz="4" w:space="0" w:color="auto"/>
              <w:right w:val="nil"/>
            </w:tcBorders>
            <w:noWrap/>
            <w:hideMark/>
          </w:tcPr>
          <w:p w14:paraId="3DB52063" w14:textId="77777777" w:rsidR="00A52A12" w:rsidRPr="00D872A6" w:rsidRDefault="00A52A12">
            <w:pPr>
              <w:jc w:val="center"/>
              <w:rPr>
                <w:color w:val="000000"/>
                <w:sz w:val="21"/>
                <w:szCs w:val="21"/>
              </w:rPr>
            </w:pPr>
            <w:r w:rsidRPr="00D872A6">
              <w:rPr>
                <w:color w:val="000000"/>
                <w:sz w:val="21"/>
                <w:szCs w:val="21"/>
              </w:rPr>
              <w:t>(0.020)</w:t>
            </w:r>
          </w:p>
        </w:tc>
      </w:tr>
      <w:tr w:rsidR="00A52A12" w:rsidRPr="00D872A6" w14:paraId="3980C72B" w14:textId="77777777" w:rsidTr="0099587E">
        <w:trPr>
          <w:trHeight w:val="144"/>
        </w:trPr>
        <w:tc>
          <w:tcPr>
            <w:tcW w:w="1980" w:type="dxa"/>
            <w:tcBorders>
              <w:top w:val="nil"/>
              <w:left w:val="nil"/>
              <w:bottom w:val="nil"/>
              <w:right w:val="nil"/>
            </w:tcBorders>
            <w:noWrap/>
            <w:hideMark/>
          </w:tcPr>
          <w:p w14:paraId="1CA59C87" w14:textId="77777777" w:rsidR="00A52A12" w:rsidRPr="00D872A6" w:rsidRDefault="00A52A12">
            <w:pPr>
              <w:rPr>
                <w:sz w:val="21"/>
                <w:szCs w:val="21"/>
              </w:rPr>
            </w:pPr>
            <w:r w:rsidRPr="00D872A6">
              <w:rPr>
                <w:sz w:val="21"/>
                <w:szCs w:val="21"/>
              </w:rPr>
              <w:t>other controls</w:t>
            </w:r>
          </w:p>
        </w:tc>
        <w:tc>
          <w:tcPr>
            <w:tcW w:w="2031" w:type="dxa"/>
            <w:tcBorders>
              <w:top w:val="nil"/>
              <w:left w:val="nil"/>
              <w:bottom w:val="nil"/>
              <w:right w:val="nil"/>
            </w:tcBorders>
            <w:noWrap/>
            <w:hideMark/>
          </w:tcPr>
          <w:p w14:paraId="1872A1B7" w14:textId="77777777" w:rsidR="00A52A12" w:rsidRPr="00D872A6" w:rsidRDefault="00A52A12">
            <w:pPr>
              <w:jc w:val="center"/>
              <w:rPr>
                <w:sz w:val="21"/>
                <w:szCs w:val="21"/>
              </w:rPr>
            </w:pPr>
            <w:r w:rsidRPr="00D872A6">
              <w:rPr>
                <w:sz w:val="21"/>
                <w:szCs w:val="21"/>
              </w:rPr>
              <w:t>√</w:t>
            </w:r>
          </w:p>
        </w:tc>
        <w:tc>
          <w:tcPr>
            <w:tcW w:w="2207" w:type="dxa"/>
            <w:tcBorders>
              <w:top w:val="nil"/>
              <w:left w:val="nil"/>
              <w:bottom w:val="nil"/>
              <w:right w:val="nil"/>
            </w:tcBorders>
            <w:noWrap/>
            <w:hideMark/>
          </w:tcPr>
          <w:p w14:paraId="00B2A594"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6086C5CD"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2D5F3BAA" w14:textId="77777777" w:rsidR="00A52A12" w:rsidRPr="00D872A6" w:rsidRDefault="00A52A12">
            <w:pPr>
              <w:jc w:val="center"/>
              <w:rPr>
                <w:sz w:val="21"/>
                <w:szCs w:val="21"/>
              </w:rPr>
            </w:pPr>
            <w:r w:rsidRPr="00D872A6">
              <w:rPr>
                <w:sz w:val="21"/>
                <w:szCs w:val="21"/>
              </w:rPr>
              <w:t>√</w:t>
            </w:r>
          </w:p>
        </w:tc>
      </w:tr>
      <w:tr w:rsidR="00A52A12" w:rsidRPr="00D872A6" w14:paraId="2F378C80" w14:textId="77777777" w:rsidTr="0099587E">
        <w:trPr>
          <w:trHeight w:val="144"/>
        </w:trPr>
        <w:tc>
          <w:tcPr>
            <w:tcW w:w="1980" w:type="dxa"/>
            <w:tcBorders>
              <w:top w:val="nil"/>
              <w:left w:val="nil"/>
              <w:bottom w:val="nil"/>
              <w:right w:val="nil"/>
            </w:tcBorders>
            <w:noWrap/>
            <w:hideMark/>
          </w:tcPr>
          <w:p w14:paraId="1C65915E" w14:textId="77777777" w:rsidR="00A52A12" w:rsidRPr="00D872A6" w:rsidRDefault="00A52A12">
            <w:pPr>
              <w:rPr>
                <w:sz w:val="21"/>
                <w:szCs w:val="21"/>
              </w:rPr>
            </w:pPr>
            <w:r w:rsidRPr="00D872A6">
              <w:rPr>
                <w:sz w:val="21"/>
                <w:szCs w:val="21"/>
              </w:rPr>
              <w:t>question timing FE</w:t>
            </w:r>
          </w:p>
        </w:tc>
        <w:tc>
          <w:tcPr>
            <w:tcW w:w="2031" w:type="dxa"/>
            <w:tcBorders>
              <w:top w:val="nil"/>
              <w:left w:val="nil"/>
              <w:bottom w:val="nil"/>
              <w:right w:val="nil"/>
            </w:tcBorders>
            <w:noWrap/>
            <w:hideMark/>
          </w:tcPr>
          <w:p w14:paraId="7F868754" w14:textId="77777777" w:rsidR="00A52A12" w:rsidRPr="00D872A6" w:rsidRDefault="00A52A12">
            <w:pPr>
              <w:jc w:val="center"/>
              <w:rPr>
                <w:sz w:val="21"/>
                <w:szCs w:val="21"/>
              </w:rPr>
            </w:pPr>
            <w:r w:rsidRPr="00D872A6">
              <w:rPr>
                <w:sz w:val="21"/>
                <w:szCs w:val="21"/>
              </w:rPr>
              <w:t>√</w:t>
            </w:r>
          </w:p>
        </w:tc>
        <w:tc>
          <w:tcPr>
            <w:tcW w:w="2207" w:type="dxa"/>
            <w:tcBorders>
              <w:top w:val="nil"/>
              <w:left w:val="nil"/>
              <w:bottom w:val="nil"/>
              <w:right w:val="nil"/>
            </w:tcBorders>
            <w:noWrap/>
            <w:hideMark/>
          </w:tcPr>
          <w:p w14:paraId="6702ACF5"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6CB20E30"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05D749D1" w14:textId="77777777" w:rsidR="00A52A12" w:rsidRPr="00D872A6" w:rsidRDefault="00A52A12">
            <w:pPr>
              <w:jc w:val="center"/>
              <w:rPr>
                <w:sz w:val="21"/>
                <w:szCs w:val="21"/>
              </w:rPr>
            </w:pPr>
          </w:p>
        </w:tc>
      </w:tr>
      <w:tr w:rsidR="00A52A12" w:rsidRPr="00D872A6" w14:paraId="429089E7" w14:textId="77777777" w:rsidTr="0099587E">
        <w:trPr>
          <w:trHeight w:val="144"/>
        </w:trPr>
        <w:tc>
          <w:tcPr>
            <w:tcW w:w="1980" w:type="dxa"/>
            <w:tcBorders>
              <w:top w:val="nil"/>
              <w:left w:val="nil"/>
              <w:bottom w:val="nil"/>
              <w:right w:val="nil"/>
            </w:tcBorders>
            <w:noWrap/>
            <w:hideMark/>
          </w:tcPr>
          <w:p w14:paraId="0115DF79" w14:textId="77777777" w:rsidR="00A52A12" w:rsidRPr="00D872A6" w:rsidRDefault="00A52A12">
            <w:pPr>
              <w:rPr>
                <w:color w:val="000000"/>
                <w:sz w:val="21"/>
                <w:szCs w:val="21"/>
              </w:rPr>
            </w:pPr>
            <w:r w:rsidRPr="00D872A6">
              <w:rPr>
                <w:color w:val="000000"/>
                <w:sz w:val="21"/>
                <w:szCs w:val="21"/>
              </w:rPr>
              <w:t>answer timing FE</w:t>
            </w:r>
          </w:p>
        </w:tc>
        <w:tc>
          <w:tcPr>
            <w:tcW w:w="2031" w:type="dxa"/>
            <w:tcBorders>
              <w:top w:val="nil"/>
              <w:left w:val="nil"/>
              <w:bottom w:val="nil"/>
              <w:right w:val="nil"/>
            </w:tcBorders>
            <w:noWrap/>
            <w:hideMark/>
          </w:tcPr>
          <w:p w14:paraId="3F2AD7AF" w14:textId="77777777" w:rsidR="00A52A12" w:rsidRPr="00D872A6" w:rsidRDefault="00A52A12">
            <w:pPr>
              <w:rPr>
                <w:color w:val="000000"/>
                <w:sz w:val="21"/>
                <w:szCs w:val="21"/>
              </w:rPr>
            </w:pPr>
          </w:p>
        </w:tc>
        <w:tc>
          <w:tcPr>
            <w:tcW w:w="2207" w:type="dxa"/>
            <w:tcBorders>
              <w:top w:val="nil"/>
              <w:left w:val="nil"/>
              <w:bottom w:val="nil"/>
              <w:right w:val="nil"/>
            </w:tcBorders>
            <w:noWrap/>
            <w:hideMark/>
          </w:tcPr>
          <w:p w14:paraId="69A12D4A"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67535795"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0353D7F5" w14:textId="77777777" w:rsidR="00A52A12" w:rsidRPr="00D872A6" w:rsidRDefault="00A52A12">
            <w:pPr>
              <w:jc w:val="center"/>
              <w:rPr>
                <w:sz w:val="21"/>
                <w:szCs w:val="21"/>
              </w:rPr>
            </w:pPr>
            <w:r w:rsidRPr="00D872A6">
              <w:rPr>
                <w:sz w:val="21"/>
                <w:szCs w:val="21"/>
              </w:rPr>
              <w:t>√</w:t>
            </w:r>
          </w:p>
        </w:tc>
      </w:tr>
      <w:tr w:rsidR="00A52A12" w:rsidRPr="00D872A6" w14:paraId="45F590A7" w14:textId="77777777" w:rsidTr="0099587E">
        <w:trPr>
          <w:trHeight w:val="144"/>
        </w:trPr>
        <w:tc>
          <w:tcPr>
            <w:tcW w:w="1980" w:type="dxa"/>
            <w:tcBorders>
              <w:top w:val="nil"/>
              <w:left w:val="nil"/>
              <w:bottom w:val="single" w:sz="4" w:space="0" w:color="auto"/>
              <w:right w:val="nil"/>
            </w:tcBorders>
            <w:noWrap/>
            <w:hideMark/>
          </w:tcPr>
          <w:p w14:paraId="3E0729BA" w14:textId="77777777" w:rsidR="00A52A12" w:rsidRPr="00D872A6" w:rsidRDefault="00A52A12">
            <w:pPr>
              <w:rPr>
                <w:sz w:val="21"/>
                <w:szCs w:val="21"/>
              </w:rPr>
            </w:pPr>
            <w:r w:rsidRPr="00D872A6">
              <w:rPr>
                <w:sz w:val="21"/>
                <w:szCs w:val="21"/>
              </w:rPr>
              <w:t>exclude zero-length questions</w:t>
            </w:r>
          </w:p>
        </w:tc>
        <w:tc>
          <w:tcPr>
            <w:tcW w:w="2031" w:type="dxa"/>
            <w:tcBorders>
              <w:top w:val="nil"/>
              <w:left w:val="nil"/>
              <w:bottom w:val="single" w:sz="4" w:space="0" w:color="auto"/>
              <w:right w:val="nil"/>
            </w:tcBorders>
            <w:noWrap/>
            <w:hideMark/>
          </w:tcPr>
          <w:p w14:paraId="33D8A800" w14:textId="77777777" w:rsidR="00A52A12" w:rsidRPr="00D872A6" w:rsidRDefault="00A52A12">
            <w:pPr>
              <w:jc w:val="center"/>
              <w:rPr>
                <w:color w:val="000000"/>
                <w:sz w:val="21"/>
                <w:szCs w:val="21"/>
              </w:rPr>
            </w:pPr>
            <w:r w:rsidRPr="00D872A6">
              <w:rPr>
                <w:color w:val="000000"/>
                <w:sz w:val="21"/>
                <w:szCs w:val="21"/>
              </w:rPr>
              <w:t> </w:t>
            </w:r>
          </w:p>
        </w:tc>
        <w:tc>
          <w:tcPr>
            <w:tcW w:w="2207" w:type="dxa"/>
            <w:tcBorders>
              <w:top w:val="nil"/>
              <w:left w:val="nil"/>
              <w:bottom w:val="single" w:sz="4" w:space="0" w:color="auto"/>
              <w:right w:val="nil"/>
            </w:tcBorders>
            <w:noWrap/>
            <w:hideMark/>
          </w:tcPr>
          <w:p w14:paraId="19B1E344"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single" w:sz="4" w:space="0" w:color="auto"/>
              <w:right w:val="nil"/>
            </w:tcBorders>
            <w:noWrap/>
            <w:hideMark/>
          </w:tcPr>
          <w:p w14:paraId="58686452" w14:textId="77777777" w:rsidR="00A52A12" w:rsidRPr="00D872A6" w:rsidRDefault="00A52A12">
            <w:pPr>
              <w:jc w:val="center"/>
              <w:rPr>
                <w:color w:val="000000"/>
                <w:sz w:val="21"/>
                <w:szCs w:val="21"/>
              </w:rPr>
            </w:pPr>
            <w:r w:rsidRPr="00D872A6">
              <w:rPr>
                <w:color w:val="000000"/>
                <w:sz w:val="21"/>
                <w:szCs w:val="21"/>
              </w:rPr>
              <w:t> </w:t>
            </w:r>
          </w:p>
        </w:tc>
        <w:tc>
          <w:tcPr>
            <w:tcW w:w="1571" w:type="dxa"/>
            <w:tcBorders>
              <w:top w:val="nil"/>
              <w:left w:val="nil"/>
              <w:bottom w:val="single" w:sz="4" w:space="0" w:color="auto"/>
              <w:right w:val="nil"/>
            </w:tcBorders>
            <w:noWrap/>
            <w:hideMark/>
          </w:tcPr>
          <w:p w14:paraId="37DD759B" w14:textId="77777777" w:rsidR="00A52A12" w:rsidRPr="00D872A6" w:rsidRDefault="00A52A12">
            <w:pPr>
              <w:jc w:val="center"/>
              <w:rPr>
                <w:sz w:val="21"/>
                <w:szCs w:val="21"/>
              </w:rPr>
            </w:pPr>
            <w:r w:rsidRPr="00D872A6">
              <w:rPr>
                <w:sz w:val="21"/>
                <w:szCs w:val="21"/>
              </w:rPr>
              <w:t>√</w:t>
            </w:r>
          </w:p>
        </w:tc>
      </w:tr>
      <w:tr w:rsidR="00A52A12" w:rsidRPr="00D872A6" w14:paraId="792ACB5A" w14:textId="77777777" w:rsidTr="0099587E">
        <w:trPr>
          <w:trHeight w:val="144"/>
        </w:trPr>
        <w:tc>
          <w:tcPr>
            <w:tcW w:w="1980" w:type="dxa"/>
            <w:tcBorders>
              <w:top w:val="nil"/>
              <w:left w:val="nil"/>
              <w:bottom w:val="single" w:sz="4" w:space="0" w:color="auto"/>
              <w:right w:val="nil"/>
            </w:tcBorders>
            <w:noWrap/>
            <w:hideMark/>
          </w:tcPr>
          <w:p w14:paraId="78BB2C3C" w14:textId="77777777" w:rsidR="00A52A12" w:rsidRPr="00D872A6" w:rsidRDefault="00A52A12">
            <w:pPr>
              <w:rPr>
                <w:color w:val="000000"/>
                <w:sz w:val="21"/>
                <w:szCs w:val="21"/>
              </w:rPr>
            </w:pPr>
            <w:r w:rsidRPr="00D872A6">
              <w:rPr>
                <w:color w:val="000000"/>
                <w:sz w:val="21"/>
                <w:szCs w:val="21"/>
              </w:rPr>
              <w:t>N</w:t>
            </w:r>
          </w:p>
        </w:tc>
        <w:tc>
          <w:tcPr>
            <w:tcW w:w="2031" w:type="dxa"/>
            <w:tcBorders>
              <w:top w:val="nil"/>
              <w:left w:val="nil"/>
              <w:bottom w:val="single" w:sz="4" w:space="0" w:color="auto"/>
              <w:right w:val="nil"/>
            </w:tcBorders>
            <w:noWrap/>
            <w:hideMark/>
          </w:tcPr>
          <w:p w14:paraId="3F9CE445" w14:textId="77777777" w:rsidR="00A52A12" w:rsidRPr="00D872A6" w:rsidRDefault="00A52A12">
            <w:pPr>
              <w:jc w:val="center"/>
              <w:rPr>
                <w:color w:val="000000"/>
                <w:sz w:val="21"/>
                <w:szCs w:val="21"/>
              </w:rPr>
            </w:pPr>
            <w:r w:rsidRPr="00D872A6">
              <w:rPr>
                <w:color w:val="000000"/>
                <w:sz w:val="21"/>
                <w:szCs w:val="21"/>
              </w:rPr>
              <w:t>3,613</w:t>
            </w:r>
          </w:p>
        </w:tc>
        <w:tc>
          <w:tcPr>
            <w:tcW w:w="2207" w:type="dxa"/>
            <w:tcBorders>
              <w:top w:val="nil"/>
              <w:left w:val="nil"/>
              <w:bottom w:val="single" w:sz="4" w:space="0" w:color="auto"/>
              <w:right w:val="nil"/>
            </w:tcBorders>
            <w:noWrap/>
            <w:hideMark/>
          </w:tcPr>
          <w:p w14:paraId="00EE0941" w14:textId="77777777" w:rsidR="00A52A12" w:rsidRPr="00D872A6" w:rsidRDefault="00A52A12">
            <w:pPr>
              <w:jc w:val="center"/>
              <w:rPr>
                <w:color w:val="000000"/>
                <w:sz w:val="21"/>
                <w:szCs w:val="21"/>
              </w:rPr>
            </w:pPr>
            <w:r w:rsidRPr="00D872A6">
              <w:rPr>
                <w:color w:val="000000"/>
                <w:sz w:val="21"/>
                <w:szCs w:val="21"/>
              </w:rPr>
              <w:t>3,515</w:t>
            </w:r>
          </w:p>
        </w:tc>
        <w:tc>
          <w:tcPr>
            <w:tcW w:w="1571" w:type="dxa"/>
            <w:tcBorders>
              <w:top w:val="nil"/>
              <w:left w:val="nil"/>
              <w:bottom w:val="single" w:sz="4" w:space="0" w:color="auto"/>
              <w:right w:val="nil"/>
            </w:tcBorders>
            <w:noWrap/>
            <w:hideMark/>
          </w:tcPr>
          <w:p w14:paraId="46E5C274" w14:textId="77777777" w:rsidR="00A52A12" w:rsidRPr="00D872A6" w:rsidRDefault="00A52A12">
            <w:pPr>
              <w:jc w:val="center"/>
              <w:rPr>
                <w:color w:val="000000"/>
                <w:sz w:val="21"/>
                <w:szCs w:val="21"/>
              </w:rPr>
            </w:pPr>
            <w:r w:rsidRPr="00D872A6">
              <w:rPr>
                <w:color w:val="000000"/>
                <w:sz w:val="21"/>
                <w:szCs w:val="21"/>
              </w:rPr>
              <w:t>4,670</w:t>
            </w:r>
          </w:p>
        </w:tc>
        <w:tc>
          <w:tcPr>
            <w:tcW w:w="1571" w:type="dxa"/>
            <w:tcBorders>
              <w:top w:val="nil"/>
              <w:left w:val="nil"/>
              <w:bottom w:val="single" w:sz="4" w:space="0" w:color="auto"/>
              <w:right w:val="nil"/>
            </w:tcBorders>
            <w:noWrap/>
            <w:hideMark/>
          </w:tcPr>
          <w:p w14:paraId="7761ACB0" w14:textId="77777777" w:rsidR="00A52A12" w:rsidRPr="00D872A6" w:rsidRDefault="00A52A12">
            <w:pPr>
              <w:jc w:val="center"/>
              <w:rPr>
                <w:color w:val="000000"/>
                <w:sz w:val="21"/>
                <w:szCs w:val="21"/>
              </w:rPr>
            </w:pPr>
            <w:r w:rsidRPr="00D872A6">
              <w:rPr>
                <w:color w:val="000000"/>
                <w:sz w:val="21"/>
                <w:szCs w:val="21"/>
              </w:rPr>
              <w:t>4,544</w:t>
            </w:r>
          </w:p>
        </w:tc>
      </w:tr>
    </w:tbl>
    <w:p w14:paraId="191B04D5" w14:textId="054CAB5B" w:rsidR="000755B4" w:rsidRPr="00AD60B6" w:rsidRDefault="00937D08" w:rsidP="00AD60B6">
      <w:pPr>
        <w:pStyle w:val="Notes"/>
      </w:pPr>
      <w:r w:rsidRPr="00261E78">
        <w:lastRenderedPageBreak/>
        <w:t>Notes: 1. ***p&lt;0.001; **p&lt;0.01; *p&lt;0.05.</w:t>
      </w:r>
      <w:r w:rsidRPr="00261E78">
        <w:br/>
        <w:t>2. Question timing FE indicates the date on which the question was posted.</w:t>
      </w:r>
      <w:r w:rsidR="009144EE" w:rsidRPr="009144EE">
        <w:t xml:space="preserve"> </w:t>
      </w:r>
      <w:r w:rsidR="009144EE" w:rsidRPr="00261E78">
        <w:t>Answer timing FE indicates the date on which the answer was posted.</w:t>
      </w:r>
    </w:p>
    <w:p w14:paraId="0350C66C" w14:textId="77777777" w:rsidR="00A53CE6" w:rsidRDefault="00A53CE6">
      <w:pPr>
        <w:spacing w:after="120"/>
        <w:jc w:val="both"/>
        <w:rPr>
          <w:rFonts w:cs="Georgia"/>
          <w:b/>
          <w:kern w:val="32"/>
          <w:szCs w:val="20"/>
          <w:lang w:eastAsia="en-US"/>
        </w:rPr>
      </w:pPr>
      <w:r>
        <w:br w:type="page"/>
      </w:r>
    </w:p>
    <w:p w14:paraId="3B8F3E1C" w14:textId="6E7D30DD" w:rsidR="00CB3520" w:rsidRPr="00B34AEC" w:rsidRDefault="00CB3520" w:rsidP="00CB3520">
      <w:pPr>
        <w:pStyle w:val="Heading2"/>
        <w:numPr>
          <w:ilvl w:val="0"/>
          <w:numId w:val="0"/>
        </w:numPr>
        <w:rPr>
          <w:ins w:id="7" w:author="Dylan CHEN" w:date="2026-03-27T23:35:00Z" w16du:dateUtc="2026-03-27T15:35:00Z"/>
          <w:lang w:eastAsia="zh-CN"/>
        </w:rPr>
      </w:pPr>
      <w:ins w:id="8" w:author="Dylan CHEN" w:date="2026-03-27T23:35:00Z" w16du:dateUtc="2026-03-27T15:35:00Z">
        <w:r>
          <w:lastRenderedPageBreak/>
          <w:t xml:space="preserve">Appendix </w:t>
        </w:r>
        <w:r>
          <w:rPr>
            <w:rFonts w:hint="eastAsia"/>
            <w:lang w:eastAsia="zh-CN"/>
          </w:rPr>
          <w:t>F:</w:t>
        </w:r>
        <w:r w:rsidRPr="00960CA8">
          <w:t xml:space="preserve"> </w:t>
        </w:r>
        <w:r>
          <w:rPr>
            <w:rFonts w:hint="eastAsia"/>
            <w:lang w:eastAsia="zh-CN"/>
          </w:rPr>
          <w:t xml:space="preserve">Robustness Check </w:t>
        </w:r>
        <w:r w:rsidRPr="005703DF">
          <w:rPr>
            <w:lang w:eastAsia="zh-CN"/>
          </w:rPr>
          <w:t xml:space="preserve">on </w:t>
        </w:r>
      </w:ins>
      <w:ins w:id="9" w:author="Dylan CHEN" w:date="2026-03-27T23:41:00Z" w16du:dateUtc="2026-03-27T15:41:00Z">
        <w:r w:rsidR="00340C9F" w:rsidRPr="00340C9F">
          <w:rPr>
            <w:lang w:eastAsia="zh-CN"/>
          </w:rPr>
          <w:t>Spillover Effect Analysis</w:t>
        </w:r>
      </w:ins>
    </w:p>
    <w:p w14:paraId="0D96FA98" w14:textId="77777777" w:rsidR="00340C9F" w:rsidRPr="00340C9F" w:rsidRDefault="00340C9F">
      <w:pPr>
        <w:pStyle w:val="Paragraph0"/>
        <w:rPr>
          <w:ins w:id="10" w:author="Dylan CHEN" w:date="2026-03-27T23:41:00Z" w16du:dateUtc="2026-03-27T15:41:00Z"/>
        </w:rPr>
        <w:pPrChange w:id="11" w:author="Dylan CHEN" w:date="2026-03-27T23:41:00Z" w16du:dateUtc="2026-03-27T15:41:00Z">
          <w:pPr>
            <w:spacing w:before="100" w:beforeAutospacing="1" w:after="100" w:afterAutospacing="1"/>
          </w:pPr>
        </w:pPrChange>
      </w:pPr>
      <w:ins w:id="12" w:author="Dylan CHEN" w:date="2026-03-27T23:41:00Z" w16du:dateUtc="2026-03-27T15:41:00Z">
        <w:r w:rsidRPr="00340C9F">
          <w:t>In our main analysis, we examine the effect of AI answers on human behavior within treated questions. However, a potential concern is that human answerers, upon observing AI answers in the treatment group, may strategically select into the control group (questions without AI answers) to avoid competition with AI and increase their chances of gaining recognition. Such spillover effects, if present, could bias our estimates of the treatment effect.</w:t>
        </w:r>
      </w:ins>
    </w:p>
    <w:p w14:paraId="741849EB" w14:textId="77777777" w:rsidR="00340C9F" w:rsidRPr="00340C9F" w:rsidRDefault="00340C9F">
      <w:pPr>
        <w:pStyle w:val="Paragraph0"/>
        <w:rPr>
          <w:ins w:id="13" w:author="Dylan CHEN" w:date="2026-03-27T23:41:00Z" w16du:dateUtc="2026-03-27T15:41:00Z"/>
        </w:rPr>
        <w:pPrChange w:id="14" w:author="Dylan CHEN" w:date="2026-03-27T23:41:00Z" w16du:dateUtc="2026-03-27T15:41:00Z">
          <w:pPr>
            <w:spacing w:before="100" w:beforeAutospacing="1" w:after="100" w:afterAutospacing="1"/>
          </w:pPr>
        </w:pPrChange>
      </w:pPr>
      <w:ins w:id="15" w:author="Dylan CHEN" w:date="2026-03-27T23:41:00Z" w16du:dateUtc="2026-03-27T15:41:00Z">
        <w:r w:rsidRPr="00340C9F">
          <w:t>To address this concern, we conduct a comprehensive spillover analysis following the same empirical strategy as our main effects estimation. Specifically, we compare outcomes for control-group questions posted before versus after AI deployment, using the same progressive control structure employed in Table 3 of the main text. If significant spillover effects exist, we would expect to observe changes in human answer supply or viewer recognition for control-group questions after AI deployment.</w:t>
        </w:r>
      </w:ins>
    </w:p>
    <w:p w14:paraId="62D8BF1F" w14:textId="77777777" w:rsidR="00340C9F" w:rsidRPr="00340C9F" w:rsidRDefault="00340C9F">
      <w:pPr>
        <w:pStyle w:val="Paragraph0"/>
        <w:rPr>
          <w:ins w:id="16" w:author="Dylan CHEN" w:date="2026-03-27T23:41:00Z" w16du:dateUtc="2026-03-27T15:41:00Z"/>
        </w:rPr>
        <w:pPrChange w:id="17" w:author="Dylan CHEN" w:date="2026-03-27T23:41:00Z" w16du:dateUtc="2026-03-27T15:41:00Z">
          <w:pPr>
            <w:spacing w:before="100" w:beforeAutospacing="1" w:after="100" w:afterAutospacing="1"/>
          </w:pPr>
        </w:pPrChange>
      </w:pPr>
      <w:ins w:id="18" w:author="Dylan CHEN" w:date="2026-03-27T23:41:00Z" w16du:dateUtc="2026-03-27T15:41:00Z">
        <w:r w:rsidRPr="00340C9F">
          <w:t>Table F1 reports the results. Columns (1)–(3) present estimates for human answer supply, progressively adding question-level and questioner-level controls. Columns (4)–(6) present parallel estimates for viewer recognition of human answers. Across all specifications, the coefficient on the post-AI deployment indicator remains statistically insignificant, suggesting no evidence of spillover effects on either outcome.</w:t>
        </w:r>
      </w:ins>
    </w:p>
    <w:p w14:paraId="3A80AAE1" w14:textId="2F610DF1" w:rsidR="00FD7DAB" w:rsidRPr="00FD7DAB" w:rsidRDefault="00340C9F">
      <w:pPr>
        <w:pStyle w:val="TableFiguretitle"/>
        <w:rPr>
          <w:ins w:id="19" w:author="Dylan CHEN" w:date="2026-03-27T23:42:00Z" w16du:dateUtc="2026-03-27T15:42:00Z"/>
          <w:b w:val="0"/>
          <w:rPrChange w:id="20" w:author="Dylan CHEN" w:date="2026-03-27T23:42:00Z" w16du:dateUtc="2026-03-27T15:42:00Z">
            <w:rPr>
              <w:ins w:id="21" w:author="Dylan CHEN" w:date="2026-03-27T23:42:00Z" w16du:dateUtc="2026-03-27T15:42:00Z"/>
              <w:rFonts w:eastAsia="DengXian"/>
              <w:b/>
              <w:color w:val="000000"/>
              <w:sz w:val="22"/>
              <w:szCs w:val="22"/>
            </w:rPr>
          </w:rPrChange>
        </w:rPr>
        <w:pPrChange w:id="22" w:author="Dylan CHEN" w:date="2026-03-27T23:42:00Z" w16du:dateUtc="2026-03-27T15:42:00Z">
          <w:pPr>
            <w:spacing w:after="120"/>
            <w:jc w:val="center"/>
          </w:pPr>
        </w:pPrChange>
      </w:pPr>
      <w:ins w:id="23" w:author="Dylan CHEN" w:date="2026-03-27T23:41:00Z" w16du:dateUtc="2026-03-27T15:41:00Z">
        <w:r w:rsidRPr="00340C9F">
          <w:t>Table F1. Testing Potential Spillover Effects</w:t>
        </w:r>
      </w:ins>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FD7DAB" w:rsidRPr="00FD7DAB" w14:paraId="7CAE91E9" w14:textId="77777777" w:rsidTr="00417031">
        <w:trPr>
          <w:trHeight w:val="320"/>
          <w:jc w:val="center"/>
          <w:ins w:id="24" w:author="Dylan CHEN" w:date="2026-03-27T23:42:00Z"/>
        </w:trPr>
        <w:tc>
          <w:tcPr>
            <w:tcW w:w="2669" w:type="dxa"/>
            <w:tcBorders>
              <w:top w:val="single" w:sz="8" w:space="0" w:color="auto"/>
              <w:left w:val="nil"/>
              <w:bottom w:val="nil"/>
              <w:right w:val="nil"/>
            </w:tcBorders>
            <w:noWrap/>
            <w:vAlign w:val="center"/>
            <w:hideMark/>
          </w:tcPr>
          <w:p w14:paraId="75285034" w14:textId="77777777" w:rsidR="00FD7DAB" w:rsidRPr="00FD7DAB" w:rsidRDefault="00FD7DAB" w:rsidP="00FD7DAB">
            <w:pPr>
              <w:jc w:val="center"/>
              <w:rPr>
                <w:ins w:id="25" w:author="Dylan CHEN" w:date="2026-03-27T23:42:00Z" w16du:dateUtc="2026-03-27T15:42:00Z"/>
                <w:color w:val="000000"/>
                <w:sz w:val="20"/>
                <w:szCs w:val="20"/>
              </w:rPr>
            </w:pPr>
          </w:p>
        </w:tc>
        <w:tc>
          <w:tcPr>
            <w:tcW w:w="1248" w:type="dxa"/>
            <w:tcBorders>
              <w:top w:val="single" w:sz="8" w:space="0" w:color="auto"/>
              <w:left w:val="nil"/>
              <w:bottom w:val="nil"/>
              <w:right w:val="nil"/>
            </w:tcBorders>
            <w:noWrap/>
            <w:vAlign w:val="center"/>
            <w:hideMark/>
          </w:tcPr>
          <w:p w14:paraId="2699CC42" w14:textId="77777777" w:rsidR="00FD7DAB" w:rsidRPr="00FD7DAB" w:rsidRDefault="00FD7DAB" w:rsidP="00FD7DAB">
            <w:pPr>
              <w:jc w:val="center"/>
              <w:rPr>
                <w:ins w:id="26" w:author="Dylan CHEN" w:date="2026-03-27T23:42:00Z" w16du:dateUtc="2026-03-27T15:42:00Z"/>
                <w:color w:val="000000"/>
                <w:sz w:val="20"/>
                <w:szCs w:val="20"/>
              </w:rPr>
            </w:pPr>
            <w:ins w:id="27" w:author="Dylan CHEN" w:date="2026-03-27T23:42:00Z" w16du:dateUtc="2026-03-27T15:42:00Z">
              <w:r w:rsidRPr="00FD7DAB">
                <w:rPr>
                  <w:color w:val="000000"/>
                  <w:sz w:val="20"/>
                  <w:szCs w:val="20"/>
                </w:rPr>
                <w:t>(1)</w:t>
              </w:r>
            </w:ins>
          </w:p>
        </w:tc>
        <w:tc>
          <w:tcPr>
            <w:tcW w:w="1247" w:type="dxa"/>
            <w:tcBorders>
              <w:top w:val="single" w:sz="8" w:space="0" w:color="auto"/>
              <w:left w:val="nil"/>
              <w:bottom w:val="nil"/>
              <w:right w:val="nil"/>
            </w:tcBorders>
            <w:noWrap/>
            <w:vAlign w:val="center"/>
            <w:hideMark/>
          </w:tcPr>
          <w:p w14:paraId="753DD312" w14:textId="77777777" w:rsidR="00FD7DAB" w:rsidRPr="00FD7DAB" w:rsidRDefault="00FD7DAB" w:rsidP="00FD7DAB">
            <w:pPr>
              <w:jc w:val="center"/>
              <w:rPr>
                <w:ins w:id="28" w:author="Dylan CHEN" w:date="2026-03-27T23:42:00Z" w16du:dateUtc="2026-03-27T15:42:00Z"/>
                <w:color w:val="000000"/>
                <w:sz w:val="20"/>
                <w:szCs w:val="20"/>
              </w:rPr>
            </w:pPr>
            <w:ins w:id="29" w:author="Dylan CHEN" w:date="2026-03-27T23:42:00Z" w16du:dateUtc="2026-03-27T15:42:00Z">
              <w:r w:rsidRPr="00FD7DAB">
                <w:rPr>
                  <w:color w:val="000000"/>
                  <w:sz w:val="20"/>
                  <w:szCs w:val="20"/>
                </w:rPr>
                <w:t>(2)</w:t>
              </w:r>
            </w:ins>
          </w:p>
        </w:tc>
        <w:tc>
          <w:tcPr>
            <w:tcW w:w="1247" w:type="dxa"/>
            <w:tcBorders>
              <w:top w:val="single" w:sz="8" w:space="0" w:color="auto"/>
              <w:left w:val="nil"/>
              <w:bottom w:val="nil"/>
              <w:right w:val="nil"/>
            </w:tcBorders>
            <w:noWrap/>
            <w:vAlign w:val="center"/>
            <w:hideMark/>
          </w:tcPr>
          <w:p w14:paraId="5FD7443C" w14:textId="77777777" w:rsidR="00FD7DAB" w:rsidRPr="00FD7DAB" w:rsidRDefault="00FD7DAB" w:rsidP="00FD7DAB">
            <w:pPr>
              <w:jc w:val="center"/>
              <w:rPr>
                <w:ins w:id="30" w:author="Dylan CHEN" w:date="2026-03-27T23:42:00Z" w16du:dateUtc="2026-03-27T15:42:00Z"/>
                <w:color w:val="000000"/>
                <w:sz w:val="20"/>
                <w:szCs w:val="20"/>
              </w:rPr>
            </w:pPr>
            <w:ins w:id="31" w:author="Dylan CHEN" w:date="2026-03-27T23:42:00Z" w16du:dateUtc="2026-03-27T15:42:00Z">
              <w:r w:rsidRPr="00FD7DAB">
                <w:rPr>
                  <w:color w:val="000000"/>
                  <w:sz w:val="20"/>
                  <w:szCs w:val="20"/>
                </w:rPr>
                <w:t>(3)</w:t>
              </w:r>
            </w:ins>
          </w:p>
        </w:tc>
        <w:tc>
          <w:tcPr>
            <w:tcW w:w="983" w:type="dxa"/>
            <w:tcBorders>
              <w:top w:val="single" w:sz="8" w:space="0" w:color="auto"/>
              <w:left w:val="nil"/>
              <w:bottom w:val="nil"/>
              <w:right w:val="nil"/>
            </w:tcBorders>
            <w:noWrap/>
            <w:vAlign w:val="center"/>
            <w:hideMark/>
          </w:tcPr>
          <w:p w14:paraId="6061A4CF" w14:textId="77777777" w:rsidR="00FD7DAB" w:rsidRPr="00FD7DAB" w:rsidRDefault="00FD7DAB" w:rsidP="00FD7DAB">
            <w:pPr>
              <w:jc w:val="center"/>
              <w:rPr>
                <w:ins w:id="32" w:author="Dylan CHEN" w:date="2026-03-27T23:42:00Z" w16du:dateUtc="2026-03-27T15:42:00Z"/>
                <w:color w:val="000000"/>
                <w:sz w:val="20"/>
                <w:szCs w:val="20"/>
              </w:rPr>
            </w:pPr>
            <w:ins w:id="33" w:author="Dylan CHEN" w:date="2026-03-27T23:42:00Z" w16du:dateUtc="2026-03-27T15:42:00Z">
              <w:r w:rsidRPr="00FD7DAB">
                <w:rPr>
                  <w:color w:val="000000"/>
                  <w:sz w:val="20"/>
                  <w:szCs w:val="20"/>
                </w:rPr>
                <w:t>(4)</w:t>
              </w:r>
            </w:ins>
          </w:p>
        </w:tc>
        <w:tc>
          <w:tcPr>
            <w:tcW w:w="983" w:type="dxa"/>
            <w:tcBorders>
              <w:top w:val="single" w:sz="8" w:space="0" w:color="auto"/>
              <w:left w:val="nil"/>
              <w:bottom w:val="nil"/>
              <w:right w:val="nil"/>
            </w:tcBorders>
            <w:noWrap/>
            <w:vAlign w:val="center"/>
            <w:hideMark/>
          </w:tcPr>
          <w:p w14:paraId="1CFC9270" w14:textId="77777777" w:rsidR="00FD7DAB" w:rsidRPr="00FD7DAB" w:rsidRDefault="00FD7DAB" w:rsidP="00FD7DAB">
            <w:pPr>
              <w:jc w:val="center"/>
              <w:rPr>
                <w:ins w:id="34" w:author="Dylan CHEN" w:date="2026-03-27T23:42:00Z" w16du:dateUtc="2026-03-27T15:42:00Z"/>
                <w:color w:val="000000"/>
                <w:sz w:val="20"/>
                <w:szCs w:val="20"/>
              </w:rPr>
            </w:pPr>
            <w:ins w:id="35" w:author="Dylan CHEN" w:date="2026-03-27T23:42:00Z" w16du:dateUtc="2026-03-27T15:42:00Z">
              <w:r w:rsidRPr="00FD7DAB">
                <w:rPr>
                  <w:color w:val="000000"/>
                  <w:sz w:val="20"/>
                  <w:szCs w:val="20"/>
                </w:rPr>
                <w:t>(5)</w:t>
              </w:r>
            </w:ins>
          </w:p>
        </w:tc>
        <w:tc>
          <w:tcPr>
            <w:tcW w:w="983" w:type="dxa"/>
            <w:tcBorders>
              <w:top w:val="single" w:sz="8" w:space="0" w:color="auto"/>
              <w:left w:val="nil"/>
              <w:bottom w:val="nil"/>
              <w:right w:val="nil"/>
            </w:tcBorders>
            <w:noWrap/>
            <w:vAlign w:val="center"/>
            <w:hideMark/>
          </w:tcPr>
          <w:p w14:paraId="208A821F" w14:textId="77777777" w:rsidR="00FD7DAB" w:rsidRPr="00FD7DAB" w:rsidRDefault="00FD7DAB" w:rsidP="00FD7DAB">
            <w:pPr>
              <w:jc w:val="center"/>
              <w:rPr>
                <w:ins w:id="36" w:author="Dylan CHEN" w:date="2026-03-27T23:42:00Z" w16du:dateUtc="2026-03-27T15:42:00Z"/>
                <w:color w:val="000000"/>
                <w:sz w:val="20"/>
                <w:szCs w:val="20"/>
              </w:rPr>
            </w:pPr>
            <w:ins w:id="37" w:author="Dylan CHEN" w:date="2026-03-27T23:42:00Z" w16du:dateUtc="2026-03-27T15:42:00Z">
              <w:r w:rsidRPr="00FD7DAB">
                <w:rPr>
                  <w:color w:val="000000"/>
                  <w:sz w:val="20"/>
                  <w:szCs w:val="20"/>
                </w:rPr>
                <w:t>(6)</w:t>
              </w:r>
            </w:ins>
          </w:p>
        </w:tc>
      </w:tr>
      <w:tr w:rsidR="00FD7DAB" w:rsidRPr="00FD7DAB" w14:paraId="3B614ED5" w14:textId="77777777" w:rsidTr="00417031">
        <w:trPr>
          <w:trHeight w:val="360"/>
          <w:jc w:val="center"/>
          <w:ins w:id="38" w:author="Dylan CHEN" w:date="2026-03-27T23:42:00Z"/>
        </w:trPr>
        <w:tc>
          <w:tcPr>
            <w:tcW w:w="2669" w:type="dxa"/>
            <w:tcBorders>
              <w:top w:val="nil"/>
              <w:left w:val="nil"/>
              <w:bottom w:val="nil"/>
              <w:right w:val="nil"/>
            </w:tcBorders>
            <w:noWrap/>
            <w:vAlign w:val="center"/>
            <w:hideMark/>
          </w:tcPr>
          <w:p w14:paraId="50208FC1" w14:textId="77777777" w:rsidR="00FD7DAB" w:rsidRPr="00FD7DAB" w:rsidRDefault="00FD7DAB" w:rsidP="00FD7DAB">
            <w:pPr>
              <w:jc w:val="center"/>
              <w:rPr>
                <w:ins w:id="39" w:author="Dylan CHEN" w:date="2026-03-27T23:42:00Z" w16du:dateUtc="2026-03-27T15:42:00Z"/>
                <w:color w:val="000000"/>
                <w:sz w:val="20"/>
                <w:szCs w:val="20"/>
              </w:rPr>
            </w:pPr>
          </w:p>
        </w:tc>
        <w:tc>
          <w:tcPr>
            <w:tcW w:w="3742" w:type="dxa"/>
            <w:gridSpan w:val="3"/>
            <w:tcBorders>
              <w:top w:val="nil"/>
              <w:left w:val="nil"/>
              <w:bottom w:val="nil"/>
              <w:right w:val="nil"/>
            </w:tcBorders>
            <w:noWrap/>
            <w:vAlign w:val="center"/>
            <w:hideMark/>
          </w:tcPr>
          <w:p w14:paraId="0C37BF8D" w14:textId="77777777" w:rsidR="00FD7DAB" w:rsidRPr="00FD7DAB" w:rsidRDefault="00FD7DAB" w:rsidP="00FD7DAB">
            <w:pPr>
              <w:jc w:val="center"/>
              <w:rPr>
                <w:ins w:id="40" w:author="Dylan CHEN" w:date="2026-03-27T23:42:00Z" w16du:dateUtc="2026-03-27T15:42:00Z"/>
                <w:color w:val="000000"/>
                <w:sz w:val="20"/>
                <w:szCs w:val="20"/>
              </w:rPr>
            </w:pPr>
            <w:ins w:id="41" w:author="Dylan CHEN" w:date="2026-03-27T23:42:00Z" w16du:dateUtc="2026-03-27T15:42:00Z">
              <w:r w:rsidRPr="00FD7DAB">
                <w:rPr>
                  <w:color w:val="000000"/>
                  <w:sz w:val="20"/>
                  <w:szCs w:val="20"/>
                </w:rPr>
                <w:t>DV: log of the number of human answers provided within 7 days (answerNum</w:t>
              </w:r>
              <w:r w:rsidRPr="00FD7DAB">
                <w:rPr>
                  <w:color w:val="000000"/>
                  <w:sz w:val="20"/>
                  <w:szCs w:val="20"/>
                  <w:vertAlign w:val="subscript"/>
                </w:rPr>
                <w:t>i</w:t>
              </w:r>
              <w:r w:rsidRPr="00FD7DAB">
                <w:rPr>
                  <w:color w:val="000000"/>
                  <w:sz w:val="20"/>
                  <w:szCs w:val="20"/>
                </w:rPr>
                <w:t>)</w:t>
              </w:r>
            </w:ins>
          </w:p>
        </w:tc>
        <w:tc>
          <w:tcPr>
            <w:tcW w:w="2949" w:type="dxa"/>
            <w:gridSpan w:val="3"/>
            <w:tcBorders>
              <w:top w:val="nil"/>
              <w:left w:val="nil"/>
              <w:bottom w:val="nil"/>
              <w:right w:val="nil"/>
            </w:tcBorders>
            <w:noWrap/>
            <w:vAlign w:val="center"/>
            <w:hideMark/>
          </w:tcPr>
          <w:p w14:paraId="51BC2EEE" w14:textId="77777777" w:rsidR="00FD7DAB" w:rsidRPr="00FD7DAB" w:rsidRDefault="00FD7DAB" w:rsidP="00FD7DAB">
            <w:pPr>
              <w:jc w:val="center"/>
              <w:rPr>
                <w:ins w:id="42" w:author="Dylan CHEN" w:date="2026-03-27T23:42:00Z" w16du:dateUtc="2026-03-27T15:42:00Z"/>
                <w:color w:val="000000"/>
                <w:sz w:val="20"/>
                <w:szCs w:val="20"/>
              </w:rPr>
            </w:pPr>
            <w:ins w:id="43" w:author="Dylan CHEN" w:date="2026-03-27T23:42:00Z" w16du:dateUtc="2026-03-27T15:42:00Z">
              <w:r w:rsidRPr="00FD7DAB">
                <w:rPr>
                  <w:color w:val="000000"/>
                  <w:sz w:val="20"/>
                  <w:szCs w:val="20"/>
                </w:rPr>
                <w:t>DV: number of net likes received by an answer (netlikeNum</w:t>
              </w:r>
              <w:r w:rsidRPr="00FD7DAB">
                <w:rPr>
                  <w:color w:val="000000"/>
                  <w:sz w:val="20"/>
                  <w:szCs w:val="20"/>
                  <w:vertAlign w:val="subscript"/>
                </w:rPr>
                <w:t>ij</w:t>
              </w:r>
              <w:r w:rsidRPr="00FD7DAB">
                <w:rPr>
                  <w:color w:val="000000"/>
                  <w:sz w:val="20"/>
                  <w:szCs w:val="20"/>
                </w:rPr>
                <w:t>)</w:t>
              </w:r>
            </w:ins>
          </w:p>
        </w:tc>
      </w:tr>
      <w:tr w:rsidR="00FD7DAB" w:rsidRPr="00FD7DAB" w14:paraId="7A945B74" w14:textId="77777777" w:rsidTr="00417031">
        <w:trPr>
          <w:trHeight w:val="320"/>
          <w:jc w:val="center"/>
          <w:ins w:id="44" w:author="Dylan CHEN" w:date="2026-03-27T23:42:00Z"/>
        </w:trPr>
        <w:tc>
          <w:tcPr>
            <w:tcW w:w="2669" w:type="dxa"/>
            <w:vMerge w:val="restart"/>
            <w:tcBorders>
              <w:top w:val="nil"/>
              <w:left w:val="nil"/>
              <w:bottom w:val="single" w:sz="8" w:space="0" w:color="000000"/>
              <w:right w:val="nil"/>
            </w:tcBorders>
            <w:noWrap/>
            <w:vAlign w:val="center"/>
            <w:hideMark/>
          </w:tcPr>
          <w:p w14:paraId="1F1A0A36" w14:textId="77777777" w:rsidR="00FD7DAB" w:rsidRPr="00FD7DAB" w:rsidRDefault="00FD7DAB" w:rsidP="00FD7DAB">
            <w:pPr>
              <w:rPr>
                <w:ins w:id="45" w:author="Dylan CHEN" w:date="2026-03-27T23:42:00Z" w16du:dateUtc="2026-03-27T15:42:00Z"/>
                <w:i/>
                <w:iCs/>
                <w:color w:val="000000"/>
                <w:sz w:val="20"/>
                <w:szCs w:val="20"/>
              </w:rPr>
            </w:pPr>
            <w:ins w:id="46" w:author="Dylan CHEN" w:date="2026-03-27T23:42:00Z" w16du:dateUtc="2026-03-27T15:42:00Z">
              <w:r w:rsidRPr="00FD7DAB">
                <w:rPr>
                  <w:i/>
                  <w:iCs/>
                  <w:color w:val="000000"/>
                  <w:sz w:val="20"/>
                  <w:szCs w:val="20"/>
                </w:rPr>
                <w:t>post-AI deployment control group indicator</w:t>
              </w:r>
            </w:ins>
          </w:p>
        </w:tc>
        <w:tc>
          <w:tcPr>
            <w:tcW w:w="1248" w:type="dxa"/>
            <w:tcBorders>
              <w:top w:val="nil"/>
              <w:left w:val="nil"/>
              <w:bottom w:val="nil"/>
              <w:right w:val="nil"/>
            </w:tcBorders>
            <w:noWrap/>
            <w:vAlign w:val="center"/>
            <w:hideMark/>
          </w:tcPr>
          <w:p w14:paraId="4506825F" w14:textId="77777777" w:rsidR="00FD7DAB" w:rsidRPr="00FD7DAB" w:rsidRDefault="00FD7DAB" w:rsidP="00FD7DAB">
            <w:pPr>
              <w:jc w:val="center"/>
              <w:rPr>
                <w:ins w:id="47" w:author="Dylan CHEN" w:date="2026-03-27T23:42:00Z" w16du:dateUtc="2026-03-27T15:42:00Z"/>
                <w:color w:val="000000"/>
                <w:sz w:val="20"/>
                <w:szCs w:val="20"/>
              </w:rPr>
            </w:pPr>
            <w:ins w:id="48" w:author="Dylan CHEN" w:date="2026-03-27T23:42:00Z" w16du:dateUtc="2026-03-27T15:42:00Z">
              <w:r w:rsidRPr="00FD7DAB">
                <w:rPr>
                  <w:color w:val="000000"/>
                  <w:sz w:val="20"/>
                  <w:szCs w:val="20"/>
                </w:rPr>
                <w:t>-0.027</w:t>
              </w:r>
            </w:ins>
          </w:p>
        </w:tc>
        <w:tc>
          <w:tcPr>
            <w:tcW w:w="1247" w:type="dxa"/>
            <w:tcBorders>
              <w:top w:val="nil"/>
              <w:left w:val="nil"/>
              <w:bottom w:val="nil"/>
              <w:right w:val="nil"/>
            </w:tcBorders>
            <w:noWrap/>
            <w:vAlign w:val="center"/>
            <w:hideMark/>
          </w:tcPr>
          <w:p w14:paraId="25C45EAA" w14:textId="77777777" w:rsidR="00FD7DAB" w:rsidRPr="00FD7DAB" w:rsidRDefault="00FD7DAB" w:rsidP="00FD7DAB">
            <w:pPr>
              <w:jc w:val="center"/>
              <w:rPr>
                <w:ins w:id="49" w:author="Dylan CHEN" w:date="2026-03-27T23:42:00Z" w16du:dateUtc="2026-03-27T15:42:00Z"/>
                <w:color w:val="000000"/>
                <w:sz w:val="20"/>
                <w:szCs w:val="20"/>
              </w:rPr>
            </w:pPr>
            <w:ins w:id="50" w:author="Dylan CHEN" w:date="2026-03-27T23:42:00Z" w16du:dateUtc="2026-03-27T15:42:00Z">
              <w:r w:rsidRPr="00FD7DAB">
                <w:rPr>
                  <w:color w:val="000000"/>
                  <w:sz w:val="20"/>
                  <w:szCs w:val="20"/>
                </w:rPr>
                <w:t>-0.022</w:t>
              </w:r>
            </w:ins>
          </w:p>
        </w:tc>
        <w:tc>
          <w:tcPr>
            <w:tcW w:w="1247" w:type="dxa"/>
            <w:tcBorders>
              <w:top w:val="nil"/>
              <w:left w:val="nil"/>
              <w:bottom w:val="nil"/>
              <w:right w:val="nil"/>
            </w:tcBorders>
            <w:noWrap/>
            <w:vAlign w:val="center"/>
            <w:hideMark/>
          </w:tcPr>
          <w:p w14:paraId="797065AA" w14:textId="77777777" w:rsidR="00FD7DAB" w:rsidRPr="00FD7DAB" w:rsidRDefault="00FD7DAB" w:rsidP="00FD7DAB">
            <w:pPr>
              <w:jc w:val="center"/>
              <w:rPr>
                <w:ins w:id="51" w:author="Dylan CHEN" w:date="2026-03-27T23:42:00Z" w16du:dateUtc="2026-03-27T15:42:00Z"/>
                <w:color w:val="000000"/>
                <w:sz w:val="20"/>
                <w:szCs w:val="20"/>
              </w:rPr>
            </w:pPr>
            <w:ins w:id="52" w:author="Dylan CHEN" w:date="2026-03-27T23:42:00Z" w16du:dateUtc="2026-03-27T15:42:00Z">
              <w:r w:rsidRPr="00FD7DAB">
                <w:rPr>
                  <w:color w:val="000000"/>
                  <w:sz w:val="20"/>
                  <w:szCs w:val="20"/>
                </w:rPr>
                <w:t>-0.022</w:t>
              </w:r>
            </w:ins>
          </w:p>
        </w:tc>
        <w:tc>
          <w:tcPr>
            <w:tcW w:w="983" w:type="dxa"/>
            <w:tcBorders>
              <w:top w:val="nil"/>
              <w:left w:val="nil"/>
              <w:bottom w:val="nil"/>
              <w:right w:val="nil"/>
            </w:tcBorders>
            <w:noWrap/>
            <w:vAlign w:val="center"/>
            <w:hideMark/>
          </w:tcPr>
          <w:p w14:paraId="67F916A7" w14:textId="77777777" w:rsidR="00FD7DAB" w:rsidRPr="00FD7DAB" w:rsidRDefault="00FD7DAB" w:rsidP="00FD7DAB">
            <w:pPr>
              <w:jc w:val="center"/>
              <w:rPr>
                <w:ins w:id="53" w:author="Dylan CHEN" w:date="2026-03-27T23:42:00Z" w16du:dateUtc="2026-03-27T15:42:00Z"/>
                <w:color w:val="000000"/>
                <w:sz w:val="20"/>
                <w:szCs w:val="20"/>
              </w:rPr>
            </w:pPr>
            <w:ins w:id="54" w:author="Dylan CHEN" w:date="2026-03-27T23:42:00Z" w16du:dateUtc="2026-03-27T15:42:00Z">
              <w:r w:rsidRPr="00FD7DAB">
                <w:rPr>
                  <w:color w:val="000000"/>
                  <w:sz w:val="20"/>
                  <w:szCs w:val="20"/>
                </w:rPr>
                <w:t>-0.024</w:t>
              </w:r>
            </w:ins>
          </w:p>
        </w:tc>
        <w:tc>
          <w:tcPr>
            <w:tcW w:w="983" w:type="dxa"/>
            <w:tcBorders>
              <w:top w:val="nil"/>
              <w:left w:val="nil"/>
              <w:bottom w:val="nil"/>
              <w:right w:val="nil"/>
            </w:tcBorders>
            <w:noWrap/>
            <w:vAlign w:val="center"/>
            <w:hideMark/>
          </w:tcPr>
          <w:p w14:paraId="59E6F416" w14:textId="77777777" w:rsidR="00FD7DAB" w:rsidRPr="00FD7DAB" w:rsidRDefault="00FD7DAB" w:rsidP="00FD7DAB">
            <w:pPr>
              <w:jc w:val="center"/>
              <w:rPr>
                <w:ins w:id="55" w:author="Dylan CHEN" w:date="2026-03-27T23:42:00Z" w16du:dateUtc="2026-03-27T15:42:00Z"/>
                <w:color w:val="000000"/>
                <w:sz w:val="20"/>
                <w:szCs w:val="20"/>
              </w:rPr>
            </w:pPr>
            <w:ins w:id="56" w:author="Dylan CHEN" w:date="2026-03-27T23:42:00Z" w16du:dateUtc="2026-03-27T15:42:00Z">
              <w:r w:rsidRPr="00FD7DAB">
                <w:rPr>
                  <w:color w:val="000000"/>
                  <w:sz w:val="20"/>
                  <w:szCs w:val="20"/>
                </w:rPr>
                <w:t>-0.018</w:t>
              </w:r>
            </w:ins>
          </w:p>
        </w:tc>
        <w:tc>
          <w:tcPr>
            <w:tcW w:w="983" w:type="dxa"/>
            <w:tcBorders>
              <w:top w:val="nil"/>
              <w:left w:val="nil"/>
              <w:bottom w:val="nil"/>
              <w:right w:val="nil"/>
            </w:tcBorders>
            <w:noWrap/>
            <w:vAlign w:val="center"/>
            <w:hideMark/>
          </w:tcPr>
          <w:p w14:paraId="0C2ECDA8" w14:textId="77777777" w:rsidR="00FD7DAB" w:rsidRPr="00FD7DAB" w:rsidRDefault="00FD7DAB" w:rsidP="00FD7DAB">
            <w:pPr>
              <w:jc w:val="center"/>
              <w:rPr>
                <w:ins w:id="57" w:author="Dylan CHEN" w:date="2026-03-27T23:42:00Z" w16du:dateUtc="2026-03-27T15:42:00Z"/>
                <w:color w:val="000000"/>
                <w:sz w:val="20"/>
                <w:szCs w:val="20"/>
              </w:rPr>
            </w:pPr>
            <w:ins w:id="58" w:author="Dylan CHEN" w:date="2026-03-27T23:42:00Z" w16du:dateUtc="2026-03-27T15:42:00Z">
              <w:r w:rsidRPr="00FD7DAB">
                <w:rPr>
                  <w:color w:val="000000"/>
                  <w:sz w:val="20"/>
                  <w:szCs w:val="20"/>
                </w:rPr>
                <w:t>-0.016</w:t>
              </w:r>
            </w:ins>
          </w:p>
        </w:tc>
      </w:tr>
      <w:tr w:rsidR="00FD7DAB" w:rsidRPr="00FD7DAB" w14:paraId="0680F5CD" w14:textId="77777777" w:rsidTr="00417031">
        <w:trPr>
          <w:trHeight w:val="340"/>
          <w:jc w:val="center"/>
          <w:ins w:id="59" w:author="Dylan CHEN" w:date="2026-03-27T23:42:00Z"/>
        </w:trPr>
        <w:tc>
          <w:tcPr>
            <w:tcW w:w="2669" w:type="dxa"/>
            <w:vMerge/>
            <w:tcBorders>
              <w:top w:val="nil"/>
              <w:left w:val="nil"/>
              <w:bottom w:val="single" w:sz="8" w:space="0" w:color="000000"/>
              <w:right w:val="nil"/>
            </w:tcBorders>
            <w:vAlign w:val="center"/>
            <w:hideMark/>
          </w:tcPr>
          <w:p w14:paraId="28855E8A" w14:textId="77777777" w:rsidR="00FD7DAB" w:rsidRPr="00FD7DAB" w:rsidRDefault="00FD7DAB" w:rsidP="00FD7DAB">
            <w:pPr>
              <w:rPr>
                <w:ins w:id="60" w:author="Dylan CHEN" w:date="2026-03-27T23:42:00Z" w16du:dateUtc="2026-03-27T15:42:00Z"/>
                <w:i/>
                <w:iCs/>
                <w:color w:val="000000"/>
                <w:sz w:val="20"/>
                <w:szCs w:val="20"/>
              </w:rPr>
            </w:pPr>
          </w:p>
        </w:tc>
        <w:tc>
          <w:tcPr>
            <w:tcW w:w="1248" w:type="dxa"/>
            <w:tcBorders>
              <w:top w:val="nil"/>
              <w:left w:val="nil"/>
              <w:bottom w:val="single" w:sz="8" w:space="0" w:color="auto"/>
              <w:right w:val="nil"/>
            </w:tcBorders>
            <w:noWrap/>
            <w:vAlign w:val="center"/>
            <w:hideMark/>
          </w:tcPr>
          <w:p w14:paraId="1F888F1B" w14:textId="77777777" w:rsidR="00FD7DAB" w:rsidRPr="00FD7DAB" w:rsidRDefault="00FD7DAB" w:rsidP="00FD7DAB">
            <w:pPr>
              <w:jc w:val="center"/>
              <w:rPr>
                <w:ins w:id="61" w:author="Dylan CHEN" w:date="2026-03-27T23:42:00Z" w16du:dateUtc="2026-03-27T15:42:00Z"/>
                <w:color w:val="000000"/>
                <w:sz w:val="20"/>
                <w:szCs w:val="20"/>
              </w:rPr>
            </w:pPr>
            <w:ins w:id="62" w:author="Dylan CHEN" w:date="2026-03-27T23:42:00Z" w16du:dateUtc="2026-03-27T15:42:00Z">
              <w:r w:rsidRPr="00FD7DAB">
                <w:rPr>
                  <w:color w:val="000000"/>
                  <w:sz w:val="20"/>
                  <w:szCs w:val="20"/>
                </w:rPr>
                <w:t>(0.015)</w:t>
              </w:r>
            </w:ins>
          </w:p>
        </w:tc>
        <w:tc>
          <w:tcPr>
            <w:tcW w:w="1247" w:type="dxa"/>
            <w:tcBorders>
              <w:top w:val="nil"/>
              <w:left w:val="nil"/>
              <w:bottom w:val="single" w:sz="8" w:space="0" w:color="auto"/>
              <w:right w:val="nil"/>
            </w:tcBorders>
            <w:noWrap/>
            <w:vAlign w:val="center"/>
            <w:hideMark/>
          </w:tcPr>
          <w:p w14:paraId="54E6B069" w14:textId="77777777" w:rsidR="00FD7DAB" w:rsidRPr="00FD7DAB" w:rsidRDefault="00FD7DAB" w:rsidP="00FD7DAB">
            <w:pPr>
              <w:jc w:val="center"/>
              <w:rPr>
                <w:ins w:id="63" w:author="Dylan CHEN" w:date="2026-03-27T23:42:00Z" w16du:dateUtc="2026-03-27T15:42:00Z"/>
                <w:color w:val="000000"/>
                <w:sz w:val="20"/>
                <w:szCs w:val="20"/>
              </w:rPr>
            </w:pPr>
            <w:ins w:id="64" w:author="Dylan CHEN" w:date="2026-03-27T23:42:00Z" w16du:dateUtc="2026-03-27T15:42:00Z">
              <w:r w:rsidRPr="00FD7DAB">
                <w:rPr>
                  <w:color w:val="000000"/>
                  <w:sz w:val="20"/>
                  <w:szCs w:val="20"/>
                </w:rPr>
                <w:t>(0.015)</w:t>
              </w:r>
            </w:ins>
          </w:p>
        </w:tc>
        <w:tc>
          <w:tcPr>
            <w:tcW w:w="1247" w:type="dxa"/>
            <w:tcBorders>
              <w:top w:val="nil"/>
              <w:left w:val="nil"/>
              <w:bottom w:val="single" w:sz="8" w:space="0" w:color="auto"/>
              <w:right w:val="nil"/>
            </w:tcBorders>
            <w:noWrap/>
            <w:vAlign w:val="center"/>
            <w:hideMark/>
          </w:tcPr>
          <w:p w14:paraId="310A8F6D" w14:textId="77777777" w:rsidR="00FD7DAB" w:rsidRPr="00FD7DAB" w:rsidRDefault="00FD7DAB" w:rsidP="00FD7DAB">
            <w:pPr>
              <w:jc w:val="center"/>
              <w:rPr>
                <w:ins w:id="65" w:author="Dylan CHEN" w:date="2026-03-27T23:42:00Z" w16du:dateUtc="2026-03-27T15:42:00Z"/>
                <w:color w:val="000000"/>
                <w:sz w:val="20"/>
                <w:szCs w:val="20"/>
              </w:rPr>
            </w:pPr>
            <w:ins w:id="66" w:author="Dylan CHEN" w:date="2026-03-27T23:42:00Z" w16du:dateUtc="2026-03-27T15:42:00Z">
              <w:r w:rsidRPr="00FD7DAB">
                <w:rPr>
                  <w:color w:val="000000"/>
                  <w:sz w:val="20"/>
                  <w:szCs w:val="20"/>
                </w:rPr>
                <w:t>(0.015)</w:t>
              </w:r>
            </w:ins>
          </w:p>
        </w:tc>
        <w:tc>
          <w:tcPr>
            <w:tcW w:w="983" w:type="dxa"/>
            <w:tcBorders>
              <w:top w:val="nil"/>
              <w:left w:val="nil"/>
              <w:bottom w:val="single" w:sz="8" w:space="0" w:color="auto"/>
              <w:right w:val="nil"/>
            </w:tcBorders>
            <w:noWrap/>
            <w:vAlign w:val="center"/>
            <w:hideMark/>
          </w:tcPr>
          <w:p w14:paraId="7D2D15EC" w14:textId="77777777" w:rsidR="00FD7DAB" w:rsidRPr="00FD7DAB" w:rsidRDefault="00FD7DAB" w:rsidP="00FD7DAB">
            <w:pPr>
              <w:jc w:val="center"/>
              <w:rPr>
                <w:ins w:id="67" w:author="Dylan CHEN" w:date="2026-03-27T23:42:00Z" w16du:dateUtc="2026-03-27T15:42:00Z"/>
                <w:color w:val="000000"/>
                <w:sz w:val="20"/>
                <w:szCs w:val="20"/>
              </w:rPr>
            </w:pPr>
            <w:ins w:id="68" w:author="Dylan CHEN" w:date="2026-03-27T23:42:00Z" w16du:dateUtc="2026-03-27T15:42:00Z">
              <w:r w:rsidRPr="00FD7DAB">
                <w:rPr>
                  <w:color w:val="000000"/>
                  <w:sz w:val="20"/>
                  <w:szCs w:val="20"/>
                </w:rPr>
                <w:t>(0.027)</w:t>
              </w:r>
            </w:ins>
          </w:p>
        </w:tc>
        <w:tc>
          <w:tcPr>
            <w:tcW w:w="983" w:type="dxa"/>
            <w:tcBorders>
              <w:top w:val="nil"/>
              <w:left w:val="nil"/>
              <w:bottom w:val="single" w:sz="8" w:space="0" w:color="auto"/>
              <w:right w:val="nil"/>
            </w:tcBorders>
            <w:noWrap/>
            <w:vAlign w:val="center"/>
            <w:hideMark/>
          </w:tcPr>
          <w:p w14:paraId="45AEE9F5" w14:textId="77777777" w:rsidR="00FD7DAB" w:rsidRPr="00FD7DAB" w:rsidRDefault="00FD7DAB" w:rsidP="00FD7DAB">
            <w:pPr>
              <w:jc w:val="center"/>
              <w:rPr>
                <w:ins w:id="69" w:author="Dylan CHEN" w:date="2026-03-27T23:42:00Z" w16du:dateUtc="2026-03-27T15:42:00Z"/>
                <w:color w:val="000000"/>
                <w:sz w:val="20"/>
                <w:szCs w:val="20"/>
              </w:rPr>
            </w:pPr>
            <w:ins w:id="70" w:author="Dylan CHEN" w:date="2026-03-27T23:42:00Z" w16du:dateUtc="2026-03-27T15:42:00Z">
              <w:r w:rsidRPr="00FD7DAB">
                <w:rPr>
                  <w:color w:val="000000"/>
                  <w:sz w:val="20"/>
                  <w:szCs w:val="20"/>
                </w:rPr>
                <w:t>(0.026)</w:t>
              </w:r>
            </w:ins>
          </w:p>
        </w:tc>
        <w:tc>
          <w:tcPr>
            <w:tcW w:w="983" w:type="dxa"/>
            <w:tcBorders>
              <w:top w:val="nil"/>
              <w:left w:val="nil"/>
              <w:bottom w:val="single" w:sz="8" w:space="0" w:color="auto"/>
              <w:right w:val="nil"/>
            </w:tcBorders>
            <w:noWrap/>
            <w:vAlign w:val="center"/>
            <w:hideMark/>
          </w:tcPr>
          <w:p w14:paraId="62523325" w14:textId="77777777" w:rsidR="00FD7DAB" w:rsidRPr="00FD7DAB" w:rsidRDefault="00FD7DAB" w:rsidP="00FD7DAB">
            <w:pPr>
              <w:jc w:val="center"/>
              <w:rPr>
                <w:ins w:id="71" w:author="Dylan CHEN" w:date="2026-03-27T23:42:00Z" w16du:dateUtc="2026-03-27T15:42:00Z"/>
                <w:color w:val="000000"/>
                <w:sz w:val="20"/>
                <w:szCs w:val="20"/>
              </w:rPr>
            </w:pPr>
            <w:ins w:id="72" w:author="Dylan CHEN" w:date="2026-03-27T23:42:00Z" w16du:dateUtc="2026-03-27T15:42:00Z">
              <w:r w:rsidRPr="00FD7DAB">
                <w:rPr>
                  <w:color w:val="000000"/>
                  <w:sz w:val="20"/>
                  <w:szCs w:val="20"/>
                </w:rPr>
                <w:t>(0.026)</w:t>
              </w:r>
            </w:ins>
          </w:p>
        </w:tc>
      </w:tr>
      <w:tr w:rsidR="00FD7DAB" w:rsidRPr="00FD7DAB" w14:paraId="3F9A1E08" w14:textId="77777777" w:rsidTr="00417031">
        <w:trPr>
          <w:trHeight w:val="340"/>
          <w:jc w:val="center"/>
          <w:ins w:id="73" w:author="Dylan CHEN" w:date="2026-03-27T23:42:00Z"/>
        </w:trPr>
        <w:tc>
          <w:tcPr>
            <w:tcW w:w="2669" w:type="dxa"/>
            <w:tcBorders>
              <w:top w:val="nil"/>
              <w:left w:val="nil"/>
              <w:bottom w:val="nil"/>
              <w:right w:val="nil"/>
            </w:tcBorders>
            <w:noWrap/>
            <w:vAlign w:val="center"/>
            <w:hideMark/>
          </w:tcPr>
          <w:p w14:paraId="1C626768" w14:textId="77777777" w:rsidR="00FD7DAB" w:rsidRPr="00FD7DAB" w:rsidRDefault="00FD7DAB" w:rsidP="00FD7DAB">
            <w:pPr>
              <w:rPr>
                <w:ins w:id="74" w:author="Dylan CHEN" w:date="2026-03-27T23:42:00Z" w16du:dateUtc="2026-03-27T15:42:00Z"/>
                <w:color w:val="000000"/>
                <w:sz w:val="20"/>
                <w:szCs w:val="20"/>
              </w:rPr>
            </w:pPr>
            <w:ins w:id="75" w:author="Dylan CHEN" w:date="2026-03-27T23:42:00Z" w16du:dateUtc="2026-03-27T15:42:00Z">
              <w:r w:rsidRPr="00FD7DAB">
                <w:rPr>
                  <w:color w:val="000000"/>
                  <w:sz w:val="20"/>
                  <w:szCs w:val="20"/>
                </w:rPr>
                <w:t>question controls</w:t>
              </w:r>
            </w:ins>
          </w:p>
        </w:tc>
        <w:tc>
          <w:tcPr>
            <w:tcW w:w="1248" w:type="dxa"/>
            <w:tcBorders>
              <w:top w:val="nil"/>
              <w:left w:val="nil"/>
              <w:bottom w:val="nil"/>
              <w:right w:val="nil"/>
            </w:tcBorders>
            <w:noWrap/>
            <w:vAlign w:val="center"/>
            <w:hideMark/>
          </w:tcPr>
          <w:p w14:paraId="0625C186" w14:textId="77777777" w:rsidR="00FD7DAB" w:rsidRPr="00FD7DAB" w:rsidRDefault="00FD7DAB" w:rsidP="00FD7DAB">
            <w:pPr>
              <w:jc w:val="center"/>
              <w:rPr>
                <w:ins w:id="76" w:author="Dylan CHEN" w:date="2026-03-27T23:42:00Z" w16du:dateUtc="2026-03-27T15:42:00Z"/>
                <w:color w:val="000000"/>
                <w:sz w:val="20"/>
                <w:szCs w:val="20"/>
              </w:rPr>
            </w:pPr>
          </w:p>
        </w:tc>
        <w:tc>
          <w:tcPr>
            <w:tcW w:w="1247" w:type="dxa"/>
            <w:tcBorders>
              <w:top w:val="nil"/>
              <w:left w:val="nil"/>
              <w:bottom w:val="nil"/>
              <w:right w:val="nil"/>
            </w:tcBorders>
            <w:noWrap/>
            <w:vAlign w:val="center"/>
            <w:hideMark/>
          </w:tcPr>
          <w:p w14:paraId="717DE2C1" w14:textId="77777777" w:rsidR="00FD7DAB" w:rsidRPr="00FD7DAB" w:rsidRDefault="00FD7DAB" w:rsidP="00FD7DAB">
            <w:pPr>
              <w:jc w:val="center"/>
              <w:rPr>
                <w:ins w:id="77" w:author="Dylan CHEN" w:date="2026-03-27T23:42:00Z" w16du:dateUtc="2026-03-27T15:42:00Z"/>
                <w:color w:val="000000"/>
                <w:sz w:val="20"/>
                <w:szCs w:val="20"/>
              </w:rPr>
            </w:pPr>
            <w:ins w:id="78" w:author="Dylan CHEN" w:date="2026-03-27T23:42:00Z" w16du:dateUtc="2026-03-27T15:42:00Z">
              <w:r w:rsidRPr="00FD7DAB">
                <w:rPr>
                  <w:color w:val="000000"/>
                  <w:sz w:val="20"/>
                  <w:szCs w:val="20"/>
                </w:rPr>
                <w:t>√</w:t>
              </w:r>
            </w:ins>
          </w:p>
        </w:tc>
        <w:tc>
          <w:tcPr>
            <w:tcW w:w="1247" w:type="dxa"/>
            <w:tcBorders>
              <w:top w:val="nil"/>
              <w:left w:val="nil"/>
              <w:bottom w:val="nil"/>
              <w:right w:val="nil"/>
            </w:tcBorders>
            <w:noWrap/>
            <w:vAlign w:val="center"/>
            <w:hideMark/>
          </w:tcPr>
          <w:p w14:paraId="05710558" w14:textId="77777777" w:rsidR="00FD7DAB" w:rsidRPr="00FD7DAB" w:rsidRDefault="00FD7DAB" w:rsidP="00FD7DAB">
            <w:pPr>
              <w:jc w:val="center"/>
              <w:rPr>
                <w:ins w:id="79" w:author="Dylan CHEN" w:date="2026-03-27T23:42:00Z" w16du:dateUtc="2026-03-27T15:42:00Z"/>
                <w:color w:val="000000"/>
                <w:sz w:val="20"/>
                <w:szCs w:val="20"/>
              </w:rPr>
            </w:pPr>
            <w:ins w:id="80"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5BE6C4C7" w14:textId="77777777" w:rsidR="00FD7DAB" w:rsidRPr="00FD7DAB" w:rsidRDefault="00FD7DAB" w:rsidP="00FD7DAB">
            <w:pPr>
              <w:jc w:val="center"/>
              <w:rPr>
                <w:ins w:id="81" w:author="Dylan CHEN" w:date="2026-03-27T23:42:00Z" w16du:dateUtc="2026-03-27T15:42:00Z"/>
                <w:color w:val="000000"/>
                <w:sz w:val="20"/>
                <w:szCs w:val="20"/>
              </w:rPr>
            </w:pPr>
          </w:p>
        </w:tc>
        <w:tc>
          <w:tcPr>
            <w:tcW w:w="983" w:type="dxa"/>
            <w:tcBorders>
              <w:top w:val="nil"/>
              <w:left w:val="nil"/>
              <w:bottom w:val="nil"/>
              <w:right w:val="nil"/>
            </w:tcBorders>
            <w:noWrap/>
            <w:vAlign w:val="center"/>
            <w:hideMark/>
          </w:tcPr>
          <w:p w14:paraId="3F17EEE5" w14:textId="77777777" w:rsidR="00FD7DAB" w:rsidRPr="00FD7DAB" w:rsidRDefault="00FD7DAB" w:rsidP="00FD7DAB">
            <w:pPr>
              <w:jc w:val="center"/>
              <w:rPr>
                <w:ins w:id="82" w:author="Dylan CHEN" w:date="2026-03-27T23:42:00Z" w16du:dateUtc="2026-03-27T15:42:00Z"/>
                <w:color w:val="000000"/>
                <w:sz w:val="20"/>
                <w:szCs w:val="20"/>
              </w:rPr>
            </w:pPr>
            <w:ins w:id="83"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1434908D" w14:textId="77777777" w:rsidR="00FD7DAB" w:rsidRPr="00FD7DAB" w:rsidRDefault="00FD7DAB" w:rsidP="00FD7DAB">
            <w:pPr>
              <w:jc w:val="center"/>
              <w:rPr>
                <w:ins w:id="84" w:author="Dylan CHEN" w:date="2026-03-27T23:42:00Z" w16du:dateUtc="2026-03-27T15:42:00Z"/>
                <w:color w:val="000000"/>
                <w:sz w:val="20"/>
                <w:szCs w:val="20"/>
              </w:rPr>
            </w:pPr>
            <w:ins w:id="85" w:author="Dylan CHEN" w:date="2026-03-27T23:42:00Z" w16du:dateUtc="2026-03-27T15:42:00Z">
              <w:r w:rsidRPr="00FD7DAB">
                <w:rPr>
                  <w:color w:val="000000"/>
                  <w:sz w:val="20"/>
                  <w:szCs w:val="20"/>
                </w:rPr>
                <w:t>√</w:t>
              </w:r>
            </w:ins>
          </w:p>
        </w:tc>
      </w:tr>
      <w:tr w:rsidR="00FD7DAB" w:rsidRPr="00FD7DAB" w14:paraId="622866E1" w14:textId="77777777" w:rsidTr="00417031">
        <w:trPr>
          <w:trHeight w:val="340"/>
          <w:jc w:val="center"/>
          <w:ins w:id="86" w:author="Dylan CHEN" w:date="2026-03-27T23:42:00Z"/>
        </w:trPr>
        <w:tc>
          <w:tcPr>
            <w:tcW w:w="2669" w:type="dxa"/>
            <w:tcBorders>
              <w:top w:val="nil"/>
              <w:left w:val="nil"/>
              <w:bottom w:val="nil"/>
              <w:right w:val="nil"/>
            </w:tcBorders>
            <w:noWrap/>
            <w:vAlign w:val="center"/>
            <w:hideMark/>
          </w:tcPr>
          <w:p w14:paraId="167EE436" w14:textId="77777777" w:rsidR="00FD7DAB" w:rsidRPr="00FD7DAB" w:rsidRDefault="00FD7DAB" w:rsidP="00FD7DAB">
            <w:pPr>
              <w:rPr>
                <w:ins w:id="87" w:author="Dylan CHEN" w:date="2026-03-27T23:42:00Z" w16du:dateUtc="2026-03-27T15:42:00Z"/>
                <w:color w:val="000000"/>
                <w:sz w:val="20"/>
                <w:szCs w:val="20"/>
              </w:rPr>
            </w:pPr>
            <w:ins w:id="88" w:author="Dylan CHEN" w:date="2026-03-27T23:42:00Z" w16du:dateUtc="2026-03-27T15:42:00Z">
              <w:r w:rsidRPr="00FD7DAB">
                <w:rPr>
                  <w:color w:val="000000"/>
                  <w:sz w:val="20"/>
                  <w:szCs w:val="20"/>
                </w:rPr>
                <w:t>questioner controls</w:t>
              </w:r>
            </w:ins>
          </w:p>
        </w:tc>
        <w:tc>
          <w:tcPr>
            <w:tcW w:w="1248" w:type="dxa"/>
            <w:tcBorders>
              <w:top w:val="nil"/>
              <w:left w:val="nil"/>
              <w:bottom w:val="nil"/>
              <w:right w:val="nil"/>
            </w:tcBorders>
            <w:noWrap/>
            <w:vAlign w:val="center"/>
            <w:hideMark/>
          </w:tcPr>
          <w:p w14:paraId="1D05B426" w14:textId="77777777" w:rsidR="00FD7DAB" w:rsidRPr="00FD7DAB" w:rsidRDefault="00FD7DAB" w:rsidP="00FD7DAB">
            <w:pPr>
              <w:jc w:val="center"/>
              <w:rPr>
                <w:ins w:id="89" w:author="Dylan CHEN" w:date="2026-03-27T23:42:00Z" w16du:dateUtc="2026-03-27T15:42:00Z"/>
                <w:color w:val="000000"/>
                <w:sz w:val="20"/>
                <w:szCs w:val="20"/>
              </w:rPr>
            </w:pPr>
          </w:p>
        </w:tc>
        <w:tc>
          <w:tcPr>
            <w:tcW w:w="1247" w:type="dxa"/>
            <w:tcBorders>
              <w:top w:val="nil"/>
              <w:left w:val="nil"/>
              <w:bottom w:val="nil"/>
              <w:right w:val="nil"/>
            </w:tcBorders>
            <w:noWrap/>
            <w:vAlign w:val="center"/>
            <w:hideMark/>
          </w:tcPr>
          <w:p w14:paraId="7EDCE90C" w14:textId="77777777" w:rsidR="00FD7DAB" w:rsidRPr="00FD7DAB" w:rsidRDefault="00FD7DAB" w:rsidP="00FD7DAB">
            <w:pPr>
              <w:jc w:val="center"/>
              <w:rPr>
                <w:ins w:id="90" w:author="Dylan CHEN" w:date="2026-03-27T23:42:00Z" w16du:dateUtc="2026-03-27T15:42:00Z"/>
                <w:color w:val="000000"/>
                <w:sz w:val="20"/>
                <w:szCs w:val="20"/>
              </w:rPr>
            </w:pPr>
          </w:p>
        </w:tc>
        <w:tc>
          <w:tcPr>
            <w:tcW w:w="1247" w:type="dxa"/>
            <w:tcBorders>
              <w:top w:val="nil"/>
              <w:left w:val="nil"/>
              <w:bottom w:val="nil"/>
              <w:right w:val="nil"/>
            </w:tcBorders>
            <w:noWrap/>
            <w:vAlign w:val="center"/>
            <w:hideMark/>
          </w:tcPr>
          <w:p w14:paraId="7BE569FE" w14:textId="77777777" w:rsidR="00FD7DAB" w:rsidRPr="00FD7DAB" w:rsidRDefault="00FD7DAB" w:rsidP="00FD7DAB">
            <w:pPr>
              <w:jc w:val="center"/>
              <w:rPr>
                <w:ins w:id="91" w:author="Dylan CHEN" w:date="2026-03-27T23:42:00Z" w16du:dateUtc="2026-03-27T15:42:00Z"/>
                <w:color w:val="000000"/>
                <w:sz w:val="20"/>
                <w:szCs w:val="20"/>
              </w:rPr>
            </w:pPr>
            <w:ins w:id="92"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2B20200C" w14:textId="77777777" w:rsidR="00FD7DAB" w:rsidRPr="00FD7DAB" w:rsidRDefault="00FD7DAB" w:rsidP="00FD7DAB">
            <w:pPr>
              <w:jc w:val="center"/>
              <w:rPr>
                <w:ins w:id="93" w:author="Dylan CHEN" w:date="2026-03-27T23:42:00Z" w16du:dateUtc="2026-03-27T15:42:00Z"/>
                <w:color w:val="000000"/>
                <w:sz w:val="20"/>
                <w:szCs w:val="20"/>
              </w:rPr>
            </w:pPr>
          </w:p>
        </w:tc>
        <w:tc>
          <w:tcPr>
            <w:tcW w:w="983" w:type="dxa"/>
            <w:tcBorders>
              <w:top w:val="nil"/>
              <w:left w:val="nil"/>
              <w:bottom w:val="nil"/>
              <w:right w:val="nil"/>
            </w:tcBorders>
            <w:noWrap/>
            <w:vAlign w:val="center"/>
            <w:hideMark/>
          </w:tcPr>
          <w:p w14:paraId="0A7A400F" w14:textId="77777777" w:rsidR="00FD7DAB" w:rsidRPr="00FD7DAB" w:rsidRDefault="00FD7DAB" w:rsidP="00FD7DAB">
            <w:pPr>
              <w:jc w:val="center"/>
              <w:rPr>
                <w:ins w:id="94" w:author="Dylan CHEN" w:date="2026-03-27T23:42:00Z" w16du:dateUtc="2026-03-27T15:42:00Z"/>
                <w:sz w:val="20"/>
                <w:szCs w:val="20"/>
              </w:rPr>
            </w:pPr>
          </w:p>
        </w:tc>
        <w:tc>
          <w:tcPr>
            <w:tcW w:w="983" w:type="dxa"/>
            <w:tcBorders>
              <w:top w:val="nil"/>
              <w:left w:val="nil"/>
              <w:bottom w:val="nil"/>
              <w:right w:val="nil"/>
            </w:tcBorders>
            <w:noWrap/>
            <w:vAlign w:val="center"/>
            <w:hideMark/>
          </w:tcPr>
          <w:p w14:paraId="0EF82ECF" w14:textId="77777777" w:rsidR="00FD7DAB" w:rsidRPr="00FD7DAB" w:rsidRDefault="00FD7DAB" w:rsidP="00FD7DAB">
            <w:pPr>
              <w:jc w:val="center"/>
              <w:rPr>
                <w:ins w:id="95" w:author="Dylan CHEN" w:date="2026-03-27T23:42:00Z" w16du:dateUtc="2026-03-27T15:42:00Z"/>
                <w:color w:val="000000"/>
                <w:sz w:val="20"/>
                <w:szCs w:val="20"/>
              </w:rPr>
            </w:pPr>
            <w:ins w:id="96" w:author="Dylan CHEN" w:date="2026-03-27T23:42:00Z" w16du:dateUtc="2026-03-27T15:42:00Z">
              <w:r w:rsidRPr="00FD7DAB">
                <w:rPr>
                  <w:color w:val="000000"/>
                  <w:sz w:val="20"/>
                  <w:szCs w:val="20"/>
                </w:rPr>
                <w:t>√</w:t>
              </w:r>
            </w:ins>
          </w:p>
        </w:tc>
      </w:tr>
      <w:tr w:rsidR="00FD7DAB" w:rsidRPr="00FD7DAB" w14:paraId="4E41FC40" w14:textId="77777777" w:rsidTr="00417031">
        <w:trPr>
          <w:trHeight w:val="340"/>
          <w:jc w:val="center"/>
          <w:ins w:id="97" w:author="Dylan CHEN" w:date="2026-03-27T23:42:00Z"/>
        </w:trPr>
        <w:tc>
          <w:tcPr>
            <w:tcW w:w="2669" w:type="dxa"/>
            <w:tcBorders>
              <w:top w:val="nil"/>
              <w:left w:val="nil"/>
              <w:bottom w:val="nil"/>
              <w:right w:val="nil"/>
            </w:tcBorders>
            <w:noWrap/>
            <w:vAlign w:val="center"/>
            <w:hideMark/>
          </w:tcPr>
          <w:p w14:paraId="42FFC1F8" w14:textId="77777777" w:rsidR="00FD7DAB" w:rsidRPr="00FD7DAB" w:rsidRDefault="00FD7DAB" w:rsidP="00FD7DAB">
            <w:pPr>
              <w:rPr>
                <w:ins w:id="98" w:author="Dylan CHEN" w:date="2026-03-27T23:42:00Z" w16du:dateUtc="2026-03-27T15:42:00Z"/>
                <w:color w:val="000000"/>
                <w:sz w:val="20"/>
                <w:szCs w:val="20"/>
              </w:rPr>
            </w:pPr>
            <w:ins w:id="99" w:author="Dylan CHEN" w:date="2026-03-27T23:42:00Z" w16du:dateUtc="2026-03-27T15:42:00Z">
              <w:r w:rsidRPr="00FD7DAB">
                <w:rPr>
                  <w:color w:val="000000"/>
                  <w:sz w:val="20"/>
                  <w:szCs w:val="20"/>
                </w:rPr>
                <w:t>controlling for a cubic polynomial of question/answer age</w:t>
              </w:r>
            </w:ins>
          </w:p>
        </w:tc>
        <w:tc>
          <w:tcPr>
            <w:tcW w:w="1248" w:type="dxa"/>
            <w:tcBorders>
              <w:top w:val="nil"/>
              <w:left w:val="nil"/>
              <w:bottom w:val="nil"/>
              <w:right w:val="nil"/>
            </w:tcBorders>
            <w:noWrap/>
            <w:vAlign w:val="center"/>
            <w:hideMark/>
          </w:tcPr>
          <w:p w14:paraId="68C12713" w14:textId="77777777" w:rsidR="00FD7DAB" w:rsidRPr="00FD7DAB" w:rsidRDefault="00FD7DAB" w:rsidP="00FD7DAB">
            <w:pPr>
              <w:jc w:val="center"/>
              <w:rPr>
                <w:ins w:id="100" w:author="Dylan CHEN" w:date="2026-03-27T23:42:00Z" w16du:dateUtc="2026-03-27T15:42:00Z"/>
                <w:color w:val="000000"/>
                <w:sz w:val="20"/>
                <w:szCs w:val="20"/>
              </w:rPr>
            </w:pPr>
            <w:ins w:id="101" w:author="Dylan CHEN" w:date="2026-03-27T23:42:00Z" w16du:dateUtc="2026-03-27T15:42:00Z">
              <w:r w:rsidRPr="00FD7DAB">
                <w:rPr>
                  <w:color w:val="000000"/>
                  <w:sz w:val="20"/>
                  <w:szCs w:val="20"/>
                </w:rPr>
                <w:t>√</w:t>
              </w:r>
            </w:ins>
          </w:p>
        </w:tc>
        <w:tc>
          <w:tcPr>
            <w:tcW w:w="1247" w:type="dxa"/>
            <w:tcBorders>
              <w:top w:val="nil"/>
              <w:left w:val="nil"/>
              <w:bottom w:val="nil"/>
              <w:right w:val="nil"/>
            </w:tcBorders>
            <w:noWrap/>
            <w:vAlign w:val="center"/>
            <w:hideMark/>
          </w:tcPr>
          <w:p w14:paraId="5504F7E4" w14:textId="77777777" w:rsidR="00FD7DAB" w:rsidRPr="00FD7DAB" w:rsidRDefault="00FD7DAB" w:rsidP="00FD7DAB">
            <w:pPr>
              <w:jc w:val="center"/>
              <w:rPr>
                <w:ins w:id="102" w:author="Dylan CHEN" w:date="2026-03-27T23:42:00Z" w16du:dateUtc="2026-03-27T15:42:00Z"/>
                <w:color w:val="000000"/>
                <w:sz w:val="20"/>
                <w:szCs w:val="20"/>
              </w:rPr>
            </w:pPr>
            <w:ins w:id="103" w:author="Dylan CHEN" w:date="2026-03-27T23:42:00Z" w16du:dateUtc="2026-03-27T15:42:00Z">
              <w:r w:rsidRPr="00FD7DAB">
                <w:rPr>
                  <w:color w:val="000000"/>
                  <w:sz w:val="20"/>
                  <w:szCs w:val="20"/>
                </w:rPr>
                <w:t>√</w:t>
              </w:r>
            </w:ins>
          </w:p>
        </w:tc>
        <w:tc>
          <w:tcPr>
            <w:tcW w:w="1247" w:type="dxa"/>
            <w:tcBorders>
              <w:top w:val="nil"/>
              <w:left w:val="nil"/>
              <w:bottom w:val="nil"/>
              <w:right w:val="nil"/>
            </w:tcBorders>
            <w:noWrap/>
            <w:vAlign w:val="center"/>
            <w:hideMark/>
          </w:tcPr>
          <w:p w14:paraId="3AA6C690" w14:textId="77777777" w:rsidR="00FD7DAB" w:rsidRPr="00FD7DAB" w:rsidRDefault="00FD7DAB" w:rsidP="00FD7DAB">
            <w:pPr>
              <w:jc w:val="center"/>
              <w:rPr>
                <w:ins w:id="104" w:author="Dylan CHEN" w:date="2026-03-27T23:42:00Z" w16du:dateUtc="2026-03-27T15:42:00Z"/>
                <w:color w:val="000000"/>
                <w:sz w:val="20"/>
                <w:szCs w:val="20"/>
              </w:rPr>
            </w:pPr>
            <w:ins w:id="105"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2B1C48E6" w14:textId="77777777" w:rsidR="00FD7DAB" w:rsidRPr="00FD7DAB" w:rsidRDefault="00FD7DAB" w:rsidP="00FD7DAB">
            <w:pPr>
              <w:jc w:val="center"/>
              <w:rPr>
                <w:ins w:id="106" w:author="Dylan CHEN" w:date="2026-03-27T23:42:00Z" w16du:dateUtc="2026-03-27T15:42:00Z"/>
                <w:color w:val="000000"/>
                <w:sz w:val="20"/>
                <w:szCs w:val="20"/>
              </w:rPr>
            </w:pPr>
            <w:ins w:id="107"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77255713" w14:textId="77777777" w:rsidR="00FD7DAB" w:rsidRPr="00FD7DAB" w:rsidRDefault="00FD7DAB" w:rsidP="00FD7DAB">
            <w:pPr>
              <w:jc w:val="center"/>
              <w:rPr>
                <w:ins w:id="108" w:author="Dylan CHEN" w:date="2026-03-27T23:42:00Z" w16du:dateUtc="2026-03-27T15:42:00Z"/>
                <w:color w:val="000000"/>
                <w:sz w:val="20"/>
                <w:szCs w:val="20"/>
              </w:rPr>
            </w:pPr>
            <w:ins w:id="109"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6E8A6498" w14:textId="77777777" w:rsidR="00FD7DAB" w:rsidRPr="00FD7DAB" w:rsidRDefault="00FD7DAB" w:rsidP="00FD7DAB">
            <w:pPr>
              <w:jc w:val="center"/>
              <w:rPr>
                <w:ins w:id="110" w:author="Dylan CHEN" w:date="2026-03-27T23:42:00Z" w16du:dateUtc="2026-03-27T15:42:00Z"/>
                <w:color w:val="000000"/>
                <w:sz w:val="20"/>
                <w:szCs w:val="20"/>
              </w:rPr>
            </w:pPr>
            <w:ins w:id="111" w:author="Dylan CHEN" w:date="2026-03-27T23:42:00Z" w16du:dateUtc="2026-03-27T15:42:00Z">
              <w:r w:rsidRPr="00FD7DAB">
                <w:rPr>
                  <w:color w:val="000000"/>
                  <w:sz w:val="20"/>
                  <w:szCs w:val="20"/>
                </w:rPr>
                <w:t>√</w:t>
              </w:r>
            </w:ins>
          </w:p>
        </w:tc>
      </w:tr>
      <w:tr w:rsidR="00FD7DAB" w:rsidRPr="00FD7DAB" w14:paraId="44083BBE" w14:textId="77777777" w:rsidTr="00417031">
        <w:trPr>
          <w:trHeight w:val="340"/>
          <w:jc w:val="center"/>
          <w:ins w:id="112" w:author="Dylan CHEN" w:date="2026-03-27T23:42:00Z"/>
        </w:trPr>
        <w:tc>
          <w:tcPr>
            <w:tcW w:w="2669" w:type="dxa"/>
            <w:tcBorders>
              <w:top w:val="nil"/>
              <w:left w:val="nil"/>
              <w:bottom w:val="single" w:sz="8" w:space="0" w:color="auto"/>
              <w:right w:val="nil"/>
            </w:tcBorders>
            <w:noWrap/>
            <w:vAlign w:val="center"/>
            <w:hideMark/>
          </w:tcPr>
          <w:p w14:paraId="547705C8" w14:textId="77777777" w:rsidR="00FD7DAB" w:rsidRPr="00FD7DAB" w:rsidRDefault="00FD7DAB" w:rsidP="00FD7DAB">
            <w:pPr>
              <w:rPr>
                <w:ins w:id="113" w:author="Dylan CHEN" w:date="2026-03-27T23:42:00Z" w16du:dateUtc="2026-03-27T15:42:00Z"/>
                <w:color w:val="000000"/>
                <w:sz w:val="20"/>
                <w:szCs w:val="20"/>
              </w:rPr>
            </w:pPr>
            <w:ins w:id="114" w:author="Dylan CHEN" w:date="2026-03-27T23:42:00Z" w16du:dateUtc="2026-03-27T15:42:00Z">
              <w:r w:rsidRPr="00FD7DAB">
                <w:rPr>
                  <w:color w:val="000000"/>
                  <w:sz w:val="20"/>
                  <w:szCs w:val="20"/>
                </w:rPr>
                <w:lastRenderedPageBreak/>
                <w:t>N</w:t>
              </w:r>
            </w:ins>
          </w:p>
        </w:tc>
        <w:tc>
          <w:tcPr>
            <w:tcW w:w="1248" w:type="dxa"/>
            <w:tcBorders>
              <w:top w:val="nil"/>
              <w:left w:val="nil"/>
              <w:bottom w:val="single" w:sz="8" w:space="0" w:color="auto"/>
              <w:right w:val="nil"/>
            </w:tcBorders>
            <w:noWrap/>
            <w:vAlign w:val="center"/>
            <w:hideMark/>
          </w:tcPr>
          <w:p w14:paraId="75259E06" w14:textId="77777777" w:rsidR="00FD7DAB" w:rsidRPr="00FD7DAB" w:rsidRDefault="00FD7DAB" w:rsidP="00FD7DAB">
            <w:pPr>
              <w:jc w:val="center"/>
              <w:rPr>
                <w:ins w:id="115" w:author="Dylan CHEN" w:date="2026-03-27T23:42:00Z" w16du:dateUtc="2026-03-27T15:42:00Z"/>
                <w:color w:val="000000"/>
                <w:sz w:val="20"/>
                <w:szCs w:val="20"/>
              </w:rPr>
            </w:pPr>
            <w:ins w:id="116" w:author="Dylan CHEN" w:date="2026-03-27T23:42:00Z" w16du:dateUtc="2026-03-27T15:42:00Z">
              <w:r w:rsidRPr="00FD7DAB">
                <w:rPr>
                  <w:color w:val="000000"/>
                  <w:sz w:val="20"/>
                  <w:szCs w:val="20"/>
                </w:rPr>
                <w:t>5,984</w:t>
              </w:r>
            </w:ins>
          </w:p>
        </w:tc>
        <w:tc>
          <w:tcPr>
            <w:tcW w:w="1247" w:type="dxa"/>
            <w:tcBorders>
              <w:top w:val="nil"/>
              <w:left w:val="nil"/>
              <w:bottom w:val="single" w:sz="8" w:space="0" w:color="auto"/>
              <w:right w:val="nil"/>
            </w:tcBorders>
            <w:noWrap/>
            <w:vAlign w:val="center"/>
            <w:hideMark/>
          </w:tcPr>
          <w:p w14:paraId="3F2C3A40" w14:textId="77777777" w:rsidR="00FD7DAB" w:rsidRPr="00FD7DAB" w:rsidRDefault="00FD7DAB" w:rsidP="00FD7DAB">
            <w:pPr>
              <w:jc w:val="center"/>
              <w:rPr>
                <w:ins w:id="117" w:author="Dylan CHEN" w:date="2026-03-27T23:42:00Z" w16du:dateUtc="2026-03-27T15:42:00Z"/>
                <w:color w:val="000000"/>
                <w:sz w:val="20"/>
                <w:szCs w:val="20"/>
              </w:rPr>
            </w:pPr>
            <w:ins w:id="118" w:author="Dylan CHEN" w:date="2026-03-27T23:42:00Z" w16du:dateUtc="2026-03-27T15:42:00Z">
              <w:r w:rsidRPr="00FD7DAB">
                <w:rPr>
                  <w:color w:val="000000"/>
                  <w:sz w:val="20"/>
                  <w:szCs w:val="20"/>
                </w:rPr>
                <w:t>5,984</w:t>
              </w:r>
            </w:ins>
          </w:p>
        </w:tc>
        <w:tc>
          <w:tcPr>
            <w:tcW w:w="1247" w:type="dxa"/>
            <w:tcBorders>
              <w:top w:val="nil"/>
              <w:left w:val="nil"/>
              <w:bottom w:val="single" w:sz="8" w:space="0" w:color="auto"/>
              <w:right w:val="nil"/>
            </w:tcBorders>
            <w:noWrap/>
            <w:vAlign w:val="center"/>
            <w:hideMark/>
          </w:tcPr>
          <w:p w14:paraId="1EC37CA6" w14:textId="77777777" w:rsidR="00FD7DAB" w:rsidRPr="00FD7DAB" w:rsidRDefault="00FD7DAB" w:rsidP="00FD7DAB">
            <w:pPr>
              <w:jc w:val="center"/>
              <w:rPr>
                <w:ins w:id="119" w:author="Dylan CHEN" w:date="2026-03-27T23:42:00Z" w16du:dateUtc="2026-03-27T15:42:00Z"/>
                <w:color w:val="000000"/>
                <w:sz w:val="20"/>
                <w:szCs w:val="20"/>
              </w:rPr>
            </w:pPr>
            <w:ins w:id="120" w:author="Dylan CHEN" w:date="2026-03-27T23:42:00Z" w16du:dateUtc="2026-03-27T15:42:00Z">
              <w:r w:rsidRPr="00FD7DAB">
                <w:rPr>
                  <w:color w:val="000000"/>
                  <w:sz w:val="20"/>
                  <w:szCs w:val="20"/>
                </w:rPr>
                <w:t>5,984</w:t>
              </w:r>
            </w:ins>
          </w:p>
        </w:tc>
        <w:tc>
          <w:tcPr>
            <w:tcW w:w="983" w:type="dxa"/>
            <w:tcBorders>
              <w:top w:val="nil"/>
              <w:left w:val="nil"/>
              <w:bottom w:val="single" w:sz="8" w:space="0" w:color="auto"/>
              <w:right w:val="nil"/>
            </w:tcBorders>
            <w:noWrap/>
            <w:vAlign w:val="center"/>
            <w:hideMark/>
          </w:tcPr>
          <w:p w14:paraId="4C91A626" w14:textId="77777777" w:rsidR="00FD7DAB" w:rsidRPr="00FD7DAB" w:rsidRDefault="00FD7DAB" w:rsidP="00FD7DAB">
            <w:pPr>
              <w:jc w:val="center"/>
              <w:rPr>
                <w:ins w:id="121" w:author="Dylan CHEN" w:date="2026-03-27T23:42:00Z" w16du:dateUtc="2026-03-27T15:42:00Z"/>
                <w:color w:val="000000"/>
                <w:sz w:val="20"/>
                <w:szCs w:val="20"/>
              </w:rPr>
            </w:pPr>
            <w:ins w:id="122" w:author="Dylan CHEN" w:date="2026-03-27T23:42:00Z" w16du:dateUtc="2026-03-27T15:42:00Z">
              <w:r w:rsidRPr="00FD7DAB">
                <w:rPr>
                  <w:color w:val="000000"/>
                  <w:sz w:val="20"/>
                  <w:szCs w:val="20"/>
                </w:rPr>
                <w:t>8,961</w:t>
              </w:r>
            </w:ins>
          </w:p>
        </w:tc>
        <w:tc>
          <w:tcPr>
            <w:tcW w:w="983" w:type="dxa"/>
            <w:tcBorders>
              <w:top w:val="nil"/>
              <w:left w:val="nil"/>
              <w:bottom w:val="single" w:sz="8" w:space="0" w:color="auto"/>
              <w:right w:val="nil"/>
            </w:tcBorders>
            <w:noWrap/>
            <w:vAlign w:val="center"/>
            <w:hideMark/>
          </w:tcPr>
          <w:p w14:paraId="0A9FE257" w14:textId="77777777" w:rsidR="00FD7DAB" w:rsidRPr="00FD7DAB" w:rsidRDefault="00FD7DAB" w:rsidP="00FD7DAB">
            <w:pPr>
              <w:jc w:val="center"/>
              <w:rPr>
                <w:ins w:id="123" w:author="Dylan CHEN" w:date="2026-03-27T23:42:00Z" w16du:dateUtc="2026-03-27T15:42:00Z"/>
                <w:color w:val="000000"/>
                <w:sz w:val="20"/>
                <w:szCs w:val="20"/>
              </w:rPr>
            </w:pPr>
            <w:ins w:id="124" w:author="Dylan CHEN" w:date="2026-03-27T23:42:00Z" w16du:dateUtc="2026-03-27T15:42:00Z">
              <w:r w:rsidRPr="00FD7DAB">
                <w:rPr>
                  <w:color w:val="000000"/>
                  <w:sz w:val="20"/>
                  <w:szCs w:val="20"/>
                </w:rPr>
                <w:t>8,961</w:t>
              </w:r>
            </w:ins>
          </w:p>
        </w:tc>
        <w:tc>
          <w:tcPr>
            <w:tcW w:w="983" w:type="dxa"/>
            <w:tcBorders>
              <w:top w:val="nil"/>
              <w:left w:val="nil"/>
              <w:bottom w:val="single" w:sz="8" w:space="0" w:color="auto"/>
              <w:right w:val="nil"/>
            </w:tcBorders>
            <w:noWrap/>
            <w:vAlign w:val="center"/>
            <w:hideMark/>
          </w:tcPr>
          <w:p w14:paraId="32BAD19D" w14:textId="77777777" w:rsidR="00FD7DAB" w:rsidRPr="00FD7DAB" w:rsidRDefault="00FD7DAB" w:rsidP="00FD7DAB">
            <w:pPr>
              <w:jc w:val="center"/>
              <w:rPr>
                <w:ins w:id="125" w:author="Dylan CHEN" w:date="2026-03-27T23:42:00Z" w16du:dateUtc="2026-03-27T15:42:00Z"/>
                <w:color w:val="000000"/>
                <w:sz w:val="20"/>
                <w:szCs w:val="20"/>
              </w:rPr>
            </w:pPr>
            <w:ins w:id="126" w:author="Dylan CHEN" w:date="2026-03-27T23:42:00Z" w16du:dateUtc="2026-03-27T15:42:00Z">
              <w:r w:rsidRPr="00FD7DAB">
                <w:rPr>
                  <w:color w:val="000000"/>
                  <w:sz w:val="20"/>
                  <w:szCs w:val="20"/>
                </w:rPr>
                <w:t>8,961</w:t>
              </w:r>
            </w:ins>
          </w:p>
        </w:tc>
      </w:tr>
    </w:tbl>
    <w:p w14:paraId="1141EF25" w14:textId="77777777" w:rsidR="00FD7DAB" w:rsidRPr="00AD60B6" w:rsidRDefault="00FD7DAB" w:rsidP="00FD7DAB">
      <w:pPr>
        <w:pStyle w:val="Notes"/>
        <w:rPr>
          <w:ins w:id="127" w:author="Dylan CHEN" w:date="2026-03-27T23:43:00Z" w16du:dateUtc="2026-03-27T15:43:00Z"/>
        </w:rPr>
      </w:pPr>
      <w:ins w:id="128" w:author="Dylan CHEN" w:date="2026-03-27T23:43:00Z" w16du:dateUtc="2026-03-27T15:43:00Z">
        <w:r w:rsidRPr="00261E78">
          <w:t>Notes: 1. ***p&lt;0.001; **p&lt;0.01; *p&lt;0.05.</w:t>
        </w:r>
        <w:r w:rsidRPr="00261E78">
          <w:br/>
          <w:t>2. Question timing FE indicates the date on which the question was posted.</w:t>
        </w:r>
        <w:r w:rsidRPr="009144EE">
          <w:t xml:space="preserve"> </w:t>
        </w:r>
        <w:r w:rsidRPr="00261E78">
          <w:t>Answer timing FE indicates the date on which the answer was posted.</w:t>
        </w:r>
      </w:ins>
    </w:p>
    <w:p w14:paraId="0FAE5276" w14:textId="77777777" w:rsidR="00340C9F" w:rsidRDefault="00340C9F" w:rsidP="00340C9F">
      <w:pPr>
        <w:pStyle w:val="Paragraph0"/>
        <w:rPr>
          <w:ins w:id="129" w:author="Dylan CHEN" w:date="2026-03-27T23:43:00Z" w16du:dateUtc="2026-03-27T15:43:00Z"/>
        </w:rPr>
      </w:pPr>
      <w:ins w:id="130" w:author="Dylan CHEN" w:date="2026-03-27T23:41:00Z" w16du:dateUtc="2026-03-27T15:41:00Z">
        <w:r w:rsidRPr="00340C9F">
          <w:t>We further verify the robustness of these null findings using alternative model specifications. Table F2 presents results for human answer supply using OLS with questioner random effects, Poisson regression, zero-inflated Poisson (ZIP), and zero-inflated negative binomial (ZINB) models. Table F3 presents results for viewer recognition using alternative transformations of the dependent variable and Poisson regression. Across all specifications, the spillover effect estimates remain statistically insignificant and close to zero in magnitude.</w:t>
        </w:r>
      </w:ins>
    </w:p>
    <w:p w14:paraId="77695F6B" w14:textId="77777777" w:rsidR="002D5CDE" w:rsidRPr="00340C9F" w:rsidRDefault="002D5CDE" w:rsidP="002D5CDE">
      <w:pPr>
        <w:pStyle w:val="TableFiguretitle"/>
        <w:rPr>
          <w:ins w:id="131" w:author="Dylan CHEN" w:date="2026-03-27T23:43:00Z" w16du:dateUtc="2026-03-27T15:43:00Z"/>
        </w:rPr>
      </w:pPr>
      <w:ins w:id="132" w:author="Dylan CHEN" w:date="2026-03-27T23:43:00Z" w16du:dateUtc="2026-03-27T15:43:00Z">
        <w:r w:rsidRPr="00340C9F">
          <w:t>Table F2. Robustness Checks for Spillover Effects: Alternative Model Specifications for Human Answer Supply</w:t>
        </w:r>
      </w:ins>
    </w:p>
    <w:tbl>
      <w:tblPr>
        <w:tblW w:w="5000" w:type="pct"/>
        <w:jc w:val="center"/>
        <w:tblLayout w:type="fixed"/>
        <w:tblLook w:val="04A0" w:firstRow="1" w:lastRow="0" w:firstColumn="1" w:lastColumn="0" w:noHBand="0" w:noVBand="1"/>
      </w:tblPr>
      <w:tblGrid>
        <w:gridCol w:w="2485"/>
        <w:gridCol w:w="1662"/>
        <w:gridCol w:w="2288"/>
        <w:gridCol w:w="975"/>
        <w:gridCol w:w="975"/>
        <w:gridCol w:w="975"/>
      </w:tblGrid>
      <w:tr w:rsidR="002D5CDE" w:rsidRPr="002D5CDE" w14:paraId="65B26C9B" w14:textId="77777777" w:rsidTr="00417031">
        <w:trPr>
          <w:trHeight w:val="320"/>
          <w:jc w:val="center"/>
          <w:ins w:id="133" w:author="Dylan CHEN" w:date="2026-03-27T23:43:00Z"/>
        </w:trPr>
        <w:tc>
          <w:tcPr>
            <w:tcW w:w="2485" w:type="dxa"/>
            <w:vMerge w:val="restart"/>
            <w:tcBorders>
              <w:top w:val="single" w:sz="8" w:space="0" w:color="auto"/>
              <w:left w:val="nil"/>
              <w:bottom w:val="nil"/>
              <w:right w:val="nil"/>
            </w:tcBorders>
            <w:noWrap/>
            <w:hideMark/>
          </w:tcPr>
          <w:p w14:paraId="09AB8234" w14:textId="77777777" w:rsidR="002D5CDE" w:rsidRPr="002D5CDE" w:rsidRDefault="002D5CDE" w:rsidP="002D5CDE">
            <w:pPr>
              <w:jc w:val="center"/>
              <w:rPr>
                <w:ins w:id="134" w:author="Dylan CHEN" w:date="2026-03-27T23:43:00Z" w16du:dateUtc="2026-03-27T15:43:00Z"/>
                <w:color w:val="000000"/>
                <w:sz w:val="20"/>
                <w:szCs w:val="20"/>
              </w:rPr>
            </w:pPr>
            <w:ins w:id="135" w:author="Dylan CHEN" w:date="2026-03-27T23:43:00Z" w16du:dateUtc="2026-03-27T15:43:00Z">
              <w:r w:rsidRPr="002D5CDE">
                <w:rPr>
                  <w:color w:val="000000"/>
                  <w:sz w:val="20"/>
                  <w:szCs w:val="20"/>
                </w:rPr>
                <w:t> </w:t>
              </w:r>
            </w:ins>
          </w:p>
        </w:tc>
        <w:tc>
          <w:tcPr>
            <w:tcW w:w="3950" w:type="dxa"/>
            <w:gridSpan w:val="2"/>
            <w:tcBorders>
              <w:top w:val="single" w:sz="8" w:space="0" w:color="auto"/>
              <w:left w:val="nil"/>
              <w:bottom w:val="nil"/>
              <w:right w:val="nil"/>
            </w:tcBorders>
            <w:noWrap/>
            <w:hideMark/>
          </w:tcPr>
          <w:p w14:paraId="13AEB96B" w14:textId="77777777" w:rsidR="002D5CDE" w:rsidRPr="002D5CDE" w:rsidRDefault="002D5CDE" w:rsidP="002D5CDE">
            <w:pPr>
              <w:jc w:val="center"/>
              <w:rPr>
                <w:ins w:id="136" w:author="Dylan CHEN" w:date="2026-03-27T23:43:00Z" w16du:dateUtc="2026-03-27T15:43:00Z"/>
                <w:color w:val="000000"/>
                <w:sz w:val="20"/>
                <w:szCs w:val="20"/>
              </w:rPr>
            </w:pPr>
            <w:ins w:id="137" w:author="Dylan CHEN" w:date="2026-03-27T23:43:00Z" w16du:dateUtc="2026-03-27T15:43:00Z">
              <w:r w:rsidRPr="002D5CDE">
                <w:rPr>
                  <w:color w:val="000000"/>
                  <w:sz w:val="20"/>
                  <w:szCs w:val="20"/>
                </w:rPr>
                <w:t>OLS</w:t>
              </w:r>
            </w:ins>
          </w:p>
        </w:tc>
        <w:tc>
          <w:tcPr>
            <w:tcW w:w="975" w:type="dxa"/>
            <w:tcBorders>
              <w:top w:val="single" w:sz="8" w:space="0" w:color="auto"/>
              <w:left w:val="nil"/>
              <w:bottom w:val="nil"/>
              <w:right w:val="nil"/>
            </w:tcBorders>
            <w:noWrap/>
            <w:hideMark/>
          </w:tcPr>
          <w:p w14:paraId="310BFE03" w14:textId="77777777" w:rsidR="002D5CDE" w:rsidRPr="002D5CDE" w:rsidRDefault="002D5CDE" w:rsidP="002D5CDE">
            <w:pPr>
              <w:jc w:val="center"/>
              <w:rPr>
                <w:ins w:id="138" w:author="Dylan CHEN" w:date="2026-03-27T23:43:00Z" w16du:dateUtc="2026-03-27T15:43:00Z"/>
                <w:color w:val="000000"/>
                <w:sz w:val="20"/>
                <w:szCs w:val="20"/>
              </w:rPr>
            </w:pPr>
            <w:ins w:id="139" w:author="Dylan CHEN" w:date="2026-03-27T23:43:00Z" w16du:dateUtc="2026-03-27T15:43:00Z">
              <w:r w:rsidRPr="002D5CDE">
                <w:rPr>
                  <w:color w:val="000000"/>
                  <w:sz w:val="20"/>
                  <w:szCs w:val="20"/>
                </w:rPr>
                <w:t>Poisson</w:t>
              </w:r>
            </w:ins>
          </w:p>
        </w:tc>
        <w:tc>
          <w:tcPr>
            <w:tcW w:w="975" w:type="dxa"/>
            <w:tcBorders>
              <w:top w:val="single" w:sz="8" w:space="0" w:color="auto"/>
              <w:left w:val="nil"/>
              <w:bottom w:val="nil"/>
              <w:right w:val="nil"/>
            </w:tcBorders>
            <w:noWrap/>
            <w:hideMark/>
          </w:tcPr>
          <w:p w14:paraId="341C7F26" w14:textId="77777777" w:rsidR="002D5CDE" w:rsidRPr="002D5CDE" w:rsidRDefault="002D5CDE" w:rsidP="002D5CDE">
            <w:pPr>
              <w:jc w:val="center"/>
              <w:rPr>
                <w:ins w:id="140" w:author="Dylan CHEN" w:date="2026-03-27T23:43:00Z" w16du:dateUtc="2026-03-27T15:43:00Z"/>
                <w:color w:val="000000"/>
                <w:sz w:val="20"/>
                <w:szCs w:val="20"/>
              </w:rPr>
            </w:pPr>
            <w:ins w:id="141" w:author="Dylan CHEN" w:date="2026-03-27T23:43:00Z" w16du:dateUtc="2026-03-27T15:43:00Z">
              <w:r w:rsidRPr="002D5CDE">
                <w:rPr>
                  <w:color w:val="000000"/>
                  <w:sz w:val="20"/>
                  <w:szCs w:val="20"/>
                </w:rPr>
                <w:t>ZIP</w:t>
              </w:r>
            </w:ins>
          </w:p>
        </w:tc>
        <w:tc>
          <w:tcPr>
            <w:tcW w:w="975" w:type="dxa"/>
            <w:tcBorders>
              <w:top w:val="single" w:sz="8" w:space="0" w:color="auto"/>
              <w:left w:val="nil"/>
              <w:bottom w:val="nil"/>
              <w:right w:val="nil"/>
            </w:tcBorders>
            <w:noWrap/>
            <w:hideMark/>
          </w:tcPr>
          <w:p w14:paraId="4446A846" w14:textId="77777777" w:rsidR="002D5CDE" w:rsidRPr="002D5CDE" w:rsidRDefault="002D5CDE" w:rsidP="002D5CDE">
            <w:pPr>
              <w:jc w:val="center"/>
              <w:rPr>
                <w:ins w:id="142" w:author="Dylan CHEN" w:date="2026-03-27T23:43:00Z" w16du:dateUtc="2026-03-27T15:43:00Z"/>
                <w:color w:val="000000"/>
                <w:sz w:val="20"/>
                <w:szCs w:val="20"/>
              </w:rPr>
            </w:pPr>
            <w:ins w:id="143" w:author="Dylan CHEN" w:date="2026-03-27T23:43:00Z" w16du:dateUtc="2026-03-27T15:43:00Z">
              <w:r w:rsidRPr="002D5CDE">
                <w:rPr>
                  <w:color w:val="000000"/>
                  <w:sz w:val="20"/>
                  <w:szCs w:val="20"/>
                </w:rPr>
                <w:t>ZINB</w:t>
              </w:r>
            </w:ins>
          </w:p>
        </w:tc>
      </w:tr>
      <w:tr w:rsidR="002D5CDE" w:rsidRPr="002D5CDE" w14:paraId="1D5E8561" w14:textId="77777777" w:rsidTr="00417031">
        <w:trPr>
          <w:trHeight w:val="320"/>
          <w:jc w:val="center"/>
          <w:ins w:id="144" w:author="Dylan CHEN" w:date="2026-03-27T23:43:00Z"/>
        </w:trPr>
        <w:tc>
          <w:tcPr>
            <w:tcW w:w="2485" w:type="dxa"/>
            <w:vMerge/>
            <w:tcBorders>
              <w:top w:val="single" w:sz="8" w:space="0" w:color="auto"/>
              <w:left w:val="nil"/>
              <w:bottom w:val="nil"/>
              <w:right w:val="nil"/>
            </w:tcBorders>
            <w:hideMark/>
          </w:tcPr>
          <w:p w14:paraId="08FD54B9" w14:textId="77777777" w:rsidR="002D5CDE" w:rsidRPr="002D5CDE" w:rsidRDefault="002D5CDE" w:rsidP="002D5CDE">
            <w:pPr>
              <w:rPr>
                <w:ins w:id="145" w:author="Dylan CHEN" w:date="2026-03-27T23:43:00Z" w16du:dateUtc="2026-03-27T15:43:00Z"/>
                <w:color w:val="000000"/>
                <w:sz w:val="20"/>
                <w:szCs w:val="20"/>
              </w:rPr>
            </w:pPr>
          </w:p>
        </w:tc>
        <w:tc>
          <w:tcPr>
            <w:tcW w:w="1662" w:type="dxa"/>
            <w:tcBorders>
              <w:top w:val="nil"/>
              <w:left w:val="nil"/>
              <w:bottom w:val="nil"/>
              <w:right w:val="nil"/>
            </w:tcBorders>
            <w:noWrap/>
            <w:hideMark/>
          </w:tcPr>
          <w:p w14:paraId="79A7EB96" w14:textId="77777777" w:rsidR="002D5CDE" w:rsidRPr="002D5CDE" w:rsidRDefault="002D5CDE" w:rsidP="002D5CDE">
            <w:pPr>
              <w:jc w:val="center"/>
              <w:rPr>
                <w:ins w:id="146" w:author="Dylan CHEN" w:date="2026-03-27T23:43:00Z" w16du:dateUtc="2026-03-27T15:43:00Z"/>
                <w:color w:val="000000"/>
                <w:sz w:val="20"/>
                <w:szCs w:val="20"/>
              </w:rPr>
            </w:pPr>
            <w:ins w:id="147" w:author="Dylan CHEN" w:date="2026-03-27T23:43:00Z" w16du:dateUtc="2026-03-27T15:43:00Z">
              <w:r w:rsidRPr="002D5CDE">
                <w:rPr>
                  <w:color w:val="000000"/>
                  <w:sz w:val="20"/>
                  <w:szCs w:val="20"/>
                </w:rPr>
                <w:t>(1)</w:t>
              </w:r>
            </w:ins>
          </w:p>
        </w:tc>
        <w:tc>
          <w:tcPr>
            <w:tcW w:w="2288" w:type="dxa"/>
            <w:tcBorders>
              <w:top w:val="nil"/>
              <w:left w:val="nil"/>
              <w:bottom w:val="nil"/>
              <w:right w:val="nil"/>
            </w:tcBorders>
            <w:noWrap/>
            <w:hideMark/>
          </w:tcPr>
          <w:p w14:paraId="3A05C40A" w14:textId="77777777" w:rsidR="002D5CDE" w:rsidRPr="002D5CDE" w:rsidRDefault="002D5CDE" w:rsidP="002D5CDE">
            <w:pPr>
              <w:jc w:val="center"/>
              <w:rPr>
                <w:ins w:id="148" w:author="Dylan CHEN" w:date="2026-03-27T23:43:00Z" w16du:dateUtc="2026-03-27T15:43:00Z"/>
                <w:color w:val="000000"/>
                <w:sz w:val="20"/>
                <w:szCs w:val="20"/>
              </w:rPr>
            </w:pPr>
            <w:ins w:id="149" w:author="Dylan CHEN" w:date="2026-03-27T23:43:00Z" w16du:dateUtc="2026-03-27T15:43:00Z">
              <w:r w:rsidRPr="002D5CDE">
                <w:rPr>
                  <w:color w:val="000000"/>
                  <w:sz w:val="20"/>
                  <w:szCs w:val="20"/>
                </w:rPr>
                <w:t>(2)</w:t>
              </w:r>
            </w:ins>
          </w:p>
        </w:tc>
        <w:tc>
          <w:tcPr>
            <w:tcW w:w="975" w:type="dxa"/>
            <w:tcBorders>
              <w:top w:val="nil"/>
              <w:left w:val="nil"/>
              <w:bottom w:val="nil"/>
              <w:right w:val="nil"/>
            </w:tcBorders>
            <w:noWrap/>
            <w:hideMark/>
          </w:tcPr>
          <w:p w14:paraId="0A3E98B7" w14:textId="77777777" w:rsidR="002D5CDE" w:rsidRPr="002D5CDE" w:rsidRDefault="002D5CDE" w:rsidP="002D5CDE">
            <w:pPr>
              <w:jc w:val="center"/>
              <w:rPr>
                <w:ins w:id="150" w:author="Dylan CHEN" w:date="2026-03-27T23:43:00Z" w16du:dateUtc="2026-03-27T15:43:00Z"/>
                <w:color w:val="000000"/>
                <w:sz w:val="20"/>
                <w:szCs w:val="20"/>
              </w:rPr>
            </w:pPr>
            <w:ins w:id="151" w:author="Dylan CHEN" w:date="2026-03-27T23:43:00Z" w16du:dateUtc="2026-03-27T15:43:00Z">
              <w:r w:rsidRPr="002D5CDE">
                <w:rPr>
                  <w:color w:val="000000"/>
                  <w:sz w:val="20"/>
                  <w:szCs w:val="20"/>
                </w:rPr>
                <w:t>(3)</w:t>
              </w:r>
            </w:ins>
          </w:p>
        </w:tc>
        <w:tc>
          <w:tcPr>
            <w:tcW w:w="975" w:type="dxa"/>
            <w:tcBorders>
              <w:top w:val="nil"/>
              <w:left w:val="nil"/>
              <w:bottom w:val="nil"/>
              <w:right w:val="nil"/>
            </w:tcBorders>
            <w:noWrap/>
            <w:hideMark/>
          </w:tcPr>
          <w:p w14:paraId="1E75593B" w14:textId="77777777" w:rsidR="002D5CDE" w:rsidRPr="002D5CDE" w:rsidRDefault="002D5CDE" w:rsidP="002D5CDE">
            <w:pPr>
              <w:jc w:val="center"/>
              <w:rPr>
                <w:ins w:id="152" w:author="Dylan CHEN" w:date="2026-03-27T23:43:00Z" w16du:dateUtc="2026-03-27T15:43:00Z"/>
                <w:color w:val="000000"/>
                <w:sz w:val="20"/>
                <w:szCs w:val="20"/>
              </w:rPr>
            </w:pPr>
            <w:ins w:id="153" w:author="Dylan CHEN" w:date="2026-03-27T23:43:00Z" w16du:dateUtc="2026-03-27T15:43:00Z">
              <w:r w:rsidRPr="002D5CDE">
                <w:rPr>
                  <w:color w:val="000000"/>
                  <w:sz w:val="20"/>
                  <w:szCs w:val="20"/>
                </w:rPr>
                <w:t>(4)</w:t>
              </w:r>
            </w:ins>
          </w:p>
        </w:tc>
        <w:tc>
          <w:tcPr>
            <w:tcW w:w="975" w:type="dxa"/>
            <w:tcBorders>
              <w:top w:val="nil"/>
              <w:left w:val="nil"/>
              <w:bottom w:val="nil"/>
              <w:right w:val="nil"/>
            </w:tcBorders>
            <w:noWrap/>
            <w:hideMark/>
          </w:tcPr>
          <w:p w14:paraId="16ED017B" w14:textId="77777777" w:rsidR="002D5CDE" w:rsidRPr="002D5CDE" w:rsidRDefault="002D5CDE" w:rsidP="002D5CDE">
            <w:pPr>
              <w:jc w:val="center"/>
              <w:rPr>
                <w:ins w:id="154" w:author="Dylan CHEN" w:date="2026-03-27T23:43:00Z" w16du:dateUtc="2026-03-27T15:43:00Z"/>
                <w:color w:val="000000"/>
                <w:sz w:val="20"/>
                <w:szCs w:val="20"/>
              </w:rPr>
            </w:pPr>
            <w:ins w:id="155" w:author="Dylan CHEN" w:date="2026-03-27T23:43:00Z" w16du:dateUtc="2026-03-27T15:43:00Z">
              <w:r w:rsidRPr="002D5CDE">
                <w:rPr>
                  <w:color w:val="000000"/>
                  <w:sz w:val="20"/>
                  <w:szCs w:val="20"/>
                </w:rPr>
                <w:t>(5)</w:t>
              </w:r>
            </w:ins>
          </w:p>
        </w:tc>
      </w:tr>
      <w:tr w:rsidR="002D5CDE" w:rsidRPr="002D5CDE" w14:paraId="176971CD" w14:textId="77777777" w:rsidTr="00417031">
        <w:trPr>
          <w:trHeight w:val="360"/>
          <w:jc w:val="center"/>
          <w:ins w:id="156" w:author="Dylan CHEN" w:date="2026-03-27T23:43:00Z"/>
        </w:trPr>
        <w:tc>
          <w:tcPr>
            <w:tcW w:w="2485" w:type="dxa"/>
            <w:vMerge/>
            <w:tcBorders>
              <w:top w:val="single" w:sz="8" w:space="0" w:color="auto"/>
              <w:left w:val="nil"/>
              <w:bottom w:val="nil"/>
              <w:right w:val="nil"/>
            </w:tcBorders>
            <w:hideMark/>
          </w:tcPr>
          <w:p w14:paraId="4E2FAED5" w14:textId="77777777" w:rsidR="002D5CDE" w:rsidRPr="002D5CDE" w:rsidRDefault="002D5CDE" w:rsidP="002D5CDE">
            <w:pPr>
              <w:rPr>
                <w:ins w:id="157" w:author="Dylan CHEN" w:date="2026-03-27T23:43:00Z" w16du:dateUtc="2026-03-27T15:43:00Z"/>
                <w:color w:val="000000"/>
                <w:sz w:val="20"/>
                <w:szCs w:val="20"/>
              </w:rPr>
            </w:pPr>
          </w:p>
        </w:tc>
        <w:tc>
          <w:tcPr>
            <w:tcW w:w="3950" w:type="dxa"/>
            <w:gridSpan w:val="2"/>
            <w:tcBorders>
              <w:top w:val="nil"/>
              <w:left w:val="nil"/>
              <w:bottom w:val="single" w:sz="8" w:space="0" w:color="auto"/>
              <w:right w:val="nil"/>
            </w:tcBorders>
            <w:noWrap/>
            <w:hideMark/>
          </w:tcPr>
          <w:p w14:paraId="1652FDFE" w14:textId="77777777" w:rsidR="002D5CDE" w:rsidRPr="002D5CDE" w:rsidRDefault="002D5CDE" w:rsidP="002D5CDE">
            <w:pPr>
              <w:jc w:val="center"/>
              <w:rPr>
                <w:ins w:id="158" w:author="Dylan CHEN" w:date="2026-03-27T23:43:00Z" w16du:dateUtc="2026-03-27T15:43:00Z"/>
                <w:color w:val="000000"/>
                <w:sz w:val="20"/>
                <w:szCs w:val="20"/>
              </w:rPr>
            </w:pPr>
            <w:ins w:id="159" w:author="Dylan CHEN" w:date="2026-03-27T23:43:00Z" w16du:dateUtc="2026-03-27T15:43:00Z">
              <w:r w:rsidRPr="002D5CDE">
                <w:rPr>
                  <w:color w:val="000000"/>
                  <w:sz w:val="20"/>
                  <w:szCs w:val="20"/>
                </w:rPr>
                <w:t>DV: log of the number of human answers provided within 7 days (</w:t>
              </w:r>
              <w:r w:rsidRPr="002D5CDE">
                <w:rPr>
                  <w:i/>
                  <w:iCs/>
                  <w:color w:val="000000"/>
                  <w:sz w:val="20"/>
                  <w:szCs w:val="20"/>
                </w:rPr>
                <w:t>answerNum</w:t>
              </w:r>
              <w:r w:rsidRPr="002D5CDE">
                <w:rPr>
                  <w:i/>
                  <w:iCs/>
                  <w:color w:val="000000"/>
                  <w:sz w:val="20"/>
                  <w:szCs w:val="20"/>
                  <w:vertAlign w:val="subscript"/>
                </w:rPr>
                <w:t>i</w:t>
              </w:r>
              <w:r w:rsidRPr="002D5CDE">
                <w:rPr>
                  <w:color w:val="000000"/>
                  <w:sz w:val="20"/>
                  <w:szCs w:val="20"/>
                </w:rPr>
                <w:t>)</w:t>
              </w:r>
            </w:ins>
          </w:p>
        </w:tc>
        <w:tc>
          <w:tcPr>
            <w:tcW w:w="2925" w:type="dxa"/>
            <w:gridSpan w:val="3"/>
            <w:tcBorders>
              <w:top w:val="nil"/>
              <w:left w:val="nil"/>
              <w:bottom w:val="single" w:sz="8" w:space="0" w:color="auto"/>
              <w:right w:val="nil"/>
            </w:tcBorders>
            <w:noWrap/>
            <w:hideMark/>
          </w:tcPr>
          <w:p w14:paraId="08E6C03C" w14:textId="77777777" w:rsidR="002D5CDE" w:rsidRPr="002D5CDE" w:rsidRDefault="002D5CDE" w:rsidP="002D5CDE">
            <w:pPr>
              <w:jc w:val="center"/>
              <w:rPr>
                <w:ins w:id="160" w:author="Dylan CHEN" w:date="2026-03-27T23:43:00Z" w16du:dateUtc="2026-03-27T15:43:00Z"/>
                <w:color w:val="000000"/>
                <w:sz w:val="20"/>
                <w:szCs w:val="20"/>
              </w:rPr>
            </w:pPr>
            <w:ins w:id="161" w:author="Dylan CHEN" w:date="2026-03-27T23:43:00Z" w16du:dateUtc="2026-03-27T15:43:00Z">
              <w:r w:rsidRPr="002D5CDE">
                <w:rPr>
                  <w:color w:val="000000"/>
                  <w:sz w:val="20"/>
                  <w:szCs w:val="20"/>
                </w:rPr>
                <w:t>DV: the number of human answers provided within 7 days</w:t>
              </w:r>
            </w:ins>
          </w:p>
        </w:tc>
      </w:tr>
      <w:tr w:rsidR="002D5CDE" w:rsidRPr="002D5CDE" w14:paraId="39451CD0" w14:textId="77777777" w:rsidTr="00417031">
        <w:trPr>
          <w:trHeight w:val="320"/>
          <w:jc w:val="center"/>
          <w:ins w:id="162" w:author="Dylan CHEN" w:date="2026-03-27T23:43:00Z"/>
        </w:trPr>
        <w:tc>
          <w:tcPr>
            <w:tcW w:w="2485" w:type="dxa"/>
            <w:vMerge w:val="restart"/>
            <w:tcBorders>
              <w:top w:val="nil"/>
              <w:left w:val="nil"/>
              <w:bottom w:val="single" w:sz="8" w:space="0" w:color="000000"/>
              <w:right w:val="nil"/>
            </w:tcBorders>
            <w:noWrap/>
            <w:hideMark/>
          </w:tcPr>
          <w:p w14:paraId="433F7B32" w14:textId="77777777" w:rsidR="002D5CDE" w:rsidRPr="002D5CDE" w:rsidRDefault="002D5CDE" w:rsidP="002D5CDE">
            <w:pPr>
              <w:rPr>
                <w:ins w:id="163" w:author="Dylan CHEN" w:date="2026-03-27T23:43:00Z" w16du:dateUtc="2026-03-27T15:43:00Z"/>
                <w:i/>
                <w:iCs/>
                <w:color w:val="000000"/>
                <w:sz w:val="20"/>
                <w:szCs w:val="20"/>
              </w:rPr>
            </w:pPr>
            <w:ins w:id="164" w:author="Dylan CHEN" w:date="2026-03-27T23:43:00Z" w16du:dateUtc="2026-03-27T15:43:00Z">
              <w:r w:rsidRPr="002D5CDE">
                <w:rPr>
                  <w:i/>
                  <w:iCs/>
                  <w:color w:val="000000"/>
                  <w:sz w:val="20"/>
                  <w:szCs w:val="20"/>
                </w:rPr>
                <w:t>post-AI deployment control group indicator</w:t>
              </w:r>
            </w:ins>
          </w:p>
        </w:tc>
        <w:tc>
          <w:tcPr>
            <w:tcW w:w="1662" w:type="dxa"/>
            <w:tcBorders>
              <w:top w:val="nil"/>
              <w:left w:val="nil"/>
              <w:bottom w:val="nil"/>
              <w:right w:val="nil"/>
            </w:tcBorders>
            <w:noWrap/>
            <w:hideMark/>
          </w:tcPr>
          <w:p w14:paraId="75661011" w14:textId="77777777" w:rsidR="002D5CDE" w:rsidRPr="002D5CDE" w:rsidRDefault="002D5CDE" w:rsidP="002D5CDE">
            <w:pPr>
              <w:jc w:val="center"/>
              <w:rPr>
                <w:ins w:id="165" w:author="Dylan CHEN" w:date="2026-03-27T23:43:00Z" w16du:dateUtc="2026-03-27T15:43:00Z"/>
                <w:color w:val="000000"/>
                <w:sz w:val="20"/>
                <w:szCs w:val="20"/>
              </w:rPr>
            </w:pPr>
            <w:ins w:id="166" w:author="Dylan CHEN" w:date="2026-03-27T23:43:00Z" w16du:dateUtc="2026-03-27T15:43:00Z">
              <w:r w:rsidRPr="002D5CDE">
                <w:rPr>
                  <w:color w:val="000000"/>
                  <w:sz w:val="20"/>
                  <w:szCs w:val="20"/>
                </w:rPr>
                <w:t>-0.022</w:t>
              </w:r>
            </w:ins>
          </w:p>
        </w:tc>
        <w:tc>
          <w:tcPr>
            <w:tcW w:w="2288" w:type="dxa"/>
            <w:tcBorders>
              <w:top w:val="nil"/>
              <w:left w:val="nil"/>
              <w:bottom w:val="nil"/>
              <w:right w:val="nil"/>
            </w:tcBorders>
            <w:noWrap/>
            <w:hideMark/>
          </w:tcPr>
          <w:p w14:paraId="67835362" w14:textId="77777777" w:rsidR="002D5CDE" w:rsidRPr="002D5CDE" w:rsidRDefault="002D5CDE" w:rsidP="002D5CDE">
            <w:pPr>
              <w:jc w:val="center"/>
              <w:rPr>
                <w:ins w:id="167" w:author="Dylan CHEN" w:date="2026-03-27T23:43:00Z" w16du:dateUtc="2026-03-27T15:43:00Z"/>
                <w:color w:val="000000"/>
                <w:sz w:val="20"/>
                <w:szCs w:val="20"/>
              </w:rPr>
            </w:pPr>
            <w:ins w:id="168" w:author="Dylan CHEN" w:date="2026-03-27T23:43:00Z" w16du:dateUtc="2026-03-27T15:43:00Z">
              <w:r w:rsidRPr="002D5CDE">
                <w:rPr>
                  <w:color w:val="000000"/>
                  <w:sz w:val="20"/>
                  <w:szCs w:val="20"/>
                </w:rPr>
                <w:t>-0.026</w:t>
              </w:r>
            </w:ins>
          </w:p>
        </w:tc>
        <w:tc>
          <w:tcPr>
            <w:tcW w:w="975" w:type="dxa"/>
            <w:tcBorders>
              <w:top w:val="nil"/>
              <w:left w:val="nil"/>
              <w:bottom w:val="nil"/>
              <w:right w:val="nil"/>
            </w:tcBorders>
            <w:noWrap/>
            <w:hideMark/>
          </w:tcPr>
          <w:p w14:paraId="3422D681" w14:textId="77777777" w:rsidR="002D5CDE" w:rsidRPr="002D5CDE" w:rsidRDefault="002D5CDE" w:rsidP="002D5CDE">
            <w:pPr>
              <w:jc w:val="center"/>
              <w:rPr>
                <w:ins w:id="169" w:author="Dylan CHEN" w:date="2026-03-27T23:43:00Z" w16du:dateUtc="2026-03-27T15:43:00Z"/>
                <w:color w:val="000000"/>
                <w:sz w:val="20"/>
                <w:szCs w:val="20"/>
              </w:rPr>
            </w:pPr>
            <w:ins w:id="170" w:author="Dylan CHEN" w:date="2026-03-27T23:43:00Z" w16du:dateUtc="2026-03-27T15:43:00Z">
              <w:r w:rsidRPr="002D5CDE">
                <w:rPr>
                  <w:color w:val="000000"/>
                  <w:sz w:val="20"/>
                  <w:szCs w:val="20"/>
                </w:rPr>
                <w:t>-0.019</w:t>
              </w:r>
            </w:ins>
          </w:p>
        </w:tc>
        <w:tc>
          <w:tcPr>
            <w:tcW w:w="975" w:type="dxa"/>
            <w:tcBorders>
              <w:top w:val="nil"/>
              <w:left w:val="nil"/>
              <w:bottom w:val="nil"/>
              <w:right w:val="nil"/>
            </w:tcBorders>
            <w:noWrap/>
            <w:hideMark/>
          </w:tcPr>
          <w:p w14:paraId="378BEF07" w14:textId="77777777" w:rsidR="002D5CDE" w:rsidRPr="002D5CDE" w:rsidRDefault="002D5CDE" w:rsidP="002D5CDE">
            <w:pPr>
              <w:jc w:val="center"/>
              <w:rPr>
                <w:ins w:id="171" w:author="Dylan CHEN" w:date="2026-03-27T23:43:00Z" w16du:dateUtc="2026-03-27T15:43:00Z"/>
                <w:color w:val="000000"/>
                <w:sz w:val="20"/>
                <w:szCs w:val="20"/>
              </w:rPr>
            </w:pPr>
            <w:ins w:id="172" w:author="Dylan CHEN" w:date="2026-03-27T23:43:00Z" w16du:dateUtc="2026-03-27T15:43:00Z">
              <w:r w:rsidRPr="002D5CDE">
                <w:rPr>
                  <w:color w:val="000000"/>
                  <w:sz w:val="20"/>
                  <w:szCs w:val="20"/>
                </w:rPr>
                <w:t>-0.019</w:t>
              </w:r>
            </w:ins>
          </w:p>
        </w:tc>
        <w:tc>
          <w:tcPr>
            <w:tcW w:w="975" w:type="dxa"/>
            <w:tcBorders>
              <w:top w:val="nil"/>
              <w:left w:val="nil"/>
              <w:bottom w:val="nil"/>
              <w:right w:val="nil"/>
            </w:tcBorders>
            <w:noWrap/>
            <w:hideMark/>
          </w:tcPr>
          <w:p w14:paraId="0E5DA30F" w14:textId="77777777" w:rsidR="002D5CDE" w:rsidRPr="002D5CDE" w:rsidRDefault="002D5CDE" w:rsidP="002D5CDE">
            <w:pPr>
              <w:jc w:val="center"/>
              <w:rPr>
                <w:ins w:id="173" w:author="Dylan CHEN" w:date="2026-03-27T23:43:00Z" w16du:dateUtc="2026-03-27T15:43:00Z"/>
                <w:color w:val="000000"/>
                <w:sz w:val="20"/>
                <w:szCs w:val="20"/>
              </w:rPr>
            </w:pPr>
            <w:ins w:id="174" w:author="Dylan CHEN" w:date="2026-03-27T23:43:00Z" w16du:dateUtc="2026-03-27T15:43:00Z">
              <w:r w:rsidRPr="002D5CDE">
                <w:rPr>
                  <w:color w:val="000000"/>
                  <w:sz w:val="20"/>
                  <w:szCs w:val="20"/>
                </w:rPr>
                <w:t>-0.019</w:t>
              </w:r>
            </w:ins>
          </w:p>
        </w:tc>
      </w:tr>
      <w:tr w:rsidR="002D5CDE" w:rsidRPr="002D5CDE" w14:paraId="00558B4F" w14:textId="77777777" w:rsidTr="00417031">
        <w:trPr>
          <w:trHeight w:val="340"/>
          <w:jc w:val="center"/>
          <w:ins w:id="175" w:author="Dylan CHEN" w:date="2026-03-27T23:43:00Z"/>
        </w:trPr>
        <w:tc>
          <w:tcPr>
            <w:tcW w:w="2485" w:type="dxa"/>
            <w:vMerge/>
            <w:tcBorders>
              <w:top w:val="nil"/>
              <w:left w:val="nil"/>
              <w:bottom w:val="single" w:sz="8" w:space="0" w:color="000000"/>
              <w:right w:val="nil"/>
            </w:tcBorders>
            <w:hideMark/>
          </w:tcPr>
          <w:p w14:paraId="2B6F3167" w14:textId="77777777" w:rsidR="002D5CDE" w:rsidRPr="002D5CDE" w:rsidRDefault="002D5CDE" w:rsidP="002D5CDE">
            <w:pPr>
              <w:rPr>
                <w:ins w:id="176" w:author="Dylan CHEN" w:date="2026-03-27T23:43:00Z" w16du:dateUtc="2026-03-27T15:43:00Z"/>
                <w:i/>
                <w:iCs/>
                <w:color w:val="000000"/>
                <w:sz w:val="20"/>
                <w:szCs w:val="20"/>
              </w:rPr>
            </w:pPr>
          </w:p>
        </w:tc>
        <w:tc>
          <w:tcPr>
            <w:tcW w:w="1662" w:type="dxa"/>
            <w:tcBorders>
              <w:top w:val="nil"/>
              <w:left w:val="nil"/>
              <w:bottom w:val="single" w:sz="8" w:space="0" w:color="auto"/>
              <w:right w:val="nil"/>
            </w:tcBorders>
            <w:noWrap/>
            <w:hideMark/>
          </w:tcPr>
          <w:p w14:paraId="63C70E17" w14:textId="77777777" w:rsidR="002D5CDE" w:rsidRPr="002D5CDE" w:rsidRDefault="002D5CDE" w:rsidP="002D5CDE">
            <w:pPr>
              <w:jc w:val="center"/>
              <w:rPr>
                <w:ins w:id="177" w:author="Dylan CHEN" w:date="2026-03-27T23:43:00Z" w16du:dateUtc="2026-03-27T15:43:00Z"/>
                <w:color w:val="000000"/>
                <w:sz w:val="20"/>
                <w:szCs w:val="20"/>
              </w:rPr>
            </w:pPr>
            <w:ins w:id="178" w:author="Dylan CHEN" w:date="2026-03-27T23:43:00Z" w16du:dateUtc="2026-03-27T15:43:00Z">
              <w:r w:rsidRPr="002D5CDE">
                <w:rPr>
                  <w:color w:val="000000"/>
                  <w:sz w:val="20"/>
                  <w:szCs w:val="20"/>
                </w:rPr>
                <w:t>(0.015)</w:t>
              </w:r>
            </w:ins>
          </w:p>
        </w:tc>
        <w:tc>
          <w:tcPr>
            <w:tcW w:w="2288" w:type="dxa"/>
            <w:tcBorders>
              <w:top w:val="nil"/>
              <w:left w:val="nil"/>
              <w:bottom w:val="single" w:sz="8" w:space="0" w:color="auto"/>
              <w:right w:val="nil"/>
            </w:tcBorders>
            <w:noWrap/>
            <w:hideMark/>
          </w:tcPr>
          <w:p w14:paraId="667461BE" w14:textId="77777777" w:rsidR="002D5CDE" w:rsidRPr="002D5CDE" w:rsidRDefault="002D5CDE" w:rsidP="002D5CDE">
            <w:pPr>
              <w:jc w:val="center"/>
              <w:rPr>
                <w:ins w:id="179" w:author="Dylan CHEN" w:date="2026-03-27T23:43:00Z" w16du:dateUtc="2026-03-27T15:43:00Z"/>
                <w:color w:val="000000"/>
                <w:sz w:val="20"/>
                <w:szCs w:val="20"/>
              </w:rPr>
            </w:pPr>
            <w:ins w:id="180" w:author="Dylan CHEN" w:date="2026-03-27T23:43:00Z" w16du:dateUtc="2026-03-27T15:43:00Z">
              <w:r w:rsidRPr="002D5CDE">
                <w:rPr>
                  <w:color w:val="000000"/>
                  <w:sz w:val="20"/>
                  <w:szCs w:val="20"/>
                </w:rPr>
                <w:t>(0.015)</w:t>
              </w:r>
            </w:ins>
          </w:p>
        </w:tc>
        <w:tc>
          <w:tcPr>
            <w:tcW w:w="975" w:type="dxa"/>
            <w:tcBorders>
              <w:top w:val="nil"/>
              <w:left w:val="nil"/>
              <w:bottom w:val="single" w:sz="8" w:space="0" w:color="auto"/>
              <w:right w:val="nil"/>
            </w:tcBorders>
            <w:noWrap/>
            <w:hideMark/>
          </w:tcPr>
          <w:p w14:paraId="19D6AA9D" w14:textId="77777777" w:rsidR="002D5CDE" w:rsidRPr="002D5CDE" w:rsidRDefault="002D5CDE" w:rsidP="002D5CDE">
            <w:pPr>
              <w:jc w:val="center"/>
              <w:rPr>
                <w:ins w:id="181" w:author="Dylan CHEN" w:date="2026-03-27T23:43:00Z" w16du:dateUtc="2026-03-27T15:43:00Z"/>
                <w:color w:val="000000"/>
                <w:sz w:val="20"/>
                <w:szCs w:val="20"/>
              </w:rPr>
            </w:pPr>
            <w:ins w:id="182" w:author="Dylan CHEN" w:date="2026-03-27T23:43:00Z" w16du:dateUtc="2026-03-27T15:43:00Z">
              <w:r w:rsidRPr="002D5CDE">
                <w:rPr>
                  <w:color w:val="000000"/>
                  <w:sz w:val="20"/>
                  <w:szCs w:val="20"/>
                </w:rPr>
                <w:t>(0.042)</w:t>
              </w:r>
            </w:ins>
          </w:p>
        </w:tc>
        <w:tc>
          <w:tcPr>
            <w:tcW w:w="975" w:type="dxa"/>
            <w:tcBorders>
              <w:top w:val="nil"/>
              <w:left w:val="nil"/>
              <w:bottom w:val="single" w:sz="8" w:space="0" w:color="auto"/>
              <w:right w:val="nil"/>
            </w:tcBorders>
            <w:noWrap/>
            <w:hideMark/>
          </w:tcPr>
          <w:p w14:paraId="5B5C14C9" w14:textId="77777777" w:rsidR="002D5CDE" w:rsidRPr="002D5CDE" w:rsidRDefault="002D5CDE" w:rsidP="002D5CDE">
            <w:pPr>
              <w:jc w:val="center"/>
              <w:rPr>
                <w:ins w:id="183" w:author="Dylan CHEN" w:date="2026-03-27T23:43:00Z" w16du:dateUtc="2026-03-27T15:43:00Z"/>
                <w:color w:val="000000"/>
                <w:sz w:val="20"/>
                <w:szCs w:val="20"/>
              </w:rPr>
            </w:pPr>
            <w:ins w:id="184" w:author="Dylan CHEN" w:date="2026-03-27T23:43:00Z" w16du:dateUtc="2026-03-27T15:43:00Z">
              <w:r w:rsidRPr="002D5CDE">
                <w:rPr>
                  <w:color w:val="000000"/>
                  <w:sz w:val="20"/>
                  <w:szCs w:val="20"/>
                </w:rPr>
                <w:t>(0.042)</w:t>
              </w:r>
            </w:ins>
          </w:p>
        </w:tc>
        <w:tc>
          <w:tcPr>
            <w:tcW w:w="975" w:type="dxa"/>
            <w:tcBorders>
              <w:top w:val="nil"/>
              <w:left w:val="nil"/>
              <w:bottom w:val="single" w:sz="8" w:space="0" w:color="auto"/>
              <w:right w:val="nil"/>
            </w:tcBorders>
            <w:noWrap/>
            <w:hideMark/>
          </w:tcPr>
          <w:p w14:paraId="7696555B" w14:textId="77777777" w:rsidR="002D5CDE" w:rsidRPr="002D5CDE" w:rsidRDefault="002D5CDE" w:rsidP="002D5CDE">
            <w:pPr>
              <w:jc w:val="center"/>
              <w:rPr>
                <w:ins w:id="185" w:author="Dylan CHEN" w:date="2026-03-27T23:43:00Z" w16du:dateUtc="2026-03-27T15:43:00Z"/>
                <w:color w:val="000000"/>
                <w:sz w:val="20"/>
                <w:szCs w:val="20"/>
              </w:rPr>
            </w:pPr>
            <w:ins w:id="186" w:author="Dylan CHEN" w:date="2026-03-27T23:43:00Z" w16du:dateUtc="2026-03-27T15:43:00Z">
              <w:r w:rsidRPr="002D5CDE">
                <w:rPr>
                  <w:color w:val="000000"/>
                  <w:sz w:val="20"/>
                  <w:szCs w:val="20"/>
                </w:rPr>
                <w:t>(0.042)</w:t>
              </w:r>
            </w:ins>
          </w:p>
        </w:tc>
      </w:tr>
      <w:tr w:rsidR="002D5CDE" w:rsidRPr="002D5CDE" w14:paraId="24BC79AD" w14:textId="77777777" w:rsidTr="00417031">
        <w:trPr>
          <w:trHeight w:val="320"/>
          <w:jc w:val="center"/>
          <w:ins w:id="187" w:author="Dylan CHEN" w:date="2026-03-27T23:43:00Z"/>
        </w:trPr>
        <w:tc>
          <w:tcPr>
            <w:tcW w:w="2485" w:type="dxa"/>
            <w:tcBorders>
              <w:top w:val="nil"/>
              <w:left w:val="nil"/>
              <w:bottom w:val="nil"/>
              <w:right w:val="nil"/>
            </w:tcBorders>
            <w:noWrap/>
            <w:hideMark/>
          </w:tcPr>
          <w:p w14:paraId="6CCE03ED" w14:textId="77777777" w:rsidR="002D5CDE" w:rsidRPr="002D5CDE" w:rsidRDefault="002D5CDE" w:rsidP="002D5CDE">
            <w:pPr>
              <w:rPr>
                <w:ins w:id="188" w:author="Dylan CHEN" w:date="2026-03-27T23:43:00Z" w16du:dateUtc="2026-03-27T15:43:00Z"/>
                <w:color w:val="000000"/>
                <w:sz w:val="20"/>
                <w:szCs w:val="20"/>
              </w:rPr>
            </w:pPr>
            <w:ins w:id="189" w:author="Dylan CHEN" w:date="2026-03-27T23:43:00Z" w16du:dateUtc="2026-03-27T15:43:00Z">
              <w:r w:rsidRPr="002D5CDE">
                <w:rPr>
                  <w:color w:val="000000"/>
                  <w:sz w:val="20"/>
                  <w:szCs w:val="20"/>
                </w:rPr>
                <w:t>other controls</w:t>
              </w:r>
            </w:ins>
          </w:p>
        </w:tc>
        <w:tc>
          <w:tcPr>
            <w:tcW w:w="1662" w:type="dxa"/>
            <w:tcBorders>
              <w:top w:val="nil"/>
              <w:left w:val="nil"/>
              <w:bottom w:val="nil"/>
              <w:right w:val="nil"/>
            </w:tcBorders>
            <w:noWrap/>
            <w:hideMark/>
          </w:tcPr>
          <w:p w14:paraId="36799E13" w14:textId="77777777" w:rsidR="002D5CDE" w:rsidRPr="002D5CDE" w:rsidRDefault="002D5CDE" w:rsidP="002D5CDE">
            <w:pPr>
              <w:jc w:val="center"/>
              <w:rPr>
                <w:ins w:id="190" w:author="Dylan CHEN" w:date="2026-03-27T23:43:00Z" w16du:dateUtc="2026-03-27T15:43:00Z"/>
                <w:color w:val="000000"/>
                <w:sz w:val="20"/>
                <w:szCs w:val="20"/>
              </w:rPr>
            </w:pPr>
            <w:ins w:id="191" w:author="Dylan CHEN" w:date="2026-03-27T23:43:00Z" w16du:dateUtc="2026-03-27T15:43:00Z">
              <w:r w:rsidRPr="002D5CDE">
                <w:rPr>
                  <w:color w:val="000000"/>
                  <w:sz w:val="20"/>
                  <w:szCs w:val="20"/>
                </w:rPr>
                <w:t>√</w:t>
              </w:r>
            </w:ins>
          </w:p>
        </w:tc>
        <w:tc>
          <w:tcPr>
            <w:tcW w:w="2288" w:type="dxa"/>
            <w:tcBorders>
              <w:top w:val="nil"/>
              <w:left w:val="nil"/>
              <w:bottom w:val="nil"/>
              <w:right w:val="nil"/>
            </w:tcBorders>
            <w:noWrap/>
            <w:hideMark/>
          </w:tcPr>
          <w:p w14:paraId="72B2143E" w14:textId="77777777" w:rsidR="002D5CDE" w:rsidRPr="002D5CDE" w:rsidRDefault="002D5CDE" w:rsidP="002D5CDE">
            <w:pPr>
              <w:jc w:val="center"/>
              <w:rPr>
                <w:ins w:id="192" w:author="Dylan CHEN" w:date="2026-03-27T23:43:00Z" w16du:dateUtc="2026-03-27T15:43:00Z"/>
                <w:color w:val="000000"/>
                <w:sz w:val="20"/>
                <w:szCs w:val="20"/>
              </w:rPr>
            </w:pPr>
            <w:ins w:id="193"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34BF8A75" w14:textId="77777777" w:rsidR="002D5CDE" w:rsidRPr="002D5CDE" w:rsidRDefault="002D5CDE" w:rsidP="002D5CDE">
            <w:pPr>
              <w:jc w:val="center"/>
              <w:rPr>
                <w:ins w:id="194" w:author="Dylan CHEN" w:date="2026-03-27T23:43:00Z" w16du:dateUtc="2026-03-27T15:43:00Z"/>
                <w:color w:val="000000"/>
                <w:sz w:val="20"/>
                <w:szCs w:val="20"/>
              </w:rPr>
            </w:pPr>
            <w:ins w:id="195"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332F6E9D" w14:textId="77777777" w:rsidR="002D5CDE" w:rsidRPr="002D5CDE" w:rsidRDefault="002D5CDE" w:rsidP="002D5CDE">
            <w:pPr>
              <w:jc w:val="center"/>
              <w:rPr>
                <w:ins w:id="196" w:author="Dylan CHEN" w:date="2026-03-27T23:43:00Z" w16du:dateUtc="2026-03-27T15:43:00Z"/>
                <w:color w:val="000000"/>
                <w:sz w:val="20"/>
                <w:szCs w:val="20"/>
              </w:rPr>
            </w:pPr>
            <w:ins w:id="197"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3DB35B25" w14:textId="77777777" w:rsidR="002D5CDE" w:rsidRPr="002D5CDE" w:rsidRDefault="002D5CDE" w:rsidP="002D5CDE">
            <w:pPr>
              <w:jc w:val="center"/>
              <w:rPr>
                <w:ins w:id="198" w:author="Dylan CHEN" w:date="2026-03-27T23:43:00Z" w16du:dateUtc="2026-03-27T15:43:00Z"/>
                <w:color w:val="000000"/>
                <w:sz w:val="20"/>
                <w:szCs w:val="20"/>
              </w:rPr>
            </w:pPr>
            <w:ins w:id="199" w:author="Dylan CHEN" w:date="2026-03-27T23:43:00Z" w16du:dateUtc="2026-03-27T15:43:00Z">
              <w:r w:rsidRPr="002D5CDE">
                <w:rPr>
                  <w:color w:val="000000"/>
                  <w:sz w:val="20"/>
                  <w:szCs w:val="20"/>
                </w:rPr>
                <w:t>√</w:t>
              </w:r>
            </w:ins>
          </w:p>
        </w:tc>
      </w:tr>
      <w:tr w:rsidR="002D5CDE" w:rsidRPr="002D5CDE" w14:paraId="45E4233D" w14:textId="77777777" w:rsidTr="00417031">
        <w:trPr>
          <w:trHeight w:val="320"/>
          <w:jc w:val="center"/>
          <w:ins w:id="200" w:author="Dylan CHEN" w:date="2026-03-27T23:43:00Z"/>
        </w:trPr>
        <w:tc>
          <w:tcPr>
            <w:tcW w:w="2485" w:type="dxa"/>
            <w:tcBorders>
              <w:top w:val="nil"/>
              <w:left w:val="nil"/>
              <w:bottom w:val="nil"/>
              <w:right w:val="nil"/>
            </w:tcBorders>
            <w:noWrap/>
            <w:hideMark/>
          </w:tcPr>
          <w:p w14:paraId="6D94B684" w14:textId="77777777" w:rsidR="002D5CDE" w:rsidRPr="002D5CDE" w:rsidRDefault="002D5CDE" w:rsidP="002D5CDE">
            <w:pPr>
              <w:rPr>
                <w:ins w:id="201" w:author="Dylan CHEN" w:date="2026-03-27T23:43:00Z" w16du:dateUtc="2026-03-27T15:43:00Z"/>
                <w:color w:val="000000"/>
                <w:sz w:val="20"/>
                <w:szCs w:val="20"/>
              </w:rPr>
            </w:pPr>
            <w:ins w:id="202" w:author="Dylan CHEN" w:date="2026-03-27T23:43:00Z" w16du:dateUtc="2026-03-27T15:43:00Z">
              <w:r w:rsidRPr="002D5CDE">
                <w:rPr>
                  <w:color w:val="000000"/>
                  <w:sz w:val="20"/>
                  <w:szCs w:val="20"/>
                </w:rPr>
                <w:t>controlling for a cubic polynomial of question age</w:t>
              </w:r>
            </w:ins>
          </w:p>
        </w:tc>
        <w:tc>
          <w:tcPr>
            <w:tcW w:w="1662" w:type="dxa"/>
            <w:tcBorders>
              <w:top w:val="nil"/>
              <w:left w:val="nil"/>
              <w:bottom w:val="nil"/>
              <w:right w:val="nil"/>
            </w:tcBorders>
            <w:noWrap/>
            <w:hideMark/>
          </w:tcPr>
          <w:p w14:paraId="7D2AC988" w14:textId="77777777" w:rsidR="002D5CDE" w:rsidRPr="002D5CDE" w:rsidRDefault="002D5CDE" w:rsidP="002D5CDE">
            <w:pPr>
              <w:jc w:val="center"/>
              <w:rPr>
                <w:ins w:id="203" w:author="Dylan CHEN" w:date="2026-03-27T23:43:00Z" w16du:dateUtc="2026-03-27T15:43:00Z"/>
                <w:color w:val="000000"/>
                <w:sz w:val="20"/>
                <w:szCs w:val="20"/>
              </w:rPr>
            </w:pPr>
            <w:ins w:id="204" w:author="Dylan CHEN" w:date="2026-03-27T23:43:00Z" w16du:dateUtc="2026-03-27T15:43:00Z">
              <w:r w:rsidRPr="002D5CDE">
                <w:rPr>
                  <w:color w:val="000000"/>
                  <w:sz w:val="20"/>
                  <w:szCs w:val="20"/>
                </w:rPr>
                <w:t>√</w:t>
              </w:r>
            </w:ins>
          </w:p>
        </w:tc>
        <w:tc>
          <w:tcPr>
            <w:tcW w:w="2288" w:type="dxa"/>
            <w:tcBorders>
              <w:top w:val="nil"/>
              <w:left w:val="nil"/>
              <w:bottom w:val="nil"/>
              <w:right w:val="nil"/>
            </w:tcBorders>
            <w:noWrap/>
            <w:hideMark/>
          </w:tcPr>
          <w:p w14:paraId="6D824FAE" w14:textId="77777777" w:rsidR="002D5CDE" w:rsidRPr="002D5CDE" w:rsidRDefault="002D5CDE" w:rsidP="002D5CDE">
            <w:pPr>
              <w:jc w:val="center"/>
              <w:rPr>
                <w:ins w:id="205" w:author="Dylan CHEN" w:date="2026-03-27T23:43:00Z" w16du:dateUtc="2026-03-27T15:43:00Z"/>
                <w:color w:val="000000"/>
                <w:sz w:val="20"/>
                <w:szCs w:val="20"/>
              </w:rPr>
            </w:pPr>
            <w:ins w:id="206"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3B37A7FE" w14:textId="77777777" w:rsidR="002D5CDE" w:rsidRPr="002D5CDE" w:rsidRDefault="002D5CDE" w:rsidP="002D5CDE">
            <w:pPr>
              <w:jc w:val="center"/>
              <w:rPr>
                <w:ins w:id="207" w:author="Dylan CHEN" w:date="2026-03-27T23:43:00Z" w16du:dateUtc="2026-03-27T15:43:00Z"/>
                <w:color w:val="000000"/>
                <w:sz w:val="20"/>
                <w:szCs w:val="20"/>
              </w:rPr>
            </w:pPr>
            <w:ins w:id="208"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613496C2" w14:textId="77777777" w:rsidR="002D5CDE" w:rsidRPr="002D5CDE" w:rsidRDefault="002D5CDE" w:rsidP="002D5CDE">
            <w:pPr>
              <w:jc w:val="center"/>
              <w:rPr>
                <w:ins w:id="209" w:author="Dylan CHEN" w:date="2026-03-27T23:43:00Z" w16du:dateUtc="2026-03-27T15:43:00Z"/>
                <w:color w:val="000000"/>
                <w:sz w:val="20"/>
                <w:szCs w:val="20"/>
              </w:rPr>
            </w:pPr>
            <w:ins w:id="210"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3988885D" w14:textId="77777777" w:rsidR="002D5CDE" w:rsidRPr="002D5CDE" w:rsidRDefault="002D5CDE" w:rsidP="002D5CDE">
            <w:pPr>
              <w:jc w:val="center"/>
              <w:rPr>
                <w:ins w:id="211" w:author="Dylan CHEN" w:date="2026-03-27T23:43:00Z" w16du:dateUtc="2026-03-27T15:43:00Z"/>
                <w:color w:val="000000"/>
                <w:sz w:val="20"/>
                <w:szCs w:val="20"/>
              </w:rPr>
            </w:pPr>
            <w:ins w:id="212" w:author="Dylan CHEN" w:date="2026-03-27T23:43:00Z" w16du:dateUtc="2026-03-27T15:43:00Z">
              <w:r w:rsidRPr="002D5CDE">
                <w:rPr>
                  <w:color w:val="000000"/>
                  <w:sz w:val="20"/>
                  <w:szCs w:val="20"/>
                </w:rPr>
                <w:t>√</w:t>
              </w:r>
            </w:ins>
          </w:p>
        </w:tc>
      </w:tr>
      <w:tr w:rsidR="002D5CDE" w:rsidRPr="002D5CDE" w14:paraId="2536EE4C" w14:textId="77777777" w:rsidTr="00417031">
        <w:trPr>
          <w:trHeight w:val="340"/>
          <w:jc w:val="center"/>
          <w:ins w:id="213" w:author="Dylan CHEN" w:date="2026-03-27T23:43:00Z"/>
        </w:trPr>
        <w:tc>
          <w:tcPr>
            <w:tcW w:w="2485" w:type="dxa"/>
            <w:tcBorders>
              <w:top w:val="nil"/>
              <w:left w:val="nil"/>
              <w:bottom w:val="single" w:sz="8" w:space="0" w:color="auto"/>
              <w:right w:val="nil"/>
            </w:tcBorders>
            <w:noWrap/>
            <w:hideMark/>
          </w:tcPr>
          <w:p w14:paraId="5C28B1A0" w14:textId="77777777" w:rsidR="002D5CDE" w:rsidRPr="002D5CDE" w:rsidRDefault="002D5CDE" w:rsidP="002D5CDE">
            <w:pPr>
              <w:rPr>
                <w:ins w:id="214" w:author="Dylan CHEN" w:date="2026-03-27T23:43:00Z" w16du:dateUtc="2026-03-27T15:43:00Z"/>
                <w:color w:val="000000"/>
                <w:sz w:val="20"/>
                <w:szCs w:val="20"/>
              </w:rPr>
            </w:pPr>
            <w:ins w:id="215" w:author="Dylan CHEN" w:date="2026-03-27T23:43:00Z" w16du:dateUtc="2026-03-27T15:43:00Z">
              <w:r w:rsidRPr="002D5CDE">
                <w:rPr>
                  <w:color w:val="000000"/>
                  <w:sz w:val="20"/>
                  <w:szCs w:val="20"/>
                </w:rPr>
                <w:t>questioner random effect</w:t>
              </w:r>
            </w:ins>
          </w:p>
        </w:tc>
        <w:tc>
          <w:tcPr>
            <w:tcW w:w="1662" w:type="dxa"/>
            <w:tcBorders>
              <w:top w:val="nil"/>
              <w:left w:val="nil"/>
              <w:bottom w:val="single" w:sz="8" w:space="0" w:color="auto"/>
              <w:right w:val="nil"/>
            </w:tcBorders>
            <w:noWrap/>
            <w:hideMark/>
          </w:tcPr>
          <w:p w14:paraId="2033387E" w14:textId="77777777" w:rsidR="002D5CDE" w:rsidRPr="002D5CDE" w:rsidRDefault="002D5CDE" w:rsidP="002D5CDE">
            <w:pPr>
              <w:jc w:val="center"/>
              <w:rPr>
                <w:ins w:id="216" w:author="Dylan CHEN" w:date="2026-03-27T23:43:00Z" w16du:dateUtc="2026-03-27T15:43:00Z"/>
                <w:color w:val="000000"/>
                <w:sz w:val="20"/>
                <w:szCs w:val="20"/>
              </w:rPr>
            </w:pPr>
            <w:ins w:id="217" w:author="Dylan CHEN" w:date="2026-03-27T23:43:00Z" w16du:dateUtc="2026-03-27T15:43:00Z">
              <w:r w:rsidRPr="002D5CDE">
                <w:rPr>
                  <w:color w:val="000000"/>
                  <w:sz w:val="20"/>
                  <w:szCs w:val="20"/>
                </w:rPr>
                <w:t> </w:t>
              </w:r>
            </w:ins>
          </w:p>
        </w:tc>
        <w:tc>
          <w:tcPr>
            <w:tcW w:w="2288" w:type="dxa"/>
            <w:tcBorders>
              <w:top w:val="nil"/>
              <w:left w:val="nil"/>
              <w:bottom w:val="single" w:sz="8" w:space="0" w:color="auto"/>
              <w:right w:val="nil"/>
            </w:tcBorders>
            <w:noWrap/>
            <w:hideMark/>
          </w:tcPr>
          <w:p w14:paraId="680B0CCB" w14:textId="77777777" w:rsidR="002D5CDE" w:rsidRPr="002D5CDE" w:rsidRDefault="002D5CDE" w:rsidP="002D5CDE">
            <w:pPr>
              <w:jc w:val="center"/>
              <w:rPr>
                <w:ins w:id="218" w:author="Dylan CHEN" w:date="2026-03-27T23:43:00Z" w16du:dateUtc="2026-03-27T15:43:00Z"/>
                <w:color w:val="000000"/>
                <w:sz w:val="20"/>
                <w:szCs w:val="20"/>
              </w:rPr>
            </w:pPr>
            <w:ins w:id="219" w:author="Dylan CHEN" w:date="2026-03-27T23:43:00Z" w16du:dateUtc="2026-03-27T15:43:00Z">
              <w:r w:rsidRPr="002D5CDE">
                <w:rPr>
                  <w:color w:val="000000"/>
                  <w:sz w:val="20"/>
                  <w:szCs w:val="20"/>
                </w:rPr>
                <w:t>√</w:t>
              </w:r>
            </w:ins>
          </w:p>
        </w:tc>
        <w:tc>
          <w:tcPr>
            <w:tcW w:w="975" w:type="dxa"/>
            <w:tcBorders>
              <w:top w:val="nil"/>
              <w:left w:val="nil"/>
              <w:bottom w:val="single" w:sz="8" w:space="0" w:color="auto"/>
              <w:right w:val="nil"/>
            </w:tcBorders>
            <w:noWrap/>
            <w:hideMark/>
          </w:tcPr>
          <w:p w14:paraId="0AF6AB7B" w14:textId="77777777" w:rsidR="002D5CDE" w:rsidRPr="002D5CDE" w:rsidRDefault="002D5CDE" w:rsidP="002D5CDE">
            <w:pPr>
              <w:jc w:val="center"/>
              <w:rPr>
                <w:ins w:id="220" w:author="Dylan CHEN" w:date="2026-03-27T23:43:00Z" w16du:dateUtc="2026-03-27T15:43:00Z"/>
                <w:color w:val="000000"/>
                <w:sz w:val="20"/>
                <w:szCs w:val="20"/>
              </w:rPr>
            </w:pPr>
            <w:ins w:id="221" w:author="Dylan CHEN" w:date="2026-03-27T23:43:00Z" w16du:dateUtc="2026-03-27T15:43:00Z">
              <w:r w:rsidRPr="002D5CDE">
                <w:rPr>
                  <w:color w:val="000000"/>
                  <w:sz w:val="20"/>
                  <w:szCs w:val="20"/>
                </w:rPr>
                <w:t> </w:t>
              </w:r>
            </w:ins>
          </w:p>
        </w:tc>
        <w:tc>
          <w:tcPr>
            <w:tcW w:w="975" w:type="dxa"/>
            <w:tcBorders>
              <w:top w:val="nil"/>
              <w:left w:val="nil"/>
              <w:bottom w:val="single" w:sz="8" w:space="0" w:color="auto"/>
              <w:right w:val="nil"/>
            </w:tcBorders>
            <w:noWrap/>
            <w:hideMark/>
          </w:tcPr>
          <w:p w14:paraId="341D3818" w14:textId="77777777" w:rsidR="002D5CDE" w:rsidRPr="002D5CDE" w:rsidRDefault="002D5CDE" w:rsidP="002D5CDE">
            <w:pPr>
              <w:jc w:val="center"/>
              <w:rPr>
                <w:ins w:id="222" w:author="Dylan CHEN" w:date="2026-03-27T23:43:00Z" w16du:dateUtc="2026-03-27T15:43:00Z"/>
                <w:color w:val="000000"/>
                <w:sz w:val="20"/>
                <w:szCs w:val="20"/>
              </w:rPr>
            </w:pPr>
            <w:ins w:id="223" w:author="Dylan CHEN" w:date="2026-03-27T23:43:00Z" w16du:dateUtc="2026-03-27T15:43:00Z">
              <w:r w:rsidRPr="002D5CDE">
                <w:rPr>
                  <w:color w:val="000000"/>
                  <w:sz w:val="20"/>
                  <w:szCs w:val="20"/>
                </w:rPr>
                <w:t> </w:t>
              </w:r>
            </w:ins>
          </w:p>
        </w:tc>
        <w:tc>
          <w:tcPr>
            <w:tcW w:w="975" w:type="dxa"/>
            <w:tcBorders>
              <w:top w:val="nil"/>
              <w:left w:val="nil"/>
              <w:bottom w:val="single" w:sz="8" w:space="0" w:color="auto"/>
              <w:right w:val="nil"/>
            </w:tcBorders>
            <w:noWrap/>
            <w:hideMark/>
          </w:tcPr>
          <w:p w14:paraId="5FFDC337" w14:textId="77777777" w:rsidR="002D5CDE" w:rsidRPr="002D5CDE" w:rsidRDefault="002D5CDE" w:rsidP="002D5CDE">
            <w:pPr>
              <w:jc w:val="center"/>
              <w:rPr>
                <w:ins w:id="224" w:author="Dylan CHEN" w:date="2026-03-27T23:43:00Z" w16du:dateUtc="2026-03-27T15:43:00Z"/>
                <w:color w:val="000000"/>
                <w:sz w:val="20"/>
                <w:szCs w:val="20"/>
              </w:rPr>
            </w:pPr>
            <w:ins w:id="225" w:author="Dylan CHEN" w:date="2026-03-27T23:43:00Z" w16du:dateUtc="2026-03-27T15:43:00Z">
              <w:r w:rsidRPr="002D5CDE">
                <w:rPr>
                  <w:color w:val="000000"/>
                  <w:sz w:val="20"/>
                  <w:szCs w:val="20"/>
                </w:rPr>
                <w:t> </w:t>
              </w:r>
            </w:ins>
          </w:p>
        </w:tc>
      </w:tr>
      <w:tr w:rsidR="002D5CDE" w:rsidRPr="002D5CDE" w14:paraId="58B6D82B" w14:textId="77777777" w:rsidTr="00417031">
        <w:trPr>
          <w:trHeight w:val="320"/>
          <w:jc w:val="center"/>
          <w:ins w:id="226" w:author="Dylan CHEN" w:date="2026-03-27T23:43:00Z"/>
        </w:trPr>
        <w:tc>
          <w:tcPr>
            <w:tcW w:w="2485" w:type="dxa"/>
            <w:tcBorders>
              <w:top w:val="nil"/>
              <w:left w:val="nil"/>
              <w:bottom w:val="nil"/>
              <w:right w:val="nil"/>
            </w:tcBorders>
            <w:noWrap/>
            <w:hideMark/>
          </w:tcPr>
          <w:p w14:paraId="4760A0DE" w14:textId="77777777" w:rsidR="002D5CDE" w:rsidRPr="002D5CDE" w:rsidRDefault="002D5CDE" w:rsidP="002D5CDE">
            <w:pPr>
              <w:rPr>
                <w:ins w:id="227" w:author="Dylan CHEN" w:date="2026-03-27T23:43:00Z" w16du:dateUtc="2026-03-27T15:43:00Z"/>
                <w:color w:val="000000"/>
                <w:sz w:val="20"/>
                <w:szCs w:val="20"/>
              </w:rPr>
            </w:pPr>
            <w:ins w:id="228" w:author="Dylan CHEN" w:date="2026-03-27T23:43:00Z" w16du:dateUtc="2026-03-27T15:43:00Z">
              <w:r w:rsidRPr="002D5CDE">
                <w:rPr>
                  <w:color w:val="000000"/>
                  <w:sz w:val="20"/>
                  <w:szCs w:val="20"/>
                </w:rPr>
                <w:t>N</w:t>
              </w:r>
            </w:ins>
          </w:p>
        </w:tc>
        <w:tc>
          <w:tcPr>
            <w:tcW w:w="1662" w:type="dxa"/>
            <w:tcBorders>
              <w:top w:val="nil"/>
              <w:left w:val="nil"/>
              <w:bottom w:val="nil"/>
              <w:right w:val="nil"/>
            </w:tcBorders>
            <w:noWrap/>
            <w:hideMark/>
          </w:tcPr>
          <w:p w14:paraId="61083485" w14:textId="77777777" w:rsidR="002D5CDE" w:rsidRPr="002D5CDE" w:rsidRDefault="002D5CDE" w:rsidP="002D5CDE">
            <w:pPr>
              <w:jc w:val="center"/>
              <w:rPr>
                <w:ins w:id="229" w:author="Dylan CHEN" w:date="2026-03-27T23:43:00Z" w16du:dateUtc="2026-03-27T15:43:00Z"/>
                <w:color w:val="000000"/>
                <w:sz w:val="20"/>
                <w:szCs w:val="20"/>
              </w:rPr>
            </w:pPr>
            <w:ins w:id="230" w:author="Dylan CHEN" w:date="2026-03-27T23:43:00Z" w16du:dateUtc="2026-03-27T15:43:00Z">
              <w:r w:rsidRPr="002D5CDE">
                <w:rPr>
                  <w:color w:val="000000"/>
                  <w:sz w:val="20"/>
                  <w:szCs w:val="20"/>
                </w:rPr>
                <w:t>5,984</w:t>
              </w:r>
            </w:ins>
          </w:p>
        </w:tc>
        <w:tc>
          <w:tcPr>
            <w:tcW w:w="2288" w:type="dxa"/>
            <w:tcBorders>
              <w:top w:val="nil"/>
              <w:left w:val="nil"/>
              <w:bottom w:val="nil"/>
              <w:right w:val="nil"/>
            </w:tcBorders>
            <w:noWrap/>
            <w:hideMark/>
          </w:tcPr>
          <w:p w14:paraId="12D3C449" w14:textId="77777777" w:rsidR="002D5CDE" w:rsidRPr="002D5CDE" w:rsidRDefault="002D5CDE" w:rsidP="002D5CDE">
            <w:pPr>
              <w:jc w:val="center"/>
              <w:rPr>
                <w:ins w:id="231" w:author="Dylan CHEN" w:date="2026-03-27T23:43:00Z" w16du:dateUtc="2026-03-27T15:43:00Z"/>
                <w:color w:val="000000"/>
                <w:sz w:val="20"/>
                <w:szCs w:val="20"/>
              </w:rPr>
            </w:pPr>
            <w:ins w:id="232" w:author="Dylan CHEN" w:date="2026-03-27T23:43:00Z" w16du:dateUtc="2026-03-27T15:43:00Z">
              <w:r w:rsidRPr="002D5CDE">
                <w:rPr>
                  <w:color w:val="000000"/>
                  <w:sz w:val="20"/>
                  <w:szCs w:val="20"/>
                </w:rPr>
                <w:t>5,984</w:t>
              </w:r>
            </w:ins>
          </w:p>
        </w:tc>
        <w:tc>
          <w:tcPr>
            <w:tcW w:w="975" w:type="dxa"/>
            <w:tcBorders>
              <w:top w:val="nil"/>
              <w:left w:val="nil"/>
              <w:bottom w:val="nil"/>
              <w:right w:val="nil"/>
            </w:tcBorders>
            <w:noWrap/>
            <w:hideMark/>
          </w:tcPr>
          <w:p w14:paraId="611DE28F" w14:textId="77777777" w:rsidR="002D5CDE" w:rsidRPr="002D5CDE" w:rsidRDefault="002D5CDE" w:rsidP="002D5CDE">
            <w:pPr>
              <w:jc w:val="center"/>
              <w:rPr>
                <w:ins w:id="233" w:author="Dylan CHEN" w:date="2026-03-27T23:43:00Z" w16du:dateUtc="2026-03-27T15:43:00Z"/>
                <w:color w:val="000000"/>
                <w:sz w:val="20"/>
                <w:szCs w:val="20"/>
              </w:rPr>
            </w:pPr>
            <w:ins w:id="234" w:author="Dylan CHEN" w:date="2026-03-27T23:43:00Z" w16du:dateUtc="2026-03-27T15:43:00Z">
              <w:r w:rsidRPr="002D5CDE">
                <w:rPr>
                  <w:color w:val="000000"/>
                  <w:sz w:val="20"/>
                  <w:szCs w:val="20"/>
                </w:rPr>
                <w:t>5,984</w:t>
              </w:r>
            </w:ins>
          </w:p>
        </w:tc>
        <w:tc>
          <w:tcPr>
            <w:tcW w:w="975" w:type="dxa"/>
            <w:tcBorders>
              <w:top w:val="nil"/>
              <w:left w:val="nil"/>
              <w:bottom w:val="nil"/>
              <w:right w:val="nil"/>
            </w:tcBorders>
            <w:noWrap/>
            <w:hideMark/>
          </w:tcPr>
          <w:p w14:paraId="52897113" w14:textId="77777777" w:rsidR="002D5CDE" w:rsidRPr="002D5CDE" w:rsidRDefault="002D5CDE" w:rsidP="002D5CDE">
            <w:pPr>
              <w:jc w:val="center"/>
              <w:rPr>
                <w:ins w:id="235" w:author="Dylan CHEN" w:date="2026-03-27T23:43:00Z" w16du:dateUtc="2026-03-27T15:43:00Z"/>
                <w:color w:val="000000"/>
                <w:sz w:val="20"/>
                <w:szCs w:val="20"/>
              </w:rPr>
            </w:pPr>
            <w:ins w:id="236" w:author="Dylan CHEN" w:date="2026-03-27T23:43:00Z" w16du:dateUtc="2026-03-27T15:43:00Z">
              <w:r w:rsidRPr="002D5CDE">
                <w:rPr>
                  <w:color w:val="000000"/>
                  <w:sz w:val="20"/>
                  <w:szCs w:val="20"/>
                </w:rPr>
                <w:t>5,984</w:t>
              </w:r>
            </w:ins>
          </w:p>
        </w:tc>
        <w:tc>
          <w:tcPr>
            <w:tcW w:w="975" w:type="dxa"/>
            <w:tcBorders>
              <w:top w:val="nil"/>
              <w:left w:val="nil"/>
              <w:bottom w:val="nil"/>
              <w:right w:val="nil"/>
            </w:tcBorders>
            <w:noWrap/>
            <w:hideMark/>
          </w:tcPr>
          <w:p w14:paraId="7DC3B9AB" w14:textId="77777777" w:rsidR="002D5CDE" w:rsidRPr="002D5CDE" w:rsidRDefault="002D5CDE" w:rsidP="002D5CDE">
            <w:pPr>
              <w:jc w:val="center"/>
              <w:rPr>
                <w:ins w:id="237" w:author="Dylan CHEN" w:date="2026-03-27T23:43:00Z" w16du:dateUtc="2026-03-27T15:43:00Z"/>
                <w:color w:val="000000"/>
                <w:sz w:val="20"/>
                <w:szCs w:val="20"/>
              </w:rPr>
            </w:pPr>
            <w:ins w:id="238" w:author="Dylan CHEN" w:date="2026-03-27T23:43:00Z" w16du:dateUtc="2026-03-27T15:43:00Z">
              <w:r w:rsidRPr="002D5CDE">
                <w:rPr>
                  <w:color w:val="000000"/>
                  <w:sz w:val="20"/>
                  <w:szCs w:val="20"/>
                </w:rPr>
                <w:t>5,984</w:t>
              </w:r>
            </w:ins>
          </w:p>
        </w:tc>
      </w:tr>
      <w:tr w:rsidR="002D5CDE" w:rsidRPr="002D5CDE" w14:paraId="20ACB573" w14:textId="77777777" w:rsidTr="00417031">
        <w:trPr>
          <w:trHeight w:val="320"/>
          <w:jc w:val="center"/>
          <w:ins w:id="239" w:author="Dylan CHEN" w:date="2026-03-27T23:43:00Z"/>
        </w:trPr>
        <w:tc>
          <w:tcPr>
            <w:tcW w:w="2485" w:type="dxa"/>
            <w:tcBorders>
              <w:top w:val="nil"/>
              <w:left w:val="nil"/>
              <w:bottom w:val="nil"/>
              <w:right w:val="nil"/>
            </w:tcBorders>
            <w:noWrap/>
            <w:hideMark/>
          </w:tcPr>
          <w:p w14:paraId="798FDDFB" w14:textId="77777777" w:rsidR="002D5CDE" w:rsidRPr="002D5CDE" w:rsidRDefault="002D5CDE" w:rsidP="002D5CDE">
            <w:pPr>
              <w:rPr>
                <w:ins w:id="240" w:author="Dylan CHEN" w:date="2026-03-27T23:43:00Z" w16du:dateUtc="2026-03-27T15:43:00Z"/>
                <w:color w:val="000000"/>
                <w:sz w:val="20"/>
                <w:szCs w:val="20"/>
              </w:rPr>
            </w:pPr>
            <w:ins w:id="241" w:author="Dylan CHEN" w:date="2026-03-27T23:43:00Z" w16du:dateUtc="2026-03-27T15:43:00Z">
              <w:r w:rsidRPr="002D5CDE">
                <w:rPr>
                  <w:color w:val="000000"/>
                  <w:sz w:val="20"/>
                  <w:szCs w:val="20"/>
                </w:rPr>
                <w:t>AIC</w:t>
              </w:r>
            </w:ins>
          </w:p>
        </w:tc>
        <w:tc>
          <w:tcPr>
            <w:tcW w:w="1662" w:type="dxa"/>
            <w:tcBorders>
              <w:top w:val="nil"/>
              <w:left w:val="nil"/>
              <w:bottom w:val="nil"/>
              <w:right w:val="nil"/>
            </w:tcBorders>
            <w:noWrap/>
            <w:hideMark/>
          </w:tcPr>
          <w:p w14:paraId="1F43E9C3" w14:textId="77777777" w:rsidR="002D5CDE" w:rsidRPr="002D5CDE" w:rsidRDefault="002D5CDE" w:rsidP="002D5CDE">
            <w:pPr>
              <w:rPr>
                <w:ins w:id="242" w:author="Dylan CHEN" w:date="2026-03-27T23:43:00Z" w16du:dateUtc="2026-03-27T15:43:00Z"/>
                <w:color w:val="000000"/>
                <w:sz w:val="20"/>
                <w:szCs w:val="20"/>
              </w:rPr>
            </w:pPr>
          </w:p>
        </w:tc>
        <w:tc>
          <w:tcPr>
            <w:tcW w:w="2288" w:type="dxa"/>
            <w:tcBorders>
              <w:top w:val="nil"/>
              <w:left w:val="nil"/>
              <w:bottom w:val="nil"/>
              <w:right w:val="nil"/>
            </w:tcBorders>
            <w:noWrap/>
            <w:hideMark/>
          </w:tcPr>
          <w:p w14:paraId="0B6B8FD2" w14:textId="77777777" w:rsidR="002D5CDE" w:rsidRPr="002D5CDE" w:rsidRDefault="002D5CDE" w:rsidP="002D5CDE">
            <w:pPr>
              <w:jc w:val="center"/>
              <w:rPr>
                <w:ins w:id="243" w:author="Dylan CHEN" w:date="2026-03-27T23:43:00Z" w16du:dateUtc="2026-03-27T15:43:00Z"/>
                <w:color w:val="000000"/>
                <w:sz w:val="20"/>
                <w:szCs w:val="20"/>
              </w:rPr>
            </w:pPr>
            <w:ins w:id="244" w:author="Dylan CHEN" w:date="2026-03-27T23:43:00Z" w16du:dateUtc="2026-03-27T15:43:00Z">
              <w:r w:rsidRPr="002D5CDE">
                <w:rPr>
                  <w:color w:val="000000"/>
                  <w:sz w:val="20"/>
                  <w:szCs w:val="20"/>
                </w:rPr>
                <w:t>2691.088</w:t>
              </w:r>
            </w:ins>
          </w:p>
        </w:tc>
        <w:tc>
          <w:tcPr>
            <w:tcW w:w="975" w:type="dxa"/>
            <w:tcBorders>
              <w:top w:val="nil"/>
              <w:left w:val="nil"/>
              <w:bottom w:val="nil"/>
              <w:right w:val="nil"/>
            </w:tcBorders>
            <w:noWrap/>
            <w:hideMark/>
          </w:tcPr>
          <w:p w14:paraId="387924AF" w14:textId="77777777" w:rsidR="002D5CDE" w:rsidRPr="002D5CDE" w:rsidRDefault="002D5CDE" w:rsidP="002D5CDE">
            <w:pPr>
              <w:jc w:val="center"/>
              <w:rPr>
                <w:ins w:id="245" w:author="Dylan CHEN" w:date="2026-03-27T23:43:00Z" w16du:dateUtc="2026-03-27T15:43:00Z"/>
                <w:color w:val="000000"/>
                <w:sz w:val="20"/>
                <w:szCs w:val="20"/>
              </w:rPr>
            </w:pPr>
          </w:p>
        </w:tc>
        <w:tc>
          <w:tcPr>
            <w:tcW w:w="975" w:type="dxa"/>
            <w:tcBorders>
              <w:top w:val="nil"/>
              <w:left w:val="nil"/>
              <w:bottom w:val="nil"/>
              <w:right w:val="nil"/>
            </w:tcBorders>
            <w:noWrap/>
            <w:hideMark/>
          </w:tcPr>
          <w:p w14:paraId="1A812CA9" w14:textId="77777777" w:rsidR="002D5CDE" w:rsidRPr="002D5CDE" w:rsidRDefault="002D5CDE" w:rsidP="002D5CDE">
            <w:pPr>
              <w:jc w:val="center"/>
              <w:rPr>
                <w:ins w:id="246" w:author="Dylan CHEN" w:date="2026-03-27T23:43:00Z" w16du:dateUtc="2026-03-27T15:43:00Z"/>
                <w:color w:val="000000"/>
                <w:sz w:val="20"/>
                <w:szCs w:val="20"/>
              </w:rPr>
            </w:pPr>
            <w:ins w:id="247" w:author="Dylan CHEN" w:date="2026-03-27T23:43:00Z" w16du:dateUtc="2026-03-27T15:43:00Z">
              <w:r w:rsidRPr="002D5CDE">
                <w:rPr>
                  <w:color w:val="000000"/>
                  <w:sz w:val="20"/>
                  <w:szCs w:val="20"/>
                </w:rPr>
                <w:t>17086.635</w:t>
              </w:r>
            </w:ins>
          </w:p>
        </w:tc>
        <w:tc>
          <w:tcPr>
            <w:tcW w:w="975" w:type="dxa"/>
            <w:tcBorders>
              <w:top w:val="nil"/>
              <w:left w:val="nil"/>
              <w:bottom w:val="nil"/>
              <w:right w:val="nil"/>
            </w:tcBorders>
            <w:noWrap/>
            <w:hideMark/>
          </w:tcPr>
          <w:p w14:paraId="689B1620" w14:textId="77777777" w:rsidR="002D5CDE" w:rsidRPr="002D5CDE" w:rsidRDefault="002D5CDE" w:rsidP="002D5CDE">
            <w:pPr>
              <w:jc w:val="center"/>
              <w:rPr>
                <w:ins w:id="248" w:author="Dylan CHEN" w:date="2026-03-27T23:43:00Z" w16du:dateUtc="2026-03-27T15:43:00Z"/>
                <w:color w:val="000000"/>
                <w:sz w:val="20"/>
                <w:szCs w:val="20"/>
              </w:rPr>
            </w:pPr>
            <w:ins w:id="249" w:author="Dylan CHEN" w:date="2026-03-27T23:43:00Z" w16du:dateUtc="2026-03-27T15:43:00Z">
              <w:r w:rsidRPr="002D5CDE">
                <w:rPr>
                  <w:color w:val="000000"/>
                  <w:sz w:val="20"/>
                  <w:szCs w:val="20"/>
                </w:rPr>
                <w:t>17086.635</w:t>
              </w:r>
            </w:ins>
          </w:p>
        </w:tc>
      </w:tr>
      <w:tr w:rsidR="002D5CDE" w:rsidRPr="002D5CDE" w14:paraId="77BD6CB6" w14:textId="77777777" w:rsidTr="00417031">
        <w:trPr>
          <w:trHeight w:val="320"/>
          <w:jc w:val="center"/>
          <w:ins w:id="250" w:author="Dylan CHEN" w:date="2026-03-27T23:43:00Z"/>
        </w:trPr>
        <w:tc>
          <w:tcPr>
            <w:tcW w:w="2485" w:type="dxa"/>
            <w:tcBorders>
              <w:top w:val="nil"/>
              <w:left w:val="nil"/>
              <w:bottom w:val="nil"/>
              <w:right w:val="nil"/>
            </w:tcBorders>
            <w:noWrap/>
            <w:hideMark/>
          </w:tcPr>
          <w:p w14:paraId="1CB9BEDE" w14:textId="77777777" w:rsidR="002D5CDE" w:rsidRPr="002D5CDE" w:rsidRDefault="002D5CDE" w:rsidP="002D5CDE">
            <w:pPr>
              <w:rPr>
                <w:ins w:id="251" w:author="Dylan CHEN" w:date="2026-03-27T23:43:00Z" w16du:dateUtc="2026-03-27T15:43:00Z"/>
                <w:color w:val="000000"/>
                <w:sz w:val="20"/>
                <w:szCs w:val="20"/>
              </w:rPr>
            </w:pPr>
            <w:ins w:id="252" w:author="Dylan CHEN" w:date="2026-03-27T23:43:00Z" w16du:dateUtc="2026-03-27T15:43:00Z">
              <w:r w:rsidRPr="002D5CDE">
                <w:rPr>
                  <w:color w:val="000000"/>
                  <w:sz w:val="20"/>
                  <w:szCs w:val="20"/>
                </w:rPr>
                <w:t>BIC</w:t>
              </w:r>
            </w:ins>
          </w:p>
        </w:tc>
        <w:tc>
          <w:tcPr>
            <w:tcW w:w="1662" w:type="dxa"/>
            <w:tcBorders>
              <w:top w:val="nil"/>
              <w:left w:val="nil"/>
              <w:bottom w:val="nil"/>
              <w:right w:val="nil"/>
            </w:tcBorders>
            <w:noWrap/>
            <w:hideMark/>
          </w:tcPr>
          <w:p w14:paraId="1CDC0612" w14:textId="77777777" w:rsidR="002D5CDE" w:rsidRPr="002D5CDE" w:rsidRDefault="002D5CDE" w:rsidP="002D5CDE">
            <w:pPr>
              <w:rPr>
                <w:ins w:id="253" w:author="Dylan CHEN" w:date="2026-03-27T23:43:00Z" w16du:dateUtc="2026-03-27T15:43:00Z"/>
                <w:color w:val="000000"/>
                <w:sz w:val="20"/>
                <w:szCs w:val="20"/>
              </w:rPr>
            </w:pPr>
          </w:p>
        </w:tc>
        <w:tc>
          <w:tcPr>
            <w:tcW w:w="2288" w:type="dxa"/>
            <w:tcBorders>
              <w:top w:val="nil"/>
              <w:left w:val="nil"/>
              <w:bottom w:val="nil"/>
              <w:right w:val="nil"/>
            </w:tcBorders>
            <w:noWrap/>
            <w:hideMark/>
          </w:tcPr>
          <w:p w14:paraId="3FE19597" w14:textId="77777777" w:rsidR="002D5CDE" w:rsidRPr="002D5CDE" w:rsidRDefault="002D5CDE" w:rsidP="002D5CDE">
            <w:pPr>
              <w:jc w:val="center"/>
              <w:rPr>
                <w:ins w:id="254" w:author="Dylan CHEN" w:date="2026-03-27T23:43:00Z" w16du:dateUtc="2026-03-27T15:43:00Z"/>
                <w:color w:val="000000"/>
                <w:sz w:val="20"/>
                <w:szCs w:val="20"/>
              </w:rPr>
            </w:pPr>
            <w:ins w:id="255" w:author="Dylan CHEN" w:date="2026-03-27T23:43:00Z" w16du:dateUtc="2026-03-27T15:43:00Z">
              <w:r w:rsidRPr="002D5CDE">
                <w:rPr>
                  <w:color w:val="000000"/>
                  <w:sz w:val="20"/>
                  <w:szCs w:val="20"/>
                </w:rPr>
                <w:t>2979.053</w:t>
              </w:r>
            </w:ins>
          </w:p>
        </w:tc>
        <w:tc>
          <w:tcPr>
            <w:tcW w:w="975" w:type="dxa"/>
            <w:tcBorders>
              <w:top w:val="nil"/>
              <w:left w:val="nil"/>
              <w:bottom w:val="nil"/>
              <w:right w:val="nil"/>
            </w:tcBorders>
            <w:noWrap/>
            <w:hideMark/>
          </w:tcPr>
          <w:p w14:paraId="4C348C69" w14:textId="77777777" w:rsidR="002D5CDE" w:rsidRPr="002D5CDE" w:rsidRDefault="002D5CDE" w:rsidP="002D5CDE">
            <w:pPr>
              <w:jc w:val="center"/>
              <w:rPr>
                <w:ins w:id="256" w:author="Dylan CHEN" w:date="2026-03-27T23:43:00Z" w16du:dateUtc="2026-03-27T15:43:00Z"/>
                <w:color w:val="000000"/>
                <w:sz w:val="20"/>
                <w:szCs w:val="20"/>
              </w:rPr>
            </w:pPr>
          </w:p>
        </w:tc>
        <w:tc>
          <w:tcPr>
            <w:tcW w:w="975" w:type="dxa"/>
            <w:tcBorders>
              <w:top w:val="nil"/>
              <w:left w:val="nil"/>
              <w:bottom w:val="nil"/>
              <w:right w:val="nil"/>
            </w:tcBorders>
            <w:noWrap/>
            <w:hideMark/>
          </w:tcPr>
          <w:p w14:paraId="16FB67B9" w14:textId="77777777" w:rsidR="002D5CDE" w:rsidRPr="002D5CDE" w:rsidRDefault="002D5CDE" w:rsidP="002D5CDE">
            <w:pPr>
              <w:rPr>
                <w:ins w:id="257" w:author="Dylan CHEN" w:date="2026-03-27T23:43:00Z" w16du:dateUtc="2026-03-27T15:43:00Z"/>
                <w:sz w:val="20"/>
                <w:szCs w:val="20"/>
              </w:rPr>
            </w:pPr>
          </w:p>
        </w:tc>
        <w:tc>
          <w:tcPr>
            <w:tcW w:w="975" w:type="dxa"/>
            <w:tcBorders>
              <w:top w:val="nil"/>
              <w:left w:val="nil"/>
              <w:bottom w:val="nil"/>
              <w:right w:val="nil"/>
            </w:tcBorders>
            <w:noWrap/>
            <w:hideMark/>
          </w:tcPr>
          <w:p w14:paraId="45C6D3F0" w14:textId="77777777" w:rsidR="002D5CDE" w:rsidRPr="002D5CDE" w:rsidRDefault="002D5CDE" w:rsidP="002D5CDE">
            <w:pPr>
              <w:rPr>
                <w:ins w:id="258" w:author="Dylan CHEN" w:date="2026-03-27T23:43:00Z" w16du:dateUtc="2026-03-27T15:43:00Z"/>
                <w:sz w:val="20"/>
                <w:szCs w:val="20"/>
              </w:rPr>
            </w:pPr>
          </w:p>
        </w:tc>
      </w:tr>
      <w:tr w:rsidR="002D5CDE" w:rsidRPr="002D5CDE" w14:paraId="4C9EEACB" w14:textId="77777777" w:rsidTr="00417031">
        <w:trPr>
          <w:trHeight w:val="320"/>
          <w:jc w:val="center"/>
          <w:ins w:id="259" w:author="Dylan CHEN" w:date="2026-03-27T23:43:00Z"/>
        </w:trPr>
        <w:tc>
          <w:tcPr>
            <w:tcW w:w="2485" w:type="dxa"/>
            <w:tcBorders>
              <w:top w:val="nil"/>
              <w:left w:val="nil"/>
              <w:bottom w:val="nil"/>
              <w:right w:val="nil"/>
            </w:tcBorders>
            <w:noWrap/>
            <w:hideMark/>
          </w:tcPr>
          <w:p w14:paraId="390069BE" w14:textId="77777777" w:rsidR="002D5CDE" w:rsidRPr="002D5CDE" w:rsidRDefault="002D5CDE" w:rsidP="002D5CDE">
            <w:pPr>
              <w:rPr>
                <w:ins w:id="260" w:author="Dylan CHEN" w:date="2026-03-27T23:43:00Z" w16du:dateUtc="2026-03-27T15:43:00Z"/>
                <w:color w:val="000000"/>
                <w:sz w:val="20"/>
                <w:szCs w:val="20"/>
              </w:rPr>
            </w:pPr>
            <w:ins w:id="261" w:author="Dylan CHEN" w:date="2026-03-27T23:43:00Z" w16du:dateUtc="2026-03-27T15:43:00Z">
              <w:r w:rsidRPr="002D5CDE">
                <w:rPr>
                  <w:color w:val="000000"/>
                  <w:sz w:val="20"/>
                  <w:szCs w:val="20"/>
                </w:rPr>
                <w:t>log likelihood</w:t>
              </w:r>
            </w:ins>
          </w:p>
        </w:tc>
        <w:tc>
          <w:tcPr>
            <w:tcW w:w="1662" w:type="dxa"/>
            <w:tcBorders>
              <w:top w:val="nil"/>
              <w:left w:val="nil"/>
              <w:bottom w:val="nil"/>
              <w:right w:val="nil"/>
            </w:tcBorders>
            <w:noWrap/>
            <w:hideMark/>
          </w:tcPr>
          <w:p w14:paraId="5FE57FF4" w14:textId="77777777" w:rsidR="002D5CDE" w:rsidRPr="002D5CDE" w:rsidRDefault="002D5CDE" w:rsidP="002D5CDE">
            <w:pPr>
              <w:rPr>
                <w:ins w:id="262" w:author="Dylan CHEN" w:date="2026-03-27T23:43:00Z" w16du:dateUtc="2026-03-27T15:43:00Z"/>
                <w:color w:val="000000"/>
                <w:sz w:val="20"/>
                <w:szCs w:val="20"/>
              </w:rPr>
            </w:pPr>
          </w:p>
        </w:tc>
        <w:tc>
          <w:tcPr>
            <w:tcW w:w="2288" w:type="dxa"/>
            <w:tcBorders>
              <w:top w:val="nil"/>
              <w:left w:val="nil"/>
              <w:bottom w:val="nil"/>
              <w:right w:val="nil"/>
            </w:tcBorders>
            <w:noWrap/>
            <w:hideMark/>
          </w:tcPr>
          <w:p w14:paraId="026A9CFE" w14:textId="77777777" w:rsidR="002D5CDE" w:rsidRPr="002D5CDE" w:rsidRDefault="002D5CDE" w:rsidP="002D5CDE">
            <w:pPr>
              <w:jc w:val="center"/>
              <w:rPr>
                <w:ins w:id="263" w:author="Dylan CHEN" w:date="2026-03-27T23:43:00Z" w16du:dateUtc="2026-03-27T15:43:00Z"/>
                <w:color w:val="000000"/>
                <w:sz w:val="20"/>
                <w:szCs w:val="20"/>
              </w:rPr>
            </w:pPr>
            <w:ins w:id="264" w:author="Dylan CHEN" w:date="2026-03-27T23:43:00Z" w16du:dateUtc="2026-03-27T15:43:00Z">
              <w:r w:rsidRPr="002D5CDE">
                <w:rPr>
                  <w:color w:val="000000"/>
                  <w:sz w:val="20"/>
                  <w:szCs w:val="20"/>
                </w:rPr>
                <w:t>-1302.544</w:t>
              </w:r>
            </w:ins>
          </w:p>
        </w:tc>
        <w:tc>
          <w:tcPr>
            <w:tcW w:w="975" w:type="dxa"/>
            <w:tcBorders>
              <w:top w:val="nil"/>
              <w:left w:val="nil"/>
              <w:bottom w:val="nil"/>
              <w:right w:val="nil"/>
            </w:tcBorders>
            <w:noWrap/>
            <w:hideMark/>
          </w:tcPr>
          <w:p w14:paraId="4F157E96" w14:textId="77777777" w:rsidR="002D5CDE" w:rsidRPr="002D5CDE" w:rsidRDefault="002D5CDE" w:rsidP="002D5CDE">
            <w:pPr>
              <w:jc w:val="center"/>
              <w:rPr>
                <w:ins w:id="265" w:author="Dylan CHEN" w:date="2026-03-27T23:43:00Z" w16du:dateUtc="2026-03-27T15:43:00Z"/>
                <w:color w:val="000000"/>
                <w:sz w:val="20"/>
                <w:szCs w:val="20"/>
              </w:rPr>
            </w:pPr>
            <w:ins w:id="266" w:author="Dylan CHEN" w:date="2026-03-27T23:43:00Z" w16du:dateUtc="2026-03-27T15:43:00Z">
              <w:r w:rsidRPr="002D5CDE">
                <w:rPr>
                  <w:color w:val="000000"/>
                  <w:sz w:val="20"/>
                  <w:szCs w:val="20"/>
                </w:rPr>
                <w:t>-8501.317</w:t>
              </w:r>
            </w:ins>
          </w:p>
        </w:tc>
        <w:tc>
          <w:tcPr>
            <w:tcW w:w="975" w:type="dxa"/>
            <w:tcBorders>
              <w:top w:val="nil"/>
              <w:left w:val="nil"/>
              <w:bottom w:val="nil"/>
              <w:right w:val="nil"/>
            </w:tcBorders>
            <w:noWrap/>
            <w:hideMark/>
          </w:tcPr>
          <w:p w14:paraId="06A610D2" w14:textId="77777777" w:rsidR="002D5CDE" w:rsidRPr="002D5CDE" w:rsidRDefault="002D5CDE" w:rsidP="002D5CDE">
            <w:pPr>
              <w:jc w:val="center"/>
              <w:rPr>
                <w:ins w:id="267" w:author="Dylan CHEN" w:date="2026-03-27T23:43:00Z" w16du:dateUtc="2026-03-27T15:43:00Z"/>
                <w:color w:val="000000"/>
                <w:sz w:val="20"/>
                <w:szCs w:val="20"/>
              </w:rPr>
            </w:pPr>
            <w:ins w:id="268" w:author="Dylan CHEN" w:date="2026-03-27T23:43:00Z" w16du:dateUtc="2026-03-27T15:43:00Z">
              <w:r w:rsidRPr="002D5CDE">
                <w:rPr>
                  <w:color w:val="000000"/>
                  <w:sz w:val="20"/>
                  <w:szCs w:val="20"/>
                </w:rPr>
                <w:t>-8501.317</w:t>
              </w:r>
            </w:ins>
          </w:p>
        </w:tc>
        <w:tc>
          <w:tcPr>
            <w:tcW w:w="975" w:type="dxa"/>
            <w:tcBorders>
              <w:top w:val="nil"/>
              <w:left w:val="nil"/>
              <w:bottom w:val="nil"/>
              <w:right w:val="nil"/>
            </w:tcBorders>
            <w:noWrap/>
            <w:hideMark/>
          </w:tcPr>
          <w:p w14:paraId="2BE007FB" w14:textId="77777777" w:rsidR="002D5CDE" w:rsidRPr="002D5CDE" w:rsidRDefault="002D5CDE" w:rsidP="002D5CDE">
            <w:pPr>
              <w:jc w:val="center"/>
              <w:rPr>
                <w:ins w:id="269" w:author="Dylan CHEN" w:date="2026-03-27T23:43:00Z" w16du:dateUtc="2026-03-27T15:43:00Z"/>
                <w:color w:val="000000"/>
                <w:sz w:val="20"/>
                <w:szCs w:val="20"/>
              </w:rPr>
            </w:pPr>
            <w:ins w:id="270" w:author="Dylan CHEN" w:date="2026-03-27T23:43:00Z" w16du:dateUtc="2026-03-27T15:43:00Z">
              <w:r w:rsidRPr="002D5CDE">
                <w:rPr>
                  <w:color w:val="000000"/>
                  <w:sz w:val="20"/>
                  <w:szCs w:val="20"/>
                </w:rPr>
                <w:t>-8501.317</w:t>
              </w:r>
            </w:ins>
          </w:p>
        </w:tc>
      </w:tr>
      <w:tr w:rsidR="002D5CDE" w:rsidRPr="002D5CDE" w14:paraId="489FCBBC" w14:textId="77777777" w:rsidTr="00417031">
        <w:trPr>
          <w:trHeight w:val="320"/>
          <w:jc w:val="center"/>
          <w:ins w:id="271" w:author="Dylan CHEN" w:date="2026-03-27T23:43:00Z"/>
        </w:trPr>
        <w:tc>
          <w:tcPr>
            <w:tcW w:w="2485" w:type="dxa"/>
            <w:tcBorders>
              <w:top w:val="nil"/>
              <w:left w:val="nil"/>
              <w:bottom w:val="nil"/>
              <w:right w:val="nil"/>
            </w:tcBorders>
            <w:noWrap/>
            <w:hideMark/>
          </w:tcPr>
          <w:p w14:paraId="07A259F2" w14:textId="77777777" w:rsidR="002D5CDE" w:rsidRPr="002D5CDE" w:rsidRDefault="002D5CDE" w:rsidP="002D5CDE">
            <w:pPr>
              <w:rPr>
                <w:ins w:id="272" w:author="Dylan CHEN" w:date="2026-03-27T23:43:00Z" w16du:dateUtc="2026-03-27T15:43:00Z"/>
                <w:color w:val="000000"/>
                <w:sz w:val="20"/>
                <w:szCs w:val="20"/>
              </w:rPr>
            </w:pPr>
            <w:ins w:id="273" w:author="Dylan CHEN" w:date="2026-03-27T23:43:00Z" w16du:dateUtc="2026-03-27T15:43:00Z">
              <w:r w:rsidRPr="002D5CDE">
                <w:rPr>
                  <w:color w:val="000000"/>
                  <w:sz w:val="20"/>
                  <w:szCs w:val="20"/>
                </w:rPr>
                <w:t>deviance</w:t>
              </w:r>
            </w:ins>
          </w:p>
        </w:tc>
        <w:tc>
          <w:tcPr>
            <w:tcW w:w="1662" w:type="dxa"/>
            <w:tcBorders>
              <w:top w:val="nil"/>
              <w:left w:val="nil"/>
              <w:bottom w:val="nil"/>
              <w:right w:val="nil"/>
            </w:tcBorders>
            <w:noWrap/>
            <w:hideMark/>
          </w:tcPr>
          <w:p w14:paraId="7A61577A" w14:textId="77777777" w:rsidR="002D5CDE" w:rsidRPr="002D5CDE" w:rsidRDefault="002D5CDE" w:rsidP="002D5CDE">
            <w:pPr>
              <w:rPr>
                <w:ins w:id="274" w:author="Dylan CHEN" w:date="2026-03-27T23:43:00Z" w16du:dateUtc="2026-03-27T15:43:00Z"/>
                <w:color w:val="000000"/>
                <w:sz w:val="20"/>
                <w:szCs w:val="20"/>
              </w:rPr>
            </w:pPr>
          </w:p>
        </w:tc>
        <w:tc>
          <w:tcPr>
            <w:tcW w:w="2288" w:type="dxa"/>
            <w:tcBorders>
              <w:top w:val="nil"/>
              <w:left w:val="nil"/>
              <w:bottom w:val="nil"/>
              <w:right w:val="nil"/>
            </w:tcBorders>
            <w:noWrap/>
            <w:hideMark/>
          </w:tcPr>
          <w:p w14:paraId="0365D6DD" w14:textId="77777777" w:rsidR="002D5CDE" w:rsidRPr="002D5CDE" w:rsidRDefault="002D5CDE" w:rsidP="002D5CDE">
            <w:pPr>
              <w:rPr>
                <w:ins w:id="275" w:author="Dylan CHEN" w:date="2026-03-27T23:43:00Z" w16du:dateUtc="2026-03-27T15:43:00Z"/>
                <w:sz w:val="20"/>
                <w:szCs w:val="20"/>
              </w:rPr>
            </w:pPr>
          </w:p>
        </w:tc>
        <w:tc>
          <w:tcPr>
            <w:tcW w:w="975" w:type="dxa"/>
            <w:tcBorders>
              <w:top w:val="nil"/>
              <w:left w:val="nil"/>
              <w:bottom w:val="nil"/>
              <w:right w:val="nil"/>
            </w:tcBorders>
            <w:noWrap/>
            <w:hideMark/>
          </w:tcPr>
          <w:p w14:paraId="74F09334" w14:textId="77777777" w:rsidR="002D5CDE" w:rsidRPr="002D5CDE" w:rsidRDefault="002D5CDE" w:rsidP="002D5CDE">
            <w:pPr>
              <w:jc w:val="center"/>
              <w:rPr>
                <w:ins w:id="276" w:author="Dylan CHEN" w:date="2026-03-27T23:43:00Z" w16du:dateUtc="2026-03-27T15:43:00Z"/>
                <w:color w:val="000000"/>
                <w:sz w:val="20"/>
                <w:szCs w:val="20"/>
              </w:rPr>
            </w:pPr>
            <w:ins w:id="277" w:author="Dylan CHEN" w:date="2026-03-27T23:43:00Z" w16du:dateUtc="2026-03-27T15:43:00Z">
              <w:r w:rsidRPr="002D5CDE">
                <w:rPr>
                  <w:color w:val="000000"/>
                  <w:sz w:val="20"/>
                  <w:szCs w:val="20"/>
                </w:rPr>
                <w:t>5177.952</w:t>
              </w:r>
            </w:ins>
          </w:p>
        </w:tc>
        <w:tc>
          <w:tcPr>
            <w:tcW w:w="975" w:type="dxa"/>
            <w:tcBorders>
              <w:top w:val="nil"/>
              <w:left w:val="nil"/>
              <w:bottom w:val="nil"/>
              <w:right w:val="nil"/>
            </w:tcBorders>
            <w:noWrap/>
            <w:hideMark/>
          </w:tcPr>
          <w:p w14:paraId="4C4C3790" w14:textId="77777777" w:rsidR="002D5CDE" w:rsidRPr="002D5CDE" w:rsidRDefault="002D5CDE" w:rsidP="002D5CDE">
            <w:pPr>
              <w:jc w:val="center"/>
              <w:rPr>
                <w:ins w:id="278" w:author="Dylan CHEN" w:date="2026-03-27T23:43:00Z" w16du:dateUtc="2026-03-27T15:43:00Z"/>
                <w:color w:val="000000"/>
                <w:sz w:val="20"/>
                <w:szCs w:val="20"/>
              </w:rPr>
            </w:pPr>
          </w:p>
        </w:tc>
        <w:tc>
          <w:tcPr>
            <w:tcW w:w="975" w:type="dxa"/>
            <w:tcBorders>
              <w:top w:val="nil"/>
              <w:left w:val="nil"/>
              <w:bottom w:val="nil"/>
              <w:right w:val="nil"/>
            </w:tcBorders>
            <w:noWrap/>
            <w:hideMark/>
          </w:tcPr>
          <w:p w14:paraId="22FC6AF4" w14:textId="77777777" w:rsidR="002D5CDE" w:rsidRPr="002D5CDE" w:rsidRDefault="002D5CDE" w:rsidP="002D5CDE">
            <w:pPr>
              <w:rPr>
                <w:ins w:id="279" w:author="Dylan CHEN" w:date="2026-03-27T23:43:00Z" w16du:dateUtc="2026-03-27T15:43:00Z"/>
                <w:sz w:val="20"/>
                <w:szCs w:val="20"/>
              </w:rPr>
            </w:pPr>
          </w:p>
        </w:tc>
      </w:tr>
      <w:tr w:rsidR="002D5CDE" w:rsidRPr="002D5CDE" w14:paraId="77C65919" w14:textId="77777777" w:rsidTr="00417031">
        <w:trPr>
          <w:trHeight w:val="340"/>
          <w:jc w:val="center"/>
          <w:ins w:id="280" w:author="Dylan CHEN" w:date="2026-03-27T23:43:00Z"/>
        </w:trPr>
        <w:tc>
          <w:tcPr>
            <w:tcW w:w="2485" w:type="dxa"/>
            <w:tcBorders>
              <w:top w:val="nil"/>
              <w:left w:val="nil"/>
              <w:bottom w:val="single" w:sz="8" w:space="0" w:color="auto"/>
              <w:right w:val="nil"/>
            </w:tcBorders>
            <w:noWrap/>
            <w:hideMark/>
          </w:tcPr>
          <w:p w14:paraId="3557D4DF" w14:textId="77777777" w:rsidR="002D5CDE" w:rsidRPr="002D5CDE" w:rsidRDefault="002D5CDE" w:rsidP="002D5CDE">
            <w:pPr>
              <w:rPr>
                <w:ins w:id="281" w:author="Dylan CHEN" w:date="2026-03-27T23:43:00Z" w16du:dateUtc="2026-03-27T15:43:00Z"/>
                <w:color w:val="000000"/>
                <w:sz w:val="20"/>
                <w:szCs w:val="20"/>
              </w:rPr>
            </w:pPr>
            <w:ins w:id="282" w:author="Dylan CHEN" w:date="2026-03-27T23:43:00Z" w16du:dateUtc="2026-03-27T15:43:00Z">
              <w:r w:rsidRPr="002D5CDE">
                <w:rPr>
                  <w:color w:val="000000"/>
                  <w:sz w:val="20"/>
                  <w:szCs w:val="20"/>
                </w:rPr>
                <w:t>pseudo R^2</w:t>
              </w:r>
            </w:ins>
          </w:p>
        </w:tc>
        <w:tc>
          <w:tcPr>
            <w:tcW w:w="1662" w:type="dxa"/>
            <w:tcBorders>
              <w:top w:val="nil"/>
              <w:left w:val="nil"/>
              <w:bottom w:val="single" w:sz="8" w:space="0" w:color="auto"/>
              <w:right w:val="nil"/>
            </w:tcBorders>
            <w:noWrap/>
            <w:hideMark/>
          </w:tcPr>
          <w:p w14:paraId="058E463B" w14:textId="77777777" w:rsidR="002D5CDE" w:rsidRPr="002D5CDE" w:rsidRDefault="002D5CDE" w:rsidP="002D5CDE">
            <w:pPr>
              <w:jc w:val="center"/>
              <w:rPr>
                <w:ins w:id="283" w:author="Dylan CHEN" w:date="2026-03-27T23:43:00Z" w16du:dateUtc="2026-03-27T15:43:00Z"/>
                <w:color w:val="000000"/>
                <w:sz w:val="20"/>
                <w:szCs w:val="20"/>
              </w:rPr>
            </w:pPr>
            <w:ins w:id="284" w:author="Dylan CHEN" w:date="2026-03-27T23:43:00Z" w16du:dateUtc="2026-03-27T15:43:00Z">
              <w:r w:rsidRPr="002D5CDE">
                <w:rPr>
                  <w:color w:val="000000"/>
                  <w:sz w:val="20"/>
                  <w:szCs w:val="20"/>
                </w:rPr>
                <w:t> </w:t>
              </w:r>
            </w:ins>
          </w:p>
        </w:tc>
        <w:tc>
          <w:tcPr>
            <w:tcW w:w="2288" w:type="dxa"/>
            <w:tcBorders>
              <w:top w:val="nil"/>
              <w:left w:val="nil"/>
              <w:bottom w:val="single" w:sz="8" w:space="0" w:color="auto"/>
              <w:right w:val="nil"/>
            </w:tcBorders>
            <w:noWrap/>
            <w:hideMark/>
          </w:tcPr>
          <w:p w14:paraId="3E290965" w14:textId="77777777" w:rsidR="002D5CDE" w:rsidRPr="002D5CDE" w:rsidRDefault="002D5CDE" w:rsidP="002D5CDE">
            <w:pPr>
              <w:jc w:val="center"/>
              <w:rPr>
                <w:ins w:id="285" w:author="Dylan CHEN" w:date="2026-03-27T23:43:00Z" w16du:dateUtc="2026-03-27T15:43:00Z"/>
                <w:color w:val="000000"/>
                <w:sz w:val="20"/>
                <w:szCs w:val="20"/>
              </w:rPr>
            </w:pPr>
            <w:ins w:id="286" w:author="Dylan CHEN" w:date="2026-03-27T23:43:00Z" w16du:dateUtc="2026-03-27T15:43:00Z">
              <w:r w:rsidRPr="002D5CDE">
                <w:rPr>
                  <w:color w:val="000000"/>
                  <w:sz w:val="20"/>
                  <w:szCs w:val="20"/>
                </w:rPr>
                <w:t> </w:t>
              </w:r>
            </w:ins>
          </w:p>
        </w:tc>
        <w:tc>
          <w:tcPr>
            <w:tcW w:w="975" w:type="dxa"/>
            <w:tcBorders>
              <w:top w:val="nil"/>
              <w:left w:val="nil"/>
              <w:bottom w:val="single" w:sz="8" w:space="0" w:color="auto"/>
              <w:right w:val="nil"/>
            </w:tcBorders>
            <w:noWrap/>
            <w:hideMark/>
          </w:tcPr>
          <w:p w14:paraId="475A37DD" w14:textId="77777777" w:rsidR="002D5CDE" w:rsidRPr="002D5CDE" w:rsidRDefault="002D5CDE" w:rsidP="002D5CDE">
            <w:pPr>
              <w:jc w:val="center"/>
              <w:rPr>
                <w:ins w:id="287" w:author="Dylan CHEN" w:date="2026-03-27T23:43:00Z" w16du:dateUtc="2026-03-27T15:43:00Z"/>
                <w:color w:val="000000"/>
                <w:sz w:val="20"/>
                <w:szCs w:val="20"/>
              </w:rPr>
            </w:pPr>
            <w:ins w:id="288" w:author="Dylan CHEN" w:date="2026-03-27T23:43:00Z" w16du:dateUtc="2026-03-27T15:43:00Z">
              <w:r w:rsidRPr="002D5CDE">
                <w:rPr>
                  <w:color w:val="000000"/>
                  <w:sz w:val="20"/>
                  <w:szCs w:val="20"/>
                </w:rPr>
                <w:t>0.019</w:t>
              </w:r>
            </w:ins>
          </w:p>
        </w:tc>
        <w:tc>
          <w:tcPr>
            <w:tcW w:w="975" w:type="dxa"/>
            <w:tcBorders>
              <w:top w:val="nil"/>
              <w:left w:val="nil"/>
              <w:bottom w:val="single" w:sz="8" w:space="0" w:color="auto"/>
              <w:right w:val="nil"/>
            </w:tcBorders>
            <w:noWrap/>
            <w:hideMark/>
          </w:tcPr>
          <w:p w14:paraId="6B1E00C2" w14:textId="77777777" w:rsidR="002D5CDE" w:rsidRPr="002D5CDE" w:rsidRDefault="002D5CDE" w:rsidP="002D5CDE">
            <w:pPr>
              <w:jc w:val="center"/>
              <w:rPr>
                <w:ins w:id="289" w:author="Dylan CHEN" w:date="2026-03-27T23:43:00Z" w16du:dateUtc="2026-03-27T15:43:00Z"/>
                <w:color w:val="000000"/>
                <w:sz w:val="20"/>
                <w:szCs w:val="20"/>
              </w:rPr>
            </w:pPr>
            <w:ins w:id="290" w:author="Dylan CHEN" w:date="2026-03-27T23:43:00Z" w16du:dateUtc="2026-03-27T15:43:00Z">
              <w:r w:rsidRPr="002D5CDE">
                <w:rPr>
                  <w:color w:val="000000"/>
                  <w:sz w:val="20"/>
                  <w:szCs w:val="20"/>
                </w:rPr>
                <w:t> </w:t>
              </w:r>
            </w:ins>
          </w:p>
        </w:tc>
        <w:tc>
          <w:tcPr>
            <w:tcW w:w="975" w:type="dxa"/>
            <w:tcBorders>
              <w:top w:val="nil"/>
              <w:left w:val="nil"/>
              <w:bottom w:val="single" w:sz="8" w:space="0" w:color="auto"/>
              <w:right w:val="nil"/>
            </w:tcBorders>
            <w:noWrap/>
            <w:hideMark/>
          </w:tcPr>
          <w:p w14:paraId="79100CC2" w14:textId="77777777" w:rsidR="002D5CDE" w:rsidRPr="002D5CDE" w:rsidRDefault="002D5CDE" w:rsidP="002D5CDE">
            <w:pPr>
              <w:jc w:val="center"/>
              <w:rPr>
                <w:ins w:id="291" w:author="Dylan CHEN" w:date="2026-03-27T23:43:00Z" w16du:dateUtc="2026-03-27T15:43:00Z"/>
                <w:color w:val="000000"/>
                <w:sz w:val="20"/>
                <w:szCs w:val="20"/>
              </w:rPr>
            </w:pPr>
            <w:ins w:id="292" w:author="Dylan CHEN" w:date="2026-03-27T23:43:00Z" w16du:dateUtc="2026-03-27T15:43:00Z">
              <w:r w:rsidRPr="002D5CDE">
                <w:rPr>
                  <w:color w:val="000000"/>
                  <w:sz w:val="20"/>
                  <w:szCs w:val="20"/>
                </w:rPr>
                <w:t> </w:t>
              </w:r>
            </w:ins>
          </w:p>
        </w:tc>
      </w:tr>
    </w:tbl>
    <w:p w14:paraId="55EAD20F" w14:textId="77777777" w:rsidR="002D5CDE" w:rsidRPr="00AD60B6" w:rsidRDefault="002D5CDE" w:rsidP="002D5CDE">
      <w:pPr>
        <w:pStyle w:val="Notes"/>
        <w:rPr>
          <w:ins w:id="293" w:author="Dylan CHEN" w:date="2026-03-27T23:43:00Z" w16du:dateUtc="2026-03-27T15:43:00Z"/>
        </w:rPr>
      </w:pPr>
      <w:ins w:id="294" w:author="Dylan CHEN" w:date="2026-03-27T23:43:00Z" w16du:dateUtc="2026-03-27T15:43:00Z">
        <w:r w:rsidRPr="00261E78">
          <w:t>Notes: 1. ***p&lt;0.001; **p&lt;0.01; *p&lt;0.05.</w:t>
        </w:r>
        <w:r w:rsidRPr="00261E78">
          <w:br/>
          <w:t>2. Question timing FE indicates the date on which the question was posted.</w:t>
        </w:r>
        <w:r w:rsidRPr="009144EE">
          <w:t xml:space="preserve"> </w:t>
        </w:r>
        <w:r w:rsidRPr="00261E78">
          <w:t>Answer timing FE indicates the date on which the answer was posted.</w:t>
        </w:r>
      </w:ins>
    </w:p>
    <w:p w14:paraId="5AF696EC" w14:textId="77777777" w:rsidR="00340C9F" w:rsidRDefault="00340C9F" w:rsidP="002D5CDE">
      <w:pPr>
        <w:pStyle w:val="TableFiguretitle"/>
        <w:rPr>
          <w:ins w:id="295" w:author="Dylan CHEN" w:date="2026-03-27T23:44:00Z" w16du:dateUtc="2026-03-27T15:44:00Z"/>
        </w:rPr>
      </w:pPr>
      <w:ins w:id="296" w:author="Dylan CHEN" w:date="2026-03-27T23:41:00Z" w16du:dateUtc="2026-03-27T15:41:00Z">
        <w:r w:rsidRPr="00340C9F">
          <w:t>Table F3. Robustness Checks for Spillover Effects: Alternative Model Specifications for Viewer Recognition</w:t>
        </w:r>
      </w:ins>
    </w:p>
    <w:tbl>
      <w:tblPr>
        <w:tblW w:w="5000" w:type="pct"/>
        <w:jc w:val="center"/>
        <w:tblLayout w:type="fixed"/>
        <w:tblCellMar>
          <w:left w:w="29" w:type="dxa"/>
          <w:right w:w="29" w:type="dxa"/>
        </w:tblCellMar>
        <w:tblLook w:val="04A0" w:firstRow="1" w:lastRow="0" w:firstColumn="1" w:lastColumn="0" w:noHBand="0" w:noVBand="1"/>
        <w:tblPrChange w:id="297" w:author="Dylan CHEN" w:date="2026-03-27T23:44:00Z" w16du:dateUtc="2026-03-27T15:44:00Z">
          <w:tblPr>
            <w:tblW w:w="4905" w:type="pct"/>
            <w:jc w:val="center"/>
            <w:tblLayout w:type="fixed"/>
            <w:tblCellMar>
              <w:left w:w="29" w:type="dxa"/>
              <w:right w:w="29" w:type="dxa"/>
            </w:tblCellMar>
            <w:tblLook w:val="04A0" w:firstRow="1" w:lastRow="0" w:firstColumn="1" w:lastColumn="0" w:noHBand="0" w:noVBand="1"/>
          </w:tblPr>
        </w:tblPrChange>
      </w:tblPr>
      <w:tblGrid>
        <w:gridCol w:w="3027"/>
        <w:gridCol w:w="1101"/>
        <w:gridCol w:w="3211"/>
        <w:gridCol w:w="2021"/>
        <w:tblGridChange w:id="298">
          <w:tblGrid>
            <w:gridCol w:w="2969"/>
            <w:gridCol w:w="58"/>
            <w:gridCol w:w="1022"/>
            <w:gridCol w:w="3150"/>
            <w:gridCol w:w="140"/>
            <w:gridCol w:w="1843"/>
            <w:gridCol w:w="178"/>
          </w:tblGrid>
        </w:tblGridChange>
      </w:tblGrid>
      <w:tr w:rsidR="00BC223A" w:rsidRPr="00BC223A" w14:paraId="377FBE65" w14:textId="77777777" w:rsidTr="00BC223A">
        <w:trPr>
          <w:trHeight w:val="320"/>
          <w:jc w:val="center"/>
          <w:ins w:id="299" w:author="Dylan CHEN" w:date="2026-03-27T23:44:00Z"/>
          <w:trPrChange w:id="300" w:author="Dylan CHEN" w:date="2026-03-27T23:44:00Z" w16du:dateUtc="2026-03-27T15:44:00Z">
            <w:trPr>
              <w:gridAfter w:val="0"/>
              <w:trHeight w:val="320"/>
              <w:jc w:val="center"/>
            </w:trPr>
          </w:trPrChange>
        </w:trPr>
        <w:tc>
          <w:tcPr>
            <w:tcW w:w="2969" w:type="dxa"/>
            <w:tcBorders>
              <w:top w:val="single" w:sz="8" w:space="0" w:color="auto"/>
              <w:left w:val="nil"/>
              <w:bottom w:val="nil"/>
              <w:right w:val="nil"/>
            </w:tcBorders>
            <w:noWrap/>
            <w:hideMark/>
            <w:tcPrChange w:id="301" w:author="Dylan CHEN" w:date="2026-03-27T23:44:00Z" w16du:dateUtc="2026-03-27T15:44:00Z">
              <w:tcPr>
                <w:tcW w:w="2969" w:type="dxa"/>
                <w:tcBorders>
                  <w:top w:val="single" w:sz="8" w:space="0" w:color="auto"/>
                  <w:left w:val="nil"/>
                  <w:bottom w:val="nil"/>
                  <w:right w:val="nil"/>
                </w:tcBorders>
                <w:noWrap/>
                <w:hideMark/>
              </w:tcPr>
            </w:tcPrChange>
          </w:tcPr>
          <w:p w14:paraId="286F0747" w14:textId="77777777" w:rsidR="00BC223A" w:rsidRPr="00BC223A" w:rsidRDefault="00BC223A" w:rsidP="00BC223A">
            <w:pPr>
              <w:rPr>
                <w:ins w:id="302" w:author="Dylan CHEN" w:date="2026-03-27T23:44:00Z" w16du:dateUtc="2026-03-27T15:44:00Z"/>
                <w:color w:val="000000"/>
                <w:sz w:val="20"/>
                <w:szCs w:val="20"/>
              </w:rPr>
            </w:pPr>
            <w:ins w:id="303" w:author="Dylan CHEN" w:date="2026-03-27T23:44:00Z" w16du:dateUtc="2026-03-27T15:44:00Z">
              <w:r w:rsidRPr="00BC223A">
                <w:rPr>
                  <w:color w:val="000000"/>
                  <w:sz w:val="20"/>
                  <w:szCs w:val="20"/>
                </w:rPr>
                <w:t> </w:t>
              </w:r>
            </w:ins>
          </w:p>
        </w:tc>
        <w:tc>
          <w:tcPr>
            <w:tcW w:w="4230" w:type="dxa"/>
            <w:gridSpan w:val="2"/>
            <w:tcBorders>
              <w:top w:val="single" w:sz="8" w:space="0" w:color="auto"/>
              <w:left w:val="nil"/>
              <w:bottom w:val="nil"/>
              <w:right w:val="nil"/>
            </w:tcBorders>
            <w:noWrap/>
            <w:hideMark/>
            <w:tcPrChange w:id="304" w:author="Dylan CHEN" w:date="2026-03-27T23:44:00Z" w16du:dateUtc="2026-03-27T15:44:00Z">
              <w:tcPr>
                <w:tcW w:w="4230" w:type="dxa"/>
                <w:gridSpan w:val="3"/>
                <w:tcBorders>
                  <w:top w:val="single" w:sz="8" w:space="0" w:color="auto"/>
                  <w:left w:val="nil"/>
                  <w:bottom w:val="nil"/>
                  <w:right w:val="nil"/>
                </w:tcBorders>
                <w:noWrap/>
                <w:hideMark/>
              </w:tcPr>
            </w:tcPrChange>
          </w:tcPr>
          <w:p w14:paraId="4676FED1" w14:textId="77777777" w:rsidR="00BC223A" w:rsidRPr="00BC223A" w:rsidRDefault="00BC223A" w:rsidP="00BC223A">
            <w:pPr>
              <w:jc w:val="center"/>
              <w:rPr>
                <w:ins w:id="305" w:author="Dylan CHEN" w:date="2026-03-27T23:44:00Z" w16du:dateUtc="2026-03-27T15:44:00Z"/>
                <w:color w:val="000000"/>
                <w:sz w:val="20"/>
                <w:szCs w:val="20"/>
              </w:rPr>
            </w:pPr>
            <w:ins w:id="306" w:author="Dylan CHEN" w:date="2026-03-27T23:44:00Z" w16du:dateUtc="2026-03-27T15:44:00Z">
              <w:r w:rsidRPr="00BC223A">
                <w:rPr>
                  <w:color w:val="000000"/>
                  <w:sz w:val="20"/>
                  <w:szCs w:val="20"/>
                </w:rPr>
                <w:t>OLS</w:t>
              </w:r>
            </w:ins>
          </w:p>
        </w:tc>
        <w:tc>
          <w:tcPr>
            <w:tcW w:w="1983" w:type="dxa"/>
            <w:tcBorders>
              <w:top w:val="single" w:sz="8" w:space="0" w:color="auto"/>
              <w:left w:val="nil"/>
              <w:bottom w:val="nil"/>
              <w:right w:val="nil"/>
            </w:tcBorders>
            <w:noWrap/>
            <w:hideMark/>
            <w:tcPrChange w:id="307" w:author="Dylan CHEN" w:date="2026-03-27T23:44:00Z" w16du:dateUtc="2026-03-27T15:44:00Z">
              <w:tcPr>
                <w:tcW w:w="1983" w:type="dxa"/>
                <w:gridSpan w:val="2"/>
                <w:tcBorders>
                  <w:top w:val="single" w:sz="8" w:space="0" w:color="auto"/>
                  <w:left w:val="nil"/>
                  <w:bottom w:val="nil"/>
                  <w:right w:val="nil"/>
                </w:tcBorders>
                <w:noWrap/>
                <w:hideMark/>
              </w:tcPr>
            </w:tcPrChange>
          </w:tcPr>
          <w:p w14:paraId="5E1A7177" w14:textId="77777777" w:rsidR="00BC223A" w:rsidRPr="00BC223A" w:rsidRDefault="00BC223A" w:rsidP="00BC223A">
            <w:pPr>
              <w:jc w:val="center"/>
              <w:rPr>
                <w:ins w:id="308" w:author="Dylan CHEN" w:date="2026-03-27T23:44:00Z" w16du:dateUtc="2026-03-27T15:44:00Z"/>
                <w:color w:val="000000"/>
                <w:sz w:val="20"/>
                <w:szCs w:val="20"/>
              </w:rPr>
            </w:pPr>
            <w:ins w:id="309" w:author="Dylan CHEN" w:date="2026-03-27T23:44:00Z" w16du:dateUtc="2026-03-27T15:44:00Z">
              <w:r w:rsidRPr="00BC223A">
                <w:rPr>
                  <w:color w:val="000000"/>
                  <w:sz w:val="20"/>
                  <w:szCs w:val="20"/>
                </w:rPr>
                <w:t>Poisson</w:t>
              </w:r>
            </w:ins>
          </w:p>
        </w:tc>
      </w:tr>
      <w:tr w:rsidR="00BC223A" w:rsidRPr="00BC223A" w14:paraId="375863C5" w14:textId="77777777" w:rsidTr="00BC223A">
        <w:trPr>
          <w:trHeight w:val="320"/>
          <w:jc w:val="center"/>
          <w:ins w:id="310" w:author="Dylan CHEN" w:date="2026-03-27T23:44:00Z"/>
          <w:trPrChange w:id="311" w:author="Dylan CHEN" w:date="2026-03-27T23:44:00Z" w16du:dateUtc="2026-03-27T15:44:00Z">
            <w:trPr>
              <w:gridAfter w:val="0"/>
              <w:trHeight w:val="320"/>
              <w:jc w:val="center"/>
            </w:trPr>
          </w:trPrChange>
        </w:trPr>
        <w:tc>
          <w:tcPr>
            <w:tcW w:w="2969" w:type="dxa"/>
            <w:tcBorders>
              <w:top w:val="nil"/>
              <w:left w:val="nil"/>
              <w:bottom w:val="nil"/>
              <w:right w:val="nil"/>
            </w:tcBorders>
            <w:noWrap/>
            <w:hideMark/>
            <w:tcPrChange w:id="312" w:author="Dylan CHEN" w:date="2026-03-27T23:44:00Z" w16du:dateUtc="2026-03-27T15:44:00Z">
              <w:tcPr>
                <w:tcW w:w="2969" w:type="dxa"/>
                <w:tcBorders>
                  <w:top w:val="nil"/>
                  <w:left w:val="nil"/>
                  <w:bottom w:val="nil"/>
                  <w:right w:val="nil"/>
                </w:tcBorders>
                <w:noWrap/>
                <w:hideMark/>
              </w:tcPr>
            </w:tcPrChange>
          </w:tcPr>
          <w:p w14:paraId="3AB7EC34" w14:textId="77777777" w:rsidR="00BC223A" w:rsidRPr="00BC223A" w:rsidRDefault="00BC223A" w:rsidP="00BC223A">
            <w:pPr>
              <w:jc w:val="center"/>
              <w:rPr>
                <w:ins w:id="313" w:author="Dylan CHEN" w:date="2026-03-27T23:44:00Z" w16du:dateUtc="2026-03-27T15:44:00Z"/>
                <w:color w:val="000000"/>
                <w:sz w:val="20"/>
                <w:szCs w:val="20"/>
              </w:rPr>
            </w:pPr>
          </w:p>
        </w:tc>
        <w:tc>
          <w:tcPr>
            <w:tcW w:w="1080" w:type="dxa"/>
            <w:tcBorders>
              <w:top w:val="nil"/>
              <w:left w:val="nil"/>
              <w:bottom w:val="nil"/>
              <w:right w:val="nil"/>
            </w:tcBorders>
            <w:noWrap/>
            <w:hideMark/>
            <w:tcPrChange w:id="314" w:author="Dylan CHEN" w:date="2026-03-27T23:44:00Z" w16du:dateUtc="2026-03-27T15:44:00Z">
              <w:tcPr>
                <w:tcW w:w="1080" w:type="dxa"/>
                <w:gridSpan w:val="2"/>
                <w:tcBorders>
                  <w:top w:val="nil"/>
                  <w:left w:val="nil"/>
                  <w:bottom w:val="nil"/>
                  <w:right w:val="nil"/>
                </w:tcBorders>
                <w:noWrap/>
                <w:hideMark/>
              </w:tcPr>
            </w:tcPrChange>
          </w:tcPr>
          <w:p w14:paraId="3CED539E" w14:textId="77777777" w:rsidR="00BC223A" w:rsidRPr="00BC223A" w:rsidRDefault="00BC223A" w:rsidP="00BC223A">
            <w:pPr>
              <w:jc w:val="center"/>
              <w:rPr>
                <w:ins w:id="315" w:author="Dylan CHEN" w:date="2026-03-27T23:44:00Z" w16du:dateUtc="2026-03-27T15:44:00Z"/>
                <w:color w:val="000000"/>
                <w:sz w:val="20"/>
                <w:szCs w:val="20"/>
              </w:rPr>
            </w:pPr>
            <w:ins w:id="316" w:author="Dylan CHEN" w:date="2026-03-27T23:44:00Z" w16du:dateUtc="2026-03-27T15:44:00Z">
              <w:r w:rsidRPr="00BC223A">
                <w:rPr>
                  <w:color w:val="000000"/>
                  <w:sz w:val="20"/>
                  <w:szCs w:val="20"/>
                </w:rPr>
                <w:t>(1)</w:t>
              </w:r>
            </w:ins>
          </w:p>
        </w:tc>
        <w:tc>
          <w:tcPr>
            <w:tcW w:w="3150" w:type="dxa"/>
            <w:tcBorders>
              <w:top w:val="nil"/>
              <w:left w:val="nil"/>
              <w:bottom w:val="nil"/>
              <w:right w:val="nil"/>
            </w:tcBorders>
            <w:noWrap/>
            <w:hideMark/>
            <w:tcPrChange w:id="317" w:author="Dylan CHEN" w:date="2026-03-27T23:44:00Z" w16du:dateUtc="2026-03-27T15:44:00Z">
              <w:tcPr>
                <w:tcW w:w="3150" w:type="dxa"/>
                <w:tcBorders>
                  <w:top w:val="nil"/>
                  <w:left w:val="nil"/>
                  <w:bottom w:val="nil"/>
                  <w:right w:val="nil"/>
                </w:tcBorders>
                <w:noWrap/>
                <w:hideMark/>
              </w:tcPr>
            </w:tcPrChange>
          </w:tcPr>
          <w:p w14:paraId="77ADAE3C" w14:textId="77777777" w:rsidR="00BC223A" w:rsidRPr="00BC223A" w:rsidRDefault="00BC223A" w:rsidP="00BC223A">
            <w:pPr>
              <w:jc w:val="center"/>
              <w:rPr>
                <w:ins w:id="318" w:author="Dylan CHEN" w:date="2026-03-27T23:44:00Z" w16du:dateUtc="2026-03-27T15:44:00Z"/>
                <w:color w:val="000000"/>
                <w:sz w:val="20"/>
                <w:szCs w:val="20"/>
              </w:rPr>
            </w:pPr>
            <w:ins w:id="319" w:author="Dylan CHEN" w:date="2026-03-27T23:44:00Z" w16du:dateUtc="2026-03-27T15:44:00Z">
              <w:r w:rsidRPr="00BC223A">
                <w:rPr>
                  <w:color w:val="000000"/>
                  <w:sz w:val="20"/>
                  <w:szCs w:val="20"/>
                </w:rPr>
                <w:t>(2)</w:t>
              </w:r>
            </w:ins>
          </w:p>
        </w:tc>
        <w:tc>
          <w:tcPr>
            <w:tcW w:w="1983" w:type="dxa"/>
            <w:tcBorders>
              <w:top w:val="nil"/>
              <w:left w:val="nil"/>
              <w:bottom w:val="nil"/>
              <w:right w:val="nil"/>
            </w:tcBorders>
            <w:noWrap/>
            <w:hideMark/>
            <w:tcPrChange w:id="320" w:author="Dylan CHEN" w:date="2026-03-27T23:44:00Z" w16du:dateUtc="2026-03-27T15:44:00Z">
              <w:tcPr>
                <w:tcW w:w="1983" w:type="dxa"/>
                <w:gridSpan w:val="2"/>
                <w:tcBorders>
                  <w:top w:val="nil"/>
                  <w:left w:val="nil"/>
                  <w:bottom w:val="nil"/>
                  <w:right w:val="nil"/>
                </w:tcBorders>
                <w:noWrap/>
                <w:hideMark/>
              </w:tcPr>
            </w:tcPrChange>
          </w:tcPr>
          <w:p w14:paraId="5D022BD5" w14:textId="77777777" w:rsidR="00BC223A" w:rsidRPr="00BC223A" w:rsidRDefault="00BC223A" w:rsidP="00BC223A">
            <w:pPr>
              <w:jc w:val="center"/>
              <w:rPr>
                <w:ins w:id="321" w:author="Dylan CHEN" w:date="2026-03-27T23:44:00Z" w16du:dateUtc="2026-03-27T15:44:00Z"/>
                <w:color w:val="000000"/>
                <w:sz w:val="20"/>
                <w:szCs w:val="20"/>
              </w:rPr>
            </w:pPr>
            <w:ins w:id="322" w:author="Dylan CHEN" w:date="2026-03-27T23:44:00Z" w16du:dateUtc="2026-03-27T15:44:00Z">
              <w:r w:rsidRPr="00BC223A">
                <w:rPr>
                  <w:color w:val="000000"/>
                  <w:sz w:val="20"/>
                  <w:szCs w:val="20"/>
                </w:rPr>
                <w:t>(3)</w:t>
              </w:r>
            </w:ins>
          </w:p>
        </w:tc>
      </w:tr>
      <w:tr w:rsidR="00BC223A" w:rsidRPr="00BC223A" w14:paraId="27744B69" w14:textId="77777777" w:rsidTr="00BC223A">
        <w:trPr>
          <w:trHeight w:val="360"/>
          <w:jc w:val="center"/>
          <w:ins w:id="323" w:author="Dylan CHEN" w:date="2026-03-27T23:44:00Z"/>
          <w:trPrChange w:id="324" w:author="Dylan CHEN" w:date="2026-03-27T23:44:00Z" w16du:dateUtc="2026-03-27T15:44:00Z">
            <w:trPr>
              <w:gridAfter w:val="0"/>
              <w:trHeight w:val="360"/>
              <w:jc w:val="center"/>
            </w:trPr>
          </w:trPrChange>
        </w:trPr>
        <w:tc>
          <w:tcPr>
            <w:tcW w:w="2969" w:type="dxa"/>
            <w:tcBorders>
              <w:top w:val="nil"/>
              <w:left w:val="nil"/>
              <w:bottom w:val="nil"/>
              <w:right w:val="nil"/>
            </w:tcBorders>
            <w:noWrap/>
            <w:hideMark/>
            <w:tcPrChange w:id="325" w:author="Dylan CHEN" w:date="2026-03-27T23:44:00Z" w16du:dateUtc="2026-03-27T15:44:00Z">
              <w:tcPr>
                <w:tcW w:w="2969" w:type="dxa"/>
                <w:tcBorders>
                  <w:top w:val="nil"/>
                  <w:left w:val="nil"/>
                  <w:bottom w:val="nil"/>
                  <w:right w:val="nil"/>
                </w:tcBorders>
                <w:noWrap/>
                <w:hideMark/>
              </w:tcPr>
            </w:tcPrChange>
          </w:tcPr>
          <w:p w14:paraId="54F84ACA" w14:textId="77777777" w:rsidR="00BC223A" w:rsidRPr="00BC223A" w:rsidRDefault="00BC223A" w:rsidP="00BC223A">
            <w:pPr>
              <w:jc w:val="right"/>
              <w:rPr>
                <w:ins w:id="326" w:author="Dylan CHEN" w:date="2026-03-27T23:44:00Z" w16du:dateUtc="2026-03-27T15:44:00Z"/>
                <w:color w:val="000000"/>
                <w:sz w:val="20"/>
                <w:szCs w:val="20"/>
              </w:rPr>
            </w:pPr>
            <w:ins w:id="327" w:author="Dylan CHEN" w:date="2026-03-27T23:44:00Z" w16du:dateUtc="2026-03-27T15:44:00Z">
              <w:r w:rsidRPr="00BC223A">
                <w:rPr>
                  <w:color w:val="000000"/>
                  <w:sz w:val="20"/>
                  <w:szCs w:val="20"/>
                </w:rPr>
                <w:t xml:space="preserve">DV: </w:t>
              </w:r>
            </w:ins>
          </w:p>
        </w:tc>
        <w:tc>
          <w:tcPr>
            <w:tcW w:w="1080" w:type="dxa"/>
            <w:tcBorders>
              <w:top w:val="nil"/>
              <w:left w:val="nil"/>
              <w:bottom w:val="single" w:sz="8" w:space="0" w:color="auto"/>
              <w:right w:val="nil"/>
            </w:tcBorders>
            <w:noWrap/>
            <w:hideMark/>
            <w:tcPrChange w:id="328" w:author="Dylan CHEN" w:date="2026-03-27T23:44:00Z" w16du:dateUtc="2026-03-27T15:44:00Z">
              <w:tcPr>
                <w:tcW w:w="1080" w:type="dxa"/>
                <w:gridSpan w:val="2"/>
                <w:tcBorders>
                  <w:top w:val="nil"/>
                  <w:left w:val="nil"/>
                  <w:bottom w:val="single" w:sz="8" w:space="0" w:color="auto"/>
                  <w:right w:val="nil"/>
                </w:tcBorders>
                <w:noWrap/>
                <w:hideMark/>
              </w:tcPr>
            </w:tcPrChange>
          </w:tcPr>
          <w:p w14:paraId="545A197F" w14:textId="77777777" w:rsidR="00BC223A" w:rsidRPr="00BC223A" w:rsidRDefault="00BC223A" w:rsidP="00BC223A">
            <w:pPr>
              <w:jc w:val="center"/>
              <w:rPr>
                <w:ins w:id="329" w:author="Dylan CHEN" w:date="2026-03-27T23:44:00Z" w16du:dateUtc="2026-03-27T15:44:00Z"/>
                <w:i/>
                <w:iCs/>
                <w:color w:val="000000"/>
                <w:sz w:val="20"/>
                <w:szCs w:val="20"/>
              </w:rPr>
            </w:pPr>
            <w:ins w:id="330" w:author="Dylan CHEN" w:date="2026-03-27T23:44:00Z" w16du:dateUtc="2026-03-27T15:44:00Z">
              <w:r w:rsidRPr="00BC223A">
                <w:rPr>
                  <w:i/>
                  <w:iCs/>
                  <w:color w:val="000000"/>
                  <w:sz w:val="20"/>
                  <w:szCs w:val="20"/>
                </w:rPr>
                <w:t>netlikeNum</w:t>
              </w:r>
              <w:r w:rsidRPr="00BC223A">
                <w:rPr>
                  <w:i/>
                  <w:iCs/>
                  <w:color w:val="000000"/>
                  <w:sz w:val="20"/>
                  <w:szCs w:val="20"/>
                  <w:vertAlign w:val="subscript"/>
                </w:rPr>
                <w:t>ij</w:t>
              </w:r>
            </w:ins>
          </w:p>
        </w:tc>
        <w:tc>
          <w:tcPr>
            <w:tcW w:w="3150" w:type="dxa"/>
            <w:tcBorders>
              <w:top w:val="nil"/>
              <w:left w:val="nil"/>
              <w:bottom w:val="single" w:sz="8" w:space="0" w:color="auto"/>
              <w:right w:val="nil"/>
            </w:tcBorders>
            <w:noWrap/>
            <w:hideMark/>
            <w:tcPrChange w:id="331" w:author="Dylan CHEN" w:date="2026-03-27T23:44:00Z" w16du:dateUtc="2026-03-27T15:44:00Z">
              <w:tcPr>
                <w:tcW w:w="3150" w:type="dxa"/>
                <w:tcBorders>
                  <w:top w:val="nil"/>
                  <w:left w:val="nil"/>
                  <w:bottom w:val="single" w:sz="8" w:space="0" w:color="auto"/>
                  <w:right w:val="nil"/>
                </w:tcBorders>
                <w:noWrap/>
                <w:hideMark/>
              </w:tcPr>
            </w:tcPrChange>
          </w:tcPr>
          <w:p w14:paraId="1F910F7B" w14:textId="77777777" w:rsidR="00BC223A" w:rsidRPr="00BC223A" w:rsidRDefault="00BC223A" w:rsidP="00BC223A">
            <w:pPr>
              <w:jc w:val="center"/>
              <w:rPr>
                <w:ins w:id="332" w:author="Dylan CHEN" w:date="2026-03-27T23:44:00Z" w16du:dateUtc="2026-03-27T15:44:00Z"/>
                <w:color w:val="000000"/>
                <w:sz w:val="20"/>
                <w:szCs w:val="20"/>
              </w:rPr>
            </w:pPr>
            <w:ins w:id="333" w:author="Dylan CHEN" w:date="2026-03-27T23:44:00Z" w16du:dateUtc="2026-03-27T15:44:00Z">
              <w:r w:rsidRPr="00BC223A">
                <w:rPr>
                  <w:color w:val="000000"/>
                  <w:sz w:val="20"/>
                  <w:szCs w:val="20"/>
                </w:rPr>
                <w:t>log [</w:t>
              </w:r>
              <w:r w:rsidRPr="00BC223A">
                <w:rPr>
                  <w:i/>
                  <w:iCs/>
                  <w:color w:val="000000"/>
                  <w:sz w:val="20"/>
                  <w:szCs w:val="20"/>
                </w:rPr>
                <w:t>netlikeNum</w:t>
              </w:r>
              <w:r w:rsidRPr="00BC223A">
                <w:rPr>
                  <w:i/>
                  <w:iCs/>
                  <w:color w:val="000000"/>
                  <w:sz w:val="20"/>
                  <w:szCs w:val="20"/>
                  <w:vertAlign w:val="subscript"/>
                </w:rPr>
                <w:t>ij</w:t>
              </w:r>
              <w:r w:rsidRPr="00BC223A">
                <w:rPr>
                  <w:color w:val="000000"/>
                  <w:sz w:val="20"/>
                  <w:szCs w:val="20"/>
                </w:rPr>
                <w:t xml:space="preserve"> (shifted) + 1]</w:t>
              </w:r>
            </w:ins>
          </w:p>
        </w:tc>
        <w:tc>
          <w:tcPr>
            <w:tcW w:w="1983" w:type="dxa"/>
            <w:tcBorders>
              <w:top w:val="nil"/>
              <w:left w:val="nil"/>
              <w:bottom w:val="single" w:sz="8" w:space="0" w:color="auto"/>
              <w:right w:val="nil"/>
            </w:tcBorders>
            <w:noWrap/>
            <w:hideMark/>
            <w:tcPrChange w:id="334" w:author="Dylan CHEN" w:date="2026-03-27T23:44:00Z" w16du:dateUtc="2026-03-27T15:44:00Z">
              <w:tcPr>
                <w:tcW w:w="1983" w:type="dxa"/>
                <w:gridSpan w:val="2"/>
                <w:tcBorders>
                  <w:top w:val="nil"/>
                  <w:left w:val="nil"/>
                  <w:bottom w:val="single" w:sz="8" w:space="0" w:color="auto"/>
                  <w:right w:val="nil"/>
                </w:tcBorders>
                <w:noWrap/>
                <w:hideMark/>
              </w:tcPr>
            </w:tcPrChange>
          </w:tcPr>
          <w:p w14:paraId="1B0B9C35" w14:textId="77777777" w:rsidR="00BC223A" w:rsidRPr="00BC223A" w:rsidRDefault="00BC223A" w:rsidP="00BC223A">
            <w:pPr>
              <w:jc w:val="center"/>
              <w:rPr>
                <w:ins w:id="335" w:author="Dylan CHEN" w:date="2026-03-27T23:44:00Z" w16du:dateUtc="2026-03-27T15:44:00Z"/>
                <w:color w:val="000000"/>
                <w:sz w:val="20"/>
                <w:szCs w:val="20"/>
              </w:rPr>
            </w:pPr>
            <w:ins w:id="336" w:author="Dylan CHEN" w:date="2026-03-27T23:44:00Z" w16du:dateUtc="2026-03-27T15:44:00Z">
              <w:r w:rsidRPr="00BC223A">
                <w:rPr>
                  <w:i/>
                  <w:iCs/>
                  <w:color w:val="000000"/>
                  <w:sz w:val="20"/>
                  <w:szCs w:val="20"/>
                </w:rPr>
                <w:t>netlikeNum</w:t>
              </w:r>
              <w:r w:rsidRPr="00BC223A">
                <w:rPr>
                  <w:i/>
                  <w:iCs/>
                  <w:color w:val="000000"/>
                  <w:sz w:val="20"/>
                  <w:szCs w:val="20"/>
                  <w:vertAlign w:val="subscript"/>
                </w:rPr>
                <w:t>ij</w:t>
              </w:r>
              <w:r w:rsidRPr="00BC223A">
                <w:rPr>
                  <w:color w:val="000000"/>
                  <w:sz w:val="20"/>
                  <w:szCs w:val="20"/>
                </w:rPr>
                <w:t xml:space="preserve"> (shifted)</w:t>
              </w:r>
            </w:ins>
          </w:p>
        </w:tc>
      </w:tr>
      <w:tr w:rsidR="00BC223A" w:rsidRPr="00BC223A" w14:paraId="151457A4" w14:textId="77777777" w:rsidTr="00BC223A">
        <w:trPr>
          <w:trHeight w:val="320"/>
          <w:jc w:val="center"/>
          <w:ins w:id="337" w:author="Dylan CHEN" w:date="2026-03-27T23:44:00Z"/>
          <w:trPrChange w:id="338" w:author="Dylan CHEN" w:date="2026-03-27T23:44:00Z" w16du:dateUtc="2026-03-27T15:44:00Z">
            <w:trPr>
              <w:gridAfter w:val="0"/>
              <w:trHeight w:val="320"/>
              <w:jc w:val="center"/>
            </w:trPr>
          </w:trPrChange>
        </w:trPr>
        <w:tc>
          <w:tcPr>
            <w:tcW w:w="2969" w:type="dxa"/>
            <w:vMerge w:val="restart"/>
            <w:tcBorders>
              <w:top w:val="nil"/>
              <w:left w:val="nil"/>
              <w:bottom w:val="single" w:sz="8" w:space="0" w:color="000000"/>
              <w:right w:val="nil"/>
            </w:tcBorders>
            <w:noWrap/>
            <w:hideMark/>
            <w:tcPrChange w:id="339" w:author="Dylan CHEN" w:date="2026-03-27T23:44:00Z" w16du:dateUtc="2026-03-27T15:44:00Z">
              <w:tcPr>
                <w:tcW w:w="2969" w:type="dxa"/>
                <w:vMerge w:val="restart"/>
                <w:tcBorders>
                  <w:top w:val="nil"/>
                  <w:left w:val="nil"/>
                  <w:bottom w:val="single" w:sz="8" w:space="0" w:color="000000"/>
                  <w:right w:val="nil"/>
                </w:tcBorders>
                <w:noWrap/>
                <w:hideMark/>
              </w:tcPr>
            </w:tcPrChange>
          </w:tcPr>
          <w:p w14:paraId="337DD0CA" w14:textId="77777777" w:rsidR="00BC223A" w:rsidRPr="00BC223A" w:rsidRDefault="00BC223A" w:rsidP="00BC223A">
            <w:pPr>
              <w:rPr>
                <w:ins w:id="340" w:author="Dylan CHEN" w:date="2026-03-27T23:44:00Z" w16du:dateUtc="2026-03-27T15:44:00Z"/>
                <w:i/>
                <w:iCs/>
                <w:color w:val="000000"/>
                <w:sz w:val="20"/>
                <w:szCs w:val="20"/>
              </w:rPr>
            </w:pPr>
            <w:ins w:id="341" w:author="Dylan CHEN" w:date="2026-03-27T23:44:00Z" w16du:dateUtc="2026-03-27T15:44:00Z">
              <w:r w:rsidRPr="00BC223A">
                <w:rPr>
                  <w:i/>
                  <w:iCs/>
                  <w:color w:val="000000"/>
                  <w:sz w:val="20"/>
                  <w:szCs w:val="20"/>
                </w:rPr>
                <w:lastRenderedPageBreak/>
                <w:t>AI</w:t>
              </w:r>
              <w:r w:rsidRPr="00BC223A">
                <w:rPr>
                  <w:i/>
                  <w:iCs/>
                  <w:color w:val="000000"/>
                  <w:sz w:val="20"/>
                  <w:szCs w:val="20"/>
                  <w:vertAlign w:val="subscript"/>
                </w:rPr>
                <w:t>i</w:t>
              </w:r>
            </w:ins>
          </w:p>
        </w:tc>
        <w:tc>
          <w:tcPr>
            <w:tcW w:w="1080" w:type="dxa"/>
            <w:tcBorders>
              <w:top w:val="nil"/>
              <w:left w:val="nil"/>
              <w:bottom w:val="nil"/>
              <w:right w:val="nil"/>
            </w:tcBorders>
            <w:noWrap/>
            <w:hideMark/>
            <w:tcPrChange w:id="342" w:author="Dylan CHEN" w:date="2026-03-27T23:44:00Z" w16du:dateUtc="2026-03-27T15:44:00Z">
              <w:tcPr>
                <w:tcW w:w="1080" w:type="dxa"/>
                <w:gridSpan w:val="2"/>
                <w:tcBorders>
                  <w:top w:val="nil"/>
                  <w:left w:val="nil"/>
                  <w:bottom w:val="nil"/>
                  <w:right w:val="nil"/>
                </w:tcBorders>
                <w:noWrap/>
                <w:hideMark/>
              </w:tcPr>
            </w:tcPrChange>
          </w:tcPr>
          <w:p w14:paraId="7CBFA075" w14:textId="77777777" w:rsidR="00BC223A" w:rsidRPr="00BC223A" w:rsidRDefault="00BC223A" w:rsidP="00BC223A">
            <w:pPr>
              <w:jc w:val="center"/>
              <w:rPr>
                <w:ins w:id="343" w:author="Dylan CHEN" w:date="2026-03-27T23:44:00Z" w16du:dateUtc="2026-03-27T15:44:00Z"/>
                <w:color w:val="000000"/>
                <w:sz w:val="20"/>
                <w:szCs w:val="20"/>
              </w:rPr>
            </w:pPr>
            <w:ins w:id="344" w:author="Dylan CHEN" w:date="2026-03-27T23:44:00Z" w16du:dateUtc="2026-03-27T15:44:00Z">
              <w:r w:rsidRPr="00BC223A">
                <w:rPr>
                  <w:color w:val="000000"/>
                  <w:sz w:val="20"/>
                  <w:szCs w:val="20"/>
                </w:rPr>
                <w:t>-0.016</w:t>
              </w:r>
            </w:ins>
          </w:p>
        </w:tc>
        <w:tc>
          <w:tcPr>
            <w:tcW w:w="3150" w:type="dxa"/>
            <w:tcBorders>
              <w:top w:val="nil"/>
              <w:left w:val="nil"/>
              <w:bottom w:val="nil"/>
              <w:right w:val="nil"/>
            </w:tcBorders>
            <w:noWrap/>
            <w:hideMark/>
            <w:tcPrChange w:id="345" w:author="Dylan CHEN" w:date="2026-03-27T23:44:00Z" w16du:dateUtc="2026-03-27T15:44:00Z">
              <w:tcPr>
                <w:tcW w:w="3150" w:type="dxa"/>
                <w:tcBorders>
                  <w:top w:val="nil"/>
                  <w:left w:val="nil"/>
                  <w:bottom w:val="nil"/>
                  <w:right w:val="nil"/>
                </w:tcBorders>
                <w:noWrap/>
                <w:hideMark/>
              </w:tcPr>
            </w:tcPrChange>
          </w:tcPr>
          <w:p w14:paraId="5E7BA8DB" w14:textId="77777777" w:rsidR="00BC223A" w:rsidRPr="00BC223A" w:rsidRDefault="00BC223A" w:rsidP="00BC223A">
            <w:pPr>
              <w:jc w:val="center"/>
              <w:rPr>
                <w:ins w:id="346" w:author="Dylan CHEN" w:date="2026-03-27T23:44:00Z" w16du:dateUtc="2026-03-27T15:44:00Z"/>
                <w:color w:val="000000"/>
                <w:sz w:val="20"/>
                <w:szCs w:val="20"/>
              </w:rPr>
            </w:pPr>
            <w:ins w:id="347" w:author="Dylan CHEN" w:date="2026-03-27T23:44:00Z" w16du:dateUtc="2026-03-27T15:44:00Z">
              <w:r w:rsidRPr="00BC223A">
                <w:rPr>
                  <w:color w:val="000000"/>
                  <w:sz w:val="20"/>
                  <w:szCs w:val="20"/>
                </w:rPr>
                <w:t>-0.003</w:t>
              </w:r>
            </w:ins>
          </w:p>
        </w:tc>
        <w:tc>
          <w:tcPr>
            <w:tcW w:w="1983" w:type="dxa"/>
            <w:tcBorders>
              <w:top w:val="nil"/>
              <w:left w:val="nil"/>
              <w:bottom w:val="nil"/>
              <w:right w:val="nil"/>
            </w:tcBorders>
            <w:noWrap/>
            <w:hideMark/>
            <w:tcPrChange w:id="348" w:author="Dylan CHEN" w:date="2026-03-27T23:44:00Z" w16du:dateUtc="2026-03-27T15:44:00Z">
              <w:tcPr>
                <w:tcW w:w="1983" w:type="dxa"/>
                <w:gridSpan w:val="2"/>
                <w:tcBorders>
                  <w:top w:val="nil"/>
                  <w:left w:val="nil"/>
                  <w:bottom w:val="nil"/>
                  <w:right w:val="nil"/>
                </w:tcBorders>
                <w:noWrap/>
                <w:hideMark/>
              </w:tcPr>
            </w:tcPrChange>
          </w:tcPr>
          <w:p w14:paraId="4909B93E" w14:textId="77777777" w:rsidR="00BC223A" w:rsidRPr="00BC223A" w:rsidRDefault="00BC223A" w:rsidP="00BC223A">
            <w:pPr>
              <w:jc w:val="center"/>
              <w:rPr>
                <w:ins w:id="349" w:author="Dylan CHEN" w:date="2026-03-27T23:44:00Z" w16du:dateUtc="2026-03-27T15:44:00Z"/>
                <w:color w:val="000000"/>
                <w:sz w:val="20"/>
                <w:szCs w:val="20"/>
              </w:rPr>
            </w:pPr>
            <w:ins w:id="350" w:author="Dylan CHEN" w:date="2026-03-27T23:44:00Z" w16du:dateUtc="2026-03-27T15:44:00Z">
              <w:r w:rsidRPr="00BC223A">
                <w:rPr>
                  <w:color w:val="000000"/>
                  <w:sz w:val="20"/>
                  <w:szCs w:val="20"/>
                </w:rPr>
                <w:t>-0.005</w:t>
              </w:r>
            </w:ins>
          </w:p>
        </w:tc>
      </w:tr>
      <w:tr w:rsidR="00BC223A" w:rsidRPr="00BC223A" w14:paraId="2BDBD920" w14:textId="77777777" w:rsidTr="00BC223A">
        <w:trPr>
          <w:trHeight w:val="340"/>
          <w:jc w:val="center"/>
          <w:ins w:id="351" w:author="Dylan CHEN" w:date="2026-03-27T23:44:00Z"/>
          <w:trPrChange w:id="352" w:author="Dylan CHEN" w:date="2026-03-27T23:44:00Z" w16du:dateUtc="2026-03-27T15:44:00Z">
            <w:trPr>
              <w:gridAfter w:val="0"/>
              <w:trHeight w:val="340"/>
              <w:jc w:val="center"/>
            </w:trPr>
          </w:trPrChange>
        </w:trPr>
        <w:tc>
          <w:tcPr>
            <w:tcW w:w="2969" w:type="dxa"/>
            <w:vMerge/>
            <w:tcBorders>
              <w:top w:val="nil"/>
              <w:left w:val="nil"/>
              <w:bottom w:val="single" w:sz="8" w:space="0" w:color="000000"/>
              <w:right w:val="nil"/>
            </w:tcBorders>
            <w:hideMark/>
            <w:tcPrChange w:id="353" w:author="Dylan CHEN" w:date="2026-03-27T23:44:00Z" w16du:dateUtc="2026-03-27T15:44:00Z">
              <w:tcPr>
                <w:tcW w:w="2969" w:type="dxa"/>
                <w:vMerge/>
                <w:tcBorders>
                  <w:top w:val="nil"/>
                  <w:left w:val="nil"/>
                  <w:bottom w:val="single" w:sz="8" w:space="0" w:color="000000"/>
                  <w:right w:val="nil"/>
                </w:tcBorders>
                <w:hideMark/>
              </w:tcPr>
            </w:tcPrChange>
          </w:tcPr>
          <w:p w14:paraId="4872F96E" w14:textId="77777777" w:rsidR="00BC223A" w:rsidRPr="00BC223A" w:rsidRDefault="00BC223A" w:rsidP="00BC223A">
            <w:pPr>
              <w:rPr>
                <w:ins w:id="354" w:author="Dylan CHEN" w:date="2026-03-27T23:44:00Z" w16du:dateUtc="2026-03-27T15:44:00Z"/>
                <w:i/>
                <w:iCs/>
                <w:color w:val="000000"/>
                <w:sz w:val="20"/>
                <w:szCs w:val="20"/>
              </w:rPr>
            </w:pPr>
          </w:p>
        </w:tc>
        <w:tc>
          <w:tcPr>
            <w:tcW w:w="1080" w:type="dxa"/>
            <w:tcBorders>
              <w:top w:val="nil"/>
              <w:left w:val="nil"/>
              <w:bottom w:val="single" w:sz="8" w:space="0" w:color="auto"/>
              <w:right w:val="nil"/>
            </w:tcBorders>
            <w:noWrap/>
            <w:hideMark/>
            <w:tcPrChange w:id="355" w:author="Dylan CHEN" w:date="2026-03-27T23:44:00Z" w16du:dateUtc="2026-03-27T15:44:00Z">
              <w:tcPr>
                <w:tcW w:w="1080" w:type="dxa"/>
                <w:gridSpan w:val="2"/>
                <w:tcBorders>
                  <w:top w:val="nil"/>
                  <w:left w:val="nil"/>
                  <w:bottom w:val="single" w:sz="8" w:space="0" w:color="auto"/>
                  <w:right w:val="nil"/>
                </w:tcBorders>
                <w:noWrap/>
                <w:hideMark/>
              </w:tcPr>
            </w:tcPrChange>
          </w:tcPr>
          <w:p w14:paraId="7DD7DC68" w14:textId="77777777" w:rsidR="00BC223A" w:rsidRPr="00BC223A" w:rsidRDefault="00BC223A" w:rsidP="00BC223A">
            <w:pPr>
              <w:jc w:val="center"/>
              <w:rPr>
                <w:ins w:id="356" w:author="Dylan CHEN" w:date="2026-03-27T23:44:00Z" w16du:dateUtc="2026-03-27T15:44:00Z"/>
                <w:color w:val="000000"/>
                <w:sz w:val="20"/>
                <w:szCs w:val="20"/>
              </w:rPr>
            </w:pPr>
            <w:ins w:id="357" w:author="Dylan CHEN" w:date="2026-03-27T23:44:00Z" w16du:dateUtc="2026-03-27T15:44:00Z">
              <w:r w:rsidRPr="00BC223A">
                <w:rPr>
                  <w:color w:val="000000"/>
                  <w:sz w:val="20"/>
                  <w:szCs w:val="20"/>
                </w:rPr>
                <w:t>(0.026)</w:t>
              </w:r>
            </w:ins>
          </w:p>
        </w:tc>
        <w:tc>
          <w:tcPr>
            <w:tcW w:w="3150" w:type="dxa"/>
            <w:tcBorders>
              <w:top w:val="nil"/>
              <w:left w:val="nil"/>
              <w:bottom w:val="single" w:sz="8" w:space="0" w:color="auto"/>
              <w:right w:val="nil"/>
            </w:tcBorders>
            <w:noWrap/>
            <w:hideMark/>
            <w:tcPrChange w:id="358" w:author="Dylan CHEN" w:date="2026-03-27T23:44:00Z" w16du:dateUtc="2026-03-27T15:44:00Z">
              <w:tcPr>
                <w:tcW w:w="3150" w:type="dxa"/>
                <w:tcBorders>
                  <w:top w:val="nil"/>
                  <w:left w:val="nil"/>
                  <w:bottom w:val="single" w:sz="8" w:space="0" w:color="auto"/>
                  <w:right w:val="nil"/>
                </w:tcBorders>
                <w:noWrap/>
                <w:hideMark/>
              </w:tcPr>
            </w:tcPrChange>
          </w:tcPr>
          <w:p w14:paraId="5D2F6DC0" w14:textId="77777777" w:rsidR="00BC223A" w:rsidRPr="00BC223A" w:rsidRDefault="00BC223A" w:rsidP="00BC223A">
            <w:pPr>
              <w:jc w:val="center"/>
              <w:rPr>
                <w:ins w:id="359" w:author="Dylan CHEN" w:date="2026-03-27T23:44:00Z" w16du:dateUtc="2026-03-27T15:44:00Z"/>
                <w:color w:val="000000"/>
                <w:sz w:val="20"/>
                <w:szCs w:val="20"/>
              </w:rPr>
            </w:pPr>
            <w:ins w:id="360" w:author="Dylan CHEN" w:date="2026-03-27T23:44:00Z" w16du:dateUtc="2026-03-27T15:44:00Z">
              <w:r w:rsidRPr="00BC223A">
                <w:rPr>
                  <w:color w:val="000000"/>
                  <w:sz w:val="20"/>
                  <w:szCs w:val="20"/>
                </w:rPr>
                <w:t>(0.006)</w:t>
              </w:r>
            </w:ins>
          </w:p>
        </w:tc>
        <w:tc>
          <w:tcPr>
            <w:tcW w:w="1983" w:type="dxa"/>
            <w:tcBorders>
              <w:top w:val="nil"/>
              <w:left w:val="nil"/>
              <w:bottom w:val="single" w:sz="8" w:space="0" w:color="auto"/>
              <w:right w:val="nil"/>
            </w:tcBorders>
            <w:noWrap/>
            <w:hideMark/>
            <w:tcPrChange w:id="361" w:author="Dylan CHEN" w:date="2026-03-27T23:44:00Z" w16du:dateUtc="2026-03-27T15:44:00Z">
              <w:tcPr>
                <w:tcW w:w="1983" w:type="dxa"/>
                <w:gridSpan w:val="2"/>
                <w:tcBorders>
                  <w:top w:val="nil"/>
                  <w:left w:val="nil"/>
                  <w:bottom w:val="single" w:sz="8" w:space="0" w:color="auto"/>
                  <w:right w:val="nil"/>
                </w:tcBorders>
                <w:noWrap/>
                <w:hideMark/>
              </w:tcPr>
            </w:tcPrChange>
          </w:tcPr>
          <w:p w14:paraId="7F925535" w14:textId="77777777" w:rsidR="00BC223A" w:rsidRPr="00BC223A" w:rsidRDefault="00BC223A" w:rsidP="00BC223A">
            <w:pPr>
              <w:jc w:val="center"/>
              <w:rPr>
                <w:ins w:id="362" w:author="Dylan CHEN" w:date="2026-03-27T23:44:00Z" w16du:dateUtc="2026-03-27T15:44:00Z"/>
                <w:color w:val="000000"/>
                <w:sz w:val="20"/>
                <w:szCs w:val="20"/>
              </w:rPr>
            </w:pPr>
            <w:ins w:id="363" w:author="Dylan CHEN" w:date="2026-03-27T23:44:00Z" w16du:dateUtc="2026-03-27T15:44:00Z">
              <w:r w:rsidRPr="00BC223A">
                <w:rPr>
                  <w:color w:val="000000"/>
                  <w:sz w:val="20"/>
                  <w:szCs w:val="20"/>
                </w:rPr>
                <w:t>(0.022)</w:t>
              </w:r>
            </w:ins>
          </w:p>
        </w:tc>
      </w:tr>
      <w:tr w:rsidR="00BC223A" w:rsidRPr="00BC223A" w14:paraId="527EF9FE" w14:textId="77777777" w:rsidTr="00BC223A">
        <w:trPr>
          <w:trHeight w:val="320"/>
          <w:jc w:val="center"/>
          <w:ins w:id="364" w:author="Dylan CHEN" w:date="2026-03-27T23:44:00Z"/>
          <w:trPrChange w:id="365" w:author="Dylan CHEN" w:date="2026-03-27T23:44:00Z" w16du:dateUtc="2026-03-27T15:44:00Z">
            <w:trPr>
              <w:gridAfter w:val="0"/>
              <w:trHeight w:val="320"/>
              <w:jc w:val="center"/>
            </w:trPr>
          </w:trPrChange>
        </w:trPr>
        <w:tc>
          <w:tcPr>
            <w:tcW w:w="2969" w:type="dxa"/>
            <w:tcBorders>
              <w:top w:val="nil"/>
              <w:left w:val="nil"/>
              <w:bottom w:val="nil"/>
              <w:right w:val="nil"/>
            </w:tcBorders>
            <w:noWrap/>
            <w:hideMark/>
            <w:tcPrChange w:id="366" w:author="Dylan CHEN" w:date="2026-03-27T23:44:00Z" w16du:dateUtc="2026-03-27T15:44:00Z">
              <w:tcPr>
                <w:tcW w:w="2969" w:type="dxa"/>
                <w:tcBorders>
                  <w:top w:val="nil"/>
                  <w:left w:val="nil"/>
                  <w:bottom w:val="nil"/>
                  <w:right w:val="nil"/>
                </w:tcBorders>
                <w:noWrap/>
                <w:hideMark/>
              </w:tcPr>
            </w:tcPrChange>
          </w:tcPr>
          <w:p w14:paraId="2C2578AB" w14:textId="77777777" w:rsidR="00BC223A" w:rsidRPr="00BC223A" w:rsidRDefault="00BC223A" w:rsidP="00BC223A">
            <w:pPr>
              <w:rPr>
                <w:ins w:id="367" w:author="Dylan CHEN" w:date="2026-03-27T23:44:00Z" w16du:dateUtc="2026-03-27T15:44:00Z"/>
                <w:color w:val="000000"/>
                <w:sz w:val="20"/>
                <w:szCs w:val="20"/>
              </w:rPr>
            </w:pPr>
            <w:ins w:id="368" w:author="Dylan CHEN" w:date="2026-03-27T23:44:00Z" w16du:dateUtc="2026-03-27T15:44:00Z">
              <w:r w:rsidRPr="00BC223A">
                <w:rPr>
                  <w:color w:val="000000"/>
                  <w:sz w:val="20"/>
                  <w:szCs w:val="20"/>
                </w:rPr>
                <w:t>other controls</w:t>
              </w:r>
            </w:ins>
          </w:p>
        </w:tc>
        <w:tc>
          <w:tcPr>
            <w:tcW w:w="1080" w:type="dxa"/>
            <w:tcBorders>
              <w:top w:val="nil"/>
              <w:left w:val="nil"/>
              <w:bottom w:val="nil"/>
              <w:right w:val="nil"/>
            </w:tcBorders>
            <w:noWrap/>
            <w:hideMark/>
            <w:tcPrChange w:id="369" w:author="Dylan CHEN" w:date="2026-03-27T23:44:00Z" w16du:dateUtc="2026-03-27T15:44:00Z">
              <w:tcPr>
                <w:tcW w:w="1080" w:type="dxa"/>
                <w:gridSpan w:val="2"/>
                <w:tcBorders>
                  <w:top w:val="nil"/>
                  <w:left w:val="nil"/>
                  <w:bottom w:val="nil"/>
                  <w:right w:val="nil"/>
                </w:tcBorders>
                <w:noWrap/>
                <w:hideMark/>
              </w:tcPr>
            </w:tcPrChange>
          </w:tcPr>
          <w:p w14:paraId="3492FC02" w14:textId="77777777" w:rsidR="00BC223A" w:rsidRPr="00BC223A" w:rsidRDefault="00BC223A" w:rsidP="00BC223A">
            <w:pPr>
              <w:jc w:val="center"/>
              <w:rPr>
                <w:ins w:id="370" w:author="Dylan CHEN" w:date="2026-03-27T23:44:00Z" w16du:dateUtc="2026-03-27T15:44:00Z"/>
                <w:color w:val="000000"/>
                <w:sz w:val="20"/>
                <w:szCs w:val="20"/>
              </w:rPr>
            </w:pPr>
            <w:ins w:id="371" w:author="Dylan CHEN" w:date="2026-03-27T23:44:00Z" w16du:dateUtc="2026-03-27T15:44:00Z">
              <w:r w:rsidRPr="00BC223A">
                <w:rPr>
                  <w:color w:val="000000"/>
                  <w:sz w:val="20"/>
                  <w:szCs w:val="20"/>
                </w:rPr>
                <w:t>√</w:t>
              </w:r>
            </w:ins>
          </w:p>
        </w:tc>
        <w:tc>
          <w:tcPr>
            <w:tcW w:w="3150" w:type="dxa"/>
            <w:tcBorders>
              <w:top w:val="nil"/>
              <w:left w:val="nil"/>
              <w:bottom w:val="nil"/>
              <w:right w:val="nil"/>
            </w:tcBorders>
            <w:noWrap/>
            <w:hideMark/>
            <w:tcPrChange w:id="372" w:author="Dylan CHEN" w:date="2026-03-27T23:44:00Z" w16du:dateUtc="2026-03-27T15:44:00Z">
              <w:tcPr>
                <w:tcW w:w="3150" w:type="dxa"/>
                <w:tcBorders>
                  <w:top w:val="nil"/>
                  <w:left w:val="nil"/>
                  <w:bottom w:val="nil"/>
                  <w:right w:val="nil"/>
                </w:tcBorders>
                <w:noWrap/>
                <w:hideMark/>
              </w:tcPr>
            </w:tcPrChange>
          </w:tcPr>
          <w:p w14:paraId="05DAA1EF" w14:textId="77777777" w:rsidR="00BC223A" w:rsidRPr="00BC223A" w:rsidRDefault="00BC223A" w:rsidP="00BC223A">
            <w:pPr>
              <w:jc w:val="center"/>
              <w:rPr>
                <w:ins w:id="373" w:author="Dylan CHEN" w:date="2026-03-27T23:44:00Z" w16du:dateUtc="2026-03-27T15:44:00Z"/>
                <w:color w:val="000000"/>
                <w:sz w:val="20"/>
                <w:szCs w:val="20"/>
              </w:rPr>
            </w:pPr>
            <w:ins w:id="374" w:author="Dylan CHEN" w:date="2026-03-27T23:44:00Z" w16du:dateUtc="2026-03-27T15:44:00Z">
              <w:r w:rsidRPr="00BC223A">
                <w:rPr>
                  <w:color w:val="000000"/>
                  <w:sz w:val="20"/>
                  <w:szCs w:val="20"/>
                </w:rPr>
                <w:t>√</w:t>
              </w:r>
            </w:ins>
          </w:p>
        </w:tc>
        <w:tc>
          <w:tcPr>
            <w:tcW w:w="1983" w:type="dxa"/>
            <w:tcBorders>
              <w:top w:val="nil"/>
              <w:left w:val="nil"/>
              <w:bottom w:val="nil"/>
              <w:right w:val="nil"/>
            </w:tcBorders>
            <w:noWrap/>
            <w:hideMark/>
            <w:tcPrChange w:id="375" w:author="Dylan CHEN" w:date="2026-03-27T23:44:00Z" w16du:dateUtc="2026-03-27T15:44:00Z">
              <w:tcPr>
                <w:tcW w:w="1983" w:type="dxa"/>
                <w:gridSpan w:val="2"/>
                <w:tcBorders>
                  <w:top w:val="nil"/>
                  <w:left w:val="nil"/>
                  <w:bottom w:val="nil"/>
                  <w:right w:val="nil"/>
                </w:tcBorders>
                <w:noWrap/>
                <w:hideMark/>
              </w:tcPr>
            </w:tcPrChange>
          </w:tcPr>
          <w:p w14:paraId="2F83130F" w14:textId="77777777" w:rsidR="00BC223A" w:rsidRPr="00BC223A" w:rsidRDefault="00BC223A" w:rsidP="00BC223A">
            <w:pPr>
              <w:jc w:val="center"/>
              <w:rPr>
                <w:ins w:id="376" w:author="Dylan CHEN" w:date="2026-03-27T23:44:00Z" w16du:dateUtc="2026-03-27T15:44:00Z"/>
                <w:color w:val="000000"/>
                <w:sz w:val="20"/>
                <w:szCs w:val="20"/>
              </w:rPr>
            </w:pPr>
            <w:ins w:id="377" w:author="Dylan CHEN" w:date="2026-03-27T23:44:00Z" w16du:dateUtc="2026-03-27T15:44:00Z">
              <w:r w:rsidRPr="00BC223A">
                <w:rPr>
                  <w:color w:val="000000"/>
                  <w:sz w:val="20"/>
                  <w:szCs w:val="20"/>
                </w:rPr>
                <w:t>√</w:t>
              </w:r>
            </w:ins>
          </w:p>
        </w:tc>
      </w:tr>
      <w:tr w:rsidR="00BC223A" w:rsidRPr="00BC223A" w14:paraId="2A2A0744" w14:textId="77777777" w:rsidTr="00BC223A">
        <w:trPr>
          <w:trHeight w:val="340"/>
          <w:jc w:val="center"/>
          <w:ins w:id="378" w:author="Dylan CHEN" w:date="2026-03-27T23:44:00Z"/>
          <w:trPrChange w:id="379" w:author="Dylan CHEN" w:date="2026-03-27T23:44:00Z" w16du:dateUtc="2026-03-27T15:44:00Z">
            <w:trPr>
              <w:gridAfter w:val="0"/>
              <w:trHeight w:val="340"/>
              <w:jc w:val="center"/>
            </w:trPr>
          </w:trPrChange>
        </w:trPr>
        <w:tc>
          <w:tcPr>
            <w:tcW w:w="2969" w:type="dxa"/>
            <w:tcBorders>
              <w:top w:val="nil"/>
              <w:left w:val="nil"/>
              <w:bottom w:val="single" w:sz="8" w:space="0" w:color="auto"/>
              <w:right w:val="nil"/>
            </w:tcBorders>
            <w:noWrap/>
            <w:hideMark/>
            <w:tcPrChange w:id="380" w:author="Dylan CHEN" w:date="2026-03-27T23:44:00Z" w16du:dateUtc="2026-03-27T15:44:00Z">
              <w:tcPr>
                <w:tcW w:w="2969" w:type="dxa"/>
                <w:tcBorders>
                  <w:top w:val="nil"/>
                  <w:left w:val="nil"/>
                  <w:bottom w:val="single" w:sz="8" w:space="0" w:color="auto"/>
                  <w:right w:val="nil"/>
                </w:tcBorders>
                <w:noWrap/>
                <w:hideMark/>
              </w:tcPr>
            </w:tcPrChange>
          </w:tcPr>
          <w:p w14:paraId="6C49736A" w14:textId="77777777" w:rsidR="00BC223A" w:rsidRPr="00BC223A" w:rsidRDefault="00BC223A" w:rsidP="00BC223A">
            <w:pPr>
              <w:rPr>
                <w:ins w:id="381" w:author="Dylan CHEN" w:date="2026-03-27T23:44:00Z" w16du:dateUtc="2026-03-27T15:44:00Z"/>
                <w:color w:val="000000"/>
                <w:sz w:val="20"/>
                <w:szCs w:val="20"/>
              </w:rPr>
            </w:pPr>
            <w:ins w:id="382" w:author="Dylan CHEN" w:date="2026-03-27T23:44:00Z" w16du:dateUtc="2026-03-27T15:44:00Z">
              <w:r w:rsidRPr="00BC223A">
                <w:rPr>
                  <w:color w:val="000000"/>
                  <w:sz w:val="20"/>
                  <w:szCs w:val="20"/>
                </w:rPr>
                <w:t>controlling for a cubic polynomial of answer age</w:t>
              </w:r>
            </w:ins>
          </w:p>
        </w:tc>
        <w:tc>
          <w:tcPr>
            <w:tcW w:w="1080" w:type="dxa"/>
            <w:tcBorders>
              <w:top w:val="nil"/>
              <w:left w:val="nil"/>
              <w:bottom w:val="single" w:sz="8" w:space="0" w:color="auto"/>
              <w:right w:val="nil"/>
            </w:tcBorders>
            <w:noWrap/>
            <w:hideMark/>
            <w:tcPrChange w:id="383" w:author="Dylan CHEN" w:date="2026-03-27T23:44:00Z" w16du:dateUtc="2026-03-27T15:44:00Z">
              <w:tcPr>
                <w:tcW w:w="1080" w:type="dxa"/>
                <w:gridSpan w:val="2"/>
                <w:tcBorders>
                  <w:top w:val="nil"/>
                  <w:left w:val="nil"/>
                  <w:bottom w:val="single" w:sz="8" w:space="0" w:color="auto"/>
                  <w:right w:val="nil"/>
                </w:tcBorders>
                <w:noWrap/>
                <w:hideMark/>
              </w:tcPr>
            </w:tcPrChange>
          </w:tcPr>
          <w:p w14:paraId="58DDAA29" w14:textId="77777777" w:rsidR="00BC223A" w:rsidRPr="00BC223A" w:rsidRDefault="00BC223A" w:rsidP="00BC223A">
            <w:pPr>
              <w:jc w:val="center"/>
              <w:rPr>
                <w:ins w:id="384" w:author="Dylan CHEN" w:date="2026-03-27T23:44:00Z" w16du:dateUtc="2026-03-27T15:44:00Z"/>
                <w:color w:val="000000"/>
                <w:sz w:val="20"/>
                <w:szCs w:val="20"/>
              </w:rPr>
            </w:pPr>
            <w:ins w:id="385" w:author="Dylan CHEN" w:date="2026-03-27T23:44:00Z" w16du:dateUtc="2026-03-27T15:44:00Z">
              <w:r w:rsidRPr="00BC223A">
                <w:rPr>
                  <w:color w:val="000000"/>
                  <w:sz w:val="20"/>
                  <w:szCs w:val="20"/>
                </w:rPr>
                <w:t>√</w:t>
              </w:r>
            </w:ins>
          </w:p>
        </w:tc>
        <w:tc>
          <w:tcPr>
            <w:tcW w:w="3150" w:type="dxa"/>
            <w:tcBorders>
              <w:top w:val="nil"/>
              <w:left w:val="nil"/>
              <w:bottom w:val="single" w:sz="8" w:space="0" w:color="auto"/>
              <w:right w:val="nil"/>
            </w:tcBorders>
            <w:noWrap/>
            <w:hideMark/>
            <w:tcPrChange w:id="386" w:author="Dylan CHEN" w:date="2026-03-27T23:44:00Z" w16du:dateUtc="2026-03-27T15:44:00Z">
              <w:tcPr>
                <w:tcW w:w="3150" w:type="dxa"/>
                <w:tcBorders>
                  <w:top w:val="nil"/>
                  <w:left w:val="nil"/>
                  <w:bottom w:val="single" w:sz="8" w:space="0" w:color="auto"/>
                  <w:right w:val="nil"/>
                </w:tcBorders>
                <w:noWrap/>
                <w:hideMark/>
              </w:tcPr>
            </w:tcPrChange>
          </w:tcPr>
          <w:p w14:paraId="4AD5BC16" w14:textId="77777777" w:rsidR="00BC223A" w:rsidRPr="00BC223A" w:rsidRDefault="00BC223A" w:rsidP="00BC223A">
            <w:pPr>
              <w:jc w:val="center"/>
              <w:rPr>
                <w:ins w:id="387" w:author="Dylan CHEN" w:date="2026-03-27T23:44:00Z" w16du:dateUtc="2026-03-27T15:44:00Z"/>
                <w:color w:val="000000"/>
                <w:sz w:val="20"/>
                <w:szCs w:val="20"/>
              </w:rPr>
            </w:pPr>
            <w:ins w:id="388" w:author="Dylan CHEN" w:date="2026-03-27T23:44:00Z" w16du:dateUtc="2026-03-27T15:44:00Z">
              <w:r w:rsidRPr="00BC223A">
                <w:rPr>
                  <w:color w:val="000000"/>
                  <w:sz w:val="20"/>
                  <w:szCs w:val="20"/>
                </w:rPr>
                <w:t>√</w:t>
              </w:r>
            </w:ins>
          </w:p>
        </w:tc>
        <w:tc>
          <w:tcPr>
            <w:tcW w:w="1983" w:type="dxa"/>
            <w:tcBorders>
              <w:top w:val="nil"/>
              <w:left w:val="nil"/>
              <w:bottom w:val="single" w:sz="8" w:space="0" w:color="auto"/>
              <w:right w:val="nil"/>
            </w:tcBorders>
            <w:noWrap/>
            <w:hideMark/>
            <w:tcPrChange w:id="389" w:author="Dylan CHEN" w:date="2026-03-27T23:44:00Z" w16du:dateUtc="2026-03-27T15:44:00Z">
              <w:tcPr>
                <w:tcW w:w="1983" w:type="dxa"/>
                <w:gridSpan w:val="2"/>
                <w:tcBorders>
                  <w:top w:val="nil"/>
                  <w:left w:val="nil"/>
                  <w:bottom w:val="single" w:sz="8" w:space="0" w:color="auto"/>
                  <w:right w:val="nil"/>
                </w:tcBorders>
                <w:noWrap/>
                <w:hideMark/>
              </w:tcPr>
            </w:tcPrChange>
          </w:tcPr>
          <w:p w14:paraId="049D85FE" w14:textId="77777777" w:rsidR="00BC223A" w:rsidRPr="00BC223A" w:rsidRDefault="00BC223A" w:rsidP="00BC223A">
            <w:pPr>
              <w:jc w:val="center"/>
              <w:rPr>
                <w:ins w:id="390" w:author="Dylan CHEN" w:date="2026-03-27T23:44:00Z" w16du:dateUtc="2026-03-27T15:44:00Z"/>
                <w:color w:val="000000"/>
                <w:sz w:val="20"/>
                <w:szCs w:val="20"/>
              </w:rPr>
            </w:pPr>
            <w:ins w:id="391" w:author="Dylan CHEN" w:date="2026-03-27T23:44:00Z" w16du:dateUtc="2026-03-27T15:44:00Z">
              <w:r w:rsidRPr="00BC223A">
                <w:rPr>
                  <w:color w:val="000000"/>
                  <w:sz w:val="20"/>
                  <w:szCs w:val="20"/>
                </w:rPr>
                <w:t>√ </w:t>
              </w:r>
            </w:ins>
          </w:p>
        </w:tc>
      </w:tr>
      <w:tr w:rsidR="00BC223A" w:rsidRPr="00BC223A" w14:paraId="40271F98" w14:textId="77777777" w:rsidTr="00BC223A">
        <w:trPr>
          <w:trHeight w:val="320"/>
          <w:jc w:val="center"/>
          <w:ins w:id="392" w:author="Dylan CHEN" w:date="2026-03-27T23:44:00Z"/>
          <w:trPrChange w:id="393" w:author="Dylan CHEN" w:date="2026-03-27T23:44:00Z" w16du:dateUtc="2026-03-27T15:44:00Z">
            <w:trPr>
              <w:gridAfter w:val="0"/>
              <w:trHeight w:val="320"/>
              <w:jc w:val="center"/>
            </w:trPr>
          </w:trPrChange>
        </w:trPr>
        <w:tc>
          <w:tcPr>
            <w:tcW w:w="2969" w:type="dxa"/>
            <w:tcBorders>
              <w:top w:val="nil"/>
              <w:left w:val="nil"/>
              <w:bottom w:val="nil"/>
              <w:right w:val="nil"/>
            </w:tcBorders>
            <w:noWrap/>
            <w:hideMark/>
            <w:tcPrChange w:id="394" w:author="Dylan CHEN" w:date="2026-03-27T23:44:00Z" w16du:dateUtc="2026-03-27T15:44:00Z">
              <w:tcPr>
                <w:tcW w:w="2969" w:type="dxa"/>
                <w:tcBorders>
                  <w:top w:val="nil"/>
                  <w:left w:val="nil"/>
                  <w:bottom w:val="nil"/>
                  <w:right w:val="nil"/>
                </w:tcBorders>
                <w:noWrap/>
                <w:hideMark/>
              </w:tcPr>
            </w:tcPrChange>
          </w:tcPr>
          <w:p w14:paraId="296572B4" w14:textId="77777777" w:rsidR="00BC223A" w:rsidRPr="00BC223A" w:rsidRDefault="00BC223A" w:rsidP="00BC223A">
            <w:pPr>
              <w:rPr>
                <w:ins w:id="395" w:author="Dylan CHEN" w:date="2026-03-27T23:44:00Z" w16du:dateUtc="2026-03-27T15:44:00Z"/>
                <w:color w:val="000000"/>
                <w:sz w:val="20"/>
                <w:szCs w:val="20"/>
              </w:rPr>
            </w:pPr>
            <w:ins w:id="396" w:author="Dylan CHEN" w:date="2026-03-27T23:44:00Z" w16du:dateUtc="2026-03-27T15:44:00Z">
              <w:r w:rsidRPr="00BC223A">
                <w:rPr>
                  <w:color w:val="000000"/>
                  <w:sz w:val="20"/>
                  <w:szCs w:val="20"/>
                </w:rPr>
                <w:t>N</w:t>
              </w:r>
            </w:ins>
          </w:p>
        </w:tc>
        <w:tc>
          <w:tcPr>
            <w:tcW w:w="1080" w:type="dxa"/>
            <w:tcBorders>
              <w:top w:val="nil"/>
              <w:left w:val="nil"/>
              <w:bottom w:val="nil"/>
              <w:right w:val="nil"/>
            </w:tcBorders>
            <w:noWrap/>
            <w:hideMark/>
            <w:tcPrChange w:id="397" w:author="Dylan CHEN" w:date="2026-03-27T23:44:00Z" w16du:dateUtc="2026-03-27T15:44:00Z">
              <w:tcPr>
                <w:tcW w:w="1080" w:type="dxa"/>
                <w:gridSpan w:val="2"/>
                <w:tcBorders>
                  <w:top w:val="nil"/>
                  <w:left w:val="nil"/>
                  <w:bottom w:val="nil"/>
                  <w:right w:val="nil"/>
                </w:tcBorders>
                <w:noWrap/>
                <w:hideMark/>
              </w:tcPr>
            </w:tcPrChange>
          </w:tcPr>
          <w:p w14:paraId="33EE234E" w14:textId="77777777" w:rsidR="00BC223A" w:rsidRPr="00BC223A" w:rsidRDefault="00BC223A" w:rsidP="00BC223A">
            <w:pPr>
              <w:jc w:val="center"/>
              <w:rPr>
                <w:ins w:id="398" w:author="Dylan CHEN" w:date="2026-03-27T23:44:00Z" w16du:dateUtc="2026-03-27T15:44:00Z"/>
                <w:color w:val="000000"/>
                <w:sz w:val="20"/>
                <w:szCs w:val="20"/>
              </w:rPr>
            </w:pPr>
            <w:ins w:id="399" w:author="Dylan CHEN" w:date="2026-03-27T23:44:00Z" w16du:dateUtc="2026-03-27T15:44:00Z">
              <w:r w:rsidRPr="00BC223A">
                <w:rPr>
                  <w:color w:val="000000"/>
                  <w:sz w:val="20"/>
                  <w:szCs w:val="20"/>
                </w:rPr>
                <w:t>8,961</w:t>
              </w:r>
            </w:ins>
          </w:p>
        </w:tc>
        <w:tc>
          <w:tcPr>
            <w:tcW w:w="3150" w:type="dxa"/>
            <w:tcBorders>
              <w:top w:val="nil"/>
              <w:left w:val="nil"/>
              <w:bottom w:val="nil"/>
              <w:right w:val="nil"/>
            </w:tcBorders>
            <w:noWrap/>
            <w:hideMark/>
            <w:tcPrChange w:id="400" w:author="Dylan CHEN" w:date="2026-03-27T23:44:00Z" w16du:dateUtc="2026-03-27T15:44:00Z">
              <w:tcPr>
                <w:tcW w:w="3150" w:type="dxa"/>
                <w:tcBorders>
                  <w:top w:val="nil"/>
                  <w:left w:val="nil"/>
                  <w:bottom w:val="nil"/>
                  <w:right w:val="nil"/>
                </w:tcBorders>
                <w:noWrap/>
                <w:hideMark/>
              </w:tcPr>
            </w:tcPrChange>
          </w:tcPr>
          <w:p w14:paraId="51CD3EDA" w14:textId="77777777" w:rsidR="00BC223A" w:rsidRPr="00BC223A" w:rsidRDefault="00BC223A" w:rsidP="00BC223A">
            <w:pPr>
              <w:jc w:val="center"/>
              <w:rPr>
                <w:ins w:id="401" w:author="Dylan CHEN" w:date="2026-03-27T23:44:00Z" w16du:dateUtc="2026-03-27T15:44:00Z"/>
                <w:color w:val="000000"/>
                <w:sz w:val="20"/>
                <w:szCs w:val="20"/>
              </w:rPr>
            </w:pPr>
            <w:ins w:id="402" w:author="Dylan CHEN" w:date="2026-03-27T23:44:00Z" w16du:dateUtc="2026-03-27T15:44:00Z">
              <w:r w:rsidRPr="00BC223A">
                <w:rPr>
                  <w:color w:val="000000"/>
                  <w:sz w:val="20"/>
                  <w:szCs w:val="20"/>
                </w:rPr>
                <w:t>8,961</w:t>
              </w:r>
            </w:ins>
          </w:p>
        </w:tc>
        <w:tc>
          <w:tcPr>
            <w:tcW w:w="1983" w:type="dxa"/>
            <w:tcBorders>
              <w:top w:val="nil"/>
              <w:left w:val="nil"/>
              <w:bottom w:val="nil"/>
              <w:right w:val="nil"/>
            </w:tcBorders>
            <w:noWrap/>
            <w:hideMark/>
            <w:tcPrChange w:id="403" w:author="Dylan CHEN" w:date="2026-03-27T23:44:00Z" w16du:dateUtc="2026-03-27T15:44:00Z">
              <w:tcPr>
                <w:tcW w:w="1983" w:type="dxa"/>
                <w:gridSpan w:val="2"/>
                <w:tcBorders>
                  <w:top w:val="nil"/>
                  <w:left w:val="nil"/>
                  <w:bottom w:val="nil"/>
                  <w:right w:val="nil"/>
                </w:tcBorders>
                <w:noWrap/>
                <w:hideMark/>
              </w:tcPr>
            </w:tcPrChange>
          </w:tcPr>
          <w:p w14:paraId="49F11107" w14:textId="77777777" w:rsidR="00BC223A" w:rsidRPr="00BC223A" w:rsidRDefault="00BC223A" w:rsidP="00BC223A">
            <w:pPr>
              <w:jc w:val="center"/>
              <w:rPr>
                <w:ins w:id="404" w:author="Dylan CHEN" w:date="2026-03-27T23:44:00Z" w16du:dateUtc="2026-03-27T15:44:00Z"/>
                <w:color w:val="000000"/>
                <w:sz w:val="20"/>
                <w:szCs w:val="20"/>
              </w:rPr>
            </w:pPr>
            <w:ins w:id="405" w:author="Dylan CHEN" w:date="2026-03-27T23:44:00Z" w16du:dateUtc="2026-03-27T15:44:00Z">
              <w:r w:rsidRPr="00BC223A">
                <w:rPr>
                  <w:color w:val="000000"/>
                  <w:sz w:val="20"/>
                  <w:szCs w:val="20"/>
                </w:rPr>
                <w:t>8,961</w:t>
              </w:r>
            </w:ins>
          </w:p>
        </w:tc>
      </w:tr>
      <w:tr w:rsidR="00BC223A" w:rsidRPr="00BC223A" w14:paraId="1B7D787C" w14:textId="77777777" w:rsidTr="00BC223A">
        <w:trPr>
          <w:trHeight w:val="320"/>
          <w:jc w:val="center"/>
          <w:ins w:id="406" w:author="Dylan CHEN" w:date="2026-03-27T23:44:00Z"/>
          <w:trPrChange w:id="407" w:author="Dylan CHEN" w:date="2026-03-27T23:44:00Z" w16du:dateUtc="2026-03-27T15:44:00Z">
            <w:trPr>
              <w:gridAfter w:val="0"/>
              <w:trHeight w:val="320"/>
              <w:jc w:val="center"/>
            </w:trPr>
          </w:trPrChange>
        </w:trPr>
        <w:tc>
          <w:tcPr>
            <w:tcW w:w="2969" w:type="dxa"/>
            <w:tcBorders>
              <w:top w:val="nil"/>
              <w:left w:val="nil"/>
              <w:bottom w:val="nil"/>
              <w:right w:val="nil"/>
            </w:tcBorders>
            <w:noWrap/>
            <w:hideMark/>
            <w:tcPrChange w:id="408" w:author="Dylan CHEN" w:date="2026-03-27T23:44:00Z" w16du:dateUtc="2026-03-27T15:44:00Z">
              <w:tcPr>
                <w:tcW w:w="2969" w:type="dxa"/>
                <w:tcBorders>
                  <w:top w:val="nil"/>
                  <w:left w:val="nil"/>
                  <w:bottom w:val="nil"/>
                  <w:right w:val="nil"/>
                </w:tcBorders>
                <w:noWrap/>
                <w:hideMark/>
              </w:tcPr>
            </w:tcPrChange>
          </w:tcPr>
          <w:p w14:paraId="37F3F332" w14:textId="77777777" w:rsidR="00BC223A" w:rsidRPr="00BC223A" w:rsidRDefault="00BC223A" w:rsidP="00BC223A">
            <w:pPr>
              <w:rPr>
                <w:ins w:id="409" w:author="Dylan CHEN" w:date="2026-03-27T23:44:00Z" w16du:dateUtc="2026-03-27T15:44:00Z"/>
                <w:color w:val="000000"/>
                <w:sz w:val="20"/>
                <w:szCs w:val="20"/>
              </w:rPr>
            </w:pPr>
            <w:ins w:id="410" w:author="Dylan CHEN" w:date="2026-03-27T23:44:00Z" w16du:dateUtc="2026-03-27T15:44:00Z">
              <w:r w:rsidRPr="00BC223A">
                <w:rPr>
                  <w:color w:val="000000"/>
                  <w:sz w:val="20"/>
                  <w:szCs w:val="20"/>
                </w:rPr>
                <w:t>log likelihood</w:t>
              </w:r>
            </w:ins>
          </w:p>
        </w:tc>
        <w:tc>
          <w:tcPr>
            <w:tcW w:w="1080" w:type="dxa"/>
            <w:tcBorders>
              <w:top w:val="nil"/>
              <w:left w:val="nil"/>
              <w:bottom w:val="nil"/>
              <w:right w:val="nil"/>
            </w:tcBorders>
            <w:noWrap/>
            <w:hideMark/>
            <w:tcPrChange w:id="411" w:author="Dylan CHEN" w:date="2026-03-27T23:44:00Z" w16du:dateUtc="2026-03-27T15:44:00Z">
              <w:tcPr>
                <w:tcW w:w="1080" w:type="dxa"/>
                <w:gridSpan w:val="2"/>
                <w:tcBorders>
                  <w:top w:val="nil"/>
                  <w:left w:val="nil"/>
                  <w:bottom w:val="nil"/>
                  <w:right w:val="nil"/>
                </w:tcBorders>
                <w:noWrap/>
                <w:hideMark/>
              </w:tcPr>
            </w:tcPrChange>
          </w:tcPr>
          <w:p w14:paraId="24C58B00" w14:textId="77777777" w:rsidR="00BC223A" w:rsidRPr="00BC223A" w:rsidRDefault="00BC223A" w:rsidP="00BC223A">
            <w:pPr>
              <w:rPr>
                <w:ins w:id="412" w:author="Dylan CHEN" w:date="2026-03-27T23:44:00Z" w16du:dateUtc="2026-03-27T15:44:00Z"/>
                <w:color w:val="000000"/>
                <w:sz w:val="20"/>
                <w:szCs w:val="20"/>
              </w:rPr>
            </w:pPr>
          </w:p>
        </w:tc>
        <w:tc>
          <w:tcPr>
            <w:tcW w:w="3150" w:type="dxa"/>
            <w:tcBorders>
              <w:top w:val="nil"/>
              <w:left w:val="nil"/>
              <w:bottom w:val="nil"/>
              <w:right w:val="nil"/>
            </w:tcBorders>
            <w:noWrap/>
            <w:hideMark/>
            <w:tcPrChange w:id="413" w:author="Dylan CHEN" w:date="2026-03-27T23:44:00Z" w16du:dateUtc="2026-03-27T15:44:00Z">
              <w:tcPr>
                <w:tcW w:w="3150" w:type="dxa"/>
                <w:tcBorders>
                  <w:top w:val="nil"/>
                  <w:left w:val="nil"/>
                  <w:bottom w:val="nil"/>
                  <w:right w:val="nil"/>
                </w:tcBorders>
                <w:noWrap/>
                <w:hideMark/>
              </w:tcPr>
            </w:tcPrChange>
          </w:tcPr>
          <w:p w14:paraId="49723D91" w14:textId="77777777" w:rsidR="00BC223A" w:rsidRPr="00BC223A" w:rsidRDefault="00BC223A" w:rsidP="00BC223A">
            <w:pPr>
              <w:rPr>
                <w:ins w:id="414" w:author="Dylan CHEN" w:date="2026-03-27T23:44:00Z" w16du:dateUtc="2026-03-27T15:44:00Z"/>
                <w:sz w:val="20"/>
                <w:szCs w:val="20"/>
              </w:rPr>
            </w:pPr>
          </w:p>
        </w:tc>
        <w:tc>
          <w:tcPr>
            <w:tcW w:w="1983" w:type="dxa"/>
            <w:tcBorders>
              <w:top w:val="nil"/>
              <w:left w:val="nil"/>
              <w:bottom w:val="nil"/>
              <w:right w:val="nil"/>
            </w:tcBorders>
            <w:noWrap/>
            <w:hideMark/>
            <w:tcPrChange w:id="415" w:author="Dylan CHEN" w:date="2026-03-27T23:44:00Z" w16du:dateUtc="2026-03-27T15:44:00Z">
              <w:tcPr>
                <w:tcW w:w="1983" w:type="dxa"/>
                <w:gridSpan w:val="2"/>
                <w:tcBorders>
                  <w:top w:val="nil"/>
                  <w:left w:val="nil"/>
                  <w:bottom w:val="nil"/>
                  <w:right w:val="nil"/>
                </w:tcBorders>
                <w:noWrap/>
                <w:hideMark/>
              </w:tcPr>
            </w:tcPrChange>
          </w:tcPr>
          <w:p w14:paraId="3EB0B0DA" w14:textId="77777777" w:rsidR="00BC223A" w:rsidRPr="00BC223A" w:rsidRDefault="00BC223A" w:rsidP="00BC223A">
            <w:pPr>
              <w:jc w:val="center"/>
              <w:rPr>
                <w:ins w:id="416" w:author="Dylan CHEN" w:date="2026-03-27T23:44:00Z" w16du:dateUtc="2026-03-27T15:44:00Z"/>
                <w:color w:val="000000"/>
                <w:sz w:val="20"/>
                <w:szCs w:val="20"/>
              </w:rPr>
            </w:pPr>
            <w:ins w:id="417" w:author="Dylan CHEN" w:date="2026-03-27T23:44:00Z" w16du:dateUtc="2026-03-27T15:44:00Z">
              <w:r w:rsidRPr="00BC223A">
                <w:rPr>
                  <w:color w:val="000000"/>
                  <w:sz w:val="20"/>
                  <w:szCs w:val="20"/>
                </w:rPr>
                <w:t>-14301.496</w:t>
              </w:r>
            </w:ins>
          </w:p>
        </w:tc>
      </w:tr>
      <w:tr w:rsidR="00BC223A" w:rsidRPr="00BC223A" w14:paraId="49F1F008" w14:textId="77777777" w:rsidTr="00BC223A">
        <w:trPr>
          <w:trHeight w:val="340"/>
          <w:jc w:val="center"/>
          <w:ins w:id="418" w:author="Dylan CHEN" w:date="2026-03-27T23:44:00Z"/>
          <w:trPrChange w:id="419" w:author="Dylan CHEN" w:date="2026-03-27T23:44:00Z" w16du:dateUtc="2026-03-27T15:44:00Z">
            <w:trPr>
              <w:gridAfter w:val="0"/>
              <w:trHeight w:val="340"/>
              <w:jc w:val="center"/>
            </w:trPr>
          </w:trPrChange>
        </w:trPr>
        <w:tc>
          <w:tcPr>
            <w:tcW w:w="2969" w:type="dxa"/>
            <w:tcBorders>
              <w:top w:val="nil"/>
              <w:left w:val="nil"/>
              <w:bottom w:val="single" w:sz="8" w:space="0" w:color="auto"/>
              <w:right w:val="nil"/>
            </w:tcBorders>
            <w:noWrap/>
            <w:hideMark/>
            <w:tcPrChange w:id="420" w:author="Dylan CHEN" w:date="2026-03-27T23:44:00Z" w16du:dateUtc="2026-03-27T15:44:00Z">
              <w:tcPr>
                <w:tcW w:w="2969" w:type="dxa"/>
                <w:tcBorders>
                  <w:top w:val="nil"/>
                  <w:left w:val="nil"/>
                  <w:bottom w:val="single" w:sz="8" w:space="0" w:color="auto"/>
                  <w:right w:val="nil"/>
                </w:tcBorders>
                <w:noWrap/>
                <w:hideMark/>
              </w:tcPr>
            </w:tcPrChange>
          </w:tcPr>
          <w:p w14:paraId="3783E5FE" w14:textId="77777777" w:rsidR="00BC223A" w:rsidRPr="00BC223A" w:rsidRDefault="00BC223A" w:rsidP="00BC223A">
            <w:pPr>
              <w:rPr>
                <w:ins w:id="421" w:author="Dylan CHEN" w:date="2026-03-27T23:44:00Z" w16du:dateUtc="2026-03-27T15:44:00Z"/>
                <w:color w:val="000000"/>
                <w:sz w:val="20"/>
                <w:szCs w:val="20"/>
              </w:rPr>
            </w:pPr>
            <w:ins w:id="422" w:author="Dylan CHEN" w:date="2026-03-27T23:44:00Z" w16du:dateUtc="2026-03-27T15:44:00Z">
              <w:r w:rsidRPr="00BC223A">
                <w:rPr>
                  <w:color w:val="000000"/>
                  <w:sz w:val="20"/>
                  <w:szCs w:val="20"/>
                </w:rPr>
                <w:t>pseudo R^2</w:t>
              </w:r>
            </w:ins>
          </w:p>
        </w:tc>
        <w:tc>
          <w:tcPr>
            <w:tcW w:w="1080" w:type="dxa"/>
            <w:tcBorders>
              <w:top w:val="nil"/>
              <w:left w:val="nil"/>
              <w:bottom w:val="single" w:sz="8" w:space="0" w:color="auto"/>
              <w:right w:val="nil"/>
            </w:tcBorders>
            <w:noWrap/>
            <w:hideMark/>
            <w:tcPrChange w:id="423" w:author="Dylan CHEN" w:date="2026-03-27T23:44:00Z" w16du:dateUtc="2026-03-27T15:44:00Z">
              <w:tcPr>
                <w:tcW w:w="1080" w:type="dxa"/>
                <w:gridSpan w:val="2"/>
                <w:tcBorders>
                  <w:top w:val="nil"/>
                  <w:left w:val="nil"/>
                  <w:bottom w:val="single" w:sz="8" w:space="0" w:color="auto"/>
                  <w:right w:val="nil"/>
                </w:tcBorders>
                <w:noWrap/>
                <w:hideMark/>
              </w:tcPr>
            </w:tcPrChange>
          </w:tcPr>
          <w:p w14:paraId="5A1B1CE9" w14:textId="77777777" w:rsidR="00BC223A" w:rsidRPr="00BC223A" w:rsidRDefault="00BC223A" w:rsidP="00BC223A">
            <w:pPr>
              <w:jc w:val="center"/>
              <w:rPr>
                <w:ins w:id="424" w:author="Dylan CHEN" w:date="2026-03-27T23:44:00Z" w16du:dateUtc="2026-03-27T15:44:00Z"/>
                <w:color w:val="000000"/>
                <w:sz w:val="20"/>
                <w:szCs w:val="20"/>
              </w:rPr>
            </w:pPr>
            <w:ins w:id="425" w:author="Dylan CHEN" w:date="2026-03-27T23:44:00Z" w16du:dateUtc="2026-03-27T15:44:00Z">
              <w:r w:rsidRPr="00BC223A">
                <w:rPr>
                  <w:color w:val="000000"/>
                  <w:sz w:val="20"/>
                  <w:szCs w:val="20"/>
                </w:rPr>
                <w:t> </w:t>
              </w:r>
            </w:ins>
          </w:p>
        </w:tc>
        <w:tc>
          <w:tcPr>
            <w:tcW w:w="3150" w:type="dxa"/>
            <w:tcBorders>
              <w:top w:val="nil"/>
              <w:left w:val="nil"/>
              <w:bottom w:val="single" w:sz="8" w:space="0" w:color="auto"/>
              <w:right w:val="nil"/>
            </w:tcBorders>
            <w:noWrap/>
            <w:hideMark/>
            <w:tcPrChange w:id="426" w:author="Dylan CHEN" w:date="2026-03-27T23:44:00Z" w16du:dateUtc="2026-03-27T15:44:00Z">
              <w:tcPr>
                <w:tcW w:w="3150" w:type="dxa"/>
                <w:tcBorders>
                  <w:top w:val="nil"/>
                  <w:left w:val="nil"/>
                  <w:bottom w:val="single" w:sz="8" w:space="0" w:color="auto"/>
                  <w:right w:val="nil"/>
                </w:tcBorders>
                <w:noWrap/>
                <w:hideMark/>
              </w:tcPr>
            </w:tcPrChange>
          </w:tcPr>
          <w:p w14:paraId="5D30F61A" w14:textId="77777777" w:rsidR="00BC223A" w:rsidRPr="00BC223A" w:rsidRDefault="00BC223A" w:rsidP="00BC223A">
            <w:pPr>
              <w:jc w:val="center"/>
              <w:rPr>
                <w:ins w:id="427" w:author="Dylan CHEN" w:date="2026-03-27T23:44:00Z" w16du:dateUtc="2026-03-27T15:44:00Z"/>
                <w:color w:val="000000"/>
                <w:sz w:val="20"/>
                <w:szCs w:val="20"/>
              </w:rPr>
            </w:pPr>
            <w:ins w:id="428" w:author="Dylan CHEN" w:date="2026-03-27T23:44:00Z" w16du:dateUtc="2026-03-27T15:44:00Z">
              <w:r w:rsidRPr="00BC223A">
                <w:rPr>
                  <w:color w:val="000000"/>
                  <w:sz w:val="20"/>
                  <w:szCs w:val="20"/>
                </w:rPr>
                <w:t> </w:t>
              </w:r>
            </w:ins>
          </w:p>
        </w:tc>
        <w:tc>
          <w:tcPr>
            <w:tcW w:w="1983" w:type="dxa"/>
            <w:tcBorders>
              <w:top w:val="nil"/>
              <w:left w:val="nil"/>
              <w:bottom w:val="single" w:sz="8" w:space="0" w:color="auto"/>
              <w:right w:val="nil"/>
            </w:tcBorders>
            <w:noWrap/>
            <w:hideMark/>
            <w:tcPrChange w:id="429" w:author="Dylan CHEN" w:date="2026-03-27T23:44:00Z" w16du:dateUtc="2026-03-27T15:44:00Z">
              <w:tcPr>
                <w:tcW w:w="1983" w:type="dxa"/>
                <w:gridSpan w:val="2"/>
                <w:tcBorders>
                  <w:top w:val="nil"/>
                  <w:left w:val="nil"/>
                  <w:bottom w:val="single" w:sz="8" w:space="0" w:color="auto"/>
                  <w:right w:val="nil"/>
                </w:tcBorders>
                <w:noWrap/>
                <w:hideMark/>
              </w:tcPr>
            </w:tcPrChange>
          </w:tcPr>
          <w:p w14:paraId="3A5E2D05" w14:textId="77777777" w:rsidR="00BC223A" w:rsidRPr="00BC223A" w:rsidRDefault="00BC223A" w:rsidP="00BC223A">
            <w:pPr>
              <w:jc w:val="center"/>
              <w:rPr>
                <w:ins w:id="430" w:author="Dylan CHEN" w:date="2026-03-27T23:44:00Z" w16du:dateUtc="2026-03-27T15:44:00Z"/>
                <w:color w:val="000000"/>
                <w:sz w:val="20"/>
                <w:szCs w:val="20"/>
              </w:rPr>
            </w:pPr>
            <w:ins w:id="431" w:author="Dylan CHEN" w:date="2026-03-27T23:44:00Z" w16du:dateUtc="2026-03-27T15:44:00Z">
              <w:r w:rsidRPr="00BC223A">
                <w:rPr>
                  <w:color w:val="000000"/>
                  <w:sz w:val="20"/>
                  <w:szCs w:val="20"/>
                </w:rPr>
                <w:t>-0.001</w:t>
              </w:r>
            </w:ins>
          </w:p>
        </w:tc>
      </w:tr>
    </w:tbl>
    <w:p w14:paraId="3DC79073" w14:textId="77777777" w:rsidR="00BC223A" w:rsidRPr="00AD60B6" w:rsidRDefault="00BC223A" w:rsidP="00BC223A">
      <w:pPr>
        <w:pStyle w:val="Notes"/>
        <w:rPr>
          <w:ins w:id="432" w:author="Dylan CHEN" w:date="2026-03-27T23:44:00Z" w16du:dateUtc="2026-03-27T15:44:00Z"/>
        </w:rPr>
      </w:pPr>
      <w:ins w:id="433" w:author="Dylan CHEN" w:date="2026-03-27T23:44:00Z" w16du:dateUtc="2026-03-27T15:44:00Z">
        <w:r w:rsidRPr="00261E78">
          <w:t>Notes: 1. ***p&lt;0.001; **p&lt;0.01; *p&lt;0.05.</w:t>
        </w:r>
        <w:r w:rsidRPr="00261E78">
          <w:br/>
          <w:t>2. Question timing FE indicates the date on which the question was posted.</w:t>
        </w:r>
        <w:r w:rsidRPr="009144EE">
          <w:t xml:space="preserve"> </w:t>
        </w:r>
        <w:r w:rsidRPr="00261E78">
          <w:t>Answer timing FE indicates the date on which the answer was posted.</w:t>
        </w:r>
      </w:ins>
    </w:p>
    <w:p w14:paraId="4A0477A6" w14:textId="77777777" w:rsidR="00BC223A" w:rsidRPr="00340C9F" w:rsidRDefault="00BC223A">
      <w:pPr>
        <w:pStyle w:val="TableFiguretitle"/>
        <w:rPr>
          <w:ins w:id="434" w:author="Dylan CHEN" w:date="2026-03-27T23:41:00Z" w16du:dateUtc="2026-03-27T15:41:00Z"/>
        </w:rPr>
        <w:pPrChange w:id="435" w:author="Dylan CHEN" w:date="2026-03-27T23:43:00Z" w16du:dateUtc="2026-03-27T15:43:00Z">
          <w:pPr>
            <w:spacing w:before="100" w:beforeAutospacing="1" w:after="100" w:afterAutospacing="1"/>
          </w:pPr>
        </w:pPrChange>
      </w:pPr>
    </w:p>
    <w:p w14:paraId="7FDA7363" w14:textId="77777777" w:rsidR="00340C9F" w:rsidRPr="00340C9F" w:rsidRDefault="00340C9F">
      <w:pPr>
        <w:pStyle w:val="Paragraph0"/>
        <w:rPr>
          <w:ins w:id="436" w:author="Dylan CHEN" w:date="2026-03-27T23:41:00Z" w16du:dateUtc="2026-03-27T15:41:00Z"/>
        </w:rPr>
        <w:pPrChange w:id="437" w:author="Dylan CHEN" w:date="2026-03-27T23:41:00Z" w16du:dateUtc="2026-03-27T15:41:00Z">
          <w:pPr>
            <w:spacing w:before="100" w:beforeAutospacing="1" w:after="100" w:afterAutospacing="1"/>
          </w:pPr>
        </w:pPrChange>
      </w:pPr>
      <w:ins w:id="438" w:author="Dylan CHEN" w:date="2026-03-27T23:41:00Z" w16du:dateUtc="2026-03-27T15:41:00Z">
        <w:r w:rsidRPr="00340C9F">
          <w:t>Taken together, these results provide consistent evidence that our main findings are not confounded by spillover effects arising from strategic selection by human answerers into the control group.</w:t>
        </w:r>
      </w:ins>
    </w:p>
    <w:p w14:paraId="513CADC0" w14:textId="77777777" w:rsidR="00340C9F" w:rsidRDefault="00340C9F" w:rsidP="00CB3520">
      <w:pPr>
        <w:pStyle w:val="Notes"/>
        <w:rPr>
          <w:ins w:id="439" w:author="Dylan CHEN" w:date="2026-03-27T23:41:00Z" w16du:dateUtc="2026-03-27T15:41:00Z"/>
          <w:rFonts w:cs="Georgia"/>
          <w:b/>
          <w:kern w:val="32"/>
        </w:rPr>
      </w:pPr>
    </w:p>
    <w:p w14:paraId="7B7E008C" w14:textId="42D568D1" w:rsidR="005703DF" w:rsidRPr="00B34AEC" w:rsidDel="00CB3520" w:rsidRDefault="005703DF" w:rsidP="00B34AEC">
      <w:pPr>
        <w:pStyle w:val="Heading2"/>
        <w:numPr>
          <w:ilvl w:val="0"/>
          <w:numId w:val="0"/>
        </w:numPr>
        <w:rPr>
          <w:del w:id="440" w:author="Dylan CHEN" w:date="2026-03-27T23:35:00Z" w16du:dateUtc="2026-03-27T15:35:00Z"/>
          <w:lang w:eastAsia="zh-CN"/>
        </w:rPr>
      </w:pPr>
      <w:del w:id="441" w:author="Dylan CHEN" w:date="2026-03-27T23:35:00Z" w16du:dateUtc="2026-03-27T15:35:00Z">
        <w:r w:rsidDel="00CB3520">
          <w:delText xml:space="preserve">Appendix </w:delText>
        </w:r>
        <w:r w:rsidR="00144B3D" w:rsidDel="00CB3520">
          <w:rPr>
            <w:rFonts w:hint="eastAsia"/>
            <w:lang w:eastAsia="zh-CN"/>
          </w:rPr>
          <w:delText>E</w:delText>
        </w:r>
        <w:r w:rsidDel="00CB3520">
          <w:rPr>
            <w:rFonts w:hint="eastAsia"/>
            <w:lang w:eastAsia="zh-CN"/>
          </w:rPr>
          <w:delText>:</w:delText>
        </w:r>
        <w:r w:rsidRPr="00960CA8" w:rsidDel="00CB3520">
          <w:delText xml:space="preserve"> </w:delText>
        </w:r>
        <w:r w:rsidDel="00CB3520">
          <w:rPr>
            <w:rFonts w:hint="eastAsia"/>
            <w:lang w:eastAsia="zh-CN"/>
          </w:rPr>
          <w:delText xml:space="preserve">Robustness Check </w:delText>
        </w:r>
        <w:r w:rsidRPr="005703DF" w:rsidDel="00CB3520">
          <w:rPr>
            <w:lang w:eastAsia="zh-CN"/>
          </w:rPr>
          <w:delText>on Question-Level Aggregation of The Recognition Analysis</w:delText>
        </w:r>
      </w:del>
    </w:p>
    <w:p w14:paraId="7BB32383" w14:textId="6C96A22C" w:rsidR="005703DF" w:rsidDel="00CB3520" w:rsidRDefault="00013164" w:rsidP="00B34AEC">
      <w:pPr>
        <w:pStyle w:val="Paragraph0"/>
        <w:rPr>
          <w:del w:id="442" w:author="Dylan CHEN" w:date="2026-03-27T23:35:00Z" w16du:dateUtc="2026-03-27T15:35:00Z"/>
        </w:rPr>
      </w:pPr>
      <w:del w:id="443" w:author="Dylan CHEN" w:date="2026-03-27T23:35:00Z" w16du:dateUtc="2026-03-27T15:35:00Z">
        <w:r w:rsidDel="00CB3520">
          <w:delText>W</w:delText>
        </w:r>
        <w:r w:rsidDel="00CB3520">
          <w:rPr>
            <w:rFonts w:hint="eastAsia"/>
          </w:rPr>
          <w:delText xml:space="preserve">hen we conducted the analysis </w:delText>
        </w:r>
        <w:r w:rsidDel="00CB3520">
          <w:delText>examin</w:delText>
        </w:r>
        <w:r w:rsidDel="00CB3520">
          <w:rPr>
            <w:rFonts w:hint="eastAsia"/>
          </w:rPr>
          <w:delText>ing the impact of AI-generated answers on answerer recognition</w:delText>
        </w:r>
        <w:r w:rsidDel="00CB3520">
          <w:delText>, w</w:delText>
        </w:r>
        <w:r w:rsidR="00B34AEC" w:rsidRPr="00B34AEC" w:rsidDel="00CB3520">
          <w:delText>e</w:delText>
        </w:r>
        <w:r w:rsidDel="00CB3520">
          <w:delText xml:space="preserve"> also</w:delText>
        </w:r>
        <w:r w:rsidR="00B34AEC" w:rsidRPr="00B34AEC" w:rsidDel="00CB3520">
          <w:delText xml:space="preserve"> conducted a robustness check using question-level aggregated net likes (specifically, the sum of all human answers’ net likes per question). </w:delText>
        </w:r>
        <w:r w:rsidR="00975E7E" w:rsidDel="00CB3520">
          <w:rPr>
            <w:rFonts w:hint="eastAsia"/>
          </w:rPr>
          <w:delText xml:space="preserve">Table </w:delText>
        </w:r>
        <w:r w:rsidR="00144B3D" w:rsidDel="00CB3520">
          <w:rPr>
            <w:rFonts w:hint="eastAsia"/>
          </w:rPr>
          <w:delText>E</w:delText>
        </w:r>
        <w:r w:rsidR="00975E7E" w:rsidDel="00CB3520">
          <w:rPr>
            <w:rFonts w:hint="eastAsia"/>
          </w:rPr>
          <w:delText xml:space="preserve"> Column 1 reproduces the answer-level main results to facilitate comparison. </w:delText>
        </w:r>
        <w:r w:rsidR="00140777" w:rsidDel="00CB3520">
          <w:rPr>
            <w:rFonts w:hint="eastAsia"/>
          </w:rPr>
          <w:delText xml:space="preserve">Table </w:delText>
        </w:r>
        <w:r w:rsidR="00144B3D" w:rsidDel="00CB3520">
          <w:rPr>
            <w:rFonts w:hint="eastAsia"/>
          </w:rPr>
          <w:delText>E</w:delText>
        </w:r>
        <w:r w:rsidR="00140777" w:rsidDel="00CB3520">
          <w:rPr>
            <w:rFonts w:hint="eastAsia"/>
          </w:rPr>
          <w:delText xml:space="preserve"> </w:delText>
        </w:r>
        <w:r w:rsidR="00975E7E" w:rsidDel="00CB3520">
          <w:rPr>
            <w:rFonts w:hint="eastAsia"/>
          </w:rPr>
          <w:delText xml:space="preserve">Column 2 </w:delText>
        </w:r>
        <w:r w:rsidR="00140777" w:rsidDel="00CB3520">
          <w:rPr>
            <w:rFonts w:hint="eastAsia"/>
          </w:rPr>
          <w:delText>show</w:delText>
        </w:r>
        <w:r w:rsidR="00975E7E" w:rsidDel="00CB3520">
          <w:rPr>
            <w:rFonts w:hint="eastAsia"/>
          </w:rPr>
          <w:delText>s</w:delText>
        </w:r>
        <w:r w:rsidR="00140777" w:rsidDel="00CB3520">
          <w:rPr>
            <w:rFonts w:hint="eastAsia"/>
          </w:rPr>
          <w:delText xml:space="preserve"> </w:delText>
        </w:r>
        <w:r w:rsidR="00140777" w:rsidDel="00CB3520">
          <w:delText>that</w:delText>
        </w:r>
        <w:r w:rsidR="00140777" w:rsidDel="00CB3520">
          <w:rPr>
            <w:rFonts w:hint="eastAsia"/>
          </w:rPr>
          <w:delText xml:space="preserve"> </w:delText>
        </w:r>
        <w:r w:rsidR="00B34AEC" w:rsidRPr="00B34AEC" w:rsidDel="00CB3520">
          <w:delText>our main findings</w:delText>
        </w:r>
        <w:r w:rsidR="00140777" w:rsidDel="00CB3520">
          <w:rPr>
            <w:rFonts w:hint="eastAsia"/>
          </w:rPr>
          <w:delText xml:space="preserve"> </w:delText>
        </w:r>
        <w:r w:rsidR="00140777" w:rsidRPr="00B34AEC" w:rsidDel="00CB3520">
          <w:delText>remain consistent</w:delText>
        </w:r>
        <w:r w:rsidR="00B34AEC" w:rsidRPr="00B34AEC" w:rsidDel="00CB3520">
          <w:delText>, with the AI answer presence showing a negative and significant effect</w:delText>
        </w:r>
        <w:r w:rsidR="00140777" w:rsidDel="00CB3520">
          <w:rPr>
            <w:rFonts w:hint="eastAsia"/>
          </w:rPr>
          <w:delText xml:space="preserve"> </w:delText>
        </w:r>
        <w:r w:rsidR="00975E7E" w:rsidDel="00CB3520">
          <w:rPr>
            <w:rFonts w:hint="eastAsia"/>
          </w:rPr>
          <w:delText>at</w:delText>
        </w:r>
        <w:r w:rsidR="00140777" w:rsidDel="00CB3520">
          <w:rPr>
            <w:rFonts w:hint="eastAsia"/>
          </w:rPr>
          <w:delText xml:space="preserve"> the question level</w:delText>
        </w:r>
        <w:r w:rsidR="00B34AEC" w:rsidRPr="00B34AEC" w:rsidDel="00CB3520">
          <w:delText xml:space="preserve"> (-0.091, p&lt;0.05).</w:delText>
        </w:r>
      </w:del>
    </w:p>
    <w:p w14:paraId="44096117" w14:textId="694F344F" w:rsidR="00D872A6" w:rsidRPr="00D872A6" w:rsidDel="00CB3520" w:rsidRDefault="00D872A6" w:rsidP="00D872A6">
      <w:pPr>
        <w:pStyle w:val="TableFiguretitle"/>
        <w:rPr>
          <w:del w:id="444" w:author="Dylan CHEN" w:date="2026-03-27T23:35:00Z" w16du:dateUtc="2026-03-27T15:35:00Z"/>
        </w:rPr>
      </w:pPr>
      <w:del w:id="445" w:author="Dylan CHEN" w:date="2026-03-27T23:35:00Z" w16du:dateUtc="2026-03-27T15:35:00Z">
        <w:r w:rsidRPr="00976D1A" w:rsidDel="00CB3520">
          <w:delText xml:space="preserve">Table </w:delText>
        </w:r>
        <w:r w:rsidR="00144B3D" w:rsidDel="00CB3520">
          <w:rPr>
            <w:rFonts w:hint="eastAsia"/>
          </w:rPr>
          <w:delText>E</w:delText>
        </w:r>
        <w:r w:rsidRPr="00976D1A" w:rsidDel="00CB3520">
          <w:delText xml:space="preserve">. </w:delText>
        </w:r>
        <w:r w:rsidRPr="00B03EFB" w:rsidDel="00CB3520">
          <w:delText xml:space="preserve">Robustness Check on </w:delText>
        </w:r>
        <w:r w:rsidDel="00CB3520">
          <w:rPr>
            <w:rFonts w:hint="eastAsia"/>
          </w:rPr>
          <w:delText>Question</w:delText>
        </w:r>
        <w:r w:rsidR="001D74A5" w:rsidDel="00CB3520">
          <w:rPr>
            <w:rFonts w:hint="eastAsia"/>
          </w:rPr>
          <w:delText>-</w:delText>
        </w:r>
        <w:r w:rsidDel="00CB3520">
          <w:rPr>
            <w:rFonts w:hint="eastAsia"/>
          </w:rPr>
          <w:delText xml:space="preserve">Level Aggregation of </w:delText>
        </w:r>
        <w:r w:rsidR="001D74A5" w:rsidDel="00CB3520">
          <w:rPr>
            <w:rFonts w:hint="eastAsia"/>
          </w:rPr>
          <w:delText xml:space="preserve">The </w:delText>
        </w:r>
        <w:r w:rsidDel="00CB3520">
          <w:rPr>
            <w:rFonts w:hint="eastAsia"/>
          </w:rPr>
          <w:delText>Recognition</w:delText>
        </w:r>
        <w:r w:rsidR="001D74A5" w:rsidDel="00CB3520">
          <w:rPr>
            <w:rFonts w:hint="eastAsia"/>
          </w:rPr>
          <w:delText xml:space="preserve"> Analysis</w:delText>
        </w:r>
      </w:del>
    </w:p>
    <w:tbl>
      <w:tblPr>
        <w:tblW w:w="9360" w:type="dxa"/>
        <w:tblLook w:val="04A0" w:firstRow="1" w:lastRow="0" w:firstColumn="1" w:lastColumn="0" w:noHBand="0" w:noVBand="1"/>
      </w:tblPr>
      <w:tblGrid>
        <w:gridCol w:w="1890"/>
        <w:gridCol w:w="3960"/>
        <w:gridCol w:w="3510"/>
      </w:tblGrid>
      <w:tr w:rsidR="00D872A6" w:rsidRPr="00D872A6" w:rsidDel="00CB3520" w14:paraId="27F49997" w14:textId="2557B9CA" w:rsidTr="00902DF1">
        <w:trPr>
          <w:trHeight w:val="320"/>
          <w:del w:id="446" w:author="Dylan CHEN" w:date="2026-03-27T23:35:00Z"/>
        </w:trPr>
        <w:tc>
          <w:tcPr>
            <w:tcW w:w="1890" w:type="dxa"/>
            <w:tcBorders>
              <w:top w:val="single" w:sz="4" w:space="0" w:color="auto"/>
              <w:left w:val="nil"/>
              <w:bottom w:val="nil"/>
              <w:right w:val="nil"/>
            </w:tcBorders>
            <w:noWrap/>
            <w:vAlign w:val="bottom"/>
            <w:hideMark/>
          </w:tcPr>
          <w:p w14:paraId="0C470E20" w14:textId="12F8365C" w:rsidR="00D872A6" w:rsidRPr="00D872A6" w:rsidDel="00CB3520" w:rsidRDefault="00D872A6">
            <w:pPr>
              <w:rPr>
                <w:del w:id="447" w:author="Dylan CHEN" w:date="2026-03-27T23:35:00Z" w16du:dateUtc="2026-03-27T15:35:00Z"/>
                <w:color w:val="000000"/>
                <w:sz w:val="21"/>
                <w:szCs w:val="21"/>
              </w:rPr>
            </w:pPr>
            <w:del w:id="448" w:author="Dylan CHEN" w:date="2026-03-27T23:35:00Z" w16du:dateUtc="2026-03-27T15:35:00Z">
              <w:r w:rsidRPr="00D872A6" w:rsidDel="00CB3520">
                <w:rPr>
                  <w:color w:val="000000"/>
                  <w:sz w:val="21"/>
                  <w:szCs w:val="21"/>
                </w:rPr>
                <w:delText> </w:delText>
              </w:r>
            </w:del>
          </w:p>
        </w:tc>
        <w:tc>
          <w:tcPr>
            <w:tcW w:w="3960" w:type="dxa"/>
            <w:tcBorders>
              <w:top w:val="single" w:sz="4" w:space="0" w:color="auto"/>
              <w:left w:val="nil"/>
              <w:bottom w:val="nil"/>
              <w:right w:val="nil"/>
            </w:tcBorders>
            <w:noWrap/>
            <w:vAlign w:val="center"/>
            <w:hideMark/>
          </w:tcPr>
          <w:p w14:paraId="1CF59853" w14:textId="4FE88762" w:rsidR="00D872A6" w:rsidRPr="00D872A6" w:rsidDel="00CB3520" w:rsidRDefault="00D872A6">
            <w:pPr>
              <w:jc w:val="center"/>
              <w:rPr>
                <w:del w:id="449" w:author="Dylan CHEN" w:date="2026-03-27T23:35:00Z" w16du:dateUtc="2026-03-27T15:35:00Z"/>
                <w:sz w:val="21"/>
                <w:szCs w:val="21"/>
              </w:rPr>
            </w:pPr>
            <w:del w:id="450" w:author="Dylan CHEN" w:date="2026-03-27T23:35:00Z" w16du:dateUtc="2026-03-27T15:35:00Z">
              <w:r w:rsidRPr="00D872A6" w:rsidDel="00CB3520">
                <w:rPr>
                  <w:sz w:val="21"/>
                  <w:szCs w:val="21"/>
                </w:rPr>
                <w:delText>(1)</w:delText>
              </w:r>
            </w:del>
          </w:p>
        </w:tc>
        <w:tc>
          <w:tcPr>
            <w:tcW w:w="3510" w:type="dxa"/>
            <w:tcBorders>
              <w:top w:val="single" w:sz="4" w:space="0" w:color="auto"/>
              <w:left w:val="nil"/>
              <w:bottom w:val="nil"/>
              <w:right w:val="nil"/>
            </w:tcBorders>
            <w:noWrap/>
            <w:vAlign w:val="center"/>
            <w:hideMark/>
          </w:tcPr>
          <w:p w14:paraId="14E1728F" w14:textId="2D2FFF09" w:rsidR="00D872A6" w:rsidRPr="00D872A6" w:rsidDel="00CB3520" w:rsidRDefault="00D872A6">
            <w:pPr>
              <w:jc w:val="center"/>
              <w:rPr>
                <w:del w:id="451" w:author="Dylan CHEN" w:date="2026-03-27T23:35:00Z" w16du:dateUtc="2026-03-27T15:35:00Z"/>
                <w:sz w:val="21"/>
                <w:szCs w:val="21"/>
              </w:rPr>
            </w:pPr>
            <w:del w:id="452" w:author="Dylan CHEN" w:date="2026-03-27T23:35:00Z" w16du:dateUtc="2026-03-27T15:35:00Z">
              <w:r w:rsidRPr="00D872A6" w:rsidDel="00CB3520">
                <w:rPr>
                  <w:sz w:val="21"/>
                  <w:szCs w:val="21"/>
                </w:rPr>
                <w:delText>(2)</w:delText>
              </w:r>
            </w:del>
          </w:p>
        </w:tc>
      </w:tr>
      <w:tr w:rsidR="00D872A6" w:rsidRPr="00D872A6" w:rsidDel="00CB3520" w14:paraId="63F1FE6D" w14:textId="725CF1FF" w:rsidTr="00902DF1">
        <w:trPr>
          <w:trHeight w:val="320"/>
          <w:del w:id="453" w:author="Dylan CHEN" w:date="2026-03-27T23:35:00Z"/>
        </w:trPr>
        <w:tc>
          <w:tcPr>
            <w:tcW w:w="1890" w:type="dxa"/>
            <w:tcBorders>
              <w:top w:val="nil"/>
              <w:left w:val="nil"/>
              <w:bottom w:val="nil"/>
              <w:right w:val="nil"/>
            </w:tcBorders>
            <w:noWrap/>
            <w:vAlign w:val="bottom"/>
            <w:hideMark/>
          </w:tcPr>
          <w:p w14:paraId="6DB4EDD3" w14:textId="317F32BB" w:rsidR="00D872A6" w:rsidRPr="00D872A6" w:rsidDel="00CB3520" w:rsidRDefault="00D872A6">
            <w:pPr>
              <w:jc w:val="center"/>
              <w:rPr>
                <w:del w:id="454" w:author="Dylan CHEN" w:date="2026-03-27T23:35:00Z" w16du:dateUtc="2026-03-27T15:35:00Z"/>
                <w:sz w:val="21"/>
                <w:szCs w:val="21"/>
              </w:rPr>
            </w:pPr>
          </w:p>
        </w:tc>
        <w:tc>
          <w:tcPr>
            <w:tcW w:w="3960" w:type="dxa"/>
            <w:tcBorders>
              <w:top w:val="nil"/>
              <w:left w:val="nil"/>
              <w:bottom w:val="single" w:sz="4" w:space="0" w:color="auto"/>
              <w:right w:val="nil"/>
            </w:tcBorders>
            <w:noWrap/>
            <w:vAlign w:val="bottom"/>
            <w:hideMark/>
          </w:tcPr>
          <w:p w14:paraId="5114ABCA" w14:textId="6180BC74" w:rsidR="00D872A6" w:rsidRPr="00D872A6" w:rsidDel="00CB3520" w:rsidRDefault="00D872A6" w:rsidP="00902DF1">
            <w:pPr>
              <w:jc w:val="center"/>
              <w:rPr>
                <w:del w:id="455" w:author="Dylan CHEN" w:date="2026-03-27T23:35:00Z" w16du:dateUtc="2026-03-27T15:35:00Z"/>
                <w:color w:val="000000"/>
                <w:sz w:val="21"/>
                <w:szCs w:val="21"/>
              </w:rPr>
            </w:pPr>
            <w:del w:id="456" w:author="Dylan CHEN" w:date="2026-03-27T23:35:00Z" w16du:dateUtc="2026-03-27T15:35:00Z">
              <w:r w:rsidRPr="00D872A6" w:rsidDel="00CB3520">
                <w:rPr>
                  <w:color w:val="000000"/>
                  <w:sz w:val="21"/>
                  <w:szCs w:val="21"/>
                </w:rPr>
                <w:delText>DV: number of net likes received by an answer</w:delText>
              </w:r>
              <w:r w:rsidR="00013164" w:rsidDel="00CB3520">
                <w:rPr>
                  <w:color w:val="000000"/>
                  <w:sz w:val="21"/>
                  <w:szCs w:val="21"/>
                </w:rPr>
                <w:delText>er</w:delText>
              </w:r>
              <w:r w:rsidRPr="00D872A6" w:rsidDel="00CB3520">
                <w:rPr>
                  <w:color w:val="000000"/>
                  <w:sz w:val="21"/>
                  <w:szCs w:val="21"/>
                </w:rPr>
                <w:delText xml:space="preserve"> (</w:delText>
              </w:r>
              <w:r w:rsidRPr="001D74A5" w:rsidDel="00CB3520">
                <w:rPr>
                  <w:i/>
                  <w:iCs/>
                  <w:color w:val="000000"/>
                  <w:sz w:val="21"/>
                  <w:szCs w:val="21"/>
                </w:rPr>
                <w:delText>netLike</w:delText>
              </w:r>
              <w:r w:rsidRPr="001D74A5" w:rsidDel="00CB3520">
                <w:rPr>
                  <w:i/>
                  <w:iCs/>
                  <w:color w:val="000000"/>
                  <w:sz w:val="21"/>
                  <w:szCs w:val="21"/>
                  <w:vertAlign w:val="subscript"/>
                </w:rPr>
                <w:delText>j</w:delText>
              </w:r>
              <w:r w:rsidRPr="00D872A6" w:rsidDel="00CB3520">
                <w:rPr>
                  <w:color w:val="000000"/>
                  <w:sz w:val="21"/>
                  <w:szCs w:val="21"/>
                </w:rPr>
                <w:delText>)</w:delText>
              </w:r>
            </w:del>
          </w:p>
        </w:tc>
        <w:tc>
          <w:tcPr>
            <w:tcW w:w="3510" w:type="dxa"/>
            <w:tcBorders>
              <w:top w:val="nil"/>
              <w:left w:val="nil"/>
              <w:bottom w:val="single" w:sz="4" w:space="0" w:color="auto"/>
              <w:right w:val="nil"/>
            </w:tcBorders>
            <w:noWrap/>
            <w:vAlign w:val="bottom"/>
            <w:hideMark/>
          </w:tcPr>
          <w:p w14:paraId="210F530E" w14:textId="0A3019DD" w:rsidR="00D872A6" w:rsidRPr="00D872A6" w:rsidDel="00CB3520" w:rsidRDefault="00D872A6" w:rsidP="00902DF1">
            <w:pPr>
              <w:jc w:val="center"/>
              <w:rPr>
                <w:del w:id="457" w:author="Dylan CHEN" w:date="2026-03-27T23:35:00Z" w16du:dateUtc="2026-03-27T15:35:00Z"/>
                <w:color w:val="000000"/>
                <w:sz w:val="21"/>
                <w:szCs w:val="21"/>
              </w:rPr>
            </w:pPr>
            <w:del w:id="458" w:author="Dylan CHEN" w:date="2026-03-27T23:35:00Z" w16du:dateUtc="2026-03-27T15:35:00Z">
              <w:r w:rsidRPr="00D872A6" w:rsidDel="00CB3520">
                <w:rPr>
                  <w:color w:val="000000"/>
                  <w:sz w:val="21"/>
                  <w:szCs w:val="21"/>
                </w:rPr>
                <w:delText xml:space="preserve">DV: number of net likes received by all answers to question </w:delText>
              </w:r>
              <w:r w:rsidRPr="00902DF1" w:rsidDel="00CB3520">
                <w:rPr>
                  <w:i/>
                  <w:iCs/>
                  <w:color w:val="000000"/>
                  <w:sz w:val="21"/>
                  <w:szCs w:val="21"/>
                </w:rPr>
                <w:delText>i</w:delText>
              </w:r>
              <w:r w:rsidRPr="00D872A6" w:rsidDel="00CB3520">
                <w:rPr>
                  <w:color w:val="000000"/>
                  <w:sz w:val="21"/>
                  <w:szCs w:val="21"/>
                </w:rPr>
                <w:delText xml:space="preserve"> (</w:delText>
              </w:r>
              <w:r w:rsidRPr="001D74A5" w:rsidDel="00CB3520">
                <w:rPr>
                  <w:i/>
                  <w:iCs/>
                  <w:color w:val="000000"/>
                  <w:sz w:val="21"/>
                  <w:szCs w:val="21"/>
                </w:rPr>
                <w:delText>netLikeSum</w:delText>
              </w:r>
              <w:r w:rsidRPr="001D74A5" w:rsidDel="00CB3520">
                <w:rPr>
                  <w:i/>
                  <w:iCs/>
                  <w:color w:val="000000"/>
                  <w:sz w:val="21"/>
                  <w:szCs w:val="21"/>
                  <w:vertAlign w:val="subscript"/>
                </w:rPr>
                <w:delText>i</w:delText>
              </w:r>
              <w:r w:rsidRPr="00D872A6" w:rsidDel="00CB3520">
                <w:rPr>
                  <w:color w:val="000000"/>
                  <w:sz w:val="21"/>
                  <w:szCs w:val="21"/>
                </w:rPr>
                <w:delText>)</w:delText>
              </w:r>
            </w:del>
          </w:p>
        </w:tc>
      </w:tr>
      <w:tr w:rsidR="00D872A6" w:rsidRPr="00D872A6" w:rsidDel="00CB3520" w14:paraId="0CF513D8" w14:textId="0515723E" w:rsidTr="00902DF1">
        <w:trPr>
          <w:trHeight w:val="320"/>
          <w:del w:id="459" w:author="Dylan CHEN" w:date="2026-03-27T23:35:00Z"/>
        </w:trPr>
        <w:tc>
          <w:tcPr>
            <w:tcW w:w="1890" w:type="dxa"/>
            <w:vMerge w:val="restart"/>
            <w:tcBorders>
              <w:top w:val="nil"/>
              <w:left w:val="nil"/>
              <w:bottom w:val="nil"/>
              <w:right w:val="nil"/>
            </w:tcBorders>
            <w:noWrap/>
            <w:vAlign w:val="center"/>
            <w:hideMark/>
          </w:tcPr>
          <w:p w14:paraId="55BA7A3B" w14:textId="6BB613E5" w:rsidR="00D872A6" w:rsidRPr="001D74A5" w:rsidDel="00CB3520" w:rsidRDefault="00D872A6">
            <w:pPr>
              <w:rPr>
                <w:del w:id="460" w:author="Dylan CHEN" w:date="2026-03-27T23:35:00Z" w16du:dateUtc="2026-03-27T15:35:00Z"/>
                <w:i/>
                <w:iCs/>
                <w:sz w:val="21"/>
                <w:szCs w:val="21"/>
              </w:rPr>
            </w:pPr>
            <w:del w:id="461" w:author="Dylan CHEN" w:date="2026-03-27T23:35:00Z" w16du:dateUtc="2026-03-27T15:35:00Z">
              <w:r w:rsidRPr="001D74A5" w:rsidDel="00CB3520">
                <w:rPr>
                  <w:i/>
                  <w:iCs/>
                  <w:sz w:val="21"/>
                  <w:szCs w:val="21"/>
                </w:rPr>
                <w:delText>AI</w:delText>
              </w:r>
              <w:r w:rsidRPr="001D74A5" w:rsidDel="00CB3520">
                <w:rPr>
                  <w:i/>
                  <w:iCs/>
                  <w:sz w:val="21"/>
                  <w:szCs w:val="21"/>
                  <w:vertAlign w:val="subscript"/>
                </w:rPr>
                <w:delText>j</w:delText>
              </w:r>
            </w:del>
          </w:p>
        </w:tc>
        <w:tc>
          <w:tcPr>
            <w:tcW w:w="3960" w:type="dxa"/>
            <w:tcBorders>
              <w:top w:val="nil"/>
              <w:left w:val="nil"/>
              <w:bottom w:val="nil"/>
              <w:right w:val="nil"/>
            </w:tcBorders>
            <w:noWrap/>
            <w:vAlign w:val="bottom"/>
            <w:hideMark/>
          </w:tcPr>
          <w:p w14:paraId="6DF01314" w14:textId="2C906964" w:rsidR="00D872A6" w:rsidRPr="00D872A6" w:rsidDel="00CB3520" w:rsidRDefault="00D872A6">
            <w:pPr>
              <w:jc w:val="center"/>
              <w:rPr>
                <w:del w:id="462" w:author="Dylan CHEN" w:date="2026-03-27T23:35:00Z" w16du:dateUtc="2026-03-27T15:35:00Z"/>
                <w:color w:val="000000"/>
                <w:sz w:val="21"/>
                <w:szCs w:val="21"/>
              </w:rPr>
            </w:pPr>
            <w:del w:id="463" w:author="Dylan CHEN" w:date="2026-03-27T23:35:00Z" w16du:dateUtc="2026-03-27T15:35:00Z">
              <w:r w:rsidRPr="00D872A6" w:rsidDel="00CB3520">
                <w:rPr>
                  <w:color w:val="000000"/>
                  <w:sz w:val="21"/>
                  <w:szCs w:val="21"/>
                </w:rPr>
                <w:delText>-0.046 *</w:delText>
              </w:r>
            </w:del>
          </w:p>
        </w:tc>
        <w:tc>
          <w:tcPr>
            <w:tcW w:w="3510" w:type="dxa"/>
            <w:tcBorders>
              <w:top w:val="nil"/>
              <w:left w:val="nil"/>
              <w:bottom w:val="nil"/>
              <w:right w:val="nil"/>
            </w:tcBorders>
            <w:noWrap/>
            <w:vAlign w:val="bottom"/>
            <w:hideMark/>
          </w:tcPr>
          <w:p w14:paraId="2E18EAD1" w14:textId="3B27E8A9" w:rsidR="00D872A6" w:rsidRPr="00D872A6" w:rsidDel="00CB3520" w:rsidRDefault="00D872A6">
            <w:pPr>
              <w:jc w:val="center"/>
              <w:rPr>
                <w:del w:id="464" w:author="Dylan CHEN" w:date="2026-03-27T23:35:00Z" w16du:dateUtc="2026-03-27T15:35:00Z"/>
                <w:color w:val="000000"/>
                <w:sz w:val="21"/>
                <w:szCs w:val="21"/>
              </w:rPr>
            </w:pPr>
          </w:p>
        </w:tc>
      </w:tr>
      <w:tr w:rsidR="00D872A6" w:rsidRPr="00D872A6" w:rsidDel="00CB3520" w14:paraId="5F05720A" w14:textId="6F1F194B" w:rsidTr="00902DF1">
        <w:trPr>
          <w:trHeight w:val="320"/>
          <w:del w:id="465" w:author="Dylan CHEN" w:date="2026-03-27T23:35:00Z"/>
        </w:trPr>
        <w:tc>
          <w:tcPr>
            <w:tcW w:w="1890" w:type="dxa"/>
            <w:vMerge/>
            <w:tcBorders>
              <w:top w:val="nil"/>
              <w:left w:val="nil"/>
              <w:bottom w:val="nil"/>
              <w:right w:val="nil"/>
            </w:tcBorders>
            <w:vAlign w:val="center"/>
            <w:hideMark/>
          </w:tcPr>
          <w:p w14:paraId="3106F69F" w14:textId="22CC55A5" w:rsidR="00D872A6" w:rsidRPr="00D872A6" w:rsidDel="00CB3520" w:rsidRDefault="00D872A6">
            <w:pPr>
              <w:rPr>
                <w:del w:id="466" w:author="Dylan CHEN" w:date="2026-03-27T23:35:00Z" w16du:dateUtc="2026-03-27T15:35:00Z"/>
                <w:sz w:val="21"/>
                <w:szCs w:val="21"/>
              </w:rPr>
            </w:pPr>
          </w:p>
        </w:tc>
        <w:tc>
          <w:tcPr>
            <w:tcW w:w="3960" w:type="dxa"/>
            <w:tcBorders>
              <w:top w:val="nil"/>
              <w:left w:val="nil"/>
              <w:bottom w:val="nil"/>
              <w:right w:val="nil"/>
            </w:tcBorders>
            <w:noWrap/>
            <w:vAlign w:val="bottom"/>
            <w:hideMark/>
          </w:tcPr>
          <w:p w14:paraId="73301198" w14:textId="1FB6DDAA" w:rsidR="00D872A6" w:rsidRPr="00D872A6" w:rsidDel="00CB3520" w:rsidRDefault="00D872A6">
            <w:pPr>
              <w:jc w:val="center"/>
              <w:rPr>
                <w:del w:id="467" w:author="Dylan CHEN" w:date="2026-03-27T23:35:00Z" w16du:dateUtc="2026-03-27T15:35:00Z"/>
                <w:color w:val="000000"/>
                <w:sz w:val="21"/>
                <w:szCs w:val="21"/>
              </w:rPr>
            </w:pPr>
            <w:del w:id="468" w:author="Dylan CHEN" w:date="2026-03-27T23:35:00Z" w16du:dateUtc="2026-03-27T15:35:00Z">
              <w:r w:rsidRPr="00D872A6" w:rsidDel="00CB3520">
                <w:rPr>
                  <w:color w:val="000000"/>
                  <w:sz w:val="21"/>
                  <w:szCs w:val="21"/>
                </w:rPr>
                <w:delText>(0.019)</w:delText>
              </w:r>
            </w:del>
          </w:p>
        </w:tc>
        <w:tc>
          <w:tcPr>
            <w:tcW w:w="3510" w:type="dxa"/>
            <w:tcBorders>
              <w:top w:val="nil"/>
              <w:left w:val="nil"/>
              <w:bottom w:val="nil"/>
              <w:right w:val="nil"/>
            </w:tcBorders>
            <w:noWrap/>
            <w:vAlign w:val="bottom"/>
            <w:hideMark/>
          </w:tcPr>
          <w:p w14:paraId="161FDA46" w14:textId="456281EC" w:rsidR="00D872A6" w:rsidRPr="00D872A6" w:rsidDel="00CB3520" w:rsidRDefault="00D872A6">
            <w:pPr>
              <w:jc w:val="center"/>
              <w:rPr>
                <w:del w:id="469" w:author="Dylan CHEN" w:date="2026-03-27T23:35:00Z" w16du:dateUtc="2026-03-27T15:35:00Z"/>
                <w:color w:val="000000"/>
                <w:sz w:val="21"/>
                <w:szCs w:val="21"/>
              </w:rPr>
            </w:pPr>
          </w:p>
        </w:tc>
      </w:tr>
      <w:tr w:rsidR="00D872A6" w:rsidRPr="00D872A6" w:rsidDel="00CB3520" w14:paraId="2A723683" w14:textId="12DE756C" w:rsidTr="00902DF1">
        <w:trPr>
          <w:trHeight w:val="320"/>
          <w:del w:id="470" w:author="Dylan CHEN" w:date="2026-03-27T23:35:00Z"/>
        </w:trPr>
        <w:tc>
          <w:tcPr>
            <w:tcW w:w="1890" w:type="dxa"/>
            <w:vMerge w:val="restart"/>
            <w:tcBorders>
              <w:top w:val="nil"/>
              <w:left w:val="nil"/>
              <w:bottom w:val="single" w:sz="4" w:space="0" w:color="000000"/>
              <w:right w:val="nil"/>
            </w:tcBorders>
            <w:noWrap/>
            <w:vAlign w:val="center"/>
            <w:hideMark/>
          </w:tcPr>
          <w:p w14:paraId="6EF4D5D4" w14:textId="72CF171D" w:rsidR="00D872A6" w:rsidRPr="001D74A5" w:rsidDel="00CB3520" w:rsidRDefault="00D872A6">
            <w:pPr>
              <w:rPr>
                <w:del w:id="471" w:author="Dylan CHEN" w:date="2026-03-27T23:35:00Z" w16du:dateUtc="2026-03-27T15:35:00Z"/>
                <w:i/>
                <w:iCs/>
                <w:sz w:val="21"/>
                <w:szCs w:val="21"/>
              </w:rPr>
            </w:pPr>
            <w:del w:id="472" w:author="Dylan CHEN" w:date="2026-03-27T23:35:00Z" w16du:dateUtc="2026-03-27T15:35:00Z">
              <w:r w:rsidRPr="001D74A5" w:rsidDel="00CB3520">
                <w:rPr>
                  <w:i/>
                  <w:iCs/>
                  <w:sz w:val="21"/>
                  <w:szCs w:val="21"/>
                </w:rPr>
                <w:delText>AI</w:delText>
              </w:r>
              <w:r w:rsidRPr="001D74A5" w:rsidDel="00CB3520">
                <w:rPr>
                  <w:i/>
                  <w:iCs/>
                  <w:sz w:val="21"/>
                  <w:szCs w:val="21"/>
                  <w:vertAlign w:val="subscript"/>
                </w:rPr>
                <w:delText>i</w:delText>
              </w:r>
            </w:del>
          </w:p>
        </w:tc>
        <w:tc>
          <w:tcPr>
            <w:tcW w:w="3960" w:type="dxa"/>
            <w:tcBorders>
              <w:top w:val="nil"/>
              <w:left w:val="nil"/>
              <w:bottom w:val="nil"/>
              <w:right w:val="nil"/>
            </w:tcBorders>
            <w:noWrap/>
            <w:vAlign w:val="bottom"/>
            <w:hideMark/>
          </w:tcPr>
          <w:p w14:paraId="41BC0AF2" w14:textId="0DB6A9DA" w:rsidR="00D872A6" w:rsidRPr="00D872A6" w:rsidDel="00CB3520" w:rsidRDefault="00D872A6">
            <w:pPr>
              <w:rPr>
                <w:del w:id="473" w:author="Dylan CHEN" w:date="2026-03-27T23:35:00Z" w16du:dateUtc="2026-03-27T15:35:00Z"/>
                <w:sz w:val="21"/>
                <w:szCs w:val="21"/>
              </w:rPr>
            </w:pPr>
          </w:p>
        </w:tc>
        <w:tc>
          <w:tcPr>
            <w:tcW w:w="3510" w:type="dxa"/>
            <w:tcBorders>
              <w:top w:val="nil"/>
              <w:left w:val="nil"/>
              <w:bottom w:val="nil"/>
              <w:right w:val="nil"/>
            </w:tcBorders>
            <w:noWrap/>
            <w:vAlign w:val="bottom"/>
            <w:hideMark/>
          </w:tcPr>
          <w:p w14:paraId="65FCB32A" w14:textId="6BB17B92" w:rsidR="00D872A6" w:rsidRPr="00D872A6" w:rsidDel="00CB3520" w:rsidRDefault="00D872A6">
            <w:pPr>
              <w:jc w:val="center"/>
              <w:rPr>
                <w:del w:id="474" w:author="Dylan CHEN" w:date="2026-03-27T23:35:00Z" w16du:dateUtc="2026-03-27T15:35:00Z"/>
                <w:color w:val="000000"/>
                <w:sz w:val="21"/>
                <w:szCs w:val="21"/>
              </w:rPr>
            </w:pPr>
            <w:del w:id="475" w:author="Dylan CHEN" w:date="2026-03-27T23:35:00Z" w16du:dateUtc="2026-03-27T15:35:00Z">
              <w:r w:rsidRPr="00D872A6" w:rsidDel="00CB3520">
                <w:rPr>
                  <w:color w:val="000000"/>
                  <w:sz w:val="21"/>
                  <w:szCs w:val="21"/>
                </w:rPr>
                <w:delText>-0.091 **</w:delText>
              </w:r>
            </w:del>
          </w:p>
        </w:tc>
      </w:tr>
      <w:tr w:rsidR="00D872A6" w:rsidRPr="00D872A6" w:rsidDel="00CB3520" w14:paraId="383D4E66" w14:textId="5A5909E9" w:rsidTr="00902DF1">
        <w:trPr>
          <w:trHeight w:val="320"/>
          <w:del w:id="476" w:author="Dylan CHEN" w:date="2026-03-27T23:35:00Z"/>
        </w:trPr>
        <w:tc>
          <w:tcPr>
            <w:tcW w:w="1890" w:type="dxa"/>
            <w:vMerge/>
            <w:tcBorders>
              <w:top w:val="nil"/>
              <w:left w:val="nil"/>
              <w:bottom w:val="single" w:sz="4" w:space="0" w:color="000000"/>
              <w:right w:val="nil"/>
            </w:tcBorders>
            <w:vAlign w:val="center"/>
            <w:hideMark/>
          </w:tcPr>
          <w:p w14:paraId="7AA21AC6" w14:textId="7B4B5A91" w:rsidR="00D872A6" w:rsidRPr="00D872A6" w:rsidDel="00CB3520" w:rsidRDefault="00D872A6">
            <w:pPr>
              <w:rPr>
                <w:del w:id="477" w:author="Dylan CHEN" w:date="2026-03-27T23:35:00Z" w16du:dateUtc="2026-03-27T15:35:00Z"/>
                <w:sz w:val="21"/>
                <w:szCs w:val="21"/>
              </w:rPr>
            </w:pPr>
          </w:p>
        </w:tc>
        <w:tc>
          <w:tcPr>
            <w:tcW w:w="3960" w:type="dxa"/>
            <w:tcBorders>
              <w:top w:val="nil"/>
              <w:left w:val="nil"/>
              <w:bottom w:val="single" w:sz="4" w:space="0" w:color="auto"/>
              <w:right w:val="nil"/>
            </w:tcBorders>
            <w:noWrap/>
            <w:vAlign w:val="bottom"/>
            <w:hideMark/>
          </w:tcPr>
          <w:p w14:paraId="37EA204E" w14:textId="31DEBE1D" w:rsidR="00D872A6" w:rsidRPr="00D872A6" w:rsidDel="00CB3520" w:rsidRDefault="00D872A6">
            <w:pPr>
              <w:rPr>
                <w:del w:id="478" w:author="Dylan CHEN" w:date="2026-03-27T23:35:00Z" w16du:dateUtc="2026-03-27T15:35:00Z"/>
                <w:rFonts w:ascii="Aptos Narrow" w:hAnsi="Aptos Narrow"/>
                <w:color w:val="000000"/>
                <w:sz w:val="21"/>
                <w:szCs w:val="21"/>
              </w:rPr>
            </w:pPr>
            <w:del w:id="479" w:author="Dylan CHEN" w:date="2026-03-27T23:35:00Z" w16du:dateUtc="2026-03-27T15:35:00Z">
              <w:r w:rsidRPr="00D872A6" w:rsidDel="00CB3520">
                <w:rPr>
                  <w:rFonts w:ascii="Aptos Narrow" w:hAnsi="Aptos Narrow"/>
                  <w:color w:val="000000"/>
                  <w:sz w:val="21"/>
                  <w:szCs w:val="21"/>
                </w:rPr>
                <w:delText> </w:delText>
              </w:r>
            </w:del>
          </w:p>
        </w:tc>
        <w:tc>
          <w:tcPr>
            <w:tcW w:w="3510" w:type="dxa"/>
            <w:tcBorders>
              <w:top w:val="nil"/>
              <w:left w:val="nil"/>
              <w:bottom w:val="single" w:sz="4" w:space="0" w:color="auto"/>
              <w:right w:val="nil"/>
            </w:tcBorders>
            <w:noWrap/>
            <w:vAlign w:val="bottom"/>
            <w:hideMark/>
          </w:tcPr>
          <w:p w14:paraId="2BE62C46" w14:textId="57184D44" w:rsidR="00D872A6" w:rsidRPr="00D872A6" w:rsidDel="00CB3520" w:rsidRDefault="00D872A6">
            <w:pPr>
              <w:jc w:val="center"/>
              <w:rPr>
                <w:del w:id="480" w:author="Dylan CHEN" w:date="2026-03-27T23:35:00Z" w16du:dateUtc="2026-03-27T15:35:00Z"/>
                <w:color w:val="000000"/>
                <w:sz w:val="21"/>
                <w:szCs w:val="21"/>
              </w:rPr>
            </w:pPr>
            <w:del w:id="481" w:author="Dylan CHEN" w:date="2026-03-27T23:35:00Z" w16du:dateUtc="2026-03-27T15:35:00Z">
              <w:r w:rsidRPr="00D872A6" w:rsidDel="00CB3520">
                <w:rPr>
                  <w:color w:val="000000"/>
                  <w:sz w:val="21"/>
                  <w:szCs w:val="21"/>
                </w:rPr>
                <w:delText>(0.033)</w:delText>
              </w:r>
            </w:del>
          </w:p>
        </w:tc>
      </w:tr>
      <w:tr w:rsidR="00D872A6" w:rsidRPr="00D872A6" w:rsidDel="00CB3520" w14:paraId="0B2F5E0C" w14:textId="3356177A" w:rsidTr="00902DF1">
        <w:trPr>
          <w:trHeight w:val="320"/>
          <w:del w:id="482" w:author="Dylan CHEN" w:date="2026-03-27T23:35:00Z"/>
        </w:trPr>
        <w:tc>
          <w:tcPr>
            <w:tcW w:w="1890" w:type="dxa"/>
            <w:tcBorders>
              <w:top w:val="nil"/>
              <w:left w:val="nil"/>
              <w:bottom w:val="nil"/>
              <w:right w:val="nil"/>
            </w:tcBorders>
            <w:noWrap/>
            <w:vAlign w:val="center"/>
            <w:hideMark/>
          </w:tcPr>
          <w:p w14:paraId="22F57826" w14:textId="766C1CB7" w:rsidR="00D872A6" w:rsidRPr="00D872A6" w:rsidDel="00CB3520" w:rsidRDefault="00D872A6">
            <w:pPr>
              <w:rPr>
                <w:del w:id="483" w:author="Dylan CHEN" w:date="2026-03-27T23:35:00Z" w16du:dateUtc="2026-03-27T15:35:00Z"/>
                <w:sz w:val="21"/>
                <w:szCs w:val="21"/>
              </w:rPr>
            </w:pPr>
            <w:del w:id="484" w:author="Dylan CHEN" w:date="2026-03-27T23:35:00Z" w16du:dateUtc="2026-03-27T15:35:00Z">
              <w:r w:rsidRPr="00D872A6" w:rsidDel="00CB3520">
                <w:rPr>
                  <w:sz w:val="21"/>
                  <w:szCs w:val="21"/>
                </w:rPr>
                <w:delText>other controls</w:delText>
              </w:r>
            </w:del>
          </w:p>
        </w:tc>
        <w:tc>
          <w:tcPr>
            <w:tcW w:w="3960" w:type="dxa"/>
            <w:tcBorders>
              <w:top w:val="nil"/>
              <w:left w:val="nil"/>
              <w:bottom w:val="nil"/>
              <w:right w:val="nil"/>
            </w:tcBorders>
            <w:noWrap/>
            <w:vAlign w:val="center"/>
            <w:hideMark/>
          </w:tcPr>
          <w:p w14:paraId="3E0EFC28" w14:textId="25B4A29F" w:rsidR="00D872A6" w:rsidRPr="00D872A6" w:rsidDel="00CB3520" w:rsidRDefault="00D872A6">
            <w:pPr>
              <w:jc w:val="center"/>
              <w:rPr>
                <w:del w:id="485" w:author="Dylan CHEN" w:date="2026-03-27T23:35:00Z" w16du:dateUtc="2026-03-27T15:35:00Z"/>
                <w:sz w:val="21"/>
                <w:szCs w:val="21"/>
              </w:rPr>
            </w:pPr>
            <w:del w:id="486" w:author="Dylan CHEN" w:date="2026-03-27T23:35:00Z" w16du:dateUtc="2026-03-27T15:35:00Z">
              <w:r w:rsidRPr="00D872A6" w:rsidDel="00CB3520">
                <w:rPr>
                  <w:sz w:val="21"/>
                  <w:szCs w:val="21"/>
                </w:rPr>
                <w:delText>√</w:delText>
              </w:r>
            </w:del>
          </w:p>
        </w:tc>
        <w:tc>
          <w:tcPr>
            <w:tcW w:w="3510" w:type="dxa"/>
            <w:tcBorders>
              <w:top w:val="nil"/>
              <w:left w:val="nil"/>
              <w:bottom w:val="nil"/>
              <w:right w:val="nil"/>
            </w:tcBorders>
            <w:noWrap/>
            <w:vAlign w:val="center"/>
            <w:hideMark/>
          </w:tcPr>
          <w:p w14:paraId="5FEC66C4" w14:textId="38C687D7" w:rsidR="00D872A6" w:rsidRPr="00D872A6" w:rsidDel="00CB3520" w:rsidRDefault="00D872A6">
            <w:pPr>
              <w:jc w:val="center"/>
              <w:rPr>
                <w:del w:id="487" w:author="Dylan CHEN" w:date="2026-03-27T23:35:00Z" w16du:dateUtc="2026-03-27T15:35:00Z"/>
                <w:sz w:val="21"/>
                <w:szCs w:val="21"/>
              </w:rPr>
            </w:pPr>
            <w:del w:id="488" w:author="Dylan CHEN" w:date="2026-03-27T23:35:00Z" w16du:dateUtc="2026-03-27T15:35:00Z">
              <w:r w:rsidRPr="00D872A6" w:rsidDel="00CB3520">
                <w:rPr>
                  <w:sz w:val="21"/>
                  <w:szCs w:val="21"/>
                </w:rPr>
                <w:delText>√</w:delText>
              </w:r>
            </w:del>
          </w:p>
        </w:tc>
      </w:tr>
      <w:tr w:rsidR="00D872A6" w:rsidRPr="00D872A6" w:rsidDel="00CB3520" w14:paraId="29450209" w14:textId="6F8FB09A" w:rsidTr="00902DF1">
        <w:trPr>
          <w:trHeight w:val="320"/>
          <w:del w:id="489" w:author="Dylan CHEN" w:date="2026-03-27T23:35:00Z"/>
        </w:trPr>
        <w:tc>
          <w:tcPr>
            <w:tcW w:w="1890" w:type="dxa"/>
            <w:tcBorders>
              <w:top w:val="nil"/>
              <w:left w:val="nil"/>
              <w:bottom w:val="nil"/>
              <w:right w:val="nil"/>
            </w:tcBorders>
            <w:noWrap/>
            <w:vAlign w:val="bottom"/>
            <w:hideMark/>
          </w:tcPr>
          <w:p w14:paraId="3337BAF7" w14:textId="1849BEDE" w:rsidR="00D872A6" w:rsidRPr="00D872A6" w:rsidDel="00CB3520" w:rsidRDefault="00D872A6">
            <w:pPr>
              <w:rPr>
                <w:del w:id="490" w:author="Dylan CHEN" w:date="2026-03-27T23:35:00Z" w16du:dateUtc="2026-03-27T15:35:00Z"/>
                <w:color w:val="000000"/>
                <w:sz w:val="21"/>
                <w:szCs w:val="21"/>
              </w:rPr>
            </w:pPr>
            <w:del w:id="491" w:author="Dylan CHEN" w:date="2026-03-27T23:35:00Z" w16du:dateUtc="2026-03-27T15:35:00Z">
              <w:r w:rsidRPr="00D872A6" w:rsidDel="00CB3520">
                <w:rPr>
                  <w:color w:val="000000"/>
                  <w:sz w:val="21"/>
                  <w:szCs w:val="21"/>
                </w:rPr>
                <w:delText>answer timing FE</w:delText>
              </w:r>
            </w:del>
          </w:p>
        </w:tc>
        <w:tc>
          <w:tcPr>
            <w:tcW w:w="3960" w:type="dxa"/>
            <w:tcBorders>
              <w:top w:val="nil"/>
              <w:left w:val="nil"/>
              <w:bottom w:val="nil"/>
              <w:right w:val="nil"/>
            </w:tcBorders>
            <w:noWrap/>
            <w:vAlign w:val="center"/>
            <w:hideMark/>
          </w:tcPr>
          <w:p w14:paraId="7C0C6FF1" w14:textId="12A9E456" w:rsidR="00D872A6" w:rsidRPr="00D872A6" w:rsidDel="00CB3520" w:rsidRDefault="00D872A6">
            <w:pPr>
              <w:jc w:val="center"/>
              <w:rPr>
                <w:del w:id="492" w:author="Dylan CHEN" w:date="2026-03-27T23:35:00Z" w16du:dateUtc="2026-03-27T15:35:00Z"/>
                <w:sz w:val="21"/>
                <w:szCs w:val="21"/>
              </w:rPr>
            </w:pPr>
            <w:del w:id="493" w:author="Dylan CHEN" w:date="2026-03-27T23:35:00Z" w16du:dateUtc="2026-03-27T15:35:00Z">
              <w:r w:rsidRPr="00D872A6" w:rsidDel="00CB3520">
                <w:rPr>
                  <w:sz w:val="21"/>
                  <w:szCs w:val="21"/>
                </w:rPr>
                <w:delText>√</w:delText>
              </w:r>
            </w:del>
          </w:p>
        </w:tc>
        <w:tc>
          <w:tcPr>
            <w:tcW w:w="3510" w:type="dxa"/>
            <w:tcBorders>
              <w:top w:val="nil"/>
              <w:left w:val="nil"/>
              <w:bottom w:val="nil"/>
              <w:right w:val="nil"/>
            </w:tcBorders>
            <w:noWrap/>
            <w:vAlign w:val="bottom"/>
            <w:hideMark/>
          </w:tcPr>
          <w:p w14:paraId="042F6511" w14:textId="1AA964E0" w:rsidR="00D872A6" w:rsidRPr="00D872A6" w:rsidDel="00CB3520" w:rsidRDefault="00D872A6">
            <w:pPr>
              <w:jc w:val="center"/>
              <w:rPr>
                <w:del w:id="494" w:author="Dylan CHEN" w:date="2026-03-27T23:35:00Z" w16du:dateUtc="2026-03-27T15:35:00Z"/>
                <w:sz w:val="21"/>
                <w:szCs w:val="21"/>
              </w:rPr>
            </w:pPr>
          </w:p>
        </w:tc>
      </w:tr>
      <w:tr w:rsidR="00D872A6" w:rsidRPr="00D872A6" w:rsidDel="00CB3520" w14:paraId="2B5615E8" w14:textId="6FEC2242" w:rsidTr="00902DF1">
        <w:trPr>
          <w:trHeight w:val="320"/>
          <w:del w:id="495" w:author="Dylan CHEN" w:date="2026-03-27T23:35:00Z"/>
        </w:trPr>
        <w:tc>
          <w:tcPr>
            <w:tcW w:w="5850" w:type="dxa"/>
            <w:gridSpan w:val="2"/>
            <w:tcBorders>
              <w:top w:val="nil"/>
              <w:left w:val="nil"/>
              <w:bottom w:val="single" w:sz="4" w:space="0" w:color="auto"/>
              <w:right w:val="nil"/>
            </w:tcBorders>
            <w:noWrap/>
            <w:vAlign w:val="center"/>
            <w:hideMark/>
          </w:tcPr>
          <w:p w14:paraId="576BEA56" w14:textId="4B43A174" w:rsidR="00D872A6" w:rsidRPr="00D872A6" w:rsidDel="00CB3520" w:rsidRDefault="00D872A6">
            <w:pPr>
              <w:rPr>
                <w:del w:id="496" w:author="Dylan CHEN" w:date="2026-03-27T23:35:00Z" w16du:dateUtc="2026-03-27T15:35:00Z"/>
                <w:sz w:val="21"/>
                <w:szCs w:val="21"/>
              </w:rPr>
            </w:pPr>
            <w:del w:id="497" w:author="Dylan CHEN" w:date="2026-03-27T23:35:00Z" w16du:dateUtc="2026-03-27T15:35:00Z">
              <w:r w:rsidRPr="00D872A6" w:rsidDel="00CB3520">
                <w:rPr>
                  <w:sz w:val="21"/>
                  <w:szCs w:val="21"/>
                </w:rPr>
                <w:delText>question timing FE</w:delText>
              </w:r>
            </w:del>
          </w:p>
        </w:tc>
        <w:tc>
          <w:tcPr>
            <w:tcW w:w="3510" w:type="dxa"/>
            <w:tcBorders>
              <w:top w:val="nil"/>
              <w:left w:val="nil"/>
              <w:bottom w:val="single" w:sz="4" w:space="0" w:color="auto"/>
              <w:right w:val="nil"/>
            </w:tcBorders>
            <w:noWrap/>
            <w:vAlign w:val="center"/>
            <w:hideMark/>
          </w:tcPr>
          <w:p w14:paraId="6209C1A1" w14:textId="16C3C869" w:rsidR="00D872A6" w:rsidRPr="00D872A6" w:rsidDel="00CB3520" w:rsidRDefault="00D872A6">
            <w:pPr>
              <w:jc w:val="center"/>
              <w:rPr>
                <w:del w:id="498" w:author="Dylan CHEN" w:date="2026-03-27T23:35:00Z" w16du:dateUtc="2026-03-27T15:35:00Z"/>
                <w:sz w:val="21"/>
                <w:szCs w:val="21"/>
              </w:rPr>
            </w:pPr>
            <w:del w:id="499" w:author="Dylan CHEN" w:date="2026-03-27T23:35:00Z" w16du:dateUtc="2026-03-27T15:35:00Z">
              <w:r w:rsidRPr="00D872A6" w:rsidDel="00CB3520">
                <w:rPr>
                  <w:sz w:val="21"/>
                  <w:szCs w:val="21"/>
                </w:rPr>
                <w:delText>√</w:delText>
              </w:r>
            </w:del>
          </w:p>
        </w:tc>
      </w:tr>
      <w:tr w:rsidR="00D872A6" w:rsidRPr="00D872A6" w:rsidDel="00CB3520" w14:paraId="1B902A44" w14:textId="4CCA199B" w:rsidTr="00902DF1">
        <w:trPr>
          <w:trHeight w:val="320"/>
          <w:del w:id="500" w:author="Dylan CHEN" w:date="2026-03-27T23:35:00Z"/>
        </w:trPr>
        <w:tc>
          <w:tcPr>
            <w:tcW w:w="1890" w:type="dxa"/>
            <w:tcBorders>
              <w:top w:val="nil"/>
              <w:left w:val="nil"/>
              <w:bottom w:val="single" w:sz="4" w:space="0" w:color="auto"/>
              <w:right w:val="nil"/>
            </w:tcBorders>
            <w:noWrap/>
            <w:vAlign w:val="bottom"/>
            <w:hideMark/>
          </w:tcPr>
          <w:p w14:paraId="209325A6" w14:textId="69533830" w:rsidR="00D872A6" w:rsidRPr="00D872A6" w:rsidDel="00CB3520" w:rsidRDefault="00D872A6">
            <w:pPr>
              <w:rPr>
                <w:del w:id="501" w:author="Dylan CHEN" w:date="2026-03-27T23:35:00Z" w16du:dateUtc="2026-03-27T15:35:00Z"/>
                <w:color w:val="000000"/>
                <w:sz w:val="21"/>
                <w:szCs w:val="21"/>
              </w:rPr>
            </w:pPr>
            <w:del w:id="502" w:author="Dylan CHEN" w:date="2026-03-27T23:35:00Z" w16du:dateUtc="2026-03-27T15:35:00Z">
              <w:r w:rsidRPr="00D872A6" w:rsidDel="00CB3520">
                <w:rPr>
                  <w:color w:val="000000"/>
                  <w:sz w:val="21"/>
                  <w:szCs w:val="21"/>
                </w:rPr>
                <w:delText>N</w:delText>
              </w:r>
            </w:del>
          </w:p>
        </w:tc>
        <w:tc>
          <w:tcPr>
            <w:tcW w:w="3960" w:type="dxa"/>
            <w:tcBorders>
              <w:top w:val="nil"/>
              <w:left w:val="nil"/>
              <w:bottom w:val="single" w:sz="4" w:space="0" w:color="auto"/>
              <w:right w:val="nil"/>
            </w:tcBorders>
            <w:noWrap/>
            <w:vAlign w:val="bottom"/>
            <w:hideMark/>
          </w:tcPr>
          <w:p w14:paraId="481805E7" w14:textId="562C06E7" w:rsidR="00D872A6" w:rsidRPr="00D872A6" w:rsidDel="00CB3520" w:rsidRDefault="00D872A6">
            <w:pPr>
              <w:jc w:val="center"/>
              <w:rPr>
                <w:del w:id="503" w:author="Dylan CHEN" w:date="2026-03-27T23:35:00Z" w16du:dateUtc="2026-03-27T15:35:00Z"/>
                <w:color w:val="000000"/>
                <w:sz w:val="21"/>
                <w:szCs w:val="21"/>
              </w:rPr>
            </w:pPr>
            <w:del w:id="504" w:author="Dylan CHEN" w:date="2026-03-27T23:35:00Z" w16du:dateUtc="2026-03-27T15:35:00Z">
              <w:r w:rsidRPr="00D872A6" w:rsidDel="00CB3520">
                <w:rPr>
                  <w:color w:val="000000"/>
                  <w:sz w:val="21"/>
                  <w:szCs w:val="21"/>
                </w:rPr>
                <w:delText>4,670</w:delText>
              </w:r>
            </w:del>
          </w:p>
        </w:tc>
        <w:tc>
          <w:tcPr>
            <w:tcW w:w="3510" w:type="dxa"/>
            <w:tcBorders>
              <w:top w:val="nil"/>
              <w:left w:val="nil"/>
              <w:bottom w:val="single" w:sz="4" w:space="0" w:color="auto"/>
              <w:right w:val="nil"/>
            </w:tcBorders>
            <w:noWrap/>
            <w:vAlign w:val="bottom"/>
            <w:hideMark/>
          </w:tcPr>
          <w:p w14:paraId="5CA75C63" w14:textId="2C301CB5" w:rsidR="00D872A6" w:rsidRPr="00D872A6" w:rsidDel="00CB3520" w:rsidRDefault="00D872A6">
            <w:pPr>
              <w:jc w:val="center"/>
              <w:rPr>
                <w:del w:id="505" w:author="Dylan CHEN" w:date="2026-03-27T23:35:00Z" w16du:dateUtc="2026-03-27T15:35:00Z"/>
                <w:color w:val="000000"/>
                <w:sz w:val="21"/>
                <w:szCs w:val="21"/>
              </w:rPr>
            </w:pPr>
            <w:del w:id="506" w:author="Dylan CHEN" w:date="2026-03-27T23:35:00Z" w16du:dateUtc="2026-03-27T15:35:00Z">
              <w:r w:rsidRPr="00D872A6" w:rsidDel="00CB3520">
                <w:rPr>
                  <w:color w:val="000000"/>
                  <w:sz w:val="21"/>
                  <w:szCs w:val="21"/>
                </w:rPr>
                <w:delText>3,613</w:delText>
              </w:r>
            </w:del>
          </w:p>
        </w:tc>
      </w:tr>
    </w:tbl>
    <w:p w14:paraId="6A147A90" w14:textId="59EB8662" w:rsidR="00144B3D" w:rsidRPr="00AD60B6" w:rsidDel="00CB3520" w:rsidRDefault="009144EE" w:rsidP="00AD60B6">
      <w:pPr>
        <w:pStyle w:val="Notes"/>
        <w:rPr>
          <w:del w:id="507" w:author="Dylan CHEN" w:date="2026-03-27T23:35:00Z" w16du:dateUtc="2026-03-27T15:35:00Z"/>
        </w:rPr>
      </w:pPr>
      <w:del w:id="508" w:author="Dylan CHEN" w:date="2026-03-27T23:35:00Z" w16du:dateUtc="2026-03-27T15:35:00Z">
        <w:r w:rsidDel="00CB3520">
          <w:rPr>
            <w:rFonts w:cs="Georgia" w:hint="eastAsia"/>
            <w:b/>
            <w:kern w:val="32"/>
          </w:rPr>
          <w:delText xml:space="preserve"> </w:delText>
        </w:r>
        <w:r w:rsidRPr="00261E78" w:rsidDel="00CB3520">
          <w:delText>Notes: 1. ***p&lt;0.001; **p&lt;0.01; *p&lt;0.05.</w:delText>
        </w:r>
        <w:r w:rsidRPr="00261E78" w:rsidDel="00CB3520">
          <w:br/>
          <w:delText>2. Question timing FE indicates the date on which the question was posted.</w:delText>
        </w:r>
        <w:r w:rsidRPr="009144EE" w:rsidDel="00CB3520">
          <w:delText xml:space="preserve"> </w:delText>
        </w:r>
        <w:r w:rsidRPr="00261E78" w:rsidDel="00CB3520">
          <w:delText>Answer timing FE indicates the date on which the answer was posted.</w:delText>
        </w:r>
      </w:del>
    </w:p>
    <w:p w14:paraId="1C8D04D5" w14:textId="77777777" w:rsidR="009144EE" w:rsidRDefault="009144EE">
      <w:pPr>
        <w:spacing w:after="120"/>
        <w:jc w:val="both"/>
        <w:rPr>
          <w:rFonts w:cs="Georgia"/>
          <w:b/>
          <w:kern w:val="32"/>
          <w:szCs w:val="20"/>
        </w:rPr>
      </w:pPr>
      <w:r>
        <w:br w:type="page"/>
      </w:r>
    </w:p>
    <w:p w14:paraId="6A4839A7" w14:textId="667B2024" w:rsidR="00F7649B" w:rsidRDefault="00F7649B" w:rsidP="00AD60B6">
      <w:pPr>
        <w:pStyle w:val="Heading2"/>
        <w:numPr>
          <w:ilvl w:val="0"/>
          <w:numId w:val="0"/>
        </w:numPr>
        <w:jc w:val="left"/>
      </w:pPr>
      <w:r>
        <w:lastRenderedPageBreak/>
        <w:t>Reference</w:t>
      </w:r>
    </w:p>
    <w:p w14:paraId="5D024DC6" w14:textId="77777777" w:rsidR="00F7649B" w:rsidRPr="00F7649B" w:rsidRDefault="00F7649B" w:rsidP="00F7649B">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F7649B">
        <w:rPr>
          <w:rFonts w:ascii="Times New Roman" w:hAnsi="Times New Roman" w:cs="Times New Roman"/>
          <w:sz w:val="24"/>
        </w:rPr>
        <w:t xml:space="preserve">Austin, P. C. (2009). Balance Diagnostics for Comparing the Distribution of Baseline Covariates between Treatment Groups in Propensity‐score Matched Samples. </w:t>
      </w:r>
      <w:r w:rsidRPr="00F7649B">
        <w:rPr>
          <w:rFonts w:ascii="Times New Roman" w:hAnsi="Times New Roman" w:cs="Times New Roman"/>
          <w:i/>
          <w:iCs/>
          <w:sz w:val="24"/>
        </w:rPr>
        <w:t>Statistics in Medicine</w:t>
      </w:r>
      <w:r w:rsidRPr="00F7649B">
        <w:rPr>
          <w:rFonts w:ascii="Times New Roman" w:hAnsi="Times New Roman" w:cs="Times New Roman"/>
          <w:sz w:val="24"/>
        </w:rPr>
        <w:t>, 28(25), 3083–3107.</w:t>
      </w:r>
    </w:p>
    <w:p w14:paraId="3C6E98D8" w14:textId="77777777" w:rsidR="00F7649B" w:rsidRPr="00F7649B" w:rsidRDefault="00F7649B" w:rsidP="00F7649B">
      <w:pPr>
        <w:pStyle w:val="Bibliography"/>
        <w:rPr>
          <w:rFonts w:ascii="Times New Roman" w:hAnsi="Times New Roman" w:cs="Times New Roman"/>
          <w:sz w:val="24"/>
        </w:rPr>
      </w:pPr>
      <w:r w:rsidRPr="00F7649B">
        <w:rPr>
          <w:rFonts w:ascii="Times New Roman" w:hAnsi="Times New Roman" w:cs="Times New Roman"/>
          <w:sz w:val="24"/>
        </w:rPr>
        <w:t xml:space="preserve">Fagereng, A., Mogstad, M., Rønning, M., Vassallo, J. P., Seo, Y., (Shaz) Ansari, S., Te’eni, D., Yahav, I., Zagalsky, A., Schwartz, D., Silverman, G., Cohen, D., Mann, Y., Lewinsky, D., Yang, C.-H., Lattanzio, G., Ma, Y., Bliese, P. D., Certo, S. T., Smith, A. D., Wang, M., &amp; Gruber, M. (2021). Why Do Wealthy Parents Have Wealthy Children? </w:t>
      </w:r>
      <w:r w:rsidRPr="00F7649B">
        <w:rPr>
          <w:rFonts w:ascii="Times New Roman" w:hAnsi="Times New Roman" w:cs="Times New Roman"/>
          <w:i/>
          <w:iCs/>
          <w:sz w:val="24"/>
        </w:rPr>
        <w:t>Journal of Political Economy</w:t>
      </w:r>
      <w:r w:rsidRPr="00F7649B">
        <w:rPr>
          <w:rFonts w:ascii="Times New Roman" w:hAnsi="Times New Roman" w:cs="Times New Roman"/>
          <w:sz w:val="24"/>
        </w:rPr>
        <w:t>, 129(3), 703–756.</w:t>
      </w:r>
    </w:p>
    <w:p w14:paraId="0E86FB6E" w14:textId="79EA703B" w:rsidR="00F7649B" w:rsidRPr="00F7649B" w:rsidRDefault="00F7649B" w:rsidP="00F7649B">
      <w:pPr>
        <w:rPr>
          <w:lang w:eastAsia="en-US"/>
        </w:rPr>
      </w:pPr>
      <w:r>
        <w:rPr>
          <w:lang w:eastAsia="en-US"/>
        </w:rPr>
        <w:fldChar w:fldCharType="end"/>
      </w:r>
    </w:p>
    <w:sectPr w:rsidR="00F7649B" w:rsidRPr="00F7649B" w:rsidSect="000862C8">
      <w:headerReference w:type="even" r:id="rId17"/>
      <w:footerReference w:type="even" r:id="rId18"/>
      <w:footerReference w:type="default" r:id="rId19"/>
      <w:headerReference w:type="first" r:id="rId20"/>
      <w:footerReference w:type="first" r:id="rId21"/>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tephanie Manuzak" w:date="2025-12-06T18:26:00Z" w:initials="Ed2">
    <w:p w14:paraId="0AA926FF" w14:textId="6FBB46AB" w:rsidR="009A02D5" w:rsidRDefault="009A02D5">
      <w:pPr>
        <w:pStyle w:val="CommentText"/>
      </w:pPr>
      <w:r>
        <w:rPr>
          <w:rStyle w:val="CommentReference"/>
        </w:rPr>
        <w:annotationRef/>
      </w:r>
      <w:r>
        <w:t>Should this be “3-month answers”?</w:t>
      </w:r>
    </w:p>
  </w:comment>
  <w:comment w:id="6" w:author="Stephanie Manuzak" w:date="2025-12-06T18:36:00Z" w:initials="Ed2">
    <w:p w14:paraId="2866F483" w14:textId="65983E88" w:rsidR="00164CED" w:rsidRDefault="00164CED">
      <w:pPr>
        <w:pStyle w:val="CommentText"/>
      </w:pPr>
      <w:r>
        <w:rPr>
          <w:rStyle w:val="CommentReference"/>
        </w:rPr>
        <w:annotationRef/>
      </w:r>
      <w:r>
        <w:t>Quotation marks should either be removed as suggested, or a closing set of quotation marks added later in the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A926FF" w15:done="0"/>
  <w15:commentEx w15:paraId="2866F4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EF3E7" w16cex:dateUtc="2025-12-07T01:26:00Z"/>
  <w16cex:commentExtensible w16cex:durableId="2CDEF617" w16cex:dateUtc="2025-12-07T0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A926FF" w16cid:durableId="2CDEF3E7"/>
  <w16cid:commentId w16cid:paraId="2866F483" w16cid:durableId="2CDEF6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CFB08" w14:textId="77777777" w:rsidR="00066831" w:rsidRDefault="00066831" w:rsidP="00413127">
      <w:r>
        <w:separator/>
      </w:r>
    </w:p>
    <w:p w14:paraId="24371516" w14:textId="77777777" w:rsidR="00066831" w:rsidRDefault="00066831" w:rsidP="00413127"/>
    <w:p w14:paraId="7030A2CA" w14:textId="77777777" w:rsidR="00066831" w:rsidRDefault="00066831" w:rsidP="00413127"/>
    <w:p w14:paraId="14E20942" w14:textId="77777777" w:rsidR="00066831" w:rsidRDefault="00066831"/>
  </w:endnote>
  <w:endnote w:type="continuationSeparator" w:id="0">
    <w:p w14:paraId="4DA6B41A" w14:textId="77777777" w:rsidR="00066831" w:rsidRDefault="00066831" w:rsidP="00413127">
      <w:r>
        <w:continuationSeparator/>
      </w:r>
    </w:p>
    <w:p w14:paraId="0F581700" w14:textId="77777777" w:rsidR="00066831" w:rsidRDefault="00066831" w:rsidP="00413127"/>
    <w:p w14:paraId="41770E67" w14:textId="77777777" w:rsidR="00066831" w:rsidRDefault="00066831" w:rsidP="00413127"/>
    <w:p w14:paraId="0F705020" w14:textId="77777777" w:rsidR="00066831" w:rsidRDefault="000668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Heiti TC">
    <w:altName w:val="Cambria"/>
    <w:panose1 w:val="02000000000000000000"/>
    <w:charset w:val="80"/>
    <w:family w:val="auto"/>
    <w:pitch w:val="variable"/>
    <w:sig w:usb0="8000002F" w:usb1="0807004A" w:usb2="00000010" w:usb3="00000000" w:csb0="003E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BFDB" w14:textId="334D6BCD" w:rsidR="003B7867" w:rsidRDefault="003B7867" w:rsidP="00413127">
    <w:r>
      <w:tab/>
      <w:t xml:space="preserve">Thirty-sixth International Conference on Information Systems, </w:t>
    </w:r>
    <w:r w:rsidR="00FC68E4">
      <w:t>Fort</w:t>
    </w:r>
    <w:del w:id="509" w:author="Stephanie Manuzak" w:date="2025-12-06T18:54:00Z">
      <w:r w:rsidR="00FC68E4" w:rsidDel="001460C6">
        <w:delText>h</w:delText>
      </w:r>
    </w:del>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B1736" w14:textId="77777777" w:rsidR="00066831" w:rsidRDefault="00066831">
      <w:r>
        <w:separator/>
      </w:r>
    </w:p>
  </w:footnote>
  <w:footnote w:type="continuationSeparator" w:id="0">
    <w:p w14:paraId="7EFCC9AF" w14:textId="77777777" w:rsidR="00066831" w:rsidRDefault="00066831" w:rsidP="00413127">
      <w:r>
        <w:continuationSeparator/>
      </w:r>
    </w:p>
  </w:footnote>
  <w:footnote w:type="continuationNotice" w:id="1">
    <w:p w14:paraId="16F2E7B7" w14:textId="77777777" w:rsidR="00066831" w:rsidRPr="003549C6" w:rsidRDefault="00066831" w:rsidP="003549C6">
      <w:pPr>
        <w:pStyle w:val="Footer"/>
        <w:rPr>
          <w:lang w:eastAsia="zh-CN"/>
        </w:rPr>
      </w:pPr>
    </w:p>
  </w:footnote>
  <w:footnote w:id="2">
    <w:p w14:paraId="728C65E1" w14:textId="77777777" w:rsidR="002C698F" w:rsidRPr="00845090" w:rsidRDefault="002C698F" w:rsidP="002C698F">
      <w:pPr>
        <w:pStyle w:val="Footnotes"/>
        <w:spacing w:after="0" w:line="240" w:lineRule="auto"/>
        <w:rPr>
          <w:sz w:val="18"/>
        </w:rPr>
      </w:pPr>
      <w:r w:rsidRPr="00845090">
        <w:rPr>
          <w:rStyle w:val="FootnoteReference"/>
          <w:sz w:val="18"/>
        </w:rPr>
        <w:footnoteRef/>
      </w:r>
      <w:r w:rsidRPr="00845090">
        <w:rPr>
          <w:sz w:val="18"/>
        </w:rPr>
        <w:t xml:space="preserve"> </w:t>
      </w:r>
      <w:r w:rsidRPr="00845090">
        <w:rPr>
          <w:rStyle w:val="Footnotes0"/>
          <w:rFonts w:eastAsiaTheme="minorEastAsia"/>
        </w:rPr>
        <w:t>Although ChatGPT is officially unavailable in China, people in China may access ChatGPT via VPNs</w:t>
      </w:r>
      <w:r>
        <w:rPr>
          <w:rStyle w:val="Footnotes0"/>
          <w:rFonts w:eastAsiaTheme="minorEastAsia" w:hint="eastAsia"/>
          <w:lang w:eastAsia="zh-CN"/>
        </w:rPr>
        <w:t>.</w:t>
      </w:r>
    </w:p>
  </w:footnote>
  <w:footnote w:id="3">
    <w:p w14:paraId="0F2D5EE7" w14:textId="77777777" w:rsidR="002C698F" w:rsidRPr="00DD7C8E" w:rsidRDefault="002C698F" w:rsidP="002C698F">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6"/>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7"/>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5717658">
    <w:abstractNumId w:val="11"/>
  </w:num>
  <w:num w:numId="23" w16cid:durableId="1766416444">
    <w:abstractNumId w:val="20"/>
  </w:num>
  <w:num w:numId="24" w16cid:durableId="281810832">
    <w:abstractNumId w:val="6"/>
  </w:num>
  <w:num w:numId="25" w16cid:durableId="994920540">
    <w:abstractNumId w:val="4"/>
  </w:num>
  <w:num w:numId="26" w16cid:durableId="233046965">
    <w:abstractNumId w:val="15"/>
  </w:num>
  <w:num w:numId="27" w16cid:durableId="892469709">
    <w:abstractNumId w:val="7"/>
  </w:num>
  <w:num w:numId="28" w16cid:durableId="1742942195">
    <w:abstractNumId w:val="22"/>
  </w:num>
  <w:num w:numId="29" w16cid:durableId="1028142589">
    <w:abstractNumId w:val="19"/>
  </w:num>
  <w:num w:numId="30" w16cid:durableId="1099639678">
    <w:abstractNumId w:val="12"/>
  </w:num>
  <w:num w:numId="31" w16cid:durableId="1875076541">
    <w:abstractNumId w:val="10"/>
  </w:num>
  <w:num w:numId="32" w16cid:durableId="917405464">
    <w:abstractNumId w:val="18"/>
  </w:num>
  <w:num w:numId="33" w16cid:durableId="330067485">
    <w:abstractNumId w:val="25"/>
  </w:num>
  <w:num w:numId="34" w16cid:durableId="1032389560">
    <w:abstractNumId w:val="14"/>
  </w:num>
  <w:num w:numId="35" w16cid:durableId="1983650863">
    <w:abstractNumId w:val="9"/>
  </w:num>
  <w:num w:numId="36" w16cid:durableId="8606513">
    <w:abstractNumId w:val="21"/>
  </w:num>
  <w:num w:numId="37" w16cid:durableId="480274877">
    <w:abstractNumId w:val="14"/>
  </w:num>
  <w:num w:numId="38" w16cid:durableId="1406145633">
    <w:abstractNumId w:val="14"/>
  </w:num>
  <w:num w:numId="39" w16cid:durableId="792404616">
    <w:abstractNumId w:val="23"/>
  </w:num>
  <w:num w:numId="40" w16cid:durableId="598025761">
    <w:abstractNumId w:val="3"/>
  </w:num>
  <w:num w:numId="41" w16cid:durableId="741414640">
    <w:abstractNumId w:val="24"/>
  </w:num>
  <w:num w:numId="42" w16cid:durableId="298195773">
    <w:abstractNumId w:val="0"/>
  </w:num>
  <w:num w:numId="43" w16cid:durableId="1607731729">
    <w:abstractNumId w:val="5"/>
  </w:num>
  <w:num w:numId="44" w16cid:durableId="1541161861">
    <w:abstractNumId w:val="14"/>
  </w:num>
  <w:num w:numId="45" w16cid:durableId="1020467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2958485">
    <w:abstractNumId w:val="8"/>
  </w:num>
  <w:num w:numId="47" w16cid:durableId="46284711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ylan CHEN">
    <w15:presenceInfo w15:providerId="None" w15:userId="Dyla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F75"/>
    <w:rsid w:val="00002F85"/>
    <w:rsid w:val="0000302C"/>
    <w:rsid w:val="000032E4"/>
    <w:rsid w:val="00003E78"/>
    <w:rsid w:val="00004D3E"/>
    <w:rsid w:val="00004D86"/>
    <w:rsid w:val="00006E1F"/>
    <w:rsid w:val="00006F26"/>
    <w:rsid w:val="000106C8"/>
    <w:rsid w:val="000110BA"/>
    <w:rsid w:val="00011171"/>
    <w:rsid w:val="00011398"/>
    <w:rsid w:val="00012144"/>
    <w:rsid w:val="00013164"/>
    <w:rsid w:val="000146CF"/>
    <w:rsid w:val="000146E5"/>
    <w:rsid w:val="00014807"/>
    <w:rsid w:val="00015206"/>
    <w:rsid w:val="00015C15"/>
    <w:rsid w:val="000166A0"/>
    <w:rsid w:val="000167D8"/>
    <w:rsid w:val="00017589"/>
    <w:rsid w:val="000209B1"/>
    <w:rsid w:val="000213CB"/>
    <w:rsid w:val="00021C3B"/>
    <w:rsid w:val="00021C90"/>
    <w:rsid w:val="00022E1F"/>
    <w:rsid w:val="0002355B"/>
    <w:rsid w:val="00024E09"/>
    <w:rsid w:val="00025135"/>
    <w:rsid w:val="0002547A"/>
    <w:rsid w:val="000260E0"/>
    <w:rsid w:val="0002645A"/>
    <w:rsid w:val="00026E78"/>
    <w:rsid w:val="0002780A"/>
    <w:rsid w:val="00027EB4"/>
    <w:rsid w:val="00030466"/>
    <w:rsid w:val="00030A1D"/>
    <w:rsid w:val="00030CE2"/>
    <w:rsid w:val="00030E45"/>
    <w:rsid w:val="0003118E"/>
    <w:rsid w:val="000311D4"/>
    <w:rsid w:val="000318E1"/>
    <w:rsid w:val="000321A8"/>
    <w:rsid w:val="000324FB"/>
    <w:rsid w:val="000326D7"/>
    <w:rsid w:val="000335F5"/>
    <w:rsid w:val="00034808"/>
    <w:rsid w:val="000352E4"/>
    <w:rsid w:val="00035A0E"/>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5D6"/>
    <w:rsid w:val="00044D5E"/>
    <w:rsid w:val="000453E1"/>
    <w:rsid w:val="00045BF6"/>
    <w:rsid w:val="00046178"/>
    <w:rsid w:val="00046449"/>
    <w:rsid w:val="000465B7"/>
    <w:rsid w:val="00047C8D"/>
    <w:rsid w:val="00047D99"/>
    <w:rsid w:val="00047E52"/>
    <w:rsid w:val="000500C4"/>
    <w:rsid w:val="0005032E"/>
    <w:rsid w:val="00050477"/>
    <w:rsid w:val="00050E7B"/>
    <w:rsid w:val="000512AD"/>
    <w:rsid w:val="0005151D"/>
    <w:rsid w:val="0005154B"/>
    <w:rsid w:val="0005174C"/>
    <w:rsid w:val="00051AA8"/>
    <w:rsid w:val="00051B36"/>
    <w:rsid w:val="00052CC2"/>
    <w:rsid w:val="000535FF"/>
    <w:rsid w:val="00053866"/>
    <w:rsid w:val="000538F5"/>
    <w:rsid w:val="0005397D"/>
    <w:rsid w:val="00053C26"/>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6831"/>
    <w:rsid w:val="0006712A"/>
    <w:rsid w:val="00067436"/>
    <w:rsid w:val="000678FE"/>
    <w:rsid w:val="000704B7"/>
    <w:rsid w:val="000704C1"/>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9053A"/>
    <w:rsid w:val="00090889"/>
    <w:rsid w:val="0009162F"/>
    <w:rsid w:val="00091B16"/>
    <w:rsid w:val="00092016"/>
    <w:rsid w:val="00092114"/>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D6D"/>
    <w:rsid w:val="000A23A4"/>
    <w:rsid w:val="000A2762"/>
    <w:rsid w:val="000A29EC"/>
    <w:rsid w:val="000A3094"/>
    <w:rsid w:val="000A31B1"/>
    <w:rsid w:val="000A3CDB"/>
    <w:rsid w:val="000A45C4"/>
    <w:rsid w:val="000A4B5C"/>
    <w:rsid w:val="000A4C2B"/>
    <w:rsid w:val="000A4E92"/>
    <w:rsid w:val="000A5F51"/>
    <w:rsid w:val="000A64AC"/>
    <w:rsid w:val="000A68E2"/>
    <w:rsid w:val="000A6937"/>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4E33"/>
    <w:rsid w:val="000B5331"/>
    <w:rsid w:val="000B5E6B"/>
    <w:rsid w:val="000B6420"/>
    <w:rsid w:val="000B688E"/>
    <w:rsid w:val="000B7511"/>
    <w:rsid w:val="000C0286"/>
    <w:rsid w:val="000C02D4"/>
    <w:rsid w:val="000C0F2A"/>
    <w:rsid w:val="000C1A0B"/>
    <w:rsid w:val="000C2452"/>
    <w:rsid w:val="000C26DC"/>
    <w:rsid w:val="000C28D0"/>
    <w:rsid w:val="000C2A1C"/>
    <w:rsid w:val="000C2DF4"/>
    <w:rsid w:val="000C38A5"/>
    <w:rsid w:val="000C392C"/>
    <w:rsid w:val="000C39A2"/>
    <w:rsid w:val="000C4428"/>
    <w:rsid w:val="000C502E"/>
    <w:rsid w:val="000C51DC"/>
    <w:rsid w:val="000C616D"/>
    <w:rsid w:val="000C63BE"/>
    <w:rsid w:val="000C67DD"/>
    <w:rsid w:val="000D004E"/>
    <w:rsid w:val="000D01DB"/>
    <w:rsid w:val="000D02F9"/>
    <w:rsid w:val="000D0704"/>
    <w:rsid w:val="000D186B"/>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474"/>
    <w:rsid w:val="000E7A80"/>
    <w:rsid w:val="000F08CC"/>
    <w:rsid w:val="000F0C8D"/>
    <w:rsid w:val="000F0D06"/>
    <w:rsid w:val="000F1935"/>
    <w:rsid w:val="000F19CF"/>
    <w:rsid w:val="000F1D6B"/>
    <w:rsid w:val="000F1F5A"/>
    <w:rsid w:val="000F2223"/>
    <w:rsid w:val="000F227D"/>
    <w:rsid w:val="000F2FA1"/>
    <w:rsid w:val="000F30F6"/>
    <w:rsid w:val="000F332C"/>
    <w:rsid w:val="000F38FF"/>
    <w:rsid w:val="000F3E9B"/>
    <w:rsid w:val="000F40D0"/>
    <w:rsid w:val="000F42F4"/>
    <w:rsid w:val="000F4F49"/>
    <w:rsid w:val="000F5616"/>
    <w:rsid w:val="000F5917"/>
    <w:rsid w:val="000F5B3F"/>
    <w:rsid w:val="000F647A"/>
    <w:rsid w:val="000F67AC"/>
    <w:rsid w:val="000F6E17"/>
    <w:rsid w:val="000F7031"/>
    <w:rsid w:val="000F76BE"/>
    <w:rsid w:val="000F77FE"/>
    <w:rsid w:val="000F7BE4"/>
    <w:rsid w:val="00100303"/>
    <w:rsid w:val="00100680"/>
    <w:rsid w:val="0010087F"/>
    <w:rsid w:val="00100A16"/>
    <w:rsid w:val="001018F3"/>
    <w:rsid w:val="0010219B"/>
    <w:rsid w:val="001022CE"/>
    <w:rsid w:val="0010234B"/>
    <w:rsid w:val="001024C0"/>
    <w:rsid w:val="00102701"/>
    <w:rsid w:val="00102CD2"/>
    <w:rsid w:val="00102E7B"/>
    <w:rsid w:val="001031CB"/>
    <w:rsid w:val="001036B1"/>
    <w:rsid w:val="00103E11"/>
    <w:rsid w:val="00104122"/>
    <w:rsid w:val="00104981"/>
    <w:rsid w:val="00104B50"/>
    <w:rsid w:val="00104E15"/>
    <w:rsid w:val="00105168"/>
    <w:rsid w:val="00105C52"/>
    <w:rsid w:val="00106B1B"/>
    <w:rsid w:val="00106CDA"/>
    <w:rsid w:val="00107E66"/>
    <w:rsid w:val="00110D69"/>
    <w:rsid w:val="001110E7"/>
    <w:rsid w:val="00111114"/>
    <w:rsid w:val="001116C8"/>
    <w:rsid w:val="00111B97"/>
    <w:rsid w:val="00111D6C"/>
    <w:rsid w:val="001125A2"/>
    <w:rsid w:val="001125DD"/>
    <w:rsid w:val="00112749"/>
    <w:rsid w:val="00112F10"/>
    <w:rsid w:val="00113053"/>
    <w:rsid w:val="001133AB"/>
    <w:rsid w:val="001134BD"/>
    <w:rsid w:val="00113597"/>
    <w:rsid w:val="00113894"/>
    <w:rsid w:val="00113C45"/>
    <w:rsid w:val="00113E30"/>
    <w:rsid w:val="0011409E"/>
    <w:rsid w:val="001143C5"/>
    <w:rsid w:val="00114508"/>
    <w:rsid w:val="0011458D"/>
    <w:rsid w:val="00114A8A"/>
    <w:rsid w:val="00114E1C"/>
    <w:rsid w:val="001166C4"/>
    <w:rsid w:val="00117615"/>
    <w:rsid w:val="00117C13"/>
    <w:rsid w:val="00117D62"/>
    <w:rsid w:val="00120197"/>
    <w:rsid w:val="0012037E"/>
    <w:rsid w:val="00121A42"/>
    <w:rsid w:val="00122D1D"/>
    <w:rsid w:val="00123485"/>
    <w:rsid w:val="00123845"/>
    <w:rsid w:val="00123C6B"/>
    <w:rsid w:val="00123DB5"/>
    <w:rsid w:val="00124179"/>
    <w:rsid w:val="001252BF"/>
    <w:rsid w:val="00125CAC"/>
    <w:rsid w:val="00125D8A"/>
    <w:rsid w:val="0012603E"/>
    <w:rsid w:val="00127324"/>
    <w:rsid w:val="00127684"/>
    <w:rsid w:val="00131158"/>
    <w:rsid w:val="0013228B"/>
    <w:rsid w:val="00132319"/>
    <w:rsid w:val="001327E0"/>
    <w:rsid w:val="00132A1E"/>
    <w:rsid w:val="00132AA8"/>
    <w:rsid w:val="00132AE3"/>
    <w:rsid w:val="00133760"/>
    <w:rsid w:val="001342B6"/>
    <w:rsid w:val="00134F10"/>
    <w:rsid w:val="00135353"/>
    <w:rsid w:val="001361FB"/>
    <w:rsid w:val="00136277"/>
    <w:rsid w:val="00137141"/>
    <w:rsid w:val="0013729C"/>
    <w:rsid w:val="00137501"/>
    <w:rsid w:val="0013794F"/>
    <w:rsid w:val="00137BD6"/>
    <w:rsid w:val="001401CA"/>
    <w:rsid w:val="001403E8"/>
    <w:rsid w:val="00140777"/>
    <w:rsid w:val="001407D5"/>
    <w:rsid w:val="00140BCE"/>
    <w:rsid w:val="00141167"/>
    <w:rsid w:val="001411A5"/>
    <w:rsid w:val="001413D0"/>
    <w:rsid w:val="00141F20"/>
    <w:rsid w:val="00142B17"/>
    <w:rsid w:val="00142E42"/>
    <w:rsid w:val="00142F48"/>
    <w:rsid w:val="00142F8D"/>
    <w:rsid w:val="00143325"/>
    <w:rsid w:val="00143520"/>
    <w:rsid w:val="00143C3F"/>
    <w:rsid w:val="0014409D"/>
    <w:rsid w:val="0014412E"/>
    <w:rsid w:val="001441C3"/>
    <w:rsid w:val="001447C8"/>
    <w:rsid w:val="00144B3D"/>
    <w:rsid w:val="001457F5"/>
    <w:rsid w:val="00145EB1"/>
    <w:rsid w:val="001461C7"/>
    <w:rsid w:val="00146241"/>
    <w:rsid w:val="00146A79"/>
    <w:rsid w:val="00146A88"/>
    <w:rsid w:val="001471F8"/>
    <w:rsid w:val="00147375"/>
    <w:rsid w:val="00147377"/>
    <w:rsid w:val="00147BA4"/>
    <w:rsid w:val="0015025B"/>
    <w:rsid w:val="00150990"/>
    <w:rsid w:val="00151F21"/>
    <w:rsid w:val="00152B81"/>
    <w:rsid w:val="00152CC8"/>
    <w:rsid w:val="00153BFC"/>
    <w:rsid w:val="00154702"/>
    <w:rsid w:val="001563A6"/>
    <w:rsid w:val="00157B35"/>
    <w:rsid w:val="00157B9D"/>
    <w:rsid w:val="0016027C"/>
    <w:rsid w:val="00160EF4"/>
    <w:rsid w:val="00161000"/>
    <w:rsid w:val="00161399"/>
    <w:rsid w:val="00161CB5"/>
    <w:rsid w:val="00161D4D"/>
    <w:rsid w:val="00161DE1"/>
    <w:rsid w:val="001627C5"/>
    <w:rsid w:val="00162B02"/>
    <w:rsid w:val="001639F3"/>
    <w:rsid w:val="001648E0"/>
    <w:rsid w:val="00164935"/>
    <w:rsid w:val="00164CED"/>
    <w:rsid w:val="0016587C"/>
    <w:rsid w:val="0016591C"/>
    <w:rsid w:val="00165E3D"/>
    <w:rsid w:val="00166416"/>
    <w:rsid w:val="00166509"/>
    <w:rsid w:val="001667CA"/>
    <w:rsid w:val="001675D3"/>
    <w:rsid w:val="00167A72"/>
    <w:rsid w:val="00171E1E"/>
    <w:rsid w:val="001726B0"/>
    <w:rsid w:val="00173BE2"/>
    <w:rsid w:val="00173E88"/>
    <w:rsid w:val="001741B1"/>
    <w:rsid w:val="001743BB"/>
    <w:rsid w:val="001751DB"/>
    <w:rsid w:val="00175A81"/>
    <w:rsid w:val="00175CFE"/>
    <w:rsid w:val="0017751A"/>
    <w:rsid w:val="001777D4"/>
    <w:rsid w:val="00180D8B"/>
    <w:rsid w:val="0018102F"/>
    <w:rsid w:val="0018130C"/>
    <w:rsid w:val="00181EB2"/>
    <w:rsid w:val="00182982"/>
    <w:rsid w:val="00182C0C"/>
    <w:rsid w:val="00182E42"/>
    <w:rsid w:val="00182E4A"/>
    <w:rsid w:val="00183265"/>
    <w:rsid w:val="001834ED"/>
    <w:rsid w:val="00184876"/>
    <w:rsid w:val="001849BB"/>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9C4"/>
    <w:rsid w:val="00191D81"/>
    <w:rsid w:val="0019216E"/>
    <w:rsid w:val="001921D4"/>
    <w:rsid w:val="0019295C"/>
    <w:rsid w:val="001929B8"/>
    <w:rsid w:val="00192AB3"/>
    <w:rsid w:val="00192D39"/>
    <w:rsid w:val="00194150"/>
    <w:rsid w:val="001947DD"/>
    <w:rsid w:val="00194A09"/>
    <w:rsid w:val="00194E09"/>
    <w:rsid w:val="0019581E"/>
    <w:rsid w:val="00195B6A"/>
    <w:rsid w:val="00195BF5"/>
    <w:rsid w:val="001966F5"/>
    <w:rsid w:val="00196AC5"/>
    <w:rsid w:val="00197753"/>
    <w:rsid w:val="00197850"/>
    <w:rsid w:val="001A0D27"/>
    <w:rsid w:val="001A0D61"/>
    <w:rsid w:val="001A115B"/>
    <w:rsid w:val="001A1B50"/>
    <w:rsid w:val="001A2C36"/>
    <w:rsid w:val="001A3026"/>
    <w:rsid w:val="001A3153"/>
    <w:rsid w:val="001A39C0"/>
    <w:rsid w:val="001A3F42"/>
    <w:rsid w:val="001A3FFE"/>
    <w:rsid w:val="001A44F2"/>
    <w:rsid w:val="001A5514"/>
    <w:rsid w:val="001A55EA"/>
    <w:rsid w:val="001A576B"/>
    <w:rsid w:val="001A7629"/>
    <w:rsid w:val="001B06A2"/>
    <w:rsid w:val="001B09D1"/>
    <w:rsid w:val="001B0F83"/>
    <w:rsid w:val="001B1791"/>
    <w:rsid w:val="001B1D46"/>
    <w:rsid w:val="001B3076"/>
    <w:rsid w:val="001B3DAA"/>
    <w:rsid w:val="001B4134"/>
    <w:rsid w:val="001B4240"/>
    <w:rsid w:val="001B50B9"/>
    <w:rsid w:val="001B5513"/>
    <w:rsid w:val="001B5D54"/>
    <w:rsid w:val="001B5EE0"/>
    <w:rsid w:val="001B6933"/>
    <w:rsid w:val="001B703A"/>
    <w:rsid w:val="001B7242"/>
    <w:rsid w:val="001B7ABF"/>
    <w:rsid w:val="001B7D4B"/>
    <w:rsid w:val="001B7E9F"/>
    <w:rsid w:val="001C080F"/>
    <w:rsid w:val="001C0F5B"/>
    <w:rsid w:val="001C194A"/>
    <w:rsid w:val="001C1C90"/>
    <w:rsid w:val="001C2974"/>
    <w:rsid w:val="001C2B1A"/>
    <w:rsid w:val="001C3209"/>
    <w:rsid w:val="001C35C3"/>
    <w:rsid w:val="001C370B"/>
    <w:rsid w:val="001C3949"/>
    <w:rsid w:val="001C3DEF"/>
    <w:rsid w:val="001C4573"/>
    <w:rsid w:val="001C4EB7"/>
    <w:rsid w:val="001C5055"/>
    <w:rsid w:val="001C5500"/>
    <w:rsid w:val="001C646B"/>
    <w:rsid w:val="001C6731"/>
    <w:rsid w:val="001C68DA"/>
    <w:rsid w:val="001C69B5"/>
    <w:rsid w:val="001C6E17"/>
    <w:rsid w:val="001C754B"/>
    <w:rsid w:val="001C772C"/>
    <w:rsid w:val="001D0421"/>
    <w:rsid w:val="001D13F9"/>
    <w:rsid w:val="001D1B69"/>
    <w:rsid w:val="001D1C59"/>
    <w:rsid w:val="001D1C5C"/>
    <w:rsid w:val="001D1DB9"/>
    <w:rsid w:val="001D2200"/>
    <w:rsid w:val="001D2737"/>
    <w:rsid w:val="001D27BC"/>
    <w:rsid w:val="001D29AB"/>
    <w:rsid w:val="001D2BDC"/>
    <w:rsid w:val="001D3A56"/>
    <w:rsid w:val="001D3D4D"/>
    <w:rsid w:val="001D40BF"/>
    <w:rsid w:val="001D44C7"/>
    <w:rsid w:val="001D4BA6"/>
    <w:rsid w:val="001D4D5D"/>
    <w:rsid w:val="001D5DEA"/>
    <w:rsid w:val="001D6174"/>
    <w:rsid w:val="001D66A2"/>
    <w:rsid w:val="001D6939"/>
    <w:rsid w:val="001D6B2B"/>
    <w:rsid w:val="001D6B2C"/>
    <w:rsid w:val="001D6BD7"/>
    <w:rsid w:val="001D7379"/>
    <w:rsid w:val="001D7460"/>
    <w:rsid w:val="001D74A5"/>
    <w:rsid w:val="001D7BCE"/>
    <w:rsid w:val="001E11A4"/>
    <w:rsid w:val="001E13F8"/>
    <w:rsid w:val="001E155F"/>
    <w:rsid w:val="001E1C7F"/>
    <w:rsid w:val="001E1E9E"/>
    <w:rsid w:val="001E2590"/>
    <w:rsid w:val="001E2CA0"/>
    <w:rsid w:val="001E364E"/>
    <w:rsid w:val="001E3BE3"/>
    <w:rsid w:val="001E3DEA"/>
    <w:rsid w:val="001E4501"/>
    <w:rsid w:val="001E4637"/>
    <w:rsid w:val="001E46DD"/>
    <w:rsid w:val="001E507A"/>
    <w:rsid w:val="001E5253"/>
    <w:rsid w:val="001E5448"/>
    <w:rsid w:val="001E6D7B"/>
    <w:rsid w:val="001E7072"/>
    <w:rsid w:val="001E71EA"/>
    <w:rsid w:val="001E76E6"/>
    <w:rsid w:val="001E7869"/>
    <w:rsid w:val="001E79EE"/>
    <w:rsid w:val="001E7F15"/>
    <w:rsid w:val="001F0A88"/>
    <w:rsid w:val="001F0C85"/>
    <w:rsid w:val="001F1D34"/>
    <w:rsid w:val="001F2327"/>
    <w:rsid w:val="001F2883"/>
    <w:rsid w:val="001F3A3C"/>
    <w:rsid w:val="001F42C4"/>
    <w:rsid w:val="001F4EA2"/>
    <w:rsid w:val="001F51E0"/>
    <w:rsid w:val="001F52E3"/>
    <w:rsid w:val="001F53A6"/>
    <w:rsid w:val="001F5B7C"/>
    <w:rsid w:val="001F5B9A"/>
    <w:rsid w:val="001F62C1"/>
    <w:rsid w:val="001F6514"/>
    <w:rsid w:val="001F6921"/>
    <w:rsid w:val="001F6B2C"/>
    <w:rsid w:val="001F7231"/>
    <w:rsid w:val="001F7D6E"/>
    <w:rsid w:val="001F7DB0"/>
    <w:rsid w:val="002008B6"/>
    <w:rsid w:val="00200958"/>
    <w:rsid w:val="00200AE2"/>
    <w:rsid w:val="00200FC1"/>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5E7"/>
    <w:rsid w:val="00211940"/>
    <w:rsid w:val="00211BBB"/>
    <w:rsid w:val="00211F61"/>
    <w:rsid w:val="002124A7"/>
    <w:rsid w:val="00212E52"/>
    <w:rsid w:val="0021300D"/>
    <w:rsid w:val="00214543"/>
    <w:rsid w:val="00214F28"/>
    <w:rsid w:val="00215495"/>
    <w:rsid w:val="0021554F"/>
    <w:rsid w:val="00216695"/>
    <w:rsid w:val="00216DD8"/>
    <w:rsid w:val="00217669"/>
    <w:rsid w:val="00217AFA"/>
    <w:rsid w:val="00217C63"/>
    <w:rsid w:val="00217D51"/>
    <w:rsid w:val="0022038B"/>
    <w:rsid w:val="00220415"/>
    <w:rsid w:val="0022166C"/>
    <w:rsid w:val="002217B8"/>
    <w:rsid w:val="002223B8"/>
    <w:rsid w:val="002223DC"/>
    <w:rsid w:val="002225C1"/>
    <w:rsid w:val="0022331D"/>
    <w:rsid w:val="0022350A"/>
    <w:rsid w:val="00223C7A"/>
    <w:rsid w:val="00223CAA"/>
    <w:rsid w:val="00224351"/>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29"/>
    <w:rsid w:val="00236598"/>
    <w:rsid w:val="00236682"/>
    <w:rsid w:val="002366BB"/>
    <w:rsid w:val="0023676B"/>
    <w:rsid w:val="00236D52"/>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705F"/>
    <w:rsid w:val="0024766A"/>
    <w:rsid w:val="002505F8"/>
    <w:rsid w:val="00250B13"/>
    <w:rsid w:val="00250FC7"/>
    <w:rsid w:val="00251FF2"/>
    <w:rsid w:val="00252442"/>
    <w:rsid w:val="00252708"/>
    <w:rsid w:val="00252BB9"/>
    <w:rsid w:val="00252C40"/>
    <w:rsid w:val="002534F0"/>
    <w:rsid w:val="00253DDA"/>
    <w:rsid w:val="002543DE"/>
    <w:rsid w:val="0025494C"/>
    <w:rsid w:val="00254995"/>
    <w:rsid w:val="0025555C"/>
    <w:rsid w:val="002572B6"/>
    <w:rsid w:val="00257339"/>
    <w:rsid w:val="002577B2"/>
    <w:rsid w:val="0025796B"/>
    <w:rsid w:val="00257ADA"/>
    <w:rsid w:val="002602FF"/>
    <w:rsid w:val="002604EB"/>
    <w:rsid w:val="002604F8"/>
    <w:rsid w:val="0026072F"/>
    <w:rsid w:val="0026081D"/>
    <w:rsid w:val="002608D1"/>
    <w:rsid w:val="0026092E"/>
    <w:rsid w:val="00260D2E"/>
    <w:rsid w:val="00261053"/>
    <w:rsid w:val="00261C5D"/>
    <w:rsid w:val="002622A2"/>
    <w:rsid w:val="002625CC"/>
    <w:rsid w:val="00264460"/>
    <w:rsid w:val="0026451D"/>
    <w:rsid w:val="002646C7"/>
    <w:rsid w:val="002649A2"/>
    <w:rsid w:val="00264D3F"/>
    <w:rsid w:val="002650D4"/>
    <w:rsid w:val="002663F4"/>
    <w:rsid w:val="00266AD1"/>
    <w:rsid w:val="00266CB1"/>
    <w:rsid w:val="00266F84"/>
    <w:rsid w:val="00267335"/>
    <w:rsid w:val="002708A5"/>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B62"/>
    <w:rsid w:val="00294C7D"/>
    <w:rsid w:val="00294FD7"/>
    <w:rsid w:val="0029510B"/>
    <w:rsid w:val="00295EDD"/>
    <w:rsid w:val="002961DC"/>
    <w:rsid w:val="00296410"/>
    <w:rsid w:val="002967A4"/>
    <w:rsid w:val="00296E5A"/>
    <w:rsid w:val="002971C8"/>
    <w:rsid w:val="0029770B"/>
    <w:rsid w:val="0029775D"/>
    <w:rsid w:val="002A0365"/>
    <w:rsid w:val="002A0F3C"/>
    <w:rsid w:val="002A112C"/>
    <w:rsid w:val="002A1146"/>
    <w:rsid w:val="002A25C3"/>
    <w:rsid w:val="002A2FFC"/>
    <w:rsid w:val="002A317F"/>
    <w:rsid w:val="002A3516"/>
    <w:rsid w:val="002A3A54"/>
    <w:rsid w:val="002A3DCC"/>
    <w:rsid w:val="002A3EF5"/>
    <w:rsid w:val="002A4166"/>
    <w:rsid w:val="002A4749"/>
    <w:rsid w:val="002A4D44"/>
    <w:rsid w:val="002A5611"/>
    <w:rsid w:val="002A5E00"/>
    <w:rsid w:val="002A64FF"/>
    <w:rsid w:val="002A69B5"/>
    <w:rsid w:val="002A6D1F"/>
    <w:rsid w:val="002A6DE9"/>
    <w:rsid w:val="002A7374"/>
    <w:rsid w:val="002A7477"/>
    <w:rsid w:val="002A7753"/>
    <w:rsid w:val="002B16F6"/>
    <w:rsid w:val="002B1AEC"/>
    <w:rsid w:val="002B1F20"/>
    <w:rsid w:val="002B2DDE"/>
    <w:rsid w:val="002B3054"/>
    <w:rsid w:val="002B3665"/>
    <w:rsid w:val="002B4005"/>
    <w:rsid w:val="002B42D7"/>
    <w:rsid w:val="002B4DC4"/>
    <w:rsid w:val="002B4F3A"/>
    <w:rsid w:val="002B5B01"/>
    <w:rsid w:val="002B6225"/>
    <w:rsid w:val="002B6E40"/>
    <w:rsid w:val="002B7938"/>
    <w:rsid w:val="002C1D26"/>
    <w:rsid w:val="002C2238"/>
    <w:rsid w:val="002C24B5"/>
    <w:rsid w:val="002C29E2"/>
    <w:rsid w:val="002C39BD"/>
    <w:rsid w:val="002C3E39"/>
    <w:rsid w:val="002C4309"/>
    <w:rsid w:val="002C47D4"/>
    <w:rsid w:val="002C541D"/>
    <w:rsid w:val="002C549D"/>
    <w:rsid w:val="002C560A"/>
    <w:rsid w:val="002C5797"/>
    <w:rsid w:val="002C58EF"/>
    <w:rsid w:val="002C698F"/>
    <w:rsid w:val="002C6BE9"/>
    <w:rsid w:val="002C6C26"/>
    <w:rsid w:val="002C7743"/>
    <w:rsid w:val="002D0013"/>
    <w:rsid w:val="002D07DC"/>
    <w:rsid w:val="002D0ADD"/>
    <w:rsid w:val="002D1756"/>
    <w:rsid w:val="002D1B68"/>
    <w:rsid w:val="002D1C95"/>
    <w:rsid w:val="002D23F6"/>
    <w:rsid w:val="002D27DA"/>
    <w:rsid w:val="002D30B5"/>
    <w:rsid w:val="002D3374"/>
    <w:rsid w:val="002D37E1"/>
    <w:rsid w:val="002D4102"/>
    <w:rsid w:val="002D4876"/>
    <w:rsid w:val="002D48A5"/>
    <w:rsid w:val="002D4B16"/>
    <w:rsid w:val="002D4CEE"/>
    <w:rsid w:val="002D5489"/>
    <w:rsid w:val="002D5494"/>
    <w:rsid w:val="002D5706"/>
    <w:rsid w:val="002D5CDE"/>
    <w:rsid w:val="002D6398"/>
    <w:rsid w:val="002D668B"/>
    <w:rsid w:val="002D686A"/>
    <w:rsid w:val="002D71E7"/>
    <w:rsid w:val="002D7723"/>
    <w:rsid w:val="002E0B2D"/>
    <w:rsid w:val="002E1494"/>
    <w:rsid w:val="002E16A0"/>
    <w:rsid w:val="002E1C2D"/>
    <w:rsid w:val="002E1F7C"/>
    <w:rsid w:val="002E25FA"/>
    <w:rsid w:val="002E2872"/>
    <w:rsid w:val="002E2D21"/>
    <w:rsid w:val="002E2F5E"/>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528"/>
    <w:rsid w:val="002F4BF5"/>
    <w:rsid w:val="002F653F"/>
    <w:rsid w:val="002F673F"/>
    <w:rsid w:val="002F6943"/>
    <w:rsid w:val="002F7904"/>
    <w:rsid w:val="002F7C64"/>
    <w:rsid w:val="003006BB"/>
    <w:rsid w:val="00300900"/>
    <w:rsid w:val="00300DAE"/>
    <w:rsid w:val="00301E92"/>
    <w:rsid w:val="0030229C"/>
    <w:rsid w:val="0030314C"/>
    <w:rsid w:val="003034C6"/>
    <w:rsid w:val="00303575"/>
    <w:rsid w:val="00303651"/>
    <w:rsid w:val="00303A88"/>
    <w:rsid w:val="003046F2"/>
    <w:rsid w:val="00304A59"/>
    <w:rsid w:val="003055C6"/>
    <w:rsid w:val="003058FB"/>
    <w:rsid w:val="00305BFB"/>
    <w:rsid w:val="00305F49"/>
    <w:rsid w:val="00307275"/>
    <w:rsid w:val="00307FEE"/>
    <w:rsid w:val="0031009E"/>
    <w:rsid w:val="00310909"/>
    <w:rsid w:val="00310DA6"/>
    <w:rsid w:val="003111F2"/>
    <w:rsid w:val="00311989"/>
    <w:rsid w:val="003120E9"/>
    <w:rsid w:val="00312935"/>
    <w:rsid w:val="00312BA1"/>
    <w:rsid w:val="00312F42"/>
    <w:rsid w:val="0031362F"/>
    <w:rsid w:val="00313E55"/>
    <w:rsid w:val="003143D3"/>
    <w:rsid w:val="003153CA"/>
    <w:rsid w:val="0031567A"/>
    <w:rsid w:val="00316600"/>
    <w:rsid w:val="0031666A"/>
    <w:rsid w:val="003167D3"/>
    <w:rsid w:val="00316965"/>
    <w:rsid w:val="0031715D"/>
    <w:rsid w:val="003179DD"/>
    <w:rsid w:val="00317EB8"/>
    <w:rsid w:val="003207F4"/>
    <w:rsid w:val="003214AB"/>
    <w:rsid w:val="00321BAC"/>
    <w:rsid w:val="00321BEF"/>
    <w:rsid w:val="0032207A"/>
    <w:rsid w:val="0032272D"/>
    <w:rsid w:val="0032354C"/>
    <w:rsid w:val="00323E62"/>
    <w:rsid w:val="00324F67"/>
    <w:rsid w:val="00324FC5"/>
    <w:rsid w:val="00325B5F"/>
    <w:rsid w:val="00325E8B"/>
    <w:rsid w:val="00325F7A"/>
    <w:rsid w:val="003267E3"/>
    <w:rsid w:val="00326F4B"/>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629"/>
    <w:rsid w:val="00337AD4"/>
    <w:rsid w:val="00340C9F"/>
    <w:rsid w:val="0034238C"/>
    <w:rsid w:val="00342E31"/>
    <w:rsid w:val="0034328D"/>
    <w:rsid w:val="0034427C"/>
    <w:rsid w:val="0034428A"/>
    <w:rsid w:val="0034490D"/>
    <w:rsid w:val="00344C51"/>
    <w:rsid w:val="0034527D"/>
    <w:rsid w:val="00345701"/>
    <w:rsid w:val="003460BD"/>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61B7"/>
    <w:rsid w:val="00366830"/>
    <w:rsid w:val="003669CD"/>
    <w:rsid w:val="0036700C"/>
    <w:rsid w:val="00367040"/>
    <w:rsid w:val="0036783A"/>
    <w:rsid w:val="00367ABE"/>
    <w:rsid w:val="00367F85"/>
    <w:rsid w:val="003703ED"/>
    <w:rsid w:val="0037292C"/>
    <w:rsid w:val="00372F9D"/>
    <w:rsid w:val="003732AE"/>
    <w:rsid w:val="0037351F"/>
    <w:rsid w:val="00373550"/>
    <w:rsid w:val="00373E8E"/>
    <w:rsid w:val="00374653"/>
    <w:rsid w:val="003749CE"/>
    <w:rsid w:val="00374A0D"/>
    <w:rsid w:val="0037528F"/>
    <w:rsid w:val="003769C1"/>
    <w:rsid w:val="00377055"/>
    <w:rsid w:val="00377A53"/>
    <w:rsid w:val="00377C95"/>
    <w:rsid w:val="00380592"/>
    <w:rsid w:val="0038104A"/>
    <w:rsid w:val="00381626"/>
    <w:rsid w:val="003816C1"/>
    <w:rsid w:val="003820D3"/>
    <w:rsid w:val="00382DAC"/>
    <w:rsid w:val="00383996"/>
    <w:rsid w:val="00384371"/>
    <w:rsid w:val="00384C74"/>
    <w:rsid w:val="00385418"/>
    <w:rsid w:val="003856B5"/>
    <w:rsid w:val="00385738"/>
    <w:rsid w:val="003863A6"/>
    <w:rsid w:val="0038666D"/>
    <w:rsid w:val="00386E88"/>
    <w:rsid w:val="003873BE"/>
    <w:rsid w:val="0038770F"/>
    <w:rsid w:val="003879FE"/>
    <w:rsid w:val="00387F6F"/>
    <w:rsid w:val="0039084B"/>
    <w:rsid w:val="00390DF7"/>
    <w:rsid w:val="00391318"/>
    <w:rsid w:val="0039282A"/>
    <w:rsid w:val="00392B1A"/>
    <w:rsid w:val="00392C6E"/>
    <w:rsid w:val="00392F52"/>
    <w:rsid w:val="00393379"/>
    <w:rsid w:val="0039341D"/>
    <w:rsid w:val="003936BE"/>
    <w:rsid w:val="00393A93"/>
    <w:rsid w:val="00394B16"/>
    <w:rsid w:val="00394D91"/>
    <w:rsid w:val="00395077"/>
    <w:rsid w:val="00395094"/>
    <w:rsid w:val="00395865"/>
    <w:rsid w:val="00395E70"/>
    <w:rsid w:val="0039651F"/>
    <w:rsid w:val="00396B70"/>
    <w:rsid w:val="00397483"/>
    <w:rsid w:val="00397C80"/>
    <w:rsid w:val="003A1218"/>
    <w:rsid w:val="003A1438"/>
    <w:rsid w:val="003A174C"/>
    <w:rsid w:val="003A19AC"/>
    <w:rsid w:val="003A272E"/>
    <w:rsid w:val="003A34B4"/>
    <w:rsid w:val="003A358C"/>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B0012"/>
    <w:rsid w:val="003B0AAF"/>
    <w:rsid w:val="003B0D48"/>
    <w:rsid w:val="003B1189"/>
    <w:rsid w:val="003B121A"/>
    <w:rsid w:val="003B187F"/>
    <w:rsid w:val="003B1BC1"/>
    <w:rsid w:val="003B353C"/>
    <w:rsid w:val="003B3E62"/>
    <w:rsid w:val="003B413B"/>
    <w:rsid w:val="003B4275"/>
    <w:rsid w:val="003B4A88"/>
    <w:rsid w:val="003B5112"/>
    <w:rsid w:val="003B52BF"/>
    <w:rsid w:val="003B5CDC"/>
    <w:rsid w:val="003B6D22"/>
    <w:rsid w:val="003B7867"/>
    <w:rsid w:val="003B7C3C"/>
    <w:rsid w:val="003B7F8E"/>
    <w:rsid w:val="003C017A"/>
    <w:rsid w:val="003C1049"/>
    <w:rsid w:val="003C23A6"/>
    <w:rsid w:val="003C23B9"/>
    <w:rsid w:val="003C3921"/>
    <w:rsid w:val="003C3D95"/>
    <w:rsid w:val="003C43B2"/>
    <w:rsid w:val="003C460A"/>
    <w:rsid w:val="003C49BD"/>
    <w:rsid w:val="003C5557"/>
    <w:rsid w:val="003C686A"/>
    <w:rsid w:val="003C6D5C"/>
    <w:rsid w:val="003C76B9"/>
    <w:rsid w:val="003C7774"/>
    <w:rsid w:val="003D1372"/>
    <w:rsid w:val="003D13E6"/>
    <w:rsid w:val="003D1536"/>
    <w:rsid w:val="003D1AA2"/>
    <w:rsid w:val="003D24D8"/>
    <w:rsid w:val="003D394F"/>
    <w:rsid w:val="003D3ADB"/>
    <w:rsid w:val="003D457D"/>
    <w:rsid w:val="003D47AC"/>
    <w:rsid w:val="003D4B21"/>
    <w:rsid w:val="003D59D3"/>
    <w:rsid w:val="003D62CF"/>
    <w:rsid w:val="003D6B98"/>
    <w:rsid w:val="003D6C5C"/>
    <w:rsid w:val="003D6C61"/>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413"/>
    <w:rsid w:val="004026E5"/>
    <w:rsid w:val="004027CE"/>
    <w:rsid w:val="004027F6"/>
    <w:rsid w:val="0040317A"/>
    <w:rsid w:val="00404582"/>
    <w:rsid w:val="00404801"/>
    <w:rsid w:val="004052EB"/>
    <w:rsid w:val="004055A0"/>
    <w:rsid w:val="00405D21"/>
    <w:rsid w:val="00406314"/>
    <w:rsid w:val="00407B57"/>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2527"/>
    <w:rsid w:val="004230C6"/>
    <w:rsid w:val="004238D2"/>
    <w:rsid w:val="00423B56"/>
    <w:rsid w:val="00423CCD"/>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083"/>
    <w:rsid w:val="00435259"/>
    <w:rsid w:val="004371CE"/>
    <w:rsid w:val="00437F62"/>
    <w:rsid w:val="00440309"/>
    <w:rsid w:val="0044258F"/>
    <w:rsid w:val="00442BFD"/>
    <w:rsid w:val="00443367"/>
    <w:rsid w:val="00443B74"/>
    <w:rsid w:val="004448DE"/>
    <w:rsid w:val="00444ECA"/>
    <w:rsid w:val="00444FC6"/>
    <w:rsid w:val="0044678D"/>
    <w:rsid w:val="00447614"/>
    <w:rsid w:val="004478B1"/>
    <w:rsid w:val="00447D7F"/>
    <w:rsid w:val="00451754"/>
    <w:rsid w:val="00451986"/>
    <w:rsid w:val="004521BE"/>
    <w:rsid w:val="004543C1"/>
    <w:rsid w:val="00454B0D"/>
    <w:rsid w:val="00455DEA"/>
    <w:rsid w:val="0045624A"/>
    <w:rsid w:val="00456BEF"/>
    <w:rsid w:val="00457825"/>
    <w:rsid w:val="00457E16"/>
    <w:rsid w:val="004614B7"/>
    <w:rsid w:val="0046159F"/>
    <w:rsid w:val="0046171F"/>
    <w:rsid w:val="00461A6B"/>
    <w:rsid w:val="00461E68"/>
    <w:rsid w:val="004626AD"/>
    <w:rsid w:val="00462B11"/>
    <w:rsid w:val="00462EDF"/>
    <w:rsid w:val="00463C95"/>
    <w:rsid w:val="00464B10"/>
    <w:rsid w:val="00464FB3"/>
    <w:rsid w:val="00465828"/>
    <w:rsid w:val="0046682B"/>
    <w:rsid w:val="00470213"/>
    <w:rsid w:val="0047039A"/>
    <w:rsid w:val="0047039D"/>
    <w:rsid w:val="0047374E"/>
    <w:rsid w:val="0047466A"/>
    <w:rsid w:val="004746DB"/>
    <w:rsid w:val="00474E64"/>
    <w:rsid w:val="00475A22"/>
    <w:rsid w:val="0047645F"/>
    <w:rsid w:val="004766DC"/>
    <w:rsid w:val="00477103"/>
    <w:rsid w:val="00477763"/>
    <w:rsid w:val="00477946"/>
    <w:rsid w:val="0047794A"/>
    <w:rsid w:val="0048038E"/>
    <w:rsid w:val="004809AB"/>
    <w:rsid w:val="00480CEC"/>
    <w:rsid w:val="00480E98"/>
    <w:rsid w:val="00481694"/>
    <w:rsid w:val="00482180"/>
    <w:rsid w:val="004828F9"/>
    <w:rsid w:val="004839B1"/>
    <w:rsid w:val="00483F0A"/>
    <w:rsid w:val="00483FE0"/>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DF"/>
    <w:rsid w:val="004A4F47"/>
    <w:rsid w:val="004A5473"/>
    <w:rsid w:val="004A663F"/>
    <w:rsid w:val="004A688C"/>
    <w:rsid w:val="004A6FA5"/>
    <w:rsid w:val="004A7623"/>
    <w:rsid w:val="004B05EF"/>
    <w:rsid w:val="004B0EDF"/>
    <w:rsid w:val="004B1027"/>
    <w:rsid w:val="004B1B17"/>
    <w:rsid w:val="004B260D"/>
    <w:rsid w:val="004B294B"/>
    <w:rsid w:val="004B2F3B"/>
    <w:rsid w:val="004B32C3"/>
    <w:rsid w:val="004B3615"/>
    <w:rsid w:val="004B3C2B"/>
    <w:rsid w:val="004B449A"/>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2A8D"/>
    <w:rsid w:val="004D4497"/>
    <w:rsid w:val="004D44FA"/>
    <w:rsid w:val="004D4519"/>
    <w:rsid w:val="004D48B6"/>
    <w:rsid w:val="004D5057"/>
    <w:rsid w:val="004D5131"/>
    <w:rsid w:val="004D5E87"/>
    <w:rsid w:val="004D6000"/>
    <w:rsid w:val="004D6F15"/>
    <w:rsid w:val="004D7E54"/>
    <w:rsid w:val="004D7FC7"/>
    <w:rsid w:val="004E0D90"/>
    <w:rsid w:val="004E1015"/>
    <w:rsid w:val="004E16E6"/>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4E6C"/>
    <w:rsid w:val="004F6E83"/>
    <w:rsid w:val="004F764D"/>
    <w:rsid w:val="004F787B"/>
    <w:rsid w:val="004F7D02"/>
    <w:rsid w:val="005006A0"/>
    <w:rsid w:val="0050159D"/>
    <w:rsid w:val="0050169B"/>
    <w:rsid w:val="00501BF8"/>
    <w:rsid w:val="00501DDE"/>
    <w:rsid w:val="00502B63"/>
    <w:rsid w:val="00502D9C"/>
    <w:rsid w:val="00503504"/>
    <w:rsid w:val="0050403D"/>
    <w:rsid w:val="0050461A"/>
    <w:rsid w:val="00505160"/>
    <w:rsid w:val="005054D0"/>
    <w:rsid w:val="0050572F"/>
    <w:rsid w:val="00505911"/>
    <w:rsid w:val="005064CC"/>
    <w:rsid w:val="00506925"/>
    <w:rsid w:val="00506DD1"/>
    <w:rsid w:val="00507822"/>
    <w:rsid w:val="00507C87"/>
    <w:rsid w:val="00507D0F"/>
    <w:rsid w:val="0051001B"/>
    <w:rsid w:val="005111E9"/>
    <w:rsid w:val="00511E34"/>
    <w:rsid w:val="0051210C"/>
    <w:rsid w:val="005123C2"/>
    <w:rsid w:val="0051254B"/>
    <w:rsid w:val="0051280A"/>
    <w:rsid w:val="00512D38"/>
    <w:rsid w:val="00513AEC"/>
    <w:rsid w:val="005140F1"/>
    <w:rsid w:val="00514BAC"/>
    <w:rsid w:val="00514D40"/>
    <w:rsid w:val="00515604"/>
    <w:rsid w:val="00516103"/>
    <w:rsid w:val="005161C2"/>
    <w:rsid w:val="00516352"/>
    <w:rsid w:val="0051679F"/>
    <w:rsid w:val="005169D6"/>
    <w:rsid w:val="00516F39"/>
    <w:rsid w:val="005173C2"/>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95C"/>
    <w:rsid w:val="00536C9B"/>
    <w:rsid w:val="00536F9A"/>
    <w:rsid w:val="005376BD"/>
    <w:rsid w:val="00537A74"/>
    <w:rsid w:val="00537D4C"/>
    <w:rsid w:val="00537FBC"/>
    <w:rsid w:val="0054011B"/>
    <w:rsid w:val="0054013F"/>
    <w:rsid w:val="00540F0B"/>
    <w:rsid w:val="005414D5"/>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47EC6"/>
    <w:rsid w:val="005500A0"/>
    <w:rsid w:val="005502A2"/>
    <w:rsid w:val="0055136E"/>
    <w:rsid w:val="00551547"/>
    <w:rsid w:val="00551CFA"/>
    <w:rsid w:val="00552136"/>
    <w:rsid w:val="00552556"/>
    <w:rsid w:val="00553576"/>
    <w:rsid w:val="0055533C"/>
    <w:rsid w:val="0055588A"/>
    <w:rsid w:val="00555E98"/>
    <w:rsid w:val="00555FB9"/>
    <w:rsid w:val="005562BA"/>
    <w:rsid w:val="00556330"/>
    <w:rsid w:val="00556412"/>
    <w:rsid w:val="0055716F"/>
    <w:rsid w:val="005577A2"/>
    <w:rsid w:val="00557C10"/>
    <w:rsid w:val="00557CF0"/>
    <w:rsid w:val="00560019"/>
    <w:rsid w:val="00561EAD"/>
    <w:rsid w:val="00561FEF"/>
    <w:rsid w:val="0056235B"/>
    <w:rsid w:val="00562527"/>
    <w:rsid w:val="005628C6"/>
    <w:rsid w:val="00562A39"/>
    <w:rsid w:val="005635A9"/>
    <w:rsid w:val="00563603"/>
    <w:rsid w:val="00564351"/>
    <w:rsid w:val="00564FDD"/>
    <w:rsid w:val="005654C2"/>
    <w:rsid w:val="00565791"/>
    <w:rsid w:val="00566F44"/>
    <w:rsid w:val="005671D6"/>
    <w:rsid w:val="00567AA9"/>
    <w:rsid w:val="00570217"/>
    <w:rsid w:val="005703DF"/>
    <w:rsid w:val="00570483"/>
    <w:rsid w:val="005704A7"/>
    <w:rsid w:val="0057050E"/>
    <w:rsid w:val="00570A20"/>
    <w:rsid w:val="00570DC1"/>
    <w:rsid w:val="00570FED"/>
    <w:rsid w:val="00571CC3"/>
    <w:rsid w:val="0057336B"/>
    <w:rsid w:val="005735E5"/>
    <w:rsid w:val="0057361D"/>
    <w:rsid w:val="005739A8"/>
    <w:rsid w:val="00574CB7"/>
    <w:rsid w:val="00574DD8"/>
    <w:rsid w:val="00574EA2"/>
    <w:rsid w:val="005751F5"/>
    <w:rsid w:val="005756D0"/>
    <w:rsid w:val="00576C0A"/>
    <w:rsid w:val="00577299"/>
    <w:rsid w:val="00577AC5"/>
    <w:rsid w:val="0058003B"/>
    <w:rsid w:val="00580095"/>
    <w:rsid w:val="00580275"/>
    <w:rsid w:val="005804D7"/>
    <w:rsid w:val="005804E8"/>
    <w:rsid w:val="0058219E"/>
    <w:rsid w:val="005827CC"/>
    <w:rsid w:val="00582974"/>
    <w:rsid w:val="00582ADF"/>
    <w:rsid w:val="0058319A"/>
    <w:rsid w:val="005837E3"/>
    <w:rsid w:val="005838DF"/>
    <w:rsid w:val="005839C3"/>
    <w:rsid w:val="00583E74"/>
    <w:rsid w:val="005842A8"/>
    <w:rsid w:val="005847B3"/>
    <w:rsid w:val="005847E1"/>
    <w:rsid w:val="00584EE9"/>
    <w:rsid w:val="00585B92"/>
    <w:rsid w:val="0058627C"/>
    <w:rsid w:val="0058634C"/>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28"/>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407C"/>
    <w:rsid w:val="005A4AFA"/>
    <w:rsid w:val="005A4C35"/>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4C20"/>
    <w:rsid w:val="005B586F"/>
    <w:rsid w:val="005B5B49"/>
    <w:rsid w:val="005B63F5"/>
    <w:rsid w:val="005B68E6"/>
    <w:rsid w:val="005B71F2"/>
    <w:rsid w:val="005C0148"/>
    <w:rsid w:val="005C01C1"/>
    <w:rsid w:val="005C0D85"/>
    <w:rsid w:val="005C1254"/>
    <w:rsid w:val="005C1540"/>
    <w:rsid w:val="005C1D2C"/>
    <w:rsid w:val="005C2ECC"/>
    <w:rsid w:val="005C3C8D"/>
    <w:rsid w:val="005C3E41"/>
    <w:rsid w:val="005C3FC8"/>
    <w:rsid w:val="005C43F6"/>
    <w:rsid w:val="005C45A9"/>
    <w:rsid w:val="005C4615"/>
    <w:rsid w:val="005C4741"/>
    <w:rsid w:val="005C4A57"/>
    <w:rsid w:val="005C6FD8"/>
    <w:rsid w:val="005C759E"/>
    <w:rsid w:val="005C75BE"/>
    <w:rsid w:val="005C79A5"/>
    <w:rsid w:val="005C7A43"/>
    <w:rsid w:val="005C7F1A"/>
    <w:rsid w:val="005D017E"/>
    <w:rsid w:val="005D052F"/>
    <w:rsid w:val="005D0D86"/>
    <w:rsid w:val="005D0E8F"/>
    <w:rsid w:val="005D121D"/>
    <w:rsid w:val="005D193E"/>
    <w:rsid w:val="005D1DAE"/>
    <w:rsid w:val="005D3546"/>
    <w:rsid w:val="005D3D4C"/>
    <w:rsid w:val="005D45AB"/>
    <w:rsid w:val="005D4D4D"/>
    <w:rsid w:val="005D5042"/>
    <w:rsid w:val="005D51C7"/>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3BB"/>
    <w:rsid w:val="005E525E"/>
    <w:rsid w:val="005E530F"/>
    <w:rsid w:val="005E55FC"/>
    <w:rsid w:val="005E5A22"/>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3D7"/>
    <w:rsid w:val="005F305A"/>
    <w:rsid w:val="005F3632"/>
    <w:rsid w:val="005F3697"/>
    <w:rsid w:val="005F4064"/>
    <w:rsid w:val="005F482F"/>
    <w:rsid w:val="005F5B4C"/>
    <w:rsid w:val="005F5E55"/>
    <w:rsid w:val="005F6C9A"/>
    <w:rsid w:val="005F72E6"/>
    <w:rsid w:val="005F7A3F"/>
    <w:rsid w:val="005F7A68"/>
    <w:rsid w:val="005F7E18"/>
    <w:rsid w:val="006000B0"/>
    <w:rsid w:val="00600707"/>
    <w:rsid w:val="0060071C"/>
    <w:rsid w:val="00600B6B"/>
    <w:rsid w:val="00600C62"/>
    <w:rsid w:val="00600E00"/>
    <w:rsid w:val="00601659"/>
    <w:rsid w:val="0060193C"/>
    <w:rsid w:val="00601E8B"/>
    <w:rsid w:val="00602C14"/>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D8E"/>
    <w:rsid w:val="006133DD"/>
    <w:rsid w:val="00613678"/>
    <w:rsid w:val="0061382A"/>
    <w:rsid w:val="00615206"/>
    <w:rsid w:val="00615689"/>
    <w:rsid w:val="00615E04"/>
    <w:rsid w:val="00616004"/>
    <w:rsid w:val="0061633B"/>
    <w:rsid w:val="0061671B"/>
    <w:rsid w:val="00616972"/>
    <w:rsid w:val="006201C1"/>
    <w:rsid w:val="00620266"/>
    <w:rsid w:val="00620F0A"/>
    <w:rsid w:val="00620F14"/>
    <w:rsid w:val="00621D96"/>
    <w:rsid w:val="0062208A"/>
    <w:rsid w:val="006223FD"/>
    <w:rsid w:val="006226C6"/>
    <w:rsid w:val="00622793"/>
    <w:rsid w:val="00622F48"/>
    <w:rsid w:val="0062333A"/>
    <w:rsid w:val="0062380D"/>
    <w:rsid w:val="0062555E"/>
    <w:rsid w:val="006258B0"/>
    <w:rsid w:val="006265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A45"/>
    <w:rsid w:val="00634B2D"/>
    <w:rsid w:val="006359A5"/>
    <w:rsid w:val="0063647C"/>
    <w:rsid w:val="006365A5"/>
    <w:rsid w:val="006374C7"/>
    <w:rsid w:val="0063790A"/>
    <w:rsid w:val="00637E14"/>
    <w:rsid w:val="006411CF"/>
    <w:rsid w:val="00642A6F"/>
    <w:rsid w:val="00642F44"/>
    <w:rsid w:val="0064395F"/>
    <w:rsid w:val="00643A07"/>
    <w:rsid w:val="006441C6"/>
    <w:rsid w:val="00645582"/>
    <w:rsid w:val="00645E0B"/>
    <w:rsid w:val="00645F9A"/>
    <w:rsid w:val="00646012"/>
    <w:rsid w:val="00646AD4"/>
    <w:rsid w:val="006477D0"/>
    <w:rsid w:val="00647C52"/>
    <w:rsid w:val="00647DD6"/>
    <w:rsid w:val="006501DB"/>
    <w:rsid w:val="0065038E"/>
    <w:rsid w:val="00650A23"/>
    <w:rsid w:val="00651266"/>
    <w:rsid w:val="0065138E"/>
    <w:rsid w:val="00651A66"/>
    <w:rsid w:val="006529B4"/>
    <w:rsid w:val="00652D17"/>
    <w:rsid w:val="00652DC5"/>
    <w:rsid w:val="00653020"/>
    <w:rsid w:val="006534CB"/>
    <w:rsid w:val="00653DE5"/>
    <w:rsid w:val="006541EC"/>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9F"/>
    <w:rsid w:val="00662DFC"/>
    <w:rsid w:val="00663B5D"/>
    <w:rsid w:val="00663CA9"/>
    <w:rsid w:val="00664F43"/>
    <w:rsid w:val="00665805"/>
    <w:rsid w:val="006658FF"/>
    <w:rsid w:val="006668C8"/>
    <w:rsid w:val="006678E8"/>
    <w:rsid w:val="00667DCC"/>
    <w:rsid w:val="00670A30"/>
    <w:rsid w:val="00671A13"/>
    <w:rsid w:val="00672173"/>
    <w:rsid w:val="00672803"/>
    <w:rsid w:val="00672E87"/>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FA8"/>
    <w:rsid w:val="006805F4"/>
    <w:rsid w:val="006807BB"/>
    <w:rsid w:val="006812F3"/>
    <w:rsid w:val="00681F75"/>
    <w:rsid w:val="00682140"/>
    <w:rsid w:val="006824FF"/>
    <w:rsid w:val="00682569"/>
    <w:rsid w:val="006829AE"/>
    <w:rsid w:val="00682E95"/>
    <w:rsid w:val="006833EA"/>
    <w:rsid w:val="0068371D"/>
    <w:rsid w:val="00683F54"/>
    <w:rsid w:val="00684381"/>
    <w:rsid w:val="00684BA5"/>
    <w:rsid w:val="00685629"/>
    <w:rsid w:val="006856C7"/>
    <w:rsid w:val="006864D2"/>
    <w:rsid w:val="006868B7"/>
    <w:rsid w:val="00686BBB"/>
    <w:rsid w:val="00686DB1"/>
    <w:rsid w:val="00687519"/>
    <w:rsid w:val="00690094"/>
    <w:rsid w:val="00690B28"/>
    <w:rsid w:val="00690B71"/>
    <w:rsid w:val="00690BE8"/>
    <w:rsid w:val="00690E59"/>
    <w:rsid w:val="00691DC4"/>
    <w:rsid w:val="006921E5"/>
    <w:rsid w:val="006922EB"/>
    <w:rsid w:val="00693138"/>
    <w:rsid w:val="006939A4"/>
    <w:rsid w:val="00694213"/>
    <w:rsid w:val="00694BD4"/>
    <w:rsid w:val="00695036"/>
    <w:rsid w:val="00695A00"/>
    <w:rsid w:val="00695AC8"/>
    <w:rsid w:val="006968B4"/>
    <w:rsid w:val="00696D2F"/>
    <w:rsid w:val="00697C95"/>
    <w:rsid w:val="006A038C"/>
    <w:rsid w:val="006A057E"/>
    <w:rsid w:val="006A0C57"/>
    <w:rsid w:val="006A0D92"/>
    <w:rsid w:val="006A1B27"/>
    <w:rsid w:val="006A239E"/>
    <w:rsid w:val="006A2673"/>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0DD6"/>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4CC"/>
    <w:rsid w:val="006C69F1"/>
    <w:rsid w:val="006C6D9F"/>
    <w:rsid w:val="006C74C9"/>
    <w:rsid w:val="006C7A74"/>
    <w:rsid w:val="006C7BC4"/>
    <w:rsid w:val="006D00FD"/>
    <w:rsid w:val="006D0312"/>
    <w:rsid w:val="006D1E61"/>
    <w:rsid w:val="006D28C7"/>
    <w:rsid w:val="006D296F"/>
    <w:rsid w:val="006D323E"/>
    <w:rsid w:val="006D339A"/>
    <w:rsid w:val="006D3475"/>
    <w:rsid w:val="006D366F"/>
    <w:rsid w:val="006D370E"/>
    <w:rsid w:val="006D37A1"/>
    <w:rsid w:val="006D4728"/>
    <w:rsid w:val="006D4A81"/>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E80"/>
    <w:rsid w:val="006E7542"/>
    <w:rsid w:val="006E7F8E"/>
    <w:rsid w:val="006F1402"/>
    <w:rsid w:val="006F1955"/>
    <w:rsid w:val="006F1B00"/>
    <w:rsid w:val="006F2015"/>
    <w:rsid w:val="006F223D"/>
    <w:rsid w:val="006F2921"/>
    <w:rsid w:val="006F2B1A"/>
    <w:rsid w:val="006F31A4"/>
    <w:rsid w:val="006F3293"/>
    <w:rsid w:val="006F4039"/>
    <w:rsid w:val="006F4190"/>
    <w:rsid w:val="006F47CB"/>
    <w:rsid w:val="006F4DD1"/>
    <w:rsid w:val="006F4F7A"/>
    <w:rsid w:val="006F524B"/>
    <w:rsid w:val="006F57DC"/>
    <w:rsid w:val="006F6006"/>
    <w:rsid w:val="006F6B11"/>
    <w:rsid w:val="006F6E66"/>
    <w:rsid w:val="006F7136"/>
    <w:rsid w:val="006F71BF"/>
    <w:rsid w:val="006F73F6"/>
    <w:rsid w:val="006F78FA"/>
    <w:rsid w:val="006F7D5F"/>
    <w:rsid w:val="006F7DEB"/>
    <w:rsid w:val="006F7F4B"/>
    <w:rsid w:val="00700174"/>
    <w:rsid w:val="00700411"/>
    <w:rsid w:val="0070088A"/>
    <w:rsid w:val="007009D0"/>
    <w:rsid w:val="00703736"/>
    <w:rsid w:val="00703874"/>
    <w:rsid w:val="00703ED8"/>
    <w:rsid w:val="00704129"/>
    <w:rsid w:val="0070478F"/>
    <w:rsid w:val="007055AD"/>
    <w:rsid w:val="00706246"/>
    <w:rsid w:val="0070626E"/>
    <w:rsid w:val="007069D2"/>
    <w:rsid w:val="00707DC2"/>
    <w:rsid w:val="007100DD"/>
    <w:rsid w:val="007106C5"/>
    <w:rsid w:val="00710ABE"/>
    <w:rsid w:val="00710E95"/>
    <w:rsid w:val="00711230"/>
    <w:rsid w:val="00711333"/>
    <w:rsid w:val="007124D4"/>
    <w:rsid w:val="00712E39"/>
    <w:rsid w:val="0071339E"/>
    <w:rsid w:val="00713DE4"/>
    <w:rsid w:val="00714221"/>
    <w:rsid w:val="00714332"/>
    <w:rsid w:val="00714720"/>
    <w:rsid w:val="00714C03"/>
    <w:rsid w:val="007152A4"/>
    <w:rsid w:val="007154F4"/>
    <w:rsid w:val="00716308"/>
    <w:rsid w:val="007169BE"/>
    <w:rsid w:val="00717541"/>
    <w:rsid w:val="007177EF"/>
    <w:rsid w:val="00717A70"/>
    <w:rsid w:val="00717E3E"/>
    <w:rsid w:val="00720205"/>
    <w:rsid w:val="00720D48"/>
    <w:rsid w:val="00721076"/>
    <w:rsid w:val="00721E18"/>
    <w:rsid w:val="00721F70"/>
    <w:rsid w:val="007223BD"/>
    <w:rsid w:val="00723193"/>
    <w:rsid w:val="00723241"/>
    <w:rsid w:val="00723913"/>
    <w:rsid w:val="007240BB"/>
    <w:rsid w:val="00724A3D"/>
    <w:rsid w:val="00725680"/>
    <w:rsid w:val="00726098"/>
    <w:rsid w:val="00726144"/>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3D6E"/>
    <w:rsid w:val="00734682"/>
    <w:rsid w:val="00735324"/>
    <w:rsid w:val="00735A58"/>
    <w:rsid w:val="00735B43"/>
    <w:rsid w:val="00735BEF"/>
    <w:rsid w:val="007369B2"/>
    <w:rsid w:val="00736BA6"/>
    <w:rsid w:val="00736BC1"/>
    <w:rsid w:val="00736BF2"/>
    <w:rsid w:val="00736CA4"/>
    <w:rsid w:val="00737ABF"/>
    <w:rsid w:val="0074021F"/>
    <w:rsid w:val="007402DD"/>
    <w:rsid w:val="007404D4"/>
    <w:rsid w:val="00740834"/>
    <w:rsid w:val="00740FF8"/>
    <w:rsid w:val="00741182"/>
    <w:rsid w:val="007414B3"/>
    <w:rsid w:val="00741A67"/>
    <w:rsid w:val="00741A6B"/>
    <w:rsid w:val="00741CF8"/>
    <w:rsid w:val="00742883"/>
    <w:rsid w:val="007429B7"/>
    <w:rsid w:val="007430F6"/>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8A6"/>
    <w:rsid w:val="00756A60"/>
    <w:rsid w:val="00756BAE"/>
    <w:rsid w:val="0075724E"/>
    <w:rsid w:val="0075751D"/>
    <w:rsid w:val="00757E70"/>
    <w:rsid w:val="00760153"/>
    <w:rsid w:val="007609E1"/>
    <w:rsid w:val="00760A47"/>
    <w:rsid w:val="00760D29"/>
    <w:rsid w:val="00761314"/>
    <w:rsid w:val="007614E0"/>
    <w:rsid w:val="00761CF1"/>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7B"/>
    <w:rsid w:val="0077305E"/>
    <w:rsid w:val="00773102"/>
    <w:rsid w:val="00773BFD"/>
    <w:rsid w:val="00774607"/>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5E3"/>
    <w:rsid w:val="0078219F"/>
    <w:rsid w:val="007823EC"/>
    <w:rsid w:val="00782494"/>
    <w:rsid w:val="00782AB1"/>
    <w:rsid w:val="00782C3A"/>
    <w:rsid w:val="00782F03"/>
    <w:rsid w:val="0078431E"/>
    <w:rsid w:val="00784445"/>
    <w:rsid w:val="0078513B"/>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4E1F"/>
    <w:rsid w:val="007A506F"/>
    <w:rsid w:val="007A5E33"/>
    <w:rsid w:val="007A62D1"/>
    <w:rsid w:val="007A702B"/>
    <w:rsid w:val="007A7EF3"/>
    <w:rsid w:val="007A7F45"/>
    <w:rsid w:val="007B048C"/>
    <w:rsid w:val="007B04B9"/>
    <w:rsid w:val="007B05F6"/>
    <w:rsid w:val="007B062C"/>
    <w:rsid w:val="007B14F3"/>
    <w:rsid w:val="007B1D73"/>
    <w:rsid w:val="007B2A22"/>
    <w:rsid w:val="007B3304"/>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E26"/>
    <w:rsid w:val="007D7188"/>
    <w:rsid w:val="007D71B5"/>
    <w:rsid w:val="007D7575"/>
    <w:rsid w:val="007D7E14"/>
    <w:rsid w:val="007E0085"/>
    <w:rsid w:val="007E128C"/>
    <w:rsid w:val="007E1B90"/>
    <w:rsid w:val="007E20E5"/>
    <w:rsid w:val="007E2EFF"/>
    <w:rsid w:val="007E2F8A"/>
    <w:rsid w:val="007E3A9C"/>
    <w:rsid w:val="007E4030"/>
    <w:rsid w:val="007E42FD"/>
    <w:rsid w:val="007E43BB"/>
    <w:rsid w:val="007E4820"/>
    <w:rsid w:val="007E4890"/>
    <w:rsid w:val="007E4B21"/>
    <w:rsid w:val="007E5B3A"/>
    <w:rsid w:val="007E5B97"/>
    <w:rsid w:val="007E5E56"/>
    <w:rsid w:val="007E6339"/>
    <w:rsid w:val="007E6C11"/>
    <w:rsid w:val="007E6D9B"/>
    <w:rsid w:val="007E6E81"/>
    <w:rsid w:val="007E6EAA"/>
    <w:rsid w:val="007E789E"/>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5DB9"/>
    <w:rsid w:val="007F60A2"/>
    <w:rsid w:val="007F6281"/>
    <w:rsid w:val="007F67DF"/>
    <w:rsid w:val="007F687B"/>
    <w:rsid w:val="007F6A9D"/>
    <w:rsid w:val="007F6B17"/>
    <w:rsid w:val="007F6F69"/>
    <w:rsid w:val="007F6FA6"/>
    <w:rsid w:val="00800454"/>
    <w:rsid w:val="00801CEB"/>
    <w:rsid w:val="00802F4D"/>
    <w:rsid w:val="00803AD5"/>
    <w:rsid w:val="00803C9D"/>
    <w:rsid w:val="00805D16"/>
    <w:rsid w:val="00806501"/>
    <w:rsid w:val="00806603"/>
    <w:rsid w:val="00807251"/>
    <w:rsid w:val="0080784A"/>
    <w:rsid w:val="008100F7"/>
    <w:rsid w:val="00810171"/>
    <w:rsid w:val="00810708"/>
    <w:rsid w:val="00810B05"/>
    <w:rsid w:val="00810EDA"/>
    <w:rsid w:val="00811008"/>
    <w:rsid w:val="00811B3D"/>
    <w:rsid w:val="00812879"/>
    <w:rsid w:val="00812B17"/>
    <w:rsid w:val="00813AED"/>
    <w:rsid w:val="00813E31"/>
    <w:rsid w:val="0081415A"/>
    <w:rsid w:val="008142A6"/>
    <w:rsid w:val="00814FB5"/>
    <w:rsid w:val="008162F2"/>
    <w:rsid w:val="008166B9"/>
    <w:rsid w:val="00816AAC"/>
    <w:rsid w:val="0081714D"/>
    <w:rsid w:val="008177B5"/>
    <w:rsid w:val="008201F8"/>
    <w:rsid w:val="008201FE"/>
    <w:rsid w:val="008206BF"/>
    <w:rsid w:val="00820803"/>
    <w:rsid w:val="00820811"/>
    <w:rsid w:val="0082096E"/>
    <w:rsid w:val="0082170B"/>
    <w:rsid w:val="00821746"/>
    <w:rsid w:val="00822BAF"/>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70A"/>
    <w:rsid w:val="00835734"/>
    <w:rsid w:val="00835D7D"/>
    <w:rsid w:val="0083685D"/>
    <w:rsid w:val="00836CD0"/>
    <w:rsid w:val="00837AED"/>
    <w:rsid w:val="008403E6"/>
    <w:rsid w:val="00841475"/>
    <w:rsid w:val="00842D48"/>
    <w:rsid w:val="00843908"/>
    <w:rsid w:val="0084395A"/>
    <w:rsid w:val="00843FE5"/>
    <w:rsid w:val="00844678"/>
    <w:rsid w:val="00845090"/>
    <w:rsid w:val="008455CD"/>
    <w:rsid w:val="008457FE"/>
    <w:rsid w:val="00845937"/>
    <w:rsid w:val="00846204"/>
    <w:rsid w:val="008500F9"/>
    <w:rsid w:val="00850862"/>
    <w:rsid w:val="00851035"/>
    <w:rsid w:val="00851B2F"/>
    <w:rsid w:val="008524F8"/>
    <w:rsid w:val="008525BE"/>
    <w:rsid w:val="008530C2"/>
    <w:rsid w:val="008534F2"/>
    <w:rsid w:val="0085379A"/>
    <w:rsid w:val="00854902"/>
    <w:rsid w:val="00854AB2"/>
    <w:rsid w:val="00854D98"/>
    <w:rsid w:val="00854EBE"/>
    <w:rsid w:val="00854F58"/>
    <w:rsid w:val="0085579E"/>
    <w:rsid w:val="00856073"/>
    <w:rsid w:val="00856DBE"/>
    <w:rsid w:val="00861D5E"/>
    <w:rsid w:val="00861DB7"/>
    <w:rsid w:val="00862019"/>
    <w:rsid w:val="0086275D"/>
    <w:rsid w:val="00862A7B"/>
    <w:rsid w:val="00862BE2"/>
    <w:rsid w:val="00862C42"/>
    <w:rsid w:val="00862CDE"/>
    <w:rsid w:val="00864D36"/>
    <w:rsid w:val="00864F14"/>
    <w:rsid w:val="00865A8E"/>
    <w:rsid w:val="00865AEF"/>
    <w:rsid w:val="00866205"/>
    <w:rsid w:val="008665E5"/>
    <w:rsid w:val="00866995"/>
    <w:rsid w:val="008670E2"/>
    <w:rsid w:val="00867126"/>
    <w:rsid w:val="008678D2"/>
    <w:rsid w:val="00867BDE"/>
    <w:rsid w:val="00867C4E"/>
    <w:rsid w:val="00867D9E"/>
    <w:rsid w:val="00871193"/>
    <w:rsid w:val="008715B3"/>
    <w:rsid w:val="00871C40"/>
    <w:rsid w:val="00871D11"/>
    <w:rsid w:val="008722FA"/>
    <w:rsid w:val="00873029"/>
    <w:rsid w:val="0087452F"/>
    <w:rsid w:val="00875540"/>
    <w:rsid w:val="00875974"/>
    <w:rsid w:val="00875BE2"/>
    <w:rsid w:val="00876781"/>
    <w:rsid w:val="008771F0"/>
    <w:rsid w:val="008778EE"/>
    <w:rsid w:val="0088079D"/>
    <w:rsid w:val="00880EF2"/>
    <w:rsid w:val="0088114A"/>
    <w:rsid w:val="00881D7E"/>
    <w:rsid w:val="0088206E"/>
    <w:rsid w:val="0088322A"/>
    <w:rsid w:val="00883B3E"/>
    <w:rsid w:val="00883BD4"/>
    <w:rsid w:val="00883D28"/>
    <w:rsid w:val="00883E29"/>
    <w:rsid w:val="00884882"/>
    <w:rsid w:val="00884899"/>
    <w:rsid w:val="00884E99"/>
    <w:rsid w:val="00885EEB"/>
    <w:rsid w:val="008860A1"/>
    <w:rsid w:val="00886290"/>
    <w:rsid w:val="008862E7"/>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0C4"/>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6C23"/>
    <w:rsid w:val="008C01D3"/>
    <w:rsid w:val="008C05B2"/>
    <w:rsid w:val="008C08D7"/>
    <w:rsid w:val="008C1099"/>
    <w:rsid w:val="008C2AE5"/>
    <w:rsid w:val="008C344F"/>
    <w:rsid w:val="008C360C"/>
    <w:rsid w:val="008C36F4"/>
    <w:rsid w:val="008C377B"/>
    <w:rsid w:val="008C41E0"/>
    <w:rsid w:val="008C44F8"/>
    <w:rsid w:val="008C479C"/>
    <w:rsid w:val="008C483E"/>
    <w:rsid w:val="008C4F02"/>
    <w:rsid w:val="008C53D4"/>
    <w:rsid w:val="008C5754"/>
    <w:rsid w:val="008C57D6"/>
    <w:rsid w:val="008C5A8F"/>
    <w:rsid w:val="008C6107"/>
    <w:rsid w:val="008C6C83"/>
    <w:rsid w:val="008D004F"/>
    <w:rsid w:val="008D01A1"/>
    <w:rsid w:val="008D0218"/>
    <w:rsid w:val="008D02B8"/>
    <w:rsid w:val="008D0422"/>
    <w:rsid w:val="008D0754"/>
    <w:rsid w:val="008D1CE2"/>
    <w:rsid w:val="008D2B5C"/>
    <w:rsid w:val="008D2C27"/>
    <w:rsid w:val="008D34AC"/>
    <w:rsid w:val="008D35B8"/>
    <w:rsid w:val="008D3EFB"/>
    <w:rsid w:val="008D3F04"/>
    <w:rsid w:val="008D5138"/>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2415"/>
    <w:rsid w:val="008F2BEB"/>
    <w:rsid w:val="008F357B"/>
    <w:rsid w:val="008F3EA1"/>
    <w:rsid w:val="008F452F"/>
    <w:rsid w:val="008F45A3"/>
    <w:rsid w:val="008F461E"/>
    <w:rsid w:val="008F4C3F"/>
    <w:rsid w:val="008F4D2F"/>
    <w:rsid w:val="008F51C1"/>
    <w:rsid w:val="008F57DB"/>
    <w:rsid w:val="008F5809"/>
    <w:rsid w:val="008F5D95"/>
    <w:rsid w:val="008F62C4"/>
    <w:rsid w:val="008F6DFA"/>
    <w:rsid w:val="008F7335"/>
    <w:rsid w:val="008F740C"/>
    <w:rsid w:val="008F7DD8"/>
    <w:rsid w:val="0090025C"/>
    <w:rsid w:val="0090068E"/>
    <w:rsid w:val="009007DC"/>
    <w:rsid w:val="00900D2F"/>
    <w:rsid w:val="0090190F"/>
    <w:rsid w:val="009023C3"/>
    <w:rsid w:val="0090296F"/>
    <w:rsid w:val="00902DF1"/>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38F"/>
    <w:rsid w:val="0091285D"/>
    <w:rsid w:val="00912B3B"/>
    <w:rsid w:val="00913326"/>
    <w:rsid w:val="009134FC"/>
    <w:rsid w:val="0091416D"/>
    <w:rsid w:val="009144EE"/>
    <w:rsid w:val="00914A59"/>
    <w:rsid w:val="0091501E"/>
    <w:rsid w:val="00915632"/>
    <w:rsid w:val="00915CAB"/>
    <w:rsid w:val="00915E0B"/>
    <w:rsid w:val="00915F03"/>
    <w:rsid w:val="00917E0B"/>
    <w:rsid w:val="009200EC"/>
    <w:rsid w:val="009206BF"/>
    <w:rsid w:val="009207F4"/>
    <w:rsid w:val="00920879"/>
    <w:rsid w:val="009208C3"/>
    <w:rsid w:val="0092092C"/>
    <w:rsid w:val="00920C20"/>
    <w:rsid w:val="00921753"/>
    <w:rsid w:val="00921D7A"/>
    <w:rsid w:val="00921DEB"/>
    <w:rsid w:val="00922ACD"/>
    <w:rsid w:val="00922B99"/>
    <w:rsid w:val="00922D2C"/>
    <w:rsid w:val="00923D30"/>
    <w:rsid w:val="00924608"/>
    <w:rsid w:val="00925A54"/>
    <w:rsid w:val="00925D93"/>
    <w:rsid w:val="00926309"/>
    <w:rsid w:val="009265B7"/>
    <w:rsid w:val="00926B72"/>
    <w:rsid w:val="00926BCD"/>
    <w:rsid w:val="00926C8E"/>
    <w:rsid w:val="00926D75"/>
    <w:rsid w:val="0092753E"/>
    <w:rsid w:val="00927A08"/>
    <w:rsid w:val="00927F01"/>
    <w:rsid w:val="0093084E"/>
    <w:rsid w:val="0093101A"/>
    <w:rsid w:val="0093129F"/>
    <w:rsid w:val="0093236C"/>
    <w:rsid w:val="00932E68"/>
    <w:rsid w:val="00933A10"/>
    <w:rsid w:val="00935757"/>
    <w:rsid w:val="00935EAF"/>
    <w:rsid w:val="00935FC5"/>
    <w:rsid w:val="0093643C"/>
    <w:rsid w:val="0093672D"/>
    <w:rsid w:val="00936E0D"/>
    <w:rsid w:val="00936F88"/>
    <w:rsid w:val="0093789A"/>
    <w:rsid w:val="0093790E"/>
    <w:rsid w:val="00937A3B"/>
    <w:rsid w:val="00937D08"/>
    <w:rsid w:val="00937E83"/>
    <w:rsid w:val="00941837"/>
    <w:rsid w:val="0094200E"/>
    <w:rsid w:val="00942019"/>
    <w:rsid w:val="009424E7"/>
    <w:rsid w:val="00942C2A"/>
    <w:rsid w:val="00943E1F"/>
    <w:rsid w:val="009445A8"/>
    <w:rsid w:val="00944BD4"/>
    <w:rsid w:val="009451CE"/>
    <w:rsid w:val="00945FF1"/>
    <w:rsid w:val="009503E6"/>
    <w:rsid w:val="009505B8"/>
    <w:rsid w:val="00951406"/>
    <w:rsid w:val="00951B41"/>
    <w:rsid w:val="0095223A"/>
    <w:rsid w:val="0095251B"/>
    <w:rsid w:val="00952F1F"/>
    <w:rsid w:val="00953086"/>
    <w:rsid w:val="0095333F"/>
    <w:rsid w:val="0095381A"/>
    <w:rsid w:val="00953E86"/>
    <w:rsid w:val="00954E68"/>
    <w:rsid w:val="00954F32"/>
    <w:rsid w:val="00955025"/>
    <w:rsid w:val="009559EB"/>
    <w:rsid w:val="00955BC2"/>
    <w:rsid w:val="0095622D"/>
    <w:rsid w:val="009562C2"/>
    <w:rsid w:val="00957314"/>
    <w:rsid w:val="009574E0"/>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5E7E"/>
    <w:rsid w:val="00976D1A"/>
    <w:rsid w:val="00976FE6"/>
    <w:rsid w:val="00977799"/>
    <w:rsid w:val="0098023D"/>
    <w:rsid w:val="0098027F"/>
    <w:rsid w:val="0098098F"/>
    <w:rsid w:val="009812AE"/>
    <w:rsid w:val="0098145E"/>
    <w:rsid w:val="00981CBD"/>
    <w:rsid w:val="00982E38"/>
    <w:rsid w:val="0098359C"/>
    <w:rsid w:val="0098422A"/>
    <w:rsid w:val="00984826"/>
    <w:rsid w:val="00984C07"/>
    <w:rsid w:val="009851B2"/>
    <w:rsid w:val="00985327"/>
    <w:rsid w:val="00985A50"/>
    <w:rsid w:val="00985C34"/>
    <w:rsid w:val="00985CE4"/>
    <w:rsid w:val="009865D2"/>
    <w:rsid w:val="00986924"/>
    <w:rsid w:val="00986D89"/>
    <w:rsid w:val="00986F25"/>
    <w:rsid w:val="00987F98"/>
    <w:rsid w:val="009902E9"/>
    <w:rsid w:val="0099041A"/>
    <w:rsid w:val="009911D9"/>
    <w:rsid w:val="00991A01"/>
    <w:rsid w:val="0099282F"/>
    <w:rsid w:val="00992DC1"/>
    <w:rsid w:val="0099316C"/>
    <w:rsid w:val="00994D74"/>
    <w:rsid w:val="00995011"/>
    <w:rsid w:val="009952EC"/>
    <w:rsid w:val="009953FB"/>
    <w:rsid w:val="0099543E"/>
    <w:rsid w:val="0099587E"/>
    <w:rsid w:val="0099689D"/>
    <w:rsid w:val="00997691"/>
    <w:rsid w:val="00997ED4"/>
    <w:rsid w:val="009A02D5"/>
    <w:rsid w:val="009A086B"/>
    <w:rsid w:val="009A0926"/>
    <w:rsid w:val="009A1146"/>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5E4"/>
    <w:rsid w:val="009B3F98"/>
    <w:rsid w:val="009B4421"/>
    <w:rsid w:val="009B4955"/>
    <w:rsid w:val="009B4DAF"/>
    <w:rsid w:val="009B5157"/>
    <w:rsid w:val="009B5A63"/>
    <w:rsid w:val="009B62CB"/>
    <w:rsid w:val="009B6B8D"/>
    <w:rsid w:val="009B781E"/>
    <w:rsid w:val="009B7E69"/>
    <w:rsid w:val="009B7EC0"/>
    <w:rsid w:val="009C0018"/>
    <w:rsid w:val="009C078A"/>
    <w:rsid w:val="009C08A6"/>
    <w:rsid w:val="009C0E63"/>
    <w:rsid w:val="009C0F5C"/>
    <w:rsid w:val="009C0FE0"/>
    <w:rsid w:val="009C1149"/>
    <w:rsid w:val="009C141F"/>
    <w:rsid w:val="009C160C"/>
    <w:rsid w:val="009C16B5"/>
    <w:rsid w:val="009C21A2"/>
    <w:rsid w:val="009C23C9"/>
    <w:rsid w:val="009C25E4"/>
    <w:rsid w:val="009C2CC7"/>
    <w:rsid w:val="009C41D7"/>
    <w:rsid w:val="009C4644"/>
    <w:rsid w:val="009C4BC4"/>
    <w:rsid w:val="009C5037"/>
    <w:rsid w:val="009C52C5"/>
    <w:rsid w:val="009C5535"/>
    <w:rsid w:val="009C578B"/>
    <w:rsid w:val="009C5B07"/>
    <w:rsid w:val="009C6105"/>
    <w:rsid w:val="009C6216"/>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302E"/>
    <w:rsid w:val="009E307E"/>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EF2"/>
    <w:rsid w:val="009F33CA"/>
    <w:rsid w:val="009F3847"/>
    <w:rsid w:val="009F3D8F"/>
    <w:rsid w:val="009F4611"/>
    <w:rsid w:val="009F4642"/>
    <w:rsid w:val="009F46C5"/>
    <w:rsid w:val="009F4EBA"/>
    <w:rsid w:val="009F52F9"/>
    <w:rsid w:val="009F55E6"/>
    <w:rsid w:val="009F5A71"/>
    <w:rsid w:val="009F5AAE"/>
    <w:rsid w:val="009F6698"/>
    <w:rsid w:val="009F6B12"/>
    <w:rsid w:val="009F6BFE"/>
    <w:rsid w:val="009F7240"/>
    <w:rsid w:val="009F780B"/>
    <w:rsid w:val="009F79CB"/>
    <w:rsid w:val="00A007DB"/>
    <w:rsid w:val="00A009B0"/>
    <w:rsid w:val="00A00A81"/>
    <w:rsid w:val="00A00D8A"/>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83E"/>
    <w:rsid w:val="00A1115B"/>
    <w:rsid w:val="00A111C0"/>
    <w:rsid w:val="00A11414"/>
    <w:rsid w:val="00A118BA"/>
    <w:rsid w:val="00A119EE"/>
    <w:rsid w:val="00A11BC4"/>
    <w:rsid w:val="00A11EA8"/>
    <w:rsid w:val="00A123E5"/>
    <w:rsid w:val="00A133E2"/>
    <w:rsid w:val="00A1348F"/>
    <w:rsid w:val="00A1363E"/>
    <w:rsid w:val="00A13956"/>
    <w:rsid w:val="00A1395D"/>
    <w:rsid w:val="00A139E7"/>
    <w:rsid w:val="00A13B2F"/>
    <w:rsid w:val="00A14164"/>
    <w:rsid w:val="00A143C4"/>
    <w:rsid w:val="00A1445F"/>
    <w:rsid w:val="00A14F24"/>
    <w:rsid w:val="00A14F54"/>
    <w:rsid w:val="00A1576D"/>
    <w:rsid w:val="00A160A7"/>
    <w:rsid w:val="00A16366"/>
    <w:rsid w:val="00A171F9"/>
    <w:rsid w:val="00A17665"/>
    <w:rsid w:val="00A17913"/>
    <w:rsid w:val="00A17A40"/>
    <w:rsid w:val="00A201C0"/>
    <w:rsid w:val="00A204C9"/>
    <w:rsid w:val="00A20F58"/>
    <w:rsid w:val="00A217A4"/>
    <w:rsid w:val="00A22D04"/>
    <w:rsid w:val="00A23474"/>
    <w:rsid w:val="00A23C33"/>
    <w:rsid w:val="00A2402C"/>
    <w:rsid w:val="00A2451D"/>
    <w:rsid w:val="00A246A7"/>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D4F"/>
    <w:rsid w:val="00A32D70"/>
    <w:rsid w:val="00A34546"/>
    <w:rsid w:val="00A345BD"/>
    <w:rsid w:val="00A3492B"/>
    <w:rsid w:val="00A34B70"/>
    <w:rsid w:val="00A34F7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A12"/>
    <w:rsid w:val="00A52BE5"/>
    <w:rsid w:val="00A52EA2"/>
    <w:rsid w:val="00A53AF6"/>
    <w:rsid w:val="00A53CE6"/>
    <w:rsid w:val="00A54590"/>
    <w:rsid w:val="00A54788"/>
    <w:rsid w:val="00A548B8"/>
    <w:rsid w:val="00A54B85"/>
    <w:rsid w:val="00A55704"/>
    <w:rsid w:val="00A55D4E"/>
    <w:rsid w:val="00A55E2A"/>
    <w:rsid w:val="00A5617A"/>
    <w:rsid w:val="00A56A60"/>
    <w:rsid w:val="00A62853"/>
    <w:rsid w:val="00A62C67"/>
    <w:rsid w:val="00A63B4E"/>
    <w:rsid w:val="00A63C40"/>
    <w:rsid w:val="00A63E69"/>
    <w:rsid w:val="00A64388"/>
    <w:rsid w:val="00A64694"/>
    <w:rsid w:val="00A647BF"/>
    <w:rsid w:val="00A6584F"/>
    <w:rsid w:val="00A65B51"/>
    <w:rsid w:val="00A6719D"/>
    <w:rsid w:val="00A672E9"/>
    <w:rsid w:val="00A679C2"/>
    <w:rsid w:val="00A67BEB"/>
    <w:rsid w:val="00A70A9A"/>
    <w:rsid w:val="00A71328"/>
    <w:rsid w:val="00A7132D"/>
    <w:rsid w:val="00A71C57"/>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9CE"/>
    <w:rsid w:val="00A80BD9"/>
    <w:rsid w:val="00A81999"/>
    <w:rsid w:val="00A81B5B"/>
    <w:rsid w:val="00A822ED"/>
    <w:rsid w:val="00A82983"/>
    <w:rsid w:val="00A82E33"/>
    <w:rsid w:val="00A830F3"/>
    <w:rsid w:val="00A8314C"/>
    <w:rsid w:val="00A8374A"/>
    <w:rsid w:val="00A83F51"/>
    <w:rsid w:val="00A8443D"/>
    <w:rsid w:val="00A84603"/>
    <w:rsid w:val="00A84D40"/>
    <w:rsid w:val="00A85973"/>
    <w:rsid w:val="00A85EE0"/>
    <w:rsid w:val="00A86FC2"/>
    <w:rsid w:val="00A87D2A"/>
    <w:rsid w:val="00A87D97"/>
    <w:rsid w:val="00A90163"/>
    <w:rsid w:val="00A9034C"/>
    <w:rsid w:val="00A90830"/>
    <w:rsid w:val="00A915A2"/>
    <w:rsid w:val="00A918A4"/>
    <w:rsid w:val="00A92740"/>
    <w:rsid w:val="00A92EE2"/>
    <w:rsid w:val="00A92F05"/>
    <w:rsid w:val="00A93039"/>
    <w:rsid w:val="00A932D0"/>
    <w:rsid w:val="00A946BB"/>
    <w:rsid w:val="00A94C73"/>
    <w:rsid w:val="00A9566E"/>
    <w:rsid w:val="00A966DC"/>
    <w:rsid w:val="00A96CFC"/>
    <w:rsid w:val="00A971F9"/>
    <w:rsid w:val="00A97793"/>
    <w:rsid w:val="00A978C5"/>
    <w:rsid w:val="00A9797D"/>
    <w:rsid w:val="00A97DA6"/>
    <w:rsid w:val="00A97E5A"/>
    <w:rsid w:val="00AA1445"/>
    <w:rsid w:val="00AA14E9"/>
    <w:rsid w:val="00AA2492"/>
    <w:rsid w:val="00AA30EA"/>
    <w:rsid w:val="00AA32DC"/>
    <w:rsid w:val="00AA3D12"/>
    <w:rsid w:val="00AA61C6"/>
    <w:rsid w:val="00AA78A3"/>
    <w:rsid w:val="00AA7B6E"/>
    <w:rsid w:val="00AA7F75"/>
    <w:rsid w:val="00AB001A"/>
    <w:rsid w:val="00AB020C"/>
    <w:rsid w:val="00AB0226"/>
    <w:rsid w:val="00AB0533"/>
    <w:rsid w:val="00AB09F8"/>
    <w:rsid w:val="00AB0DE0"/>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C066F"/>
    <w:rsid w:val="00AC082F"/>
    <w:rsid w:val="00AC0FD4"/>
    <w:rsid w:val="00AC23BA"/>
    <w:rsid w:val="00AC264D"/>
    <w:rsid w:val="00AC2B8A"/>
    <w:rsid w:val="00AC2D6E"/>
    <w:rsid w:val="00AC312D"/>
    <w:rsid w:val="00AC38BA"/>
    <w:rsid w:val="00AC3B3A"/>
    <w:rsid w:val="00AC462B"/>
    <w:rsid w:val="00AC4BD3"/>
    <w:rsid w:val="00AC4C2C"/>
    <w:rsid w:val="00AC5244"/>
    <w:rsid w:val="00AC6520"/>
    <w:rsid w:val="00AC6FB1"/>
    <w:rsid w:val="00AC7029"/>
    <w:rsid w:val="00AC752F"/>
    <w:rsid w:val="00AC7BF4"/>
    <w:rsid w:val="00AC7DAE"/>
    <w:rsid w:val="00AD115B"/>
    <w:rsid w:val="00AD1A81"/>
    <w:rsid w:val="00AD229A"/>
    <w:rsid w:val="00AD2CCC"/>
    <w:rsid w:val="00AD3CD9"/>
    <w:rsid w:val="00AD584A"/>
    <w:rsid w:val="00AD5C71"/>
    <w:rsid w:val="00AD60B6"/>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E6F62"/>
    <w:rsid w:val="00AF034A"/>
    <w:rsid w:val="00AF03D2"/>
    <w:rsid w:val="00AF10DA"/>
    <w:rsid w:val="00AF1535"/>
    <w:rsid w:val="00AF1DCA"/>
    <w:rsid w:val="00AF2263"/>
    <w:rsid w:val="00AF22D9"/>
    <w:rsid w:val="00AF2423"/>
    <w:rsid w:val="00AF2715"/>
    <w:rsid w:val="00AF3816"/>
    <w:rsid w:val="00AF38FD"/>
    <w:rsid w:val="00AF3B3C"/>
    <w:rsid w:val="00AF3C3C"/>
    <w:rsid w:val="00AF3E75"/>
    <w:rsid w:val="00AF5F26"/>
    <w:rsid w:val="00AF6659"/>
    <w:rsid w:val="00AF666F"/>
    <w:rsid w:val="00AF66C7"/>
    <w:rsid w:val="00AF707C"/>
    <w:rsid w:val="00AF7714"/>
    <w:rsid w:val="00B001BA"/>
    <w:rsid w:val="00B0027E"/>
    <w:rsid w:val="00B008EE"/>
    <w:rsid w:val="00B0169C"/>
    <w:rsid w:val="00B02A9A"/>
    <w:rsid w:val="00B03EFB"/>
    <w:rsid w:val="00B04148"/>
    <w:rsid w:val="00B05845"/>
    <w:rsid w:val="00B05C9A"/>
    <w:rsid w:val="00B06C39"/>
    <w:rsid w:val="00B071DC"/>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41"/>
    <w:rsid w:val="00B2181E"/>
    <w:rsid w:val="00B21E43"/>
    <w:rsid w:val="00B22978"/>
    <w:rsid w:val="00B2316F"/>
    <w:rsid w:val="00B23504"/>
    <w:rsid w:val="00B24466"/>
    <w:rsid w:val="00B2485A"/>
    <w:rsid w:val="00B24CCE"/>
    <w:rsid w:val="00B2524A"/>
    <w:rsid w:val="00B25542"/>
    <w:rsid w:val="00B25774"/>
    <w:rsid w:val="00B25F49"/>
    <w:rsid w:val="00B2644D"/>
    <w:rsid w:val="00B27F44"/>
    <w:rsid w:val="00B30224"/>
    <w:rsid w:val="00B308EC"/>
    <w:rsid w:val="00B30902"/>
    <w:rsid w:val="00B30B47"/>
    <w:rsid w:val="00B31CCC"/>
    <w:rsid w:val="00B31FF6"/>
    <w:rsid w:val="00B32693"/>
    <w:rsid w:val="00B32E94"/>
    <w:rsid w:val="00B32F05"/>
    <w:rsid w:val="00B332B8"/>
    <w:rsid w:val="00B33795"/>
    <w:rsid w:val="00B33B94"/>
    <w:rsid w:val="00B33F6B"/>
    <w:rsid w:val="00B34A98"/>
    <w:rsid w:val="00B34AEC"/>
    <w:rsid w:val="00B34DB3"/>
    <w:rsid w:val="00B351F1"/>
    <w:rsid w:val="00B35DD1"/>
    <w:rsid w:val="00B35E4B"/>
    <w:rsid w:val="00B3724D"/>
    <w:rsid w:val="00B372CD"/>
    <w:rsid w:val="00B372E5"/>
    <w:rsid w:val="00B37CE2"/>
    <w:rsid w:val="00B37E31"/>
    <w:rsid w:val="00B4023A"/>
    <w:rsid w:val="00B40879"/>
    <w:rsid w:val="00B40DF9"/>
    <w:rsid w:val="00B4268A"/>
    <w:rsid w:val="00B42F05"/>
    <w:rsid w:val="00B437D7"/>
    <w:rsid w:val="00B43D87"/>
    <w:rsid w:val="00B45EFF"/>
    <w:rsid w:val="00B46614"/>
    <w:rsid w:val="00B46BDC"/>
    <w:rsid w:val="00B46C13"/>
    <w:rsid w:val="00B47083"/>
    <w:rsid w:val="00B47087"/>
    <w:rsid w:val="00B47324"/>
    <w:rsid w:val="00B4744E"/>
    <w:rsid w:val="00B47BFA"/>
    <w:rsid w:val="00B50DAA"/>
    <w:rsid w:val="00B51783"/>
    <w:rsid w:val="00B51D8C"/>
    <w:rsid w:val="00B51F2B"/>
    <w:rsid w:val="00B521FE"/>
    <w:rsid w:val="00B52ADA"/>
    <w:rsid w:val="00B52DD3"/>
    <w:rsid w:val="00B532DE"/>
    <w:rsid w:val="00B5357D"/>
    <w:rsid w:val="00B53C9E"/>
    <w:rsid w:val="00B544A0"/>
    <w:rsid w:val="00B55C71"/>
    <w:rsid w:val="00B56E08"/>
    <w:rsid w:val="00B57FB8"/>
    <w:rsid w:val="00B6010F"/>
    <w:rsid w:val="00B60233"/>
    <w:rsid w:val="00B61A49"/>
    <w:rsid w:val="00B62376"/>
    <w:rsid w:val="00B6273E"/>
    <w:rsid w:val="00B629D8"/>
    <w:rsid w:val="00B63ACC"/>
    <w:rsid w:val="00B64002"/>
    <w:rsid w:val="00B640BB"/>
    <w:rsid w:val="00B642C8"/>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CF"/>
    <w:rsid w:val="00B77E21"/>
    <w:rsid w:val="00B8018D"/>
    <w:rsid w:val="00B80D00"/>
    <w:rsid w:val="00B80D25"/>
    <w:rsid w:val="00B811E7"/>
    <w:rsid w:val="00B81270"/>
    <w:rsid w:val="00B8220C"/>
    <w:rsid w:val="00B823FA"/>
    <w:rsid w:val="00B82439"/>
    <w:rsid w:val="00B82D4F"/>
    <w:rsid w:val="00B83135"/>
    <w:rsid w:val="00B83226"/>
    <w:rsid w:val="00B83DF4"/>
    <w:rsid w:val="00B84429"/>
    <w:rsid w:val="00B84601"/>
    <w:rsid w:val="00B84661"/>
    <w:rsid w:val="00B849C2"/>
    <w:rsid w:val="00B84B2B"/>
    <w:rsid w:val="00B84D88"/>
    <w:rsid w:val="00B84E45"/>
    <w:rsid w:val="00B8509D"/>
    <w:rsid w:val="00B8522E"/>
    <w:rsid w:val="00B85CE8"/>
    <w:rsid w:val="00B870C9"/>
    <w:rsid w:val="00B87EF4"/>
    <w:rsid w:val="00B87F55"/>
    <w:rsid w:val="00B87F89"/>
    <w:rsid w:val="00B900F0"/>
    <w:rsid w:val="00B90411"/>
    <w:rsid w:val="00B9048F"/>
    <w:rsid w:val="00B9076F"/>
    <w:rsid w:val="00B90801"/>
    <w:rsid w:val="00B91BAC"/>
    <w:rsid w:val="00B923D8"/>
    <w:rsid w:val="00B92809"/>
    <w:rsid w:val="00B93679"/>
    <w:rsid w:val="00B945DF"/>
    <w:rsid w:val="00B9496F"/>
    <w:rsid w:val="00B949FD"/>
    <w:rsid w:val="00B951E2"/>
    <w:rsid w:val="00B95976"/>
    <w:rsid w:val="00B96759"/>
    <w:rsid w:val="00B96DD6"/>
    <w:rsid w:val="00B96DF3"/>
    <w:rsid w:val="00B978CE"/>
    <w:rsid w:val="00BA06B4"/>
    <w:rsid w:val="00BA0745"/>
    <w:rsid w:val="00BA0A40"/>
    <w:rsid w:val="00BA0B82"/>
    <w:rsid w:val="00BA0DA2"/>
    <w:rsid w:val="00BA12FF"/>
    <w:rsid w:val="00BA14F6"/>
    <w:rsid w:val="00BA1DEB"/>
    <w:rsid w:val="00BA2E89"/>
    <w:rsid w:val="00BA401B"/>
    <w:rsid w:val="00BA4329"/>
    <w:rsid w:val="00BA471B"/>
    <w:rsid w:val="00BA4868"/>
    <w:rsid w:val="00BA4C1C"/>
    <w:rsid w:val="00BA5F21"/>
    <w:rsid w:val="00BA662A"/>
    <w:rsid w:val="00BA75D2"/>
    <w:rsid w:val="00BB046A"/>
    <w:rsid w:val="00BB0749"/>
    <w:rsid w:val="00BB12F1"/>
    <w:rsid w:val="00BB14FC"/>
    <w:rsid w:val="00BB1A8D"/>
    <w:rsid w:val="00BB1CD3"/>
    <w:rsid w:val="00BB1F95"/>
    <w:rsid w:val="00BB2093"/>
    <w:rsid w:val="00BB2108"/>
    <w:rsid w:val="00BB2944"/>
    <w:rsid w:val="00BB350A"/>
    <w:rsid w:val="00BB3A67"/>
    <w:rsid w:val="00BB4467"/>
    <w:rsid w:val="00BB4C8B"/>
    <w:rsid w:val="00BB4F7D"/>
    <w:rsid w:val="00BB585D"/>
    <w:rsid w:val="00BB58F6"/>
    <w:rsid w:val="00BB6320"/>
    <w:rsid w:val="00BB666C"/>
    <w:rsid w:val="00BB74D2"/>
    <w:rsid w:val="00BC080E"/>
    <w:rsid w:val="00BC083D"/>
    <w:rsid w:val="00BC0A04"/>
    <w:rsid w:val="00BC126D"/>
    <w:rsid w:val="00BC1992"/>
    <w:rsid w:val="00BC223A"/>
    <w:rsid w:val="00BC2E24"/>
    <w:rsid w:val="00BC304B"/>
    <w:rsid w:val="00BC3388"/>
    <w:rsid w:val="00BC46CB"/>
    <w:rsid w:val="00BC5749"/>
    <w:rsid w:val="00BC5FF6"/>
    <w:rsid w:val="00BC611B"/>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A7C"/>
    <w:rsid w:val="00BE1CEF"/>
    <w:rsid w:val="00BE1EC0"/>
    <w:rsid w:val="00BE23FE"/>
    <w:rsid w:val="00BE2407"/>
    <w:rsid w:val="00BE2432"/>
    <w:rsid w:val="00BE36EC"/>
    <w:rsid w:val="00BE3863"/>
    <w:rsid w:val="00BE3D75"/>
    <w:rsid w:val="00BE3F60"/>
    <w:rsid w:val="00BE413B"/>
    <w:rsid w:val="00BE4A0C"/>
    <w:rsid w:val="00BE507A"/>
    <w:rsid w:val="00BE540D"/>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4F0"/>
    <w:rsid w:val="00BF56C1"/>
    <w:rsid w:val="00BF689D"/>
    <w:rsid w:val="00BF6D66"/>
    <w:rsid w:val="00BF73D2"/>
    <w:rsid w:val="00C00132"/>
    <w:rsid w:val="00C00DF1"/>
    <w:rsid w:val="00C0108E"/>
    <w:rsid w:val="00C01768"/>
    <w:rsid w:val="00C01DAE"/>
    <w:rsid w:val="00C02117"/>
    <w:rsid w:val="00C0235C"/>
    <w:rsid w:val="00C02829"/>
    <w:rsid w:val="00C030E2"/>
    <w:rsid w:val="00C03C85"/>
    <w:rsid w:val="00C03C8A"/>
    <w:rsid w:val="00C03E43"/>
    <w:rsid w:val="00C04682"/>
    <w:rsid w:val="00C04FB1"/>
    <w:rsid w:val="00C052B6"/>
    <w:rsid w:val="00C0557A"/>
    <w:rsid w:val="00C05737"/>
    <w:rsid w:val="00C05C04"/>
    <w:rsid w:val="00C064ED"/>
    <w:rsid w:val="00C0749A"/>
    <w:rsid w:val="00C07872"/>
    <w:rsid w:val="00C07D92"/>
    <w:rsid w:val="00C10639"/>
    <w:rsid w:val="00C109FF"/>
    <w:rsid w:val="00C10FDB"/>
    <w:rsid w:val="00C111C5"/>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C4C"/>
    <w:rsid w:val="00C21071"/>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5975"/>
    <w:rsid w:val="00C26FC1"/>
    <w:rsid w:val="00C2737D"/>
    <w:rsid w:val="00C273D9"/>
    <w:rsid w:val="00C30B71"/>
    <w:rsid w:val="00C310E5"/>
    <w:rsid w:val="00C311A4"/>
    <w:rsid w:val="00C319B7"/>
    <w:rsid w:val="00C31F2A"/>
    <w:rsid w:val="00C32217"/>
    <w:rsid w:val="00C32693"/>
    <w:rsid w:val="00C32BD2"/>
    <w:rsid w:val="00C3387D"/>
    <w:rsid w:val="00C33E6D"/>
    <w:rsid w:val="00C344E5"/>
    <w:rsid w:val="00C352F3"/>
    <w:rsid w:val="00C355C1"/>
    <w:rsid w:val="00C35790"/>
    <w:rsid w:val="00C36E47"/>
    <w:rsid w:val="00C37085"/>
    <w:rsid w:val="00C37D03"/>
    <w:rsid w:val="00C40741"/>
    <w:rsid w:val="00C407D6"/>
    <w:rsid w:val="00C409B7"/>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ACA"/>
    <w:rsid w:val="00C64C92"/>
    <w:rsid w:val="00C64E1B"/>
    <w:rsid w:val="00C6518B"/>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52F5"/>
    <w:rsid w:val="00C85353"/>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12E"/>
    <w:rsid w:val="00CA258B"/>
    <w:rsid w:val="00CA31C6"/>
    <w:rsid w:val="00CA33F2"/>
    <w:rsid w:val="00CA3661"/>
    <w:rsid w:val="00CA3901"/>
    <w:rsid w:val="00CA54B7"/>
    <w:rsid w:val="00CA5B4B"/>
    <w:rsid w:val="00CA623E"/>
    <w:rsid w:val="00CA63E2"/>
    <w:rsid w:val="00CA6B34"/>
    <w:rsid w:val="00CB0017"/>
    <w:rsid w:val="00CB017C"/>
    <w:rsid w:val="00CB04EE"/>
    <w:rsid w:val="00CB100F"/>
    <w:rsid w:val="00CB184D"/>
    <w:rsid w:val="00CB26F2"/>
    <w:rsid w:val="00CB273C"/>
    <w:rsid w:val="00CB3052"/>
    <w:rsid w:val="00CB327E"/>
    <w:rsid w:val="00CB3520"/>
    <w:rsid w:val="00CB3B68"/>
    <w:rsid w:val="00CB3BA0"/>
    <w:rsid w:val="00CB4C94"/>
    <w:rsid w:val="00CB4E52"/>
    <w:rsid w:val="00CB5831"/>
    <w:rsid w:val="00CB5D65"/>
    <w:rsid w:val="00CB606B"/>
    <w:rsid w:val="00CB621A"/>
    <w:rsid w:val="00CB6343"/>
    <w:rsid w:val="00CB634C"/>
    <w:rsid w:val="00CB641C"/>
    <w:rsid w:val="00CB78F7"/>
    <w:rsid w:val="00CB7F7B"/>
    <w:rsid w:val="00CC0A72"/>
    <w:rsid w:val="00CC13FA"/>
    <w:rsid w:val="00CC199B"/>
    <w:rsid w:val="00CC22F7"/>
    <w:rsid w:val="00CC2600"/>
    <w:rsid w:val="00CC292E"/>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7CD3"/>
    <w:rsid w:val="00CD7E7F"/>
    <w:rsid w:val="00CD7FB6"/>
    <w:rsid w:val="00CE00D2"/>
    <w:rsid w:val="00CE02E7"/>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6212"/>
    <w:rsid w:val="00CE6538"/>
    <w:rsid w:val="00CE66B2"/>
    <w:rsid w:val="00CE6BC1"/>
    <w:rsid w:val="00CE7001"/>
    <w:rsid w:val="00CF0075"/>
    <w:rsid w:val="00CF033F"/>
    <w:rsid w:val="00CF08B7"/>
    <w:rsid w:val="00CF0D0E"/>
    <w:rsid w:val="00CF183B"/>
    <w:rsid w:val="00CF2013"/>
    <w:rsid w:val="00CF206C"/>
    <w:rsid w:val="00CF24D3"/>
    <w:rsid w:val="00CF2A23"/>
    <w:rsid w:val="00CF2EDA"/>
    <w:rsid w:val="00CF311A"/>
    <w:rsid w:val="00CF3D67"/>
    <w:rsid w:val="00CF3FAA"/>
    <w:rsid w:val="00CF4498"/>
    <w:rsid w:val="00CF493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EFF"/>
    <w:rsid w:val="00D0529E"/>
    <w:rsid w:val="00D05353"/>
    <w:rsid w:val="00D055CD"/>
    <w:rsid w:val="00D05715"/>
    <w:rsid w:val="00D05A41"/>
    <w:rsid w:val="00D05E06"/>
    <w:rsid w:val="00D06BEB"/>
    <w:rsid w:val="00D06C11"/>
    <w:rsid w:val="00D07328"/>
    <w:rsid w:val="00D073C9"/>
    <w:rsid w:val="00D0754C"/>
    <w:rsid w:val="00D07DA2"/>
    <w:rsid w:val="00D07DC7"/>
    <w:rsid w:val="00D102A3"/>
    <w:rsid w:val="00D10488"/>
    <w:rsid w:val="00D113B3"/>
    <w:rsid w:val="00D114D0"/>
    <w:rsid w:val="00D114F2"/>
    <w:rsid w:val="00D118F4"/>
    <w:rsid w:val="00D11A01"/>
    <w:rsid w:val="00D12078"/>
    <w:rsid w:val="00D127C0"/>
    <w:rsid w:val="00D12E53"/>
    <w:rsid w:val="00D1312F"/>
    <w:rsid w:val="00D133F5"/>
    <w:rsid w:val="00D13AD6"/>
    <w:rsid w:val="00D13C44"/>
    <w:rsid w:val="00D14C66"/>
    <w:rsid w:val="00D14F60"/>
    <w:rsid w:val="00D15446"/>
    <w:rsid w:val="00D158EE"/>
    <w:rsid w:val="00D15999"/>
    <w:rsid w:val="00D160DC"/>
    <w:rsid w:val="00D16619"/>
    <w:rsid w:val="00D16DA2"/>
    <w:rsid w:val="00D17E71"/>
    <w:rsid w:val="00D17EEC"/>
    <w:rsid w:val="00D20517"/>
    <w:rsid w:val="00D20D58"/>
    <w:rsid w:val="00D220A2"/>
    <w:rsid w:val="00D22A8F"/>
    <w:rsid w:val="00D22BF0"/>
    <w:rsid w:val="00D233D5"/>
    <w:rsid w:val="00D23999"/>
    <w:rsid w:val="00D23B08"/>
    <w:rsid w:val="00D23CC2"/>
    <w:rsid w:val="00D2411B"/>
    <w:rsid w:val="00D2485E"/>
    <w:rsid w:val="00D24C56"/>
    <w:rsid w:val="00D24DC4"/>
    <w:rsid w:val="00D255A8"/>
    <w:rsid w:val="00D25DF1"/>
    <w:rsid w:val="00D26048"/>
    <w:rsid w:val="00D26153"/>
    <w:rsid w:val="00D2622C"/>
    <w:rsid w:val="00D2681C"/>
    <w:rsid w:val="00D2682C"/>
    <w:rsid w:val="00D26DA2"/>
    <w:rsid w:val="00D27125"/>
    <w:rsid w:val="00D30603"/>
    <w:rsid w:val="00D306EF"/>
    <w:rsid w:val="00D30816"/>
    <w:rsid w:val="00D31DB0"/>
    <w:rsid w:val="00D31DEE"/>
    <w:rsid w:val="00D32032"/>
    <w:rsid w:val="00D32CCA"/>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0B66"/>
    <w:rsid w:val="00D412DF"/>
    <w:rsid w:val="00D41412"/>
    <w:rsid w:val="00D423C0"/>
    <w:rsid w:val="00D42ACE"/>
    <w:rsid w:val="00D4354D"/>
    <w:rsid w:val="00D45394"/>
    <w:rsid w:val="00D45479"/>
    <w:rsid w:val="00D471F3"/>
    <w:rsid w:val="00D4773C"/>
    <w:rsid w:val="00D50C59"/>
    <w:rsid w:val="00D51208"/>
    <w:rsid w:val="00D519F5"/>
    <w:rsid w:val="00D51B35"/>
    <w:rsid w:val="00D52151"/>
    <w:rsid w:val="00D52451"/>
    <w:rsid w:val="00D52732"/>
    <w:rsid w:val="00D53146"/>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7EF"/>
    <w:rsid w:val="00D61B81"/>
    <w:rsid w:val="00D623AF"/>
    <w:rsid w:val="00D623EA"/>
    <w:rsid w:val="00D62FC7"/>
    <w:rsid w:val="00D62FD7"/>
    <w:rsid w:val="00D63560"/>
    <w:rsid w:val="00D63FED"/>
    <w:rsid w:val="00D6417E"/>
    <w:rsid w:val="00D6573E"/>
    <w:rsid w:val="00D65B4E"/>
    <w:rsid w:val="00D66118"/>
    <w:rsid w:val="00D6649B"/>
    <w:rsid w:val="00D6750A"/>
    <w:rsid w:val="00D678C0"/>
    <w:rsid w:val="00D67AD6"/>
    <w:rsid w:val="00D67BC1"/>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BC"/>
    <w:rsid w:val="00D76E37"/>
    <w:rsid w:val="00D7759A"/>
    <w:rsid w:val="00D77634"/>
    <w:rsid w:val="00D7764E"/>
    <w:rsid w:val="00D77B94"/>
    <w:rsid w:val="00D77CE5"/>
    <w:rsid w:val="00D80022"/>
    <w:rsid w:val="00D80040"/>
    <w:rsid w:val="00D80A95"/>
    <w:rsid w:val="00D8126B"/>
    <w:rsid w:val="00D815C6"/>
    <w:rsid w:val="00D816B3"/>
    <w:rsid w:val="00D81C28"/>
    <w:rsid w:val="00D81DE1"/>
    <w:rsid w:val="00D81F0E"/>
    <w:rsid w:val="00D82151"/>
    <w:rsid w:val="00D826BB"/>
    <w:rsid w:val="00D826E8"/>
    <w:rsid w:val="00D83C6C"/>
    <w:rsid w:val="00D83D7F"/>
    <w:rsid w:val="00D8484F"/>
    <w:rsid w:val="00D84FE7"/>
    <w:rsid w:val="00D851F2"/>
    <w:rsid w:val="00D85718"/>
    <w:rsid w:val="00D8576F"/>
    <w:rsid w:val="00D8659F"/>
    <w:rsid w:val="00D86D0E"/>
    <w:rsid w:val="00D872A6"/>
    <w:rsid w:val="00D87370"/>
    <w:rsid w:val="00D87F28"/>
    <w:rsid w:val="00D901D8"/>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830"/>
    <w:rsid w:val="00DA19D1"/>
    <w:rsid w:val="00DA1EA0"/>
    <w:rsid w:val="00DA2602"/>
    <w:rsid w:val="00DA274D"/>
    <w:rsid w:val="00DA36E6"/>
    <w:rsid w:val="00DA3BA4"/>
    <w:rsid w:val="00DA403A"/>
    <w:rsid w:val="00DA4B15"/>
    <w:rsid w:val="00DA59C4"/>
    <w:rsid w:val="00DA5DFE"/>
    <w:rsid w:val="00DA64D1"/>
    <w:rsid w:val="00DA7C1F"/>
    <w:rsid w:val="00DA7F83"/>
    <w:rsid w:val="00DB12A2"/>
    <w:rsid w:val="00DB16E0"/>
    <w:rsid w:val="00DB1710"/>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121"/>
    <w:rsid w:val="00DC158E"/>
    <w:rsid w:val="00DC16F8"/>
    <w:rsid w:val="00DC1AC2"/>
    <w:rsid w:val="00DC1EC7"/>
    <w:rsid w:val="00DC2751"/>
    <w:rsid w:val="00DC2B4C"/>
    <w:rsid w:val="00DC300A"/>
    <w:rsid w:val="00DC32B6"/>
    <w:rsid w:val="00DC38D1"/>
    <w:rsid w:val="00DC44F4"/>
    <w:rsid w:val="00DC4534"/>
    <w:rsid w:val="00DC6F4D"/>
    <w:rsid w:val="00DC720A"/>
    <w:rsid w:val="00DC7364"/>
    <w:rsid w:val="00DC79B3"/>
    <w:rsid w:val="00DD0635"/>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64"/>
    <w:rsid w:val="00DD719D"/>
    <w:rsid w:val="00DD755E"/>
    <w:rsid w:val="00DD7C8E"/>
    <w:rsid w:val="00DD7EE9"/>
    <w:rsid w:val="00DE234B"/>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69D8"/>
    <w:rsid w:val="00DF6B5C"/>
    <w:rsid w:val="00DF7376"/>
    <w:rsid w:val="00DF7754"/>
    <w:rsid w:val="00DF7F8A"/>
    <w:rsid w:val="00E00205"/>
    <w:rsid w:val="00E0087A"/>
    <w:rsid w:val="00E012A2"/>
    <w:rsid w:val="00E0178F"/>
    <w:rsid w:val="00E01ED4"/>
    <w:rsid w:val="00E01FE2"/>
    <w:rsid w:val="00E0214C"/>
    <w:rsid w:val="00E037D5"/>
    <w:rsid w:val="00E0427C"/>
    <w:rsid w:val="00E046D8"/>
    <w:rsid w:val="00E05FB9"/>
    <w:rsid w:val="00E06286"/>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2094B"/>
    <w:rsid w:val="00E209F4"/>
    <w:rsid w:val="00E20FDC"/>
    <w:rsid w:val="00E22BE4"/>
    <w:rsid w:val="00E22E1A"/>
    <w:rsid w:val="00E2307C"/>
    <w:rsid w:val="00E23861"/>
    <w:rsid w:val="00E245CF"/>
    <w:rsid w:val="00E248D5"/>
    <w:rsid w:val="00E2541D"/>
    <w:rsid w:val="00E256DA"/>
    <w:rsid w:val="00E25827"/>
    <w:rsid w:val="00E25B9E"/>
    <w:rsid w:val="00E261FA"/>
    <w:rsid w:val="00E26E58"/>
    <w:rsid w:val="00E27399"/>
    <w:rsid w:val="00E27D8B"/>
    <w:rsid w:val="00E30040"/>
    <w:rsid w:val="00E301DC"/>
    <w:rsid w:val="00E3067E"/>
    <w:rsid w:val="00E308A4"/>
    <w:rsid w:val="00E30C11"/>
    <w:rsid w:val="00E32173"/>
    <w:rsid w:val="00E32A82"/>
    <w:rsid w:val="00E33ACD"/>
    <w:rsid w:val="00E349E9"/>
    <w:rsid w:val="00E34E3C"/>
    <w:rsid w:val="00E35230"/>
    <w:rsid w:val="00E35232"/>
    <w:rsid w:val="00E3592E"/>
    <w:rsid w:val="00E36260"/>
    <w:rsid w:val="00E36608"/>
    <w:rsid w:val="00E368FA"/>
    <w:rsid w:val="00E36B2B"/>
    <w:rsid w:val="00E3707E"/>
    <w:rsid w:val="00E373B8"/>
    <w:rsid w:val="00E3771B"/>
    <w:rsid w:val="00E37798"/>
    <w:rsid w:val="00E37B08"/>
    <w:rsid w:val="00E40062"/>
    <w:rsid w:val="00E4077F"/>
    <w:rsid w:val="00E40E4D"/>
    <w:rsid w:val="00E415AB"/>
    <w:rsid w:val="00E4222C"/>
    <w:rsid w:val="00E422D5"/>
    <w:rsid w:val="00E4247B"/>
    <w:rsid w:val="00E429C0"/>
    <w:rsid w:val="00E42BA0"/>
    <w:rsid w:val="00E43352"/>
    <w:rsid w:val="00E43A03"/>
    <w:rsid w:val="00E43D6D"/>
    <w:rsid w:val="00E4413C"/>
    <w:rsid w:val="00E460E9"/>
    <w:rsid w:val="00E46540"/>
    <w:rsid w:val="00E4696B"/>
    <w:rsid w:val="00E46BF9"/>
    <w:rsid w:val="00E46E0C"/>
    <w:rsid w:val="00E47A90"/>
    <w:rsid w:val="00E47D8A"/>
    <w:rsid w:val="00E50593"/>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26AE"/>
    <w:rsid w:val="00E62B8F"/>
    <w:rsid w:val="00E63587"/>
    <w:rsid w:val="00E63A39"/>
    <w:rsid w:val="00E63B7F"/>
    <w:rsid w:val="00E63D43"/>
    <w:rsid w:val="00E64070"/>
    <w:rsid w:val="00E641A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875"/>
    <w:rsid w:val="00E7382E"/>
    <w:rsid w:val="00E73E27"/>
    <w:rsid w:val="00E73EE1"/>
    <w:rsid w:val="00E7464A"/>
    <w:rsid w:val="00E75469"/>
    <w:rsid w:val="00E76F25"/>
    <w:rsid w:val="00E771D3"/>
    <w:rsid w:val="00E774DE"/>
    <w:rsid w:val="00E77F9F"/>
    <w:rsid w:val="00E8036F"/>
    <w:rsid w:val="00E80495"/>
    <w:rsid w:val="00E81BD7"/>
    <w:rsid w:val="00E820D2"/>
    <w:rsid w:val="00E82135"/>
    <w:rsid w:val="00E82CD8"/>
    <w:rsid w:val="00E83128"/>
    <w:rsid w:val="00E83631"/>
    <w:rsid w:val="00E8389F"/>
    <w:rsid w:val="00E838B9"/>
    <w:rsid w:val="00E84705"/>
    <w:rsid w:val="00E84BE4"/>
    <w:rsid w:val="00E84E72"/>
    <w:rsid w:val="00E85246"/>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83D"/>
    <w:rsid w:val="00E931FA"/>
    <w:rsid w:val="00E933FF"/>
    <w:rsid w:val="00E93697"/>
    <w:rsid w:val="00E93D15"/>
    <w:rsid w:val="00E93D81"/>
    <w:rsid w:val="00E93FC3"/>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A73"/>
    <w:rsid w:val="00EA1095"/>
    <w:rsid w:val="00EA114C"/>
    <w:rsid w:val="00EA126D"/>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C8F"/>
    <w:rsid w:val="00EA6C17"/>
    <w:rsid w:val="00EA77DC"/>
    <w:rsid w:val="00EA7B17"/>
    <w:rsid w:val="00EB05A9"/>
    <w:rsid w:val="00EB0915"/>
    <w:rsid w:val="00EB0A34"/>
    <w:rsid w:val="00EB0D19"/>
    <w:rsid w:val="00EB1D46"/>
    <w:rsid w:val="00EB26DA"/>
    <w:rsid w:val="00EB2D1F"/>
    <w:rsid w:val="00EB339F"/>
    <w:rsid w:val="00EB341E"/>
    <w:rsid w:val="00EB4B7D"/>
    <w:rsid w:val="00EB5004"/>
    <w:rsid w:val="00EB51F2"/>
    <w:rsid w:val="00EB563F"/>
    <w:rsid w:val="00EB5D1F"/>
    <w:rsid w:val="00EB61E8"/>
    <w:rsid w:val="00EB67DF"/>
    <w:rsid w:val="00EB6B5B"/>
    <w:rsid w:val="00EB6F1B"/>
    <w:rsid w:val="00EB70C3"/>
    <w:rsid w:val="00EB76D3"/>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6237"/>
    <w:rsid w:val="00EC670A"/>
    <w:rsid w:val="00EC71CC"/>
    <w:rsid w:val="00EC7E14"/>
    <w:rsid w:val="00ED013B"/>
    <w:rsid w:val="00ED0284"/>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073"/>
    <w:rsid w:val="00EE4543"/>
    <w:rsid w:val="00EE4865"/>
    <w:rsid w:val="00EE4922"/>
    <w:rsid w:val="00EE4A8F"/>
    <w:rsid w:val="00EE5090"/>
    <w:rsid w:val="00EE5517"/>
    <w:rsid w:val="00EE5CFC"/>
    <w:rsid w:val="00EE6AC7"/>
    <w:rsid w:val="00EE71B2"/>
    <w:rsid w:val="00EF034C"/>
    <w:rsid w:val="00EF037D"/>
    <w:rsid w:val="00EF156D"/>
    <w:rsid w:val="00EF20BF"/>
    <w:rsid w:val="00EF2416"/>
    <w:rsid w:val="00EF2713"/>
    <w:rsid w:val="00EF2794"/>
    <w:rsid w:val="00EF2893"/>
    <w:rsid w:val="00EF2D75"/>
    <w:rsid w:val="00EF376A"/>
    <w:rsid w:val="00EF3F8F"/>
    <w:rsid w:val="00EF4B6A"/>
    <w:rsid w:val="00EF4EA0"/>
    <w:rsid w:val="00EF4EDF"/>
    <w:rsid w:val="00EF5A0F"/>
    <w:rsid w:val="00EF5AA3"/>
    <w:rsid w:val="00EF6673"/>
    <w:rsid w:val="00EF66A8"/>
    <w:rsid w:val="00EF70B8"/>
    <w:rsid w:val="00EF7362"/>
    <w:rsid w:val="00EF7BE1"/>
    <w:rsid w:val="00F006DF"/>
    <w:rsid w:val="00F0123A"/>
    <w:rsid w:val="00F01D9F"/>
    <w:rsid w:val="00F021BE"/>
    <w:rsid w:val="00F0245B"/>
    <w:rsid w:val="00F02750"/>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5BC3"/>
    <w:rsid w:val="00F26025"/>
    <w:rsid w:val="00F26D78"/>
    <w:rsid w:val="00F26DB3"/>
    <w:rsid w:val="00F26FD3"/>
    <w:rsid w:val="00F273FD"/>
    <w:rsid w:val="00F3105D"/>
    <w:rsid w:val="00F326BD"/>
    <w:rsid w:val="00F328A9"/>
    <w:rsid w:val="00F34363"/>
    <w:rsid w:val="00F3452E"/>
    <w:rsid w:val="00F346B2"/>
    <w:rsid w:val="00F3590D"/>
    <w:rsid w:val="00F35946"/>
    <w:rsid w:val="00F35FBA"/>
    <w:rsid w:val="00F35FE1"/>
    <w:rsid w:val="00F35FFA"/>
    <w:rsid w:val="00F36118"/>
    <w:rsid w:val="00F37457"/>
    <w:rsid w:val="00F374F0"/>
    <w:rsid w:val="00F37CEC"/>
    <w:rsid w:val="00F406FB"/>
    <w:rsid w:val="00F40939"/>
    <w:rsid w:val="00F40BD7"/>
    <w:rsid w:val="00F40BFE"/>
    <w:rsid w:val="00F40DFC"/>
    <w:rsid w:val="00F4151A"/>
    <w:rsid w:val="00F415EA"/>
    <w:rsid w:val="00F4195C"/>
    <w:rsid w:val="00F41BC6"/>
    <w:rsid w:val="00F41D75"/>
    <w:rsid w:val="00F42C4F"/>
    <w:rsid w:val="00F42EF0"/>
    <w:rsid w:val="00F435DC"/>
    <w:rsid w:val="00F440FC"/>
    <w:rsid w:val="00F442BA"/>
    <w:rsid w:val="00F44B4F"/>
    <w:rsid w:val="00F453D5"/>
    <w:rsid w:val="00F455D4"/>
    <w:rsid w:val="00F45F44"/>
    <w:rsid w:val="00F4662E"/>
    <w:rsid w:val="00F46E8F"/>
    <w:rsid w:val="00F478CA"/>
    <w:rsid w:val="00F50077"/>
    <w:rsid w:val="00F51113"/>
    <w:rsid w:val="00F51893"/>
    <w:rsid w:val="00F51BC5"/>
    <w:rsid w:val="00F521BF"/>
    <w:rsid w:val="00F538E2"/>
    <w:rsid w:val="00F53C49"/>
    <w:rsid w:val="00F54C20"/>
    <w:rsid w:val="00F55A35"/>
    <w:rsid w:val="00F55C77"/>
    <w:rsid w:val="00F566D0"/>
    <w:rsid w:val="00F603E9"/>
    <w:rsid w:val="00F60581"/>
    <w:rsid w:val="00F606DB"/>
    <w:rsid w:val="00F613A0"/>
    <w:rsid w:val="00F614F4"/>
    <w:rsid w:val="00F61512"/>
    <w:rsid w:val="00F61513"/>
    <w:rsid w:val="00F61AF5"/>
    <w:rsid w:val="00F61AF6"/>
    <w:rsid w:val="00F62311"/>
    <w:rsid w:val="00F62DB5"/>
    <w:rsid w:val="00F63986"/>
    <w:rsid w:val="00F63A00"/>
    <w:rsid w:val="00F63D92"/>
    <w:rsid w:val="00F63E01"/>
    <w:rsid w:val="00F63EE8"/>
    <w:rsid w:val="00F640CE"/>
    <w:rsid w:val="00F64266"/>
    <w:rsid w:val="00F642E9"/>
    <w:rsid w:val="00F649F4"/>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331F"/>
    <w:rsid w:val="00F733A4"/>
    <w:rsid w:val="00F73A83"/>
    <w:rsid w:val="00F73D7C"/>
    <w:rsid w:val="00F741E7"/>
    <w:rsid w:val="00F74723"/>
    <w:rsid w:val="00F74CF1"/>
    <w:rsid w:val="00F74F3F"/>
    <w:rsid w:val="00F75FB0"/>
    <w:rsid w:val="00F761B2"/>
    <w:rsid w:val="00F7649B"/>
    <w:rsid w:val="00F766BE"/>
    <w:rsid w:val="00F76AFB"/>
    <w:rsid w:val="00F76CD6"/>
    <w:rsid w:val="00F76FC9"/>
    <w:rsid w:val="00F80235"/>
    <w:rsid w:val="00F804C7"/>
    <w:rsid w:val="00F8235B"/>
    <w:rsid w:val="00F824F2"/>
    <w:rsid w:val="00F82A4C"/>
    <w:rsid w:val="00F831B0"/>
    <w:rsid w:val="00F83775"/>
    <w:rsid w:val="00F83EF6"/>
    <w:rsid w:val="00F8412E"/>
    <w:rsid w:val="00F849A5"/>
    <w:rsid w:val="00F85129"/>
    <w:rsid w:val="00F858A1"/>
    <w:rsid w:val="00F85A3E"/>
    <w:rsid w:val="00F85EE9"/>
    <w:rsid w:val="00F860E6"/>
    <w:rsid w:val="00F8746A"/>
    <w:rsid w:val="00F87703"/>
    <w:rsid w:val="00F87A55"/>
    <w:rsid w:val="00F87B8B"/>
    <w:rsid w:val="00F9071A"/>
    <w:rsid w:val="00F9080D"/>
    <w:rsid w:val="00F911E8"/>
    <w:rsid w:val="00F9145E"/>
    <w:rsid w:val="00F919C6"/>
    <w:rsid w:val="00F91AAC"/>
    <w:rsid w:val="00F91C9D"/>
    <w:rsid w:val="00F91E78"/>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031"/>
    <w:rsid w:val="00FA0111"/>
    <w:rsid w:val="00FA0C59"/>
    <w:rsid w:val="00FA0FC1"/>
    <w:rsid w:val="00FA1028"/>
    <w:rsid w:val="00FA11CC"/>
    <w:rsid w:val="00FA20BF"/>
    <w:rsid w:val="00FA21A8"/>
    <w:rsid w:val="00FA235A"/>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B15"/>
    <w:rsid w:val="00FB2BA9"/>
    <w:rsid w:val="00FB2D52"/>
    <w:rsid w:val="00FB2E07"/>
    <w:rsid w:val="00FB2F48"/>
    <w:rsid w:val="00FB3F21"/>
    <w:rsid w:val="00FB4EDD"/>
    <w:rsid w:val="00FB4F8B"/>
    <w:rsid w:val="00FB508B"/>
    <w:rsid w:val="00FB544A"/>
    <w:rsid w:val="00FB5918"/>
    <w:rsid w:val="00FB6339"/>
    <w:rsid w:val="00FB6D31"/>
    <w:rsid w:val="00FC047A"/>
    <w:rsid w:val="00FC0EB2"/>
    <w:rsid w:val="00FC0EDE"/>
    <w:rsid w:val="00FC0F0F"/>
    <w:rsid w:val="00FC0F74"/>
    <w:rsid w:val="00FC1C1C"/>
    <w:rsid w:val="00FC1D5E"/>
    <w:rsid w:val="00FC2195"/>
    <w:rsid w:val="00FC2DF8"/>
    <w:rsid w:val="00FC3DA1"/>
    <w:rsid w:val="00FC55E9"/>
    <w:rsid w:val="00FC63A3"/>
    <w:rsid w:val="00FC68E4"/>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5A43"/>
    <w:rsid w:val="00FD6C87"/>
    <w:rsid w:val="00FD73C6"/>
    <w:rsid w:val="00FD7DAB"/>
    <w:rsid w:val="00FE013F"/>
    <w:rsid w:val="00FE0706"/>
    <w:rsid w:val="00FE0D6E"/>
    <w:rsid w:val="00FE0FD1"/>
    <w:rsid w:val="00FE19FF"/>
    <w:rsid w:val="00FE2269"/>
    <w:rsid w:val="00FE2CF2"/>
    <w:rsid w:val="00FE306E"/>
    <w:rsid w:val="00FE37BA"/>
    <w:rsid w:val="00FE3EAE"/>
    <w:rsid w:val="00FE437F"/>
    <w:rsid w:val="00FE4AF1"/>
    <w:rsid w:val="00FE5352"/>
    <w:rsid w:val="00FE5682"/>
    <w:rsid w:val="00FE582F"/>
    <w:rsid w:val="00FE595E"/>
    <w:rsid w:val="00FE67B0"/>
    <w:rsid w:val="00FE69C9"/>
    <w:rsid w:val="00FE6D27"/>
    <w:rsid w:val="00FE702D"/>
    <w:rsid w:val="00FE703C"/>
    <w:rsid w:val="00FE7181"/>
    <w:rsid w:val="00FF0389"/>
    <w:rsid w:val="00FF10D4"/>
    <w:rsid w:val="00FF16E7"/>
    <w:rsid w:val="00FF1829"/>
    <w:rsid w:val="00FF2369"/>
    <w:rsid w:val="00FF3089"/>
    <w:rsid w:val="00FF41C3"/>
    <w:rsid w:val="00FF4492"/>
    <w:rsid w:val="00FF51A6"/>
    <w:rsid w:val="00FF5429"/>
    <w:rsid w:val="00FF6179"/>
    <w:rsid w:val="00FF61EE"/>
    <w:rsid w:val="00FF6322"/>
    <w:rsid w:val="00FF639F"/>
    <w:rsid w:val="00FF6454"/>
    <w:rsid w:val="00FF647E"/>
    <w:rsid w:val="00FF6572"/>
    <w:rsid w:val="00FF690B"/>
    <w:rsid w:val="00FF76A9"/>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C3"/>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E93697"/>
    <w:pPr>
      <w:keepNext/>
      <w:numPr>
        <w:ilvl w:val="3"/>
        <w:numId w:val="34"/>
      </w:numPr>
      <w:spacing w:before="240" w:after="60" w:line="480" w:lineRule="auto"/>
      <w:ind w:left="0"/>
      <w:jc w:val="center"/>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8316E6"/>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93697"/>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5482</Words>
  <Characters>31251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4</cp:revision>
  <cp:lastPrinted>2025-03-23T13:39:00Z</cp:lastPrinted>
  <dcterms:created xsi:type="dcterms:W3CDTF">2026-03-27T15:45:00Z</dcterms:created>
  <dcterms:modified xsi:type="dcterms:W3CDTF">2026-04-09T15:57:00Z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zotero-version="7.0.26"&gt;&lt;session id="8SLzavgd"/&gt;&lt;style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http://www.zotero.org/styles/apa</vt:lpwstr>
  </property>
  <property fmtid="{D5CDD505-2E9C-101B-9397-08002B2CF9AE}" pid="9" name="Mendeley Recent Style Name 0_1">
    <vt:lpwstr>American Psychological Association 7th edition</vt:lpwstr>
  </property>
  <property fmtid="{D5CDD505-2E9C-101B-9397-08002B2CF9AE}" pid="10" name="Mendeley Recent Style Id 1_1">
    <vt:lpwstr>http://www.zotero.org/styles/ieee</vt:lpwstr>
  </property>
  <property fmtid="{D5CDD505-2E9C-101B-9397-08002B2CF9AE}" pid="11" name="Mendeley Recent Style Name 1_1">
    <vt:lpwstr>IEEE</vt:lpwstr>
  </property>
  <property fmtid="{D5CDD505-2E9C-101B-9397-08002B2CF9AE}" pid="12" name="Mendeley Recent Style Id 2_1">
    <vt:lpwstr>http://www.zotero.org/styles/information-systems-research</vt:lpwstr>
  </property>
  <property fmtid="{D5CDD505-2E9C-101B-9397-08002B2CF9AE}" pid="13" name="Mendeley Recent Style Name 2_1">
    <vt:lpwstr>Information Systems Research</vt:lpwstr>
  </property>
  <property fmtid="{D5CDD505-2E9C-101B-9397-08002B2CF9AE}" pid="14" name="Mendeley Recent Style Id 3_1">
    <vt:lpwstr>http://www.zotero.org/styles/journal-of-marketing-research</vt:lpwstr>
  </property>
  <property fmtid="{D5CDD505-2E9C-101B-9397-08002B2CF9AE}" pid="15" name="Mendeley Recent Style Name 3_1">
    <vt:lpwstr>Journal of Marketing Research</vt:lpwstr>
  </property>
  <property fmtid="{D5CDD505-2E9C-101B-9397-08002B2CF9AE}" pid="16" name="Mendeley Recent Style Id 4_1">
    <vt:lpwstr>http://www.zotero.org/styles/journal-of-the-association-for-information-systems</vt:lpwstr>
  </property>
  <property fmtid="{D5CDD505-2E9C-101B-9397-08002B2CF9AE}" pid="17" name="Mendeley Recent Style Name 4_1">
    <vt:lpwstr>Journal of the Association for Information Systems</vt:lpwstr>
  </property>
  <property fmtid="{D5CDD505-2E9C-101B-9397-08002B2CF9AE}" pid="18" name="Mendeley Recent Style Id 5_1">
    <vt:lpwstr>http://www.zotero.org/styles/mis-quarterly</vt:lpwstr>
  </property>
  <property fmtid="{D5CDD505-2E9C-101B-9397-08002B2CF9AE}" pid="19" name="Mendeley Recent Style Name 5_1">
    <vt:lpwstr>MIS Quarterly</vt:lpwstr>
  </property>
  <property fmtid="{D5CDD505-2E9C-101B-9397-08002B2CF9AE}" pid="20" name="Mendeley Recent Style Id 6_1">
    <vt:lpwstr>http://www.zotero.org/styles/management-science</vt:lpwstr>
  </property>
  <property fmtid="{D5CDD505-2E9C-101B-9397-08002B2CF9AE}" pid="21" name="Mendeley Recent Style Name 6_1">
    <vt:lpwstr>Management Science</vt:lpwstr>
  </property>
  <property fmtid="{D5CDD505-2E9C-101B-9397-08002B2CF9AE}" pid="22" name="Mendeley Recent Style Id 7_1">
    <vt:lpwstr>http://www.zotero.org/styles/pnas</vt:lpwstr>
  </property>
  <property fmtid="{D5CDD505-2E9C-101B-9397-08002B2CF9AE}" pid="23" name="Mendeley Recent Style Name 7_1">
    <vt:lpwstr>Proceedings of the National Academy of Sciences of the United States of America</vt:lpwstr>
  </property>
  <property fmtid="{D5CDD505-2E9C-101B-9397-08002B2CF9AE}" pid="24" name="Mendeley Recent Style Id 8_1">
    <vt:lpwstr>http://csl.mendeley.com/styles/511939611/production-and-operations-management</vt:lpwstr>
  </property>
  <property fmtid="{D5CDD505-2E9C-101B-9397-08002B2CF9AE}" pid="25" name="Mendeley Recent Style Name 8_1">
    <vt:lpwstr>Production and Operations Management - Xia Wang</vt:lpwstr>
  </property>
  <property fmtid="{D5CDD505-2E9C-101B-9397-08002B2CF9AE}" pid="26" name="Mendeley Recent Style Id 9_1">
    <vt:lpwstr>http://www.zotero.org/styles/science</vt:lpwstr>
  </property>
  <property fmtid="{D5CDD505-2E9C-101B-9397-08002B2CF9AE}" pid="27" name="Mendeley Recent Style Name 9_1">
    <vt:lpwstr>Science</vt:lpwstr>
  </property>
</Properties>
</file>