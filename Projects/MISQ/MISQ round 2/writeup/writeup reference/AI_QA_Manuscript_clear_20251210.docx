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543CE3FF" w:rsidR="0062333A" w:rsidRPr="00261E78" w:rsidRDefault="0062333A" w:rsidP="0037499A">
      <w:pPr>
        <w:pStyle w:val="Title"/>
      </w:pPr>
      <w:r w:rsidRPr="00261E78">
        <w:rPr>
          <w:lang w:eastAsia="zh-CN"/>
        </w:rPr>
        <w:t xml:space="preserve">Content, </w:t>
      </w:r>
      <w:r w:rsidR="00F803FF" w:rsidRPr="00261E78">
        <w:rPr>
          <w:lang w:eastAsia="zh-CN"/>
        </w:rPr>
        <w:t>Source</w:t>
      </w:r>
      <w:r w:rsidRPr="00261E78">
        <w:rPr>
          <w:lang w:eastAsia="zh-CN"/>
        </w:rPr>
        <w:t>,</w:t>
      </w:r>
      <w:r w:rsidRPr="00261E78">
        <w:t xml:space="preserve"> and </w:t>
      </w:r>
      <w:r w:rsidR="00F803FF" w:rsidRPr="00261E78">
        <w:rPr>
          <w:lang w:eastAsia="zh-CN"/>
        </w:rPr>
        <w:t>Position</w:t>
      </w:r>
      <w:r w:rsidRPr="00261E78">
        <w:t>: The Impact</w:t>
      </w:r>
      <w:r w:rsidRPr="00261E78">
        <w:rPr>
          <w:lang w:eastAsia="zh-CN"/>
        </w:rPr>
        <w:t>s</w:t>
      </w:r>
      <w:r w:rsidRPr="00261E78">
        <w:t xml:space="preserve"> of Platform-</w:t>
      </w:r>
      <w:r w:rsidR="00CE05C9">
        <w:t>S</w:t>
      </w:r>
      <w:r w:rsidR="00E30040" w:rsidRPr="00261E78">
        <w:t xml:space="preserve">pecific </w:t>
      </w:r>
      <w:r w:rsidRPr="00261E78">
        <w:t>Internal Generative AI on Online Q&amp;A Communities</w:t>
      </w:r>
    </w:p>
    <w:p w14:paraId="0E29B9B1" w14:textId="0D7FFF6F" w:rsidR="00900E0B" w:rsidRPr="00261E78" w:rsidRDefault="00F40939" w:rsidP="00A86F82">
      <w:pPr>
        <w:spacing w:line="360" w:lineRule="auto"/>
      </w:pPr>
      <w:r w:rsidRPr="00261E78">
        <w:rPr>
          <w:b/>
        </w:rPr>
        <w:t>Abstract</w:t>
      </w:r>
    </w:p>
    <w:p w14:paraId="1F5985E3" w14:textId="06909810" w:rsidR="006F1955" w:rsidRPr="00261E78" w:rsidRDefault="006F1955" w:rsidP="00F803FF">
      <w:pPr>
        <w:pStyle w:val="Paragraph0"/>
      </w:pPr>
      <w:r w:rsidRPr="00261E78">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D1059C">
        <w:t>whether</w:t>
      </w:r>
      <w:r w:rsidR="00D1059C" w:rsidRPr="00261E78">
        <w:t xml:space="preserve"> </w:t>
      </w:r>
      <w:r w:rsidR="0009162F" w:rsidRPr="00261E78">
        <w:t xml:space="preserve">an </w:t>
      </w:r>
      <w:r w:rsidR="00236C38" w:rsidRPr="00261E78">
        <w:t xml:space="preserve">additional </w:t>
      </w:r>
      <w:r w:rsidRPr="00261E78">
        <w:t xml:space="preserve">platform-specific, internally developed GenAI could offer a balanced solution. Leveraging a randomized experiment from a leading Chinese </w:t>
      </w:r>
      <w:r w:rsidR="001F5883" w:rsidRPr="00261E78">
        <w:t xml:space="preserve">online </w:t>
      </w:r>
      <w:r w:rsidRPr="00261E78">
        <w:t xml:space="preserve">technical Q&amp;A community, we examine </w:t>
      </w:r>
      <w:r w:rsidR="00CE05C9">
        <w:t xml:space="preserve">the behaviors of </w:t>
      </w:r>
      <w:r w:rsidRPr="00261E78">
        <w:t>human user</w:t>
      </w:r>
      <w:r w:rsidR="00CE05C9">
        <w:t>s</w:t>
      </w:r>
      <w:r w:rsidRPr="00261E78">
        <w:t xml:space="preserve"> (answerers and viewers) after the introduction of internal GenAI. Our findings reveal a reduction in human-provided answers and viewer recognition of these answers. We identify three key mechanisms that drive this reduction: a “content effect,” as high-quality AI answers may make human efforts seem redundant;</w:t>
      </w:r>
      <w:r w:rsidR="00F803FF" w:rsidRPr="00261E78">
        <w:t xml:space="preserve"> a “source effect,” which stems from AI as the information source; and</w:t>
      </w:r>
      <w:r w:rsidRPr="00261E78">
        <w:t xml:space="preserve"> a “position effect,” because AI-generated answers appear almost instantaneously in the first position and demotivate human contribution. We show that the reduction in human answer recognition is due to </w:t>
      </w:r>
      <w:r w:rsidR="00661B49" w:rsidRPr="00261E78">
        <w:t xml:space="preserve">elevated </w:t>
      </w:r>
      <w:r w:rsidRPr="00261E78">
        <w:t>expectations for human answers rather than</w:t>
      </w:r>
      <w:r w:rsidR="00FD4BBD">
        <w:t xml:space="preserve"> to</w:t>
      </w:r>
      <w:r w:rsidRPr="00261E78">
        <w:t xml:space="preserve"> </w:t>
      </w:r>
      <w:bookmarkStart w:id="0" w:name="_Hlk214095578"/>
      <w:r w:rsidR="00FD4BBD">
        <w:t>viewers’ distraction from</w:t>
      </w:r>
      <w:r w:rsidR="001F5883" w:rsidRPr="00261E78">
        <w:t xml:space="preserve"> human answers or </w:t>
      </w:r>
      <w:r w:rsidR="00A83A8C">
        <w:t xml:space="preserve">to </w:t>
      </w:r>
      <w:r w:rsidR="00661B49" w:rsidRPr="00261E78">
        <w:t xml:space="preserve">degraded </w:t>
      </w:r>
      <w:r w:rsidR="001F5883" w:rsidRPr="00261E78">
        <w:t xml:space="preserve">human </w:t>
      </w:r>
      <w:r w:rsidRPr="00261E78">
        <w:t>answer quality</w:t>
      </w:r>
      <w:bookmarkEnd w:id="0"/>
      <w:r w:rsidRPr="00261E78">
        <w:t>. We further demonstrate that in this AI-augmented environment, internal GenAI prompts human answerers to offer more personalized, experience-based insights. We contribute to the emerging literature on GenAI</w:t>
      </w:r>
      <w:r w:rsidR="00144466" w:rsidRPr="00261E78">
        <w:t>’</w:t>
      </w:r>
      <w:r w:rsidRPr="00261E78">
        <w:t>s impact and provide practical insight for platforms integrating GenAI into online Q&amp;A communities.</w:t>
      </w:r>
    </w:p>
    <w:p w14:paraId="44F41F14" w14:textId="33A4DA83" w:rsidR="00F40939" w:rsidRPr="00261E78" w:rsidRDefault="00F40939" w:rsidP="00A86F82">
      <w:pPr>
        <w:spacing w:line="480" w:lineRule="auto"/>
        <w:sectPr w:rsidR="00F40939" w:rsidRPr="00261E78"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61E78">
        <w:rPr>
          <w:b/>
        </w:rPr>
        <w:t>Keywords</w:t>
      </w:r>
      <w:r w:rsidRPr="00261E78">
        <w:t xml:space="preserve">: Generative AI, Human-AI </w:t>
      </w:r>
      <w:r w:rsidR="00CE66B2" w:rsidRPr="00261E78">
        <w:t>I</w:t>
      </w:r>
      <w:r w:rsidRPr="00261E78">
        <w:t>nteraction</w:t>
      </w:r>
      <w:r w:rsidR="00C05C04" w:rsidRPr="00261E78">
        <w:t>s</w:t>
      </w:r>
      <w:r w:rsidRPr="00261E78">
        <w:t>, Online Communit</w:t>
      </w:r>
      <w:r w:rsidR="00C05C04" w:rsidRPr="00261E78">
        <w:t>ies</w:t>
      </w:r>
      <w:r w:rsidR="00A03892" w:rsidRPr="00261E78">
        <w:t>, Content Effect, Sou</w:t>
      </w:r>
      <w:r w:rsidR="000538F5" w:rsidRPr="00261E78">
        <w:t>rce Effect, Position Effect</w:t>
      </w:r>
    </w:p>
    <w:p w14:paraId="618805DF" w14:textId="0217A279" w:rsidR="00E72D64" w:rsidRPr="00261E78" w:rsidRDefault="00E3771B" w:rsidP="00E72D64">
      <w:pPr>
        <w:pStyle w:val="Heading1"/>
      </w:pPr>
      <w:r w:rsidRPr="00261E78">
        <w:lastRenderedPageBreak/>
        <w:t>Introduction</w:t>
      </w:r>
    </w:p>
    <w:p w14:paraId="4A34A7A3" w14:textId="4D93B178" w:rsidR="006A01BD" w:rsidRPr="00261E78" w:rsidRDefault="00E83631" w:rsidP="006A01BD">
      <w:pPr>
        <w:pStyle w:val="Paragraph0"/>
      </w:pPr>
      <w:r w:rsidRPr="00261E78">
        <w:t xml:space="preserve">Generative artificial intelligence (GenAI) and large language models (LLMs) have transformed online information-seeking behavior and present </w:t>
      </w:r>
      <w:r w:rsidR="00E30040" w:rsidRPr="00261E78">
        <w:t xml:space="preserve">a </w:t>
      </w:r>
      <w:r w:rsidRPr="00261E78">
        <w:t xml:space="preserve">significant challenge to traditional </w:t>
      </w:r>
      <w:r w:rsidR="001F5883" w:rsidRPr="00261E78">
        <w:t xml:space="preserve">online </w:t>
      </w:r>
      <w:r w:rsidRPr="00261E78">
        <w:t xml:space="preserve">question-and-answer (Q&amp;A) communities. Recent studies document a decline in user participation on these platforms after the introduction of ChatGPT </w:t>
      </w:r>
      <w:r w:rsidR="00C50CEE" w:rsidRPr="00261E78">
        <w:rPr>
          <w:shd w:val="clear" w:color="auto" w:fill="FFFFFF"/>
        </w:rPr>
        <w:fldChar w:fldCharType="begin"/>
      </w:r>
      <w:r w:rsidR="00FF7707" w:rsidRPr="00261E78">
        <w:rPr>
          <w:shd w:val="clear" w:color="auto" w:fill="FFFFFF"/>
        </w:rPr>
        <w:instrText xml:space="preserve"> ADDIN ZOTERO_ITEM CSL_CITATION {"citationID":"zBqq6TmF","properties":{"formattedCitation":"(Burtch et al. 2023; Quinn &amp; Gutt 2023; del Rio-Chanona et al. 2023; Sanatizadeh et al. 2023; Xue et al. 2023)","plainCitation":"(Burtch et al. 2023; Quinn &amp; Gutt 2023; del Rio-Chanona et al. 2023; Sanatizadeh et al. 2023; Xue et al. 2023)","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FF7707" w:rsidRPr="00261E78">
        <w:rPr>
          <w:shd w:val="clear" w:color="auto" w:fill="FFFFFF"/>
        </w:rPr>
        <w:instrText>ChatGPT</w:instrText>
      </w:r>
      <w:r w:rsidR="00FF7707" w:rsidRPr="00261E78">
        <w:rPr>
          <w:shd w:val="clear" w:color="auto" w:fill="FFFFFF"/>
        </w:rPr>
        <w:instrText>对</w:instrText>
      </w:r>
      <w:r w:rsidR="00FF7707" w:rsidRPr="00261E78">
        <w:rPr>
          <w:shd w:val="clear" w:color="auto" w:fill="FFFFFF"/>
        </w:rPr>
        <w:instrText>StackOverflow</w:instrText>
      </w:r>
      <w:r w:rsidR="00FF7707" w:rsidRPr="00261E78">
        <w:rPr>
          <w:shd w:val="clear" w:color="auto" w:fill="FFFFFF"/>
        </w:rPr>
        <w:instrText>用户活动的影响，并与</w:instrText>
      </w:r>
      <w:r w:rsidR="00FF7707" w:rsidRPr="00261E78">
        <w:rPr>
          <w:shd w:val="clear" w:color="auto" w:fill="FFFFFF"/>
        </w:rPr>
        <w:instrText>Reddit</w:instrText>
      </w:r>
      <w:r w:rsidR="00FF7707" w:rsidRPr="00261E78">
        <w:rPr>
          <w:shd w:val="clear" w:color="auto" w:fill="FFFFFF"/>
        </w:rPr>
        <w:instrText>的用户活动进行了对比。我们分析了</w:instrText>
      </w:r>
      <w:r w:rsidR="00FF7707" w:rsidRPr="00261E78">
        <w:rPr>
          <w:shd w:val="clear" w:color="auto" w:fill="FFFFFF"/>
        </w:rPr>
        <w:instrText>2021</w:instrText>
      </w:r>
      <w:r w:rsidR="00FF7707" w:rsidRPr="00261E78">
        <w:rPr>
          <w:shd w:val="clear" w:color="auto" w:fill="FFFFFF"/>
        </w:rPr>
        <w:instrText>年</w:instrText>
      </w:r>
      <w:r w:rsidR="00FF7707" w:rsidRPr="00261E78">
        <w:rPr>
          <w:shd w:val="clear" w:color="auto" w:fill="FFFFFF"/>
        </w:rPr>
        <w:instrText>10</w:instrText>
      </w:r>
      <w:r w:rsidR="00FF7707" w:rsidRPr="00261E78">
        <w:rPr>
          <w:shd w:val="clear" w:color="auto" w:fill="FFFFFF"/>
        </w:rPr>
        <w:instrText>月至</w:instrText>
      </w:r>
      <w:r w:rsidR="00FF7707" w:rsidRPr="00261E78">
        <w:rPr>
          <w:shd w:val="clear" w:color="auto" w:fill="FFFFFF"/>
        </w:rPr>
        <w:instrText>2023</w:instrText>
      </w:r>
      <w:r w:rsidR="00FF7707" w:rsidRPr="00261E78">
        <w:rPr>
          <w:shd w:val="clear" w:color="auto" w:fill="FFFFFF"/>
        </w:rPr>
        <w:instrText>年</w:instrText>
      </w:r>
      <w:r w:rsidR="00FF7707" w:rsidRPr="00261E78">
        <w:rPr>
          <w:shd w:val="clear" w:color="auto" w:fill="FFFFFF"/>
        </w:rPr>
        <w:instrText>3</w:instrText>
      </w:r>
      <w:r w:rsidR="00FF7707" w:rsidRPr="00261E78">
        <w:rPr>
          <w:shd w:val="clear" w:color="auto" w:fill="FFFFFF"/>
        </w:rPr>
        <w:instrText>月期间的大量数据样本，捕获了发布到</w:instrText>
      </w:r>
      <w:r w:rsidR="00FF7707" w:rsidRPr="00261E78">
        <w:rPr>
          <w:shd w:val="clear" w:color="auto" w:fill="FFFFFF"/>
        </w:rPr>
        <w:instrText>Stack Overflow</w:instrText>
      </w:r>
      <w:r w:rsidR="00FF7707" w:rsidRPr="00261E78">
        <w:rPr>
          <w:shd w:val="clear" w:color="auto" w:fill="FFFFFF"/>
        </w:rPr>
        <w:instrText>和</w:instrText>
      </w:r>
      <w:r w:rsidR="00FF7707" w:rsidRPr="00261E78">
        <w:rPr>
          <w:shd w:val="clear" w:color="auto" w:fill="FFFFFF"/>
        </w:rPr>
        <w:instrText>Reddit</w:instrText>
      </w:r>
      <w:r w:rsidR="00FF7707" w:rsidRPr="00261E78">
        <w:rPr>
          <w:shd w:val="clear" w:color="auto" w:fill="FFFFFF"/>
        </w:rPr>
        <w:instrText>上与最受欢迎的</w:instrText>
      </w:r>
      <w:r w:rsidR="00FF7707" w:rsidRPr="00261E78">
        <w:rPr>
          <w:shd w:val="clear" w:color="auto" w:fill="FFFFFF"/>
        </w:rPr>
        <w:instrText>StackOverflow</w:instrText>
      </w:r>
      <w:r w:rsidR="00FF7707" w:rsidRPr="00261E78">
        <w:rPr>
          <w:shd w:val="clear" w:color="auto" w:fill="FFFFFF"/>
        </w:rPr>
        <w:instrText>主题相关的内容。我们发现，</w:instrText>
      </w:r>
      <w:r w:rsidR="00FF7707" w:rsidRPr="00261E78">
        <w:rPr>
          <w:shd w:val="clear" w:color="auto" w:fill="FFFFFF"/>
        </w:rPr>
        <w:instrText>ChatGPT</w:instrText>
      </w:r>
      <w:r w:rsidR="00FF7707" w:rsidRPr="00261E78">
        <w:rPr>
          <w:shd w:val="clear" w:color="auto" w:fill="FFFFFF"/>
        </w:rPr>
        <w:instrText>导致与这些主题相关的</w:instrText>
      </w:r>
      <w:r w:rsidR="00FF7707" w:rsidRPr="00261E78">
        <w:rPr>
          <w:shd w:val="clear" w:color="auto" w:fill="FFFFFF"/>
        </w:rPr>
        <w:instrText>StackOverflow</w:instrText>
      </w:r>
      <w:r w:rsidR="00FF7707" w:rsidRPr="00261E78">
        <w:rPr>
          <w:shd w:val="clear" w:color="auto" w:fill="FFFFFF"/>
        </w:rPr>
        <w:instrText>问题大幅下降，根据可用于训练的公共在线数据量，</w:instrText>
      </w:r>
      <w:r w:rsidR="00FF7707" w:rsidRPr="00261E78">
        <w:rPr>
          <w:shd w:val="clear" w:color="auto" w:fill="FFFFFF"/>
        </w:rPr>
        <w:instrText>ChatGPT</w:instrText>
      </w:r>
      <w:r w:rsidR="00FF7707" w:rsidRPr="00261E78">
        <w:rPr>
          <w:shd w:val="clear" w:color="auto" w:fill="FFFFFF"/>
        </w:rPr>
        <w:instrText>更有可能表现出色的主题的影响更大。相比之下，考虑到</w:instrText>
      </w:r>
      <w:r w:rsidR="00FF7707" w:rsidRPr="00261E78">
        <w:rPr>
          <w:shd w:val="clear" w:color="auto" w:fill="FFFFFF"/>
        </w:rPr>
        <w:instrText>Reddit</w:instrText>
      </w:r>
      <w:r w:rsidR="00FF7707" w:rsidRPr="00261E78">
        <w:rPr>
          <w:shd w:val="clear" w:color="auto" w:fill="FFFFFF"/>
        </w:rPr>
        <w:instrText>子社区专注于相同的主题，我们没有发现</w:instrText>
      </w:r>
      <w:r w:rsidR="00FF7707" w:rsidRPr="00261E78">
        <w:rPr>
          <w:shd w:val="clear" w:color="auto" w:fill="FFFFFF"/>
        </w:rPr>
        <w:instrText>ChatGPT</w:instrText>
      </w:r>
      <w:r w:rsidR="00FF7707" w:rsidRPr="00261E78">
        <w:rPr>
          <w:shd w:val="clear" w:color="auto" w:fill="FFFFFF"/>
        </w:rPr>
        <w:instrText>有任何影响的证据，这表明在线知识社区中的社会依恋对社区生存的重要性。最后，我们考虑了</w:instrText>
      </w:r>
      <w:r w:rsidR="00FF7707" w:rsidRPr="00261E78">
        <w:rPr>
          <w:shd w:val="clear" w:color="auto" w:fill="FFFFFF"/>
        </w:rPr>
        <w:instrText>StackOverflow</w:instrText>
      </w:r>
      <w:r w:rsidR="00FF7707" w:rsidRPr="00261E78">
        <w:rPr>
          <w:shd w:val="clear" w:color="auto" w:fill="FFFFFF"/>
        </w:rPr>
        <w:instrText>提供的答案质量的潜在变化，考虑了用户在提供答案时对</w:instrText>
      </w:r>
      <w:r w:rsidR="00FF7707" w:rsidRPr="00261E78">
        <w:rPr>
          <w:shd w:val="clear" w:color="auto" w:fill="FFFFFF"/>
        </w:rPr>
        <w:instrText>ChatGPT</w:instrText>
      </w:r>
      <w:r w:rsidR="00FF7707"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FF7707" w:rsidRPr="00261E78">
        <w:rPr>
          <w:shd w:val="clear" w:color="auto" w:fill="FFFFFF"/>
        </w:rPr>
        <w:instrText xml:space="preserve">","archive_location":"13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","DOI":"10.2139/ssrn.4521754","event-place":"Rochester,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Generative AI</w:instrText>
      </w:r>
      <w:r w:rsidR="00FF7707" w:rsidRPr="00261E78">
        <w:rPr>
          <w:shd w:val="clear" w:color="auto" w:fill="FFFFFF"/>
        </w:rPr>
        <w:instrText>、</w:instrText>
      </w:r>
      <w:r w:rsidR="00FF7707" w:rsidRPr="00261E78">
        <w:rPr>
          <w:shd w:val="clear" w:color="auto" w:fill="FFFFFF"/>
        </w:rPr>
        <w:instrText>Difference-in-differences</w:instrText>
      </w:r>
      <w:r w:rsidR="00FF7707" w:rsidRPr="00261E78">
        <w:rPr>
          <w:shd w:val="clear" w:color="auto" w:fill="FFFFFF"/>
        </w:rPr>
        <w:instrText>、</w:instrText>
      </w:r>
      <w:r w:rsidR="00FF7707" w:rsidRPr="00261E78">
        <w:rPr>
          <w:shd w:val="clear" w:color="auto" w:fill="FFFFFF"/>
        </w:rPr>
        <w:instrText>Platform Economics</w:instrText>
      </w:r>
      <w:r w:rsidR="00FF7707" w:rsidRPr="00261E78">
        <w:rPr>
          <w:shd w:val="clear" w:color="auto" w:fill="FFFFFF"/>
        </w:rPr>
        <w:instrText>、</w:instrText>
      </w:r>
      <w:r w:rsidR="00FF7707"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FF7707" w:rsidRPr="00261E78">
        <w:rPr>
          <w:shd w:val="clear" w:color="auto" w:fill="FFFFFF"/>
        </w:rPr>
        <w:instrText>【摘要翻译】像</w:instrText>
      </w:r>
      <w:r w:rsidR="00FF7707" w:rsidRPr="00261E78">
        <w:rPr>
          <w:shd w:val="clear" w:color="auto" w:fill="FFFFFF"/>
        </w:rPr>
        <w:instrText>ChatGPT</w:instrText>
      </w:r>
      <w:r w:rsidR="00FF7707"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FF7707" w:rsidRPr="00261E78">
        <w:rPr>
          <w:shd w:val="clear" w:color="auto" w:fill="FFFFFF"/>
        </w:rPr>
        <w:instrText>Stack Overflow</w:instrText>
      </w:r>
      <w:r w:rsidR="00FF7707" w:rsidRPr="00261E78">
        <w:rPr>
          <w:shd w:val="clear" w:color="auto" w:fill="FFFFFF"/>
        </w:rPr>
        <w:instrText>上的活动，研究了</w:instrText>
      </w:r>
      <w:r w:rsidR="00FF7707" w:rsidRPr="00261E78">
        <w:rPr>
          <w:shd w:val="clear" w:color="auto" w:fill="FFFFFF"/>
        </w:rPr>
        <w:instrText>ChatGPT</w:instrText>
      </w:r>
      <w:r w:rsidR="00FF7707" w:rsidRPr="00261E78">
        <w:rPr>
          <w:shd w:val="clear" w:color="auto" w:fill="FFFFFF"/>
        </w:rPr>
        <w:instrText>的发布如何改变了网络上人类生成的开放数据。我们发现，相对于访问</w:instrText>
      </w:r>
      <w:r w:rsidR="00FF7707" w:rsidRPr="00261E78">
        <w:rPr>
          <w:shd w:val="clear" w:color="auto" w:fill="FFFFFF"/>
        </w:rPr>
        <w:instrText>ChatGPT</w:instrText>
      </w:r>
      <w:r w:rsidR="00FF7707" w:rsidRPr="00261E78">
        <w:rPr>
          <w:shd w:val="clear" w:color="auto" w:fill="FFFFFF"/>
        </w:rPr>
        <w:instrText>有限的俄罗斯和中国同行，以及</w:instrText>
      </w:r>
      <w:r w:rsidR="00FF7707" w:rsidRPr="00261E78">
        <w:rPr>
          <w:shd w:val="clear" w:color="auto" w:fill="FFFFFF"/>
        </w:rPr>
        <w:instrText>ChatGPT</w:instrText>
      </w:r>
      <w:r w:rsidR="00FF7707" w:rsidRPr="00261E78">
        <w:rPr>
          <w:shd w:val="clear" w:color="auto" w:fill="FFFFFF"/>
        </w:rPr>
        <w:instrText>能力较差的类似数学论坛，堆栈溢出的活动显著减少。差异中的差异模型估计堆栈溢出的每周帖子减少了</w:instrText>
      </w:r>
      <w:r w:rsidR="00FF7707" w:rsidRPr="00261E78">
        <w:rPr>
          <w:shd w:val="clear" w:color="auto" w:fill="FFFFFF"/>
        </w:rPr>
        <w:instrText>16%</w:instrText>
      </w:r>
      <w:r w:rsidR="00FF7707" w:rsidRPr="00261E78">
        <w:rPr>
          <w:shd w:val="clear" w:color="auto" w:fill="FFFFFF"/>
        </w:rPr>
        <w:instrText>。这种影响随着时间的推移而增加，对于与最广泛使用的编程语言相关的帖子来说更大。</w:instrText>
      </w:r>
      <w:r w:rsidR="00FF7707" w:rsidRPr="00261E78">
        <w:rPr>
          <w:shd w:val="clear" w:color="auto" w:fill="FFFFFF"/>
        </w:rPr>
        <w:instrText>ChatGPT</w:instrText>
      </w:r>
      <w:r w:rsidR="00FF7707" w:rsidRPr="00261E78">
        <w:rPr>
          <w:shd w:val="clear" w:color="auto" w:fill="FFFFFF"/>
        </w:rPr>
        <w:instrText>之后发布的帖子获得了与以前相似的投票分数，这表明</w:instrText>
      </w:r>
      <w:r w:rsidR="00FF7707" w:rsidRPr="00261E78">
        <w:rPr>
          <w:shd w:val="clear" w:color="auto" w:fill="FFFFFF"/>
        </w:rPr>
        <w:instrText>ChatGPT</w:instrText>
      </w:r>
      <w:r w:rsidR="00FF7707"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FF7707" w:rsidRPr="00261E78">
        <w:rPr>
          <w:shd w:val="clear" w:color="auto" w:fill="FFFFFF"/>
        </w:rPr>
        <w:instrText>ChatGPT</w:instrText>
      </w:r>
      <w:r w:rsidR="00FF7707"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FF7707" w:rsidRPr="00261E78">
        <w:rPr>
          <w:shd w:val="clear" w:color="auto" w:fill="FFFFFF"/>
        </w:rPr>
        <w:instrText>","DOI":"10.48550/arXiv.2307.07367","genre":"arXiv","language":"en","license":"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Computer Science - Social and Information Networks</w:instrText>
      </w:r>
      <w:r w:rsidR="00FF7707" w:rsidRPr="00261E78">
        <w:rPr>
          <w:shd w:val="clear" w:color="auto" w:fill="FFFFFF"/>
        </w:rPr>
        <w:instrText>、</w:instrText>
      </w:r>
      <w:r w:rsidR="00FF7707" w:rsidRPr="00261E78">
        <w:rPr>
          <w:shd w:val="clear" w:color="auto" w:fill="FFFFFF"/>
        </w:rPr>
        <w:instrText>Computer Science - Artificial Intelligence</w:instrText>
      </w:r>
      <w:r w:rsidR="00FF7707" w:rsidRPr="00261E78">
        <w:rPr>
          <w:shd w:val="clear" w:color="auto" w:fill="FFFFFF"/>
        </w:rPr>
        <w:instrText>、</w:instrText>
      </w:r>
      <w:r w:rsidR="00FF7707"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FF7707" w:rsidRPr="00261E78">
        <w:rPr>
          <w:shd w:val="clear" w:color="auto" w:fill="FFFFFF"/>
        </w:rPr>
        <w:instrText>【摘要翻译】生成式人工智能（</w:instrText>
      </w:r>
      <w:r w:rsidR="00FF7707" w:rsidRPr="00261E78">
        <w:rPr>
          <w:shd w:val="clear" w:color="auto" w:fill="FFFFFF"/>
        </w:rPr>
        <w:instrText>GAIs</w:instrText>
      </w:r>
      <w:r w:rsidR="00FF7707" w:rsidRPr="00261E78">
        <w:rPr>
          <w:shd w:val="clear" w:color="auto" w:fill="FFFFFF"/>
        </w:rPr>
        <w:instrText>）如何影响他们自己的训练数据，例如来自问答平台的数据？重用理论的悖论认为，</w:instrText>
      </w:r>
      <w:r w:rsidR="00FF7707" w:rsidRPr="00261E78">
        <w:rPr>
          <w:shd w:val="clear" w:color="auto" w:fill="FFFFFF"/>
        </w:rPr>
        <w:instrText>GAI</w:instrText>
      </w:r>
      <w:r w:rsidR="00FF7707"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FF7707" w:rsidRPr="00261E78">
        <w:rPr>
          <w:shd w:val="clear" w:color="auto" w:fill="FFFFFF"/>
        </w:rPr>
        <w:instrText>ChatGPT</w:instrText>
      </w:r>
      <w:r w:rsidR="00FF7707" w:rsidRPr="00261E78">
        <w:rPr>
          <w:shd w:val="clear" w:color="auto" w:fill="FFFFFF"/>
        </w:rPr>
        <w:instrText>的推出和使用丰富的</w:instrText>
      </w:r>
      <w:r w:rsidR="00FF7707" w:rsidRPr="00261E78">
        <w:rPr>
          <w:shd w:val="clear" w:color="auto" w:fill="FFFFFF"/>
        </w:rPr>
        <w:instrText>StackExchange</w:instrText>
      </w:r>
      <w:r w:rsidR="00FF7707"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FF7707" w:rsidRPr="00261E78">
        <w:rPr>
          <w:shd w:val="clear" w:color="auto" w:fill="FFFFFF"/>
        </w:rPr>
        <w:instrText>GAI</w:instrText>
      </w:r>
      <w:r w:rsidR="00FF7707" w:rsidRPr="00261E78">
        <w:rPr>
          <w:shd w:val="clear" w:color="auto" w:fill="FFFFFF"/>
        </w:rPr>
        <w:instrText>的特殊情况来支持重用悖论理论的发展。</w:instrText>
      </w:r>
      <w:r w:rsidR="00FF7707" w:rsidRPr="00261E78">
        <w:rPr>
          <w:shd w:val="clear" w:color="auto" w:fill="FFFFFF"/>
        </w:rPr>
        <w:instrText>","DOI":"10.2139/ssrn.4522386","event-place":"Rochester,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GAI</w:instrText>
      </w:r>
      <w:r w:rsidR="00FF7707" w:rsidRPr="00261E78">
        <w:rPr>
          <w:shd w:val="clear" w:color="auto" w:fill="FFFFFF"/>
        </w:rPr>
        <w:instrText>、</w:instrText>
      </w:r>
      <w:r w:rsidR="00FF7707" w:rsidRPr="00261E78">
        <w:rPr>
          <w:shd w:val="clear" w:color="auto" w:fill="FFFFFF"/>
        </w:rPr>
        <w:instrText>Novelty</w:instrText>
      </w:r>
      <w:r w:rsidR="00FF7707" w:rsidRPr="00261E78">
        <w:rPr>
          <w:shd w:val="clear" w:color="auto" w:fill="FFFFFF"/>
        </w:rPr>
        <w:instrText>、</w:instrText>
      </w:r>
      <w:r w:rsidR="00FF7707" w:rsidRPr="00261E78">
        <w:rPr>
          <w:shd w:val="clear" w:color="auto" w:fill="FFFFFF"/>
        </w:rPr>
        <w:instrText>Paradox of Reuse</w:instrText>
      </w:r>
      <w:r w:rsidR="00FF7707" w:rsidRPr="00261E78">
        <w:rPr>
          <w:shd w:val="clear" w:color="auto" w:fill="FFFFFF"/>
        </w:rPr>
        <w:instrText>、</w:instrText>
      </w:r>
      <w:r w:rsidR="00FF7707" w:rsidRPr="00261E78">
        <w:rPr>
          <w:shd w:val="clear" w:color="auto" w:fill="FFFFFF"/>
        </w:rPr>
        <w:instrText>Q&amp;A</w:instrText>
      </w:r>
      <w:r w:rsidR="00FF7707" w:rsidRPr="00261E78">
        <w:rPr>
          <w:shd w:val="clear" w:color="auto" w:fill="FFFFFF"/>
        </w:rPr>
        <w:instrText>、</w:instrText>
      </w:r>
      <w:r w:rsidR="00FF7707"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和</w:instrText>
      </w:r>
      <w:r w:rsidR="00FF7707" w:rsidRPr="00261E78">
        <w:rPr>
          <w:shd w:val="clear" w:color="auto" w:fill="FFFFFF"/>
        </w:rPr>
        <w:instrText>Bard</w:instrText>
      </w:r>
      <w:r w:rsidR="00FF7707" w:rsidRPr="00261E78">
        <w:rPr>
          <w:shd w:val="clear" w:color="auto" w:fill="FFFFFF"/>
        </w:rPr>
        <w:instrText>等大型语言模型（</w:instrText>
      </w:r>
      <w:r w:rsidR="00FF7707" w:rsidRPr="00261E78">
        <w:rPr>
          <w:shd w:val="clear" w:color="auto" w:fill="FFFFFF"/>
        </w:rPr>
        <w:instrText>LLM</w:instrText>
      </w:r>
      <w:r w:rsidR="00FF7707"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FF7707" w:rsidRPr="00261E78">
        <w:rPr>
          <w:shd w:val="clear" w:color="auto" w:fill="FFFFFF"/>
        </w:rPr>
        <w:instrText>“Stack Exchange”</w:instrText>
      </w:r>
      <w:r w:rsidR="00FF7707" w:rsidRPr="00261E78">
        <w:rPr>
          <w:shd w:val="clear" w:color="auto" w:fill="FFFFFF"/>
        </w:rPr>
        <w:instrText>为例，探讨了这项技术对在线问答论坛上内容生成和消费的影响。我们的初步调查结果表明，自</w:instrText>
      </w:r>
      <w:r w:rsidR="00FF7707" w:rsidRPr="00261E78">
        <w:rPr>
          <w:shd w:val="clear" w:color="auto" w:fill="FFFFFF"/>
        </w:rPr>
        <w:instrText>ChatGPT</w:instrText>
      </w:r>
      <w:r w:rsidR="00FF7707"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FF7707" w:rsidRPr="00261E78">
        <w:rPr>
          <w:shd w:val="clear" w:color="auto" w:fill="FFFFFF"/>
        </w:rPr>
        <w:instrText>LLM</w:instrText>
      </w:r>
      <w:r w:rsidR="00FF7707" w:rsidRPr="00261E78">
        <w:rPr>
          <w:shd w:val="clear" w:color="auto" w:fill="FFFFFF"/>
        </w:rPr>
        <w:instrText>后，</w:instrText>
      </w:r>
      <w:r w:rsidR="00FF7707" w:rsidRPr="00261E78">
        <w:rPr>
          <w:shd w:val="clear" w:color="auto" w:fill="FFFFFF"/>
        </w:rPr>
        <w:instrText>Stack Exchange</w:instrText>
      </w:r>
      <w:r w:rsidR="00FF7707"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FF7707" w:rsidRPr="00261E78">
        <w:rPr>
          <w:shd w:val="clear" w:color="auto" w:fill="FFFFFF"/>
        </w:rPr>
        <w:instrText xml:space="preserve">","archive_location":"101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","DOI":"10.2139/ssrn.4459729","event-place":"Rochester,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Artificial intelligence</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Online Platforms</w:instrText>
      </w:r>
      <w:r w:rsidR="00FF7707" w:rsidRPr="00261E78">
        <w:rPr>
          <w:shd w:val="clear" w:color="auto" w:fill="FFFFFF"/>
        </w:rPr>
        <w:instrText>、</w:instrText>
      </w:r>
      <w:r w:rsidR="00FF7707"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C50CEE" w:rsidRPr="00261E78">
        <w:rPr>
          <w:shd w:val="clear" w:color="auto" w:fill="FFFFFF"/>
        </w:rPr>
        <w:fldChar w:fldCharType="separate"/>
      </w:r>
      <w:r w:rsidR="00FE6CD1" w:rsidRPr="00261E78">
        <w:t>(Burtch et al.</w:t>
      </w:r>
      <w:r w:rsidR="0037499A">
        <w:t>,</w:t>
      </w:r>
      <w:r w:rsidR="00FE6CD1" w:rsidRPr="00261E78">
        <w:t xml:space="preserve"> 2023; Quinn &amp; Gutt</w:t>
      </w:r>
      <w:r w:rsidR="0037499A">
        <w:t>,</w:t>
      </w:r>
      <w:r w:rsidR="00FE6CD1" w:rsidRPr="00261E78">
        <w:t xml:space="preserve"> 2023; del Rio-Chanona et al.</w:t>
      </w:r>
      <w:r w:rsidR="0037499A">
        <w:t>,</w:t>
      </w:r>
      <w:r w:rsidR="00FE6CD1" w:rsidRPr="00261E78">
        <w:t xml:space="preserve"> 2023; Sanatizadeh et al.</w:t>
      </w:r>
      <w:r w:rsidR="0037499A">
        <w:t>,</w:t>
      </w:r>
      <w:r w:rsidR="00FE6CD1" w:rsidRPr="00261E78">
        <w:t xml:space="preserve"> 2023; Xue et al.</w:t>
      </w:r>
      <w:r w:rsidR="0037499A">
        <w:t>,</w:t>
      </w:r>
      <w:r w:rsidR="00FE6CD1" w:rsidRPr="00261E78">
        <w:t xml:space="preserve"> 2023)</w:t>
      </w:r>
      <w:r w:rsidR="00C50CEE" w:rsidRPr="00261E78">
        <w:rPr>
          <w:shd w:val="clear" w:color="auto" w:fill="FFFFFF"/>
        </w:rPr>
        <w:fldChar w:fldCharType="end"/>
      </w:r>
      <w:r w:rsidR="00E30040" w:rsidRPr="00261E78">
        <w:rPr>
          <w:shd w:val="clear" w:color="auto" w:fill="FFFFFF"/>
        </w:rPr>
        <w:t xml:space="preserve">, which </w:t>
      </w:r>
      <w:r w:rsidRPr="00261E78">
        <w:t>raise</w:t>
      </w:r>
      <w:r w:rsidR="00E30040" w:rsidRPr="00261E78">
        <w:t>s</w:t>
      </w:r>
      <w:r w:rsidRPr="00261E78">
        <w:t xml:space="preserve"> concerns about the future viability of </w:t>
      </w:r>
      <w:r w:rsidR="00E30040" w:rsidRPr="00261E78">
        <w:t>online</w:t>
      </w:r>
      <w:r w:rsidRPr="00261E78">
        <w:t xml:space="preserve"> </w:t>
      </w:r>
      <w:r w:rsidR="00E30040" w:rsidRPr="00261E78">
        <w:t>Q&amp;A</w:t>
      </w:r>
      <w:r w:rsidRPr="00261E78">
        <w:t xml:space="preserve"> </w:t>
      </w:r>
      <w:r w:rsidR="00E30040" w:rsidRPr="00261E78">
        <w:t>communities</w:t>
      </w:r>
      <w:r w:rsidRPr="00261E78">
        <w:t>.</w:t>
      </w:r>
    </w:p>
    <w:p w14:paraId="7C25BD5E" w14:textId="03EF059C" w:rsidR="00E72D64" w:rsidRPr="00261E78" w:rsidRDefault="00E83631" w:rsidP="00E72D64">
      <w:pPr>
        <w:pStyle w:val="Paragraph0"/>
      </w:pPr>
      <w:r w:rsidRPr="00261E78">
        <w:t>In response</w:t>
      </w:r>
      <w:r w:rsidR="00CE05C9">
        <w:t xml:space="preserve"> to the emergence of GenAI</w:t>
      </w:r>
      <w:r w:rsidRPr="00261E78">
        <w:t xml:space="preserve">, many </w:t>
      </w:r>
      <w:r w:rsidR="001F5883" w:rsidRPr="00261E78">
        <w:t xml:space="preserve">online </w:t>
      </w:r>
      <w:r w:rsidRPr="00261E78">
        <w:t>Q&amp;A platforms</w:t>
      </w:r>
      <w:r w:rsidR="00E30040" w:rsidRPr="00261E78">
        <w:t>, such as Quora,</w:t>
      </w:r>
      <w:r w:rsidR="00E30040" w:rsidRPr="00261E78">
        <w:rPr>
          <w:rStyle w:val="FootnoteReference"/>
        </w:rPr>
        <w:footnoteReference w:id="2"/>
      </w:r>
      <w:r w:rsidRPr="00261E78">
        <w:t xml:space="preserve"> </w:t>
      </w:r>
      <w:r w:rsidR="00FD4BBD">
        <w:t xml:space="preserve">have </w:t>
      </w:r>
      <w:r w:rsidRPr="00261E78">
        <w:t>now develop</w:t>
      </w:r>
      <w:r w:rsidR="00FD4BBD">
        <w:t>ed</w:t>
      </w:r>
      <w:r w:rsidRPr="00261E78">
        <w:t xml:space="preserve"> their own LLMs that leverage their historical data repositories</w:t>
      </w:r>
      <w:r w:rsidR="00E30040" w:rsidRPr="00261E78">
        <w:t xml:space="preserve"> to answer questions</w:t>
      </w:r>
      <w:r w:rsidRPr="00261E78">
        <w:t>. This integration of customized GenAI within communities (</w:t>
      </w:r>
      <w:r w:rsidR="006A01BD">
        <w:rPr>
          <w:rFonts w:hint="eastAsia"/>
        </w:rPr>
        <w:t xml:space="preserve">hereafter </w:t>
      </w:r>
      <w:r w:rsidR="006A01BD">
        <w:t>“</w:t>
      </w:r>
      <w:r w:rsidRPr="00261E78">
        <w:t>internal GenAI</w:t>
      </w:r>
      <w:r w:rsidR="00CE05C9">
        <w:t>;</w:t>
      </w:r>
      <w:r w:rsidR="006A01BD">
        <w:t>”</w:t>
      </w:r>
      <w:r w:rsidRPr="00261E78">
        <w:t xml:space="preserve"> </w:t>
      </w:r>
      <w:bookmarkStart w:id="1" w:name="_Hlk194953410"/>
      <w:r w:rsidR="006A01BD">
        <w:rPr>
          <w:rFonts w:hint="eastAsia"/>
        </w:rPr>
        <w:t xml:space="preserve">see </w:t>
      </w:r>
      <w:r w:rsidR="00E40062" w:rsidRPr="00261E78">
        <w:fldChar w:fldCharType="begin"/>
      </w:r>
      <w:r w:rsidR="00E40062" w:rsidRPr="00261E78">
        <w:instrText xml:space="preserve"> REF _Ref177392598 \h </w:instrText>
      </w:r>
      <w:r w:rsidR="00E40062" w:rsidRPr="00261E78">
        <w:fldChar w:fldCharType="separate"/>
      </w:r>
      <w:r w:rsidR="00F3590D" w:rsidRPr="00261E78">
        <w:t>Figure</w:t>
      </w:r>
      <w:r w:rsidR="00F3590D" w:rsidRPr="00261E78">
        <w:rPr>
          <w:rFonts w:eastAsia="Georgia"/>
        </w:rPr>
        <w:t xml:space="preserve"> </w:t>
      </w:r>
      <w:r w:rsidR="00F3590D" w:rsidRPr="00261E78">
        <w:t>1</w:t>
      </w:r>
      <w:r w:rsidR="00E40062" w:rsidRPr="00261E78">
        <w:fldChar w:fldCharType="end"/>
      </w:r>
      <w:bookmarkEnd w:id="1"/>
      <w:r w:rsidRPr="00261E78">
        <w:t xml:space="preserve">) aims to enhance user experience through high-quality answers </w:t>
      </w:r>
      <w:r w:rsidR="00E72D64" w:rsidRPr="00261E78">
        <w:t>and to recapture question demand in an environment where external GenAI tools remain widely accessible.</w:t>
      </w:r>
    </w:p>
    <w:p w14:paraId="0255CE3B" w14:textId="4C662C68" w:rsidR="00E72D64" w:rsidRPr="00261E78" w:rsidRDefault="00E83631" w:rsidP="007814DB">
      <w:pPr>
        <w:pStyle w:val="Paragraph0"/>
      </w:pPr>
      <w:r w:rsidRPr="00261E78">
        <w:t xml:space="preserve">A critical distinction exists between external general-purpose GenAI and platform-specific internal GenAI. This distinction has </w:t>
      </w:r>
      <w:r w:rsidR="000A4E92" w:rsidRPr="00261E78">
        <w:t>important</w:t>
      </w:r>
      <w:r w:rsidRPr="00261E78">
        <w:t xml:space="preserve"> implications</w:t>
      </w:r>
      <w:r w:rsidR="009E23F6">
        <w:t>, overlooked in the extant literature,</w:t>
      </w:r>
      <w:r w:rsidRPr="00261E78">
        <w:t xml:space="preserve"> for research methodology, platform dynamics, and stakeholder behaviors.</w:t>
      </w:r>
      <w:r w:rsidR="000A4E92" w:rsidRPr="00261E78">
        <w:t xml:space="preserve"> </w:t>
      </w:r>
      <w:r w:rsidRPr="00261E78">
        <w:t xml:space="preserve">External GenAI tools function independently of specific platforms as </w:t>
      </w:r>
      <w:r w:rsidR="00113053" w:rsidRPr="00261E78">
        <w:t xml:space="preserve">domain-agnostic </w:t>
      </w:r>
      <w:r w:rsidRPr="00261E78">
        <w:t>all-purpose assistants. These tools divert questions away from online Q&amp;A platforms (</w:t>
      </w:r>
      <w:r w:rsidR="00D81DE1" w:rsidRPr="00261E78">
        <w:fldChar w:fldCharType="begin"/>
      </w:r>
      <w:r w:rsidR="00D81DE1" w:rsidRPr="00261E78">
        <w:instrText xml:space="preserve"> REF _Ref177392598 \h </w:instrText>
      </w:r>
      <w:r w:rsidR="00D81DE1" w:rsidRPr="00261E78">
        <w:fldChar w:fldCharType="separate"/>
      </w:r>
      <w:r w:rsidR="00F3590D" w:rsidRPr="00261E78">
        <w:t>Figure</w:t>
      </w:r>
      <w:r w:rsidR="00F3590D" w:rsidRPr="00261E78">
        <w:rPr>
          <w:rFonts w:eastAsia="Georgia"/>
        </w:rPr>
        <w:t xml:space="preserve"> </w:t>
      </w:r>
      <w:r w:rsidR="00F3590D" w:rsidRPr="00261E78">
        <w:t>1</w:t>
      </w:r>
      <w:r w:rsidR="00D81DE1" w:rsidRPr="00261E78">
        <w:fldChar w:fldCharType="end"/>
      </w:r>
      <w:r w:rsidRPr="00261E78">
        <w:t>, left panel), which creates methodological challenges for researchers. The demand diversion remains unobservable within platform data, which precludes a comprehensive assessment of AI</w:t>
      </w:r>
      <w:r w:rsidR="00144466" w:rsidRPr="00261E78">
        <w:t>’</w:t>
      </w:r>
      <w:r w:rsidRPr="00261E78">
        <w:t xml:space="preserve">s impact on community dynamics. Furthermore, human answerers increasingly use external GenAI when they craft </w:t>
      </w:r>
      <w:r w:rsidRPr="00261E78">
        <w:lastRenderedPageBreak/>
        <w:t xml:space="preserve">responses. This practice blurs the boundaries between human and AI contributions through hybrid responses that complicate </w:t>
      </w:r>
      <w:r w:rsidR="00113053" w:rsidRPr="00261E78">
        <w:t>effect attribution and impact assessment</w:t>
      </w:r>
      <w:r w:rsidRPr="00261E78">
        <w:t>.</w:t>
      </w:r>
    </w:p>
    <w:p w14:paraId="660CB09C" w14:textId="0726AFDB" w:rsidR="005626AF" w:rsidRPr="00261E78" w:rsidRDefault="005626AF" w:rsidP="005626AF">
      <w:pPr>
        <w:pStyle w:val="TableFiguretitle"/>
      </w:pPr>
      <w:r w:rsidRPr="00261E78">
        <w:rPr>
          <w:noProof/>
        </w:rPr>
        <w:drawing>
          <wp:inline distT="0" distB="0" distL="0" distR="0" wp14:anchorId="68F87E37" wp14:editId="7BC607F3">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FE02FFC" w14:textId="77777777" w:rsidR="005626AF" w:rsidRPr="00261E78" w:rsidRDefault="005626AF" w:rsidP="005626AF">
      <w:pPr>
        <w:pStyle w:val="TableFiguretitle"/>
      </w:pPr>
      <w:r w:rsidRPr="00261E78">
        <w:t>Figure</w:t>
      </w:r>
      <w:r w:rsidRPr="00261E78">
        <w:rPr>
          <w:rFonts w:eastAsia="Georgia"/>
        </w:rPr>
        <w:t xml:space="preserve"> </w:t>
      </w:r>
      <w:fldSimple w:instr=" SEQ Figure \* ARABIC ">
        <w:r w:rsidRPr="00261E78">
          <w:t>1</w:t>
        </w:r>
      </w:fldSimple>
      <w:r w:rsidRPr="00261E78">
        <w:rPr>
          <w:rFonts w:eastAsia="Georgia"/>
        </w:rPr>
        <w:t xml:space="preserve">. </w:t>
      </w:r>
      <w:r w:rsidRPr="00261E78">
        <w:t>Illustration of online Q&amp;A communities under the impact of GenAI</w:t>
      </w:r>
    </w:p>
    <w:p w14:paraId="6CDD8EE6" w14:textId="56DE6A96" w:rsidR="007814DB" w:rsidRPr="00261E78" w:rsidRDefault="00113053" w:rsidP="00374FC1">
      <w:pPr>
        <w:pStyle w:val="Paragraph0"/>
      </w:pPr>
      <w:r w:rsidRPr="00261E78">
        <w:t>In contrast, platform-specific internal GenAI operates within the platform</w:t>
      </w:r>
      <w:r w:rsidR="00144466" w:rsidRPr="00261E78">
        <w:t>’</w:t>
      </w:r>
      <w:r w:rsidRPr="00261E78">
        <w:t>s ecosystem under direct governance</w:t>
      </w:r>
      <w:r w:rsidR="005626AF" w:rsidRPr="00261E78">
        <w:t xml:space="preserve">, </w:t>
      </w:r>
      <w:r w:rsidR="006A01BD">
        <w:rPr>
          <w:rFonts w:hint="eastAsia"/>
        </w:rPr>
        <w:t xml:space="preserve">typically </w:t>
      </w:r>
      <w:r w:rsidR="006A01BD">
        <w:t>coexisting</w:t>
      </w:r>
      <w:r w:rsidR="006A01BD">
        <w:rPr>
          <w:rFonts w:hint="eastAsia"/>
        </w:rPr>
        <w:t xml:space="preserve"> with external GenAI</w:t>
      </w:r>
      <w:r w:rsidRPr="00261E78">
        <w:t xml:space="preserve">. This approach </w:t>
      </w:r>
      <w:r w:rsidR="00E72D64" w:rsidRPr="00261E78">
        <w:t xml:space="preserve">attempts to </w:t>
      </w:r>
      <w:r w:rsidR="005626AF" w:rsidRPr="00261E78">
        <w:t xml:space="preserve">serve </w:t>
      </w:r>
      <w:r w:rsidRPr="00261E78">
        <w:t>demand within the observable platform environment</w:t>
      </w:r>
      <w:r w:rsidR="006A01BD">
        <w:rPr>
          <w:rFonts w:hint="eastAsia"/>
        </w:rPr>
        <w:t xml:space="preserve">: </w:t>
      </w:r>
      <w:r w:rsidRPr="00261E78">
        <w:t>users post questions on the platform and receive both AI and human responses (</w:t>
      </w:r>
      <w:r w:rsidR="00C5592E" w:rsidRPr="00261E78">
        <w:fldChar w:fldCharType="begin"/>
      </w:r>
      <w:r w:rsidR="00C5592E" w:rsidRPr="00261E78">
        <w:instrText xml:space="preserve"> REF _Ref177392598 \h </w:instrText>
      </w:r>
      <w:r w:rsidR="007814DB" w:rsidRPr="00261E78">
        <w:instrText xml:space="preserve"> \* MERGEFORMAT </w:instrText>
      </w:r>
      <w:r w:rsidR="00C5592E" w:rsidRPr="00261E78">
        <w:fldChar w:fldCharType="separate"/>
      </w:r>
      <w:r w:rsidR="00F3590D" w:rsidRPr="00261E78">
        <w:t>Figure 1</w:t>
      </w:r>
      <w:r w:rsidR="00C5592E" w:rsidRPr="00261E78">
        <w:fldChar w:fldCharType="end"/>
      </w:r>
      <w:r w:rsidRPr="00261E78">
        <w:t>, right panel)</w:t>
      </w:r>
      <w:r w:rsidR="005626AF" w:rsidRPr="00261E78">
        <w:t xml:space="preserve">, </w:t>
      </w:r>
      <w:r w:rsidR="006A01BD">
        <w:rPr>
          <w:rFonts w:hint="eastAsia"/>
        </w:rPr>
        <w:t>irrespective of the</w:t>
      </w:r>
      <w:r w:rsidR="005626AF" w:rsidRPr="00261E78">
        <w:t xml:space="preserve"> influence of external GenAI</w:t>
      </w:r>
      <w:r w:rsidRPr="00261E78">
        <w:t xml:space="preserve">. Internal GenAI creates clear demarcations between AI-generated and human-generated content through explicit labeling. Researchers can directly observe which questions receive AI answers, how these compare with human contributions, how humans respond to AI-answered questions, and how viewers engage with different content sources. This transparency provides methodological advantages for </w:t>
      </w:r>
      <w:r w:rsidR="00601588">
        <w:rPr>
          <w:rFonts w:hint="eastAsia"/>
        </w:rPr>
        <w:t>establishing</w:t>
      </w:r>
      <w:r w:rsidRPr="00261E78">
        <w:rPr>
          <w:rFonts w:hint="eastAsia"/>
        </w:rPr>
        <w:t xml:space="preserve"> </w:t>
      </w:r>
      <w:r w:rsidRPr="00261E78">
        <w:t>causal relationships through experimental approaches.</w:t>
      </w:r>
      <w:r w:rsidR="007814DB" w:rsidRPr="00261E78">
        <w:t xml:space="preserve"> </w:t>
      </w:r>
    </w:p>
    <w:p w14:paraId="6C3316A5" w14:textId="06C26003" w:rsidR="00A03BC6" w:rsidRPr="00261E78" w:rsidRDefault="007814DB" w:rsidP="006A01BD">
      <w:pPr>
        <w:pStyle w:val="Paragraph0"/>
      </w:pPr>
      <w:r w:rsidRPr="00261E78">
        <w:t xml:space="preserve">Our research investigates the impact of introducing internal GenAI </w:t>
      </w:r>
      <w:r w:rsidR="009E23F6">
        <w:t>in a context where</w:t>
      </w:r>
      <w:r w:rsidR="006A01BD">
        <w:rPr>
          <w:rFonts w:hint="eastAsia"/>
        </w:rPr>
        <w:t xml:space="preserve"> external GenAI tools</w:t>
      </w:r>
      <w:r w:rsidR="009E23F6">
        <w:t xml:space="preserve"> are widely available</w:t>
      </w:r>
      <w:r w:rsidRPr="00261E78">
        <w:t xml:space="preserve">. This setting reflects the practical reality </w:t>
      </w:r>
      <w:r w:rsidR="00503F51" w:rsidRPr="00261E78">
        <w:t>facing</w:t>
      </w:r>
      <w:r w:rsidRPr="00261E78">
        <w:t xml:space="preserve"> </w:t>
      </w:r>
      <w:r w:rsidR="00AC515A" w:rsidRPr="00261E78">
        <w:t xml:space="preserve">online </w:t>
      </w:r>
      <w:r w:rsidRPr="00261E78">
        <w:t xml:space="preserve">Q&amp;A platforms: they cannot eliminate external GenAI usage, but they can introduce internal GenAI systems to </w:t>
      </w:r>
      <w:r w:rsidR="005626AF" w:rsidRPr="00261E78">
        <w:t xml:space="preserve">better serve their </w:t>
      </w:r>
      <w:r w:rsidR="004D4E7E">
        <w:rPr>
          <w:rFonts w:hint="eastAsia"/>
        </w:rPr>
        <w:t>members</w:t>
      </w:r>
      <w:r w:rsidRPr="00261E78">
        <w:t xml:space="preserve">. Our focus on internal GenAI systems provides </w:t>
      </w:r>
      <w:r w:rsidRPr="00261E78">
        <w:lastRenderedPageBreak/>
        <w:t xml:space="preserve">relevant insights for platform designers who consider AI integration strategies in a world where external GenAI is ubiquitous. </w:t>
      </w:r>
      <w:r w:rsidR="00A03BC6" w:rsidRPr="00261E78">
        <w:t xml:space="preserve">The integration of internal GenAI into </w:t>
      </w:r>
      <w:r w:rsidR="00AC515A" w:rsidRPr="00261E78">
        <w:t xml:space="preserve">online </w:t>
      </w:r>
      <w:r w:rsidR="00A03BC6" w:rsidRPr="00261E78">
        <w:t xml:space="preserve">technical Q&amp;A platforms </w:t>
      </w:r>
      <w:r w:rsidRPr="00261E78">
        <w:t xml:space="preserve">in this context </w:t>
      </w:r>
      <w:r w:rsidR="00A03BC6" w:rsidRPr="00261E78">
        <w:t xml:space="preserve">raises fundamental questions: Will human contributors become discouraged when AI provides instant </w:t>
      </w:r>
      <w:r w:rsidR="00E30040" w:rsidRPr="00261E78">
        <w:t>(</w:t>
      </w:r>
      <w:r w:rsidR="00A03BC6" w:rsidRPr="00261E78">
        <w:t>high-quality</w:t>
      </w:r>
      <w:r w:rsidR="00E30040" w:rsidRPr="00261E78">
        <w:t>)</w:t>
      </w:r>
      <w:r w:rsidR="00A03BC6" w:rsidRPr="00261E78">
        <w:t xml:space="preserve"> responses? Will community recognition mechanisms remain effective when both human and AI-generated content coexist</w:t>
      </w:r>
      <w:r w:rsidRPr="00261E78">
        <w:t xml:space="preserve"> with explicit labeling</w:t>
      </w:r>
      <w:r w:rsidR="00A03BC6" w:rsidRPr="00261E78">
        <w:t xml:space="preserve">? Will human answerers adapt their strategies to differentiate </w:t>
      </w:r>
      <w:r w:rsidR="00FD4BBD">
        <w:t xml:space="preserve">their contributions </w:t>
      </w:r>
      <w:r w:rsidR="00A03BC6" w:rsidRPr="00261E78">
        <w:t xml:space="preserve">from </w:t>
      </w:r>
      <w:r w:rsidR="00374FC1" w:rsidRPr="00261E78">
        <w:rPr>
          <w:rStyle w:val="Strong"/>
          <w:b w:val="0"/>
          <w:bCs w:val="0"/>
        </w:rPr>
        <w:t>clearly identified</w:t>
      </w:r>
      <w:r w:rsidR="00374FC1" w:rsidRPr="00261E78">
        <w:rPr>
          <w:b/>
        </w:rPr>
        <w:t xml:space="preserve"> </w:t>
      </w:r>
      <w:r w:rsidR="00374FC1" w:rsidRPr="00261E78">
        <w:rPr>
          <w:bCs/>
        </w:rPr>
        <w:t>AI</w:t>
      </w:r>
      <w:r w:rsidR="00374FC1" w:rsidRPr="00261E78">
        <w:rPr>
          <w:b/>
        </w:rPr>
        <w:t xml:space="preserve"> </w:t>
      </w:r>
      <w:r w:rsidR="00374FC1" w:rsidRPr="00261E78">
        <w:rPr>
          <w:rStyle w:val="Strong"/>
          <w:b w:val="0"/>
          <w:bCs w:val="0"/>
        </w:rPr>
        <w:t>contributions</w:t>
      </w:r>
      <w:r w:rsidR="00A03BC6" w:rsidRPr="00261E78">
        <w:t>?</w:t>
      </w:r>
    </w:p>
    <w:p w14:paraId="0F5A017D" w14:textId="69E9F87A" w:rsidR="00245A01" w:rsidRPr="00261E78" w:rsidRDefault="00245A01" w:rsidP="000A4E92">
      <w:pPr>
        <w:pStyle w:val="Paragraph0"/>
      </w:pPr>
      <w:r w:rsidRPr="00261E78">
        <w:t>While t</w:t>
      </w:r>
      <w:r w:rsidR="00A03BC6" w:rsidRPr="00261E78">
        <w:t xml:space="preserve">hese questions have important implications for the design and sustainability of </w:t>
      </w:r>
      <w:r w:rsidR="00565791" w:rsidRPr="00261E78">
        <w:t xml:space="preserve">online </w:t>
      </w:r>
      <w:r w:rsidR="00E30040" w:rsidRPr="00261E78">
        <w:t>Q&amp;A</w:t>
      </w:r>
      <w:r w:rsidR="00A03BC6" w:rsidRPr="00261E78">
        <w:t xml:space="preserve"> communities</w:t>
      </w:r>
      <w:r w:rsidRPr="00261E78">
        <w:t>, the answers</w:t>
      </w:r>
      <w:r w:rsidR="00A03BC6" w:rsidRPr="00261E78">
        <w:t xml:space="preserve"> are characterized by theoretical tensions.</w:t>
      </w:r>
      <w:r w:rsidRPr="00261E78">
        <w:t xml:space="preserve"> Although</w:t>
      </w:r>
      <w:r w:rsidR="00A03BC6" w:rsidRPr="00261E78">
        <w:t xml:space="preserve"> questioners may benefit from faster responses, the effects on answerers and viewers involve competing theoretical predictions. On</w:t>
      </w:r>
      <w:r w:rsidR="002C29E2" w:rsidRPr="00261E78">
        <w:t xml:space="preserve"> the</w:t>
      </w:r>
      <w:r w:rsidR="00A03BC6" w:rsidRPr="00261E78">
        <w:t xml:space="preserve"> one hand, internal GenAI may discourage answerer contribution</w:t>
      </w:r>
      <w:r w:rsidR="002C29E2" w:rsidRPr="00261E78">
        <w:t>s</w:t>
      </w:r>
      <w:r w:rsidR="00A03BC6" w:rsidRPr="00261E78">
        <w:t xml:space="preserve">, as answerers may perceive their contributions as less valuable. </w:t>
      </w:r>
      <w:r w:rsidR="00FB27FA" w:rsidRPr="00261E78">
        <w:t>We posit three mechanisms that may discourage human contribution: a “content effect” where AI answers make human efforts seem redundant; a “source effect” where AI</w:t>
      </w:r>
      <w:r w:rsidR="00144466" w:rsidRPr="00261E78">
        <w:t>’</w:t>
      </w:r>
      <w:r w:rsidR="00FB27FA" w:rsidRPr="00261E78">
        <w:t>s perceived authority reduces motivation to contribute</w:t>
      </w:r>
      <w:r w:rsidR="00503F51" w:rsidRPr="00261E78">
        <w:t>; and a “position effect” where AI’s occupation of the first-answer position deters subsequent human contributions</w:t>
      </w:r>
      <w:r w:rsidR="00FB27FA" w:rsidRPr="00261E78">
        <w:t>.</w:t>
      </w:r>
      <w:r w:rsidR="000A4E92" w:rsidRPr="00261E78">
        <w:t xml:space="preserve"> </w:t>
      </w:r>
      <w:r w:rsidR="00A03BC6" w:rsidRPr="00261E78">
        <w:t xml:space="preserve">On the other hand, alternative perspectives suggest </w:t>
      </w:r>
      <w:r w:rsidRPr="00261E78">
        <w:t xml:space="preserve">potential </w:t>
      </w:r>
      <w:r w:rsidR="00A03BC6" w:rsidRPr="00261E78">
        <w:t xml:space="preserve">benefits: </w:t>
      </w:r>
      <w:r w:rsidRPr="00261E78">
        <w:t xml:space="preserve">AI answers could relieve </w:t>
      </w:r>
      <w:r w:rsidR="002C29E2" w:rsidRPr="00261E78">
        <w:t xml:space="preserve">the </w:t>
      </w:r>
      <w:r w:rsidRPr="00261E78">
        <w:t>burden on experts by allowing them to focus on more challenging questions where they can add distinctive value. This shift may enhance community-wide specialization and knowledge differentiation</w:t>
      </w:r>
      <w:r w:rsidR="00A03BC6" w:rsidRPr="00261E78">
        <w:t xml:space="preserve">. </w:t>
      </w:r>
      <w:r w:rsidRPr="00261E78">
        <w:t>These competing theoretical perspectives highlight the need for empirical investigation to inform both theoretical understanding and practical implementation in this evolving sociotechnical environment</w:t>
      </w:r>
      <w:r w:rsidR="00A03BC6" w:rsidRPr="00261E78">
        <w:t>.</w:t>
      </w:r>
    </w:p>
    <w:p w14:paraId="62E49C7A" w14:textId="40460C84" w:rsidR="00374FC1" w:rsidRPr="00261E78" w:rsidRDefault="007515D4" w:rsidP="00374FC1">
      <w:pPr>
        <w:pStyle w:val="Paragraph0"/>
      </w:pPr>
      <w:r w:rsidRPr="00261E78">
        <w:t xml:space="preserve">To </w:t>
      </w:r>
      <w:r w:rsidR="00B84E45" w:rsidRPr="00261E78">
        <w:t>investigate</w:t>
      </w:r>
      <w:r w:rsidR="00AC2B8A" w:rsidRPr="00261E78">
        <w:t xml:space="preserve"> internal GenAI</w:t>
      </w:r>
      <w:r w:rsidR="00144466" w:rsidRPr="00261E78">
        <w:t>’</w:t>
      </w:r>
      <w:r w:rsidR="001F5883" w:rsidRPr="00261E78">
        <w:t>s</w:t>
      </w:r>
      <w:r w:rsidR="00FB27FA" w:rsidRPr="00261E78">
        <w:t xml:space="preserve"> impacts</w:t>
      </w:r>
      <w:r w:rsidR="00374FC1" w:rsidRPr="00261E78">
        <w:t xml:space="preserve"> in the presence of external GenAI availability</w:t>
      </w:r>
      <w:r w:rsidRPr="00261E78">
        <w:t>, we leverage a randomized experiment conducted by a leading</w:t>
      </w:r>
      <w:r w:rsidR="001F5883" w:rsidRPr="00261E78">
        <w:t xml:space="preserve"> online</w:t>
      </w:r>
      <w:r w:rsidRPr="00261E78">
        <w:t xml:space="preserve"> technical Q&amp;A community</w:t>
      </w:r>
      <w:r w:rsidR="00B9048F" w:rsidRPr="00261E78">
        <w:t xml:space="preserve"> in </w:t>
      </w:r>
      <w:r w:rsidR="00B9048F" w:rsidRPr="00261E78">
        <w:lastRenderedPageBreak/>
        <w:t>China</w:t>
      </w:r>
      <w:r w:rsidR="002C29E2" w:rsidRPr="00261E78">
        <w:t>,</w:t>
      </w:r>
      <w:r w:rsidR="00245A01" w:rsidRPr="00261E78">
        <w:t xml:space="preserve"> where the platform introduced a GenAI bot to provide answers to randomly selected questions. </w:t>
      </w:r>
      <w:r w:rsidRPr="00261E78">
        <w:t xml:space="preserve">This setting is particularly </w:t>
      </w:r>
      <w:r w:rsidR="001F5883" w:rsidRPr="00261E78">
        <w:t>well</w:t>
      </w:r>
      <w:r w:rsidR="003C63AE" w:rsidRPr="00261E78">
        <w:t>-</w:t>
      </w:r>
      <w:r w:rsidR="009D3766" w:rsidRPr="00261E78">
        <w:t>suited</w:t>
      </w:r>
      <w:r w:rsidRPr="00261E78">
        <w:t xml:space="preserve"> for our study due to </w:t>
      </w:r>
      <w:r w:rsidR="00245A01" w:rsidRPr="00261E78">
        <w:t>the platform</w:t>
      </w:r>
      <w:r w:rsidR="00144466" w:rsidRPr="00261E78">
        <w:t>’</w:t>
      </w:r>
      <w:r w:rsidR="00245A01" w:rsidRPr="00261E78">
        <w:t>s early adoption of internal GenAI, its IT professional user base, and the randomized design that enables clean causal inference.</w:t>
      </w:r>
      <w:r w:rsidR="00374FC1" w:rsidRPr="00261E78">
        <w:t xml:space="preserve"> Critically, our treatment effect should be interpreted as the impact of adding visible, platform-integrated </w:t>
      </w:r>
      <w:r w:rsidR="00E76C4F" w:rsidRPr="00261E78">
        <w:t>internal Gen</w:t>
      </w:r>
      <w:r w:rsidR="00374FC1" w:rsidRPr="00261E78">
        <w:t>AI answers on top of a baseline where users have access to external GenAI tools like ChatGPT.</w:t>
      </w:r>
    </w:p>
    <w:p w14:paraId="0AF41B19" w14:textId="644B62D5" w:rsidR="00F0783D" w:rsidRPr="00261E78" w:rsidRDefault="00F0783D" w:rsidP="00633022">
      <w:pPr>
        <w:pStyle w:val="Paragraph0"/>
      </w:pPr>
      <w:r w:rsidRPr="00261E78">
        <w:t>Our findings reveal</w:t>
      </w:r>
      <w:r w:rsidR="00F36654">
        <w:t xml:space="preserve"> that internal GenAI’s impacts </w:t>
      </w:r>
      <w:r w:rsidR="00536CDF">
        <w:t>create</w:t>
      </w:r>
      <w:r w:rsidRPr="00261E78">
        <w:t xml:space="preserve"> a complex landscape. We show reduced human answer contributions and provide evidence for the three underlying mechanisms: the content effect, </w:t>
      </w:r>
      <w:r w:rsidR="000036E7" w:rsidRPr="00261E78">
        <w:t xml:space="preserve">position </w:t>
      </w:r>
      <w:r w:rsidRPr="00261E78">
        <w:t xml:space="preserve">effect, and </w:t>
      </w:r>
      <w:r w:rsidR="000036E7" w:rsidRPr="00261E78">
        <w:t xml:space="preserve">source </w:t>
      </w:r>
      <w:r w:rsidRPr="00261E78">
        <w:t xml:space="preserve">effect. The source effect proves uniquely attributable to </w:t>
      </w:r>
      <w:r w:rsidR="00374FC1" w:rsidRPr="00261E78">
        <w:t xml:space="preserve">clearly labeled </w:t>
      </w:r>
      <w:r w:rsidRPr="00261E78">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61E78">
        <w:t xml:space="preserve">of </w:t>
      </w:r>
      <w:r w:rsidRPr="00261E78">
        <w:t xml:space="preserve">human-provided answers. This reduction does not result from </w:t>
      </w:r>
      <w:r w:rsidR="00FD4BBD">
        <w:t xml:space="preserve">viewers’ </w:t>
      </w:r>
      <w:r w:rsidR="000036E7" w:rsidRPr="00261E78">
        <w:t>distract</w:t>
      </w:r>
      <w:r w:rsidR="00FD4BBD">
        <w:t>ion</w:t>
      </w:r>
      <w:r w:rsidR="000036E7" w:rsidRPr="00261E78">
        <w:t xml:space="preserve"> </w:t>
      </w:r>
      <w:r w:rsidRPr="00261E78">
        <w:t xml:space="preserve">or </w:t>
      </w:r>
      <w:r w:rsidR="000036E7" w:rsidRPr="00261E78">
        <w:t>degraded human answer quality</w:t>
      </w:r>
      <w:r w:rsidRPr="00261E78">
        <w:t xml:space="preserve"> but rather from increased expectations for human answers in the presence of AI-generated content.</w:t>
      </w:r>
    </w:p>
    <w:p w14:paraId="0123B0A9" w14:textId="08DFAAF7" w:rsidR="00CF121E" w:rsidRPr="00261E78" w:rsidRDefault="00F0783D" w:rsidP="00CF121E">
      <w:pPr>
        <w:pStyle w:val="Paragraph0"/>
      </w:pPr>
      <w:r w:rsidRPr="00261E78">
        <w:t>Our paper offers both theoretical and practical contributions. We extend research on external GenAI by investigating platform-</w:t>
      </w:r>
      <w:r w:rsidR="00E30040" w:rsidRPr="00261E78">
        <w:t xml:space="preserve">specific </w:t>
      </w:r>
      <w:r w:rsidRPr="00261E78">
        <w:t>internal GenAI and its impacts on all key roles in online Q&amp;A communities</w:t>
      </w:r>
      <w:r w:rsidR="00374FC1" w:rsidRPr="00261E78">
        <w:t xml:space="preserve"> in an environment where external GenAI remains accessible.</w:t>
      </w:r>
      <w:r w:rsidRPr="00261E78">
        <w:t xml:space="preserve"> We advance understanding of underlying mechanisms, which enables </w:t>
      </w:r>
      <w:r w:rsidR="002C29E2" w:rsidRPr="00261E78">
        <w:t xml:space="preserve">a </w:t>
      </w:r>
      <w:r w:rsidRPr="00261E78">
        <w:t xml:space="preserve">deeper interpretation of these effects. </w:t>
      </w:r>
      <w:r w:rsidR="00CF121E">
        <w:t>Our findings provide practical insights to help platforms integrate AI while maintaining the unique value of human contributions in a world where external AI tools are ubiquitous.</w:t>
      </w:r>
    </w:p>
    <w:p w14:paraId="54DB66C0" w14:textId="36F5EDA1" w:rsidR="00F40939" w:rsidRPr="00261E78" w:rsidRDefault="00F40939" w:rsidP="0057336B">
      <w:pPr>
        <w:pStyle w:val="Heading1"/>
      </w:pPr>
      <w:r w:rsidRPr="00261E78">
        <w:lastRenderedPageBreak/>
        <w:t>Literature Review</w:t>
      </w:r>
    </w:p>
    <w:p w14:paraId="75098FDC" w14:textId="7E995A00" w:rsidR="000A4E92" w:rsidRPr="00261E78" w:rsidRDefault="000A4E92" w:rsidP="00633022">
      <w:pPr>
        <w:pStyle w:val="Paragraph0"/>
      </w:pPr>
      <w:r w:rsidRPr="00261E78">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61E78" w:rsidRDefault="00F40939" w:rsidP="00E93697">
      <w:pPr>
        <w:pStyle w:val="Heading2"/>
      </w:pPr>
      <w:r w:rsidRPr="00261E78">
        <w:t xml:space="preserve">User </w:t>
      </w:r>
      <w:r w:rsidR="00D519F5" w:rsidRPr="00261E78">
        <w:t xml:space="preserve">Engagement and </w:t>
      </w:r>
      <w:r w:rsidRPr="00261E78">
        <w:t>Contribution in Online Q</w:t>
      </w:r>
      <w:r w:rsidRPr="00261E78">
        <w:rPr>
          <w:lang w:eastAsia="zh-CN"/>
        </w:rPr>
        <w:t>&amp;</w:t>
      </w:r>
      <w:r w:rsidRPr="00261E78">
        <w:t xml:space="preserve">A Communities </w:t>
      </w:r>
    </w:p>
    <w:p w14:paraId="4772CC4E" w14:textId="1D4F1577" w:rsidR="003C5D1E" w:rsidRPr="00261E78" w:rsidRDefault="003C5D1E" w:rsidP="00A86F82">
      <w:pPr>
        <w:pStyle w:val="Paragraph0"/>
      </w:pPr>
      <w:r w:rsidRPr="00261E78">
        <w:t xml:space="preserve">User engagement and contribution are influenced by question characteristics, feedback mechanisms, and user dynamics. Question formulation significantly impacts response likelihood and quality. </w:t>
      </w:r>
      <w:r w:rsidR="00FC4B4B" w:rsidRPr="00261E78">
        <w:fldChar w:fldCharType="begin" w:fldLock="1"/>
      </w:r>
      <w:r w:rsidR="00FC4B4B" w:rsidRPr="00261E78">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00FC4B4B" w:rsidRPr="00261E78">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FC4B4B" w:rsidRPr="00261E78">
        <w:instrText>a</w:instrText>
      </w:r>
      <w:r w:rsidR="00FC4B4B" w:rsidRPr="00261E78">
        <w:instrText>）基于群体的成员声明，其中新成员描述了最初参与群体的情况；</w:instrText>
      </w:r>
      <w:r w:rsidR="00FC4B4B" w:rsidRPr="00261E78">
        <w:instrText>(b)</w:instrText>
      </w:r>
      <w:r w:rsidR="00FC4B4B" w:rsidRPr="00261E78">
        <w:instrText>基于身份的成员资格声明，其中他们描述了他们与群体的焦点社会类别的相似性；以及（</w:instrText>
      </w:r>
      <w:r w:rsidR="00FC4B4B" w:rsidRPr="00261E78">
        <w:instrText>c</w:instrText>
      </w:r>
      <w:r w:rsidR="00FC4B4B" w:rsidRPr="00261E78">
        <w:instrText>）信息请求，其中他们寻求帮助。使用机器学习在大约</w:instrText>
      </w:r>
      <w:r w:rsidR="00FC4B4B" w:rsidRPr="00261E78">
        <w:instrText>100</w:instrText>
      </w:r>
      <w:r w:rsidR="00FC4B4B" w:rsidRPr="00261E78">
        <w:instrText>个在线群组的</w:instrText>
      </w:r>
      <w:r w:rsidR="00FC4B4B" w:rsidRPr="00261E78">
        <w:instrText>12,000</w:instrText>
      </w:r>
      <w:r w:rsidR="00FC4B4B" w:rsidRPr="00261E78">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FC4B4B" w:rsidRPr="00261E78">
        <w:instrText xml:space="preserve">","archive_location":"82 </w:instrText>
      </w:r>
      <w:r w:rsidR="00FC4B4B" w:rsidRPr="00261E78">
        <w:rPr>
          <w:rFonts w:ascii="Apple Color Emoji" w:hAnsi="Apple Color Emoji" w:cs="Apple Color Emoji"/>
        </w:rPr>
        <w:instrText>📊</w:instrText>
      </w:r>
      <w:r w:rsidR="00FC4B4B" w:rsidRPr="00261E78">
        <w:instrText>","call-number":"3","container-title":"Small Group Research","DOI":"10.1177/1046496409351936","ISSN":"1046-4964","issue":"9","journalAbbreviation":"Small Gr. Res.","language":"en","note":"</w:instrText>
      </w:r>
      <w:r w:rsidR="00FC4B4B" w:rsidRPr="00261E78">
        <w:rPr>
          <w:rFonts w:ascii="Apple Color Emoji" w:hAnsi="Apple Color Emoji" w:cs="Apple Color Emoji"/>
        </w:rPr>
        <w:instrText>🏷️</w:instrText>
      </w:r>
      <w:r w:rsidR="00FC4B4B" w:rsidRPr="00261E78">
        <w:instrText xml:space="preserve"> /unread","page":"1600-1631","source":"3.7 (Q2)","title":"Membership Claims and Requests: Conversation-Level Newcomer Socialization Strategies in Online Groups","title-short":"Membership claims and requests","volume":"32","author":[{"family":"Burke","given":"Moira"},{"family":"Kraut","given":"Robert"},{"family":"Joyce","given":"Elisabeth"}],"issued":{"date-parts":[["2010",2]]}}}],"schema":"https://github.com/citation-style-language/schema/raw/master/csl-citation.json"} </w:instrText>
      </w:r>
      <w:r w:rsidR="00FC4B4B" w:rsidRPr="00261E78">
        <w:fldChar w:fldCharType="separate"/>
      </w:r>
      <w:r w:rsidR="00FC4B4B" w:rsidRPr="00261E78">
        <w:t>Burke et al. (2010)</w:t>
      </w:r>
      <w:r w:rsidR="00FC4B4B" w:rsidRPr="00261E78">
        <w:fldChar w:fldCharType="end"/>
      </w:r>
      <w:r w:rsidR="00FC4B4B" w:rsidRPr="00261E78">
        <w:t xml:space="preserve"> </w:t>
      </w:r>
      <w:r w:rsidRPr="00261E78">
        <w:t xml:space="preserve">find that specific questions increase response likelihood by 50% compared to statements or open-ended questions. </w:t>
      </w:r>
      <w:r w:rsidR="00704C4F" w:rsidRPr="00261E78">
        <w:fldChar w:fldCharType="begin" w:fldLock="1"/>
      </w:r>
      <w:r w:rsidR="00704C4F" w:rsidRPr="00261E78">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00704C4F" w:rsidRPr="00261E78">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704C4F" w:rsidRPr="00261E78">
        <w:instrText>quantity.Design/methodology/approachThe</w:instrText>
      </w:r>
      <w:r w:rsidR="00704C4F" w:rsidRPr="00261E78">
        <w:instrText>研究在学术社交问答平台</w:instrText>
      </w:r>
      <w:r w:rsidR="00704C4F" w:rsidRPr="00261E78">
        <w:instrText>Research chGate Q&amp;A</w:instrText>
      </w:r>
      <w:r w:rsidR="00704C4F" w:rsidRPr="00261E78">
        <w:instrText>上考察了五个学科的</w:instrText>
      </w:r>
      <w:r w:rsidR="00704C4F" w:rsidRPr="00261E78">
        <w:instrText>1,968</w:instrText>
      </w:r>
      <w:r w:rsidR="00704C4F" w:rsidRPr="00261E78">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704C4F" w:rsidRPr="00261E78">
        <w:instrText>/</w:instrText>
      </w:r>
      <w:r w:rsidR="00704C4F" w:rsidRPr="00261E78">
        <w:instrText>价值本研究为学术社会问答平台提供支持，以帮助学者提出更丰富的问题，这些问题可能会产生更多的跨学科答案，从而促进学者之间改善学术交流。</w:instrText>
      </w:r>
      <w:r w:rsidR="00704C4F" w:rsidRPr="00261E78">
        <w:instrText xml:space="preserve">","archive_location":"8 </w:instrText>
      </w:r>
      <w:r w:rsidR="00704C4F" w:rsidRPr="00261E78">
        <w:rPr>
          <w:rFonts w:ascii="Apple Color Emoji" w:hAnsi="Apple Color Emoji" w:cs="Apple Color Emoji"/>
        </w:rPr>
        <w:instrText>📊</w:instrText>
      </w:r>
      <w:r w:rsidR="00704C4F" w:rsidRPr="00261E78">
        <w:instrText>","call-number":"3","container-title":"Library Hi Tech","DOI":"10.1108/LHT-05-2021-0161","ISSN":"0737-8831","issue":"3","journalAbbreviation":"Libr. Hi Tech","language":"en","note":"</w:instrText>
      </w:r>
      <w:r w:rsidR="00704C4F" w:rsidRPr="00261E78">
        <w:rPr>
          <w:rFonts w:ascii="Apple Color Emoji" w:hAnsi="Apple Color Emoji" w:cs="Apple Color Emoji"/>
        </w:rPr>
        <w:instrText>🏷️</w:instrText>
      </w:r>
      <w:r w:rsidR="00704C4F" w:rsidRPr="00261E78">
        <w:instrText xml:space="preserve"> /unread</w:instrText>
      </w:r>
      <w:r w:rsidR="00704C4F" w:rsidRPr="00261E78">
        <w:instrText>、</w:instrText>
      </w:r>
      <w:r w:rsidR="00704C4F" w:rsidRPr="00261E78">
        <w:instrText>Information seeking</w:instrText>
      </w:r>
      <w:r w:rsidR="00704C4F" w:rsidRPr="00261E78">
        <w:instrText>、</w:instrText>
      </w:r>
      <w:r w:rsidR="00704C4F" w:rsidRPr="00261E78">
        <w:instrText>Academic questions</w:instrText>
      </w:r>
      <w:r w:rsidR="00704C4F" w:rsidRPr="00261E78">
        <w:instrText>、</w:instrText>
      </w:r>
      <w:r w:rsidR="00704C4F" w:rsidRPr="00261E78">
        <w:instrText>Academic social Q&amp;A</w:instrText>
      </w:r>
      <w:r w:rsidR="00704C4F" w:rsidRPr="00261E78">
        <w:instrText>、</w:instrText>
      </w:r>
      <w:r w:rsidR="00704C4F" w:rsidRPr="00261E78">
        <w:instrText>COMMUNITIES</w:instrText>
      </w:r>
      <w:r w:rsidR="00704C4F" w:rsidRPr="00261E78">
        <w:instrText>、</w:instrText>
      </w:r>
      <w:r w:rsidR="00704C4F" w:rsidRPr="00261E78">
        <w:instrText>Information communication</w:instrText>
      </w:r>
      <w:r w:rsidR="00704C4F" w:rsidRPr="00261E78">
        <w:instrText>、</w:instrText>
      </w:r>
      <w:r w:rsidR="00704C4F" w:rsidRPr="00261E78">
        <w:instrText>KNOWLEDGE</w:instrText>
      </w:r>
      <w:r w:rsidR="00704C4F" w:rsidRPr="00261E78">
        <w:instrText>、</w:instrText>
      </w:r>
      <w:r w:rsidR="00704C4F" w:rsidRPr="00261E78">
        <w:instrText>Linguistic characteristics</w:instrText>
      </w:r>
      <w:r w:rsidR="00704C4F" w:rsidRPr="00261E78">
        <w:instrText>、</w:instrText>
      </w:r>
      <w:r w:rsidR="00704C4F" w:rsidRPr="00261E78">
        <w:instrText>LIWC</w:instrText>
      </w:r>
      <w:r w:rsidR="00704C4F" w:rsidRPr="00261E78">
        <w:instrText>、</w:instrText>
      </w:r>
      <w:r w:rsidR="00704C4F" w:rsidRPr="00261E78">
        <w:instrText>NETWORKING</w:instrText>
      </w:r>
      <w:r w:rsidR="00704C4F" w:rsidRPr="00261E78">
        <w:instrText>、</w:instrText>
      </w:r>
      <w:r w:rsidR="00704C4F" w:rsidRPr="00261E78">
        <w:instrText>QUALITY</w:instrText>
      </w:r>
      <w:r w:rsidR="00704C4F" w:rsidRPr="00261E78">
        <w:instrText>、</w:instrText>
      </w:r>
      <w:r w:rsidR="00704C4F" w:rsidRPr="00261E78">
        <w:instrText xml:space="preserve">Response quantity","page":"921-938","source":"3.4 (Q2)","title":"Characterizing response quantity on academic social Q&amp;A sites: A multidiscipline comparison of linguistic characteristics of questions","title-short":"Characterizing response quantity on academic social Q&amp;A sites","volume":"41","author":[{"family":"Li","given":"Lei"},{"family":"Li","given":"Anrunze"},{"family":"Song","given":"Xue"},{"family":"Li","given":"Xinran"},{"family":"Huang","given":"Kun"},{"family":"Ye","given":"Edwin Mouda"}],"issued":{"date-parts":[["2023",7,11]]}}}],"schema":"https://github.com/citation-style-language/schema/raw/master/csl-citation.json"} </w:instrText>
      </w:r>
      <w:r w:rsidR="00704C4F" w:rsidRPr="00261E78">
        <w:fldChar w:fldCharType="separate"/>
      </w:r>
      <w:r w:rsidR="00704C4F" w:rsidRPr="00261E78">
        <w:t>Li et al. (2023)</w:t>
      </w:r>
      <w:r w:rsidR="00704C4F" w:rsidRPr="00261E78">
        <w:fldChar w:fldCharType="end"/>
      </w:r>
      <w:r w:rsidR="00704C4F" w:rsidRPr="00261E78">
        <w:t xml:space="preserve"> </w:t>
      </w:r>
      <w:r w:rsidRPr="00261E78">
        <w:t xml:space="preserve">demonstrate how emotional content and pronoun usage affect answer volume. </w:t>
      </w:r>
      <w:r w:rsidR="008D5855" w:rsidRPr="00261E78">
        <w:fldChar w:fldCharType="begin" w:fldLock="1"/>
      </w:r>
      <w:r w:rsidR="008D5855" w:rsidRPr="00261E78">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8D5855" w:rsidRPr="00261E78">
        <w:instrText>【摘要翻译】</w:instrText>
      </w:r>
      <w:r w:rsidR="008D5855" w:rsidRPr="00261E78">
        <w:instrText>Stack Overflow</w:instrText>
      </w:r>
      <w:r w:rsidR="008D5855" w:rsidRPr="00261E78">
        <w:instrText>和其他基于社区的问答（</w:instrText>
      </w:r>
      <w:r w:rsidR="008D5855" w:rsidRPr="00261E78">
        <w:instrText>Q&amp;A</w:instrText>
      </w:r>
      <w:r w:rsidR="008D5855"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8D5855" w:rsidRPr="00261E78">
        <w:instrText>87 K</w:instrText>
      </w:r>
      <w:r w:rsidR="008D5855"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8D5855" w:rsidRPr="00261E78">
        <w:instrText xml:space="preserve">","archive_location":"106 </w:instrText>
      </w:r>
      <w:r w:rsidR="008D5855" w:rsidRPr="00261E78">
        <w:rPr>
          <w:rFonts w:ascii="Apple Color Emoji" w:hAnsi="Apple Color Emoji" w:cs="Apple Color Emoji"/>
        </w:rPr>
        <w:instrText>📊</w:instrText>
      </w:r>
      <w:r w:rsidR="008D5855" w:rsidRPr="00261E78">
        <w:instrText>","call-number":"2","container-title":"Information and Software Technology","DOI":"10.1016/j.infsof.2017.10.009","ISSN":"0950-5849","journalAbbreviation":"Inform. Software Tech.","language":"en","note":"</w:instrText>
      </w:r>
      <w:r w:rsidR="008D5855" w:rsidRPr="00261E78">
        <w:rPr>
          <w:rFonts w:ascii="Apple Color Emoji" w:hAnsi="Apple Color Emoji" w:cs="Apple Color Emoji"/>
        </w:rPr>
        <w:instrText>🏷️</w:instrText>
      </w:r>
      <w:r w:rsidR="008D5855" w:rsidRPr="00261E78">
        <w:instrText xml:space="preserve"> /reading</w:instrText>
      </w:r>
      <w:r w:rsidR="008D5855" w:rsidRPr="00261E78">
        <w:instrText>、</w:instrText>
      </w:r>
      <w:r w:rsidR="008D5855" w:rsidRPr="00261E78">
        <w:instrText>/unread</w:instrText>
      </w:r>
      <w:r w:rsidR="008D5855" w:rsidRPr="00261E78">
        <w:instrText>、</w:instrText>
      </w:r>
      <w:r w:rsidR="008D5855" w:rsidRPr="00261E78">
        <w:rPr>
          <w:rFonts w:ascii="Apple Color Emoji" w:hAnsi="Apple Color Emoji" w:cs="Apple Color Emoji"/>
        </w:rPr>
        <w:instrText>📒</w:instrText>
      </w:r>
      <w:r w:rsidR="008D5855" w:rsidRPr="00261E78">
        <w:instrText>、</w:instrText>
      </w:r>
      <w:r w:rsidR="008D5855" w:rsidRPr="00261E78">
        <w:instrText>Crowdsourcing</w:instrText>
      </w:r>
      <w:r w:rsidR="008D5855" w:rsidRPr="00261E78">
        <w:instrText>、</w:instrText>
      </w:r>
      <w:r w:rsidR="008D5855" w:rsidRPr="00261E78">
        <w:instrText>Emotion mining</w:instrText>
      </w:r>
      <w:r w:rsidR="008D5855" w:rsidRPr="00261E78">
        <w:instrText>、</w:instrText>
      </w:r>
      <w:r w:rsidR="008D5855" w:rsidRPr="00261E78">
        <w:instrText>Question answering</w:instrText>
      </w:r>
      <w:r w:rsidR="008D5855" w:rsidRPr="00261E78">
        <w:instrText>、</w:instrText>
      </w:r>
      <w:r w:rsidR="008D5855" w:rsidRPr="00261E78">
        <w:instrText>Sentiment analysis</w:instrText>
      </w:r>
      <w:r w:rsidR="008D5855" w:rsidRPr="00261E78">
        <w:instrText>、</w:instrText>
      </w:r>
      <w:r w:rsidR="008D5855" w:rsidRPr="00261E78">
        <w:instrText>Social software engineering</w:instrText>
      </w:r>
      <w:r w:rsidR="008D5855" w:rsidRPr="00261E78">
        <w:instrText>、</w:instrText>
      </w:r>
      <w:r w:rsidR="008D5855"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61E78">
        <w:fldChar w:fldCharType="separate"/>
      </w:r>
      <w:r w:rsidR="008D5855" w:rsidRPr="00261E78">
        <w:t>Calefato et al. (2018)</w:t>
      </w:r>
      <w:r w:rsidR="008D5855" w:rsidRPr="00261E78">
        <w:fldChar w:fldCharType="end"/>
      </w:r>
      <w:r w:rsidR="008D5855" w:rsidRPr="00261E78">
        <w:t xml:space="preserve"> highlight </w:t>
      </w:r>
      <w:r w:rsidRPr="00261E78">
        <w:t>that in technical communities, concise questions with code snippets and proper formatting elicit comprehensive responses.</w:t>
      </w:r>
    </w:p>
    <w:p w14:paraId="1A14B6A9" w14:textId="3B1B5F5E" w:rsidR="003C5D1E" w:rsidRPr="00261E78" w:rsidRDefault="003C5D1E" w:rsidP="00A86F82">
      <w:pPr>
        <w:pStyle w:val="Paragraph0"/>
      </w:pPr>
      <w:r w:rsidRPr="00261E78">
        <w:t xml:space="preserve">Research on feedback and rewards yields mixed results. While some find positive effects from monetary incentives </w:t>
      </w:r>
      <w:r w:rsidR="0085474A" w:rsidRPr="00261E78">
        <w:fldChar w:fldCharType="begin" w:fldLock="1"/>
      </w:r>
      <w:r w:rsidR="0085474A" w:rsidRPr="00261E78">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0085474A" w:rsidRPr="00261E78">
        <w:instrText>【摘要翻译】问答（</w:instrText>
      </w:r>
      <w:r w:rsidR="0085474A" w:rsidRPr="00261E78">
        <w:instrText>Q&amp;a</w:instrText>
      </w:r>
      <w:r w:rsidR="0085474A" w:rsidRPr="00261E78">
        <w:instrText>）平台是重要的信息来源，也是寻求帮助的首选。像</w:instrText>
      </w:r>
      <w:r w:rsidR="0085474A" w:rsidRPr="00261E78">
        <w:instrText>StackOverflow</w:instrText>
      </w:r>
      <w:r w:rsidR="0085474A" w:rsidRPr="00261E78">
        <w:instrText>（</w:instrText>
      </w:r>
      <w:r w:rsidR="0085474A" w:rsidRPr="00261E78">
        <w:instrText>SO</w:instrText>
      </w:r>
      <w:r w:rsidR="0085474A" w:rsidRPr="00261E78">
        <w:instrText>）这样的问答网站使用奖励系统来激励用户快速准确地回答问题。在本文中，我们研究并预测了</w:instrText>
      </w:r>
      <w:r w:rsidR="0085474A" w:rsidRPr="00261E78">
        <w:instrText>StackOverflow</w:instrText>
      </w:r>
      <w:r w:rsidR="0085474A" w:rsidRPr="00261E78">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85474A" w:rsidRPr="00261E78">
        <w:instrText>","container-title":"2016 IEEE/WIC/ACM International Conference on Web Intelligence (WI)","DOI":"10.1109/WI.2016.0114","event-place":"New York, USA","event-title":"IEEE/WIC/ACM International Conference on Web Intelligence","ISBN":"978-1-5090-4470-2","language":"en","note":"</w:instrText>
      </w:r>
      <w:r w:rsidR="0085474A" w:rsidRPr="00261E78">
        <w:rPr>
          <w:rFonts w:ascii="Apple Color Emoji" w:hAnsi="Apple Color Emoji" w:cs="Apple Color Emoji"/>
        </w:rPr>
        <w:instrText>🏷️</w:instrText>
      </w:r>
      <w:r w:rsidR="0085474A" w:rsidRPr="00261E78">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61E78">
        <w:fldChar w:fldCharType="separate"/>
      </w:r>
      <w:r w:rsidR="0085474A" w:rsidRPr="00261E78">
        <w:t>(Berger et al., 2016)</w:t>
      </w:r>
      <w:r w:rsidR="0085474A" w:rsidRPr="00261E78">
        <w:fldChar w:fldCharType="end"/>
      </w:r>
      <w:r w:rsidR="0085474A" w:rsidRPr="00261E78">
        <w:t xml:space="preserve">, </w:t>
      </w:r>
      <w:r w:rsidRPr="00261E78">
        <w:t xml:space="preserve">others indicate potential negative consequences </w:t>
      </w:r>
      <w:r w:rsidR="00AF64AA" w:rsidRPr="00261E78">
        <w:fldChar w:fldCharType="begin" w:fldLock="1"/>
      </w:r>
      <w:r w:rsidR="00AF64AA" w:rsidRPr="00261E78">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00AF64AA" w:rsidRPr="00261E78">
        <w:instrText>【摘要翻译】目的在有偿和非有偿（</w:instrText>
      </w:r>
      <w:r w:rsidR="00AF64AA" w:rsidRPr="00261E78">
        <w:instrText>“</w:instrText>
      </w:r>
      <w:r w:rsidR="00AF64AA" w:rsidRPr="00261E78">
        <w:instrText>免费</w:instrText>
      </w:r>
      <w:r w:rsidR="00AF64AA" w:rsidRPr="00261E78">
        <w:instrText>”</w:instrText>
      </w:r>
      <w:r w:rsidR="00AF64AA" w:rsidRPr="00261E78">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AF64AA" w:rsidRPr="00261E78">
        <w:instrText>/</w:instrText>
      </w:r>
      <w:r w:rsidR="00AF64AA" w:rsidRPr="00261E78">
        <w:instrText>方法</w:instrText>
      </w:r>
      <w:r w:rsidR="00AF64AA" w:rsidRPr="00261E78">
        <w:instrText>/</w:instrText>
      </w:r>
      <w:r w:rsidR="00AF64AA" w:rsidRPr="00261E78">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AF64AA" w:rsidRPr="00261E78">
        <w:instrText>/</w:instrText>
      </w:r>
      <w:r w:rsidR="00AF64AA" w:rsidRPr="00261E78">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AF64AA" w:rsidRPr="00261E78">
        <w:instrText>","call-number":"2","container-title":"Journal of Knowledge Management","DOI":"10.1108/JKM-09-2022-0694","ISSN":"1367-3270","issue":"2","journalAbbreviation":"JKM","language":"en","note":"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INCENTIVES</w:instrText>
      </w:r>
      <w:r w:rsidR="00AF64AA" w:rsidRPr="00261E78">
        <w:instrText>、</w:instrText>
      </w:r>
      <w:r w:rsidR="00AF64AA" w:rsidRPr="00261E78">
        <w:instrText>MODEL</w:instrText>
      </w:r>
      <w:r w:rsidR="00AF64AA" w:rsidRPr="00261E78">
        <w:instrText>、</w:instrText>
      </w:r>
      <w:r w:rsidR="00AF64AA" w:rsidRPr="00261E78">
        <w:instrText>SELF-DETERMINATION</w:instrText>
      </w:r>
      <w:r w:rsidR="00AF64AA" w:rsidRPr="00261E78">
        <w:instrText>、</w:instrText>
      </w:r>
      <w:r w:rsidR="00AF64AA" w:rsidRPr="00261E78">
        <w:instrText>DESIGN</w:instrText>
      </w:r>
      <w:r w:rsidR="00AF64AA" w:rsidRPr="00261E78">
        <w:instrText>、</w:instrText>
      </w:r>
      <w:r w:rsidR="00AF64AA" w:rsidRPr="00261E78">
        <w:instrText>DETERMINANTS</w:instrText>
      </w:r>
      <w:r w:rsidR="00AF64AA" w:rsidRPr="00261E78">
        <w:instrText>、</w:instrText>
      </w:r>
      <w:r w:rsidR="00AF64AA" w:rsidRPr="00261E78">
        <w:instrText>ENGAGEMENT</w:instrText>
      </w:r>
      <w:r w:rsidR="00AF64AA" w:rsidRPr="00261E78">
        <w:instrText>、</w:instrText>
      </w:r>
      <w:r w:rsidR="00AF64AA" w:rsidRPr="00261E78">
        <w:instrText>Experience</w:instrText>
      </w:r>
      <w:r w:rsidR="00AF64AA" w:rsidRPr="00261E78">
        <w:instrText>、</w:instrText>
      </w:r>
      <w:r w:rsidR="00AF64AA" w:rsidRPr="00261E78">
        <w:instrText>Free knowledge contribution</w:instrText>
      </w:r>
      <w:r w:rsidR="00AF64AA" w:rsidRPr="00261E78">
        <w:instrText>、</w:instrText>
      </w:r>
      <w:r w:rsidR="00AF64AA" w:rsidRPr="00261E78">
        <w:instrText>Hybrid knowledge-sharing platforms</w:instrText>
      </w:r>
      <w:r w:rsidR="00AF64AA" w:rsidRPr="00261E78">
        <w:instrText>、</w:instrText>
      </w:r>
      <w:r w:rsidR="00AF64AA" w:rsidRPr="00261E78">
        <w:instrText>IMPACT</w:instrText>
      </w:r>
      <w:r w:rsidR="00AF64AA" w:rsidRPr="00261E78">
        <w:instrText>、</w:instrText>
      </w:r>
      <w:r w:rsidR="00AF64AA" w:rsidRPr="00261E78">
        <w:instrText>INFORMATION</w:instrText>
      </w:r>
      <w:r w:rsidR="00AF64AA" w:rsidRPr="00261E78">
        <w:instrText>、</w:instrText>
      </w:r>
      <w:r w:rsidR="00AF64AA" w:rsidRPr="00261E78">
        <w:instrText>Monetary income</w:instrText>
      </w:r>
      <w:r w:rsidR="00AF64AA" w:rsidRPr="00261E78">
        <w:instrText>、</w:instrText>
      </w:r>
      <w:r w:rsidR="00AF64AA" w:rsidRPr="00261E78">
        <w:instrText>MOTIVATION</w:instrText>
      </w:r>
      <w:r w:rsidR="00AF64AA" w:rsidRPr="00261E78">
        <w:instrText>、</w:instrText>
      </w:r>
      <w:r w:rsidR="00AF64AA" w:rsidRPr="00261E78">
        <w:instrText>ONLINE COMMUNITIES</w:instrText>
      </w:r>
      <w:r w:rsidR="00AF64AA" w:rsidRPr="00261E78">
        <w:instrText>、</w:instrText>
      </w:r>
      <w:r w:rsidR="00AF64AA" w:rsidRPr="00261E78">
        <w:instrText>Social recognition","page":"440-462","source":"7 (Q1)","title":"Monetary income as opportunity cost: exploring the negative effect on free knowledge contribution of knowledge suppliers","title-short":"Monetary income as opportunity cost","volume":"28","author":[{"family":"Jiang","given":"Shan"},{"family":"Nguyen","given":"Duc Khuong"},{"family":"Dai","given":"Peng-Fei"},{"family":"Meng","given":"Qingxin"}],"issued":{"date-parts":[["2024",3,4]]}}},{"id":103,"uris":["http://zotero.org/users/8905122/items/DPBS3UGJ","http://www.mendeley.com/documents/?uuid=ed704cec-f0de-412b-bbef-73e24282c1c4"],"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00AF64AA" w:rsidRPr="00261E78">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AF64AA" w:rsidRPr="00261E78">
        <w:instrText>1</w:instrText>
      </w:r>
      <w:r w:rsidR="00AF64AA" w:rsidRPr="00261E78">
        <w:instrText>）正非文本反馈与高质量知识边缘的持续贡献负相关，而其他三种类型的反馈产生正效应；（</w:instrText>
      </w:r>
      <w:r w:rsidR="00AF64AA" w:rsidRPr="00261E78">
        <w:instrText>2</w:instrText>
      </w:r>
      <w:r w:rsidR="00AF64AA" w:rsidRPr="00261E78">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AF64AA" w:rsidRPr="00261E78">
        <w:instrText xml:space="preserve">","archive_location":"11 </w:instrText>
      </w:r>
      <w:r w:rsidR="00AF64AA" w:rsidRPr="00261E78">
        <w:rPr>
          <w:rFonts w:ascii="Apple Color Emoji" w:hAnsi="Apple Color Emoji" w:cs="Apple Color Emoji"/>
        </w:rPr>
        <w:instrText>📊</w:instrText>
      </w:r>
      <w:r w:rsidR="00AF64AA" w:rsidRPr="00261E78">
        <w:instrText>","call-number":"1","container-title":"Decision Support Systems","DOI":"10.1016/j.dss.2022.113750","ISSN":"0167-9236","journalAbbreviation":"Decis. Support Syst.","language":"en","note":"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VIRTUAL COMMUNITIES</w:instrText>
      </w:r>
      <w:r w:rsidR="00AF64AA" w:rsidRPr="00261E78">
        <w:instrText>、</w:instrText>
      </w:r>
      <w:r w:rsidR="00AF64AA" w:rsidRPr="00261E78">
        <w:instrText>BEHAVIOR</w:instrText>
      </w:r>
      <w:r w:rsidR="00AF64AA" w:rsidRPr="00261E78">
        <w:instrText>、</w:instrText>
      </w:r>
      <w:r w:rsidR="00AF64AA" w:rsidRPr="00261E78">
        <w:instrText>SELF-EFFICACY</w:instrText>
      </w:r>
      <w:r w:rsidR="00AF64AA" w:rsidRPr="00261E78">
        <w:instrText>、</w:instrText>
      </w:r>
      <w:r w:rsidR="00AF64AA" w:rsidRPr="00261E78">
        <w:instrText>Continuous knowledge contribution</w:instrText>
      </w:r>
      <w:r w:rsidR="00AF64AA" w:rsidRPr="00261E78">
        <w:instrText>、</w:instrText>
      </w:r>
      <w:r w:rsidR="00AF64AA" w:rsidRPr="00261E78">
        <w:instrText>CREDIBILITY</w:instrText>
      </w:r>
      <w:r w:rsidR="00AF64AA" w:rsidRPr="00261E78">
        <w:instrText>、</w:instrText>
      </w:r>
      <w:r w:rsidR="00AF64AA" w:rsidRPr="00261E78">
        <w:instrText>ELECTRONIC NETWORKS</w:instrText>
      </w:r>
      <w:r w:rsidR="00AF64AA" w:rsidRPr="00261E78">
        <w:instrText>、</w:instrText>
      </w:r>
      <w:r w:rsidR="00AF64AA" w:rsidRPr="00261E78">
        <w:instrText>Feedback expressions</w:instrText>
      </w:r>
      <w:r w:rsidR="00AF64AA" w:rsidRPr="00261E78">
        <w:instrText>、</w:instrText>
      </w:r>
      <w:r w:rsidR="00AF64AA" w:rsidRPr="00261E78">
        <w:instrText>Feedback mechanism</w:instrText>
      </w:r>
      <w:r w:rsidR="00AF64AA" w:rsidRPr="00261E78">
        <w:instrText>、</w:instrText>
      </w:r>
      <w:r w:rsidR="00AF64AA" w:rsidRPr="00261E78">
        <w:instrText>Feedback valence</w:instrText>
      </w:r>
      <w:r w:rsidR="00AF64AA" w:rsidRPr="00261E78">
        <w:instrText>、</w:instrText>
      </w:r>
      <w:r w:rsidR="00AF64AA" w:rsidRPr="00261E78">
        <w:instrText>High-quality knowledge</w:instrText>
      </w:r>
      <w:r w:rsidR="00AF64AA" w:rsidRPr="00261E78">
        <w:instrText>、</w:instrText>
      </w:r>
      <w:r w:rsidR="00AF64AA" w:rsidRPr="00261E78">
        <w:instrText>MECHANISMS</w:instrText>
      </w:r>
      <w:r w:rsidR="00AF64AA" w:rsidRPr="00261E78">
        <w:instrText>、</w:instrText>
      </w:r>
      <w:r w:rsidR="00AF64AA" w:rsidRPr="00261E78">
        <w:instrText>OnlineQ&amp;A community</w:instrText>
      </w:r>
      <w:r w:rsidR="00AF64AA" w:rsidRPr="00261E78">
        <w:instrText>、</w:instrText>
      </w:r>
      <w:r w:rsidR="00AF64AA" w:rsidRPr="00261E78">
        <w:instrText>PERFORMANCE FEEDBACK</w:instrText>
      </w:r>
      <w:r w:rsidR="00AF64AA" w:rsidRPr="00261E78">
        <w:instrText>、</w:instrText>
      </w:r>
      <w:r w:rsidR="00AF64AA" w:rsidRPr="00261E78">
        <w:instrText>SIGN</w:instrText>
      </w:r>
      <w:r w:rsidR="00AF64AA" w:rsidRPr="00261E78">
        <w:instrText>、</w:instrText>
      </w:r>
      <w:r w:rsidR="00AF64AA" w:rsidRPr="00261E78">
        <w:instrText xml:space="preserve">USER-GENERATED CONTENT","page":"113750","source":"7.5 (Q1)","title":"Which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61E78">
        <w:fldChar w:fldCharType="separate"/>
      </w:r>
      <w:r w:rsidR="00AF64AA" w:rsidRPr="00261E78">
        <w:t>(Jiang et al., 2024; Wang et al., 2022)</w:t>
      </w:r>
      <w:r w:rsidR="00AF64AA" w:rsidRPr="00261E78">
        <w:fldChar w:fldCharType="end"/>
      </w:r>
      <w:r w:rsidR="00AF64AA" w:rsidRPr="00261E78">
        <w:t xml:space="preserve">, </w:t>
      </w:r>
      <w:r w:rsidRPr="00261E78">
        <w:t xml:space="preserve">suggesting context-dependent effects. For non-monetary feedback, </w:t>
      </w:r>
      <w:r w:rsidR="00451B90" w:rsidRPr="00261E78">
        <w:fldChar w:fldCharType="begin" w:fldLock="1"/>
      </w:r>
      <w:r w:rsidR="00451B90" w:rsidRPr="00261E78">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00451B90" w:rsidRPr="00261E78">
        <w:instrText>【摘要翻译】本文探讨了数字网络和组织交叉点上的一种新现象</w:instrText>
      </w:r>
      <w:r w:rsidR="00451B90" w:rsidRPr="00261E78">
        <w:instrText>——</w:instrText>
      </w:r>
      <w:r w:rsidR="00451B90" w:rsidRPr="00261E78">
        <w:instrText>基于互联网的志愿者劳动力</w:instrText>
      </w:r>
      <w:r w:rsidR="00451B90" w:rsidRPr="00261E78">
        <w:instrText>——</w:instrText>
      </w:r>
      <w:r w:rsidR="00451B90" w:rsidRPr="00261E78">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00451B90" w:rsidRPr="00261E78">
        <w:instrText>——</w:instrText>
      </w:r>
      <w:r w:rsidR="00451B90" w:rsidRPr="00261E78">
        <w:instrText>反馈在产生和维持劳动力高质量贡献中的作用</w:instrText>
      </w:r>
      <w:r w:rsidR="00451B90" w:rsidRPr="00261E78">
        <w:instrText>——</w:instrText>
      </w:r>
      <w:r w:rsidR="00451B90" w:rsidRPr="00261E78">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451B90" w:rsidRPr="00261E78">
        <w:instrText xml:space="preserve">","archive_location":"153 </w:instrText>
      </w:r>
      <w:r w:rsidR="00451B90" w:rsidRPr="00261E78">
        <w:rPr>
          <w:rFonts w:ascii="Apple Color Emoji" w:hAnsi="Apple Color Emoji" w:cs="Apple Color Emoji"/>
        </w:rPr>
        <w:instrText>📊</w:instrText>
      </w:r>
      <w:r w:rsidR="00451B90" w:rsidRPr="00261E78">
        <w:instrText>","call-number":"3","container-title":"Information Systems Research","DOI":"10.1287/isre.1080.0208","ISSN":"1047-7047","issue":"4","journalAbbreviation":"Inform. Syst. Res.","language":"en","note":"</w:instrText>
      </w:r>
      <w:r w:rsidR="00451B90" w:rsidRPr="00261E78">
        <w:rPr>
          <w:rFonts w:ascii="Apple Color Emoji" w:hAnsi="Apple Color Emoji" w:cs="Apple Color Emoji"/>
        </w:rPr>
        <w:instrText>🏷️</w:instrText>
      </w:r>
      <w:r w:rsidR="00451B90" w:rsidRPr="00261E78">
        <w:instrText xml:space="preserve"> /unread</w:instrText>
      </w:r>
      <w:r w:rsidR="00451B90" w:rsidRPr="00261E78">
        <w:instrText>、</w:instrText>
      </w:r>
      <w:r w:rsidR="00451B90" w:rsidRPr="00261E78">
        <w:instrText>feedback</w:instrText>
      </w:r>
      <w:r w:rsidR="00451B90" w:rsidRPr="00261E78">
        <w:instrText>、</w:instrText>
      </w:r>
      <w:r w:rsidR="00451B90" w:rsidRPr="00261E78">
        <w:instrText>systematic quality feedback system</w:instrText>
      </w:r>
      <w:r w:rsidR="00451B90" w:rsidRPr="00261E78">
        <w:instrText>、</w:instrText>
      </w:r>
      <w:r w:rsidR="00451B90" w:rsidRPr="00261E78">
        <w:instrText>voluntary technical support group</w:instrText>
      </w:r>
      <w:r w:rsidR="00451B90" w:rsidRPr="00261E78">
        <w:instrText>、</w:instrText>
      </w:r>
      <w:r w:rsidR="00451B90" w:rsidRPr="00261E78">
        <w:instrText>volunteer turnover</w:instrText>
      </w:r>
      <w:r w:rsidR="00451B90" w:rsidRPr="00261E78">
        <w:instrText>、</w:instrText>
      </w:r>
      <w:r w:rsidR="00451B90" w:rsidRPr="00261E78">
        <w:instrText xml:space="preserve">volunteer work force","page":"494-515","source":"4.9 (Q1)","title":"The role of feedback in managing the Internet-based volunteer work force","volume":"19","author":[{"family":"Moon","given":"Jae Yun"},{"family":"Sproull","given":"Lee S."}],"issued":{"date-parts":[["2008",12]]}}}],"schema":"https://github.com/citation-style-language/schema/raw/master/csl-citation.json"} </w:instrText>
      </w:r>
      <w:r w:rsidR="00451B90" w:rsidRPr="00261E78">
        <w:fldChar w:fldCharType="separate"/>
      </w:r>
      <w:r w:rsidR="00451B90" w:rsidRPr="00261E78">
        <w:t xml:space="preserve">Moon </w:t>
      </w:r>
      <w:r w:rsidR="00D46215">
        <w:t>and</w:t>
      </w:r>
      <w:r w:rsidR="00451B90" w:rsidRPr="00261E78">
        <w:t xml:space="preserve"> Sproull (2008)</w:t>
      </w:r>
      <w:r w:rsidR="00451B90" w:rsidRPr="00261E78">
        <w:fldChar w:fldCharType="end"/>
      </w:r>
      <w:r w:rsidR="00451B90" w:rsidRPr="00261E78">
        <w:t xml:space="preserve"> </w:t>
      </w:r>
      <w:r w:rsidRPr="00261E78">
        <w:t xml:space="preserve">find that positive feedback motivates participation and reduces churn. </w:t>
      </w:r>
      <w:r w:rsidR="00465093" w:rsidRPr="00261E78">
        <w:fldChar w:fldCharType="begin" w:fldLock="1"/>
      </w:r>
      <w:r w:rsidR="00465093" w:rsidRPr="00261E78">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00465093" w:rsidRPr="00261E78">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465093" w:rsidRPr="00261E78">
        <w:instrText>StackOverflow.com</w:instrText>
      </w:r>
      <w:r w:rsidR="00465093" w:rsidRPr="00261E78">
        <w:instrText>的问题。我们发现事后互惠和知识贡献之间存在显著的正相关关系，并且这种互惠动机随着时间的推移而减弱。事前互惠是指人们帮助他人，期望将来得到他人的帮助。利用来自</w:instrText>
      </w:r>
      <w:r w:rsidR="00465093" w:rsidRPr="00261E78">
        <w:instrText>StackOverflow.com</w:instrText>
      </w:r>
      <w:r w:rsidR="00465093" w:rsidRPr="00261E78">
        <w:instrText>的数据，我们利用差异</w:instrText>
      </w:r>
      <w:r w:rsidR="00465093" w:rsidRPr="00261E78">
        <w:instrText>——</w:instrText>
      </w:r>
      <w:r w:rsidR="00465093" w:rsidRPr="00261E78">
        <w:instrText>无差异分析的自然实验，找到支持事前互惠存在的证据。这项研究为互惠提供了一个新的分类法，并对互惠如何推动在线知识共享提供了新的见解。</w:instrText>
      </w:r>
      <w:r w:rsidR="00465093" w:rsidRPr="00261E78">
        <w:instrText xml:space="preserve">","archive_location":"5 </w:instrText>
      </w:r>
      <w:r w:rsidR="00465093" w:rsidRPr="00261E78">
        <w:rPr>
          <w:rFonts w:ascii="Apple Color Emoji" w:hAnsi="Apple Color Emoji" w:cs="Apple Color Emoji"/>
        </w:rPr>
        <w:instrText>📊</w:instrText>
      </w:r>
      <w:r w:rsidR="00465093" w:rsidRPr="00261E78">
        <w:instrText>","container-title":"ACM Transactions on Management Information Systems","DOI":"10.1145/3371388","ISSN":"2158-656X","issue":"1","journalAbbreviation":"ACM Trans. Manage. Inf. Syst.","language":"en","note":"</w:instrText>
      </w:r>
      <w:r w:rsidR="00465093" w:rsidRPr="00261E78">
        <w:rPr>
          <w:rFonts w:ascii="Apple Color Emoji" w:hAnsi="Apple Color Emoji" w:cs="Apple Color Emoji"/>
        </w:rPr>
        <w:instrText>🏷️</w:instrText>
      </w:r>
      <w:r w:rsidR="00465093" w:rsidRPr="00261E78">
        <w:instrText xml:space="preserve"> /reading</w:instrText>
      </w:r>
      <w:r w:rsidR="00465093" w:rsidRPr="00261E78">
        <w:instrText>、</w:instrText>
      </w:r>
      <w:r w:rsidR="00465093" w:rsidRPr="00261E78">
        <w:instrText>/unread</w:instrText>
      </w:r>
      <w:r w:rsidR="00465093" w:rsidRPr="00261E78">
        <w:instrText>、</w:instrText>
      </w:r>
      <w:r w:rsidR="00465093" w:rsidRPr="00261E78">
        <w:rPr>
          <w:rFonts w:ascii="Apple Color Emoji" w:hAnsi="Apple Color Emoji" w:cs="Apple Color Emoji"/>
        </w:rPr>
        <w:instrText>📒</w:instrText>
      </w:r>
      <w:r w:rsidR="00465093" w:rsidRPr="00261E78">
        <w:instrText>、</w:instrText>
      </w:r>
      <w:r w:rsidR="00465093" w:rsidRPr="00261E78">
        <w:instrText>ex-ante</w:instrText>
      </w:r>
      <w:r w:rsidR="00465093" w:rsidRPr="00261E78">
        <w:instrText>、</w:instrText>
      </w:r>
      <w:r w:rsidR="00465093" w:rsidRPr="00261E78">
        <w:instrText>Ex-post</w:instrText>
      </w:r>
      <w:r w:rsidR="00465093" w:rsidRPr="00261E78">
        <w:instrText>、</w:instrText>
      </w:r>
      <w:r w:rsidR="00465093" w:rsidRPr="00261E78">
        <w:instrText>knowledge sharing</w:instrText>
      </w:r>
      <w:r w:rsidR="00465093" w:rsidRPr="00261E78">
        <w:instrText>、</w:instrText>
      </w:r>
      <w:r w:rsidR="00465093" w:rsidRPr="00261E78">
        <w:instrText>Q&amp;A website</w:instrText>
      </w:r>
      <w:r w:rsidR="00465093" w:rsidRPr="00261E78">
        <w:instrText>、</w:instrText>
      </w:r>
      <w:r w:rsidR="00465093" w:rsidRPr="00261E78">
        <w:instrText>reciprocity</w:instrText>
      </w:r>
      <w:r w:rsidR="00465093" w:rsidRPr="00261E78">
        <w:instrText>、</w:instrText>
      </w:r>
      <w:r w:rsidR="00465093" w:rsidRPr="00261E78">
        <w:instrText>SUPPORT</w:instrText>
      </w:r>
      <w:r w:rsidR="00465093" w:rsidRPr="00261E78">
        <w:instrText>、</w:instrText>
      </w:r>
      <w:r w:rsidR="00465093" w:rsidRPr="00261E78">
        <w:instrText xml:space="preserve">USERS","page":"1-26","source":"2.5","title":"Invested or indebted: Ex-ante and ex-post reciprocity in online knowledge sharing communities","title-short":"Invested or indebted","volume":"11","author":[{"family":"Li","given":"Hongfei"},{"family":"Shankar","given":"Ramesh"},{"family":"Stallaert","given":"Jan"}],"issued":{"date-parts":[["2020",3,31]]}}}],"schema":"https://github.com/citation-style-language/schema/raw/master/csl-citation.json"} </w:instrText>
      </w:r>
      <w:r w:rsidR="00465093" w:rsidRPr="00261E78">
        <w:fldChar w:fldCharType="separate"/>
      </w:r>
      <w:r w:rsidR="00465093" w:rsidRPr="00261E78">
        <w:t>Li et al. (2020)</w:t>
      </w:r>
      <w:r w:rsidR="00465093" w:rsidRPr="00261E78">
        <w:fldChar w:fldCharType="end"/>
      </w:r>
      <w:r w:rsidR="00465093" w:rsidRPr="00261E78">
        <w:t xml:space="preserve"> </w:t>
      </w:r>
      <w:r w:rsidRPr="00261E78">
        <w:t>demonstrate reciprocity</w:t>
      </w:r>
      <w:r w:rsidR="00465093" w:rsidRPr="00261E78">
        <w:t>’</w:t>
      </w:r>
      <w:r w:rsidRPr="00261E78">
        <w:t xml:space="preserve">s role, showing </w:t>
      </w:r>
      <w:r w:rsidR="00CA5E62" w:rsidRPr="00261E78">
        <w:t xml:space="preserve">the </w:t>
      </w:r>
      <w:r w:rsidRPr="00261E78">
        <w:t>correlation between received answers and subsequent contributions.</w:t>
      </w:r>
    </w:p>
    <w:p w14:paraId="27B04192" w14:textId="242678C2" w:rsidR="003C5D1E" w:rsidRPr="00261E78" w:rsidRDefault="003C5D1E" w:rsidP="00A86F82">
      <w:pPr>
        <w:pStyle w:val="Paragraph0"/>
      </w:pPr>
      <w:r w:rsidRPr="00261E78">
        <w:t xml:space="preserve">User dynamics and social comparison also drive engagement. </w:t>
      </w:r>
      <w:r w:rsidR="00F9241B" w:rsidRPr="00261E78">
        <w:fldChar w:fldCharType="begin" w:fldLock="1"/>
      </w:r>
      <w:r w:rsidR="00F9241B" w:rsidRPr="00261E78">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00F9241B" w:rsidRPr="00261E78">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F9241B" w:rsidRPr="00261E78">
        <w:instrText>Design/methodology/approach</w:instrText>
      </w:r>
      <w:r w:rsidR="00F9241B" w:rsidRPr="00261E78">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F9241B" w:rsidRPr="00261E78">
        <w:instrText>/</w:instrText>
      </w:r>
      <w:r w:rsidR="00F9241B" w:rsidRPr="00261E78">
        <w:instrText>价值这项研究提供了一个新的线索，即在由社会比较关注引发的竞争环境中，同伴对在线</w:instrText>
      </w:r>
      <w:r w:rsidR="00F9241B" w:rsidRPr="00261E78">
        <w:instrText>UGC</w:instrText>
      </w:r>
      <w:r w:rsidR="00F9241B" w:rsidRPr="00261E78">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F9241B" w:rsidRPr="00261E78">
        <w:instrText>UGC</w:instrText>
      </w:r>
      <w:r w:rsidR="00F9241B" w:rsidRPr="00261E78">
        <w:instrText>社区中主观和个性化行为中的竞争性同伴影响。</w:instrText>
      </w:r>
      <w:r w:rsidR="00F9241B" w:rsidRPr="00261E78">
        <w:instrText>","call-number":"3","container-title":"Internet Research","DOI":"10.1108/INTR-07-2022-0510","ISSN":"1066-2243","issue":"5","journalAbbreviation":"Internet Res.","language":"en","note":"</w:instrText>
      </w:r>
      <w:r w:rsidR="00F9241B" w:rsidRPr="00261E78">
        <w:rPr>
          <w:rFonts w:ascii="Apple Color Emoji" w:hAnsi="Apple Color Emoji" w:cs="Apple Color Emoji"/>
        </w:rPr>
        <w:instrText>🏷️</w:instrText>
      </w:r>
      <w:r w:rsidR="00F9241B" w:rsidRPr="00261E78">
        <w:instrText xml:space="preserve"> /unread</w:instrText>
      </w:r>
      <w:r w:rsidR="00F9241B" w:rsidRPr="00261E78">
        <w:instrText>、</w:instrText>
      </w:r>
      <w:r w:rsidR="00F9241B" w:rsidRPr="00261E78">
        <w:instrText>Knowledge contribution</w:instrText>
      </w:r>
      <w:r w:rsidR="00F9241B" w:rsidRPr="00261E78">
        <w:instrText>、</w:instrText>
      </w:r>
      <w:r w:rsidR="00F9241B" w:rsidRPr="00261E78">
        <w:instrText>Online Q&amp;A community</w:instrText>
      </w:r>
      <w:r w:rsidR="00F9241B" w:rsidRPr="00261E78">
        <w:instrText>、</w:instrText>
      </w:r>
      <w:r w:rsidR="00F9241B" w:rsidRPr="00261E78">
        <w:instrText>Peer influence</w:instrText>
      </w:r>
      <w:r w:rsidR="00F9241B" w:rsidRPr="00261E78">
        <w:instrText>、</w:instrText>
      </w:r>
      <w:r w:rsidR="00F9241B" w:rsidRPr="00261E78">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volume":"34","author":[{"family":"Shi","given":"Chencheng"},{"family":"Hu","given":"Ping"},{"family":"Fan","given":"Weiguo"},{"family":"Qiu","given":"Liangfei"}],"issued":{"date-parts":[["2024",9,30]]}}}],"schema":"https://github.com/citation-style-language/schema/raw/master/csl-citation.json"} </w:instrText>
      </w:r>
      <w:r w:rsidR="00F9241B" w:rsidRPr="00261E78">
        <w:fldChar w:fldCharType="separate"/>
      </w:r>
      <w:r w:rsidR="00F9241B" w:rsidRPr="00261E78">
        <w:t>Shi et al. (2024)</w:t>
      </w:r>
      <w:r w:rsidR="00F9241B" w:rsidRPr="00261E78">
        <w:fldChar w:fldCharType="end"/>
      </w:r>
      <w:r w:rsidR="00F9241B" w:rsidRPr="00261E78">
        <w:t xml:space="preserve"> </w:t>
      </w:r>
      <w:r w:rsidRPr="00261E78">
        <w:t xml:space="preserve">show that informative answers from knowledgeable contributors motivate high-quality contributions from others. Research on gamification </w:t>
      </w:r>
      <w:r w:rsidR="0032754E" w:rsidRPr="00261E78">
        <w:fldChar w:fldCharType="begin" w:fldLock="1"/>
      </w:r>
      <w:r w:rsidR="00F03F8C" w:rsidRPr="00261E78">
        <w:instrText xml:space="preserve"> ADDIN ZOTERO_ITEM CSL_CITATION {"citationID":"inZKZpGC","properties":{"formattedCitation":"(Chen et al. 2022; Meng et al. 2013)","plainCitation":"(Chen et al. 2022; Meng et al. 2013)","noteIndex":0},"citationItems":[{"id":2897,"uris":["http://zotero.org/users/8905122/items/J44QYVNE","http://www.mendeley.com/documents/?uuid=4265454e-c38d-47cf-92b9-c9ae58bc424f"],"itemData":{"id":2897,"type":"article-journal","abstract":"Many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00F03F8C" w:rsidRPr="00261E78">
        <w:instrText>【摘要翻译】</w:instrText>
      </w:r>
      <w:r w:rsidR="00F03F8C" w:rsidRPr="00261E78">
        <w:instrText xml:space="preserve">undefined","archive_location":"25 </w:instrText>
      </w:r>
      <w:r w:rsidR="00F03F8C" w:rsidRPr="00261E78">
        <w:rPr>
          <w:rFonts w:ascii="Apple Color Emoji" w:hAnsi="Apple Color Emoji" w:cs="Apple Color Emoji"/>
        </w:rPr>
        <w:instrText>📊</w:instrText>
      </w:r>
      <w:r w:rsidR="00F03F8C" w:rsidRPr="00261E78">
        <w:instrText>","call-number":"1","container-title":"Decision Support Systems","DOI":"10.1016/j.dss.2021.113667","ISSN":"0167-9236","journalAbbreviation":"Decis. Support Syst.","language":"en","license":"</w:instrText>
      </w:r>
      <w:r w:rsidR="00F03F8C" w:rsidRPr="00261E78">
        <w:rPr>
          <w:rFonts w:ascii="Apple Color Emoji" w:hAnsi="Apple Color Emoji" w:cs="Apple Color Emoji"/>
        </w:rPr>
        <w:instrText>⭐⭐⭐</w:instrText>
      </w:r>
      <w:r w:rsidR="00F03F8C" w:rsidRPr="00261E78">
        <w:instrText>","note":"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volume":"153","author":[{"family":"Chen","given":"Langtao"},{"family":"Baird","given":"Aaron"},{"family":"Straub","given":"Detmar"}],"issued":{"date-parts":[["2022",2]]}}},{"id":3551,"uris":["http://zotero.org/users/8905122/items/Y3CVARAU","http://www.mendeley.com/documents/?uuid=1f851625-9123-4b58-88b8-e1519c4e3dc4"],"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00F03F8C" w:rsidRPr="00261E78">
        <w:instrText>【摘要翻译】近年来，开放的在线社交问答网站（</w:instrText>
      </w:r>
      <w:r w:rsidR="00F03F8C" w:rsidRPr="00261E78">
        <w:instrText>SQAs</w:instrText>
      </w:r>
      <w:r w:rsidR="00F03F8C" w:rsidRPr="00261E78">
        <w:instrText>）吸引了公众的注意力。随着</w:instrText>
      </w:r>
      <w:r w:rsidR="00F03F8C" w:rsidRPr="00261E78">
        <w:instrText>SQAs</w:instrText>
      </w:r>
      <w:r w:rsidR="00F03F8C" w:rsidRPr="00261E78">
        <w:instrText>成为越来越受欢迎的知识共享平台，关于开放在线社区系统将如何发展的问题对于我们理解这些系统变得至关重要。在本文中，我们概述了</w:instrText>
      </w:r>
      <w:r w:rsidR="00F03F8C" w:rsidRPr="00261E78">
        <w:instrText>SQA</w:instrText>
      </w:r>
      <w:r w:rsidR="00F03F8C" w:rsidRPr="00261E78">
        <w:instrText>网站如何作为一个社会学习社区运作。</w:instrText>
      </w:r>
      <w:r w:rsidR="00F03F8C" w:rsidRPr="00261E78">
        <w:instrText>SQA</w:instrText>
      </w:r>
      <w:r w:rsidR="00F03F8C" w:rsidRPr="00261E78">
        <w:instrText>网站的成功不仅取决于有效地组织和传递信息，还取决于它是否能吸引参与者并激励他们做出贡献。我们介绍了早期的工作，调查徽章对用户参与在线</w:instrText>
      </w:r>
      <w:r w:rsidR="00F03F8C" w:rsidRPr="00261E78">
        <w:instrText>SQAs</w:instrText>
      </w:r>
      <w:r w:rsidR="00F03F8C" w:rsidRPr="00261E78">
        <w:instrText>社区</w:instrText>
      </w:r>
      <w:r w:rsidR="00F03F8C" w:rsidRPr="00261E78">
        <w:instrText>Stack Exchange</w:instrText>
      </w:r>
      <w:r w:rsidR="00F03F8C" w:rsidRPr="00261E78">
        <w:instrText>的影响。这篇正在进行的研究论文强调了帮助用户在社交平台中发展成为有文化和有生产力的社区贡献者的因素，并考虑了这些观察结果的设计含义。</w:instrText>
      </w:r>
      <w:r w:rsidR="00F03F8C" w:rsidRPr="00261E78">
        <w:instrText>","container-title":"Proceedings of Americas Conference on Information Systems","event-place":"Atlanta, USA","event-title":"19th Americas Conference on Information Systems (AMCIS)","ISBN":"978-0-615-55907-0","language":"en","note":"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participation</w:instrText>
      </w:r>
      <w:r w:rsidR="00F03F8C" w:rsidRPr="00261E78">
        <w:instrText>、</w:instrText>
      </w:r>
      <w:r w:rsidR="00F03F8C" w:rsidRPr="00261E78">
        <w:instrText>badge system</w:instrText>
      </w:r>
      <w:r w:rsidR="00F03F8C" w:rsidRPr="00261E78">
        <w:instrText>、</w:instrText>
      </w:r>
      <w:r w:rsidR="00F03F8C" w:rsidRPr="00261E78">
        <w:instrText>motivation and incentives</w:instrText>
      </w:r>
      <w:r w:rsidR="00F03F8C" w:rsidRPr="00261E78">
        <w:instrText>、</w:instrText>
      </w:r>
      <w:r w:rsidR="00F03F8C" w:rsidRPr="00261E78">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61E78">
        <w:fldChar w:fldCharType="separate"/>
      </w:r>
      <w:r w:rsidR="00F03F8C" w:rsidRPr="00261E78">
        <w:t>(Chen et al.</w:t>
      </w:r>
      <w:r w:rsidR="0037499A">
        <w:t>,</w:t>
      </w:r>
      <w:r w:rsidR="00F03F8C" w:rsidRPr="00261E78">
        <w:t xml:space="preserve"> 2022; Meng et al.</w:t>
      </w:r>
      <w:r w:rsidR="0037499A">
        <w:t>,</w:t>
      </w:r>
      <w:r w:rsidR="00F03F8C" w:rsidRPr="00261E78">
        <w:t xml:space="preserve"> 2013)</w:t>
      </w:r>
      <w:r w:rsidR="0032754E" w:rsidRPr="00261E78">
        <w:fldChar w:fldCharType="end"/>
      </w:r>
      <w:r w:rsidR="0032754E" w:rsidRPr="00261E78">
        <w:t xml:space="preserve"> </w:t>
      </w:r>
      <w:r w:rsidRPr="00261E78">
        <w:t xml:space="preserve">and reputation systems reveals that </w:t>
      </w:r>
      <w:r w:rsidR="00B77B12">
        <w:t xml:space="preserve">compared to </w:t>
      </w:r>
      <w:r w:rsidR="00B77B12" w:rsidRPr="00261E78">
        <w:t>absolute reputation</w:t>
      </w:r>
      <w:r w:rsidR="00B77B12">
        <w:t xml:space="preserve">, </w:t>
      </w:r>
      <w:r w:rsidRPr="00261E78">
        <w:t xml:space="preserve">relative standing generates stronger motivation </w:t>
      </w:r>
      <w:r w:rsidR="00A15062" w:rsidRPr="00261E78">
        <w:lastRenderedPageBreak/>
        <w:fldChar w:fldCharType="begin" w:fldLock="1"/>
      </w:r>
      <w:r w:rsidR="00A15062" w:rsidRPr="00261E78">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communities.\n\n</w:instrText>
      </w:r>
      <w:r w:rsidR="00A15062" w:rsidRPr="00261E78">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A15062" w:rsidRPr="00261E78">
        <w:instrText>StackExchange.com</w:instrText>
      </w:r>
      <w:r w:rsidR="00A15062" w:rsidRPr="00261E78">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A15062" w:rsidRPr="00261E78">
        <w:instrText xml:space="preserve">","archive_location":"26 </w:instrText>
      </w:r>
      <w:r w:rsidR="00A15062" w:rsidRPr="00261E78">
        <w:rPr>
          <w:rFonts w:ascii="Apple Color Emoji" w:hAnsi="Apple Color Emoji" w:cs="Apple Color Emoji"/>
        </w:rPr>
        <w:instrText>📊</w:instrText>
      </w:r>
      <w:r w:rsidR="00A15062" w:rsidRPr="00261E78">
        <w:instrText>","container-title":"Proceedings of the 48th Hawaii International Conference on System Sciences","DOI":"10.1109/HICSS.2015.452","event-place":"Los Alamitos, USA","event-title":"48th Annual Hawaii International Conference on System Sciences (HICSS)","ISBN":"978-1-4799-7367-5","language":"en","note":"</w:instrText>
      </w:r>
      <w:r w:rsidR="00A15062" w:rsidRPr="00261E78">
        <w:rPr>
          <w:rFonts w:ascii="Apple Color Emoji" w:hAnsi="Apple Color Emoji" w:cs="Apple Color Emoji"/>
        </w:rPr>
        <w:instrText>🏷️</w:instrText>
      </w:r>
      <w:r w:rsidR="00A15062" w:rsidRPr="00261E78">
        <w:instrText xml:space="preserve"> /unread</w:instrText>
      </w:r>
      <w:r w:rsidR="00A15062" w:rsidRPr="00261E78">
        <w:instrText>、</w:instrText>
      </w:r>
      <w:r w:rsidR="00A15062" w:rsidRPr="00261E78">
        <w:instrText>IMPACT</w:instrText>
      </w:r>
      <w:r w:rsidR="00A15062" w:rsidRPr="00261E78">
        <w:instrText>、</w:instrText>
      </w:r>
      <w:r w:rsidR="00A15062" w:rsidRPr="00261E78">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61E78">
        <w:fldChar w:fldCharType="separate"/>
      </w:r>
      <w:r w:rsidR="00A15062" w:rsidRPr="00261E78">
        <w:t>(Wei et al.</w:t>
      </w:r>
      <w:r w:rsidR="0037499A">
        <w:t>,</w:t>
      </w:r>
      <w:r w:rsidR="00A15062" w:rsidRPr="00261E78">
        <w:t xml:space="preserve"> 2015)</w:t>
      </w:r>
      <w:r w:rsidR="00A15062" w:rsidRPr="00261E78">
        <w:fldChar w:fldCharType="end"/>
      </w:r>
      <w:r w:rsidRPr="00261E78">
        <w:t>. This finding highlights social comparison’s importance in driving engagement.</w:t>
      </w:r>
    </w:p>
    <w:p w14:paraId="3F521C59" w14:textId="0A53E57C" w:rsidR="00F40939" w:rsidRPr="00261E78" w:rsidRDefault="00F40939" w:rsidP="00E93697">
      <w:pPr>
        <w:pStyle w:val="Heading2"/>
      </w:pPr>
      <w:r w:rsidRPr="00261E78">
        <w:t xml:space="preserve">The Impact of </w:t>
      </w:r>
      <w:r w:rsidR="00C55514" w:rsidRPr="00261E78">
        <w:t>G</w:t>
      </w:r>
      <w:r w:rsidR="004C6E9D" w:rsidRPr="00261E78">
        <w:t>en</w:t>
      </w:r>
      <w:r w:rsidR="00C55514" w:rsidRPr="00261E78">
        <w:t>AI</w:t>
      </w:r>
      <w:r w:rsidRPr="00261E78">
        <w:t xml:space="preserve"> </w:t>
      </w:r>
      <w:r w:rsidR="00FD1305" w:rsidRPr="00261E78">
        <w:t>on</w:t>
      </w:r>
      <w:r w:rsidRPr="00261E78">
        <w:t xml:space="preserve"> Online Q</w:t>
      </w:r>
      <w:r w:rsidRPr="00261E78">
        <w:rPr>
          <w:lang w:eastAsia="zh-CN"/>
        </w:rPr>
        <w:t>&amp;</w:t>
      </w:r>
      <w:r w:rsidRPr="00261E78">
        <w:t>A Communities</w:t>
      </w:r>
    </w:p>
    <w:p w14:paraId="47E0D1E6" w14:textId="49490555" w:rsidR="003C5D1E" w:rsidRPr="00261E78" w:rsidRDefault="003C5D1E" w:rsidP="00A86F82">
      <w:pPr>
        <w:pStyle w:val="Paragraph0"/>
        <w:widowControl w:val="0"/>
        <w:ind w:firstLine="533"/>
      </w:pPr>
      <w:r w:rsidRPr="00261E78">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61E78">
        <w:t xml:space="preserve">work </w:t>
      </w:r>
      <w:r w:rsidRPr="00261E78">
        <w:t xml:space="preserve">domains </w:t>
      </w:r>
      <w:r w:rsidR="00B42A50" w:rsidRPr="00261E78">
        <w:t xml:space="preserve">(e.g., </w:t>
      </w:r>
      <w:r w:rsidR="00B42A50" w:rsidRPr="00261E78">
        <w:fldChar w:fldCharType="begin"/>
      </w:r>
      <w:r w:rsidR="00B42A50" w:rsidRPr="00261E78">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B42A50" w:rsidRPr="00261E78">
        <w:rPr>
          <w:rFonts w:ascii="Apple Color Emoji" w:hAnsi="Apple Color Emoji" w:cs="Apple Color Emoji"/>
        </w:rPr>
        <w:instrText>🏷️</w:instrText>
      </w:r>
      <w:r w:rsidR="00B42A50" w:rsidRPr="00261E78">
        <w:instrText xml:space="preserve"> /unread","page":"qjae044","source":"11.1 (Q1)","title":"Generative AI at Work","author":[{"family":"Brynjolfsson","given":"Erik"},{"family":"Li","given":"Danielle"},{"family":"Raymond","given":"Lindsey"}],"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B42A50" w:rsidRPr="00261E78">
        <w:rPr>
          <w:rFonts w:ascii="Apple Color Emoji" w:hAnsi="Apple Color Emoji" w:cs="Apple Color Emoji"/>
        </w:rPr>
        <w:instrText>📊</w:instrText>
      </w:r>
      <w:r w:rsidR="00B42A50" w:rsidRPr="00261E78">
        <w:instrText>","call-number":"1","container-title":"Science Advances","DOI":"10.1126/sciadv.adn5290","ISSN":"2375-2548","issue":"28","journalAbbreviation":"Sci. Adv.","language":"en","note":"</w:instrText>
      </w:r>
      <w:r w:rsidR="00B42A50" w:rsidRPr="00261E78">
        <w:rPr>
          <w:rFonts w:ascii="Apple Color Emoji" w:hAnsi="Apple Color Emoji" w:cs="Apple Color Emoji"/>
        </w:rPr>
        <w:instrText>🏷️</w:instrText>
      </w:r>
      <w:r w:rsidR="00B42A50" w:rsidRPr="00261E78">
        <w:instrText xml:space="preserve"> /unread","page":"eadn5290","source":"11.7 (Q1)","title":"Generative AI enhances individual creativity but reduces the collective diversity of novel content","volume":"10","author":[{"family":"Doshi","given":"Anil R."},{"family":"Hauser","given":"Oliver P."}],"issued":{"date-parts":[["2024",7,12]]}}},{"id":26491,"uris":["http://zotero.org/users/8905122/items/WRDY8KP8"],"itemData":{"id":26491,"type":"article-journal","abstract":"We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B42A50" w:rsidRPr="00261E78">
        <w:rPr>
          <w:rFonts w:ascii="Apple Color Emoji" w:hAnsi="Apple Color Emoji" w:cs="Apple Color Emoji"/>
        </w:rPr>
        <w:instrText>📊</w:instrText>
      </w:r>
      <w:r w:rsidR="00B42A50" w:rsidRPr="00261E78">
        <w:instrText>","call-number":"1","container-title":"Science","DOI":"10.1126/science.adh2586","ISSN":"0036-8075","issue":"6654","journalAbbreviation":"Science","language":"en","note":"</w:instrText>
      </w:r>
      <w:r w:rsidR="00B42A50" w:rsidRPr="00261E78">
        <w:rPr>
          <w:rFonts w:ascii="Apple Color Emoji" w:hAnsi="Apple Color Emoji" w:cs="Apple Color Emoji"/>
        </w:rPr>
        <w:instrText>🏷️</w:instrText>
      </w:r>
      <w:r w:rsidR="00B42A50" w:rsidRPr="00261E78">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61E78">
        <w:fldChar w:fldCharType="separate"/>
      </w:r>
      <w:r w:rsidR="00B42A50" w:rsidRPr="00261E78">
        <w:t>Brynjolfsson et al., 2025; Doshi &amp; Hauser, 2024; Noy &amp; Zhang, 2023)</w:t>
      </w:r>
      <w:r w:rsidR="00B42A50" w:rsidRPr="00261E78">
        <w:fldChar w:fldCharType="end"/>
      </w:r>
      <w:r w:rsidRPr="00261E78">
        <w:t xml:space="preserve">, including crowdsourced </w:t>
      </w:r>
      <w:r w:rsidR="00F41F4F" w:rsidRPr="00261E78">
        <w:t>design platforms</w:t>
      </w:r>
      <w:r w:rsidRPr="00261E78">
        <w:t xml:space="preserve"> </w:t>
      </w:r>
      <w:r w:rsidR="004214FC" w:rsidRPr="00261E78">
        <w:rPr>
          <w:rFonts w:eastAsia="SimSun"/>
          <w:shd w:val="clear" w:color="auto" w:fill="FFFFFF"/>
        </w:rPr>
        <w:fldChar w:fldCharType="begin" w:fldLock="1"/>
      </w:r>
      <w:r w:rsidR="004214FC" w:rsidRPr="00261E78">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creativity. By demonstrating that generative AI encourages creative thinking, particularly for those with greater AI and domain-expertise, this study enhances our understanding of generative AI’s impact on human creativity.\n\n</w:instrText>
      </w:r>
      <w:r w:rsidR="004214FC" w:rsidRPr="00261E78">
        <w:rPr>
          <w:rFonts w:eastAsia="SimSun"/>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4214FC" w:rsidRPr="00261E78">
        <w:rPr>
          <w:rFonts w:eastAsia="SimSun"/>
          <w:shd w:val="clear" w:color="auto" w:fill="FFFFFF"/>
        </w:rPr>
        <w:instrText>","DOI":"10.2139/ssrn.4693181","event-place":"Rochester, NY","genre":"SSRN Scholarly Paper","language":"en","note":"</w:instrText>
      </w:r>
      <w:r w:rsidR="004214FC" w:rsidRPr="00261E78">
        <w:rPr>
          <w:rFonts w:ascii="Apple Color Emoji" w:eastAsia="SimSun" w:hAnsi="Apple Color Emoji" w:cs="Apple Color Emoji"/>
          <w:shd w:val="clear" w:color="auto" w:fill="FFFFFF"/>
        </w:rPr>
        <w:instrText>🏷️</w:instrText>
      </w:r>
      <w:r w:rsidR="004214FC" w:rsidRPr="00261E78">
        <w:rPr>
          <w:rFonts w:eastAsia="SimSun"/>
          <w:shd w:val="clear" w:color="auto" w:fill="FFFFFF"/>
        </w:rPr>
        <w:instrText xml:space="preserve"> /unread</w:instrText>
      </w:r>
      <w:r w:rsidR="004214FC" w:rsidRPr="00261E78">
        <w:rPr>
          <w:rFonts w:eastAsia="SimSun"/>
          <w:shd w:val="clear" w:color="auto" w:fill="FFFFFF"/>
        </w:rPr>
        <w:instrText>、</w:instrText>
      </w:r>
      <w:r w:rsidR="004214FC" w:rsidRPr="00261E78">
        <w:rPr>
          <w:rFonts w:eastAsia="SimSun"/>
          <w:shd w:val="clear" w:color="auto" w:fill="FFFFFF"/>
        </w:rPr>
        <w:instrText>/reading</w:instrText>
      </w:r>
      <w:r w:rsidR="004214FC" w:rsidRPr="00261E78">
        <w:rPr>
          <w:rFonts w:eastAsia="SimSun"/>
          <w:shd w:val="clear" w:color="auto" w:fill="FFFFFF"/>
        </w:rPr>
        <w:instrText>、</w:instrText>
      </w:r>
      <w:r w:rsidR="004214FC" w:rsidRPr="00261E78">
        <w:rPr>
          <w:rFonts w:eastAsia="SimSun"/>
          <w:shd w:val="clear" w:color="auto" w:fill="FFFFFF"/>
        </w:rPr>
        <w:instrText>creativity</w:instrText>
      </w:r>
      <w:r w:rsidR="004214FC" w:rsidRPr="00261E78">
        <w:rPr>
          <w:rFonts w:eastAsia="SimSun"/>
          <w:shd w:val="clear" w:color="auto" w:fill="FFFFFF"/>
        </w:rPr>
        <w:instrText>、</w:instrText>
      </w:r>
      <w:r w:rsidR="004214FC" w:rsidRPr="00261E78">
        <w:rPr>
          <w:rFonts w:eastAsia="SimSun"/>
          <w:shd w:val="clear" w:color="auto" w:fill="FFFFFF"/>
        </w:rPr>
        <w:instrText>deep learning</w:instrText>
      </w:r>
      <w:r w:rsidR="004214FC" w:rsidRPr="00261E78">
        <w:rPr>
          <w:rFonts w:eastAsia="SimSun"/>
          <w:shd w:val="clear" w:color="auto" w:fill="FFFFFF"/>
        </w:rPr>
        <w:instrText>、</w:instrText>
      </w:r>
      <w:r w:rsidR="004214FC" w:rsidRPr="00261E78">
        <w:rPr>
          <w:rFonts w:eastAsia="SimSun"/>
          <w:shd w:val="clear" w:color="auto" w:fill="FFFFFF"/>
        </w:rPr>
        <w:instrText>spillover effect</w:instrText>
      </w:r>
      <w:r w:rsidR="004214FC" w:rsidRPr="00261E78">
        <w:rPr>
          <w:rFonts w:eastAsia="SimSun"/>
          <w:shd w:val="clear" w:color="auto" w:fill="FFFFFF"/>
        </w:rPr>
        <w:instrText>、</w:instrText>
      </w:r>
      <w:r w:rsidR="004214FC" w:rsidRPr="00261E78">
        <w:rPr>
          <w:rFonts w:eastAsia="SimSun"/>
          <w:shd w:val="clear" w:color="auto" w:fill="FFFFFF"/>
        </w:rPr>
        <w:instrText>Generative AI</w:instrText>
      </w:r>
      <w:r w:rsidR="004214FC" w:rsidRPr="00261E78">
        <w:rPr>
          <w:rFonts w:eastAsia="SimSun"/>
          <w:shd w:val="clear" w:color="auto" w:fill="FFFFFF"/>
        </w:rPr>
        <w:instrText>、</w:instrText>
      </w:r>
      <w:r w:rsidR="004214FC" w:rsidRPr="00261E78">
        <w:rPr>
          <w:rFonts w:eastAsia="SimSun"/>
          <w:shd w:val="clear" w:color="auto" w:fill="FFFFFF"/>
        </w:rPr>
        <w:instrText>AI-expertise</w:instrText>
      </w:r>
      <w:r w:rsidR="004214FC" w:rsidRPr="00261E78">
        <w:rPr>
          <w:rFonts w:eastAsia="SimSun"/>
          <w:shd w:val="clear" w:color="auto" w:fill="FFFFFF"/>
        </w:rPr>
        <w:instrText>、</w:instrText>
      </w:r>
      <w:r w:rsidR="004214FC" w:rsidRPr="00261E78">
        <w:rPr>
          <w:rFonts w:eastAsia="SimSun"/>
          <w:shd w:val="clear" w:color="auto" w:fill="FFFFFF"/>
        </w:rPr>
        <w:instrText>crowd-sourcing</w:instrText>
      </w:r>
      <w:r w:rsidR="004214FC" w:rsidRPr="00261E78">
        <w:rPr>
          <w:rFonts w:eastAsia="SimSun"/>
          <w:shd w:val="clear" w:color="auto" w:fill="FFFFFF"/>
        </w:rPr>
        <w:instrText>、</w:instrText>
      </w:r>
      <w:r w:rsidR="004214FC" w:rsidRPr="00261E78">
        <w:rPr>
          <w:rFonts w:eastAsia="SimSun"/>
          <w:shd w:val="clear" w:color="auto" w:fill="FFFFFF"/>
        </w:rPr>
        <w:instrText>domain-expertise</w:instrText>
      </w:r>
      <w:r w:rsidR="004214FC" w:rsidRPr="00261E78">
        <w:rPr>
          <w:rFonts w:eastAsia="SimSun"/>
          <w:shd w:val="clear" w:color="auto" w:fill="FFFFFF"/>
        </w:rPr>
        <w:instrText>、</w:instrText>
      </w:r>
      <w:r w:rsidR="004214FC" w:rsidRPr="00261E78">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61E78">
        <w:rPr>
          <w:rFonts w:eastAsia="SimSun"/>
          <w:shd w:val="clear" w:color="auto" w:fill="FFFFFF"/>
        </w:rPr>
        <w:fldChar w:fldCharType="separate"/>
      </w:r>
      <w:r w:rsidR="004214FC" w:rsidRPr="00261E78">
        <w:t>(Zhao et al., 2024)</w:t>
      </w:r>
      <w:r w:rsidR="004214FC" w:rsidRPr="00261E78">
        <w:rPr>
          <w:rFonts w:eastAsia="SimSun"/>
          <w:shd w:val="clear" w:color="auto" w:fill="FFFFFF"/>
        </w:rPr>
        <w:fldChar w:fldCharType="end"/>
      </w:r>
      <w:r w:rsidRPr="00261E78">
        <w:t xml:space="preserve">, digital art </w:t>
      </w:r>
      <w:r w:rsidR="00F41F4F" w:rsidRPr="00261E78">
        <w:t xml:space="preserve">platforms </w:t>
      </w:r>
      <w:r w:rsidR="00844A86" w:rsidRPr="00261E78">
        <w:rPr>
          <w:rFonts w:eastAsia="SimSun"/>
          <w:shd w:val="clear" w:color="auto" w:fill="FFFFFF"/>
        </w:rPr>
        <w:fldChar w:fldCharType="begin" w:fldLock="1"/>
      </w:r>
      <w:r w:rsidR="00844A86" w:rsidRPr="00261E78">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important insights for policymakers and online platforms.  </w:instrText>
      </w:r>
      <w:r w:rsidR="00844A86" w:rsidRPr="00261E78">
        <w:rPr>
          <w:rFonts w:eastAsia="SimSun"/>
          <w:shd w:val="clear" w:color="auto" w:fill="FFFFFF"/>
        </w:rPr>
        <w:instrText>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\n\n</w:instrText>
      </w:r>
      <w:r w:rsidR="00844A86" w:rsidRPr="00261E78">
        <w:rPr>
          <w:rFonts w:eastAsia="SimSun"/>
          <w:shd w:val="clear" w:color="auto" w:fill="FFFFFF"/>
        </w:rPr>
        <w:instrText>【摘要翻译】生成式人工智能（</w:instrText>
      </w:r>
      <w:r w:rsidR="00844A86" w:rsidRPr="00261E78">
        <w:rPr>
          <w:rFonts w:eastAsia="SimSun"/>
          <w:shd w:val="clear" w:color="auto" w:fill="FFFFFF"/>
        </w:rPr>
        <w:instrText>AI</w:instrText>
      </w:r>
      <w:r w:rsidR="00844A86" w:rsidRPr="00261E78">
        <w:rPr>
          <w:rFonts w:eastAsia="SimSun"/>
          <w:shd w:val="clear" w:color="auto" w:fill="FFFFFF"/>
        </w:rPr>
        <w:instrText>）技术已成为内容创作者经济中的颠覆性力量。在本文中，我们旨在了解数字艺术平台对生成式人工智能的行动如何影响其主要参与者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的准实验来量化采用或禁止生成式人工智能对其内容创作者的影响。我们的研究结果显示，在</w:instrText>
      </w:r>
      <w:r w:rsidR="00844A86" w:rsidRPr="00261E78">
        <w:rPr>
          <w:rFonts w:eastAsia="SimSun"/>
          <w:shd w:val="clear" w:color="auto" w:fill="FFFFFF"/>
        </w:rPr>
        <w:instrText>Lofter</w:instrText>
      </w:r>
      <w:r w:rsidR="00844A86" w:rsidRPr="00261E78">
        <w:rPr>
          <w:rFonts w:eastAsia="SimSun"/>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844A86" w:rsidRPr="00261E78">
        <w:rPr>
          <w:rFonts w:eastAsia="SimSun"/>
          <w:shd w:val="clear" w:color="auto" w:fill="FFFFFF"/>
        </w:rPr>
        <w:instrText>Lofter</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AI</w:instrText>
      </w:r>
      <w:r w:rsidR="00844A86" w:rsidRPr="00261E78">
        <w:rPr>
          <w:rFonts w:eastAsia="SimSun"/>
          <w:shd w:val="clear" w:color="auto" w:fill="FFFFFF"/>
        </w:rPr>
        <w:instrText>后，更多产的内容创作者（即向平台上传大量作品的重度用户）和多宿主用户更倾向于减少他们的活动，而平台上更受欢迎的内容创作者（即每部作品收到更多</w:instrText>
      </w:r>
      <w:r w:rsidR="00844A86" w:rsidRPr="00261E78">
        <w:rPr>
          <w:rFonts w:eastAsia="SimSun"/>
          <w:shd w:val="clear" w:color="auto" w:fill="FFFFFF"/>
        </w:rPr>
        <w:instrText>“</w:instrText>
      </w:r>
      <w:r w:rsidR="00844A86" w:rsidRPr="00261E78">
        <w:rPr>
          <w:rFonts w:eastAsia="SimSun"/>
          <w:shd w:val="clear" w:color="auto" w:fill="FFFFFF"/>
        </w:rPr>
        <w:instrText>喜欢</w:instrText>
      </w:r>
      <w:r w:rsidR="00844A86" w:rsidRPr="00261E78">
        <w:rPr>
          <w:rFonts w:eastAsia="SimSun"/>
          <w:shd w:val="clear" w:color="auto" w:fill="FFFFFF"/>
        </w:rPr>
        <w:instrText>”</w:instrText>
      </w:r>
      <w:r w:rsidR="00844A86" w:rsidRPr="00261E78">
        <w:rPr>
          <w:rFonts w:eastAsia="SimSun"/>
          <w:shd w:val="clear" w:color="auto" w:fill="FFFFFF"/>
        </w:rPr>
        <w:instrText>的用户）减少他们的活动的可能性较小。本文为政策制定者和在线平台提供了重要的见解。生成人工智能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 xml:space="preserve">","archive_location":"1 </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","DOI":"10.2139/ssrn.4670714","event-place":"Rochester, NY","genre":"SSRN Scholarly Paper","language":"en","note":"</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 xml:space="preserve"> /unread</w:instrText>
      </w:r>
      <w:r w:rsidR="00844A86" w:rsidRPr="00261E78">
        <w:rPr>
          <w:rFonts w:eastAsia="SimSun"/>
          <w:shd w:val="clear" w:color="auto" w:fill="FFFFFF"/>
        </w:rPr>
        <w:instrText>、</w:instrText>
      </w:r>
      <w:r w:rsidR="00844A86" w:rsidRPr="00261E78">
        <w:rPr>
          <w:rFonts w:eastAsia="SimSun"/>
          <w:shd w:val="clear" w:color="auto" w:fill="FFFFFF"/>
        </w:rPr>
        <w:instrText>Generative AI</w:instrText>
      </w:r>
      <w:r w:rsidR="00844A86" w:rsidRPr="00261E78">
        <w:rPr>
          <w:rFonts w:eastAsia="SimSun"/>
          <w:shd w:val="clear" w:color="auto" w:fill="FFFFFF"/>
        </w:rPr>
        <w:instrText>、</w:instrText>
      </w:r>
      <w:r w:rsidR="00844A86" w:rsidRPr="00261E78">
        <w:rPr>
          <w:rFonts w:eastAsia="SimSun"/>
          <w:shd w:val="clear" w:color="auto" w:fill="FFFFFF"/>
        </w:rPr>
        <w:instrText>Content Creator</w:instrText>
      </w:r>
      <w:r w:rsidR="00844A86" w:rsidRPr="00261E78">
        <w:rPr>
          <w:rFonts w:eastAsia="SimSun"/>
          <w:shd w:val="clear" w:color="auto" w:fill="FFFFFF"/>
        </w:rPr>
        <w:instrText>、</w:instrText>
      </w:r>
      <w:r w:rsidR="00844A86" w:rsidRPr="00261E78">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61E78">
        <w:rPr>
          <w:rFonts w:eastAsia="SimSun"/>
          <w:shd w:val="clear" w:color="auto" w:fill="FFFFFF"/>
        </w:rPr>
        <w:fldChar w:fldCharType="separate"/>
      </w:r>
      <w:r w:rsidR="00844A86" w:rsidRPr="00261E78">
        <w:t>(Huang et al., 2023)</w:t>
      </w:r>
      <w:r w:rsidR="00844A86" w:rsidRPr="00261E78">
        <w:rPr>
          <w:rFonts w:eastAsia="SimSun"/>
          <w:shd w:val="clear" w:color="auto" w:fill="FFFFFF"/>
        </w:rPr>
        <w:fldChar w:fldCharType="end"/>
      </w:r>
      <w:r w:rsidRPr="00261E78">
        <w:t xml:space="preserve">, and code development platforms </w:t>
      </w:r>
      <w:r w:rsidR="00586183" w:rsidRPr="00261E78">
        <w:fldChar w:fldCharType="begin" w:fldLock="1"/>
      </w:r>
      <w:r w:rsidR="00586183" w:rsidRPr="00261E78">
        <w:instrText xml:space="preserve"> ADDIN ZOTERO_ITEM CSL_CITATION {"citationID":"1nZzqJPH","properties":{"formattedCitation":"[26]","plainCitation":"[26]","dontUpdate":true,"noteIndex":0},"citationItems":[{"id":3667,"uris":["http://zotero.org/users/8905122/items/NLEHNE8Z","http://www.mendeley.com/documents/?uuid=b5c70f92-b756-40e9-b02c-f7be8ebde9c3"],"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feature solutions magnifies with richer context, we expect this disparity to remain or even widen as LLMs continue to improve. We discuss practical and policy implications to incentivize high-value innovative solutions.  </w:instrText>
      </w:r>
      <w:r w:rsidR="00586183" w:rsidRPr="00261E78">
        <w:instrText>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 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586183" w:rsidRPr="00261E78">
        <w:instrText xml:space="preserve"> </w:instrText>
      </w:r>
      <w:r w:rsidR="00586183" w:rsidRPr="00261E78">
        <w:instrText>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\n\n</w:instrText>
      </w:r>
      <w:r w:rsidR="00586183" w:rsidRPr="00261E78">
        <w:instrText>【摘要翻译】创新，特别是在开源领域，依赖于解决一系列开放问题的贡献者。虽然生成式人工智能技术（</w:instrText>
      </w:r>
      <w:r w:rsidR="00586183" w:rsidRPr="00261E78">
        <w:instrText>GenAI</w:instrText>
      </w:r>
      <w:r w:rsidR="00586183" w:rsidRPr="00261E78">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586183" w:rsidRPr="00261E78">
        <w:instrText>GenAI</w:instrText>
      </w:r>
      <w:r w:rsidR="00586183" w:rsidRPr="00261E78">
        <w:instrText>是否同样影响需要外推思维的任务和需要内插思维的任务是一个开放的实证问题。我们在开源背景下研究这个问题，重点关注</w:instrText>
      </w:r>
      <w:r w:rsidR="00586183" w:rsidRPr="00261E78">
        <w:instrText>2021</w:instrText>
      </w:r>
      <w:r w:rsidR="00586183" w:rsidRPr="00261E78">
        <w:instrText>年</w:instrText>
      </w:r>
      <w:r w:rsidR="00586183" w:rsidRPr="00261E78">
        <w:instrText>10</w:instrText>
      </w:r>
      <w:r w:rsidR="00586183" w:rsidRPr="00261E78">
        <w:instrText>月</w:instrText>
      </w:r>
      <w:r w:rsidR="00586183" w:rsidRPr="00261E78">
        <w:instrText>GitHub Copilot</w:instrText>
      </w:r>
      <w:r w:rsidR="00586183" w:rsidRPr="00261E78">
        <w:instrText>的推出。</w:instrText>
      </w:r>
      <w:r w:rsidR="00586183" w:rsidRPr="00261E78">
        <w:instrText>Copilot</w:instrText>
      </w:r>
      <w:r w:rsidR="00586183" w:rsidRPr="00261E78">
        <w:instrText>支持</w:instrText>
      </w:r>
      <w:r w:rsidR="00586183" w:rsidRPr="00261E78">
        <w:instrText>Python</w:instrText>
      </w:r>
      <w:r w:rsidR="00586183" w:rsidRPr="00261E78">
        <w:instrText>等语言，同时省略了对</w:instrText>
      </w:r>
      <w:r w:rsidR="00586183" w:rsidRPr="00261E78">
        <w:instrText>R</w:instrText>
      </w:r>
      <w:r w:rsidR="00586183" w:rsidRPr="00261E78">
        <w:instrText>等语言的支持。我们利用这一自然实验从经验上确定</w:instrText>
      </w:r>
      <w:r w:rsidR="00586183" w:rsidRPr="00261E78">
        <w:instrText>GenAI</w:instrText>
      </w:r>
      <w:r w:rsidR="00586183" w:rsidRPr="00261E78">
        <w:instrText>对创新量、类型（外推与内插）和项目间创新分布的影响。使用各种估计技术，包括合成</w:instrText>
      </w:r>
      <w:r w:rsidR="00586183" w:rsidRPr="00261E78">
        <w:instrText>DiD</w:instrText>
      </w:r>
      <w:r w:rsidR="00586183" w:rsidRPr="00261E78">
        <w:instrText>，我们观察到总体贡献的显著跃升，这表明</w:instrText>
      </w:r>
      <w:r w:rsidR="00586183" w:rsidRPr="00261E78">
        <w:instrText>GenAI</w:instrText>
      </w:r>
      <w:r w:rsidR="00586183" w:rsidRPr="00261E78">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 xml:space="preserve">","archive_location":"2 </w:instrText>
      </w:r>
      <w:r w:rsidR="00586183" w:rsidRPr="00261E78">
        <w:rPr>
          <w:rFonts w:ascii="Apple Color Emoji" w:hAnsi="Apple Color Emoji" w:cs="Apple Color Emoji"/>
        </w:rPr>
        <w:instrText>📊</w:instrText>
      </w:r>
      <w:r w:rsidR="00586183" w:rsidRPr="00261E78">
        <w:instrText>","DOI":"10.2139/ssrn.4684662","event-place":"Rochester, NY","genre":"SSRN Scholarly Paper","language":"en","note":"</w:instrText>
      </w:r>
      <w:r w:rsidR="00586183" w:rsidRPr="00261E78">
        <w:rPr>
          <w:rFonts w:ascii="Apple Color Emoji" w:hAnsi="Apple Color Emoji" w:cs="Apple Color Emoji"/>
        </w:rPr>
        <w:instrText>🏷️</w:instrText>
      </w:r>
      <w:r w:rsidR="00586183" w:rsidRPr="00261E78">
        <w:instrText xml:space="preserve"> /unread</w:instrText>
      </w:r>
      <w:r w:rsidR="00586183" w:rsidRPr="00261E78">
        <w:instrText>、</w:instrText>
      </w:r>
      <w:r w:rsidR="00586183" w:rsidRPr="00261E78">
        <w:instrText>Productivity</w:instrText>
      </w:r>
      <w:r w:rsidR="00586183" w:rsidRPr="00261E78">
        <w:instrText>、</w:instrText>
      </w:r>
      <w:r w:rsidR="00586183" w:rsidRPr="00261E78">
        <w:instrText>Generative AI</w:instrText>
      </w:r>
      <w:r w:rsidR="00586183" w:rsidRPr="00261E78">
        <w:instrText>、</w:instrText>
      </w:r>
      <w:r w:rsidR="00586183" w:rsidRPr="00261E78">
        <w:instrText>Innovation</w:instrText>
      </w:r>
      <w:r w:rsidR="00586183" w:rsidRPr="00261E78">
        <w:instrText>、</w:instrText>
      </w:r>
      <w:r w:rsidR="00586183" w:rsidRPr="00261E78">
        <w:instrText>Large Language Models</w:instrText>
      </w:r>
      <w:r w:rsidR="00586183" w:rsidRPr="00261E78">
        <w:instrText>、</w:instrText>
      </w:r>
      <w:r w:rsidR="00586183" w:rsidRPr="00261E78">
        <w:instrText xml:space="preserve">Open-Source Community","number":"4684662","publisher-place":"Rochester, NY","source":"Social Science Research Network","title":"The impact of large language models on open-source innovation: Evidence from GitHub Copilot","title-short":"The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61E78">
        <w:fldChar w:fldCharType="separate"/>
      </w:r>
      <w:r w:rsidR="00586183" w:rsidRPr="00261E78">
        <w:t>(Yeverechyahu et al., 2024)</w:t>
      </w:r>
      <w:r w:rsidR="00586183" w:rsidRPr="00261E78">
        <w:fldChar w:fldCharType="end"/>
      </w:r>
      <w:r w:rsidR="00586183" w:rsidRPr="00261E78">
        <w:t>.</w:t>
      </w:r>
    </w:p>
    <w:p w14:paraId="627D3F48" w14:textId="72F37B9F" w:rsidR="00317EB8" w:rsidRPr="00261E78" w:rsidRDefault="00317EB8" w:rsidP="00633022">
      <w:pPr>
        <w:pStyle w:val="Paragraph0"/>
      </w:pPr>
      <w:r w:rsidRPr="00261E78">
        <w:t xml:space="preserve">A growing </w:t>
      </w:r>
      <w:r w:rsidR="002C29E2" w:rsidRPr="00261E78">
        <w:t xml:space="preserve">body of </w:t>
      </w:r>
      <w:r w:rsidRPr="00261E78">
        <w:t xml:space="preserve">literature investigates how general-purpose GenAI, particularly ChatGPT, affects user behavior in online Q&amp;A communities. These studies, summarized in </w:t>
      </w:r>
      <w:r w:rsidR="00C17408" w:rsidRPr="00261E78">
        <w:fldChar w:fldCharType="begin"/>
      </w:r>
      <w:r w:rsidR="00C17408" w:rsidRPr="00261E78">
        <w:instrText xml:space="preserve"> REF _Ref177391594 \h </w:instrText>
      </w:r>
      <w:r w:rsidR="00C17408" w:rsidRPr="00261E78">
        <w:fldChar w:fldCharType="separate"/>
      </w:r>
      <w:r w:rsidR="00F3590D" w:rsidRPr="00261E78">
        <w:t>Table 1</w:t>
      </w:r>
      <w:r w:rsidR="00C17408" w:rsidRPr="00261E78">
        <w:fldChar w:fldCharType="end"/>
      </w:r>
      <w:r w:rsidR="00C17408" w:rsidRPr="00261E78">
        <w:t xml:space="preserve">, </w:t>
      </w:r>
      <w:r w:rsidRPr="00261E78">
        <w:t xml:space="preserve">focus on questioning and answering activities across three key user groups: questioners, answerers, and viewers. </w:t>
      </w:r>
      <w:r w:rsidR="00CF4BEE">
        <w:t>With regard to</w:t>
      </w:r>
      <w:r w:rsidR="00CF4BEE" w:rsidRPr="00261E78">
        <w:t xml:space="preserve"> </w:t>
      </w:r>
      <w:r w:rsidRPr="00261E78">
        <w:t xml:space="preserve">questioners, consensus exists that ChatGPT has decreased the overall question volume in Q&amp;A communities </w:t>
      </w:r>
      <w:r w:rsidR="000C0286" w:rsidRPr="00261E78">
        <w:rPr>
          <w:shd w:val="clear" w:color="auto" w:fill="FFFFFF"/>
        </w:rPr>
        <w:fldChar w:fldCharType="begin" w:fldLock="1"/>
      </w:r>
      <w:r w:rsidR="005D3D4C" w:rsidRPr="00261E78">
        <w:rPr>
          <w:shd w:val="clear" w:color="auto" w:fill="FFFFFF"/>
        </w:rPr>
        <w:instrText xml:space="preserve"> ADDIN ZOTERO_ITEM CSL_CITATION {"citationID":"JW07Qtzz","properties":{"formattedCitation":"[1], [2], [3], [4], [5]","plainCitation":"[1], [2], [3], [4], [5]","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5D3D4C" w:rsidRPr="00261E78">
        <w:rPr>
          <w:shd w:val="clear" w:color="auto" w:fill="FFFFFF"/>
        </w:rPr>
        <w:instrText>ChatGPT</w:instrText>
      </w:r>
      <w:r w:rsidR="005D3D4C" w:rsidRPr="00261E78">
        <w:rPr>
          <w:shd w:val="clear" w:color="auto" w:fill="FFFFFF"/>
        </w:rPr>
        <w:instrText>对</w:instrText>
      </w:r>
      <w:r w:rsidR="005D3D4C" w:rsidRPr="00261E78">
        <w:rPr>
          <w:shd w:val="clear" w:color="auto" w:fill="FFFFFF"/>
        </w:rPr>
        <w:instrText>StackOverflow</w:instrText>
      </w:r>
      <w:r w:rsidR="005D3D4C" w:rsidRPr="00261E78">
        <w:rPr>
          <w:shd w:val="clear" w:color="auto" w:fill="FFFFFF"/>
        </w:rPr>
        <w:instrText>用户活动的影响，并与</w:instrText>
      </w:r>
      <w:r w:rsidR="005D3D4C" w:rsidRPr="00261E78">
        <w:rPr>
          <w:shd w:val="clear" w:color="auto" w:fill="FFFFFF"/>
        </w:rPr>
        <w:instrText>Reddit</w:instrText>
      </w:r>
      <w:r w:rsidR="005D3D4C" w:rsidRPr="00261E78">
        <w:rPr>
          <w:shd w:val="clear" w:color="auto" w:fill="FFFFFF"/>
        </w:rPr>
        <w:instrText>的用户活动进行了对比。我们分析了</w:instrText>
      </w:r>
      <w:r w:rsidR="005D3D4C" w:rsidRPr="00261E78">
        <w:rPr>
          <w:shd w:val="clear" w:color="auto" w:fill="FFFFFF"/>
        </w:rPr>
        <w:instrText>2021</w:instrText>
      </w:r>
      <w:r w:rsidR="005D3D4C" w:rsidRPr="00261E78">
        <w:rPr>
          <w:shd w:val="clear" w:color="auto" w:fill="FFFFFF"/>
        </w:rPr>
        <w:instrText>年</w:instrText>
      </w:r>
      <w:r w:rsidR="005D3D4C" w:rsidRPr="00261E78">
        <w:rPr>
          <w:shd w:val="clear" w:color="auto" w:fill="FFFFFF"/>
        </w:rPr>
        <w:instrText>10</w:instrText>
      </w:r>
      <w:r w:rsidR="005D3D4C" w:rsidRPr="00261E78">
        <w:rPr>
          <w:shd w:val="clear" w:color="auto" w:fill="FFFFFF"/>
        </w:rPr>
        <w:instrText>月至</w:instrText>
      </w:r>
      <w:r w:rsidR="005D3D4C" w:rsidRPr="00261E78">
        <w:rPr>
          <w:shd w:val="clear" w:color="auto" w:fill="FFFFFF"/>
        </w:rPr>
        <w:instrText>2023</w:instrText>
      </w:r>
      <w:r w:rsidR="005D3D4C" w:rsidRPr="00261E78">
        <w:rPr>
          <w:shd w:val="clear" w:color="auto" w:fill="FFFFFF"/>
        </w:rPr>
        <w:instrText>年</w:instrText>
      </w:r>
      <w:r w:rsidR="005D3D4C" w:rsidRPr="00261E78">
        <w:rPr>
          <w:shd w:val="clear" w:color="auto" w:fill="FFFFFF"/>
        </w:rPr>
        <w:instrText>3</w:instrText>
      </w:r>
      <w:r w:rsidR="005D3D4C" w:rsidRPr="00261E78">
        <w:rPr>
          <w:shd w:val="clear" w:color="auto" w:fill="FFFFFF"/>
        </w:rPr>
        <w:instrText>月期间的大量数据样本，捕获了发布到</w:instrText>
      </w:r>
      <w:r w:rsidR="005D3D4C" w:rsidRPr="00261E78">
        <w:rPr>
          <w:shd w:val="clear" w:color="auto" w:fill="FFFFFF"/>
        </w:rPr>
        <w:instrText>Stack Overflow</w:instrText>
      </w:r>
      <w:r w:rsidR="005D3D4C" w:rsidRPr="00261E78">
        <w:rPr>
          <w:shd w:val="clear" w:color="auto" w:fill="FFFFFF"/>
        </w:rPr>
        <w:instrText>和</w:instrText>
      </w:r>
      <w:r w:rsidR="005D3D4C" w:rsidRPr="00261E78">
        <w:rPr>
          <w:shd w:val="clear" w:color="auto" w:fill="FFFFFF"/>
        </w:rPr>
        <w:instrText>Reddit</w:instrText>
      </w:r>
      <w:r w:rsidR="005D3D4C" w:rsidRPr="00261E78">
        <w:rPr>
          <w:shd w:val="clear" w:color="auto" w:fill="FFFFFF"/>
        </w:rPr>
        <w:instrText>上与最受欢迎的</w:instrText>
      </w:r>
      <w:r w:rsidR="005D3D4C" w:rsidRPr="00261E78">
        <w:rPr>
          <w:shd w:val="clear" w:color="auto" w:fill="FFFFFF"/>
        </w:rPr>
        <w:instrText>StackOverflow</w:instrText>
      </w:r>
      <w:r w:rsidR="005D3D4C" w:rsidRPr="00261E78">
        <w:rPr>
          <w:shd w:val="clear" w:color="auto" w:fill="FFFFFF"/>
        </w:rPr>
        <w:instrText>主题相关的内容。我们发现，</w:instrText>
      </w:r>
      <w:r w:rsidR="005D3D4C" w:rsidRPr="00261E78">
        <w:rPr>
          <w:shd w:val="clear" w:color="auto" w:fill="FFFFFF"/>
        </w:rPr>
        <w:instrText>ChatGPT</w:instrText>
      </w:r>
      <w:r w:rsidR="005D3D4C" w:rsidRPr="00261E78">
        <w:rPr>
          <w:shd w:val="clear" w:color="auto" w:fill="FFFFFF"/>
        </w:rPr>
        <w:instrText>导致与这些主题相关的</w:instrText>
      </w:r>
      <w:r w:rsidR="005D3D4C" w:rsidRPr="00261E78">
        <w:rPr>
          <w:shd w:val="clear" w:color="auto" w:fill="FFFFFF"/>
        </w:rPr>
        <w:instrText>StackOverflow</w:instrText>
      </w:r>
      <w:r w:rsidR="005D3D4C" w:rsidRPr="00261E78">
        <w:rPr>
          <w:shd w:val="clear" w:color="auto" w:fill="FFFFFF"/>
        </w:rPr>
        <w:instrText>问题大幅下降，根据可用于训练的公共在线数据量，</w:instrText>
      </w:r>
      <w:r w:rsidR="005D3D4C" w:rsidRPr="00261E78">
        <w:rPr>
          <w:shd w:val="clear" w:color="auto" w:fill="FFFFFF"/>
        </w:rPr>
        <w:instrText>ChatGPT</w:instrText>
      </w:r>
      <w:r w:rsidR="005D3D4C" w:rsidRPr="00261E78">
        <w:rPr>
          <w:shd w:val="clear" w:color="auto" w:fill="FFFFFF"/>
        </w:rPr>
        <w:instrText>更有可能表现出色的主题的影响更大。相比之下，考虑到</w:instrText>
      </w:r>
      <w:r w:rsidR="005D3D4C" w:rsidRPr="00261E78">
        <w:rPr>
          <w:shd w:val="clear" w:color="auto" w:fill="FFFFFF"/>
        </w:rPr>
        <w:instrText>Reddit</w:instrText>
      </w:r>
      <w:r w:rsidR="005D3D4C" w:rsidRPr="00261E78">
        <w:rPr>
          <w:shd w:val="clear" w:color="auto" w:fill="FFFFFF"/>
        </w:rPr>
        <w:instrText>子社区专注于相同的主题，我们没有发现</w:instrText>
      </w:r>
      <w:r w:rsidR="005D3D4C" w:rsidRPr="00261E78">
        <w:rPr>
          <w:shd w:val="clear" w:color="auto" w:fill="FFFFFF"/>
        </w:rPr>
        <w:instrText>ChatGPT</w:instrText>
      </w:r>
      <w:r w:rsidR="005D3D4C" w:rsidRPr="00261E78">
        <w:rPr>
          <w:shd w:val="clear" w:color="auto" w:fill="FFFFFF"/>
        </w:rPr>
        <w:instrText>有任何影响的证据，这表明在线知识社区中的社会依恋对社区生存的重要性。最后，我们考虑了</w:instrText>
      </w:r>
      <w:r w:rsidR="005D3D4C" w:rsidRPr="00261E78">
        <w:rPr>
          <w:shd w:val="clear" w:color="auto" w:fill="FFFFFF"/>
        </w:rPr>
        <w:instrText>StackOverflow</w:instrText>
      </w:r>
      <w:r w:rsidR="005D3D4C" w:rsidRPr="00261E78">
        <w:rPr>
          <w:shd w:val="clear" w:color="auto" w:fill="FFFFFF"/>
        </w:rPr>
        <w:instrText>提供的答案质量的潜在变化，考虑了用户在提供答案时对</w:instrText>
      </w:r>
      <w:r w:rsidR="005D3D4C" w:rsidRPr="00261E78">
        <w:rPr>
          <w:shd w:val="clear" w:color="auto" w:fill="FFFFFF"/>
        </w:rPr>
        <w:instrText>ChatGPT</w:instrText>
      </w:r>
      <w:r w:rsidR="005D3D4C"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5D3D4C" w:rsidRPr="00261E78">
        <w:rPr>
          <w:shd w:val="clear" w:color="auto" w:fill="FFFFFF"/>
        </w:rPr>
        <w:instrText xml:space="preserve">","archive_location":"13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","DOI":"10.2139/ssrn.4521754","event-place":"Rochester,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Generative AI</w:instrText>
      </w:r>
      <w:r w:rsidR="005D3D4C" w:rsidRPr="00261E78">
        <w:rPr>
          <w:shd w:val="clear" w:color="auto" w:fill="FFFFFF"/>
        </w:rPr>
        <w:instrText>、</w:instrText>
      </w:r>
      <w:r w:rsidR="005D3D4C" w:rsidRPr="00261E78">
        <w:rPr>
          <w:shd w:val="clear" w:color="auto" w:fill="FFFFFF"/>
        </w:rPr>
        <w:instrText>Difference-in-differences</w:instrText>
      </w:r>
      <w:r w:rsidR="005D3D4C" w:rsidRPr="00261E78">
        <w:rPr>
          <w:shd w:val="clear" w:color="auto" w:fill="FFFFFF"/>
        </w:rPr>
        <w:instrText>、</w:instrText>
      </w:r>
      <w:r w:rsidR="005D3D4C" w:rsidRPr="00261E78">
        <w:rPr>
          <w:shd w:val="clear" w:color="auto" w:fill="FFFFFF"/>
        </w:rPr>
        <w:instrText>Platform Economics</w:instrText>
      </w:r>
      <w:r w:rsidR="005D3D4C" w:rsidRPr="00261E78">
        <w:rPr>
          <w:shd w:val="clear" w:color="auto" w:fill="FFFFFF"/>
        </w:rPr>
        <w:instrText>、</w:instrText>
      </w:r>
      <w:r w:rsidR="005D3D4C"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5D3D4C" w:rsidRPr="00261E78">
        <w:rPr>
          <w:shd w:val="clear" w:color="auto" w:fill="FFFFFF"/>
        </w:rPr>
        <w:instrText>【摘要翻译】像</w:instrText>
      </w:r>
      <w:r w:rsidR="005D3D4C" w:rsidRPr="00261E78">
        <w:rPr>
          <w:shd w:val="clear" w:color="auto" w:fill="FFFFFF"/>
        </w:rPr>
        <w:instrText>ChatGPT</w:instrText>
      </w:r>
      <w:r w:rsidR="005D3D4C"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5D3D4C" w:rsidRPr="00261E78">
        <w:rPr>
          <w:shd w:val="clear" w:color="auto" w:fill="FFFFFF"/>
        </w:rPr>
        <w:instrText>Stack Overflow</w:instrText>
      </w:r>
      <w:r w:rsidR="005D3D4C" w:rsidRPr="00261E78">
        <w:rPr>
          <w:shd w:val="clear" w:color="auto" w:fill="FFFFFF"/>
        </w:rPr>
        <w:instrText>上的活动，研究了</w:instrText>
      </w:r>
      <w:r w:rsidR="005D3D4C" w:rsidRPr="00261E78">
        <w:rPr>
          <w:shd w:val="clear" w:color="auto" w:fill="FFFFFF"/>
        </w:rPr>
        <w:instrText>ChatGPT</w:instrText>
      </w:r>
      <w:r w:rsidR="005D3D4C" w:rsidRPr="00261E78">
        <w:rPr>
          <w:shd w:val="clear" w:color="auto" w:fill="FFFFFF"/>
        </w:rPr>
        <w:instrText>的发布如何改变了网络上人类生成的开放数据。我们发现，相对于访问</w:instrText>
      </w:r>
      <w:r w:rsidR="005D3D4C" w:rsidRPr="00261E78">
        <w:rPr>
          <w:shd w:val="clear" w:color="auto" w:fill="FFFFFF"/>
        </w:rPr>
        <w:instrText>ChatGPT</w:instrText>
      </w:r>
      <w:r w:rsidR="005D3D4C" w:rsidRPr="00261E78">
        <w:rPr>
          <w:shd w:val="clear" w:color="auto" w:fill="FFFFFF"/>
        </w:rPr>
        <w:instrText>有限的俄罗斯和中国同行，以及</w:instrText>
      </w:r>
      <w:r w:rsidR="005D3D4C" w:rsidRPr="00261E78">
        <w:rPr>
          <w:shd w:val="clear" w:color="auto" w:fill="FFFFFF"/>
        </w:rPr>
        <w:instrText>ChatGPT</w:instrText>
      </w:r>
      <w:r w:rsidR="005D3D4C" w:rsidRPr="00261E78">
        <w:rPr>
          <w:shd w:val="clear" w:color="auto" w:fill="FFFFFF"/>
        </w:rPr>
        <w:instrText>能力较差的类似数学论坛，堆栈溢出的活动显著减少。差异中的差异模型估计堆栈溢出的每周帖子减少了</w:instrText>
      </w:r>
      <w:r w:rsidR="005D3D4C" w:rsidRPr="00261E78">
        <w:rPr>
          <w:shd w:val="clear" w:color="auto" w:fill="FFFFFF"/>
        </w:rPr>
        <w:instrText>16%</w:instrText>
      </w:r>
      <w:r w:rsidR="005D3D4C" w:rsidRPr="00261E78">
        <w:rPr>
          <w:shd w:val="clear" w:color="auto" w:fill="FFFFFF"/>
        </w:rPr>
        <w:instrText>。这种影响随着时间的推移而增加，对于与最广泛使用的编程语言相关的帖子来说更大。</w:instrText>
      </w:r>
      <w:r w:rsidR="005D3D4C" w:rsidRPr="00261E78">
        <w:rPr>
          <w:shd w:val="clear" w:color="auto" w:fill="FFFFFF"/>
        </w:rPr>
        <w:instrText>ChatGPT</w:instrText>
      </w:r>
      <w:r w:rsidR="005D3D4C" w:rsidRPr="00261E78">
        <w:rPr>
          <w:shd w:val="clear" w:color="auto" w:fill="FFFFFF"/>
        </w:rPr>
        <w:instrText>之后发布的帖子获得了与以前相似的投票分数，这表明</w:instrText>
      </w:r>
      <w:r w:rsidR="005D3D4C" w:rsidRPr="00261E78">
        <w:rPr>
          <w:shd w:val="clear" w:color="auto" w:fill="FFFFFF"/>
        </w:rPr>
        <w:instrText>ChatGPT</w:instrText>
      </w:r>
      <w:r w:rsidR="005D3D4C"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5D3D4C" w:rsidRPr="00261E78">
        <w:rPr>
          <w:shd w:val="clear" w:color="auto" w:fill="FFFFFF"/>
        </w:rPr>
        <w:instrText>ChatGPT</w:instrText>
      </w:r>
      <w:r w:rsidR="005D3D4C"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5D3D4C" w:rsidRPr="00261E78">
        <w:rPr>
          <w:shd w:val="clear" w:color="auto" w:fill="FFFFFF"/>
        </w:rPr>
        <w:instrText>","DOI":"10.48550/arXiv.2307.07367","genre":"arXiv","language":"en","license":"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Computer Science - Social and Information Networks</w:instrText>
      </w:r>
      <w:r w:rsidR="005D3D4C" w:rsidRPr="00261E78">
        <w:rPr>
          <w:shd w:val="clear" w:color="auto" w:fill="FFFFFF"/>
        </w:rPr>
        <w:instrText>、</w:instrText>
      </w:r>
      <w:r w:rsidR="005D3D4C" w:rsidRPr="00261E78">
        <w:rPr>
          <w:shd w:val="clear" w:color="auto" w:fill="FFFFFF"/>
        </w:rPr>
        <w:instrText>Computer Science - Artificial Intelligence</w:instrText>
      </w:r>
      <w:r w:rsidR="005D3D4C" w:rsidRPr="00261E78">
        <w:rPr>
          <w:shd w:val="clear" w:color="auto" w:fill="FFFFFF"/>
        </w:rPr>
        <w:instrText>、</w:instrText>
      </w:r>
      <w:r w:rsidR="005D3D4C"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5D3D4C" w:rsidRPr="00261E78">
        <w:rPr>
          <w:shd w:val="clear" w:color="auto" w:fill="FFFFFF"/>
        </w:rPr>
        <w:instrText>【摘要翻译】生成式人工智能（</w:instrText>
      </w:r>
      <w:r w:rsidR="005D3D4C" w:rsidRPr="00261E78">
        <w:rPr>
          <w:shd w:val="clear" w:color="auto" w:fill="FFFFFF"/>
        </w:rPr>
        <w:instrText>GAIs</w:instrText>
      </w:r>
      <w:r w:rsidR="005D3D4C" w:rsidRPr="00261E78">
        <w:rPr>
          <w:shd w:val="clear" w:color="auto" w:fill="FFFFFF"/>
        </w:rPr>
        <w:instrText>）如何影响他们自己的训练数据，例如来自问答平台的数据？重用理论的悖论认为，</w:instrText>
      </w:r>
      <w:r w:rsidR="005D3D4C" w:rsidRPr="00261E78">
        <w:rPr>
          <w:shd w:val="clear" w:color="auto" w:fill="FFFFFF"/>
        </w:rPr>
        <w:instrText>GAI</w:instrText>
      </w:r>
      <w:r w:rsidR="005D3D4C"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5D3D4C" w:rsidRPr="00261E78">
        <w:rPr>
          <w:shd w:val="clear" w:color="auto" w:fill="FFFFFF"/>
        </w:rPr>
        <w:instrText>ChatGPT</w:instrText>
      </w:r>
      <w:r w:rsidR="005D3D4C" w:rsidRPr="00261E78">
        <w:rPr>
          <w:shd w:val="clear" w:color="auto" w:fill="FFFFFF"/>
        </w:rPr>
        <w:instrText>的推出和使用丰富的</w:instrText>
      </w:r>
      <w:r w:rsidR="005D3D4C" w:rsidRPr="00261E78">
        <w:rPr>
          <w:shd w:val="clear" w:color="auto" w:fill="FFFFFF"/>
        </w:rPr>
        <w:instrText>StackExchange</w:instrText>
      </w:r>
      <w:r w:rsidR="005D3D4C"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5D3D4C" w:rsidRPr="00261E78">
        <w:rPr>
          <w:shd w:val="clear" w:color="auto" w:fill="FFFFFF"/>
        </w:rPr>
        <w:instrText>GAI</w:instrText>
      </w:r>
      <w:r w:rsidR="005D3D4C" w:rsidRPr="00261E78">
        <w:rPr>
          <w:shd w:val="clear" w:color="auto" w:fill="FFFFFF"/>
        </w:rPr>
        <w:instrText>的特殊情况来支持重用悖论理论的发展。</w:instrText>
      </w:r>
      <w:r w:rsidR="005D3D4C" w:rsidRPr="00261E78">
        <w:rPr>
          <w:shd w:val="clear" w:color="auto" w:fill="FFFFFF"/>
        </w:rPr>
        <w:instrText>","DOI":"10.2139/ssrn.4522386","event-place":"Rochester,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GAI</w:instrText>
      </w:r>
      <w:r w:rsidR="005D3D4C" w:rsidRPr="00261E78">
        <w:rPr>
          <w:shd w:val="clear" w:color="auto" w:fill="FFFFFF"/>
        </w:rPr>
        <w:instrText>、</w:instrText>
      </w:r>
      <w:r w:rsidR="005D3D4C" w:rsidRPr="00261E78">
        <w:rPr>
          <w:shd w:val="clear" w:color="auto" w:fill="FFFFFF"/>
        </w:rPr>
        <w:instrText>Novelty</w:instrText>
      </w:r>
      <w:r w:rsidR="005D3D4C" w:rsidRPr="00261E78">
        <w:rPr>
          <w:shd w:val="clear" w:color="auto" w:fill="FFFFFF"/>
        </w:rPr>
        <w:instrText>、</w:instrText>
      </w:r>
      <w:r w:rsidR="005D3D4C" w:rsidRPr="00261E78">
        <w:rPr>
          <w:shd w:val="clear" w:color="auto" w:fill="FFFFFF"/>
        </w:rPr>
        <w:instrText>Paradox of Reuse</w:instrText>
      </w:r>
      <w:r w:rsidR="005D3D4C" w:rsidRPr="00261E78">
        <w:rPr>
          <w:shd w:val="clear" w:color="auto" w:fill="FFFFFF"/>
        </w:rPr>
        <w:instrText>、</w:instrText>
      </w:r>
      <w:r w:rsidR="005D3D4C" w:rsidRPr="00261E78">
        <w:rPr>
          <w:shd w:val="clear" w:color="auto" w:fill="FFFFFF"/>
        </w:rPr>
        <w:instrText>Q&amp;A</w:instrText>
      </w:r>
      <w:r w:rsidR="005D3D4C" w:rsidRPr="00261E78">
        <w:rPr>
          <w:shd w:val="clear" w:color="auto" w:fill="FFFFFF"/>
        </w:rPr>
        <w:instrText>、</w:instrText>
      </w:r>
      <w:r w:rsidR="005D3D4C"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和</w:instrText>
      </w:r>
      <w:r w:rsidR="005D3D4C" w:rsidRPr="00261E78">
        <w:rPr>
          <w:shd w:val="clear" w:color="auto" w:fill="FFFFFF"/>
        </w:rPr>
        <w:instrText>Bard</w:instrText>
      </w:r>
      <w:r w:rsidR="005D3D4C" w:rsidRPr="00261E78">
        <w:rPr>
          <w:shd w:val="clear" w:color="auto" w:fill="FFFFFF"/>
        </w:rPr>
        <w:instrText>等大型语言模型（</w:instrText>
      </w:r>
      <w:r w:rsidR="005D3D4C" w:rsidRPr="00261E78">
        <w:rPr>
          <w:shd w:val="clear" w:color="auto" w:fill="FFFFFF"/>
        </w:rPr>
        <w:instrText>LLM</w:instrText>
      </w:r>
      <w:r w:rsidR="005D3D4C"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5D3D4C" w:rsidRPr="00261E78">
        <w:rPr>
          <w:shd w:val="clear" w:color="auto" w:fill="FFFFFF"/>
        </w:rPr>
        <w:instrText>“Stack Exchange”</w:instrText>
      </w:r>
      <w:r w:rsidR="005D3D4C" w:rsidRPr="00261E78">
        <w:rPr>
          <w:shd w:val="clear" w:color="auto" w:fill="FFFFFF"/>
        </w:rPr>
        <w:instrText>为例，探讨了这项技术对在线问答论坛上内容生成和消费的影响。我们的初步调查结果表明，自</w:instrText>
      </w:r>
      <w:r w:rsidR="005D3D4C" w:rsidRPr="00261E78">
        <w:rPr>
          <w:shd w:val="clear" w:color="auto" w:fill="FFFFFF"/>
        </w:rPr>
        <w:instrText>ChatGPT</w:instrText>
      </w:r>
      <w:r w:rsidR="005D3D4C"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5D3D4C" w:rsidRPr="00261E78">
        <w:rPr>
          <w:shd w:val="clear" w:color="auto" w:fill="FFFFFF"/>
        </w:rPr>
        <w:instrText>LLM</w:instrText>
      </w:r>
      <w:r w:rsidR="005D3D4C" w:rsidRPr="00261E78">
        <w:rPr>
          <w:shd w:val="clear" w:color="auto" w:fill="FFFFFF"/>
        </w:rPr>
        <w:instrText>后，</w:instrText>
      </w:r>
      <w:r w:rsidR="005D3D4C" w:rsidRPr="00261E78">
        <w:rPr>
          <w:shd w:val="clear" w:color="auto" w:fill="FFFFFF"/>
        </w:rPr>
        <w:instrText>Stack Exchange</w:instrText>
      </w:r>
      <w:r w:rsidR="005D3D4C"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5D3D4C" w:rsidRPr="00261E78">
        <w:rPr>
          <w:shd w:val="clear" w:color="auto" w:fill="FFFFFF"/>
        </w:rPr>
        <w:instrText xml:space="preserve">","archive_location":"101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","DOI":"10.2139/ssrn.4459729","event-place":"Rochester,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Artificial intelligence</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Online Platforms</w:instrText>
      </w:r>
      <w:r w:rsidR="005D3D4C" w:rsidRPr="00261E78">
        <w:rPr>
          <w:shd w:val="clear" w:color="auto" w:fill="FFFFFF"/>
        </w:rPr>
        <w:instrText>、</w:instrText>
      </w:r>
      <w:r w:rsidR="005D3D4C"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0C0286" w:rsidRPr="00261E78">
        <w:rPr>
          <w:shd w:val="clear" w:color="auto" w:fill="FFFFFF"/>
        </w:rPr>
        <w:fldChar w:fldCharType="separate"/>
      </w:r>
      <w:r w:rsidR="000C0286" w:rsidRPr="00261E78">
        <w:t>(Burtch et al., 2023; del Rio-Chanona et al., 2023; Quinn &amp; Gutt, 2023; Sanatizadeh et al., 2023; Xue et al., 2023)</w:t>
      </w:r>
      <w:r w:rsidR="000C0286" w:rsidRPr="00261E78">
        <w:rPr>
          <w:shd w:val="clear" w:color="auto" w:fill="FFFFFF"/>
        </w:rPr>
        <w:fldChar w:fldCharType="end"/>
      </w:r>
      <w:r w:rsidR="000C0286" w:rsidRPr="00261E78">
        <w:rPr>
          <w:shd w:val="clear" w:color="auto" w:fill="FFFFFF"/>
        </w:rPr>
        <w:t>.</w:t>
      </w:r>
      <w:r w:rsidR="000C0286" w:rsidRPr="00261E78" w:rsidDel="000C0286">
        <w:t xml:space="preserve"> </w:t>
      </w:r>
      <w:r w:rsidRPr="00261E78">
        <w:t xml:space="preserve">This reduction stems primarily from </w:t>
      </w:r>
      <w:r w:rsidR="00B77B12">
        <w:t xml:space="preserve">the fact that </w:t>
      </w:r>
      <w:r w:rsidRPr="00261E78">
        <w:t xml:space="preserve">simpler questions </w:t>
      </w:r>
      <w:r w:rsidR="00B77B12">
        <w:t xml:space="preserve">are </w:t>
      </w:r>
      <w:r w:rsidRPr="00261E78">
        <w:t xml:space="preserve">now answered by ChatGPT. Consequently, </w:t>
      </w:r>
      <w:r w:rsidR="002C29E2" w:rsidRPr="00261E78">
        <w:t xml:space="preserve">the </w:t>
      </w:r>
      <w:r w:rsidRPr="00261E78">
        <w:t xml:space="preserve">remaining questions tend to be longer and more complex, which challenges both human and AI respondents </w:t>
      </w:r>
      <w:r w:rsidR="00D1312F" w:rsidRPr="00261E78">
        <w:rPr>
          <w:shd w:val="clear" w:color="auto" w:fill="FFFFFF"/>
        </w:rPr>
        <w:fldChar w:fldCharType="begin" w:fldLock="1"/>
      </w:r>
      <w:r w:rsidR="00D1312F" w:rsidRPr="00261E78">
        <w:rPr>
          <w:shd w:val="clear" w:color="auto" w:fill="FFFFFF"/>
        </w:rPr>
        <w:instrText xml:space="preserve"> ADDIN ZOTERO_ITEM CSL_CITATION {"citationID":"OYtyra6h","properties":{"formattedCitation":"[3], [4]","plainCitation":"[3], [4]","dontUpdate":true,"noteIndex":0},"citationItems":[{"id":370,"uris":["http://www.mendeley.com/documents/?uuid=aa095db4-15f1-4eac-b629-2f599aa9ae01","http://zotero.org/users/8905122/items/DESCDL6D"],"itemData":{"id":370,"type":"article","abstract":"How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D1312F" w:rsidRPr="00261E78">
        <w:rPr>
          <w:shd w:val="clear" w:color="auto" w:fill="FFFFFF"/>
        </w:rPr>
        <w:instrText>【摘要翻译】生成式人工智能（</w:instrText>
      </w:r>
      <w:r w:rsidR="00D1312F" w:rsidRPr="00261E78">
        <w:rPr>
          <w:shd w:val="clear" w:color="auto" w:fill="FFFFFF"/>
        </w:rPr>
        <w:instrText>GAIs</w:instrText>
      </w:r>
      <w:r w:rsidR="00D1312F" w:rsidRPr="00261E78">
        <w:rPr>
          <w:shd w:val="clear" w:color="auto" w:fill="FFFFFF"/>
        </w:rPr>
        <w:instrText>）如何影响他们自己的训练数据，例如来自问答平台的数据？重用理论的悖论认为，</w:instrText>
      </w:r>
      <w:r w:rsidR="00D1312F" w:rsidRPr="00261E78">
        <w:rPr>
          <w:shd w:val="clear" w:color="auto" w:fill="FFFFFF"/>
        </w:rPr>
        <w:instrText>GAI</w:instrText>
      </w:r>
      <w:r w:rsidR="00D1312F"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D1312F" w:rsidRPr="00261E78">
        <w:rPr>
          <w:shd w:val="clear" w:color="auto" w:fill="FFFFFF"/>
        </w:rPr>
        <w:instrText>ChatGPT</w:instrText>
      </w:r>
      <w:r w:rsidR="00D1312F" w:rsidRPr="00261E78">
        <w:rPr>
          <w:shd w:val="clear" w:color="auto" w:fill="FFFFFF"/>
        </w:rPr>
        <w:instrText>的推出和使用丰富的</w:instrText>
      </w:r>
      <w:r w:rsidR="00D1312F" w:rsidRPr="00261E78">
        <w:rPr>
          <w:shd w:val="clear" w:color="auto" w:fill="FFFFFF"/>
        </w:rPr>
        <w:instrText>StackExchange</w:instrText>
      </w:r>
      <w:r w:rsidR="00D1312F"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D1312F" w:rsidRPr="00261E78">
        <w:rPr>
          <w:shd w:val="clear" w:color="auto" w:fill="FFFFFF"/>
        </w:rPr>
        <w:instrText>GAI</w:instrText>
      </w:r>
      <w:r w:rsidR="00D1312F" w:rsidRPr="00261E78">
        <w:rPr>
          <w:shd w:val="clear" w:color="auto" w:fill="FFFFFF"/>
        </w:rPr>
        <w:instrText>的特殊情况来支持重用悖论理论的发展。</w:instrText>
      </w:r>
      <w:r w:rsidR="00D1312F" w:rsidRPr="00261E78">
        <w:rPr>
          <w:shd w:val="clear" w:color="auto" w:fill="FFFFFF"/>
        </w:rPr>
        <w:instrText>","DOI":"10.2139/ssrn.4522386","event-place":"Rochester,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GAI</w:instrText>
      </w:r>
      <w:r w:rsidR="00D1312F" w:rsidRPr="00261E78">
        <w:rPr>
          <w:shd w:val="clear" w:color="auto" w:fill="FFFFFF"/>
        </w:rPr>
        <w:instrText>、</w:instrText>
      </w:r>
      <w:r w:rsidR="00D1312F" w:rsidRPr="00261E78">
        <w:rPr>
          <w:shd w:val="clear" w:color="auto" w:fill="FFFFFF"/>
        </w:rPr>
        <w:instrText>Novelty</w:instrText>
      </w:r>
      <w:r w:rsidR="00D1312F" w:rsidRPr="00261E78">
        <w:rPr>
          <w:shd w:val="clear" w:color="auto" w:fill="FFFFFF"/>
        </w:rPr>
        <w:instrText>、</w:instrText>
      </w:r>
      <w:r w:rsidR="00D1312F" w:rsidRPr="00261E78">
        <w:rPr>
          <w:shd w:val="clear" w:color="auto" w:fill="FFFFFF"/>
        </w:rPr>
        <w:instrText>Paradox of Reuse</w:instrText>
      </w:r>
      <w:r w:rsidR="00D1312F" w:rsidRPr="00261E78">
        <w:rPr>
          <w:shd w:val="clear" w:color="auto" w:fill="FFFFFF"/>
        </w:rPr>
        <w:instrText>、</w:instrText>
      </w:r>
      <w:r w:rsidR="00D1312F" w:rsidRPr="00261E78">
        <w:rPr>
          <w:shd w:val="clear" w:color="auto" w:fill="FFFFFF"/>
        </w:rPr>
        <w:instrText>Q&amp;A</w:instrText>
      </w:r>
      <w:r w:rsidR="00D1312F" w:rsidRPr="00261E78">
        <w:rPr>
          <w:shd w:val="clear" w:color="auto" w:fill="FFFFFF"/>
        </w:rPr>
        <w:instrText>、</w:instrText>
      </w:r>
      <w:r w:rsidR="00D1312F"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D1312F" w:rsidRPr="00261E78">
        <w:rPr>
          <w:shd w:val="clear" w:color="auto" w:fill="FFFFFF"/>
        </w:rPr>
        <w:instrText>【摘要翻译】</w:instrText>
      </w:r>
      <w:r w:rsidR="00D1312F" w:rsidRPr="00261E78">
        <w:rPr>
          <w:shd w:val="clear" w:color="auto" w:fill="FFFFFF"/>
        </w:rPr>
        <w:instrText>ChatGPT</w:instrText>
      </w:r>
      <w:r w:rsidR="00D1312F" w:rsidRPr="00261E78">
        <w:rPr>
          <w:shd w:val="clear" w:color="auto" w:fill="FFFFFF"/>
        </w:rPr>
        <w:instrText>和</w:instrText>
      </w:r>
      <w:r w:rsidR="00D1312F" w:rsidRPr="00261E78">
        <w:rPr>
          <w:shd w:val="clear" w:color="auto" w:fill="FFFFFF"/>
        </w:rPr>
        <w:instrText>Bard</w:instrText>
      </w:r>
      <w:r w:rsidR="00D1312F" w:rsidRPr="00261E78">
        <w:rPr>
          <w:shd w:val="clear" w:color="auto" w:fill="FFFFFF"/>
        </w:rPr>
        <w:instrText>等大型语言模型（</w:instrText>
      </w:r>
      <w:r w:rsidR="00D1312F" w:rsidRPr="00261E78">
        <w:rPr>
          <w:shd w:val="clear" w:color="auto" w:fill="FFFFFF"/>
        </w:rPr>
        <w:instrText>LLM</w:instrText>
      </w:r>
      <w:r w:rsidR="00D1312F"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D1312F" w:rsidRPr="00261E78">
        <w:rPr>
          <w:shd w:val="clear" w:color="auto" w:fill="FFFFFF"/>
        </w:rPr>
        <w:instrText>“Stack Exchange”</w:instrText>
      </w:r>
      <w:r w:rsidR="00D1312F" w:rsidRPr="00261E78">
        <w:rPr>
          <w:shd w:val="clear" w:color="auto" w:fill="FFFFFF"/>
        </w:rPr>
        <w:instrText>为例，探讨了这项技术对在线问答论坛上内容生成和消费的影响。我们的初步调查结果表明，自</w:instrText>
      </w:r>
      <w:r w:rsidR="00D1312F" w:rsidRPr="00261E78">
        <w:rPr>
          <w:shd w:val="clear" w:color="auto" w:fill="FFFFFF"/>
        </w:rPr>
        <w:instrText>ChatGPT</w:instrText>
      </w:r>
      <w:r w:rsidR="00D1312F"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D1312F" w:rsidRPr="00261E78">
        <w:rPr>
          <w:shd w:val="clear" w:color="auto" w:fill="FFFFFF"/>
        </w:rPr>
        <w:instrText>LLM</w:instrText>
      </w:r>
      <w:r w:rsidR="00D1312F" w:rsidRPr="00261E78">
        <w:rPr>
          <w:shd w:val="clear" w:color="auto" w:fill="FFFFFF"/>
        </w:rPr>
        <w:instrText>后，</w:instrText>
      </w:r>
      <w:r w:rsidR="00D1312F" w:rsidRPr="00261E78">
        <w:rPr>
          <w:shd w:val="clear" w:color="auto" w:fill="FFFFFF"/>
        </w:rPr>
        <w:instrText>Stack Exchange</w:instrText>
      </w:r>
      <w:r w:rsidR="00D1312F"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D1312F" w:rsidRPr="00261E78">
        <w:rPr>
          <w:shd w:val="clear" w:color="auto" w:fill="FFFFFF"/>
        </w:rPr>
        <w:instrText xml:space="preserve">","archive_location":"101 </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","DOI":"10.2139/ssrn.4459729","event-place":"Rochester,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Artificial intelligence</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Online Platforms</w:instrText>
      </w:r>
      <w:r w:rsidR="00D1312F" w:rsidRPr="00261E78">
        <w:rPr>
          <w:shd w:val="clear" w:color="auto" w:fill="FFFFFF"/>
        </w:rPr>
        <w:instrText>、</w:instrText>
      </w:r>
      <w:r w:rsidR="00D1312F"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D1312F" w:rsidRPr="00261E78">
        <w:rPr>
          <w:shd w:val="clear" w:color="auto" w:fill="FFFFFF"/>
        </w:rPr>
        <w:fldChar w:fldCharType="separate"/>
      </w:r>
      <w:r w:rsidR="00D1312F" w:rsidRPr="00261E78">
        <w:t>(Quinn &amp; Gutt, 2023; Sanatizadeh et al., 2023)</w:t>
      </w:r>
      <w:r w:rsidR="00D1312F" w:rsidRPr="00261E78">
        <w:rPr>
          <w:shd w:val="clear" w:color="auto" w:fill="FFFFFF"/>
        </w:rPr>
        <w:fldChar w:fldCharType="end"/>
      </w:r>
      <w:r w:rsidR="00D1312F" w:rsidRPr="00261E78">
        <w:t>.</w:t>
      </w:r>
      <w:r w:rsidR="00D1312F" w:rsidRPr="00261E78" w:rsidDel="00D1312F">
        <w:t xml:space="preserve"> </w:t>
      </w:r>
    </w:p>
    <w:p w14:paraId="1AD98910" w14:textId="307CC1AA" w:rsidR="005F06FA" w:rsidRPr="00261E78" w:rsidRDefault="00D61B81" w:rsidP="005F06FA">
      <w:pPr>
        <w:pStyle w:val="Paragraph0"/>
      </w:pPr>
      <w:r w:rsidRPr="00261E78">
        <w:t>Findings</w:t>
      </w:r>
      <w:r w:rsidR="00317EB8" w:rsidRPr="00261E78">
        <w:t xml:space="preserve"> about</w:t>
      </w:r>
      <w:r w:rsidRPr="00261E78">
        <w:t xml:space="preserve"> t</w:t>
      </w:r>
      <w:r w:rsidR="005F06FA" w:rsidRPr="00261E78">
        <w:t>he impact on answerers</w:t>
      </w:r>
      <w:r w:rsidRPr="00261E78">
        <w:t xml:space="preserve"> are mixed</w:t>
      </w:r>
      <w:r w:rsidR="005F06FA" w:rsidRPr="00261E78">
        <w:t xml:space="preserve">, likely </w:t>
      </w:r>
      <w:r w:rsidR="00966A3E" w:rsidRPr="00261E78">
        <w:t>due to</w:t>
      </w:r>
      <w:r w:rsidR="005F06FA" w:rsidRPr="00261E78">
        <w:t xml:space="preserve"> the multifaceted nature of GenAI</w:t>
      </w:r>
      <w:r w:rsidR="00144466" w:rsidRPr="00261E78">
        <w:t>’</w:t>
      </w:r>
      <w:r w:rsidR="005F06FA" w:rsidRPr="00261E78">
        <w:t xml:space="preserve">s influence and methodological variations across studies. Some research indicates that ChatGPT can </w:t>
      </w:r>
      <w:r w:rsidR="00BF21B1" w:rsidRPr="00261E78">
        <w:t>be a</w:t>
      </w:r>
      <w:r w:rsidR="005F06FA" w:rsidRPr="00261E78">
        <w:t xml:space="preserve"> valuable tool for answerers</w:t>
      </w:r>
      <w:r w:rsidR="00966A3E" w:rsidRPr="00261E78">
        <w:t xml:space="preserve"> by</w:t>
      </w:r>
      <w:r w:rsidR="005F06FA" w:rsidRPr="00261E78">
        <w:t xml:space="preserve"> facilitating </w:t>
      </w:r>
      <w:r w:rsidR="00966A3E" w:rsidRPr="00261E78">
        <w:t xml:space="preserve">answer </w:t>
      </w:r>
      <w:r w:rsidR="005F06FA" w:rsidRPr="00261E78">
        <w:t xml:space="preserve">compilation </w:t>
      </w:r>
      <w:r w:rsidR="00295EDD" w:rsidRPr="00261E78">
        <w:fldChar w:fldCharType="begin" w:fldLock="1"/>
      </w:r>
      <w:r w:rsidR="004951D0" w:rsidRPr="00261E78">
        <w:instrText xml:space="preserve"> ADDIN ZOTERO_ITEM CSL_CITATION {"citationID":"SEoOk1IA","properties":{"formattedCitation":"(X. Li &amp; Kim, 2024; X. (Shawn) Wang &amp; Zheng, 2024)","plainCitation":"(X. Li &amp; Kim, 2024; X. (Shawn) Wang &amp; Zheng,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61E78">
        <w:fldChar w:fldCharType="separate"/>
      </w:r>
      <w:r w:rsidR="003C460A" w:rsidRPr="00261E78">
        <w:t>(Li &amp; Kim, 2024; Wang &amp; Zheng, 2024)</w:t>
      </w:r>
      <w:r w:rsidR="00295EDD" w:rsidRPr="00261E78">
        <w:fldChar w:fldCharType="end"/>
      </w:r>
      <w:r w:rsidR="005F06FA" w:rsidRPr="00261E78">
        <w:t xml:space="preserve">. The reduction in question volume intensifies competition among answerers, potentially leading to a crowding-out effect and prompting remaining participants to </w:t>
      </w:r>
      <w:r w:rsidR="005F06FA" w:rsidRPr="00261E78">
        <w:lastRenderedPageBreak/>
        <w:t xml:space="preserve">enhance the quality of their contributions. This complex interplay has resulted in seemingly contradictory findings regarding answer quantity and quality across different studies. For example, </w:t>
      </w:r>
      <w:r w:rsidR="005F06FA" w:rsidRPr="00261E78">
        <w:rPr>
          <w:shd w:val="clear" w:color="auto" w:fill="FFFFFF"/>
        </w:rPr>
        <w:fldChar w:fldCharType="begin" w:fldLock="1"/>
      </w:r>
      <w:r w:rsidR="004951D0" w:rsidRPr="00261E78">
        <w:rPr>
          <w:shd w:val="clear" w:color="auto" w:fill="FFFFFF"/>
        </w:rPr>
        <w:instrText xml:space="preserve"> ADDIN ZOTERO_ITEM CSL_CITATION {"citationID":"I353V6o3","properties":{"formattedCitation":"(Sanatizadeh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rPr>
          <w:shd w:val="clear" w:color="auto" w:fill="FFFFFF"/>
        </w:rPr>
        <w:instrText>【摘要翻译】</w:instrText>
      </w:r>
      <w:r w:rsidR="004951D0" w:rsidRPr="00261E78">
        <w:rPr>
          <w:shd w:val="clear" w:color="auto" w:fill="FFFFFF"/>
        </w:rPr>
        <w:instrText>ChatGPT</w:instrText>
      </w:r>
      <w:r w:rsidR="004951D0" w:rsidRPr="00261E78">
        <w:rPr>
          <w:shd w:val="clear" w:color="auto" w:fill="FFFFFF"/>
        </w:rPr>
        <w:instrText>和</w:instrText>
      </w:r>
      <w:r w:rsidR="004951D0" w:rsidRPr="00261E78">
        <w:rPr>
          <w:shd w:val="clear" w:color="auto" w:fill="FFFFFF"/>
        </w:rPr>
        <w:instrText>Bard</w:instrText>
      </w:r>
      <w:r w:rsidR="004951D0" w:rsidRPr="00261E78">
        <w:rPr>
          <w:shd w:val="clear" w:color="auto" w:fill="FFFFFF"/>
        </w:rPr>
        <w:instrText>等大型语言模型（</w:instrText>
      </w:r>
      <w:r w:rsidR="004951D0" w:rsidRPr="00261E78">
        <w:rPr>
          <w:shd w:val="clear" w:color="auto" w:fill="FFFFFF"/>
        </w:rPr>
        <w:instrText>LLM</w:instrText>
      </w:r>
      <w:r w:rsidR="004951D0"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rPr>
          <w:shd w:val="clear" w:color="auto" w:fill="FFFFFF"/>
        </w:rPr>
        <w:instrText>“Stack Exchange”</w:instrText>
      </w:r>
      <w:r w:rsidR="004951D0" w:rsidRPr="00261E78">
        <w:rPr>
          <w:shd w:val="clear" w:color="auto" w:fill="FFFFFF"/>
        </w:rPr>
        <w:instrText>为例，探讨了这项技术对在线问答论坛上内容生成和消费的影响。我们的初步调查结果表明，自</w:instrText>
      </w:r>
      <w:r w:rsidR="004951D0" w:rsidRPr="00261E78">
        <w:rPr>
          <w:shd w:val="clear" w:color="auto" w:fill="FFFFFF"/>
        </w:rPr>
        <w:instrText>ChatGPT</w:instrText>
      </w:r>
      <w:r w:rsidR="004951D0"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rPr>
          <w:shd w:val="clear" w:color="auto" w:fill="FFFFFF"/>
        </w:rPr>
        <w:instrText>LLM</w:instrText>
      </w:r>
      <w:r w:rsidR="004951D0" w:rsidRPr="00261E78">
        <w:rPr>
          <w:shd w:val="clear" w:color="auto" w:fill="FFFFFF"/>
        </w:rPr>
        <w:instrText>后，</w:instrText>
      </w:r>
      <w:r w:rsidR="004951D0" w:rsidRPr="00261E78">
        <w:rPr>
          <w:shd w:val="clear" w:color="auto" w:fill="FFFFFF"/>
        </w:rPr>
        <w:instrText>Stack Exchange</w:instrText>
      </w:r>
      <w:r w:rsidR="004951D0"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rPr>
          <w:shd w:val="clear" w:color="auto" w:fill="FFFFFF"/>
        </w:rPr>
        <w:instrText xml:space="preserve">","archive_location":"101 </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","DOI":"10.2139/ssrn.4459729","event-place":"Rochester, NY","genre":"SSRN Scholarly Paper","language":"en","note":"</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 xml:space="preserve"> /unread</w:instrText>
      </w:r>
      <w:r w:rsidR="004951D0" w:rsidRPr="00261E78">
        <w:rPr>
          <w:shd w:val="clear" w:color="auto" w:fill="FFFFFF"/>
        </w:rPr>
        <w:instrText>、</w:instrText>
      </w:r>
      <w:r w:rsidR="004951D0" w:rsidRPr="00261E78">
        <w:rPr>
          <w:shd w:val="clear" w:color="auto" w:fill="FFFFFF"/>
        </w:rPr>
        <w:instrText>Artificial intelligence</w:instrText>
      </w:r>
      <w:r w:rsidR="004951D0" w:rsidRPr="00261E78">
        <w:rPr>
          <w:shd w:val="clear" w:color="auto" w:fill="FFFFFF"/>
        </w:rPr>
        <w:instrText>、</w:instrText>
      </w:r>
      <w:r w:rsidR="004951D0" w:rsidRPr="00261E78">
        <w:rPr>
          <w:shd w:val="clear" w:color="auto" w:fill="FFFFFF"/>
        </w:rPr>
        <w:instrText>/reading</w:instrText>
      </w:r>
      <w:r w:rsidR="004951D0" w:rsidRPr="00261E78">
        <w:rPr>
          <w:shd w:val="clear" w:color="auto" w:fill="FFFFFF"/>
        </w:rPr>
        <w:instrText>、</w:instrText>
      </w:r>
      <w:r w:rsidR="004951D0" w:rsidRPr="00261E78">
        <w:rPr>
          <w:shd w:val="clear" w:color="auto" w:fill="FFFFFF"/>
        </w:rPr>
        <w:instrText>ChatGPT</w:instrText>
      </w:r>
      <w:r w:rsidR="004951D0" w:rsidRPr="00261E78">
        <w:rPr>
          <w:shd w:val="clear" w:color="auto" w:fill="FFFFFF"/>
        </w:rPr>
        <w:instrText>、</w:instrText>
      </w:r>
      <w:r w:rsidR="004951D0" w:rsidRPr="00261E78">
        <w:rPr>
          <w:shd w:val="clear" w:color="auto" w:fill="FFFFFF"/>
        </w:rPr>
        <w:instrText>Online Platforms</w:instrText>
      </w:r>
      <w:r w:rsidR="004951D0" w:rsidRPr="00261E78">
        <w:rPr>
          <w:shd w:val="clear" w:color="auto" w:fill="FFFFFF"/>
        </w:rPr>
        <w:instrText>、</w:instrText>
      </w:r>
      <w:r w:rsidR="004951D0"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rPr>
          <w:shd w:val="clear" w:color="auto" w:fill="FFFFFF"/>
        </w:rPr>
        <w:fldChar w:fldCharType="separate"/>
      </w:r>
      <w:r w:rsidR="003C460A" w:rsidRPr="00261E78">
        <w:t xml:space="preserve">Sanatizadeh et al. </w:t>
      </w:r>
      <w:r w:rsidR="00780ADA" w:rsidRPr="00261E78">
        <w:t>(</w:t>
      </w:r>
      <w:r w:rsidR="003C460A" w:rsidRPr="00261E78">
        <w:t>2023)</w:t>
      </w:r>
      <w:r w:rsidR="005F06FA" w:rsidRPr="00261E78">
        <w:rPr>
          <w:shd w:val="clear" w:color="auto" w:fill="FFFFFF"/>
        </w:rPr>
        <w:fldChar w:fldCharType="end"/>
      </w:r>
      <w:r w:rsidR="005F06FA" w:rsidRPr="00261E78">
        <w:rPr>
          <w:shd w:val="clear" w:color="auto" w:fill="FFFFFF"/>
        </w:rPr>
        <w:t xml:space="preserve"> </w:t>
      </w:r>
      <w:r w:rsidR="005F06FA" w:rsidRPr="00261E78">
        <w:t xml:space="preserve">and </w:t>
      </w:r>
      <w:r w:rsidR="005F06FA" w:rsidRPr="00261E78">
        <w:fldChar w:fldCharType="begin" w:fldLock="1"/>
      </w:r>
      <w:r w:rsidR="004951D0" w:rsidRPr="00261E78">
        <w:instrText xml:space="preserve"> ADDIN ZOTERO_ITEM CSL_CITATION {"citationID":"8Xk0GKKQ","properties":{"formattedCitation":"(X.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5F06FA" w:rsidRPr="00261E78">
        <w:fldChar w:fldCharType="separate"/>
      </w:r>
      <w:r w:rsidR="003C460A" w:rsidRPr="00261E78">
        <w:t xml:space="preserve">Li </w:t>
      </w:r>
      <w:r w:rsidR="00B77B12">
        <w:t>and</w:t>
      </w:r>
      <w:r w:rsidR="003C460A" w:rsidRPr="00261E78">
        <w:t xml:space="preserve"> Kim </w:t>
      </w:r>
      <w:r w:rsidR="00780ADA" w:rsidRPr="00261E78">
        <w:t>(</w:t>
      </w:r>
      <w:r w:rsidR="003C460A" w:rsidRPr="00261E78">
        <w:t>2024)</w:t>
      </w:r>
      <w:r w:rsidR="005F06FA" w:rsidRPr="00261E78">
        <w:fldChar w:fldCharType="end"/>
      </w:r>
      <w:r w:rsidR="005F06FA" w:rsidRPr="00261E78">
        <w:t xml:space="preserve"> find a decrease in the number of answers per question and in the quantity of qualified, undeleted user answers, respectively. In contrast, </w:t>
      </w:r>
      <w:r w:rsidR="005F06FA" w:rsidRPr="00261E78">
        <w:fldChar w:fldCharType="begin" w:fldLock="1"/>
      </w:r>
      <w:r w:rsidR="004951D0" w:rsidRPr="00261E78">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61E78">
        <w:fldChar w:fldCharType="separate"/>
      </w:r>
      <w:r w:rsidR="003C460A" w:rsidRPr="00261E78">
        <w:t xml:space="preserve">Wang </w:t>
      </w:r>
      <w:r w:rsidR="00B77B12">
        <w:t>and</w:t>
      </w:r>
      <w:r w:rsidR="003C460A" w:rsidRPr="00261E78">
        <w:t xml:space="preserve"> Zheng </w:t>
      </w:r>
      <w:r w:rsidR="007F2153" w:rsidRPr="00261E78">
        <w:t>(</w:t>
      </w:r>
      <w:r w:rsidR="003C460A" w:rsidRPr="00261E78">
        <w:t>2024)</w:t>
      </w:r>
      <w:r w:rsidR="005F06FA" w:rsidRPr="00261E78">
        <w:fldChar w:fldCharType="end"/>
      </w:r>
      <w:r w:rsidR="005F06FA" w:rsidRPr="00261E78">
        <w:t xml:space="preserve"> find that banning ChatGPT-generated content led to a decrease in both answer quantity and the likelihood of answers being accepted by the questioner, suggesting that ChatGPT had a positive effect on these metrics. </w:t>
      </w:r>
      <w:r w:rsidR="005F06FA" w:rsidRPr="00261E78">
        <w:fldChar w:fldCharType="begin" w:fldLock="1"/>
      </w:r>
      <w:r w:rsidR="004951D0" w:rsidRPr="00261E78">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3C460A" w:rsidRPr="00261E78">
        <w:t xml:space="preserve">Shan </w:t>
      </w:r>
      <w:r w:rsidR="00B77B12">
        <w:t>and</w:t>
      </w:r>
      <w:r w:rsidR="003C460A" w:rsidRPr="00261E78">
        <w:t xml:space="preserve"> Qiu </w:t>
      </w:r>
      <w:r w:rsidR="00073FD3" w:rsidRPr="00261E78">
        <w:t>(</w:t>
      </w:r>
      <w:r w:rsidR="003C460A" w:rsidRPr="00261E78">
        <w:t>2023)</w:t>
      </w:r>
      <w:r w:rsidR="005F06FA" w:rsidRPr="00261E78">
        <w:fldChar w:fldCharType="end"/>
      </w:r>
      <w:r w:rsidR="005F06FA" w:rsidRPr="00261E78">
        <w:t xml:space="preserve"> corroborate this increase in answer volume. The impact of GenAI on answer style is equally diverse. Some studies indicate that external GenAI leads to longer and more complex answers </w:t>
      </w:r>
      <w:r w:rsidR="005F06FA" w:rsidRPr="00261E78">
        <w:fldChar w:fldCharType="begin" w:fldLock="1"/>
      </w:r>
      <w:r w:rsidR="004951D0" w:rsidRPr="00261E78">
        <w:instrText xml:space="preserve"> ADDIN ZOTERO_ITEM CSL_CITATION {"citationID":"Rg8gSc72","properties":{"formattedCitation":"[4], [30]","plainCitation":"[4],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fldChar w:fldCharType="separate"/>
      </w:r>
      <w:r w:rsidR="009F4642" w:rsidRPr="00261E78">
        <w:t>(Borwankar et al., 2023; Sanatizadeh et al., 2023)</w:t>
      </w:r>
      <w:r w:rsidR="005F06FA" w:rsidRPr="00261E78">
        <w:fldChar w:fldCharType="end"/>
      </w:r>
      <w:r w:rsidR="005F06FA" w:rsidRPr="00261E78">
        <w:t xml:space="preserve">, while others suggest that it facilitates more concise and readable responses </w:t>
      </w:r>
      <w:r w:rsidR="005F06FA" w:rsidRPr="00261E78">
        <w:fldChar w:fldCharType="begin" w:fldLock="1"/>
      </w:r>
      <w:r w:rsidR="004951D0" w:rsidRPr="00261E78">
        <w:instrText xml:space="preserve"> ADDIN ZOTERO_ITEM CSL_CITATION {"citationID":"LsaxwWIb","properties":{"formattedCitation":"[29], [30]","plainCitation":"[29],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9F4642" w:rsidRPr="00261E78">
        <w:t>(Borwankar et al., 2023; Shan &amp; Qiu, 2023)</w:t>
      </w:r>
      <w:r w:rsidR="005F06FA" w:rsidRPr="00261E78">
        <w:fldChar w:fldCharType="end"/>
      </w:r>
      <w:r w:rsidR="005F06FA" w:rsidRPr="00261E78">
        <w:t>. These conflicting findings may reflect the dual role of GenAI as both a compilation tool and a competiti</w:t>
      </w:r>
      <w:r w:rsidR="001860A6" w:rsidRPr="00261E78">
        <w:t>on-inducing</w:t>
      </w:r>
      <w:r w:rsidR="005F06FA" w:rsidRPr="00261E78">
        <w:t xml:space="preserve"> force driving answerers to differentiate their contributions.</w:t>
      </w:r>
    </w:p>
    <w:p w14:paraId="289EED83" w14:textId="3D1E6C07" w:rsidR="00447614" w:rsidRPr="00261E78" w:rsidRDefault="00CF4BEE" w:rsidP="00447614">
      <w:pPr>
        <w:pStyle w:val="Paragraph0"/>
      </w:pPr>
      <w:r>
        <w:t xml:space="preserve">With regard to </w:t>
      </w:r>
      <w:r w:rsidR="00447614" w:rsidRPr="00261E78">
        <w:t xml:space="preserve">viewers, research has examined changes in engagement metrics such as views and likes. </w:t>
      </w:r>
      <w:r w:rsidR="00447614" w:rsidRPr="00261E78">
        <w:fldChar w:fldCharType="begin" w:fldLock="1"/>
      </w:r>
      <w:r w:rsidR="004951D0" w:rsidRPr="00261E78">
        <w:instrText xml:space="preserve"> ADDIN ZOTERO_ITEM CSL_CITATION {"citationID":"Id5i17WN","properties":{"formattedCitation":"(Sanatizadeh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 xml:space="preserve">Sanatizadeh et al. </w:t>
      </w:r>
      <w:r w:rsidR="00073FD3" w:rsidRPr="00261E78">
        <w:t>(</w:t>
      </w:r>
      <w:r w:rsidR="00447614" w:rsidRPr="00261E78">
        <w:t>2023)</w:t>
      </w:r>
      <w:r w:rsidR="00447614" w:rsidRPr="00261E78">
        <w:fldChar w:fldCharType="end"/>
      </w:r>
      <w:r w:rsidR="00447614" w:rsidRPr="00261E78">
        <w:t xml:space="preserve"> report a decrease in the number of views following the introduction of ChatGPT, potentially due to users finding answers directly from GenAI without engaging with the online Q&amp;A communities. The impact on likes is less clear, with some studies reporting negative effects </w:t>
      </w:r>
      <w:r w:rsidR="00447614" w:rsidRPr="00261E78">
        <w:fldChar w:fldCharType="begin" w:fldLock="1"/>
      </w:r>
      <w:r w:rsidR="004951D0" w:rsidRPr="00261E78">
        <w:instrText xml:space="preserve"> ADDIN ZOTERO_ITEM CSL_CITATION {"citationID":"dQd0Xbj1","properties":{"formattedCitation":"(Borwankar et al., 2023; X. Li &amp; Kim, 2024)","plainCitation":"(Borwankar et al., 2023; X. Li &amp; Kim, 2024)","dontUpdate":true,"noteIndex":0},"citationItems":[{"id":129,"uris":["http://www.mendeley.com/documents/?uuid=1330f628-97fe-4f1e-99f3-dbdd4c9f501c","http://zotero.org/users/8905122/items/2PZ2SZ3C"],"itemData":{"id":129,"type":"article","abstract":"This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447614" w:rsidRPr="00261E78">
        <w:fldChar w:fldCharType="separate"/>
      </w:r>
      <w:r w:rsidR="00447614" w:rsidRPr="00261E78">
        <w:t>(Borwankar et al., 2023; Li &amp; Kim, 2024)</w:t>
      </w:r>
      <w:r w:rsidR="00447614" w:rsidRPr="00261E78">
        <w:fldChar w:fldCharType="end"/>
      </w:r>
      <w:r w:rsidR="00447614" w:rsidRPr="00261E78">
        <w:t xml:space="preserve"> and others noting positive outcomes </w:t>
      </w:r>
      <w:r w:rsidR="00447614" w:rsidRPr="00261E78">
        <w:fldChar w:fldCharType="begin" w:fldLock="1"/>
      </w:r>
      <w:r w:rsidR="004951D0" w:rsidRPr="00261E78">
        <w:instrText xml:space="preserve"> ADDIN ZOTERO_ITEM CSL_CITATION {"citationID":"qLKbRdAr","properties":{"formattedCitation":"[4]","plainCitation":"[4]","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(Sanatizadeh et al., 2023)</w:t>
      </w:r>
      <w:r w:rsidR="00447614" w:rsidRPr="00261E78">
        <w:fldChar w:fldCharType="end"/>
      </w:r>
      <w:r w:rsidR="00447614" w:rsidRPr="00261E78">
        <w:t>.</w:t>
      </w:r>
    </w:p>
    <w:p w14:paraId="39121C35" w14:textId="77777777" w:rsidR="00246B64" w:rsidRPr="00261E78" w:rsidRDefault="00246B64" w:rsidP="00246B64">
      <w:pPr>
        <w:pStyle w:val="Heading2"/>
      </w:pPr>
      <w:r w:rsidRPr="00261E78">
        <w:t>Research Gap</w:t>
      </w:r>
    </w:p>
    <w:p w14:paraId="06D0F73F" w14:textId="043BAEAD" w:rsidR="00246B64" w:rsidRPr="00261E78" w:rsidRDefault="00246B64" w:rsidP="00246B64">
      <w:pPr>
        <w:pStyle w:val="Paragraph0"/>
      </w:pPr>
      <w:r w:rsidRPr="00261E78">
        <w:t xml:space="preserve">Our literature review (Table 1) reveals that existing studies primarily examine external general-purpose GenAI. </w:t>
      </w:r>
      <w:r w:rsidR="00CF4BEE">
        <w:t>In today’s context where such external GenAI is widely available, t</w:t>
      </w:r>
      <w:r w:rsidRPr="00261E78">
        <w:t>here is a notable lack of research on internal GenAI tools.</w:t>
      </w:r>
    </w:p>
    <w:p w14:paraId="10C895A1" w14:textId="77777777" w:rsidR="00F40939" w:rsidRPr="00261E78" w:rsidRDefault="00F40939" w:rsidP="003D1372">
      <w:pPr>
        <w:pStyle w:val="Paragraph0"/>
        <w:ind w:firstLine="0"/>
        <w:sectPr w:rsidR="00F40939" w:rsidRPr="00261E78" w:rsidSect="00650A23">
          <w:pgSz w:w="12240" w:h="15840" w:code="1"/>
          <w:pgMar w:top="1440" w:right="1440" w:bottom="1440" w:left="1440" w:header="720" w:footer="144" w:gutter="0"/>
          <w:cols w:space="720"/>
          <w:docGrid w:linePitch="299"/>
        </w:sectPr>
      </w:pPr>
    </w:p>
    <w:p w14:paraId="6D443195" w14:textId="7284DC8B" w:rsidR="00525402" w:rsidRPr="00261E78" w:rsidRDefault="00F40939" w:rsidP="00525402">
      <w:pPr>
        <w:pStyle w:val="TableFiguretitle"/>
      </w:pPr>
      <w:bookmarkStart w:id="2" w:name="_Ref177391594"/>
      <w:bookmarkStart w:id="3" w:name="_Ref177391587"/>
      <w:r w:rsidRPr="00261E78">
        <w:lastRenderedPageBreak/>
        <w:t xml:space="preserve">Table </w:t>
      </w:r>
      <w:fldSimple w:instr=" SEQ Table \* ARABIC ">
        <w:r w:rsidR="00B04148" w:rsidRPr="00261E78">
          <w:t>1</w:t>
        </w:r>
      </w:fldSimple>
      <w:bookmarkEnd w:id="2"/>
      <w:r w:rsidRPr="00261E78">
        <w:t>. The impact of generative AI on online Q&amp;A communities</w:t>
      </w:r>
      <w:bookmarkEnd w:id="3"/>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61E78"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61E78" w:rsidRDefault="00B25774" w:rsidP="005C79A5">
            <w:pPr>
              <w:jc w:val="center"/>
              <w:rPr>
                <w:rFonts w:eastAsia="DengXian"/>
                <w:b/>
                <w:bCs/>
                <w:color w:val="000000"/>
                <w:sz w:val="18"/>
                <w:szCs w:val="18"/>
              </w:rPr>
            </w:pPr>
            <w:bookmarkStart w:id="4" w:name="RANGE!A1"/>
            <w:r w:rsidRPr="00261E78">
              <w:rPr>
                <w:rFonts w:eastAsia="DengXian"/>
                <w:b/>
                <w:bCs/>
                <w:color w:val="000000"/>
                <w:sz w:val="18"/>
                <w:szCs w:val="18"/>
              </w:rPr>
              <w:t>Study</w:t>
            </w:r>
            <w:bookmarkEnd w:id="4"/>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GenAI Effect</w:t>
            </w:r>
          </w:p>
        </w:tc>
      </w:tr>
      <w:tr w:rsidR="00B25774" w:rsidRPr="00261E78"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5437B4A5"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{"citationID":"cke3bpW2","properties":{"formattedCitation":"(Borwankar et al., 2023)","plainCitation":"(Borwankar et al., 2023)","dontUpdate":true,"noteIndex":0},"citationItems":[{"id":129,"uris":["http://www.mendeley.com/documents/?uuid=1330f628-97fe-4f1e-99f3-dbdd4c9f501c","http://zotero.org/users/8905122/items/2PZ2SZ3C"],"itemData":{"id":129,"type":"article","abstract":"This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092114" w:rsidRPr="00261E78">
              <w:rPr>
                <w:rFonts w:eastAsia="DengXian"/>
                <w:color w:val="000000"/>
                <w:sz w:val="18"/>
                <w:szCs w:val="18"/>
              </w:rPr>
              <w:instrText>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 (NLP)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w:instrText>
            </w:r>
            <w:r w:rsidR="00092114" w:rsidRPr="00261E78">
              <w:rPr>
                <w:rFonts w:eastAsia="DengXian"/>
                <w:color w:val="000000"/>
                <w:sz w:val="18"/>
                <w:szCs w:val="18"/>
              </w:rPr>
              <w:instrText xml:space="preserve"> </w:instrText>
            </w:r>
            <w:r w:rsidR="00092114" w:rsidRPr="00261E78">
              <w:rPr>
                <w:rFonts w:eastAsia="DengXian"/>
                <w:color w:val="000000"/>
                <w:sz w:val="18"/>
                <w:szCs w:val="18"/>
              </w:rPr>
              <w:instrText>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【摘要翻译】这项研究探讨了流行的问答平台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禁止使用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上的可比平台</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的数据，我们采用了差异中的差异（</w:instrText>
            </w:r>
            <w:r w:rsidR="00092114" w:rsidRPr="00261E78">
              <w:rPr>
                <w:rFonts w:eastAsia="DengXian"/>
                <w:color w:val="000000"/>
                <w:sz w:val="18"/>
                <w:szCs w:val="18"/>
              </w:rPr>
              <w:instrText>DID</w:instrText>
            </w:r>
            <w:r w:rsidR="00092114" w:rsidRPr="00261E78">
              <w:rPr>
                <w:rFonts w:eastAsia="DengXian"/>
                <w:color w:val="000000"/>
                <w:sz w:val="18"/>
                <w:szCs w:val="18"/>
              </w:rPr>
              <w:instrText>）经验策略来检查</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决策的影响。我们的分析侧重于使用自然语言处理（</w:instrText>
            </w:r>
            <w:r w:rsidR="00092114" w:rsidRPr="00261E78">
              <w:rPr>
                <w:rFonts w:eastAsia="DengXian"/>
                <w:color w:val="000000"/>
                <w:sz w:val="18"/>
                <w:szCs w:val="18"/>
              </w:rPr>
              <w:instrText>NLP</w:instrText>
            </w:r>
            <w:r w:rsidR="00092114" w:rsidRPr="00261E78">
              <w:rPr>
                <w:rFonts w:eastAsia="DengXian"/>
                <w:color w:val="000000"/>
                <w:sz w:val="18"/>
                <w:szCs w:val="18"/>
              </w:rPr>
              <w:instrText>）技术和两个平台上的投票功能的质量测量。结果表明，在限制之后，堆栈溢出上的用户在他们的答案生成方面表现出了转变，与</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上的用户相比，产生了更积极的语气和更多的单词和字符。然而，对堆栈溢出问题的质量没有明显的影响。问答文本中的主观性也没有表现出显著的变化。值得注意的是，</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上的答案在限制后获得了更多的赞成票，这表明社区认为与</w:instrText>
            </w:r>
            <w:r w:rsidR="00092114" w:rsidRPr="00261E78">
              <w:rPr>
                <w:rFonts w:eastAsia="DengXian"/>
                <w:color w:val="000000"/>
                <w:sz w:val="18"/>
                <w:szCs w:val="18"/>
              </w:rPr>
              <w:instrText>subreddit</w:instrText>
            </w:r>
            <w:r w:rsidR="00092114" w:rsidRPr="00261E78">
              <w:rPr>
                <w:rFonts w:eastAsia="DengXian"/>
                <w:color w:val="000000"/>
                <w:sz w:val="18"/>
                <w:szCs w:val="18"/>
              </w:rPr>
              <w:instrText>上的答案相比，它们的质量更高，尽管答案的复杂性增加了。频率分析显示，在限制之后，用户在</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上发布的问题和答案数量明显减少。此外，我们的补充分析表明，在限制之后，堆栈溢出的首次贡献者减少了。这项研究为现有文献做出了贡献，为禁止问答平台上的</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的决定提供了经验证据和见解，并为平台管理者提供了实际意义，提醒他们限制对提高内容质量的影响。本研究探讨了热门问答平台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/unread</w:instrText>
            </w:r>
            <w:r w:rsidR="00092114" w:rsidRPr="00261E78">
              <w:rPr>
                <w:rFonts w:eastAsia="DengXian"/>
                <w:color w:val="000000"/>
                <w:sz w:val="18"/>
                <w:szCs w:val="18"/>
              </w:rPr>
              <w:instrText>、</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discussion platform</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Borwankar et al., 2023</w:t>
            </w:r>
            <w:r w:rsidRPr="00261E78">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61E78" w:rsidRDefault="00B25774" w:rsidP="005C79A5">
            <w:pPr>
              <w:jc w:val="center"/>
              <w:rPr>
                <w:rFonts w:eastAsia="DengXian"/>
                <w:color w:val="000000"/>
                <w:sz w:val="18"/>
                <w:szCs w:val="18"/>
              </w:rPr>
            </w:pPr>
            <w:r w:rsidRPr="00261E78">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61E78" w:rsidRDefault="00B25774">
            <w:pPr>
              <w:rPr>
                <w:rFonts w:eastAsia="DengXian"/>
                <w:color w:val="000000"/>
                <w:sz w:val="18"/>
                <w:szCs w:val="18"/>
              </w:rPr>
            </w:pPr>
            <w:r w:rsidRPr="00261E78">
              <w:rPr>
                <w:rFonts w:eastAsia="DengXian"/>
                <w:color w:val="000000"/>
                <w:sz w:val="18"/>
                <w:szCs w:val="18"/>
              </w:rPr>
              <w:t>Make answers shorter, more</w:t>
            </w:r>
            <w:r w:rsidRPr="00261E78">
              <w:rPr>
                <w:rFonts w:eastAsia="DengXian"/>
                <w:color w:val="000000"/>
                <w:sz w:val="18"/>
                <w:szCs w:val="18"/>
              </w:rPr>
              <w:br/>
              <w:t>negative and harder</w:t>
            </w:r>
            <w:r w:rsidR="008343D3">
              <w:rPr>
                <w:rFonts w:eastAsia="DengXian"/>
                <w:color w:val="000000"/>
                <w:sz w:val="18"/>
                <w:szCs w:val="18"/>
              </w:rPr>
              <w:t xml:space="preserve"> </w:t>
            </w:r>
            <w:r w:rsidR="002C29E2" w:rsidRPr="00261E78">
              <w:rPr>
                <w:rFonts w:eastAsia="DengXian"/>
                <w:color w:val="000000"/>
                <w:sz w:val="18"/>
                <w:szCs w:val="18"/>
              </w:rPr>
              <w:t>to</w:t>
            </w:r>
            <w:r w:rsidR="008343D3">
              <w:rPr>
                <w:rFonts w:eastAsia="DengXian"/>
                <w:color w:val="000000"/>
                <w:sz w:val="18"/>
                <w:szCs w:val="18"/>
              </w:rPr>
              <w:t xml:space="preserve"> </w:t>
            </w:r>
            <w:r w:rsidRPr="00261E78">
              <w:rPr>
                <w:rFonts w:eastAsia="DengXian"/>
                <w:color w:val="000000"/>
                <w:sz w:val="18"/>
                <w:szCs w:val="18"/>
              </w:rPr>
              <w:t>read</w:t>
            </w:r>
            <w:r w:rsidRPr="00261E78">
              <w:rPr>
                <w:rFonts w:eastAsia="DengXian"/>
                <w:color w:val="000000"/>
                <w:sz w:val="18"/>
                <w:szCs w:val="18"/>
              </w:rPr>
              <w:br/>
              <w:t xml:space="preserve">Decrease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5DEB4946" w14:textId="77777777" w:rsidTr="00A86F82">
        <w:trPr>
          <w:trHeight w:val="510"/>
          <w:jc w:val="center"/>
        </w:trPr>
        <w:tc>
          <w:tcPr>
            <w:tcW w:w="2281" w:type="dxa"/>
            <w:tcMar>
              <w:left w:w="0" w:type="dxa"/>
              <w:right w:w="0" w:type="dxa"/>
            </w:tcMar>
            <w:vAlign w:val="center"/>
            <w:hideMark/>
          </w:tcPr>
          <w:p w14:paraId="2E3DD96C" w14:textId="26185717"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{"citationID":"YF8Yahrr","properties":{"formattedCitation":"(Burtch et al., 2023)","plainCitation":"(Burtch et al., 2023)","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用户活动的影响，并与</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的用户活动进行了对比。我们分析了</w:instrText>
            </w:r>
            <w:r w:rsidR="00092114" w:rsidRPr="00261E78">
              <w:rPr>
                <w:rFonts w:eastAsia="DengXian"/>
                <w:color w:val="000000"/>
                <w:sz w:val="18"/>
                <w:szCs w:val="18"/>
              </w:rPr>
              <w:instrText>2021</w:instrText>
            </w:r>
            <w:r w:rsidR="00092114" w:rsidRPr="00261E78">
              <w:rPr>
                <w:rFonts w:eastAsia="DengXian"/>
                <w:color w:val="000000"/>
                <w:sz w:val="18"/>
                <w:szCs w:val="18"/>
              </w:rPr>
              <w:instrText>年</w:instrText>
            </w:r>
            <w:r w:rsidR="00092114" w:rsidRPr="00261E78">
              <w:rPr>
                <w:rFonts w:eastAsia="DengXian"/>
                <w:color w:val="000000"/>
                <w:sz w:val="18"/>
                <w:szCs w:val="18"/>
              </w:rPr>
              <w:instrText>10</w:instrText>
            </w:r>
            <w:r w:rsidR="00092114" w:rsidRPr="00261E78">
              <w:rPr>
                <w:rFonts w:eastAsia="DengXian"/>
                <w:color w:val="000000"/>
                <w:sz w:val="18"/>
                <w:szCs w:val="18"/>
              </w:rPr>
              <w:instrText>月至</w:instrText>
            </w:r>
            <w:r w:rsidR="00092114" w:rsidRPr="00261E78">
              <w:rPr>
                <w:rFonts w:eastAsia="DengXian"/>
                <w:color w:val="000000"/>
                <w:sz w:val="18"/>
                <w:szCs w:val="18"/>
              </w:rPr>
              <w:instrText>2023</w:instrText>
            </w:r>
            <w:r w:rsidR="00092114" w:rsidRPr="00261E78">
              <w:rPr>
                <w:rFonts w:eastAsia="DengXian"/>
                <w:color w:val="000000"/>
                <w:sz w:val="18"/>
                <w:szCs w:val="18"/>
              </w:rPr>
              <w:instrText>年</w:instrText>
            </w:r>
            <w:r w:rsidR="00092114" w:rsidRPr="00261E78">
              <w:rPr>
                <w:rFonts w:eastAsia="DengXian"/>
                <w:color w:val="000000"/>
                <w:sz w:val="18"/>
                <w:szCs w:val="18"/>
              </w:rPr>
              <w:instrText>3</w:instrText>
            </w:r>
            <w:r w:rsidR="00092114" w:rsidRPr="00261E78">
              <w:rPr>
                <w:rFonts w:eastAsia="DengXian"/>
                <w:color w:val="000000"/>
                <w:sz w:val="18"/>
                <w:szCs w:val="18"/>
              </w:rPr>
              <w:instrText>月期间的大量数据样本，捕获了发布到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上与最受欢迎的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主题相关的内容。我们发现，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导致与这些主题相关的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问题大幅下降，根据可用于训练的公共在线数据量，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更有可能表现出色的主题的影响更大。相比之下，考虑到</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子社区专注于相同的主题，我们没有发现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有任何影响的证据，这表明在线知识社区中的社会依恋对社区生存的重要性。最后，我们考虑了</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提供的答案质量的潜在变化，考虑了用户在提供答案时对</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的潜在依赖，以及随着用户离开社区，集体专业知识的潜在下降。我们发现平均回答质量显著下降，主要是由于用户退出。我们讨论了对在线知识社区管理的影响。</w:instrText>
            </w:r>
            <w:r w:rsidR="00092114" w:rsidRPr="00261E78">
              <w:rPr>
                <w:rFonts w:eastAsia="DengXian"/>
                <w:color w:val="000000"/>
                <w:sz w:val="18"/>
                <w:szCs w:val="18"/>
              </w:rPr>
              <w:instrText xml:space="preserve">","archive_location":"13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","DOI":"10.2139/ssrn.4521754","event-place":"Rochester,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Difference-in-differences</w:instrText>
            </w:r>
            <w:r w:rsidR="00092114" w:rsidRPr="00261E78">
              <w:rPr>
                <w:rFonts w:eastAsia="DengXian"/>
                <w:color w:val="000000"/>
                <w:sz w:val="18"/>
                <w:szCs w:val="18"/>
              </w:rPr>
              <w:instrText>、</w:instrText>
            </w:r>
            <w:r w:rsidR="00092114" w:rsidRPr="00261E78">
              <w:rPr>
                <w:rFonts w:eastAsia="DengXian"/>
                <w:color w:val="000000"/>
                <w:sz w:val="18"/>
                <w:szCs w:val="18"/>
              </w:rPr>
              <w:instrText>Platform Economics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Burtch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252AEAFE" w14:textId="77777777" w:rsidTr="00A86F82">
        <w:trPr>
          <w:trHeight w:val="510"/>
          <w:jc w:val="center"/>
        </w:trPr>
        <w:tc>
          <w:tcPr>
            <w:tcW w:w="2281" w:type="dxa"/>
            <w:tcMar>
              <w:left w:w="0" w:type="dxa"/>
              <w:right w:w="0" w:type="dxa"/>
            </w:tcMar>
            <w:vAlign w:val="center"/>
            <w:hideMark/>
          </w:tcPr>
          <w:p w14:paraId="2666FBE4" w14:textId="20DECECC"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EE1D95" w:rsidRPr="00261E78">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EE1D95" w:rsidRPr="00261E78">
              <w:rPr>
                <w:rFonts w:eastAsia="DengXian"/>
                <w:color w:val="000000"/>
                <w:sz w:val="18"/>
                <w:szCs w:val="18"/>
              </w:rPr>
              <w:instrText>【摘要翻译】像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EE1D95" w:rsidRPr="00261E78">
              <w:rPr>
                <w:rFonts w:eastAsia="DengXian"/>
                <w:color w:val="000000"/>
                <w:sz w:val="18"/>
                <w:szCs w:val="18"/>
              </w:rPr>
              <w:instrText>Stack Overflow</w:instrText>
            </w:r>
            <w:r w:rsidR="00EE1D95" w:rsidRPr="00261E78">
              <w:rPr>
                <w:rFonts w:eastAsia="DengXian"/>
                <w:color w:val="000000"/>
                <w:sz w:val="18"/>
                <w:szCs w:val="18"/>
              </w:rPr>
              <w:instrText>上的活动，研究了</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的发布如何改变了网络上人类生成的开放数据。我们发现，相对于访问</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有限的俄罗斯和中国同行，以及</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能力较差的类似数学论坛，堆栈溢出的活动显著减少。差异中的差异模型估计堆栈溢出的每周帖子减少了</w:instrText>
            </w:r>
            <w:r w:rsidR="00EE1D95" w:rsidRPr="00261E78">
              <w:rPr>
                <w:rFonts w:eastAsia="DengXian"/>
                <w:color w:val="000000"/>
                <w:sz w:val="18"/>
                <w:szCs w:val="18"/>
              </w:rPr>
              <w:instrText>16%</w:instrText>
            </w:r>
            <w:r w:rsidR="00EE1D95" w:rsidRPr="00261E78">
              <w:rPr>
                <w:rFonts w:eastAsia="DengXian"/>
                <w:color w:val="000000"/>
                <w:sz w:val="18"/>
                <w:szCs w:val="18"/>
              </w:rPr>
              <w:instrText>。这种影响随着时间的推移而增加，对于与最广泛使用的编程语言相关的帖子来说更大。</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之后发布的帖子获得了与以前相似的投票分数，这表明</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不仅仅是在取代重复或低质量的内容。这些结果表明，越来越多的用户正在采用大型语言模型来回答问题，对于他们有更多训练数据的语言，它们是堆栈溢出的更好替代品。使用像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这样的模型可能更有效地解决某些编程问题，但它的广泛采用以及由此导致的远离网络上公共交换的转变将限制人们和模型在未来可以学习的开放数据。</w:instrText>
            </w:r>
            <w:r w:rsidR="00EE1D95" w:rsidRPr="00261E78">
              <w:rPr>
                <w:rFonts w:eastAsia="DengXian"/>
                <w:color w:val="000000"/>
                <w:sz w:val="18"/>
                <w:szCs w:val="18"/>
              </w:rPr>
              <w:instrText>","DOI":"10.48550/arXiv.2307.07367","genre":"arXiv","language":"en","license":"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","note":"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 xml:space="preserve"> /unread</w:instrText>
            </w:r>
            <w:r w:rsidR="00EE1D95" w:rsidRPr="00261E78">
              <w:rPr>
                <w:rFonts w:eastAsia="DengXian"/>
                <w:color w:val="000000"/>
                <w:sz w:val="18"/>
                <w:szCs w:val="18"/>
              </w:rPr>
              <w:instrText>、</w:instrText>
            </w:r>
            <w:r w:rsidR="00EE1D95" w:rsidRPr="00261E78">
              <w:rPr>
                <w:rFonts w:eastAsia="DengXian"/>
                <w:color w:val="000000"/>
                <w:sz w:val="18"/>
                <w:szCs w:val="18"/>
              </w:rPr>
              <w:instrText>/reading</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Social and Information Networks</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Artificial Intelligence</w:instrText>
            </w:r>
            <w:r w:rsidR="00EE1D95" w:rsidRPr="00261E78">
              <w:rPr>
                <w:rFonts w:eastAsia="DengXian"/>
                <w:color w:val="000000"/>
                <w:sz w:val="18"/>
                <w:szCs w:val="18"/>
              </w:rPr>
              <w:instrText>、</w:instrText>
            </w:r>
            <w:r w:rsidR="00EE1D95" w:rsidRPr="00261E78">
              <w:rPr>
                <w:rFonts w:eastAsia="DengXian"/>
                <w:color w:val="000000"/>
                <w:sz w:val="18"/>
                <w:szCs w:val="18"/>
              </w:rPr>
              <w:instrText xml:space="preserve">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del Rio-Chanona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47B5A2B1" w14:textId="77777777" w:rsidTr="00A86F82">
        <w:trPr>
          <w:trHeight w:val="510"/>
          <w:jc w:val="center"/>
        </w:trPr>
        <w:tc>
          <w:tcPr>
            <w:tcW w:w="2281" w:type="dxa"/>
            <w:tcMar>
              <w:left w:w="0" w:type="dxa"/>
              <w:right w:w="0" w:type="dxa"/>
            </w:tcMar>
            <w:vAlign w:val="center"/>
            <w:hideMark/>
          </w:tcPr>
          <w:p w14:paraId="7A85DABA" w14:textId="4D6650A9" w:rsidR="00B25774" w:rsidRPr="00261E78" w:rsidRDefault="00FC2DF8"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{"citationID":"dPl8JOZZ","properties":{"formattedCitation":"(Quinn &amp; Gutt, 2023)","plainCitation":"(Quinn &amp; Gutt, 2023)","dontUpdate":true,"noteIndex":0},"citationItems":[{"id":370,"uris":["http://www.mendeley.com/documents/?uuid=aa095db4-15f1-4eac-b629-2f599aa9ae01","http://zotero.org/users/8905122/items/DESCDL6D"],"itemData":{"id":370,"type":"article","abstract":"How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092114" w:rsidRPr="00261E78">
              <w:rPr>
                <w:rFonts w:eastAsia="DengXian"/>
                <w:color w:val="000000"/>
                <w:sz w:val="18"/>
                <w:szCs w:val="18"/>
              </w:rPr>
              <w:instrText>【摘要翻译】生成式人工智能（</w:instrText>
            </w:r>
            <w:r w:rsidR="00092114" w:rsidRPr="00261E78">
              <w:rPr>
                <w:rFonts w:eastAsia="DengXian"/>
                <w:color w:val="000000"/>
                <w:sz w:val="18"/>
                <w:szCs w:val="18"/>
              </w:rPr>
              <w:instrText>GAIs</w:instrText>
            </w:r>
            <w:r w:rsidR="00092114" w:rsidRPr="00261E78">
              <w:rPr>
                <w:rFonts w:eastAsia="DengXian"/>
                <w:color w:val="000000"/>
                <w:sz w:val="18"/>
                <w:szCs w:val="18"/>
              </w:rPr>
              <w:instrText>）如何影响他们自己的训练数据，例如来自问答平台的数据？重用理论的悖论认为，</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的使用将取代训练数据来源的问答平台的流量。然而，这是否以及如何影响这些平台上的后续训练数据生成仍然是一个悬而未决的问题。我们通过利用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的推出和使用丰富的</w:instrText>
            </w:r>
            <w:r w:rsidR="00092114" w:rsidRPr="00261E78">
              <w:rPr>
                <w:rFonts w:eastAsia="DengXian"/>
                <w:color w:val="000000"/>
                <w:sz w:val="18"/>
                <w:szCs w:val="18"/>
              </w:rPr>
              <w:instrText>StackExchange</w:instrText>
            </w:r>
            <w:r w:rsidR="00092114" w:rsidRPr="00261E78">
              <w:rPr>
                <w:rFonts w:eastAsia="DengXian"/>
                <w:color w:val="000000"/>
                <w:sz w:val="18"/>
                <w:szCs w:val="18"/>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的特殊情况来支持重用悖论理论的发展。</w:instrText>
            </w:r>
            <w:r w:rsidR="00092114" w:rsidRPr="00261E78">
              <w:rPr>
                <w:rFonts w:eastAsia="DengXian"/>
                <w:color w:val="000000"/>
                <w:sz w:val="18"/>
                <w:szCs w:val="18"/>
              </w:rPr>
              <w:instrText>","DOI":"10.2139/ssrn.4522386","event-place":"Rochester,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GAI</w:instrText>
            </w:r>
            <w:r w:rsidR="00092114" w:rsidRPr="00261E78">
              <w:rPr>
                <w:rFonts w:eastAsia="DengXian"/>
                <w:color w:val="000000"/>
                <w:sz w:val="18"/>
                <w:szCs w:val="18"/>
              </w:rPr>
              <w:instrText>、</w:instrText>
            </w:r>
            <w:r w:rsidR="00092114" w:rsidRPr="00261E78">
              <w:rPr>
                <w:rFonts w:eastAsia="DengXian"/>
                <w:color w:val="000000"/>
                <w:sz w:val="18"/>
                <w:szCs w:val="18"/>
              </w:rPr>
              <w:instrText>Novelty</w:instrText>
            </w:r>
            <w:r w:rsidR="00092114" w:rsidRPr="00261E78">
              <w:rPr>
                <w:rFonts w:eastAsia="DengXian"/>
                <w:color w:val="000000"/>
                <w:sz w:val="18"/>
                <w:szCs w:val="18"/>
              </w:rPr>
              <w:instrText>、</w:instrText>
            </w:r>
            <w:r w:rsidR="00092114" w:rsidRPr="00261E78">
              <w:rPr>
                <w:rFonts w:eastAsia="DengXian"/>
                <w:color w:val="000000"/>
                <w:sz w:val="18"/>
                <w:szCs w:val="18"/>
              </w:rPr>
              <w:instrText>Paradox of Reuse</w:instrText>
            </w:r>
            <w:r w:rsidR="00092114" w:rsidRPr="00261E78">
              <w:rPr>
                <w:rFonts w:eastAsia="DengXian"/>
                <w:color w:val="000000"/>
                <w:sz w:val="18"/>
                <w:szCs w:val="18"/>
              </w:rPr>
              <w:instrText>、</w:instrText>
            </w:r>
            <w:r w:rsidR="00092114" w:rsidRPr="00261E78">
              <w:rPr>
                <w:rFonts w:eastAsia="DengXian"/>
                <w:color w:val="000000"/>
                <w:sz w:val="18"/>
                <w:szCs w:val="18"/>
              </w:rPr>
              <w:instrText>Q&amp;A</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Quinn &amp; Gutt, 2023</w:t>
            </w:r>
            <w:r w:rsidRPr="00261E78">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72363594" w14:textId="77777777" w:rsidTr="00A86F82">
        <w:trPr>
          <w:trHeight w:val="1266"/>
          <w:jc w:val="center"/>
        </w:trPr>
        <w:tc>
          <w:tcPr>
            <w:tcW w:w="2281" w:type="dxa"/>
            <w:tcMar>
              <w:left w:w="0" w:type="dxa"/>
              <w:right w:w="0" w:type="dxa"/>
            </w:tcMar>
            <w:vAlign w:val="center"/>
            <w:hideMark/>
          </w:tcPr>
          <w:p w14:paraId="1E2F3892" w14:textId="706F48EE" w:rsidR="00B25774" w:rsidRPr="00261E78" w:rsidRDefault="0049024F"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{"citationID":"IoJDMoIX","properties":{"formattedCitation":"(Sanatizadeh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和</w:instrText>
            </w:r>
            <w:r w:rsidR="00092114" w:rsidRPr="00261E78">
              <w:rPr>
                <w:rFonts w:eastAsia="DengXian"/>
                <w:color w:val="000000"/>
                <w:sz w:val="18"/>
                <w:szCs w:val="18"/>
              </w:rPr>
              <w:instrText>Bard</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为例，探讨了这项技术对在线问答论坛上内容生成和消费的影响。我们的初步调查结果表明，自</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092114" w:rsidRPr="00261E78">
              <w:rPr>
                <w:rFonts w:eastAsia="DengXian"/>
                <w:color w:val="000000"/>
                <w:sz w:val="18"/>
                <w:szCs w:val="18"/>
              </w:rPr>
              <w:instrText>LLM</w:instrText>
            </w:r>
            <w:r w:rsidR="00092114" w:rsidRPr="00261E78">
              <w:rPr>
                <w:rFonts w:eastAsia="DengXian"/>
                <w:color w:val="000000"/>
                <w:sz w:val="18"/>
                <w:szCs w:val="18"/>
              </w:rPr>
              <w:instrText>后，</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092114" w:rsidRPr="00261E78">
              <w:rPr>
                <w:rFonts w:eastAsia="DengXian"/>
                <w:color w:val="000000"/>
                <w:sz w:val="18"/>
                <w:szCs w:val="18"/>
              </w:rPr>
              <w:instrText xml:space="preserve">","archive_location":"101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","DOI":"10.2139/ssrn.4459729","event-place":"Rochester,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Artificial intelligence</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Platforms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Sanatizadeh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w:t>
            </w:r>
            <w:r w:rsidRPr="00261E78">
              <w:rPr>
                <w:rFonts w:eastAsia="DengXian"/>
                <w:color w:val="000000"/>
                <w:sz w:val="18"/>
                <w:szCs w:val="18"/>
              </w:rPr>
              <w:br/>
              <w:t>questions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 make answers</w:t>
            </w:r>
            <w:r w:rsidRPr="00261E78">
              <w:rPr>
                <w:rFonts w:eastAsia="DengXian"/>
                <w:color w:val="000000"/>
                <w:sz w:val="18"/>
                <w:szCs w:val="18"/>
              </w:rPr>
              <w:br/>
              <w:t>longer,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 xml:space="preserve">views; </w:t>
            </w:r>
            <w:r w:rsidR="008343D3">
              <w:rPr>
                <w:rFonts w:eastAsia="DengXian"/>
                <w:color w:val="000000"/>
                <w:sz w:val="18"/>
                <w:szCs w:val="18"/>
              </w:rPr>
              <w:t>i</w:t>
            </w:r>
            <w:r w:rsidRPr="00261E78">
              <w:rPr>
                <w:rFonts w:eastAsia="DengXian"/>
                <w:color w:val="000000"/>
                <w:sz w:val="18"/>
                <w:szCs w:val="18"/>
              </w:rPr>
              <w:t xml:space="preserve">ncrease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4BC9B917" w14:textId="77777777" w:rsidTr="00A86F82">
        <w:trPr>
          <w:trHeight w:val="510"/>
          <w:jc w:val="center"/>
        </w:trPr>
        <w:tc>
          <w:tcPr>
            <w:tcW w:w="2281" w:type="dxa"/>
            <w:tcMar>
              <w:left w:w="0" w:type="dxa"/>
              <w:right w:w="0" w:type="dxa"/>
            </w:tcMar>
            <w:vAlign w:val="center"/>
            <w:hideMark/>
          </w:tcPr>
          <w:p w14:paraId="24B2715E" w14:textId="075ACD04" w:rsidR="00B25774" w:rsidRPr="00261E78" w:rsidRDefault="00350F24"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{"citationID":"47D2hRKz","properties":{"formattedCitation":"(Shan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092114" w:rsidRPr="00261E78">
              <w:rPr>
                <w:rFonts w:eastAsia="DengXian"/>
                <w:color w:val="000000"/>
                <w:sz w:val="18"/>
                <w:szCs w:val="18"/>
              </w:rPr>
              <w:instrText>【摘要翻译】在线平台上的自愿知识贡献对用户、平台和公司都很重要。生成式人工智能（</w:instrText>
            </w:r>
            <w:r w:rsidR="00092114" w:rsidRPr="00261E78">
              <w:rPr>
                <w:rFonts w:eastAsia="DengXian"/>
                <w:color w:val="000000"/>
                <w:sz w:val="18"/>
                <w:szCs w:val="18"/>
              </w:rPr>
              <w:instrText>AI</w:instrText>
            </w:r>
            <w:r w:rsidR="00092114" w:rsidRPr="00261E78">
              <w:rPr>
                <w:rFonts w:eastAsia="DengXian"/>
                <w:color w:val="000000"/>
                <w:sz w:val="18"/>
                <w:szCs w:val="18"/>
              </w:rPr>
              <w:instrText>）技术的快速进步使得在问答（</w:instrText>
            </w:r>
            <w:r w:rsidR="00092114" w:rsidRPr="00261E78">
              <w:rPr>
                <w:rFonts w:eastAsia="DengXian"/>
                <w:color w:val="000000"/>
                <w:sz w:val="18"/>
                <w:szCs w:val="18"/>
              </w:rPr>
              <w:instrText>Q&amp;A</w:instrText>
            </w:r>
            <w:r w:rsidR="00092114" w:rsidRPr="00261E78">
              <w:rPr>
                <w:rFonts w:eastAsia="DengXian"/>
                <w:color w:val="000000"/>
                <w:sz w:val="18"/>
                <w:szCs w:val="18"/>
              </w:rPr>
              <w:instrText>）平台上自动生成知识成为可能。然而，生成式</w:instrText>
            </w:r>
            <w:r w:rsidR="00092114" w:rsidRPr="00261E78">
              <w:rPr>
                <w:rFonts w:eastAsia="DengXian"/>
                <w:color w:val="000000"/>
                <w:sz w:val="18"/>
                <w:szCs w:val="18"/>
              </w:rPr>
              <w:instrText>AI</w:instrText>
            </w:r>
            <w:r w:rsidR="00092114" w:rsidRPr="00261E78">
              <w:rPr>
                <w:rFonts w:eastAsia="DengXian"/>
                <w:color w:val="000000"/>
                <w:sz w:val="18"/>
                <w:szCs w:val="18"/>
              </w:rPr>
              <w:instrText>对用户自愿知识贡献的影响仍然是一个经验问题。一方面，用户可能会从生成式</w:instrText>
            </w:r>
            <w:r w:rsidR="00092114" w:rsidRPr="00261E78">
              <w:rPr>
                <w:rFonts w:eastAsia="DengXian"/>
                <w:color w:val="000000"/>
                <w:sz w:val="18"/>
                <w:szCs w:val="18"/>
              </w:rPr>
              <w:instrText>AI</w:instrText>
            </w:r>
            <w:r w:rsidR="00092114" w:rsidRPr="00261E78">
              <w:rPr>
                <w:rFonts w:eastAsia="DengXian"/>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）对用户在最大的问答平台之一</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上自愿贡献知识的影响。利用自然实验，我们采用差异中的差异（</w:instrText>
            </w:r>
            <w:r w:rsidR="00092114" w:rsidRPr="00261E78">
              <w:rPr>
                <w:rFonts w:eastAsia="DengXian"/>
                <w:color w:val="000000"/>
                <w:sz w:val="18"/>
                <w:szCs w:val="18"/>
              </w:rPr>
              <w:instrText>DID</w:instrText>
            </w:r>
            <w:r w:rsidR="00092114" w:rsidRPr="00261E78">
              <w:rPr>
                <w:rFonts w:eastAsia="DengXian"/>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092114" w:rsidRPr="00261E78">
              <w:rPr>
                <w:rFonts w:eastAsia="DengXian"/>
                <w:color w:val="000000"/>
                <w:sz w:val="18"/>
                <w:szCs w:val="18"/>
              </w:rPr>
              <w:instrText>IS</w:instrText>
            </w:r>
            <w:r w:rsidR="00092114" w:rsidRPr="00261E78">
              <w:rPr>
                <w:rFonts w:eastAsia="DengXian"/>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092114" w:rsidRPr="00261E78">
              <w:rPr>
                <w:rFonts w:eastAsia="DengXian"/>
                <w:color w:val="000000"/>
                <w:sz w:val="18"/>
                <w:szCs w:val="18"/>
              </w:rPr>
              <w:instrText xml:space="preserve">","archive_location":"3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","DOI":"10.2139/ssrn.4462976","event-place":"Rochester,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Knowledge contribution</w:instrText>
            </w:r>
            <w:r w:rsidR="00092114" w:rsidRPr="00261E78">
              <w:rPr>
                <w:rFonts w:eastAsia="DengXian"/>
                <w:color w:val="000000"/>
                <w:sz w:val="18"/>
                <w:szCs w:val="18"/>
              </w:rPr>
              <w:instrText>、</w:instrText>
            </w:r>
            <w:r w:rsidR="00092114" w:rsidRPr="00261E78">
              <w:rPr>
                <w:rFonts w:eastAsia="DengXian"/>
                <w:color w:val="000000"/>
                <w:sz w:val="18"/>
                <w:szCs w:val="18"/>
              </w:rPr>
              <w:instrText>difference-in-differences</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answer quality</w:instrText>
            </w:r>
            <w:r w:rsidR="00092114" w:rsidRPr="00261E78">
              <w:rPr>
                <w:rFonts w:eastAsia="DengXian"/>
                <w:color w:val="000000"/>
                <w:sz w:val="18"/>
                <w:szCs w:val="18"/>
              </w:rPr>
              <w:instrText>、</w:instrText>
            </w:r>
            <w:r w:rsidR="00092114" w:rsidRPr="00261E78">
              <w:rPr>
                <w:rFonts w:eastAsia="DengXian"/>
                <w:color w:val="000000"/>
                <w:sz w:val="18"/>
                <w:szCs w:val="18"/>
              </w:rPr>
              <w:instrText>answer quantity</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Shan &amp; Qiu, 2023</w:t>
            </w:r>
            <w:r w:rsidRPr="00261E78">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4DB2E1F7"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629396F9" w14:textId="7E71433D"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5313AAE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3D846B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w:t>
            </w:r>
          </w:p>
        </w:tc>
        <w:tc>
          <w:tcPr>
            <w:tcW w:w="1519" w:type="dxa"/>
            <w:tcMar>
              <w:left w:w="0" w:type="dxa"/>
              <w:right w:w="0" w:type="dxa"/>
            </w:tcMar>
            <w:vAlign w:val="center"/>
            <w:hideMark/>
          </w:tcPr>
          <w:p w14:paraId="0B1DDC2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user-day</w:t>
            </w:r>
          </w:p>
        </w:tc>
        <w:tc>
          <w:tcPr>
            <w:tcW w:w="2931" w:type="dxa"/>
            <w:tcMar>
              <w:left w:w="0" w:type="dxa"/>
              <w:right w:w="0" w:type="dxa"/>
            </w:tcMar>
            <w:vAlign w:val="center"/>
            <w:hideMark/>
          </w:tcPr>
          <w:p w14:paraId="1394BAAA" w14:textId="796DF976" w:rsidR="00B25774" w:rsidRPr="00261E78" w:rsidRDefault="00B25774" w:rsidP="005C79A5">
            <w:pPr>
              <w:rPr>
                <w:rFonts w:eastAsia="DengXian"/>
                <w:color w:val="000000"/>
                <w:sz w:val="18"/>
                <w:szCs w:val="18"/>
              </w:rPr>
            </w:pPr>
            <w:r w:rsidRPr="00261E78">
              <w:rPr>
                <w:rFonts w:eastAsia="DengXian"/>
                <w:color w:val="000000"/>
                <w:sz w:val="18"/>
                <w:szCs w:val="18"/>
              </w:rPr>
              <w:t xml:space="preserve">Increase # </w:t>
            </w:r>
            <w:r w:rsidR="004B40A3" w:rsidRPr="00261E78">
              <w:rPr>
                <w:rFonts w:eastAsia="DengXian"/>
                <w:color w:val="000000"/>
                <w:sz w:val="18"/>
                <w:szCs w:val="18"/>
              </w:rPr>
              <w:t xml:space="preserve">of </w:t>
            </w:r>
            <w:r w:rsidRPr="00261E78">
              <w:rPr>
                <w:rFonts w:eastAsia="DengXian"/>
                <w:color w:val="000000"/>
                <w:sz w:val="18"/>
                <w:szCs w:val="18"/>
              </w:rPr>
              <w:t>answers; make answers</w:t>
            </w:r>
            <w:r w:rsidRPr="00261E78">
              <w:rPr>
                <w:rFonts w:eastAsia="DengXian"/>
                <w:color w:val="000000"/>
                <w:sz w:val="18"/>
                <w:szCs w:val="18"/>
              </w:rPr>
              <w:br/>
              <w:t>shorter and easier to read</w:t>
            </w:r>
          </w:p>
        </w:tc>
      </w:tr>
      <w:tr w:rsidR="00B25774" w:rsidRPr="00261E78" w14:paraId="541642F2" w14:textId="77777777" w:rsidTr="00A86F82">
        <w:trPr>
          <w:trHeight w:val="510"/>
          <w:jc w:val="center"/>
        </w:trPr>
        <w:tc>
          <w:tcPr>
            <w:tcW w:w="2281" w:type="dxa"/>
            <w:tcMar>
              <w:left w:w="0" w:type="dxa"/>
              <w:right w:w="0" w:type="dxa"/>
            </w:tcMar>
            <w:vAlign w:val="center"/>
            <w:hideMark/>
          </w:tcPr>
          <w:p w14:paraId="14CE7D14" w14:textId="10705F22" w:rsidR="00B25774" w:rsidRPr="00261E78" w:rsidRDefault="003D13E6" w:rsidP="005C79A5">
            <w:pPr>
              <w:jc w:val="both"/>
              <w:rPr>
                <w:rFonts w:eastAsia="DengXian"/>
                <w:color w:val="000000"/>
                <w:sz w:val="18"/>
                <w:szCs w:val="18"/>
                <w:lang w:eastAsia="zh-TW"/>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{"citationID":"6WEfDgjb","properties":{"formattedCitation":"(Su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w:instrText>
            </w:r>
            <w:r w:rsidR="00092114" w:rsidRPr="00261E78">
              <w:rPr>
                <w:rFonts w:eastAsia="DengXian"/>
                <w:color w:val="000000"/>
                <w:sz w:val="18"/>
                <w:szCs w:val="18"/>
                <w:lang w:eastAsia="zh-TW"/>
              </w:rPr>
              <w:instrText>rticipation in knowledge generation and dissemination, adding to the burgeoning body of work on how generative AI influences human knowledge sharing.\n\n</w:instrText>
            </w:r>
            <w:r w:rsidR="00092114" w:rsidRPr="00261E78">
              <w:rPr>
                <w:rFonts w:eastAsia="DengXian"/>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092114" w:rsidRPr="00261E78">
              <w:rPr>
                <w:rFonts w:eastAsia="DengXian"/>
                <w:color w:val="000000"/>
                <w:sz w:val="18"/>
                <w:szCs w:val="18"/>
                <w:lang w:eastAsia="zh-TW"/>
              </w:rPr>
              <w:instrText>","DOI":"10.2139/ssrn.4628786","event-place":"Rochester, NY","genre":"SSRN Scholarly Paper","language":"en","license":"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","note":"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 xml:space="preserve"> /unread</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/reading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randomized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knowledge sharing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Q&amp;A platform</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natural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generative AI</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lang w:eastAsia="zh-TW"/>
              </w:rPr>
              <w:t>Su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61E78" w:rsidRDefault="00B25774" w:rsidP="005C79A5">
            <w:pPr>
              <w:jc w:val="center"/>
              <w:rPr>
                <w:rFonts w:eastAsia="DengXian"/>
                <w:color w:val="000000"/>
                <w:sz w:val="18"/>
                <w:szCs w:val="18"/>
              </w:rPr>
            </w:pPr>
            <w:r w:rsidRPr="00261E78">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61E78" w:rsidRDefault="00B25774" w:rsidP="005C79A5">
            <w:pPr>
              <w:jc w:val="center"/>
              <w:rPr>
                <w:rFonts w:eastAsia="DengXian"/>
                <w:color w:val="000000"/>
                <w:sz w:val="18"/>
                <w:szCs w:val="18"/>
              </w:rPr>
            </w:pPr>
            <w:r w:rsidRPr="00261E78">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61E78" w:rsidRDefault="00B25774" w:rsidP="005C79A5">
            <w:pPr>
              <w:rPr>
                <w:rFonts w:eastAsia="DengXian"/>
                <w:color w:val="000000"/>
                <w:sz w:val="18"/>
                <w:szCs w:val="18"/>
                <w:lang w:eastAsia="zh-TW"/>
              </w:rPr>
            </w:pPr>
            <w:r w:rsidRPr="00261E78">
              <w:rPr>
                <w:rFonts w:eastAsia="DengXian"/>
                <w:color w:val="000000"/>
                <w:sz w:val="18"/>
                <w:szCs w:val="18"/>
                <w:lang w:eastAsia="zh-TW"/>
              </w:rPr>
              <w:t xml:space="preserve">Increase # </w:t>
            </w:r>
            <w:r w:rsidR="004B40A3" w:rsidRPr="00261E78">
              <w:rPr>
                <w:rFonts w:eastAsia="DengXian"/>
                <w:color w:val="000000"/>
                <w:sz w:val="18"/>
                <w:szCs w:val="18"/>
              </w:rPr>
              <w:t xml:space="preserve">of </w:t>
            </w:r>
            <w:r w:rsidRPr="00261E78">
              <w:rPr>
                <w:rFonts w:eastAsia="DengXian"/>
                <w:color w:val="000000"/>
                <w:sz w:val="18"/>
                <w:szCs w:val="18"/>
                <w:lang w:eastAsia="zh-TW"/>
              </w:rPr>
              <w:t>answers; make answers</w:t>
            </w:r>
            <w:r w:rsidRPr="00261E78">
              <w:rPr>
                <w:rFonts w:eastAsia="DengXian"/>
                <w:color w:val="000000"/>
                <w:sz w:val="18"/>
                <w:szCs w:val="18"/>
                <w:lang w:eastAsia="zh-TW"/>
              </w:rPr>
              <w:br/>
              <w:t>longer and similar to AI answers</w:t>
            </w:r>
          </w:p>
        </w:tc>
      </w:tr>
      <w:tr w:rsidR="00B25774" w:rsidRPr="00261E78" w14:paraId="7F5B6E02" w14:textId="77777777" w:rsidTr="00A86F82">
        <w:trPr>
          <w:trHeight w:val="510"/>
          <w:jc w:val="center"/>
        </w:trPr>
        <w:tc>
          <w:tcPr>
            <w:tcW w:w="2281" w:type="dxa"/>
            <w:tcMar>
              <w:left w:w="0" w:type="dxa"/>
              <w:right w:w="0" w:type="dxa"/>
            </w:tcMar>
            <w:vAlign w:val="center"/>
            <w:hideMark/>
          </w:tcPr>
          <w:p w14:paraId="75131773" w14:textId="066A263C" w:rsidR="00B25774" w:rsidRPr="00261E78" w:rsidRDefault="00D20517" w:rsidP="005C79A5">
            <w:pPr>
              <w:jc w:val="both"/>
              <w:rPr>
                <w:rFonts w:eastAsia="DengXian"/>
                <w:color w:val="000000"/>
                <w:sz w:val="18"/>
                <w:szCs w:val="18"/>
              </w:rPr>
            </w:pPr>
            <w:r w:rsidRPr="00261E78">
              <w:rPr>
                <w:rFonts w:eastAsia="DengXian"/>
                <w:color w:val="000000"/>
                <w:sz w:val="18"/>
                <w:szCs w:val="18"/>
              </w:rPr>
              <w:fldChar w:fldCharType="begin"/>
            </w:r>
            <w:r w:rsidR="005D3D4C" w:rsidRPr="00261E78">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3552,"uris":["http://www.mendeley.com/documents/?uuid=05314a69-7bf2-42a3-ad9f-b9f80f5479d4","http://zotero.org/users/8905122/items/LJ9PN635","http://www.mendeley.com/documents/?uuid=d9d42a53-3282-4c8c-aa86-b31e8c74b961"],"itemData":{"id":3552,"type":"paper-conference","container-title":"Proceedings of Inter</w:instrText>
            </w:r>
            <w:r w:rsidR="005D3D4C" w:rsidRPr="00261E78">
              <w:rPr>
                <w:rFonts w:eastAsia="DengXian"/>
                <w:color w:val="000000"/>
                <w:sz w:val="18"/>
                <w:szCs w:val="18"/>
              </w:rPr>
              <w:instrText>national Conference on Information Systems","event-place":"Hyderabad, India","event-title":"International Conf. on Information Systems (ICIS) 2023","language":"en","note":"</w:instrText>
            </w:r>
            <w:r w:rsidR="005D3D4C" w:rsidRPr="00261E78">
              <w:rPr>
                <w:rFonts w:ascii="Apple Color Emoji" w:eastAsia="DengXian" w:hAnsi="Apple Color Emoji" w:cs="Apple Color Emoji"/>
                <w:color w:val="000000"/>
                <w:sz w:val="18"/>
                <w:szCs w:val="18"/>
              </w:rPr>
              <w:instrText>🏷️</w:instrText>
            </w:r>
            <w:r w:rsidR="005D3D4C" w:rsidRPr="00261E78">
              <w:rPr>
                <w:rFonts w:eastAsia="DengXian"/>
                <w:color w:val="000000"/>
                <w:sz w:val="18"/>
                <w:szCs w:val="18"/>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Xue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 questions</w:t>
            </w:r>
            <w:r w:rsidRPr="00261E78">
              <w:rPr>
                <w:rFonts w:eastAsia="DengXian"/>
                <w:color w:val="000000"/>
                <w:sz w:val="18"/>
                <w:szCs w:val="18"/>
              </w:rPr>
              <w:br/>
              <w:t>longer, more difficult to read</w:t>
            </w:r>
          </w:p>
        </w:tc>
      </w:tr>
      <w:tr w:rsidR="00B25774" w:rsidRPr="00261E78" w14:paraId="06E094ED" w14:textId="77777777" w:rsidTr="00A86F82">
        <w:trPr>
          <w:trHeight w:val="510"/>
          <w:jc w:val="center"/>
        </w:trPr>
        <w:tc>
          <w:tcPr>
            <w:tcW w:w="2281" w:type="dxa"/>
            <w:tcMar>
              <w:left w:w="0" w:type="dxa"/>
              <w:right w:w="0" w:type="dxa"/>
            </w:tcMar>
            <w:vAlign w:val="center"/>
            <w:hideMark/>
          </w:tcPr>
          <w:p w14:paraId="7198507D" w14:textId="664868B9" w:rsidR="00B25774" w:rsidRPr="00261E78" w:rsidRDefault="00000084"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{"citationID":"AqfE6eNZ","properties":{"formattedCitation":"(X.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这样的大型语言模型（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）平台上的内容创建和知识共享。这项研究调查了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w:instrText>
            </w:r>
            <w:r w:rsidR="00092114" w:rsidRPr="00261E78">
              <w:rPr>
                <w:rFonts w:eastAsia="DengXian"/>
                <w:color w:val="000000"/>
                <w:sz w:val="18"/>
                <w:szCs w:val="18"/>
              </w:rPr>
              <w:instrText>-</w:instrText>
            </w:r>
            <w:r w:rsidR="00092114" w:rsidRPr="00261E78">
              <w:rPr>
                <w:rFonts w:eastAsia="DengXian"/>
                <w:color w:val="000000"/>
                <w:sz w:val="18"/>
                <w:szCs w:val="18"/>
              </w:rPr>
              <w:instrText>人工智能协作的必要性。</w:instrText>
            </w:r>
            <w:r w:rsidR="00092114" w:rsidRPr="00261E78">
              <w:rPr>
                <w:rFonts w:eastAsia="DengXian"/>
                <w:color w:val="000000"/>
                <w:sz w:val="18"/>
                <w:szCs w:val="18"/>
              </w:rPr>
              <w:instrText xml:space="preserve">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","DOI":"10.2139/ssrn.4650025","event-place":"Rochester,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communities</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large language models (LLMs)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Li &amp; Kim, 2024</w:t>
            </w:r>
            <w:r w:rsidRPr="00261E78">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likes</w:t>
            </w:r>
          </w:p>
        </w:tc>
      </w:tr>
      <w:bookmarkStart w:id="5" w:name="_Hlk194498603"/>
      <w:tr w:rsidR="00B25774" w:rsidRPr="00261E78" w14:paraId="38E21B34" w14:textId="77777777" w:rsidTr="00A86F82">
        <w:trPr>
          <w:trHeight w:val="1014"/>
          <w:jc w:val="center"/>
        </w:trPr>
        <w:tc>
          <w:tcPr>
            <w:tcW w:w="2281" w:type="dxa"/>
            <w:tcMar>
              <w:left w:w="0" w:type="dxa"/>
              <w:right w:w="0" w:type="dxa"/>
            </w:tcMar>
            <w:vAlign w:val="center"/>
            <w:hideMark/>
          </w:tcPr>
          <w:p w14:paraId="70BDE997" w14:textId="244C7D2D" w:rsidR="00B25774" w:rsidRPr="00261E78" w:rsidRDefault="00AD115B"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092114" w:rsidRPr="00261E78">
              <w:rPr>
                <w:rFonts w:eastAsia="DengXian"/>
                <w:color w:val="000000"/>
                <w:sz w:val="18"/>
                <w:szCs w:val="18"/>
              </w:rPr>
              <w:instrText>以</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为代表的大型语言模型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的重要学习资源，其质量和数量的任何变化都会影响这些模型未来的学习轨迹。本研究使用</w:instrText>
            </w:r>
            <w:r w:rsidR="00092114" w:rsidRPr="00261E78">
              <w:rPr>
                <w:rFonts w:eastAsia="DengXian"/>
                <w:color w:val="000000"/>
                <w:sz w:val="18"/>
                <w:szCs w:val="18"/>
              </w:rPr>
              <w:instrText xml:space="preserve"> Stack Exchange </w:instrText>
            </w:r>
            <w:r w:rsidR="00092114" w:rsidRPr="00261E78">
              <w:rPr>
                <w:rFonts w:eastAsia="DengXian"/>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【摘要翻译】以</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为例的大型语言模型（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为代表的大型语言模型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的重要学习资源，其质量和数量的任何变化都会影响这些模型未来的学习轨迹。本研究使用</w:instrText>
            </w:r>
            <w:r w:rsidR="00092114" w:rsidRPr="00261E78">
              <w:rPr>
                <w:rFonts w:eastAsia="DengXian"/>
                <w:color w:val="000000"/>
                <w:sz w:val="18"/>
                <w:szCs w:val="18"/>
              </w:rPr>
              <w:instrText xml:space="preserve"> Stack Exchange </w:instrText>
            </w:r>
            <w:r w:rsidR="00092114" w:rsidRPr="00261E78">
              <w:rPr>
                <w:rFonts w:eastAsia="DengXian"/>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rPr>
              <w:instrText xml:space="preserve">","archive_location":"1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","DOI":"10.2139/ssrn.4750326","event-place":"Rochester,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Q&amp;A platform</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AI-generated content</w:instrText>
            </w:r>
            <w:r w:rsidR="00092114" w:rsidRPr="00261E78">
              <w:rPr>
                <w:rFonts w:eastAsia="DengXian"/>
                <w:color w:val="000000"/>
                <w:sz w:val="18"/>
                <w:szCs w:val="18"/>
              </w:rPr>
              <w:instrText>、</w:instrText>
            </w:r>
            <w:r w:rsidR="00092114" w:rsidRPr="00261E78">
              <w:rPr>
                <w:rFonts w:eastAsia="DengXian"/>
                <w:color w:val="000000"/>
                <w:sz w:val="18"/>
                <w:szCs w:val="18"/>
              </w:rPr>
              <w:instrText>ban</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Wang &amp; Zheng, 2024</w:t>
            </w:r>
            <w:r w:rsidRPr="00261E78">
              <w:rPr>
                <w:rFonts w:eastAsia="DengXian"/>
                <w:color w:val="000000"/>
                <w:sz w:val="18"/>
                <w:szCs w:val="18"/>
              </w:rPr>
              <w:fldChar w:fldCharType="end"/>
            </w:r>
            <w:bookmarkEnd w:id="5"/>
          </w:p>
        </w:tc>
        <w:tc>
          <w:tcPr>
            <w:tcW w:w="1063" w:type="dxa"/>
            <w:tcMar>
              <w:left w:w="0" w:type="dxa"/>
              <w:right w:w="0" w:type="dxa"/>
            </w:tcMar>
            <w:vAlign w:val="center"/>
            <w:hideMark/>
          </w:tcPr>
          <w:p w14:paraId="40B7271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4D6454A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1D118C8D" w14:textId="522093B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ban</w:t>
            </w:r>
          </w:p>
        </w:tc>
        <w:tc>
          <w:tcPr>
            <w:tcW w:w="1671" w:type="dxa"/>
            <w:tcMar>
              <w:left w:w="0" w:type="dxa"/>
              <w:right w:w="0" w:type="dxa"/>
            </w:tcMar>
            <w:vAlign w:val="center"/>
            <w:hideMark/>
          </w:tcPr>
          <w:p w14:paraId="4549C1E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0BF4934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 Answerer, Viewer</w:t>
            </w:r>
          </w:p>
        </w:tc>
        <w:tc>
          <w:tcPr>
            <w:tcW w:w="1519" w:type="dxa"/>
            <w:tcMar>
              <w:left w:w="0" w:type="dxa"/>
              <w:right w:w="0" w:type="dxa"/>
            </w:tcMar>
            <w:vAlign w:val="center"/>
            <w:hideMark/>
          </w:tcPr>
          <w:p w14:paraId="40C295B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03F714B5" w14:textId="76D3993A" w:rsidR="00B25774" w:rsidRPr="00261E78" w:rsidRDefault="00B25774" w:rsidP="005C79A5">
            <w:pPr>
              <w:rPr>
                <w:rFonts w:eastAsia="DengXian"/>
                <w:color w:val="000000"/>
                <w:sz w:val="18"/>
                <w:szCs w:val="18"/>
              </w:rPr>
            </w:pPr>
            <w:r w:rsidRPr="00261E78">
              <w:rPr>
                <w:rFonts w:eastAsia="DengXian"/>
                <w:color w:val="000000"/>
                <w:sz w:val="18"/>
                <w:szCs w:val="18"/>
              </w:rPr>
              <w:t xml:space="preserve">Increase # </w:t>
            </w:r>
            <w:r w:rsidR="004B40A3" w:rsidRPr="00261E78">
              <w:rPr>
                <w:rFonts w:eastAsia="DengXian"/>
                <w:color w:val="000000"/>
                <w:sz w:val="18"/>
                <w:szCs w:val="18"/>
              </w:rPr>
              <w:t xml:space="preserve">of </w:t>
            </w:r>
            <w:r w:rsidRPr="00261E78">
              <w:rPr>
                <w:rFonts w:eastAsia="DengXian"/>
                <w:color w:val="000000"/>
                <w:sz w:val="18"/>
                <w:szCs w:val="18"/>
              </w:rPr>
              <w:t>questions</w:t>
            </w:r>
            <w:r w:rsidRPr="00261E78">
              <w:rPr>
                <w:rFonts w:eastAsia="DengXian"/>
                <w:color w:val="000000"/>
                <w:sz w:val="18"/>
                <w:szCs w:val="18"/>
              </w:rPr>
              <w:br/>
              <w:t xml:space="preserve">Increase # </w:t>
            </w:r>
            <w:r w:rsidR="004B40A3" w:rsidRPr="00261E78">
              <w:rPr>
                <w:rFonts w:eastAsia="DengXian"/>
                <w:color w:val="000000"/>
                <w:sz w:val="18"/>
                <w:szCs w:val="18"/>
              </w:rPr>
              <w:t xml:space="preserve">of </w:t>
            </w:r>
            <w:r w:rsidRPr="00261E78">
              <w:rPr>
                <w:rFonts w:eastAsia="DengXian"/>
                <w:color w:val="000000"/>
                <w:sz w:val="18"/>
                <w:szCs w:val="18"/>
              </w:rPr>
              <w:t xml:space="preserve">answers; </w:t>
            </w:r>
            <w:r w:rsidR="008343D3">
              <w:rPr>
                <w:rFonts w:eastAsia="DengXian"/>
                <w:color w:val="000000"/>
                <w:sz w:val="18"/>
                <w:szCs w:val="18"/>
              </w:rPr>
              <w:t>i</w:t>
            </w:r>
            <w:r w:rsidRPr="00261E78">
              <w:rPr>
                <w:rFonts w:eastAsia="DengXian"/>
                <w:color w:val="000000"/>
                <w:sz w:val="18"/>
                <w:szCs w:val="18"/>
              </w:rPr>
              <w:t>ncrease</w:t>
            </w:r>
            <w:r w:rsidRPr="00261E78">
              <w:rPr>
                <w:rFonts w:eastAsia="DengXian"/>
                <w:color w:val="000000"/>
                <w:sz w:val="18"/>
                <w:szCs w:val="18"/>
              </w:rPr>
              <w:br/>
              <w:t>acceptance ratio of answers</w:t>
            </w:r>
            <w:r w:rsidRPr="00261E78">
              <w:rPr>
                <w:rFonts w:eastAsia="DengXian"/>
                <w:color w:val="000000"/>
                <w:sz w:val="18"/>
                <w:szCs w:val="18"/>
              </w:rPr>
              <w:br/>
              <w:t xml:space="preserve">Increase # </w:t>
            </w:r>
            <w:r w:rsidR="004B40A3" w:rsidRPr="00261E78">
              <w:rPr>
                <w:rFonts w:eastAsia="DengXian"/>
                <w:color w:val="000000"/>
                <w:sz w:val="18"/>
                <w:szCs w:val="18"/>
              </w:rPr>
              <w:t xml:space="preserve">of </w:t>
            </w:r>
            <w:r w:rsidRPr="00261E78">
              <w:rPr>
                <w:rFonts w:eastAsia="DengXian"/>
                <w:color w:val="000000"/>
                <w:sz w:val="18"/>
                <w:szCs w:val="18"/>
              </w:rPr>
              <w:t>views</w:t>
            </w:r>
          </w:p>
        </w:tc>
      </w:tr>
    </w:tbl>
    <w:p w14:paraId="1657AD19" w14:textId="77777777" w:rsidR="00F40939" w:rsidRPr="00261E78" w:rsidRDefault="00F40939" w:rsidP="00D26DA2">
      <w:pPr>
        <w:pStyle w:val="Notes"/>
        <w:sectPr w:rsidR="00F40939" w:rsidRPr="00261E78" w:rsidSect="00F40939">
          <w:pgSz w:w="15840" w:h="12240" w:orient="landscape" w:code="1"/>
          <w:pgMar w:top="1440" w:right="1440" w:bottom="1440" w:left="1440" w:header="720" w:footer="288" w:gutter="0"/>
          <w:cols w:space="720"/>
          <w:docGrid w:linePitch="299"/>
        </w:sectPr>
      </w:pPr>
    </w:p>
    <w:p w14:paraId="008666AD" w14:textId="7BA95FA6" w:rsidR="001E2EB1" w:rsidRPr="00261E78" w:rsidRDefault="001E2EB1" w:rsidP="001E2EB1">
      <w:pPr>
        <w:pStyle w:val="Paragraph0"/>
      </w:pPr>
      <w:r w:rsidRPr="00261E78">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61E78">
        <w:t xml:space="preserve">on supply </w:t>
      </w:r>
      <w:r w:rsidRPr="00261E78">
        <w:t xml:space="preserve">between explicitly labeled AI </w:t>
      </w:r>
      <w:r w:rsidR="00CF4BEE">
        <w:t xml:space="preserve">responses </w:t>
      </w:r>
      <w:r w:rsidRPr="00261E78">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recognition mechanisms.</w:t>
      </w:r>
    </w:p>
    <w:p w14:paraId="5A63D016" w14:textId="2EAA38F0" w:rsidR="001055A6" w:rsidRPr="00261E78" w:rsidRDefault="001055A6" w:rsidP="00A86F82">
      <w:pPr>
        <w:pStyle w:val="Paragraph0"/>
      </w:pPr>
      <w:r w:rsidRPr="00261E78">
        <w:t xml:space="preserve">To date, only </w:t>
      </w:r>
      <w:r w:rsidR="00944CB6" w:rsidRPr="00261E78">
        <w:fldChar w:fldCharType="begin"/>
      </w:r>
      <w:r w:rsidR="00944CB6" w:rsidRPr="00261E78">
        <w:instrText xml:space="preserve"> ADDIN ZOTERO_ITEM CSL_CITATION {"citationID":"jhebQ5xG","properties":{"formattedCitation":"(Su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944CB6"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944CB6" w:rsidRPr="00261E78">
        <w:instrText>","DOI":"10.2139/ssrn.4628786","event-place":"Rochester, NY","genre":"SSRN Scholarly Paper","language":"en","license":"</w:instrText>
      </w:r>
      <w:r w:rsidR="00944CB6" w:rsidRPr="00261E78">
        <w:rPr>
          <w:rFonts w:ascii="Apple Color Emoji" w:hAnsi="Apple Color Emoji" w:cs="Apple Color Emoji"/>
        </w:rPr>
        <w:instrText>⭐⭐⭐⭐⭐</w:instrText>
      </w:r>
      <w:r w:rsidR="00944CB6" w:rsidRPr="00261E78">
        <w:instrText>","note":"</w:instrText>
      </w:r>
      <w:r w:rsidR="00944CB6" w:rsidRPr="00261E78">
        <w:rPr>
          <w:rFonts w:ascii="Apple Color Emoji" w:hAnsi="Apple Color Emoji" w:cs="Apple Color Emoji"/>
        </w:rPr>
        <w:instrText>🏷️</w:instrText>
      </w:r>
      <w:r w:rsidR="00944CB6" w:rsidRPr="00261E78">
        <w:instrText xml:space="preserve"> /unread</w:instrText>
      </w:r>
      <w:r w:rsidR="00944CB6" w:rsidRPr="00261E78">
        <w:instrText>、</w:instrText>
      </w:r>
      <w:r w:rsidR="00944CB6" w:rsidRPr="00261E78">
        <w:instrText>/reading</w:instrText>
      </w:r>
      <w:r w:rsidR="00944CB6" w:rsidRPr="00261E78">
        <w:instrText>、</w:instrText>
      </w:r>
      <w:r w:rsidR="00944CB6" w:rsidRPr="00261E78">
        <w:instrText>randomized experiment</w:instrText>
      </w:r>
      <w:r w:rsidR="00944CB6" w:rsidRPr="00261E78">
        <w:instrText>、</w:instrText>
      </w:r>
      <w:r w:rsidR="00944CB6" w:rsidRPr="00261E78">
        <w:instrText>knowledge sharing</w:instrText>
      </w:r>
      <w:r w:rsidR="00944CB6" w:rsidRPr="00261E78">
        <w:instrText>、</w:instrText>
      </w:r>
      <w:r w:rsidR="00944CB6" w:rsidRPr="00261E78">
        <w:instrText>Q&amp;A platform</w:instrText>
      </w:r>
      <w:r w:rsidR="00944CB6" w:rsidRPr="00261E78">
        <w:instrText>、</w:instrText>
      </w:r>
      <w:r w:rsidR="00944CB6" w:rsidRPr="00261E78">
        <w:instrText>natural experiment</w:instrText>
      </w:r>
      <w:r w:rsidR="00944CB6" w:rsidRPr="00261E78">
        <w:instrText>、</w:instrText>
      </w:r>
      <w:r w:rsidR="00944CB6" w:rsidRPr="00261E78">
        <w:instrText>generative AI</w:instrText>
      </w:r>
      <w:r w:rsidR="00944CB6" w:rsidRPr="00261E78">
        <w:instrText>、</w:instrText>
      </w:r>
      <w:r w:rsidR="00944CB6"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61E78">
        <w:fldChar w:fldCharType="separate"/>
      </w:r>
      <w:r w:rsidR="00944CB6" w:rsidRPr="00261E78">
        <w:t>Su et al. (2023)</w:t>
      </w:r>
      <w:r w:rsidR="00944CB6" w:rsidRPr="00261E78" w:rsidDel="009D0DA0">
        <w:t xml:space="preserve"> </w:t>
      </w:r>
      <w:r w:rsidR="00944CB6" w:rsidRPr="00261E78">
        <w:fldChar w:fldCharType="end"/>
      </w:r>
      <w:r w:rsidR="00CF4BEE">
        <w:t xml:space="preserve">has </w:t>
      </w:r>
      <w:r w:rsidRPr="00261E78">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t>ways.</w:t>
      </w:r>
    </w:p>
    <w:p w14:paraId="025CB0AE" w14:textId="55B4BDD5" w:rsidR="005F5CF8" w:rsidRPr="00261E78" w:rsidRDefault="005F5CF8" w:rsidP="00A86F82">
      <w:pPr>
        <w:pStyle w:val="Paragraph0"/>
      </w:pPr>
      <w:r w:rsidRPr="00261E78">
        <w:t xml:space="preserve">First, </w:t>
      </w:r>
      <w:r w:rsidR="004D4E7E">
        <w:rPr>
          <w:rFonts w:hint="eastAsia"/>
        </w:rPr>
        <w:t>the two</w:t>
      </w:r>
      <w:r w:rsidRPr="00261E78">
        <w:t xml:space="preserve"> studies differ in platform and user characteristics. </w:t>
      </w:r>
      <w:r w:rsidR="00482A0C" w:rsidRPr="00261E78">
        <w:fldChar w:fldCharType="begin"/>
      </w:r>
      <w:r w:rsidR="00A61150" w:rsidRPr="00261E78">
        <w:instrText xml:space="preserve"> ADDIN ZOTERO_ITEM CSL_CITATION {"citationID":"o2ECu1R0","properties":{"formattedCitation":"(Su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61E78">
        <w:fldChar w:fldCharType="separate"/>
      </w:r>
      <w:r w:rsidR="00482A0C" w:rsidRPr="00261E78">
        <w:t>Su et al. (2023)</w:t>
      </w:r>
      <w:r w:rsidR="00482A0C" w:rsidRPr="00261E78" w:rsidDel="009D0DA0">
        <w:t xml:space="preserve"> </w:t>
      </w:r>
      <w:r w:rsidR="00482A0C" w:rsidRPr="00261E78">
        <w:fldChar w:fldCharType="end"/>
      </w:r>
      <w:r w:rsidR="004D4E7E">
        <w:rPr>
          <w:rFonts w:hint="eastAsia"/>
        </w:rPr>
        <w:t>examine</w:t>
      </w:r>
      <w:r w:rsidRPr="00261E78">
        <w:t xml:space="preserve"> Quora’s implementation of Sage, a platform </w:t>
      </w:r>
      <w:r w:rsidR="004D4E7E">
        <w:rPr>
          <w:rFonts w:hint="eastAsia"/>
        </w:rPr>
        <w:t>characterized by</w:t>
      </w:r>
      <w:r w:rsidRPr="00261E78">
        <w:t xml:space="preserve"> diverse content spanning philosophy, personal advice, and cultural discussions. This heterogeneity </w:t>
      </w:r>
      <w:r w:rsidR="004D4E7E">
        <w:rPr>
          <w:rFonts w:hint="eastAsia"/>
        </w:rPr>
        <w:t>fosters</w:t>
      </w:r>
      <w:r w:rsidRPr="00261E78">
        <w:t xml:space="preserve"> natural complementarities where AI provides factual baselines while humans contribute experiential insights. </w:t>
      </w:r>
      <w:r w:rsidR="00BF617B">
        <w:t>Quora</w:t>
      </w:r>
      <w:r w:rsidR="005161AB">
        <w:t>’</w:t>
      </w:r>
      <w:r w:rsidR="00BF617B">
        <w:t xml:space="preserve">s user base is notably diverse, </w:t>
      </w:r>
      <w:r w:rsidR="00CF4BEE">
        <w:t xml:space="preserve">ranging from </w:t>
      </w:r>
      <w:r w:rsidR="00BF617B">
        <w:t xml:space="preserve">casual users seeking entertainment </w:t>
      </w:r>
      <w:r w:rsidR="00CF4BEE">
        <w:t xml:space="preserve">to </w:t>
      </w:r>
      <w:r w:rsidR="00BF617B">
        <w:t xml:space="preserve">experts sharing personal experiences across various domains. The value </w:t>
      </w:r>
      <w:r w:rsidR="00537762">
        <w:rPr>
          <w:rFonts w:hint="eastAsia"/>
        </w:rPr>
        <w:t>of human contributions</w:t>
      </w:r>
      <w:r w:rsidR="00BF617B">
        <w:t xml:space="preserve"> often lies in subjective interpretation and lived experiences that AI cannot easily replicate. </w:t>
      </w:r>
      <w:r w:rsidRPr="00261E78">
        <w:t xml:space="preserve">In </w:t>
      </w:r>
      <w:r w:rsidRPr="00261E78">
        <w:lastRenderedPageBreak/>
        <w:t xml:space="preserve">contrast, our </w:t>
      </w:r>
      <w:r w:rsidR="0045651A" w:rsidRPr="00261E78">
        <w:t xml:space="preserve">online </w:t>
      </w:r>
      <w:r w:rsidRPr="00261E78">
        <w:t xml:space="preserve">technical Q&amp;A community comprises primarily IT professionals addressing objective, verifiable problems where AI capabilities </w:t>
      </w:r>
      <w:r w:rsidR="00537762">
        <w:rPr>
          <w:rFonts w:hint="eastAsia"/>
        </w:rPr>
        <w:t xml:space="preserve">can </w:t>
      </w:r>
      <w:r w:rsidRPr="00261E78">
        <w:t>compete with human expertise.</w:t>
      </w:r>
      <w:r w:rsidR="005161AB" w:rsidRPr="005161AB">
        <w:t xml:space="preserve"> </w:t>
      </w:r>
      <w:r w:rsidR="005161AB">
        <w:t xml:space="preserve">In technical domains, the value of contributions is </w:t>
      </w:r>
      <w:r w:rsidR="00537762">
        <w:rPr>
          <w:rFonts w:hint="eastAsia"/>
        </w:rPr>
        <w:t>evaluated</w:t>
      </w:r>
      <w:r w:rsidR="005161AB">
        <w:t xml:space="preserve"> primarily </w:t>
      </w:r>
      <w:r w:rsidR="00537762">
        <w:rPr>
          <w:rFonts w:hint="eastAsia"/>
        </w:rPr>
        <w:t>on</w:t>
      </w:r>
      <w:r w:rsidR="005161AB">
        <w:t xml:space="preserve"> correctness and efficiency rather than narrative depth. This fundamental difference substantially shapes how AI presence affects </w:t>
      </w:r>
      <w:r w:rsidR="00537762">
        <w:rPr>
          <w:rFonts w:hint="eastAsia"/>
        </w:rPr>
        <w:t xml:space="preserve">incentives for </w:t>
      </w:r>
      <w:r w:rsidR="005161AB">
        <w:t>human contributio</w:t>
      </w:r>
      <w:r w:rsidR="00537762">
        <w:rPr>
          <w:rFonts w:hint="eastAsia"/>
        </w:rPr>
        <w:t>n</w:t>
      </w:r>
      <w:r w:rsidR="005161AB">
        <w:rPr>
          <w:rFonts w:hint="eastAsia"/>
        </w:rPr>
        <w:t>.</w:t>
      </w:r>
    </w:p>
    <w:p w14:paraId="4DC9B699" w14:textId="12BA1C01" w:rsidR="000F53CF" w:rsidRPr="000F53CF" w:rsidRDefault="005F5CF8" w:rsidP="00EB4B15">
      <w:pPr>
        <w:pStyle w:val="Paragraph0"/>
        <w:widowControl w:val="0"/>
        <w:ind w:firstLine="533"/>
      </w:pPr>
      <w:r w:rsidRPr="00261E78">
        <w:t xml:space="preserve">Second, internal AI plays different roles </w:t>
      </w:r>
      <w:proofErr w:type="gramStart"/>
      <w:r w:rsidR="00CF4BEE">
        <w:t>with</w:t>
      </w:r>
      <w:r w:rsidR="00CF4BEE" w:rsidRPr="00261E78">
        <w:t xml:space="preserve"> </w:t>
      </w:r>
      <w:r w:rsidR="00537762">
        <w:rPr>
          <w:rFonts w:hint="eastAsia"/>
        </w:rPr>
        <w:t>regard</w:t>
      </w:r>
      <w:r w:rsidR="00CF4BEE">
        <w:t xml:space="preserve"> to</w:t>
      </w:r>
      <w:proofErr w:type="gramEnd"/>
      <w:r w:rsidR="00537762">
        <w:rPr>
          <w:rFonts w:hint="eastAsia"/>
        </w:rPr>
        <w:t xml:space="preserve"> timing and competition</w:t>
      </w:r>
      <w:r w:rsidR="00CF4BEE">
        <w:t xml:space="preserve"> in </w:t>
      </w:r>
      <w:r w:rsidR="00CF4BEE" w:rsidRPr="00261E78">
        <w:t>the two research contexts</w:t>
      </w:r>
      <w:r w:rsidRPr="00261E78">
        <w:t xml:space="preserve">. In </w:t>
      </w:r>
      <w:r w:rsidR="00D83FFD" w:rsidRPr="00261E78">
        <w:fldChar w:fldCharType="begin"/>
      </w:r>
      <w:r w:rsidR="00A61150" w:rsidRPr="00261E78">
        <w:instrText xml:space="preserve"> ADDIN ZOTERO_ITEM CSL_CITATION {"citationID":"v4xlFB6R","properties":{"formattedCitation":"(Su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61E78">
        <w:fldChar w:fldCharType="separate"/>
      </w:r>
      <w:r w:rsidR="00D83FFD" w:rsidRPr="00261E78">
        <w:t>Su et al. (2023)</w:t>
      </w:r>
      <w:r w:rsidR="00D83FFD" w:rsidRPr="00261E78">
        <w:fldChar w:fldCharType="end"/>
      </w:r>
      <w:r w:rsidRPr="00261E78">
        <w:t xml:space="preserve">, AI-generated answers arrive approximately three months after </w:t>
      </w:r>
      <w:r w:rsidR="00537762">
        <w:rPr>
          <w:rFonts w:hint="eastAsia"/>
        </w:rPr>
        <w:t>a question is posted. In this context, AI functions as a delayed supplement that may reactivate dormant discussions, prompting additional reflection among participants after human discourse has already unfolded. In contrast, our setting</w:t>
      </w:r>
      <w:r w:rsidRPr="00261E78">
        <w:t xml:space="preserve"> features near-instantaneous AI responses</w:t>
      </w:r>
      <w:r w:rsidR="00495BB1">
        <w:rPr>
          <w:rFonts w:hint="eastAsia"/>
        </w:rPr>
        <w:t xml:space="preserve">. Here, AI acts as the initial responder, </w:t>
      </w:r>
      <w:r w:rsidRPr="00261E78">
        <w:t>potentially preempting human contributions.</w:t>
      </w:r>
      <w:r w:rsidR="004244C2" w:rsidRPr="004244C2">
        <w:t xml:space="preserve"> </w:t>
      </w:r>
      <w:r w:rsidR="004244C2">
        <w:t>When users encounter a question that has</w:t>
      </w:r>
      <w:r w:rsidR="00495BB1">
        <w:rPr>
          <w:rFonts w:hint="eastAsia"/>
        </w:rPr>
        <w:t xml:space="preserve"> already received</w:t>
      </w:r>
      <w:r w:rsidR="004244C2">
        <w:t xml:space="preserve"> an </w:t>
      </w:r>
      <w:r w:rsidR="00495BB1">
        <w:rPr>
          <w:rFonts w:hint="eastAsia"/>
        </w:rPr>
        <w:t xml:space="preserve">immediate </w:t>
      </w:r>
      <w:r w:rsidR="004244C2">
        <w:t>AI-generated answer, the question may appear</w:t>
      </w:r>
      <w:r w:rsidR="005C65A6">
        <w:t xml:space="preserve"> to</w:t>
      </w:r>
      <w:r w:rsidR="004244C2">
        <w:t xml:space="preserve"> already </w:t>
      </w:r>
      <w:r w:rsidR="005C65A6">
        <w:t xml:space="preserve">be </w:t>
      </w:r>
      <w:r w:rsidR="004244C2">
        <w:t xml:space="preserve">addressed, </w:t>
      </w:r>
      <w:r w:rsidR="005C65A6">
        <w:t xml:space="preserve">and </w:t>
      </w:r>
      <w:r w:rsidR="00495BB1">
        <w:rPr>
          <w:rFonts w:hint="eastAsia"/>
        </w:rPr>
        <w:t>the</w:t>
      </w:r>
      <w:r w:rsidR="004244C2">
        <w:t xml:space="preserve"> perceived urgency </w:t>
      </w:r>
      <w:r w:rsidR="00FD4BBD">
        <w:t xml:space="preserve">of </w:t>
      </w:r>
      <w:r w:rsidR="004244C2">
        <w:t>human contribution</w:t>
      </w:r>
      <w:r w:rsidR="00495BB1">
        <w:rPr>
          <w:rFonts w:hint="eastAsia"/>
        </w:rPr>
        <w:t xml:space="preserve"> may diminish</w:t>
      </w:r>
      <w:r w:rsidR="004244C2">
        <w:t xml:space="preserve">. </w:t>
      </w:r>
      <w:r w:rsidR="000F53CF" w:rsidRPr="000F53CF">
        <w:t xml:space="preserve">This difference in timing fundamentally </w:t>
      </w:r>
      <w:r w:rsidR="00495BB1">
        <w:rPr>
          <w:rFonts w:hint="eastAsia"/>
        </w:rPr>
        <w:t>re</w:t>
      </w:r>
      <w:r w:rsidR="000F53CF" w:rsidRPr="000F53CF">
        <w:t xml:space="preserve">shapes the </w:t>
      </w:r>
      <w:r w:rsidR="00495BB1">
        <w:rPr>
          <w:rFonts w:hint="eastAsia"/>
        </w:rPr>
        <w:t xml:space="preserve">nature of community interaction: in our setting, </w:t>
      </w:r>
      <w:r w:rsidR="000F53CF" w:rsidRPr="000F53CF">
        <w:t xml:space="preserve">AI </w:t>
      </w:r>
      <w:r w:rsidR="00495BB1">
        <w:rPr>
          <w:rFonts w:hint="eastAsia"/>
        </w:rPr>
        <w:t>is</w:t>
      </w:r>
      <w:r w:rsidR="000F53CF" w:rsidRPr="000F53CF">
        <w:t xml:space="preserve"> a direct competitor for </w:t>
      </w:r>
      <w:r w:rsidR="00495BB1">
        <w:rPr>
          <w:rFonts w:hint="eastAsia"/>
        </w:rPr>
        <w:t xml:space="preserve">the </w:t>
      </w:r>
      <w:r w:rsidR="000F53CF" w:rsidRPr="000F53CF">
        <w:t xml:space="preserve">initial response, </w:t>
      </w:r>
      <w:r w:rsidR="00D414E1">
        <w:t>whereas</w:t>
      </w:r>
      <w:r w:rsidR="00495BB1">
        <w:rPr>
          <w:rFonts w:hint="eastAsia"/>
        </w:rPr>
        <w:t xml:space="preserve"> in Su et al. (2023), it serves as a retrospective addition</w:t>
      </w:r>
      <w:r w:rsidR="000F53CF" w:rsidRPr="000F53CF">
        <w:t xml:space="preserve"> to established discussions.</w:t>
      </w:r>
    </w:p>
    <w:p w14:paraId="5728E470" w14:textId="08D1082A" w:rsidR="009A08C5" w:rsidRPr="00261E78" w:rsidRDefault="009A08C5" w:rsidP="009A08C5">
      <w:pPr>
        <w:pStyle w:val="Paragraph0"/>
      </w:pPr>
      <w:r w:rsidRPr="00261E78">
        <w:t>These differences suggest that the effect of internal GenAI</w:t>
      </w:r>
      <w:r w:rsidR="005F5CF8" w:rsidRPr="00261E78">
        <w:t xml:space="preserve"> </w:t>
      </w:r>
      <w:r w:rsidRPr="00261E78">
        <w:t xml:space="preserve">may be highly contingent on platform design, user composition, and implementation strategies. While </w:t>
      </w:r>
      <w:r w:rsidR="00FF55A9" w:rsidRPr="00261E78">
        <w:fldChar w:fldCharType="begin"/>
      </w:r>
      <w:r w:rsidR="00A61150" w:rsidRPr="00261E78">
        <w:instrText xml:space="preserve"> ADDIN ZOTERO_ITEM CSL_CITATION {"citationID":"5sg1lwbi","properties":{"formattedCitation":"(Su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61E78">
        <w:fldChar w:fldCharType="separate"/>
      </w:r>
      <w:r w:rsidR="00FF55A9" w:rsidRPr="00261E78">
        <w:t>Su et al.</w:t>
      </w:r>
      <w:r w:rsidR="0037499A" w:rsidRPr="00261E78">
        <w:t>’</w:t>
      </w:r>
      <w:r w:rsidR="005C65A6">
        <w:t>s</w:t>
      </w:r>
      <w:r w:rsidR="00FF55A9" w:rsidRPr="00261E78">
        <w:t xml:space="preserve"> (2023)</w:t>
      </w:r>
      <w:r w:rsidR="00FF55A9" w:rsidRPr="00261E78">
        <w:fldChar w:fldCharType="end"/>
      </w:r>
      <w:r w:rsidRPr="00261E78">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61E78" w:rsidRDefault="00DA0533" w:rsidP="0057336B">
      <w:pPr>
        <w:pStyle w:val="Heading1"/>
      </w:pPr>
      <w:r w:rsidRPr="00261E78">
        <w:lastRenderedPageBreak/>
        <w:t>Theoretical Development</w:t>
      </w:r>
    </w:p>
    <w:p w14:paraId="191FF763" w14:textId="1B15D810" w:rsidR="00FE702D" w:rsidRPr="00261E78" w:rsidRDefault="000311D4" w:rsidP="00E93697">
      <w:pPr>
        <w:pStyle w:val="Heading2"/>
      </w:pPr>
      <w:r w:rsidRPr="00261E78">
        <w:t>The Impacts of Internal GenAI</w:t>
      </w:r>
      <w:r w:rsidR="00FE702D" w:rsidRPr="00261E78">
        <w:t xml:space="preserve"> on Answer</w:t>
      </w:r>
      <w:r w:rsidR="003954A5" w:rsidRPr="00261E78">
        <w:rPr>
          <w:lang w:eastAsia="zh-CN"/>
        </w:rPr>
        <w:t>ers</w:t>
      </w:r>
    </w:p>
    <w:p w14:paraId="4FAC8C8A" w14:textId="48F2540B" w:rsidR="003424FF" w:rsidRPr="00261E78" w:rsidRDefault="003424FF" w:rsidP="00A86F82">
      <w:pPr>
        <w:pStyle w:val="Paragraph0"/>
        <w:widowControl w:val="0"/>
        <w:ind w:firstLine="432"/>
      </w:pPr>
      <w:r w:rsidRPr="00261E78">
        <w:t xml:space="preserve">Prior studies demonstrate that technological interventions significantly impact participation in online communities </w:t>
      </w:r>
      <w:r w:rsidR="004B6048" w:rsidRPr="00261E78">
        <w:fldChar w:fldCharType="begin"/>
      </w:r>
      <w:r w:rsidR="004B6048" w:rsidRPr="00261E78">
        <w: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instrText>
      </w:r>
      <w:r w:rsidR="004B6048" w:rsidRPr="00261E78">
        <w:instrText>【摘要翻译】在线社区是互联网上最受欢迎的目的地之一，但并非所有的在线社区都同样成功。每一个繁荣的</w:instrText>
      </w:r>
      <w:r w:rsidR="004B6048" w:rsidRPr="00261E78">
        <w:instrText xml:space="preserve"> Facebook</w:instrText>
      </w:r>
      <w:r w:rsidR="004B6048" w:rsidRPr="00261E78">
        <w:instrText>，都有一个垂死的</w:instrText>
      </w:r>
      <w:r w:rsidR="004B6048" w:rsidRPr="00261E78">
        <w:instrText xml:space="preserve"> Friendster —— </w:instrText>
      </w:r>
      <w:r w:rsidR="004B6048" w:rsidRPr="00261E78">
        <w: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instrText>
      </w:r>
      <w:r w:rsidR="004B6048" w:rsidRPr="00261E78">
        <w:instrText xml:space="preserve"> </w:instrText>
      </w:r>
      <w:r w:rsidR="004B6048" w:rsidRPr="00261E78">
        <w:instrText>开始一个新的社区，吸引新的成员，鼓励承诺，鼓励贡献，以及规范不当行为和冲突。通过围绕这些基本设计特性组织他们的演示，作者鼓励从业者考虑替代方案，而不是简单地适应其他网站上看到的特性。</w:instrText>
      </w:r>
      <w:r w:rsidR="004B6048" w:rsidRPr="00261E78">
        <w:instrText>","ISBN":"978-0-262-01657-5","language":"en","note":"</w:instrText>
      </w:r>
      <w:r w:rsidR="004B6048" w:rsidRPr="00261E78">
        <w:rPr>
          <w:rFonts w:ascii="Apple Color Emoji" w:hAnsi="Apple Color Emoji" w:cs="Apple Color Emoji"/>
        </w:rPr>
        <w:instrText>🏷️</w:instrText>
      </w:r>
      <w:r w:rsidR="004B6048" w:rsidRPr="00261E78">
        <w: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instrText>
      </w:r>
      <w:r w:rsidR="004B6048" w:rsidRPr="00261E78">
        <w:fldChar w:fldCharType="separate"/>
      </w:r>
      <w:r w:rsidR="004B6048" w:rsidRPr="00261E78">
        <w:t>(Kraut et al.</w:t>
      </w:r>
      <w:r w:rsidR="0037499A">
        <w:t>,</w:t>
      </w:r>
      <w:r w:rsidR="004B6048" w:rsidRPr="00261E78">
        <w:t xml:space="preserve"> 2012)</w:t>
      </w:r>
      <w:r w:rsidR="004B6048" w:rsidRPr="00261E78">
        <w:fldChar w:fldCharType="end"/>
      </w:r>
      <w:r w:rsidR="004B6048" w:rsidRPr="00261E78">
        <w:t xml:space="preserve">. </w:t>
      </w:r>
      <w:r w:rsidRPr="00261E78">
        <w:t>Building on this foundation, we hypothesize that internal GenAI reduces human answer</w:t>
      </w:r>
      <w:r w:rsidR="00BB1820" w:rsidRPr="00261E78">
        <w:t xml:space="preserve"> supply</w:t>
      </w:r>
      <w:r w:rsidRPr="00261E78">
        <w:t xml:space="preserve"> through three mechanisms: the content effect (</w:t>
      </w:r>
      <w:r w:rsidRPr="00261E78">
        <w:rPr>
          <w:i/>
          <w:iCs/>
        </w:rPr>
        <w:t>what</w:t>
      </w:r>
      <w:r w:rsidRPr="00261E78">
        <w:t xml:space="preserve"> the AI says), the source effect (</w:t>
      </w:r>
      <w:r w:rsidRPr="00261E78">
        <w:rPr>
          <w:i/>
          <w:iCs/>
        </w:rPr>
        <w:t>who</w:t>
      </w:r>
      <w:r w:rsidRPr="00261E78">
        <w:t xml:space="preserve"> says it: AI versus human), and the position effect (</w:t>
      </w:r>
      <w:r w:rsidRPr="00261E78">
        <w:rPr>
          <w:i/>
          <w:iCs/>
        </w:rPr>
        <w:t>when/where</w:t>
      </w:r>
      <w:r w:rsidRPr="00261E78">
        <w:t xml:space="preserve"> AI says it). These mechanisms derive from established theories of online community participation and human-AI interaction.</w:t>
      </w:r>
    </w:p>
    <w:p w14:paraId="5365E360" w14:textId="7E6A058E" w:rsidR="00D02C39" w:rsidRPr="00261E78" w:rsidRDefault="00F41BC6" w:rsidP="0010398E">
      <w:pPr>
        <w:pStyle w:val="Heading3"/>
      </w:pPr>
      <w:r w:rsidRPr="00261E78">
        <w:t>C</w:t>
      </w:r>
      <w:r w:rsidR="00D02C39" w:rsidRPr="00261E78">
        <w:t xml:space="preserve">ontent </w:t>
      </w:r>
      <w:r w:rsidRPr="00261E78">
        <w:t>E</w:t>
      </w:r>
      <w:r w:rsidR="00D02C39" w:rsidRPr="00261E78">
        <w:t>ffect</w:t>
      </w:r>
    </w:p>
    <w:p w14:paraId="10D3A4B3" w14:textId="19450716" w:rsidR="00062D3D" w:rsidRPr="00261E78" w:rsidRDefault="006C571B" w:rsidP="006C571B">
      <w:pPr>
        <w:pStyle w:val="Paragraph0"/>
      </w:pPr>
      <w:r w:rsidRPr="00261E78">
        <w:t>The content effect refers to how AI-generated answers</w:t>
      </w:r>
      <w:r w:rsidR="00144466" w:rsidRPr="00261E78">
        <w:t>’</w:t>
      </w:r>
      <w:r w:rsidRPr="00261E78">
        <w:t xml:space="preserve"> quality and comprehensiveness influence human answerers</w:t>
      </w:r>
      <w:r w:rsidR="00144466" w:rsidRPr="00261E78">
        <w:t>’</w:t>
      </w:r>
      <w:r w:rsidRPr="00261E78">
        <w:t xml:space="preserve"> decisions. This mechanism aligns with </w:t>
      </w:r>
      <w:r w:rsidR="002C29E2" w:rsidRPr="00261E78">
        <w:t xml:space="preserve">the </w:t>
      </w:r>
      <w:r w:rsidR="00536CDF">
        <w:t>e</w:t>
      </w:r>
      <w:r w:rsidRPr="00261E78">
        <w:t>xpectancy-</w:t>
      </w:r>
      <w:r w:rsidR="00536CDF">
        <w:t>v</w:t>
      </w:r>
      <w:r w:rsidRPr="00261E78">
        <w:t xml:space="preserve">alue </w:t>
      </w:r>
      <w:r w:rsidR="00536CDF">
        <w:t>t</w:t>
      </w:r>
      <w:r w:rsidRPr="00261E78">
        <w:t xml:space="preserve">heory </w:t>
      </w:r>
      <w:r w:rsidR="00E460E9" w:rsidRPr="00261E78">
        <w:fldChar w:fldCharType="begin"/>
      </w:r>
      <w:r w:rsidR="00DA0F90" w:rsidRPr="00261E78">
        <w:instrText xml:space="preserve"> ADDIN ZOTERO_ITEM CSL_CITATION {"citationID":"KnUmiSZr","properties":{"formattedCitation":"(Wigfield &amp; Eccles 2000)","plainCitation":"(Wigfield &amp; Eccles 2000)","noteIndex":0},"citationItems":[{"id":26497,"uris":["http://zotero.org/users/8905122/items/T64QJQ7P"],"itemData":{"id":26497,"type":"article-journal","abstract":"We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ability-expectancy beliefs and subjective task values to their performance and choice of activities. (PsycInfo Database Record (c) 2020 APA, all rights reserved)\n\n</w:instrText>
      </w:r>
      <w:r w:rsidR="00DA0F90" w:rsidRPr="00261E78">
        <w:instrText>【摘要翻译】我们讨论期望值理论的动机，重点是期望值模型开发和研究的埃克尔斯等人</w:instrText>
      </w:r>
      <w:r w:rsidR="00DA0F90" w:rsidRPr="00261E78">
        <w:instrText xml:space="preserve"> (1998 </w:instrText>
      </w:r>
      <w:r w:rsidR="00DA0F90" w:rsidRPr="00261E78">
        <w:instrText>年，也参见</w:instrText>
      </w:r>
      <w:r w:rsidR="00DA0F90" w:rsidRPr="00261E78">
        <w:instrText xml:space="preserve"> 1983 </w:instrText>
      </w:r>
      <w:r w:rsidR="00DA0F90" w:rsidRPr="00261E78">
        <w:instrText>年</w:instrText>
      </w:r>
      <w:r w:rsidR="00DA0F90" w:rsidRPr="00261E78">
        <w:instrText>)</w:instrText>
      </w:r>
      <w:r w:rsidR="00DA0F90" w:rsidRPr="00261E78">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DA0F90" w:rsidRPr="00261E78">
        <w:instrText xml:space="preserve">(PsycInfo </w:instrText>
      </w:r>
      <w:r w:rsidR="00DA0F90" w:rsidRPr="00261E78">
        <w:instrText>资料库纪录</w:instrText>
      </w:r>
      <w:r w:rsidR="00DA0F90" w:rsidRPr="00261E78">
        <w:instrText xml:space="preserve"> (c) 2020 </w:instrText>
      </w:r>
      <w:r w:rsidR="00DA0F90" w:rsidRPr="00261E78">
        <w:instrText>年美国心理学会，保留所有权利</w:instrText>
      </w:r>
      <w:r w:rsidR="00DA0F90" w:rsidRPr="00261E78">
        <w:instrText xml:space="preserve">)","archive_location":"6307 </w:instrText>
      </w:r>
      <w:r w:rsidR="00DA0F90" w:rsidRPr="00261E78">
        <w:rPr>
          <w:rFonts w:ascii="Apple Color Emoji" w:hAnsi="Apple Color Emoji" w:cs="Apple Color Emoji"/>
        </w:rPr>
        <w:instrText>📊</w:instrText>
      </w:r>
      <w:r w:rsidR="00DA0F90" w:rsidRPr="00261E78">
        <w:instrText>","call-number":"1","container-title":"Contemporary Educational Psychology","DOI":"10.1006/ceps.1999.1015","ISSN":"0361-476X","issue":"1","journalAbbreviation":"Contemporary Educational Psychology","language":"en","note":"</w:instrText>
      </w:r>
      <w:r w:rsidR="00DA0F90" w:rsidRPr="00261E78">
        <w:rPr>
          <w:rFonts w:ascii="Apple Color Emoji" w:hAnsi="Apple Color Emoji" w:cs="Apple Color Emoji"/>
        </w:rPr>
        <w:instrText>🏷️</w:instrText>
      </w:r>
      <w:r w:rsidR="00DA0F90" w:rsidRPr="00261E78">
        <w:instrText xml:space="preserve"> /unread</w:instrText>
      </w:r>
      <w:r w:rsidR="00DA0F90" w:rsidRPr="00261E78">
        <w:instrText>、</w:instrText>
      </w:r>
      <w:r w:rsidR="00DA0F90" w:rsidRPr="00261E78">
        <w:instrText>Expectations</w:instrText>
      </w:r>
      <w:r w:rsidR="00DA0F90" w:rsidRPr="00261E78">
        <w:instrText>、</w:instrText>
      </w:r>
      <w:r w:rsidR="00DA0F90" w:rsidRPr="00261E78">
        <w:instrText>Students</w:instrText>
      </w:r>
      <w:r w:rsidR="00DA0F90" w:rsidRPr="00261E78">
        <w:instrText>、</w:instrText>
      </w:r>
      <w:r w:rsidR="00DA0F90" w:rsidRPr="00261E78">
        <w:instrText>Academic Achievement Motivation</w:instrText>
      </w:r>
      <w:r w:rsidR="00DA0F90" w:rsidRPr="00261E78">
        <w:instrText>、</w:instrText>
      </w:r>
      <w:r w:rsidR="00DA0F90" w:rsidRPr="00261E78">
        <w:instrText>Personal Values</w:instrText>
      </w:r>
      <w:r w:rsidR="00DA0F90" w:rsidRPr="00261E78">
        <w:instrText>、</w:instrText>
      </w:r>
      <w:r w:rsidR="00DA0F90" w:rsidRPr="00261E78">
        <w:instrText>Student Attitudes</w:instrText>
      </w:r>
      <w:r w:rsidR="00DA0F90" w:rsidRPr="00261E78">
        <w:instrText>、</w:instrText>
      </w:r>
      <w:r w:rsidR="00DA0F90" w:rsidRPr="00261E78">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61E78">
        <w:fldChar w:fldCharType="separate"/>
      </w:r>
      <w:r w:rsidR="00FE6CD1" w:rsidRPr="00261E78">
        <w:t>(Wigfield &amp; Eccles</w:t>
      </w:r>
      <w:r w:rsidR="0037499A">
        <w:t>,</w:t>
      </w:r>
      <w:r w:rsidR="00FE6CD1" w:rsidRPr="00261E78">
        <w:t xml:space="preserve"> 2000)</w:t>
      </w:r>
      <w:r w:rsidR="00E460E9" w:rsidRPr="00261E78">
        <w:fldChar w:fldCharType="end"/>
      </w:r>
      <w:r w:rsidR="00E460E9" w:rsidRPr="00261E78">
        <w:t xml:space="preserve">, </w:t>
      </w:r>
      <w:r w:rsidRPr="00261E78">
        <w:t xml:space="preserve">which suggests individuals engage in behaviors </w:t>
      </w:r>
      <w:r w:rsidR="00A65D0B" w:rsidRPr="00261E78">
        <w:t>based on success expectations and perceived value</w:t>
      </w:r>
      <w:r w:rsidRPr="00261E78">
        <w:t>.</w:t>
      </w:r>
    </w:p>
    <w:p w14:paraId="66A992B7" w14:textId="2F814593" w:rsidR="00A65D0B" w:rsidRPr="00261E78" w:rsidRDefault="00A65D0B" w:rsidP="00A65D0B">
      <w:pPr>
        <w:pStyle w:val="Paragraph0"/>
      </w:pPr>
      <w:r w:rsidRPr="00261E78">
        <w:t xml:space="preserve">GenAI systems typically produce thorough, well-articulated answers </w:t>
      </w:r>
      <w:r w:rsidR="005D51D0" w:rsidRPr="00261E78">
        <w:fldChar w:fldCharType="begin"/>
      </w:r>
      <w:r w:rsidR="005D51D0" w:rsidRPr="00261E78">
        <w:instrText xml:space="preserve"> ADDIN ZOTERO_ITEM CSL_CITATION {"citationID":"TDNrnKJW","properties":{"formattedCitation":"(Brown et al. 2020)","plainCitation":"(Brown et al. 2020)","noteIndex":0},"citationItems":[{"id":26499,"uris":["http://zotero.org/users/8905122/items/RJAQQQ7V"],"itemData":{"id":26499,"type":"paper-conference","abstract":"We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corpora.\n\n</w:instrText>
      </w:r>
      <w:r w:rsidR="005D51D0" w:rsidRPr="00261E78">
        <w:instrText>【摘要翻译】我们证明，扩展语言模型可以大大提高任务无关性、小范围性能，有时甚至可以与现有的最先进的微调方法相媲美。具体来说，我们训练了</w:instrText>
      </w:r>
      <w:r w:rsidR="005D51D0" w:rsidRPr="00261E78">
        <w:instrText xml:space="preserve"> GPT-3</w:instrText>
      </w:r>
      <w:r w:rsidR="005D51D0" w:rsidRPr="00261E78">
        <w:instrText>，这是一个拥有</w:instrText>
      </w:r>
      <w:r w:rsidR="005D51D0" w:rsidRPr="00261E78">
        <w:instrText xml:space="preserve"> 1750 </w:instrText>
      </w:r>
      <w:r w:rsidR="005D51D0" w:rsidRPr="00261E78">
        <w:instrText>亿个参数的自回归语言模型，比以前的任何非稀疏语言模型都多</w:instrText>
      </w:r>
      <w:r w:rsidR="005D51D0" w:rsidRPr="00261E78">
        <w:instrText xml:space="preserve"> 10 </w:instrText>
      </w:r>
      <w:r w:rsidR="005D51D0" w:rsidRPr="00261E78">
        <w:instrText>倍，并且在少数镜头下测试了它的性能。对于所有任务，</w:instrText>
      </w:r>
      <w:r w:rsidR="005D51D0" w:rsidRPr="00261E78">
        <w:instrText xml:space="preserve">GPT-3 </w:instrText>
      </w:r>
      <w:r w:rsidR="005D51D0" w:rsidRPr="00261E78">
        <w:instrText>的应用没有任何梯度更新或微调，纯粹通过与模型的文本交互指定任务和少量演示。</w:instrText>
      </w:r>
      <w:r w:rsidR="005D51D0" w:rsidRPr="00261E78">
        <w:instrText xml:space="preserve">GPT-3 </w:instrText>
      </w:r>
      <w:r w:rsidR="005D51D0" w:rsidRPr="00261E78">
        <w:instrText>在许多</w:instrText>
      </w:r>
      <w:r w:rsidR="005D51D0" w:rsidRPr="00261E78">
        <w:instrText xml:space="preserve"> NLP </w:instrText>
      </w:r>
      <w:r w:rsidR="005D51D0" w:rsidRPr="00261E78">
        <w:instrText>数据集上获得了很好的性能，包括翻译、问答和完型填空任务。我们还确定了一些数据集，其中</w:instrText>
      </w:r>
      <w:r w:rsidR="005D51D0" w:rsidRPr="00261E78">
        <w:instrText xml:space="preserve"> GPT-3 </w:instrText>
      </w:r>
      <w:r w:rsidR="005D51D0" w:rsidRPr="00261E78">
        <w:instrText>的少数镜头学习仍然困难，以及一些数据集，其中</w:instrText>
      </w:r>
      <w:r w:rsidR="005D51D0" w:rsidRPr="00261E78">
        <w:instrText xml:space="preserve"> GPT-3 </w:instrText>
      </w:r>
      <w:r w:rsidR="005D51D0" w:rsidRPr="00261E78">
        <w:instrText>面临的方法学问题有关的培训大型网络语料库。</w:instrText>
      </w:r>
      <w:r w:rsidR="005D51D0" w:rsidRPr="00261E78">
        <w:instrText>","collection-title":"NIPS '20","container-title":"Proceedings of the 34th International Conference on Neural Information Processing Systems","event-place":"Red Hook, NY, USA","ISBN":"978-1-7138-2954-6","language":"en","note":"</w:instrText>
      </w:r>
      <w:r w:rsidR="005D51D0" w:rsidRPr="00261E78">
        <w:rPr>
          <w:rFonts w:ascii="Apple Color Emoji" w:hAnsi="Apple Color Emoji" w:cs="Apple Color Emoji"/>
        </w:rPr>
        <w:instrText>🏷️</w:instrText>
      </w:r>
      <w:r w:rsidR="005D51D0" w:rsidRPr="00261E78">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61E78">
        <w:fldChar w:fldCharType="separate"/>
      </w:r>
      <w:r w:rsidR="005D51D0" w:rsidRPr="00261E78">
        <w:t>(Brown et al.</w:t>
      </w:r>
      <w:r w:rsidR="0037499A">
        <w:t>,</w:t>
      </w:r>
      <w:r w:rsidR="005D51D0" w:rsidRPr="00261E78">
        <w:t xml:space="preserve"> 2020)</w:t>
      </w:r>
      <w:r w:rsidR="005D51D0" w:rsidRPr="00261E78">
        <w:fldChar w:fldCharType="end"/>
      </w:r>
      <w:r w:rsidR="005D51D0" w:rsidRPr="00261E78">
        <w:t xml:space="preserve">. </w:t>
      </w:r>
      <w:r w:rsidRPr="00261E78">
        <w:t xml:space="preserve">When potential answerers encounter comprehensive AI content, they conduct mental cost-benefit analyses evaluating effort against incremental value. Users are motivated by perceptions of unique value addition </w:t>
      </w:r>
      <w:r w:rsidR="00AF3E6C" w:rsidRPr="00261E78">
        <w:fldChar w:fldCharType="begin"/>
      </w:r>
      <w:r w:rsidR="00AF3E6C" w:rsidRPr="00261E78">
        <w:instrText xml:space="preserve"> ADDIN ZOTERO_ITEM CSL_CITATION {"citationID":"y6kf2VHf","properties":{"formattedCitation":"(Butler et al. 2007; Wasko &amp; Faraj 2005)","plainCitation":"(Butler et al. 2007; Wasko &amp; Faraj 2005)","noteIndex":0},"citationItems":[{"id":26501,"uris":["http://zotero.org/users/8905122/items/RJHFG8A2"],"itemData":{"id":26501,"type":"chapter","abstract":"As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also take on some of the work. Moreover, members who value different benefits are likely to contribute to the development of an online community in different ways. (PsycInfo Database Record (c) 2022 APA, all rights reserved)\n\n</w:instrText>
      </w:r>
      <w:r w:rsidR="00AF3E6C" w:rsidRPr="00261E78">
        <w:instrText>【摘要翻译】正如在任何社会组织中一样，人们需要为他们在线群组的健康投入精力。邮件列表服务器，如</w:instrText>
      </w:r>
      <w:r w:rsidR="00AF3E6C" w:rsidRPr="00261E78">
        <w:instrText xml:space="preserve"> LISTSERV </w:instrText>
      </w:r>
      <w:r w:rsidR="00AF3E6C" w:rsidRPr="00261E78">
        <w:instrText>和</w:instrText>
      </w:r>
      <w:r w:rsidR="00AF3E6C" w:rsidRPr="00261E78">
        <w:instrText xml:space="preserve"> Majordomo</w:instrText>
      </w:r>
      <w:r w:rsidR="00AF3E6C" w:rsidRPr="00261E78">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AF3E6C" w:rsidRPr="00261E78">
        <w:instrText xml:space="preserve">(PsycInfo </w:instrText>
      </w:r>
      <w:r w:rsidR="00AF3E6C" w:rsidRPr="00261E78">
        <w:instrText>资料库纪录</w:instrText>
      </w:r>
      <w:r w:rsidR="00AF3E6C" w:rsidRPr="00261E78">
        <w:instrText xml:space="preserve"> (c) 2022APA</w:instrText>
      </w:r>
      <w:r w:rsidR="00AF3E6C" w:rsidRPr="00261E78">
        <w:instrText>，保留所有权利</w:instrText>
      </w:r>
      <w:r w:rsidR="00AF3E6C" w:rsidRPr="00261E78">
        <w:instrText>)","container-title":"Leadership at a distance: Research in technologically-supported work","event-place":"Mahwah, NJ, US","ISBN":"978-0-8058-5097-0","language":"en","note":"</w:instrText>
      </w:r>
      <w:r w:rsidR="00AF3E6C" w:rsidRPr="00261E78">
        <w:rPr>
          <w:rFonts w:ascii="Apple Color Emoji" w:hAnsi="Apple Color Emoji" w:cs="Apple Color Emoji"/>
        </w:rPr>
        <w:instrText>🏷️</w:instrText>
      </w:r>
      <w:r w:rsidR="00AF3E6C" w:rsidRPr="00261E78">
        <w:instrText xml:space="preserve"> /unread</w:instrText>
      </w:r>
      <w:r w:rsidR="00AF3E6C" w:rsidRPr="00261E78">
        <w:instrText>、</w:instrText>
      </w:r>
      <w:r w:rsidR="00AF3E6C" w:rsidRPr="00261E78">
        <w:instrText>Internet</w:instrText>
      </w:r>
      <w:r w:rsidR="00AF3E6C" w:rsidRPr="00261E78">
        <w:instrText>、</w:instrText>
      </w:r>
      <w:r w:rsidR="00AF3E6C" w:rsidRPr="00261E78">
        <w:instrText>Leadership</w:instrText>
      </w:r>
      <w:r w:rsidR="00AF3E6C" w:rsidRPr="00261E78">
        <w:instrText>、</w:instrText>
      </w:r>
      <w:r w:rsidR="00AF3E6C" w:rsidRPr="00261E78">
        <w:instrText>Communities</w:instrText>
      </w:r>
      <w:r w:rsidR="00AF3E6C" w:rsidRPr="00261E78">
        <w:instrText>、</w:instrText>
      </w:r>
      <w:r w:rsidR="00AF3E6C" w:rsidRPr="00261E78">
        <w:instrText>Computer Mediated Communication</w:instrText>
      </w:r>
      <w:r w:rsidR="00AF3E6C" w:rsidRPr="00261E78">
        <w:instrText>、</w:instrText>
      </w:r>
      <w:r w:rsidR="00AF3E6C" w:rsidRPr="00261E78">
        <w:instrText>Energy Expenditure</w:instrText>
      </w:r>
      <w:r w:rsidR="00AF3E6C" w:rsidRPr="00261E78">
        <w:instrText>、</w:instrText>
      </w:r>
      <w:r w:rsidR="00AF3E6C" w:rsidRPr="00261E78">
        <w:instrText>Online Social Networks</w:instrText>
      </w:r>
      <w:r w:rsidR="00AF3E6C" w:rsidRPr="00261E78">
        <w:instrText>、</w:instrText>
      </w:r>
      <w:r w:rsidR="00AF3E6C" w:rsidRPr="00261E78">
        <w:instrText>Psychosocial Factors","page":"171-193","publisher":"Lawrence Erlbaum Associates Publishers","publisher-place":"Mahwah, NJ, US","source":"APA PsycNet","title":"Community effort in online groups: Who does the work and why?","title-short":"Community effort in online groups","author":[{"family":"Butler","given":"Brian"},{"family":"Sproull","given":"Lee"},{"family":"Kiesler","given":"Sara"},{"family":"Kraut","given":"Robert"}],"issued":{"date-parts":[["2007"]]}},"label":"page"},{"id":26504,"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contributions occur without regard to expectations of reciprocity from others or high levels of commitment to the network.\n\n</w:instrText>
      </w:r>
      <w:r w:rsidR="00AF3E6C" w:rsidRPr="00261E78">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AF3E6C" w:rsidRPr="00261E78">
        <w:instrText xml:space="preserve"> </w:instrText>
      </w:r>
      <w:r w:rsidR="00AF3E6C" w:rsidRPr="00261E78">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AF3E6C" w:rsidRPr="00261E78">
        <w:instrText xml:space="preserve">","archive_location":"5189 </w:instrText>
      </w:r>
      <w:r w:rsidR="00AF3E6C" w:rsidRPr="00261E78">
        <w:rPr>
          <w:rFonts w:ascii="Apple Color Emoji" w:hAnsi="Apple Color Emoji" w:cs="Apple Color Emoji"/>
        </w:rPr>
        <w:instrText>📊</w:instrText>
      </w:r>
      <w:r w:rsidR="00AF3E6C" w:rsidRPr="00261E78">
        <w:instrText>","call-number":"2","container-title":"MIS Quarterly","DOI":"10.2307/25148667","ISSN":"0276-7783","issue":"1","journalAbbreviation":"MIS Quarterly","language":"en","note":"</w:instrText>
      </w:r>
      <w:r w:rsidR="00AF3E6C" w:rsidRPr="00261E78">
        <w:rPr>
          <w:rFonts w:ascii="Apple Color Emoji" w:hAnsi="Apple Color Emoji" w:cs="Apple Color Emoji"/>
        </w:rPr>
        <w:instrText>🏷️</w:instrText>
      </w:r>
      <w:r w:rsidR="00AF3E6C" w:rsidRPr="00261E78">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61E78">
        <w:fldChar w:fldCharType="separate"/>
      </w:r>
      <w:r w:rsidR="00AF3E6C" w:rsidRPr="00261E78">
        <w:t>(Butler et al.</w:t>
      </w:r>
      <w:r w:rsidR="0037499A">
        <w:t>,</w:t>
      </w:r>
      <w:r w:rsidR="00AF3E6C" w:rsidRPr="00261E78">
        <w:t xml:space="preserve"> 2007; Wasko &amp; Faraj</w:t>
      </w:r>
      <w:r w:rsidR="0037499A">
        <w:t>,</w:t>
      </w:r>
      <w:r w:rsidR="00AF3E6C" w:rsidRPr="00261E78">
        <w:t xml:space="preserve"> 2005)</w:t>
      </w:r>
      <w:r w:rsidR="00AF3E6C" w:rsidRPr="00261E78">
        <w:fldChar w:fldCharType="end"/>
      </w:r>
      <w:r w:rsidR="00AF3E6C" w:rsidRPr="00261E78">
        <w:t xml:space="preserve">. </w:t>
      </w:r>
      <w:r w:rsidRPr="00261E78">
        <w:t>If AI answers already provide substantial information, users may conclude their input offers minimal additional value and decide not to contribute.</w:t>
      </w:r>
    </w:p>
    <w:p w14:paraId="4D50C0A7" w14:textId="79F604FA" w:rsidR="00A65D0B" w:rsidRPr="00261E78" w:rsidRDefault="00A65D0B" w:rsidP="00A65D0B">
      <w:pPr>
        <w:pStyle w:val="Paragraph0"/>
      </w:pPr>
      <w:r w:rsidRPr="00261E78">
        <w:t>This effect operates through answer quality: sufficiently comprehensive AI answers reduce the perceived gap between existing information and what contributors might add, decreasing motivation. Conversely, insufficient AI quality would not generate this deterrent effect.</w:t>
      </w:r>
    </w:p>
    <w:p w14:paraId="297F6FFE" w14:textId="446425FA" w:rsidR="001D3ED4" w:rsidRPr="00261E78" w:rsidRDefault="001D3ED4" w:rsidP="001D3ED4">
      <w:pPr>
        <w:pStyle w:val="Heading3"/>
      </w:pPr>
      <w:r w:rsidRPr="00261E78">
        <w:t>Source Effect</w:t>
      </w:r>
    </w:p>
    <w:p w14:paraId="4E35F6F0" w14:textId="3B6779A9" w:rsidR="00A65D0B" w:rsidRPr="00261E78" w:rsidRDefault="00A65D0B" w:rsidP="00A86F82">
      <w:pPr>
        <w:pStyle w:val="Paragraph0"/>
      </w:pPr>
      <w:r w:rsidRPr="00261E78">
        <w:lastRenderedPageBreak/>
        <w:t>The source effect arises from the mere fact that information is AI-generated, independent of content quality. This draws from automation bias</w:t>
      </w:r>
      <w:r w:rsidR="00986A86">
        <w:t xml:space="preserve">: </w:t>
      </w:r>
      <w:r w:rsidRPr="00261E78">
        <w:t xml:space="preserve">people’s tendency to over-rely on automated systems and accept their outputs uncritically </w:t>
      </w:r>
      <w:r w:rsidR="00A61150" w:rsidRPr="00261E78">
        <w:fldChar w:fldCharType="begin"/>
      </w:r>
      <w:r w:rsidR="00A61150" w:rsidRPr="00261E78">
        <w:instrText xml:space="preserve"> ADDIN ZOTERO_ITEM CSL_CITATION {"citationID":"sptFgvXx","properties":{"formattedCitation":"(Mosier et al. 2015)","plainCitation":"(Mosier et al. 2015)","noteIndex":0},"citationItems":[{"id":26506,"uris":["http://zotero.org/users/8905122/items/LJ8XCBGK"],"itemData":{"id":26506,"type":"chapter","abstract":"Automated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00A61150" w:rsidRPr="00261E78">
        <w:instrText>自动化辅助和决策支持工具正迅速成为高科技驾驶舱中不可或缺的工具，并承担越来越多的</w:instrText>
      </w:r>
      <w:r w:rsidR="00A61150" w:rsidRPr="00261E78">
        <w:instrText>“</w:instrText>
      </w:r>
      <w:r w:rsidR="00A61150" w:rsidRPr="00261E78">
        <w:instrText>认知</w:instrText>
      </w:r>
      <w:r w:rsidR="00A61150" w:rsidRPr="00261E78">
        <w:instrText>”</w:instrText>
      </w:r>
      <w:r w:rsidR="00A61150"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A61150" w:rsidRPr="00261E78">
        <w:instrText xml:space="preserve"> </w:instrText>
      </w:r>
      <w:r w:rsidR="00A61150" w:rsidRPr="00261E78">
        <w:instrText>虽然实验操纵的问责制的要求并没有显着影响性能，事后分析显示，这些飞行员谁报告了他们的性能和策略的互动与自动化的</w:instrText>
      </w:r>
      <w:r w:rsidR="00A61150" w:rsidRPr="00261E78">
        <w:instrText>“</w:instrText>
      </w:r>
      <w:r w:rsidR="00A61150" w:rsidRPr="00261E78">
        <w:instrText>问责制</w:instrText>
      </w:r>
      <w:r w:rsidR="00A61150" w:rsidRPr="00261E78">
        <w:instrText>”</w:instrText>
      </w:r>
      <w:r w:rsidR="00A61150" w:rsidRPr="00261E78">
        <w:instrText>的内化的看法更有可能仔细检查自动化功能对其他线索，不太可能犯错误比那些</w:instrText>
      </w:r>
      <w:r w:rsidR="00A61150" w:rsidRPr="00261E78">
        <w:instrText>272</w:instrText>
      </w:r>
      <w:r w:rsidR="00A61150" w:rsidRPr="00261E78">
        <w:instrText>谁不分享这种看法。飞行员在描述他们的决策过程时，也可能错误地</w:instrText>
      </w:r>
      <w:r w:rsidR="00A61150" w:rsidRPr="00261E78">
        <w:instrText>“</w:instrText>
      </w:r>
      <w:r w:rsidR="00A61150" w:rsidRPr="00261E78">
        <w:instrText>记住</w:instrText>
      </w:r>
      <w:r w:rsidR="00A61150" w:rsidRPr="00261E78">
        <w:instrText>”</w:instrText>
      </w:r>
      <w:r w:rsidR="00A61150" w:rsidRPr="00261E78">
        <w:instrText>预期线索的存在。</w:instrText>
      </w:r>
      <w:r w:rsidR="00A61150" w:rsidRPr="00261E78">
        <w:instrText>\n\n</w:instrText>
      </w:r>
      <w:r w:rsidR="00A61150" w:rsidRPr="00261E78">
        <w:instrText>【摘要翻译】</w:instrText>
      </w:r>
      <w:r w:rsidR="00A61150" w:rsidRPr="00261E78">
        <w:instrTex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00A61150" w:rsidRPr="00261E78">
        <w:instrText>自动化辅助和决策支持工具正迅速成为高科技驾驶舱中不可或缺的工具，并承担越来越多的</w:instrText>
      </w:r>
      <w:r w:rsidR="00A61150" w:rsidRPr="00261E78">
        <w:instrText>“</w:instrText>
      </w:r>
      <w:r w:rsidR="00A61150" w:rsidRPr="00261E78">
        <w:instrText>认知</w:instrText>
      </w:r>
      <w:r w:rsidR="00A61150" w:rsidRPr="00261E78">
        <w:instrText>”</w:instrText>
      </w:r>
      <w:r w:rsidR="00A61150"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A61150" w:rsidRPr="00261E78">
        <w:instrText xml:space="preserve"> </w:instrText>
      </w:r>
      <w:r w:rsidR="00A61150" w:rsidRPr="00261E78">
        <w:instrText>虽然实验操纵的问责制的要求并没有显着影响性能，事后分析显示，这些飞行员谁报告了他们的性能和策略的互动与自动化的</w:instrText>
      </w:r>
      <w:r w:rsidR="00A61150" w:rsidRPr="00261E78">
        <w:instrText>“</w:instrText>
      </w:r>
      <w:r w:rsidR="00A61150" w:rsidRPr="00261E78">
        <w:instrText>问责制</w:instrText>
      </w:r>
      <w:r w:rsidR="00A61150" w:rsidRPr="00261E78">
        <w:instrText>”</w:instrText>
      </w:r>
      <w:r w:rsidR="00A61150" w:rsidRPr="00261E78">
        <w:instrText>的内化的看法更有可能仔细检查自动化功能对其他线索，不太可能犯错误比那些</w:instrText>
      </w:r>
      <w:r w:rsidR="00A61150" w:rsidRPr="00261E78">
        <w:instrText>272</w:instrText>
      </w:r>
      <w:r w:rsidR="00A61150" w:rsidRPr="00261E78">
        <w:instrText>谁不分享这种看法。飞行员在描述他们的决策过程时，也可能错误地</w:instrText>
      </w:r>
      <w:r w:rsidR="00A61150" w:rsidRPr="00261E78">
        <w:instrText>“</w:instrText>
      </w:r>
      <w:r w:rsidR="00A61150" w:rsidRPr="00261E78">
        <w:instrText>记住</w:instrText>
      </w:r>
      <w:r w:rsidR="00A61150" w:rsidRPr="00261E78">
        <w:instrText>”</w:instrText>
      </w:r>
      <w:r w:rsidR="00A61150" w:rsidRPr="00261E78">
        <w:instrText>预期线索的存在。</w:instrText>
      </w:r>
      <w:r w:rsidR="00A61150" w:rsidRPr="00261E78">
        <w:instrText>","container-title":"Decision Making in Aviation","ISBN":"978-1-315-09508-0","language":"en","note":"</w:instrText>
      </w:r>
      <w:r w:rsidR="00A61150" w:rsidRPr="00261E78">
        <w:rPr>
          <w:rFonts w:ascii="Apple Color Emoji" w:hAnsi="Apple Color Emoji" w:cs="Apple Color Emoji"/>
        </w:rPr>
        <w:instrText>🏷️</w:instrText>
      </w:r>
      <w:r w:rsidR="00A61150" w:rsidRPr="00261E78">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00A61150" w:rsidRPr="00261E78">
        <w:fldChar w:fldCharType="separate"/>
      </w:r>
      <w:r w:rsidR="00A61150" w:rsidRPr="00261E78">
        <w:t>(Mosier et al.</w:t>
      </w:r>
      <w:r w:rsidR="0037499A">
        <w:t>,</w:t>
      </w:r>
      <w:r w:rsidR="00A61150" w:rsidRPr="00261E78">
        <w:t xml:space="preserve"> 2015)</w:t>
      </w:r>
      <w:r w:rsidR="00A61150" w:rsidRPr="00261E78">
        <w:fldChar w:fldCharType="end"/>
      </w:r>
      <w:r w:rsidRPr="00261E78">
        <w:t>.</w:t>
      </w:r>
    </w:p>
    <w:p w14:paraId="074F30AE" w14:textId="630912F4" w:rsidR="00A65D0B" w:rsidRPr="00261E78" w:rsidRDefault="00A65D0B" w:rsidP="00A86F82">
      <w:pPr>
        <w:pStyle w:val="Paragraph0"/>
      </w:pPr>
      <w:r w:rsidRPr="00261E78">
        <w:t xml:space="preserve">Users may attribute heightened authority to AI answers due to perceptions of AI’s comprehensive knowledge </w:t>
      </w:r>
      <w:r w:rsidR="00DF5BFE" w:rsidRPr="00261E78">
        <w:fldChar w:fldCharType="begin"/>
      </w:r>
      <w:r w:rsidR="00DF5BFE" w:rsidRPr="00261E78">
        <w:instrText xml:space="preserve"> ADDIN ZOTERO_ITEM CSL_CITATION {"citationID":"Qe53qNkN","properties":{"formattedCitation":"(Logg et al. 2019)","plainCitation":"(Logg et al. 2019)","noteIndex":0},"citationItems":[{"id":3692,"uris":["http://zotero.org/users/8905122/items/TJJKJPHP"],"itemData":{"id":3692,"type":"article-journal","abstract":"Even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00DF5BFE" w:rsidRPr="00261E78">
        <w:instrText>【摘要翻译】尽管计算算法经常优于人类的判断，但公认的智慧表明，人们可能会对依赖它们持怀疑态度（</w:instrText>
      </w:r>
      <w:r w:rsidR="00DF5BFE" w:rsidRPr="00261E78">
        <w:instrText>Dawes,1979</w:instrText>
      </w:r>
      <w:r w:rsidR="00DF5BFE" w:rsidRPr="00261E78">
        <w:instrText>）。与这种观点相反，六个实验的结果表明，当外行人认为建议来自算法而不是来自个人时，他们会更坚持建议。当人们对视觉刺激进行数值估计（实验</w:instrText>
      </w:r>
      <w:r w:rsidR="00DF5BFE" w:rsidRPr="00261E78">
        <w:instrText>1A</w:instrText>
      </w:r>
      <w:r w:rsidR="00DF5BFE" w:rsidRPr="00261E78">
        <w:instrText>）和预测歌曲的受欢迎程度和浪漫吸引力（实验</w:instrText>
      </w:r>
      <w:r w:rsidR="00DF5BFE" w:rsidRPr="00261E78">
        <w:instrText>1B</w:instrText>
      </w:r>
      <w:r w:rsidR="00DF5BFE" w:rsidRPr="00261E78">
        <w:instrText>和</w:instrText>
      </w:r>
      <w:r w:rsidR="00DF5BFE" w:rsidRPr="00261E78">
        <w:instrText>1C</w:instrText>
      </w:r>
      <w:r w:rsidR="00DF5BFE" w:rsidRPr="00261E78">
        <w:instrText>）时，他们表现出了这种效应，我们称之为算法欣赏。然而，研究人员预测了相反的结果（实验</w:instrText>
      </w:r>
      <w:r w:rsidR="00DF5BFE" w:rsidRPr="00261E78">
        <w:instrText>1D</w:instrText>
      </w:r>
      <w:r w:rsidR="00DF5BFE" w:rsidRPr="00261E78">
        <w:instrText>）。当建议共同或单独出现时，算法欣赏持续存在（实验</w:instrText>
      </w:r>
      <w:r w:rsidR="00DF5BFE" w:rsidRPr="00261E78">
        <w:instrText>2</w:instrText>
      </w:r>
      <w:r w:rsidR="00DF5BFE" w:rsidRPr="00261E78">
        <w:instrText>）。然而，当人们在算法的估计和他们自己的估计之间做出选择（相对于外部顾问的；实验</w:instrText>
      </w:r>
      <w:r w:rsidR="00DF5BFE" w:rsidRPr="00261E78">
        <w:instrText>3</w:instrText>
      </w:r>
      <w:r w:rsidR="00DF5BFE" w:rsidRPr="00261E78">
        <w:instrText>）并且他们有预测方面的专业知识（实验</w:instrText>
      </w:r>
      <w:r w:rsidR="00DF5BFE" w:rsidRPr="00261E78">
        <w:instrText>4</w:instrText>
      </w:r>
      <w:r w:rsidR="00DF5BFE"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00DF5BFE" w:rsidRPr="00261E78">
        <w:instrText>“</w:instrText>
      </w:r>
      <w:r w:rsidR="00DF5BFE" w:rsidRPr="00261E78">
        <w:instrText>大数据</w:instrText>
      </w:r>
      <w:r w:rsidR="00DF5BFE" w:rsidRPr="00261E78">
        <w:instrText>”</w:instrText>
      </w:r>
      <w:r w:rsidR="00DF5BFE" w:rsidRPr="00261E78">
        <w:instrText>及其生成的算法建议的使用产生了影响。</w:instrText>
      </w:r>
      <w:r w:rsidR="00DF5BFE" w:rsidRPr="00261E78">
        <w:instrText>","call-number":"2","container-title":"Organizational Behavior and Human Decision Processes","DOI":"10.1016/j.obhdp.2018.12.005","ISSN":"0749-5978","journalAbbreviation":"Organ. Behav. Hum. Decis. Process.","note":"</w:instrText>
      </w:r>
      <w:r w:rsidR="00DF5BFE" w:rsidRPr="00261E78">
        <w:rPr>
          <w:rFonts w:ascii="Apple Color Emoji" w:hAnsi="Apple Color Emoji" w:cs="Apple Color Emoji"/>
        </w:rPr>
        <w:instrText>🏷️</w:instrText>
      </w:r>
      <w:r w:rsidR="00DF5BFE" w:rsidRPr="00261E78">
        <w:instrText xml:space="preserve"> /unread</w:instrText>
      </w:r>
      <w:r w:rsidR="00DF5BFE" w:rsidRPr="00261E78">
        <w:instrText>、</w:instrText>
      </w:r>
      <w:r w:rsidR="00DF5BFE" w:rsidRPr="00261E78">
        <w:instrText>Algorithms</w:instrText>
      </w:r>
      <w:r w:rsidR="00DF5BFE" w:rsidRPr="00261E78">
        <w:instrText>、</w:instrText>
      </w:r>
      <w:r w:rsidR="00DF5BFE" w:rsidRPr="00261E78">
        <w:instrText>Accuracy</w:instrText>
      </w:r>
      <w:r w:rsidR="00DF5BFE" w:rsidRPr="00261E78">
        <w:instrText>、</w:instrText>
      </w:r>
      <w:r w:rsidR="00DF5BFE" w:rsidRPr="00261E78">
        <w:instrText>Advice-taking</w:instrText>
      </w:r>
      <w:r w:rsidR="00DF5BFE" w:rsidRPr="00261E78">
        <w:instrText>、</w:instrText>
      </w:r>
      <w:r w:rsidR="00DF5BFE" w:rsidRPr="00261E78">
        <w:instrText>Decision-making</w:instrText>
      </w:r>
      <w:r w:rsidR="00DF5BFE" w:rsidRPr="00261E78">
        <w:instrText>、</w:instrText>
      </w:r>
      <w:r w:rsidR="00DF5BFE" w:rsidRPr="00261E78">
        <w:instrText>Forecasting</w:instrText>
      </w:r>
      <w:r w:rsidR="00DF5BFE" w:rsidRPr="00261E78">
        <w:instrText>、</w:instrText>
      </w:r>
      <w:r w:rsidR="00DF5BFE" w:rsidRPr="00261E78">
        <w:instrText>Theory of machine","page":"90-103","source":"4.6 (Q1)","title":"Algorithm appreciation: People prefer algorithmic to human judgment","title-short":"Algorithm appreciation: People prefer algorithmic to human judgment</w:instrText>
      </w:r>
      <w:r w:rsidR="00DF5BFE" w:rsidRPr="00261E78">
        <w:instrText>算法欣赏：人们更喜欢算法而不是人类判断</w:instrText>
      </w:r>
      <w:r w:rsidR="00DF5BFE" w:rsidRPr="00261E78">
        <w:instrText xml:space="preserve">","volume":"151","author":[{"family":"Logg","given":"Jennifer M."},{"family":"Minson","given":"Julia A."},{"family":"Moore","given":"Don A."}],"issued":{"date-parts":[["2019",3,1]]}}}],"schema":"https://github.com/citation-style-language/schema/raw/master/csl-citation.json"} </w:instrText>
      </w:r>
      <w:r w:rsidR="00DF5BFE" w:rsidRPr="00261E78">
        <w:fldChar w:fldCharType="separate"/>
      </w:r>
      <w:r w:rsidR="00DF5BFE" w:rsidRPr="00261E78">
        <w:t>(Logg et al.</w:t>
      </w:r>
      <w:r w:rsidR="0037499A">
        <w:t>,</w:t>
      </w:r>
      <w:r w:rsidR="00DF5BFE" w:rsidRPr="00261E78">
        <w:t xml:space="preserve"> 2019)</w:t>
      </w:r>
      <w:r w:rsidR="00DF5BFE" w:rsidRPr="00261E78">
        <w:fldChar w:fldCharType="end"/>
      </w:r>
      <w:r w:rsidRPr="00261E78">
        <w:t xml:space="preserve">. </w:t>
      </w:r>
      <w:r w:rsidR="00936CC9" w:rsidRPr="00261E78">
        <w:fldChar w:fldCharType="begin"/>
      </w:r>
      <w:r w:rsidR="00936CC9" w:rsidRPr="00261E78">
        <w:instrText xml:space="preserve"> ADDIN ZOTERO_ITEM CSL_CITATION {"citationID":"dsTdtIaK","properties":{"formattedCitation":"(Sundar &amp; others, 2008)","plainCitation":"(Sundar &amp; others, 2008)","dontUpdate":true,"noteIndex":0},"citationItems":[{"id":26512,"uris":["http://zotero.org/users/8905122/items/H496X2WV"],"itemData":{"id":26512,"type":"book","language":"en","note":"</w:instrText>
      </w:r>
      <w:r w:rsidR="00936CC9" w:rsidRPr="00261E78">
        <w:rPr>
          <w:rFonts w:ascii="Apple Color Emoji" w:hAnsi="Apple Color Emoji" w:cs="Apple Color Emoji"/>
        </w:rPr>
        <w:instrText>🏷️</w:instrText>
      </w:r>
      <w:r w:rsidR="00936CC9" w:rsidRPr="00261E78">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00936CC9" w:rsidRPr="00261E78">
        <w:fldChar w:fldCharType="separate"/>
      </w:r>
      <w:r w:rsidR="00936CC9" w:rsidRPr="00261E78">
        <w:t>Sundar’s (2008)</w:t>
      </w:r>
      <w:r w:rsidR="00936CC9" w:rsidRPr="00261E78">
        <w:fldChar w:fldCharType="end"/>
      </w:r>
      <w:r w:rsidR="00936CC9" w:rsidRPr="00261E78">
        <w:t xml:space="preserve"> </w:t>
      </w:r>
      <w:r w:rsidRPr="00261E78">
        <w:t xml:space="preserve">MAIN model explains how technological sources serve as heuristic cues triggering cognitive shortcuts. This “machine heuristic” makes users perceive machine-generated content as more objective and authoritative. Additionally, AI’s perceived efficiency creates psychological pressure, as users expect </w:t>
      </w:r>
      <w:r w:rsidR="00983FF3" w:rsidRPr="00261E78">
        <w:t xml:space="preserve">that </w:t>
      </w:r>
      <w:r w:rsidRPr="00261E78">
        <w:t xml:space="preserve">they cannot match AI’s efficiency </w:t>
      </w:r>
      <w:r w:rsidR="00983FF3" w:rsidRPr="00261E78">
        <w:fldChar w:fldCharType="begin"/>
      </w:r>
      <w:r w:rsidR="00983FF3" w:rsidRPr="00261E78">
        <w: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instrText>
      </w:r>
      <w:r w:rsidR="00983FF3" w:rsidRPr="00261E78">
        <w:instrText>【摘要翻译】最近自动化的使用急剧增加，但并没有在性能方面产生可比的改进。研究人员发现，人类操作员经常利用不足</w:instrText>
      </w:r>
      <w:r w:rsidR="00983FF3" w:rsidRPr="00261E78">
        <w:instrText xml:space="preserve"> (</w:instrText>
      </w:r>
      <w:r w:rsidR="00983FF3" w:rsidRPr="00261E78">
        <w:instrText>废弃</w:instrText>
      </w:r>
      <w:r w:rsidR="00983FF3" w:rsidRPr="00261E78">
        <w:instrText xml:space="preserve">) </w:instrText>
      </w:r>
      <w:r w:rsidR="00983FF3" w:rsidRPr="00261E78">
        <w:instrText>和过度依赖</w:instrText>
      </w:r>
      <w:r w:rsidR="00983FF3" w:rsidRPr="00261E78">
        <w:instrText xml:space="preserve"> (</w:instrText>
      </w:r>
      <w:r w:rsidR="00983FF3" w:rsidRPr="00261E78">
        <w:instrText>滥用</w:instrText>
      </w:r>
      <w:r w:rsidR="00983FF3" w:rsidRPr="00261E78">
        <w:instrText xml:space="preserve">) </w:instrText>
      </w:r>
      <w:r w:rsidR="00983FF3" w:rsidRPr="00261E78">
        <w:instrText>自动辅助设备</w:instrText>
      </w:r>
      <w:r w:rsidR="00983FF3" w:rsidRPr="00261E78">
        <w:instrText xml:space="preserve"> (Parasuraman </w:instrText>
      </w:r>
      <w:r w:rsidR="00983FF3" w:rsidRPr="00261E78">
        <w:instrText>和</w:instrText>
      </w:r>
      <w:r w:rsidR="00983FF3" w:rsidRPr="00261E78">
        <w:instrText xml:space="preserve"> Riley</w:instrText>
      </w:r>
      <w:r w:rsidR="00983FF3" w:rsidRPr="00261E78">
        <w:instrText>，</w:instrText>
      </w:r>
      <w:r w:rsidR="00983FF3" w:rsidRPr="00261E78">
        <w:instrText>1997)</w:instrText>
      </w:r>
      <w:r w:rsidR="00983FF3" w:rsidRPr="00261E78">
        <w:instrText>。卡梅伦大学的学生进行了三项研究，以探讨自动化的可靠性，信任和可靠性之间的关系。在自动辅助决策系统的帮助下，与会者观看了</w:instrText>
      </w:r>
      <w:r w:rsidR="00983FF3" w:rsidRPr="00261E78">
        <w:instrText xml:space="preserve"> Fort Sill </w:instrText>
      </w:r>
      <w:r w:rsidR="00983FF3" w:rsidRPr="00261E78">
        <w: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instrText>
      </w:r>
      <w:r w:rsidR="00983FF3" w:rsidRPr="00261E78">
        <w:instrText xml:space="preserve">","archive_location":"1057 </w:instrText>
      </w:r>
      <w:r w:rsidR="00983FF3" w:rsidRPr="00261E78">
        <w:rPr>
          <w:rFonts w:ascii="Apple Color Emoji" w:hAnsi="Apple Color Emoji" w:cs="Apple Color Emoji"/>
        </w:rPr>
        <w:instrText>📊</w:instrText>
      </w:r>
      <w:r w:rsidR="00983FF3" w:rsidRPr="00261E78">
        <w:instrText>","call-number":"2 (CCF A)","collection-title":"Trust and Technology","container-title":"International Journal of Human-Computer Studies","DOI":"10.1016/S1071-5819(03)00038-7","ISSN":"1071-5819","issue":"6","journalAbbreviation":"International Journal of Human-Computer Studies","language":"en","note":"</w:instrText>
      </w:r>
      <w:r w:rsidR="00983FF3" w:rsidRPr="00261E78">
        <w:rPr>
          <w:rFonts w:ascii="Apple Color Emoji" w:hAnsi="Apple Color Emoji" w:cs="Apple Color Emoji"/>
        </w:rPr>
        <w:instrText>🏷️</w:instrText>
      </w:r>
      <w:r w:rsidR="00983FF3" w:rsidRPr="00261E78">
        <w:instrText xml:space="preserve"> /unread</w:instrText>
      </w:r>
      <w:r w:rsidR="00983FF3" w:rsidRPr="00261E78">
        <w:instrText>、</w:instrText>
      </w:r>
      <w:r w:rsidR="00983FF3" w:rsidRPr="00261E78">
        <w:instrText>Automation reliance</w:instrText>
      </w:r>
      <w:r w:rsidR="00983FF3" w:rsidRPr="00261E78">
        <w:instrText>、</w:instrText>
      </w:r>
      <w:r w:rsidR="00983FF3" w:rsidRPr="00261E78">
        <w:instrText>Automation trust</w:instrText>
      </w:r>
      <w:r w:rsidR="00983FF3" w:rsidRPr="00261E78">
        <w:instrText>、</w:instrText>
      </w:r>
      <w:r w:rsidR="00983FF3" w:rsidRPr="00261E78">
        <w:instrText>Disuse</w:instrText>
      </w:r>
      <w:r w:rsidR="00983FF3" w:rsidRPr="00261E78">
        <w:instrText>、</w:instrText>
      </w:r>
      <w:r w:rsidR="00983FF3" w:rsidRPr="00261E78">
        <w: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instrText>
      </w:r>
      <w:r w:rsidR="00983FF3" w:rsidRPr="00261E78">
        <w:fldChar w:fldCharType="separate"/>
      </w:r>
      <w:r w:rsidR="00983FF3" w:rsidRPr="00261E78">
        <w:t>(Dzindolet et al.</w:t>
      </w:r>
      <w:r w:rsidR="0037499A">
        <w:t>,</w:t>
      </w:r>
      <w:r w:rsidR="00983FF3" w:rsidRPr="00261E78">
        <w:t xml:space="preserve"> 2003)</w:t>
      </w:r>
      <w:r w:rsidR="00983FF3" w:rsidRPr="00261E78">
        <w:fldChar w:fldCharType="end"/>
      </w:r>
      <w:r w:rsidRPr="00261E78">
        <w:t>.</w:t>
      </w:r>
    </w:p>
    <w:p w14:paraId="616CECCA" w14:textId="44511550" w:rsidR="00646D7F" w:rsidRPr="00261E78" w:rsidRDefault="00646D7F" w:rsidP="00EB4B15">
      <w:pPr>
        <w:pStyle w:val="Paragraph0"/>
        <w:widowControl w:val="0"/>
        <w:ind w:firstLine="533"/>
      </w:pPr>
      <w:r w:rsidRPr="00261E78">
        <w:t xml:space="preserve">The source effect mechanism is related to the logic of algorithm appreciation. We note that algorithm appreciation and algorithm aversion can coexist in different contexts </w:t>
      </w:r>
      <w:r w:rsidRPr="00261E78">
        <w:fldChar w:fldCharType="begin"/>
      </w:r>
      <w:r w:rsidR="00BC04EA" w:rsidRPr="00261E78">
        <w:instrText xml:space="preserve"> ADDIN ZOTERO_ITEM CSL_CITATION {"citationID":"5FQAjBSU","properties":{"formattedCitation":"(Jussupow et al. 2024)","plainCitation":"(Jussupow et al. 2024)","noteIndex":0},"citationItems":[{"id":30797,"uris":["http://zotero.org/users/8905122/items/VC3TVAPQ"],"itemData":{"id":30797,"type":"article-journal","abstract":"People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00BC04EA" w:rsidRPr="00261E78">
        <w:rPr>
          <w:rFonts w:ascii="Apple Color Emoji" w:hAnsi="Apple Color Emoji" w:cs="Apple Color Emoji"/>
        </w:rPr>
        <w:instrText>📊</w:instrText>
      </w:r>
      <w:r w:rsidR="00BC04EA" w:rsidRPr="00261E78">
        <w:instrText>","call-number":"2","container-title":"MIS Quarterly","DOI":"10.25300/MISQ/2024/18512","ISSN":"0276-7783","issue":"4","journalAbbreviation":"MIS Quarterly","language":"en","note":"</w:instrText>
      </w:r>
      <w:r w:rsidR="00BC04EA" w:rsidRPr="00261E78">
        <w:rPr>
          <w:rFonts w:ascii="Apple Color Emoji" w:hAnsi="Apple Color Emoji" w:cs="Apple Color Emoji"/>
        </w:rPr>
        <w:instrText>🏷️</w:instrText>
      </w:r>
      <w:r w:rsidR="00BC04EA" w:rsidRPr="00261E78">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00BC04EA" w:rsidRPr="00261E78">
        <w:t>(Jussupow et al.</w:t>
      </w:r>
      <w:r w:rsidR="0037499A">
        <w:t>,</w:t>
      </w:r>
      <w:r w:rsidR="00BC04EA" w:rsidRPr="00261E78">
        <w:t xml:space="preserve"> 2024)</w:t>
      </w:r>
      <w:r w:rsidRPr="00261E78">
        <w:fldChar w:fldCharType="end"/>
      </w:r>
      <w:r w:rsidRPr="00261E78">
        <w:t xml:space="preserve">. </w:t>
      </w:r>
      <w:r w:rsidR="00B574FF" w:rsidRPr="00261E78">
        <w:t xml:space="preserve">We do not claim universal algorithm appreciation across all settings. </w:t>
      </w:r>
      <w:r w:rsidRPr="00261E78">
        <w:t>Rather, we posit that in</w:t>
      </w:r>
      <w:r w:rsidR="008343D3">
        <w:t xml:space="preserve"> the</w:t>
      </w:r>
      <w:r w:rsidRPr="00261E78">
        <w:t xml:space="preserve"> online technical Q&amp;A communities</w:t>
      </w:r>
      <w:r w:rsidR="0037252C" w:rsidRPr="00261E78">
        <w:t xml:space="preserve"> we studied</w:t>
      </w:r>
      <w:r w:rsidRPr="00261E78">
        <w:t xml:space="preserve">, the AI source label carries specific credibility signals that influence user behavior. </w:t>
      </w:r>
    </w:p>
    <w:p w14:paraId="4FFF21DF" w14:textId="5111B85E" w:rsidR="00D02C39" w:rsidRPr="00261E78" w:rsidRDefault="00F41BC6" w:rsidP="0010398E">
      <w:pPr>
        <w:pStyle w:val="Heading3"/>
      </w:pPr>
      <w:r w:rsidRPr="00261E78">
        <w:t>P</w:t>
      </w:r>
      <w:r w:rsidR="00D02C39" w:rsidRPr="00261E78">
        <w:t xml:space="preserve">osition </w:t>
      </w:r>
      <w:r w:rsidRPr="00261E78">
        <w:t>E</w:t>
      </w:r>
      <w:r w:rsidR="00D02C39" w:rsidRPr="00261E78">
        <w:t>ffect</w:t>
      </w:r>
    </w:p>
    <w:p w14:paraId="164E25B6" w14:textId="02923B76" w:rsidR="006D218D" w:rsidRPr="00261E78" w:rsidRDefault="006D218D" w:rsidP="00A86F82">
      <w:pPr>
        <w:pStyle w:val="Paragraph0"/>
      </w:pPr>
      <w:r w:rsidRPr="00261E78">
        <w:t xml:space="preserve">The position effect addresses how AI answers deter participation by appearing instantaneously in </w:t>
      </w:r>
      <w:r w:rsidR="00CA5E62" w:rsidRPr="00261E78">
        <w:t xml:space="preserve">the </w:t>
      </w:r>
      <w:r w:rsidRPr="00261E78">
        <w:t>first position. This connects to the “fastest gun in the west” phenomenon</w:t>
      </w:r>
      <w:r w:rsidR="00D1059C">
        <w:t>,</w:t>
      </w:r>
      <w:r w:rsidRPr="00261E78">
        <w:t xml:space="preserve"> where users race to respond first </w:t>
      </w:r>
      <w:r w:rsidR="0064587A" w:rsidRPr="00261E78">
        <w:fldChar w:fldCharType="begin"/>
      </w:r>
      <w:r w:rsidR="0064587A" w:rsidRPr="00261E78">
        <w:instrText xml:space="preserve"> ADDIN ZOTERO_ITEM CSL_CITATION {"citationID":"jALsWEpY","properties":{"formattedCitation":"(Anderson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0064587A"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0064587A" w:rsidRPr="00261E78">
        <w:instrText xml:space="preserve"> - </w:instrText>
      </w:r>
      <w:r w:rsidR="0064587A"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0064587A" w:rsidRPr="00261E78">
        <w:instrText xml:space="preserve">","archive_location":"391 </w:instrText>
      </w:r>
      <w:r w:rsidR="0064587A" w:rsidRPr="00261E78">
        <w:rPr>
          <w:rFonts w:ascii="Apple Color Emoji" w:hAnsi="Apple Color Emoji" w:cs="Apple Color Emoji"/>
        </w:rPr>
        <w:instrText>📊</w:instrText>
      </w:r>
      <w:r w:rsidR="0064587A" w:rsidRPr="00261E78">
        <w:instrText>","collection-title":"KDD '12","container-title":"Proceedings of the 18th ACM SIGKDD international conference on Knowledge discovery and data mining","DOI":"10.1145/2339530.2339665","event-place":"New York, NY, USA","ISBN":"978-1-4503-1462-6","language":"en","note":"</w:instrText>
      </w:r>
      <w:r w:rsidR="0064587A" w:rsidRPr="00261E78">
        <w:rPr>
          <w:rFonts w:ascii="Apple Color Emoji" w:hAnsi="Apple Color Emoji" w:cs="Apple Color Emoji"/>
        </w:rPr>
        <w:instrText>🏷️</w:instrText>
      </w:r>
      <w:r w:rsidR="0064587A"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0064587A" w:rsidRPr="00261E78">
        <w:fldChar w:fldCharType="separate"/>
      </w:r>
      <w:r w:rsidR="0064587A" w:rsidRPr="00261E78">
        <w:t>(Anderson et al.</w:t>
      </w:r>
      <w:r w:rsidR="0037499A">
        <w:t>,</w:t>
      </w:r>
      <w:r w:rsidR="0064587A" w:rsidRPr="00261E78">
        <w:t xml:space="preserve"> 2012)</w:t>
      </w:r>
      <w:r w:rsidR="0064587A" w:rsidRPr="00261E78">
        <w:fldChar w:fldCharType="end"/>
      </w:r>
      <w:r w:rsidRPr="00261E78">
        <w:t xml:space="preserve">. First answers receive disproportionate attention, accumulate more votes, and remain visible during peak traffic periods </w:t>
      </w:r>
      <w:r w:rsidR="004B0736" w:rsidRPr="00261E78">
        <w:fldChar w:fldCharType="begin"/>
      </w:r>
      <w:r w:rsidR="004B0736" w:rsidRPr="00261E78">
        <w:instrText xml:space="preserve"> ADDIN ZOTERO_ITEM CSL_CITATION {"citationID":"rcAhCqKr","properties":{"formattedCitation":"(Mamykina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004B0736" w:rsidRPr="00261E78">
        <w:instrText>【摘要翻译】本文分析了一个面向程序员的问答站点</w:instrText>
      </w:r>
      <w:r w:rsidR="004B0736" w:rsidRPr="00261E78">
        <w:instrText xml:space="preserve"> Stack Overflow</w:instrText>
      </w:r>
      <w:r w:rsidR="004B0736" w:rsidRPr="00261E78">
        <w:instrText>，它显著改进了技术领域问答系统的实用性和性能。超过</w:instrText>
      </w:r>
      <w:r w:rsidR="004B0736" w:rsidRPr="00261E78">
        <w:instrText xml:space="preserve"> 92% </w:instrText>
      </w:r>
      <w:r w:rsidR="004B0736" w:rsidRPr="00261E78">
        <w:instrText>的关于专家主题的堆栈溢出问题得到了回答</w:instrText>
      </w:r>
      <w:r w:rsidR="004B0736" w:rsidRPr="00261E78">
        <w:instrText xml:space="preserve"> —— </w:instrText>
      </w:r>
      <w:r w:rsidR="004B0736" w:rsidRPr="00261E78">
        <w:instrText>平均时间为</w:instrText>
      </w:r>
      <w:r w:rsidR="004B0736" w:rsidRPr="00261E78">
        <w:instrText xml:space="preserve"> 11 </w:instrText>
      </w:r>
      <w:r w:rsidR="004B0736"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004B0736" w:rsidRPr="00261E78">
        <w:instrText xml:space="preserve"> CSCW </w:instrText>
      </w:r>
      <w:r w:rsidR="004B0736" w:rsidRPr="00261E78">
        <w:instrText>系统研究以及将堆栈溢出模型应用于其他专业知识领域的尝试提出了挑战。</w:instrText>
      </w:r>
      <w:r w:rsidR="004B0736" w:rsidRPr="00261E78">
        <w:instrText xml:space="preserve">","archive_location":"619 </w:instrText>
      </w:r>
      <w:r w:rsidR="004B0736" w:rsidRPr="00261E78">
        <w:rPr>
          <w:rFonts w:ascii="Apple Color Emoji" w:hAnsi="Apple Color Emoji" w:cs="Apple Color Emoji"/>
        </w:rPr>
        <w:instrText>📊</w:instrText>
      </w:r>
      <w:r w:rsidR="004B0736" w:rsidRPr="00261E78">
        <w:instrText>","collection-title":"CHI '11","container-title":"Proceedings of the SIGCHI Conference on Human Factors in Computing Systems","DOI":"10.1145/1978942.1979366","event-place":"New York, NY, USA","ISBN":"978-1-4503-0228-9","language":"en","license":"</w:instrText>
      </w:r>
      <w:r w:rsidR="004B0736" w:rsidRPr="00261E78">
        <w:rPr>
          <w:rFonts w:ascii="Apple Color Emoji" w:hAnsi="Apple Color Emoji" w:cs="Apple Color Emoji"/>
        </w:rPr>
        <w:instrText>⭐⭐⭐⭐⭐</w:instrText>
      </w:r>
      <w:r w:rsidR="004B0736" w:rsidRPr="00261E78">
        <w:instrText>","note":"</w:instrText>
      </w:r>
      <w:r w:rsidR="004B0736" w:rsidRPr="00261E78">
        <w:rPr>
          <w:rFonts w:ascii="Apple Color Emoji" w:hAnsi="Apple Color Emoji" w:cs="Apple Color Emoji"/>
        </w:rPr>
        <w:instrText>🏷️</w:instrText>
      </w:r>
      <w:r w:rsidR="004B0736"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004B0736" w:rsidRPr="00261E78">
        <w:fldChar w:fldCharType="separate"/>
      </w:r>
      <w:r w:rsidR="004B0736" w:rsidRPr="00261E78">
        <w:t>(Mamykina et al.</w:t>
      </w:r>
      <w:r w:rsidR="0037499A">
        <w:t>,</w:t>
      </w:r>
      <w:r w:rsidR="004B0736" w:rsidRPr="00261E78">
        <w:t xml:space="preserve"> 2011)</w:t>
      </w:r>
      <w:r w:rsidR="004B0736" w:rsidRPr="00261E78">
        <w:fldChar w:fldCharType="end"/>
      </w:r>
      <w:r w:rsidR="004B0736" w:rsidRPr="00261E78">
        <w:t xml:space="preserve">. </w:t>
      </w:r>
      <w:r w:rsidRPr="00261E78">
        <w:t xml:space="preserve">Since GenAI produces near-instantaneous answers, it blocks human users’ opportunity to secure </w:t>
      </w:r>
      <w:r w:rsidR="00B453A0">
        <w:t xml:space="preserve">the </w:t>
      </w:r>
      <w:r w:rsidRPr="00261E78">
        <w:t xml:space="preserve">first position, which reduces </w:t>
      </w:r>
      <w:r w:rsidR="008343D3">
        <w:t xml:space="preserve">the </w:t>
      </w:r>
      <w:r w:rsidRPr="00261E78">
        <w:t>expected rewards crucial for sustained participation.</w:t>
      </w:r>
    </w:p>
    <w:p w14:paraId="40387006" w14:textId="3826DC4D" w:rsidR="006D218D" w:rsidRPr="00261E78" w:rsidRDefault="006D218D" w:rsidP="00A86F82">
      <w:pPr>
        <w:pStyle w:val="Paragraph0"/>
      </w:pPr>
      <w:r w:rsidRPr="00261E78">
        <w:lastRenderedPageBreak/>
        <w:t xml:space="preserve">These mechanisms unite through dual-process theories of information processing. The </w:t>
      </w:r>
      <w:r w:rsidR="00A83A8C">
        <w:t>e</w:t>
      </w:r>
      <w:r w:rsidRPr="00261E78">
        <w:t xml:space="preserve">laboration </w:t>
      </w:r>
      <w:r w:rsidR="00A83A8C">
        <w:t>l</w:t>
      </w:r>
      <w:r w:rsidRPr="00261E78">
        <w:t xml:space="preserve">ikelihood </w:t>
      </w:r>
      <w:r w:rsidR="00A83A8C">
        <w:t>m</w:t>
      </w:r>
      <w:r w:rsidRPr="00261E78">
        <w:t xml:space="preserve">odel </w:t>
      </w:r>
      <w:r w:rsidR="00DD074F" w:rsidRPr="00261E78">
        <w:fldChar w:fldCharType="begin"/>
      </w:r>
      <w:r w:rsidR="00DD074F" w:rsidRPr="00261E78">
        <w: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instrText>
      </w:r>
      <w:r w:rsidR="00DD074F" w:rsidRPr="00261E78">
        <w:rPr>
          <w:rFonts w:ascii="Apple Color Emoji" w:hAnsi="Apple Color Emoji" w:cs="Apple Color Emoji"/>
        </w:rPr>
        <w:instrText>🏷️</w:instrText>
      </w:r>
      <w:r w:rsidR="00DD074F" w:rsidRPr="00261E78">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DD074F" w:rsidRPr="00261E78">
        <w:fldChar w:fldCharType="separate"/>
      </w:r>
      <w:r w:rsidR="00DD074F" w:rsidRPr="00261E78">
        <w:t>(Petty et al.</w:t>
      </w:r>
      <w:r w:rsidR="0037499A">
        <w:t>,</w:t>
      </w:r>
      <w:r w:rsidR="00DD074F" w:rsidRPr="00261E78">
        <w:t xml:space="preserve"> 1986)</w:t>
      </w:r>
      <w:r w:rsidR="00DD074F" w:rsidRPr="00261E78">
        <w:fldChar w:fldCharType="end"/>
      </w:r>
      <w:r w:rsidRPr="00261E78">
        <w:t xml:space="preserve"> and </w:t>
      </w:r>
      <w:r w:rsidR="00A83A8C">
        <w:t>the h</w:t>
      </w:r>
      <w:r w:rsidRPr="00261E78">
        <w:t>euristic-</w:t>
      </w:r>
      <w:r w:rsidR="00A83A8C">
        <w:t>s</w:t>
      </w:r>
      <w:r w:rsidRPr="00261E78">
        <w:t xml:space="preserve">ystematic </w:t>
      </w:r>
      <w:r w:rsidR="00A83A8C">
        <w:t>m</w:t>
      </w:r>
      <w:r w:rsidRPr="00261E78">
        <w:t xml:space="preserve">odel </w:t>
      </w:r>
      <w:r w:rsidR="009465D6" w:rsidRPr="00261E78">
        <w:fldChar w:fldCharType="begin"/>
      </w:r>
      <w:r w:rsidR="009465D6" w:rsidRPr="00261E78">
        <w: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instrText>
      </w:r>
      <w:r w:rsidR="009465D6" w:rsidRPr="00261E78">
        <w:instrText>【摘要翻译】在实验</w:instrText>
      </w:r>
      <w:r w:rsidR="009465D6" w:rsidRPr="00261E78">
        <w:instrText>1</w:instrText>
      </w:r>
      <w:r w:rsidR="009465D6" w:rsidRPr="00261E78">
        <w: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instrText>
      </w:r>
      <w:r w:rsidR="009465D6" w:rsidRPr="00261E78">
        <w:instrText>2</w:instrText>
      </w:r>
      <w:r w:rsidR="009465D6" w:rsidRPr="00261E78">
        <w: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instrText>
      </w:r>
      <w:r w:rsidR="009465D6" w:rsidRPr="00261E78">
        <w:instrText xml:space="preserve">","archive_location":"4864 </w:instrText>
      </w:r>
      <w:r w:rsidR="009465D6" w:rsidRPr="00261E78">
        <w:rPr>
          <w:rFonts w:ascii="Apple Color Emoji" w:hAnsi="Apple Color Emoji" w:cs="Apple Color Emoji"/>
        </w:rPr>
        <w:instrText>📊</w:instrText>
      </w:r>
      <w:r w:rsidR="009465D6" w:rsidRPr="00261E78">
        <w:instrText>","call-number":"1","container-title":"Journal of Personality and Social Psychology","DOI":"10.1037/0022-3514.39.5.752","ISSN":"1939-1315","issue":"5","journalAbbreviation":"J. Pers. Soc. Psychol.","language":"en","note":"</w:instrText>
      </w:r>
      <w:r w:rsidR="009465D6" w:rsidRPr="00261E78">
        <w:rPr>
          <w:rFonts w:ascii="Apple Color Emoji" w:hAnsi="Apple Color Emoji" w:cs="Apple Color Emoji"/>
        </w:rPr>
        <w:instrText>🏷️</w:instrText>
      </w:r>
      <w:r w:rsidR="009465D6" w:rsidRPr="00261E78">
        <w: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instrText>
      </w:r>
      <w:r w:rsidR="009465D6" w:rsidRPr="00261E78">
        <w:fldChar w:fldCharType="separate"/>
      </w:r>
      <w:r w:rsidR="009465D6" w:rsidRPr="00261E78">
        <w:t>(Chaiken</w:t>
      </w:r>
      <w:r w:rsidR="0037499A">
        <w:t>,</w:t>
      </w:r>
      <w:r w:rsidR="009465D6" w:rsidRPr="00261E78">
        <w:t xml:space="preserve"> 1980)</w:t>
      </w:r>
      <w:r w:rsidR="009465D6" w:rsidRPr="00261E78">
        <w:fldChar w:fldCharType="end"/>
      </w:r>
      <w:r w:rsidRPr="00261E78">
        <w:t xml:space="preserve"> posit that people process information through two pathways: a central route involving careful content consideration and a peripheral route relying on contextual cues.</w:t>
      </w:r>
    </w:p>
    <w:p w14:paraId="502E6873" w14:textId="77777777" w:rsidR="006D218D" w:rsidRPr="00261E78" w:rsidRDefault="006D218D" w:rsidP="00A86F82">
      <w:pPr>
        <w:pStyle w:val="Paragraph0"/>
      </w:pPr>
      <w:r w:rsidRPr="00261E78">
        <w: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t>
      </w:r>
    </w:p>
    <w:p w14:paraId="0F44BDBA" w14:textId="33298F22" w:rsidR="00E2307C" w:rsidRPr="00261E78" w:rsidRDefault="00E2307C" w:rsidP="00633022">
      <w:pPr>
        <w:pStyle w:val="Paragraph0"/>
      </w:pPr>
      <w:r w:rsidRPr="00261E78">
        <w:t>The combined influence of</w:t>
      </w:r>
      <w:r w:rsidR="009F2D27" w:rsidRPr="00261E78">
        <w:t xml:space="preserve"> </w:t>
      </w:r>
      <w:r w:rsidR="006D218D" w:rsidRPr="00261E78">
        <w:t>the three mechanisms</w:t>
      </w:r>
      <w:r w:rsidR="009F2D27" w:rsidRPr="00261E78">
        <w:t xml:space="preserve"> </w:t>
      </w:r>
      <w:r w:rsidRPr="00261E78">
        <w:t>creates a comprehensive deterrent effect on human contribution. Therefore, we hypothesize:</w:t>
      </w:r>
    </w:p>
    <w:p w14:paraId="0A080C98" w14:textId="47F7E7B5" w:rsidR="00083FF9" w:rsidRPr="00261E78" w:rsidRDefault="00083FF9" w:rsidP="00083FF9">
      <w:pPr>
        <w:pStyle w:val="Paragraph0"/>
        <w:rPr>
          <w:i/>
          <w:iCs/>
        </w:rPr>
      </w:pPr>
      <w:r w:rsidRPr="00261E78">
        <w:rPr>
          <w:i/>
          <w:iCs/>
        </w:rPr>
        <w:t>H1: Introducing internal GenAI to answer questions reduce</w:t>
      </w:r>
      <w:r w:rsidR="002E0B2D" w:rsidRPr="00261E78">
        <w:rPr>
          <w:i/>
          <w:iCs/>
        </w:rPr>
        <w:t>s</w:t>
      </w:r>
      <w:r w:rsidRPr="00261E78">
        <w:rPr>
          <w:i/>
          <w:iCs/>
        </w:rPr>
        <w:t xml:space="preserve"> the contribution of human answerers in online </w:t>
      </w:r>
      <w:r w:rsidR="002E0B2D" w:rsidRPr="00261E78">
        <w:rPr>
          <w:i/>
          <w:iCs/>
        </w:rPr>
        <w:t>Q&amp;A</w:t>
      </w:r>
      <w:r w:rsidRPr="00261E78">
        <w:rPr>
          <w:i/>
          <w:iCs/>
        </w:rPr>
        <w:t xml:space="preserve"> </w:t>
      </w:r>
      <w:r w:rsidR="005B586F" w:rsidRPr="00261E78">
        <w:rPr>
          <w:i/>
        </w:rPr>
        <w:t>communities</w:t>
      </w:r>
      <w:r w:rsidR="005B586F" w:rsidRPr="00261E78" w:rsidDel="002C29E2">
        <w:rPr>
          <w:i/>
          <w:iCs/>
        </w:rPr>
        <w:t>.</w:t>
      </w:r>
    </w:p>
    <w:p w14:paraId="1321D8F1" w14:textId="7F799C0B" w:rsidR="00FE702D" w:rsidRPr="00261E78" w:rsidRDefault="00F71D1A" w:rsidP="00E93697">
      <w:pPr>
        <w:pStyle w:val="Heading2"/>
      </w:pPr>
      <w:bookmarkStart w:id="6" w:name="_Hlk165812433"/>
      <w:r w:rsidRPr="00261E78">
        <w:t>The Impacts of Internal GenAI</w:t>
      </w:r>
      <w:r w:rsidR="00FE702D" w:rsidRPr="00261E78">
        <w:t xml:space="preserve"> on </w:t>
      </w:r>
      <w:r w:rsidR="003954A5" w:rsidRPr="00261E78">
        <w:rPr>
          <w:lang w:eastAsia="zh-CN"/>
        </w:rPr>
        <w:t>Viewer</w:t>
      </w:r>
      <w:r w:rsidR="00E33AFE" w:rsidRPr="00261E78">
        <w:rPr>
          <w:lang w:eastAsia="zh-CN"/>
        </w:rPr>
        <w:t>s</w:t>
      </w:r>
    </w:p>
    <w:p w14:paraId="44BD5F5E" w14:textId="7C24762E" w:rsidR="003954A5" w:rsidRPr="00261E78" w:rsidRDefault="003954A5" w:rsidP="00EB4B15">
      <w:pPr>
        <w:pStyle w:val="Paragraph0"/>
        <w:widowControl w:val="0"/>
        <w:ind w:firstLine="533"/>
      </w:pPr>
      <w:r w:rsidRPr="00261E78">
        <w:t xml:space="preserve">We also theorize how internal GenAI influences </w:t>
      </w:r>
      <w:r w:rsidR="00E33AFE" w:rsidRPr="00261E78">
        <w:t xml:space="preserve">viewer </w:t>
      </w:r>
      <w:r w:rsidRPr="00261E78">
        <w:t xml:space="preserve">recognition </w:t>
      </w:r>
      <w:r w:rsidR="00E33AFE" w:rsidRPr="00261E78">
        <w:t>of</w:t>
      </w:r>
      <w:r w:rsidRPr="00261E78">
        <w:t xml:space="preserve"> human answers. </w:t>
      </w:r>
      <w:r w:rsidR="008343D3">
        <w:t>I</w:t>
      </w:r>
      <w:r w:rsidR="008343D3" w:rsidRPr="00261E78">
        <w:t>n online Q&amp;A communities</w:t>
      </w:r>
      <w:r w:rsidR="008343D3">
        <w:t>, r</w:t>
      </w:r>
      <w:r w:rsidRPr="00261E78">
        <w:t xml:space="preserve">ecognition through upvotes and community feedback constitutes a fundamental reward structure </w:t>
      </w:r>
      <w:r w:rsidR="006A30C0" w:rsidRPr="00261E78">
        <w:fldChar w:fldCharType="begin"/>
      </w:r>
      <w:r w:rsidR="006A30C0" w:rsidRPr="00261E78">
        <w:instrText xml:space="preserve"> ADDIN ZOTERO_ITEM CSL_CITATION {"citationID":"1zR9Pl99","properties":{"formattedCitation":"(Mamykina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006A30C0" w:rsidRPr="00261E78">
        <w:instrText>【摘要翻译】本文分析了一个面向程序员的问答站点</w:instrText>
      </w:r>
      <w:r w:rsidR="006A30C0" w:rsidRPr="00261E78">
        <w:instrText xml:space="preserve"> Stack Overflow</w:instrText>
      </w:r>
      <w:r w:rsidR="006A30C0" w:rsidRPr="00261E78">
        <w:instrText>，它显著改进了技术领域问答系统的实用性和性能。超过</w:instrText>
      </w:r>
      <w:r w:rsidR="006A30C0" w:rsidRPr="00261E78">
        <w:instrText xml:space="preserve"> 92% </w:instrText>
      </w:r>
      <w:r w:rsidR="006A30C0" w:rsidRPr="00261E78">
        <w:instrText>的关于专家主题的堆栈溢出问题得到了回答</w:instrText>
      </w:r>
      <w:r w:rsidR="006A30C0" w:rsidRPr="00261E78">
        <w:instrText xml:space="preserve"> —— </w:instrText>
      </w:r>
      <w:r w:rsidR="006A30C0" w:rsidRPr="00261E78">
        <w:instrText>平均时间为</w:instrText>
      </w:r>
      <w:r w:rsidR="006A30C0" w:rsidRPr="00261E78">
        <w:instrText xml:space="preserve"> 11 </w:instrText>
      </w:r>
      <w:r w:rsidR="006A30C0"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006A30C0" w:rsidRPr="00261E78">
        <w:instrText xml:space="preserve"> CSCW </w:instrText>
      </w:r>
      <w:r w:rsidR="006A30C0" w:rsidRPr="00261E78">
        <w:instrText>系统研究以及将堆栈溢出模型应用于其他专业知识领域的尝试提出了挑战。</w:instrText>
      </w:r>
      <w:r w:rsidR="006A30C0" w:rsidRPr="00261E78">
        <w:instrText xml:space="preserve">","archive_location":"619 </w:instrText>
      </w:r>
      <w:r w:rsidR="006A30C0" w:rsidRPr="00261E78">
        <w:rPr>
          <w:rFonts w:ascii="Apple Color Emoji" w:hAnsi="Apple Color Emoji" w:cs="Apple Color Emoji"/>
        </w:rPr>
        <w:instrText>📊</w:instrText>
      </w:r>
      <w:r w:rsidR="006A30C0" w:rsidRPr="00261E78">
        <w:instrText>","collection-title":"CHI '11","container-title":"Proceedings of the SIGCHI Conference on Human Factors in Computing Systems","DOI":"10.1145/1978942.1979366","event-place":"New York, NY, USA","ISBN":"978-1-4503-0228-9","language":"en","license":"</w:instrText>
      </w:r>
      <w:r w:rsidR="006A30C0" w:rsidRPr="00261E78">
        <w:rPr>
          <w:rFonts w:ascii="Apple Color Emoji" w:hAnsi="Apple Color Emoji" w:cs="Apple Color Emoji"/>
        </w:rPr>
        <w:instrText>⭐⭐⭐⭐⭐</w:instrText>
      </w:r>
      <w:r w:rsidR="006A30C0" w:rsidRPr="00261E78">
        <w:instrText>","note":"</w:instrText>
      </w:r>
      <w:r w:rsidR="006A30C0" w:rsidRPr="00261E78">
        <w:rPr>
          <w:rFonts w:ascii="Apple Color Emoji" w:hAnsi="Apple Color Emoji" w:cs="Apple Color Emoji"/>
        </w:rPr>
        <w:instrText>🏷️</w:instrText>
      </w:r>
      <w:r w:rsidR="006A30C0"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006A30C0" w:rsidRPr="00261E78">
        <w:fldChar w:fldCharType="separate"/>
      </w:r>
      <w:r w:rsidR="006A30C0" w:rsidRPr="00261E78">
        <w:t>(Mamykina et al.</w:t>
      </w:r>
      <w:r w:rsidR="0037499A">
        <w:t>,</w:t>
      </w:r>
      <w:r w:rsidR="006A30C0" w:rsidRPr="00261E78">
        <w:t xml:space="preserve"> 2011)</w:t>
      </w:r>
      <w:r w:rsidR="006A30C0" w:rsidRPr="00261E78">
        <w:fldChar w:fldCharType="end"/>
      </w:r>
      <w:r w:rsidRPr="00261E78">
        <w:t xml:space="preserve">, which validates contributors’ efforts and influences future participation </w:t>
      </w:r>
      <w:r w:rsidR="0009325B" w:rsidRPr="00261E78">
        <w:fldChar w:fldCharType="begin"/>
      </w:r>
      <w:r w:rsidR="0009325B" w:rsidRPr="00261E78">
        <w:instrText xml:space="preserve"> ADDIN ZOTERO_ITEM CSL_CITATION {"citationID":"iwwVyPeo","properties":{"formattedCitation":"(Jin et al. 2015; Luo et al. 2024)","plainCitation":"(Jin et al. 2015; Luo et al. 2024)","noteIndex":0},"citationItems":[{"id":2893,"uris":["http://zotero.org/users/8905122/items/QRKNHRBQ"],"itemData":{"id":2893,"type":"article-journal","abstract":"Based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recognition, and social learning have a positive impact on his knowledge-contribution behaviors. The findings can help guide the development and operation of online social Q&amp;A communities. (C) 2015 Elsevier B.V. All rights reserved.\n\n</w:instrText>
      </w:r>
      <w:r w:rsidR="0009325B" w:rsidRPr="00261E78">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sidR="0009325B" w:rsidRPr="00261E78">
        <w:instrText>(C)2015 Elsevier B.V</w:instrText>
      </w:r>
      <w:r w:rsidR="0009325B" w:rsidRPr="00261E78">
        <w:instrText>。保留所有权利。</w:instrText>
      </w:r>
      <w:r w:rsidR="0009325B" w:rsidRPr="00261E78">
        <w:instrText xml:space="preserve">","archive_location":"204 </w:instrText>
      </w:r>
      <w:r w:rsidR="0009325B" w:rsidRPr="00261E78">
        <w:rPr>
          <w:rFonts w:ascii="Apple Color Emoji" w:hAnsi="Apple Color Emoji" w:cs="Apple Color Emoji"/>
        </w:rPr>
        <w:instrText>📊</w:instrText>
      </w:r>
      <w:r w:rsidR="0009325B" w:rsidRPr="00261E78">
        <w:instrText>","call-number":"2","container-title":"Information &amp; Management","DOI":"10.1016/j.im.2015.07.005","ISSN":"0378-7206","issue":"7","journalAbbreviation":"Inform. Manage.","language":"en","note":"</w:instrText>
      </w:r>
      <w:r w:rsidR="0009325B" w:rsidRPr="00261E78">
        <w:rPr>
          <w:rFonts w:ascii="Apple Color Emoji" w:hAnsi="Apple Color Emoji" w:cs="Apple Color Emoji"/>
        </w:rPr>
        <w:instrText>🏷️</w:instrText>
      </w:r>
      <w:r w:rsidR="0009325B" w:rsidRPr="00261E78">
        <w:instrText xml:space="preserve"> /unread</w:instrText>
      </w:r>
      <w:r w:rsidR="0009325B" w:rsidRPr="00261E78">
        <w:instrText>、</w:instrText>
      </w:r>
      <w:r w:rsidR="0009325B" w:rsidRPr="00261E78">
        <w:instrText>INTENTION</w:instrText>
      </w:r>
      <w:r w:rsidR="0009325B" w:rsidRPr="00261E78">
        <w:instrText>、</w:instrText>
      </w:r>
      <w:r w:rsidR="0009325B" w:rsidRPr="00261E78">
        <w:instrText>VIRTUAL COMMUNITIES</w:instrText>
      </w:r>
      <w:r w:rsidR="0009325B" w:rsidRPr="00261E78">
        <w:instrText>、</w:instrText>
      </w:r>
      <w:r w:rsidR="0009325B" w:rsidRPr="00261E78">
        <w:instrText>DESIGN</w:instrText>
      </w:r>
      <w:r w:rsidR="0009325B" w:rsidRPr="00261E78">
        <w:instrText>、</w:instrText>
      </w:r>
      <w:r w:rsidR="0009325B" w:rsidRPr="00261E78">
        <w:instrText>Knowledge contribution</w:instrText>
      </w:r>
      <w:r w:rsidR="0009325B" w:rsidRPr="00261E78">
        <w:instrText>、</w:instrText>
      </w:r>
      <w:r w:rsidR="0009325B" w:rsidRPr="00261E78">
        <w:instrText>IDENTITY</w:instrText>
      </w:r>
      <w:r w:rsidR="0009325B" w:rsidRPr="00261E78">
        <w:instrText>、</w:instrText>
      </w:r>
      <w:r w:rsidR="0009325B" w:rsidRPr="00261E78">
        <w:instrText>COGNITIVE THEORY</w:instrText>
      </w:r>
      <w:r w:rsidR="0009325B" w:rsidRPr="00261E78">
        <w:instrText>、</w:instrText>
      </w:r>
      <w:r w:rsidR="0009325B" w:rsidRPr="00261E78">
        <w:instrText>CONSUMER-TRUST</w:instrText>
      </w:r>
      <w:r w:rsidR="0009325B" w:rsidRPr="00261E78">
        <w:instrText>、</w:instrText>
      </w:r>
      <w:r w:rsidR="0009325B" w:rsidRPr="00261E78">
        <w:instrText>CONTINUANCE</w:instrText>
      </w:r>
      <w:r w:rsidR="0009325B" w:rsidRPr="00261E78">
        <w:instrText>、</w:instrText>
      </w:r>
      <w:r w:rsidR="0009325B" w:rsidRPr="00261E78">
        <w:instrText>EXPECTATIONS</w:instrText>
      </w:r>
      <w:r w:rsidR="0009325B" w:rsidRPr="00261E78">
        <w:instrText>、</w:instrText>
      </w:r>
      <w:r w:rsidR="0009325B" w:rsidRPr="00261E78">
        <w:instrText>Identity communication</w:instrText>
      </w:r>
      <w:r w:rsidR="0009325B" w:rsidRPr="00261E78">
        <w:instrText>、</w:instrText>
      </w:r>
      <w:r w:rsidR="0009325B" w:rsidRPr="00261E78">
        <w:instrText>SELF-REGULATION</w:instrText>
      </w:r>
      <w:r w:rsidR="0009325B" w:rsidRPr="00261E78">
        <w:instrText>、</w:instrText>
      </w:r>
      <w:r w:rsidR="0009325B" w:rsidRPr="00261E78">
        <w:instrText>SHARE</w:instrText>
      </w:r>
      <w:r w:rsidR="0009325B" w:rsidRPr="00261E78">
        <w:instrText>、</w:instrText>
      </w:r>
      <w:r w:rsidR="0009325B" w:rsidRPr="00261E78">
        <w:instrText>Social exchange</w:instrText>
      </w:r>
      <w:r w:rsidR="0009325B" w:rsidRPr="00261E78">
        <w:instrText>、</w:instrText>
      </w:r>
      <w:r w:rsidR="0009325B" w:rsidRPr="00261E78">
        <w:instrText>Social learning","page":"840-849","source":"9.9 (Q1)","title":"Why users contribute knowledge to online communities: An empirical study of an online social Q&amp;A community","title-short":"Why users contribute knowledge to online communities","volume":"52","author":[{"family":"Jin","given":"Jiahua"},{"family":"Li","given":"Yijun"},{"family":"Zhong","given":"Xiaojia"},{"family":"Zhai","given":"Li"}],"issued":{"date-parts":[["2015",11]]}},"label":"page"},{"id":2894,"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findings can help operators of social Q&amp;A communities to optimize community norms and incentive mechanisms.\n\n</w:instrText>
      </w:r>
      <w:r w:rsidR="0009325B" w:rsidRPr="00261E78">
        <w:instrText>【摘要翻译】目的基于社会资本、形象动机和动机可供性的视角，探讨了不同类型的动机（即基于关系的动机、基于社区的动机和基于个人的动机）对用户在社交问答（</w:instrText>
      </w:r>
      <w:r w:rsidR="0009325B" w:rsidRPr="00261E78">
        <w:instrText>Q&amp;A</w:instrText>
      </w:r>
      <w:r w:rsidR="0009325B" w:rsidRPr="00261E78">
        <w:instrText>）中持续知识贡献的直接和调节作用</w:instrText>
      </w:r>
      <w:r w:rsidR="0009325B" w:rsidRPr="00261E78">
        <w:instrText>communities.Design/methodology/approachThe</w:instrText>
      </w:r>
      <w:r w:rsidR="0009325B" w:rsidRPr="00261E78">
        <w:instrText>作者从中国一个流行的社交问答社区收集了</w:instrText>
      </w:r>
      <w:r w:rsidR="0009325B" w:rsidRPr="00261E78">
        <w:instrText>10,193</w:instrText>
      </w:r>
      <w:r w:rsidR="0009325B" w:rsidRPr="00261E78">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sidR="0009325B" w:rsidRPr="00261E78">
        <w:instrText>/</w:instrText>
      </w:r>
      <w:r w:rsidR="0009325B" w:rsidRPr="00261E78">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rsidR="0009325B" w:rsidRPr="00261E78">
        <w:instrText>","call-number":"3","container-title":"Information Technology &amp; People","DOI":"10.1108/ITP-02-2022-0128","ISSN":"0959-3845","issue":"5","journalAbbreviation":"Inform. Technol. Peopl.","language":"en","note":"</w:instrText>
      </w:r>
      <w:r w:rsidR="0009325B" w:rsidRPr="00261E78">
        <w:rPr>
          <w:rFonts w:ascii="Apple Color Emoji" w:hAnsi="Apple Color Emoji" w:cs="Apple Color Emoji"/>
        </w:rPr>
        <w:instrText>🏷️</w:instrText>
      </w:r>
      <w:r w:rsidR="0009325B" w:rsidRPr="00261E78">
        <w:instrText xml:space="preserve"> /unread</w:instrText>
      </w:r>
      <w:r w:rsidR="0009325B" w:rsidRPr="00261E78">
        <w:instrText>、</w:instrText>
      </w:r>
      <w:r w:rsidR="0009325B" w:rsidRPr="00261E78">
        <w:instrText>INTENTION</w:instrText>
      </w:r>
      <w:r w:rsidR="0009325B" w:rsidRPr="00261E78">
        <w:instrText>、</w:instrText>
      </w:r>
      <w:r w:rsidR="0009325B" w:rsidRPr="00261E78">
        <w:instrText>VIRTUAL COMMUNITIES</w:instrText>
      </w:r>
      <w:r w:rsidR="0009325B" w:rsidRPr="00261E78">
        <w:instrText>、</w:instrText>
      </w:r>
      <w:r w:rsidR="0009325B" w:rsidRPr="00261E78">
        <w:instrText>Knowledge contribution</w:instrText>
      </w:r>
      <w:r w:rsidR="0009325B" w:rsidRPr="00261E78">
        <w:instrText>、</w:instrText>
      </w:r>
      <w:r w:rsidR="0009325B" w:rsidRPr="00261E78">
        <w:instrText>IDENTITY</w:instrText>
      </w:r>
      <w:r w:rsidR="0009325B" w:rsidRPr="00261E78">
        <w:instrText>、</w:instrText>
      </w:r>
      <w:r w:rsidR="0009325B" w:rsidRPr="00261E78">
        <w:instrText>CONTRIBUTION BEHAVIOR</w:instrText>
      </w:r>
      <w:r w:rsidR="0009325B" w:rsidRPr="00261E78">
        <w:instrText>、</w:instrText>
      </w:r>
      <w:r w:rsidR="0009325B" w:rsidRPr="00261E78">
        <w:instrText>IMAGE MOTIVATION</w:instrText>
      </w:r>
      <w:r w:rsidR="0009325B" w:rsidRPr="00261E78">
        <w:instrText>、</w:instrText>
      </w:r>
      <w:r w:rsidR="0009325B" w:rsidRPr="00261E78">
        <w:instrText>MEDIA</w:instrText>
      </w:r>
      <w:r w:rsidR="0009325B" w:rsidRPr="00261E78">
        <w:instrText>、</w:instrText>
      </w:r>
      <w:r w:rsidR="0009325B" w:rsidRPr="00261E78">
        <w:instrText>Motivational affordances</w:instrText>
      </w:r>
      <w:r w:rsidR="0009325B" w:rsidRPr="00261E78">
        <w:instrText>、</w:instrText>
      </w:r>
      <w:r w:rsidR="0009325B" w:rsidRPr="00261E78">
        <w:instrText>NETWORKING SITES</w:instrText>
      </w:r>
      <w:r w:rsidR="0009325B" w:rsidRPr="00261E78">
        <w:instrText>、</w:instrText>
      </w:r>
      <w:r w:rsidR="0009325B" w:rsidRPr="00261E78">
        <w:instrText>ONLINE CONSUMER REVIEWS</w:instrText>
      </w:r>
      <w:r w:rsidR="0009325B" w:rsidRPr="00261E78">
        <w:instrText>、</w:instrText>
      </w:r>
      <w:r w:rsidR="0009325B" w:rsidRPr="00261E78">
        <w:instrText>Self-presentation</w:instrText>
      </w:r>
      <w:r w:rsidR="0009325B" w:rsidRPr="00261E78">
        <w:instrText>、</w:instrText>
      </w:r>
      <w:r w:rsidR="0009325B" w:rsidRPr="00261E78">
        <w:instrText>Social capital</w:instrText>
      </w:r>
      <w:r w:rsidR="0009325B" w:rsidRPr="00261E78">
        <w:instrText>、</w:instrText>
      </w:r>
      <w:r w:rsidR="0009325B" w:rsidRPr="00261E78">
        <w:instrText>Social Q&amp;A community</w:instrText>
      </w:r>
      <w:r w:rsidR="0009325B" w:rsidRPr="00261E78">
        <w:instrText>、</w:instrText>
      </w:r>
      <w:r w:rsidR="0009325B" w:rsidRPr="00261E78">
        <w:instrText>TECHNOLOGY</w:instrText>
      </w:r>
      <w:r w:rsidR="0009325B" w:rsidRPr="00261E78">
        <w:instrText>、</w:instrText>
      </w:r>
      <w:r w:rsidR="0009325B" w:rsidRPr="00261E78">
        <w:instrText xml:space="preserve">USER PARTICIPATION","page":"1950-1982","source":"4.4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0009325B" w:rsidRPr="00261E78">
        <w:fldChar w:fldCharType="separate"/>
      </w:r>
      <w:r w:rsidR="0009325B" w:rsidRPr="00261E78">
        <w:t>(Jin et al.</w:t>
      </w:r>
      <w:r w:rsidR="0037499A">
        <w:t>,</w:t>
      </w:r>
      <w:r w:rsidR="0009325B" w:rsidRPr="00261E78">
        <w:t xml:space="preserve"> 2015; Luo et al.</w:t>
      </w:r>
      <w:r w:rsidR="0037499A">
        <w:t>,</w:t>
      </w:r>
      <w:r w:rsidR="0009325B" w:rsidRPr="00261E78">
        <w:t xml:space="preserve"> 2024)</w:t>
      </w:r>
      <w:r w:rsidR="0009325B" w:rsidRPr="00261E78">
        <w:fldChar w:fldCharType="end"/>
      </w:r>
      <w:r w:rsidRPr="00261E78">
        <w:t>. We propose three mechanisms through which AI-generated answers affect recognition of human contributions.</w:t>
      </w:r>
    </w:p>
    <w:p w14:paraId="56343F83" w14:textId="78BB151F" w:rsidR="002602FF" w:rsidRPr="00261E78" w:rsidRDefault="00A323C8" w:rsidP="003D07D3">
      <w:pPr>
        <w:pStyle w:val="Heading3"/>
        <w:rPr>
          <w:lang w:eastAsia="zh-CN"/>
        </w:rPr>
      </w:pPr>
      <w:r w:rsidRPr="00261E78">
        <w:rPr>
          <w:lang w:eastAsia="zh-CN"/>
        </w:rPr>
        <w:t xml:space="preserve">Attention Diversion </w:t>
      </w:r>
    </w:p>
    <w:p w14:paraId="4524A786" w14:textId="4E0C5468" w:rsidR="003954A5" w:rsidRPr="00261E78" w:rsidRDefault="003954A5">
      <w:pPr>
        <w:pStyle w:val="Paragraph0"/>
      </w:pPr>
      <w:r w:rsidRPr="00261E78">
        <w:t xml:space="preserve">AI-generated answers may reduce recognition of human contributions by absorbing viewer attention, limiting the audience available to evaluate human answers. Drawing from attention </w:t>
      </w:r>
      <w:r w:rsidRPr="00261E78">
        <w:lastRenderedPageBreak/>
        <w:t xml:space="preserve">economics research, human attention is a scarce resource allocated selectively among competing information sources </w:t>
      </w:r>
      <w:r w:rsidR="000F268B" w:rsidRPr="00261E78">
        <w:fldChar w:fldCharType="begin"/>
      </w:r>
      <w:r w:rsidR="00D83D85" w:rsidRPr="00261E78">
        <w:instrText xml:space="preserve"> ADDIN ZOTERO_ITEM CSL_CITATION {"citationID":"Z6KxBZEo","properties":{"formattedCitation":"(Greenberger 1971; Simon 1996)","plainCitation":"(Greenberger 1971; Simon 1996)","noteIndex":0},"citationItems":[{"id":31823,"uris":["http://zotero.org/users/8905122/items/5HX49T9W"],"itemData":{"id":31823,"type":"article-journal","container-title":"(No Title)","language":"en","note":"</w:instrText>
      </w:r>
      <w:r w:rsidR="00D83D85" w:rsidRPr="00261E78">
        <w:rPr>
          <w:rFonts w:ascii="Apple Color Emoji" w:hAnsi="Apple Color Emoji" w:cs="Apple Color Emoji"/>
        </w:rPr>
        <w:instrText>🏷️</w:instrText>
      </w:r>
      <w:r w:rsidR="00D83D85" w:rsidRPr="00261E78">
        <w:instrText xml:space="preserve"> /unread","source":"Google Scholar","title":"Computers, communications, and the public interest","URL":"https://cir.nii.ac.jp/crid/1130000795331084928","author":[{"family":"Greenberger","given":"Martin"}],"accessed":{"date-parts":[["2025",11,15]]},"issued":{"date-parts":[["1971"]]}},"label":"page"},{"id":31824,"uris":["http://zotero.org/users/8905122/items/Z9D3L75K"],"itemData":{"id":31824,"type":"article-journal","container-title":"International Library of Critical Writings in Economics","language":"en","note":"</w:instrText>
      </w:r>
      <w:r w:rsidR="00D83D85" w:rsidRPr="00261E78">
        <w:rPr>
          <w:rFonts w:ascii="Apple Color Emoji" w:hAnsi="Apple Color Emoji" w:cs="Apple Color Emoji"/>
        </w:rPr>
        <w:instrText>🏷️</w:instrText>
      </w:r>
      <w:r w:rsidR="00D83D85" w:rsidRPr="00261E78">
        <w:instrText xml:space="preserve"> /unread","page":"187–202","source":"Google Scholar","title":"Designing organizations for an information-rich world","volume":"70","author":[{"family":"Simon","given":"Herbert A."}],"issued":{"date-parts":[["1996"]]}}}],"schema":"https://github.com/citation-style-language/schema/raw/master/csl-citation.json"} </w:instrText>
      </w:r>
      <w:r w:rsidR="000F268B" w:rsidRPr="00261E78">
        <w:fldChar w:fldCharType="separate"/>
      </w:r>
      <w:r w:rsidR="00D83D85" w:rsidRPr="00261E78">
        <w:t>(Greenberger</w:t>
      </w:r>
      <w:r w:rsidR="0037499A">
        <w:t xml:space="preserve">, </w:t>
      </w:r>
      <w:r w:rsidR="00D83D85" w:rsidRPr="00261E78">
        <w:t>1971; Simon</w:t>
      </w:r>
      <w:r w:rsidR="0037499A">
        <w:t>,</w:t>
      </w:r>
      <w:r w:rsidR="00D83D85" w:rsidRPr="00261E78">
        <w:t xml:space="preserve"> 1996)</w:t>
      </w:r>
      <w:r w:rsidR="000F268B" w:rsidRPr="00261E78">
        <w:fldChar w:fldCharType="end"/>
      </w:r>
      <w:r w:rsidR="000F268B" w:rsidRPr="00261E78">
        <w:t xml:space="preserve">. </w:t>
      </w:r>
      <w:r w:rsidRPr="00261E78">
        <w:t>When AI answers appear prominently at the top</w:t>
      </w:r>
      <w:r w:rsidR="008343D3">
        <w:t xml:space="preserve"> of </w:t>
      </w:r>
      <w:r w:rsidR="00C30A40">
        <w:rPr>
          <w:rFonts w:hint="eastAsia"/>
        </w:rPr>
        <w:t>the answer area</w:t>
      </w:r>
      <w:r w:rsidRPr="00261E78">
        <w:t xml:space="preserve">, they attract and retain viewer attention, reducing </w:t>
      </w:r>
      <w:r w:rsidR="008343D3">
        <w:t xml:space="preserve">the </w:t>
      </w:r>
      <w:r w:rsidRPr="00261E78">
        <w:t>attention available for human answers positioned below.</w:t>
      </w:r>
      <w:r w:rsidR="00044340">
        <w:t xml:space="preserve"> </w:t>
      </w:r>
      <w:r w:rsidRPr="00261E78">
        <w:t>This mechanism impacts recognition through reduced exposure. Users cannot upvote content they never see. When viewers focus on AI answers, they may not scroll down to view human contributions, reducing the pool of potential upvoters. Consequently, decreased recognition for human answers stems from reduced audience reach rather than diminished quality perceptions.</w:t>
      </w:r>
    </w:p>
    <w:p w14:paraId="0DC59DF1" w14:textId="3C2632C2" w:rsidR="00D02C39" w:rsidRPr="00261E78" w:rsidRDefault="00A323C8" w:rsidP="003D07D3">
      <w:pPr>
        <w:pStyle w:val="Heading3"/>
      </w:pPr>
      <w:r w:rsidRPr="00261E78">
        <w:t xml:space="preserve">Quality Degradation </w:t>
      </w:r>
    </w:p>
    <w:p w14:paraId="01FFABB9" w14:textId="13B51923" w:rsidR="003954A5" w:rsidRPr="00261E78" w:rsidRDefault="003954A5" w:rsidP="00A86F82">
      <w:pPr>
        <w:pStyle w:val="Paragraph0"/>
      </w:pPr>
      <w:r w:rsidRPr="00261E78">
        <w:t>The second mechanism posits that AI-generated answers lead to a decline in the actual quality of subsequent human answers through two pathways.</w:t>
      </w:r>
    </w:p>
    <w:p w14:paraId="486B82FE" w14:textId="4A0EFCC3" w:rsidR="003954A5" w:rsidRPr="00261E78" w:rsidRDefault="003954A5" w:rsidP="00A86F82">
      <w:pPr>
        <w:pStyle w:val="Paragraph0"/>
      </w:pPr>
      <w:r w:rsidRPr="00261E78">
        <w:rPr>
          <w:b/>
          <w:bCs/>
        </w:rPr>
        <w:t>Expertise Composition Shift</w:t>
      </w:r>
      <w:r w:rsidRPr="00261E78">
        <w:t xml:space="preserve">: AI answers may disproportionately discourage expert participation while minimally impacting non-experts. Experts </w:t>
      </w:r>
      <w:r w:rsidR="0087505E" w:rsidRPr="00261E78">
        <w:t xml:space="preserve">in online Q&amp;A technical communities </w:t>
      </w:r>
      <w:r w:rsidR="009B68FD" w:rsidRPr="00261E78">
        <w:t xml:space="preserve">strategically allocate attention to unsolved challenging questions where their expertise can be distinctively demonstrated </w:t>
      </w:r>
      <w:r w:rsidR="0015498F" w:rsidRPr="00261E78">
        <w:fldChar w:fldCharType="begin"/>
      </w:r>
      <w:r w:rsidR="00717875" w:rsidRPr="00261E78">
        <w:instrText xml:space="preserve"> ADDIN ZOTERO_ITEM CSL_CITATION {"citationID":"qe8xXFY5","properties":{"formattedCitation":"(Raymond 2014)","plainCitation":"(Raymond 2014)","noteIndex":0},"citationItems":[{"id":31456,"uris":["http://zotero.org/users/8905122/items/5GC87A77"],"itemData":{"id":31456,"type":"book","language":"en","note":"</w:instrText>
      </w:r>
      <w:r w:rsidR="00717875" w:rsidRPr="00261E78">
        <w:rPr>
          <w:rFonts w:ascii="Apple Color Emoji" w:hAnsi="Apple Color Emoji" w:cs="Apple Color Emoji"/>
        </w:rPr>
        <w:instrText>🏷️</w:instrText>
      </w:r>
      <w:r w:rsidR="00717875" w:rsidRPr="00261E78">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0015498F" w:rsidRPr="00261E78">
        <w:fldChar w:fldCharType="separate"/>
      </w:r>
      <w:r w:rsidR="00717875" w:rsidRPr="00261E78">
        <w:t>(Raymond</w:t>
      </w:r>
      <w:r w:rsidR="0037499A">
        <w:t>,</w:t>
      </w:r>
      <w:r w:rsidR="00717875" w:rsidRPr="00261E78">
        <w:t xml:space="preserve"> 2014)</w:t>
      </w:r>
      <w:r w:rsidR="0015498F" w:rsidRPr="00261E78">
        <w:fldChar w:fldCharType="end"/>
      </w:r>
      <w:r w:rsidRPr="00261E78">
        <w:t>. When AI provides comprehensive answers, experts perceive</w:t>
      </w:r>
      <w:r w:rsidR="008343D3">
        <w:t xml:space="preserve"> that their contributions will have</w:t>
      </w:r>
      <w:r w:rsidRPr="00261E78">
        <w:t xml:space="preserve"> diminished marginal utility. They redirect efforts to questions explicitly requiring specialized knowledge </w:t>
      </w:r>
      <w:r w:rsidR="007F5FF3" w:rsidRPr="00261E78">
        <w:fldChar w:fldCharType="begin"/>
      </w:r>
      <w:r w:rsidR="007F5FF3" w:rsidRPr="00261E78">
        <w:instrText xml:space="preserve"> ADDIN ZOTERO_ITEM CSL_CITATION {"citationID":"8cR5iUrh","properties":{"formattedCitation":"(Khansa et al. 2015)","plainCitation":"(Khansa et al. 2015)","noteIndex":0},"citationItems":[{"id":26537,"uris":["http://zotero.org/users/8905122/items/4RIXSSFP"],"itemData":{"id":26537,"type":"article-journal","abstract":"Abstract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sidR="007F5FF3" w:rsidRPr="00261E78">
        <w:rPr>
          <w:rFonts w:ascii="Apple Color Emoji" w:hAnsi="Apple Color Emoji" w:cs="Apple Color Emoji"/>
        </w:rPr>
        <w:instrText>📊</w:instrText>
      </w:r>
      <w:r w:rsidR="007F5FF3" w:rsidRPr="00261E78">
        <w:instrText>","call-number":"2","container-title":"Journal of Management Information Systems","DOI":"10.1080/07421222.2015.1063293","ISSN":"0742-1222","issue":"2","journalAbbreviation":"Journal of Management Information Systems","language":"en","note":"</w:instrText>
      </w:r>
      <w:r w:rsidR="007F5FF3" w:rsidRPr="00261E78">
        <w:rPr>
          <w:rFonts w:ascii="Apple Color Emoji" w:hAnsi="Apple Color Emoji" w:cs="Apple Color Emoji"/>
        </w:rPr>
        <w:instrText>🏷️</w:instrText>
      </w:r>
      <w:r w:rsidR="007F5FF3" w:rsidRPr="00261E78">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007F5FF3" w:rsidRPr="00261E78">
        <w:fldChar w:fldCharType="separate"/>
      </w:r>
      <w:r w:rsidR="007F5FF3" w:rsidRPr="00261E78">
        <w:t>(Khansa et al.</w:t>
      </w:r>
      <w:r w:rsidR="0037499A">
        <w:t>,</w:t>
      </w:r>
      <w:r w:rsidR="007F5FF3" w:rsidRPr="00261E78">
        <w:t xml:space="preserve"> 2015)</w:t>
      </w:r>
      <w:r w:rsidR="007F5FF3" w:rsidRPr="00261E78">
        <w:fldChar w:fldCharType="end"/>
      </w:r>
      <w:r w:rsidRPr="00261E78">
        <w:t xml:space="preserve">, resulting in a compositional shift toward non-experts and </w:t>
      </w:r>
      <w:r w:rsidR="008343D3">
        <w:t xml:space="preserve">in </w:t>
      </w:r>
      <w:r w:rsidRPr="00261E78">
        <w:t>reduced quality</w:t>
      </w:r>
      <w:r w:rsidR="00237174" w:rsidRPr="00261E78">
        <w:t xml:space="preserve"> of human answers</w:t>
      </w:r>
      <w:r w:rsidRPr="00261E78">
        <w:t>.</w:t>
      </w:r>
    </w:p>
    <w:p w14:paraId="5F8D1940" w14:textId="5DEA25CA" w:rsidR="003954A5" w:rsidRPr="00261E78" w:rsidRDefault="003954A5" w:rsidP="00A86F82">
      <w:pPr>
        <w:pStyle w:val="Paragraph0"/>
      </w:pPr>
      <w:r w:rsidRPr="00261E78">
        <w:rPr>
          <w:b/>
          <w:bCs/>
        </w:rPr>
        <w:t>Reduced Effort Investment</w:t>
      </w:r>
      <w:r w:rsidRPr="00261E78">
        <w:t>: AI answers may decrease quality by affecting contributors</w:t>
      </w:r>
      <w:r w:rsidR="00237174" w:rsidRPr="00261E78">
        <w:t>’</w:t>
      </w:r>
      <w:r w:rsidRPr="00261E78">
        <w:t xml:space="preserve"> effort allocation. Contributors strategically invest effort based on perceived recognition opportunities </w:t>
      </w:r>
      <w:r w:rsidR="00785A7C" w:rsidRPr="00261E78">
        <w:fldChar w:fldCharType="begin"/>
      </w:r>
      <w:r w:rsidR="00785A7C" w:rsidRPr="00261E78">
        <w:instrText xml:space="preserve"> ADDIN ZOTERO_ITEM CSL_CITATION {"citationID":"v1WIsEaW","properties":{"formattedCitation":"(Anderson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00785A7C"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00785A7C" w:rsidRPr="00261E78">
        <w:instrText xml:space="preserve"> - </w:instrText>
      </w:r>
      <w:r w:rsidR="00785A7C"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00785A7C" w:rsidRPr="00261E78">
        <w:instrText xml:space="preserve">","archive_location":"391 </w:instrText>
      </w:r>
      <w:r w:rsidR="00785A7C" w:rsidRPr="00261E78">
        <w:rPr>
          <w:rFonts w:ascii="Apple Color Emoji" w:hAnsi="Apple Color Emoji" w:cs="Apple Color Emoji"/>
        </w:rPr>
        <w:instrText>📊</w:instrText>
      </w:r>
      <w:r w:rsidR="00785A7C" w:rsidRPr="00261E78">
        <w:instrText>","collection-title":"KDD '12","container-title":"Proceedings of the 18th ACM SIGKDD international conference on Knowledge discovery and data mining","DOI":"10.1145/2339530.2339665","event-place":"New York, NY, USA","ISBN":"978-1-4503-1462-6","language":"en","note":"</w:instrText>
      </w:r>
      <w:r w:rsidR="00785A7C" w:rsidRPr="00261E78">
        <w:rPr>
          <w:rFonts w:ascii="Apple Color Emoji" w:hAnsi="Apple Color Emoji" w:cs="Apple Color Emoji"/>
        </w:rPr>
        <w:instrText>🏷️</w:instrText>
      </w:r>
      <w:r w:rsidR="00785A7C"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00785A7C" w:rsidRPr="00261E78">
        <w:fldChar w:fldCharType="separate"/>
      </w:r>
      <w:r w:rsidR="00785A7C" w:rsidRPr="00261E78">
        <w:t>(Anderson et al.</w:t>
      </w:r>
      <w:r w:rsidR="0037499A">
        <w:t>,</w:t>
      </w:r>
      <w:r w:rsidR="00785A7C" w:rsidRPr="00261E78">
        <w:t xml:space="preserve"> 2012)</w:t>
      </w:r>
      <w:r w:rsidR="00785A7C" w:rsidRPr="00261E78">
        <w:fldChar w:fldCharType="end"/>
      </w:r>
      <w:r w:rsidRPr="00261E78">
        <w:t>. When AI offers comprehensive answers, contributors may conclude that significant effort would yield only marginal improvements</w:t>
      </w:r>
      <w:r w:rsidR="00B4564C">
        <w:t xml:space="preserve"> </w:t>
      </w:r>
      <w:r w:rsidR="00AA6C88">
        <w:rPr>
          <w:rFonts w:hint="eastAsia"/>
        </w:rPr>
        <w:t>in answer quality</w:t>
      </w:r>
      <w:r w:rsidR="00475513">
        <w:rPr>
          <w:rFonts w:hint="eastAsia"/>
        </w:rPr>
        <w:t xml:space="preserve"> </w:t>
      </w:r>
      <w:r w:rsidR="00B4564C">
        <w:t>and may therefore decrease</w:t>
      </w:r>
      <w:r w:rsidRPr="00261E78">
        <w:t xml:space="preserve"> their investment.</w:t>
      </w:r>
    </w:p>
    <w:p w14:paraId="430E87F6" w14:textId="778E2AD7" w:rsidR="003954A5" w:rsidRPr="00261E78" w:rsidRDefault="003954A5" w:rsidP="00A86F82">
      <w:pPr>
        <w:pStyle w:val="Paragraph0"/>
      </w:pPr>
      <w:r w:rsidRPr="00261E78">
        <w:lastRenderedPageBreak/>
        <w:t xml:space="preserve">Both pathways result in lower-quality human answers and consequently fewer upvotes, operating through actual changes in contribution substance rather than </w:t>
      </w:r>
      <w:r w:rsidR="00B4564C">
        <w:t xml:space="preserve">changes in </w:t>
      </w:r>
      <w:r w:rsidRPr="00261E78">
        <w:t>evaluation standards.</w:t>
      </w:r>
    </w:p>
    <w:p w14:paraId="14CF0B97" w14:textId="7AB8959D" w:rsidR="00237174" w:rsidRPr="00261E78" w:rsidRDefault="00A323C8" w:rsidP="00A86F82">
      <w:pPr>
        <w:pStyle w:val="Heading3"/>
      </w:pPr>
      <w:r w:rsidRPr="00261E78">
        <w:t>Elevated Expectation</w:t>
      </w:r>
      <w:r w:rsidR="0037499A">
        <w:t>s</w:t>
      </w:r>
    </w:p>
    <w:p w14:paraId="578D4C74" w14:textId="6BE58ECC" w:rsidR="00237174" w:rsidRPr="00261E78" w:rsidRDefault="00237174" w:rsidP="00044340">
      <w:pPr>
        <w:pStyle w:val="Paragraph0"/>
      </w:pPr>
      <w:r w:rsidRPr="00261E78">
        <w:t>The third mechanism proposes that AI-generated answers raise users’ expectations for answer quality, leading to more critical evaluations of human answers even when their quality remains unchanged.</w:t>
      </w:r>
      <w:r w:rsidR="00044340">
        <w:t xml:space="preserve"> </w:t>
      </w:r>
      <w:r w:rsidRPr="00261E78">
        <w:t xml:space="preserve">This draws from expectation disconfirmation theory </w:t>
      </w:r>
      <w:r w:rsidR="0022136C" w:rsidRPr="00261E78">
        <w:fldChar w:fldCharType="begin"/>
      </w:r>
      <w:r w:rsidR="0022136C" w:rsidRPr="00261E78">
        <w:instrText xml:space="preserve"> ADDIN ZOTERO_ITEM CSL_CITATION {"citationID":"JkcYaxf0","properties":{"formattedCitation":"(Oliver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0022136C" w:rsidRPr="00261E78">
        <w:instrText>【摘要翻译】提出了一个模型，将消费者满意度表示为期望和期望不确认的函数。反过来，满意度被认为会影响态度变化和购买意愿。对</w:instrText>
      </w:r>
      <w:r w:rsidR="0022136C" w:rsidRPr="00261E78">
        <w:instrText>604</w:instrText>
      </w:r>
      <w:r w:rsidR="0022136C" w:rsidRPr="00261E78">
        <w:instrText>名</w:instrText>
      </w:r>
      <w:r w:rsidR="0022136C" w:rsidRPr="00261E78">
        <w:instrText>Ss</w:instrText>
      </w:r>
      <w:r w:rsidR="0022136C" w:rsidRPr="00261E78">
        <w:instrText>进行的</w:instrText>
      </w:r>
      <w:r w:rsidR="0022136C" w:rsidRPr="00261E78">
        <w:instrText>2</w:instrText>
      </w:r>
      <w:r w:rsidR="0022136C" w:rsidRPr="00261E78">
        <w:instrText>阶段现场研究的结果支持消费者和非消费者流感接种计划。（</w:instrText>
      </w:r>
      <w:r w:rsidR="0022136C" w:rsidRPr="00261E78">
        <w:instrText>50</w:instrText>
      </w:r>
      <w:r w:rsidR="0022136C" w:rsidRPr="00261E78">
        <w:instrText>参考文献）（</w:instrText>
      </w:r>
      <w:r w:rsidR="0022136C" w:rsidRPr="00261E78">
        <w:instrText>PsycInfo</w:instrText>
      </w:r>
      <w:r w:rsidR="0022136C" w:rsidRPr="00261E78">
        <w:instrText>数据库记录（</w:instrText>
      </w:r>
      <w:r w:rsidR="0022136C" w:rsidRPr="00261E78">
        <w:instrText>c</w:instrText>
      </w:r>
      <w:r w:rsidR="0022136C" w:rsidRPr="00261E78">
        <w:instrText>）</w:instrText>
      </w:r>
      <w:r w:rsidR="0022136C" w:rsidRPr="00261E78">
        <w:instrText>2020 APA</w:instrText>
      </w:r>
      <w:r w:rsidR="0022136C" w:rsidRPr="00261E78">
        <w:instrText>，保留所有权利）</w:instrText>
      </w:r>
      <w:r w:rsidR="0022136C" w:rsidRPr="00261E78">
        <w:instrText>","call-number":"1","container-title":"Journal of Marketing Research","DOI":"10.2307/3150499","ISSN":"0022-2437","issue":"4","journalAbbreviation":"J. Marketing Res.","language":"en","note":"</w:instrText>
      </w:r>
      <w:r w:rsidR="0022136C" w:rsidRPr="00261E78">
        <w:rPr>
          <w:rFonts w:ascii="Apple Color Emoji" w:hAnsi="Apple Color Emoji" w:cs="Apple Color Emoji"/>
        </w:rPr>
        <w:instrText>🏷️</w:instrText>
      </w:r>
      <w:r w:rsidR="0022136C" w:rsidRPr="00261E78">
        <w:instrText xml:space="preserve"> /unread</w:instrText>
      </w:r>
      <w:r w:rsidR="0022136C" w:rsidRPr="00261E78">
        <w:instrText>、</w:instrText>
      </w:r>
      <w:r w:rsidR="0022136C" w:rsidRPr="00261E78">
        <w:instrText>Consequence</w:instrText>
      </w:r>
      <w:r w:rsidR="0022136C" w:rsidRPr="00261E78">
        <w:instrText>、</w:instrText>
      </w:r>
      <w:r w:rsidR="0022136C" w:rsidRPr="00261E78">
        <w:instrText>Models</w:instrText>
      </w:r>
      <w:r w:rsidR="0022136C" w:rsidRPr="00261E78">
        <w:instrText>、</w:instrText>
      </w:r>
      <w:r w:rsidR="0022136C" w:rsidRPr="00261E78">
        <w:instrText>Expectations</w:instrText>
      </w:r>
      <w:r w:rsidR="0022136C" w:rsidRPr="00261E78">
        <w:instrText>、</w:instrText>
      </w:r>
      <w:r w:rsidR="0022136C" w:rsidRPr="00261E78">
        <w:instrText>Consumer Behavior</w:instrText>
      </w:r>
      <w:r w:rsidR="0022136C" w:rsidRPr="00261E78">
        <w:instrText>、</w:instrText>
      </w:r>
      <w:r w:rsidR="0022136C"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0022136C" w:rsidRPr="00261E78">
        <w:fldChar w:fldCharType="separate"/>
      </w:r>
      <w:r w:rsidR="0022136C" w:rsidRPr="00261E78">
        <w:t>(Oliver</w:t>
      </w:r>
      <w:r w:rsidR="0037499A">
        <w:t>,</w:t>
      </w:r>
      <w:r w:rsidR="0022136C" w:rsidRPr="00261E78">
        <w:t xml:space="preserve"> 1980)</w:t>
      </w:r>
      <w:r w:rsidR="0022136C" w:rsidRPr="00261E78">
        <w:fldChar w:fldCharType="end"/>
      </w:r>
      <w:r w:rsidRPr="00261E78">
        <w:t xml:space="preserve">, which posits that satisfaction depends on the gap between expected and perceived performance. AI answers calibrate users’ expectations to a new standard, creating </w:t>
      </w:r>
      <w:r w:rsidR="00044340">
        <w:t xml:space="preserve">the </w:t>
      </w:r>
      <w:r w:rsidRPr="00261E78">
        <w:t xml:space="preserve">anticipation </w:t>
      </w:r>
      <w:r w:rsidR="00044340">
        <w:t>of</w:t>
      </w:r>
      <w:r w:rsidRPr="00261E78">
        <w:t xml:space="preserve"> higher quality, accuracy, and comprehensiveness. Research </w:t>
      </w:r>
      <w:r w:rsidR="00044340">
        <w:t xml:space="preserve">bears this out, </w:t>
      </w:r>
      <w:r w:rsidRPr="00261E78">
        <w:t>demonstrat</w:t>
      </w:r>
      <w:r w:rsidR="00044340">
        <w:t>ing</w:t>
      </w:r>
      <w:r w:rsidRPr="00261E78">
        <w:t xml:space="preserve"> that high-performance AI content creates heightened expectations for consistency and accuracy </w:t>
      </w:r>
      <w:r w:rsidR="000213DD" w:rsidRPr="00261E78">
        <w:fldChar w:fldCharType="begin"/>
      </w:r>
      <w:r w:rsidR="000213DD" w:rsidRPr="00261E78">
        <w:instrText xml:space="preserve"> ADDIN ZOTERO_ITEM CSL_CITATION {"citationID":"WHwf4g1J","properties":{"formattedCitation":"(Jussupow et al. 2020)","plainCitation":"(Jussupow et al. 2020)","noteIndex":0},"citationItems":[{"id":26539,"uris":["http://zotero.org/users/8905122/items/PVXI6GC7"],"itemData":{"id":26539,"type":"paper-conference","container-title":"Proceedings of the 28th European Conference on Information Systems","language":"en","note":"</w:instrText>
      </w:r>
      <w:r w:rsidR="000213DD" w:rsidRPr="00261E78">
        <w:rPr>
          <w:rFonts w:ascii="Apple Color Emoji" w:hAnsi="Apple Color Emoji" w:cs="Apple Color Emoji"/>
        </w:rPr>
        <w:instrText>🏷️</w:instrText>
      </w:r>
      <w:r w:rsidR="000213DD" w:rsidRPr="00261E78">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000213DD" w:rsidRPr="00261E78">
        <w:fldChar w:fldCharType="separate"/>
      </w:r>
      <w:r w:rsidR="000213DD" w:rsidRPr="00261E78">
        <w:t>(Jussupow et al.</w:t>
      </w:r>
      <w:r w:rsidR="0037499A">
        <w:t>,</w:t>
      </w:r>
      <w:r w:rsidR="000213DD" w:rsidRPr="00261E78">
        <w:t xml:space="preserve"> 2020)</w:t>
      </w:r>
      <w:r w:rsidR="000213DD" w:rsidRPr="00261E78">
        <w:fldChar w:fldCharType="end"/>
      </w:r>
      <w:r w:rsidRPr="00261E78">
        <w:t>.</w:t>
      </w:r>
      <w:r w:rsidR="00044340">
        <w:t xml:space="preserve"> </w:t>
      </w:r>
      <w:r w:rsidRPr="00261E78">
        <w:t>This mechanism operates through changes in evaluation standards rather than actual quality changes. AI answers create a new reference point against which human answers are judged, potentially leading to more stringent evaluations and reduced recognition.</w:t>
      </w:r>
    </w:p>
    <w:p w14:paraId="440F4A8C" w14:textId="60A42709" w:rsidR="00065EC1" w:rsidRPr="00261E78" w:rsidRDefault="00237174" w:rsidP="00237174">
      <w:pPr>
        <w:pStyle w:val="Paragraph0"/>
      </w:pPr>
      <w:r w:rsidRPr="00261E78">
        <w:t xml:space="preserve">The </w:t>
      </w:r>
      <w:r w:rsidR="00921173" w:rsidRPr="00261E78">
        <w:t xml:space="preserve">three </w:t>
      </w:r>
      <w:r w:rsidRPr="00261E78">
        <w:t xml:space="preserve">mechanisms </w:t>
      </w:r>
      <w:r w:rsidR="00044340">
        <w:t xml:space="preserve">proposed in this paper </w:t>
      </w:r>
      <w:r w:rsidRPr="00261E78">
        <w:t xml:space="preserve">are complementary but operate through different pathways. The attention diversion mechanism reduces recognition by limiting </w:t>
      </w:r>
      <w:r w:rsidR="00044340">
        <w:t xml:space="preserve">the number of </w:t>
      </w:r>
      <w:r w:rsidRPr="00261E78">
        <w:t>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w:t>
      </w:r>
      <w:r w:rsidR="00E76C4F" w:rsidRPr="00261E78">
        <w:t>, we hypothesize:</w:t>
      </w:r>
    </w:p>
    <w:p w14:paraId="20EB2EA1" w14:textId="397E3B8C" w:rsidR="009653BF" w:rsidRPr="00261E78" w:rsidRDefault="009653BF" w:rsidP="009653BF">
      <w:pPr>
        <w:pStyle w:val="Paragraph0"/>
        <w:ind w:left="540" w:hanging="1"/>
        <w:rPr>
          <w:i/>
        </w:rPr>
      </w:pPr>
      <w:r w:rsidRPr="00261E78">
        <w:rPr>
          <w:i/>
        </w:rPr>
        <w:t xml:space="preserve">H2: Introducing internal GenAI to answer questions reduces </w:t>
      </w:r>
      <w:r w:rsidR="003D1AFF">
        <w:rPr>
          <w:i/>
        </w:rPr>
        <w:t>viewers’</w:t>
      </w:r>
      <w:r w:rsidRPr="00261E78">
        <w:rPr>
          <w:i/>
        </w:rPr>
        <w:t xml:space="preserve"> recognition </w:t>
      </w:r>
      <w:r w:rsidR="002C29E2" w:rsidRPr="00261E78">
        <w:rPr>
          <w:i/>
        </w:rPr>
        <w:t xml:space="preserve">of </w:t>
      </w:r>
      <w:r w:rsidRPr="00261E78">
        <w:rPr>
          <w:i/>
        </w:rPr>
        <w:t xml:space="preserve">human answers in online </w:t>
      </w:r>
      <w:r w:rsidR="002C29E2" w:rsidRPr="00261E78">
        <w:rPr>
          <w:i/>
        </w:rPr>
        <w:t>Q&amp;A</w:t>
      </w:r>
      <w:r w:rsidRPr="00261E78">
        <w:rPr>
          <w:i/>
        </w:rPr>
        <w:t xml:space="preserve"> communities.</w:t>
      </w:r>
    </w:p>
    <w:p w14:paraId="33DB75AF" w14:textId="77777777" w:rsidR="00867C4E" w:rsidRPr="00261E78" w:rsidRDefault="00867C4E" w:rsidP="0057336B">
      <w:pPr>
        <w:pStyle w:val="Heading1"/>
      </w:pPr>
      <w:r w:rsidRPr="00261E78">
        <w:lastRenderedPageBreak/>
        <w:t xml:space="preserve">Research Context </w:t>
      </w:r>
    </w:p>
    <w:p w14:paraId="053E8BCD" w14:textId="491B87B6" w:rsidR="00867C4E" w:rsidRPr="00261E78" w:rsidRDefault="00867C4E" w:rsidP="00E93697">
      <w:pPr>
        <w:pStyle w:val="Heading2"/>
      </w:pPr>
      <w:r w:rsidRPr="00261E78">
        <w:t xml:space="preserve">SegmentFault and a Randomized </w:t>
      </w:r>
      <w:r w:rsidR="006D0312" w:rsidRPr="00261E78">
        <w:t xml:space="preserve">Field </w:t>
      </w:r>
      <w:r w:rsidRPr="00261E78">
        <w:t xml:space="preserve">Experiment </w:t>
      </w:r>
      <w:r w:rsidR="000A68E2" w:rsidRPr="00261E78">
        <w:t>on Internal GenAI</w:t>
      </w:r>
    </w:p>
    <w:p w14:paraId="4F97A90D" w14:textId="190214E8" w:rsidR="00065EC1" w:rsidRPr="00261E78" w:rsidRDefault="00237174" w:rsidP="00237174">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00065EC1" w:rsidRPr="00261E78">
        <w:rPr>
          <w:vertAlign w:val="superscript"/>
        </w:rPr>
        <w:footnoteReference w:id="3"/>
      </w:r>
      <w:r w:rsidR="00065EC1" w:rsidRPr="00261E78">
        <w:t xml:space="preserve"> It constitutes an essential resource for Chinese developers, programmers, and IT engineers who seek knowledge, solutions, and collaboration opportunities.</w:t>
      </w:r>
    </w:p>
    <w:p w14:paraId="3DE03BED" w14:textId="6FDC2230" w:rsidR="00912121" w:rsidRPr="00261E78" w:rsidRDefault="00912121" w:rsidP="00A86F82">
      <w:pPr>
        <w:pStyle w:val="Paragraph0"/>
      </w:pPr>
      <w:r w:rsidRPr="00261E78">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4391B2C8" w14:textId="0A936DF3" w:rsidR="00912121" w:rsidRPr="00261E78" w:rsidRDefault="00912121" w:rsidP="00A86F82">
      <w:pPr>
        <w:pStyle w:val="Paragraph0"/>
        <w:ind w:firstLine="0"/>
      </w:pPr>
      <w:r w:rsidRPr="00261E78">
        <w:t>Our study leverages a randomized field experiment conducted by SegmentFault.</w:t>
      </w:r>
      <w:r w:rsidRPr="00261E78">
        <w:rPr>
          <w:vertAlign w:val="superscript"/>
        </w:rPr>
        <w:footnoteReference w:id="4"/>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rsidR="00D1059C">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5"/>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sidR="00867E23">
        <w:rPr>
          <w:rStyle w:val="FootnoteReference"/>
        </w:rPr>
        <w:footnoteReference w:id="6"/>
      </w:r>
    </w:p>
    <w:p w14:paraId="0F290EA0" w14:textId="77777777" w:rsidR="00CE680A" w:rsidRPr="00261E78" w:rsidRDefault="00CE680A" w:rsidP="00CE680A">
      <w:pPr>
        <w:pStyle w:val="TableFiguretitle"/>
      </w:pPr>
      <w:r w:rsidRPr="00261E78">
        <w:rPr>
          <w:noProof/>
        </w:rPr>
        <w:drawing>
          <wp:inline distT="0" distB="0" distL="0" distR="0" wp14:anchorId="112CC2D4" wp14:editId="599C1AE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8"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3522C001" w14:textId="77777777" w:rsidR="00CE680A" w:rsidRPr="00261E78" w:rsidRDefault="00CE680A" w:rsidP="00CE680A">
      <w:pPr>
        <w:pStyle w:val="TableFiguretitle"/>
      </w:pPr>
      <w:bookmarkStart w:id="7" w:name="_Ref177392623"/>
      <w:r w:rsidRPr="00261E78">
        <w:t xml:space="preserve">Figure </w:t>
      </w:r>
      <w:fldSimple w:instr=" SEQ Figure \* ARABIC ">
        <w:r w:rsidRPr="00261E78">
          <w:t>2</w:t>
        </w:r>
      </w:fldSimple>
      <w:bookmarkEnd w:id="7"/>
      <w:r w:rsidRPr="00261E78">
        <w:t>. Illustration of treatment and control questions</w:t>
      </w:r>
    </w:p>
    <w:p w14:paraId="7B94B089" w14:textId="75B33797" w:rsidR="00912121" w:rsidRPr="00261E78" w:rsidRDefault="00912121" w:rsidP="00CE680A">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rsidR="00D1059C">
        <w:t>,</w:t>
      </w:r>
      <w:r w:rsidRPr="00261E78">
        <w:t xml:space="preserve"> which arrive after an average nine-hour delay. Consequently, AI answers typically occupy </w:t>
      </w:r>
      <w:r w:rsidR="00F450C9" w:rsidRPr="00261E78">
        <w:t xml:space="preserve">the </w:t>
      </w:r>
      <w:r w:rsidRPr="00261E78">
        <w:t>first position for treated questions. AI answers also differ from human answers because they cannot receive endorsements from questioners or votes from viewers.</w:t>
      </w:r>
    </w:p>
    <w:p w14:paraId="4DFF9ECC" w14:textId="70862F4D" w:rsidR="00367ABE" w:rsidRPr="00261E78" w:rsidRDefault="00367ABE" w:rsidP="00633022">
      <w:pPr>
        <w:pStyle w:val="Paragraph0"/>
      </w:pPr>
      <w:r w:rsidRPr="00261E78">
        <w:t xml:space="preserve">Community members can provide answers regardless of </w:t>
      </w:r>
      <w:r w:rsidR="002C29E2" w:rsidRPr="00261E78">
        <w:t>the presence of an AI-generated answer</w:t>
      </w:r>
      <w:r w:rsidRPr="00261E78">
        <w:t>.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4AC98E8F" w14:textId="77777777" w:rsidR="00867C4E" w:rsidRPr="00261E78" w:rsidRDefault="00867C4E" w:rsidP="00E93697">
      <w:pPr>
        <w:pStyle w:val="Heading2"/>
      </w:pPr>
      <w:r w:rsidRPr="00261E78">
        <w:t>Data Collection</w:t>
      </w:r>
    </w:p>
    <w:p w14:paraId="4192CF08" w14:textId="52D59128" w:rsidR="00F91445" w:rsidRPr="00261E78" w:rsidRDefault="008C6A96" w:rsidP="00A86F82">
      <w:pPr>
        <w:pStyle w:val="Paragraph0"/>
      </w:pPr>
      <w:r w:rsidRPr="00261E78">
        <w:t xml:space="preserve">We collected all questions and answers posted on SegmentFault from September 2023 (when the </w:t>
      </w:r>
      <w:r w:rsidR="00CE680A" w:rsidRPr="00261E78">
        <w:t xml:space="preserve">field </w:t>
      </w:r>
      <w:r w:rsidRPr="00261E78">
        <w:t xml:space="preserve">experiment began) to February 2024. </w:t>
      </w:r>
      <w:r w:rsidR="00A23057" w:rsidRPr="00261E78">
        <w:t xml:space="preserve">Our experimental period represents a specific 150-day window during which we </w:t>
      </w:r>
      <w:r w:rsidR="00586575" w:rsidRPr="00261E78">
        <w:t>collected</w:t>
      </w:r>
      <w:r w:rsidR="00A23057" w:rsidRPr="00261E78">
        <w:t xml:space="preserve"> </w:t>
      </w:r>
      <w:r w:rsidR="00586575" w:rsidRPr="00261E78">
        <w:rPr>
          <w:rFonts w:eastAsia="Times New Roman"/>
          <w:szCs w:val="24"/>
        </w:rPr>
        <w:t>all questions posted during this timeframe</w:t>
      </w:r>
      <w:r w:rsidR="00A23057" w:rsidRPr="00261E78">
        <w:t xml:space="preserve">. </w:t>
      </w:r>
      <w:r w:rsidRPr="00261E78">
        <w:t xml:space="preserve">Our dataset comprises 3,613 questions posted by 1,404 unique users during this 150-day window, averaging 24 new questions daily. AI-generated answers appeared in 1,766 questions (48.9% of total). </w:t>
      </w:r>
    </w:p>
    <w:p w14:paraId="1458CE16" w14:textId="3ABF31B7" w:rsidR="008C6A96" w:rsidRPr="00261E78" w:rsidRDefault="008C6A96" w:rsidP="00EB4B15">
      <w:pPr>
        <w:pStyle w:val="Paragraph0"/>
        <w:widowControl w:val="0"/>
        <w:ind w:firstLine="533"/>
      </w:pPr>
      <w:r w:rsidRPr="00261E78">
        <w:t xml:space="preserve">The platform assigns each question a tag as a content summary. Based on 384 unique tags, we classify questions into ten categories: </w:t>
      </w:r>
      <w:r w:rsidR="00BF72F4" w:rsidRPr="00261E78">
        <w:t>web and mobile development, software design and architecture, cloud computing, databases, computer networks and systems, AI and machine learning, development tools and environment, programming languages, career and professional development, and other</w:t>
      </w:r>
      <w:r w:rsidRPr="00261E78">
        <w:t>. “Web and mobile development” is the largest category, accounting for 57.5% of questions.</w:t>
      </w:r>
    </w:p>
    <w:p w14:paraId="6373AD19" w14:textId="4CC6B6AD" w:rsidR="00F3590D" w:rsidRPr="00261E78" w:rsidRDefault="000A5F51" w:rsidP="00A86F82">
      <w:pPr>
        <w:pStyle w:val="Heading2"/>
      </w:pPr>
      <w:r w:rsidRPr="00261E78">
        <w:rPr>
          <w:lang w:eastAsia="zh-CN"/>
        </w:rPr>
        <w:t>Summary Statistics</w:t>
      </w:r>
      <w:r w:rsidR="007F4E0B" w:rsidRPr="00261E78">
        <w:fldChar w:fldCharType="begin"/>
      </w:r>
      <w:r w:rsidR="007F4E0B" w:rsidRPr="00261E78">
        <w:instrText xml:space="preserve"> REF _Ref177391744 \h </w:instrText>
      </w:r>
      <w:r w:rsidR="007F4E0B" w:rsidRPr="00261E78">
        <w:fldChar w:fldCharType="separate"/>
      </w:r>
    </w:p>
    <w:p w14:paraId="77FF2F24" w14:textId="147456F6" w:rsidR="00346CF0" w:rsidRPr="00261E78" w:rsidRDefault="00F3590D" w:rsidP="00A86F82">
      <w:pPr>
        <w:pStyle w:val="Paragraph0"/>
      </w:pPr>
      <w:r w:rsidRPr="00261E78">
        <w:t>Table 2</w:t>
      </w:r>
      <w:r w:rsidR="007F4E0B" w:rsidRPr="00261E78">
        <w:fldChar w:fldCharType="end"/>
      </w:r>
      <w:r w:rsidR="00346CF0"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15B3D874" w14:textId="53E31ABD" w:rsidR="00346CF0" w:rsidRPr="00261E78" w:rsidRDefault="00346CF0" w:rsidP="00A86F82">
      <w:pPr>
        <w:pStyle w:val="Paragraph0"/>
      </w:pPr>
      <w:r w:rsidRPr="00261E78">
        <w:t xml:space="preserve">The treatment group exhibits notable differences </w:t>
      </w:r>
      <w:r w:rsidR="005E569E">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425AB6C0" w14:textId="7869C3DB" w:rsidR="00346CF0" w:rsidRPr="00261E78" w:rsidRDefault="00346CF0" w:rsidP="00A86F82">
      <w:pPr>
        <w:pStyle w:val="Paragraph0"/>
      </w:pPr>
      <w:r w:rsidRPr="00261E78">
        <w:t>SegmentFault employs a reputation system where users accumulate reputation scores based on their contributions. Reputation scores in our sample range from -3 to 28,800, with an average of 378.337.</w:t>
      </w:r>
      <w:r w:rsidR="001C6980" w:rsidRPr="00261E78">
        <w:rPr>
          <w:vertAlign w:val="superscript"/>
        </w:rPr>
        <w:footnoteReference w:id="7"/>
      </w:r>
      <w:r w:rsidR="001C6980" w:rsidRPr="00261E78">
        <w:t xml:space="preserve"> </w:t>
      </w:r>
      <w:r w:rsidRPr="00261E78">
        <w:t>This average roughly corresponds to 10 questions, each receiving about 2 upvotes.</w:t>
      </w:r>
    </w:p>
    <w:p w14:paraId="7F808FCF" w14:textId="104B270A" w:rsidR="00867C4E" w:rsidRPr="00261E78" w:rsidRDefault="00867C4E" w:rsidP="00867C4E">
      <w:pPr>
        <w:pStyle w:val="TableFiguretitle"/>
      </w:pPr>
      <w:bookmarkStart w:id="8" w:name="_Ref177391744"/>
      <w:r w:rsidRPr="00261E78">
        <w:t xml:space="preserve">Table </w:t>
      </w:r>
      <w:fldSimple w:instr=" SEQ Table \* ARABIC ">
        <w:r w:rsidR="00B04148" w:rsidRPr="00261E78">
          <w:t>2</w:t>
        </w:r>
      </w:fldSimple>
      <w:bookmarkEnd w:id="8"/>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867C4E" w:rsidRPr="00261E78" w14:paraId="17B67DA9" w14:textId="77777777" w:rsidTr="00E11844">
        <w:trPr>
          <w:trHeight w:val="290"/>
          <w:jc w:val="center"/>
        </w:trPr>
        <w:tc>
          <w:tcPr>
            <w:tcW w:w="3531" w:type="dxa"/>
            <w:vMerge w:val="restart"/>
            <w:tcBorders>
              <w:top w:val="single" w:sz="12" w:space="0" w:color="auto"/>
              <w:bottom w:val="nil"/>
            </w:tcBorders>
            <w:vAlign w:val="center"/>
            <w:hideMark/>
          </w:tcPr>
          <w:p w14:paraId="021A067E" w14:textId="77777777" w:rsidR="00867C4E" w:rsidRPr="00261E78" w:rsidRDefault="00867C4E" w:rsidP="00E11844">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3B77C0DA" w14:textId="77777777" w:rsidR="00867C4E" w:rsidRPr="00261E78" w:rsidRDefault="00867C4E" w:rsidP="00E11844">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7C2E440F" w14:textId="77777777" w:rsidR="00867C4E" w:rsidRPr="00261E78" w:rsidRDefault="00867C4E" w:rsidP="00E11844">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5F5F4A1" w14:textId="77777777" w:rsidR="00867C4E" w:rsidRPr="00261E78" w:rsidRDefault="00867C4E" w:rsidP="00E11844">
            <w:pPr>
              <w:pStyle w:val="Tablecontent"/>
              <w:rPr>
                <w:rFonts w:eastAsiaTheme="minorEastAsia"/>
              </w:rPr>
            </w:pPr>
            <w:r w:rsidRPr="00261E78">
              <w:rPr>
                <w:rFonts w:eastAsiaTheme="minorEastAsia"/>
              </w:rPr>
              <w:t>Max</w:t>
            </w:r>
          </w:p>
        </w:tc>
      </w:tr>
      <w:tr w:rsidR="00867C4E" w:rsidRPr="00261E78" w14:paraId="6E149F53" w14:textId="77777777" w:rsidTr="00E11844">
        <w:trPr>
          <w:trHeight w:val="290"/>
          <w:jc w:val="center"/>
        </w:trPr>
        <w:tc>
          <w:tcPr>
            <w:tcW w:w="3531" w:type="dxa"/>
            <w:vMerge/>
            <w:tcBorders>
              <w:top w:val="nil"/>
            </w:tcBorders>
            <w:hideMark/>
          </w:tcPr>
          <w:p w14:paraId="4EFF8693" w14:textId="77777777" w:rsidR="00867C4E" w:rsidRPr="00261E78" w:rsidRDefault="00867C4E" w:rsidP="00E11844">
            <w:pPr>
              <w:pStyle w:val="Tablecontent"/>
              <w:rPr>
                <w:rFonts w:eastAsiaTheme="minorEastAsia"/>
              </w:rPr>
            </w:pPr>
          </w:p>
        </w:tc>
        <w:tc>
          <w:tcPr>
            <w:tcW w:w="1230" w:type="dxa"/>
            <w:tcBorders>
              <w:top w:val="nil"/>
              <w:bottom w:val="single" w:sz="6" w:space="0" w:color="auto"/>
            </w:tcBorders>
            <w:vAlign w:val="center"/>
            <w:hideMark/>
          </w:tcPr>
          <w:p w14:paraId="3BDA8880" w14:textId="77777777" w:rsidR="00867C4E" w:rsidRPr="00261E78" w:rsidRDefault="00867C4E" w:rsidP="00E11844">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49B35AD6" w14:textId="01CB3570" w:rsidR="00867C4E" w:rsidRPr="00261E78" w:rsidRDefault="00F64BA6" w:rsidP="00E11844">
            <w:pPr>
              <w:pStyle w:val="Tablecontent"/>
              <w:rPr>
                <w:rFonts w:eastAsiaTheme="minorEastAsia"/>
              </w:rPr>
            </w:pPr>
            <w:r>
              <w:rPr>
                <w:rFonts w:eastAsiaTheme="minorEastAsia" w:hint="eastAsia"/>
              </w:rPr>
              <w:t>T</w:t>
            </w:r>
            <w:r w:rsidR="00867C4E" w:rsidRPr="00261E78">
              <w:rPr>
                <w:rFonts w:eastAsiaTheme="minorEastAsia"/>
              </w:rPr>
              <w:t>reatment group</w:t>
            </w:r>
          </w:p>
        </w:tc>
        <w:tc>
          <w:tcPr>
            <w:tcW w:w="1230" w:type="dxa"/>
            <w:tcBorders>
              <w:top w:val="nil"/>
              <w:bottom w:val="single" w:sz="6" w:space="0" w:color="auto"/>
            </w:tcBorders>
            <w:vAlign w:val="center"/>
            <w:hideMark/>
          </w:tcPr>
          <w:p w14:paraId="00B09066" w14:textId="77777777" w:rsidR="00867C4E" w:rsidRPr="00261E78" w:rsidRDefault="00867C4E" w:rsidP="00E11844">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10A04591" w14:textId="77777777" w:rsidR="00867C4E" w:rsidRPr="00261E78" w:rsidRDefault="00867C4E" w:rsidP="00E11844">
            <w:pPr>
              <w:pStyle w:val="Tablecontent"/>
              <w:rPr>
                <w:rFonts w:eastAsiaTheme="minorEastAsia"/>
              </w:rPr>
            </w:pPr>
          </w:p>
        </w:tc>
        <w:tc>
          <w:tcPr>
            <w:tcW w:w="1217" w:type="dxa"/>
            <w:vMerge/>
            <w:tcBorders>
              <w:top w:val="nil"/>
              <w:bottom w:val="single" w:sz="6" w:space="0" w:color="auto"/>
            </w:tcBorders>
            <w:hideMark/>
          </w:tcPr>
          <w:p w14:paraId="6F997B1B" w14:textId="77777777" w:rsidR="00867C4E" w:rsidRPr="00261E78" w:rsidRDefault="00867C4E" w:rsidP="00E11844">
            <w:pPr>
              <w:pStyle w:val="Tablecontent"/>
              <w:rPr>
                <w:rFonts w:eastAsiaTheme="minorEastAsia"/>
              </w:rPr>
            </w:pPr>
          </w:p>
        </w:tc>
      </w:tr>
      <w:tr w:rsidR="00867C4E" w:rsidRPr="00261E78" w14:paraId="39429DF5" w14:textId="77777777" w:rsidTr="00E11844">
        <w:trPr>
          <w:trHeight w:val="520"/>
          <w:jc w:val="center"/>
        </w:trPr>
        <w:tc>
          <w:tcPr>
            <w:tcW w:w="3531" w:type="dxa"/>
            <w:vAlign w:val="center"/>
          </w:tcPr>
          <w:p w14:paraId="28311396" w14:textId="77777777" w:rsidR="00867C4E" w:rsidRPr="00261E78" w:rsidRDefault="00867C4E" w:rsidP="00E11844">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7DC932A3" w14:textId="77777777" w:rsidR="00867C4E" w:rsidRPr="00261E78" w:rsidRDefault="00867C4E" w:rsidP="00E11844">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2AA88C8E" w14:textId="77777777" w:rsidR="00867C4E" w:rsidRPr="00261E78" w:rsidRDefault="00867C4E" w:rsidP="00E11844">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F24E873" w14:textId="77777777" w:rsidR="00867C4E" w:rsidRPr="00261E78" w:rsidRDefault="00867C4E" w:rsidP="00E11844">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5F6347B"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1482F12" w14:textId="77777777" w:rsidR="00867C4E" w:rsidRPr="00261E78" w:rsidRDefault="00867C4E" w:rsidP="00E11844">
            <w:pPr>
              <w:pStyle w:val="Tablecontent"/>
              <w:rPr>
                <w:rFonts w:eastAsiaTheme="minorEastAsia"/>
              </w:rPr>
            </w:pPr>
            <w:r w:rsidRPr="00261E78">
              <w:rPr>
                <w:rFonts w:eastAsiaTheme="minorEastAsia"/>
              </w:rPr>
              <w:t xml:space="preserve">2702.000 </w:t>
            </w:r>
          </w:p>
        </w:tc>
      </w:tr>
      <w:tr w:rsidR="00867C4E" w:rsidRPr="00261E78" w14:paraId="42EC59D3" w14:textId="77777777" w:rsidTr="00E11844">
        <w:trPr>
          <w:trHeight w:val="520"/>
          <w:jc w:val="center"/>
        </w:trPr>
        <w:tc>
          <w:tcPr>
            <w:tcW w:w="3531" w:type="dxa"/>
            <w:vAlign w:val="center"/>
            <w:hideMark/>
          </w:tcPr>
          <w:p w14:paraId="4BB2805E" w14:textId="77777777" w:rsidR="00867C4E" w:rsidRPr="00261E78" w:rsidRDefault="00867C4E" w:rsidP="00E11844">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19F3711D" w14:textId="77777777" w:rsidR="00867C4E" w:rsidRPr="00261E78" w:rsidRDefault="00867C4E" w:rsidP="00E11844">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2B472CA5" w14:textId="77777777" w:rsidR="00867C4E" w:rsidRPr="00261E78" w:rsidRDefault="00867C4E" w:rsidP="00E11844">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48877E0" w14:textId="77777777" w:rsidR="00867C4E" w:rsidRPr="00261E78" w:rsidRDefault="00867C4E" w:rsidP="00E11844">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26BC69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hideMark/>
          </w:tcPr>
          <w:p w14:paraId="5BAE25C8" w14:textId="77777777" w:rsidR="00867C4E" w:rsidRPr="00261E78" w:rsidRDefault="00867C4E" w:rsidP="00E11844">
            <w:pPr>
              <w:pStyle w:val="Tablecontent"/>
              <w:rPr>
                <w:rFonts w:eastAsiaTheme="minorEastAsia"/>
              </w:rPr>
            </w:pPr>
            <w:r w:rsidRPr="00261E78">
              <w:rPr>
                <w:rFonts w:eastAsiaTheme="minorEastAsia"/>
              </w:rPr>
              <w:t xml:space="preserve">8.000 </w:t>
            </w:r>
          </w:p>
        </w:tc>
      </w:tr>
      <w:tr w:rsidR="00867C4E" w:rsidRPr="00261E78" w14:paraId="709EA425" w14:textId="77777777" w:rsidTr="00E11844">
        <w:trPr>
          <w:trHeight w:val="520"/>
          <w:jc w:val="center"/>
        </w:trPr>
        <w:tc>
          <w:tcPr>
            <w:tcW w:w="3531" w:type="dxa"/>
            <w:vAlign w:val="center"/>
          </w:tcPr>
          <w:p w14:paraId="003ECA46" w14:textId="77777777" w:rsidR="00867C4E" w:rsidRPr="00261E78" w:rsidRDefault="00867C4E" w:rsidP="00E11844">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03E29203" w14:textId="77777777" w:rsidR="00867C4E" w:rsidRPr="00261E78" w:rsidRDefault="00867C4E" w:rsidP="00E11844">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26082182" w14:textId="77777777" w:rsidR="00867C4E" w:rsidRPr="00261E78" w:rsidRDefault="00867C4E" w:rsidP="00E11844">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20FA44B7" w14:textId="77777777" w:rsidR="00867C4E" w:rsidRPr="00261E78" w:rsidRDefault="00867C4E" w:rsidP="00E11844">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3C2AF4E3"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70186D6"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4FE042B1" w14:textId="77777777" w:rsidTr="00E11844">
        <w:trPr>
          <w:trHeight w:val="520"/>
          <w:jc w:val="center"/>
        </w:trPr>
        <w:tc>
          <w:tcPr>
            <w:tcW w:w="3531" w:type="dxa"/>
            <w:vAlign w:val="center"/>
          </w:tcPr>
          <w:p w14:paraId="110C0892" w14:textId="77777777" w:rsidR="00867C4E" w:rsidRPr="00261E78" w:rsidRDefault="00867C4E" w:rsidP="00E11844">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15B17686" w14:textId="77777777" w:rsidR="00867C4E" w:rsidRPr="00261E78" w:rsidRDefault="00867C4E" w:rsidP="00E11844">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541CAFF8" w14:textId="77777777" w:rsidR="00867C4E" w:rsidRPr="00261E78" w:rsidRDefault="00867C4E" w:rsidP="00E11844">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97AD42" w14:textId="77777777" w:rsidR="00867C4E" w:rsidRPr="00261E78" w:rsidRDefault="00867C4E" w:rsidP="00E11844">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34DEB9F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F90C4F1"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574F7F79" w14:textId="77777777" w:rsidTr="00E11844">
        <w:trPr>
          <w:trHeight w:val="520"/>
          <w:jc w:val="center"/>
        </w:trPr>
        <w:tc>
          <w:tcPr>
            <w:tcW w:w="3531" w:type="dxa"/>
            <w:vAlign w:val="center"/>
          </w:tcPr>
          <w:p w14:paraId="696B64C7" w14:textId="77777777" w:rsidR="00867C4E" w:rsidRPr="00261E78" w:rsidRDefault="00867C4E" w:rsidP="00E11844">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58061662" w14:textId="77777777" w:rsidR="00867C4E" w:rsidRPr="00261E78" w:rsidRDefault="00867C4E" w:rsidP="00E11844">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7C95A39C" w14:textId="77777777" w:rsidR="00867C4E" w:rsidRPr="00261E78" w:rsidRDefault="00867C4E" w:rsidP="00E11844">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13B29B19" w14:textId="77777777" w:rsidR="00867C4E" w:rsidRPr="00261E78" w:rsidRDefault="00867C4E" w:rsidP="00E11844">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45F4D8A3"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D27B4CA" w14:textId="77777777" w:rsidR="00867C4E" w:rsidRPr="00261E78" w:rsidRDefault="00867C4E" w:rsidP="00E11844">
            <w:pPr>
              <w:pStyle w:val="Tablecontent"/>
              <w:rPr>
                <w:rFonts w:eastAsiaTheme="minorEastAsia"/>
              </w:rPr>
            </w:pPr>
            <w:r w:rsidRPr="00261E78">
              <w:rPr>
                <w:rFonts w:eastAsiaTheme="minorEastAsia"/>
              </w:rPr>
              <w:t xml:space="preserve">14.000 </w:t>
            </w:r>
          </w:p>
        </w:tc>
      </w:tr>
      <w:tr w:rsidR="00867C4E" w:rsidRPr="00261E78" w14:paraId="2164C1EE" w14:textId="77777777" w:rsidTr="00E11844">
        <w:trPr>
          <w:trHeight w:val="520"/>
          <w:jc w:val="center"/>
        </w:trPr>
        <w:tc>
          <w:tcPr>
            <w:tcW w:w="3531" w:type="dxa"/>
            <w:vAlign w:val="center"/>
          </w:tcPr>
          <w:p w14:paraId="1FDA39D9" w14:textId="77777777" w:rsidR="00867C4E" w:rsidRPr="00261E78" w:rsidRDefault="00867C4E" w:rsidP="00E11844">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11E9FB19" w14:textId="77777777" w:rsidR="00867C4E" w:rsidRPr="00261E78" w:rsidRDefault="00867C4E" w:rsidP="00E11844">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852A993" w14:textId="77777777" w:rsidR="00867C4E" w:rsidRPr="00261E78" w:rsidRDefault="00867C4E" w:rsidP="00E11844">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76404EC8" w14:textId="77777777" w:rsidR="00867C4E" w:rsidRPr="00261E78" w:rsidRDefault="00867C4E" w:rsidP="00E11844">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1C1B3B74"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BC4A116" w14:textId="77777777" w:rsidR="00867C4E" w:rsidRPr="00261E78" w:rsidRDefault="00867C4E" w:rsidP="00E11844">
            <w:pPr>
              <w:pStyle w:val="Tablecontent"/>
              <w:rPr>
                <w:rFonts w:eastAsiaTheme="minorEastAsia"/>
              </w:rPr>
            </w:pPr>
            <w:r w:rsidRPr="00261E78">
              <w:rPr>
                <w:rFonts w:eastAsiaTheme="minorEastAsia"/>
              </w:rPr>
              <w:t xml:space="preserve">28800.000 </w:t>
            </w:r>
          </w:p>
        </w:tc>
      </w:tr>
    </w:tbl>
    <w:p w14:paraId="4DEF484A" w14:textId="641743EF" w:rsidR="00F2762A" w:rsidRPr="00261E78" w:rsidRDefault="00867C4E" w:rsidP="00867C4E">
      <w:pPr>
        <w:pStyle w:val="Notes"/>
      </w:pPr>
      <w:r w:rsidRPr="00261E78">
        <w:t>Note</w:t>
      </w:r>
      <w:r w:rsidR="007B04B9" w:rsidRPr="00261E78">
        <w:t>s</w:t>
      </w:r>
      <w:r w:rsidRPr="00261E78">
        <w:t xml:space="preserve">: </w:t>
      </w:r>
      <w:r w:rsidR="007B04B9" w:rsidRPr="00261E78">
        <w:t xml:space="preserve">1. </w:t>
      </w:r>
      <w:r w:rsidRPr="00261E78">
        <w:t>Columns 2-4 present the means of the main variables, with the standard deviations shown in parentheses below each mean</w:t>
      </w:r>
      <w:r w:rsidR="007B04B9" w:rsidRPr="00261E78">
        <w:t xml:space="preserve">. </w:t>
      </w:r>
      <w:r w:rsidR="007B04B9" w:rsidRPr="00261E78">
        <w:br/>
        <w:t xml:space="preserve">2. </w:t>
      </w:r>
      <w:r w:rsidR="00F2762A" w:rsidRPr="00261E78">
        <w:t>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76CB0C40" w14:textId="6BAEADCD" w:rsidR="002D1C95" w:rsidRPr="00261E78" w:rsidRDefault="002D1C95" w:rsidP="00E93697">
      <w:pPr>
        <w:pStyle w:val="Heading2"/>
        <w:rPr>
          <w:rFonts w:eastAsiaTheme="minorEastAsia"/>
        </w:rPr>
      </w:pPr>
      <w:r w:rsidRPr="00261E78">
        <w:rPr>
          <w:rFonts w:eastAsiaTheme="minorEastAsia"/>
        </w:rPr>
        <w:t>Verifying Random Assignment</w:t>
      </w:r>
    </w:p>
    <w:p w14:paraId="1F685796" w14:textId="4CF05C2D" w:rsidR="00346CF0" w:rsidRPr="00261E78" w:rsidRDefault="00346CF0" w:rsidP="005C779A">
      <w:pPr>
        <w:pStyle w:val="Paragraph0"/>
      </w:pPr>
      <w:bookmarkStart w:id="9" w:name="OLE_LINK2"/>
      <w:r w:rsidRPr="00261E78">
        <w:t xml:space="preserve">Our empirical strategy depends critically on </w:t>
      </w:r>
      <w:r w:rsidR="00C21690" w:rsidRPr="00261E78">
        <w:t xml:space="preserve">the </w:t>
      </w:r>
      <w:r w:rsidRPr="00261E78">
        <w:t xml:space="preserve">random assignment of questions to treatment and control groups. To validate this assignment, we conduct t-tests and examine standardized differences </w:t>
      </w:r>
      <w:r w:rsidR="00AC3AC2" w:rsidRPr="00261E78">
        <w:fldChar w:fldCharType="begin"/>
      </w:r>
      <w:r w:rsidR="00926818" w:rsidRPr="00261E78">
        <w:instrText xml:space="preserve"> ADDIN ZOTERO_ITEM CSL_CITATION {"citationID":"yhiAlR2h","properties":{"formattedCitation":"(Austin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926818" w:rsidRPr="00261E78">
        <w:rPr>
          <w:rFonts w:ascii="Apple Color Emoji" w:hAnsi="Apple Color Emoji" w:cs="Apple Color Emoji"/>
        </w:rPr>
        <w:instrText>📊</w:instrText>
      </w:r>
      <w:r w:rsidR="00926818" w:rsidRPr="00261E78">
        <w:instrText>","call-number":"3","container-title":"Statistics in Medicine","DOI":"10.1002/sim.3697","ISSN":"0277-6715","issue":"25","journalAbbreviation":"Statistics in Medicine","language":"en","note":"</w:instrText>
      </w:r>
      <w:r w:rsidR="00926818" w:rsidRPr="00261E78">
        <w:rPr>
          <w:rFonts w:ascii="Apple Color Emoji" w:hAnsi="Apple Color Emoji" w:cs="Apple Color Emoji"/>
        </w:rPr>
        <w:instrText>🏷️</w:instrText>
      </w:r>
      <w:r w:rsidR="00926818" w:rsidRPr="00261E78">
        <w:instrText xml:space="preserve"> /reading</w:instrText>
      </w:r>
      <w:r w:rsidR="00926818" w:rsidRPr="00261E78">
        <w:instrText>、</w:instrText>
      </w:r>
      <w:r w:rsidR="00926818" w:rsidRPr="00261E78">
        <w:instrText>Female</w:instrText>
      </w:r>
      <w:r w:rsidR="00926818" w:rsidRPr="00261E78">
        <w:instrText>、</w:instrText>
      </w:r>
      <w:r w:rsidR="00926818" w:rsidRPr="00261E78">
        <w:instrText>Humans</w:instrText>
      </w:r>
      <w:r w:rsidR="00926818" w:rsidRPr="00261E78">
        <w:instrText>、</w:instrText>
      </w:r>
      <w:r w:rsidR="00926818" w:rsidRPr="00261E78">
        <w:instrText>Male</w:instrText>
      </w:r>
      <w:r w:rsidR="00926818" w:rsidRPr="00261E78">
        <w:instrText>、</w:instrText>
      </w:r>
      <w:r w:rsidR="00926818" w:rsidRPr="00261E78">
        <w:instrText>Middle Aged</w:instrText>
      </w:r>
      <w:r w:rsidR="00926818" w:rsidRPr="00261E78">
        <w:instrText>、</w:instrText>
      </w:r>
      <w:r w:rsidR="00926818" w:rsidRPr="00261E78">
        <w:instrText>Aged</w:instrText>
      </w:r>
      <w:r w:rsidR="00926818" w:rsidRPr="00261E78">
        <w:instrText>、</w:instrText>
      </w:r>
      <w:r w:rsidR="00926818" w:rsidRPr="00261E78">
        <w:instrText>Biometry</w:instrText>
      </w:r>
      <w:r w:rsidR="00926818" w:rsidRPr="00261E78">
        <w:instrText>、</w:instrText>
      </w:r>
      <w:r w:rsidR="00926818" w:rsidRPr="00261E78">
        <w:instrText>Computer Simulation</w:instrText>
      </w:r>
      <w:r w:rsidR="00926818" w:rsidRPr="00261E78">
        <w:instrText>、</w:instrText>
      </w:r>
      <w:r w:rsidR="00926818" w:rsidRPr="00261E78">
        <w:instrText>Hydroxymethylglutaryl-CoA Reductase Inhibitors</w:instrText>
      </w:r>
      <w:r w:rsidR="00926818" w:rsidRPr="00261E78">
        <w:instrText>、</w:instrText>
      </w:r>
      <w:r w:rsidR="00926818" w:rsidRPr="00261E78">
        <w:instrText>Models, Statistical</w:instrText>
      </w:r>
      <w:r w:rsidR="00926818" w:rsidRPr="00261E78">
        <w:instrText>、</w:instrText>
      </w:r>
      <w:r w:rsidR="00926818" w:rsidRPr="00261E78">
        <w:instrText>Myocardial Infarction</w:instrText>
      </w:r>
      <w:r w:rsidR="00926818" w:rsidRPr="00261E78">
        <w:instrText>、</w:instrText>
      </w:r>
      <w:r w:rsidR="00926818" w:rsidRPr="00261E78">
        <w:instrText xml:space="preserve">Propensity Score","page":"3083-3107","source":"1.8 (Q1)","title":"Balance diagnostics for comparing the distribution of baseline covariates between treatment groups in propensity‐score matched samples","volume":"28","author":[{"family":"Austin","given":"Peter C."}],"issued":{"date-parts":[["2009",11,10]]}}}],"schema":"https://github.com/citation-style-language/schema/raw/master/csl-citation.json"} </w:instrText>
      </w:r>
      <w:r w:rsidR="00AC3AC2" w:rsidRPr="00261E78">
        <w:fldChar w:fldCharType="separate"/>
      </w:r>
      <w:r w:rsidR="00926818" w:rsidRPr="00261E78">
        <w:t>(Austin</w:t>
      </w:r>
      <w:r w:rsidR="00C35D83">
        <w:t>,</w:t>
      </w:r>
      <w:r w:rsidR="00926818" w:rsidRPr="00261E78">
        <w:t xml:space="preserve"> 2009)</w:t>
      </w:r>
      <w:r w:rsidR="00AC3AC2" w:rsidRPr="00261E78">
        <w:fldChar w:fldCharType="end"/>
      </w:r>
      <w:r w:rsidRPr="00261E78">
        <w:t xml:space="preserve"> across pre-assignment variables including questioner characteristics (</w:t>
      </w:r>
      <w:r w:rsidR="006C635D" w:rsidRPr="00261E78">
        <w:t>reputation scores and gold, silver, bronze medal counts, total questions asked, total answers provided, account age</w:t>
      </w:r>
      <w:r w:rsidRPr="00261E78">
        <w:t>)</w:t>
      </w:r>
      <w:r w:rsidR="006C635D" w:rsidRPr="00261E78">
        <w:t xml:space="preserve">, questioner platform activity in the 1, 2, and 3 months prior </w:t>
      </w:r>
      <w:r w:rsidR="006C635D" w:rsidRPr="00261E78">
        <w:lastRenderedPageBreak/>
        <w:t>to the experiment (number of accepted answers, answers provided, questions asked, and comments posted),</w:t>
      </w:r>
      <w:r w:rsidRPr="00261E78">
        <w:t xml:space="preserve"> and question content features (length measured by Chinese character count, presence of multimedia elements such as photos, hyperlinks, tables, and block quotes). We also employ a large language model (LLM) to evaluate question characteristics</w:t>
      </w:r>
      <w:r w:rsidR="00D1059C">
        <w:t>,</w:t>
      </w:r>
      <w:r w:rsidRPr="00261E78">
        <w:t xml:space="preserve"> including linguistic complexity, technical jargon use, and difficulty </w:t>
      </w:r>
      <w:r w:rsidR="0094443B" w:rsidRPr="00261E78">
        <w:fldChar w:fldCharType="begin" w:fldLock="1"/>
      </w:r>
      <w:r w:rsidR="0094443B" w:rsidRPr="00261E78">
        <w:instrText xml:space="preserve"> ADDIN ZOTERO_ITEM CSL_CITATION {"citationID":"9eYFuWIu","properties":{"formattedCitation":"(Li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94443B" w:rsidRPr="00261E78">
        <w:instrText>【摘要翻译】本文探讨了大型语言模型（</w:instrText>
      </w:r>
      <w:r w:rsidR="0094443B" w:rsidRPr="00261E78">
        <w:instrText>LLMs</w:instrText>
      </w:r>
      <w:r w:rsidR="0094443B" w:rsidRPr="00261E78">
        <w:instrText>）在市场研究中替代人类参与者的潜力。这种</w:instrText>
      </w:r>
      <w:r w:rsidR="0094443B" w:rsidRPr="00261E78">
        <w:instrText>LLM</w:instrText>
      </w:r>
      <w:r w:rsidR="0094443B"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94443B" w:rsidRPr="00261E78">
        <w:instrText>LLM</w:instrText>
      </w:r>
      <w:r w:rsidR="0094443B" w:rsidRPr="00261E78">
        <w:instrText>生成的数据集之间的一致率达到</w:instrText>
      </w:r>
      <w:r w:rsidR="0094443B" w:rsidRPr="00261E78">
        <w:instrText>75%</w:instrText>
      </w:r>
      <w:r w:rsidR="0094443B"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94443B" w:rsidRPr="00261E78">
        <w:instrText>LLM</w:instrText>
      </w:r>
      <w:r w:rsidR="0094443B" w:rsidRPr="00261E78">
        <w:instrText>的市场研究将适用于回答基于人口统计变量或上下文变化的更微妙的问题，这些问题对于人类受访者来说将是极其昂贵或不可行的。</w:instrText>
      </w:r>
      <w:r w:rsidR="0094443B" w:rsidRPr="00261E78">
        <w:instrText xml:space="preserve">","archive_location":"5 </w:instrText>
      </w:r>
      <w:r w:rsidR="0094443B" w:rsidRPr="00261E78">
        <w:rPr>
          <w:rFonts w:ascii="Apple Color Emoji" w:hAnsi="Apple Color Emoji" w:cs="Apple Color Emoji"/>
        </w:rPr>
        <w:instrText>📊</w:instrText>
      </w:r>
      <w:r w:rsidR="0094443B" w:rsidRPr="00261E78">
        <w:instrText>","call-number":"2","container-title":"Marketing Science","DOI":"10.1287/mksc.2023.0454","ISSN":"0732-2399","issue":"2","journalAbbreviation":"Market. Sci.","language":"en","note":"</w:instrText>
      </w:r>
      <w:r w:rsidR="0094443B" w:rsidRPr="00261E78">
        <w:rPr>
          <w:rFonts w:ascii="Apple Color Emoji" w:hAnsi="Apple Color Emoji" w:cs="Apple Color Emoji"/>
        </w:rPr>
        <w:instrText>🏷️</w:instrText>
      </w:r>
      <w:r w:rsidR="0094443B" w:rsidRPr="00261E78">
        <w:instrText xml:space="preserve"> /unread</w:instrText>
      </w:r>
      <w:r w:rsidR="0094443B" w:rsidRPr="00261E78">
        <w:instrText>、</w:instrText>
      </w:r>
      <w:r w:rsidR="0094443B" w:rsidRPr="00261E78">
        <w:instrText>natural language processing</w:instrText>
      </w:r>
      <w:r w:rsidR="0094443B" w:rsidRPr="00261E78">
        <w:instrText>、</w:instrText>
      </w:r>
      <w:r w:rsidR="0094443B" w:rsidRPr="00261E78">
        <w:instrText>artificial Intelligence</w:instrText>
      </w:r>
      <w:r w:rsidR="0094443B" w:rsidRPr="00261E78">
        <w:instrText>、</w:instrText>
      </w:r>
      <w:r w:rsidR="0094443B" w:rsidRPr="00261E78">
        <w:instrText>language model</w:instrText>
      </w:r>
      <w:r w:rsidR="0094443B" w:rsidRPr="00261E78">
        <w:instrText>、</w:instrText>
      </w:r>
      <w:r w:rsidR="0094443B" w:rsidRPr="00261E78">
        <w:instrText>market research</w:instrText>
      </w:r>
      <w:r w:rsidR="0094443B" w:rsidRPr="00261E78">
        <w:instrText>、</w:instrText>
      </w:r>
      <w:r w:rsidR="0094443B"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94443B" w:rsidRPr="00261E78">
        <w:t>(Li et al.</w:t>
      </w:r>
      <w:r w:rsidR="00C35D83">
        <w:t>,</w:t>
      </w:r>
      <w:r w:rsidR="0094443B" w:rsidRPr="00261E78">
        <w:t xml:space="preserve"> 2024)</w:t>
      </w:r>
      <w:r w:rsidR="0094443B" w:rsidRPr="00261E78">
        <w:fldChar w:fldCharType="end"/>
      </w:r>
      <w:r w:rsidRPr="00261E78">
        <w:t xml:space="preserve">. Details </w:t>
      </w:r>
      <w:r w:rsidR="0084155B">
        <w:t>about</w:t>
      </w:r>
      <w:r w:rsidRPr="00261E78">
        <w:t xml:space="preserve"> measure </w:t>
      </w:r>
      <w:r w:rsidR="0084155B">
        <w:t xml:space="preserve">generation </w:t>
      </w:r>
      <w:r w:rsidRPr="00261E78">
        <w:t xml:space="preserve">appear in Online Appendix B. </w:t>
      </w:r>
      <w:r w:rsidR="002E2F77" w:rsidRPr="00261E78">
        <w:t>We als</w:t>
      </w:r>
      <w:r w:rsidR="002E2F77" w:rsidRPr="00261E78">
        <w:rPr>
          <w:rFonts w:eastAsia="Times New Roman"/>
          <w:szCs w:val="24"/>
        </w:rPr>
        <w:t>o account for question categories and the timing of question posting.</w:t>
      </w:r>
    </w:p>
    <w:p w14:paraId="6633DD03" w14:textId="77777777" w:rsidR="00346CF0" w:rsidRPr="00261E78" w:rsidRDefault="00346CF0" w:rsidP="00A86F82">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6EB2A3B7" w14:textId="7E51A9A6" w:rsidR="00346CF0" w:rsidRPr="00261E78" w:rsidRDefault="00346CF0" w:rsidP="00A86F82">
      <w:pPr>
        <w:pStyle w:val="Paragraph0"/>
      </w:pPr>
      <w:r w:rsidRPr="00261E78">
        <w:t>Additionally, regression-based balance checks in Online Appendix Table A2 provide both an omnibus test of overall balance and coefficient-level diagnostics for individual covariates. Th</w:t>
      </w:r>
      <w:r w:rsidR="00137261" w:rsidRPr="00261E78">
        <w:t>is analysis</w:t>
      </w:r>
      <w:r w:rsidRPr="00261E78">
        <w:t xml:space="preserve"> account</w:t>
      </w:r>
      <w:r w:rsidR="00137261" w:rsidRPr="00261E78">
        <w:t>s</w:t>
      </w:r>
      <w:r w:rsidRPr="00261E78">
        <w:t xml:space="preserve"> for question categories and posting timing. </w:t>
      </w:r>
      <w:r w:rsidR="00137261" w:rsidRPr="00261E78">
        <w:t xml:space="preserve">The results </w:t>
      </w:r>
      <w:r w:rsidRPr="00261E78">
        <w:t>consistently confirm successful random assignment.</w:t>
      </w:r>
    </w:p>
    <w:bookmarkEnd w:id="9"/>
    <w:p w14:paraId="3D3A4395" w14:textId="4FD3F166" w:rsidR="00A44D04" w:rsidRPr="00261E78" w:rsidRDefault="00A44D04" w:rsidP="0057336B">
      <w:pPr>
        <w:pStyle w:val="Heading1"/>
      </w:pPr>
      <w:r w:rsidRPr="00261E78">
        <w:t xml:space="preserve">Empirical </w:t>
      </w:r>
      <w:r w:rsidR="00577EC0" w:rsidRPr="00261E78">
        <w:t>Analysis</w:t>
      </w:r>
    </w:p>
    <w:bookmarkEnd w:id="6"/>
    <w:p w14:paraId="2E2DEECA" w14:textId="252AE0CB" w:rsidR="00F40939" w:rsidRPr="00261E78" w:rsidRDefault="002D1C95" w:rsidP="00E93697">
      <w:pPr>
        <w:pStyle w:val="Heading2"/>
        <w:rPr>
          <w:rFonts w:eastAsiaTheme="minorEastAsia"/>
        </w:rPr>
      </w:pPr>
      <w:r w:rsidRPr="00261E78">
        <w:t>Main</w:t>
      </w:r>
      <w:r w:rsidR="00F40939" w:rsidRPr="00261E78">
        <w:t xml:space="preserve"> Variables of Interest</w:t>
      </w:r>
    </w:p>
    <w:p w14:paraId="56E77A88" w14:textId="4AA69752" w:rsidR="00137261" w:rsidRPr="00261E78" w:rsidRDefault="00137261" w:rsidP="00137261">
      <w:pPr>
        <w:pStyle w:val="Paragraph0"/>
      </w:pPr>
      <w:r w:rsidRPr="00261E78">
        <w:t xml:space="preserve">Our study investigates internal GenAI’s impact on </w:t>
      </w:r>
      <w:r w:rsidRPr="00261E78">
        <w:rPr>
          <w:i/>
          <w:iCs/>
        </w:rPr>
        <w:t>human answer supply</w:t>
      </w:r>
      <w:r w:rsidRPr="00261E78">
        <w:t xml:space="preserve"> and </w:t>
      </w:r>
      <w:r w:rsidRPr="00261E78">
        <w:rPr>
          <w:i/>
          <w:iCs/>
        </w:rPr>
        <w:t>viewer recognition</w:t>
      </w:r>
      <w:r w:rsidR="00A55B48" w:rsidRPr="00261E78">
        <w:rPr>
          <w:i/>
          <w:iCs/>
        </w:rPr>
        <w:t xml:space="preserve"> </w:t>
      </w:r>
      <w:r w:rsidR="00A55B48" w:rsidRPr="00261E78">
        <w:t>(of human answers)</w:t>
      </w:r>
      <w:r w:rsidRPr="00261E78">
        <w:t xml:space="preserve">. For answer supply, 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w:t>
      </w:r>
      <w:r w:rsidRPr="00261E78">
        <w:lastRenderedPageBreak/>
        <w:t xml:space="preserve">also examine total human answers for robustness. We measure viewer recognition </w:t>
      </w:r>
      <w:r w:rsidR="00A55B48" w:rsidRPr="00261E78">
        <w:t xml:space="preserve">of human answers </w:t>
      </w:r>
      <w:r w:rsidRPr="00261E78">
        <w:t>through net likes (upvotes minus downvotes).</w:t>
      </w:r>
    </w:p>
    <w:p w14:paraId="3E9F6981" w14:textId="29A8E553" w:rsidR="00F40939" w:rsidRPr="00261E78" w:rsidRDefault="00C40AFD" w:rsidP="00E93697">
      <w:pPr>
        <w:pStyle w:val="Heading2"/>
      </w:pPr>
      <w:r w:rsidRPr="00261E78">
        <w:t xml:space="preserve">Econometric </w:t>
      </w:r>
      <w:r w:rsidR="00F40939" w:rsidRPr="00261E78">
        <w:t>Model</w:t>
      </w:r>
      <w:r w:rsidR="003D7D8A" w:rsidRPr="00261E78">
        <w:rPr>
          <w:lang w:eastAsia="zh-CN"/>
        </w:rPr>
        <w:t>s</w:t>
      </w:r>
    </w:p>
    <w:p w14:paraId="5615C6D6" w14:textId="17AB1405" w:rsidR="007E5B97" w:rsidRPr="00261E78" w:rsidRDefault="00137261" w:rsidP="00A86F82">
      <w:pPr>
        <w:pStyle w:val="Paragraph0"/>
        <w:ind w:firstLine="533"/>
      </w:pPr>
      <w:r w:rsidRPr="00261E78">
        <w:t>To examine AI-generated answers’ impact on human answer supply, we estimate:</w:t>
      </w:r>
    </w:p>
    <w:p w14:paraId="7088C47B" w14:textId="4DBC0128" w:rsidR="00F40939" w:rsidRPr="00261E78" w:rsidRDefault="00F40939" w:rsidP="00F40939">
      <w:pPr>
        <w:pStyle w:val="Equation"/>
        <w:spacing w:before="120" w:after="120"/>
        <w:ind w:firstLine="539"/>
        <w:rPr>
          <w:i/>
          <w:iCs/>
          <w:sz w:val="24"/>
          <w:szCs w:val="24"/>
        </w:rPr>
      </w:pPr>
      <w:r w:rsidRPr="00261E78">
        <w:rPr>
          <w:i/>
          <w:iCs/>
          <w:sz w:val="24"/>
          <w:szCs w:val="24"/>
        </w:rPr>
        <w:t>answerNum</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0</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 xml:space="preserve">1 </w:t>
      </w:r>
      <w:r w:rsidRPr="00261E78">
        <w:rPr>
          <w:i/>
          <w:iCs/>
          <w:sz w:val="24"/>
          <w:szCs w:val="24"/>
        </w:rPr>
        <w:t>AI</w:t>
      </w:r>
      <w:r w:rsidRPr="00261E78">
        <w:rPr>
          <w:i/>
          <w:iCs/>
          <w:sz w:val="24"/>
          <w:szCs w:val="24"/>
          <w:vertAlign w:val="subscript"/>
        </w:rPr>
        <w:t>i</w:t>
      </w:r>
      <w:r w:rsidRPr="00261E78">
        <w:rPr>
          <w:i/>
          <w:iCs/>
          <w:sz w:val="24"/>
          <w:szCs w:val="24"/>
        </w:rPr>
        <w:t xml:space="preserve"> + X</w:t>
      </w:r>
      <w:r w:rsidRPr="00261E78">
        <w:rPr>
          <w:i/>
          <w:iCs/>
          <w:sz w:val="24"/>
          <w:szCs w:val="24"/>
          <w:vertAlign w:val="subscript"/>
        </w:rPr>
        <w:t>i</w:t>
      </w:r>
      <w:r w:rsidR="004D5F92" w:rsidRPr="00261E78">
        <w:rPr>
          <w:rFonts w:ascii="Symbol" w:eastAsia="Symbol" w:hAnsi="Symbol" w:cs="Symbol"/>
          <w:i/>
          <w:iCs/>
          <w:sz w:val="24"/>
          <w:szCs w:val="24"/>
        </w:rPr>
        <w:t></w:t>
      </w:r>
      <w:r w:rsidRPr="00261E78">
        <w:rPr>
          <w:i/>
          <w:iCs/>
          <w:sz w:val="24"/>
          <w:szCs w:val="24"/>
        </w:rPr>
        <w:t xml:space="preserve"> + questionTiming</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00E933FF" w:rsidRPr="00261E78">
        <w:rPr>
          <w:i/>
          <w:iCs/>
          <w:sz w:val="24"/>
          <w:szCs w:val="24"/>
          <w:vertAlign w:val="subscript"/>
        </w:rPr>
        <w:t>i</w:t>
      </w:r>
      <w:r w:rsidRPr="00261E78">
        <w:rPr>
          <w:i/>
          <w:iCs/>
          <w:sz w:val="24"/>
          <w:szCs w:val="24"/>
          <w:vertAlign w:val="subscript"/>
        </w:rPr>
        <w:tab/>
      </w:r>
      <w:r w:rsidRPr="00261E78">
        <w:rPr>
          <w:i/>
          <w:iCs/>
          <w:sz w:val="24"/>
          <w:szCs w:val="24"/>
          <w:vertAlign w:val="subscript"/>
        </w:rPr>
        <w:tab/>
      </w:r>
      <w:r w:rsidRPr="00261E78">
        <w:rPr>
          <w:i/>
          <w:iCs/>
          <w:sz w:val="24"/>
          <w:szCs w:val="24"/>
          <w:vertAlign w:val="subscript"/>
        </w:rPr>
        <w:tab/>
      </w:r>
      <w:r w:rsidRPr="00261E78">
        <w:rPr>
          <w:sz w:val="24"/>
          <w:szCs w:val="24"/>
        </w:rPr>
        <w:t>(</w:t>
      </w:r>
      <w:r w:rsidRPr="00261E78">
        <w:rPr>
          <w:rFonts w:eastAsiaTheme="minorEastAsia"/>
          <w:sz w:val="24"/>
          <w:szCs w:val="24"/>
        </w:rPr>
        <w:t>1</w:t>
      </w:r>
      <w:r w:rsidRPr="00261E78">
        <w:rPr>
          <w:sz w:val="24"/>
          <w:szCs w:val="24"/>
        </w:rPr>
        <w:t>)</w:t>
      </w:r>
    </w:p>
    <w:p w14:paraId="35D767B0" w14:textId="64C82EB0" w:rsidR="00137261" w:rsidRPr="00261E78" w:rsidRDefault="00137261" w:rsidP="00EB4B15">
      <w:pPr>
        <w:pStyle w:val="Paragraph0"/>
        <w:ind w:firstLine="0"/>
      </w:pPr>
      <w:r w:rsidRPr="00261E78">
        <w:t xml:space="preserve">where </w:t>
      </w:r>
      <w:r w:rsidRPr="00261E78">
        <w:rPr>
          <w:i/>
          <w:iCs/>
        </w:rPr>
        <w:t>i</w:t>
      </w:r>
      <w:r w:rsidRPr="00261E78">
        <w:t xml:space="preserve"> indexes questions, </w:t>
      </w:r>
      <w:r w:rsidRPr="00261E78">
        <w:rPr>
          <w:i/>
          <w:iCs/>
        </w:rPr>
        <w:t>answerNum</w:t>
      </w:r>
      <w:r w:rsidRPr="00261E78">
        <w:rPr>
          <w:i/>
          <w:iCs/>
          <w:vertAlign w:val="subscript"/>
        </w:rPr>
        <w:t>i</w:t>
      </w:r>
      <w:r w:rsidRPr="00261E78">
        <w:t xml:space="preserve"> is the logarithm of human answers received by question </w:t>
      </w:r>
      <w:r w:rsidRPr="00261E78">
        <w:rPr>
          <w:i/>
          <w:iCs/>
        </w:rPr>
        <w:t>i</w:t>
      </w:r>
      <w:r w:rsidRPr="00261E78">
        <w:t xml:space="preserve">, </w:t>
      </w:r>
      <w:r w:rsidRPr="00261E78">
        <w:rPr>
          <w:i/>
          <w:iCs/>
        </w:rPr>
        <w:t>AI</w:t>
      </w:r>
      <w:r w:rsidRPr="00261E78">
        <w:rPr>
          <w:i/>
          <w:iCs/>
          <w:vertAlign w:val="subscript"/>
        </w:rPr>
        <w:t>i</w:t>
      </w:r>
      <w:r w:rsidRPr="00261E78">
        <w:t xml:space="preserve"> indicates treatment assignment (1 if AI-generated answer provided, 0 otherwise), </w:t>
      </w:r>
      <w:r w:rsidR="005F2143" w:rsidRPr="00261E78">
        <w:rPr>
          <w:rFonts w:eastAsia="SimSun"/>
          <w:i/>
          <w:iCs/>
        </w:rPr>
        <w:t>X</w:t>
      </w:r>
      <w:r w:rsidR="005F2143" w:rsidRPr="00261E78">
        <w:rPr>
          <w:rFonts w:eastAsia="SimSun"/>
          <w:i/>
          <w:iCs/>
          <w:vertAlign w:val="subscript"/>
        </w:rPr>
        <w:t>i</w:t>
      </w:r>
      <w:r w:rsidRPr="00261E78">
        <w:t xml:space="preserve"> includes control variables (questioner characteristics, question content, and question type), and </w:t>
      </w:r>
      <w:r w:rsidR="005F2143" w:rsidRPr="00261E78">
        <w:rPr>
          <w:i/>
          <w:iCs/>
        </w:rPr>
        <w:t>questionTiming</w:t>
      </w:r>
      <w:r w:rsidR="005F2143" w:rsidRPr="00261E78">
        <w:rPr>
          <w:i/>
          <w:iCs/>
          <w:vertAlign w:val="subscript"/>
        </w:rPr>
        <w:t>i</w:t>
      </w:r>
      <w:r w:rsidRPr="00261E78">
        <w:t xml:space="preserve"> captures question posting date fixed effects. The coefficient </w:t>
      </w:r>
      <w:r w:rsidR="005F2143" w:rsidRPr="00261E78">
        <w:rPr>
          <w:rFonts w:ascii="Symbol" w:eastAsia="Symbol" w:hAnsi="Symbol" w:cs="Symbol"/>
          <w:i/>
          <w:iCs/>
        </w:rPr>
        <w:t></w:t>
      </w:r>
      <w:r w:rsidR="005F2143" w:rsidRPr="00261E78">
        <w:rPr>
          <w:i/>
          <w:iCs/>
          <w:vertAlign w:val="subscript"/>
        </w:rPr>
        <w:t>1</w:t>
      </w:r>
      <w:r w:rsidRPr="00261E78">
        <w:t xml:space="preserve"> captures </w:t>
      </w:r>
      <w:r w:rsidR="00D1059C">
        <w:t xml:space="preserve">the effect of </w:t>
      </w:r>
      <w:r w:rsidRPr="00261E78">
        <w:t xml:space="preserve">AI-generated answers on </w:t>
      </w:r>
      <w:r w:rsidR="00D1059C">
        <w:t xml:space="preserve">the supply of </w:t>
      </w:r>
      <w:r w:rsidRPr="00261E78">
        <w:t>human answer</w:t>
      </w:r>
      <w:r w:rsidR="00D1059C">
        <w:t>s</w:t>
      </w:r>
      <w:r w:rsidRPr="00261E78">
        <w:t>.</w:t>
      </w:r>
    </w:p>
    <w:p w14:paraId="23E7596E" w14:textId="2DDB75EC" w:rsidR="005F2143" w:rsidRPr="00261E78" w:rsidRDefault="005F2143" w:rsidP="00A86F82">
      <w:pPr>
        <w:pStyle w:val="Paragraph0"/>
      </w:pPr>
      <w:r w:rsidRPr="00261E78">
        <w:t xml:space="preserve">To examine AI-generated answers’ impact on </w:t>
      </w:r>
      <w:r w:rsidR="00761522" w:rsidRPr="00261E78">
        <w:t>viewer recognition of human answers</w:t>
      </w:r>
      <w:r w:rsidRPr="00261E78">
        <w:t>, we estimate:</w:t>
      </w:r>
    </w:p>
    <w:p w14:paraId="69932622" w14:textId="6E4518D1" w:rsidR="00F40939" w:rsidRPr="00261E78" w:rsidRDefault="00475B1C" w:rsidP="00F40939">
      <w:pPr>
        <w:spacing w:line="360" w:lineRule="auto"/>
        <w:jc w:val="right"/>
        <w:rPr>
          <w:rFonts w:eastAsia="SimSun"/>
        </w:rPr>
      </w:pPr>
      <w:r w:rsidRPr="00261E78">
        <w:rPr>
          <w:i/>
          <w:iCs/>
        </w:rPr>
        <w:t>ne</w:t>
      </w:r>
      <w:r w:rsidR="00F41D7C" w:rsidRPr="00261E78">
        <w:rPr>
          <w:i/>
          <w:iCs/>
        </w:rPr>
        <w:t>tl</w:t>
      </w:r>
      <w:r w:rsidRPr="00261E78">
        <w:rPr>
          <w:i/>
          <w:iCs/>
        </w:rPr>
        <w:t>ikeNum</w:t>
      </w:r>
      <w:r w:rsidRPr="00261E78">
        <w:rPr>
          <w:i/>
          <w:iCs/>
          <w:vertAlign w:val="subscript"/>
        </w:rPr>
        <w:t>ij</w:t>
      </w:r>
      <w:r w:rsidRPr="00261E78">
        <w:t xml:space="preserve"> </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0</w:t>
      </w:r>
      <w:r w:rsidR="00F40939" w:rsidRPr="00261E78">
        <w:rPr>
          <w:rFonts w:eastAsia="SimSun"/>
          <w:i/>
          <w:iCs/>
        </w:rPr>
        <w:t xml:space="preserve"> + </w:t>
      </w:r>
      <w:r w:rsidR="00F40939" w:rsidRPr="00261E78">
        <w:rPr>
          <w:rFonts w:ascii="Symbol" w:eastAsia="Symbol" w:hAnsi="Symbol" w:cs="Symbol"/>
          <w:i/>
          <w:iCs/>
        </w:rPr>
        <w:t></w:t>
      </w:r>
      <w:r w:rsidR="00F40939" w:rsidRPr="00261E78">
        <w:rPr>
          <w:rFonts w:eastAsia="SimSun"/>
          <w:i/>
          <w:iCs/>
          <w:vertAlign w:val="subscript"/>
        </w:rPr>
        <w:t xml:space="preserve">1 </w:t>
      </w:r>
      <w:r w:rsidR="00F40939" w:rsidRPr="00261E78">
        <w:rPr>
          <w:rFonts w:eastAsia="SimSun"/>
          <w:i/>
          <w:iCs/>
        </w:rPr>
        <w:t>AI</w:t>
      </w:r>
      <w:r w:rsidR="00F40939" w:rsidRPr="00261E78">
        <w:rPr>
          <w:rFonts w:eastAsia="SimSun"/>
          <w:i/>
          <w:iCs/>
          <w:vertAlign w:val="subscript"/>
        </w:rPr>
        <w:t>i</w:t>
      </w:r>
      <w:r w:rsidR="00F40939" w:rsidRPr="00261E78">
        <w:rPr>
          <w:rFonts w:eastAsia="SimSun"/>
          <w:i/>
          <w:iCs/>
        </w:rPr>
        <w:t xml:space="preserve"> + </w:t>
      </w:r>
      <w:r w:rsidR="00E068A1" w:rsidRPr="00261E78">
        <w:rPr>
          <w:i/>
          <w:iCs/>
        </w:rPr>
        <w:t>answerTiming</w:t>
      </w:r>
      <w:r w:rsidR="00E068A1" w:rsidRPr="00261E78">
        <w:rPr>
          <w:i/>
          <w:iCs/>
          <w:vertAlign w:val="subscript"/>
        </w:rPr>
        <w:t>j</w:t>
      </w:r>
      <w:r w:rsidR="00E068A1" w:rsidRPr="00261E78">
        <w:rPr>
          <w:i/>
          <w:iCs/>
        </w:rPr>
        <w:t xml:space="preserve"> </w:t>
      </w:r>
      <w:r w:rsidR="00F40939" w:rsidRPr="00261E78">
        <w:rPr>
          <w:rFonts w:eastAsia="SimSun"/>
          <w:i/>
          <w:iCs/>
        </w:rPr>
        <w:t>+ X</w:t>
      </w:r>
      <w:r w:rsidR="00F40939" w:rsidRPr="00261E78">
        <w:rPr>
          <w:rFonts w:eastAsia="SimSun"/>
          <w:i/>
          <w:iCs/>
          <w:vertAlign w:val="subscript"/>
        </w:rPr>
        <w:t>i</w:t>
      </w:r>
      <w:r w:rsidR="0085597C" w:rsidRPr="00261E78">
        <w:rPr>
          <w:rFonts w:ascii="Symbol" w:eastAsia="Symbol" w:hAnsi="Symbol" w:cs="Symbol"/>
          <w:i/>
          <w:iCs/>
        </w:rPr>
        <w:t></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ij</w:t>
      </w:r>
      <w:r w:rsidR="00F40939" w:rsidRPr="00261E78">
        <w:rPr>
          <w:rFonts w:eastAsia="SimSun"/>
          <w:i/>
          <w:iCs/>
          <w:vertAlign w:val="subscript"/>
        </w:rPr>
        <w:tab/>
      </w:r>
      <w:r w:rsidR="00E77F9F" w:rsidRPr="00261E78">
        <w:rPr>
          <w:rFonts w:eastAsia="SimSun"/>
          <w:i/>
          <w:iCs/>
          <w:vertAlign w:val="subscript"/>
        </w:rPr>
        <w:tab/>
      </w:r>
      <w:r w:rsidR="00F40939" w:rsidRPr="00261E78">
        <w:rPr>
          <w:rFonts w:eastAsia="SimSun"/>
          <w:i/>
          <w:iCs/>
          <w:vertAlign w:val="subscript"/>
        </w:rPr>
        <w:tab/>
      </w:r>
      <w:r w:rsidR="00F40939" w:rsidRPr="00261E78">
        <w:rPr>
          <w:rFonts w:eastAsia="SimSun"/>
        </w:rPr>
        <w:t>(2)</w:t>
      </w:r>
    </w:p>
    <w:p w14:paraId="2AC4F9C0" w14:textId="6CF81475" w:rsidR="005F2143" w:rsidRPr="00261E78" w:rsidRDefault="005F2143" w:rsidP="00EB4B15">
      <w:pPr>
        <w:pStyle w:val="Paragraph0"/>
        <w:widowControl w:val="0"/>
        <w:ind w:firstLine="0"/>
      </w:pPr>
      <w:r w:rsidRPr="00261E78">
        <w:t xml:space="preserve">where </w:t>
      </w:r>
      <w:r w:rsidRPr="00261E78">
        <w:rPr>
          <w:i/>
          <w:iCs/>
        </w:rPr>
        <w:t>ne</w:t>
      </w:r>
      <w:r w:rsidR="00F41D7C" w:rsidRPr="00261E78">
        <w:rPr>
          <w:i/>
          <w:iCs/>
        </w:rPr>
        <w:t>t</w:t>
      </w:r>
      <w:r w:rsidRPr="00261E78">
        <w:rPr>
          <w:i/>
          <w:iCs/>
        </w:rPr>
        <w:t>likeNum</w:t>
      </w:r>
      <w:r w:rsidRPr="00261E78">
        <w:rPr>
          <w:i/>
          <w:iCs/>
          <w:vertAlign w:val="subscript"/>
        </w:rPr>
        <w:t>ij</w:t>
      </w:r>
      <w:r w:rsidRPr="00261E78">
        <w:t xml:space="preserve"> is </w:t>
      </w:r>
      <w:r w:rsidR="00E92A64" w:rsidRPr="00261E78">
        <w:t xml:space="preserve">the number of </w:t>
      </w:r>
      <w:r w:rsidRPr="00261E78">
        <w:t xml:space="preserve">net likes for the </w:t>
      </w:r>
      <w:r w:rsidRPr="00261E78">
        <w:rPr>
          <w:i/>
          <w:iCs/>
        </w:rPr>
        <w:t>j</w:t>
      </w:r>
      <w:r w:rsidRPr="00261E78">
        <w:rPr>
          <w:i/>
          <w:iCs/>
          <w:vertAlign w:val="superscript"/>
        </w:rPr>
        <w:t>th</w:t>
      </w:r>
      <w:r w:rsidRPr="00261E78">
        <w:t xml:space="preserve"> answer to question </w:t>
      </w:r>
      <w:r w:rsidRPr="00261E78">
        <w:rPr>
          <w:i/>
          <w:iCs/>
        </w:rPr>
        <w:t>i</w:t>
      </w:r>
      <w:r w:rsidRPr="00261E78">
        <w:t>. We control for answer timing fixed effects to account for non-linear accumulation</w:t>
      </w:r>
      <w:r w:rsidR="00571AB9">
        <w:t xml:space="preserve"> of </w:t>
      </w:r>
      <w:r w:rsidR="00571AB9" w:rsidRPr="00261E78">
        <w:t>net likes</w:t>
      </w:r>
      <w:r w:rsidRPr="00261E78">
        <w:t xml:space="preserve">. </w:t>
      </w:r>
      <w:r w:rsidRPr="00261E78">
        <w:rPr>
          <w:rFonts w:eastAsia="SimSun"/>
          <w:i/>
          <w:iCs/>
        </w:rPr>
        <w:t>X</w:t>
      </w:r>
      <w:r w:rsidRPr="00261E78">
        <w:rPr>
          <w:rFonts w:eastAsia="SimSun"/>
          <w:i/>
          <w:iCs/>
          <w:vertAlign w:val="subscript"/>
        </w:rPr>
        <w:t>i</w:t>
      </w:r>
      <w:r w:rsidRPr="00261E78">
        <w:t xml:space="preserve"> includes controls from Equation 1. The coefficient </w:t>
      </w:r>
      <w:r w:rsidRPr="00261E78">
        <w:rPr>
          <w:rFonts w:ascii="Symbol" w:eastAsia="Symbol" w:hAnsi="Symbol" w:cs="Symbol"/>
          <w:i/>
          <w:iCs/>
        </w:rPr>
        <w:t></w:t>
      </w:r>
      <w:r w:rsidRPr="00261E78">
        <w:rPr>
          <w:rFonts w:eastAsia="SimSun"/>
          <w:i/>
          <w:iCs/>
          <w:vertAlign w:val="subscript"/>
        </w:rPr>
        <w:t>1</w:t>
      </w:r>
      <w:r w:rsidRPr="00261E78">
        <w:t xml:space="preserve"> captures how AI-generated answers affect viewer recognition of human answers.</w:t>
      </w:r>
    </w:p>
    <w:p w14:paraId="055BF8CC" w14:textId="77777777" w:rsidR="00B51326" w:rsidRPr="00261E78" w:rsidRDefault="007C0428" w:rsidP="00B51326">
      <w:pPr>
        <w:pStyle w:val="Heading1"/>
      </w:pPr>
      <w:r w:rsidRPr="00261E78">
        <w:t>Results</w:t>
      </w:r>
    </w:p>
    <w:p w14:paraId="2ACE5B31" w14:textId="6E3744D2" w:rsidR="007C0428" w:rsidRPr="00261E78" w:rsidRDefault="00B51326" w:rsidP="00B51326">
      <w:pPr>
        <w:pStyle w:val="Heading2"/>
      </w:pPr>
      <w:r w:rsidRPr="00261E78">
        <w:t>Main Results</w:t>
      </w:r>
    </w:p>
    <w:p w14:paraId="43D9EE8D" w14:textId="6EB3FA7D" w:rsidR="00004C03" w:rsidRPr="00261E78" w:rsidRDefault="00004C03" w:rsidP="00A86F82">
      <w:pPr>
        <w:pStyle w:val="Paragraph0"/>
      </w:pPr>
      <w:r w:rsidRPr="00261E78">
        <w:t>Table 3 presents our main findings on AI-generated answers’ impact on participation.</w:t>
      </w:r>
    </w:p>
    <w:p w14:paraId="5E495AD3" w14:textId="0AA953DF" w:rsidR="004B363E" w:rsidRPr="00261E78" w:rsidRDefault="004B363E" w:rsidP="00A86F82">
      <w:pPr>
        <w:pStyle w:val="Paragraph0"/>
      </w:pPr>
      <w:r w:rsidRPr="00261E78">
        <w:rPr>
          <w:b/>
          <w:bCs/>
        </w:rPr>
        <w:t>Answer Supply</w:t>
      </w:r>
      <w:r w:rsidR="000028FF" w:rsidRPr="00261E78">
        <w:rPr>
          <w:b/>
          <w:bCs/>
        </w:rPr>
        <w:t xml:space="preserve"> </w:t>
      </w:r>
      <w:r w:rsidR="000028FF" w:rsidRPr="00261E78">
        <w:t>(</w:t>
      </w:r>
      <w:r w:rsidR="00F41D7C" w:rsidRPr="00261E78">
        <w:t>C</w:t>
      </w:r>
      <w:r w:rsidR="000028FF" w:rsidRPr="00261E78">
        <w:t>olumns 1-3)</w:t>
      </w:r>
      <w:r w:rsidRPr="00261E78">
        <w:t xml:space="preserve">. We progressively add controls, moving from a baseline model without covariates (Column 1) to models with question characteristics (Column 2) </w:t>
      </w:r>
      <w:r w:rsidR="000028FF" w:rsidRPr="00261E78">
        <w:t xml:space="preserve">to </w:t>
      </w:r>
      <w:r w:rsidRPr="00261E78">
        <w:t xml:space="preserve">questioner characteristics (Column 3). AI-generated answers significantly reduce human answer </w:t>
      </w:r>
      <w:r w:rsidRPr="00261E78">
        <w:lastRenderedPageBreak/>
        <w:t xml:space="preserve">supply across all specifications. Our preferred specification (Column 3) includes the full set of controls, which improves </w:t>
      </w:r>
      <w:r w:rsidR="00C208BF" w:rsidRPr="00261E78">
        <w:t xml:space="preserve">the </w:t>
      </w:r>
      <w:r w:rsidRPr="00261E78">
        <w:t>precision of treatment effect estimation by reducing residual variance. This specification shows that AI-generated answers cause a statistically significant 4.</w:t>
      </w:r>
      <w:r w:rsidR="00181B2B" w:rsidRPr="00261E78">
        <w:t>6</w:t>
      </w:r>
      <w:r w:rsidRPr="00261E78">
        <w:t>% decrease in human answers (</w:t>
      </w:r>
      <w:r w:rsidRPr="00261E78">
        <w:rPr>
          <w:i/>
          <w:iCs/>
        </w:rPr>
        <w:t>β</w:t>
      </w:r>
      <w:r w:rsidRPr="00261E78">
        <w:t xml:space="preserve"> = -0.046, p &lt; 0.001).</w:t>
      </w:r>
    </w:p>
    <w:p w14:paraId="7EFA809E" w14:textId="5FB38399" w:rsidR="000028FF" w:rsidRPr="00261E78" w:rsidRDefault="00761522" w:rsidP="00A86F82">
      <w:pPr>
        <w:pStyle w:val="Paragraph0"/>
      </w:pPr>
      <w:r w:rsidRPr="00261E78">
        <w:rPr>
          <w:b/>
          <w:bCs/>
        </w:rPr>
        <w:t>Viewer</w:t>
      </w:r>
      <w:r w:rsidR="000028FF" w:rsidRPr="00261E78">
        <w:rPr>
          <w:b/>
          <w:bCs/>
        </w:rPr>
        <w:t xml:space="preserve"> Recognition</w:t>
      </w:r>
      <w:r w:rsidR="000028FF" w:rsidRPr="00261E78">
        <w:t xml:space="preserve"> </w:t>
      </w:r>
      <w:r w:rsidR="00D23A73" w:rsidRPr="00261E78">
        <w:t xml:space="preserve">of human answers </w:t>
      </w:r>
      <w:r w:rsidR="000028FF" w:rsidRPr="00261E78">
        <w:t>(</w:t>
      </w:r>
      <w:r w:rsidR="00E7243E" w:rsidRPr="00261E78">
        <w:t>C</w:t>
      </w:r>
      <w:r w:rsidR="000028FF" w:rsidRPr="00261E78">
        <w:t>olumns 4-6).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571DAE86" w14:textId="00413A4A" w:rsidR="00FB2337" w:rsidRPr="00261E78" w:rsidRDefault="004C30A7" w:rsidP="00FB2337">
      <w:pPr>
        <w:pStyle w:val="TableFiguretitle"/>
      </w:pPr>
      <w:bookmarkStart w:id="10" w:name="_Ref194135045"/>
      <w:bookmarkStart w:id="11" w:name="_Ref177391826"/>
      <w:r w:rsidRPr="00261E78">
        <w:t xml:space="preserve">Table </w:t>
      </w:r>
      <w:fldSimple w:instr=" SEQ Table \* ARABIC ">
        <w:r w:rsidR="00B04148" w:rsidRPr="00261E78">
          <w:t>3</w:t>
        </w:r>
      </w:fldSimple>
      <w:bookmarkEnd w:id="10"/>
      <w:r w:rsidRPr="00261E78">
        <w:t xml:space="preserve">. </w:t>
      </w:r>
      <w:bookmarkEnd w:id="11"/>
      <w:r w:rsidR="00F40939" w:rsidRPr="00261E78">
        <w:t>The impact of AI-generated answers on the answer</w:t>
      </w:r>
      <w:r w:rsidR="00B228B4" w:rsidRPr="00261E78">
        <w:t xml:space="preserve"> supply and </w:t>
      </w:r>
      <w:r w:rsidR="00761522" w:rsidRPr="00261E78">
        <w:t>viewer</w:t>
      </w:r>
      <w:r w:rsidR="00B228B4" w:rsidRPr="00261E78">
        <w:t xml:space="preserve"> recognition</w:t>
      </w:r>
    </w:p>
    <w:tbl>
      <w:tblPr>
        <w:tblW w:w="5000" w:type="pct"/>
        <w:tblLook w:val="04A0" w:firstRow="1" w:lastRow="0" w:firstColumn="1" w:lastColumn="0" w:noHBand="0" w:noVBand="1"/>
      </w:tblPr>
      <w:tblGrid>
        <w:gridCol w:w="1890"/>
        <w:gridCol w:w="1389"/>
        <w:gridCol w:w="1334"/>
        <w:gridCol w:w="1513"/>
        <w:gridCol w:w="1084"/>
        <w:gridCol w:w="1171"/>
        <w:gridCol w:w="979"/>
      </w:tblGrid>
      <w:tr w:rsidR="00DE6D48" w:rsidRPr="00261E78" w14:paraId="4BB7778F" w14:textId="77777777" w:rsidTr="00DE6D48">
        <w:trPr>
          <w:trHeight w:val="260"/>
        </w:trPr>
        <w:tc>
          <w:tcPr>
            <w:tcW w:w="1890" w:type="dxa"/>
            <w:vMerge w:val="restart"/>
            <w:tcBorders>
              <w:top w:val="single" w:sz="4" w:space="0" w:color="auto"/>
              <w:left w:val="nil"/>
              <w:bottom w:val="nil"/>
              <w:right w:val="nil"/>
            </w:tcBorders>
            <w:noWrap/>
            <w:vAlign w:val="center"/>
            <w:hideMark/>
          </w:tcPr>
          <w:p w14:paraId="4B028664" w14:textId="77777777" w:rsidR="00FB2337" w:rsidRPr="00261E78" w:rsidRDefault="00FB2337" w:rsidP="00FB2337">
            <w:pPr>
              <w:jc w:val="center"/>
              <w:rPr>
                <w:sz w:val="20"/>
                <w:szCs w:val="20"/>
              </w:rPr>
            </w:pPr>
            <w:r w:rsidRPr="00261E78">
              <w:rPr>
                <w:sz w:val="20"/>
                <w:szCs w:val="20"/>
              </w:rPr>
              <w:t> </w:t>
            </w:r>
          </w:p>
        </w:tc>
        <w:tc>
          <w:tcPr>
            <w:tcW w:w="1389" w:type="dxa"/>
            <w:tcBorders>
              <w:top w:val="single" w:sz="4" w:space="0" w:color="auto"/>
              <w:left w:val="nil"/>
              <w:bottom w:val="nil"/>
              <w:right w:val="nil"/>
            </w:tcBorders>
            <w:noWrap/>
            <w:vAlign w:val="center"/>
            <w:hideMark/>
          </w:tcPr>
          <w:p w14:paraId="3AEA7E8C" w14:textId="77777777" w:rsidR="00FB2337" w:rsidRPr="00261E78" w:rsidRDefault="00FB2337" w:rsidP="00FB2337">
            <w:pPr>
              <w:jc w:val="center"/>
              <w:rPr>
                <w:sz w:val="20"/>
                <w:szCs w:val="20"/>
              </w:rPr>
            </w:pPr>
            <w:r w:rsidRPr="00261E78">
              <w:rPr>
                <w:sz w:val="20"/>
                <w:szCs w:val="20"/>
              </w:rPr>
              <w:t>(1)</w:t>
            </w:r>
          </w:p>
        </w:tc>
        <w:tc>
          <w:tcPr>
            <w:tcW w:w="1334" w:type="dxa"/>
            <w:tcBorders>
              <w:top w:val="single" w:sz="4" w:space="0" w:color="auto"/>
              <w:left w:val="nil"/>
              <w:bottom w:val="nil"/>
              <w:right w:val="nil"/>
            </w:tcBorders>
            <w:noWrap/>
            <w:vAlign w:val="center"/>
            <w:hideMark/>
          </w:tcPr>
          <w:p w14:paraId="5105A0FE" w14:textId="77777777" w:rsidR="00FB2337" w:rsidRPr="00261E78" w:rsidRDefault="00FB2337" w:rsidP="00FB2337">
            <w:pPr>
              <w:jc w:val="center"/>
              <w:rPr>
                <w:sz w:val="20"/>
                <w:szCs w:val="20"/>
              </w:rPr>
            </w:pPr>
            <w:r w:rsidRPr="00261E78">
              <w:rPr>
                <w:sz w:val="20"/>
                <w:szCs w:val="20"/>
              </w:rPr>
              <w:t>(2)</w:t>
            </w:r>
          </w:p>
        </w:tc>
        <w:tc>
          <w:tcPr>
            <w:tcW w:w="1513" w:type="dxa"/>
            <w:tcBorders>
              <w:top w:val="single" w:sz="4" w:space="0" w:color="auto"/>
              <w:left w:val="nil"/>
              <w:bottom w:val="nil"/>
              <w:right w:val="nil"/>
            </w:tcBorders>
            <w:noWrap/>
            <w:vAlign w:val="center"/>
            <w:hideMark/>
          </w:tcPr>
          <w:p w14:paraId="5FFE0BD6" w14:textId="77777777" w:rsidR="00FB2337" w:rsidRPr="00261E78" w:rsidRDefault="00FB2337" w:rsidP="00FB2337">
            <w:pPr>
              <w:jc w:val="center"/>
              <w:rPr>
                <w:sz w:val="20"/>
                <w:szCs w:val="20"/>
              </w:rPr>
            </w:pPr>
            <w:r w:rsidRPr="00261E78">
              <w:rPr>
                <w:sz w:val="20"/>
                <w:szCs w:val="20"/>
              </w:rPr>
              <w:t>(3)</w:t>
            </w:r>
          </w:p>
        </w:tc>
        <w:tc>
          <w:tcPr>
            <w:tcW w:w="1084" w:type="dxa"/>
            <w:tcBorders>
              <w:top w:val="single" w:sz="4" w:space="0" w:color="auto"/>
              <w:left w:val="nil"/>
              <w:bottom w:val="nil"/>
              <w:right w:val="nil"/>
            </w:tcBorders>
            <w:noWrap/>
            <w:vAlign w:val="center"/>
            <w:hideMark/>
          </w:tcPr>
          <w:p w14:paraId="3018E93C" w14:textId="77777777" w:rsidR="00FB2337" w:rsidRPr="00261E78" w:rsidRDefault="00FB2337" w:rsidP="00FB2337">
            <w:pPr>
              <w:jc w:val="center"/>
              <w:rPr>
                <w:sz w:val="20"/>
                <w:szCs w:val="20"/>
              </w:rPr>
            </w:pPr>
            <w:r w:rsidRPr="00261E78">
              <w:rPr>
                <w:sz w:val="20"/>
                <w:szCs w:val="20"/>
              </w:rPr>
              <w:t>(4)</w:t>
            </w:r>
          </w:p>
        </w:tc>
        <w:tc>
          <w:tcPr>
            <w:tcW w:w="1171" w:type="dxa"/>
            <w:tcBorders>
              <w:top w:val="single" w:sz="4" w:space="0" w:color="auto"/>
              <w:left w:val="nil"/>
              <w:bottom w:val="nil"/>
              <w:right w:val="nil"/>
            </w:tcBorders>
            <w:noWrap/>
            <w:vAlign w:val="center"/>
            <w:hideMark/>
          </w:tcPr>
          <w:p w14:paraId="46B86A21" w14:textId="77777777" w:rsidR="00FB2337" w:rsidRPr="00261E78" w:rsidRDefault="00FB2337" w:rsidP="00FB2337">
            <w:pPr>
              <w:jc w:val="center"/>
              <w:rPr>
                <w:sz w:val="20"/>
                <w:szCs w:val="20"/>
              </w:rPr>
            </w:pPr>
            <w:r w:rsidRPr="00261E78">
              <w:rPr>
                <w:sz w:val="20"/>
                <w:szCs w:val="20"/>
              </w:rPr>
              <w:t>(5)</w:t>
            </w:r>
          </w:p>
        </w:tc>
        <w:tc>
          <w:tcPr>
            <w:tcW w:w="979" w:type="dxa"/>
            <w:tcBorders>
              <w:top w:val="single" w:sz="4" w:space="0" w:color="auto"/>
              <w:left w:val="nil"/>
              <w:bottom w:val="nil"/>
              <w:right w:val="nil"/>
            </w:tcBorders>
            <w:noWrap/>
            <w:vAlign w:val="center"/>
            <w:hideMark/>
          </w:tcPr>
          <w:p w14:paraId="2BCC4AD5" w14:textId="77777777" w:rsidR="00FB2337" w:rsidRPr="00261E78" w:rsidRDefault="00FB2337" w:rsidP="00FB2337">
            <w:pPr>
              <w:jc w:val="center"/>
              <w:rPr>
                <w:sz w:val="20"/>
                <w:szCs w:val="20"/>
              </w:rPr>
            </w:pPr>
            <w:r w:rsidRPr="00261E78">
              <w:rPr>
                <w:sz w:val="20"/>
                <w:szCs w:val="20"/>
              </w:rPr>
              <w:t>(6)</w:t>
            </w:r>
          </w:p>
        </w:tc>
      </w:tr>
      <w:tr w:rsidR="00FB2337" w:rsidRPr="00261E78" w14:paraId="5CC53E03" w14:textId="77777777" w:rsidTr="00A86F82">
        <w:tblPrEx>
          <w:jc w:val="center"/>
        </w:tblPrEx>
        <w:trPr>
          <w:trHeight w:val="260"/>
          <w:jc w:val="center"/>
        </w:trPr>
        <w:tc>
          <w:tcPr>
            <w:tcW w:w="1890" w:type="dxa"/>
            <w:vMerge/>
            <w:tcBorders>
              <w:top w:val="single" w:sz="4" w:space="0" w:color="auto"/>
              <w:left w:val="nil"/>
              <w:right w:val="nil"/>
            </w:tcBorders>
            <w:vAlign w:val="center"/>
            <w:hideMark/>
          </w:tcPr>
          <w:p w14:paraId="08DEA0B4" w14:textId="77777777" w:rsidR="00FB2337" w:rsidRPr="00261E78" w:rsidRDefault="00FB2337" w:rsidP="00FB2337">
            <w:pPr>
              <w:rPr>
                <w:sz w:val="20"/>
                <w:szCs w:val="20"/>
              </w:rPr>
            </w:pPr>
          </w:p>
        </w:tc>
        <w:tc>
          <w:tcPr>
            <w:tcW w:w="4236" w:type="dxa"/>
            <w:gridSpan w:val="3"/>
            <w:tcBorders>
              <w:top w:val="nil"/>
              <w:left w:val="nil"/>
              <w:right w:val="nil"/>
            </w:tcBorders>
            <w:noWrap/>
            <w:vAlign w:val="center"/>
            <w:hideMark/>
          </w:tcPr>
          <w:p w14:paraId="5FC7D8A1" w14:textId="0435C717" w:rsidR="00FB2337" w:rsidRPr="00261E78" w:rsidRDefault="00FB2337" w:rsidP="00FB2337">
            <w:pPr>
              <w:jc w:val="center"/>
              <w:rPr>
                <w:color w:val="000000"/>
                <w:sz w:val="20"/>
                <w:szCs w:val="20"/>
              </w:rPr>
            </w:pPr>
            <w:r w:rsidRPr="00261E78">
              <w:rPr>
                <w:color w:val="000000"/>
                <w:sz w:val="20"/>
                <w:szCs w:val="20"/>
              </w:rPr>
              <w:t xml:space="preserve">DV: log </w:t>
            </w:r>
            <w:r w:rsidR="00571AB9">
              <w:rPr>
                <w:color w:val="000000"/>
                <w:sz w:val="20"/>
                <w:szCs w:val="20"/>
              </w:rPr>
              <w:t xml:space="preserve">of </w:t>
            </w:r>
            <w:r w:rsidRPr="00261E78">
              <w:rPr>
                <w:color w:val="000000"/>
                <w:sz w:val="20"/>
                <w:szCs w:val="20"/>
              </w:rPr>
              <w:t>the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c>
          <w:tcPr>
            <w:tcW w:w="3234" w:type="dxa"/>
            <w:gridSpan w:val="3"/>
            <w:tcBorders>
              <w:top w:val="nil"/>
              <w:left w:val="nil"/>
              <w:right w:val="nil"/>
            </w:tcBorders>
            <w:noWrap/>
            <w:vAlign w:val="center"/>
            <w:hideMark/>
          </w:tcPr>
          <w:p w14:paraId="10CE7E05" w14:textId="2A01040D" w:rsidR="00FB2337" w:rsidRPr="00261E78" w:rsidRDefault="00FB2337" w:rsidP="00FB2337">
            <w:pPr>
              <w:jc w:val="center"/>
              <w:rPr>
                <w:color w:val="000000"/>
                <w:sz w:val="20"/>
                <w:szCs w:val="20"/>
              </w:rPr>
            </w:pPr>
            <w:r w:rsidRPr="00261E78">
              <w:rPr>
                <w:color w:val="000000"/>
                <w:sz w:val="20"/>
                <w:szCs w:val="20"/>
              </w:rPr>
              <w:t>DV: number of net likes received by an answer (</w:t>
            </w:r>
            <w:r w:rsidRPr="00261E78">
              <w:rPr>
                <w:i/>
                <w:iCs/>
                <w:color w:val="000000"/>
                <w:sz w:val="20"/>
                <w:szCs w:val="20"/>
              </w:rPr>
              <w:t>net</w:t>
            </w:r>
            <w:r w:rsidR="00475B1C" w:rsidRPr="00261E78">
              <w:rPr>
                <w:i/>
                <w:iCs/>
                <w:color w:val="000000"/>
                <w:sz w:val="20"/>
                <w:szCs w:val="20"/>
              </w:rPr>
              <w:t>l</w:t>
            </w:r>
            <w:r w:rsidRPr="00261E78">
              <w:rPr>
                <w:i/>
                <w:iCs/>
                <w:color w:val="000000"/>
                <w:sz w:val="20"/>
                <w:szCs w:val="20"/>
              </w:rPr>
              <w:t>ike</w:t>
            </w:r>
            <w:r w:rsidR="00475B1C" w:rsidRPr="00261E78">
              <w:rPr>
                <w:i/>
                <w:iCs/>
                <w:color w:val="000000"/>
                <w:sz w:val="20"/>
                <w:szCs w:val="20"/>
              </w:rPr>
              <w:t>Num</w:t>
            </w:r>
            <w:r w:rsidR="00F41D7C" w:rsidRPr="00261E78">
              <w:rPr>
                <w:i/>
                <w:iCs/>
                <w:color w:val="000000"/>
                <w:sz w:val="20"/>
                <w:szCs w:val="20"/>
                <w:vertAlign w:val="subscript"/>
              </w:rPr>
              <w:t>ij</w:t>
            </w:r>
            <w:r w:rsidRPr="00261E78">
              <w:rPr>
                <w:color w:val="000000"/>
                <w:sz w:val="20"/>
                <w:szCs w:val="20"/>
              </w:rPr>
              <w:t>)</w:t>
            </w:r>
          </w:p>
        </w:tc>
      </w:tr>
      <w:tr w:rsidR="00577EC0" w:rsidRPr="00261E78" w14:paraId="3CF9F9F6" w14:textId="77777777" w:rsidTr="00A86F82">
        <w:tblPrEx>
          <w:jc w:val="center"/>
        </w:tblPrEx>
        <w:trPr>
          <w:trHeight w:val="260"/>
          <w:jc w:val="center"/>
        </w:trPr>
        <w:tc>
          <w:tcPr>
            <w:tcW w:w="1890" w:type="dxa"/>
            <w:vMerge w:val="restart"/>
            <w:tcBorders>
              <w:top w:val="nil"/>
              <w:left w:val="nil"/>
              <w:bottom w:val="nil"/>
              <w:right w:val="nil"/>
            </w:tcBorders>
            <w:noWrap/>
            <w:vAlign w:val="center"/>
            <w:hideMark/>
          </w:tcPr>
          <w:p w14:paraId="15E8DBC6" w14:textId="77777777" w:rsidR="00577EC0" w:rsidRPr="00261E78" w:rsidRDefault="00577EC0" w:rsidP="00577EC0">
            <w:pPr>
              <w:rPr>
                <w:i/>
                <w:iCs/>
                <w:sz w:val="20"/>
                <w:szCs w:val="20"/>
              </w:rPr>
            </w:pPr>
            <w:r w:rsidRPr="00261E78">
              <w:rPr>
                <w:i/>
                <w:iCs/>
                <w:sz w:val="20"/>
                <w:szCs w:val="20"/>
              </w:rPr>
              <w:t>AI</w:t>
            </w:r>
            <w:r w:rsidRPr="00261E78">
              <w:rPr>
                <w:i/>
                <w:iCs/>
                <w:sz w:val="20"/>
                <w:szCs w:val="20"/>
                <w:vertAlign w:val="subscript"/>
              </w:rPr>
              <w:t>i</w:t>
            </w:r>
          </w:p>
        </w:tc>
        <w:tc>
          <w:tcPr>
            <w:tcW w:w="1389" w:type="dxa"/>
            <w:tcBorders>
              <w:top w:val="nil"/>
              <w:left w:val="nil"/>
              <w:bottom w:val="nil"/>
              <w:right w:val="nil"/>
            </w:tcBorders>
            <w:noWrap/>
            <w:vAlign w:val="center"/>
            <w:hideMark/>
          </w:tcPr>
          <w:p w14:paraId="2143F6E0" w14:textId="77777777" w:rsidR="00577EC0" w:rsidRPr="00261E78" w:rsidRDefault="00577EC0" w:rsidP="00577EC0">
            <w:pPr>
              <w:jc w:val="center"/>
              <w:rPr>
                <w:sz w:val="20"/>
                <w:szCs w:val="20"/>
              </w:rPr>
            </w:pPr>
            <w:r w:rsidRPr="00261E78">
              <w:rPr>
                <w:sz w:val="20"/>
                <w:szCs w:val="20"/>
              </w:rPr>
              <w:t>-0.050 ***</w:t>
            </w:r>
          </w:p>
        </w:tc>
        <w:tc>
          <w:tcPr>
            <w:tcW w:w="1334" w:type="dxa"/>
            <w:tcBorders>
              <w:top w:val="nil"/>
              <w:left w:val="nil"/>
              <w:bottom w:val="nil"/>
              <w:right w:val="nil"/>
            </w:tcBorders>
            <w:noWrap/>
            <w:vAlign w:val="center"/>
            <w:hideMark/>
          </w:tcPr>
          <w:p w14:paraId="4762AED7" w14:textId="77777777" w:rsidR="00577EC0" w:rsidRPr="00261E78" w:rsidRDefault="00577EC0" w:rsidP="00577EC0">
            <w:pPr>
              <w:jc w:val="center"/>
              <w:rPr>
                <w:sz w:val="20"/>
                <w:szCs w:val="20"/>
              </w:rPr>
            </w:pPr>
            <w:r w:rsidRPr="00261E78">
              <w:rPr>
                <w:sz w:val="20"/>
                <w:szCs w:val="20"/>
              </w:rPr>
              <w:t>-0.048 ***</w:t>
            </w:r>
          </w:p>
        </w:tc>
        <w:tc>
          <w:tcPr>
            <w:tcW w:w="1513" w:type="dxa"/>
            <w:tcBorders>
              <w:top w:val="nil"/>
              <w:left w:val="nil"/>
              <w:bottom w:val="nil"/>
              <w:right w:val="nil"/>
            </w:tcBorders>
            <w:noWrap/>
            <w:vAlign w:val="center"/>
            <w:hideMark/>
          </w:tcPr>
          <w:p w14:paraId="2FDA422D" w14:textId="77777777" w:rsidR="00577EC0" w:rsidRPr="00261E78" w:rsidRDefault="00577EC0" w:rsidP="00577EC0">
            <w:pPr>
              <w:jc w:val="center"/>
              <w:rPr>
                <w:sz w:val="20"/>
                <w:szCs w:val="20"/>
              </w:rPr>
            </w:pPr>
            <w:r w:rsidRPr="00261E78">
              <w:rPr>
                <w:sz w:val="20"/>
                <w:szCs w:val="20"/>
              </w:rPr>
              <w:t>-0.046 ***</w:t>
            </w:r>
          </w:p>
        </w:tc>
        <w:tc>
          <w:tcPr>
            <w:tcW w:w="1084" w:type="dxa"/>
            <w:tcBorders>
              <w:top w:val="nil"/>
              <w:left w:val="nil"/>
              <w:bottom w:val="nil"/>
              <w:right w:val="nil"/>
            </w:tcBorders>
            <w:noWrap/>
            <w:vAlign w:val="center"/>
            <w:hideMark/>
          </w:tcPr>
          <w:p w14:paraId="63298A8B" w14:textId="53829AE0" w:rsidR="00577EC0" w:rsidRPr="00261E78" w:rsidRDefault="00577EC0" w:rsidP="00577EC0">
            <w:pPr>
              <w:jc w:val="center"/>
              <w:rPr>
                <w:sz w:val="20"/>
                <w:szCs w:val="20"/>
              </w:rPr>
            </w:pPr>
            <w:r w:rsidRPr="00261E78">
              <w:rPr>
                <w:sz w:val="20"/>
                <w:szCs w:val="20"/>
              </w:rPr>
              <w:t>-0.052 **</w:t>
            </w:r>
          </w:p>
        </w:tc>
        <w:tc>
          <w:tcPr>
            <w:tcW w:w="1171" w:type="dxa"/>
            <w:tcBorders>
              <w:top w:val="nil"/>
              <w:left w:val="nil"/>
              <w:bottom w:val="nil"/>
              <w:right w:val="nil"/>
            </w:tcBorders>
            <w:noWrap/>
            <w:vAlign w:val="center"/>
            <w:hideMark/>
          </w:tcPr>
          <w:p w14:paraId="4BB4DA4D" w14:textId="547C53C6" w:rsidR="00577EC0" w:rsidRPr="00261E78" w:rsidRDefault="00577EC0" w:rsidP="00577EC0">
            <w:pPr>
              <w:jc w:val="center"/>
              <w:rPr>
                <w:sz w:val="20"/>
                <w:szCs w:val="20"/>
              </w:rPr>
            </w:pPr>
            <w:r w:rsidRPr="00261E78">
              <w:rPr>
                <w:sz w:val="20"/>
                <w:szCs w:val="20"/>
              </w:rPr>
              <w:t>-0.052 **</w:t>
            </w:r>
          </w:p>
        </w:tc>
        <w:tc>
          <w:tcPr>
            <w:tcW w:w="979" w:type="dxa"/>
            <w:tcBorders>
              <w:top w:val="nil"/>
              <w:left w:val="nil"/>
              <w:bottom w:val="nil"/>
              <w:right w:val="nil"/>
            </w:tcBorders>
            <w:noWrap/>
            <w:vAlign w:val="center"/>
            <w:hideMark/>
          </w:tcPr>
          <w:p w14:paraId="742793B6" w14:textId="40A6A8F3" w:rsidR="00577EC0" w:rsidRPr="00261E78" w:rsidRDefault="00577EC0" w:rsidP="00577EC0">
            <w:pPr>
              <w:jc w:val="center"/>
              <w:rPr>
                <w:sz w:val="20"/>
                <w:szCs w:val="20"/>
              </w:rPr>
            </w:pPr>
            <w:r w:rsidRPr="00261E78">
              <w:rPr>
                <w:sz w:val="20"/>
                <w:szCs w:val="20"/>
              </w:rPr>
              <w:t>-0.046 *</w:t>
            </w:r>
          </w:p>
        </w:tc>
      </w:tr>
      <w:tr w:rsidR="00577EC0" w:rsidRPr="00261E78" w14:paraId="26CBB86A" w14:textId="77777777" w:rsidTr="00A86F82">
        <w:tblPrEx>
          <w:jc w:val="center"/>
        </w:tblPrEx>
        <w:trPr>
          <w:trHeight w:val="260"/>
          <w:jc w:val="center"/>
        </w:trPr>
        <w:tc>
          <w:tcPr>
            <w:tcW w:w="1890" w:type="dxa"/>
            <w:vMerge/>
            <w:tcBorders>
              <w:top w:val="nil"/>
              <w:left w:val="nil"/>
              <w:bottom w:val="single" w:sz="4" w:space="0" w:color="auto"/>
              <w:right w:val="nil"/>
            </w:tcBorders>
            <w:vAlign w:val="center"/>
            <w:hideMark/>
          </w:tcPr>
          <w:p w14:paraId="09002840" w14:textId="77777777" w:rsidR="00577EC0" w:rsidRPr="00261E78" w:rsidRDefault="00577EC0" w:rsidP="00577EC0">
            <w:pPr>
              <w:rPr>
                <w:sz w:val="20"/>
                <w:szCs w:val="20"/>
              </w:rPr>
            </w:pPr>
          </w:p>
        </w:tc>
        <w:tc>
          <w:tcPr>
            <w:tcW w:w="1389" w:type="dxa"/>
            <w:tcBorders>
              <w:top w:val="nil"/>
              <w:left w:val="nil"/>
              <w:bottom w:val="single" w:sz="4" w:space="0" w:color="auto"/>
              <w:right w:val="nil"/>
            </w:tcBorders>
            <w:noWrap/>
            <w:vAlign w:val="center"/>
            <w:hideMark/>
          </w:tcPr>
          <w:p w14:paraId="6614E2FC" w14:textId="77777777" w:rsidR="00577EC0" w:rsidRPr="00261E78" w:rsidRDefault="00577EC0" w:rsidP="00577EC0">
            <w:pPr>
              <w:jc w:val="center"/>
              <w:rPr>
                <w:sz w:val="20"/>
                <w:szCs w:val="20"/>
              </w:rPr>
            </w:pPr>
            <w:r w:rsidRPr="00261E78">
              <w:rPr>
                <w:sz w:val="20"/>
                <w:szCs w:val="20"/>
              </w:rPr>
              <w:t>(0.011)</w:t>
            </w:r>
          </w:p>
        </w:tc>
        <w:tc>
          <w:tcPr>
            <w:tcW w:w="1334" w:type="dxa"/>
            <w:tcBorders>
              <w:top w:val="nil"/>
              <w:left w:val="nil"/>
              <w:bottom w:val="single" w:sz="4" w:space="0" w:color="auto"/>
              <w:right w:val="nil"/>
            </w:tcBorders>
            <w:noWrap/>
            <w:vAlign w:val="center"/>
            <w:hideMark/>
          </w:tcPr>
          <w:p w14:paraId="4A54BF2E" w14:textId="77777777" w:rsidR="00577EC0" w:rsidRPr="00261E78" w:rsidRDefault="00577EC0" w:rsidP="00577EC0">
            <w:pPr>
              <w:jc w:val="center"/>
              <w:rPr>
                <w:sz w:val="20"/>
                <w:szCs w:val="20"/>
              </w:rPr>
            </w:pPr>
            <w:r w:rsidRPr="00261E78">
              <w:rPr>
                <w:sz w:val="20"/>
                <w:szCs w:val="20"/>
              </w:rPr>
              <w:t>(0.011)</w:t>
            </w:r>
          </w:p>
        </w:tc>
        <w:tc>
          <w:tcPr>
            <w:tcW w:w="1513" w:type="dxa"/>
            <w:tcBorders>
              <w:top w:val="nil"/>
              <w:left w:val="nil"/>
              <w:bottom w:val="single" w:sz="4" w:space="0" w:color="auto"/>
              <w:right w:val="nil"/>
            </w:tcBorders>
            <w:noWrap/>
            <w:vAlign w:val="center"/>
            <w:hideMark/>
          </w:tcPr>
          <w:p w14:paraId="30371530" w14:textId="77777777" w:rsidR="00577EC0" w:rsidRPr="00261E78" w:rsidRDefault="00577EC0" w:rsidP="00577EC0">
            <w:pPr>
              <w:jc w:val="center"/>
              <w:rPr>
                <w:sz w:val="20"/>
                <w:szCs w:val="20"/>
              </w:rPr>
            </w:pPr>
            <w:r w:rsidRPr="00261E78">
              <w:rPr>
                <w:sz w:val="20"/>
                <w:szCs w:val="20"/>
              </w:rPr>
              <w:t>(0.011)</w:t>
            </w:r>
          </w:p>
        </w:tc>
        <w:tc>
          <w:tcPr>
            <w:tcW w:w="1084" w:type="dxa"/>
            <w:tcBorders>
              <w:top w:val="nil"/>
              <w:left w:val="nil"/>
              <w:bottom w:val="single" w:sz="4" w:space="0" w:color="auto"/>
              <w:right w:val="nil"/>
            </w:tcBorders>
            <w:noWrap/>
            <w:vAlign w:val="center"/>
            <w:hideMark/>
          </w:tcPr>
          <w:p w14:paraId="4C34A53C" w14:textId="54AC39D5" w:rsidR="00577EC0" w:rsidRPr="00261E78" w:rsidRDefault="00577EC0" w:rsidP="00577EC0">
            <w:pPr>
              <w:jc w:val="center"/>
              <w:rPr>
                <w:sz w:val="20"/>
                <w:szCs w:val="20"/>
              </w:rPr>
            </w:pPr>
            <w:r w:rsidRPr="00261E78">
              <w:rPr>
                <w:sz w:val="20"/>
                <w:szCs w:val="20"/>
              </w:rPr>
              <w:t>(0.020)</w:t>
            </w:r>
          </w:p>
        </w:tc>
        <w:tc>
          <w:tcPr>
            <w:tcW w:w="1171" w:type="dxa"/>
            <w:tcBorders>
              <w:top w:val="nil"/>
              <w:left w:val="nil"/>
              <w:bottom w:val="single" w:sz="4" w:space="0" w:color="auto"/>
              <w:right w:val="nil"/>
            </w:tcBorders>
            <w:noWrap/>
            <w:vAlign w:val="center"/>
            <w:hideMark/>
          </w:tcPr>
          <w:p w14:paraId="1AB3BDA0" w14:textId="6E338C20" w:rsidR="00577EC0" w:rsidRPr="00261E78" w:rsidRDefault="00577EC0" w:rsidP="00577EC0">
            <w:pPr>
              <w:jc w:val="center"/>
              <w:rPr>
                <w:sz w:val="20"/>
                <w:szCs w:val="20"/>
              </w:rPr>
            </w:pPr>
            <w:r w:rsidRPr="00261E78">
              <w:rPr>
                <w:sz w:val="20"/>
                <w:szCs w:val="20"/>
              </w:rPr>
              <w:t>(0.020)</w:t>
            </w:r>
          </w:p>
        </w:tc>
        <w:tc>
          <w:tcPr>
            <w:tcW w:w="979" w:type="dxa"/>
            <w:tcBorders>
              <w:top w:val="nil"/>
              <w:left w:val="nil"/>
              <w:bottom w:val="single" w:sz="4" w:space="0" w:color="auto"/>
              <w:right w:val="nil"/>
            </w:tcBorders>
            <w:noWrap/>
            <w:vAlign w:val="center"/>
            <w:hideMark/>
          </w:tcPr>
          <w:p w14:paraId="7C7E59E5" w14:textId="4A93891B" w:rsidR="00577EC0" w:rsidRPr="00261E78" w:rsidRDefault="00577EC0" w:rsidP="00577EC0">
            <w:pPr>
              <w:jc w:val="center"/>
              <w:rPr>
                <w:sz w:val="20"/>
                <w:szCs w:val="20"/>
              </w:rPr>
            </w:pPr>
            <w:r w:rsidRPr="00261E78">
              <w:rPr>
                <w:sz w:val="20"/>
                <w:szCs w:val="20"/>
              </w:rPr>
              <w:t>(0.019)</w:t>
            </w:r>
          </w:p>
        </w:tc>
      </w:tr>
      <w:tr w:rsidR="00577EC0" w:rsidRPr="00261E78" w14:paraId="18B26685" w14:textId="77777777" w:rsidTr="00A86F82">
        <w:tblPrEx>
          <w:jc w:val="center"/>
        </w:tblPrEx>
        <w:trPr>
          <w:trHeight w:val="260"/>
          <w:jc w:val="center"/>
        </w:trPr>
        <w:tc>
          <w:tcPr>
            <w:tcW w:w="1890" w:type="dxa"/>
            <w:tcBorders>
              <w:top w:val="single" w:sz="4" w:space="0" w:color="auto"/>
              <w:left w:val="nil"/>
              <w:bottom w:val="nil"/>
              <w:right w:val="nil"/>
            </w:tcBorders>
            <w:noWrap/>
            <w:vAlign w:val="center"/>
            <w:hideMark/>
          </w:tcPr>
          <w:p w14:paraId="5A34C0B9" w14:textId="051705C7" w:rsidR="00577EC0" w:rsidRPr="00261E78" w:rsidRDefault="00577EC0" w:rsidP="00577EC0">
            <w:pPr>
              <w:rPr>
                <w:sz w:val="20"/>
                <w:szCs w:val="20"/>
              </w:rPr>
            </w:pPr>
            <w:r w:rsidRPr="00261E78">
              <w:rPr>
                <w:sz w:val="20"/>
                <w:szCs w:val="20"/>
              </w:rPr>
              <w:t>question</w:t>
            </w:r>
            <w:r w:rsidR="001A10FB" w:rsidRPr="00261E78">
              <w:rPr>
                <w:sz w:val="20"/>
                <w:szCs w:val="20"/>
              </w:rPr>
              <w:t xml:space="preserve"> controls</w:t>
            </w:r>
          </w:p>
        </w:tc>
        <w:tc>
          <w:tcPr>
            <w:tcW w:w="1389" w:type="dxa"/>
            <w:tcBorders>
              <w:top w:val="single" w:sz="4" w:space="0" w:color="auto"/>
              <w:left w:val="nil"/>
              <w:bottom w:val="nil"/>
              <w:right w:val="nil"/>
            </w:tcBorders>
            <w:noWrap/>
            <w:vAlign w:val="center"/>
            <w:hideMark/>
          </w:tcPr>
          <w:p w14:paraId="34D25871" w14:textId="5F4564C7" w:rsidR="00577EC0" w:rsidRPr="00261E78" w:rsidRDefault="00577EC0" w:rsidP="00577EC0">
            <w:pPr>
              <w:jc w:val="center"/>
              <w:rPr>
                <w:sz w:val="20"/>
                <w:szCs w:val="20"/>
              </w:rPr>
            </w:pPr>
          </w:p>
        </w:tc>
        <w:tc>
          <w:tcPr>
            <w:tcW w:w="1334" w:type="dxa"/>
            <w:tcBorders>
              <w:top w:val="single" w:sz="4" w:space="0" w:color="auto"/>
              <w:left w:val="nil"/>
              <w:bottom w:val="nil"/>
              <w:right w:val="nil"/>
            </w:tcBorders>
            <w:noWrap/>
            <w:vAlign w:val="center"/>
            <w:hideMark/>
          </w:tcPr>
          <w:p w14:paraId="0497BBB9" w14:textId="77777777" w:rsidR="00577EC0" w:rsidRPr="00261E78" w:rsidRDefault="00577EC0" w:rsidP="00577EC0">
            <w:pPr>
              <w:jc w:val="center"/>
              <w:rPr>
                <w:sz w:val="20"/>
                <w:szCs w:val="20"/>
              </w:rPr>
            </w:pPr>
            <w:r w:rsidRPr="00261E78">
              <w:rPr>
                <w:sz w:val="20"/>
                <w:szCs w:val="20"/>
              </w:rPr>
              <w:t>√</w:t>
            </w:r>
          </w:p>
        </w:tc>
        <w:tc>
          <w:tcPr>
            <w:tcW w:w="1513" w:type="dxa"/>
            <w:tcBorders>
              <w:top w:val="single" w:sz="4" w:space="0" w:color="auto"/>
              <w:left w:val="nil"/>
              <w:bottom w:val="nil"/>
              <w:right w:val="nil"/>
            </w:tcBorders>
            <w:noWrap/>
            <w:vAlign w:val="center"/>
            <w:hideMark/>
          </w:tcPr>
          <w:p w14:paraId="4C09656C" w14:textId="77777777" w:rsidR="00577EC0" w:rsidRPr="00261E78" w:rsidRDefault="00577EC0" w:rsidP="00577EC0">
            <w:pPr>
              <w:jc w:val="center"/>
              <w:rPr>
                <w:sz w:val="20"/>
                <w:szCs w:val="20"/>
              </w:rPr>
            </w:pPr>
            <w:r w:rsidRPr="00261E78">
              <w:rPr>
                <w:sz w:val="20"/>
                <w:szCs w:val="20"/>
              </w:rPr>
              <w:t>√</w:t>
            </w:r>
          </w:p>
        </w:tc>
        <w:tc>
          <w:tcPr>
            <w:tcW w:w="1084" w:type="dxa"/>
            <w:tcBorders>
              <w:top w:val="single" w:sz="4" w:space="0" w:color="auto"/>
              <w:left w:val="nil"/>
              <w:bottom w:val="nil"/>
              <w:right w:val="nil"/>
            </w:tcBorders>
            <w:noWrap/>
            <w:vAlign w:val="center"/>
            <w:hideMark/>
          </w:tcPr>
          <w:p w14:paraId="1F84C970" w14:textId="45640C7F" w:rsidR="00577EC0" w:rsidRPr="00261E78" w:rsidRDefault="00577EC0" w:rsidP="00577EC0">
            <w:pPr>
              <w:jc w:val="center"/>
              <w:rPr>
                <w:sz w:val="20"/>
                <w:szCs w:val="20"/>
              </w:rPr>
            </w:pPr>
          </w:p>
        </w:tc>
        <w:tc>
          <w:tcPr>
            <w:tcW w:w="1171" w:type="dxa"/>
            <w:tcBorders>
              <w:top w:val="single" w:sz="4" w:space="0" w:color="auto"/>
              <w:left w:val="nil"/>
              <w:bottom w:val="nil"/>
              <w:right w:val="nil"/>
            </w:tcBorders>
            <w:noWrap/>
            <w:vAlign w:val="center"/>
            <w:hideMark/>
          </w:tcPr>
          <w:p w14:paraId="44308210" w14:textId="6A397F40" w:rsidR="00577EC0" w:rsidRPr="00261E78" w:rsidRDefault="001A10FB" w:rsidP="00577EC0">
            <w:pPr>
              <w:jc w:val="center"/>
              <w:rPr>
                <w:sz w:val="20"/>
                <w:szCs w:val="20"/>
              </w:rPr>
            </w:pPr>
            <w:r w:rsidRPr="00261E78">
              <w:rPr>
                <w:sz w:val="20"/>
                <w:szCs w:val="20"/>
              </w:rPr>
              <w:t>√</w:t>
            </w:r>
          </w:p>
        </w:tc>
        <w:tc>
          <w:tcPr>
            <w:tcW w:w="979" w:type="dxa"/>
            <w:tcBorders>
              <w:top w:val="single" w:sz="4" w:space="0" w:color="auto"/>
              <w:left w:val="nil"/>
              <w:bottom w:val="nil"/>
              <w:right w:val="nil"/>
            </w:tcBorders>
            <w:noWrap/>
            <w:vAlign w:val="center"/>
            <w:hideMark/>
          </w:tcPr>
          <w:p w14:paraId="13FA7861" w14:textId="0E1251C7" w:rsidR="00577EC0" w:rsidRPr="00261E78" w:rsidRDefault="001A10FB" w:rsidP="00577EC0">
            <w:pPr>
              <w:jc w:val="center"/>
              <w:rPr>
                <w:sz w:val="20"/>
                <w:szCs w:val="20"/>
              </w:rPr>
            </w:pPr>
            <w:r w:rsidRPr="00261E78">
              <w:rPr>
                <w:sz w:val="20"/>
                <w:szCs w:val="20"/>
              </w:rPr>
              <w:t>√</w:t>
            </w:r>
          </w:p>
        </w:tc>
      </w:tr>
      <w:tr w:rsidR="00577EC0" w:rsidRPr="00261E78" w14:paraId="548A40F7" w14:textId="77777777" w:rsidTr="00A86F82">
        <w:tblPrEx>
          <w:jc w:val="center"/>
        </w:tblPrEx>
        <w:trPr>
          <w:trHeight w:val="260"/>
          <w:jc w:val="center"/>
        </w:trPr>
        <w:tc>
          <w:tcPr>
            <w:tcW w:w="1890" w:type="dxa"/>
            <w:tcBorders>
              <w:top w:val="nil"/>
              <w:left w:val="nil"/>
              <w:bottom w:val="nil"/>
              <w:right w:val="nil"/>
            </w:tcBorders>
            <w:noWrap/>
            <w:vAlign w:val="center"/>
          </w:tcPr>
          <w:p w14:paraId="294499E4" w14:textId="77BF781A" w:rsidR="00577EC0" w:rsidRPr="00261E78" w:rsidRDefault="001A10FB" w:rsidP="00577EC0">
            <w:pPr>
              <w:rPr>
                <w:sz w:val="20"/>
                <w:szCs w:val="20"/>
              </w:rPr>
            </w:pPr>
            <w:r w:rsidRPr="00261E78">
              <w:rPr>
                <w:sz w:val="20"/>
                <w:szCs w:val="20"/>
              </w:rPr>
              <w:t>questioner controls</w:t>
            </w:r>
          </w:p>
        </w:tc>
        <w:tc>
          <w:tcPr>
            <w:tcW w:w="1389" w:type="dxa"/>
            <w:tcBorders>
              <w:top w:val="nil"/>
              <w:left w:val="nil"/>
              <w:bottom w:val="nil"/>
              <w:right w:val="nil"/>
            </w:tcBorders>
            <w:noWrap/>
            <w:vAlign w:val="center"/>
          </w:tcPr>
          <w:p w14:paraId="47D0977E" w14:textId="77777777" w:rsidR="00577EC0" w:rsidRPr="00261E78" w:rsidRDefault="00577EC0" w:rsidP="00577EC0">
            <w:pPr>
              <w:jc w:val="center"/>
              <w:rPr>
                <w:sz w:val="20"/>
                <w:szCs w:val="20"/>
              </w:rPr>
            </w:pPr>
          </w:p>
        </w:tc>
        <w:tc>
          <w:tcPr>
            <w:tcW w:w="1334" w:type="dxa"/>
            <w:tcBorders>
              <w:top w:val="nil"/>
              <w:left w:val="nil"/>
              <w:bottom w:val="nil"/>
              <w:right w:val="nil"/>
            </w:tcBorders>
            <w:noWrap/>
            <w:vAlign w:val="center"/>
          </w:tcPr>
          <w:p w14:paraId="2850AA8C" w14:textId="77777777" w:rsidR="00577EC0" w:rsidRPr="00261E78" w:rsidRDefault="00577EC0" w:rsidP="00577EC0">
            <w:pPr>
              <w:jc w:val="center"/>
              <w:rPr>
                <w:sz w:val="20"/>
                <w:szCs w:val="20"/>
              </w:rPr>
            </w:pPr>
          </w:p>
        </w:tc>
        <w:tc>
          <w:tcPr>
            <w:tcW w:w="1513" w:type="dxa"/>
            <w:tcBorders>
              <w:top w:val="nil"/>
              <w:left w:val="nil"/>
              <w:bottom w:val="nil"/>
              <w:right w:val="nil"/>
            </w:tcBorders>
            <w:noWrap/>
            <w:vAlign w:val="center"/>
          </w:tcPr>
          <w:p w14:paraId="39AB744F" w14:textId="1A6EF0D5" w:rsidR="00577EC0" w:rsidRPr="00261E78" w:rsidRDefault="001A10FB" w:rsidP="00577EC0">
            <w:pPr>
              <w:jc w:val="center"/>
              <w:rPr>
                <w:sz w:val="20"/>
                <w:szCs w:val="20"/>
              </w:rPr>
            </w:pPr>
            <w:r w:rsidRPr="00261E78">
              <w:rPr>
                <w:sz w:val="20"/>
                <w:szCs w:val="20"/>
              </w:rPr>
              <w:t>√</w:t>
            </w:r>
          </w:p>
        </w:tc>
        <w:tc>
          <w:tcPr>
            <w:tcW w:w="1084" w:type="dxa"/>
            <w:tcBorders>
              <w:top w:val="nil"/>
              <w:left w:val="nil"/>
              <w:bottom w:val="nil"/>
              <w:right w:val="nil"/>
            </w:tcBorders>
            <w:noWrap/>
            <w:vAlign w:val="center"/>
          </w:tcPr>
          <w:p w14:paraId="0199BE10" w14:textId="7DD4570F" w:rsidR="00577EC0" w:rsidRPr="00261E78" w:rsidRDefault="00577EC0" w:rsidP="00577EC0">
            <w:pPr>
              <w:jc w:val="center"/>
              <w:rPr>
                <w:sz w:val="20"/>
                <w:szCs w:val="20"/>
              </w:rPr>
            </w:pPr>
          </w:p>
        </w:tc>
        <w:tc>
          <w:tcPr>
            <w:tcW w:w="1171" w:type="dxa"/>
            <w:tcBorders>
              <w:top w:val="nil"/>
              <w:left w:val="nil"/>
              <w:bottom w:val="nil"/>
              <w:right w:val="nil"/>
            </w:tcBorders>
            <w:noWrap/>
            <w:vAlign w:val="center"/>
          </w:tcPr>
          <w:p w14:paraId="021D2A9B" w14:textId="4CA9AD28" w:rsidR="00577EC0" w:rsidRPr="00261E78" w:rsidRDefault="00577EC0" w:rsidP="00577EC0">
            <w:pPr>
              <w:jc w:val="center"/>
              <w:rPr>
                <w:sz w:val="20"/>
                <w:szCs w:val="20"/>
              </w:rPr>
            </w:pPr>
          </w:p>
        </w:tc>
        <w:tc>
          <w:tcPr>
            <w:tcW w:w="979" w:type="dxa"/>
            <w:tcBorders>
              <w:top w:val="nil"/>
              <w:left w:val="nil"/>
              <w:bottom w:val="nil"/>
              <w:right w:val="nil"/>
            </w:tcBorders>
            <w:noWrap/>
            <w:vAlign w:val="center"/>
          </w:tcPr>
          <w:p w14:paraId="33F83807" w14:textId="341110E0" w:rsidR="00577EC0" w:rsidRPr="00261E78" w:rsidRDefault="00577EC0" w:rsidP="00577EC0">
            <w:pPr>
              <w:jc w:val="center"/>
              <w:rPr>
                <w:sz w:val="20"/>
                <w:szCs w:val="20"/>
              </w:rPr>
            </w:pPr>
            <w:r w:rsidRPr="00261E78">
              <w:rPr>
                <w:sz w:val="20"/>
                <w:szCs w:val="20"/>
              </w:rPr>
              <w:t>√</w:t>
            </w:r>
          </w:p>
        </w:tc>
      </w:tr>
      <w:tr w:rsidR="001A10FB" w:rsidRPr="00261E78" w14:paraId="38C569A9" w14:textId="77777777" w:rsidTr="00DE6D48">
        <w:tblPrEx>
          <w:jc w:val="center"/>
        </w:tblPrEx>
        <w:trPr>
          <w:trHeight w:val="260"/>
          <w:jc w:val="center"/>
        </w:trPr>
        <w:tc>
          <w:tcPr>
            <w:tcW w:w="1890" w:type="dxa"/>
            <w:tcBorders>
              <w:top w:val="nil"/>
              <w:left w:val="nil"/>
              <w:bottom w:val="nil"/>
              <w:right w:val="nil"/>
            </w:tcBorders>
            <w:noWrap/>
            <w:vAlign w:val="center"/>
          </w:tcPr>
          <w:p w14:paraId="58CA714A" w14:textId="2B73F5DB" w:rsidR="001A10FB" w:rsidRPr="00261E78" w:rsidRDefault="001A10FB" w:rsidP="001A10FB">
            <w:pPr>
              <w:rPr>
                <w:sz w:val="20"/>
                <w:szCs w:val="20"/>
              </w:rPr>
            </w:pPr>
            <w:r w:rsidRPr="00261E78">
              <w:rPr>
                <w:sz w:val="20"/>
                <w:szCs w:val="20"/>
              </w:rPr>
              <w:t>question timing FE</w:t>
            </w:r>
          </w:p>
        </w:tc>
        <w:tc>
          <w:tcPr>
            <w:tcW w:w="1389" w:type="dxa"/>
            <w:tcBorders>
              <w:top w:val="nil"/>
              <w:left w:val="nil"/>
              <w:bottom w:val="nil"/>
              <w:right w:val="nil"/>
            </w:tcBorders>
            <w:noWrap/>
            <w:vAlign w:val="center"/>
          </w:tcPr>
          <w:p w14:paraId="696902BD" w14:textId="1AAB95EC" w:rsidR="001A10FB" w:rsidRPr="00261E78" w:rsidRDefault="001A10FB" w:rsidP="001A10FB">
            <w:pPr>
              <w:jc w:val="center"/>
              <w:rPr>
                <w:sz w:val="20"/>
                <w:szCs w:val="20"/>
              </w:rPr>
            </w:pPr>
            <w:r w:rsidRPr="00261E78">
              <w:rPr>
                <w:sz w:val="20"/>
                <w:szCs w:val="20"/>
              </w:rPr>
              <w:t>√</w:t>
            </w:r>
          </w:p>
        </w:tc>
        <w:tc>
          <w:tcPr>
            <w:tcW w:w="1334" w:type="dxa"/>
            <w:tcBorders>
              <w:top w:val="nil"/>
              <w:left w:val="nil"/>
              <w:bottom w:val="nil"/>
              <w:right w:val="nil"/>
            </w:tcBorders>
            <w:noWrap/>
            <w:vAlign w:val="center"/>
          </w:tcPr>
          <w:p w14:paraId="7C9B0B36" w14:textId="43A33D86" w:rsidR="001A10FB" w:rsidRPr="00261E78" w:rsidRDefault="001A10FB" w:rsidP="001A10FB">
            <w:pPr>
              <w:jc w:val="center"/>
              <w:rPr>
                <w:sz w:val="20"/>
                <w:szCs w:val="20"/>
              </w:rPr>
            </w:pPr>
            <w:r w:rsidRPr="00261E78">
              <w:rPr>
                <w:sz w:val="20"/>
                <w:szCs w:val="20"/>
              </w:rPr>
              <w:t>√</w:t>
            </w:r>
          </w:p>
        </w:tc>
        <w:tc>
          <w:tcPr>
            <w:tcW w:w="1513" w:type="dxa"/>
            <w:tcBorders>
              <w:top w:val="nil"/>
              <w:left w:val="nil"/>
              <w:bottom w:val="nil"/>
              <w:right w:val="nil"/>
            </w:tcBorders>
            <w:noWrap/>
            <w:vAlign w:val="center"/>
          </w:tcPr>
          <w:p w14:paraId="630A0ECD" w14:textId="687C1FC2" w:rsidR="001A10FB" w:rsidRPr="00261E78" w:rsidRDefault="001A10FB" w:rsidP="001A10FB">
            <w:pPr>
              <w:jc w:val="center"/>
              <w:rPr>
                <w:sz w:val="20"/>
                <w:szCs w:val="20"/>
              </w:rPr>
            </w:pPr>
            <w:r w:rsidRPr="00261E78">
              <w:rPr>
                <w:sz w:val="20"/>
                <w:szCs w:val="20"/>
              </w:rPr>
              <w:t>√</w:t>
            </w:r>
          </w:p>
        </w:tc>
        <w:tc>
          <w:tcPr>
            <w:tcW w:w="1084" w:type="dxa"/>
            <w:tcBorders>
              <w:top w:val="nil"/>
              <w:left w:val="nil"/>
              <w:bottom w:val="nil"/>
              <w:right w:val="nil"/>
            </w:tcBorders>
            <w:noWrap/>
            <w:vAlign w:val="center"/>
          </w:tcPr>
          <w:p w14:paraId="13E6B5CD" w14:textId="77777777" w:rsidR="001A10FB" w:rsidRPr="00261E78" w:rsidRDefault="001A10FB" w:rsidP="001A10FB">
            <w:pPr>
              <w:jc w:val="center"/>
              <w:rPr>
                <w:sz w:val="20"/>
                <w:szCs w:val="20"/>
              </w:rPr>
            </w:pPr>
          </w:p>
        </w:tc>
        <w:tc>
          <w:tcPr>
            <w:tcW w:w="1171" w:type="dxa"/>
            <w:tcBorders>
              <w:top w:val="nil"/>
              <w:left w:val="nil"/>
              <w:bottom w:val="nil"/>
              <w:right w:val="nil"/>
            </w:tcBorders>
            <w:noWrap/>
            <w:vAlign w:val="center"/>
          </w:tcPr>
          <w:p w14:paraId="14D93F75" w14:textId="77777777" w:rsidR="001A10FB" w:rsidRPr="00261E78" w:rsidRDefault="001A10FB" w:rsidP="001A10FB">
            <w:pPr>
              <w:jc w:val="center"/>
              <w:rPr>
                <w:sz w:val="20"/>
                <w:szCs w:val="20"/>
              </w:rPr>
            </w:pPr>
          </w:p>
        </w:tc>
        <w:tc>
          <w:tcPr>
            <w:tcW w:w="979" w:type="dxa"/>
            <w:tcBorders>
              <w:top w:val="nil"/>
              <w:left w:val="nil"/>
              <w:bottom w:val="nil"/>
              <w:right w:val="nil"/>
            </w:tcBorders>
            <w:noWrap/>
            <w:vAlign w:val="center"/>
          </w:tcPr>
          <w:p w14:paraId="6D643801" w14:textId="77777777" w:rsidR="001A10FB" w:rsidRPr="00261E78" w:rsidRDefault="001A10FB" w:rsidP="001A10FB">
            <w:pPr>
              <w:jc w:val="center"/>
              <w:rPr>
                <w:sz w:val="20"/>
                <w:szCs w:val="20"/>
              </w:rPr>
            </w:pPr>
          </w:p>
        </w:tc>
      </w:tr>
      <w:tr w:rsidR="001A10FB" w:rsidRPr="00261E78" w14:paraId="47344405" w14:textId="77777777" w:rsidTr="00DE6D48">
        <w:tblPrEx>
          <w:jc w:val="center"/>
        </w:tblPrEx>
        <w:trPr>
          <w:trHeight w:val="260"/>
          <w:jc w:val="center"/>
        </w:trPr>
        <w:tc>
          <w:tcPr>
            <w:tcW w:w="1890" w:type="dxa"/>
            <w:tcBorders>
              <w:top w:val="nil"/>
              <w:left w:val="nil"/>
              <w:bottom w:val="nil"/>
              <w:right w:val="nil"/>
            </w:tcBorders>
            <w:noWrap/>
            <w:vAlign w:val="center"/>
          </w:tcPr>
          <w:p w14:paraId="0873566F" w14:textId="7CDB4CC2" w:rsidR="001A10FB" w:rsidRPr="00261E78" w:rsidRDefault="001A10FB" w:rsidP="001A10FB">
            <w:pPr>
              <w:rPr>
                <w:sz w:val="20"/>
                <w:szCs w:val="20"/>
              </w:rPr>
            </w:pPr>
            <w:r w:rsidRPr="00261E78">
              <w:rPr>
                <w:sz w:val="20"/>
                <w:szCs w:val="20"/>
              </w:rPr>
              <w:t>answer timing FE</w:t>
            </w:r>
          </w:p>
        </w:tc>
        <w:tc>
          <w:tcPr>
            <w:tcW w:w="1389" w:type="dxa"/>
            <w:tcBorders>
              <w:top w:val="nil"/>
              <w:left w:val="nil"/>
              <w:bottom w:val="nil"/>
              <w:right w:val="nil"/>
            </w:tcBorders>
            <w:noWrap/>
            <w:vAlign w:val="center"/>
          </w:tcPr>
          <w:p w14:paraId="4BC7923A" w14:textId="77777777" w:rsidR="001A10FB" w:rsidRPr="00261E78" w:rsidRDefault="001A10FB" w:rsidP="001A10FB">
            <w:pPr>
              <w:jc w:val="center"/>
              <w:rPr>
                <w:sz w:val="20"/>
                <w:szCs w:val="20"/>
              </w:rPr>
            </w:pPr>
          </w:p>
        </w:tc>
        <w:tc>
          <w:tcPr>
            <w:tcW w:w="1334" w:type="dxa"/>
            <w:tcBorders>
              <w:top w:val="nil"/>
              <w:left w:val="nil"/>
              <w:bottom w:val="nil"/>
              <w:right w:val="nil"/>
            </w:tcBorders>
            <w:noWrap/>
            <w:vAlign w:val="center"/>
          </w:tcPr>
          <w:p w14:paraId="424193DC" w14:textId="77777777" w:rsidR="001A10FB" w:rsidRPr="00261E78" w:rsidRDefault="001A10FB" w:rsidP="001A10FB">
            <w:pPr>
              <w:jc w:val="center"/>
              <w:rPr>
                <w:sz w:val="20"/>
                <w:szCs w:val="20"/>
              </w:rPr>
            </w:pPr>
          </w:p>
        </w:tc>
        <w:tc>
          <w:tcPr>
            <w:tcW w:w="1513" w:type="dxa"/>
            <w:tcBorders>
              <w:top w:val="nil"/>
              <w:left w:val="nil"/>
              <w:bottom w:val="nil"/>
              <w:right w:val="nil"/>
            </w:tcBorders>
            <w:noWrap/>
            <w:vAlign w:val="center"/>
          </w:tcPr>
          <w:p w14:paraId="68D24220" w14:textId="77777777" w:rsidR="001A10FB" w:rsidRPr="00261E78" w:rsidRDefault="001A10FB" w:rsidP="001A10FB">
            <w:pPr>
              <w:jc w:val="center"/>
              <w:rPr>
                <w:sz w:val="20"/>
                <w:szCs w:val="20"/>
              </w:rPr>
            </w:pPr>
          </w:p>
        </w:tc>
        <w:tc>
          <w:tcPr>
            <w:tcW w:w="1084" w:type="dxa"/>
            <w:tcBorders>
              <w:top w:val="nil"/>
              <w:left w:val="nil"/>
              <w:bottom w:val="nil"/>
              <w:right w:val="nil"/>
            </w:tcBorders>
            <w:noWrap/>
            <w:vAlign w:val="center"/>
          </w:tcPr>
          <w:p w14:paraId="653FB258" w14:textId="041CB547" w:rsidR="001A10FB" w:rsidRPr="00261E78" w:rsidRDefault="001A10FB" w:rsidP="001A10FB">
            <w:pPr>
              <w:jc w:val="center"/>
              <w:rPr>
                <w:sz w:val="20"/>
                <w:szCs w:val="20"/>
              </w:rPr>
            </w:pPr>
            <w:r w:rsidRPr="00261E78">
              <w:rPr>
                <w:sz w:val="20"/>
                <w:szCs w:val="20"/>
              </w:rPr>
              <w:t>√</w:t>
            </w:r>
          </w:p>
        </w:tc>
        <w:tc>
          <w:tcPr>
            <w:tcW w:w="1171" w:type="dxa"/>
            <w:tcBorders>
              <w:top w:val="nil"/>
              <w:left w:val="nil"/>
              <w:bottom w:val="nil"/>
              <w:right w:val="nil"/>
            </w:tcBorders>
            <w:noWrap/>
            <w:vAlign w:val="center"/>
          </w:tcPr>
          <w:p w14:paraId="57A9C950" w14:textId="5C630F93" w:rsidR="001A10FB" w:rsidRPr="00261E78" w:rsidRDefault="001A10FB" w:rsidP="001A10FB">
            <w:pPr>
              <w:jc w:val="center"/>
              <w:rPr>
                <w:sz w:val="20"/>
                <w:szCs w:val="20"/>
              </w:rPr>
            </w:pPr>
            <w:r w:rsidRPr="00261E78">
              <w:rPr>
                <w:sz w:val="20"/>
                <w:szCs w:val="20"/>
              </w:rPr>
              <w:t>√</w:t>
            </w:r>
          </w:p>
        </w:tc>
        <w:tc>
          <w:tcPr>
            <w:tcW w:w="979" w:type="dxa"/>
            <w:tcBorders>
              <w:top w:val="nil"/>
              <w:left w:val="nil"/>
              <w:bottom w:val="nil"/>
              <w:right w:val="nil"/>
            </w:tcBorders>
            <w:noWrap/>
            <w:vAlign w:val="center"/>
          </w:tcPr>
          <w:p w14:paraId="279CD8C2" w14:textId="5F596FBD" w:rsidR="001A10FB" w:rsidRPr="00261E78" w:rsidRDefault="001A10FB" w:rsidP="001A10FB">
            <w:pPr>
              <w:jc w:val="center"/>
              <w:rPr>
                <w:sz w:val="20"/>
                <w:szCs w:val="20"/>
              </w:rPr>
            </w:pPr>
            <w:r w:rsidRPr="00261E78">
              <w:rPr>
                <w:sz w:val="20"/>
                <w:szCs w:val="20"/>
              </w:rPr>
              <w:t>√</w:t>
            </w:r>
          </w:p>
        </w:tc>
      </w:tr>
      <w:tr w:rsidR="00577EC0" w:rsidRPr="00261E78" w14:paraId="47BA8036" w14:textId="77777777" w:rsidTr="00DE6D48">
        <w:trPr>
          <w:trHeight w:val="260"/>
        </w:trPr>
        <w:tc>
          <w:tcPr>
            <w:tcW w:w="1890" w:type="dxa"/>
            <w:tcBorders>
              <w:top w:val="nil"/>
              <w:left w:val="nil"/>
              <w:bottom w:val="single" w:sz="4" w:space="0" w:color="auto"/>
              <w:right w:val="nil"/>
            </w:tcBorders>
            <w:noWrap/>
            <w:vAlign w:val="center"/>
            <w:hideMark/>
          </w:tcPr>
          <w:p w14:paraId="136A104F" w14:textId="77777777" w:rsidR="00577EC0" w:rsidRPr="00261E78" w:rsidRDefault="00577EC0" w:rsidP="00577EC0">
            <w:pPr>
              <w:rPr>
                <w:sz w:val="20"/>
                <w:szCs w:val="20"/>
              </w:rPr>
            </w:pPr>
            <w:r w:rsidRPr="00261E78">
              <w:rPr>
                <w:sz w:val="20"/>
                <w:szCs w:val="20"/>
              </w:rPr>
              <w:t>N</w:t>
            </w:r>
          </w:p>
        </w:tc>
        <w:tc>
          <w:tcPr>
            <w:tcW w:w="1389" w:type="dxa"/>
            <w:tcBorders>
              <w:top w:val="nil"/>
              <w:left w:val="nil"/>
              <w:bottom w:val="single" w:sz="4" w:space="0" w:color="auto"/>
              <w:right w:val="nil"/>
            </w:tcBorders>
            <w:noWrap/>
            <w:vAlign w:val="center"/>
            <w:hideMark/>
          </w:tcPr>
          <w:p w14:paraId="6700681C" w14:textId="77777777" w:rsidR="00577EC0" w:rsidRPr="00261E78" w:rsidRDefault="00577EC0" w:rsidP="00577EC0">
            <w:pPr>
              <w:jc w:val="center"/>
              <w:rPr>
                <w:sz w:val="20"/>
                <w:szCs w:val="20"/>
              </w:rPr>
            </w:pPr>
            <w:r w:rsidRPr="00261E78">
              <w:rPr>
                <w:sz w:val="20"/>
                <w:szCs w:val="20"/>
              </w:rPr>
              <w:t>3,613</w:t>
            </w:r>
          </w:p>
        </w:tc>
        <w:tc>
          <w:tcPr>
            <w:tcW w:w="1334" w:type="dxa"/>
            <w:tcBorders>
              <w:top w:val="nil"/>
              <w:left w:val="nil"/>
              <w:bottom w:val="single" w:sz="4" w:space="0" w:color="auto"/>
              <w:right w:val="nil"/>
            </w:tcBorders>
            <w:noWrap/>
            <w:vAlign w:val="center"/>
            <w:hideMark/>
          </w:tcPr>
          <w:p w14:paraId="15A6E9F8" w14:textId="77777777" w:rsidR="00577EC0" w:rsidRPr="00261E78" w:rsidRDefault="00577EC0" w:rsidP="00577EC0">
            <w:pPr>
              <w:jc w:val="center"/>
              <w:rPr>
                <w:sz w:val="20"/>
                <w:szCs w:val="20"/>
              </w:rPr>
            </w:pPr>
            <w:r w:rsidRPr="00261E78">
              <w:rPr>
                <w:sz w:val="20"/>
                <w:szCs w:val="20"/>
              </w:rPr>
              <w:t>3,613</w:t>
            </w:r>
          </w:p>
        </w:tc>
        <w:tc>
          <w:tcPr>
            <w:tcW w:w="1513" w:type="dxa"/>
            <w:tcBorders>
              <w:top w:val="nil"/>
              <w:left w:val="nil"/>
              <w:bottom w:val="single" w:sz="4" w:space="0" w:color="auto"/>
              <w:right w:val="nil"/>
            </w:tcBorders>
            <w:noWrap/>
            <w:vAlign w:val="center"/>
            <w:hideMark/>
          </w:tcPr>
          <w:p w14:paraId="3F6A82DF" w14:textId="77777777" w:rsidR="00577EC0" w:rsidRPr="00261E78" w:rsidRDefault="00577EC0" w:rsidP="00577EC0">
            <w:pPr>
              <w:jc w:val="center"/>
              <w:rPr>
                <w:sz w:val="20"/>
                <w:szCs w:val="20"/>
              </w:rPr>
            </w:pPr>
            <w:r w:rsidRPr="00261E78">
              <w:rPr>
                <w:sz w:val="20"/>
                <w:szCs w:val="20"/>
              </w:rPr>
              <w:t>3,613</w:t>
            </w:r>
          </w:p>
        </w:tc>
        <w:tc>
          <w:tcPr>
            <w:tcW w:w="1084" w:type="dxa"/>
            <w:tcBorders>
              <w:top w:val="nil"/>
              <w:left w:val="nil"/>
              <w:bottom w:val="single" w:sz="4" w:space="0" w:color="auto"/>
              <w:right w:val="nil"/>
            </w:tcBorders>
            <w:noWrap/>
            <w:vAlign w:val="center"/>
            <w:hideMark/>
          </w:tcPr>
          <w:p w14:paraId="742B6C31" w14:textId="77777777" w:rsidR="00577EC0" w:rsidRPr="00261E78" w:rsidRDefault="00577EC0" w:rsidP="00577EC0">
            <w:pPr>
              <w:jc w:val="center"/>
              <w:rPr>
                <w:sz w:val="20"/>
                <w:szCs w:val="20"/>
              </w:rPr>
            </w:pPr>
            <w:r w:rsidRPr="00261E78">
              <w:rPr>
                <w:sz w:val="20"/>
                <w:szCs w:val="20"/>
              </w:rPr>
              <w:t>4,670</w:t>
            </w:r>
          </w:p>
        </w:tc>
        <w:tc>
          <w:tcPr>
            <w:tcW w:w="1171" w:type="dxa"/>
            <w:tcBorders>
              <w:top w:val="nil"/>
              <w:left w:val="nil"/>
              <w:bottom w:val="single" w:sz="4" w:space="0" w:color="auto"/>
              <w:right w:val="nil"/>
            </w:tcBorders>
            <w:noWrap/>
            <w:vAlign w:val="center"/>
            <w:hideMark/>
          </w:tcPr>
          <w:p w14:paraId="40E28312" w14:textId="77777777" w:rsidR="00577EC0" w:rsidRPr="00261E78" w:rsidRDefault="00577EC0" w:rsidP="00577EC0">
            <w:pPr>
              <w:jc w:val="center"/>
              <w:rPr>
                <w:sz w:val="20"/>
                <w:szCs w:val="20"/>
              </w:rPr>
            </w:pPr>
            <w:r w:rsidRPr="00261E78">
              <w:rPr>
                <w:sz w:val="20"/>
                <w:szCs w:val="20"/>
              </w:rPr>
              <w:t>4,670</w:t>
            </w:r>
          </w:p>
        </w:tc>
        <w:tc>
          <w:tcPr>
            <w:tcW w:w="979" w:type="dxa"/>
            <w:tcBorders>
              <w:top w:val="nil"/>
              <w:left w:val="nil"/>
              <w:bottom w:val="single" w:sz="4" w:space="0" w:color="auto"/>
              <w:right w:val="nil"/>
            </w:tcBorders>
            <w:noWrap/>
            <w:vAlign w:val="center"/>
            <w:hideMark/>
          </w:tcPr>
          <w:p w14:paraId="4CCB1956" w14:textId="77777777" w:rsidR="00577EC0" w:rsidRPr="00261E78" w:rsidRDefault="00577EC0" w:rsidP="00577EC0">
            <w:pPr>
              <w:jc w:val="center"/>
              <w:rPr>
                <w:sz w:val="20"/>
                <w:szCs w:val="20"/>
              </w:rPr>
            </w:pPr>
            <w:r w:rsidRPr="00261E78">
              <w:rPr>
                <w:sz w:val="20"/>
                <w:szCs w:val="20"/>
              </w:rPr>
              <w:t>4,670</w:t>
            </w:r>
          </w:p>
        </w:tc>
      </w:tr>
    </w:tbl>
    <w:p w14:paraId="7E130069" w14:textId="2A1B96D4" w:rsidR="00DE6D48" w:rsidRPr="00261E78" w:rsidRDefault="00F40939" w:rsidP="00D26DA2">
      <w:pPr>
        <w:pStyle w:val="Notes"/>
      </w:pPr>
      <w:r w:rsidRPr="00261E78">
        <w:t>Notes: 1. ***p&lt;0.001; **p&lt;0.01; *p&lt;0.05.</w:t>
      </w:r>
      <w:r w:rsidR="00D26DA2" w:rsidRPr="00261E78">
        <w:br/>
      </w:r>
      <w:r w:rsidRPr="00261E78">
        <w:t>2. Question timing FE indicates the date on which the question was posted.</w:t>
      </w:r>
      <w:r w:rsidR="00DE6D48" w:rsidRPr="00261E78">
        <w:br/>
        <w:t>3. Answer</w:t>
      </w:r>
      <w:r w:rsidR="009E5820" w:rsidRPr="00261E78">
        <w:t xml:space="preserve"> timing FE indicates the date on which the answer was posted.</w:t>
      </w:r>
      <w:r w:rsidR="00475B1C" w:rsidRPr="00261E78">
        <w:br/>
        <w:t xml:space="preserve">4. </w:t>
      </w:r>
      <w:r w:rsidR="000028FF" w:rsidRPr="00261E78">
        <w:t>W</w:t>
      </w:r>
      <w:r w:rsidR="00475B1C" w:rsidRPr="00261E78">
        <w:t xml:space="preserve">e log-transformed </w:t>
      </w:r>
      <w:r w:rsidR="00475B1C" w:rsidRPr="00261E78">
        <w:rPr>
          <w:i/>
          <w:iCs/>
        </w:rPr>
        <w:t>answerNum</w:t>
      </w:r>
      <w:r w:rsidR="00475B1C" w:rsidRPr="00261E78">
        <w:rPr>
          <w:i/>
          <w:iCs/>
          <w:vertAlign w:val="subscript"/>
        </w:rPr>
        <w:t>i</w:t>
      </w:r>
      <w:r w:rsidR="00475B1C" w:rsidRPr="00261E78">
        <w:t xml:space="preserve"> but not </w:t>
      </w:r>
      <w:r w:rsidR="00475B1C" w:rsidRPr="00261E78">
        <w:rPr>
          <w:i/>
          <w:iCs/>
        </w:rPr>
        <w:t>ne</w:t>
      </w:r>
      <w:r w:rsidR="00F41D7C" w:rsidRPr="00261E78">
        <w:rPr>
          <w:i/>
          <w:iCs/>
        </w:rPr>
        <w:t>t</w:t>
      </w:r>
      <w:r w:rsidR="00475B1C" w:rsidRPr="00261E78">
        <w:rPr>
          <w:i/>
          <w:iCs/>
        </w:rPr>
        <w:t>likeNum</w:t>
      </w:r>
      <w:r w:rsidR="00F41D7C" w:rsidRPr="00261E78">
        <w:rPr>
          <w:i/>
          <w:iCs/>
          <w:vertAlign w:val="subscript"/>
        </w:rPr>
        <w:t>ij</w:t>
      </w:r>
      <w:r w:rsidR="00475B1C" w:rsidRPr="00261E78">
        <w:t xml:space="preserve"> because </w:t>
      </w:r>
      <w:r w:rsidR="00F41D7C" w:rsidRPr="00261E78">
        <w:rPr>
          <w:i/>
          <w:iCs/>
        </w:rPr>
        <w:t>netlikeNum</w:t>
      </w:r>
      <w:r w:rsidR="00F41D7C" w:rsidRPr="00261E78">
        <w:rPr>
          <w:i/>
          <w:iCs/>
          <w:vertAlign w:val="subscript"/>
        </w:rPr>
        <w:t>ij</w:t>
      </w:r>
      <w:r w:rsidR="00F41D7C" w:rsidRPr="00261E78">
        <w:t xml:space="preserve"> </w:t>
      </w:r>
      <w:r w:rsidR="00475B1C" w:rsidRPr="00261E78">
        <w:t>contains negative values (net likes can be negative when downvotes exceed upvotes), which precludes log-transformation.</w:t>
      </w:r>
    </w:p>
    <w:p w14:paraId="4744A371" w14:textId="51E63FEC" w:rsidR="00312F42" w:rsidRPr="00261E78" w:rsidRDefault="00312F42" w:rsidP="00E93697">
      <w:pPr>
        <w:pStyle w:val="Heading2"/>
        <w:rPr>
          <w:rFonts w:eastAsiaTheme="minorEastAsia"/>
          <w:lang w:eastAsia="zh-CN"/>
        </w:rPr>
      </w:pPr>
      <w:bookmarkStart w:id="12" w:name="_Hlk176369668"/>
      <w:r w:rsidRPr="00261E78">
        <w:rPr>
          <w:rFonts w:eastAsiaTheme="minorEastAsia"/>
        </w:rPr>
        <w:t>Robustness Check</w:t>
      </w:r>
      <w:r w:rsidR="00D72A16" w:rsidRPr="00261E78">
        <w:rPr>
          <w:rFonts w:eastAsiaTheme="minorEastAsia"/>
          <w:lang w:eastAsia="zh-CN"/>
        </w:rPr>
        <w:t>s</w:t>
      </w:r>
    </w:p>
    <w:p w14:paraId="107C6E85" w14:textId="3C7C8F8C" w:rsidR="00C111C5" w:rsidRPr="00261E78" w:rsidRDefault="00C111C5" w:rsidP="00C111C5">
      <w:pPr>
        <w:pStyle w:val="Heading3"/>
      </w:pPr>
      <w:r w:rsidRPr="00261E78">
        <w:t xml:space="preserve">Robustness to </w:t>
      </w:r>
      <w:r w:rsidR="00A32145" w:rsidRPr="00261E78">
        <w:t>Alternative Specifications</w:t>
      </w:r>
      <w:r w:rsidRPr="00261E78">
        <w:t xml:space="preserve"> </w:t>
      </w:r>
    </w:p>
    <w:p w14:paraId="23C56D79" w14:textId="6CEFA552" w:rsidR="00D247BD" w:rsidRPr="00261E78" w:rsidRDefault="00D247BD" w:rsidP="00A86F82">
      <w:pPr>
        <w:pStyle w:val="Paragraph0"/>
      </w:pPr>
      <w:r w:rsidRPr="00261E78">
        <w:t>Our main analysis uses log-transformed count data for the number of answers per question. Recent research has raised concerns about log-transforming non</w:t>
      </w:r>
      <w:r w:rsidR="006E793D">
        <w:t>-</w:t>
      </w:r>
      <w:r w:rsidRPr="00261E78">
        <w:t xml:space="preserve">negative dependent variables </w:t>
      </w:r>
      <w:r w:rsidR="005E42B4" w:rsidRPr="00261E78">
        <w:fldChar w:fldCharType="begin"/>
      </w:r>
      <w:r w:rsidR="005E42B4" w:rsidRPr="00261E78">
        <w:instrText xml:space="preserve"> ADDIN ZOTERO_ITEM CSL_CITATION {"citationID":"d8BXs4h7","properties":{"formattedCitation":"(Chen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5E42B4" w:rsidRPr="00261E78">
        <w:rPr>
          <w:rFonts w:ascii="Apple Color Emoji" w:hAnsi="Apple Color Emoji" w:cs="Apple Color Emoji"/>
        </w:rPr>
        <w:instrText>📊</w:instrText>
      </w:r>
      <w:r w:rsidR="005E42B4" w:rsidRPr="00261E78">
        <w:instrText>","call-number":"1","container-title":"The Quarterly Journal of Economics","DOI":"10.1093/qje/qjad054","ISSN":"0033-5533","issue":"2","journalAbbreviation":"Q J Econ","language":"en","note":"</w:instrText>
      </w:r>
      <w:r w:rsidR="005E42B4" w:rsidRPr="00261E78">
        <w:rPr>
          <w:rFonts w:ascii="Apple Color Emoji" w:hAnsi="Apple Color Emoji" w:cs="Apple Color Emoji"/>
        </w:rPr>
        <w:instrText>🏷️</w:instrText>
      </w:r>
      <w:r w:rsidR="005E42B4" w:rsidRPr="00261E78">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61E78">
        <w:fldChar w:fldCharType="separate"/>
      </w:r>
      <w:r w:rsidR="005E42B4" w:rsidRPr="00261E78">
        <w:t>(Chen &amp; Roth</w:t>
      </w:r>
      <w:r w:rsidR="00C35D83">
        <w:t>,</w:t>
      </w:r>
      <w:r w:rsidR="005E42B4" w:rsidRPr="00261E78">
        <w:t xml:space="preserve"> 2024)</w:t>
      </w:r>
      <w:r w:rsidR="005E42B4" w:rsidRPr="00261E78">
        <w:fldChar w:fldCharType="end"/>
      </w:r>
      <w:r w:rsidRPr="00261E78">
        <w:t xml:space="preserve">. We verify robustness using alternative specifications in Tables </w:t>
      </w:r>
      <w:r w:rsidR="008031CD" w:rsidRPr="00261E78">
        <w:t>4</w:t>
      </w:r>
      <w:r w:rsidRPr="00261E78">
        <w:t xml:space="preserve"> and </w:t>
      </w:r>
      <w:r w:rsidR="008031CD" w:rsidRPr="00261E78">
        <w:t>5</w:t>
      </w:r>
      <w:r w:rsidRPr="00261E78">
        <w:t>.</w:t>
      </w:r>
    </w:p>
    <w:p w14:paraId="504A6B56" w14:textId="30FB23EE" w:rsidR="00E21CD0" w:rsidRPr="00261E78" w:rsidRDefault="00D247BD" w:rsidP="00A86F82">
      <w:pPr>
        <w:pStyle w:val="Paragraph0"/>
      </w:pPr>
      <w:r w:rsidRPr="00261E78">
        <w:rPr>
          <w:b/>
          <w:bCs/>
        </w:rPr>
        <w:t>Answer Supply</w:t>
      </w:r>
      <w:r w:rsidRPr="00261E78">
        <w:t xml:space="preserve">. Table </w:t>
      </w:r>
      <w:r w:rsidR="008031CD" w:rsidRPr="00261E78">
        <w:t>4</w:t>
      </w:r>
      <w:r w:rsidRPr="00261E78">
        <w:t xml:space="preserve"> examines </w:t>
      </w:r>
      <w:r w:rsidR="00571AB9">
        <w:t xml:space="preserve">the </w:t>
      </w:r>
      <w:r w:rsidRPr="00261E78">
        <w:t xml:space="preserve">human answer supply across five specifications. Column 1 reproduces our preferred OLS specification for comparison. Column 2 implements a </w:t>
      </w:r>
      <w:r w:rsidRPr="00261E78">
        <w:lastRenderedPageBreak/>
        <w:t xml:space="preserve">questioner random effects model, which is appropriate given </w:t>
      </w:r>
      <w:r w:rsidR="00571AB9">
        <w:t xml:space="preserve">that </w:t>
      </w:r>
      <w:r w:rsidRPr="00261E78">
        <w:t>our question-level randomization ensures the error term is uncorrelated with treatment. Columns 3-5 employ models specifically designed for count data: Poisson, zero-inflated Poisson</w:t>
      </w:r>
      <w:r w:rsidR="00CE680A" w:rsidRPr="00261E78">
        <w:t xml:space="preserve"> (ZIP)</w:t>
      </w:r>
      <w:r w:rsidRPr="00261E78">
        <w:t xml:space="preserve">, and zero-inflated </w:t>
      </w:r>
      <w:r w:rsidR="00571AB9">
        <w:t>n</w:t>
      </w:r>
      <w:r w:rsidRPr="00261E78">
        <w:t xml:space="preserve">egative </w:t>
      </w:r>
      <w:r w:rsidR="00571AB9">
        <w:t>b</w:t>
      </w:r>
      <w:r w:rsidRPr="00261E78">
        <w:t>inomial</w:t>
      </w:r>
      <w:r w:rsidR="00CE680A" w:rsidRPr="00261E78">
        <w:t xml:space="preserve"> (ZINB)</w:t>
      </w:r>
      <w:r w:rsidRPr="00261E78">
        <w:t>. The coefficient o</w:t>
      </w:r>
      <w:r w:rsidR="00571AB9">
        <w:t>f</w:t>
      </w:r>
      <w:r w:rsidRPr="00261E78">
        <w:t xml:space="preserve"> AI remains negative and highly significant across all specifications.</w:t>
      </w:r>
    </w:p>
    <w:p w14:paraId="75CA3F5B" w14:textId="2FB7440E" w:rsidR="005D0D86" w:rsidRPr="00261E78" w:rsidRDefault="00B04148" w:rsidP="00B04148">
      <w:pPr>
        <w:pStyle w:val="TableFiguretitle"/>
      </w:pPr>
      <w:bookmarkStart w:id="13" w:name="_Ref210225085"/>
      <w:r w:rsidRPr="00261E78">
        <w:t xml:space="preserve">Table </w:t>
      </w:r>
      <w:fldSimple w:instr=" SEQ Table \* ARABIC ">
        <w:r w:rsidR="008031CD" w:rsidRPr="00261E78">
          <w:t>4</w:t>
        </w:r>
      </w:fldSimple>
      <w:bookmarkEnd w:id="13"/>
      <w:r w:rsidRPr="00261E78">
        <w:t xml:space="preserve">. </w:t>
      </w:r>
      <w:r w:rsidR="005D0D86" w:rsidRPr="00261E78">
        <w:t xml:space="preserve">Robustness </w:t>
      </w:r>
      <w:r w:rsidR="008D5093" w:rsidRPr="00261E78">
        <w:t>c</w:t>
      </w:r>
      <w:r w:rsidR="005D0D86" w:rsidRPr="00261E78">
        <w:t xml:space="preserve">hecks: </w:t>
      </w:r>
      <w:r w:rsidR="008D5093" w:rsidRPr="00261E78">
        <w:t>a</w:t>
      </w:r>
      <w:r w:rsidR="005D0D86" w:rsidRPr="00261E78">
        <w:t xml:space="preserve">lternative </w:t>
      </w:r>
      <w:r w:rsidR="008D5093" w:rsidRPr="00261E78">
        <w:t>m</w:t>
      </w:r>
      <w:r w:rsidR="005D0D86" w:rsidRPr="00261E78">
        <w:t xml:space="preserve">odel </w:t>
      </w:r>
      <w:r w:rsidR="008D5093" w:rsidRPr="00261E78">
        <w:t>s</w:t>
      </w:r>
      <w:r w:rsidR="005D0D86" w:rsidRPr="00261E78">
        <w:t xml:space="preserve">pecifications for </w:t>
      </w:r>
      <w:r w:rsidR="008D5093" w:rsidRPr="00261E78">
        <w:t>h</w:t>
      </w:r>
      <w:r w:rsidR="005D0D86" w:rsidRPr="00261E78">
        <w:t xml:space="preserve">uman </w:t>
      </w:r>
      <w:r w:rsidR="008D5093" w:rsidRPr="00261E78">
        <w:t>a</w:t>
      </w:r>
      <w:r w:rsidR="005D0D86" w:rsidRPr="00261E78">
        <w:t xml:space="preserve">nswer </w:t>
      </w:r>
      <w:r w:rsidR="008D5093" w:rsidRPr="00261E78">
        <w:t>s</w:t>
      </w:r>
      <w:r w:rsidR="005D0D86" w:rsidRPr="00261E78">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61E78"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61E78" w:rsidRDefault="00736BA6">
            <w:pPr>
              <w:jc w:val="center"/>
              <w:rPr>
                <w:color w:val="000000"/>
                <w:sz w:val="20"/>
                <w:szCs w:val="20"/>
              </w:rPr>
            </w:pPr>
            <w:r w:rsidRPr="00261E78">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61E78" w:rsidRDefault="00736BA6">
            <w:pPr>
              <w:jc w:val="center"/>
              <w:rPr>
                <w:color w:val="000000"/>
                <w:sz w:val="20"/>
                <w:szCs w:val="20"/>
              </w:rPr>
            </w:pPr>
            <w:r w:rsidRPr="00261E78">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61E78" w:rsidRDefault="00736BA6">
            <w:pPr>
              <w:jc w:val="center"/>
              <w:rPr>
                <w:color w:val="000000"/>
                <w:sz w:val="20"/>
                <w:szCs w:val="20"/>
              </w:rPr>
            </w:pPr>
            <w:r w:rsidRPr="00261E78">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61E78" w:rsidRDefault="00736BA6">
            <w:pPr>
              <w:jc w:val="center"/>
              <w:rPr>
                <w:color w:val="000000"/>
                <w:sz w:val="20"/>
                <w:szCs w:val="20"/>
              </w:rPr>
            </w:pPr>
            <w:r w:rsidRPr="00261E78">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61E78" w:rsidRDefault="00736BA6">
            <w:pPr>
              <w:jc w:val="center"/>
              <w:rPr>
                <w:color w:val="000000"/>
                <w:sz w:val="20"/>
                <w:szCs w:val="20"/>
              </w:rPr>
            </w:pPr>
            <w:r w:rsidRPr="00261E78">
              <w:rPr>
                <w:color w:val="000000"/>
                <w:sz w:val="20"/>
                <w:szCs w:val="20"/>
              </w:rPr>
              <w:t>ZINB</w:t>
            </w:r>
          </w:p>
        </w:tc>
      </w:tr>
      <w:tr w:rsidR="00736BA6" w:rsidRPr="00261E78"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61E78" w:rsidRDefault="00736BA6">
            <w:pPr>
              <w:rPr>
                <w:color w:val="000000"/>
                <w:sz w:val="20"/>
                <w:szCs w:val="20"/>
              </w:rPr>
            </w:pPr>
          </w:p>
        </w:tc>
        <w:tc>
          <w:tcPr>
            <w:tcW w:w="1800" w:type="dxa"/>
            <w:tcBorders>
              <w:top w:val="nil"/>
              <w:left w:val="nil"/>
              <w:right w:val="nil"/>
            </w:tcBorders>
            <w:noWrap/>
            <w:hideMark/>
          </w:tcPr>
          <w:p w14:paraId="2ECBDC64" w14:textId="77777777" w:rsidR="00736BA6" w:rsidRPr="00261E78" w:rsidRDefault="00736BA6">
            <w:pPr>
              <w:jc w:val="center"/>
              <w:rPr>
                <w:sz w:val="20"/>
                <w:szCs w:val="20"/>
              </w:rPr>
            </w:pPr>
            <w:r w:rsidRPr="00261E78">
              <w:rPr>
                <w:sz w:val="20"/>
                <w:szCs w:val="20"/>
              </w:rPr>
              <w:t>(1)</w:t>
            </w:r>
          </w:p>
        </w:tc>
        <w:tc>
          <w:tcPr>
            <w:tcW w:w="1989" w:type="dxa"/>
            <w:tcBorders>
              <w:top w:val="nil"/>
              <w:left w:val="nil"/>
              <w:right w:val="nil"/>
            </w:tcBorders>
            <w:noWrap/>
            <w:hideMark/>
          </w:tcPr>
          <w:p w14:paraId="5DD2C1DE" w14:textId="77777777" w:rsidR="00736BA6" w:rsidRPr="00261E78" w:rsidRDefault="00736BA6">
            <w:pPr>
              <w:jc w:val="center"/>
              <w:rPr>
                <w:sz w:val="20"/>
                <w:szCs w:val="20"/>
              </w:rPr>
            </w:pPr>
            <w:r w:rsidRPr="00261E78">
              <w:rPr>
                <w:sz w:val="20"/>
                <w:szCs w:val="20"/>
              </w:rPr>
              <w:t>(2)</w:t>
            </w:r>
          </w:p>
        </w:tc>
        <w:tc>
          <w:tcPr>
            <w:tcW w:w="1107" w:type="dxa"/>
            <w:tcBorders>
              <w:top w:val="nil"/>
              <w:left w:val="nil"/>
              <w:right w:val="nil"/>
            </w:tcBorders>
            <w:noWrap/>
            <w:hideMark/>
          </w:tcPr>
          <w:p w14:paraId="79643DCF" w14:textId="77777777" w:rsidR="00736BA6" w:rsidRPr="00261E78" w:rsidRDefault="00736BA6">
            <w:pPr>
              <w:jc w:val="center"/>
              <w:rPr>
                <w:sz w:val="20"/>
                <w:szCs w:val="20"/>
              </w:rPr>
            </w:pPr>
            <w:r w:rsidRPr="00261E78">
              <w:rPr>
                <w:sz w:val="20"/>
                <w:szCs w:val="20"/>
              </w:rPr>
              <w:t>(3)</w:t>
            </w:r>
          </w:p>
        </w:tc>
        <w:tc>
          <w:tcPr>
            <w:tcW w:w="1107" w:type="dxa"/>
            <w:tcBorders>
              <w:top w:val="nil"/>
              <w:left w:val="nil"/>
              <w:right w:val="nil"/>
            </w:tcBorders>
            <w:noWrap/>
            <w:hideMark/>
          </w:tcPr>
          <w:p w14:paraId="15A41813" w14:textId="77777777" w:rsidR="00736BA6" w:rsidRPr="00261E78" w:rsidRDefault="00736BA6">
            <w:pPr>
              <w:jc w:val="center"/>
              <w:rPr>
                <w:sz w:val="20"/>
                <w:szCs w:val="20"/>
              </w:rPr>
            </w:pPr>
            <w:r w:rsidRPr="00261E78">
              <w:rPr>
                <w:sz w:val="20"/>
                <w:szCs w:val="20"/>
              </w:rPr>
              <w:t>(4)</w:t>
            </w:r>
          </w:p>
        </w:tc>
        <w:tc>
          <w:tcPr>
            <w:tcW w:w="1107" w:type="dxa"/>
            <w:tcBorders>
              <w:top w:val="nil"/>
              <w:left w:val="nil"/>
              <w:right w:val="nil"/>
            </w:tcBorders>
            <w:noWrap/>
            <w:hideMark/>
          </w:tcPr>
          <w:p w14:paraId="533C5DB4" w14:textId="77777777" w:rsidR="00736BA6" w:rsidRPr="00261E78" w:rsidRDefault="00736BA6">
            <w:pPr>
              <w:jc w:val="center"/>
              <w:rPr>
                <w:sz w:val="20"/>
                <w:szCs w:val="20"/>
              </w:rPr>
            </w:pPr>
            <w:r w:rsidRPr="00261E78">
              <w:rPr>
                <w:sz w:val="20"/>
                <w:szCs w:val="20"/>
              </w:rPr>
              <w:t>(5)</w:t>
            </w:r>
          </w:p>
        </w:tc>
      </w:tr>
      <w:tr w:rsidR="00736BA6" w:rsidRPr="00261E78"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61E78"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61E78" w:rsidRDefault="00736BA6">
            <w:pPr>
              <w:jc w:val="center"/>
              <w:rPr>
                <w:color w:val="000000"/>
                <w:sz w:val="20"/>
                <w:szCs w:val="20"/>
              </w:rPr>
            </w:pPr>
            <w:r w:rsidRPr="00261E78">
              <w:rPr>
                <w:color w:val="000000"/>
                <w:sz w:val="20"/>
                <w:szCs w:val="20"/>
              </w:rPr>
              <w:t xml:space="preserve">DV: log </w:t>
            </w:r>
            <w:r w:rsidR="00571AB9">
              <w:rPr>
                <w:color w:val="000000"/>
                <w:sz w:val="20"/>
                <w:szCs w:val="20"/>
              </w:rPr>
              <w:t xml:space="preserve">of </w:t>
            </w:r>
            <w:r w:rsidRPr="00261E78">
              <w:rPr>
                <w:color w:val="000000"/>
                <w:sz w:val="20"/>
                <w:szCs w:val="20"/>
              </w:rPr>
              <w:t>the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61E78" w:rsidRDefault="00736BA6">
            <w:pPr>
              <w:jc w:val="center"/>
              <w:rPr>
                <w:color w:val="000000"/>
                <w:sz w:val="20"/>
                <w:szCs w:val="20"/>
              </w:rPr>
            </w:pPr>
            <w:r w:rsidRPr="00261E78">
              <w:rPr>
                <w:color w:val="000000"/>
                <w:sz w:val="20"/>
                <w:szCs w:val="20"/>
              </w:rPr>
              <w:t>DV: the number of human answers provided within 7 days</w:t>
            </w:r>
          </w:p>
        </w:tc>
      </w:tr>
      <w:tr w:rsidR="00736BA6" w:rsidRPr="00261E78"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61E78" w:rsidRDefault="00736BA6">
            <w:pPr>
              <w:rPr>
                <w:i/>
                <w:iCs/>
                <w:sz w:val="20"/>
                <w:szCs w:val="20"/>
              </w:rPr>
            </w:pPr>
            <w:r w:rsidRPr="00261E78">
              <w:rPr>
                <w:i/>
                <w:iCs/>
                <w:sz w:val="20"/>
                <w:szCs w:val="20"/>
              </w:rPr>
              <w:t>AI</w:t>
            </w:r>
            <w:r w:rsidRPr="00261E78">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61E78" w:rsidRDefault="00736BA6">
            <w:pPr>
              <w:jc w:val="center"/>
              <w:rPr>
                <w:color w:val="000000"/>
                <w:sz w:val="20"/>
                <w:szCs w:val="20"/>
              </w:rPr>
            </w:pPr>
            <w:r w:rsidRPr="00261E78">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61E78" w:rsidRDefault="00736BA6">
            <w:pPr>
              <w:jc w:val="center"/>
              <w:rPr>
                <w:color w:val="000000"/>
                <w:sz w:val="20"/>
                <w:szCs w:val="20"/>
              </w:rPr>
            </w:pPr>
            <w:r w:rsidRPr="00261E78">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61E78" w:rsidRDefault="00736BA6">
            <w:pPr>
              <w:jc w:val="center"/>
              <w:rPr>
                <w:color w:val="000000"/>
                <w:sz w:val="20"/>
                <w:szCs w:val="20"/>
              </w:rPr>
            </w:pPr>
            <w:r w:rsidRPr="00261E78">
              <w:rPr>
                <w:color w:val="000000"/>
                <w:sz w:val="20"/>
                <w:szCs w:val="20"/>
              </w:rPr>
              <w:t>-0.121 ***</w:t>
            </w:r>
          </w:p>
        </w:tc>
      </w:tr>
      <w:tr w:rsidR="00E21CD0" w:rsidRPr="00261E78"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61E78" w:rsidRDefault="00736BA6">
            <w:pPr>
              <w:rPr>
                <w:sz w:val="20"/>
                <w:szCs w:val="20"/>
              </w:rPr>
            </w:pPr>
          </w:p>
        </w:tc>
        <w:tc>
          <w:tcPr>
            <w:tcW w:w="1800" w:type="dxa"/>
            <w:tcBorders>
              <w:top w:val="nil"/>
              <w:left w:val="nil"/>
              <w:right w:val="nil"/>
            </w:tcBorders>
            <w:noWrap/>
            <w:hideMark/>
          </w:tcPr>
          <w:p w14:paraId="5CED8CEF" w14:textId="77777777" w:rsidR="00736BA6" w:rsidRPr="00261E78" w:rsidRDefault="00736BA6">
            <w:pPr>
              <w:jc w:val="center"/>
              <w:rPr>
                <w:color w:val="000000"/>
                <w:sz w:val="20"/>
                <w:szCs w:val="20"/>
              </w:rPr>
            </w:pPr>
            <w:r w:rsidRPr="00261E78">
              <w:rPr>
                <w:color w:val="000000"/>
                <w:sz w:val="20"/>
                <w:szCs w:val="20"/>
              </w:rPr>
              <w:t>(0.011)</w:t>
            </w:r>
          </w:p>
        </w:tc>
        <w:tc>
          <w:tcPr>
            <w:tcW w:w="1989" w:type="dxa"/>
            <w:tcBorders>
              <w:top w:val="nil"/>
              <w:left w:val="nil"/>
              <w:right w:val="nil"/>
            </w:tcBorders>
            <w:noWrap/>
            <w:hideMark/>
          </w:tcPr>
          <w:p w14:paraId="20449BDF" w14:textId="77777777" w:rsidR="00736BA6" w:rsidRPr="00261E78" w:rsidRDefault="00736BA6">
            <w:pPr>
              <w:jc w:val="center"/>
              <w:rPr>
                <w:color w:val="000000"/>
                <w:sz w:val="20"/>
                <w:szCs w:val="20"/>
              </w:rPr>
            </w:pPr>
            <w:r w:rsidRPr="00261E78">
              <w:rPr>
                <w:color w:val="000000"/>
                <w:sz w:val="20"/>
                <w:szCs w:val="20"/>
              </w:rPr>
              <w:t>(0.010)</w:t>
            </w:r>
          </w:p>
        </w:tc>
        <w:tc>
          <w:tcPr>
            <w:tcW w:w="1107" w:type="dxa"/>
            <w:tcBorders>
              <w:top w:val="nil"/>
              <w:left w:val="nil"/>
              <w:right w:val="nil"/>
            </w:tcBorders>
            <w:noWrap/>
            <w:hideMark/>
          </w:tcPr>
          <w:p w14:paraId="031C74D6" w14:textId="77777777" w:rsidR="00736BA6" w:rsidRPr="00261E78" w:rsidRDefault="00736BA6">
            <w:pPr>
              <w:jc w:val="center"/>
              <w:rPr>
                <w:color w:val="000000"/>
                <w:sz w:val="20"/>
                <w:szCs w:val="20"/>
              </w:rPr>
            </w:pPr>
            <w:r w:rsidRPr="00261E78">
              <w:rPr>
                <w:color w:val="000000"/>
                <w:sz w:val="20"/>
                <w:szCs w:val="20"/>
              </w:rPr>
              <w:t>(0.026)</w:t>
            </w:r>
          </w:p>
        </w:tc>
        <w:tc>
          <w:tcPr>
            <w:tcW w:w="1107" w:type="dxa"/>
            <w:tcBorders>
              <w:top w:val="nil"/>
              <w:left w:val="nil"/>
              <w:right w:val="nil"/>
            </w:tcBorders>
            <w:noWrap/>
            <w:hideMark/>
          </w:tcPr>
          <w:p w14:paraId="75BAD968" w14:textId="77777777" w:rsidR="00736BA6" w:rsidRPr="00261E78" w:rsidRDefault="00736BA6">
            <w:pPr>
              <w:jc w:val="center"/>
              <w:rPr>
                <w:color w:val="000000"/>
                <w:sz w:val="20"/>
                <w:szCs w:val="20"/>
              </w:rPr>
            </w:pPr>
            <w:r w:rsidRPr="00261E78">
              <w:rPr>
                <w:color w:val="000000"/>
                <w:sz w:val="20"/>
                <w:szCs w:val="20"/>
              </w:rPr>
              <w:t>(0.031)</w:t>
            </w:r>
          </w:p>
        </w:tc>
        <w:tc>
          <w:tcPr>
            <w:tcW w:w="1107" w:type="dxa"/>
            <w:tcBorders>
              <w:top w:val="nil"/>
              <w:left w:val="nil"/>
              <w:right w:val="nil"/>
            </w:tcBorders>
            <w:noWrap/>
            <w:hideMark/>
          </w:tcPr>
          <w:p w14:paraId="1C33564F" w14:textId="77777777" w:rsidR="00736BA6" w:rsidRPr="00261E78" w:rsidRDefault="00736BA6">
            <w:pPr>
              <w:jc w:val="center"/>
              <w:rPr>
                <w:color w:val="000000"/>
                <w:sz w:val="20"/>
                <w:szCs w:val="20"/>
              </w:rPr>
            </w:pPr>
            <w:r w:rsidRPr="00261E78">
              <w:rPr>
                <w:color w:val="000000"/>
                <w:sz w:val="20"/>
                <w:szCs w:val="20"/>
              </w:rPr>
              <w:t>(0.031)</w:t>
            </w:r>
          </w:p>
        </w:tc>
      </w:tr>
      <w:tr w:rsidR="00E21CD0" w:rsidRPr="00261E78"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61E78" w:rsidRDefault="00E21CD0" w:rsidP="00E21CD0">
            <w:pPr>
              <w:rPr>
                <w:sz w:val="20"/>
                <w:szCs w:val="20"/>
              </w:rPr>
            </w:pPr>
            <w:r w:rsidRPr="00261E78">
              <w:rPr>
                <w:sz w:val="20"/>
                <w:szCs w:val="20"/>
              </w:rPr>
              <w:t>other controls</w:t>
            </w:r>
          </w:p>
        </w:tc>
        <w:tc>
          <w:tcPr>
            <w:tcW w:w="1800" w:type="dxa"/>
            <w:tcBorders>
              <w:top w:val="nil"/>
              <w:left w:val="nil"/>
              <w:bottom w:val="nil"/>
              <w:right w:val="nil"/>
            </w:tcBorders>
            <w:noWrap/>
          </w:tcPr>
          <w:p w14:paraId="2A3AF3D5" w14:textId="1B40E319"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tcPr>
          <w:p w14:paraId="32A8F07F" w14:textId="2354EC8F"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161F01DE" w14:textId="0C03DF74"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3E97714C" w14:textId="0BA00CC8"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52E24DAB" w14:textId="16170B82" w:rsidR="00E21CD0" w:rsidRPr="00261E78" w:rsidRDefault="00E21CD0" w:rsidP="00E21CD0">
            <w:pPr>
              <w:jc w:val="center"/>
              <w:rPr>
                <w:sz w:val="20"/>
                <w:szCs w:val="20"/>
              </w:rPr>
            </w:pPr>
            <w:r w:rsidRPr="00261E78">
              <w:rPr>
                <w:sz w:val="20"/>
                <w:szCs w:val="20"/>
              </w:rPr>
              <w:t>√</w:t>
            </w:r>
          </w:p>
        </w:tc>
      </w:tr>
      <w:tr w:rsidR="00E21CD0" w:rsidRPr="00261E78"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61E78" w:rsidRDefault="00E21CD0" w:rsidP="00E21CD0">
            <w:pPr>
              <w:rPr>
                <w:sz w:val="20"/>
                <w:szCs w:val="20"/>
              </w:rPr>
            </w:pPr>
            <w:r w:rsidRPr="00261E78">
              <w:rPr>
                <w:sz w:val="20"/>
                <w:szCs w:val="20"/>
              </w:rPr>
              <w:t>question timing FE</w:t>
            </w:r>
          </w:p>
        </w:tc>
        <w:tc>
          <w:tcPr>
            <w:tcW w:w="1800" w:type="dxa"/>
            <w:tcBorders>
              <w:top w:val="nil"/>
              <w:left w:val="nil"/>
              <w:bottom w:val="nil"/>
              <w:right w:val="nil"/>
            </w:tcBorders>
            <w:noWrap/>
            <w:hideMark/>
          </w:tcPr>
          <w:p w14:paraId="2321A075" w14:textId="25669D82"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hideMark/>
          </w:tcPr>
          <w:p w14:paraId="5C156605" w14:textId="6CB545B6"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3BF7AC87" w14:textId="01404DE2"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7A2814C" w14:textId="1AF886D5"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0471AAD" w14:textId="4B5967E8" w:rsidR="00E21CD0" w:rsidRPr="00261E78" w:rsidRDefault="00E21CD0" w:rsidP="00E21CD0">
            <w:pPr>
              <w:jc w:val="center"/>
              <w:rPr>
                <w:sz w:val="20"/>
                <w:szCs w:val="20"/>
              </w:rPr>
            </w:pPr>
            <w:r w:rsidRPr="00261E78">
              <w:rPr>
                <w:sz w:val="20"/>
                <w:szCs w:val="20"/>
              </w:rPr>
              <w:t>√</w:t>
            </w:r>
          </w:p>
        </w:tc>
      </w:tr>
      <w:tr w:rsidR="00E21CD0" w:rsidRPr="00261E78"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61E78" w:rsidRDefault="00E21CD0" w:rsidP="00E21CD0">
            <w:pPr>
              <w:rPr>
                <w:color w:val="000000"/>
                <w:sz w:val="20"/>
                <w:szCs w:val="20"/>
              </w:rPr>
            </w:pPr>
            <w:r w:rsidRPr="00261E78">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61E78" w:rsidRDefault="00E21CD0" w:rsidP="00E21CD0">
            <w:pPr>
              <w:jc w:val="center"/>
              <w:rPr>
                <w:sz w:val="20"/>
                <w:szCs w:val="20"/>
              </w:rPr>
            </w:pPr>
            <w:r w:rsidRPr="00261E78">
              <w:rPr>
                <w:sz w:val="20"/>
                <w:szCs w:val="20"/>
              </w:rPr>
              <w:t>√</w:t>
            </w:r>
          </w:p>
        </w:tc>
        <w:tc>
          <w:tcPr>
            <w:tcW w:w="1107" w:type="dxa"/>
            <w:tcBorders>
              <w:top w:val="nil"/>
              <w:left w:val="nil"/>
              <w:bottom w:val="single" w:sz="4" w:space="0" w:color="auto"/>
              <w:right w:val="nil"/>
            </w:tcBorders>
            <w:noWrap/>
            <w:hideMark/>
          </w:tcPr>
          <w:p w14:paraId="7CFB8E0E"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61E78" w:rsidRDefault="00E21CD0" w:rsidP="00E21CD0">
            <w:pPr>
              <w:jc w:val="center"/>
              <w:rPr>
                <w:color w:val="000000"/>
                <w:sz w:val="20"/>
                <w:szCs w:val="20"/>
              </w:rPr>
            </w:pPr>
            <w:r w:rsidRPr="00261E78">
              <w:rPr>
                <w:color w:val="000000"/>
                <w:sz w:val="20"/>
                <w:szCs w:val="20"/>
              </w:rPr>
              <w:t> </w:t>
            </w:r>
          </w:p>
        </w:tc>
      </w:tr>
      <w:tr w:rsidR="00E21CD0" w:rsidRPr="00261E78"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61E78" w:rsidRDefault="00E21CD0" w:rsidP="00E21CD0">
            <w:pPr>
              <w:rPr>
                <w:color w:val="000000"/>
                <w:sz w:val="20"/>
                <w:szCs w:val="20"/>
              </w:rPr>
            </w:pPr>
            <w:r w:rsidRPr="00261E78">
              <w:rPr>
                <w:color w:val="000000"/>
                <w:sz w:val="20"/>
                <w:szCs w:val="20"/>
              </w:rPr>
              <w:t>N</w:t>
            </w:r>
          </w:p>
        </w:tc>
        <w:tc>
          <w:tcPr>
            <w:tcW w:w="1800" w:type="dxa"/>
            <w:tcBorders>
              <w:top w:val="nil"/>
              <w:left w:val="nil"/>
              <w:bottom w:val="nil"/>
              <w:right w:val="nil"/>
            </w:tcBorders>
            <w:noWrap/>
            <w:hideMark/>
          </w:tcPr>
          <w:p w14:paraId="752B6861" w14:textId="77777777" w:rsidR="00E21CD0" w:rsidRPr="00261E78" w:rsidRDefault="00E21CD0" w:rsidP="00E21CD0">
            <w:pPr>
              <w:jc w:val="center"/>
              <w:rPr>
                <w:sz w:val="20"/>
                <w:szCs w:val="20"/>
              </w:rPr>
            </w:pPr>
            <w:r w:rsidRPr="00261E78">
              <w:rPr>
                <w:sz w:val="20"/>
                <w:szCs w:val="20"/>
              </w:rPr>
              <w:t>3,613</w:t>
            </w:r>
          </w:p>
        </w:tc>
        <w:tc>
          <w:tcPr>
            <w:tcW w:w="1989" w:type="dxa"/>
            <w:tcBorders>
              <w:top w:val="nil"/>
              <w:left w:val="nil"/>
              <w:bottom w:val="nil"/>
              <w:right w:val="nil"/>
            </w:tcBorders>
            <w:noWrap/>
            <w:hideMark/>
          </w:tcPr>
          <w:p w14:paraId="1D503738"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29631B10"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5A1205BC"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0072DDBC" w14:textId="77777777" w:rsidR="00E21CD0" w:rsidRPr="00261E78" w:rsidRDefault="00E21CD0" w:rsidP="00E21CD0">
            <w:pPr>
              <w:jc w:val="center"/>
              <w:rPr>
                <w:sz w:val="20"/>
                <w:szCs w:val="20"/>
              </w:rPr>
            </w:pPr>
            <w:r w:rsidRPr="00261E78">
              <w:rPr>
                <w:sz w:val="20"/>
                <w:szCs w:val="20"/>
              </w:rPr>
              <w:t>3,613</w:t>
            </w:r>
          </w:p>
        </w:tc>
      </w:tr>
      <w:tr w:rsidR="00E21CD0" w:rsidRPr="00261E78"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61E78" w:rsidRDefault="00E21CD0" w:rsidP="00E21CD0">
            <w:pPr>
              <w:rPr>
                <w:color w:val="000000"/>
                <w:sz w:val="20"/>
                <w:szCs w:val="20"/>
              </w:rPr>
            </w:pPr>
            <w:r w:rsidRPr="00261E78">
              <w:rPr>
                <w:color w:val="000000"/>
                <w:sz w:val="20"/>
                <w:szCs w:val="20"/>
              </w:rPr>
              <w:t>AIC</w:t>
            </w:r>
          </w:p>
        </w:tc>
        <w:tc>
          <w:tcPr>
            <w:tcW w:w="1800" w:type="dxa"/>
            <w:tcBorders>
              <w:top w:val="nil"/>
              <w:left w:val="nil"/>
              <w:bottom w:val="nil"/>
              <w:right w:val="nil"/>
            </w:tcBorders>
            <w:noWrap/>
            <w:hideMark/>
          </w:tcPr>
          <w:p w14:paraId="28936498"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61E78" w:rsidRDefault="00E21CD0" w:rsidP="00E21CD0">
            <w:pPr>
              <w:jc w:val="center"/>
              <w:rPr>
                <w:color w:val="000000"/>
                <w:sz w:val="20"/>
                <w:szCs w:val="20"/>
              </w:rPr>
            </w:pPr>
            <w:r w:rsidRPr="00261E78">
              <w:rPr>
                <w:color w:val="000000"/>
                <w:sz w:val="20"/>
                <w:szCs w:val="20"/>
              </w:rPr>
              <w:t>2730.402</w:t>
            </w:r>
          </w:p>
        </w:tc>
        <w:tc>
          <w:tcPr>
            <w:tcW w:w="1107" w:type="dxa"/>
            <w:tcBorders>
              <w:top w:val="nil"/>
              <w:left w:val="nil"/>
              <w:bottom w:val="nil"/>
              <w:right w:val="nil"/>
            </w:tcBorders>
            <w:noWrap/>
            <w:hideMark/>
          </w:tcPr>
          <w:p w14:paraId="05B11D73"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61E78" w:rsidRDefault="00E21CD0" w:rsidP="00E21CD0">
            <w:pPr>
              <w:jc w:val="center"/>
              <w:rPr>
                <w:color w:val="000000"/>
                <w:sz w:val="20"/>
                <w:szCs w:val="20"/>
              </w:rPr>
            </w:pPr>
            <w:r w:rsidRPr="00261E78">
              <w:rPr>
                <w:color w:val="000000"/>
                <w:sz w:val="20"/>
                <w:szCs w:val="20"/>
              </w:rPr>
              <w:t>10115.515</w:t>
            </w:r>
          </w:p>
        </w:tc>
        <w:tc>
          <w:tcPr>
            <w:tcW w:w="1107" w:type="dxa"/>
            <w:tcBorders>
              <w:top w:val="nil"/>
              <w:left w:val="nil"/>
              <w:bottom w:val="nil"/>
              <w:right w:val="nil"/>
            </w:tcBorders>
            <w:noWrap/>
            <w:hideMark/>
          </w:tcPr>
          <w:p w14:paraId="43C3C8F7" w14:textId="77777777" w:rsidR="00E21CD0" w:rsidRPr="00261E78" w:rsidRDefault="00E21CD0" w:rsidP="00E21CD0">
            <w:pPr>
              <w:jc w:val="center"/>
              <w:rPr>
                <w:color w:val="000000"/>
                <w:sz w:val="20"/>
                <w:szCs w:val="20"/>
              </w:rPr>
            </w:pPr>
            <w:r w:rsidRPr="00261E78">
              <w:rPr>
                <w:color w:val="000000"/>
                <w:sz w:val="20"/>
                <w:szCs w:val="20"/>
              </w:rPr>
              <w:t>10117.515</w:t>
            </w:r>
          </w:p>
        </w:tc>
      </w:tr>
      <w:tr w:rsidR="00E21CD0" w:rsidRPr="00261E78"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61E78" w:rsidRDefault="00E21CD0" w:rsidP="00E21CD0">
            <w:pPr>
              <w:rPr>
                <w:color w:val="000000"/>
                <w:sz w:val="20"/>
                <w:szCs w:val="20"/>
              </w:rPr>
            </w:pPr>
            <w:r w:rsidRPr="00261E78">
              <w:rPr>
                <w:color w:val="000000"/>
                <w:sz w:val="20"/>
                <w:szCs w:val="20"/>
              </w:rPr>
              <w:t>BIC</w:t>
            </w:r>
          </w:p>
        </w:tc>
        <w:tc>
          <w:tcPr>
            <w:tcW w:w="1800" w:type="dxa"/>
            <w:tcBorders>
              <w:top w:val="nil"/>
              <w:left w:val="nil"/>
              <w:bottom w:val="nil"/>
              <w:right w:val="nil"/>
            </w:tcBorders>
            <w:noWrap/>
            <w:hideMark/>
          </w:tcPr>
          <w:p w14:paraId="14071CDC"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61E78" w:rsidRDefault="00E21CD0" w:rsidP="00E21CD0">
            <w:pPr>
              <w:jc w:val="center"/>
              <w:rPr>
                <w:color w:val="000000"/>
                <w:sz w:val="20"/>
                <w:szCs w:val="20"/>
              </w:rPr>
            </w:pPr>
            <w:r w:rsidRPr="00261E78">
              <w:rPr>
                <w:color w:val="000000"/>
                <w:sz w:val="20"/>
                <w:szCs w:val="20"/>
              </w:rPr>
              <w:t>3900.745</w:t>
            </w:r>
          </w:p>
        </w:tc>
        <w:tc>
          <w:tcPr>
            <w:tcW w:w="1107" w:type="dxa"/>
            <w:tcBorders>
              <w:top w:val="nil"/>
              <w:left w:val="nil"/>
              <w:bottom w:val="nil"/>
              <w:right w:val="nil"/>
            </w:tcBorders>
            <w:noWrap/>
            <w:hideMark/>
          </w:tcPr>
          <w:p w14:paraId="22F6ABF5"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61E78" w:rsidRDefault="00E21CD0" w:rsidP="00E21CD0">
            <w:pPr>
              <w:jc w:val="center"/>
              <w:rPr>
                <w:sz w:val="20"/>
                <w:szCs w:val="20"/>
              </w:rPr>
            </w:pPr>
          </w:p>
        </w:tc>
      </w:tr>
      <w:tr w:rsidR="00E21CD0" w:rsidRPr="00261E78"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61E78" w:rsidRDefault="00E21CD0" w:rsidP="00E21CD0">
            <w:pPr>
              <w:rPr>
                <w:color w:val="000000"/>
                <w:sz w:val="20"/>
                <w:szCs w:val="20"/>
              </w:rPr>
            </w:pPr>
            <w:r w:rsidRPr="00261E78">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61E78" w:rsidRDefault="00E21CD0" w:rsidP="00E21CD0">
            <w:pPr>
              <w:jc w:val="center"/>
              <w:rPr>
                <w:color w:val="000000"/>
                <w:sz w:val="20"/>
                <w:szCs w:val="20"/>
              </w:rPr>
            </w:pPr>
            <w:r w:rsidRPr="00261E78">
              <w:rPr>
                <w:color w:val="000000"/>
                <w:sz w:val="20"/>
                <w:szCs w:val="20"/>
              </w:rPr>
              <w:t>-1176.201</w:t>
            </w:r>
          </w:p>
        </w:tc>
        <w:tc>
          <w:tcPr>
            <w:tcW w:w="1107" w:type="dxa"/>
            <w:tcBorders>
              <w:top w:val="nil"/>
              <w:left w:val="nil"/>
              <w:bottom w:val="nil"/>
              <w:right w:val="nil"/>
            </w:tcBorders>
            <w:noWrap/>
            <w:hideMark/>
          </w:tcPr>
          <w:p w14:paraId="5CCDB685"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DFE39B"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2BA299" w14:textId="77777777" w:rsidR="00E21CD0" w:rsidRPr="00261E78" w:rsidRDefault="00E21CD0" w:rsidP="00E21CD0">
            <w:pPr>
              <w:jc w:val="center"/>
              <w:rPr>
                <w:color w:val="000000"/>
                <w:sz w:val="20"/>
                <w:szCs w:val="20"/>
              </w:rPr>
            </w:pPr>
            <w:r w:rsidRPr="00261E78">
              <w:rPr>
                <w:color w:val="000000"/>
                <w:sz w:val="20"/>
                <w:szCs w:val="20"/>
              </w:rPr>
              <w:t>-4869.758</w:t>
            </w:r>
          </w:p>
        </w:tc>
      </w:tr>
      <w:tr w:rsidR="00E21CD0" w:rsidRPr="00261E78"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61E78" w:rsidRDefault="00E21CD0" w:rsidP="00E21CD0">
            <w:pPr>
              <w:rPr>
                <w:color w:val="000000"/>
                <w:sz w:val="20"/>
                <w:szCs w:val="20"/>
              </w:rPr>
            </w:pPr>
            <w:r w:rsidRPr="00261E78">
              <w:rPr>
                <w:color w:val="000000"/>
                <w:sz w:val="20"/>
                <w:szCs w:val="20"/>
              </w:rPr>
              <w:t>deviance</w:t>
            </w:r>
          </w:p>
        </w:tc>
        <w:tc>
          <w:tcPr>
            <w:tcW w:w="1800" w:type="dxa"/>
            <w:tcBorders>
              <w:top w:val="nil"/>
              <w:left w:val="nil"/>
              <w:bottom w:val="nil"/>
              <w:right w:val="nil"/>
            </w:tcBorders>
            <w:noWrap/>
            <w:hideMark/>
          </w:tcPr>
          <w:p w14:paraId="1E5CB2D0"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61E78" w:rsidRDefault="00E21CD0" w:rsidP="00E21CD0">
            <w:pPr>
              <w:jc w:val="center"/>
              <w:rPr>
                <w:color w:val="000000"/>
                <w:sz w:val="20"/>
                <w:szCs w:val="20"/>
              </w:rPr>
            </w:pPr>
            <w:r w:rsidRPr="00261E78">
              <w:rPr>
                <w:color w:val="000000"/>
                <w:sz w:val="20"/>
                <w:szCs w:val="20"/>
              </w:rPr>
              <w:t>3545.797</w:t>
            </w:r>
          </w:p>
        </w:tc>
        <w:tc>
          <w:tcPr>
            <w:tcW w:w="1107" w:type="dxa"/>
            <w:tcBorders>
              <w:top w:val="nil"/>
              <w:left w:val="nil"/>
              <w:bottom w:val="nil"/>
              <w:right w:val="nil"/>
            </w:tcBorders>
            <w:noWrap/>
            <w:hideMark/>
          </w:tcPr>
          <w:p w14:paraId="6A3F6F4D"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61E78" w:rsidRDefault="00E21CD0" w:rsidP="00E21CD0">
            <w:pPr>
              <w:jc w:val="center"/>
              <w:rPr>
                <w:sz w:val="20"/>
                <w:szCs w:val="20"/>
              </w:rPr>
            </w:pPr>
          </w:p>
        </w:tc>
      </w:tr>
      <w:tr w:rsidR="00E21CD0" w:rsidRPr="00261E78"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61E78" w:rsidRDefault="00E21CD0" w:rsidP="00E21CD0">
            <w:pPr>
              <w:rPr>
                <w:color w:val="000000"/>
                <w:sz w:val="20"/>
                <w:szCs w:val="20"/>
              </w:rPr>
            </w:pPr>
            <w:r w:rsidRPr="00261E78">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61E78" w:rsidRDefault="00E21CD0" w:rsidP="00E21CD0">
            <w:pPr>
              <w:jc w:val="center"/>
              <w:rPr>
                <w:color w:val="000000"/>
                <w:sz w:val="20"/>
                <w:szCs w:val="20"/>
              </w:rPr>
            </w:pPr>
            <w:r w:rsidRPr="00261E78">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61E78" w:rsidRDefault="00E21CD0" w:rsidP="00E21CD0">
            <w:pPr>
              <w:jc w:val="center"/>
              <w:rPr>
                <w:color w:val="000000"/>
                <w:sz w:val="20"/>
                <w:szCs w:val="20"/>
              </w:rPr>
            </w:pPr>
            <w:r w:rsidRPr="00261E78">
              <w:rPr>
                <w:color w:val="000000"/>
                <w:sz w:val="20"/>
                <w:szCs w:val="20"/>
              </w:rPr>
              <w:t> </w:t>
            </w:r>
          </w:p>
        </w:tc>
      </w:tr>
    </w:tbl>
    <w:p w14:paraId="4D1714FE" w14:textId="2B27271F" w:rsidR="006E4882" w:rsidRPr="00261E78" w:rsidRDefault="006E4882" w:rsidP="006E4882">
      <w:pPr>
        <w:pStyle w:val="Notes"/>
      </w:pPr>
      <w:r w:rsidRPr="00261E78">
        <w:t>Notes: 1. ***p&lt;0.001; **p&lt;0.01; *p&lt;0.05.</w:t>
      </w:r>
      <w:r w:rsidRPr="00261E78">
        <w:br/>
        <w:t>2. Question timing FE indicates the date on which the question was posted.</w:t>
      </w:r>
    </w:p>
    <w:p w14:paraId="6F4C8580" w14:textId="525BCA56" w:rsidR="00CB3052" w:rsidRPr="00261E78" w:rsidRDefault="00304A09" w:rsidP="00113236">
      <w:pPr>
        <w:pStyle w:val="Paragraph0"/>
      </w:pPr>
      <w:r w:rsidRPr="00261E78">
        <w:rPr>
          <w:b/>
          <w:bCs/>
        </w:rPr>
        <w:t>Viewer</w:t>
      </w:r>
      <w:r w:rsidR="00E80D32" w:rsidRPr="00261E78">
        <w:rPr>
          <w:b/>
          <w:bCs/>
        </w:rPr>
        <w:t xml:space="preserve"> Recognition</w:t>
      </w:r>
      <w:r w:rsidR="00D23A73" w:rsidRPr="00261E78">
        <w:rPr>
          <w:b/>
          <w:bCs/>
        </w:rPr>
        <w:t xml:space="preserve"> </w:t>
      </w:r>
      <w:r w:rsidR="00D23A73" w:rsidRPr="00261E78">
        <w:t>of human answers</w:t>
      </w:r>
      <w:r w:rsidR="00E80D32" w:rsidRPr="00261E78">
        <w:t xml:space="preserve">. Table </w:t>
      </w:r>
      <w:r w:rsidR="008031CD" w:rsidRPr="00261E78">
        <w:t>5</w:t>
      </w:r>
      <w:r w:rsidR="00E80D32" w:rsidRPr="00261E78">
        <w:t xml:space="preserve"> addresses the concern </w:t>
      </w:r>
      <w:r w:rsidR="00A15929" w:rsidRPr="00261E78">
        <w:t>that answer timing fixed effects may be too restrictive</w:t>
      </w:r>
      <w:r w:rsidR="00D1059C">
        <w:t>,</w:t>
      </w:r>
      <w:r w:rsidR="00A15929" w:rsidRPr="00261E78">
        <w:t xml:space="preserve"> given that net likes accumulate differently over different time periods. We </w:t>
      </w:r>
      <w:r w:rsidR="00571AB9">
        <w:t xml:space="preserve">then </w:t>
      </w:r>
      <w:r w:rsidR="00A15929" w:rsidRPr="00261E78">
        <w:t xml:space="preserve">adopt a more flexible approach </w:t>
      </w:r>
      <w:r w:rsidR="000F15A5" w:rsidRPr="00261E78">
        <w:t>to capture the non-linear relationship between question age and net likes accumulation</w:t>
      </w:r>
      <w:r w:rsidR="00A15929" w:rsidRPr="00261E78">
        <w:t xml:space="preserve">. Column 1 presents the baseline specification without controlling for answer age, while Columns 2-4 progressively add polynomial controls: linear (Column 2), quadratic (Column 3), and cubic (Column 4) terms of answer age. </w:t>
      </w:r>
      <w:r w:rsidR="00B25F46" w:rsidRPr="00261E78">
        <w:t>Column 5 reports our preferred specification with answer timing fixed effects. Column 6 implements a Poisson model after adjusting for non-negativity. All specifications show consistent negative effects.</w:t>
      </w:r>
    </w:p>
    <w:p w14:paraId="2E85C86C" w14:textId="6F9A0068" w:rsidR="00865AEF" w:rsidRPr="00261E78" w:rsidRDefault="00B04148" w:rsidP="00B04148">
      <w:pPr>
        <w:pStyle w:val="TableFiguretitle"/>
      </w:pPr>
      <w:bookmarkStart w:id="14" w:name="_Ref210225098"/>
      <w:r w:rsidRPr="00261E78">
        <w:t xml:space="preserve">Table </w:t>
      </w:r>
      <w:fldSimple w:instr=" SEQ Table \* ARABIC ">
        <w:r w:rsidR="008031CD" w:rsidRPr="00261E78">
          <w:t>5</w:t>
        </w:r>
      </w:fldSimple>
      <w:bookmarkEnd w:id="14"/>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m</w:t>
      </w:r>
      <w:r w:rsidRPr="00261E78">
        <w:t xml:space="preserve">odel </w:t>
      </w:r>
      <w:r w:rsidR="00D04D59" w:rsidRPr="00261E78">
        <w:t>s</w:t>
      </w:r>
      <w:r w:rsidRPr="00261E78">
        <w:t xml:space="preserve">pecifications for </w:t>
      </w:r>
      <w:r w:rsidR="00304A09" w:rsidRPr="00261E78">
        <w:t>viewer</w:t>
      </w:r>
      <w:r w:rsidRPr="00261E78">
        <w:t xml:space="preserve"> </w:t>
      </w:r>
      <w:r w:rsidR="00D04D59" w:rsidRPr="00261E78">
        <w:t>r</w:t>
      </w:r>
      <w:r w:rsidRPr="00261E78">
        <w:t>ecognition</w:t>
      </w:r>
    </w:p>
    <w:tbl>
      <w:tblPr>
        <w:tblW w:w="5000" w:type="pct"/>
        <w:jc w:val="center"/>
        <w:tblLayout w:type="fixed"/>
        <w:tblCellMar>
          <w:left w:w="14" w:type="dxa"/>
          <w:right w:w="14" w:type="dxa"/>
        </w:tblCellMar>
        <w:tblLook w:val="04A0" w:firstRow="1" w:lastRow="0" w:firstColumn="1" w:lastColumn="0" w:noHBand="0" w:noVBand="1"/>
      </w:tblPr>
      <w:tblGrid>
        <w:gridCol w:w="3960"/>
        <w:gridCol w:w="810"/>
        <w:gridCol w:w="900"/>
        <w:gridCol w:w="720"/>
        <w:gridCol w:w="720"/>
        <w:gridCol w:w="810"/>
        <w:gridCol w:w="1440"/>
      </w:tblGrid>
      <w:tr w:rsidR="00865AEF" w:rsidRPr="00261E78" w14:paraId="589B5AD0" w14:textId="77777777" w:rsidTr="00475B1C">
        <w:trPr>
          <w:trHeight w:val="260"/>
          <w:jc w:val="center"/>
        </w:trPr>
        <w:tc>
          <w:tcPr>
            <w:tcW w:w="3960" w:type="dxa"/>
            <w:vMerge w:val="restart"/>
            <w:tcBorders>
              <w:top w:val="single" w:sz="4" w:space="0" w:color="auto"/>
              <w:left w:val="nil"/>
              <w:bottom w:val="nil"/>
              <w:right w:val="nil"/>
            </w:tcBorders>
            <w:noWrap/>
            <w:hideMark/>
          </w:tcPr>
          <w:p w14:paraId="1B5CEB4F" w14:textId="77777777" w:rsidR="00865AEF" w:rsidRPr="00261E78" w:rsidRDefault="00865AEF">
            <w:pPr>
              <w:jc w:val="center"/>
              <w:rPr>
                <w:color w:val="000000"/>
                <w:sz w:val="20"/>
                <w:szCs w:val="20"/>
              </w:rPr>
            </w:pPr>
            <w:r w:rsidRPr="00261E78">
              <w:rPr>
                <w:color w:val="000000"/>
                <w:sz w:val="20"/>
                <w:szCs w:val="20"/>
              </w:rPr>
              <w:lastRenderedPageBreak/>
              <w:t> </w:t>
            </w:r>
          </w:p>
        </w:tc>
        <w:tc>
          <w:tcPr>
            <w:tcW w:w="3960" w:type="dxa"/>
            <w:gridSpan w:val="5"/>
            <w:tcBorders>
              <w:top w:val="single" w:sz="4" w:space="0" w:color="auto"/>
              <w:left w:val="nil"/>
              <w:bottom w:val="nil"/>
              <w:right w:val="nil"/>
            </w:tcBorders>
            <w:noWrap/>
            <w:hideMark/>
          </w:tcPr>
          <w:p w14:paraId="56BBFE27" w14:textId="77777777" w:rsidR="00865AEF" w:rsidRPr="00261E78" w:rsidRDefault="00865AEF">
            <w:pPr>
              <w:jc w:val="center"/>
              <w:rPr>
                <w:color w:val="000000"/>
                <w:sz w:val="20"/>
                <w:szCs w:val="20"/>
              </w:rPr>
            </w:pPr>
            <w:r w:rsidRPr="00261E78">
              <w:rPr>
                <w:color w:val="000000"/>
                <w:sz w:val="20"/>
                <w:szCs w:val="20"/>
              </w:rPr>
              <w:t>OLS</w:t>
            </w:r>
          </w:p>
        </w:tc>
        <w:tc>
          <w:tcPr>
            <w:tcW w:w="1440" w:type="dxa"/>
            <w:tcBorders>
              <w:top w:val="single" w:sz="4" w:space="0" w:color="auto"/>
              <w:left w:val="nil"/>
              <w:bottom w:val="nil"/>
              <w:right w:val="nil"/>
            </w:tcBorders>
            <w:noWrap/>
            <w:hideMark/>
          </w:tcPr>
          <w:p w14:paraId="051210D0" w14:textId="77777777" w:rsidR="00865AEF" w:rsidRPr="00261E78" w:rsidRDefault="00865AEF">
            <w:pPr>
              <w:jc w:val="center"/>
              <w:rPr>
                <w:color w:val="000000"/>
                <w:sz w:val="20"/>
                <w:szCs w:val="20"/>
              </w:rPr>
            </w:pPr>
            <w:r w:rsidRPr="00261E78">
              <w:rPr>
                <w:color w:val="000000"/>
                <w:sz w:val="20"/>
                <w:szCs w:val="20"/>
              </w:rPr>
              <w:t>Poisson</w:t>
            </w:r>
          </w:p>
        </w:tc>
      </w:tr>
      <w:tr w:rsidR="00865AEF" w:rsidRPr="00261E78" w14:paraId="60820EE9" w14:textId="77777777" w:rsidTr="00A86F82">
        <w:trPr>
          <w:trHeight w:val="260"/>
          <w:jc w:val="center"/>
        </w:trPr>
        <w:tc>
          <w:tcPr>
            <w:tcW w:w="3960" w:type="dxa"/>
            <w:vMerge/>
            <w:tcBorders>
              <w:top w:val="single" w:sz="4" w:space="0" w:color="auto"/>
              <w:left w:val="nil"/>
              <w:bottom w:val="nil"/>
              <w:right w:val="nil"/>
            </w:tcBorders>
            <w:hideMark/>
          </w:tcPr>
          <w:p w14:paraId="3D92AA41" w14:textId="77777777" w:rsidR="00865AEF" w:rsidRPr="00261E78" w:rsidRDefault="00865AEF">
            <w:pPr>
              <w:rPr>
                <w:color w:val="000000"/>
                <w:sz w:val="20"/>
                <w:szCs w:val="20"/>
              </w:rPr>
            </w:pPr>
          </w:p>
        </w:tc>
        <w:tc>
          <w:tcPr>
            <w:tcW w:w="810" w:type="dxa"/>
            <w:tcBorders>
              <w:top w:val="nil"/>
              <w:left w:val="nil"/>
              <w:bottom w:val="nil"/>
              <w:right w:val="nil"/>
            </w:tcBorders>
            <w:noWrap/>
            <w:hideMark/>
          </w:tcPr>
          <w:p w14:paraId="3E9A56C1" w14:textId="77777777" w:rsidR="00865AEF" w:rsidRPr="00261E78" w:rsidRDefault="00865AEF">
            <w:pPr>
              <w:jc w:val="center"/>
              <w:rPr>
                <w:sz w:val="20"/>
                <w:szCs w:val="20"/>
              </w:rPr>
            </w:pPr>
            <w:r w:rsidRPr="00261E78">
              <w:rPr>
                <w:sz w:val="20"/>
                <w:szCs w:val="20"/>
              </w:rPr>
              <w:t>(1)</w:t>
            </w:r>
          </w:p>
        </w:tc>
        <w:tc>
          <w:tcPr>
            <w:tcW w:w="900" w:type="dxa"/>
            <w:tcBorders>
              <w:top w:val="nil"/>
              <w:left w:val="nil"/>
              <w:bottom w:val="nil"/>
              <w:right w:val="nil"/>
            </w:tcBorders>
            <w:noWrap/>
            <w:hideMark/>
          </w:tcPr>
          <w:p w14:paraId="41FF0D78" w14:textId="77777777" w:rsidR="00865AEF" w:rsidRPr="00261E78" w:rsidRDefault="00865AEF">
            <w:pPr>
              <w:jc w:val="center"/>
              <w:rPr>
                <w:sz w:val="20"/>
                <w:szCs w:val="20"/>
              </w:rPr>
            </w:pPr>
            <w:r w:rsidRPr="00261E78">
              <w:rPr>
                <w:sz w:val="20"/>
                <w:szCs w:val="20"/>
              </w:rPr>
              <w:t>(2)</w:t>
            </w:r>
          </w:p>
        </w:tc>
        <w:tc>
          <w:tcPr>
            <w:tcW w:w="720" w:type="dxa"/>
            <w:tcBorders>
              <w:top w:val="nil"/>
              <w:left w:val="nil"/>
              <w:bottom w:val="nil"/>
              <w:right w:val="nil"/>
            </w:tcBorders>
            <w:noWrap/>
            <w:hideMark/>
          </w:tcPr>
          <w:p w14:paraId="70B488E3" w14:textId="77777777" w:rsidR="00865AEF" w:rsidRPr="00261E78" w:rsidRDefault="00865AEF">
            <w:pPr>
              <w:jc w:val="center"/>
              <w:rPr>
                <w:sz w:val="20"/>
                <w:szCs w:val="20"/>
              </w:rPr>
            </w:pPr>
            <w:r w:rsidRPr="00261E78">
              <w:rPr>
                <w:sz w:val="20"/>
                <w:szCs w:val="20"/>
              </w:rPr>
              <w:t>(3)</w:t>
            </w:r>
          </w:p>
        </w:tc>
        <w:tc>
          <w:tcPr>
            <w:tcW w:w="720" w:type="dxa"/>
            <w:tcBorders>
              <w:top w:val="nil"/>
              <w:left w:val="nil"/>
              <w:bottom w:val="nil"/>
              <w:right w:val="nil"/>
            </w:tcBorders>
            <w:noWrap/>
            <w:hideMark/>
          </w:tcPr>
          <w:p w14:paraId="58F45391" w14:textId="77777777" w:rsidR="00865AEF" w:rsidRPr="00261E78" w:rsidRDefault="00865AEF">
            <w:pPr>
              <w:jc w:val="center"/>
              <w:rPr>
                <w:sz w:val="20"/>
                <w:szCs w:val="20"/>
              </w:rPr>
            </w:pPr>
            <w:r w:rsidRPr="00261E78">
              <w:rPr>
                <w:sz w:val="20"/>
                <w:szCs w:val="20"/>
              </w:rPr>
              <w:t>(4)</w:t>
            </w:r>
          </w:p>
        </w:tc>
        <w:tc>
          <w:tcPr>
            <w:tcW w:w="810" w:type="dxa"/>
            <w:tcBorders>
              <w:top w:val="nil"/>
              <w:left w:val="nil"/>
              <w:bottom w:val="nil"/>
              <w:right w:val="nil"/>
            </w:tcBorders>
            <w:noWrap/>
            <w:hideMark/>
          </w:tcPr>
          <w:p w14:paraId="3036B91E" w14:textId="77777777" w:rsidR="00865AEF" w:rsidRPr="00261E78" w:rsidRDefault="00865AEF">
            <w:pPr>
              <w:jc w:val="center"/>
              <w:rPr>
                <w:sz w:val="20"/>
                <w:szCs w:val="20"/>
              </w:rPr>
            </w:pPr>
            <w:r w:rsidRPr="00261E78">
              <w:rPr>
                <w:sz w:val="20"/>
                <w:szCs w:val="20"/>
              </w:rPr>
              <w:t>(5)</w:t>
            </w:r>
          </w:p>
        </w:tc>
        <w:tc>
          <w:tcPr>
            <w:tcW w:w="1440" w:type="dxa"/>
            <w:tcBorders>
              <w:top w:val="nil"/>
              <w:left w:val="nil"/>
              <w:bottom w:val="nil"/>
              <w:right w:val="nil"/>
            </w:tcBorders>
            <w:noWrap/>
            <w:hideMark/>
          </w:tcPr>
          <w:p w14:paraId="3E688CC4" w14:textId="77777777" w:rsidR="00865AEF" w:rsidRPr="00261E78" w:rsidRDefault="00865AEF">
            <w:pPr>
              <w:jc w:val="center"/>
              <w:rPr>
                <w:sz w:val="20"/>
                <w:szCs w:val="20"/>
              </w:rPr>
            </w:pPr>
            <w:r w:rsidRPr="00261E78">
              <w:rPr>
                <w:sz w:val="20"/>
                <w:szCs w:val="20"/>
              </w:rPr>
              <w:t>(6)</w:t>
            </w:r>
          </w:p>
        </w:tc>
      </w:tr>
      <w:tr w:rsidR="00865AEF" w:rsidRPr="00261E78" w14:paraId="4961E552" w14:textId="77777777" w:rsidTr="00475B1C">
        <w:trPr>
          <w:trHeight w:val="260"/>
          <w:jc w:val="center"/>
        </w:trPr>
        <w:tc>
          <w:tcPr>
            <w:tcW w:w="3960" w:type="dxa"/>
            <w:vMerge/>
            <w:tcBorders>
              <w:top w:val="single" w:sz="4" w:space="0" w:color="auto"/>
              <w:left w:val="nil"/>
              <w:bottom w:val="nil"/>
              <w:right w:val="nil"/>
            </w:tcBorders>
            <w:hideMark/>
          </w:tcPr>
          <w:p w14:paraId="5DFFFEB0" w14:textId="77777777" w:rsidR="00865AEF" w:rsidRPr="00261E78" w:rsidRDefault="00865AEF">
            <w:pPr>
              <w:rPr>
                <w:color w:val="000000"/>
                <w:sz w:val="20"/>
                <w:szCs w:val="20"/>
              </w:rPr>
            </w:pPr>
          </w:p>
        </w:tc>
        <w:tc>
          <w:tcPr>
            <w:tcW w:w="3960" w:type="dxa"/>
            <w:gridSpan w:val="5"/>
            <w:tcBorders>
              <w:top w:val="nil"/>
              <w:left w:val="nil"/>
              <w:bottom w:val="single" w:sz="4" w:space="0" w:color="auto"/>
              <w:right w:val="nil"/>
            </w:tcBorders>
            <w:noWrap/>
            <w:hideMark/>
          </w:tcPr>
          <w:p w14:paraId="40DA95A8" w14:textId="0A362598" w:rsidR="00865AEF" w:rsidRPr="00261E78" w:rsidRDefault="00865AEF">
            <w:pPr>
              <w:jc w:val="center"/>
              <w:rPr>
                <w:color w:val="000000"/>
                <w:sz w:val="20"/>
                <w:szCs w:val="20"/>
              </w:rPr>
            </w:pPr>
            <w:r w:rsidRPr="00261E78">
              <w:rPr>
                <w:color w:val="000000"/>
                <w:sz w:val="20"/>
                <w:szCs w:val="20"/>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c>
          <w:tcPr>
            <w:tcW w:w="1440" w:type="dxa"/>
            <w:tcBorders>
              <w:top w:val="nil"/>
              <w:left w:val="nil"/>
              <w:bottom w:val="single" w:sz="4" w:space="0" w:color="auto"/>
              <w:right w:val="nil"/>
            </w:tcBorders>
            <w:noWrap/>
            <w:hideMark/>
          </w:tcPr>
          <w:p w14:paraId="1CAC2134" w14:textId="6B2B20AD" w:rsidR="00865AEF" w:rsidRPr="00261E78" w:rsidRDefault="00865AEF">
            <w:pPr>
              <w:jc w:val="center"/>
              <w:rPr>
                <w:color w:val="000000"/>
                <w:sz w:val="20"/>
                <w:szCs w:val="20"/>
              </w:rPr>
            </w:pPr>
            <w:r w:rsidRPr="00261E78">
              <w:rPr>
                <w:color w:val="000000"/>
                <w:sz w:val="20"/>
                <w:szCs w:val="20"/>
              </w:rPr>
              <w:t xml:space="preserve">DV: </w:t>
            </w:r>
            <w:r w:rsidR="00082C9F" w:rsidRPr="00261E78">
              <w:rPr>
                <w:i/>
                <w:iCs/>
                <w:color w:val="000000"/>
                <w:sz w:val="20"/>
                <w:szCs w:val="20"/>
              </w:rPr>
              <w:t>netlikeNum</w:t>
            </w:r>
            <w:r w:rsidR="00082C9F" w:rsidRPr="00261E78">
              <w:rPr>
                <w:i/>
                <w:iCs/>
                <w:color w:val="000000"/>
                <w:sz w:val="20"/>
                <w:szCs w:val="20"/>
                <w:vertAlign w:val="subscript"/>
              </w:rPr>
              <w:t>ij</w:t>
            </w:r>
            <w:r w:rsidR="00082C9F" w:rsidRPr="00261E78">
              <w:rPr>
                <w:color w:val="000000"/>
                <w:sz w:val="20"/>
                <w:szCs w:val="20"/>
              </w:rPr>
              <w:t xml:space="preserve"> </w:t>
            </w:r>
            <w:r w:rsidRPr="00261E78">
              <w:rPr>
                <w:color w:val="000000"/>
                <w:sz w:val="20"/>
                <w:szCs w:val="20"/>
              </w:rPr>
              <w:t>(shifted)</w:t>
            </w:r>
          </w:p>
        </w:tc>
      </w:tr>
      <w:tr w:rsidR="00865AEF" w:rsidRPr="00261E78" w14:paraId="0CACA083" w14:textId="77777777" w:rsidTr="00A86F82">
        <w:trPr>
          <w:trHeight w:val="260"/>
          <w:jc w:val="center"/>
        </w:trPr>
        <w:tc>
          <w:tcPr>
            <w:tcW w:w="3960" w:type="dxa"/>
            <w:vMerge w:val="restart"/>
            <w:tcBorders>
              <w:top w:val="nil"/>
              <w:left w:val="nil"/>
              <w:bottom w:val="single" w:sz="4" w:space="0" w:color="000000"/>
              <w:right w:val="nil"/>
            </w:tcBorders>
            <w:noWrap/>
            <w:hideMark/>
          </w:tcPr>
          <w:p w14:paraId="3655ADB2" w14:textId="064BFEDE" w:rsidR="00865AEF" w:rsidRPr="00261E78" w:rsidRDefault="00865AEF">
            <w:pPr>
              <w:rPr>
                <w:i/>
                <w:iCs/>
                <w:sz w:val="20"/>
                <w:szCs w:val="20"/>
              </w:rPr>
            </w:pPr>
            <w:r w:rsidRPr="00261E78">
              <w:rPr>
                <w:i/>
                <w:iCs/>
                <w:sz w:val="20"/>
                <w:szCs w:val="20"/>
              </w:rPr>
              <w:t>AI</w:t>
            </w:r>
            <w:r w:rsidR="0085597C" w:rsidRPr="00261E78">
              <w:rPr>
                <w:i/>
                <w:iCs/>
                <w:sz w:val="20"/>
                <w:szCs w:val="20"/>
                <w:vertAlign w:val="subscript"/>
              </w:rPr>
              <w:t>i</w:t>
            </w:r>
          </w:p>
        </w:tc>
        <w:tc>
          <w:tcPr>
            <w:tcW w:w="810" w:type="dxa"/>
            <w:tcBorders>
              <w:top w:val="nil"/>
              <w:left w:val="nil"/>
              <w:bottom w:val="nil"/>
              <w:right w:val="nil"/>
            </w:tcBorders>
            <w:noWrap/>
            <w:hideMark/>
          </w:tcPr>
          <w:p w14:paraId="0FF558EA" w14:textId="77777777" w:rsidR="00865AEF" w:rsidRPr="00261E78" w:rsidRDefault="00865AEF">
            <w:pPr>
              <w:jc w:val="center"/>
              <w:rPr>
                <w:color w:val="000000"/>
                <w:sz w:val="20"/>
                <w:szCs w:val="20"/>
              </w:rPr>
            </w:pPr>
            <w:r w:rsidRPr="00261E78">
              <w:rPr>
                <w:color w:val="000000"/>
                <w:sz w:val="20"/>
                <w:szCs w:val="20"/>
              </w:rPr>
              <w:t>-0.044 *</w:t>
            </w:r>
          </w:p>
        </w:tc>
        <w:tc>
          <w:tcPr>
            <w:tcW w:w="900" w:type="dxa"/>
            <w:tcBorders>
              <w:top w:val="nil"/>
              <w:left w:val="nil"/>
              <w:bottom w:val="nil"/>
              <w:right w:val="nil"/>
            </w:tcBorders>
            <w:noWrap/>
            <w:hideMark/>
          </w:tcPr>
          <w:p w14:paraId="5260B4EA" w14:textId="77777777" w:rsidR="00865AEF" w:rsidRPr="00261E78" w:rsidRDefault="00865AEF">
            <w:pPr>
              <w:jc w:val="center"/>
              <w:rPr>
                <w:color w:val="000000"/>
                <w:sz w:val="20"/>
                <w:szCs w:val="20"/>
              </w:rPr>
            </w:pPr>
            <w:r w:rsidRPr="00261E78">
              <w:rPr>
                <w:color w:val="000000"/>
                <w:sz w:val="20"/>
                <w:szCs w:val="20"/>
              </w:rPr>
              <w:t>-0.044 *</w:t>
            </w:r>
          </w:p>
        </w:tc>
        <w:tc>
          <w:tcPr>
            <w:tcW w:w="720" w:type="dxa"/>
            <w:tcBorders>
              <w:top w:val="nil"/>
              <w:left w:val="nil"/>
              <w:bottom w:val="nil"/>
              <w:right w:val="nil"/>
            </w:tcBorders>
            <w:noWrap/>
            <w:hideMark/>
          </w:tcPr>
          <w:p w14:paraId="63095FC7" w14:textId="77777777" w:rsidR="00865AEF" w:rsidRPr="00261E78" w:rsidRDefault="00865AEF">
            <w:pPr>
              <w:jc w:val="center"/>
              <w:rPr>
                <w:color w:val="000000"/>
                <w:sz w:val="20"/>
                <w:szCs w:val="20"/>
              </w:rPr>
            </w:pPr>
            <w:r w:rsidRPr="00261E78">
              <w:rPr>
                <w:color w:val="000000"/>
                <w:sz w:val="20"/>
                <w:szCs w:val="20"/>
              </w:rPr>
              <w:t>-0.044 *</w:t>
            </w:r>
          </w:p>
        </w:tc>
        <w:tc>
          <w:tcPr>
            <w:tcW w:w="720" w:type="dxa"/>
            <w:tcBorders>
              <w:top w:val="nil"/>
              <w:left w:val="nil"/>
              <w:bottom w:val="nil"/>
              <w:right w:val="nil"/>
            </w:tcBorders>
            <w:noWrap/>
            <w:hideMark/>
          </w:tcPr>
          <w:p w14:paraId="79AC4F46" w14:textId="77777777" w:rsidR="00865AEF" w:rsidRPr="00261E78" w:rsidRDefault="00865AEF">
            <w:pPr>
              <w:jc w:val="center"/>
              <w:rPr>
                <w:color w:val="000000"/>
                <w:sz w:val="20"/>
                <w:szCs w:val="20"/>
              </w:rPr>
            </w:pPr>
            <w:r w:rsidRPr="00261E78">
              <w:rPr>
                <w:color w:val="000000"/>
                <w:sz w:val="20"/>
                <w:szCs w:val="20"/>
              </w:rPr>
              <w:t>-0.044 *</w:t>
            </w:r>
          </w:p>
        </w:tc>
        <w:tc>
          <w:tcPr>
            <w:tcW w:w="810" w:type="dxa"/>
            <w:tcBorders>
              <w:top w:val="nil"/>
              <w:left w:val="nil"/>
              <w:bottom w:val="nil"/>
              <w:right w:val="nil"/>
            </w:tcBorders>
            <w:noWrap/>
            <w:hideMark/>
          </w:tcPr>
          <w:p w14:paraId="626A258A" w14:textId="099CFFE0" w:rsidR="00865AEF" w:rsidRPr="00261E78" w:rsidRDefault="00865AEF">
            <w:pPr>
              <w:jc w:val="center"/>
              <w:rPr>
                <w:color w:val="000000"/>
                <w:sz w:val="20"/>
                <w:szCs w:val="20"/>
              </w:rPr>
            </w:pPr>
            <w:r w:rsidRPr="00261E78">
              <w:rPr>
                <w:color w:val="000000"/>
                <w:sz w:val="20"/>
                <w:szCs w:val="20"/>
              </w:rPr>
              <w:t>-0.0</w:t>
            </w:r>
            <w:r w:rsidR="00017589" w:rsidRPr="00261E78">
              <w:rPr>
                <w:color w:val="000000"/>
                <w:sz w:val="20"/>
                <w:szCs w:val="20"/>
              </w:rPr>
              <w:t>46</w:t>
            </w:r>
            <w:r w:rsidRPr="00261E78">
              <w:rPr>
                <w:color w:val="000000"/>
                <w:sz w:val="20"/>
                <w:szCs w:val="20"/>
              </w:rPr>
              <w:t xml:space="preserve"> **</w:t>
            </w:r>
          </w:p>
        </w:tc>
        <w:tc>
          <w:tcPr>
            <w:tcW w:w="1440" w:type="dxa"/>
            <w:tcBorders>
              <w:top w:val="nil"/>
              <w:left w:val="nil"/>
              <w:bottom w:val="nil"/>
              <w:right w:val="nil"/>
            </w:tcBorders>
            <w:noWrap/>
            <w:hideMark/>
          </w:tcPr>
          <w:p w14:paraId="1D2F1BBE" w14:textId="77777777" w:rsidR="00865AEF" w:rsidRPr="00261E78" w:rsidRDefault="00865AEF">
            <w:pPr>
              <w:jc w:val="center"/>
              <w:rPr>
                <w:color w:val="000000"/>
                <w:sz w:val="20"/>
                <w:szCs w:val="20"/>
              </w:rPr>
            </w:pPr>
            <w:r w:rsidRPr="00261E78">
              <w:rPr>
                <w:color w:val="000000"/>
                <w:sz w:val="20"/>
                <w:szCs w:val="20"/>
              </w:rPr>
              <w:t>-0.014 *</w:t>
            </w:r>
          </w:p>
        </w:tc>
      </w:tr>
      <w:tr w:rsidR="00865AEF" w:rsidRPr="00261E78" w14:paraId="2E6B0458" w14:textId="77777777" w:rsidTr="00A86F82">
        <w:trPr>
          <w:trHeight w:val="260"/>
          <w:jc w:val="center"/>
        </w:trPr>
        <w:tc>
          <w:tcPr>
            <w:tcW w:w="3960" w:type="dxa"/>
            <w:vMerge/>
            <w:tcBorders>
              <w:top w:val="nil"/>
              <w:left w:val="nil"/>
              <w:bottom w:val="single" w:sz="4" w:space="0" w:color="000000"/>
              <w:right w:val="nil"/>
            </w:tcBorders>
            <w:hideMark/>
          </w:tcPr>
          <w:p w14:paraId="6BECCAA5" w14:textId="77777777" w:rsidR="00865AEF" w:rsidRPr="00261E78" w:rsidRDefault="00865AEF">
            <w:pPr>
              <w:rPr>
                <w:sz w:val="20"/>
                <w:szCs w:val="20"/>
              </w:rPr>
            </w:pPr>
          </w:p>
        </w:tc>
        <w:tc>
          <w:tcPr>
            <w:tcW w:w="810" w:type="dxa"/>
            <w:tcBorders>
              <w:top w:val="nil"/>
              <w:left w:val="nil"/>
              <w:bottom w:val="single" w:sz="4" w:space="0" w:color="auto"/>
              <w:right w:val="nil"/>
            </w:tcBorders>
            <w:noWrap/>
            <w:hideMark/>
          </w:tcPr>
          <w:p w14:paraId="7626FE8B" w14:textId="77777777" w:rsidR="00865AEF" w:rsidRPr="00261E78" w:rsidRDefault="00865AEF">
            <w:pPr>
              <w:jc w:val="center"/>
              <w:rPr>
                <w:color w:val="000000"/>
                <w:sz w:val="20"/>
                <w:szCs w:val="20"/>
              </w:rPr>
            </w:pPr>
            <w:r w:rsidRPr="00261E78">
              <w:rPr>
                <w:color w:val="000000"/>
                <w:sz w:val="20"/>
                <w:szCs w:val="20"/>
              </w:rPr>
              <w:t>(0.020)</w:t>
            </w:r>
          </w:p>
        </w:tc>
        <w:tc>
          <w:tcPr>
            <w:tcW w:w="900" w:type="dxa"/>
            <w:tcBorders>
              <w:top w:val="nil"/>
              <w:left w:val="nil"/>
              <w:bottom w:val="single" w:sz="4" w:space="0" w:color="auto"/>
              <w:right w:val="nil"/>
            </w:tcBorders>
            <w:noWrap/>
            <w:hideMark/>
          </w:tcPr>
          <w:p w14:paraId="51001C32" w14:textId="77777777" w:rsidR="00865AEF" w:rsidRPr="00261E78" w:rsidRDefault="00865AEF">
            <w:pPr>
              <w:jc w:val="center"/>
              <w:rPr>
                <w:color w:val="000000"/>
                <w:sz w:val="20"/>
                <w:szCs w:val="20"/>
              </w:rPr>
            </w:pPr>
            <w:r w:rsidRPr="00261E78">
              <w:rPr>
                <w:color w:val="000000"/>
                <w:sz w:val="20"/>
                <w:szCs w:val="20"/>
              </w:rPr>
              <w:t>(0.020)</w:t>
            </w:r>
          </w:p>
        </w:tc>
        <w:tc>
          <w:tcPr>
            <w:tcW w:w="720" w:type="dxa"/>
            <w:tcBorders>
              <w:top w:val="nil"/>
              <w:left w:val="nil"/>
              <w:bottom w:val="single" w:sz="4" w:space="0" w:color="auto"/>
              <w:right w:val="nil"/>
            </w:tcBorders>
            <w:noWrap/>
            <w:hideMark/>
          </w:tcPr>
          <w:p w14:paraId="0C469431" w14:textId="77777777" w:rsidR="00865AEF" w:rsidRPr="00261E78" w:rsidRDefault="00865AEF">
            <w:pPr>
              <w:jc w:val="center"/>
              <w:rPr>
                <w:color w:val="000000"/>
                <w:sz w:val="20"/>
                <w:szCs w:val="20"/>
              </w:rPr>
            </w:pPr>
            <w:r w:rsidRPr="00261E78">
              <w:rPr>
                <w:color w:val="000000"/>
                <w:sz w:val="20"/>
                <w:szCs w:val="20"/>
              </w:rPr>
              <w:t>(0.020)</w:t>
            </w:r>
          </w:p>
        </w:tc>
        <w:tc>
          <w:tcPr>
            <w:tcW w:w="720" w:type="dxa"/>
            <w:tcBorders>
              <w:top w:val="nil"/>
              <w:left w:val="nil"/>
              <w:bottom w:val="single" w:sz="4" w:space="0" w:color="auto"/>
              <w:right w:val="nil"/>
            </w:tcBorders>
            <w:noWrap/>
            <w:hideMark/>
          </w:tcPr>
          <w:p w14:paraId="0AAFD01B" w14:textId="77777777" w:rsidR="00865AEF" w:rsidRPr="00261E78" w:rsidRDefault="00865AEF">
            <w:pPr>
              <w:jc w:val="center"/>
              <w:rPr>
                <w:color w:val="000000"/>
                <w:sz w:val="20"/>
                <w:szCs w:val="20"/>
              </w:rPr>
            </w:pPr>
            <w:r w:rsidRPr="00261E78">
              <w:rPr>
                <w:color w:val="000000"/>
                <w:sz w:val="20"/>
                <w:szCs w:val="20"/>
              </w:rPr>
              <w:t>(0.020)</w:t>
            </w:r>
          </w:p>
        </w:tc>
        <w:tc>
          <w:tcPr>
            <w:tcW w:w="810" w:type="dxa"/>
            <w:tcBorders>
              <w:top w:val="nil"/>
              <w:left w:val="nil"/>
              <w:bottom w:val="single" w:sz="4" w:space="0" w:color="auto"/>
              <w:right w:val="nil"/>
            </w:tcBorders>
            <w:noWrap/>
            <w:hideMark/>
          </w:tcPr>
          <w:p w14:paraId="15CF470C" w14:textId="586B128C" w:rsidR="00865AEF" w:rsidRPr="00261E78" w:rsidRDefault="00865AEF">
            <w:pPr>
              <w:jc w:val="center"/>
              <w:rPr>
                <w:color w:val="000000"/>
                <w:sz w:val="20"/>
                <w:szCs w:val="20"/>
              </w:rPr>
            </w:pPr>
            <w:r w:rsidRPr="00261E78">
              <w:rPr>
                <w:color w:val="000000"/>
                <w:sz w:val="20"/>
                <w:szCs w:val="20"/>
              </w:rPr>
              <w:t>(0.0</w:t>
            </w:r>
            <w:r w:rsidR="005827CC" w:rsidRPr="00261E78">
              <w:rPr>
                <w:color w:val="000000"/>
                <w:sz w:val="20"/>
                <w:szCs w:val="20"/>
              </w:rPr>
              <w:t>19</w:t>
            </w:r>
            <w:r w:rsidRPr="00261E78">
              <w:rPr>
                <w:color w:val="000000"/>
                <w:sz w:val="20"/>
                <w:szCs w:val="20"/>
              </w:rPr>
              <w:t>)</w:t>
            </w:r>
          </w:p>
        </w:tc>
        <w:tc>
          <w:tcPr>
            <w:tcW w:w="1440" w:type="dxa"/>
            <w:tcBorders>
              <w:top w:val="nil"/>
              <w:left w:val="nil"/>
              <w:bottom w:val="single" w:sz="4" w:space="0" w:color="auto"/>
              <w:right w:val="nil"/>
            </w:tcBorders>
            <w:noWrap/>
            <w:hideMark/>
          </w:tcPr>
          <w:p w14:paraId="4BE5436B" w14:textId="77777777" w:rsidR="00865AEF" w:rsidRPr="00261E78" w:rsidRDefault="00865AEF">
            <w:pPr>
              <w:jc w:val="center"/>
              <w:rPr>
                <w:color w:val="000000"/>
                <w:sz w:val="20"/>
                <w:szCs w:val="20"/>
              </w:rPr>
            </w:pPr>
            <w:r w:rsidRPr="00261E78">
              <w:rPr>
                <w:color w:val="000000"/>
                <w:sz w:val="20"/>
                <w:szCs w:val="20"/>
              </w:rPr>
              <w:t>(0.006)</w:t>
            </w:r>
          </w:p>
        </w:tc>
      </w:tr>
      <w:tr w:rsidR="00865AEF" w:rsidRPr="00261E78" w14:paraId="22DC8707" w14:textId="77777777" w:rsidTr="00A86F82">
        <w:trPr>
          <w:trHeight w:val="260"/>
          <w:jc w:val="center"/>
        </w:trPr>
        <w:tc>
          <w:tcPr>
            <w:tcW w:w="4770" w:type="dxa"/>
            <w:gridSpan w:val="2"/>
            <w:tcBorders>
              <w:top w:val="nil"/>
              <w:left w:val="nil"/>
              <w:bottom w:val="nil"/>
              <w:right w:val="nil"/>
            </w:tcBorders>
            <w:noWrap/>
            <w:hideMark/>
          </w:tcPr>
          <w:p w14:paraId="138B59BA" w14:textId="3A932BCC" w:rsidR="00865AEF" w:rsidRPr="00261E78" w:rsidRDefault="00865AEF">
            <w:pPr>
              <w:rPr>
                <w:sz w:val="20"/>
                <w:szCs w:val="20"/>
              </w:rPr>
            </w:pPr>
            <w:r w:rsidRPr="00261E78">
              <w:rPr>
                <w:sz w:val="20"/>
                <w:szCs w:val="20"/>
              </w:rPr>
              <w:t>controlling for answer</w:t>
            </w:r>
            <w:r w:rsidR="00003E78" w:rsidRPr="00261E78">
              <w:rPr>
                <w:sz w:val="20"/>
                <w:szCs w:val="20"/>
              </w:rPr>
              <w:t xml:space="preserve"> </w:t>
            </w:r>
            <w:r w:rsidR="006E4882" w:rsidRPr="00261E78">
              <w:rPr>
                <w:sz w:val="20"/>
                <w:szCs w:val="20"/>
              </w:rPr>
              <w:t xml:space="preserve">age </w:t>
            </w:r>
            <w:r w:rsidR="004F0128" w:rsidRPr="00261E78">
              <w:rPr>
                <w:sz w:val="20"/>
                <w:szCs w:val="20"/>
              </w:rPr>
              <w:t>(</w:t>
            </w:r>
            <w:r w:rsidR="004F0128" w:rsidRPr="00261E78">
              <w:rPr>
                <w:i/>
                <w:iCs/>
                <w:sz w:val="20"/>
                <w:szCs w:val="20"/>
              </w:rPr>
              <w:t>age</w:t>
            </w:r>
            <w:r w:rsidR="004F0128" w:rsidRPr="00261E78">
              <w:rPr>
                <w:i/>
                <w:iCs/>
                <w:sz w:val="20"/>
                <w:szCs w:val="20"/>
                <w:vertAlign w:val="subscript"/>
              </w:rPr>
              <w:t>j</w:t>
            </w:r>
            <w:r w:rsidR="004F0128" w:rsidRPr="00261E78">
              <w:rPr>
                <w:sz w:val="20"/>
                <w:szCs w:val="20"/>
              </w:rPr>
              <w:t>)</w:t>
            </w:r>
          </w:p>
        </w:tc>
        <w:tc>
          <w:tcPr>
            <w:tcW w:w="900" w:type="dxa"/>
            <w:tcBorders>
              <w:top w:val="nil"/>
              <w:left w:val="nil"/>
              <w:bottom w:val="nil"/>
              <w:right w:val="nil"/>
            </w:tcBorders>
            <w:noWrap/>
            <w:hideMark/>
          </w:tcPr>
          <w:p w14:paraId="63FDDDB4"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1D2F37E1" w14:textId="3C94C334" w:rsidR="00865AEF" w:rsidRPr="00261E78" w:rsidRDefault="004F0128">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377F8563" w14:textId="59A2AEBB" w:rsidR="00865AEF" w:rsidRPr="00261E78" w:rsidRDefault="004F0128">
            <w:pPr>
              <w:jc w:val="center"/>
              <w:rPr>
                <w:sz w:val="20"/>
                <w:szCs w:val="20"/>
              </w:rPr>
            </w:pPr>
            <w:r w:rsidRPr="00261E78">
              <w:rPr>
                <w:color w:val="000000"/>
                <w:sz w:val="20"/>
                <w:szCs w:val="20"/>
              </w:rPr>
              <w:t>√</w:t>
            </w:r>
          </w:p>
        </w:tc>
        <w:tc>
          <w:tcPr>
            <w:tcW w:w="810" w:type="dxa"/>
            <w:tcBorders>
              <w:top w:val="nil"/>
              <w:left w:val="nil"/>
              <w:bottom w:val="nil"/>
              <w:right w:val="nil"/>
            </w:tcBorders>
            <w:noWrap/>
            <w:hideMark/>
          </w:tcPr>
          <w:p w14:paraId="322CE7DB"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7FC77B92" w14:textId="77777777" w:rsidR="00865AEF" w:rsidRPr="00261E78" w:rsidRDefault="00865AEF">
            <w:pPr>
              <w:jc w:val="center"/>
              <w:rPr>
                <w:sz w:val="20"/>
                <w:szCs w:val="20"/>
              </w:rPr>
            </w:pPr>
          </w:p>
        </w:tc>
      </w:tr>
      <w:tr w:rsidR="00865AEF" w:rsidRPr="00261E78" w14:paraId="65E27492" w14:textId="77777777" w:rsidTr="00A86F82">
        <w:trPr>
          <w:trHeight w:val="260"/>
          <w:jc w:val="center"/>
        </w:trPr>
        <w:tc>
          <w:tcPr>
            <w:tcW w:w="5670" w:type="dxa"/>
            <w:gridSpan w:val="3"/>
            <w:tcBorders>
              <w:top w:val="nil"/>
              <w:left w:val="nil"/>
              <w:bottom w:val="nil"/>
              <w:right w:val="nil"/>
            </w:tcBorders>
            <w:noWrap/>
            <w:hideMark/>
          </w:tcPr>
          <w:p w14:paraId="0134DC1B" w14:textId="3C27D320" w:rsidR="00865AEF" w:rsidRPr="00261E78" w:rsidRDefault="00865AEF">
            <w:pPr>
              <w:rPr>
                <w:sz w:val="20"/>
                <w:szCs w:val="20"/>
                <w:vertAlign w:val="superscript"/>
              </w:rPr>
            </w:pPr>
            <w:r w:rsidRPr="00261E78">
              <w:rPr>
                <w:sz w:val="20"/>
                <w:szCs w:val="20"/>
              </w:rPr>
              <w:t xml:space="preserve">controlling for </w:t>
            </w:r>
            <w:r w:rsidR="004F0128" w:rsidRPr="00261E78">
              <w:rPr>
                <w:i/>
                <w:iCs/>
                <w:sz w:val="20"/>
                <w:szCs w:val="20"/>
              </w:rPr>
              <w:t>age</w:t>
            </w:r>
            <w:r w:rsidR="004F0128" w:rsidRPr="00261E78">
              <w:rPr>
                <w:i/>
                <w:iCs/>
                <w:sz w:val="20"/>
                <w:szCs w:val="20"/>
                <w:vertAlign w:val="subscript"/>
              </w:rPr>
              <w:t>j</w:t>
            </w:r>
            <w:r w:rsidR="004F0128" w:rsidRPr="00261E78">
              <w:rPr>
                <w:i/>
                <w:iCs/>
                <w:sz w:val="20"/>
                <w:szCs w:val="20"/>
                <w:vertAlign w:val="superscript"/>
              </w:rPr>
              <w:t>2</w:t>
            </w:r>
          </w:p>
        </w:tc>
        <w:tc>
          <w:tcPr>
            <w:tcW w:w="720" w:type="dxa"/>
            <w:tcBorders>
              <w:top w:val="nil"/>
              <w:left w:val="nil"/>
              <w:bottom w:val="nil"/>
              <w:right w:val="nil"/>
            </w:tcBorders>
            <w:noWrap/>
            <w:hideMark/>
          </w:tcPr>
          <w:p w14:paraId="63ECB300"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0A9BF3E0" w14:textId="557546B7" w:rsidR="00865AEF" w:rsidRPr="00261E78" w:rsidRDefault="004F0128">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1BE79465"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1E34AD20" w14:textId="77777777" w:rsidR="00865AEF" w:rsidRPr="00261E78" w:rsidRDefault="00865AEF">
            <w:pPr>
              <w:jc w:val="center"/>
              <w:rPr>
                <w:sz w:val="20"/>
                <w:szCs w:val="20"/>
              </w:rPr>
            </w:pPr>
          </w:p>
        </w:tc>
      </w:tr>
      <w:tr w:rsidR="00865AEF" w:rsidRPr="00261E78" w14:paraId="5C11ED85" w14:textId="77777777" w:rsidTr="00A86F82">
        <w:trPr>
          <w:trHeight w:val="260"/>
          <w:jc w:val="center"/>
        </w:trPr>
        <w:tc>
          <w:tcPr>
            <w:tcW w:w="6390" w:type="dxa"/>
            <w:gridSpan w:val="4"/>
            <w:tcBorders>
              <w:top w:val="nil"/>
              <w:left w:val="nil"/>
              <w:bottom w:val="nil"/>
              <w:right w:val="nil"/>
            </w:tcBorders>
            <w:noWrap/>
            <w:hideMark/>
          </w:tcPr>
          <w:p w14:paraId="3B9EFDF9" w14:textId="791AE66D" w:rsidR="00865AEF" w:rsidRPr="00261E78" w:rsidRDefault="00865AEF">
            <w:pPr>
              <w:rPr>
                <w:sz w:val="20"/>
                <w:szCs w:val="20"/>
              </w:rPr>
            </w:pPr>
            <w:r w:rsidRPr="00261E78">
              <w:rPr>
                <w:sz w:val="20"/>
                <w:szCs w:val="20"/>
              </w:rPr>
              <w:t xml:space="preserve">controlling for </w:t>
            </w:r>
            <w:r w:rsidR="004F0128" w:rsidRPr="00261E78">
              <w:rPr>
                <w:i/>
                <w:iCs/>
                <w:sz w:val="20"/>
                <w:szCs w:val="20"/>
              </w:rPr>
              <w:t>age</w:t>
            </w:r>
            <w:r w:rsidR="004F0128" w:rsidRPr="00261E78">
              <w:rPr>
                <w:i/>
                <w:iCs/>
                <w:sz w:val="20"/>
                <w:szCs w:val="20"/>
                <w:vertAlign w:val="subscript"/>
              </w:rPr>
              <w:t>j</w:t>
            </w:r>
            <w:r w:rsidR="004F0128" w:rsidRPr="00261E78">
              <w:rPr>
                <w:i/>
                <w:iCs/>
                <w:sz w:val="20"/>
                <w:szCs w:val="20"/>
                <w:vertAlign w:val="superscript"/>
              </w:rPr>
              <w:t>3</w:t>
            </w:r>
          </w:p>
        </w:tc>
        <w:tc>
          <w:tcPr>
            <w:tcW w:w="720" w:type="dxa"/>
            <w:tcBorders>
              <w:top w:val="nil"/>
              <w:left w:val="nil"/>
              <w:bottom w:val="nil"/>
              <w:right w:val="nil"/>
            </w:tcBorders>
            <w:noWrap/>
            <w:hideMark/>
          </w:tcPr>
          <w:p w14:paraId="5D8219BD" w14:textId="77777777" w:rsidR="00865AEF" w:rsidRPr="00261E78" w:rsidRDefault="00865AEF">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63225128" w14:textId="77777777" w:rsidR="00865AEF" w:rsidRPr="00261E78" w:rsidRDefault="00865AEF">
            <w:pPr>
              <w:jc w:val="center"/>
              <w:rPr>
                <w:color w:val="000000"/>
                <w:sz w:val="20"/>
                <w:szCs w:val="20"/>
              </w:rPr>
            </w:pPr>
          </w:p>
        </w:tc>
        <w:tc>
          <w:tcPr>
            <w:tcW w:w="1440" w:type="dxa"/>
            <w:tcBorders>
              <w:top w:val="nil"/>
              <w:left w:val="nil"/>
              <w:bottom w:val="nil"/>
              <w:right w:val="nil"/>
            </w:tcBorders>
            <w:noWrap/>
            <w:hideMark/>
          </w:tcPr>
          <w:p w14:paraId="36906225" w14:textId="77777777" w:rsidR="00865AEF" w:rsidRPr="00261E78" w:rsidRDefault="00865AEF">
            <w:pPr>
              <w:jc w:val="center"/>
              <w:rPr>
                <w:sz w:val="20"/>
                <w:szCs w:val="20"/>
              </w:rPr>
            </w:pPr>
          </w:p>
        </w:tc>
      </w:tr>
      <w:tr w:rsidR="00865AEF" w:rsidRPr="00261E78" w14:paraId="23AE3F8A" w14:textId="77777777" w:rsidTr="00A86F82">
        <w:trPr>
          <w:trHeight w:val="260"/>
          <w:jc w:val="center"/>
        </w:trPr>
        <w:tc>
          <w:tcPr>
            <w:tcW w:w="4770" w:type="dxa"/>
            <w:gridSpan w:val="2"/>
            <w:tcBorders>
              <w:top w:val="nil"/>
              <w:left w:val="nil"/>
              <w:bottom w:val="nil"/>
              <w:right w:val="nil"/>
            </w:tcBorders>
            <w:noWrap/>
            <w:hideMark/>
          </w:tcPr>
          <w:p w14:paraId="36D1FD7B" w14:textId="77777777" w:rsidR="00865AEF" w:rsidRPr="00261E78" w:rsidRDefault="00865AEF">
            <w:pPr>
              <w:rPr>
                <w:sz w:val="20"/>
                <w:szCs w:val="20"/>
              </w:rPr>
            </w:pPr>
            <w:r w:rsidRPr="00261E78">
              <w:rPr>
                <w:sz w:val="20"/>
                <w:szCs w:val="20"/>
              </w:rPr>
              <w:t>answer timing FE</w:t>
            </w:r>
          </w:p>
        </w:tc>
        <w:tc>
          <w:tcPr>
            <w:tcW w:w="900" w:type="dxa"/>
            <w:tcBorders>
              <w:top w:val="nil"/>
              <w:left w:val="nil"/>
              <w:bottom w:val="nil"/>
              <w:right w:val="nil"/>
            </w:tcBorders>
            <w:noWrap/>
            <w:hideMark/>
          </w:tcPr>
          <w:p w14:paraId="30F61C52" w14:textId="77777777" w:rsidR="00865AEF" w:rsidRPr="00261E78" w:rsidRDefault="00865AEF">
            <w:pPr>
              <w:rPr>
                <w:sz w:val="20"/>
                <w:szCs w:val="20"/>
              </w:rPr>
            </w:pPr>
          </w:p>
        </w:tc>
        <w:tc>
          <w:tcPr>
            <w:tcW w:w="720" w:type="dxa"/>
            <w:tcBorders>
              <w:top w:val="nil"/>
              <w:left w:val="nil"/>
              <w:bottom w:val="nil"/>
              <w:right w:val="nil"/>
            </w:tcBorders>
            <w:noWrap/>
            <w:hideMark/>
          </w:tcPr>
          <w:p w14:paraId="6CA937F3"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32D44E07" w14:textId="77777777" w:rsidR="00865AEF" w:rsidRPr="00261E78" w:rsidRDefault="00865AEF">
            <w:pPr>
              <w:jc w:val="center"/>
              <w:rPr>
                <w:sz w:val="20"/>
                <w:szCs w:val="20"/>
              </w:rPr>
            </w:pPr>
          </w:p>
        </w:tc>
        <w:tc>
          <w:tcPr>
            <w:tcW w:w="810" w:type="dxa"/>
            <w:tcBorders>
              <w:top w:val="nil"/>
              <w:left w:val="nil"/>
              <w:bottom w:val="nil"/>
              <w:right w:val="nil"/>
            </w:tcBorders>
            <w:noWrap/>
            <w:hideMark/>
          </w:tcPr>
          <w:p w14:paraId="15C239D6" w14:textId="77777777" w:rsidR="00865AEF" w:rsidRPr="00261E78" w:rsidRDefault="00865AEF">
            <w:pPr>
              <w:jc w:val="center"/>
              <w:rPr>
                <w:color w:val="000000"/>
                <w:sz w:val="20"/>
                <w:szCs w:val="20"/>
              </w:rPr>
            </w:pPr>
            <w:r w:rsidRPr="00261E78">
              <w:rPr>
                <w:color w:val="000000"/>
                <w:sz w:val="20"/>
                <w:szCs w:val="20"/>
              </w:rPr>
              <w:t>√</w:t>
            </w:r>
          </w:p>
        </w:tc>
        <w:tc>
          <w:tcPr>
            <w:tcW w:w="1440" w:type="dxa"/>
            <w:tcBorders>
              <w:top w:val="nil"/>
              <w:left w:val="nil"/>
              <w:bottom w:val="nil"/>
              <w:right w:val="nil"/>
            </w:tcBorders>
            <w:noWrap/>
            <w:hideMark/>
          </w:tcPr>
          <w:p w14:paraId="573191AB" w14:textId="3189E1E7" w:rsidR="00865AEF" w:rsidRPr="00261E78" w:rsidRDefault="00E21CD0">
            <w:pPr>
              <w:jc w:val="center"/>
              <w:rPr>
                <w:color w:val="000000"/>
                <w:sz w:val="20"/>
                <w:szCs w:val="20"/>
              </w:rPr>
            </w:pPr>
            <w:r w:rsidRPr="00261E78">
              <w:rPr>
                <w:color w:val="000000"/>
                <w:sz w:val="20"/>
                <w:szCs w:val="20"/>
              </w:rPr>
              <w:t>√</w:t>
            </w:r>
          </w:p>
        </w:tc>
      </w:tr>
      <w:tr w:rsidR="00865AEF" w:rsidRPr="00261E78" w14:paraId="3BA274D9" w14:textId="77777777" w:rsidTr="00A86F82">
        <w:trPr>
          <w:trHeight w:val="260"/>
          <w:jc w:val="center"/>
        </w:trPr>
        <w:tc>
          <w:tcPr>
            <w:tcW w:w="3960" w:type="dxa"/>
            <w:tcBorders>
              <w:top w:val="nil"/>
              <w:left w:val="nil"/>
              <w:bottom w:val="single" w:sz="4" w:space="0" w:color="auto"/>
              <w:right w:val="nil"/>
            </w:tcBorders>
            <w:noWrap/>
            <w:hideMark/>
          </w:tcPr>
          <w:p w14:paraId="6EC8529E" w14:textId="77777777" w:rsidR="00865AEF" w:rsidRPr="00261E78" w:rsidRDefault="00865AEF">
            <w:pPr>
              <w:rPr>
                <w:color w:val="000000"/>
                <w:sz w:val="20"/>
                <w:szCs w:val="20"/>
              </w:rPr>
            </w:pPr>
            <w:r w:rsidRPr="00261E78">
              <w:rPr>
                <w:color w:val="000000"/>
                <w:sz w:val="20"/>
                <w:szCs w:val="20"/>
              </w:rPr>
              <w:t>other controls</w:t>
            </w:r>
          </w:p>
        </w:tc>
        <w:tc>
          <w:tcPr>
            <w:tcW w:w="810" w:type="dxa"/>
            <w:tcBorders>
              <w:top w:val="nil"/>
              <w:left w:val="nil"/>
              <w:bottom w:val="single" w:sz="4" w:space="0" w:color="auto"/>
              <w:right w:val="nil"/>
            </w:tcBorders>
            <w:noWrap/>
            <w:hideMark/>
          </w:tcPr>
          <w:p w14:paraId="16166E2A" w14:textId="77777777" w:rsidR="00865AEF" w:rsidRPr="00261E78" w:rsidRDefault="00865AEF">
            <w:pPr>
              <w:jc w:val="center"/>
              <w:rPr>
                <w:color w:val="000000"/>
                <w:sz w:val="20"/>
                <w:szCs w:val="20"/>
              </w:rPr>
            </w:pPr>
            <w:r w:rsidRPr="00261E78">
              <w:rPr>
                <w:color w:val="000000"/>
                <w:sz w:val="20"/>
                <w:szCs w:val="20"/>
              </w:rPr>
              <w:t>√</w:t>
            </w:r>
          </w:p>
        </w:tc>
        <w:tc>
          <w:tcPr>
            <w:tcW w:w="900" w:type="dxa"/>
            <w:tcBorders>
              <w:top w:val="nil"/>
              <w:left w:val="nil"/>
              <w:bottom w:val="single" w:sz="4" w:space="0" w:color="auto"/>
              <w:right w:val="nil"/>
            </w:tcBorders>
            <w:noWrap/>
            <w:hideMark/>
          </w:tcPr>
          <w:p w14:paraId="758CF0FC"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3B05E870"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6CB2D1F3" w14:textId="77777777" w:rsidR="00865AEF" w:rsidRPr="00261E78" w:rsidRDefault="00865AEF">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232D3923" w14:textId="77777777" w:rsidR="00865AEF" w:rsidRPr="00261E78" w:rsidRDefault="00865AEF">
            <w:pPr>
              <w:jc w:val="center"/>
              <w:rPr>
                <w:color w:val="000000"/>
                <w:sz w:val="20"/>
                <w:szCs w:val="20"/>
              </w:rPr>
            </w:pPr>
            <w:r w:rsidRPr="00261E78">
              <w:rPr>
                <w:color w:val="000000"/>
                <w:sz w:val="20"/>
                <w:szCs w:val="20"/>
              </w:rPr>
              <w:t>√</w:t>
            </w:r>
          </w:p>
        </w:tc>
        <w:tc>
          <w:tcPr>
            <w:tcW w:w="1440" w:type="dxa"/>
            <w:tcBorders>
              <w:top w:val="nil"/>
              <w:left w:val="nil"/>
              <w:bottom w:val="single" w:sz="4" w:space="0" w:color="auto"/>
              <w:right w:val="nil"/>
            </w:tcBorders>
            <w:noWrap/>
            <w:hideMark/>
          </w:tcPr>
          <w:p w14:paraId="18F5AFBC" w14:textId="4CC2E2C9" w:rsidR="00865AEF" w:rsidRPr="00261E78" w:rsidRDefault="00E21CD0">
            <w:pPr>
              <w:jc w:val="center"/>
              <w:rPr>
                <w:color w:val="000000"/>
                <w:sz w:val="20"/>
                <w:szCs w:val="20"/>
              </w:rPr>
            </w:pPr>
            <w:r w:rsidRPr="00261E78">
              <w:rPr>
                <w:color w:val="000000"/>
                <w:sz w:val="20"/>
                <w:szCs w:val="20"/>
              </w:rPr>
              <w:t>√</w:t>
            </w:r>
            <w:r w:rsidR="00865AEF" w:rsidRPr="00261E78">
              <w:rPr>
                <w:color w:val="000000"/>
                <w:sz w:val="20"/>
                <w:szCs w:val="20"/>
              </w:rPr>
              <w:t> </w:t>
            </w:r>
          </w:p>
        </w:tc>
      </w:tr>
      <w:tr w:rsidR="00865AEF" w:rsidRPr="00261E78" w14:paraId="53AC2C97" w14:textId="77777777" w:rsidTr="00A86F82">
        <w:trPr>
          <w:trHeight w:val="260"/>
          <w:jc w:val="center"/>
        </w:trPr>
        <w:tc>
          <w:tcPr>
            <w:tcW w:w="3960" w:type="dxa"/>
            <w:tcBorders>
              <w:top w:val="nil"/>
              <w:left w:val="nil"/>
              <w:bottom w:val="nil"/>
              <w:right w:val="nil"/>
            </w:tcBorders>
            <w:noWrap/>
            <w:hideMark/>
          </w:tcPr>
          <w:p w14:paraId="190E26E3" w14:textId="77777777" w:rsidR="00865AEF" w:rsidRPr="00261E78" w:rsidRDefault="00865AEF">
            <w:pPr>
              <w:rPr>
                <w:color w:val="000000"/>
                <w:sz w:val="20"/>
                <w:szCs w:val="20"/>
              </w:rPr>
            </w:pPr>
            <w:r w:rsidRPr="00261E78">
              <w:rPr>
                <w:color w:val="000000"/>
                <w:sz w:val="20"/>
                <w:szCs w:val="20"/>
              </w:rPr>
              <w:t>N</w:t>
            </w:r>
          </w:p>
        </w:tc>
        <w:tc>
          <w:tcPr>
            <w:tcW w:w="810" w:type="dxa"/>
            <w:tcBorders>
              <w:top w:val="nil"/>
              <w:left w:val="nil"/>
              <w:bottom w:val="nil"/>
              <w:right w:val="nil"/>
            </w:tcBorders>
            <w:noWrap/>
            <w:hideMark/>
          </w:tcPr>
          <w:p w14:paraId="4EF67EAC" w14:textId="77777777" w:rsidR="00865AEF" w:rsidRPr="00261E78" w:rsidRDefault="00865AEF">
            <w:pPr>
              <w:jc w:val="center"/>
              <w:rPr>
                <w:color w:val="000000"/>
                <w:sz w:val="20"/>
                <w:szCs w:val="20"/>
              </w:rPr>
            </w:pPr>
            <w:r w:rsidRPr="00261E78">
              <w:rPr>
                <w:color w:val="000000"/>
                <w:sz w:val="20"/>
                <w:szCs w:val="20"/>
              </w:rPr>
              <w:t>4,670</w:t>
            </w:r>
          </w:p>
        </w:tc>
        <w:tc>
          <w:tcPr>
            <w:tcW w:w="900" w:type="dxa"/>
            <w:tcBorders>
              <w:top w:val="nil"/>
              <w:left w:val="nil"/>
              <w:bottom w:val="nil"/>
              <w:right w:val="nil"/>
            </w:tcBorders>
            <w:noWrap/>
            <w:hideMark/>
          </w:tcPr>
          <w:p w14:paraId="61666CC4" w14:textId="77777777" w:rsidR="00865AEF" w:rsidRPr="00261E78" w:rsidRDefault="00865AEF">
            <w:pPr>
              <w:jc w:val="center"/>
              <w:rPr>
                <w:color w:val="000000"/>
                <w:sz w:val="20"/>
                <w:szCs w:val="20"/>
              </w:rPr>
            </w:pPr>
            <w:r w:rsidRPr="00261E78">
              <w:rPr>
                <w:color w:val="000000"/>
                <w:sz w:val="20"/>
                <w:szCs w:val="20"/>
              </w:rPr>
              <w:t>4,670</w:t>
            </w:r>
          </w:p>
        </w:tc>
        <w:tc>
          <w:tcPr>
            <w:tcW w:w="720" w:type="dxa"/>
            <w:tcBorders>
              <w:top w:val="nil"/>
              <w:left w:val="nil"/>
              <w:bottom w:val="nil"/>
              <w:right w:val="nil"/>
            </w:tcBorders>
            <w:noWrap/>
            <w:hideMark/>
          </w:tcPr>
          <w:p w14:paraId="316784B4" w14:textId="77777777" w:rsidR="00865AEF" w:rsidRPr="00261E78" w:rsidRDefault="00865AEF">
            <w:pPr>
              <w:jc w:val="center"/>
              <w:rPr>
                <w:color w:val="000000"/>
                <w:sz w:val="20"/>
                <w:szCs w:val="20"/>
              </w:rPr>
            </w:pPr>
            <w:r w:rsidRPr="00261E78">
              <w:rPr>
                <w:color w:val="000000"/>
                <w:sz w:val="20"/>
                <w:szCs w:val="20"/>
              </w:rPr>
              <w:t>4,670</w:t>
            </w:r>
          </w:p>
        </w:tc>
        <w:tc>
          <w:tcPr>
            <w:tcW w:w="720" w:type="dxa"/>
            <w:tcBorders>
              <w:top w:val="nil"/>
              <w:left w:val="nil"/>
              <w:bottom w:val="nil"/>
              <w:right w:val="nil"/>
            </w:tcBorders>
            <w:noWrap/>
            <w:hideMark/>
          </w:tcPr>
          <w:p w14:paraId="6B5ABDA3" w14:textId="77777777" w:rsidR="00865AEF" w:rsidRPr="00261E78" w:rsidRDefault="00865AEF">
            <w:pPr>
              <w:jc w:val="center"/>
              <w:rPr>
                <w:color w:val="000000"/>
                <w:sz w:val="20"/>
                <w:szCs w:val="20"/>
              </w:rPr>
            </w:pPr>
            <w:r w:rsidRPr="00261E78">
              <w:rPr>
                <w:color w:val="000000"/>
                <w:sz w:val="20"/>
                <w:szCs w:val="20"/>
              </w:rPr>
              <w:t>4,670</w:t>
            </w:r>
          </w:p>
        </w:tc>
        <w:tc>
          <w:tcPr>
            <w:tcW w:w="810" w:type="dxa"/>
            <w:tcBorders>
              <w:top w:val="nil"/>
              <w:left w:val="nil"/>
              <w:bottom w:val="nil"/>
              <w:right w:val="nil"/>
            </w:tcBorders>
            <w:noWrap/>
            <w:hideMark/>
          </w:tcPr>
          <w:p w14:paraId="132A04AA" w14:textId="77777777" w:rsidR="00865AEF" w:rsidRPr="00261E78" w:rsidRDefault="00865AEF">
            <w:pPr>
              <w:jc w:val="center"/>
              <w:rPr>
                <w:color w:val="000000"/>
                <w:sz w:val="20"/>
                <w:szCs w:val="20"/>
              </w:rPr>
            </w:pPr>
            <w:r w:rsidRPr="00261E78">
              <w:rPr>
                <w:color w:val="000000"/>
                <w:sz w:val="20"/>
                <w:szCs w:val="20"/>
              </w:rPr>
              <w:t>4,670</w:t>
            </w:r>
          </w:p>
        </w:tc>
        <w:tc>
          <w:tcPr>
            <w:tcW w:w="1440" w:type="dxa"/>
            <w:tcBorders>
              <w:top w:val="nil"/>
              <w:left w:val="nil"/>
              <w:bottom w:val="nil"/>
              <w:right w:val="nil"/>
            </w:tcBorders>
            <w:noWrap/>
            <w:hideMark/>
          </w:tcPr>
          <w:p w14:paraId="4E019731" w14:textId="77777777" w:rsidR="00865AEF" w:rsidRPr="00261E78" w:rsidRDefault="00865AEF">
            <w:pPr>
              <w:jc w:val="center"/>
              <w:rPr>
                <w:color w:val="000000"/>
                <w:sz w:val="20"/>
                <w:szCs w:val="20"/>
              </w:rPr>
            </w:pPr>
            <w:r w:rsidRPr="00261E78">
              <w:rPr>
                <w:color w:val="000000"/>
                <w:sz w:val="20"/>
                <w:szCs w:val="20"/>
              </w:rPr>
              <w:t>4,670</w:t>
            </w:r>
          </w:p>
        </w:tc>
      </w:tr>
      <w:tr w:rsidR="00865AEF" w:rsidRPr="00261E78" w14:paraId="15383317" w14:textId="77777777" w:rsidTr="00A86F82">
        <w:trPr>
          <w:trHeight w:val="260"/>
          <w:jc w:val="center"/>
        </w:trPr>
        <w:tc>
          <w:tcPr>
            <w:tcW w:w="3960" w:type="dxa"/>
            <w:tcBorders>
              <w:top w:val="nil"/>
              <w:left w:val="nil"/>
              <w:bottom w:val="nil"/>
              <w:right w:val="nil"/>
            </w:tcBorders>
            <w:noWrap/>
            <w:hideMark/>
          </w:tcPr>
          <w:p w14:paraId="080E03A3" w14:textId="77777777" w:rsidR="00865AEF" w:rsidRPr="00261E78" w:rsidRDefault="00865AEF">
            <w:pPr>
              <w:rPr>
                <w:color w:val="000000"/>
                <w:sz w:val="20"/>
                <w:szCs w:val="20"/>
              </w:rPr>
            </w:pPr>
            <w:r w:rsidRPr="00261E78">
              <w:rPr>
                <w:color w:val="000000"/>
                <w:sz w:val="20"/>
                <w:szCs w:val="20"/>
              </w:rPr>
              <w:t>log likelihood</w:t>
            </w:r>
          </w:p>
        </w:tc>
        <w:tc>
          <w:tcPr>
            <w:tcW w:w="810" w:type="dxa"/>
            <w:tcBorders>
              <w:top w:val="nil"/>
              <w:left w:val="nil"/>
              <w:bottom w:val="nil"/>
              <w:right w:val="nil"/>
            </w:tcBorders>
            <w:noWrap/>
            <w:hideMark/>
          </w:tcPr>
          <w:p w14:paraId="1CAE469B" w14:textId="77777777" w:rsidR="00865AEF" w:rsidRPr="00261E78" w:rsidRDefault="00865AEF">
            <w:pPr>
              <w:rPr>
                <w:color w:val="000000"/>
                <w:sz w:val="20"/>
                <w:szCs w:val="20"/>
              </w:rPr>
            </w:pPr>
          </w:p>
        </w:tc>
        <w:tc>
          <w:tcPr>
            <w:tcW w:w="900" w:type="dxa"/>
            <w:tcBorders>
              <w:top w:val="nil"/>
              <w:left w:val="nil"/>
              <w:bottom w:val="nil"/>
              <w:right w:val="nil"/>
            </w:tcBorders>
            <w:noWrap/>
            <w:hideMark/>
          </w:tcPr>
          <w:p w14:paraId="64D7593C"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34874417"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444BF268" w14:textId="77777777" w:rsidR="00865AEF" w:rsidRPr="00261E78" w:rsidRDefault="00865AEF">
            <w:pPr>
              <w:jc w:val="center"/>
              <w:rPr>
                <w:sz w:val="20"/>
                <w:szCs w:val="20"/>
              </w:rPr>
            </w:pPr>
          </w:p>
        </w:tc>
        <w:tc>
          <w:tcPr>
            <w:tcW w:w="810" w:type="dxa"/>
            <w:tcBorders>
              <w:top w:val="nil"/>
              <w:left w:val="nil"/>
              <w:bottom w:val="nil"/>
              <w:right w:val="nil"/>
            </w:tcBorders>
            <w:noWrap/>
            <w:hideMark/>
          </w:tcPr>
          <w:p w14:paraId="309F67A2"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6E57823F" w14:textId="77777777" w:rsidR="00865AEF" w:rsidRPr="00261E78" w:rsidRDefault="00865AEF">
            <w:pPr>
              <w:jc w:val="center"/>
              <w:rPr>
                <w:color w:val="000000"/>
                <w:sz w:val="20"/>
                <w:szCs w:val="20"/>
              </w:rPr>
            </w:pPr>
            <w:r w:rsidRPr="00261E78">
              <w:rPr>
                <w:color w:val="000000"/>
                <w:sz w:val="20"/>
                <w:szCs w:val="20"/>
              </w:rPr>
              <w:t>-7408.622</w:t>
            </w:r>
          </w:p>
        </w:tc>
      </w:tr>
      <w:tr w:rsidR="00865AEF" w:rsidRPr="00261E78" w14:paraId="4411E763" w14:textId="77777777" w:rsidTr="00A86F82">
        <w:trPr>
          <w:trHeight w:val="260"/>
          <w:jc w:val="center"/>
        </w:trPr>
        <w:tc>
          <w:tcPr>
            <w:tcW w:w="3960" w:type="dxa"/>
            <w:tcBorders>
              <w:top w:val="nil"/>
              <w:left w:val="nil"/>
              <w:bottom w:val="single" w:sz="4" w:space="0" w:color="auto"/>
              <w:right w:val="nil"/>
            </w:tcBorders>
            <w:noWrap/>
            <w:hideMark/>
          </w:tcPr>
          <w:p w14:paraId="0219C9A1" w14:textId="77777777" w:rsidR="00865AEF" w:rsidRPr="00261E78" w:rsidRDefault="00865AEF">
            <w:pPr>
              <w:rPr>
                <w:color w:val="000000"/>
                <w:sz w:val="20"/>
                <w:szCs w:val="20"/>
              </w:rPr>
            </w:pPr>
            <w:r w:rsidRPr="00261E78">
              <w:rPr>
                <w:color w:val="000000"/>
                <w:sz w:val="20"/>
                <w:szCs w:val="20"/>
              </w:rPr>
              <w:t>pseudo R^2</w:t>
            </w:r>
          </w:p>
        </w:tc>
        <w:tc>
          <w:tcPr>
            <w:tcW w:w="810" w:type="dxa"/>
            <w:tcBorders>
              <w:top w:val="nil"/>
              <w:left w:val="nil"/>
              <w:bottom w:val="single" w:sz="4" w:space="0" w:color="auto"/>
              <w:right w:val="nil"/>
            </w:tcBorders>
            <w:noWrap/>
            <w:hideMark/>
          </w:tcPr>
          <w:p w14:paraId="3258C482" w14:textId="77777777" w:rsidR="00865AEF" w:rsidRPr="00261E78" w:rsidRDefault="00865AEF">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127790B7" w14:textId="77777777" w:rsidR="00865AEF" w:rsidRPr="00261E78" w:rsidRDefault="00865AEF">
            <w:pPr>
              <w:jc w:val="center"/>
              <w:rPr>
                <w:color w:val="000000"/>
                <w:sz w:val="20"/>
                <w:szCs w:val="20"/>
              </w:rPr>
            </w:pPr>
            <w:r w:rsidRPr="00261E78">
              <w:rPr>
                <w:color w:val="000000"/>
                <w:sz w:val="20"/>
                <w:szCs w:val="20"/>
              </w:rPr>
              <w:t> </w:t>
            </w:r>
          </w:p>
        </w:tc>
        <w:tc>
          <w:tcPr>
            <w:tcW w:w="720" w:type="dxa"/>
            <w:tcBorders>
              <w:top w:val="nil"/>
              <w:left w:val="nil"/>
              <w:bottom w:val="single" w:sz="4" w:space="0" w:color="auto"/>
              <w:right w:val="nil"/>
            </w:tcBorders>
            <w:noWrap/>
            <w:hideMark/>
          </w:tcPr>
          <w:p w14:paraId="0FF76CAA" w14:textId="77777777" w:rsidR="00865AEF" w:rsidRPr="00261E78" w:rsidRDefault="00865AEF">
            <w:pPr>
              <w:jc w:val="center"/>
              <w:rPr>
                <w:color w:val="000000"/>
                <w:sz w:val="20"/>
                <w:szCs w:val="20"/>
              </w:rPr>
            </w:pPr>
            <w:r w:rsidRPr="00261E78">
              <w:rPr>
                <w:color w:val="000000"/>
                <w:sz w:val="20"/>
                <w:szCs w:val="20"/>
              </w:rPr>
              <w:t> </w:t>
            </w:r>
          </w:p>
        </w:tc>
        <w:tc>
          <w:tcPr>
            <w:tcW w:w="720" w:type="dxa"/>
            <w:tcBorders>
              <w:top w:val="nil"/>
              <w:left w:val="nil"/>
              <w:bottom w:val="single" w:sz="4" w:space="0" w:color="auto"/>
              <w:right w:val="nil"/>
            </w:tcBorders>
            <w:noWrap/>
            <w:hideMark/>
          </w:tcPr>
          <w:p w14:paraId="2210615E" w14:textId="77777777" w:rsidR="00865AEF" w:rsidRPr="00261E78" w:rsidRDefault="00865AEF">
            <w:pPr>
              <w:jc w:val="center"/>
              <w:rPr>
                <w:color w:val="000000"/>
                <w:sz w:val="20"/>
                <w:szCs w:val="20"/>
              </w:rPr>
            </w:pPr>
            <w:r w:rsidRPr="00261E78">
              <w:rPr>
                <w:color w:val="000000"/>
                <w:sz w:val="20"/>
                <w:szCs w:val="20"/>
              </w:rPr>
              <w:t> </w:t>
            </w:r>
          </w:p>
        </w:tc>
        <w:tc>
          <w:tcPr>
            <w:tcW w:w="810" w:type="dxa"/>
            <w:tcBorders>
              <w:top w:val="nil"/>
              <w:left w:val="nil"/>
              <w:bottom w:val="single" w:sz="4" w:space="0" w:color="auto"/>
              <w:right w:val="nil"/>
            </w:tcBorders>
            <w:noWrap/>
            <w:hideMark/>
          </w:tcPr>
          <w:p w14:paraId="6974220C" w14:textId="77777777" w:rsidR="00865AEF" w:rsidRPr="00261E78" w:rsidRDefault="00865AEF">
            <w:pPr>
              <w:jc w:val="center"/>
              <w:rPr>
                <w:color w:val="000000"/>
                <w:sz w:val="20"/>
                <w:szCs w:val="20"/>
              </w:rPr>
            </w:pPr>
            <w:r w:rsidRPr="00261E78">
              <w:rPr>
                <w:color w:val="000000"/>
                <w:sz w:val="20"/>
                <w:szCs w:val="20"/>
              </w:rPr>
              <w:t> </w:t>
            </w:r>
          </w:p>
        </w:tc>
        <w:tc>
          <w:tcPr>
            <w:tcW w:w="1440" w:type="dxa"/>
            <w:tcBorders>
              <w:top w:val="nil"/>
              <w:left w:val="nil"/>
              <w:bottom w:val="single" w:sz="4" w:space="0" w:color="auto"/>
              <w:right w:val="nil"/>
            </w:tcBorders>
            <w:noWrap/>
            <w:hideMark/>
          </w:tcPr>
          <w:p w14:paraId="274B0A77" w14:textId="77777777" w:rsidR="00865AEF" w:rsidRPr="00261E78" w:rsidRDefault="00865AEF">
            <w:pPr>
              <w:jc w:val="center"/>
              <w:rPr>
                <w:color w:val="000000"/>
                <w:sz w:val="20"/>
                <w:szCs w:val="20"/>
              </w:rPr>
            </w:pPr>
            <w:r w:rsidRPr="00261E78">
              <w:rPr>
                <w:color w:val="000000"/>
                <w:sz w:val="20"/>
                <w:szCs w:val="20"/>
              </w:rPr>
              <w:t>-0.022</w:t>
            </w:r>
          </w:p>
        </w:tc>
      </w:tr>
    </w:tbl>
    <w:p w14:paraId="246F9889" w14:textId="1E5B70CE" w:rsidR="00AF10DA" w:rsidRPr="00261E78" w:rsidRDefault="006E4882" w:rsidP="00A86F82">
      <w:pPr>
        <w:pStyle w:val="Notes"/>
      </w:pPr>
      <w:r w:rsidRPr="00261E78">
        <w:t>Notes: 1. ***p&lt;0.001; **p&lt;0.01; *p&lt;0.05.</w:t>
      </w:r>
      <w:r w:rsidRPr="00261E78">
        <w:br/>
        <w:t>2. Answer timing FE indicates the date on which the answer was posted.</w:t>
      </w:r>
    </w:p>
    <w:p w14:paraId="47DD74FD" w14:textId="28213696" w:rsidR="00865AEF" w:rsidRPr="00261E78" w:rsidRDefault="00AF10DA" w:rsidP="00AF10DA">
      <w:pPr>
        <w:pStyle w:val="Heading3"/>
        <w:rPr>
          <w:lang w:eastAsia="zh-CN"/>
        </w:rPr>
      </w:pPr>
      <w:r w:rsidRPr="00261E78">
        <w:rPr>
          <w:lang w:eastAsia="zh-CN"/>
        </w:rPr>
        <w:t xml:space="preserve">Robustness to </w:t>
      </w:r>
      <w:r w:rsidR="00D247BD" w:rsidRPr="00261E78">
        <w:rPr>
          <w:lang w:eastAsia="zh-CN"/>
        </w:rPr>
        <w:t xml:space="preserve">Alternative </w:t>
      </w:r>
      <w:r w:rsidR="00A874FF" w:rsidRPr="00261E78">
        <w:rPr>
          <w:lang w:eastAsia="zh-CN"/>
        </w:rPr>
        <w:t>T</w:t>
      </w:r>
      <w:r w:rsidRPr="00261E78">
        <w:rPr>
          <w:lang w:eastAsia="zh-CN"/>
        </w:rPr>
        <w:t xml:space="preserve">ime </w:t>
      </w:r>
      <w:r w:rsidR="00A874FF" w:rsidRPr="00261E78">
        <w:rPr>
          <w:lang w:eastAsia="zh-CN"/>
        </w:rPr>
        <w:t>F</w:t>
      </w:r>
      <w:r w:rsidRPr="00261E78">
        <w:rPr>
          <w:lang w:eastAsia="zh-CN"/>
        </w:rPr>
        <w:t>rame</w:t>
      </w:r>
      <w:r w:rsidR="00D247BD" w:rsidRPr="00261E78">
        <w:rPr>
          <w:lang w:eastAsia="zh-CN"/>
        </w:rPr>
        <w:t>s</w:t>
      </w:r>
    </w:p>
    <w:p w14:paraId="2A72AA39" w14:textId="1D37D1E4" w:rsidR="00D247BD" w:rsidRPr="00261E78" w:rsidRDefault="00D247BD" w:rsidP="00A86F82">
      <w:pPr>
        <w:pStyle w:val="Paragraph0"/>
      </w:pPr>
      <w:r w:rsidRPr="00261E78">
        <w:t xml:space="preserve">Table </w:t>
      </w:r>
      <w:r w:rsidR="00F36521" w:rsidRPr="00261E78">
        <w:t>6</w:t>
      </w:r>
      <w:r w:rsidRPr="00261E78">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61E78" w:rsidRDefault="00B851B5" w:rsidP="00A86F8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windows (Columns 6-7, N=1,607 and 2,413) provide adequate samples and reveal significant negative effects (β = -0.038, p &lt; 0.05 and p &lt; 0.01).</w:t>
      </w:r>
    </w:p>
    <w:p w14:paraId="6AC82ADD" w14:textId="0E78ADD2" w:rsidR="00AF10DA" w:rsidRPr="00261E78" w:rsidRDefault="00AF10DA" w:rsidP="008031CD">
      <w:pPr>
        <w:pStyle w:val="TableFiguretitle"/>
      </w:pPr>
      <w:bookmarkStart w:id="15" w:name="_Ref210248973"/>
      <w:r w:rsidRPr="00261E78">
        <w:t xml:space="preserve">Table </w:t>
      </w:r>
      <w:fldSimple w:instr=" SEQ Table \* ARABIC ">
        <w:r w:rsidR="00F36521" w:rsidRPr="00261E78">
          <w:t>6</w:t>
        </w:r>
      </w:fldSimple>
      <w:bookmarkEnd w:id="15"/>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t</w:t>
      </w:r>
      <w:r w:rsidRPr="00261E78">
        <w:t xml:space="preserve">ime </w:t>
      </w:r>
      <w:r w:rsidR="00D04D59" w:rsidRPr="00261E78">
        <w:t>f</w:t>
      </w:r>
      <w:r w:rsidRPr="00261E78">
        <w:t xml:space="preserve">rame </w:t>
      </w:r>
      <w:r w:rsidR="00D04D59" w:rsidRPr="00261E78">
        <w:t>u</w:t>
      </w:r>
      <w:r w:rsidRPr="00261E78">
        <w:t xml:space="preserve">sed in </w:t>
      </w:r>
      <w:r w:rsidR="00D04D59" w:rsidRPr="00261E78">
        <w:t>a</w:t>
      </w:r>
      <w:r w:rsidRPr="00261E78">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61E78"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61E78" w:rsidRDefault="00AF10DA">
            <w:pPr>
              <w:jc w:val="center"/>
              <w:rPr>
                <w:color w:val="000000"/>
                <w:sz w:val="20"/>
                <w:szCs w:val="20"/>
              </w:rPr>
            </w:pPr>
            <w:r w:rsidRPr="00261E78">
              <w:rPr>
                <w:color w:val="000000"/>
                <w:sz w:val="20"/>
                <w:szCs w:val="20"/>
              </w:rPr>
              <w:lastRenderedPageBreak/>
              <w:t> </w:t>
            </w:r>
          </w:p>
        </w:tc>
        <w:tc>
          <w:tcPr>
            <w:tcW w:w="1980" w:type="dxa"/>
            <w:tcBorders>
              <w:top w:val="single" w:sz="4" w:space="0" w:color="auto"/>
              <w:left w:val="nil"/>
              <w:bottom w:val="nil"/>
              <w:right w:val="nil"/>
            </w:tcBorders>
            <w:noWrap/>
            <w:hideMark/>
          </w:tcPr>
          <w:p w14:paraId="45CC4BFB" w14:textId="77777777" w:rsidR="00AF10DA" w:rsidRPr="00261E78" w:rsidRDefault="00AF10DA">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61E78" w:rsidRDefault="00AF10DA">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61E78" w:rsidRDefault="00AF10DA">
            <w:pPr>
              <w:jc w:val="center"/>
              <w:rPr>
                <w:color w:val="000000"/>
                <w:sz w:val="20"/>
                <w:szCs w:val="20"/>
              </w:rPr>
            </w:pPr>
            <w:r w:rsidRPr="00261E78">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61E78" w:rsidRDefault="00AF10DA">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61E78" w:rsidRDefault="00AF10DA">
            <w:pPr>
              <w:jc w:val="center"/>
              <w:rPr>
                <w:color w:val="000000"/>
                <w:sz w:val="20"/>
                <w:szCs w:val="20"/>
              </w:rPr>
            </w:pPr>
            <w:r w:rsidRPr="00261E78">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61E78" w:rsidRDefault="00AF10DA">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61E78" w:rsidRDefault="00AF10DA">
            <w:pPr>
              <w:jc w:val="center"/>
              <w:rPr>
                <w:color w:val="000000"/>
                <w:sz w:val="20"/>
                <w:szCs w:val="20"/>
              </w:rPr>
            </w:pPr>
            <w:r w:rsidRPr="00261E78">
              <w:rPr>
                <w:color w:val="000000"/>
                <w:sz w:val="20"/>
                <w:szCs w:val="20"/>
              </w:rPr>
              <w:t>(7)</w:t>
            </w:r>
          </w:p>
        </w:tc>
      </w:tr>
      <w:tr w:rsidR="00AF10DA" w:rsidRPr="00261E78"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61E78"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AF10DA" w:rsidRPr="00261E78"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61E78"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61E78"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61E78" w:rsidRDefault="00AF10DA">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61E78" w:rsidRDefault="00AF10DA">
            <w:pPr>
              <w:jc w:val="center"/>
              <w:rPr>
                <w:color w:val="000000"/>
                <w:sz w:val="20"/>
                <w:szCs w:val="20"/>
              </w:rPr>
            </w:pPr>
            <w:r w:rsidRPr="00261E78">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61E78" w:rsidRDefault="00AF10DA">
            <w:pPr>
              <w:jc w:val="center"/>
              <w:rPr>
                <w:color w:val="000000"/>
                <w:sz w:val="20"/>
                <w:szCs w:val="20"/>
              </w:rPr>
            </w:pPr>
            <w:r w:rsidRPr="00261E78">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61E78" w:rsidRDefault="00AF10DA">
            <w:pPr>
              <w:rPr>
                <w:color w:val="000000"/>
                <w:sz w:val="20"/>
                <w:szCs w:val="20"/>
              </w:rPr>
            </w:pPr>
          </w:p>
        </w:tc>
      </w:tr>
      <w:tr w:rsidR="005A1EA5" w:rsidRPr="00261E78"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61E78" w:rsidRDefault="00AF10DA">
            <w:pPr>
              <w:rPr>
                <w:i/>
                <w:iCs/>
                <w:sz w:val="20"/>
                <w:szCs w:val="20"/>
              </w:rPr>
            </w:pPr>
            <w:r w:rsidRPr="00261E78">
              <w:rPr>
                <w:i/>
                <w:iCs/>
                <w:sz w:val="20"/>
                <w:szCs w:val="20"/>
              </w:rPr>
              <w:t>AI</w:t>
            </w:r>
            <w:r w:rsidRPr="00261E78">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61E78" w:rsidRDefault="00AF10DA">
            <w:pPr>
              <w:jc w:val="center"/>
              <w:rPr>
                <w:color w:val="000000"/>
                <w:sz w:val="20"/>
                <w:szCs w:val="20"/>
              </w:rPr>
            </w:pPr>
            <w:r w:rsidRPr="00261E78">
              <w:rPr>
                <w:color w:val="000000"/>
                <w:sz w:val="20"/>
                <w:szCs w:val="20"/>
              </w:rPr>
              <w:t>-0.069 ***</w:t>
            </w:r>
          </w:p>
        </w:tc>
        <w:tc>
          <w:tcPr>
            <w:tcW w:w="1260" w:type="dxa"/>
            <w:tcBorders>
              <w:top w:val="nil"/>
              <w:left w:val="nil"/>
              <w:bottom w:val="nil"/>
              <w:right w:val="nil"/>
            </w:tcBorders>
            <w:noWrap/>
            <w:hideMark/>
          </w:tcPr>
          <w:p w14:paraId="3DDD0E45" w14:textId="77777777" w:rsidR="00AF10DA" w:rsidRPr="00261E78" w:rsidRDefault="00AF10DA">
            <w:pPr>
              <w:jc w:val="center"/>
              <w:rPr>
                <w:color w:val="000000"/>
                <w:sz w:val="20"/>
                <w:szCs w:val="20"/>
              </w:rPr>
            </w:pPr>
            <w:r w:rsidRPr="00261E78">
              <w:rPr>
                <w:color w:val="000000"/>
                <w:sz w:val="20"/>
                <w:szCs w:val="20"/>
              </w:rPr>
              <w:t>-0.047 ***</w:t>
            </w:r>
          </w:p>
        </w:tc>
        <w:tc>
          <w:tcPr>
            <w:tcW w:w="990" w:type="dxa"/>
            <w:tcBorders>
              <w:top w:val="nil"/>
              <w:left w:val="nil"/>
              <w:bottom w:val="nil"/>
              <w:right w:val="nil"/>
            </w:tcBorders>
            <w:noWrap/>
            <w:hideMark/>
          </w:tcPr>
          <w:p w14:paraId="6479324D" w14:textId="77777777" w:rsidR="00AF10DA" w:rsidRPr="00261E78" w:rsidRDefault="00AF10DA">
            <w:pPr>
              <w:jc w:val="center"/>
              <w:rPr>
                <w:color w:val="000000"/>
                <w:sz w:val="20"/>
                <w:szCs w:val="20"/>
              </w:rPr>
            </w:pPr>
            <w:r w:rsidRPr="00261E78">
              <w:rPr>
                <w:color w:val="000000"/>
                <w:sz w:val="20"/>
                <w:szCs w:val="20"/>
              </w:rPr>
              <w:t>-0.046 ***</w:t>
            </w:r>
          </w:p>
        </w:tc>
        <w:tc>
          <w:tcPr>
            <w:tcW w:w="1080" w:type="dxa"/>
            <w:tcBorders>
              <w:top w:val="nil"/>
              <w:left w:val="nil"/>
              <w:bottom w:val="nil"/>
              <w:right w:val="nil"/>
            </w:tcBorders>
            <w:noWrap/>
            <w:hideMark/>
          </w:tcPr>
          <w:p w14:paraId="188B954F" w14:textId="77777777" w:rsidR="00AF10DA" w:rsidRPr="00261E78" w:rsidRDefault="00AF10DA">
            <w:pPr>
              <w:jc w:val="center"/>
              <w:rPr>
                <w:color w:val="000000"/>
                <w:sz w:val="20"/>
                <w:szCs w:val="20"/>
              </w:rPr>
            </w:pPr>
            <w:r w:rsidRPr="00261E78">
              <w:rPr>
                <w:color w:val="000000"/>
                <w:sz w:val="20"/>
                <w:szCs w:val="20"/>
              </w:rPr>
              <w:t>-0.050 ***</w:t>
            </w:r>
          </w:p>
        </w:tc>
        <w:tc>
          <w:tcPr>
            <w:tcW w:w="720" w:type="dxa"/>
            <w:tcBorders>
              <w:top w:val="nil"/>
              <w:left w:val="nil"/>
              <w:bottom w:val="nil"/>
              <w:right w:val="nil"/>
            </w:tcBorders>
            <w:noWrap/>
            <w:hideMark/>
          </w:tcPr>
          <w:p w14:paraId="3DEBA94D" w14:textId="77777777" w:rsidR="00AF10DA" w:rsidRPr="00261E78" w:rsidRDefault="00AF10DA">
            <w:pPr>
              <w:jc w:val="center"/>
              <w:rPr>
                <w:color w:val="000000"/>
                <w:sz w:val="20"/>
                <w:szCs w:val="20"/>
              </w:rPr>
            </w:pPr>
            <w:r w:rsidRPr="00261E78">
              <w:rPr>
                <w:color w:val="000000"/>
                <w:sz w:val="20"/>
                <w:szCs w:val="20"/>
              </w:rPr>
              <w:t>-0.026</w:t>
            </w:r>
          </w:p>
        </w:tc>
        <w:tc>
          <w:tcPr>
            <w:tcW w:w="720" w:type="dxa"/>
            <w:tcBorders>
              <w:top w:val="nil"/>
              <w:left w:val="nil"/>
              <w:bottom w:val="nil"/>
              <w:right w:val="nil"/>
            </w:tcBorders>
            <w:noWrap/>
            <w:hideMark/>
          </w:tcPr>
          <w:p w14:paraId="14CAD241" w14:textId="77777777" w:rsidR="00AF10DA" w:rsidRPr="00261E78" w:rsidRDefault="00AF10DA">
            <w:pPr>
              <w:jc w:val="center"/>
              <w:rPr>
                <w:color w:val="000000"/>
                <w:sz w:val="20"/>
                <w:szCs w:val="20"/>
              </w:rPr>
            </w:pPr>
            <w:r w:rsidRPr="00261E78">
              <w:rPr>
                <w:color w:val="000000"/>
                <w:sz w:val="20"/>
                <w:szCs w:val="20"/>
              </w:rPr>
              <w:t>-0.038 *</w:t>
            </w:r>
          </w:p>
        </w:tc>
        <w:tc>
          <w:tcPr>
            <w:tcW w:w="990" w:type="dxa"/>
            <w:tcBorders>
              <w:top w:val="nil"/>
              <w:left w:val="nil"/>
              <w:bottom w:val="nil"/>
              <w:right w:val="nil"/>
            </w:tcBorders>
            <w:noWrap/>
            <w:hideMark/>
          </w:tcPr>
          <w:p w14:paraId="43F0D4F0" w14:textId="77777777" w:rsidR="00AF10DA" w:rsidRPr="00261E78" w:rsidRDefault="00AF10DA">
            <w:pPr>
              <w:jc w:val="center"/>
              <w:rPr>
                <w:color w:val="000000"/>
                <w:sz w:val="20"/>
                <w:szCs w:val="20"/>
              </w:rPr>
            </w:pPr>
            <w:r w:rsidRPr="00261E78">
              <w:rPr>
                <w:color w:val="000000"/>
                <w:sz w:val="20"/>
                <w:szCs w:val="20"/>
              </w:rPr>
              <w:t>-0.038 **</w:t>
            </w:r>
          </w:p>
        </w:tc>
      </w:tr>
      <w:tr w:rsidR="005A1EA5" w:rsidRPr="00261E78"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61E78"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61E78" w:rsidRDefault="00AF10DA">
            <w:pPr>
              <w:jc w:val="center"/>
              <w:rPr>
                <w:color w:val="000000"/>
                <w:sz w:val="20"/>
                <w:szCs w:val="20"/>
              </w:rPr>
            </w:pPr>
            <w:r w:rsidRPr="00261E78">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61E78" w:rsidRDefault="00AF10DA">
            <w:pPr>
              <w:jc w:val="center"/>
              <w:rPr>
                <w:color w:val="000000"/>
                <w:sz w:val="20"/>
                <w:szCs w:val="20"/>
              </w:rPr>
            </w:pPr>
            <w:r w:rsidRPr="00261E78">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61E78" w:rsidRDefault="00AF10DA">
            <w:pPr>
              <w:jc w:val="center"/>
              <w:rPr>
                <w:color w:val="000000"/>
                <w:sz w:val="20"/>
                <w:szCs w:val="20"/>
              </w:rPr>
            </w:pPr>
            <w:r w:rsidRPr="00261E78">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61E78" w:rsidRDefault="00AF10DA">
            <w:pPr>
              <w:jc w:val="center"/>
              <w:rPr>
                <w:color w:val="000000"/>
                <w:sz w:val="20"/>
                <w:szCs w:val="20"/>
              </w:rPr>
            </w:pPr>
            <w:r w:rsidRPr="00261E78">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61E78" w:rsidRDefault="00AF10DA">
            <w:pPr>
              <w:jc w:val="center"/>
              <w:rPr>
                <w:color w:val="000000"/>
                <w:sz w:val="20"/>
                <w:szCs w:val="20"/>
              </w:rPr>
            </w:pPr>
            <w:r w:rsidRPr="00261E78">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61E78" w:rsidRDefault="00AF10DA">
            <w:pPr>
              <w:jc w:val="center"/>
              <w:rPr>
                <w:color w:val="000000"/>
                <w:sz w:val="20"/>
                <w:szCs w:val="20"/>
              </w:rPr>
            </w:pPr>
            <w:r w:rsidRPr="00261E78">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61E78" w:rsidRDefault="00AF10DA">
            <w:pPr>
              <w:jc w:val="center"/>
              <w:rPr>
                <w:color w:val="000000"/>
                <w:sz w:val="20"/>
                <w:szCs w:val="20"/>
              </w:rPr>
            </w:pPr>
            <w:r w:rsidRPr="00261E78">
              <w:rPr>
                <w:color w:val="000000"/>
                <w:sz w:val="20"/>
                <w:szCs w:val="20"/>
              </w:rPr>
              <w:t>(0.013)</w:t>
            </w:r>
          </w:p>
        </w:tc>
      </w:tr>
      <w:tr w:rsidR="005A1EA5" w:rsidRPr="00261E78"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61E78" w:rsidRDefault="00AF10DA">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61E6A6F4"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689FDBD8"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nil"/>
              <w:right w:val="nil"/>
            </w:tcBorders>
            <w:noWrap/>
            <w:hideMark/>
          </w:tcPr>
          <w:p w14:paraId="57C1DB5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430770D7"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0F80CDB6"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5B607E48"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61E78" w:rsidRDefault="00AF10DA">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61E78" w:rsidRDefault="00AF10DA">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51463579" w14:textId="77777777" w:rsidR="00AF10DA" w:rsidRPr="00261E78" w:rsidRDefault="00AF10DA">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61E78" w:rsidRDefault="00AF10DA">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61E78" w:rsidRDefault="00AF10DA">
            <w:pPr>
              <w:jc w:val="center"/>
              <w:rPr>
                <w:sz w:val="20"/>
                <w:szCs w:val="20"/>
              </w:rPr>
            </w:pPr>
            <w:r w:rsidRPr="00261E78">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61E78" w:rsidRDefault="00AF10DA">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61E78" w:rsidRDefault="00AF10DA">
            <w:pPr>
              <w:jc w:val="center"/>
              <w:rPr>
                <w:color w:val="000000"/>
                <w:sz w:val="20"/>
                <w:szCs w:val="20"/>
              </w:rPr>
            </w:pPr>
            <w:r w:rsidRPr="00261E78">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61E78" w:rsidRDefault="00AF10DA">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61E78" w:rsidRDefault="00AF10DA">
            <w:pPr>
              <w:jc w:val="center"/>
              <w:rPr>
                <w:color w:val="000000"/>
                <w:sz w:val="20"/>
                <w:szCs w:val="20"/>
              </w:rPr>
            </w:pPr>
            <w:r w:rsidRPr="00261E78">
              <w:rPr>
                <w:color w:val="000000"/>
                <w:sz w:val="20"/>
                <w:szCs w:val="20"/>
              </w:rPr>
              <w:t>2,413</w:t>
            </w:r>
          </w:p>
        </w:tc>
      </w:tr>
    </w:tbl>
    <w:p w14:paraId="43BD2E86" w14:textId="1C6F4E0E" w:rsidR="00AF10DA" w:rsidRPr="00261E78" w:rsidRDefault="006E4882" w:rsidP="00A86F82">
      <w:pPr>
        <w:pStyle w:val="Notes"/>
      </w:pPr>
      <w:r w:rsidRPr="00261E78">
        <w:t>Notes: 1. ***p&lt;0.001; **p&lt;0.01; *p&lt;0.05.</w:t>
      </w:r>
      <w:r w:rsidRPr="00261E78">
        <w:br/>
        <w:t>2. Question timing FE indicates the date on which the question was posted.</w:t>
      </w:r>
    </w:p>
    <w:p w14:paraId="2D45EC66" w14:textId="0C664B6D" w:rsidR="00EB7F9E" w:rsidRPr="00261E78" w:rsidRDefault="00B001BA" w:rsidP="00E93697">
      <w:pPr>
        <w:pStyle w:val="Heading3"/>
      </w:pPr>
      <w:r w:rsidRPr="00261E78">
        <w:t>Robustness to</w:t>
      </w:r>
      <w:r w:rsidR="00EB7F9E" w:rsidRPr="00261E78">
        <w:t xml:space="preserve"> Potential </w:t>
      </w:r>
      <w:r w:rsidR="009A1F30" w:rsidRPr="00261E78">
        <w:t xml:space="preserve">Spillover Effects </w:t>
      </w:r>
    </w:p>
    <w:p w14:paraId="04CCA8C4" w14:textId="787DA3DB" w:rsidR="00D72A16" w:rsidRPr="00261E78" w:rsidRDefault="00D72A16" w:rsidP="00A86F82">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61E78">
        <w:t xml:space="preserve">Such spillover effects would violate the </w:t>
      </w:r>
      <w:r w:rsidR="00A83A8C">
        <w:t>s</w:t>
      </w:r>
      <w:r w:rsidR="004C5626" w:rsidRPr="00261E78">
        <w:t xml:space="preserve">table </w:t>
      </w:r>
      <w:r w:rsidR="00A83A8C">
        <w:t>u</w:t>
      </w:r>
      <w:r w:rsidR="004C5626" w:rsidRPr="00261E78">
        <w:t xml:space="preserve">nit </w:t>
      </w:r>
      <w:r w:rsidR="00A83A8C">
        <w:t>t</w:t>
      </w:r>
      <w:r w:rsidR="004C5626" w:rsidRPr="00261E78">
        <w:t xml:space="preserve">reatment </w:t>
      </w:r>
      <w:r w:rsidR="00A83A8C">
        <w:t>v</w:t>
      </w:r>
      <w:r w:rsidR="004C5626" w:rsidRPr="00261E78">
        <w:t xml:space="preserve">alue </w:t>
      </w:r>
      <w:r w:rsidR="00A83A8C">
        <w:t>a</w:t>
      </w:r>
      <w:r w:rsidR="004C5626" w:rsidRPr="00261E78">
        <w:t>ssumption (SUTVA), which requires that potential outcomes depend exclusively on a unit</w:t>
      </w:r>
      <w:r w:rsidR="00144466" w:rsidRPr="00261E78">
        <w:t>’</w:t>
      </w:r>
      <w:r w:rsidR="004C5626" w:rsidRPr="00261E78">
        <w:t>s own treatment status—a fundamental condition for valid causal inference in randomized experiments.</w:t>
      </w:r>
    </w:p>
    <w:p w14:paraId="356FC650" w14:textId="3369C0FC" w:rsidR="004C5626" w:rsidRPr="00261E78" w:rsidRDefault="004C5626" w:rsidP="00A86F82">
      <w:pPr>
        <w:pStyle w:val="Paragraph0"/>
      </w:pPr>
      <w:r w:rsidRPr="00261E78">
        <w:t>To test for potential spillover effects, we implement a comparative analysis between our control group and historical data from before the introduction of AI-generated answers (May 2023-September 2023). This five-month historical period matches the five-month span of our control group. This approach provides a clear test for spillover effects. If spillover effects exist, control questions during the experiment period should show different outcomes compared to similar questions from the pre-AI period, as the control questions would be indirectly affected by AI answers to treated questions. For this analysis, we replace treat</w:t>
      </w:r>
      <w:r w:rsidR="006E793D">
        <w:t>ed</w:t>
      </w:r>
      <w:r w:rsidRPr="00261E78">
        <w:t xml:space="preserve"> questions with questions posted during the five months before the randomized experiment and rerun Equations 1 and 2. We substitute question</w:t>
      </w:r>
      <w:r w:rsidR="00A874FF" w:rsidRPr="00261E78">
        <w:t>/</w:t>
      </w:r>
      <w:r w:rsidR="002E25FA" w:rsidRPr="00261E78">
        <w:t>answer</w:t>
      </w:r>
      <w:r w:rsidRPr="00261E78">
        <w:t xml:space="preserve"> timing fixed effects in Equation 1 with a </w:t>
      </w:r>
      <w:r w:rsidR="002E25FA" w:rsidRPr="00261E78">
        <w:t xml:space="preserve">cubic </w:t>
      </w:r>
      <w:r w:rsidRPr="00261E78">
        <w:t>polynomial of question</w:t>
      </w:r>
      <w:r w:rsidR="002E25FA" w:rsidRPr="00261E78">
        <w:t>/answer</w:t>
      </w:r>
      <w:r w:rsidRPr="00261E78">
        <w:t xml:space="preserve"> age controls (the duration from posting until our data collection date) because the two groups have no temporal overlap to allow for timing fixed effects.</w:t>
      </w:r>
    </w:p>
    <w:p w14:paraId="716F80E2" w14:textId="7B1D5058" w:rsidR="00E9793D" w:rsidRPr="00261E78" w:rsidRDefault="00E9793D" w:rsidP="00A86F82">
      <w:pPr>
        <w:pStyle w:val="Paragraph0"/>
      </w:pPr>
      <w:r w:rsidRPr="00261E78">
        <w:lastRenderedPageBreak/>
        <w:t xml:space="preserve">Table </w:t>
      </w:r>
      <w:r w:rsidR="00172908" w:rsidRPr="00261E78">
        <w:t>7</w:t>
      </w:r>
      <w:r w:rsidRPr="00261E78">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t>that</w:t>
      </w:r>
      <w:r w:rsidR="00571AB9" w:rsidRPr="00261E78">
        <w:t xml:space="preserve"> </w:t>
      </w:r>
      <w:r w:rsidRPr="00261E78">
        <w:t>AI-generated answers</w:t>
      </w:r>
      <w:r w:rsidR="00571AB9">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61E78" w:rsidRDefault="004D1611" w:rsidP="004D1611">
      <w:pPr>
        <w:pStyle w:val="TableFiguretitle"/>
      </w:pPr>
      <w:bookmarkStart w:id="16" w:name="_Ref194764278"/>
      <w:r w:rsidRPr="00261E78">
        <w:t xml:space="preserve">Table </w:t>
      </w:r>
      <w:fldSimple w:instr=" SEQ Table \* ARABIC ">
        <w:r w:rsidR="00172908" w:rsidRPr="00261E78">
          <w:t>7</w:t>
        </w:r>
      </w:fldSimple>
      <w:bookmarkEnd w:id="16"/>
      <w:r w:rsidRPr="00261E78">
        <w:t xml:space="preserve">. Robustness to </w:t>
      </w:r>
      <w:r w:rsidR="005B4C20" w:rsidRPr="00261E78">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61E78"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61E78" w:rsidRDefault="004D1611" w:rsidP="003B7867">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61E78" w:rsidRDefault="004D1611" w:rsidP="003B7867">
            <w:pPr>
              <w:jc w:val="center"/>
              <w:rPr>
                <w:rFonts w:eastAsia="DengXian"/>
                <w:sz w:val="20"/>
                <w:szCs w:val="20"/>
              </w:rPr>
            </w:pPr>
            <w:r w:rsidRPr="00261E78">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61E78" w:rsidRDefault="004D1611" w:rsidP="003B7867">
            <w:pPr>
              <w:jc w:val="center"/>
              <w:rPr>
                <w:rFonts w:eastAsia="DengXian"/>
                <w:sz w:val="20"/>
                <w:szCs w:val="20"/>
              </w:rPr>
            </w:pPr>
            <w:r w:rsidRPr="00261E78">
              <w:rPr>
                <w:rFonts w:eastAsia="DengXian"/>
                <w:sz w:val="20"/>
                <w:szCs w:val="20"/>
              </w:rPr>
              <w:t>(2)</w:t>
            </w:r>
          </w:p>
        </w:tc>
      </w:tr>
      <w:tr w:rsidR="004D1611" w:rsidRPr="00261E78"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61E78"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61E78" w:rsidRDefault="00EB1D46" w:rsidP="003B7867">
            <w:pPr>
              <w:jc w:val="center"/>
              <w:rPr>
                <w:rFonts w:eastAsia="DengXian"/>
                <w:sz w:val="20"/>
                <w:szCs w:val="20"/>
              </w:rPr>
            </w:pPr>
            <w:r w:rsidRPr="00261E78">
              <w:rPr>
                <w:sz w:val="20"/>
                <w:szCs w:val="20"/>
              </w:rPr>
              <w:t xml:space="preserve">DV: </w:t>
            </w:r>
            <w:r w:rsidR="004D1611" w:rsidRPr="00261E78">
              <w:rPr>
                <w:i/>
                <w:iCs/>
                <w:sz w:val="20"/>
                <w:szCs w:val="20"/>
              </w:rPr>
              <w:t>answerNum</w:t>
            </w:r>
            <w:r w:rsidR="004D1611" w:rsidRPr="00261E78">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61E78" w:rsidRDefault="00EB1D46" w:rsidP="003B7867">
            <w:pPr>
              <w:jc w:val="center"/>
              <w:rPr>
                <w:rFonts w:eastAsia="DengXian"/>
                <w:sz w:val="20"/>
                <w:szCs w:val="20"/>
              </w:rPr>
            </w:pPr>
            <w:r w:rsidRPr="00261E78">
              <w:rPr>
                <w:sz w:val="20"/>
                <w:szCs w:val="20"/>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r>
      <w:tr w:rsidR="004D1611" w:rsidRPr="00261E78"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61E78" w:rsidRDefault="004D1611" w:rsidP="003B7867">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16</w:t>
            </w:r>
          </w:p>
        </w:tc>
      </w:tr>
      <w:tr w:rsidR="004D1611" w:rsidRPr="00261E78"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61E78"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61E78" w:rsidRDefault="004D1611" w:rsidP="003B7867">
            <w:pPr>
              <w:jc w:val="center"/>
              <w:rPr>
                <w:sz w:val="20"/>
                <w:szCs w:val="20"/>
              </w:rPr>
            </w:pPr>
            <w:r w:rsidRPr="00261E78">
              <w:rPr>
                <w:rFonts w:eastAsia="DengXian"/>
                <w:sz w:val="20"/>
                <w:szCs w:val="20"/>
              </w:rPr>
              <w:t>(0.01</w:t>
            </w:r>
            <w:r w:rsidR="001E5448" w:rsidRPr="00261E78">
              <w:rPr>
                <w:rFonts w:eastAsia="DengXian"/>
                <w:sz w:val="20"/>
                <w:szCs w:val="20"/>
              </w:rPr>
              <w:t>5</w:t>
            </w:r>
            <w:r w:rsidRPr="00261E78">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61E78" w:rsidRDefault="004D1611" w:rsidP="003B7867">
            <w:pPr>
              <w:jc w:val="center"/>
              <w:rPr>
                <w:rFonts w:eastAsia="DengXian"/>
                <w:sz w:val="20"/>
                <w:szCs w:val="20"/>
              </w:rPr>
            </w:pPr>
            <w:r w:rsidRPr="00261E78">
              <w:rPr>
                <w:rFonts w:eastAsia="DengXian"/>
                <w:sz w:val="20"/>
                <w:szCs w:val="20"/>
              </w:rPr>
              <w:t>(0.02</w:t>
            </w:r>
            <w:r w:rsidR="000D1BBE" w:rsidRPr="00261E78">
              <w:rPr>
                <w:rFonts w:eastAsia="DengXian"/>
                <w:sz w:val="20"/>
                <w:szCs w:val="20"/>
              </w:rPr>
              <w:t>6</w:t>
            </w:r>
            <w:r w:rsidRPr="00261E78">
              <w:rPr>
                <w:rFonts w:eastAsia="DengXian"/>
                <w:sz w:val="20"/>
                <w:szCs w:val="20"/>
              </w:rPr>
              <w:t>)</w:t>
            </w:r>
          </w:p>
        </w:tc>
      </w:tr>
      <w:tr w:rsidR="00D36DED" w:rsidRPr="00261E78"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61E78" w:rsidRDefault="00D36DED" w:rsidP="00D36DED">
            <w:pPr>
              <w:rPr>
                <w:rFonts w:eastAsia="DengXian"/>
                <w:sz w:val="20"/>
                <w:szCs w:val="20"/>
              </w:rPr>
            </w:pPr>
            <w:r w:rsidRPr="00261E78">
              <w:rPr>
                <w:rFonts w:eastAsia="DengXian"/>
                <w:sz w:val="20"/>
                <w:szCs w:val="20"/>
              </w:rPr>
              <w:t xml:space="preserve">controlling for </w:t>
            </w:r>
            <w:r w:rsidR="007100DD" w:rsidRPr="00261E78">
              <w:rPr>
                <w:rFonts w:eastAsia="DengXian"/>
                <w:sz w:val="20"/>
                <w:szCs w:val="20"/>
              </w:rPr>
              <w:t xml:space="preserve">a </w:t>
            </w:r>
            <w:r w:rsidR="000C2DF4" w:rsidRPr="00261E78">
              <w:rPr>
                <w:rFonts w:eastAsia="DengXian"/>
                <w:sz w:val="20"/>
                <w:szCs w:val="20"/>
              </w:rPr>
              <w:t xml:space="preserve">cubic </w:t>
            </w:r>
            <w:r w:rsidR="007100DD" w:rsidRPr="00261E78">
              <w:rPr>
                <w:rFonts w:eastAsia="DengXian"/>
                <w:sz w:val="20"/>
                <w:szCs w:val="20"/>
              </w:rPr>
              <w:t xml:space="preserve">polynomial of </w:t>
            </w:r>
            <w:r w:rsidRPr="00261E78">
              <w:rPr>
                <w:rFonts w:eastAsia="DengXian"/>
                <w:sz w:val="20"/>
                <w:szCs w:val="20"/>
              </w:rPr>
              <w:t>question</w:t>
            </w:r>
            <w:r w:rsidR="000D1BBE" w:rsidRPr="00261E78">
              <w:rPr>
                <w:rFonts w:eastAsia="DengXian"/>
                <w:sz w:val="20"/>
                <w:szCs w:val="20"/>
              </w:rPr>
              <w:t>/answer</w:t>
            </w:r>
            <w:r w:rsidRPr="00261E78">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61E78" w:rsidRDefault="000C2DF4" w:rsidP="00D36DED">
            <w:pPr>
              <w:jc w:val="center"/>
              <w:rPr>
                <w:rFonts w:eastAsia="DengXian"/>
                <w:sz w:val="20"/>
                <w:szCs w:val="20"/>
              </w:rPr>
            </w:pPr>
            <w:r w:rsidRPr="00261E78">
              <w:rPr>
                <w:rFonts w:eastAsia="DengXian"/>
                <w:sz w:val="20"/>
                <w:szCs w:val="20"/>
              </w:rPr>
              <w:t>√</w:t>
            </w:r>
          </w:p>
        </w:tc>
      </w:tr>
      <w:tr w:rsidR="00D36DED" w:rsidRPr="00261E78"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61E78" w:rsidRDefault="00D36DED" w:rsidP="00D36DED">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61E78" w:rsidRDefault="00D36DED" w:rsidP="00D36DED">
            <w:pPr>
              <w:jc w:val="center"/>
              <w:rPr>
                <w:rFonts w:eastAsia="DengXian"/>
                <w:sz w:val="20"/>
                <w:szCs w:val="20"/>
              </w:rPr>
            </w:pPr>
            <w:r w:rsidRPr="00261E78">
              <w:rPr>
                <w:rFonts w:eastAsia="DengXian"/>
                <w:sz w:val="20"/>
                <w:szCs w:val="20"/>
              </w:rPr>
              <w:t>√</w:t>
            </w:r>
          </w:p>
        </w:tc>
      </w:tr>
      <w:tr w:rsidR="004D1611" w:rsidRPr="00261E78"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61E78" w:rsidRDefault="004D1611" w:rsidP="003B7867">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61E78" w:rsidRDefault="000D1BBE" w:rsidP="003B7867">
            <w:pPr>
              <w:jc w:val="center"/>
              <w:rPr>
                <w:rFonts w:eastAsia="DengXian"/>
                <w:sz w:val="20"/>
                <w:szCs w:val="20"/>
              </w:rPr>
            </w:pPr>
            <w:r w:rsidRPr="00261E78">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61E78" w:rsidRDefault="000D1BBE" w:rsidP="003B7867">
            <w:pPr>
              <w:jc w:val="center"/>
              <w:rPr>
                <w:rFonts w:eastAsia="DengXian"/>
                <w:sz w:val="20"/>
                <w:szCs w:val="20"/>
              </w:rPr>
            </w:pPr>
            <w:r w:rsidRPr="00261E78">
              <w:rPr>
                <w:rFonts w:eastAsia="DengXian"/>
                <w:sz w:val="20"/>
                <w:szCs w:val="20"/>
              </w:rPr>
              <w:t>8,961</w:t>
            </w:r>
          </w:p>
        </w:tc>
      </w:tr>
    </w:tbl>
    <w:p w14:paraId="6E671B95" w14:textId="71C077AE" w:rsidR="004D1611" w:rsidRPr="00261E78" w:rsidRDefault="004D1611" w:rsidP="00633022">
      <w:pPr>
        <w:pStyle w:val="Notes"/>
      </w:pPr>
      <w:r w:rsidRPr="00261E78">
        <w:t>Note: 1. ***p&lt;0.001; **p&lt;0.01; *p&lt;0.05.</w:t>
      </w:r>
    </w:p>
    <w:p w14:paraId="2994EE93" w14:textId="0F378CA5" w:rsidR="00312F42" w:rsidRPr="00261E78" w:rsidRDefault="00B001BA" w:rsidP="00E93697">
      <w:pPr>
        <w:pStyle w:val="Heading3"/>
      </w:pPr>
      <w:r w:rsidRPr="00261E78">
        <w:rPr>
          <w:rFonts w:eastAsiaTheme="minorEastAsia"/>
        </w:rPr>
        <w:t xml:space="preserve">Robustness to </w:t>
      </w:r>
      <w:r w:rsidR="0005397D" w:rsidRPr="00261E78">
        <w:rPr>
          <w:rFonts w:eastAsiaTheme="minorEastAsia"/>
        </w:rPr>
        <w:t>Quality</w:t>
      </w:r>
      <w:r w:rsidRPr="00261E78">
        <w:rPr>
          <w:rFonts w:eastAsiaTheme="minorEastAsia"/>
        </w:rPr>
        <w:t xml:space="preserve"> of</w:t>
      </w:r>
      <w:r w:rsidR="00312F42" w:rsidRPr="00261E78">
        <w:rPr>
          <w:rFonts w:eastAsiaTheme="minorEastAsia"/>
        </w:rPr>
        <w:t xml:space="preserve"> Random Assignment</w:t>
      </w:r>
    </w:p>
    <w:p w14:paraId="42261A85" w14:textId="31A88FD6" w:rsidR="00E9793D" w:rsidRPr="00261E78" w:rsidRDefault="00E9793D" w:rsidP="00A86F82">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61E78">
        <w:t>unobservable</w:t>
      </w:r>
      <w:r w:rsidR="00D1059C">
        <w:t>s</w:t>
      </w:r>
      <w:r w:rsidRPr="00261E78">
        <w:t xml:space="preserve"> remains a concern.</w:t>
      </w:r>
    </w:p>
    <w:p w14:paraId="106A425D" w14:textId="1815A418" w:rsidR="00E9793D" w:rsidRPr="00261E78" w:rsidRDefault="00E9793D" w:rsidP="00A86F82">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w:t>
      </w:r>
      <w:r w:rsidR="006F5EBF" w:rsidRPr="00261E78">
        <w:t>1</w:t>
      </w:r>
      <w:r w:rsidRPr="00261E78">
        <w:t xml:space="preserve">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w:t>
      </w:r>
      <w:r w:rsidRPr="00261E78">
        <w:lastRenderedPageBreak/>
        <w:t xml:space="preserve">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Pr="00261E78">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Pr="00261E78">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Pr="00261E78">
        <w:instrText>R</w:instrText>
      </w:r>
      <w:r w:rsidRPr="00261E78">
        <w:instrText>平方运动。我发展了一个形式上的有界论证。我展示了两个验证练习，并讨论了在经济学文献中的应用。本文的补充材料可以在网上找到。</w:instrText>
      </w:r>
      <w:r w:rsidRPr="00261E78">
        <w:instrText>","call-number":"2","container-title":"Journal of Business &amp; Economic Statistics","DOI":"10.1080/07350015.2016.1227711","ISSN":"0735-0015","issue":"2","journalAbbreviation":"J. Bus. Econom. Statist.","language":"en","note":"</w:instrText>
      </w:r>
      <w:r w:rsidRPr="00261E78">
        <w:rPr>
          <w:rFonts w:ascii="Apple Color Emoji" w:hAnsi="Apple Color Emoji" w:cs="Apple Color Emoji"/>
        </w:rPr>
        <w:instrText>🏷️</w:instrText>
      </w:r>
      <w:r w:rsidRPr="00261E78">
        <w:instrText xml:space="preserve"> </w:instrText>
      </w:r>
      <w:r w:rsidRPr="00261E78">
        <w:rPr>
          <w:rFonts w:ascii="Apple Color Emoji" w:hAnsi="Apple Color Emoji" w:cs="Apple Color Emoji"/>
        </w:rPr>
        <w:instrText>📒</w:instrText>
      </w:r>
      <w:r w:rsidRPr="00261E78">
        <w:instrText>、</w:instrText>
      </w:r>
      <w:r w:rsidRPr="00261E78">
        <w:instrText>/reading</w:instrText>
      </w:r>
      <w:r w:rsidRPr="00261E78">
        <w:instrText>、</w:instrText>
      </w:r>
      <w:r w:rsidRPr="00261E78">
        <w:instrText>Coefficient stability</w:instrText>
      </w:r>
      <w:r w:rsidRPr="00261E78">
        <w:instrText>、</w:instrText>
      </w:r>
      <w:r w:rsidRPr="00261E78">
        <w:instrText>Omitted variable bias</w:instrText>
      </w:r>
      <w:r w:rsidRPr="00261E78">
        <w:instrText>、</w:instrText>
      </w:r>
      <w:r w:rsidRPr="00261E78">
        <w:instrText xml:space="preserve">Selection","page":"187-204","source":"3 (Q1)","title":"Unobservable selection and coefficient stability: Theory and evidence","title-short":"Unobservable selection and coefficient stability","volume":"37","author":[{"family":"Oster","given":"Emily"}],"issued":{"date-parts":[["2019",4,3]]}}}],"schema":"https://github.com/citation-style-language/schema/raw/master/csl-citation.json"}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4D1697AA" w14:textId="309084DF" w:rsidR="00E9793D" w:rsidRPr="00261E78" w:rsidRDefault="00E9793D" w:rsidP="00A86F82">
      <w:pPr>
        <w:pStyle w:val="Paragraph0"/>
      </w:pPr>
      <w:r w:rsidRPr="00261E78">
        <w:t xml:space="preserve">Table </w:t>
      </w:r>
      <w:r w:rsidR="00FB2A9C" w:rsidRPr="00261E78">
        <w:t>8</w:t>
      </w:r>
      <w:r w:rsidRPr="00261E78">
        <w:t xml:space="preserve"> reveals remarkable consistency between original and bias-adjusted coefficients. For answer supply, the original coefficient (-0.046) differs negligibly from the bias-adjusted coefficient (-0.045). For </w:t>
      </w:r>
      <w:r w:rsidR="00304A09" w:rsidRPr="00261E78">
        <w:t>viewer</w:t>
      </w:r>
      <w:r w:rsidRPr="00261E78">
        <w:t xml:space="preserve"> recognition</w:t>
      </w:r>
      <w:r w:rsidR="00304A09" w:rsidRPr="00261E78">
        <w:t xml:space="preserve"> of human answers</w:t>
      </w:r>
      <w:r w:rsidRPr="00261E78">
        <w:t xml:space="preserve">, we observe similar consistency (-0.046 versus -0.044). The </w:t>
      </w:r>
      <w:r w:rsidRPr="00261E78">
        <w:rPr>
          <w:i/>
          <w:iCs/>
        </w:rPr>
        <w:t>δ</w:t>
      </w:r>
      <w:r w:rsidRPr="00261E78">
        <w:t xml:space="preserve"> values for both outcomes (39.719 and 26.744) far exceed the recommended threshold of </w:t>
      </w:r>
      <w:r w:rsidR="008C6AF9" w:rsidRPr="00261E78">
        <w:t>1</w:t>
      </w:r>
      <w:r w:rsidRPr="00261E78">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61E78" w:rsidRDefault="006D52DB" w:rsidP="00312F42">
      <w:pPr>
        <w:pStyle w:val="TableFiguretitle"/>
      </w:pPr>
      <w:bookmarkStart w:id="17" w:name="_Ref194135100"/>
      <w:bookmarkStart w:id="18" w:name="_Ref177392144"/>
      <w:r w:rsidRPr="00261E78">
        <w:t xml:space="preserve">Table </w:t>
      </w:r>
      <w:fldSimple w:instr=" SEQ Table \* ARABIC ">
        <w:r w:rsidR="00FB2A9C" w:rsidRPr="00261E78">
          <w:t>8</w:t>
        </w:r>
      </w:fldSimple>
      <w:bookmarkEnd w:id="17"/>
      <w:r w:rsidRPr="00261E78">
        <w:t xml:space="preserve">. </w:t>
      </w:r>
      <w:bookmarkEnd w:id="18"/>
      <w:r w:rsidR="00312F42" w:rsidRPr="00261E78">
        <w:t xml:space="preserve">Robustness to </w:t>
      </w:r>
      <w:r w:rsidR="002C29E2" w:rsidRPr="00261E78">
        <w:t xml:space="preserve">the </w:t>
      </w:r>
      <w:r w:rsidR="00395094" w:rsidRPr="00261E78">
        <w:t>quality</w:t>
      </w:r>
      <w:r w:rsidR="00312F42" w:rsidRPr="00261E78">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61E78" w14:paraId="78AB3EF8" w14:textId="77777777" w:rsidTr="00DD644D">
        <w:trPr>
          <w:trHeight w:val="270"/>
          <w:jc w:val="center"/>
        </w:trPr>
        <w:tc>
          <w:tcPr>
            <w:tcW w:w="2610" w:type="dxa"/>
            <w:noWrap/>
            <w:vAlign w:val="center"/>
            <w:hideMark/>
          </w:tcPr>
          <w:p w14:paraId="69910D39" w14:textId="77777777" w:rsidR="00312F42" w:rsidRPr="00261E78" w:rsidRDefault="00312F42" w:rsidP="003B7867">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61E78" w:rsidRDefault="0094200E" w:rsidP="003B7867">
            <w:pPr>
              <w:jc w:val="center"/>
              <w:rPr>
                <w:rFonts w:cs="Georgia"/>
                <w:sz w:val="22"/>
                <w:szCs w:val="22"/>
              </w:rPr>
            </w:pPr>
            <w:r w:rsidRPr="00261E78">
              <w:rPr>
                <w:rFonts w:eastAsia="DengXian"/>
                <w:sz w:val="22"/>
                <w:szCs w:val="22"/>
              </w:rPr>
              <w:t>Original coeffi</w:t>
            </w:r>
            <w:r w:rsidR="00CC2BB7">
              <w:rPr>
                <w:rFonts w:eastAsia="DengXian"/>
                <w:sz w:val="22"/>
                <w:szCs w:val="22"/>
              </w:rPr>
              <w:t>ci</w:t>
            </w:r>
            <w:r w:rsidRPr="00261E78">
              <w:rPr>
                <w:rFonts w:eastAsia="DengXian"/>
                <w:sz w:val="22"/>
                <w:szCs w:val="22"/>
              </w:rPr>
              <w:t>ent</w:t>
            </w:r>
            <w:r w:rsidR="00A9797D" w:rsidRPr="00261E78">
              <w:rPr>
                <w:rFonts w:eastAsia="DengXian"/>
                <w:sz w:val="22"/>
                <w:szCs w:val="22"/>
              </w:rPr>
              <w:t xml:space="preserve"> </w:t>
            </w:r>
            <m:oMath>
              <m:acc>
                <m:accPr>
                  <m:ctrlPr>
                    <w:ins w:id="19"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61E78" w:rsidRDefault="00000000" w:rsidP="003B7867">
            <w:pPr>
              <w:jc w:val="center"/>
              <w:rPr>
                <w:rFonts w:cs="Georgia"/>
                <w:sz w:val="22"/>
                <w:szCs w:val="22"/>
              </w:rPr>
            </w:pPr>
            <m:oMathPara>
              <m:oMath>
                <m:sSup>
                  <m:sSupPr>
                    <m:ctrlPr>
                      <w:ins w:id="20"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61E78" w:rsidRDefault="00000000" w:rsidP="003B7867">
            <w:pPr>
              <w:jc w:val="center"/>
              <w:rPr>
                <w:rFonts w:eastAsia="DengXian"/>
                <w:sz w:val="22"/>
                <w:szCs w:val="22"/>
              </w:rPr>
            </w:pPr>
            <m:oMathPara>
              <m:oMath>
                <m:sSubSup>
                  <m:sSubSupPr>
                    <m:ctrlPr>
                      <w:ins w:id="21"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2"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61E78" w:rsidRDefault="00312F42" w:rsidP="003B7867">
            <w:pPr>
              <w:jc w:val="center"/>
              <w:rPr>
                <w:rFonts w:eastAsia="DengXian"/>
                <w:sz w:val="22"/>
                <w:szCs w:val="22"/>
              </w:rPr>
            </w:pPr>
            <w:r w:rsidRPr="00261E78">
              <w:rPr>
                <w:rFonts w:eastAsia="DengXian"/>
                <w:sz w:val="22"/>
                <w:szCs w:val="22"/>
              </w:rPr>
              <w:t xml:space="preserve">Bias-adjusted effect </w:t>
            </w:r>
            <m:oMath>
              <m:sSup>
                <m:sSupPr>
                  <m:ctrlPr>
                    <w:ins w:id="23"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61E78" w:rsidRDefault="00312F42" w:rsidP="003B7867">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ins w:id="24"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25"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61E78" w14:paraId="2E980E0F" w14:textId="77777777" w:rsidTr="00DD644D">
        <w:trPr>
          <w:trHeight w:val="270"/>
          <w:jc w:val="center"/>
        </w:trPr>
        <w:tc>
          <w:tcPr>
            <w:tcW w:w="2610" w:type="dxa"/>
            <w:noWrap/>
            <w:vAlign w:val="center"/>
            <w:hideMark/>
          </w:tcPr>
          <w:p w14:paraId="5C9B96D2" w14:textId="05C67EED" w:rsidR="00312F42" w:rsidRPr="00261E78" w:rsidRDefault="00312F42" w:rsidP="003B7867">
            <w:pPr>
              <w:rPr>
                <w:rFonts w:eastAsia="DengXian"/>
                <w:sz w:val="22"/>
                <w:szCs w:val="22"/>
              </w:rPr>
            </w:pPr>
            <w:r w:rsidRPr="00261E78">
              <w:rPr>
                <w:rFonts w:eastAsia="DengXian"/>
                <w:sz w:val="22"/>
                <w:szCs w:val="22"/>
              </w:rPr>
              <w:t xml:space="preserve">DV: </w:t>
            </w:r>
            <w:r w:rsidRPr="00261E78">
              <w:rPr>
                <w:i/>
                <w:iCs/>
                <w:sz w:val="22"/>
                <w:szCs w:val="22"/>
              </w:rPr>
              <w:t>answerNum</w:t>
            </w:r>
            <w:r w:rsidR="0091501E" w:rsidRPr="00261E78">
              <w:rPr>
                <w:i/>
                <w:iCs/>
                <w:sz w:val="22"/>
                <w:szCs w:val="22"/>
                <w:vertAlign w:val="subscript"/>
              </w:rPr>
              <w:t>i</w:t>
            </w:r>
          </w:p>
        </w:tc>
        <w:tc>
          <w:tcPr>
            <w:tcW w:w="1218" w:type="dxa"/>
            <w:vAlign w:val="center"/>
          </w:tcPr>
          <w:p w14:paraId="57F5D153" w14:textId="77777777" w:rsidR="00312F42" w:rsidRPr="00261E78" w:rsidRDefault="00312F42" w:rsidP="003B7867">
            <w:pPr>
              <w:jc w:val="center"/>
              <w:rPr>
                <w:rFonts w:eastAsia="DengXian"/>
                <w:sz w:val="22"/>
                <w:szCs w:val="22"/>
              </w:rPr>
            </w:pPr>
            <w:r w:rsidRPr="00261E78">
              <w:rPr>
                <w:rFonts w:eastAsia="DengXian"/>
                <w:sz w:val="22"/>
                <w:szCs w:val="22"/>
              </w:rPr>
              <w:t xml:space="preserve">-0.046 </w:t>
            </w:r>
          </w:p>
        </w:tc>
        <w:tc>
          <w:tcPr>
            <w:tcW w:w="850" w:type="dxa"/>
            <w:vAlign w:val="center"/>
          </w:tcPr>
          <w:p w14:paraId="0C6C5198" w14:textId="50E2FD5B"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93</w:t>
            </w:r>
            <w:r w:rsidRPr="00261E78">
              <w:rPr>
                <w:rFonts w:eastAsia="DengXian"/>
                <w:sz w:val="22"/>
                <w:szCs w:val="22"/>
              </w:rPr>
              <w:t xml:space="preserve"> </w:t>
            </w:r>
          </w:p>
        </w:tc>
        <w:tc>
          <w:tcPr>
            <w:tcW w:w="765" w:type="dxa"/>
            <w:noWrap/>
            <w:vAlign w:val="center"/>
            <w:hideMark/>
          </w:tcPr>
          <w:p w14:paraId="3282F209" w14:textId="43B5885E" w:rsidR="00312F42" w:rsidRPr="00261E78" w:rsidRDefault="00312F42" w:rsidP="003B7867">
            <w:pPr>
              <w:jc w:val="center"/>
              <w:rPr>
                <w:rFonts w:eastAsia="DengXian"/>
                <w:sz w:val="22"/>
                <w:szCs w:val="22"/>
              </w:rPr>
            </w:pPr>
            <w:r w:rsidRPr="00261E78">
              <w:rPr>
                <w:rFonts w:eastAsia="DengXian"/>
                <w:sz w:val="22"/>
                <w:szCs w:val="22"/>
              </w:rPr>
              <w:t>0.</w:t>
            </w:r>
            <w:r w:rsidR="002B0A41" w:rsidRPr="00261E78">
              <w:rPr>
                <w:rFonts w:eastAsia="DengXian"/>
                <w:sz w:val="22"/>
                <w:szCs w:val="22"/>
              </w:rPr>
              <w:t xml:space="preserve">121 </w:t>
            </w:r>
          </w:p>
        </w:tc>
        <w:tc>
          <w:tcPr>
            <w:tcW w:w="1691" w:type="dxa"/>
            <w:noWrap/>
            <w:vAlign w:val="center"/>
            <w:hideMark/>
          </w:tcPr>
          <w:p w14:paraId="648C177D" w14:textId="77777777" w:rsidR="00312F42" w:rsidRPr="00261E78" w:rsidRDefault="00312F42" w:rsidP="003B7867">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6D6DF68A" w14:textId="33C65884" w:rsidR="00312F42" w:rsidRPr="00261E78" w:rsidRDefault="00312F42" w:rsidP="003B7867">
            <w:pPr>
              <w:jc w:val="center"/>
              <w:rPr>
                <w:rFonts w:eastAsia="DengXian"/>
                <w:sz w:val="22"/>
                <w:szCs w:val="22"/>
              </w:rPr>
            </w:pPr>
            <w:r w:rsidRPr="00261E78">
              <w:rPr>
                <w:rFonts w:eastAsia="DengXian"/>
                <w:sz w:val="22"/>
                <w:szCs w:val="22"/>
              </w:rPr>
              <w:t>3</w:t>
            </w:r>
            <w:r w:rsidR="00A70B8A" w:rsidRPr="00261E78">
              <w:rPr>
                <w:rFonts w:eastAsia="DengXian"/>
                <w:sz w:val="22"/>
                <w:szCs w:val="22"/>
              </w:rPr>
              <w:t>9</w:t>
            </w:r>
            <w:r w:rsidRPr="00261E78">
              <w:rPr>
                <w:rFonts w:eastAsia="DengXian"/>
                <w:sz w:val="22"/>
                <w:szCs w:val="22"/>
              </w:rPr>
              <w:t>.</w:t>
            </w:r>
            <w:r w:rsidR="00A70B8A" w:rsidRPr="00261E78">
              <w:rPr>
                <w:rFonts w:eastAsia="DengXian"/>
                <w:sz w:val="22"/>
                <w:szCs w:val="22"/>
              </w:rPr>
              <w:t>719</w:t>
            </w:r>
            <w:r w:rsidRPr="00261E78">
              <w:rPr>
                <w:rFonts w:eastAsia="DengXian"/>
                <w:sz w:val="22"/>
                <w:szCs w:val="22"/>
              </w:rPr>
              <w:t xml:space="preserve"> </w:t>
            </w:r>
          </w:p>
        </w:tc>
      </w:tr>
      <w:tr w:rsidR="00312F42" w:rsidRPr="00261E78" w14:paraId="41161447" w14:textId="77777777" w:rsidTr="00DD644D">
        <w:trPr>
          <w:trHeight w:val="288"/>
          <w:jc w:val="center"/>
        </w:trPr>
        <w:tc>
          <w:tcPr>
            <w:tcW w:w="2610" w:type="dxa"/>
            <w:noWrap/>
            <w:vAlign w:val="center"/>
            <w:hideMark/>
          </w:tcPr>
          <w:p w14:paraId="1A602E18" w14:textId="0CFAE9FC" w:rsidR="00312F42" w:rsidRPr="00261E78" w:rsidRDefault="00312F42" w:rsidP="003B7867">
            <w:pPr>
              <w:rPr>
                <w:rFonts w:eastAsia="DengXian"/>
                <w:sz w:val="22"/>
                <w:szCs w:val="22"/>
              </w:rPr>
            </w:pPr>
            <w:r w:rsidRPr="00261E78">
              <w:rPr>
                <w:rFonts w:eastAsia="DengXian"/>
                <w:sz w:val="22"/>
                <w:szCs w:val="22"/>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c>
          <w:tcPr>
            <w:tcW w:w="1218" w:type="dxa"/>
            <w:vAlign w:val="center"/>
          </w:tcPr>
          <w:p w14:paraId="76D4FD9F" w14:textId="38B2D335" w:rsidR="00312F42" w:rsidRPr="00261E78" w:rsidRDefault="00312F42" w:rsidP="003B7867">
            <w:pPr>
              <w:jc w:val="center"/>
              <w:rPr>
                <w:rFonts w:eastAsia="DengXian"/>
                <w:sz w:val="22"/>
                <w:szCs w:val="22"/>
              </w:rPr>
            </w:pPr>
            <w:r w:rsidRPr="00261E78">
              <w:rPr>
                <w:rFonts w:eastAsia="DengXian"/>
                <w:sz w:val="22"/>
                <w:szCs w:val="22"/>
              </w:rPr>
              <w:t>-0.04</w:t>
            </w:r>
            <w:r w:rsidR="003374EB" w:rsidRPr="00261E78">
              <w:rPr>
                <w:rFonts w:eastAsia="DengXian"/>
                <w:sz w:val="22"/>
                <w:szCs w:val="22"/>
              </w:rPr>
              <w:t>6</w:t>
            </w:r>
            <w:r w:rsidRPr="00261E78">
              <w:rPr>
                <w:rFonts w:eastAsia="DengXian"/>
                <w:sz w:val="22"/>
                <w:szCs w:val="22"/>
              </w:rPr>
              <w:t xml:space="preserve"> </w:t>
            </w:r>
          </w:p>
        </w:tc>
        <w:tc>
          <w:tcPr>
            <w:tcW w:w="850" w:type="dxa"/>
            <w:vAlign w:val="center"/>
          </w:tcPr>
          <w:p w14:paraId="6412B1B9" w14:textId="74222C8D"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33</w:t>
            </w:r>
            <w:r w:rsidRPr="00261E78">
              <w:rPr>
                <w:rFonts w:eastAsia="DengXian"/>
                <w:sz w:val="22"/>
                <w:szCs w:val="22"/>
              </w:rPr>
              <w:t xml:space="preserve"> </w:t>
            </w:r>
          </w:p>
        </w:tc>
        <w:tc>
          <w:tcPr>
            <w:tcW w:w="765" w:type="dxa"/>
            <w:noWrap/>
            <w:vAlign w:val="center"/>
            <w:hideMark/>
          </w:tcPr>
          <w:p w14:paraId="3C38F4E0" w14:textId="44AB1F19"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43</w:t>
            </w:r>
            <w:r w:rsidRPr="00261E78">
              <w:rPr>
                <w:rFonts w:eastAsia="DengXian"/>
                <w:sz w:val="22"/>
                <w:szCs w:val="22"/>
              </w:rPr>
              <w:t xml:space="preserve"> </w:t>
            </w:r>
          </w:p>
        </w:tc>
        <w:tc>
          <w:tcPr>
            <w:tcW w:w="1691" w:type="dxa"/>
            <w:noWrap/>
            <w:vAlign w:val="center"/>
            <w:hideMark/>
          </w:tcPr>
          <w:p w14:paraId="70171A13" w14:textId="45B984C2" w:rsidR="00312F42" w:rsidRPr="00261E78" w:rsidRDefault="00312F42" w:rsidP="003B7867">
            <w:pPr>
              <w:jc w:val="center"/>
              <w:rPr>
                <w:rFonts w:eastAsia="DengXian"/>
                <w:sz w:val="22"/>
                <w:szCs w:val="22"/>
              </w:rPr>
            </w:pPr>
            <w:r w:rsidRPr="00261E78">
              <w:rPr>
                <w:rFonts w:eastAsia="DengXian"/>
                <w:sz w:val="22"/>
                <w:szCs w:val="22"/>
              </w:rPr>
              <w:t>-0.04</w:t>
            </w:r>
            <w:r w:rsidR="002B0A41" w:rsidRPr="00261E78">
              <w:rPr>
                <w:rFonts w:eastAsia="DengXian"/>
                <w:sz w:val="22"/>
                <w:szCs w:val="22"/>
              </w:rPr>
              <w:t>4</w:t>
            </w:r>
            <w:r w:rsidRPr="00261E78">
              <w:rPr>
                <w:rFonts w:eastAsia="DengXian"/>
                <w:sz w:val="22"/>
                <w:szCs w:val="22"/>
              </w:rPr>
              <w:t xml:space="preserve"> </w:t>
            </w:r>
          </w:p>
        </w:tc>
        <w:tc>
          <w:tcPr>
            <w:tcW w:w="2226" w:type="dxa"/>
            <w:noWrap/>
            <w:vAlign w:val="center"/>
            <w:hideMark/>
          </w:tcPr>
          <w:p w14:paraId="41504FE6" w14:textId="7E56F959" w:rsidR="00312F42" w:rsidRPr="00261E78" w:rsidRDefault="002B0A41" w:rsidP="003B7867">
            <w:pPr>
              <w:jc w:val="center"/>
              <w:rPr>
                <w:rFonts w:eastAsia="DengXian"/>
                <w:sz w:val="22"/>
                <w:szCs w:val="22"/>
              </w:rPr>
            </w:pPr>
            <w:r w:rsidRPr="00261E78">
              <w:rPr>
                <w:rFonts w:eastAsia="DengXian"/>
                <w:sz w:val="22"/>
                <w:szCs w:val="22"/>
              </w:rPr>
              <w:t>26.744</w:t>
            </w:r>
            <w:r w:rsidR="00312F42" w:rsidRPr="00261E78">
              <w:rPr>
                <w:rFonts w:eastAsia="DengXian"/>
                <w:sz w:val="22"/>
                <w:szCs w:val="22"/>
              </w:rPr>
              <w:t xml:space="preserve"> </w:t>
            </w:r>
          </w:p>
        </w:tc>
      </w:tr>
    </w:tbl>
    <w:p w14:paraId="0714CCF3" w14:textId="77777777" w:rsidR="00312F42" w:rsidRPr="00261E78" w:rsidRDefault="00312F42" w:rsidP="00312F42">
      <w:pPr>
        <w:pStyle w:val="Notes"/>
      </w:pPr>
      <w:r w:rsidRPr="00261E78">
        <w:t xml:space="preserve">Note: </w:t>
      </w:r>
      <m:oMath>
        <m:acc>
          <m:accPr>
            <m:ctrlPr>
              <w:ins w:id="26" w:author="CHEN Junluo" w:date="2025-12-10T23:52:00Z" w16du:dateUtc="2025-12-10T15:52:00Z">
                <w:rPr>
                  <w:rFonts w:ascii="Cambria Math" w:hAnsi="Cambria Math"/>
                  <w:i/>
                </w:rPr>
              </w:ins>
            </m:ctrlPr>
          </m:accPr>
          <m:e>
            <m:r>
              <w:rPr>
                <w:rFonts w:ascii="Cambria Math" w:hAnsi="Cambria Math"/>
              </w:rPr>
              <m:t>β</m:t>
            </m:r>
          </m:e>
        </m:acc>
      </m:oMath>
      <w:r w:rsidRPr="00261E78">
        <w:t xml:space="preserve"> and </w:t>
      </w:r>
      <m:oMath>
        <m:sSup>
          <m:sSupPr>
            <m:ctrlPr>
              <w:ins w:id="27"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ins w:id="28" w:author="CHEN Junluo" w:date="2025-12-10T23:52:00Z" w16du:dateUtc="2025-12-10T15:52:00Z">
                <w:rPr>
                  <w:rFonts w:ascii="Cambria Math" w:hAnsi="Cambria Math"/>
                  <w:i/>
                </w:rPr>
              </w:ins>
            </m:ctrlPr>
          </m:sSupPr>
          <m:e>
            <m:r>
              <w:rPr>
                <w:rFonts w:ascii="Cambria Math" w:hAnsi="Cambria Math"/>
              </w:rPr>
              <m:t>β</m:t>
            </m:r>
            <m:ctrlPr>
              <w:ins w:id="29" w:author="CHEN Junluo" w:date="2025-12-10T23:52:00Z" w16du:dateUtc="2025-12-10T15:52:00Z">
                <w:rPr>
                  <w:rFonts w:ascii="Cambria Math" w:hAnsi="Cambria Math"/>
                </w:rPr>
              </w:ins>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p>
    <w:bookmarkEnd w:id="12"/>
    <w:p w14:paraId="6B029A18" w14:textId="5A20E261" w:rsidR="00F40939" w:rsidRPr="00261E78" w:rsidRDefault="00F40939" w:rsidP="00E93697">
      <w:pPr>
        <w:pStyle w:val="Heading2"/>
      </w:pPr>
      <w:r w:rsidRPr="00261E78">
        <w:t>Mechanism</w:t>
      </w:r>
      <w:r w:rsidR="004E29B0" w:rsidRPr="00261E78">
        <w:t>s</w:t>
      </w:r>
    </w:p>
    <w:p w14:paraId="49BFA68C" w14:textId="586CE404" w:rsidR="00BF2A93" w:rsidRPr="00261E78" w:rsidRDefault="001B5EE0" w:rsidP="00E93697">
      <w:pPr>
        <w:pStyle w:val="Heading3"/>
      </w:pPr>
      <w:r w:rsidRPr="00261E78">
        <w:t>Mechanisms Driving Reduction in Human Answers</w:t>
      </w:r>
    </w:p>
    <w:p w14:paraId="28AFE41B" w14:textId="6C38BD2D" w:rsidR="00B851B5" w:rsidRPr="00261E78" w:rsidRDefault="00B851B5" w:rsidP="00A86F82">
      <w:pPr>
        <w:pStyle w:val="Paragraph0"/>
        <w:ind w:firstLine="504"/>
      </w:pPr>
      <w:r w:rsidRPr="00261E78">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41D68F57" w:rsidR="00A94EFC" w:rsidRPr="00261E78" w:rsidRDefault="00A94EFC" w:rsidP="00A86F82">
      <w:pPr>
        <w:pStyle w:val="Paragraph0"/>
        <w:ind w:firstLine="504"/>
      </w:pPr>
      <w:r w:rsidRPr="00261E78">
        <w:t xml:space="preserve">Our empirical approach tests whether each mechanism mediates the observed deterrence effect. Following standard practices </w:t>
      </w:r>
      <w:r w:rsidR="008B7111" w:rsidRPr="00261E78">
        <w:rPr>
          <w:rFonts w:eastAsia="Times New Roman"/>
          <w:szCs w:val="24"/>
        </w:rPr>
        <w:fldChar w:fldCharType="begin"/>
      </w:r>
      <w:r w:rsidR="008B7111" w:rsidRPr="00261E78">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2011)","noteIndex":0},"citationItems":[{"id":3655,"uris":["http://zotero.org/users/8905122/items/RGFGRAWG"],"itemData":{"id":3655,"type":"article-journal","abstract":"We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8B7111" w:rsidRPr="00261E78">
        <w:rPr>
          <w:rFonts w:ascii="Heiti TC" w:eastAsia="Heiti TC" w:hAnsi="Heiti TC" w:cs="Heiti TC"/>
          <w:szCs w:val="24"/>
        </w:rPr>
        <w:instrText>【摘要翻译】我们为许多国家提供了国家以下一级的种族、语言和宗教构成数据的新汇编。利用这些数据，我们衡量了国内群体的隔离情况。克服出现的内生性问题</w:instrText>
      </w:r>
      <w:r w:rsidR="008B7111" w:rsidRPr="00261E78">
        <w:rPr>
          <w:rFonts w:eastAsia="Times New Roman"/>
          <w:szCs w:val="24"/>
        </w:rPr>
        <w:instrText>\n</w:instrText>
      </w:r>
      <w:r w:rsidR="008B7111" w:rsidRPr="00261E78">
        <w:rPr>
          <w:rFonts w:ascii="Heiti TC" w:eastAsia="Heiti TC" w:hAnsi="Heiti TC" w:cs="Heiti TC"/>
          <w:szCs w:val="24"/>
        </w:rPr>
        <w:instrText>由于流动性和内生内部边界，我们构建了一个隔离工具。我们发现在种族和语言上</w:instrText>
      </w:r>
      <w:r w:rsidR="008B7111" w:rsidRPr="00261E78">
        <w:rPr>
          <w:rFonts w:eastAsia="Times New Roman"/>
          <w:szCs w:val="24"/>
        </w:rPr>
        <w:instrText>\n</w:instrText>
      </w:r>
      <w:r w:rsidR="008B7111" w:rsidRPr="00261E78">
        <w:rPr>
          <w:rFonts w:ascii="Heiti TC" w:eastAsia="Heiti TC" w:hAnsi="Heiti TC" w:cs="Heiti TC"/>
          <w:szCs w:val="24"/>
        </w:rPr>
        <w:instrText>隔离国家，即群体在空间上更加隔离的国家，政府质量较低；宗教隔离和治理之间没有关系。信任是影响的重要渠道；在种族隔离更严重的国家，这一比例较低。</w:instrText>
      </w:r>
      <w:r w:rsidR="008B7111" w:rsidRPr="00261E78">
        <w:rPr>
          <w:rFonts w:eastAsia="Times New Roman"/>
          <w:szCs w:val="24"/>
        </w:rPr>
        <w:instrText>(</w:instrText>
      </w:r>
      <w:r w:rsidR="008B7111" w:rsidRPr="00261E78">
        <w:rPr>
          <w:rFonts w:ascii="Heiti TC" w:eastAsia="Heiti TC" w:hAnsi="Heiti TC" w:cs="Heiti TC"/>
          <w:szCs w:val="24"/>
        </w:rPr>
        <w:instrText>凝胶</w:instrText>
      </w:r>
      <w:r w:rsidR="008B7111" w:rsidRPr="00261E78">
        <w:rPr>
          <w:rFonts w:eastAsia="Times New Roman"/>
          <w:szCs w:val="24"/>
        </w:rPr>
        <w:instrText>H11</w:instrText>
      </w:r>
      <w:r w:rsidR="008B7111" w:rsidRPr="00261E78">
        <w:rPr>
          <w:rFonts w:ascii="Heiti TC" w:eastAsia="Heiti TC" w:hAnsi="Heiti TC" w:cs="Heiti TC"/>
          <w:szCs w:val="24"/>
        </w:rPr>
        <w:instrText>、</w:instrText>
      </w:r>
      <w:r w:rsidR="008B7111" w:rsidRPr="00261E78">
        <w:rPr>
          <w:rFonts w:eastAsia="Times New Roman"/>
          <w:szCs w:val="24"/>
        </w:rPr>
        <w:instrText>H77</w:instrText>
      </w:r>
      <w:r w:rsidR="008B7111" w:rsidRPr="00261E78">
        <w:rPr>
          <w:rFonts w:ascii="Heiti TC" w:eastAsia="Heiti TC" w:hAnsi="Heiti TC" w:cs="Heiti TC"/>
          <w:szCs w:val="24"/>
        </w:rPr>
        <w:instrText>、</w:instrText>
      </w:r>
      <w:r w:rsidR="008B7111" w:rsidRPr="00261E78">
        <w:rPr>
          <w:rFonts w:eastAsia="Times New Roman"/>
          <w:szCs w:val="24"/>
        </w:rPr>
        <w:instrText>J15</w:instrText>
      </w:r>
      <w:r w:rsidR="008B7111" w:rsidRPr="00261E78">
        <w:rPr>
          <w:rFonts w:ascii="Heiti TC" w:eastAsia="Heiti TC" w:hAnsi="Heiti TC" w:cs="Heiti TC"/>
          <w:szCs w:val="24"/>
        </w:rPr>
        <w:instrText>、</w:instrText>
      </w:r>
      <w:r w:rsidR="008B7111" w:rsidRPr="00261E78">
        <w:rPr>
          <w:rFonts w:eastAsia="Times New Roman"/>
          <w:szCs w:val="24"/>
        </w:rPr>
        <w:instrText>O17</w:instrText>
      </w:r>
      <w:r w:rsidR="008B7111" w:rsidRPr="00261E78">
        <w:rPr>
          <w:rFonts w:ascii="Heiti TC" w:eastAsia="Heiti TC" w:hAnsi="Heiti TC" w:cs="Heiti TC"/>
          <w:szCs w:val="24"/>
        </w:rPr>
        <w:instrText>、</w:instrText>
      </w:r>
      <w:r w:rsidR="008B7111" w:rsidRPr="00261E78">
        <w:rPr>
          <w:rFonts w:eastAsia="Times New Roman"/>
          <w:szCs w:val="24"/>
        </w:rPr>
        <w:instrText>Z12</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Z13)","archive_location":"1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Review","DOI":"10.1257/aer.101.5.1872","ISSN":"0025-1909","issue":"5","journalAbbreviation":"American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/unread</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Federalism</w:instrText>
      </w:r>
      <w:r w:rsidR="008B7111" w:rsidRPr="00261E78">
        <w:rPr>
          <w:rFonts w:ascii="Heiti TC" w:eastAsia="Heiti TC" w:hAnsi="Heiti TC" w:cs="Heiti TC"/>
          <w:szCs w:val="24"/>
        </w:rPr>
        <w:instrText>、</w:instrText>
      </w:r>
      <w:r w:rsidR="008B7111" w:rsidRPr="00261E78">
        <w:rPr>
          <w:rFonts w:eastAsia="Times New Roman"/>
          <w:szCs w:val="24"/>
        </w:rPr>
        <w:instrText>Institutional Arrangements, Cultural Economics: Religion,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Formal and Informal Sectors</w:instrText>
      </w:r>
      <w:r w:rsidR="008B7111" w:rsidRPr="00261E78">
        <w:rPr>
          <w:rFonts w:ascii="Heiti TC" w:eastAsia="Heiti TC" w:hAnsi="Heiti TC" w:cs="Heiti TC"/>
          <w:szCs w:val="24"/>
        </w:rPr>
        <w:instrText>、</w:instrText>
      </w:r>
      <w:r w:rsidR="008B7111" w:rsidRPr="00261E78">
        <w:rPr>
          <w:rFonts w:eastAsia="Times New Roman"/>
          <w:szCs w:val="24"/>
        </w:rPr>
        <w:instrText>Secession, Economics of Minorities and Races</w:instrText>
      </w:r>
      <w:r w:rsidR="008B7111" w:rsidRPr="00261E78">
        <w:rPr>
          <w:rFonts w:ascii="Heiti TC" w:eastAsia="Heiti TC" w:hAnsi="Heiti TC" w:cs="Heiti TC"/>
          <w:szCs w:val="24"/>
        </w:rPr>
        <w:instrText>、</w:instrText>
      </w:r>
      <w:r w:rsidR="008B7111" w:rsidRPr="00261E78">
        <w:rPr>
          <w:rFonts w:eastAsia="Times New Roman"/>
          <w:szCs w:val="24"/>
        </w:rPr>
        <w:instrText>Shadow Economy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30566,"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Review","DOI":"10.1257/aer.101.7.3221","ISSN":"0002-8282","issue":"7","journalAbbreviation":"American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/reading</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Economics of Minorities, Races, and Immigrants</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Economic History: Agriculture, Natural Resources, Environment, and Extractive Industries: Africa</w:instrText>
      </w:r>
      <w:r w:rsidR="008B7111" w:rsidRPr="00261E78">
        <w:rPr>
          <w:rFonts w:ascii="Heiti TC" w:eastAsia="Heiti TC" w:hAnsi="Heiti TC" w:cs="Heiti TC"/>
          <w:szCs w:val="24"/>
        </w:rPr>
        <w:instrText>、</w:instrText>
      </w:r>
      <w:r w:rsidR="008B7111" w:rsidRPr="00261E78">
        <w:rPr>
          <w:rFonts w:eastAsia="Times New Roman"/>
          <w:szCs w:val="24"/>
        </w:rPr>
        <w:instrText>Oceania,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Sociology; Economic Anthropology; 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History: Agriculture, Natural Resources, Environment, and Extractive Industries: Africa; Oceania</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61E78">
        <w:rPr>
          <w:rFonts w:eastAsia="Times New Roman"/>
          <w:szCs w:val="24"/>
        </w:rPr>
        <w:fldChar w:fldCharType="separate"/>
      </w:r>
      <w:r w:rsidR="008B7111" w:rsidRPr="00261E78">
        <w:rPr>
          <w:rFonts w:eastAsia="Times New Roman"/>
          <w:szCs w:val="24"/>
        </w:rPr>
        <w:t>(Alesina &amp; Zhuravskaya</w:t>
      </w:r>
      <w:r w:rsidR="00C35D83">
        <w:rPr>
          <w:rFonts w:eastAsia="Times New Roman"/>
          <w:szCs w:val="24"/>
        </w:rPr>
        <w:t>,</w:t>
      </w:r>
      <w:r w:rsidR="008B7111" w:rsidRPr="00261E78">
        <w:rPr>
          <w:rFonts w:eastAsia="Times New Roman"/>
          <w:szCs w:val="24"/>
        </w:rPr>
        <w:t xml:space="preserve"> 2011; Nunn &amp; Wantchekon</w:t>
      </w:r>
      <w:r w:rsidR="00C35D83">
        <w:rPr>
          <w:rFonts w:eastAsia="Times New Roman"/>
          <w:szCs w:val="24"/>
        </w:rPr>
        <w:t>,</w:t>
      </w:r>
      <w:r w:rsidR="008B7111" w:rsidRPr="00261E78">
        <w:rPr>
          <w:rFonts w:eastAsia="Times New Roman"/>
          <w:szCs w:val="24"/>
        </w:rPr>
        <w:t xml:space="preserve"> 2011)</w:t>
      </w:r>
      <w:r w:rsidR="008B7111" w:rsidRPr="00261E78">
        <w:rPr>
          <w:rFonts w:eastAsia="Times New Roman"/>
          <w:szCs w:val="24"/>
        </w:rPr>
        <w:fldChar w:fldCharType="end"/>
      </w:r>
      <w:r w:rsidRPr="00261E78">
        <w:t xml:space="preserve">, we examine whether AI treatment affects each proposed mediator and whether controlling for it reduces the treatment coefficient. We complement this with causal mediation analysis </w:t>
      </w:r>
      <w:r w:rsidR="003D6C8D" w:rsidRPr="00261E78">
        <w:lastRenderedPageBreak/>
        <w:fldChar w:fldCharType="begin"/>
      </w:r>
      <w:r w:rsidR="003D6C8D" w:rsidRPr="00261E78">
        <w:instrText xml:space="preserve"> ADDIN ZOTERO_ITEM CSL_CITATION {"citationID":"pQ2bVArI","properties":{"formattedCitation":"(Hicks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3D6C8D" w:rsidRPr="00261E78">
        <w:rPr>
          <w:rFonts w:ascii="Apple Color Emoji" w:hAnsi="Apple Color Emoji" w:cs="Apple Color Emoji"/>
        </w:rPr>
        <w:instrText>📊</w:instrText>
      </w:r>
      <w:r w:rsidR="003D6C8D"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3D6C8D" w:rsidRPr="00261E78">
        <w:rPr>
          <w:rFonts w:ascii="Apple Color Emoji" w:hAnsi="Apple Color Emoji" w:cs="Apple Color Emoji"/>
        </w:rPr>
        <w:instrText>🏷️</w:instrText>
      </w:r>
      <w:r w:rsidR="003D6C8D"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61E78">
        <w:fldChar w:fldCharType="separate"/>
      </w:r>
      <w:r w:rsidR="003D6C8D" w:rsidRPr="00261E78">
        <w:t>(Hicks &amp; Tingley</w:t>
      </w:r>
      <w:r w:rsidR="00C35D83">
        <w:t>,</w:t>
      </w:r>
      <w:r w:rsidR="003D6C8D" w:rsidRPr="00261E78">
        <w:t xml:space="preserve"> 2011)</w:t>
      </w:r>
      <w:r w:rsidR="003D6C8D" w:rsidRPr="00261E78">
        <w:fldChar w:fldCharType="end"/>
      </w:r>
      <w:r w:rsidR="003D6C8D" w:rsidRPr="00261E78">
        <w:t xml:space="preserve"> </w:t>
      </w:r>
      <w:r w:rsidRPr="00261E78">
        <w:t xml:space="preserve">to quantify the proportion of </w:t>
      </w:r>
      <w:r w:rsidR="003D6C8D" w:rsidRPr="00261E78">
        <w:t xml:space="preserve">the </w:t>
      </w:r>
      <w:r w:rsidRPr="00261E78">
        <w:t>total effect flowing through each channel.</w:t>
      </w:r>
    </w:p>
    <w:p w14:paraId="6008B3C7" w14:textId="647449B0" w:rsidR="00CC0B02" w:rsidRPr="00261E78" w:rsidRDefault="00CC0B02" w:rsidP="00EB4B15">
      <w:pPr>
        <w:pStyle w:val="Heading4"/>
      </w:pPr>
      <w:r w:rsidRPr="00261E78">
        <w:rPr>
          <w:lang w:val="en-US"/>
        </w:rPr>
        <w:t>Content Effect</w:t>
      </w:r>
    </w:p>
    <w:p w14:paraId="2B7D7A77" w14:textId="0D583B4E" w:rsidR="004F7CE1" w:rsidRPr="00261E78" w:rsidRDefault="004F7CE1" w:rsidP="00A86F82">
      <w:pPr>
        <w:pStyle w:val="Paragraph0"/>
      </w:pPr>
      <w:r w:rsidRPr="00261E78">
        <w:t xml:space="preserve">We first test whether AI-generated answers reduce human participation through content quality. If content drives the </w:t>
      </w:r>
      <w:r w:rsidR="00023A77" w:rsidRPr="00261E78">
        <w:t>deterrence</w:t>
      </w:r>
      <w:r w:rsidRPr="00261E78">
        <w:t xml:space="preserve"> effect, we should observe that (1) AI-generated answers differ systematically in quality from human answers, and (2) controlling for the</w:t>
      </w:r>
      <w:r w:rsidR="004B5AD2" w:rsidRPr="00261E78">
        <w:t xml:space="preserve"> content quality of </w:t>
      </w:r>
      <w:r w:rsidR="00CC0B02" w:rsidRPr="00261E78">
        <w:t>the first</w:t>
      </w:r>
      <w:r w:rsidR="004B5AD2" w:rsidRPr="00261E78">
        <w:t xml:space="preserve"> answer </w:t>
      </w:r>
      <w:r w:rsidRPr="00261E78">
        <w:t>substantially reduces the AI treatment coefficient.</w:t>
      </w:r>
    </w:p>
    <w:p w14:paraId="5072B078" w14:textId="5A0B9F15" w:rsidR="004F7CE1" w:rsidRPr="00261E78" w:rsidRDefault="004F7CE1" w:rsidP="00A86F82">
      <w:pPr>
        <w:pStyle w:val="Paragraph0"/>
      </w:pPr>
      <w:r w:rsidRPr="00261E78">
        <w:t>Table 9 presents our analysis using questions that received at least one answer (N = 3,235). Column 1 reproduces our baseline result for this subsample: AI treatment reduces the number of human answers by 0.153 (p &lt; 0.001).</w:t>
      </w:r>
      <w:r w:rsidR="00A94EFC" w:rsidRPr="00261E78">
        <w:t xml:space="preserve"> </w:t>
      </w:r>
      <w:r w:rsidRPr="00261E78">
        <w:t xml:space="preserve">Column 2 examines whether AI treatment affects </w:t>
      </w:r>
      <w:r w:rsidR="00D1059C">
        <w:t xml:space="preserve">the </w:t>
      </w:r>
      <w:r w:rsidRPr="00261E78">
        <w:t>content characteristics of the first answer. Using the logarithm of answer length as an initial quality measure, we find that AI-generated first answers are substantially longer than human first answers (</w:t>
      </w:r>
      <w:r w:rsidRPr="00261E78">
        <w:rPr>
          <w:i/>
          <w:iCs/>
        </w:rPr>
        <w:t>β</w:t>
      </w:r>
      <w:r w:rsidRPr="00261E78">
        <w:t xml:space="preserve"> = 2.215, p &lt; 0.001), suggesting AI produces more comprehensive responses.</w:t>
      </w:r>
    </w:p>
    <w:p w14:paraId="5AE8DEE8" w14:textId="78E716E8" w:rsidR="004F7CE1" w:rsidRPr="00261E78" w:rsidRDefault="004F7CE1" w:rsidP="00A86F82">
      <w:pPr>
        <w:pStyle w:val="Paragraph0"/>
      </w:pPr>
      <w:r w:rsidRPr="00261E78">
        <w:t xml:space="preserve">Does this content difference explain the </w:t>
      </w:r>
      <w:r w:rsidR="00023A77" w:rsidRPr="00261E78">
        <w:t>deterrence</w:t>
      </w:r>
      <w:r w:rsidRPr="00261E78">
        <w:t xml:space="preserve"> effect? Column 3 addresses this question by controlling for </w:t>
      </w:r>
      <w:r w:rsidR="00DC6A58" w:rsidRPr="00261E78">
        <w:t xml:space="preserve">the </w:t>
      </w:r>
      <w:r w:rsidRPr="00261E78">
        <w:t>first answer length in the baseline regression. We find that longer first answers significantly reduce subsequent human participation (</w:t>
      </w:r>
      <w:r w:rsidRPr="00261E78">
        <w:rPr>
          <w:i/>
          <w:iCs/>
        </w:rPr>
        <w:t>β</w:t>
      </w:r>
      <w:r w:rsidRPr="00261E78">
        <w:t xml:space="preserve"> = -0.018, p &lt; 0.001), and the AI treatment coefficient decreases from -0.153 to -0.113. This reduction indicates that content characteristics partially mediate the </w:t>
      </w:r>
      <w:r w:rsidR="00023A77" w:rsidRPr="00261E78">
        <w:t>deterrence</w:t>
      </w:r>
      <w:r w:rsidRPr="00261E78">
        <w:t xml:space="preserve"> effect. However, the AI coefficient remains negative and highly significant, suggesting </w:t>
      </w:r>
      <w:r w:rsidR="00CC2BB7">
        <w:t xml:space="preserve">that </w:t>
      </w:r>
      <w:r w:rsidRPr="00261E78">
        <w:t xml:space="preserve">content alone does not fully explain the observed </w:t>
      </w:r>
      <w:r w:rsidR="00A94EFC" w:rsidRPr="00261E78">
        <w:t>deterrence effect</w:t>
      </w:r>
      <w:r w:rsidRPr="00261E78">
        <w:t>.</w:t>
      </w:r>
    </w:p>
    <w:p w14:paraId="4022B69C" w14:textId="4E3A58B0" w:rsidR="00A94EFC" w:rsidRPr="00261E78" w:rsidRDefault="00A94EFC" w:rsidP="00A86F82">
      <w:pPr>
        <w:pStyle w:val="Paragraph0"/>
      </w:pPr>
      <w:r w:rsidRPr="00261E78">
        <w:t xml:space="preserve">To verify whether findings extend beyond the simple quality measure of answer length, we employ LLM-generated quality measures </w:t>
      </w:r>
      <w:r w:rsidR="0094443B" w:rsidRPr="00261E78">
        <w:fldChar w:fldCharType="begin" w:fldLock="1"/>
      </w:r>
      <w:r w:rsidR="001B501F" w:rsidRPr="00261E78">
        <w:instrText xml:space="preserve"> ADDIN ZOTERO_ITEM CSL_CITATION {"citationID":"fLcys58s","properties":{"formattedCitation":"(Li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1B501F" w:rsidRPr="00261E78">
        <w:instrText>【摘要翻译】本文探讨了大型语言模型（</w:instrText>
      </w:r>
      <w:r w:rsidR="001B501F" w:rsidRPr="00261E78">
        <w:instrText>LLMs</w:instrText>
      </w:r>
      <w:r w:rsidR="001B501F" w:rsidRPr="00261E78">
        <w:instrText>）在市场研究中替代人类参与者的潜力。这种</w:instrText>
      </w:r>
      <w:r w:rsidR="001B501F" w:rsidRPr="00261E78">
        <w:instrText>LLM</w:instrText>
      </w:r>
      <w:r w:rsidR="001B501F"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1B501F" w:rsidRPr="00261E78">
        <w:instrText>LLM</w:instrText>
      </w:r>
      <w:r w:rsidR="001B501F" w:rsidRPr="00261E78">
        <w:instrText>生成的数据集之间的一致率达到</w:instrText>
      </w:r>
      <w:r w:rsidR="001B501F" w:rsidRPr="00261E78">
        <w:instrText>75%</w:instrText>
      </w:r>
      <w:r w:rsidR="001B501F"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B501F" w:rsidRPr="00261E78">
        <w:instrText>LLM</w:instrText>
      </w:r>
      <w:r w:rsidR="001B501F" w:rsidRPr="00261E78">
        <w:instrText>的市场研究将适用于回答基于人口统计变量或上下文变化的更微妙的问题，这些问题对于人类受访者来说将是极其昂贵或不可行的。</w:instrText>
      </w:r>
      <w:r w:rsidR="001B501F" w:rsidRPr="00261E78">
        <w:instrText xml:space="preserve">","archive_location":"5 </w:instrText>
      </w:r>
      <w:r w:rsidR="001B501F" w:rsidRPr="00261E78">
        <w:rPr>
          <w:rFonts w:ascii="Apple Color Emoji" w:hAnsi="Apple Color Emoji" w:cs="Apple Color Emoji"/>
        </w:rPr>
        <w:instrText>📊</w:instrText>
      </w:r>
      <w:r w:rsidR="001B501F" w:rsidRPr="00261E78">
        <w:instrText>","call-number":"2","container-title":"Marketing Science","DOI":"10.1287/mksc.2023.0454","ISSN":"0732-2399","issue":"2","journalAbbreviation":"Market. Sci.","language":"en","note":"</w:instrText>
      </w:r>
      <w:r w:rsidR="001B501F" w:rsidRPr="00261E78">
        <w:rPr>
          <w:rFonts w:ascii="Apple Color Emoji" w:hAnsi="Apple Color Emoji" w:cs="Apple Color Emoji"/>
        </w:rPr>
        <w:instrText>🏷️</w:instrText>
      </w:r>
      <w:r w:rsidR="001B501F" w:rsidRPr="00261E78">
        <w:instrText xml:space="preserve"> /unread</w:instrText>
      </w:r>
      <w:r w:rsidR="001B501F" w:rsidRPr="00261E78">
        <w:instrText>、</w:instrText>
      </w:r>
      <w:r w:rsidR="001B501F" w:rsidRPr="00261E78">
        <w:instrText>natural language processing</w:instrText>
      </w:r>
      <w:r w:rsidR="001B501F" w:rsidRPr="00261E78">
        <w:instrText>、</w:instrText>
      </w:r>
      <w:r w:rsidR="001B501F" w:rsidRPr="00261E78">
        <w:instrText>artificial Intelligence</w:instrText>
      </w:r>
      <w:r w:rsidR="001B501F" w:rsidRPr="00261E78">
        <w:instrText>、</w:instrText>
      </w:r>
      <w:r w:rsidR="001B501F" w:rsidRPr="00261E78">
        <w:instrText>language model</w:instrText>
      </w:r>
      <w:r w:rsidR="001B501F" w:rsidRPr="00261E78">
        <w:instrText>、</w:instrText>
      </w:r>
      <w:r w:rsidR="001B501F" w:rsidRPr="00261E78">
        <w:instrText>market research</w:instrText>
      </w:r>
      <w:r w:rsidR="001B501F" w:rsidRPr="00261E78">
        <w:instrText>、</w:instrText>
      </w:r>
      <w:r w:rsidR="001B501F"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1B501F" w:rsidRPr="00261E78">
        <w:t>(Li et al.</w:t>
      </w:r>
      <w:r w:rsidR="00C35D83">
        <w:t>,</w:t>
      </w:r>
      <w:r w:rsidR="001B501F" w:rsidRPr="00261E78">
        <w:t xml:space="preserve"> 2024)</w:t>
      </w:r>
      <w:r w:rsidR="0094443B" w:rsidRPr="00261E78">
        <w:fldChar w:fldCharType="end"/>
      </w:r>
      <w:r w:rsidRPr="00261E78">
        <w:t xml:space="preserve">. The detailed method for generating these quality measures and their validity assessment is provided in Online Appendix B. Column </w:t>
      </w:r>
      <w:r w:rsidRPr="00261E78">
        <w:lastRenderedPageBreak/>
        <w:t>4 incorporates overall quality ratings alongside length. While length remains significant (</w:t>
      </w:r>
      <w:r w:rsidRPr="00261E78">
        <w:rPr>
          <w:i/>
          <w:iCs/>
        </w:rPr>
        <w:t>β</w:t>
      </w:r>
      <w:r w:rsidRPr="00261E78">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61E78">
        <w:t xml:space="preserve"> (see Online Appendix B for detailed definitions and validation)</w:t>
      </w:r>
      <w:r w:rsidRPr="00261E78">
        <w:t>. Even controlling for these extensive characteristics, the AI coefficient remains significant (</w:t>
      </w:r>
      <w:r w:rsidRPr="00261E78">
        <w:rPr>
          <w:i/>
          <w:iCs/>
        </w:rPr>
        <w:t>β</w:t>
      </w:r>
      <w:r w:rsidRPr="00261E78">
        <w:t xml:space="preserve"> = -0.109, p &lt; 0.001).</w:t>
      </w:r>
    </w:p>
    <w:p w14:paraId="2B1628F4" w14:textId="3520ED90" w:rsidR="00EA6E88" w:rsidRPr="00261E78" w:rsidRDefault="00EA6E88" w:rsidP="0056545C">
      <w:pPr>
        <w:pStyle w:val="Paragraph0"/>
      </w:pPr>
      <w:r w:rsidRPr="00261E78">
        <w:t xml:space="preserve">In </w:t>
      </w:r>
      <w:r w:rsidR="000A2C18" w:rsidRPr="00261E78">
        <w:t>C</w:t>
      </w:r>
      <w:r w:rsidRPr="00261E78">
        <w:t xml:space="preserve">olumn 6, we complement our content effect mechanism tests by investigating whether the deterrence effect strengthens </w:t>
      </w:r>
      <w:r w:rsidR="00CC2BB7">
        <w:t>in the presence of</w:t>
      </w:r>
      <w:r w:rsidR="00CC2BB7" w:rsidRPr="00261E78">
        <w:t xml:space="preserve"> </w:t>
      </w:r>
      <w:r w:rsidRPr="00261E78">
        <w:t>higher AI quality</w:t>
      </w:r>
      <w:r w:rsidR="00CC2BB7">
        <w:t>; we do this</w:t>
      </w:r>
      <w:r w:rsidRPr="00261E78">
        <w:t xml:space="preserve"> by interacting answer length with AI treatment. We focus on length for this interaction analysis because it consistently mediates the AI deterrence effect across Columns 3-5</w:t>
      </w:r>
      <w:r w:rsidR="00654D18">
        <w:t xml:space="preserve"> (</w:t>
      </w:r>
      <w:r w:rsidRPr="00261E78">
        <w:t>remaining statistically significant in all specifications</w:t>
      </w:r>
      <w:r w:rsidR="00654D18">
        <w:t xml:space="preserve">) </w:t>
      </w:r>
      <w:r w:rsidRPr="00261E78">
        <w:t>while other quality measures (overall LLM rating and most individual dimensions) do not achieve significance. This makes length the most empirically robust content quality measure for understanding the deterrence effect. The negative interaction (</w:t>
      </w:r>
      <w:r w:rsidRPr="00261E78">
        <w:rPr>
          <w:i/>
          <w:iCs/>
        </w:rPr>
        <w:t>β</w:t>
      </w:r>
      <w:r w:rsidRPr="00261E78">
        <w:t xml:space="preserve"> = -0.040, p &lt; 0.01) reveals </w:t>
      </w:r>
      <w:r w:rsidR="002837CA" w:rsidRPr="00261E78">
        <w:t xml:space="preserve">that </w:t>
      </w:r>
      <w:r w:rsidRPr="00261E78">
        <w:t>longer AI answers deter participation more strongly than shorter ones, reinforcing that content quality is indeed part of the deterrence mechanism.</w:t>
      </w:r>
    </w:p>
    <w:p w14:paraId="57655AAC" w14:textId="694AA2C6" w:rsidR="00EA6E88" w:rsidRPr="00261E78" w:rsidRDefault="00EA6E88" w:rsidP="00EB4B15">
      <w:pPr>
        <w:pStyle w:val="Paragraph0"/>
        <w:widowControl w:val="0"/>
        <w:ind w:firstLine="533"/>
      </w:pPr>
      <w:r w:rsidRPr="00261E78">
        <w:t>These results demonstrate the content effect</w:t>
      </w:r>
      <w:r w:rsidR="00E64512">
        <w:t xml:space="preserve">: </w:t>
      </w:r>
      <w:r w:rsidRPr="00261E78">
        <w:t>AI reduces participation partly through comprehensiveness</w:t>
      </w:r>
      <w:r w:rsidR="00E64512">
        <w:t xml:space="preserve">, </w:t>
      </w:r>
      <w:r w:rsidRPr="00261E78">
        <w:t>but the substantial residual indicates</w:t>
      </w:r>
      <w:r w:rsidR="00CC2BB7">
        <w:t xml:space="preserve"> that</w:t>
      </w:r>
      <w:r w:rsidRPr="00261E78">
        <w:t xml:space="preserve"> other mechanisms also contribute.</w:t>
      </w:r>
    </w:p>
    <w:p w14:paraId="6846D99F" w14:textId="53EF1F0A" w:rsidR="00B35EC5" w:rsidRPr="00261E78" w:rsidRDefault="006D52DB">
      <w:pPr>
        <w:pStyle w:val="TableFiguretitle"/>
      </w:pPr>
      <w:bookmarkStart w:id="30" w:name="_Ref195145153"/>
      <w:r w:rsidRPr="00261E78">
        <w:t xml:space="preserve">Table </w:t>
      </w:r>
      <w:fldSimple w:instr=" SEQ Table \* ARABIC ">
        <w:r w:rsidR="00FB2A9C" w:rsidRPr="00261E78">
          <w:t>9</w:t>
        </w:r>
      </w:fldSimple>
      <w:bookmarkEnd w:id="30"/>
      <w:r w:rsidRPr="00261E78">
        <w:t xml:space="preserve">. </w:t>
      </w:r>
      <w:r w:rsidR="00F40939" w:rsidRPr="00261E78">
        <w:t>The content effect</w:t>
      </w:r>
      <w:r w:rsidR="000500C4" w:rsidRPr="00261E78">
        <w:t>s</w:t>
      </w:r>
      <w:r w:rsidR="00F40939" w:rsidRPr="00261E78">
        <w:t xml:space="preserve"> of AI-generated answer</w:t>
      </w:r>
      <w:r w:rsidR="00B35EC5" w:rsidRPr="00261E78">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61E78"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61E78" w:rsidRDefault="00213513">
            <w:pPr>
              <w:rPr>
                <w:color w:val="000000"/>
                <w:sz w:val="20"/>
                <w:szCs w:val="20"/>
              </w:rPr>
            </w:pPr>
            <w:r w:rsidRPr="00261E78">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61E78" w:rsidRDefault="00213513">
            <w:pPr>
              <w:jc w:val="center"/>
              <w:rPr>
                <w:sz w:val="20"/>
                <w:szCs w:val="20"/>
              </w:rPr>
            </w:pPr>
            <w:r w:rsidRPr="00261E78">
              <w:rPr>
                <w:sz w:val="20"/>
                <w:szCs w:val="20"/>
              </w:rPr>
              <w:t>(1)</w:t>
            </w:r>
          </w:p>
        </w:tc>
        <w:tc>
          <w:tcPr>
            <w:tcW w:w="2430" w:type="dxa"/>
            <w:tcBorders>
              <w:top w:val="single" w:sz="4" w:space="0" w:color="auto"/>
              <w:left w:val="nil"/>
              <w:bottom w:val="nil"/>
              <w:right w:val="nil"/>
            </w:tcBorders>
            <w:noWrap/>
            <w:hideMark/>
          </w:tcPr>
          <w:p w14:paraId="7E9FE315" w14:textId="77777777" w:rsidR="00213513" w:rsidRPr="00261E78" w:rsidRDefault="00213513">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56D794D0" w14:textId="77777777" w:rsidR="00213513" w:rsidRPr="00261E78" w:rsidRDefault="00213513">
            <w:pPr>
              <w:jc w:val="center"/>
              <w:rPr>
                <w:sz w:val="20"/>
                <w:szCs w:val="20"/>
              </w:rPr>
            </w:pPr>
            <w:r w:rsidRPr="00261E78">
              <w:rPr>
                <w:sz w:val="20"/>
                <w:szCs w:val="20"/>
              </w:rPr>
              <w:t>(3)</w:t>
            </w:r>
          </w:p>
        </w:tc>
        <w:tc>
          <w:tcPr>
            <w:tcW w:w="990" w:type="dxa"/>
            <w:tcBorders>
              <w:top w:val="single" w:sz="4" w:space="0" w:color="auto"/>
              <w:left w:val="nil"/>
              <w:bottom w:val="nil"/>
              <w:right w:val="nil"/>
            </w:tcBorders>
            <w:noWrap/>
            <w:hideMark/>
          </w:tcPr>
          <w:p w14:paraId="2774D6E4" w14:textId="77777777" w:rsidR="00213513" w:rsidRPr="00261E78" w:rsidRDefault="00213513">
            <w:pPr>
              <w:jc w:val="center"/>
              <w:rPr>
                <w:sz w:val="20"/>
                <w:szCs w:val="20"/>
              </w:rPr>
            </w:pPr>
            <w:r w:rsidRPr="00261E78">
              <w:rPr>
                <w:sz w:val="20"/>
                <w:szCs w:val="20"/>
              </w:rPr>
              <w:t>(4)</w:t>
            </w:r>
          </w:p>
        </w:tc>
        <w:tc>
          <w:tcPr>
            <w:tcW w:w="900" w:type="dxa"/>
            <w:tcBorders>
              <w:top w:val="single" w:sz="4" w:space="0" w:color="auto"/>
              <w:left w:val="nil"/>
              <w:bottom w:val="nil"/>
              <w:right w:val="nil"/>
            </w:tcBorders>
            <w:noWrap/>
            <w:hideMark/>
          </w:tcPr>
          <w:p w14:paraId="4864AED0" w14:textId="77777777" w:rsidR="00213513" w:rsidRPr="00261E78" w:rsidRDefault="00213513">
            <w:pPr>
              <w:jc w:val="center"/>
              <w:rPr>
                <w:sz w:val="20"/>
                <w:szCs w:val="20"/>
              </w:rPr>
            </w:pPr>
            <w:r w:rsidRPr="00261E78">
              <w:rPr>
                <w:sz w:val="20"/>
                <w:szCs w:val="20"/>
              </w:rPr>
              <w:t>(5)</w:t>
            </w:r>
          </w:p>
        </w:tc>
        <w:tc>
          <w:tcPr>
            <w:tcW w:w="900" w:type="dxa"/>
            <w:tcBorders>
              <w:top w:val="single" w:sz="4" w:space="0" w:color="auto"/>
              <w:left w:val="nil"/>
              <w:bottom w:val="nil"/>
              <w:right w:val="nil"/>
            </w:tcBorders>
            <w:noWrap/>
            <w:hideMark/>
          </w:tcPr>
          <w:p w14:paraId="59932E10" w14:textId="77777777" w:rsidR="00213513" w:rsidRPr="00261E78" w:rsidRDefault="00213513">
            <w:pPr>
              <w:jc w:val="center"/>
              <w:rPr>
                <w:sz w:val="20"/>
                <w:szCs w:val="20"/>
              </w:rPr>
            </w:pPr>
            <w:r w:rsidRPr="00261E78">
              <w:rPr>
                <w:sz w:val="20"/>
                <w:szCs w:val="20"/>
              </w:rPr>
              <w:t>(6)</w:t>
            </w:r>
          </w:p>
        </w:tc>
      </w:tr>
      <w:tr w:rsidR="00213513" w:rsidRPr="00261E78"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61E78" w:rsidRDefault="00213513">
            <w:pPr>
              <w:jc w:val="right"/>
              <w:rPr>
                <w:color w:val="000000"/>
                <w:sz w:val="20"/>
                <w:szCs w:val="20"/>
              </w:rPr>
            </w:pPr>
            <w:r w:rsidRPr="00261E78">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61E78" w:rsidRDefault="00213513">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61E78" w:rsidRDefault="00213513">
            <w:pPr>
              <w:jc w:val="center"/>
              <w:rPr>
                <w:color w:val="000000"/>
                <w:sz w:val="20"/>
                <w:szCs w:val="20"/>
              </w:rPr>
            </w:pPr>
            <w:r w:rsidRPr="00261E78">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61E78" w:rsidRDefault="00213513">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046944" w:rsidRPr="00261E78"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61E78" w:rsidRDefault="00046944" w:rsidP="00046944">
            <w:pPr>
              <w:jc w:val="center"/>
              <w:rPr>
                <w:color w:val="000000"/>
                <w:sz w:val="20"/>
                <w:szCs w:val="20"/>
              </w:rPr>
            </w:pPr>
            <w:r w:rsidRPr="00261E78">
              <w:rPr>
                <w:color w:val="000000"/>
                <w:sz w:val="20"/>
                <w:szCs w:val="20"/>
              </w:rPr>
              <w:t>-0.153 ***</w:t>
            </w:r>
          </w:p>
        </w:tc>
        <w:tc>
          <w:tcPr>
            <w:tcW w:w="2430" w:type="dxa"/>
            <w:tcBorders>
              <w:top w:val="nil"/>
              <w:left w:val="nil"/>
              <w:bottom w:val="nil"/>
              <w:right w:val="nil"/>
            </w:tcBorders>
            <w:noWrap/>
            <w:hideMark/>
          </w:tcPr>
          <w:p w14:paraId="6C37F15E" w14:textId="77777777" w:rsidR="00046944" w:rsidRPr="00261E78" w:rsidRDefault="00046944" w:rsidP="00046944">
            <w:pPr>
              <w:jc w:val="center"/>
              <w:rPr>
                <w:color w:val="000000"/>
                <w:sz w:val="20"/>
                <w:szCs w:val="20"/>
              </w:rPr>
            </w:pPr>
            <w:r w:rsidRPr="00261E78">
              <w:rPr>
                <w:color w:val="000000"/>
                <w:sz w:val="20"/>
                <w:szCs w:val="20"/>
              </w:rPr>
              <w:t>2.215 ***</w:t>
            </w:r>
          </w:p>
        </w:tc>
        <w:tc>
          <w:tcPr>
            <w:tcW w:w="990" w:type="dxa"/>
            <w:tcBorders>
              <w:top w:val="nil"/>
              <w:left w:val="nil"/>
              <w:bottom w:val="nil"/>
              <w:right w:val="nil"/>
            </w:tcBorders>
            <w:noWrap/>
            <w:hideMark/>
          </w:tcPr>
          <w:p w14:paraId="3933A0CE" w14:textId="4529C1EE" w:rsidR="00046944" w:rsidRPr="00261E78" w:rsidRDefault="00046944" w:rsidP="00046944">
            <w:pPr>
              <w:jc w:val="center"/>
              <w:rPr>
                <w:color w:val="000000"/>
                <w:sz w:val="20"/>
                <w:szCs w:val="20"/>
              </w:rPr>
            </w:pPr>
            <w:r w:rsidRPr="00261E78">
              <w:rPr>
                <w:color w:val="000000"/>
                <w:sz w:val="20"/>
                <w:szCs w:val="20"/>
              </w:rPr>
              <w:t>-0.113 ***</w:t>
            </w:r>
          </w:p>
        </w:tc>
        <w:tc>
          <w:tcPr>
            <w:tcW w:w="990" w:type="dxa"/>
            <w:tcBorders>
              <w:top w:val="nil"/>
              <w:left w:val="nil"/>
              <w:bottom w:val="nil"/>
              <w:right w:val="nil"/>
            </w:tcBorders>
            <w:noWrap/>
            <w:hideMark/>
          </w:tcPr>
          <w:p w14:paraId="0CACC9D8" w14:textId="77777777" w:rsidR="00046944" w:rsidRPr="00261E78" w:rsidRDefault="00046944" w:rsidP="00046944">
            <w:pPr>
              <w:jc w:val="center"/>
              <w:rPr>
                <w:color w:val="000000"/>
                <w:sz w:val="20"/>
                <w:szCs w:val="20"/>
              </w:rPr>
            </w:pPr>
            <w:r w:rsidRPr="00261E78">
              <w:rPr>
                <w:color w:val="000000"/>
                <w:sz w:val="20"/>
                <w:szCs w:val="20"/>
              </w:rPr>
              <w:t>-0.113 ***</w:t>
            </w:r>
          </w:p>
        </w:tc>
        <w:tc>
          <w:tcPr>
            <w:tcW w:w="900" w:type="dxa"/>
            <w:tcBorders>
              <w:top w:val="nil"/>
              <w:left w:val="nil"/>
              <w:bottom w:val="nil"/>
              <w:right w:val="nil"/>
            </w:tcBorders>
            <w:noWrap/>
            <w:hideMark/>
          </w:tcPr>
          <w:p w14:paraId="5BC81020" w14:textId="77777777" w:rsidR="00046944" w:rsidRPr="00261E78" w:rsidRDefault="00046944" w:rsidP="00046944">
            <w:pPr>
              <w:jc w:val="center"/>
              <w:rPr>
                <w:color w:val="000000"/>
                <w:sz w:val="20"/>
                <w:szCs w:val="20"/>
              </w:rPr>
            </w:pPr>
            <w:r w:rsidRPr="00261E78">
              <w:rPr>
                <w:color w:val="000000"/>
                <w:sz w:val="20"/>
                <w:szCs w:val="20"/>
              </w:rPr>
              <w:t>-0.109 ***</w:t>
            </w:r>
          </w:p>
        </w:tc>
        <w:tc>
          <w:tcPr>
            <w:tcW w:w="900" w:type="dxa"/>
            <w:tcBorders>
              <w:top w:val="nil"/>
              <w:left w:val="nil"/>
              <w:bottom w:val="nil"/>
              <w:right w:val="nil"/>
            </w:tcBorders>
            <w:noWrap/>
            <w:hideMark/>
          </w:tcPr>
          <w:p w14:paraId="251F7F5B" w14:textId="1EB4DEFE" w:rsidR="00046944" w:rsidRPr="00261E78" w:rsidRDefault="00046944" w:rsidP="00046944">
            <w:pPr>
              <w:jc w:val="center"/>
              <w:rPr>
                <w:color w:val="000000"/>
                <w:sz w:val="20"/>
                <w:szCs w:val="20"/>
              </w:rPr>
            </w:pPr>
            <w:r w:rsidRPr="00261E78">
              <w:rPr>
                <w:color w:val="000000"/>
                <w:sz w:val="20"/>
                <w:szCs w:val="20"/>
              </w:rPr>
              <w:t>0.098</w:t>
            </w:r>
          </w:p>
        </w:tc>
      </w:tr>
      <w:tr w:rsidR="00046944" w:rsidRPr="00261E78"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61E78" w:rsidRDefault="00046944" w:rsidP="00046944">
            <w:pPr>
              <w:jc w:val="center"/>
              <w:rPr>
                <w:color w:val="000000"/>
                <w:sz w:val="20"/>
                <w:szCs w:val="20"/>
              </w:rPr>
            </w:pPr>
            <w:r w:rsidRPr="00261E78">
              <w:rPr>
                <w:color w:val="000000"/>
                <w:sz w:val="20"/>
                <w:szCs w:val="20"/>
              </w:rPr>
              <w:t>(0.010)</w:t>
            </w:r>
          </w:p>
        </w:tc>
        <w:tc>
          <w:tcPr>
            <w:tcW w:w="2430" w:type="dxa"/>
            <w:tcBorders>
              <w:top w:val="nil"/>
              <w:left w:val="nil"/>
              <w:bottom w:val="nil"/>
              <w:right w:val="nil"/>
            </w:tcBorders>
            <w:noWrap/>
            <w:hideMark/>
          </w:tcPr>
          <w:p w14:paraId="14952290" w14:textId="77777777" w:rsidR="00046944" w:rsidRPr="00261E78" w:rsidRDefault="00046944" w:rsidP="00046944">
            <w:pPr>
              <w:jc w:val="center"/>
              <w:rPr>
                <w:color w:val="000000"/>
                <w:sz w:val="20"/>
                <w:szCs w:val="20"/>
              </w:rPr>
            </w:pPr>
            <w:r w:rsidRPr="00261E78">
              <w:rPr>
                <w:color w:val="000000"/>
                <w:sz w:val="20"/>
                <w:szCs w:val="20"/>
              </w:rPr>
              <w:t>(0.037)</w:t>
            </w:r>
          </w:p>
        </w:tc>
        <w:tc>
          <w:tcPr>
            <w:tcW w:w="990" w:type="dxa"/>
            <w:tcBorders>
              <w:top w:val="nil"/>
              <w:left w:val="nil"/>
              <w:bottom w:val="nil"/>
              <w:right w:val="nil"/>
            </w:tcBorders>
            <w:noWrap/>
            <w:hideMark/>
          </w:tcPr>
          <w:p w14:paraId="385B97D3" w14:textId="4D11F59D" w:rsidR="00046944" w:rsidRPr="00261E78" w:rsidRDefault="00046944" w:rsidP="00046944">
            <w:pPr>
              <w:jc w:val="center"/>
              <w:rPr>
                <w:color w:val="000000"/>
                <w:sz w:val="20"/>
                <w:szCs w:val="20"/>
              </w:rPr>
            </w:pPr>
            <w:r w:rsidRPr="00261E78">
              <w:rPr>
                <w:color w:val="000000"/>
                <w:sz w:val="20"/>
                <w:szCs w:val="20"/>
              </w:rPr>
              <w:t>(0.015)</w:t>
            </w:r>
          </w:p>
        </w:tc>
        <w:tc>
          <w:tcPr>
            <w:tcW w:w="990" w:type="dxa"/>
            <w:tcBorders>
              <w:top w:val="nil"/>
              <w:left w:val="nil"/>
              <w:bottom w:val="nil"/>
              <w:right w:val="nil"/>
            </w:tcBorders>
            <w:noWrap/>
            <w:hideMark/>
          </w:tcPr>
          <w:p w14:paraId="2CDC4542" w14:textId="77777777" w:rsidR="00046944" w:rsidRPr="00261E78" w:rsidRDefault="00046944" w:rsidP="00046944">
            <w:pPr>
              <w:jc w:val="center"/>
              <w:rPr>
                <w:color w:val="000000"/>
                <w:sz w:val="20"/>
                <w:szCs w:val="20"/>
              </w:rPr>
            </w:pPr>
            <w:r w:rsidRPr="00261E78">
              <w:rPr>
                <w:color w:val="000000"/>
                <w:sz w:val="20"/>
                <w:szCs w:val="20"/>
              </w:rPr>
              <w:t>(0.016)</w:t>
            </w:r>
          </w:p>
        </w:tc>
        <w:tc>
          <w:tcPr>
            <w:tcW w:w="900" w:type="dxa"/>
            <w:tcBorders>
              <w:top w:val="nil"/>
              <w:left w:val="nil"/>
              <w:bottom w:val="nil"/>
              <w:right w:val="nil"/>
            </w:tcBorders>
            <w:noWrap/>
            <w:hideMark/>
          </w:tcPr>
          <w:p w14:paraId="1959B305" w14:textId="77777777" w:rsidR="00046944" w:rsidRPr="00261E78" w:rsidRDefault="00046944" w:rsidP="00046944">
            <w:pPr>
              <w:jc w:val="center"/>
              <w:rPr>
                <w:color w:val="000000"/>
                <w:sz w:val="20"/>
                <w:szCs w:val="20"/>
              </w:rPr>
            </w:pPr>
            <w:r w:rsidRPr="00261E78">
              <w:rPr>
                <w:color w:val="000000"/>
                <w:sz w:val="20"/>
                <w:szCs w:val="20"/>
              </w:rPr>
              <w:t>(0.018)</w:t>
            </w:r>
          </w:p>
        </w:tc>
        <w:tc>
          <w:tcPr>
            <w:tcW w:w="900" w:type="dxa"/>
            <w:tcBorders>
              <w:top w:val="nil"/>
              <w:left w:val="nil"/>
              <w:bottom w:val="nil"/>
              <w:right w:val="nil"/>
            </w:tcBorders>
            <w:noWrap/>
            <w:hideMark/>
          </w:tcPr>
          <w:p w14:paraId="21358994" w14:textId="4BF8F679" w:rsidR="00046944" w:rsidRPr="00261E78" w:rsidRDefault="00046944" w:rsidP="00046944">
            <w:pPr>
              <w:jc w:val="center"/>
              <w:rPr>
                <w:color w:val="000000"/>
                <w:sz w:val="20"/>
                <w:szCs w:val="20"/>
              </w:rPr>
            </w:pPr>
            <w:r w:rsidRPr="00261E78">
              <w:rPr>
                <w:color w:val="000000"/>
                <w:sz w:val="20"/>
                <w:szCs w:val="20"/>
              </w:rPr>
              <w:t>(0.079)</w:t>
            </w:r>
          </w:p>
        </w:tc>
      </w:tr>
      <w:tr w:rsidR="00046944" w:rsidRPr="00261E78"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61E78" w:rsidRDefault="00046944" w:rsidP="00046944">
            <w:pPr>
              <w:rPr>
                <w:i/>
                <w:iCs/>
                <w:sz w:val="20"/>
                <w:szCs w:val="20"/>
              </w:rPr>
            </w:pP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61E78" w:rsidRDefault="00046944" w:rsidP="00046944">
            <w:pPr>
              <w:jc w:val="center"/>
              <w:rPr>
                <w:color w:val="000000"/>
                <w:sz w:val="20"/>
                <w:szCs w:val="20"/>
              </w:rPr>
            </w:pPr>
            <w:r w:rsidRPr="00261E78">
              <w:rPr>
                <w:color w:val="000000"/>
                <w:sz w:val="20"/>
                <w:szCs w:val="20"/>
              </w:rPr>
              <w:t>-0.018 ***</w:t>
            </w:r>
          </w:p>
        </w:tc>
        <w:tc>
          <w:tcPr>
            <w:tcW w:w="990" w:type="dxa"/>
            <w:tcBorders>
              <w:top w:val="nil"/>
              <w:left w:val="nil"/>
              <w:bottom w:val="nil"/>
              <w:right w:val="nil"/>
            </w:tcBorders>
            <w:noWrap/>
            <w:hideMark/>
          </w:tcPr>
          <w:p w14:paraId="3EE90915" w14:textId="77777777" w:rsidR="00046944" w:rsidRPr="00261E78" w:rsidRDefault="00046944" w:rsidP="00046944">
            <w:pPr>
              <w:jc w:val="center"/>
              <w:rPr>
                <w:color w:val="000000"/>
                <w:sz w:val="20"/>
                <w:szCs w:val="20"/>
              </w:rPr>
            </w:pPr>
            <w:r w:rsidRPr="00261E78">
              <w:rPr>
                <w:color w:val="000000"/>
                <w:sz w:val="20"/>
                <w:szCs w:val="20"/>
              </w:rPr>
              <w:t>-0.021 ***</w:t>
            </w:r>
          </w:p>
        </w:tc>
        <w:tc>
          <w:tcPr>
            <w:tcW w:w="900" w:type="dxa"/>
            <w:tcBorders>
              <w:top w:val="nil"/>
              <w:left w:val="nil"/>
              <w:bottom w:val="nil"/>
              <w:right w:val="nil"/>
            </w:tcBorders>
            <w:noWrap/>
            <w:hideMark/>
          </w:tcPr>
          <w:p w14:paraId="0D0E3543" w14:textId="77777777" w:rsidR="00046944" w:rsidRPr="00261E78" w:rsidRDefault="00046944" w:rsidP="00046944">
            <w:pPr>
              <w:jc w:val="center"/>
              <w:rPr>
                <w:color w:val="000000"/>
                <w:sz w:val="20"/>
                <w:szCs w:val="20"/>
              </w:rPr>
            </w:pPr>
            <w:r w:rsidRPr="00261E78">
              <w:rPr>
                <w:color w:val="000000"/>
                <w:sz w:val="20"/>
                <w:szCs w:val="20"/>
              </w:rPr>
              <w:t>-0.027 ***</w:t>
            </w:r>
          </w:p>
        </w:tc>
        <w:tc>
          <w:tcPr>
            <w:tcW w:w="900" w:type="dxa"/>
            <w:tcBorders>
              <w:top w:val="nil"/>
              <w:left w:val="nil"/>
              <w:bottom w:val="nil"/>
              <w:right w:val="nil"/>
            </w:tcBorders>
            <w:noWrap/>
            <w:hideMark/>
          </w:tcPr>
          <w:p w14:paraId="751DFB84" w14:textId="0D0AB5AE" w:rsidR="00046944" w:rsidRPr="00261E78" w:rsidRDefault="00046944" w:rsidP="00046944">
            <w:pPr>
              <w:jc w:val="center"/>
              <w:rPr>
                <w:color w:val="000000"/>
                <w:sz w:val="20"/>
                <w:szCs w:val="20"/>
              </w:rPr>
            </w:pPr>
            <w:r w:rsidRPr="00261E78">
              <w:rPr>
                <w:color w:val="000000"/>
                <w:sz w:val="20"/>
                <w:szCs w:val="20"/>
              </w:rPr>
              <w:t>-0.012 *</w:t>
            </w:r>
          </w:p>
        </w:tc>
      </w:tr>
      <w:tr w:rsidR="00046944" w:rsidRPr="00261E78"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61E78"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61E78" w:rsidRDefault="00046944" w:rsidP="00046944">
            <w:pPr>
              <w:jc w:val="center"/>
              <w:rPr>
                <w:color w:val="000000"/>
                <w:sz w:val="20"/>
                <w:szCs w:val="20"/>
              </w:rPr>
            </w:pPr>
            <w:r w:rsidRPr="00261E78">
              <w:rPr>
                <w:color w:val="000000"/>
                <w:sz w:val="20"/>
                <w:szCs w:val="20"/>
              </w:rPr>
              <w:t>(0.005)</w:t>
            </w:r>
          </w:p>
        </w:tc>
        <w:tc>
          <w:tcPr>
            <w:tcW w:w="990" w:type="dxa"/>
            <w:tcBorders>
              <w:top w:val="nil"/>
              <w:left w:val="nil"/>
              <w:bottom w:val="nil"/>
              <w:right w:val="nil"/>
            </w:tcBorders>
            <w:noWrap/>
            <w:hideMark/>
          </w:tcPr>
          <w:p w14:paraId="41CEB3DC"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1D6DAEF"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A99DEC4" w14:textId="6C05E173" w:rsidR="00046944" w:rsidRPr="00261E78" w:rsidRDefault="00046944" w:rsidP="00046944">
            <w:pPr>
              <w:jc w:val="center"/>
              <w:rPr>
                <w:color w:val="000000"/>
                <w:sz w:val="20"/>
                <w:szCs w:val="20"/>
              </w:rPr>
            </w:pPr>
            <w:r w:rsidRPr="00261E78">
              <w:rPr>
                <w:color w:val="000000"/>
                <w:sz w:val="20"/>
                <w:szCs w:val="20"/>
              </w:rPr>
              <w:t>(0.006)</w:t>
            </w:r>
          </w:p>
        </w:tc>
      </w:tr>
      <w:tr w:rsidR="00213513" w:rsidRPr="00261E78"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61E78" w:rsidRDefault="00213513" w:rsidP="00213513">
            <w:pPr>
              <w:rPr>
                <w:i/>
                <w:iCs/>
                <w:sz w:val="20"/>
                <w:szCs w:val="20"/>
              </w:rPr>
            </w:pPr>
            <w:r w:rsidRPr="00261E78">
              <w:rPr>
                <w:i/>
                <w:iCs/>
                <w:sz w:val="20"/>
                <w:szCs w:val="20"/>
              </w:rPr>
              <w:t>quality1Ans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61E78" w:rsidRDefault="00213513">
            <w:pPr>
              <w:rPr>
                <w:sz w:val="20"/>
                <w:szCs w:val="20"/>
              </w:rPr>
            </w:pPr>
          </w:p>
        </w:tc>
        <w:tc>
          <w:tcPr>
            <w:tcW w:w="2430" w:type="dxa"/>
            <w:tcBorders>
              <w:top w:val="nil"/>
              <w:left w:val="nil"/>
              <w:bottom w:val="nil"/>
              <w:right w:val="nil"/>
            </w:tcBorders>
            <w:noWrap/>
            <w:hideMark/>
          </w:tcPr>
          <w:p w14:paraId="539169D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85EA733"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72411DAD" w14:textId="77777777" w:rsidR="00213513" w:rsidRPr="00261E78" w:rsidRDefault="00213513">
            <w:pPr>
              <w:jc w:val="center"/>
              <w:rPr>
                <w:color w:val="000000"/>
                <w:sz w:val="20"/>
                <w:szCs w:val="20"/>
              </w:rPr>
            </w:pPr>
          </w:p>
        </w:tc>
      </w:tr>
      <w:tr w:rsidR="00213513" w:rsidRPr="00261E78"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2C59E01" w14:textId="77777777" w:rsidR="00213513" w:rsidRPr="00261E78" w:rsidRDefault="00213513">
            <w:pPr>
              <w:jc w:val="center"/>
              <w:rPr>
                <w:color w:val="000000"/>
                <w:sz w:val="20"/>
                <w:szCs w:val="20"/>
              </w:rPr>
            </w:pPr>
            <w:r w:rsidRPr="00261E78">
              <w:rPr>
                <w:color w:val="000000"/>
                <w:sz w:val="20"/>
                <w:szCs w:val="20"/>
              </w:rPr>
              <w:t>(0.004)</w:t>
            </w:r>
          </w:p>
        </w:tc>
        <w:tc>
          <w:tcPr>
            <w:tcW w:w="900" w:type="dxa"/>
            <w:tcBorders>
              <w:top w:val="nil"/>
              <w:left w:val="nil"/>
              <w:bottom w:val="nil"/>
              <w:right w:val="nil"/>
            </w:tcBorders>
            <w:noWrap/>
            <w:hideMark/>
          </w:tcPr>
          <w:p w14:paraId="324B6049" w14:textId="77777777" w:rsidR="00213513" w:rsidRPr="00261E78" w:rsidRDefault="00213513">
            <w:pPr>
              <w:jc w:val="center"/>
              <w:rPr>
                <w:color w:val="000000"/>
                <w:sz w:val="20"/>
                <w:szCs w:val="20"/>
              </w:rPr>
            </w:pPr>
          </w:p>
        </w:tc>
      </w:tr>
      <w:tr w:rsidR="00213513" w:rsidRPr="00261E78"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61E78" w:rsidRDefault="00213513" w:rsidP="00213513">
            <w:pPr>
              <w:rPr>
                <w:i/>
                <w:iCs/>
                <w:sz w:val="20"/>
                <w:szCs w:val="20"/>
              </w:rPr>
            </w:pPr>
            <w:r w:rsidRPr="00261E78">
              <w:rPr>
                <w:i/>
                <w:iCs/>
                <w:sz w:val="20"/>
                <w:szCs w:val="20"/>
              </w:rPr>
              <w:t>clarity1Ans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61E78" w:rsidRDefault="00213513">
            <w:pPr>
              <w:rPr>
                <w:sz w:val="20"/>
                <w:szCs w:val="20"/>
              </w:rPr>
            </w:pPr>
          </w:p>
        </w:tc>
        <w:tc>
          <w:tcPr>
            <w:tcW w:w="2430" w:type="dxa"/>
            <w:tcBorders>
              <w:top w:val="nil"/>
              <w:left w:val="nil"/>
              <w:bottom w:val="nil"/>
              <w:right w:val="nil"/>
            </w:tcBorders>
            <w:noWrap/>
            <w:hideMark/>
          </w:tcPr>
          <w:p w14:paraId="3ADF3500"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61E78" w:rsidRDefault="00213513">
            <w:pPr>
              <w:jc w:val="center"/>
              <w:rPr>
                <w:color w:val="000000"/>
                <w:sz w:val="20"/>
                <w:szCs w:val="20"/>
              </w:rPr>
            </w:pPr>
            <w:r w:rsidRPr="00261E78">
              <w:rPr>
                <w:color w:val="000000"/>
                <w:sz w:val="20"/>
                <w:szCs w:val="20"/>
              </w:rPr>
              <w:t>-0.012</w:t>
            </w:r>
          </w:p>
        </w:tc>
        <w:tc>
          <w:tcPr>
            <w:tcW w:w="900" w:type="dxa"/>
            <w:tcBorders>
              <w:top w:val="nil"/>
              <w:left w:val="nil"/>
              <w:bottom w:val="nil"/>
              <w:right w:val="nil"/>
            </w:tcBorders>
            <w:noWrap/>
            <w:hideMark/>
          </w:tcPr>
          <w:p w14:paraId="7D1B0118" w14:textId="77777777" w:rsidR="00213513" w:rsidRPr="00261E78" w:rsidRDefault="00213513">
            <w:pPr>
              <w:jc w:val="center"/>
              <w:rPr>
                <w:color w:val="000000"/>
                <w:sz w:val="20"/>
                <w:szCs w:val="20"/>
              </w:rPr>
            </w:pPr>
          </w:p>
        </w:tc>
      </w:tr>
      <w:tr w:rsidR="00213513" w:rsidRPr="00261E78"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61E78" w:rsidRDefault="00213513">
            <w:pPr>
              <w:jc w:val="center"/>
              <w:rPr>
                <w:color w:val="000000"/>
                <w:sz w:val="20"/>
                <w:szCs w:val="20"/>
              </w:rPr>
            </w:pPr>
            <w:r w:rsidRPr="00261E78">
              <w:rPr>
                <w:color w:val="000000"/>
                <w:sz w:val="20"/>
                <w:szCs w:val="20"/>
              </w:rPr>
              <w:t>(0.010)</w:t>
            </w:r>
          </w:p>
        </w:tc>
        <w:tc>
          <w:tcPr>
            <w:tcW w:w="900" w:type="dxa"/>
            <w:tcBorders>
              <w:top w:val="nil"/>
              <w:left w:val="nil"/>
              <w:bottom w:val="nil"/>
              <w:right w:val="nil"/>
            </w:tcBorders>
            <w:noWrap/>
            <w:hideMark/>
          </w:tcPr>
          <w:p w14:paraId="1F7D1844" w14:textId="77777777" w:rsidR="00213513" w:rsidRPr="00261E78" w:rsidRDefault="00213513">
            <w:pPr>
              <w:jc w:val="center"/>
              <w:rPr>
                <w:color w:val="000000"/>
                <w:sz w:val="20"/>
                <w:szCs w:val="20"/>
              </w:rPr>
            </w:pPr>
          </w:p>
        </w:tc>
      </w:tr>
      <w:tr w:rsidR="00046944" w:rsidRPr="00261E78"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61E78" w:rsidRDefault="00046944" w:rsidP="00046944">
            <w:pPr>
              <w:rPr>
                <w:i/>
                <w:iCs/>
                <w:sz w:val="20"/>
                <w:szCs w:val="20"/>
              </w:rPr>
            </w:pPr>
            <w:r w:rsidRPr="00261E78">
              <w:rPr>
                <w:i/>
                <w:iCs/>
                <w:sz w:val="20"/>
                <w:szCs w:val="20"/>
              </w:rPr>
              <w:t>readability1Ans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79511E60" w14:textId="77777777" w:rsidR="00046944" w:rsidRPr="00261E78" w:rsidRDefault="00046944" w:rsidP="00046944">
            <w:pPr>
              <w:jc w:val="center"/>
              <w:rPr>
                <w:color w:val="000000"/>
                <w:sz w:val="20"/>
                <w:szCs w:val="20"/>
              </w:rPr>
            </w:pPr>
          </w:p>
        </w:tc>
      </w:tr>
      <w:tr w:rsidR="00046944" w:rsidRPr="00261E78"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727EAED0" w14:textId="77777777" w:rsidR="00046944" w:rsidRPr="00261E78" w:rsidRDefault="00046944" w:rsidP="00046944">
            <w:pPr>
              <w:jc w:val="center"/>
              <w:rPr>
                <w:color w:val="000000"/>
                <w:sz w:val="20"/>
                <w:szCs w:val="20"/>
              </w:rPr>
            </w:pPr>
          </w:p>
        </w:tc>
      </w:tr>
      <w:tr w:rsidR="00046944" w:rsidRPr="00261E78"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61E78" w:rsidRDefault="00046944" w:rsidP="00046944">
            <w:pPr>
              <w:rPr>
                <w:i/>
                <w:iCs/>
                <w:sz w:val="20"/>
                <w:szCs w:val="20"/>
              </w:rPr>
            </w:pPr>
            <w:r w:rsidRPr="00261E78">
              <w:rPr>
                <w:i/>
                <w:iCs/>
                <w:sz w:val="20"/>
                <w:szCs w:val="20"/>
              </w:rPr>
              <w:t>accuracy1Ans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DF09A50" w14:textId="77777777" w:rsidR="00046944" w:rsidRPr="00261E78" w:rsidRDefault="00046944" w:rsidP="00046944">
            <w:pPr>
              <w:jc w:val="center"/>
              <w:rPr>
                <w:color w:val="000000"/>
                <w:sz w:val="20"/>
                <w:szCs w:val="20"/>
              </w:rPr>
            </w:pPr>
          </w:p>
        </w:tc>
      </w:tr>
      <w:tr w:rsidR="00046944" w:rsidRPr="00261E78"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55021F9" w14:textId="77777777" w:rsidR="00046944" w:rsidRPr="00261E78" w:rsidRDefault="00046944" w:rsidP="00046944">
            <w:pPr>
              <w:jc w:val="center"/>
              <w:rPr>
                <w:color w:val="000000"/>
                <w:sz w:val="20"/>
                <w:szCs w:val="20"/>
              </w:rPr>
            </w:pPr>
          </w:p>
        </w:tc>
      </w:tr>
      <w:tr w:rsidR="00046944" w:rsidRPr="00261E78"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61E78" w:rsidRDefault="00046944" w:rsidP="00046944">
            <w:pPr>
              <w:rPr>
                <w:i/>
                <w:iCs/>
                <w:sz w:val="20"/>
                <w:szCs w:val="20"/>
              </w:rPr>
            </w:pPr>
            <w:r w:rsidRPr="00261E78">
              <w:rPr>
                <w:i/>
                <w:iCs/>
                <w:sz w:val="20"/>
                <w:szCs w:val="20"/>
              </w:rPr>
              <w:t>relevance1Ans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291EBD1C" w14:textId="77777777" w:rsidR="00046944" w:rsidRPr="00261E78" w:rsidRDefault="00046944" w:rsidP="00046944">
            <w:pPr>
              <w:jc w:val="center"/>
              <w:rPr>
                <w:color w:val="000000"/>
                <w:sz w:val="20"/>
                <w:szCs w:val="20"/>
              </w:rPr>
            </w:pPr>
          </w:p>
        </w:tc>
      </w:tr>
      <w:tr w:rsidR="00046944" w:rsidRPr="00261E78"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6C44515D" w14:textId="77777777" w:rsidR="00046944" w:rsidRPr="00261E78" w:rsidRDefault="00046944" w:rsidP="00046944">
            <w:pPr>
              <w:jc w:val="center"/>
              <w:rPr>
                <w:color w:val="000000"/>
                <w:sz w:val="20"/>
                <w:szCs w:val="20"/>
              </w:rPr>
            </w:pPr>
          </w:p>
        </w:tc>
      </w:tr>
      <w:tr w:rsidR="00046944" w:rsidRPr="00261E78"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61E78" w:rsidRDefault="00046944" w:rsidP="00046944">
            <w:pPr>
              <w:rPr>
                <w:i/>
                <w:iCs/>
                <w:sz w:val="20"/>
                <w:szCs w:val="20"/>
              </w:rPr>
            </w:pPr>
            <w:r w:rsidRPr="00261E78">
              <w:rPr>
                <w:i/>
                <w:iCs/>
                <w:sz w:val="20"/>
                <w:szCs w:val="20"/>
              </w:rPr>
              <w:t>detail1Ans</w:t>
            </w:r>
            <w:r w:rsidRPr="00261E78">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FF94778" w14:textId="77777777" w:rsidR="00046944" w:rsidRPr="00261E78" w:rsidRDefault="00046944" w:rsidP="00046944">
            <w:pPr>
              <w:jc w:val="center"/>
              <w:rPr>
                <w:color w:val="000000"/>
                <w:sz w:val="20"/>
                <w:szCs w:val="20"/>
              </w:rPr>
            </w:pPr>
          </w:p>
        </w:tc>
      </w:tr>
      <w:tr w:rsidR="00046944" w:rsidRPr="00261E78"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A9FAE7B" w14:textId="77777777" w:rsidR="00046944" w:rsidRPr="00261E78" w:rsidRDefault="00046944" w:rsidP="00046944">
            <w:pPr>
              <w:jc w:val="center"/>
              <w:rPr>
                <w:color w:val="000000"/>
                <w:sz w:val="20"/>
                <w:szCs w:val="20"/>
              </w:rPr>
            </w:pPr>
          </w:p>
        </w:tc>
      </w:tr>
      <w:tr w:rsidR="00046944" w:rsidRPr="00261E78"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61E78" w:rsidRDefault="00046944" w:rsidP="00046944">
            <w:pPr>
              <w:rPr>
                <w:i/>
                <w:iCs/>
                <w:sz w:val="20"/>
                <w:szCs w:val="20"/>
              </w:rPr>
            </w:pPr>
            <w:r w:rsidRPr="00261E78">
              <w:rPr>
                <w:i/>
                <w:iCs/>
                <w:sz w:val="20"/>
                <w:szCs w:val="20"/>
              </w:rPr>
              <w:t>experience1Ans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58586ADC" w14:textId="77777777" w:rsidR="00046944" w:rsidRPr="00261E78" w:rsidRDefault="00046944" w:rsidP="00046944">
            <w:pPr>
              <w:jc w:val="center"/>
              <w:rPr>
                <w:color w:val="000000"/>
                <w:sz w:val="20"/>
                <w:szCs w:val="20"/>
              </w:rPr>
            </w:pPr>
          </w:p>
        </w:tc>
      </w:tr>
      <w:tr w:rsidR="00046944" w:rsidRPr="00261E78"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461E8C94" w14:textId="77777777" w:rsidR="00046944" w:rsidRPr="00261E78" w:rsidRDefault="00046944" w:rsidP="00046944">
            <w:pPr>
              <w:jc w:val="center"/>
              <w:rPr>
                <w:color w:val="000000"/>
                <w:sz w:val="20"/>
                <w:szCs w:val="20"/>
              </w:rPr>
            </w:pPr>
          </w:p>
        </w:tc>
      </w:tr>
      <w:tr w:rsidR="00046944" w:rsidRPr="00261E78"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61E78" w:rsidRDefault="00046944" w:rsidP="00046944">
            <w:pPr>
              <w:rPr>
                <w:i/>
                <w:iCs/>
                <w:sz w:val="20"/>
                <w:szCs w:val="20"/>
              </w:rPr>
            </w:pPr>
            <w:r w:rsidRPr="00261E78">
              <w:rPr>
                <w:i/>
                <w:iCs/>
                <w:sz w:val="20"/>
                <w:szCs w:val="20"/>
              </w:rPr>
              <w:t>insight1Ans</w:t>
            </w:r>
            <w:r w:rsidRPr="00261E78">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0A00CE2A" w14:textId="77777777" w:rsidR="00046944" w:rsidRPr="00261E78" w:rsidRDefault="00046944" w:rsidP="00046944">
            <w:pPr>
              <w:jc w:val="center"/>
              <w:rPr>
                <w:color w:val="000000"/>
                <w:sz w:val="20"/>
                <w:szCs w:val="20"/>
              </w:rPr>
            </w:pPr>
          </w:p>
        </w:tc>
      </w:tr>
      <w:tr w:rsidR="00046944" w:rsidRPr="00261E78"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610BEB06" w14:textId="77777777" w:rsidR="00046944" w:rsidRPr="00261E78" w:rsidRDefault="00046944" w:rsidP="00046944">
            <w:pPr>
              <w:jc w:val="center"/>
              <w:rPr>
                <w:color w:val="000000"/>
                <w:sz w:val="20"/>
                <w:szCs w:val="20"/>
              </w:rPr>
            </w:pPr>
          </w:p>
        </w:tc>
      </w:tr>
      <w:tr w:rsidR="00046944" w:rsidRPr="00261E78"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61E78" w:rsidRDefault="00046944" w:rsidP="00046944">
            <w:pPr>
              <w:rPr>
                <w:i/>
                <w:iCs/>
                <w:sz w:val="20"/>
                <w:szCs w:val="20"/>
              </w:rPr>
            </w:pPr>
            <w:r w:rsidRPr="00261E78">
              <w:rPr>
                <w:i/>
                <w:iCs/>
                <w:sz w:val="20"/>
                <w:szCs w:val="20"/>
              </w:rPr>
              <w:t>innovative1Ans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78D9ACD" w14:textId="77777777" w:rsidR="00046944" w:rsidRPr="00261E78" w:rsidRDefault="00046944" w:rsidP="00046944">
            <w:pPr>
              <w:jc w:val="center"/>
              <w:rPr>
                <w:color w:val="000000"/>
                <w:sz w:val="20"/>
                <w:szCs w:val="20"/>
              </w:rPr>
            </w:pPr>
          </w:p>
        </w:tc>
      </w:tr>
      <w:tr w:rsidR="00046944" w:rsidRPr="00261E78"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6F81F65" w14:textId="77777777" w:rsidR="00046944" w:rsidRPr="00261E78" w:rsidRDefault="00046944" w:rsidP="00046944">
            <w:pPr>
              <w:jc w:val="center"/>
              <w:rPr>
                <w:color w:val="000000"/>
                <w:sz w:val="20"/>
                <w:szCs w:val="20"/>
              </w:rPr>
            </w:pPr>
          </w:p>
        </w:tc>
      </w:tr>
      <w:tr w:rsidR="00046944" w:rsidRPr="00261E78"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61E78" w:rsidRDefault="00046944" w:rsidP="00046944">
            <w:pPr>
              <w:rPr>
                <w:i/>
                <w:iCs/>
                <w:sz w:val="20"/>
                <w:szCs w:val="20"/>
              </w:rPr>
            </w:pPr>
            <w:r w:rsidRPr="00261E78">
              <w:rPr>
                <w:i/>
                <w:iCs/>
                <w:sz w:val="20"/>
                <w:szCs w:val="20"/>
              </w:rPr>
              <w:t>alternative1Ans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5121F427" w14:textId="77777777" w:rsidR="00046944" w:rsidRPr="00261E78" w:rsidRDefault="00046944" w:rsidP="00046944">
            <w:pPr>
              <w:jc w:val="center"/>
              <w:rPr>
                <w:color w:val="000000"/>
                <w:sz w:val="20"/>
                <w:szCs w:val="20"/>
              </w:rPr>
            </w:pPr>
          </w:p>
        </w:tc>
      </w:tr>
      <w:tr w:rsidR="00046944" w:rsidRPr="00261E78"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75C618F3" w14:textId="77777777" w:rsidR="00046944" w:rsidRPr="00261E78" w:rsidRDefault="00046944" w:rsidP="00046944">
            <w:pPr>
              <w:jc w:val="center"/>
              <w:rPr>
                <w:color w:val="000000"/>
                <w:sz w:val="20"/>
                <w:szCs w:val="20"/>
              </w:rPr>
            </w:pPr>
          </w:p>
        </w:tc>
      </w:tr>
      <w:tr w:rsidR="00046944" w:rsidRPr="00261E78"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61E78" w:rsidRDefault="00046944" w:rsidP="00046944">
            <w:pPr>
              <w:rPr>
                <w:i/>
                <w:iCs/>
                <w:sz w:val="20"/>
                <w:szCs w:val="20"/>
              </w:rPr>
            </w:pPr>
            <w:r w:rsidRPr="00261E78">
              <w:rPr>
                <w:i/>
                <w:iCs/>
                <w:sz w:val="20"/>
                <w:szCs w:val="20"/>
              </w:rPr>
              <w:t>storytelling1Ans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3AAC0894" w14:textId="77777777" w:rsidR="00046944" w:rsidRPr="00261E78" w:rsidRDefault="00046944" w:rsidP="00046944">
            <w:pPr>
              <w:jc w:val="center"/>
              <w:rPr>
                <w:color w:val="000000"/>
                <w:sz w:val="20"/>
                <w:szCs w:val="20"/>
              </w:rPr>
            </w:pPr>
          </w:p>
        </w:tc>
      </w:tr>
      <w:tr w:rsidR="00046944" w:rsidRPr="00261E78"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2024C3CD" w14:textId="77777777" w:rsidR="00046944" w:rsidRPr="00261E78" w:rsidRDefault="00046944" w:rsidP="00046944">
            <w:pPr>
              <w:jc w:val="center"/>
              <w:rPr>
                <w:color w:val="000000"/>
                <w:sz w:val="20"/>
                <w:szCs w:val="20"/>
              </w:rPr>
            </w:pPr>
          </w:p>
        </w:tc>
      </w:tr>
      <w:tr w:rsidR="00046944" w:rsidRPr="00261E78"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61E78" w:rsidRDefault="00046944" w:rsidP="00046944">
            <w:pPr>
              <w:jc w:val="center"/>
              <w:rPr>
                <w:color w:val="000000"/>
                <w:sz w:val="20"/>
                <w:szCs w:val="20"/>
              </w:rPr>
            </w:pPr>
            <w:r w:rsidRPr="00261E78">
              <w:rPr>
                <w:color w:val="000000"/>
                <w:sz w:val="20"/>
                <w:szCs w:val="20"/>
              </w:rPr>
              <w:t>-0.040 **</w:t>
            </w:r>
          </w:p>
        </w:tc>
      </w:tr>
      <w:tr w:rsidR="00046944" w:rsidRPr="00261E78"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61E78"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61E78" w:rsidRDefault="00046944" w:rsidP="00046944">
            <w:pPr>
              <w:jc w:val="center"/>
              <w:rPr>
                <w:color w:val="000000"/>
                <w:sz w:val="20"/>
                <w:szCs w:val="20"/>
              </w:rPr>
            </w:pPr>
            <w:r w:rsidRPr="00261E78">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61E78" w:rsidRDefault="00046944" w:rsidP="00046944">
            <w:pPr>
              <w:jc w:val="center"/>
              <w:rPr>
                <w:color w:val="000000"/>
                <w:sz w:val="20"/>
                <w:szCs w:val="20"/>
              </w:rPr>
            </w:pPr>
            <w:r w:rsidRPr="00261E78">
              <w:rPr>
                <w:color w:val="000000"/>
                <w:sz w:val="20"/>
                <w:szCs w:val="20"/>
              </w:rPr>
              <w:t>(0.015)</w:t>
            </w:r>
          </w:p>
        </w:tc>
      </w:tr>
      <w:tr w:rsidR="00046944" w:rsidRPr="00261E78"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61E78" w:rsidRDefault="00046944" w:rsidP="00046944">
            <w:pPr>
              <w:rPr>
                <w:sz w:val="20"/>
                <w:szCs w:val="20"/>
              </w:rPr>
            </w:pPr>
            <w:r w:rsidRPr="00261E78">
              <w:rPr>
                <w:sz w:val="20"/>
                <w:szCs w:val="20"/>
              </w:rPr>
              <w:t>question timing FE</w:t>
            </w:r>
          </w:p>
        </w:tc>
        <w:tc>
          <w:tcPr>
            <w:tcW w:w="1170" w:type="dxa"/>
            <w:tcBorders>
              <w:top w:val="nil"/>
              <w:left w:val="nil"/>
              <w:bottom w:val="nil"/>
              <w:right w:val="nil"/>
            </w:tcBorders>
            <w:noWrap/>
            <w:hideMark/>
          </w:tcPr>
          <w:p w14:paraId="683C3F5A"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nil"/>
              <w:right w:val="nil"/>
            </w:tcBorders>
            <w:noWrap/>
            <w:hideMark/>
          </w:tcPr>
          <w:p w14:paraId="6A575F5F"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34F2AD22"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5CE8C139"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84999AC"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A993FE3" w14:textId="77777777" w:rsidR="00046944" w:rsidRPr="00261E78" w:rsidRDefault="00046944" w:rsidP="00046944">
            <w:pPr>
              <w:jc w:val="center"/>
              <w:rPr>
                <w:sz w:val="20"/>
                <w:szCs w:val="20"/>
              </w:rPr>
            </w:pPr>
            <w:r w:rsidRPr="00261E78">
              <w:rPr>
                <w:sz w:val="20"/>
                <w:szCs w:val="20"/>
              </w:rPr>
              <w:t>√</w:t>
            </w:r>
          </w:p>
        </w:tc>
      </w:tr>
      <w:tr w:rsidR="00046944" w:rsidRPr="00261E78"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61E78" w:rsidRDefault="00046944" w:rsidP="00046944">
            <w:pPr>
              <w:rPr>
                <w:sz w:val="20"/>
                <w:szCs w:val="20"/>
              </w:rPr>
            </w:pPr>
            <w:r w:rsidRPr="00261E78">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0E53DB7E"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421820A7"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32A98321"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2C186860"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3F68E71E" w14:textId="77777777" w:rsidR="00046944" w:rsidRPr="00261E78" w:rsidRDefault="00046944" w:rsidP="00046944">
            <w:pPr>
              <w:jc w:val="center"/>
              <w:rPr>
                <w:sz w:val="20"/>
                <w:szCs w:val="20"/>
              </w:rPr>
            </w:pPr>
            <w:r w:rsidRPr="00261E78">
              <w:rPr>
                <w:sz w:val="20"/>
                <w:szCs w:val="20"/>
              </w:rPr>
              <w:t>√</w:t>
            </w:r>
          </w:p>
        </w:tc>
      </w:tr>
      <w:tr w:rsidR="00046944" w:rsidRPr="00261E78"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61E78" w:rsidRDefault="00046944" w:rsidP="00046944">
            <w:pPr>
              <w:rPr>
                <w:color w:val="000000"/>
                <w:sz w:val="20"/>
                <w:szCs w:val="20"/>
              </w:rPr>
            </w:pPr>
            <w:r w:rsidRPr="00261E78">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61E78" w:rsidRDefault="00046944" w:rsidP="00046944">
            <w:pPr>
              <w:jc w:val="center"/>
              <w:rPr>
                <w:color w:val="000000"/>
                <w:sz w:val="20"/>
                <w:szCs w:val="20"/>
              </w:rPr>
            </w:pPr>
            <w:r w:rsidRPr="00261E78">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61E78" w:rsidRDefault="00046944" w:rsidP="00046944">
            <w:pPr>
              <w:jc w:val="center"/>
              <w:rPr>
                <w:color w:val="000000"/>
                <w:sz w:val="20"/>
                <w:szCs w:val="20"/>
              </w:rPr>
            </w:pPr>
            <w:r w:rsidRPr="00261E78">
              <w:rPr>
                <w:color w:val="000000"/>
                <w:sz w:val="20"/>
                <w:szCs w:val="20"/>
              </w:rPr>
              <w:t>3,235</w:t>
            </w:r>
          </w:p>
        </w:tc>
      </w:tr>
    </w:tbl>
    <w:p w14:paraId="23881BDA" w14:textId="29F8DE21" w:rsidR="00166509" w:rsidRPr="00261E78" w:rsidRDefault="00F40939" w:rsidP="00633022">
      <w:pPr>
        <w:pStyle w:val="Notes"/>
      </w:pPr>
      <w:r w:rsidRPr="00261E78">
        <w:t>Notes: 1. ***p&lt;0.001; **p&lt;0.01; *p&lt;0.05.</w:t>
      </w:r>
      <w:r w:rsidR="00F26025" w:rsidRPr="00261E78" w:rsidDel="00F26025">
        <w:t xml:space="preserve"> </w:t>
      </w:r>
      <w:r w:rsidR="00535D1C" w:rsidRPr="00261E78">
        <w:br/>
      </w:r>
      <w:r w:rsidR="00F26025" w:rsidRPr="00261E78">
        <w:t>2</w:t>
      </w:r>
      <w:r w:rsidRPr="00261E78">
        <w:t>. Question timing FE indicates the date on which the question was posted.</w:t>
      </w:r>
      <w:r w:rsidR="00535D1C" w:rsidRPr="00261E78">
        <w:br/>
      </w:r>
      <w:r w:rsidR="00F26025" w:rsidRPr="00261E78">
        <w:t>3</w:t>
      </w:r>
      <w:r w:rsidRPr="00261E78">
        <w:t xml:space="preserve">. Columns </w:t>
      </w:r>
      <w:r w:rsidR="00437F86" w:rsidRPr="00261E78">
        <w:t>4</w:t>
      </w:r>
      <w:r w:rsidR="004B7DFB" w:rsidRPr="00261E78">
        <w:t xml:space="preserve"> and </w:t>
      </w:r>
      <w:r w:rsidR="00437F86" w:rsidRPr="00261E78">
        <w:t>5</w:t>
      </w:r>
      <w:r w:rsidR="004B7DFB" w:rsidRPr="00261E78">
        <w:t xml:space="preserve"> </w:t>
      </w:r>
      <w:r w:rsidRPr="00261E78">
        <w:t xml:space="preserve">have </w:t>
      </w:r>
      <w:r w:rsidR="001C2B1A" w:rsidRPr="00261E78">
        <w:t>smaller</w:t>
      </w:r>
      <w:r w:rsidRPr="00261E78">
        <w:t xml:space="preserve"> samples </w:t>
      </w:r>
      <w:r w:rsidR="003D3ADB" w:rsidRPr="00261E78">
        <w:t>because our</w:t>
      </w:r>
      <w:r w:rsidR="00143520" w:rsidRPr="00261E78">
        <w:t xml:space="preserve"> </w:t>
      </w:r>
      <w:r w:rsidRPr="00261E78">
        <w:t xml:space="preserve">LLM </w:t>
      </w:r>
      <w:r w:rsidR="003D3ADB" w:rsidRPr="00261E78">
        <w:t xml:space="preserve">was </w:t>
      </w:r>
      <w:r w:rsidRPr="00261E78">
        <w:t xml:space="preserve">unable to </w:t>
      </w:r>
      <w:r w:rsidR="003A6C1E" w:rsidRPr="00261E78">
        <w:t>assess</w:t>
      </w:r>
      <w:r w:rsidRPr="00261E78">
        <w:t xml:space="preserve"> certain answers involving terminolog</w:t>
      </w:r>
      <w:r w:rsidR="00143520" w:rsidRPr="00261E78">
        <w:t>ies</w:t>
      </w:r>
      <w:r w:rsidRPr="00261E78">
        <w:t xml:space="preserve"> </w:t>
      </w:r>
      <w:r w:rsidR="00143520" w:rsidRPr="00261E78">
        <w:t>about</w:t>
      </w:r>
      <w:r w:rsidRPr="00261E78">
        <w:t xml:space="preserve"> network technolog</w:t>
      </w:r>
      <w:r w:rsidR="00143520" w:rsidRPr="00261E78">
        <w:t>ies</w:t>
      </w:r>
      <w:r w:rsidRPr="00261E78">
        <w:t xml:space="preserve"> (such as VPN). </w:t>
      </w:r>
      <w:r w:rsidR="003A6C1E" w:rsidRPr="00261E78">
        <w:t>W</w:t>
      </w:r>
      <w:r w:rsidRPr="00261E78">
        <w:t xml:space="preserve">e </w:t>
      </w:r>
      <w:r w:rsidR="00143520" w:rsidRPr="00261E78">
        <w:t xml:space="preserve">exclude those answers </w:t>
      </w:r>
      <w:r w:rsidR="009934DC" w:rsidRPr="00261E78">
        <w:t xml:space="preserve">(and corresponding questions) </w:t>
      </w:r>
      <w:r w:rsidR="00143520" w:rsidRPr="00261E78">
        <w:t>in the analysis</w:t>
      </w:r>
      <w:r w:rsidRPr="00261E78">
        <w:t>.</w:t>
      </w:r>
    </w:p>
    <w:p w14:paraId="177126E6" w14:textId="1FC0C9BC" w:rsidR="00EA6E88" w:rsidRPr="00261E78" w:rsidRDefault="002236C5" w:rsidP="0056545C">
      <w:pPr>
        <w:pStyle w:val="Heading4"/>
        <w:rPr>
          <w:lang w:val="en-US"/>
        </w:rPr>
      </w:pPr>
      <w:r w:rsidRPr="00261E78">
        <w:rPr>
          <w:lang w:val="en-US"/>
        </w:rPr>
        <w:t>Position Effect</w:t>
      </w:r>
    </w:p>
    <w:p w14:paraId="0A7D6461" w14:textId="354A1ED4" w:rsidR="00EF2C78" w:rsidRPr="00261E78" w:rsidRDefault="00EF2C78" w:rsidP="00A86F82">
      <w:pPr>
        <w:pStyle w:val="Paragraph0"/>
      </w:pPr>
      <w:r w:rsidRPr="00261E78">
        <w:t xml:space="preserve">Beyond content quality, the timing and position of AI answers may independently deter human participation. AI systems generate answers nearly instantaneously upon question posting, consistently occupying the first position. This timing advantage matters because many potential answerers value being first responders—whether </w:t>
      </w:r>
      <w:r w:rsidR="00184CF0">
        <w:t xml:space="preserve">they desire </w:t>
      </w:r>
      <w:r w:rsidRPr="00261E78">
        <w:t xml:space="preserve">to gain visibility, establish expertise, or shape the discussion. When AI answers appear immediately in the first position, they eliminate this opportunity for humans, reducing </w:t>
      </w:r>
      <w:r w:rsidR="00184CF0">
        <w:t>potential answerers’</w:t>
      </w:r>
      <w:r w:rsidR="00184CF0" w:rsidRPr="00261E78">
        <w:t xml:space="preserve"> </w:t>
      </w:r>
      <w:r w:rsidRPr="00261E78">
        <w:t>incentive to contribute.</w:t>
      </w:r>
    </w:p>
    <w:p w14:paraId="078087F4" w14:textId="09423ABB" w:rsidR="00EF2C78" w:rsidRPr="00261E78" w:rsidRDefault="00EF2C78" w:rsidP="00A86F82">
      <w:pPr>
        <w:pStyle w:val="Paragraph0"/>
      </w:pPr>
      <w:r w:rsidRPr="00261E78">
        <w:t xml:space="preserve">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w:t>
      </w:r>
      <w:r w:rsidRPr="00261E78">
        <w:lastRenderedPageBreak/>
        <w:t>test this prediction by examining whether questions with AI answers attract fewer “first position seekers” as their initial human responders.</w:t>
      </w:r>
    </w:p>
    <w:p w14:paraId="49F7E259" w14:textId="29F9F321" w:rsidR="00EF2C78" w:rsidRPr="00261E78" w:rsidRDefault="00CB7B06" w:rsidP="00A86F82">
      <w:pPr>
        <w:pStyle w:val="Paragraph0"/>
      </w:pPr>
      <w:r w:rsidRPr="00261E78">
        <w:t>We</w:t>
      </w:r>
      <w:r w:rsidR="00EF2C78" w:rsidRPr="00261E78">
        <w:t xml:space="preserve"> identify </w:t>
      </w:r>
      <w:r w:rsidR="003B1279" w:rsidRPr="00261E78">
        <w:t xml:space="preserve">“first position seekers” </w:t>
      </w:r>
      <w:r w:rsidR="00EF2C78" w:rsidRPr="00261E78">
        <w:t xml:space="preserve">using their pre-experiment behavior. For each user active during May-September 2023, we calculate </w:t>
      </w:r>
      <w:r w:rsidR="005177B6">
        <w:t>“</w:t>
      </w:r>
      <w:r w:rsidR="005177B6">
        <w:rPr>
          <w:rFonts w:hint="eastAsia"/>
        </w:rPr>
        <w:t>first</w:t>
      </w:r>
      <w:r w:rsidR="005177B6">
        <w:t xml:space="preserve"> position</w:t>
      </w:r>
      <w:r w:rsidR="005177B6">
        <w:rPr>
          <w:rFonts w:hint="eastAsia"/>
        </w:rPr>
        <w:t xml:space="preserve"> seeking tendency</w:t>
      </w:r>
      <w:r w:rsidR="005177B6">
        <w:t>”</w:t>
      </w:r>
      <w:r w:rsidR="005177B6">
        <w:rPr>
          <w:rFonts w:hint="eastAsia"/>
        </w:rPr>
        <w:t>,</w:t>
      </w:r>
      <w:r w:rsidR="005177B6" w:rsidRPr="00261E78">
        <w:t xml:space="preserve"> </w:t>
      </w:r>
      <w:r w:rsidR="00EF2C78" w:rsidRPr="00261E78">
        <w:t xml:space="preserve">the proportion of their answers that appeared in first position relative to </w:t>
      </w:r>
      <w:r w:rsidR="003B1279" w:rsidRPr="00261E78">
        <w:t>their total answer contributions.</w:t>
      </w:r>
      <w:r w:rsidR="003B1279" w:rsidRPr="00261E78">
        <w:rPr>
          <w:rStyle w:val="FootnoteReference"/>
        </w:rPr>
        <w:footnoteReference w:id="8"/>
      </w:r>
      <w:r w:rsidR="003B1279" w:rsidRPr="00261E78">
        <w:t xml:space="preserve"> </w:t>
      </w:r>
      <w:r w:rsidR="00EF2C78" w:rsidRPr="00261E78">
        <w:t xml:space="preserve">This metric has a median of 0.417, with substantial variation (25th percentile: 0; 75th percentile: 1). </w:t>
      </w:r>
      <w:r w:rsidRPr="00261E78">
        <w:t xml:space="preserve">We classify users above the median as “first position seekers”—those with a demonstrated preference for being first responders. Our mediator variable, </w:t>
      </w:r>
      <w:r w:rsidRPr="00261E78">
        <w:rPr>
          <w:i/>
          <w:iCs/>
        </w:rPr>
        <w:t>hasFirstPositionSeeker1Ans</w:t>
      </w:r>
      <w:r w:rsidRPr="00261E78">
        <w:rPr>
          <w:i/>
          <w:iCs/>
          <w:vertAlign w:val="subscript"/>
        </w:rPr>
        <w:t>i</w:t>
      </w:r>
      <w:r w:rsidRPr="00261E78">
        <w:t>, equals 1 if the first human answer came from such a user.</w:t>
      </w:r>
      <w:r w:rsidRPr="00261E78">
        <w:rPr>
          <w:rStyle w:val="FootnoteReference"/>
        </w:rPr>
        <w:footnoteReference w:id="9"/>
      </w:r>
      <w:r w:rsidRPr="00261E78">
        <w:t xml:space="preserve"> The </w:t>
      </w:r>
      <w:r w:rsidR="00EF2C78" w:rsidRPr="00261E78">
        <w:t xml:space="preserve">mediator captures a key prediction of the position effect mechanism: if AI deters participation by occupying the first position, it should particularly discourage </w:t>
      </w:r>
      <w:r w:rsidR="00693C74" w:rsidRPr="00261E78">
        <w:t>“</w:t>
      </w:r>
      <w:r w:rsidR="00EF2C78" w:rsidRPr="00261E78">
        <w:t>first position seekers</w:t>
      </w:r>
      <w:r w:rsidR="00693C74" w:rsidRPr="00261E78">
        <w:t>”</w:t>
      </w:r>
      <w:r w:rsidR="00EF2C78" w:rsidRPr="00261E78">
        <w:t xml:space="preserve"> from contributing, making them less likely to provide the first human answer. </w:t>
      </w:r>
    </w:p>
    <w:p w14:paraId="45B35F73" w14:textId="4662623C" w:rsidR="00EF2C78" w:rsidRPr="00261E78" w:rsidRDefault="00EF2C78">
      <w:pPr>
        <w:pStyle w:val="Paragraph0"/>
      </w:pPr>
      <w:r w:rsidRPr="00261E78">
        <w:t xml:space="preserve">Table 10 presents our analysis. Column 1 reproduces the baseline finding: AI treatment reduces human answers by 0.153 (p &lt; 0.001) in this subsample. Column 2 tests whether AI treatment affects the likelihood that a </w:t>
      </w:r>
      <w:r w:rsidR="003B1279" w:rsidRPr="00261E78">
        <w:t>“</w:t>
      </w:r>
      <w:r w:rsidRPr="00261E78">
        <w:t>first position seeker</w:t>
      </w:r>
      <w:r w:rsidR="003B1279" w:rsidRPr="00261E78">
        <w:t>”</w:t>
      </w:r>
      <w:r w:rsidRPr="00261E78">
        <w:t xml:space="preserve"> provides the first human answer. We find a large negative effect (</w:t>
      </w:r>
      <w:r w:rsidRPr="00261E78">
        <w:rPr>
          <w:i/>
          <w:iCs/>
        </w:rPr>
        <w:t>β</w:t>
      </w:r>
      <w:r w:rsidRPr="00261E78">
        <w:t xml:space="preserve"> = -0.173, p &lt; 0.001): when AI occupies the first position, </w:t>
      </w:r>
      <w:r w:rsidR="00693C74" w:rsidRPr="00261E78">
        <w:t>“</w:t>
      </w:r>
      <w:r w:rsidRPr="00261E78">
        <w:t>first position seekers</w:t>
      </w:r>
      <w:r w:rsidR="00693C74" w:rsidRPr="00261E78">
        <w:t>”</w:t>
      </w:r>
      <w:r w:rsidRPr="00261E78">
        <w:t xml:space="preserve"> are significantly less likely to provide the first human answer. This confirms our prediction</w:t>
      </w:r>
      <w:r w:rsidR="00C35758">
        <w:t xml:space="preserve">: </w:t>
      </w:r>
      <w:r w:rsidRPr="00261E78">
        <w:t>AI specifically deters the users most motivated by first-responder status.</w:t>
      </w:r>
    </w:p>
    <w:p w14:paraId="43D8DC72" w14:textId="5C0931FA" w:rsidR="00EF2C78" w:rsidRPr="00261E78" w:rsidRDefault="00087E2D" w:rsidP="00A86F82">
      <w:pPr>
        <w:pStyle w:val="Paragraph0"/>
        <w:rPr>
          <w:rStyle w:val="Strong"/>
          <w:b w:val="0"/>
          <w:bCs w:val="0"/>
        </w:rPr>
      </w:pPr>
      <w:r w:rsidRPr="00261E78">
        <w:t>Column 3 reveals that “first position seeker” presence strongly stimulates subsequent participation (</w:t>
      </w:r>
      <w:r w:rsidRPr="00261E78">
        <w:rPr>
          <w:i/>
          <w:iCs/>
        </w:rPr>
        <w:t>β</w:t>
      </w:r>
      <w:r w:rsidRPr="00261E78">
        <w:t xml:space="preserve"> = 0.173, p &lt; 0.001), and controlling for this reduces the AI coefficient from -</w:t>
      </w:r>
      <w:r w:rsidRPr="00261E78">
        <w:lastRenderedPageBreak/>
        <w:t xml:space="preserve">0.153 to -0.123. </w:t>
      </w:r>
      <w:r w:rsidR="00EF2C78" w:rsidRPr="00261E78">
        <w:t xml:space="preserve">This reduction demonstrates that </w:t>
      </w:r>
      <w:r w:rsidRPr="00261E78">
        <w:t xml:space="preserve">the </w:t>
      </w:r>
      <w:r w:rsidR="00EF2C78" w:rsidRPr="00261E78">
        <w:t>position effect partially explain</w:t>
      </w:r>
      <w:r w:rsidRPr="00261E78">
        <w:t>s</w:t>
      </w:r>
      <w:r w:rsidR="00EF2C78" w:rsidRPr="00261E78">
        <w:t xml:space="preserve"> </w:t>
      </w:r>
      <w:r w:rsidR="00023A77" w:rsidRPr="00261E78">
        <w:t>deterrence</w:t>
      </w:r>
      <w:r w:rsidRPr="00261E78">
        <w:t xml:space="preserve">. </w:t>
      </w:r>
      <w:r w:rsidR="00EF2C78" w:rsidRPr="00261E78">
        <w:t xml:space="preserve">However, the AI coefficient remains highly significant (p &lt; 0.001), indicating </w:t>
      </w:r>
      <w:r w:rsidRPr="00261E78">
        <w:t xml:space="preserve">the </w:t>
      </w:r>
      <w:r w:rsidR="00EF2C78" w:rsidRPr="00261E78">
        <w:t>position effect do</w:t>
      </w:r>
      <w:r w:rsidRPr="00261E78">
        <w:t>es</w:t>
      </w:r>
      <w:r w:rsidR="00EF2C78" w:rsidRPr="00261E78">
        <w:t xml:space="preserve"> not fully account for the observed reduction in human contributions.</w:t>
      </w:r>
    </w:p>
    <w:p w14:paraId="6721F7E3" w14:textId="55BB81FB" w:rsidR="00B0027E" w:rsidRPr="00261E78" w:rsidRDefault="00B0027E" w:rsidP="00B0027E">
      <w:pPr>
        <w:pStyle w:val="TableFiguretitle"/>
      </w:pPr>
      <w:bookmarkStart w:id="31" w:name="_Ref210252341"/>
      <w:r w:rsidRPr="00261E78">
        <w:t xml:space="preserve">Table </w:t>
      </w:r>
      <w:fldSimple w:instr=" SEQ Table \* ARABIC ">
        <w:r w:rsidR="00ED03C0" w:rsidRPr="00261E78">
          <w:t>10</w:t>
        </w:r>
      </w:fldSimple>
      <w:bookmarkEnd w:id="31"/>
      <w:r w:rsidRPr="00261E78">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
      <w:tblGrid>
        <w:gridCol w:w="3002"/>
        <w:gridCol w:w="1766"/>
        <w:gridCol w:w="2826"/>
        <w:gridCol w:w="1766"/>
      </w:tblGrid>
      <w:tr w:rsidR="003A7F6F" w:rsidRPr="00261E78" w14:paraId="13948F9B" w14:textId="77777777" w:rsidTr="00A86F82">
        <w:trPr>
          <w:trHeight w:val="260"/>
          <w:jc w:val="center"/>
        </w:trPr>
        <w:tc>
          <w:tcPr>
            <w:tcW w:w="3002" w:type="dxa"/>
            <w:tcBorders>
              <w:top w:val="single" w:sz="4" w:space="0" w:color="auto"/>
              <w:left w:val="nil"/>
              <w:bottom w:val="nil"/>
              <w:right w:val="nil"/>
            </w:tcBorders>
            <w:noWrap/>
            <w:hideMark/>
          </w:tcPr>
          <w:p w14:paraId="0BB4F91A" w14:textId="77777777" w:rsidR="003A7F6F" w:rsidRPr="00261E78" w:rsidRDefault="003A7F6F">
            <w:pPr>
              <w:rPr>
                <w:color w:val="000000"/>
                <w:sz w:val="20"/>
                <w:szCs w:val="20"/>
              </w:rPr>
            </w:pPr>
            <w:r w:rsidRPr="00261E78">
              <w:rPr>
                <w:color w:val="000000"/>
                <w:sz w:val="20"/>
                <w:szCs w:val="20"/>
              </w:rPr>
              <w:t> </w:t>
            </w:r>
          </w:p>
        </w:tc>
        <w:tc>
          <w:tcPr>
            <w:tcW w:w="1766" w:type="dxa"/>
            <w:tcBorders>
              <w:top w:val="single" w:sz="4" w:space="0" w:color="auto"/>
              <w:left w:val="nil"/>
              <w:bottom w:val="nil"/>
              <w:right w:val="nil"/>
            </w:tcBorders>
            <w:noWrap/>
            <w:hideMark/>
          </w:tcPr>
          <w:p w14:paraId="38C520F4" w14:textId="77777777" w:rsidR="003A7F6F" w:rsidRPr="00261E78" w:rsidRDefault="003A7F6F">
            <w:pPr>
              <w:jc w:val="center"/>
              <w:rPr>
                <w:sz w:val="20"/>
                <w:szCs w:val="20"/>
              </w:rPr>
            </w:pPr>
            <w:r w:rsidRPr="00261E78">
              <w:rPr>
                <w:sz w:val="20"/>
                <w:szCs w:val="20"/>
              </w:rPr>
              <w:t>(1)</w:t>
            </w:r>
          </w:p>
        </w:tc>
        <w:tc>
          <w:tcPr>
            <w:tcW w:w="2826" w:type="dxa"/>
            <w:tcBorders>
              <w:top w:val="single" w:sz="4" w:space="0" w:color="auto"/>
              <w:left w:val="nil"/>
              <w:bottom w:val="nil"/>
              <w:right w:val="nil"/>
            </w:tcBorders>
            <w:noWrap/>
            <w:hideMark/>
          </w:tcPr>
          <w:p w14:paraId="7D8E078E" w14:textId="77777777" w:rsidR="003A7F6F" w:rsidRPr="00261E78" w:rsidRDefault="003A7F6F">
            <w:pPr>
              <w:jc w:val="center"/>
              <w:rPr>
                <w:sz w:val="20"/>
                <w:szCs w:val="20"/>
              </w:rPr>
            </w:pPr>
            <w:r w:rsidRPr="00261E78">
              <w:rPr>
                <w:sz w:val="20"/>
                <w:szCs w:val="20"/>
              </w:rPr>
              <w:t>(2)</w:t>
            </w:r>
          </w:p>
        </w:tc>
        <w:tc>
          <w:tcPr>
            <w:tcW w:w="1766" w:type="dxa"/>
            <w:tcBorders>
              <w:top w:val="single" w:sz="4" w:space="0" w:color="auto"/>
              <w:left w:val="nil"/>
              <w:bottom w:val="nil"/>
              <w:right w:val="nil"/>
            </w:tcBorders>
            <w:noWrap/>
            <w:hideMark/>
          </w:tcPr>
          <w:p w14:paraId="4CC4C766" w14:textId="77777777" w:rsidR="003A7F6F" w:rsidRPr="00261E78" w:rsidRDefault="003A7F6F">
            <w:pPr>
              <w:jc w:val="center"/>
              <w:rPr>
                <w:sz w:val="20"/>
                <w:szCs w:val="20"/>
              </w:rPr>
            </w:pPr>
            <w:r w:rsidRPr="00261E78">
              <w:rPr>
                <w:sz w:val="20"/>
                <w:szCs w:val="20"/>
              </w:rPr>
              <w:t>(3)</w:t>
            </w:r>
          </w:p>
        </w:tc>
      </w:tr>
      <w:tr w:rsidR="003A7F6F" w:rsidRPr="00261E78" w14:paraId="6D52F5A8" w14:textId="77777777" w:rsidTr="00A86F82">
        <w:trPr>
          <w:trHeight w:val="260"/>
          <w:jc w:val="center"/>
        </w:trPr>
        <w:tc>
          <w:tcPr>
            <w:tcW w:w="3002" w:type="dxa"/>
            <w:tcBorders>
              <w:top w:val="nil"/>
              <w:left w:val="nil"/>
              <w:bottom w:val="nil"/>
              <w:right w:val="nil"/>
            </w:tcBorders>
            <w:noWrap/>
            <w:hideMark/>
          </w:tcPr>
          <w:p w14:paraId="4555E967" w14:textId="77777777" w:rsidR="003A7F6F" w:rsidRPr="00261E78" w:rsidRDefault="003A7F6F">
            <w:pPr>
              <w:jc w:val="right"/>
              <w:rPr>
                <w:color w:val="000000"/>
                <w:sz w:val="20"/>
                <w:szCs w:val="20"/>
              </w:rPr>
            </w:pPr>
            <w:r w:rsidRPr="00261E78">
              <w:rPr>
                <w:color w:val="000000"/>
                <w:sz w:val="20"/>
                <w:szCs w:val="20"/>
              </w:rPr>
              <w:t xml:space="preserve">DV: </w:t>
            </w:r>
          </w:p>
        </w:tc>
        <w:tc>
          <w:tcPr>
            <w:tcW w:w="1766" w:type="dxa"/>
            <w:tcBorders>
              <w:top w:val="nil"/>
              <w:left w:val="nil"/>
              <w:bottom w:val="single" w:sz="4" w:space="0" w:color="auto"/>
              <w:right w:val="nil"/>
            </w:tcBorders>
            <w:noWrap/>
            <w:hideMark/>
          </w:tcPr>
          <w:p w14:paraId="0BE7E1D3" w14:textId="3116EE0F" w:rsidR="003A7F6F" w:rsidRPr="00261E78" w:rsidRDefault="003A7F6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826" w:type="dxa"/>
            <w:tcBorders>
              <w:top w:val="nil"/>
              <w:left w:val="nil"/>
              <w:bottom w:val="single" w:sz="4" w:space="0" w:color="auto"/>
              <w:right w:val="nil"/>
            </w:tcBorders>
            <w:noWrap/>
            <w:hideMark/>
          </w:tcPr>
          <w:p w14:paraId="59CF011E" w14:textId="483FDD30" w:rsidR="003A7F6F" w:rsidRPr="00261E78" w:rsidRDefault="003A7F6F">
            <w:pPr>
              <w:jc w:val="center"/>
              <w:rPr>
                <w:i/>
                <w:iCs/>
                <w:color w:val="000000"/>
                <w:sz w:val="20"/>
                <w:szCs w:val="20"/>
              </w:rPr>
            </w:pPr>
            <w:r w:rsidRPr="00261E78">
              <w:rPr>
                <w:i/>
                <w:iCs/>
                <w:color w:val="000000"/>
                <w:sz w:val="20"/>
                <w:szCs w:val="20"/>
              </w:rPr>
              <w:t>hasFirstPosition</w:t>
            </w:r>
            <w:r w:rsidRPr="00261E78">
              <w:rPr>
                <w:i/>
                <w:iCs/>
                <w:color w:val="000000"/>
                <w:sz w:val="20"/>
                <w:szCs w:val="20"/>
              </w:rPr>
              <w:br/>
              <w:t>Seeker1Ans</w:t>
            </w:r>
            <w:r w:rsidRPr="00261E78">
              <w:rPr>
                <w:i/>
                <w:iCs/>
                <w:color w:val="000000"/>
                <w:sz w:val="20"/>
                <w:szCs w:val="20"/>
                <w:vertAlign w:val="subscript"/>
              </w:rPr>
              <w:t>i</w:t>
            </w:r>
          </w:p>
        </w:tc>
        <w:tc>
          <w:tcPr>
            <w:tcW w:w="1766" w:type="dxa"/>
            <w:tcBorders>
              <w:top w:val="nil"/>
              <w:left w:val="nil"/>
              <w:bottom w:val="single" w:sz="4" w:space="0" w:color="auto"/>
              <w:right w:val="nil"/>
            </w:tcBorders>
            <w:noWrap/>
            <w:hideMark/>
          </w:tcPr>
          <w:p w14:paraId="756AAED7" w14:textId="57B77BA8" w:rsidR="003A7F6F" w:rsidRPr="00261E78" w:rsidRDefault="003A7F6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3A7F6F" w:rsidRPr="00261E78" w14:paraId="62597C95" w14:textId="77777777" w:rsidTr="00A86F82">
        <w:trPr>
          <w:trHeight w:val="280"/>
          <w:jc w:val="center"/>
        </w:trPr>
        <w:tc>
          <w:tcPr>
            <w:tcW w:w="3002" w:type="dxa"/>
            <w:vMerge w:val="restart"/>
            <w:tcBorders>
              <w:top w:val="nil"/>
              <w:left w:val="nil"/>
              <w:bottom w:val="nil"/>
              <w:right w:val="nil"/>
            </w:tcBorders>
            <w:noWrap/>
            <w:hideMark/>
          </w:tcPr>
          <w:p w14:paraId="22A7295E" w14:textId="7AF4AF97" w:rsidR="003A7F6F" w:rsidRPr="00261E78" w:rsidRDefault="003A7F6F" w:rsidP="00B35EC5">
            <w:pPr>
              <w:rPr>
                <w:i/>
                <w:iCs/>
                <w:sz w:val="20"/>
                <w:szCs w:val="20"/>
              </w:rPr>
            </w:pPr>
            <w:r w:rsidRPr="00261E78">
              <w:rPr>
                <w:i/>
                <w:iCs/>
                <w:sz w:val="20"/>
                <w:szCs w:val="20"/>
              </w:rPr>
              <w:t>AI</w:t>
            </w:r>
            <w:r w:rsidRPr="00261E78">
              <w:rPr>
                <w:i/>
                <w:iCs/>
                <w:color w:val="000000"/>
                <w:sz w:val="20"/>
                <w:szCs w:val="20"/>
                <w:vertAlign w:val="subscript"/>
              </w:rPr>
              <w:t>i</w:t>
            </w:r>
          </w:p>
        </w:tc>
        <w:tc>
          <w:tcPr>
            <w:tcW w:w="1766" w:type="dxa"/>
            <w:tcBorders>
              <w:top w:val="nil"/>
              <w:left w:val="nil"/>
              <w:bottom w:val="nil"/>
              <w:right w:val="nil"/>
            </w:tcBorders>
            <w:noWrap/>
            <w:hideMark/>
          </w:tcPr>
          <w:p w14:paraId="01EAADE1" w14:textId="66BE0D02" w:rsidR="003A7F6F" w:rsidRPr="00261E78" w:rsidRDefault="003A7F6F" w:rsidP="00B35EC5">
            <w:pPr>
              <w:jc w:val="center"/>
              <w:rPr>
                <w:color w:val="000000"/>
                <w:sz w:val="20"/>
                <w:szCs w:val="20"/>
              </w:rPr>
            </w:pPr>
            <w:r w:rsidRPr="00261E78">
              <w:rPr>
                <w:color w:val="000000"/>
                <w:sz w:val="20"/>
                <w:szCs w:val="20"/>
              </w:rPr>
              <w:t>-0.153 ***</w:t>
            </w:r>
          </w:p>
        </w:tc>
        <w:tc>
          <w:tcPr>
            <w:tcW w:w="2826" w:type="dxa"/>
            <w:tcBorders>
              <w:top w:val="nil"/>
              <w:left w:val="nil"/>
              <w:bottom w:val="nil"/>
              <w:right w:val="nil"/>
            </w:tcBorders>
            <w:noWrap/>
            <w:hideMark/>
          </w:tcPr>
          <w:p w14:paraId="231D4318" w14:textId="10E2C967" w:rsidR="003A7F6F" w:rsidRPr="00261E78" w:rsidRDefault="003A7F6F" w:rsidP="00B35EC5">
            <w:pPr>
              <w:jc w:val="center"/>
              <w:rPr>
                <w:color w:val="000000"/>
                <w:sz w:val="20"/>
                <w:szCs w:val="20"/>
              </w:rPr>
            </w:pPr>
            <w:r w:rsidRPr="00261E78">
              <w:rPr>
                <w:color w:val="000000"/>
                <w:sz w:val="20"/>
                <w:szCs w:val="20"/>
              </w:rPr>
              <w:t>-0.173 ***</w:t>
            </w:r>
          </w:p>
        </w:tc>
        <w:tc>
          <w:tcPr>
            <w:tcW w:w="1766" w:type="dxa"/>
            <w:tcBorders>
              <w:top w:val="nil"/>
              <w:left w:val="nil"/>
              <w:bottom w:val="nil"/>
              <w:right w:val="nil"/>
            </w:tcBorders>
            <w:noWrap/>
            <w:hideMark/>
          </w:tcPr>
          <w:p w14:paraId="34A3A598" w14:textId="492D4AC2" w:rsidR="003A7F6F" w:rsidRPr="00261E78" w:rsidRDefault="003A7F6F" w:rsidP="00B35EC5">
            <w:pPr>
              <w:jc w:val="center"/>
              <w:rPr>
                <w:color w:val="000000"/>
                <w:sz w:val="20"/>
                <w:szCs w:val="20"/>
              </w:rPr>
            </w:pPr>
            <w:r w:rsidRPr="00261E78">
              <w:rPr>
                <w:color w:val="000000"/>
                <w:sz w:val="20"/>
                <w:szCs w:val="20"/>
              </w:rPr>
              <w:t>-0.123 ***</w:t>
            </w:r>
          </w:p>
        </w:tc>
      </w:tr>
      <w:tr w:rsidR="003A7F6F" w:rsidRPr="00261E78" w14:paraId="0964C4C6" w14:textId="77777777" w:rsidTr="00A86F82">
        <w:trPr>
          <w:trHeight w:val="260"/>
          <w:jc w:val="center"/>
        </w:trPr>
        <w:tc>
          <w:tcPr>
            <w:tcW w:w="3002" w:type="dxa"/>
            <w:vMerge/>
            <w:tcBorders>
              <w:top w:val="nil"/>
              <w:left w:val="nil"/>
              <w:right w:val="nil"/>
            </w:tcBorders>
            <w:hideMark/>
          </w:tcPr>
          <w:p w14:paraId="1E0D51A6" w14:textId="77777777" w:rsidR="003A7F6F" w:rsidRPr="00261E78" w:rsidRDefault="003A7F6F" w:rsidP="00B35EC5">
            <w:pPr>
              <w:rPr>
                <w:i/>
                <w:iCs/>
                <w:sz w:val="20"/>
                <w:szCs w:val="20"/>
              </w:rPr>
            </w:pPr>
          </w:p>
        </w:tc>
        <w:tc>
          <w:tcPr>
            <w:tcW w:w="1766" w:type="dxa"/>
            <w:tcBorders>
              <w:top w:val="nil"/>
              <w:left w:val="nil"/>
              <w:right w:val="nil"/>
            </w:tcBorders>
            <w:noWrap/>
            <w:hideMark/>
          </w:tcPr>
          <w:p w14:paraId="000207E7" w14:textId="1E40E611" w:rsidR="003A7F6F" w:rsidRPr="00261E78" w:rsidRDefault="003A7F6F" w:rsidP="00B35EC5">
            <w:pPr>
              <w:jc w:val="center"/>
              <w:rPr>
                <w:color w:val="000000"/>
                <w:sz w:val="20"/>
                <w:szCs w:val="20"/>
              </w:rPr>
            </w:pPr>
            <w:r w:rsidRPr="00261E78">
              <w:rPr>
                <w:color w:val="000000"/>
                <w:sz w:val="20"/>
                <w:szCs w:val="20"/>
              </w:rPr>
              <w:t>(0.010)</w:t>
            </w:r>
          </w:p>
        </w:tc>
        <w:tc>
          <w:tcPr>
            <w:tcW w:w="2826" w:type="dxa"/>
            <w:tcBorders>
              <w:top w:val="nil"/>
              <w:left w:val="nil"/>
              <w:right w:val="nil"/>
            </w:tcBorders>
            <w:noWrap/>
            <w:hideMark/>
          </w:tcPr>
          <w:p w14:paraId="68F5DE0A" w14:textId="7833CCAE" w:rsidR="003A7F6F" w:rsidRPr="00261E78" w:rsidRDefault="003A7F6F" w:rsidP="00B35EC5">
            <w:pPr>
              <w:jc w:val="center"/>
              <w:rPr>
                <w:color w:val="000000"/>
                <w:sz w:val="20"/>
                <w:szCs w:val="20"/>
              </w:rPr>
            </w:pPr>
            <w:r w:rsidRPr="00261E78">
              <w:rPr>
                <w:color w:val="000000"/>
                <w:sz w:val="20"/>
                <w:szCs w:val="20"/>
              </w:rPr>
              <w:t>(0.018)</w:t>
            </w:r>
          </w:p>
        </w:tc>
        <w:tc>
          <w:tcPr>
            <w:tcW w:w="1766" w:type="dxa"/>
            <w:tcBorders>
              <w:top w:val="nil"/>
              <w:left w:val="nil"/>
              <w:right w:val="nil"/>
            </w:tcBorders>
            <w:noWrap/>
            <w:hideMark/>
          </w:tcPr>
          <w:p w14:paraId="3B541D85" w14:textId="1819FF3D" w:rsidR="003A7F6F" w:rsidRPr="00261E78" w:rsidRDefault="003A7F6F" w:rsidP="00B35EC5">
            <w:pPr>
              <w:jc w:val="center"/>
              <w:rPr>
                <w:color w:val="000000"/>
                <w:sz w:val="20"/>
                <w:szCs w:val="20"/>
              </w:rPr>
            </w:pPr>
            <w:r w:rsidRPr="00261E78">
              <w:rPr>
                <w:color w:val="000000"/>
                <w:sz w:val="20"/>
                <w:szCs w:val="20"/>
              </w:rPr>
              <w:t>(0.010)</w:t>
            </w:r>
          </w:p>
        </w:tc>
      </w:tr>
      <w:tr w:rsidR="003A7F6F" w:rsidRPr="00261E78" w14:paraId="47F35796" w14:textId="77777777" w:rsidTr="00A86F82">
        <w:trPr>
          <w:trHeight w:val="260"/>
          <w:jc w:val="center"/>
        </w:trPr>
        <w:tc>
          <w:tcPr>
            <w:tcW w:w="3002" w:type="dxa"/>
            <w:vMerge w:val="restart"/>
            <w:tcBorders>
              <w:top w:val="nil"/>
              <w:left w:val="nil"/>
              <w:bottom w:val="nil"/>
              <w:right w:val="nil"/>
            </w:tcBorders>
            <w:noWrap/>
            <w:hideMark/>
          </w:tcPr>
          <w:p w14:paraId="79DDA2B0" w14:textId="2BE7C68A" w:rsidR="003A7F6F" w:rsidRPr="00261E78" w:rsidRDefault="003A7F6F" w:rsidP="00B35EC5">
            <w:pPr>
              <w:rPr>
                <w:i/>
                <w:iCs/>
                <w:sz w:val="20"/>
                <w:szCs w:val="20"/>
              </w:rPr>
            </w:pPr>
            <w:r w:rsidRPr="00261E78">
              <w:rPr>
                <w:i/>
                <w:iCs/>
                <w:sz w:val="20"/>
                <w:szCs w:val="20"/>
              </w:rPr>
              <w:t>hasFirstPosition</w:t>
            </w:r>
            <w:r w:rsidRPr="00261E78">
              <w:rPr>
                <w:i/>
                <w:iCs/>
                <w:sz w:val="20"/>
                <w:szCs w:val="20"/>
              </w:rPr>
              <w:br/>
              <w:t>Seeker1Ans</w:t>
            </w:r>
            <w:r w:rsidRPr="00261E78">
              <w:rPr>
                <w:i/>
                <w:iCs/>
                <w:color w:val="000000"/>
                <w:sz w:val="20"/>
                <w:szCs w:val="20"/>
                <w:vertAlign w:val="subscript"/>
              </w:rPr>
              <w:t>i</w:t>
            </w:r>
          </w:p>
        </w:tc>
        <w:tc>
          <w:tcPr>
            <w:tcW w:w="1766" w:type="dxa"/>
            <w:tcBorders>
              <w:top w:val="nil"/>
              <w:left w:val="nil"/>
              <w:bottom w:val="nil"/>
              <w:right w:val="nil"/>
            </w:tcBorders>
            <w:noWrap/>
            <w:hideMark/>
          </w:tcPr>
          <w:p w14:paraId="46B73412" w14:textId="77777777" w:rsidR="003A7F6F" w:rsidRPr="00261E78" w:rsidRDefault="003A7F6F" w:rsidP="00B35EC5">
            <w:pPr>
              <w:rPr>
                <w:sz w:val="20"/>
                <w:szCs w:val="20"/>
              </w:rPr>
            </w:pPr>
          </w:p>
        </w:tc>
        <w:tc>
          <w:tcPr>
            <w:tcW w:w="2826" w:type="dxa"/>
            <w:tcBorders>
              <w:top w:val="nil"/>
              <w:left w:val="nil"/>
              <w:bottom w:val="nil"/>
              <w:right w:val="nil"/>
            </w:tcBorders>
            <w:noWrap/>
            <w:hideMark/>
          </w:tcPr>
          <w:p w14:paraId="7D557339" w14:textId="77777777" w:rsidR="003A7F6F" w:rsidRPr="00261E78" w:rsidRDefault="003A7F6F" w:rsidP="00B35EC5">
            <w:pPr>
              <w:jc w:val="center"/>
              <w:rPr>
                <w:sz w:val="20"/>
                <w:szCs w:val="20"/>
              </w:rPr>
            </w:pPr>
          </w:p>
        </w:tc>
        <w:tc>
          <w:tcPr>
            <w:tcW w:w="1766" w:type="dxa"/>
            <w:tcBorders>
              <w:top w:val="nil"/>
              <w:left w:val="nil"/>
              <w:bottom w:val="nil"/>
              <w:right w:val="nil"/>
            </w:tcBorders>
            <w:noWrap/>
            <w:hideMark/>
          </w:tcPr>
          <w:p w14:paraId="523245FF" w14:textId="42058C96" w:rsidR="003A7F6F" w:rsidRPr="00261E78" w:rsidRDefault="003A7F6F" w:rsidP="00B35EC5">
            <w:pPr>
              <w:jc w:val="center"/>
              <w:rPr>
                <w:color w:val="000000"/>
                <w:sz w:val="20"/>
                <w:szCs w:val="20"/>
              </w:rPr>
            </w:pPr>
            <w:r w:rsidRPr="00261E78">
              <w:rPr>
                <w:color w:val="000000"/>
                <w:sz w:val="20"/>
                <w:szCs w:val="20"/>
              </w:rPr>
              <w:t>0.173 ***</w:t>
            </w:r>
          </w:p>
        </w:tc>
      </w:tr>
      <w:tr w:rsidR="003A7F6F" w:rsidRPr="00261E78" w14:paraId="7B75FF7C" w14:textId="77777777" w:rsidTr="00A86F82">
        <w:trPr>
          <w:trHeight w:val="260"/>
          <w:jc w:val="center"/>
        </w:trPr>
        <w:tc>
          <w:tcPr>
            <w:tcW w:w="3002" w:type="dxa"/>
            <w:vMerge/>
            <w:tcBorders>
              <w:top w:val="nil"/>
              <w:left w:val="nil"/>
              <w:bottom w:val="single" w:sz="4" w:space="0" w:color="auto"/>
              <w:right w:val="nil"/>
            </w:tcBorders>
            <w:hideMark/>
          </w:tcPr>
          <w:p w14:paraId="5D73FF70" w14:textId="77777777" w:rsidR="003A7F6F" w:rsidRPr="00261E78" w:rsidRDefault="003A7F6F" w:rsidP="00B35EC5">
            <w:pPr>
              <w:rPr>
                <w:i/>
                <w:iCs/>
                <w:sz w:val="20"/>
                <w:szCs w:val="20"/>
              </w:rPr>
            </w:pPr>
          </w:p>
        </w:tc>
        <w:tc>
          <w:tcPr>
            <w:tcW w:w="1766" w:type="dxa"/>
            <w:tcBorders>
              <w:top w:val="nil"/>
              <w:left w:val="nil"/>
              <w:bottom w:val="single" w:sz="4" w:space="0" w:color="auto"/>
              <w:right w:val="nil"/>
            </w:tcBorders>
            <w:noWrap/>
            <w:hideMark/>
          </w:tcPr>
          <w:p w14:paraId="461B65BF" w14:textId="77777777" w:rsidR="003A7F6F" w:rsidRPr="00261E78" w:rsidRDefault="003A7F6F" w:rsidP="00B35EC5">
            <w:pPr>
              <w:jc w:val="center"/>
              <w:rPr>
                <w:sz w:val="20"/>
                <w:szCs w:val="20"/>
              </w:rPr>
            </w:pPr>
          </w:p>
        </w:tc>
        <w:tc>
          <w:tcPr>
            <w:tcW w:w="2826" w:type="dxa"/>
            <w:tcBorders>
              <w:top w:val="nil"/>
              <w:left w:val="nil"/>
              <w:bottom w:val="single" w:sz="4" w:space="0" w:color="auto"/>
              <w:right w:val="nil"/>
            </w:tcBorders>
            <w:noWrap/>
            <w:hideMark/>
          </w:tcPr>
          <w:p w14:paraId="241B261B" w14:textId="77777777" w:rsidR="003A7F6F" w:rsidRPr="00261E78" w:rsidRDefault="003A7F6F" w:rsidP="00B35EC5">
            <w:pPr>
              <w:jc w:val="center"/>
              <w:rPr>
                <w:sz w:val="20"/>
                <w:szCs w:val="20"/>
              </w:rPr>
            </w:pPr>
          </w:p>
        </w:tc>
        <w:tc>
          <w:tcPr>
            <w:tcW w:w="1766" w:type="dxa"/>
            <w:tcBorders>
              <w:top w:val="nil"/>
              <w:left w:val="nil"/>
              <w:bottom w:val="single" w:sz="4" w:space="0" w:color="auto"/>
              <w:right w:val="nil"/>
            </w:tcBorders>
            <w:noWrap/>
            <w:hideMark/>
          </w:tcPr>
          <w:p w14:paraId="4091ABDB" w14:textId="1607569C" w:rsidR="003A7F6F" w:rsidRPr="00261E78" w:rsidRDefault="003A7F6F" w:rsidP="00B35EC5">
            <w:pPr>
              <w:jc w:val="center"/>
              <w:rPr>
                <w:color w:val="000000"/>
                <w:sz w:val="20"/>
                <w:szCs w:val="20"/>
              </w:rPr>
            </w:pPr>
            <w:r w:rsidRPr="00261E78">
              <w:rPr>
                <w:color w:val="000000"/>
                <w:sz w:val="20"/>
                <w:szCs w:val="20"/>
              </w:rPr>
              <w:t>(0.010)</w:t>
            </w:r>
          </w:p>
        </w:tc>
      </w:tr>
      <w:tr w:rsidR="003A7F6F" w:rsidRPr="00261E78" w14:paraId="213C1693" w14:textId="77777777" w:rsidTr="00A86F82">
        <w:trPr>
          <w:trHeight w:val="260"/>
          <w:jc w:val="center"/>
        </w:trPr>
        <w:tc>
          <w:tcPr>
            <w:tcW w:w="3002" w:type="dxa"/>
            <w:tcBorders>
              <w:top w:val="single" w:sz="4" w:space="0" w:color="auto"/>
              <w:left w:val="nil"/>
              <w:bottom w:val="nil"/>
              <w:right w:val="nil"/>
            </w:tcBorders>
            <w:noWrap/>
            <w:hideMark/>
          </w:tcPr>
          <w:p w14:paraId="3F51C760" w14:textId="77777777" w:rsidR="003A7F6F" w:rsidRPr="00261E78" w:rsidRDefault="003A7F6F">
            <w:pPr>
              <w:rPr>
                <w:sz w:val="20"/>
                <w:szCs w:val="20"/>
              </w:rPr>
            </w:pPr>
            <w:r w:rsidRPr="00261E78">
              <w:rPr>
                <w:sz w:val="20"/>
                <w:szCs w:val="20"/>
              </w:rPr>
              <w:t>question timing FE</w:t>
            </w:r>
          </w:p>
        </w:tc>
        <w:tc>
          <w:tcPr>
            <w:tcW w:w="1766" w:type="dxa"/>
            <w:tcBorders>
              <w:top w:val="single" w:sz="4" w:space="0" w:color="auto"/>
              <w:left w:val="nil"/>
              <w:bottom w:val="nil"/>
              <w:right w:val="nil"/>
            </w:tcBorders>
            <w:noWrap/>
            <w:hideMark/>
          </w:tcPr>
          <w:p w14:paraId="3F5A84A4" w14:textId="77777777" w:rsidR="003A7F6F" w:rsidRPr="00261E78" w:rsidRDefault="003A7F6F">
            <w:pPr>
              <w:jc w:val="center"/>
              <w:rPr>
                <w:sz w:val="20"/>
                <w:szCs w:val="20"/>
              </w:rPr>
            </w:pPr>
            <w:r w:rsidRPr="00261E78">
              <w:rPr>
                <w:sz w:val="20"/>
                <w:szCs w:val="20"/>
              </w:rPr>
              <w:t>√</w:t>
            </w:r>
          </w:p>
        </w:tc>
        <w:tc>
          <w:tcPr>
            <w:tcW w:w="2826" w:type="dxa"/>
            <w:tcBorders>
              <w:top w:val="single" w:sz="4" w:space="0" w:color="auto"/>
              <w:left w:val="nil"/>
              <w:bottom w:val="nil"/>
              <w:right w:val="nil"/>
            </w:tcBorders>
            <w:noWrap/>
            <w:hideMark/>
          </w:tcPr>
          <w:p w14:paraId="0E9F6E75" w14:textId="77777777" w:rsidR="003A7F6F" w:rsidRPr="00261E78" w:rsidRDefault="003A7F6F">
            <w:pPr>
              <w:jc w:val="center"/>
              <w:rPr>
                <w:sz w:val="20"/>
                <w:szCs w:val="20"/>
              </w:rPr>
            </w:pPr>
            <w:r w:rsidRPr="00261E78">
              <w:rPr>
                <w:sz w:val="20"/>
                <w:szCs w:val="20"/>
              </w:rPr>
              <w:t>√</w:t>
            </w:r>
          </w:p>
        </w:tc>
        <w:tc>
          <w:tcPr>
            <w:tcW w:w="1766" w:type="dxa"/>
            <w:tcBorders>
              <w:top w:val="single" w:sz="4" w:space="0" w:color="auto"/>
              <w:left w:val="nil"/>
              <w:bottom w:val="nil"/>
              <w:right w:val="nil"/>
            </w:tcBorders>
            <w:noWrap/>
            <w:hideMark/>
          </w:tcPr>
          <w:p w14:paraId="155D410B" w14:textId="77777777" w:rsidR="003A7F6F" w:rsidRPr="00261E78" w:rsidRDefault="003A7F6F">
            <w:pPr>
              <w:jc w:val="center"/>
              <w:rPr>
                <w:sz w:val="20"/>
                <w:szCs w:val="20"/>
              </w:rPr>
            </w:pPr>
            <w:r w:rsidRPr="00261E78">
              <w:rPr>
                <w:sz w:val="20"/>
                <w:szCs w:val="20"/>
              </w:rPr>
              <w:t>√</w:t>
            </w:r>
          </w:p>
        </w:tc>
      </w:tr>
      <w:tr w:rsidR="003A7F6F" w:rsidRPr="00261E78" w14:paraId="33196606" w14:textId="77777777" w:rsidTr="00A86F82">
        <w:trPr>
          <w:trHeight w:val="260"/>
          <w:jc w:val="center"/>
        </w:trPr>
        <w:tc>
          <w:tcPr>
            <w:tcW w:w="3002" w:type="dxa"/>
            <w:tcBorders>
              <w:top w:val="nil"/>
              <w:left w:val="nil"/>
              <w:bottom w:val="single" w:sz="4" w:space="0" w:color="auto"/>
              <w:right w:val="nil"/>
            </w:tcBorders>
            <w:noWrap/>
            <w:hideMark/>
          </w:tcPr>
          <w:p w14:paraId="193AB8CE" w14:textId="77777777" w:rsidR="003A7F6F" w:rsidRPr="00261E78" w:rsidRDefault="003A7F6F">
            <w:pPr>
              <w:rPr>
                <w:sz w:val="20"/>
                <w:szCs w:val="20"/>
              </w:rPr>
            </w:pPr>
            <w:r w:rsidRPr="00261E78">
              <w:rPr>
                <w:sz w:val="20"/>
                <w:szCs w:val="20"/>
              </w:rPr>
              <w:t>other controls</w:t>
            </w:r>
          </w:p>
        </w:tc>
        <w:tc>
          <w:tcPr>
            <w:tcW w:w="1766" w:type="dxa"/>
            <w:tcBorders>
              <w:top w:val="nil"/>
              <w:left w:val="nil"/>
              <w:bottom w:val="single" w:sz="4" w:space="0" w:color="auto"/>
              <w:right w:val="nil"/>
            </w:tcBorders>
            <w:noWrap/>
            <w:hideMark/>
          </w:tcPr>
          <w:p w14:paraId="7CD08189" w14:textId="77777777" w:rsidR="003A7F6F" w:rsidRPr="00261E78" w:rsidRDefault="003A7F6F">
            <w:pPr>
              <w:jc w:val="center"/>
              <w:rPr>
                <w:sz w:val="20"/>
                <w:szCs w:val="20"/>
              </w:rPr>
            </w:pPr>
            <w:r w:rsidRPr="00261E78">
              <w:rPr>
                <w:sz w:val="20"/>
                <w:szCs w:val="20"/>
              </w:rPr>
              <w:t>√</w:t>
            </w:r>
          </w:p>
        </w:tc>
        <w:tc>
          <w:tcPr>
            <w:tcW w:w="2826" w:type="dxa"/>
            <w:tcBorders>
              <w:top w:val="nil"/>
              <w:left w:val="nil"/>
              <w:bottom w:val="single" w:sz="4" w:space="0" w:color="auto"/>
              <w:right w:val="nil"/>
            </w:tcBorders>
            <w:noWrap/>
            <w:hideMark/>
          </w:tcPr>
          <w:p w14:paraId="660668A4" w14:textId="77777777" w:rsidR="003A7F6F" w:rsidRPr="00261E78" w:rsidRDefault="003A7F6F">
            <w:pPr>
              <w:jc w:val="center"/>
              <w:rPr>
                <w:sz w:val="20"/>
                <w:szCs w:val="20"/>
              </w:rPr>
            </w:pPr>
            <w:r w:rsidRPr="00261E78">
              <w:rPr>
                <w:sz w:val="20"/>
                <w:szCs w:val="20"/>
              </w:rPr>
              <w:t>√</w:t>
            </w:r>
          </w:p>
        </w:tc>
        <w:tc>
          <w:tcPr>
            <w:tcW w:w="1766" w:type="dxa"/>
            <w:tcBorders>
              <w:top w:val="nil"/>
              <w:left w:val="nil"/>
              <w:bottom w:val="single" w:sz="4" w:space="0" w:color="auto"/>
              <w:right w:val="nil"/>
            </w:tcBorders>
            <w:noWrap/>
            <w:hideMark/>
          </w:tcPr>
          <w:p w14:paraId="1EE94FCB" w14:textId="77777777" w:rsidR="003A7F6F" w:rsidRPr="00261E78" w:rsidRDefault="003A7F6F">
            <w:pPr>
              <w:jc w:val="center"/>
              <w:rPr>
                <w:sz w:val="20"/>
                <w:szCs w:val="20"/>
              </w:rPr>
            </w:pPr>
            <w:r w:rsidRPr="00261E78">
              <w:rPr>
                <w:sz w:val="20"/>
                <w:szCs w:val="20"/>
              </w:rPr>
              <w:t>√</w:t>
            </w:r>
          </w:p>
        </w:tc>
      </w:tr>
      <w:tr w:rsidR="003A7F6F" w:rsidRPr="00261E78" w14:paraId="717BDA16" w14:textId="77777777" w:rsidTr="00A86F82">
        <w:trPr>
          <w:trHeight w:val="260"/>
          <w:jc w:val="center"/>
        </w:trPr>
        <w:tc>
          <w:tcPr>
            <w:tcW w:w="3002" w:type="dxa"/>
            <w:tcBorders>
              <w:top w:val="nil"/>
              <w:left w:val="nil"/>
              <w:bottom w:val="single" w:sz="4" w:space="0" w:color="auto"/>
              <w:right w:val="nil"/>
            </w:tcBorders>
            <w:noWrap/>
            <w:hideMark/>
          </w:tcPr>
          <w:p w14:paraId="706BB644" w14:textId="77777777" w:rsidR="003A7F6F" w:rsidRPr="00261E78" w:rsidRDefault="003A7F6F">
            <w:pPr>
              <w:rPr>
                <w:color w:val="000000"/>
                <w:sz w:val="20"/>
                <w:szCs w:val="20"/>
              </w:rPr>
            </w:pPr>
            <w:r w:rsidRPr="00261E78">
              <w:rPr>
                <w:color w:val="000000"/>
                <w:sz w:val="20"/>
                <w:szCs w:val="20"/>
              </w:rPr>
              <w:t>N</w:t>
            </w:r>
          </w:p>
        </w:tc>
        <w:tc>
          <w:tcPr>
            <w:tcW w:w="1766" w:type="dxa"/>
            <w:tcBorders>
              <w:top w:val="nil"/>
              <w:left w:val="nil"/>
              <w:bottom w:val="single" w:sz="4" w:space="0" w:color="auto"/>
              <w:right w:val="nil"/>
            </w:tcBorders>
            <w:noWrap/>
            <w:hideMark/>
          </w:tcPr>
          <w:p w14:paraId="6F3C307B" w14:textId="77777777" w:rsidR="003A7F6F" w:rsidRPr="00261E78" w:rsidRDefault="003A7F6F">
            <w:pPr>
              <w:jc w:val="center"/>
              <w:rPr>
                <w:color w:val="000000"/>
                <w:sz w:val="20"/>
                <w:szCs w:val="20"/>
              </w:rPr>
            </w:pPr>
            <w:r w:rsidRPr="00261E78">
              <w:rPr>
                <w:color w:val="000000"/>
                <w:sz w:val="20"/>
                <w:szCs w:val="20"/>
              </w:rPr>
              <w:t>3,235</w:t>
            </w:r>
          </w:p>
        </w:tc>
        <w:tc>
          <w:tcPr>
            <w:tcW w:w="2826" w:type="dxa"/>
            <w:tcBorders>
              <w:top w:val="nil"/>
              <w:left w:val="nil"/>
              <w:bottom w:val="single" w:sz="4" w:space="0" w:color="auto"/>
              <w:right w:val="nil"/>
            </w:tcBorders>
            <w:noWrap/>
            <w:hideMark/>
          </w:tcPr>
          <w:p w14:paraId="731CE088" w14:textId="77777777" w:rsidR="003A7F6F" w:rsidRPr="00261E78" w:rsidRDefault="003A7F6F">
            <w:pPr>
              <w:jc w:val="center"/>
              <w:rPr>
                <w:color w:val="000000"/>
                <w:sz w:val="20"/>
                <w:szCs w:val="20"/>
              </w:rPr>
            </w:pPr>
            <w:r w:rsidRPr="00261E78">
              <w:rPr>
                <w:color w:val="000000"/>
                <w:sz w:val="20"/>
                <w:szCs w:val="20"/>
              </w:rPr>
              <w:t>3,235</w:t>
            </w:r>
          </w:p>
        </w:tc>
        <w:tc>
          <w:tcPr>
            <w:tcW w:w="1766" w:type="dxa"/>
            <w:tcBorders>
              <w:top w:val="nil"/>
              <w:left w:val="nil"/>
              <w:bottom w:val="single" w:sz="4" w:space="0" w:color="auto"/>
              <w:right w:val="nil"/>
            </w:tcBorders>
            <w:noWrap/>
            <w:hideMark/>
          </w:tcPr>
          <w:p w14:paraId="35DEB95E" w14:textId="77777777" w:rsidR="003A7F6F" w:rsidRPr="00261E78" w:rsidRDefault="003A7F6F">
            <w:pPr>
              <w:jc w:val="center"/>
              <w:rPr>
                <w:color w:val="000000"/>
                <w:sz w:val="20"/>
                <w:szCs w:val="20"/>
              </w:rPr>
            </w:pPr>
            <w:r w:rsidRPr="00261E78">
              <w:rPr>
                <w:color w:val="000000"/>
                <w:sz w:val="20"/>
                <w:szCs w:val="20"/>
              </w:rPr>
              <w:t>3,235</w:t>
            </w:r>
          </w:p>
        </w:tc>
      </w:tr>
    </w:tbl>
    <w:p w14:paraId="73432B04" w14:textId="2D656CFF" w:rsidR="00B0027E" w:rsidRPr="00261E78" w:rsidRDefault="00A0489F" w:rsidP="0075223E">
      <w:pPr>
        <w:pStyle w:val="Notes"/>
      </w:pPr>
      <w:r w:rsidRPr="00261E78">
        <w:t>Notes: 1. ***p&lt;0.001; **p&lt;0.01; *p&lt;0.05.</w:t>
      </w:r>
      <w:r w:rsidRPr="00261E78" w:rsidDel="00F26025">
        <w:t xml:space="preserve"> </w:t>
      </w:r>
      <w:r w:rsidRPr="00261E78">
        <w:br/>
        <w:t>2. Question timing FE indicates the date on which the question was posted.</w:t>
      </w:r>
    </w:p>
    <w:p w14:paraId="176773AA" w14:textId="4207EDEA" w:rsidR="00693C74" w:rsidRPr="00261E78" w:rsidRDefault="00693C74" w:rsidP="00A86F82">
      <w:pPr>
        <w:pStyle w:val="Heading4"/>
        <w:rPr>
          <w:lang w:val="en-US"/>
        </w:rPr>
      </w:pPr>
      <w:r w:rsidRPr="00261E78">
        <w:rPr>
          <w:lang w:val="en-US"/>
        </w:rPr>
        <w:t>Source Effect</w:t>
      </w:r>
    </w:p>
    <w:p w14:paraId="671417E8" w14:textId="77777777" w:rsidR="00087E2D" w:rsidRPr="00261E78" w:rsidRDefault="00087E2D" w:rsidP="00087E2D">
      <w:pPr>
        <w:pStyle w:val="Paragraph0"/>
      </w:pPr>
      <w:r w:rsidRPr="00261E78">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5CF123D5" w14:textId="5238852E" w:rsidR="00087E2D" w:rsidRPr="00261E78" w:rsidRDefault="00087E2D" w:rsidP="00087E2D">
      <w:pPr>
        <w:pStyle w:val="Paragraph0"/>
      </w:pPr>
      <w:r w:rsidRPr="00261E78">
        <w:t>We simultaneously control for comprehensive content measures (length, LLM quality ratings, and ten quality dimensions) and position effects (</w:t>
      </w:r>
      <w:r w:rsidR="000F5100" w:rsidRPr="00261E78">
        <w:rPr>
          <w:i/>
          <w:iCs/>
        </w:rPr>
        <w:t>hasFirstPositionSeeker1Ans</w:t>
      </w:r>
      <w:r w:rsidR="000F5100" w:rsidRPr="00261E78">
        <w:rPr>
          <w:i/>
          <w:iCs/>
          <w:vertAlign w:val="subscript"/>
        </w:rPr>
        <w:t>i</w:t>
      </w:r>
      <w:r w:rsidRPr="00261E78">
        <w:t>). Together, these controls capture the pathways through which AI’s superior content quality and instantaneous positioning reduce human participation.</w:t>
      </w:r>
    </w:p>
    <w:p w14:paraId="218CB87D" w14:textId="2A24C499" w:rsidR="00023A77" w:rsidRPr="00261E78" w:rsidRDefault="00023A77" w:rsidP="00A86F82">
      <w:pPr>
        <w:pStyle w:val="Paragraph0"/>
      </w:pPr>
      <w:r w:rsidRPr="00261E78">
        <w:t>Table 11 presents our analysis. Column 1 replicates our baseline specification (</w:t>
      </w:r>
      <w:r w:rsidRPr="00261E78">
        <w:rPr>
          <w:i/>
          <w:iCs/>
        </w:rPr>
        <w:t>β</w:t>
      </w:r>
      <w:r w:rsidRPr="00261E78">
        <w:t xml:space="preserve"> = -0.153, p &lt; 0.001) to establish the total deterrence effect we seek to explain. Column 2 controls for </w:t>
      </w:r>
      <w:r w:rsidRPr="00261E78">
        <w:lastRenderedPageBreak/>
        <w:t>comprehensive content characteristics, reducing the AI coefficient to -0.113 (p &lt; 0.001). Column 3 adds position effect controls on top of the content measures.</w:t>
      </w:r>
    </w:p>
    <w:p w14:paraId="2E8E678E" w14:textId="01BA2FB4" w:rsidR="00023A77" w:rsidRPr="00261E78" w:rsidRDefault="00023A77" w:rsidP="00A86F82">
      <w:pPr>
        <w:pStyle w:val="Paragraph0"/>
      </w:pPr>
      <w:bookmarkStart w:id="32" w:name="_Hlk213538744"/>
      <w:r w:rsidRPr="00261E78">
        <w:t xml:space="preserve">The key finding appears in Column 3: even after controlling for </w:t>
      </w:r>
      <w:bookmarkEnd w:id="32"/>
      <w:r w:rsidRPr="00261E78">
        <w:t>both content quality and position effects, the AI treatment coefficient remains negative and statistically significant (</w:t>
      </w:r>
      <w:r w:rsidRPr="00261E78">
        <w:rPr>
          <w:i/>
          <w:iCs/>
        </w:rPr>
        <w:t>β</w:t>
      </w:r>
      <w:r w:rsidRPr="00261E78">
        <w:t xml:space="preserve"> = -0.087,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11353BFD" w14:textId="5462F553" w:rsidR="0022287C" w:rsidRPr="00261E78" w:rsidRDefault="00B076BB" w:rsidP="00B076BB">
      <w:pPr>
        <w:pStyle w:val="TableFiguretitle"/>
      </w:pPr>
      <w:r w:rsidRPr="00261E78">
        <w:t xml:space="preserve">Table </w:t>
      </w:r>
      <w:fldSimple w:instr=" SEQ Table \* ARABIC ">
        <w:r w:rsidR="00710FCA" w:rsidRPr="00261E78">
          <w:t>11</w:t>
        </w:r>
      </w:fldSimple>
      <w:r w:rsidRPr="00261E78">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2287C" w:rsidRPr="00261E78" w14:paraId="1978DD7A" w14:textId="77777777" w:rsidTr="00A86F82">
        <w:trPr>
          <w:trHeight w:val="260"/>
          <w:jc w:val="center"/>
        </w:trPr>
        <w:tc>
          <w:tcPr>
            <w:tcW w:w="4764" w:type="dxa"/>
            <w:tcBorders>
              <w:top w:val="single" w:sz="4" w:space="0" w:color="auto"/>
              <w:left w:val="nil"/>
              <w:bottom w:val="nil"/>
              <w:right w:val="nil"/>
            </w:tcBorders>
            <w:noWrap/>
            <w:hideMark/>
          </w:tcPr>
          <w:p w14:paraId="258B958D" w14:textId="77777777" w:rsidR="0022287C" w:rsidRPr="00261E78" w:rsidRDefault="0022287C">
            <w:pPr>
              <w:rPr>
                <w:color w:val="000000"/>
                <w:sz w:val="20"/>
                <w:szCs w:val="20"/>
              </w:rPr>
            </w:pPr>
            <w:r w:rsidRPr="00261E78">
              <w:rPr>
                <w:color w:val="000000"/>
                <w:sz w:val="20"/>
                <w:szCs w:val="20"/>
              </w:rPr>
              <w:t> </w:t>
            </w:r>
          </w:p>
        </w:tc>
        <w:tc>
          <w:tcPr>
            <w:tcW w:w="1532" w:type="dxa"/>
            <w:tcBorders>
              <w:top w:val="single" w:sz="4" w:space="0" w:color="auto"/>
              <w:left w:val="nil"/>
              <w:bottom w:val="nil"/>
              <w:right w:val="nil"/>
            </w:tcBorders>
            <w:noWrap/>
            <w:hideMark/>
          </w:tcPr>
          <w:p w14:paraId="76F518D7" w14:textId="77777777" w:rsidR="0022287C" w:rsidRPr="00261E78" w:rsidRDefault="0022287C">
            <w:pPr>
              <w:jc w:val="center"/>
              <w:rPr>
                <w:sz w:val="20"/>
                <w:szCs w:val="20"/>
              </w:rPr>
            </w:pPr>
            <w:r w:rsidRPr="00261E78">
              <w:rPr>
                <w:sz w:val="20"/>
                <w:szCs w:val="20"/>
              </w:rPr>
              <w:t>(1)</w:t>
            </w:r>
          </w:p>
        </w:tc>
        <w:tc>
          <w:tcPr>
            <w:tcW w:w="1532" w:type="dxa"/>
            <w:tcBorders>
              <w:top w:val="single" w:sz="4" w:space="0" w:color="auto"/>
              <w:left w:val="nil"/>
              <w:bottom w:val="nil"/>
              <w:right w:val="nil"/>
            </w:tcBorders>
            <w:noWrap/>
            <w:hideMark/>
          </w:tcPr>
          <w:p w14:paraId="33C6D48C" w14:textId="77777777" w:rsidR="0022287C" w:rsidRPr="00261E78" w:rsidRDefault="0022287C">
            <w:pPr>
              <w:jc w:val="center"/>
              <w:rPr>
                <w:sz w:val="20"/>
                <w:szCs w:val="20"/>
              </w:rPr>
            </w:pPr>
            <w:r w:rsidRPr="00261E78">
              <w:rPr>
                <w:sz w:val="20"/>
                <w:szCs w:val="20"/>
              </w:rPr>
              <w:t>(2)</w:t>
            </w:r>
          </w:p>
        </w:tc>
        <w:tc>
          <w:tcPr>
            <w:tcW w:w="1532" w:type="dxa"/>
            <w:tcBorders>
              <w:top w:val="single" w:sz="4" w:space="0" w:color="auto"/>
              <w:left w:val="nil"/>
              <w:bottom w:val="nil"/>
              <w:right w:val="nil"/>
            </w:tcBorders>
            <w:noWrap/>
            <w:hideMark/>
          </w:tcPr>
          <w:p w14:paraId="6DD4D83F" w14:textId="77777777" w:rsidR="0022287C" w:rsidRPr="00261E78" w:rsidRDefault="0022287C">
            <w:pPr>
              <w:jc w:val="center"/>
              <w:rPr>
                <w:sz w:val="20"/>
                <w:szCs w:val="20"/>
              </w:rPr>
            </w:pPr>
            <w:r w:rsidRPr="00261E78">
              <w:rPr>
                <w:sz w:val="20"/>
                <w:szCs w:val="20"/>
              </w:rPr>
              <w:t>(3)</w:t>
            </w:r>
          </w:p>
        </w:tc>
      </w:tr>
      <w:tr w:rsidR="0022287C" w:rsidRPr="00261E78" w14:paraId="7E64319E" w14:textId="77777777" w:rsidTr="00A86F82">
        <w:trPr>
          <w:trHeight w:val="260"/>
          <w:jc w:val="center"/>
        </w:trPr>
        <w:tc>
          <w:tcPr>
            <w:tcW w:w="4764" w:type="dxa"/>
            <w:tcBorders>
              <w:top w:val="nil"/>
              <w:left w:val="nil"/>
              <w:bottom w:val="nil"/>
              <w:right w:val="nil"/>
            </w:tcBorders>
            <w:noWrap/>
            <w:hideMark/>
          </w:tcPr>
          <w:p w14:paraId="4CD55D13" w14:textId="77777777" w:rsidR="0022287C" w:rsidRPr="00261E78" w:rsidRDefault="0022287C">
            <w:pPr>
              <w:jc w:val="right"/>
              <w:rPr>
                <w:color w:val="000000"/>
                <w:sz w:val="20"/>
                <w:szCs w:val="20"/>
              </w:rPr>
            </w:pPr>
            <w:r w:rsidRPr="00261E78">
              <w:rPr>
                <w:color w:val="000000"/>
                <w:sz w:val="20"/>
                <w:szCs w:val="20"/>
              </w:rPr>
              <w:t xml:space="preserve">DV: </w:t>
            </w:r>
          </w:p>
        </w:tc>
        <w:tc>
          <w:tcPr>
            <w:tcW w:w="4596" w:type="dxa"/>
            <w:gridSpan w:val="3"/>
            <w:tcBorders>
              <w:top w:val="nil"/>
              <w:left w:val="nil"/>
              <w:bottom w:val="single" w:sz="4" w:space="0" w:color="auto"/>
              <w:right w:val="nil"/>
            </w:tcBorders>
            <w:noWrap/>
            <w:hideMark/>
          </w:tcPr>
          <w:p w14:paraId="30606DE2" w14:textId="63EFC79E" w:rsidR="0022287C" w:rsidRPr="00261E78" w:rsidRDefault="00B076BB">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22287C" w:rsidRPr="00261E78" w14:paraId="0980A13B" w14:textId="77777777" w:rsidTr="00A86F82">
        <w:trPr>
          <w:trHeight w:val="260"/>
          <w:jc w:val="center"/>
        </w:trPr>
        <w:tc>
          <w:tcPr>
            <w:tcW w:w="4764" w:type="dxa"/>
            <w:vMerge w:val="restart"/>
            <w:tcBorders>
              <w:top w:val="nil"/>
              <w:left w:val="nil"/>
              <w:bottom w:val="single" w:sz="4" w:space="0" w:color="000000"/>
              <w:right w:val="nil"/>
            </w:tcBorders>
            <w:noWrap/>
            <w:hideMark/>
          </w:tcPr>
          <w:p w14:paraId="64D07547" w14:textId="77777777" w:rsidR="0022287C" w:rsidRPr="00261E78" w:rsidRDefault="0022287C">
            <w:pPr>
              <w:rPr>
                <w:i/>
                <w:iCs/>
                <w:sz w:val="20"/>
                <w:szCs w:val="20"/>
              </w:rPr>
            </w:pPr>
            <w:r w:rsidRPr="00261E78">
              <w:rPr>
                <w:i/>
                <w:iCs/>
                <w:sz w:val="20"/>
                <w:szCs w:val="20"/>
              </w:rPr>
              <w:t>AI</w:t>
            </w:r>
            <w:r w:rsidRPr="00261E78">
              <w:rPr>
                <w:i/>
                <w:iCs/>
                <w:sz w:val="20"/>
                <w:szCs w:val="20"/>
                <w:vertAlign w:val="subscript"/>
              </w:rPr>
              <w:t>i</w:t>
            </w:r>
          </w:p>
        </w:tc>
        <w:tc>
          <w:tcPr>
            <w:tcW w:w="1532" w:type="dxa"/>
            <w:tcBorders>
              <w:top w:val="nil"/>
              <w:left w:val="nil"/>
              <w:bottom w:val="nil"/>
              <w:right w:val="nil"/>
            </w:tcBorders>
            <w:noWrap/>
            <w:hideMark/>
          </w:tcPr>
          <w:p w14:paraId="2C3020CD" w14:textId="77777777" w:rsidR="0022287C" w:rsidRPr="00261E78" w:rsidRDefault="0022287C">
            <w:pPr>
              <w:jc w:val="center"/>
              <w:rPr>
                <w:color w:val="000000"/>
                <w:sz w:val="20"/>
                <w:szCs w:val="20"/>
              </w:rPr>
            </w:pPr>
            <w:r w:rsidRPr="00261E78">
              <w:rPr>
                <w:color w:val="000000"/>
                <w:sz w:val="20"/>
                <w:szCs w:val="20"/>
              </w:rPr>
              <w:t>-0.153 ***</w:t>
            </w:r>
          </w:p>
        </w:tc>
        <w:tc>
          <w:tcPr>
            <w:tcW w:w="1532" w:type="dxa"/>
            <w:tcBorders>
              <w:top w:val="nil"/>
              <w:left w:val="nil"/>
              <w:bottom w:val="nil"/>
              <w:right w:val="nil"/>
            </w:tcBorders>
            <w:noWrap/>
            <w:hideMark/>
          </w:tcPr>
          <w:p w14:paraId="4D67238D" w14:textId="77777777" w:rsidR="0022287C" w:rsidRPr="00261E78" w:rsidRDefault="0022287C">
            <w:pPr>
              <w:jc w:val="center"/>
              <w:rPr>
                <w:color w:val="000000"/>
                <w:sz w:val="20"/>
                <w:szCs w:val="20"/>
              </w:rPr>
            </w:pPr>
            <w:r w:rsidRPr="00261E78">
              <w:rPr>
                <w:color w:val="000000"/>
                <w:sz w:val="20"/>
                <w:szCs w:val="20"/>
              </w:rPr>
              <w:t>-0.109 ***</w:t>
            </w:r>
          </w:p>
        </w:tc>
        <w:tc>
          <w:tcPr>
            <w:tcW w:w="1532" w:type="dxa"/>
            <w:tcBorders>
              <w:top w:val="nil"/>
              <w:left w:val="nil"/>
              <w:bottom w:val="nil"/>
              <w:right w:val="nil"/>
            </w:tcBorders>
            <w:noWrap/>
            <w:hideMark/>
          </w:tcPr>
          <w:p w14:paraId="08CBB237" w14:textId="736A4897" w:rsidR="0022287C" w:rsidRPr="00261E78" w:rsidRDefault="0022287C">
            <w:pPr>
              <w:jc w:val="center"/>
              <w:rPr>
                <w:color w:val="000000"/>
                <w:sz w:val="20"/>
                <w:szCs w:val="20"/>
              </w:rPr>
            </w:pPr>
            <w:r w:rsidRPr="00261E78">
              <w:rPr>
                <w:color w:val="000000"/>
                <w:sz w:val="20"/>
                <w:szCs w:val="20"/>
              </w:rPr>
              <w:t>-0.0</w:t>
            </w:r>
            <w:r w:rsidR="008642DC" w:rsidRPr="00261E78">
              <w:rPr>
                <w:color w:val="000000"/>
                <w:sz w:val="20"/>
                <w:szCs w:val="20"/>
              </w:rPr>
              <w:t>87</w:t>
            </w:r>
            <w:r w:rsidRPr="00261E78">
              <w:rPr>
                <w:color w:val="000000"/>
                <w:sz w:val="20"/>
                <w:szCs w:val="20"/>
              </w:rPr>
              <w:t xml:space="preserve"> **</w:t>
            </w:r>
          </w:p>
        </w:tc>
      </w:tr>
      <w:tr w:rsidR="0022287C" w:rsidRPr="00261E78" w14:paraId="40DDEC1E" w14:textId="77777777" w:rsidTr="00A86F82">
        <w:trPr>
          <w:trHeight w:val="260"/>
          <w:jc w:val="center"/>
        </w:trPr>
        <w:tc>
          <w:tcPr>
            <w:tcW w:w="4764" w:type="dxa"/>
            <w:vMerge/>
            <w:tcBorders>
              <w:top w:val="nil"/>
              <w:left w:val="nil"/>
              <w:bottom w:val="single" w:sz="4" w:space="0" w:color="000000"/>
              <w:right w:val="nil"/>
            </w:tcBorders>
            <w:hideMark/>
          </w:tcPr>
          <w:p w14:paraId="26B5FF38" w14:textId="77777777" w:rsidR="0022287C" w:rsidRPr="00261E78" w:rsidRDefault="0022287C">
            <w:pPr>
              <w:rPr>
                <w:sz w:val="20"/>
                <w:szCs w:val="20"/>
              </w:rPr>
            </w:pPr>
          </w:p>
        </w:tc>
        <w:tc>
          <w:tcPr>
            <w:tcW w:w="1532" w:type="dxa"/>
            <w:tcBorders>
              <w:top w:val="nil"/>
              <w:left w:val="nil"/>
              <w:bottom w:val="single" w:sz="4" w:space="0" w:color="auto"/>
              <w:right w:val="nil"/>
            </w:tcBorders>
            <w:noWrap/>
            <w:hideMark/>
          </w:tcPr>
          <w:p w14:paraId="2F0CD652" w14:textId="77777777" w:rsidR="0022287C" w:rsidRPr="00261E78" w:rsidRDefault="0022287C">
            <w:pPr>
              <w:jc w:val="center"/>
              <w:rPr>
                <w:color w:val="000000"/>
                <w:sz w:val="20"/>
                <w:szCs w:val="20"/>
              </w:rPr>
            </w:pPr>
            <w:r w:rsidRPr="00261E78">
              <w:rPr>
                <w:color w:val="000000"/>
                <w:sz w:val="20"/>
                <w:szCs w:val="20"/>
              </w:rPr>
              <w:t>(0.010)</w:t>
            </w:r>
          </w:p>
        </w:tc>
        <w:tc>
          <w:tcPr>
            <w:tcW w:w="1532" w:type="dxa"/>
            <w:tcBorders>
              <w:top w:val="nil"/>
              <w:left w:val="nil"/>
              <w:bottom w:val="single" w:sz="4" w:space="0" w:color="auto"/>
              <w:right w:val="nil"/>
            </w:tcBorders>
            <w:noWrap/>
            <w:hideMark/>
          </w:tcPr>
          <w:p w14:paraId="1A86CC80" w14:textId="77777777" w:rsidR="0022287C" w:rsidRPr="00261E78" w:rsidRDefault="0022287C">
            <w:pPr>
              <w:jc w:val="center"/>
              <w:rPr>
                <w:color w:val="000000"/>
                <w:sz w:val="20"/>
                <w:szCs w:val="20"/>
              </w:rPr>
            </w:pPr>
            <w:r w:rsidRPr="00261E78">
              <w:rPr>
                <w:color w:val="000000"/>
                <w:sz w:val="20"/>
                <w:szCs w:val="20"/>
              </w:rPr>
              <w:t>(0.018)</w:t>
            </w:r>
          </w:p>
        </w:tc>
        <w:tc>
          <w:tcPr>
            <w:tcW w:w="1532" w:type="dxa"/>
            <w:tcBorders>
              <w:top w:val="nil"/>
              <w:left w:val="nil"/>
              <w:bottom w:val="single" w:sz="4" w:space="0" w:color="auto"/>
              <w:right w:val="nil"/>
            </w:tcBorders>
            <w:noWrap/>
            <w:hideMark/>
          </w:tcPr>
          <w:p w14:paraId="406013A1" w14:textId="77777777" w:rsidR="0022287C" w:rsidRPr="00261E78" w:rsidRDefault="0022287C">
            <w:pPr>
              <w:jc w:val="center"/>
              <w:rPr>
                <w:color w:val="000000"/>
                <w:sz w:val="20"/>
                <w:szCs w:val="20"/>
              </w:rPr>
            </w:pPr>
            <w:r w:rsidRPr="00261E78">
              <w:rPr>
                <w:color w:val="000000"/>
                <w:sz w:val="20"/>
                <w:szCs w:val="20"/>
              </w:rPr>
              <w:t>(0.017)</w:t>
            </w:r>
          </w:p>
        </w:tc>
      </w:tr>
      <w:tr w:rsidR="0022287C" w:rsidRPr="00261E78" w14:paraId="10DCE260" w14:textId="77777777" w:rsidTr="00A86F82">
        <w:trPr>
          <w:trHeight w:val="260"/>
          <w:jc w:val="center"/>
        </w:trPr>
        <w:tc>
          <w:tcPr>
            <w:tcW w:w="4764" w:type="dxa"/>
            <w:tcBorders>
              <w:top w:val="nil"/>
              <w:left w:val="nil"/>
              <w:bottom w:val="nil"/>
              <w:right w:val="nil"/>
            </w:tcBorders>
            <w:noWrap/>
            <w:hideMark/>
          </w:tcPr>
          <w:p w14:paraId="1CB81291" w14:textId="77777777" w:rsidR="0022287C" w:rsidRPr="00261E78" w:rsidRDefault="0022287C">
            <w:pPr>
              <w:rPr>
                <w:sz w:val="20"/>
                <w:szCs w:val="20"/>
              </w:rPr>
            </w:pPr>
            <w:r w:rsidRPr="00261E78">
              <w:rPr>
                <w:sz w:val="20"/>
                <w:szCs w:val="20"/>
              </w:rPr>
              <w:t>question timing FE</w:t>
            </w:r>
          </w:p>
        </w:tc>
        <w:tc>
          <w:tcPr>
            <w:tcW w:w="1532" w:type="dxa"/>
            <w:tcBorders>
              <w:top w:val="nil"/>
              <w:left w:val="nil"/>
              <w:bottom w:val="nil"/>
              <w:right w:val="nil"/>
            </w:tcBorders>
            <w:noWrap/>
            <w:hideMark/>
          </w:tcPr>
          <w:p w14:paraId="5CAD0C15"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75B55F70"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4A1B3569" w14:textId="77777777" w:rsidR="0022287C" w:rsidRPr="00261E78" w:rsidRDefault="0022287C">
            <w:pPr>
              <w:jc w:val="center"/>
              <w:rPr>
                <w:sz w:val="20"/>
                <w:szCs w:val="20"/>
              </w:rPr>
            </w:pPr>
            <w:r w:rsidRPr="00261E78">
              <w:rPr>
                <w:sz w:val="20"/>
                <w:szCs w:val="20"/>
              </w:rPr>
              <w:t>√</w:t>
            </w:r>
          </w:p>
        </w:tc>
      </w:tr>
      <w:tr w:rsidR="0022287C" w:rsidRPr="00261E78" w14:paraId="3FAFC615" w14:textId="77777777" w:rsidTr="00A86F82">
        <w:trPr>
          <w:trHeight w:val="260"/>
          <w:jc w:val="center"/>
        </w:trPr>
        <w:tc>
          <w:tcPr>
            <w:tcW w:w="4764" w:type="dxa"/>
            <w:tcBorders>
              <w:top w:val="nil"/>
              <w:left w:val="nil"/>
              <w:bottom w:val="nil"/>
              <w:right w:val="nil"/>
            </w:tcBorders>
            <w:noWrap/>
            <w:hideMark/>
          </w:tcPr>
          <w:p w14:paraId="04E53F91" w14:textId="77777777" w:rsidR="0022287C" w:rsidRPr="00261E78" w:rsidRDefault="0022287C">
            <w:pPr>
              <w:rPr>
                <w:sz w:val="20"/>
                <w:szCs w:val="20"/>
              </w:rPr>
            </w:pPr>
            <w:r w:rsidRPr="00261E78">
              <w:rPr>
                <w:sz w:val="20"/>
                <w:szCs w:val="20"/>
              </w:rPr>
              <w:t>other controls</w:t>
            </w:r>
          </w:p>
        </w:tc>
        <w:tc>
          <w:tcPr>
            <w:tcW w:w="1532" w:type="dxa"/>
            <w:tcBorders>
              <w:top w:val="nil"/>
              <w:left w:val="nil"/>
              <w:bottom w:val="nil"/>
              <w:right w:val="nil"/>
            </w:tcBorders>
            <w:noWrap/>
            <w:hideMark/>
          </w:tcPr>
          <w:p w14:paraId="69C4441D"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975ED58"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C1F1685" w14:textId="77777777" w:rsidR="0022287C" w:rsidRPr="00261E78" w:rsidRDefault="0022287C">
            <w:pPr>
              <w:jc w:val="center"/>
              <w:rPr>
                <w:sz w:val="20"/>
                <w:szCs w:val="20"/>
              </w:rPr>
            </w:pPr>
            <w:r w:rsidRPr="00261E78">
              <w:rPr>
                <w:sz w:val="20"/>
                <w:szCs w:val="20"/>
              </w:rPr>
              <w:t>√</w:t>
            </w:r>
          </w:p>
        </w:tc>
      </w:tr>
      <w:tr w:rsidR="0022287C" w:rsidRPr="00261E78" w14:paraId="77658520" w14:textId="77777777" w:rsidTr="00A86F82">
        <w:trPr>
          <w:trHeight w:val="260"/>
          <w:jc w:val="center"/>
        </w:trPr>
        <w:tc>
          <w:tcPr>
            <w:tcW w:w="4764" w:type="dxa"/>
            <w:tcBorders>
              <w:top w:val="nil"/>
              <w:left w:val="nil"/>
              <w:bottom w:val="nil"/>
              <w:right w:val="nil"/>
            </w:tcBorders>
            <w:noWrap/>
            <w:hideMark/>
          </w:tcPr>
          <w:p w14:paraId="554EDE55" w14:textId="77777777" w:rsidR="0022287C" w:rsidRPr="00261E78" w:rsidRDefault="0022287C">
            <w:pPr>
              <w:rPr>
                <w:sz w:val="20"/>
                <w:szCs w:val="20"/>
              </w:rPr>
            </w:pPr>
            <w:r w:rsidRPr="00261E78">
              <w:rPr>
                <w:sz w:val="20"/>
                <w:szCs w:val="20"/>
              </w:rPr>
              <w:t>control for content quality of the first answer</w:t>
            </w:r>
          </w:p>
        </w:tc>
        <w:tc>
          <w:tcPr>
            <w:tcW w:w="1532" w:type="dxa"/>
            <w:tcBorders>
              <w:top w:val="nil"/>
              <w:left w:val="nil"/>
              <w:bottom w:val="nil"/>
              <w:right w:val="nil"/>
            </w:tcBorders>
            <w:noWrap/>
            <w:hideMark/>
          </w:tcPr>
          <w:p w14:paraId="4DB44064" w14:textId="77777777" w:rsidR="0022287C" w:rsidRPr="00261E78" w:rsidRDefault="0022287C">
            <w:pPr>
              <w:rPr>
                <w:sz w:val="20"/>
                <w:szCs w:val="20"/>
              </w:rPr>
            </w:pPr>
          </w:p>
        </w:tc>
        <w:tc>
          <w:tcPr>
            <w:tcW w:w="1532" w:type="dxa"/>
            <w:tcBorders>
              <w:top w:val="nil"/>
              <w:left w:val="nil"/>
              <w:bottom w:val="nil"/>
              <w:right w:val="nil"/>
            </w:tcBorders>
            <w:noWrap/>
            <w:hideMark/>
          </w:tcPr>
          <w:p w14:paraId="17170A2E"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69EE55FC" w14:textId="77777777" w:rsidR="0022287C" w:rsidRPr="00261E78" w:rsidRDefault="0022287C">
            <w:pPr>
              <w:jc w:val="center"/>
              <w:rPr>
                <w:sz w:val="20"/>
                <w:szCs w:val="20"/>
              </w:rPr>
            </w:pPr>
            <w:r w:rsidRPr="00261E78">
              <w:rPr>
                <w:sz w:val="20"/>
                <w:szCs w:val="20"/>
              </w:rPr>
              <w:t>√</w:t>
            </w:r>
          </w:p>
        </w:tc>
      </w:tr>
      <w:tr w:rsidR="0022287C" w:rsidRPr="00261E78" w14:paraId="6D60473D" w14:textId="77777777" w:rsidTr="00A86F82">
        <w:trPr>
          <w:trHeight w:val="260"/>
          <w:jc w:val="center"/>
        </w:trPr>
        <w:tc>
          <w:tcPr>
            <w:tcW w:w="4764" w:type="dxa"/>
            <w:tcBorders>
              <w:top w:val="nil"/>
              <w:left w:val="nil"/>
              <w:bottom w:val="nil"/>
              <w:right w:val="nil"/>
            </w:tcBorders>
            <w:noWrap/>
            <w:hideMark/>
          </w:tcPr>
          <w:p w14:paraId="0CB12200" w14:textId="4F6FC815" w:rsidR="0022287C" w:rsidRPr="00261E78" w:rsidRDefault="0022287C">
            <w:pPr>
              <w:rPr>
                <w:sz w:val="20"/>
                <w:szCs w:val="20"/>
              </w:rPr>
            </w:pPr>
            <w:r w:rsidRPr="00261E78">
              <w:rPr>
                <w:sz w:val="20"/>
                <w:szCs w:val="20"/>
              </w:rPr>
              <w:t xml:space="preserve">control for </w:t>
            </w:r>
            <w:r w:rsidR="00421C79" w:rsidRPr="00261E78">
              <w:rPr>
                <w:sz w:val="20"/>
                <w:szCs w:val="20"/>
              </w:rPr>
              <w:t xml:space="preserve">the </w:t>
            </w:r>
            <w:r w:rsidRPr="00261E78">
              <w:rPr>
                <w:sz w:val="20"/>
                <w:szCs w:val="20"/>
              </w:rPr>
              <w:t>position effect</w:t>
            </w:r>
            <w:r w:rsidR="00144466" w:rsidRPr="00261E78">
              <w:rPr>
                <w:sz w:val="20"/>
                <w:szCs w:val="20"/>
              </w:rPr>
              <w:t>’</w:t>
            </w:r>
            <w:r w:rsidRPr="00261E78">
              <w:rPr>
                <w:sz w:val="20"/>
                <w:szCs w:val="20"/>
              </w:rPr>
              <w:t>s prox</w:t>
            </w:r>
            <w:r w:rsidR="00421C79" w:rsidRPr="00261E78">
              <w:rPr>
                <w:sz w:val="20"/>
                <w:szCs w:val="20"/>
              </w:rPr>
              <w:t>y</w:t>
            </w:r>
          </w:p>
        </w:tc>
        <w:tc>
          <w:tcPr>
            <w:tcW w:w="1532" w:type="dxa"/>
            <w:tcBorders>
              <w:top w:val="nil"/>
              <w:left w:val="nil"/>
              <w:bottom w:val="nil"/>
              <w:right w:val="nil"/>
            </w:tcBorders>
            <w:noWrap/>
            <w:hideMark/>
          </w:tcPr>
          <w:p w14:paraId="027219C5" w14:textId="77777777" w:rsidR="0022287C" w:rsidRPr="00261E78" w:rsidRDefault="0022287C">
            <w:pPr>
              <w:rPr>
                <w:sz w:val="20"/>
                <w:szCs w:val="20"/>
              </w:rPr>
            </w:pPr>
          </w:p>
        </w:tc>
        <w:tc>
          <w:tcPr>
            <w:tcW w:w="1532" w:type="dxa"/>
            <w:tcBorders>
              <w:top w:val="nil"/>
              <w:left w:val="nil"/>
              <w:bottom w:val="nil"/>
              <w:right w:val="nil"/>
            </w:tcBorders>
            <w:noWrap/>
            <w:hideMark/>
          </w:tcPr>
          <w:p w14:paraId="6E533DC8" w14:textId="77777777" w:rsidR="0022287C" w:rsidRPr="00261E78" w:rsidRDefault="0022287C">
            <w:pPr>
              <w:jc w:val="center"/>
              <w:rPr>
                <w:sz w:val="20"/>
                <w:szCs w:val="20"/>
              </w:rPr>
            </w:pPr>
          </w:p>
        </w:tc>
        <w:tc>
          <w:tcPr>
            <w:tcW w:w="1532" w:type="dxa"/>
            <w:tcBorders>
              <w:top w:val="nil"/>
              <w:left w:val="nil"/>
              <w:bottom w:val="nil"/>
              <w:right w:val="nil"/>
            </w:tcBorders>
            <w:noWrap/>
            <w:hideMark/>
          </w:tcPr>
          <w:p w14:paraId="0A7609BD" w14:textId="77777777" w:rsidR="0022287C" w:rsidRPr="00261E78" w:rsidRDefault="0022287C">
            <w:pPr>
              <w:jc w:val="center"/>
              <w:rPr>
                <w:sz w:val="20"/>
                <w:szCs w:val="20"/>
              </w:rPr>
            </w:pPr>
            <w:r w:rsidRPr="00261E78">
              <w:rPr>
                <w:sz w:val="20"/>
                <w:szCs w:val="20"/>
              </w:rPr>
              <w:t>√</w:t>
            </w:r>
          </w:p>
        </w:tc>
      </w:tr>
      <w:tr w:rsidR="0022287C" w:rsidRPr="00261E78" w14:paraId="16B3A146" w14:textId="77777777" w:rsidTr="00A86F82">
        <w:trPr>
          <w:trHeight w:val="260"/>
          <w:jc w:val="center"/>
        </w:trPr>
        <w:tc>
          <w:tcPr>
            <w:tcW w:w="4764" w:type="dxa"/>
            <w:tcBorders>
              <w:top w:val="single" w:sz="4" w:space="0" w:color="auto"/>
              <w:left w:val="nil"/>
              <w:bottom w:val="single" w:sz="4" w:space="0" w:color="auto"/>
              <w:right w:val="nil"/>
            </w:tcBorders>
            <w:noWrap/>
            <w:hideMark/>
          </w:tcPr>
          <w:p w14:paraId="2199D61D" w14:textId="77777777" w:rsidR="0022287C" w:rsidRPr="00261E78" w:rsidRDefault="0022287C">
            <w:pPr>
              <w:rPr>
                <w:color w:val="000000"/>
                <w:sz w:val="20"/>
                <w:szCs w:val="20"/>
              </w:rPr>
            </w:pPr>
            <w:r w:rsidRPr="00261E78">
              <w:rPr>
                <w:color w:val="000000"/>
                <w:sz w:val="20"/>
                <w:szCs w:val="20"/>
              </w:rPr>
              <w:t>N</w:t>
            </w:r>
          </w:p>
        </w:tc>
        <w:tc>
          <w:tcPr>
            <w:tcW w:w="1532" w:type="dxa"/>
            <w:tcBorders>
              <w:top w:val="single" w:sz="4" w:space="0" w:color="auto"/>
              <w:left w:val="nil"/>
              <w:bottom w:val="single" w:sz="4" w:space="0" w:color="auto"/>
              <w:right w:val="nil"/>
            </w:tcBorders>
            <w:noWrap/>
            <w:hideMark/>
          </w:tcPr>
          <w:p w14:paraId="25B7E00B" w14:textId="77777777" w:rsidR="0022287C" w:rsidRPr="00261E78" w:rsidRDefault="0022287C">
            <w:pPr>
              <w:jc w:val="center"/>
              <w:rPr>
                <w:color w:val="000000"/>
                <w:sz w:val="20"/>
                <w:szCs w:val="20"/>
              </w:rPr>
            </w:pPr>
            <w:r w:rsidRPr="00261E78">
              <w:rPr>
                <w:color w:val="000000"/>
                <w:sz w:val="20"/>
                <w:szCs w:val="20"/>
              </w:rPr>
              <w:t>3,235</w:t>
            </w:r>
          </w:p>
        </w:tc>
        <w:tc>
          <w:tcPr>
            <w:tcW w:w="1532" w:type="dxa"/>
            <w:tcBorders>
              <w:top w:val="single" w:sz="4" w:space="0" w:color="auto"/>
              <w:left w:val="nil"/>
              <w:bottom w:val="single" w:sz="4" w:space="0" w:color="auto"/>
              <w:right w:val="nil"/>
            </w:tcBorders>
            <w:noWrap/>
            <w:hideMark/>
          </w:tcPr>
          <w:p w14:paraId="1A1AC0BE" w14:textId="16E5EF24"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16</w:t>
            </w:r>
          </w:p>
        </w:tc>
        <w:tc>
          <w:tcPr>
            <w:tcW w:w="1532" w:type="dxa"/>
            <w:tcBorders>
              <w:top w:val="single" w:sz="4" w:space="0" w:color="auto"/>
              <w:left w:val="nil"/>
              <w:bottom w:val="single" w:sz="4" w:space="0" w:color="auto"/>
              <w:right w:val="nil"/>
            </w:tcBorders>
            <w:noWrap/>
            <w:hideMark/>
          </w:tcPr>
          <w:p w14:paraId="0F60FC16" w14:textId="543D5C8C"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12</w:t>
            </w:r>
          </w:p>
        </w:tc>
      </w:tr>
    </w:tbl>
    <w:p w14:paraId="79FB7128" w14:textId="778D8514" w:rsidR="00ED060F" w:rsidRPr="00261E78" w:rsidRDefault="00D91A5A" w:rsidP="00D91A5A">
      <w:pPr>
        <w:pStyle w:val="Notes"/>
      </w:pPr>
      <w:r w:rsidRPr="00261E78">
        <w:t>Notes: 1. ***p&lt;0.001; **p&lt;0.01; *p&lt;0.05.</w:t>
      </w:r>
      <w:r w:rsidRPr="00261E78" w:rsidDel="00F26025">
        <w:t xml:space="preserve"> </w:t>
      </w:r>
      <w:r w:rsidRPr="00261E78">
        <w:br/>
        <w:t>2. Question timing FE indicates the date on which the question was posted.</w:t>
      </w:r>
      <w:r w:rsidR="00ED060F" w:rsidRPr="00261E78">
        <w:br/>
      </w:r>
    </w:p>
    <w:p w14:paraId="4FCFCDD8" w14:textId="2D9BCB37" w:rsidR="00C0363D" w:rsidRPr="00261E78" w:rsidRDefault="00C0363D" w:rsidP="00A86F82">
      <w:pPr>
        <w:pStyle w:val="Heading4"/>
        <w:rPr>
          <w:lang w:val="en-US"/>
        </w:rPr>
      </w:pPr>
      <w:r w:rsidRPr="00261E78">
        <w:rPr>
          <w:lang w:val="en-US"/>
        </w:rPr>
        <w:t>Quantifying Me</w:t>
      </w:r>
      <w:r w:rsidR="0003641C" w:rsidRPr="00261E78">
        <w:rPr>
          <w:lang w:val="en-US"/>
        </w:rPr>
        <w:t xml:space="preserve">chanism </w:t>
      </w:r>
      <w:r w:rsidRPr="00261E78">
        <w:rPr>
          <w:lang w:val="en-US"/>
        </w:rPr>
        <w:t>Magnitudes</w:t>
      </w:r>
    </w:p>
    <w:p w14:paraId="42D75A96" w14:textId="4750C783" w:rsidR="0003641C" w:rsidRPr="00261E78" w:rsidRDefault="0003641C" w:rsidP="0003641C">
      <w:pPr>
        <w:pStyle w:val="Paragraph0"/>
      </w:pPr>
      <w:r w:rsidRPr="00261E78">
        <w:t xml:space="preserve">We supplement our regression-based analyses with causal mediation analysis </w:t>
      </w:r>
      <w:r w:rsidR="00A87823" w:rsidRPr="00261E78">
        <w:fldChar w:fldCharType="begin"/>
      </w:r>
      <w:r w:rsidR="00A87823" w:rsidRPr="00261E78">
        <w:instrText xml:space="preserve"> ADDIN ZOTERO_ITEM CSL_CITATION {"citationID":"sIBS0sje","properties":{"formattedCitation":"(Hicks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A87823" w:rsidRPr="00261E78">
        <w:rPr>
          <w:rFonts w:ascii="Apple Color Emoji" w:hAnsi="Apple Color Emoji" w:cs="Apple Color Emoji"/>
        </w:rPr>
        <w:instrText>📊</w:instrText>
      </w:r>
      <w:r w:rsidR="00A87823"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A87823" w:rsidRPr="00261E78">
        <w:rPr>
          <w:rFonts w:ascii="Apple Color Emoji" w:hAnsi="Apple Color Emoji" w:cs="Apple Color Emoji"/>
        </w:rPr>
        <w:instrText>🏷️</w:instrText>
      </w:r>
      <w:r w:rsidR="00A87823"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61E78">
        <w:fldChar w:fldCharType="separate"/>
      </w:r>
      <w:r w:rsidR="00A87823" w:rsidRPr="00261E78">
        <w:t>(Hicks &amp; Tingley 2011)</w:t>
      </w:r>
      <w:r w:rsidR="00A87823" w:rsidRPr="00261E78">
        <w:fldChar w:fldCharType="end"/>
      </w:r>
      <w:r w:rsidRPr="00261E78">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p>
    <w:p w14:paraId="75BCADE5" w14:textId="3A43C9CA" w:rsidR="0003641C" w:rsidRPr="00261E78" w:rsidRDefault="0003641C" w:rsidP="00A86F82">
      <w:pPr>
        <w:pStyle w:val="Paragraph0"/>
      </w:pPr>
      <w:r w:rsidRPr="00261E78">
        <w:lastRenderedPageBreak/>
        <w:t>For content effects, using first answer length as the mediator (Table 9</w:t>
      </w:r>
      <w:r w:rsidR="00184CF0">
        <w:t>,</w:t>
      </w:r>
      <w:r w:rsidRPr="00261E78">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61E78" w:rsidRDefault="0003641C" w:rsidP="00A86F82">
      <w:pPr>
        <w:pStyle w:val="Paragraph0"/>
      </w:pPr>
      <w:r w:rsidRPr="00261E78">
        <w:t>For position effects, using first position seeker presence as the mediator (Table 10</w:t>
      </w:r>
      <w:r w:rsidR="00D1059C">
        <w:t>,</w:t>
      </w:r>
      <w:r w:rsidRPr="00261E78">
        <w:t xml:space="preserve"> Columns 2-3), the ACME is -0.031, representing approximately 19.8% of </w:t>
      </w:r>
      <w:r w:rsidR="00D1059C">
        <w:t xml:space="preserve">the </w:t>
      </w:r>
      <w:r w:rsidRPr="00261E78">
        <w:t>total effect (95% CI: [17.7%, 22.7%]). This aligns with our regression findings</w:t>
      </w:r>
      <w:r w:rsidR="00D1059C">
        <w:t>,</w:t>
      </w:r>
      <w:r w:rsidRPr="00261E78">
        <w:t xml:space="preserve"> where controlling for first position seekers reduced the coefficient from -0.153 to -0.123, a 20% reduction.</w:t>
      </w:r>
    </w:p>
    <w:p w14:paraId="4F8E691D" w14:textId="469F0FE2" w:rsidR="0003641C" w:rsidRPr="00261E78" w:rsidRDefault="0003641C" w:rsidP="00A86F82">
      <w:pPr>
        <w:pStyle w:val="Paragraph0"/>
      </w:pPr>
      <w:r w:rsidRPr="00261E78">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t xml:space="preserve">our finding </w:t>
      </w:r>
      <w:r w:rsidRPr="00261E78">
        <w:t>that users react negatively to AI-generated content not only because of what it says or when/where it appears, but fundamentally because it comes from AI.</w:t>
      </w:r>
    </w:p>
    <w:p w14:paraId="21D3C70E" w14:textId="453F01D3" w:rsidR="00FE702D" w:rsidRPr="00261E78" w:rsidRDefault="00D6417E" w:rsidP="00693C74">
      <w:pPr>
        <w:pStyle w:val="Heading3"/>
      </w:pPr>
      <w:r w:rsidRPr="00261E78">
        <w:t xml:space="preserve">Mechanisms Driving Reduction in </w:t>
      </w:r>
      <w:r w:rsidR="00304A09" w:rsidRPr="00261E78">
        <w:rPr>
          <w:lang w:eastAsia="zh-CN"/>
        </w:rPr>
        <w:t>Viewer</w:t>
      </w:r>
      <w:r w:rsidR="00FE702D" w:rsidRPr="00261E78">
        <w:t xml:space="preserve"> Recognition</w:t>
      </w:r>
    </w:p>
    <w:p w14:paraId="2A56EC38" w14:textId="196F7B41" w:rsidR="004726F4" w:rsidRPr="00261E78" w:rsidRDefault="004726F4" w:rsidP="00A86F82">
      <w:pPr>
        <w:pStyle w:val="Paragraph0"/>
      </w:pPr>
      <w:r w:rsidRPr="00261E78">
        <w:t xml:space="preserve">We investigate why AI-generated answers reduce </w:t>
      </w:r>
      <w:r w:rsidR="00304A09" w:rsidRPr="00261E78">
        <w:t xml:space="preserve">viewer </w:t>
      </w:r>
      <w:r w:rsidRPr="00261E78">
        <w:t>recognition of human answers (measured by net likes) through three potential mechanisms: attention diversion, quality degradation, and elevated expectations.</w:t>
      </w:r>
    </w:p>
    <w:p w14:paraId="3A7D6ADF" w14:textId="24B06EC8" w:rsidR="00A14647" w:rsidRPr="00261E78" w:rsidRDefault="00A14647" w:rsidP="00A86F82">
      <w:pPr>
        <w:pStyle w:val="Heading4"/>
        <w:rPr>
          <w:lang w:val="en-US"/>
        </w:rPr>
      </w:pPr>
      <w:r w:rsidRPr="00261E78">
        <w:rPr>
          <w:lang w:val="en-US"/>
        </w:rPr>
        <w:t>Attention Diversion Mechanism</w:t>
      </w:r>
    </w:p>
    <w:p w14:paraId="1CE7DDAA" w14:textId="0B3736D9" w:rsidR="00692075" w:rsidRPr="00261E78" w:rsidRDefault="00692075" w:rsidP="00A86F82">
      <w:pPr>
        <w:pStyle w:val="Paragraph0"/>
      </w:pPr>
      <w:r w:rsidRPr="00261E78">
        <w:t>The attention diversion mechanism posits that AI-generated answers draw users’ focus away from human answers</w:t>
      </w:r>
      <w:r w:rsidR="00D1059C">
        <w:t>,</w:t>
      </w:r>
      <w:r w:rsidRPr="00261E78">
        <w:t xml:space="preserve"> regardless of the</w:t>
      </w:r>
      <w:r w:rsidR="00184CF0">
        <w:t xml:space="preserve"> human answers’</w:t>
      </w:r>
      <w:r w:rsidRPr="00261E78">
        <w:t xml:space="preserve"> quality. If users concentrate their engagement on AI responses, subsequent human contributions receive less attention. Crucially, if this mechanism drives our findings, we should observe reduced engagement across all attention-</w:t>
      </w:r>
      <w:r w:rsidRPr="00261E78">
        <w:lastRenderedPageBreak/>
        <w:t>dependent behaviors on human answers—not just fewer likes, but also fewer comments, since both activities require users to read and engage with human answers.</w:t>
      </w:r>
    </w:p>
    <w:p w14:paraId="71D1763F" w14:textId="77777777" w:rsidR="00A14647" w:rsidRPr="00261E78" w:rsidRDefault="00A14647" w:rsidP="00A86F82">
      <w:pPr>
        <w:pStyle w:val="Paragraph0"/>
      </w:pPr>
      <w:r w:rsidRPr="00261E78">
        <w:t>To test this mechanism, we examine whether AI-generated answers reduce commenting on human answers using the following specification:</w:t>
      </w:r>
    </w:p>
    <w:p w14:paraId="2FC7FF73" w14:textId="469AF427" w:rsidR="00A14647" w:rsidRPr="00261E78" w:rsidRDefault="00A14647" w:rsidP="00B92141">
      <w:pPr>
        <w:pStyle w:val="Paragraph0"/>
        <w:ind w:left="1440" w:firstLine="720"/>
        <w:rPr>
          <w:rFonts w:eastAsia="SimSun"/>
          <w:szCs w:val="24"/>
        </w:rPr>
      </w:pPr>
      <w:r w:rsidRPr="00261E78">
        <w:rPr>
          <w:i/>
          <w:iCs/>
        </w:rPr>
        <w:t>nComment</w:t>
      </w:r>
      <w:r w:rsidR="00B92141" w:rsidRPr="00261E78">
        <w:rPr>
          <w:i/>
          <w:iCs/>
          <w:szCs w:val="24"/>
          <w:vertAlign w:val="subscript"/>
        </w:rPr>
        <w:t>ij</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0</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 xml:space="preserve">1 </w:t>
      </w:r>
      <w:r w:rsidRPr="00261E78">
        <w:rPr>
          <w:rFonts w:eastAsia="SimSun"/>
          <w:i/>
          <w:iCs/>
          <w:szCs w:val="24"/>
        </w:rPr>
        <w:t>AI</w:t>
      </w:r>
      <w:r w:rsidR="0085597C" w:rsidRPr="00261E78">
        <w:rPr>
          <w:rFonts w:eastAsia="SimSun"/>
          <w:i/>
          <w:iCs/>
          <w:szCs w:val="24"/>
          <w:vertAlign w:val="subscript"/>
        </w:rPr>
        <w:t>i</w:t>
      </w:r>
      <w:r w:rsidRPr="00261E78">
        <w:rPr>
          <w:rFonts w:eastAsia="SimSun"/>
          <w:i/>
          <w:iCs/>
          <w:szCs w:val="24"/>
        </w:rPr>
        <w:t xml:space="preserve"> </w:t>
      </w:r>
      <w:r w:rsidR="00B92141" w:rsidRPr="00261E78">
        <w:rPr>
          <w:rFonts w:eastAsia="SimSun"/>
          <w:i/>
          <w:iCs/>
        </w:rPr>
        <w:t xml:space="preserve">+ </w:t>
      </w:r>
      <w:r w:rsidR="00B92141" w:rsidRPr="00261E78">
        <w:rPr>
          <w:i/>
          <w:iCs/>
        </w:rPr>
        <w:t>answerTiming</w:t>
      </w:r>
      <w:r w:rsidR="00B92141" w:rsidRPr="00261E78">
        <w:rPr>
          <w:i/>
          <w:iCs/>
          <w:vertAlign w:val="subscript"/>
        </w:rPr>
        <w:t>j</w:t>
      </w:r>
      <w:r w:rsidR="00B92141" w:rsidRPr="00261E78">
        <w:rPr>
          <w:i/>
          <w:iCs/>
        </w:rPr>
        <w:t xml:space="preserve"> </w:t>
      </w:r>
      <w:r w:rsidR="00B92141" w:rsidRPr="00261E78">
        <w:rPr>
          <w:rFonts w:eastAsia="SimSun"/>
          <w:i/>
          <w:iCs/>
        </w:rPr>
        <w:t>+ X</w:t>
      </w:r>
      <w:r w:rsidR="00B92141" w:rsidRPr="00261E78">
        <w:rPr>
          <w:rFonts w:eastAsia="SimSun"/>
          <w:i/>
          <w:iCs/>
          <w:vertAlign w:val="subscript"/>
        </w:rPr>
        <w:t>i</w:t>
      </w:r>
      <w:r w:rsidR="00B92141" w:rsidRPr="00261E78">
        <w:rPr>
          <w:rFonts w:ascii="Symbol" w:eastAsia="Symbol" w:hAnsi="Symbol" w:cs="Symbol"/>
          <w:i/>
          <w:iCs/>
        </w:rPr>
        <w:t></w:t>
      </w:r>
      <w:r w:rsidR="00B92141" w:rsidRPr="00261E78">
        <w:rPr>
          <w:rFonts w:eastAsia="SimSun"/>
          <w:i/>
          <w:iCs/>
        </w:rPr>
        <w:t xml:space="preserve"> +</w:t>
      </w:r>
      <w:r w:rsidR="00B92141" w:rsidRPr="00261E78">
        <w:rPr>
          <w:rFonts w:ascii="Symbol" w:eastAsia="Symbol" w:hAnsi="Symbol" w:cs="Symbol"/>
          <w:i/>
          <w:iCs/>
        </w:rPr>
        <w:t></w:t>
      </w:r>
      <w:r w:rsidR="00B92141" w:rsidRPr="00261E78">
        <w:rPr>
          <w:rFonts w:eastAsia="SimSun"/>
          <w:i/>
          <w:iCs/>
          <w:vertAlign w:val="subscript"/>
        </w:rPr>
        <w:t>ij</w:t>
      </w:r>
      <w:r w:rsidRPr="00261E78">
        <w:rPr>
          <w:rFonts w:eastAsia="SimSun"/>
          <w:szCs w:val="24"/>
          <w:vertAlign w:val="subscript"/>
        </w:rPr>
        <w:tab/>
        <w:t xml:space="preserve">   </w:t>
      </w:r>
      <w:r w:rsidRPr="00261E78">
        <w:rPr>
          <w:rFonts w:eastAsia="SimSun"/>
          <w:szCs w:val="24"/>
          <w:vertAlign w:val="subscript"/>
        </w:rPr>
        <w:tab/>
        <w:t xml:space="preserve"> </w:t>
      </w:r>
      <w:r w:rsidRPr="00261E78">
        <w:rPr>
          <w:rFonts w:eastAsia="SimSun"/>
          <w:szCs w:val="24"/>
        </w:rPr>
        <w:t>(3)</w:t>
      </w:r>
    </w:p>
    <w:p w14:paraId="4A36493D" w14:textId="0A24BC5C" w:rsidR="00692075" w:rsidRPr="00261E78" w:rsidRDefault="0062057C" w:rsidP="00EB4B15">
      <w:pPr>
        <w:pStyle w:val="Paragraph0"/>
        <w:ind w:firstLine="0"/>
      </w:pPr>
      <w:r w:rsidRPr="00261E78">
        <w:t xml:space="preserve">where </w:t>
      </w:r>
      <w:r w:rsidRPr="00261E78">
        <w:rPr>
          <w:i/>
          <w:iCs/>
        </w:rPr>
        <w:t>nComment</w:t>
      </w:r>
      <w:r w:rsidR="00B92141" w:rsidRPr="00261E78">
        <w:rPr>
          <w:i/>
          <w:iCs/>
          <w:vertAlign w:val="subscript"/>
        </w:rPr>
        <w:t>ij</w:t>
      </w:r>
      <w:r w:rsidRPr="00261E78">
        <w:t xml:space="preserve"> counts comments on the </w:t>
      </w:r>
      <w:r w:rsidRPr="00261E78">
        <w:rPr>
          <w:i/>
          <w:iCs/>
        </w:rPr>
        <w:t>j</w:t>
      </w:r>
      <w:r w:rsidRPr="00261E78">
        <w:rPr>
          <w:vertAlign w:val="superscript"/>
        </w:rPr>
        <w:t>th</w:t>
      </w:r>
      <w:r w:rsidRPr="00261E78">
        <w:t xml:space="preserve"> answer</w:t>
      </w:r>
      <w:r w:rsidR="00B92141" w:rsidRPr="00261E78">
        <w:t xml:space="preserve"> to question </w:t>
      </w:r>
      <w:r w:rsidR="00B92141" w:rsidRPr="00261E78">
        <w:rPr>
          <w:i/>
          <w:iCs/>
        </w:rPr>
        <w:t>i</w:t>
      </w:r>
      <w:r w:rsidR="00EA5935" w:rsidRPr="00261E78">
        <w:rPr>
          <w:i/>
          <w:iCs/>
        </w:rPr>
        <w:t>.</w:t>
      </w:r>
      <w:r w:rsidRPr="00261E78">
        <w:t xml:space="preserve"> </w:t>
      </w:r>
      <w:proofErr w:type="spellStart"/>
      <w:r w:rsidRPr="00261E78">
        <w:rPr>
          <w:rFonts w:eastAsia="SimSun"/>
          <w:i/>
          <w:iCs/>
          <w:szCs w:val="24"/>
        </w:rPr>
        <w:t>answerTiming</w:t>
      </w:r>
      <w:r w:rsidRPr="00261E78">
        <w:rPr>
          <w:rFonts w:eastAsia="SimSun"/>
          <w:i/>
          <w:iCs/>
          <w:szCs w:val="24"/>
          <w:vertAlign w:val="subscript"/>
        </w:rPr>
        <w:t>j</w:t>
      </w:r>
      <w:proofErr w:type="spellEnd"/>
      <w:r w:rsidRPr="00261E78">
        <w:t xml:space="preserve"> </w:t>
      </w:r>
      <w:r w:rsidR="00184CF0">
        <w:t>captures the</w:t>
      </w:r>
      <w:r w:rsidR="00184CF0" w:rsidRPr="00261E78">
        <w:t xml:space="preserve"> </w:t>
      </w:r>
      <w:r w:rsidRPr="00261E78">
        <w:t>answer posting date fixed effects</w:t>
      </w:r>
      <w:r w:rsidR="00EA5935" w:rsidRPr="00261E78">
        <w:t xml:space="preserve">, and </w:t>
      </w:r>
      <w:r w:rsidR="00EA5935" w:rsidRPr="00261E78">
        <w:rPr>
          <w:i/>
          <w:iCs/>
        </w:rPr>
        <w:t>X</w:t>
      </w:r>
      <w:r w:rsidR="00EA5935" w:rsidRPr="00261E78">
        <w:rPr>
          <w:i/>
          <w:iCs/>
          <w:vertAlign w:val="subscript"/>
        </w:rPr>
        <w:t>i</w:t>
      </w:r>
      <w:r w:rsidR="00EA5935" w:rsidRPr="00261E78">
        <w:t xml:space="preserve"> contains control variables</w:t>
      </w:r>
      <w:r w:rsidRPr="00261E78">
        <w:t>.</w:t>
      </w:r>
      <w:r w:rsidR="00692075" w:rsidRPr="00261E78">
        <w:t xml:space="preserve"> </w:t>
      </w:r>
      <w:r w:rsidR="00A14647" w:rsidRPr="00261E78">
        <w:t xml:space="preserve">The coefficient </w:t>
      </w:r>
      <w:r w:rsidR="00A14647" w:rsidRPr="00261E78">
        <w:rPr>
          <w:i/>
          <w:iCs/>
        </w:rPr>
        <w:t>β</w:t>
      </w:r>
      <w:r w:rsidR="00A14647" w:rsidRPr="00261E78">
        <w:rPr>
          <w:i/>
          <w:iCs/>
          <w:vertAlign w:val="subscript"/>
        </w:rPr>
        <w:t>1</w:t>
      </w:r>
      <w:r w:rsidR="00A14647" w:rsidRPr="00261E78">
        <w:t xml:space="preserve"> captures whether human answers in the treatment group receive fewer comments </w:t>
      </w:r>
      <w:r w:rsidR="00184CF0">
        <w:t>than those in</w:t>
      </w:r>
      <w:r w:rsidR="00A14647" w:rsidRPr="00261E78">
        <w:t xml:space="preserve"> the control group.</w:t>
      </w:r>
    </w:p>
    <w:p w14:paraId="5EEDDC5C" w14:textId="13A67D44" w:rsidR="00692075" w:rsidRPr="00261E78" w:rsidRDefault="00692075" w:rsidP="00A86F82">
      <w:pPr>
        <w:pStyle w:val="Paragraph0"/>
        <w:ind w:firstLine="533"/>
      </w:pPr>
      <w:r w:rsidRPr="00261E78">
        <w:t>Table 12</w:t>
      </w:r>
      <w:r w:rsidR="006E793D">
        <w:t>,</w:t>
      </w:r>
      <w:r w:rsidRPr="00261E78">
        <w:t xml:space="preserve"> Column 1 shows no significant association between AI presence and commenting activity (</w:t>
      </w:r>
      <w:r w:rsidRPr="00261E78">
        <w:rPr>
          <w:i/>
          <w:iCs/>
        </w:rPr>
        <w:t>β</w:t>
      </w:r>
      <w:r w:rsidRPr="00261E78">
        <w:t xml:space="preserve"> = -0.057, p = 0.215). Since commenting requires reading and attention just as liking does, the </w:t>
      </w:r>
      <w:r w:rsidR="006030D7" w:rsidRPr="00261E78">
        <w:t>results</w:t>
      </w:r>
      <w:r w:rsidRPr="00261E78">
        <w:t xml:space="preserve"> that commenting remains unaffected while liking decreases rule out attention diversion as the primary mechanism. </w:t>
      </w:r>
    </w:p>
    <w:p w14:paraId="09F90A1F" w14:textId="2522FFEF" w:rsidR="003A18BB" w:rsidRPr="00261E78" w:rsidRDefault="003A18BB" w:rsidP="003A18BB">
      <w:pPr>
        <w:pStyle w:val="TableFiguretitle"/>
      </w:pPr>
      <w:r w:rsidRPr="00261E78">
        <w:t xml:space="preserve">Table </w:t>
      </w:r>
      <w:fldSimple w:instr=" SEQ Table \* ARABIC ">
        <w:r w:rsidRPr="00261E78">
          <w:t>12</w:t>
        </w:r>
      </w:fldSimple>
      <w:r w:rsidRPr="00261E78">
        <w:t xml:space="preserve">. </w:t>
      </w:r>
      <w:r w:rsidR="0072652A" w:rsidRPr="00261E78">
        <w:t>Test for</w:t>
      </w:r>
      <w:r w:rsidR="00692075" w:rsidRPr="00261E78">
        <w:t xml:space="preserve"> </w:t>
      </w:r>
      <w:r w:rsidR="0072652A" w:rsidRPr="00261E78">
        <w:t>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3A18BB" w:rsidRPr="00261E78" w14:paraId="3B239598" w14:textId="77777777" w:rsidTr="005169FC">
        <w:trPr>
          <w:trHeight w:val="270"/>
          <w:jc w:val="center"/>
        </w:trPr>
        <w:tc>
          <w:tcPr>
            <w:tcW w:w="1710" w:type="dxa"/>
            <w:noWrap/>
            <w:hideMark/>
          </w:tcPr>
          <w:p w14:paraId="32060FDE" w14:textId="77777777" w:rsidR="003A18BB" w:rsidRPr="00261E78" w:rsidRDefault="003A18BB" w:rsidP="005169FC">
            <w:pPr>
              <w:jc w:val="center"/>
              <w:rPr>
                <w:rFonts w:eastAsia="DengXian"/>
                <w:sz w:val="20"/>
                <w:szCs w:val="20"/>
              </w:rPr>
            </w:pPr>
            <w:r w:rsidRPr="00261E78">
              <w:rPr>
                <w:rFonts w:eastAsia="DengXian"/>
                <w:sz w:val="20"/>
                <w:szCs w:val="20"/>
              </w:rPr>
              <w:t xml:space="preserve">　</w:t>
            </w:r>
          </w:p>
        </w:tc>
        <w:tc>
          <w:tcPr>
            <w:tcW w:w="2054" w:type="dxa"/>
          </w:tcPr>
          <w:p w14:paraId="2D9B91DD" w14:textId="77777777" w:rsidR="003A18BB" w:rsidRPr="00261E78" w:rsidRDefault="003A18BB" w:rsidP="005169FC">
            <w:pPr>
              <w:jc w:val="center"/>
              <w:rPr>
                <w:rFonts w:eastAsia="DengXian"/>
                <w:sz w:val="20"/>
                <w:szCs w:val="20"/>
              </w:rPr>
            </w:pPr>
            <w:r w:rsidRPr="00261E78">
              <w:rPr>
                <w:rFonts w:eastAsia="DengXian"/>
                <w:sz w:val="20"/>
                <w:szCs w:val="20"/>
              </w:rPr>
              <w:t>(1)</w:t>
            </w:r>
          </w:p>
        </w:tc>
        <w:tc>
          <w:tcPr>
            <w:tcW w:w="2246" w:type="dxa"/>
            <w:noWrap/>
            <w:hideMark/>
          </w:tcPr>
          <w:p w14:paraId="4437996F" w14:textId="77777777" w:rsidR="003A18BB" w:rsidRPr="00261E78" w:rsidRDefault="003A18BB" w:rsidP="005169FC">
            <w:pPr>
              <w:jc w:val="center"/>
              <w:rPr>
                <w:rFonts w:eastAsia="DengXian"/>
                <w:sz w:val="20"/>
                <w:szCs w:val="20"/>
              </w:rPr>
            </w:pPr>
            <w:r w:rsidRPr="00261E78">
              <w:rPr>
                <w:rFonts w:eastAsia="DengXian"/>
                <w:sz w:val="20"/>
                <w:szCs w:val="20"/>
              </w:rPr>
              <w:t>(2)</w:t>
            </w:r>
          </w:p>
        </w:tc>
        <w:tc>
          <w:tcPr>
            <w:tcW w:w="1829" w:type="dxa"/>
            <w:noWrap/>
            <w:hideMark/>
          </w:tcPr>
          <w:p w14:paraId="24062279" w14:textId="77777777" w:rsidR="003A18BB" w:rsidRPr="00261E78" w:rsidRDefault="003A18BB" w:rsidP="005169FC">
            <w:pPr>
              <w:jc w:val="center"/>
              <w:rPr>
                <w:rFonts w:eastAsia="DengXian"/>
                <w:sz w:val="20"/>
                <w:szCs w:val="20"/>
              </w:rPr>
            </w:pPr>
            <w:r w:rsidRPr="00261E78">
              <w:rPr>
                <w:rFonts w:eastAsia="DengXian"/>
                <w:sz w:val="20"/>
                <w:szCs w:val="20"/>
              </w:rPr>
              <w:t>(3)</w:t>
            </w:r>
          </w:p>
        </w:tc>
        <w:tc>
          <w:tcPr>
            <w:tcW w:w="1521" w:type="dxa"/>
          </w:tcPr>
          <w:p w14:paraId="1A654C0F" w14:textId="77777777" w:rsidR="003A18BB" w:rsidRPr="00261E78" w:rsidRDefault="003A18BB" w:rsidP="005169FC">
            <w:pPr>
              <w:jc w:val="center"/>
              <w:rPr>
                <w:rFonts w:eastAsia="DengXian"/>
                <w:sz w:val="20"/>
                <w:szCs w:val="20"/>
              </w:rPr>
            </w:pPr>
            <w:r w:rsidRPr="00261E78">
              <w:rPr>
                <w:rFonts w:eastAsia="DengXian"/>
                <w:sz w:val="20"/>
                <w:szCs w:val="20"/>
              </w:rPr>
              <w:t>(4)</w:t>
            </w:r>
          </w:p>
        </w:tc>
      </w:tr>
      <w:tr w:rsidR="003A18BB" w:rsidRPr="00261E78" w14:paraId="3DC45B23" w14:textId="77777777" w:rsidTr="005169FC">
        <w:trPr>
          <w:trHeight w:val="270"/>
          <w:jc w:val="center"/>
        </w:trPr>
        <w:tc>
          <w:tcPr>
            <w:tcW w:w="1710" w:type="dxa"/>
            <w:noWrap/>
            <w:hideMark/>
          </w:tcPr>
          <w:p w14:paraId="5F2EC042" w14:textId="77777777" w:rsidR="003A18BB" w:rsidRPr="00261E78" w:rsidRDefault="003A18BB" w:rsidP="005169FC">
            <w:pPr>
              <w:jc w:val="center"/>
              <w:rPr>
                <w:rFonts w:eastAsia="DengXian"/>
                <w:sz w:val="20"/>
                <w:szCs w:val="20"/>
              </w:rPr>
            </w:pPr>
          </w:p>
        </w:tc>
        <w:tc>
          <w:tcPr>
            <w:tcW w:w="2054" w:type="dxa"/>
          </w:tcPr>
          <w:p w14:paraId="1F928E3A" w14:textId="3E5AD27D"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number of</w:t>
            </w:r>
            <w:r w:rsidRPr="00261E78">
              <w:rPr>
                <w:rFonts w:eastAsia="DengXian"/>
                <w:color w:val="000000"/>
                <w:sz w:val="20"/>
                <w:szCs w:val="20"/>
              </w:rPr>
              <w:t xml:space="preserve"> comments o</w:t>
            </w:r>
            <w:r w:rsidR="00184CF0">
              <w:rPr>
                <w:rFonts w:eastAsia="DengXian"/>
                <w:color w:val="000000"/>
                <w:sz w:val="20"/>
                <w:szCs w:val="20"/>
              </w:rPr>
              <w:t>n</w:t>
            </w:r>
            <w:r w:rsidRPr="00261E78">
              <w:rPr>
                <w:rFonts w:eastAsia="DengXian"/>
                <w:color w:val="000000"/>
                <w:sz w:val="20"/>
                <w:szCs w:val="20"/>
              </w:rPr>
              <w:t xml:space="preserve">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nComment</w:t>
            </w:r>
            <w:r w:rsidRPr="00261E78">
              <w:rPr>
                <w:rFonts w:eastAsia="DengXian"/>
                <w:i/>
                <w:iCs/>
                <w:color w:val="000000"/>
                <w:sz w:val="20"/>
                <w:szCs w:val="20"/>
                <w:vertAlign w:val="subscript"/>
              </w:rPr>
              <w:t>j</w:t>
            </w:r>
            <w:r w:rsidRPr="00261E78">
              <w:rPr>
                <w:rFonts w:eastAsia="DengXian"/>
                <w:color w:val="000000"/>
                <w:sz w:val="20"/>
                <w:szCs w:val="20"/>
              </w:rPr>
              <w:t>)</w:t>
            </w:r>
          </w:p>
        </w:tc>
        <w:tc>
          <w:tcPr>
            <w:tcW w:w="2246" w:type="dxa"/>
            <w:noWrap/>
            <w:hideMark/>
          </w:tcPr>
          <w:p w14:paraId="54671046" w14:textId="3D49E0AC"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expertise score of the answerer who contributes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w:t>
            </w:r>
            <w:r w:rsidRPr="00261E78">
              <w:rPr>
                <w:rFonts w:eastAsia="DengXian"/>
                <w:i/>
                <w:iCs/>
                <w:color w:val="000000"/>
                <w:sz w:val="20"/>
                <w:szCs w:val="20"/>
              </w:rPr>
              <w:t xml:space="preserve"> </w:t>
            </w:r>
            <w:r w:rsidRPr="00261E78">
              <w:rPr>
                <w:rFonts w:eastAsia="DengXian"/>
                <w:color w:val="000000"/>
                <w:sz w:val="20"/>
                <w:szCs w:val="20"/>
              </w:rPr>
              <w:t>(</w:t>
            </w:r>
            <w:r w:rsidRPr="00261E78">
              <w:rPr>
                <w:rFonts w:eastAsia="DengXian"/>
                <w:i/>
                <w:iCs/>
                <w:color w:val="000000"/>
                <w:sz w:val="20"/>
                <w:szCs w:val="20"/>
              </w:rPr>
              <w:t>expertise</w:t>
            </w:r>
            <w:r w:rsidRPr="00261E78">
              <w:rPr>
                <w:rFonts w:eastAsia="DengXian"/>
                <w:i/>
                <w:iCs/>
                <w:color w:val="000000"/>
                <w:sz w:val="20"/>
                <w:szCs w:val="20"/>
                <w:vertAlign w:val="subscript"/>
              </w:rPr>
              <w:t>j</w:t>
            </w:r>
            <w:r w:rsidRPr="00261E78">
              <w:rPr>
                <w:rFonts w:eastAsia="DengXian"/>
                <w:color w:val="000000"/>
                <w:sz w:val="20"/>
                <w:szCs w:val="20"/>
              </w:rPr>
              <w:t>)</w:t>
            </w:r>
          </w:p>
        </w:tc>
        <w:tc>
          <w:tcPr>
            <w:tcW w:w="1829" w:type="dxa"/>
            <w:noWrap/>
            <w:hideMark/>
          </w:tcPr>
          <w:p w14:paraId="10E83908" w14:textId="77777777"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LLM-enabled content quality ratings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AIRating</w:t>
            </w:r>
            <w:r w:rsidRPr="00261E78">
              <w:rPr>
                <w:rFonts w:eastAsia="DengXian"/>
                <w:i/>
                <w:iCs/>
                <w:color w:val="000000"/>
                <w:sz w:val="20"/>
                <w:szCs w:val="20"/>
                <w:vertAlign w:val="subscript"/>
              </w:rPr>
              <w:t>j</w:t>
            </w:r>
            <w:r w:rsidRPr="00261E78">
              <w:rPr>
                <w:rFonts w:eastAsia="DengXian"/>
                <w:color w:val="000000"/>
                <w:sz w:val="20"/>
                <w:szCs w:val="20"/>
              </w:rPr>
              <w:t>)</w:t>
            </w:r>
          </w:p>
        </w:tc>
        <w:tc>
          <w:tcPr>
            <w:tcW w:w="1521" w:type="dxa"/>
          </w:tcPr>
          <w:p w14:paraId="37E09517" w14:textId="398710AE"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logarithm of</w:t>
            </w:r>
            <w:r w:rsidRPr="00261E78">
              <w:rPr>
                <w:rFonts w:eastAsia="DengXian"/>
                <w:color w:val="000000"/>
                <w:sz w:val="20"/>
                <w:szCs w:val="20"/>
              </w:rPr>
              <w:t xml:space="preserve"> </w:t>
            </w:r>
            <w:r w:rsidR="00D1059C">
              <w:rPr>
                <w:rFonts w:eastAsia="DengXian"/>
                <w:color w:val="000000"/>
                <w:sz w:val="20"/>
                <w:szCs w:val="20"/>
              </w:rPr>
              <w:t xml:space="preserve">the </w:t>
            </w:r>
            <w:r w:rsidRPr="00261E78">
              <w:rPr>
                <w:rFonts w:eastAsia="DengXian"/>
                <w:color w:val="000000"/>
                <w:sz w:val="20"/>
                <w:szCs w:val="20"/>
              </w:rPr>
              <w:t xml:space="preserve">length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length</w:t>
            </w:r>
            <w:r w:rsidRPr="00261E78">
              <w:rPr>
                <w:rFonts w:eastAsia="DengXian"/>
                <w:i/>
                <w:iCs/>
                <w:color w:val="000000"/>
                <w:sz w:val="20"/>
                <w:szCs w:val="20"/>
                <w:vertAlign w:val="subscript"/>
              </w:rPr>
              <w:t>j</w:t>
            </w:r>
            <w:r w:rsidRPr="00261E78">
              <w:rPr>
                <w:rFonts w:eastAsia="DengXian"/>
                <w:color w:val="000000"/>
                <w:sz w:val="20"/>
                <w:szCs w:val="20"/>
              </w:rPr>
              <w:t>)</w:t>
            </w:r>
          </w:p>
        </w:tc>
      </w:tr>
      <w:tr w:rsidR="003A18BB" w:rsidRPr="00261E78" w14:paraId="6F71D6CB" w14:textId="77777777" w:rsidTr="005169FC">
        <w:trPr>
          <w:trHeight w:val="270"/>
          <w:jc w:val="center"/>
        </w:trPr>
        <w:tc>
          <w:tcPr>
            <w:tcW w:w="1710" w:type="dxa"/>
            <w:vMerge w:val="restart"/>
            <w:noWrap/>
            <w:hideMark/>
          </w:tcPr>
          <w:p w14:paraId="30E92801" w14:textId="3457316A" w:rsidR="003A18BB" w:rsidRPr="00261E78" w:rsidRDefault="003A18BB" w:rsidP="005169FC">
            <w:pPr>
              <w:rPr>
                <w:rFonts w:eastAsia="DengXian"/>
                <w:i/>
                <w:iCs/>
                <w:sz w:val="20"/>
                <w:szCs w:val="20"/>
              </w:rPr>
            </w:pPr>
            <w:r w:rsidRPr="00261E78">
              <w:rPr>
                <w:rFonts w:eastAsia="DengXian"/>
                <w:i/>
                <w:iCs/>
                <w:sz w:val="20"/>
                <w:szCs w:val="20"/>
              </w:rPr>
              <w:t>AI</w:t>
            </w:r>
            <w:r w:rsidR="0085597C" w:rsidRPr="00261E78">
              <w:rPr>
                <w:rFonts w:eastAsia="DengXian"/>
                <w:i/>
                <w:iCs/>
                <w:sz w:val="20"/>
                <w:szCs w:val="20"/>
                <w:vertAlign w:val="subscript"/>
              </w:rPr>
              <w:t>i</w:t>
            </w:r>
          </w:p>
        </w:tc>
        <w:tc>
          <w:tcPr>
            <w:tcW w:w="2054" w:type="dxa"/>
          </w:tcPr>
          <w:p w14:paraId="7BB0837A" w14:textId="77777777" w:rsidR="003A18BB" w:rsidRPr="00261E78" w:rsidRDefault="003A18BB" w:rsidP="005169FC">
            <w:pPr>
              <w:jc w:val="center"/>
              <w:rPr>
                <w:color w:val="000000"/>
                <w:sz w:val="20"/>
                <w:szCs w:val="20"/>
              </w:rPr>
            </w:pPr>
            <w:r w:rsidRPr="00261E78">
              <w:rPr>
                <w:rFonts w:eastAsia="DengXian"/>
                <w:sz w:val="20"/>
                <w:szCs w:val="20"/>
              </w:rPr>
              <w:t>-0.057</w:t>
            </w:r>
          </w:p>
        </w:tc>
        <w:tc>
          <w:tcPr>
            <w:tcW w:w="2246" w:type="dxa"/>
            <w:noWrap/>
            <w:hideMark/>
          </w:tcPr>
          <w:p w14:paraId="3DB0ECB6" w14:textId="77777777" w:rsidR="003A18BB" w:rsidRPr="00261E78" w:rsidRDefault="003A18BB" w:rsidP="005169FC">
            <w:pPr>
              <w:jc w:val="center"/>
              <w:rPr>
                <w:rFonts w:eastAsia="DengXian"/>
                <w:sz w:val="20"/>
                <w:szCs w:val="20"/>
              </w:rPr>
            </w:pPr>
            <w:r w:rsidRPr="00261E78">
              <w:rPr>
                <w:color w:val="000000"/>
                <w:sz w:val="20"/>
                <w:szCs w:val="20"/>
              </w:rPr>
              <w:t>0.067</w:t>
            </w:r>
          </w:p>
        </w:tc>
        <w:tc>
          <w:tcPr>
            <w:tcW w:w="1829" w:type="dxa"/>
            <w:noWrap/>
            <w:hideMark/>
          </w:tcPr>
          <w:p w14:paraId="4775D2AA" w14:textId="77777777" w:rsidR="003A18BB" w:rsidRPr="00261E78" w:rsidRDefault="003A18BB" w:rsidP="005169FC">
            <w:pPr>
              <w:jc w:val="center"/>
              <w:rPr>
                <w:rFonts w:eastAsia="DengXian"/>
                <w:sz w:val="20"/>
                <w:szCs w:val="20"/>
              </w:rPr>
            </w:pPr>
            <w:r w:rsidRPr="00261E78">
              <w:rPr>
                <w:rFonts w:eastAsia="DengXian"/>
                <w:sz w:val="20"/>
                <w:szCs w:val="20"/>
              </w:rPr>
              <w:t>-0.002</w:t>
            </w:r>
          </w:p>
        </w:tc>
        <w:tc>
          <w:tcPr>
            <w:tcW w:w="1521" w:type="dxa"/>
          </w:tcPr>
          <w:p w14:paraId="0E1FA7B7" w14:textId="77777777" w:rsidR="003A18BB" w:rsidRPr="00261E78" w:rsidRDefault="003A18BB" w:rsidP="005169FC">
            <w:pPr>
              <w:jc w:val="center"/>
              <w:rPr>
                <w:rFonts w:eastAsia="DengXian"/>
                <w:sz w:val="20"/>
                <w:szCs w:val="20"/>
              </w:rPr>
            </w:pPr>
            <w:r w:rsidRPr="00261E78">
              <w:rPr>
                <w:rFonts w:eastAsia="DengXian"/>
                <w:sz w:val="20"/>
                <w:szCs w:val="20"/>
              </w:rPr>
              <w:t>0.076</w:t>
            </w:r>
          </w:p>
        </w:tc>
      </w:tr>
      <w:tr w:rsidR="003A18BB" w:rsidRPr="00261E78" w14:paraId="2A3AD2C8" w14:textId="77777777" w:rsidTr="005169FC">
        <w:trPr>
          <w:trHeight w:val="270"/>
          <w:jc w:val="center"/>
        </w:trPr>
        <w:tc>
          <w:tcPr>
            <w:tcW w:w="1710" w:type="dxa"/>
            <w:vMerge/>
            <w:noWrap/>
            <w:hideMark/>
          </w:tcPr>
          <w:p w14:paraId="7D4A163D" w14:textId="77777777" w:rsidR="003A18BB" w:rsidRPr="00261E78" w:rsidRDefault="003A18BB" w:rsidP="005169FC">
            <w:pPr>
              <w:rPr>
                <w:rFonts w:eastAsia="DengXian"/>
                <w:i/>
                <w:iCs/>
                <w:sz w:val="20"/>
                <w:szCs w:val="20"/>
              </w:rPr>
            </w:pPr>
          </w:p>
        </w:tc>
        <w:tc>
          <w:tcPr>
            <w:tcW w:w="2054" w:type="dxa"/>
          </w:tcPr>
          <w:p w14:paraId="1E4422F7" w14:textId="77777777" w:rsidR="003A18BB" w:rsidRPr="00261E78" w:rsidRDefault="003A18BB" w:rsidP="005169FC">
            <w:pPr>
              <w:jc w:val="center"/>
              <w:rPr>
                <w:color w:val="000000"/>
                <w:sz w:val="20"/>
                <w:szCs w:val="20"/>
              </w:rPr>
            </w:pPr>
            <w:r w:rsidRPr="00261E78">
              <w:rPr>
                <w:rFonts w:eastAsia="DengXian"/>
                <w:sz w:val="20"/>
                <w:szCs w:val="20"/>
              </w:rPr>
              <w:t>(0.046)</w:t>
            </w:r>
          </w:p>
        </w:tc>
        <w:tc>
          <w:tcPr>
            <w:tcW w:w="2246" w:type="dxa"/>
            <w:noWrap/>
            <w:hideMark/>
          </w:tcPr>
          <w:p w14:paraId="36FE1A80" w14:textId="77777777" w:rsidR="003A18BB" w:rsidRPr="00261E78" w:rsidRDefault="003A18BB" w:rsidP="005169FC">
            <w:pPr>
              <w:jc w:val="center"/>
              <w:rPr>
                <w:rFonts w:eastAsia="DengXian"/>
                <w:sz w:val="20"/>
                <w:szCs w:val="20"/>
              </w:rPr>
            </w:pPr>
            <w:r w:rsidRPr="00261E78">
              <w:rPr>
                <w:color w:val="000000"/>
                <w:sz w:val="20"/>
                <w:szCs w:val="20"/>
              </w:rPr>
              <w:t>(0.057)</w:t>
            </w:r>
          </w:p>
        </w:tc>
        <w:tc>
          <w:tcPr>
            <w:tcW w:w="1829" w:type="dxa"/>
            <w:noWrap/>
            <w:hideMark/>
          </w:tcPr>
          <w:p w14:paraId="4D4B5FE4" w14:textId="77777777" w:rsidR="003A18BB" w:rsidRPr="00261E78" w:rsidRDefault="003A18BB" w:rsidP="005169FC">
            <w:pPr>
              <w:jc w:val="center"/>
              <w:rPr>
                <w:rFonts w:eastAsia="DengXian"/>
                <w:sz w:val="20"/>
                <w:szCs w:val="20"/>
              </w:rPr>
            </w:pPr>
            <w:r w:rsidRPr="00261E78">
              <w:rPr>
                <w:rFonts w:eastAsia="DengXian"/>
                <w:sz w:val="20"/>
                <w:szCs w:val="20"/>
              </w:rPr>
              <w:t>(0.068)</w:t>
            </w:r>
          </w:p>
        </w:tc>
        <w:tc>
          <w:tcPr>
            <w:tcW w:w="1521" w:type="dxa"/>
          </w:tcPr>
          <w:p w14:paraId="5FAA7AED" w14:textId="77777777" w:rsidR="003A18BB" w:rsidRPr="00261E78" w:rsidRDefault="003A18BB" w:rsidP="005169FC">
            <w:pPr>
              <w:jc w:val="center"/>
              <w:rPr>
                <w:rFonts w:eastAsia="DengXian"/>
                <w:sz w:val="20"/>
                <w:szCs w:val="20"/>
              </w:rPr>
            </w:pPr>
            <w:r w:rsidRPr="00261E78">
              <w:rPr>
                <w:rFonts w:eastAsia="DengXian"/>
                <w:sz w:val="20"/>
                <w:szCs w:val="20"/>
              </w:rPr>
              <w:t>(0.042)</w:t>
            </w:r>
          </w:p>
        </w:tc>
      </w:tr>
      <w:tr w:rsidR="003A18BB" w:rsidRPr="00261E78" w14:paraId="32E23E82" w14:textId="77777777" w:rsidTr="005169FC">
        <w:trPr>
          <w:trHeight w:val="260"/>
          <w:jc w:val="center"/>
        </w:trPr>
        <w:tc>
          <w:tcPr>
            <w:tcW w:w="1710" w:type="dxa"/>
            <w:noWrap/>
            <w:hideMark/>
          </w:tcPr>
          <w:p w14:paraId="2DB4FFB9" w14:textId="77777777" w:rsidR="003A18BB" w:rsidRPr="00261E78" w:rsidRDefault="003A18BB" w:rsidP="005169FC">
            <w:pPr>
              <w:rPr>
                <w:rFonts w:eastAsia="DengXian"/>
                <w:color w:val="000000"/>
                <w:sz w:val="20"/>
                <w:szCs w:val="20"/>
              </w:rPr>
            </w:pPr>
            <w:r w:rsidRPr="00261E78">
              <w:rPr>
                <w:rFonts w:eastAsia="DengXian"/>
                <w:color w:val="000000"/>
                <w:sz w:val="20"/>
                <w:szCs w:val="20"/>
              </w:rPr>
              <w:t>answer timing FE</w:t>
            </w:r>
          </w:p>
        </w:tc>
        <w:tc>
          <w:tcPr>
            <w:tcW w:w="2054" w:type="dxa"/>
          </w:tcPr>
          <w:p w14:paraId="13C33779"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246" w:type="dxa"/>
            <w:noWrap/>
            <w:hideMark/>
          </w:tcPr>
          <w:p w14:paraId="4333D993"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829" w:type="dxa"/>
            <w:noWrap/>
            <w:hideMark/>
          </w:tcPr>
          <w:p w14:paraId="372EB438"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521" w:type="dxa"/>
          </w:tcPr>
          <w:p w14:paraId="15C49DB1"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4637DEC4" w14:textId="77777777" w:rsidTr="005169FC">
        <w:trPr>
          <w:trHeight w:val="270"/>
          <w:jc w:val="center"/>
        </w:trPr>
        <w:tc>
          <w:tcPr>
            <w:tcW w:w="1710" w:type="dxa"/>
            <w:noWrap/>
            <w:hideMark/>
          </w:tcPr>
          <w:p w14:paraId="2C84C557" w14:textId="77777777" w:rsidR="003A18BB" w:rsidRPr="00261E78" w:rsidRDefault="003A18BB" w:rsidP="005169FC">
            <w:pPr>
              <w:rPr>
                <w:rFonts w:eastAsia="DengXian"/>
                <w:color w:val="000000"/>
                <w:sz w:val="20"/>
                <w:szCs w:val="20"/>
              </w:rPr>
            </w:pPr>
            <w:r w:rsidRPr="00261E78">
              <w:rPr>
                <w:rFonts w:eastAsia="DengXian"/>
                <w:color w:val="000000"/>
                <w:sz w:val="20"/>
                <w:szCs w:val="20"/>
              </w:rPr>
              <w:t>other controls</w:t>
            </w:r>
          </w:p>
        </w:tc>
        <w:tc>
          <w:tcPr>
            <w:tcW w:w="2054" w:type="dxa"/>
          </w:tcPr>
          <w:p w14:paraId="7C935259" w14:textId="77777777" w:rsidR="003A18BB" w:rsidRPr="00261E78" w:rsidRDefault="003A18BB" w:rsidP="005169FC">
            <w:pPr>
              <w:jc w:val="center"/>
              <w:rPr>
                <w:rFonts w:eastAsia="DengXian"/>
                <w:sz w:val="20"/>
                <w:szCs w:val="20"/>
              </w:rPr>
            </w:pPr>
            <w:r w:rsidRPr="00261E78">
              <w:rPr>
                <w:rFonts w:eastAsia="DengXian"/>
                <w:i/>
                <w:iCs/>
                <w:sz w:val="20"/>
                <w:szCs w:val="20"/>
              </w:rPr>
              <w:t>√</w:t>
            </w:r>
          </w:p>
        </w:tc>
        <w:tc>
          <w:tcPr>
            <w:tcW w:w="2246" w:type="dxa"/>
            <w:noWrap/>
            <w:hideMark/>
          </w:tcPr>
          <w:p w14:paraId="3ACB25EE"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829" w:type="dxa"/>
            <w:noWrap/>
            <w:hideMark/>
          </w:tcPr>
          <w:p w14:paraId="1E7AF035"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521" w:type="dxa"/>
          </w:tcPr>
          <w:p w14:paraId="6D5DE570" w14:textId="77777777" w:rsidR="003A18BB" w:rsidRPr="00261E78" w:rsidRDefault="003A18BB" w:rsidP="005169FC">
            <w:pPr>
              <w:jc w:val="center"/>
              <w:rPr>
                <w:rFonts w:eastAsia="DengXian"/>
                <w:i/>
                <w:iCs/>
                <w:sz w:val="20"/>
                <w:szCs w:val="20"/>
              </w:rPr>
            </w:pPr>
            <w:r w:rsidRPr="00261E78">
              <w:rPr>
                <w:rFonts w:eastAsia="DengXian"/>
                <w:i/>
                <w:iCs/>
                <w:sz w:val="20"/>
                <w:szCs w:val="20"/>
              </w:rPr>
              <w:t>√</w:t>
            </w:r>
          </w:p>
        </w:tc>
      </w:tr>
      <w:tr w:rsidR="003A18BB" w:rsidRPr="00261E78" w14:paraId="42D63A81" w14:textId="77777777" w:rsidTr="005169FC">
        <w:trPr>
          <w:trHeight w:val="283"/>
          <w:jc w:val="center"/>
        </w:trPr>
        <w:tc>
          <w:tcPr>
            <w:tcW w:w="1710" w:type="dxa"/>
            <w:noWrap/>
            <w:hideMark/>
          </w:tcPr>
          <w:p w14:paraId="6869E064" w14:textId="77777777" w:rsidR="003A18BB" w:rsidRPr="00261E78" w:rsidRDefault="003A18BB" w:rsidP="005169FC">
            <w:pPr>
              <w:rPr>
                <w:rFonts w:eastAsia="DengXian"/>
                <w:sz w:val="20"/>
                <w:szCs w:val="20"/>
              </w:rPr>
            </w:pPr>
            <w:r w:rsidRPr="00261E78">
              <w:rPr>
                <w:rFonts w:eastAsia="DengXian"/>
                <w:sz w:val="20"/>
                <w:szCs w:val="20"/>
              </w:rPr>
              <w:t>N</w:t>
            </w:r>
          </w:p>
        </w:tc>
        <w:tc>
          <w:tcPr>
            <w:tcW w:w="2054" w:type="dxa"/>
          </w:tcPr>
          <w:p w14:paraId="40D23857" w14:textId="77777777" w:rsidR="003A18BB" w:rsidRPr="00261E78" w:rsidRDefault="003A18BB" w:rsidP="005169FC">
            <w:pPr>
              <w:jc w:val="center"/>
              <w:rPr>
                <w:rFonts w:eastAsia="DengXian"/>
                <w:sz w:val="20"/>
                <w:szCs w:val="20"/>
              </w:rPr>
            </w:pPr>
            <w:r w:rsidRPr="00261E78">
              <w:rPr>
                <w:rFonts w:eastAsia="DengXian"/>
                <w:sz w:val="20"/>
                <w:szCs w:val="20"/>
              </w:rPr>
              <w:t>4,670</w:t>
            </w:r>
          </w:p>
        </w:tc>
        <w:tc>
          <w:tcPr>
            <w:tcW w:w="2246" w:type="dxa"/>
            <w:noWrap/>
            <w:hideMark/>
          </w:tcPr>
          <w:p w14:paraId="5BC83D8B" w14:textId="77777777" w:rsidR="003A18BB" w:rsidRPr="00261E78" w:rsidRDefault="003A18BB" w:rsidP="005169FC">
            <w:pPr>
              <w:jc w:val="center"/>
              <w:rPr>
                <w:rFonts w:eastAsia="DengXian"/>
                <w:sz w:val="20"/>
                <w:szCs w:val="20"/>
              </w:rPr>
            </w:pPr>
            <w:r w:rsidRPr="00261E78">
              <w:rPr>
                <w:rFonts w:eastAsia="DengXian"/>
                <w:sz w:val="20"/>
                <w:szCs w:val="20"/>
              </w:rPr>
              <w:t>4,670</w:t>
            </w:r>
          </w:p>
        </w:tc>
        <w:tc>
          <w:tcPr>
            <w:tcW w:w="1829" w:type="dxa"/>
            <w:noWrap/>
            <w:hideMark/>
          </w:tcPr>
          <w:p w14:paraId="2BEDD277" w14:textId="77777777" w:rsidR="003A18BB" w:rsidRPr="00261E78" w:rsidRDefault="003A18BB" w:rsidP="005169FC">
            <w:pPr>
              <w:jc w:val="center"/>
              <w:rPr>
                <w:rFonts w:eastAsia="DengXian"/>
                <w:sz w:val="20"/>
                <w:szCs w:val="20"/>
              </w:rPr>
            </w:pPr>
            <w:r w:rsidRPr="00261E78">
              <w:rPr>
                <w:rFonts w:eastAsia="DengXian"/>
                <w:sz w:val="20"/>
                <w:szCs w:val="20"/>
              </w:rPr>
              <w:t>4,631</w:t>
            </w:r>
          </w:p>
        </w:tc>
        <w:tc>
          <w:tcPr>
            <w:tcW w:w="1521" w:type="dxa"/>
          </w:tcPr>
          <w:p w14:paraId="5DAFF852" w14:textId="77777777" w:rsidR="003A18BB" w:rsidRPr="00261E78" w:rsidRDefault="003A18BB" w:rsidP="005169FC">
            <w:pPr>
              <w:jc w:val="center"/>
              <w:rPr>
                <w:rFonts w:eastAsia="DengXian"/>
                <w:sz w:val="20"/>
                <w:szCs w:val="20"/>
              </w:rPr>
            </w:pPr>
            <w:r w:rsidRPr="00261E78">
              <w:rPr>
                <w:rFonts w:eastAsia="DengXian"/>
                <w:sz w:val="20"/>
                <w:szCs w:val="20"/>
              </w:rPr>
              <w:t>4,670</w:t>
            </w:r>
          </w:p>
        </w:tc>
      </w:tr>
    </w:tbl>
    <w:p w14:paraId="2F8F431A" w14:textId="77777777" w:rsidR="003A18BB" w:rsidRPr="00261E78" w:rsidRDefault="003A18BB" w:rsidP="003A18BB">
      <w:pPr>
        <w:pStyle w:val="Notes"/>
      </w:pPr>
      <w:r w:rsidRPr="00261E78">
        <w:t xml:space="preserve">Notes: </w:t>
      </w:r>
      <w:r w:rsidRPr="00261E78">
        <w:rPr>
          <w:rFonts w:eastAsia="DengXian"/>
        </w:rPr>
        <w:t>1. ***p&lt;0.001; **p&lt;0.01; *p&lt;0.05.</w:t>
      </w:r>
      <w:r w:rsidRPr="00261E78" w:rsidDel="001D6B2B">
        <w:rPr>
          <w:rFonts w:eastAsia="DengXian"/>
        </w:rPr>
        <w:t xml:space="preserve"> </w:t>
      </w:r>
      <w:r w:rsidRPr="00261E78">
        <w:br/>
        <w:t>2. Answer timing FE indicates the date on which the answer was posted.</w:t>
      </w:r>
    </w:p>
    <w:p w14:paraId="1CB4D639" w14:textId="112D303B" w:rsidR="00A14647" w:rsidRPr="00261E78" w:rsidRDefault="00A14647" w:rsidP="00A86F82">
      <w:pPr>
        <w:pStyle w:val="Heading4"/>
        <w:rPr>
          <w:lang w:val="en-US"/>
        </w:rPr>
      </w:pPr>
      <w:r w:rsidRPr="00261E78">
        <w:rPr>
          <w:lang w:val="en-US"/>
        </w:rPr>
        <w:t>Quality Degradation Mechanism</w:t>
      </w:r>
    </w:p>
    <w:p w14:paraId="732BCDF5" w14:textId="365581BD" w:rsidR="006030D7" w:rsidRPr="00261E78" w:rsidRDefault="006030D7">
      <w:pPr>
        <w:pStyle w:val="Paragraph0"/>
      </w:pPr>
      <w:r w:rsidRPr="00261E78">
        <w:t>We posit that quality degradation could occur through compositional shift (fewer expert answerers) or reduced effort investment. We test both pathways.</w:t>
      </w:r>
    </w:p>
    <w:p w14:paraId="66962620" w14:textId="3DAE46D5" w:rsidR="006030D7" w:rsidRPr="00261E78" w:rsidRDefault="006030D7" w:rsidP="00A86F82">
      <w:pPr>
        <w:pStyle w:val="Paragraph0"/>
      </w:pPr>
      <w:r w:rsidRPr="00261E78">
        <w:lastRenderedPageBreak/>
        <w:t>We first test whether AI deters expert participation</w:t>
      </w:r>
      <w:r w:rsidR="00FE04EF" w:rsidRPr="00261E78">
        <w:t xml:space="preserve">. </w:t>
      </w:r>
      <w:r w:rsidRPr="00261E78">
        <w:t>We measure expertise using each answerer</w:t>
      </w:r>
      <w:r w:rsidR="00FE04EF" w:rsidRPr="00261E78">
        <w:t>’</w:t>
      </w:r>
      <w:r w:rsidRPr="00261E78">
        <w:t>s prior track record—specifically, their count of previously accepted answers within the question</w:t>
      </w:r>
      <w:r w:rsidR="00F32D0A" w:rsidRPr="00261E78">
        <w:t>’</w:t>
      </w:r>
      <w:r w:rsidRPr="00261E78">
        <w:t>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4BA1B580" w14:textId="224DEFCD" w:rsidR="00FE04EF" w:rsidRPr="00261E78" w:rsidRDefault="00FE04EF" w:rsidP="00A86F82">
      <w:pPr>
        <w:pStyle w:val="Paragraph0"/>
      </w:pPr>
      <w:r w:rsidRPr="00261E78">
        <w:t>Table 12</w:t>
      </w:r>
      <w:r w:rsidR="006E793D">
        <w:t>,</w:t>
      </w:r>
      <w:r w:rsidRPr="00261E78">
        <w:t xml:space="preserve"> Column 2 tests this prediction. We find no evidence that AI reduces answerer expertise (</w:t>
      </w:r>
      <w:r w:rsidRPr="00261E78">
        <w:rPr>
          <w:i/>
          <w:iCs/>
        </w:rPr>
        <w:t>β</w:t>
      </w:r>
      <w:r w:rsidRPr="00261E78">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4DDA2BA1" w14:textId="77777777" w:rsidR="00FE04EF" w:rsidRPr="00261E78" w:rsidRDefault="00FE04EF" w:rsidP="00FE04EF">
      <w:pPr>
        <w:pStyle w:val="Paragraph0"/>
      </w:pPr>
      <w:r w:rsidRPr="00261E78">
        <w:t>We next examine whether AI reduces effort investment, leading to lower answer quality. We regress LLM-generated quality ratings of human answers on the AI treatment indicator. If AI reduces quality, we should observe lower ratings when AI is present.</w:t>
      </w:r>
    </w:p>
    <w:p w14:paraId="67E265FA" w14:textId="34376DC0" w:rsidR="00FE04EF" w:rsidRPr="00261E78" w:rsidRDefault="00FE04EF" w:rsidP="00A86F82">
      <w:pPr>
        <w:pStyle w:val="Paragraph0"/>
      </w:pPr>
      <w:r w:rsidRPr="00261E78">
        <w:t>Table 12</w:t>
      </w:r>
      <w:r w:rsidR="006E793D">
        <w:t>,</w:t>
      </w:r>
      <w:r w:rsidRPr="00261E78">
        <w:t xml:space="preserve"> Column 3 shows no association between AI presence and quality ratings (β = -0.002, p = 0.975). As a robustness check, we use answer length as an alternative quality proxy, since longer answers tend to be more comprehensive. Column 4 shows human answers are slightly longer with AI present, though not significantly (</w:t>
      </w:r>
      <w:r w:rsidRPr="00261E78">
        <w:rPr>
          <w:i/>
          <w:iCs/>
        </w:rPr>
        <w:t>β</w:t>
      </w:r>
      <w:r w:rsidRPr="00261E78">
        <w:t xml:space="preserve"> = 0.076, p = 0.072).</w:t>
      </w:r>
    </w:p>
    <w:p w14:paraId="202D95D8" w14:textId="77777777" w:rsidR="00FE04EF" w:rsidRPr="00261E78" w:rsidRDefault="00FE04EF" w:rsidP="00A86F82">
      <w:pPr>
        <w:pStyle w:val="Paragraph0"/>
      </w:pPr>
      <w:r w:rsidRPr="00261E78">
        <w:t>These findings provide no support for the quality degradation mechanism. AI-generated answers do not reduce human answer quality through compositional shifts or reduced effort.</w:t>
      </w:r>
    </w:p>
    <w:p w14:paraId="21E633DE" w14:textId="0849614A" w:rsidR="00A14647" w:rsidRPr="00261E78" w:rsidRDefault="00A14647" w:rsidP="00A86F82">
      <w:pPr>
        <w:pStyle w:val="Heading4"/>
        <w:rPr>
          <w:lang w:val="en-US"/>
        </w:rPr>
      </w:pPr>
      <w:r w:rsidRPr="00261E78">
        <w:rPr>
          <w:lang w:val="en-US"/>
        </w:rPr>
        <w:t>Elevated Expectations Mechanism</w:t>
      </w:r>
    </w:p>
    <w:p w14:paraId="4BE61BAC" w14:textId="1D35D100" w:rsidR="00FE04EF" w:rsidRPr="00261E78" w:rsidRDefault="00FE04EF" w:rsidP="00FE04EF">
      <w:pPr>
        <w:pStyle w:val="Paragraph0"/>
      </w:pPr>
      <w:r w:rsidRPr="00261E78">
        <w:t xml:space="preserve">The elevated expectations mechanism posits that AI-generated answers raise users’ standards for valuable contributions, making them more critical when evaluating human answers. Users may expect human responses to provide insights beyond what AI already </w:t>
      </w:r>
      <w:r w:rsidR="00D1059C" w:rsidRPr="00261E78">
        <w:t>offer</w:t>
      </w:r>
      <w:r w:rsidR="00D1059C">
        <w:t>s</w:t>
      </w:r>
      <w:r w:rsidRPr="00261E78">
        <w:t xml:space="preserve">. If this </w:t>
      </w:r>
      <w:r w:rsidRPr="00261E78">
        <w:lastRenderedPageBreak/>
        <w:t xml:space="preserve">operates, the negative effect on </w:t>
      </w:r>
      <w:r w:rsidR="00304A09" w:rsidRPr="00261E78">
        <w:t>viewer</w:t>
      </w:r>
      <w:r w:rsidRPr="00261E78">
        <w:t xml:space="preserve"> recognition </w:t>
      </w:r>
      <w:r w:rsidR="00D23A73" w:rsidRPr="00261E78">
        <w:t xml:space="preserve">of human answers </w:t>
      </w:r>
      <w:r w:rsidRPr="00261E78">
        <w:t>should be strongest when AI quality is high because superior AI answers would raise expectations most dramatically.</w:t>
      </w:r>
    </w:p>
    <w:p w14:paraId="32C694A4" w14:textId="1A0CFE5F" w:rsidR="00FE04EF" w:rsidRPr="00261E78" w:rsidRDefault="00FE04EF" w:rsidP="00A86F82">
      <w:pPr>
        <w:pStyle w:val="Paragraph0"/>
      </w:pPr>
      <w:r w:rsidRPr="00261E78">
        <w:t xml:space="preserve">To test this, we conducted a subsample analysis: (1) identified all questions receiving at least one answer during the experiment; (2) selected questions with first-answer </w:t>
      </w:r>
      <w:r w:rsidR="00576037" w:rsidRPr="00261E78">
        <w:t xml:space="preserve">LLM-enabled content quality </w:t>
      </w:r>
      <w:r w:rsidRPr="00261E78">
        <w:t xml:space="preserve">ratings in the top 25% (scores 8-10, superior quality) and bottom 25% (scores 0-6, low quality); </w:t>
      </w:r>
      <w:r w:rsidR="00184CF0">
        <w:t xml:space="preserve">and </w:t>
      </w:r>
      <w:r w:rsidRPr="00261E78">
        <w:t>(3) extracted all subsequent human answers under these questions for analysis.</w:t>
      </w:r>
    </w:p>
    <w:p w14:paraId="52D67160" w14:textId="7F8734EF" w:rsidR="00FE04EF" w:rsidRPr="00261E78" w:rsidRDefault="00FE04EF" w:rsidP="00FE04EF">
      <w:pPr>
        <w:pStyle w:val="Paragraph0"/>
      </w:pPr>
      <w:r w:rsidRPr="00261E78">
        <w:t>Table 13 presents results from our answer-level specification (Equation 2)</w:t>
      </w:r>
      <w:r w:rsidR="00184CF0">
        <w:t>,</w:t>
      </w:r>
      <w:r w:rsidRPr="00261E78">
        <w:t xml:space="preserve"> estimated separately for each subsample. Column 1 shows questions with high-quality first answers; Column 2 shows low-quality first answers. The pattern strongly supports the elevated expectations mechanism. When the AI answer is high quality (Column 1), its presence significantly reduces net likes for human answers (</w:t>
      </w:r>
      <w:r w:rsidRPr="00261E78">
        <w:rPr>
          <w:i/>
          <w:iCs/>
        </w:rPr>
        <w:t>β</w:t>
      </w:r>
      <w:r w:rsidRPr="00261E78">
        <w:t xml:space="preserve"> = -0.140, p &lt; 0.001). When the AI answer is low quality (Column 2), this negative effect disappears (</w:t>
      </w:r>
      <w:r w:rsidRPr="00261E78">
        <w:rPr>
          <w:i/>
          <w:iCs/>
        </w:rPr>
        <w:t>β</w:t>
      </w:r>
      <w:r w:rsidRPr="00261E78">
        <w:t xml:space="preserve"> = 0.046, p = 0.391).</w:t>
      </w:r>
    </w:p>
    <w:p w14:paraId="6E78C120" w14:textId="6F94CA7C" w:rsidR="00FE04EF" w:rsidRPr="00261E78" w:rsidRDefault="00FE04EF" w:rsidP="00FE04EF">
      <w:pPr>
        <w:pStyle w:val="Paragraph0"/>
      </w:pPr>
      <w:r w:rsidRPr="00261E78">
        <w:t>These results indicate that high-quality AI answers raise users’ standards, making subsequent human answers appear insufficiently valuable—even when those answers have not declined in objective quality (Table 12). When AI quality is low, expectations remain moderate</w:t>
      </w:r>
      <w:r w:rsidR="00D1059C">
        <w:t>,</w:t>
      </w:r>
      <w:r w:rsidRPr="00261E78">
        <w:t xml:space="preserv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6F95963E" w14:textId="1DC76BD7" w:rsidR="003A18BB" w:rsidRPr="00261E78" w:rsidRDefault="003A18BB" w:rsidP="003A18BB">
      <w:pPr>
        <w:pStyle w:val="TableFiguretitle"/>
      </w:pPr>
      <w:r w:rsidRPr="00261E78">
        <w:t xml:space="preserve">Table </w:t>
      </w:r>
      <w:fldSimple w:instr=" SEQ Table \* ARABIC ">
        <w:r w:rsidRPr="00261E78">
          <w:t>13</w:t>
        </w:r>
      </w:fldSimple>
      <w:r w:rsidRPr="00261E78">
        <w:t xml:space="preserve">. Test for the </w:t>
      </w:r>
      <w:r w:rsidR="00A703B7" w:rsidRPr="00261E78">
        <w:t xml:space="preserve">elevated </w:t>
      </w:r>
      <w:r w:rsidRPr="00261E78">
        <w:t>expectation mechanism</w:t>
      </w:r>
    </w:p>
    <w:tbl>
      <w:tblPr>
        <w:tblW w:w="5000" w:type="pct"/>
        <w:tblLayout w:type="fixed"/>
        <w:tblLook w:val="04A0" w:firstRow="1" w:lastRow="0" w:firstColumn="1" w:lastColumn="0" w:noHBand="0" w:noVBand="1"/>
      </w:tblPr>
      <w:tblGrid>
        <w:gridCol w:w="4452"/>
        <w:gridCol w:w="2416"/>
        <w:gridCol w:w="2492"/>
      </w:tblGrid>
      <w:tr w:rsidR="003A18BB" w:rsidRPr="00261E78" w14:paraId="1F54E2B6" w14:textId="77777777" w:rsidTr="005169FC">
        <w:trPr>
          <w:trHeight w:val="270"/>
        </w:trPr>
        <w:tc>
          <w:tcPr>
            <w:tcW w:w="4452" w:type="dxa"/>
            <w:tcBorders>
              <w:top w:val="single" w:sz="12" w:space="0" w:color="auto"/>
              <w:left w:val="nil"/>
              <w:bottom w:val="nil"/>
              <w:right w:val="nil"/>
            </w:tcBorders>
            <w:noWrap/>
            <w:vAlign w:val="center"/>
            <w:hideMark/>
          </w:tcPr>
          <w:p w14:paraId="58B1BD7C" w14:textId="77777777" w:rsidR="003A18BB" w:rsidRPr="00261E78" w:rsidRDefault="003A18BB" w:rsidP="005169FC">
            <w:pPr>
              <w:jc w:val="center"/>
              <w:rPr>
                <w:rFonts w:eastAsia="DengXian"/>
                <w:sz w:val="20"/>
                <w:szCs w:val="20"/>
              </w:rPr>
            </w:pPr>
            <w:r w:rsidRPr="00261E78">
              <w:rPr>
                <w:rFonts w:eastAsia="DengXian"/>
                <w:sz w:val="20"/>
                <w:szCs w:val="20"/>
              </w:rPr>
              <w:t xml:space="preserve">　</w:t>
            </w:r>
          </w:p>
        </w:tc>
        <w:tc>
          <w:tcPr>
            <w:tcW w:w="2416" w:type="dxa"/>
            <w:tcBorders>
              <w:top w:val="single" w:sz="12" w:space="0" w:color="auto"/>
              <w:left w:val="nil"/>
              <w:bottom w:val="nil"/>
              <w:right w:val="nil"/>
            </w:tcBorders>
            <w:noWrap/>
            <w:vAlign w:val="center"/>
            <w:hideMark/>
          </w:tcPr>
          <w:p w14:paraId="35BF2CB8" w14:textId="77777777" w:rsidR="003A18BB" w:rsidRPr="00261E78" w:rsidRDefault="003A18BB" w:rsidP="005169FC">
            <w:pPr>
              <w:jc w:val="center"/>
              <w:rPr>
                <w:rFonts w:eastAsia="DengXian"/>
                <w:sz w:val="20"/>
                <w:szCs w:val="20"/>
              </w:rPr>
            </w:pPr>
            <w:r w:rsidRPr="00261E78">
              <w:rPr>
                <w:rFonts w:eastAsia="DengXian"/>
                <w:sz w:val="20"/>
                <w:szCs w:val="20"/>
              </w:rPr>
              <w:t>(1)</w:t>
            </w:r>
          </w:p>
        </w:tc>
        <w:tc>
          <w:tcPr>
            <w:tcW w:w="2492" w:type="dxa"/>
            <w:tcBorders>
              <w:top w:val="single" w:sz="12" w:space="0" w:color="auto"/>
              <w:left w:val="nil"/>
              <w:bottom w:val="nil"/>
              <w:right w:val="nil"/>
            </w:tcBorders>
            <w:noWrap/>
            <w:vAlign w:val="center"/>
            <w:hideMark/>
          </w:tcPr>
          <w:p w14:paraId="02234D30" w14:textId="77777777" w:rsidR="003A18BB" w:rsidRPr="00261E78" w:rsidRDefault="003A18BB" w:rsidP="005169FC">
            <w:pPr>
              <w:jc w:val="center"/>
              <w:rPr>
                <w:rFonts w:eastAsia="DengXian"/>
                <w:sz w:val="20"/>
                <w:szCs w:val="20"/>
              </w:rPr>
            </w:pPr>
            <w:r w:rsidRPr="00261E78">
              <w:rPr>
                <w:rFonts w:eastAsia="DengXian"/>
                <w:sz w:val="20"/>
                <w:szCs w:val="20"/>
              </w:rPr>
              <w:t>(2)</w:t>
            </w:r>
          </w:p>
        </w:tc>
      </w:tr>
      <w:tr w:rsidR="003A18BB" w:rsidRPr="00261E78" w14:paraId="7698E671" w14:textId="77777777" w:rsidTr="005169FC">
        <w:trPr>
          <w:trHeight w:val="270"/>
        </w:trPr>
        <w:tc>
          <w:tcPr>
            <w:tcW w:w="4452" w:type="dxa"/>
            <w:tcBorders>
              <w:top w:val="nil"/>
              <w:left w:val="nil"/>
              <w:bottom w:val="nil"/>
              <w:right w:val="nil"/>
            </w:tcBorders>
            <w:noWrap/>
            <w:vAlign w:val="center"/>
            <w:hideMark/>
          </w:tcPr>
          <w:p w14:paraId="168A2368" w14:textId="77777777" w:rsidR="003A18BB" w:rsidRPr="00261E78" w:rsidRDefault="003A18BB" w:rsidP="005169FC">
            <w:pPr>
              <w:jc w:val="center"/>
              <w:rPr>
                <w:rFonts w:eastAsia="DengXian"/>
                <w:sz w:val="20"/>
                <w:szCs w:val="20"/>
              </w:rPr>
            </w:pPr>
          </w:p>
        </w:tc>
        <w:tc>
          <w:tcPr>
            <w:tcW w:w="4908" w:type="dxa"/>
            <w:gridSpan w:val="2"/>
            <w:tcBorders>
              <w:top w:val="nil"/>
              <w:left w:val="nil"/>
              <w:bottom w:val="single" w:sz="8" w:space="0" w:color="auto"/>
              <w:right w:val="nil"/>
            </w:tcBorders>
            <w:noWrap/>
            <w:vAlign w:val="center"/>
            <w:hideMark/>
          </w:tcPr>
          <w:p w14:paraId="4C7D1B9B" w14:textId="0411AD95" w:rsidR="003A18BB" w:rsidRPr="00261E78" w:rsidRDefault="003A18BB" w:rsidP="005169FC">
            <w:pPr>
              <w:jc w:val="center"/>
              <w:rPr>
                <w:rFonts w:eastAsia="DengXian"/>
                <w:sz w:val="20"/>
                <w:szCs w:val="20"/>
              </w:rPr>
            </w:pPr>
            <w:r w:rsidRPr="00261E78">
              <w:rPr>
                <w:rFonts w:eastAsia="DengXian"/>
                <w:sz w:val="20"/>
                <w:szCs w:val="20"/>
              </w:rPr>
              <w:t xml:space="preserve">DV: </w:t>
            </w:r>
            <w:r w:rsidRPr="00261E78">
              <w:rPr>
                <w:i/>
                <w:iCs/>
                <w:color w:val="000000"/>
                <w:sz w:val="20"/>
                <w:szCs w:val="20"/>
              </w:rPr>
              <w:t>netlikeNum</w:t>
            </w:r>
            <w:r w:rsidR="00082C9F" w:rsidRPr="00261E78">
              <w:rPr>
                <w:i/>
                <w:iCs/>
                <w:color w:val="000000"/>
                <w:sz w:val="20"/>
                <w:szCs w:val="20"/>
                <w:vertAlign w:val="subscript"/>
              </w:rPr>
              <w:t>ij</w:t>
            </w:r>
          </w:p>
        </w:tc>
      </w:tr>
      <w:tr w:rsidR="003A18BB" w:rsidRPr="00261E78" w14:paraId="6B1DA711" w14:textId="77777777" w:rsidTr="005169FC">
        <w:trPr>
          <w:trHeight w:val="270"/>
        </w:trPr>
        <w:tc>
          <w:tcPr>
            <w:tcW w:w="4452" w:type="dxa"/>
            <w:vMerge w:val="restart"/>
            <w:tcBorders>
              <w:top w:val="nil"/>
              <w:left w:val="nil"/>
              <w:right w:val="nil"/>
            </w:tcBorders>
            <w:noWrap/>
            <w:vAlign w:val="center"/>
            <w:hideMark/>
          </w:tcPr>
          <w:p w14:paraId="62CD74C9" w14:textId="3F14ED01" w:rsidR="003A18BB" w:rsidRPr="00261E78" w:rsidRDefault="003A18BB" w:rsidP="005169FC">
            <w:pPr>
              <w:rPr>
                <w:rFonts w:eastAsia="DengXian"/>
                <w:i/>
                <w:iCs/>
                <w:sz w:val="20"/>
                <w:szCs w:val="20"/>
              </w:rPr>
            </w:pPr>
            <w:r w:rsidRPr="00261E78">
              <w:rPr>
                <w:rFonts w:eastAsia="DengXian"/>
                <w:i/>
                <w:iCs/>
                <w:sz w:val="20"/>
                <w:szCs w:val="20"/>
              </w:rPr>
              <w:t>AI</w:t>
            </w:r>
            <w:r w:rsidR="0085597C" w:rsidRPr="00261E78">
              <w:rPr>
                <w:rFonts w:eastAsia="DengXian"/>
                <w:i/>
                <w:iCs/>
                <w:sz w:val="20"/>
                <w:szCs w:val="20"/>
                <w:vertAlign w:val="subscript"/>
              </w:rPr>
              <w:t>i</w:t>
            </w:r>
          </w:p>
          <w:p w14:paraId="7F0626E5" w14:textId="77777777" w:rsidR="003A18BB" w:rsidRPr="00261E78" w:rsidRDefault="003A18BB" w:rsidP="005169FC">
            <w:pPr>
              <w:rPr>
                <w:rFonts w:eastAsia="DengXian"/>
                <w:i/>
                <w:iCs/>
                <w:sz w:val="20"/>
                <w:szCs w:val="20"/>
              </w:rPr>
            </w:pPr>
            <w:r w:rsidRPr="00261E78">
              <w:rPr>
                <w:rFonts w:eastAsia="DengXian"/>
                <w:sz w:val="20"/>
                <w:szCs w:val="20"/>
              </w:rPr>
              <w:t xml:space="preserve">　</w:t>
            </w:r>
          </w:p>
        </w:tc>
        <w:tc>
          <w:tcPr>
            <w:tcW w:w="2416" w:type="dxa"/>
            <w:tcBorders>
              <w:top w:val="nil"/>
              <w:left w:val="nil"/>
              <w:bottom w:val="nil"/>
              <w:right w:val="nil"/>
            </w:tcBorders>
            <w:noWrap/>
            <w:vAlign w:val="center"/>
            <w:hideMark/>
          </w:tcPr>
          <w:p w14:paraId="2A0F2444" w14:textId="77777777" w:rsidR="003A18BB" w:rsidRPr="00261E78" w:rsidRDefault="003A18BB" w:rsidP="005169FC">
            <w:pPr>
              <w:jc w:val="center"/>
              <w:rPr>
                <w:rFonts w:eastAsia="DengXian"/>
                <w:sz w:val="20"/>
                <w:szCs w:val="20"/>
              </w:rPr>
            </w:pPr>
            <w:r w:rsidRPr="00261E78">
              <w:rPr>
                <w:rFonts w:eastAsia="DengXian"/>
                <w:sz w:val="20"/>
                <w:szCs w:val="20"/>
              </w:rPr>
              <w:t>-0.140***</w:t>
            </w:r>
          </w:p>
        </w:tc>
        <w:tc>
          <w:tcPr>
            <w:tcW w:w="2492" w:type="dxa"/>
            <w:tcBorders>
              <w:top w:val="nil"/>
              <w:left w:val="nil"/>
              <w:bottom w:val="nil"/>
              <w:right w:val="nil"/>
            </w:tcBorders>
            <w:noWrap/>
            <w:vAlign w:val="center"/>
            <w:hideMark/>
          </w:tcPr>
          <w:p w14:paraId="21EF0EF6" w14:textId="77777777" w:rsidR="003A18BB" w:rsidRPr="00261E78" w:rsidRDefault="003A18BB" w:rsidP="005169FC">
            <w:pPr>
              <w:jc w:val="center"/>
              <w:rPr>
                <w:rFonts w:eastAsia="DengXian"/>
                <w:sz w:val="20"/>
                <w:szCs w:val="20"/>
              </w:rPr>
            </w:pPr>
            <w:r w:rsidRPr="00261E78">
              <w:rPr>
                <w:rFonts w:eastAsia="DengXian"/>
                <w:sz w:val="20"/>
                <w:szCs w:val="20"/>
              </w:rPr>
              <w:t>0.046</w:t>
            </w:r>
          </w:p>
        </w:tc>
      </w:tr>
      <w:tr w:rsidR="003A18BB" w:rsidRPr="00261E78" w14:paraId="0AD63CEA" w14:textId="77777777" w:rsidTr="005169FC">
        <w:trPr>
          <w:trHeight w:val="270"/>
        </w:trPr>
        <w:tc>
          <w:tcPr>
            <w:tcW w:w="4452" w:type="dxa"/>
            <w:vMerge/>
            <w:tcBorders>
              <w:left w:val="nil"/>
              <w:bottom w:val="single" w:sz="8" w:space="0" w:color="auto"/>
              <w:right w:val="nil"/>
            </w:tcBorders>
            <w:noWrap/>
            <w:vAlign w:val="center"/>
            <w:hideMark/>
          </w:tcPr>
          <w:p w14:paraId="6B9F1DC0" w14:textId="77777777" w:rsidR="003A18BB" w:rsidRPr="00261E78" w:rsidRDefault="003A18BB" w:rsidP="005169FC">
            <w:pPr>
              <w:rPr>
                <w:rFonts w:eastAsia="DengXian"/>
                <w:sz w:val="20"/>
                <w:szCs w:val="20"/>
              </w:rPr>
            </w:pPr>
          </w:p>
        </w:tc>
        <w:tc>
          <w:tcPr>
            <w:tcW w:w="2416" w:type="dxa"/>
            <w:tcBorders>
              <w:top w:val="nil"/>
              <w:left w:val="nil"/>
              <w:bottom w:val="single" w:sz="8" w:space="0" w:color="auto"/>
              <w:right w:val="nil"/>
            </w:tcBorders>
            <w:noWrap/>
            <w:vAlign w:val="center"/>
            <w:hideMark/>
          </w:tcPr>
          <w:p w14:paraId="52454237" w14:textId="77777777" w:rsidR="003A18BB" w:rsidRPr="00261E78" w:rsidRDefault="003A18BB" w:rsidP="005169FC">
            <w:pPr>
              <w:jc w:val="center"/>
              <w:rPr>
                <w:rFonts w:eastAsia="DengXian"/>
                <w:sz w:val="20"/>
                <w:szCs w:val="20"/>
              </w:rPr>
            </w:pPr>
            <w:r w:rsidRPr="00261E78">
              <w:rPr>
                <w:rFonts w:eastAsia="DengXian"/>
                <w:sz w:val="20"/>
                <w:szCs w:val="20"/>
              </w:rPr>
              <w:t>(0.038)</w:t>
            </w:r>
          </w:p>
        </w:tc>
        <w:tc>
          <w:tcPr>
            <w:tcW w:w="2492" w:type="dxa"/>
            <w:tcBorders>
              <w:top w:val="nil"/>
              <w:left w:val="nil"/>
              <w:bottom w:val="single" w:sz="8" w:space="0" w:color="auto"/>
              <w:right w:val="nil"/>
            </w:tcBorders>
            <w:noWrap/>
            <w:vAlign w:val="center"/>
            <w:hideMark/>
          </w:tcPr>
          <w:p w14:paraId="460A0E5F" w14:textId="77777777" w:rsidR="003A18BB" w:rsidRPr="00261E78" w:rsidRDefault="003A18BB" w:rsidP="005169FC">
            <w:pPr>
              <w:jc w:val="center"/>
              <w:rPr>
                <w:rFonts w:eastAsia="DengXian"/>
                <w:sz w:val="20"/>
                <w:szCs w:val="20"/>
              </w:rPr>
            </w:pPr>
            <w:r w:rsidRPr="00261E78">
              <w:rPr>
                <w:rFonts w:eastAsia="DengXian"/>
                <w:sz w:val="20"/>
                <w:szCs w:val="20"/>
              </w:rPr>
              <w:t>(0.041)</w:t>
            </w:r>
          </w:p>
        </w:tc>
      </w:tr>
      <w:tr w:rsidR="003A18BB" w:rsidRPr="00261E78" w14:paraId="0620A6BB" w14:textId="77777777" w:rsidTr="005169FC">
        <w:trPr>
          <w:trHeight w:val="260"/>
        </w:trPr>
        <w:tc>
          <w:tcPr>
            <w:tcW w:w="4452" w:type="dxa"/>
            <w:tcBorders>
              <w:top w:val="nil"/>
              <w:left w:val="nil"/>
              <w:bottom w:val="nil"/>
              <w:right w:val="nil"/>
            </w:tcBorders>
            <w:noWrap/>
            <w:vAlign w:val="center"/>
            <w:hideMark/>
          </w:tcPr>
          <w:p w14:paraId="57EB8DC9" w14:textId="0F8CB704" w:rsidR="003A18BB" w:rsidRPr="00261E78" w:rsidRDefault="00936D05" w:rsidP="005169FC">
            <w:pPr>
              <w:rPr>
                <w:rFonts w:eastAsia="DengXian"/>
                <w:sz w:val="20"/>
                <w:szCs w:val="20"/>
              </w:rPr>
            </w:pPr>
            <w:r w:rsidRPr="00261E78">
              <w:rPr>
                <w:rFonts w:eastAsia="DengXian"/>
                <w:sz w:val="20"/>
                <w:szCs w:val="20"/>
              </w:rPr>
              <w:t>answer timing FE</w:t>
            </w:r>
          </w:p>
        </w:tc>
        <w:tc>
          <w:tcPr>
            <w:tcW w:w="2416" w:type="dxa"/>
            <w:tcBorders>
              <w:top w:val="nil"/>
              <w:left w:val="nil"/>
              <w:bottom w:val="nil"/>
              <w:right w:val="nil"/>
            </w:tcBorders>
            <w:noWrap/>
            <w:vAlign w:val="center"/>
            <w:hideMark/>
          </w:tcPr>
          <w:p w14:paraId="02AB3B61"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492" w:type="dxa"/>
            <w:tcBorders>
              <w:top w:val="nil"/>
              <w:left w:val="nil"/>
              <w:bottom w:val="nil"/>
              <w:right w:val="nil"/>
            </w:tcBorders>
            <w:noWrap/>
            <w:vAlign w:val="center"/>
            <w:hideMark/>
          </w:tcPr>
          <w:p w14:paraId="7E11A62A"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3EDCD865" w14:textId="77777777" w:rsidTr="005169FC">
        <w:trPr>
          <w:trHeight w:val="270"/>
        </w:trPr>
        <w:tc>
          <w:tcPr>
            <w:tcW w:w="4452" w:type="dxa"/>
            <w:tcBorders>
              <w:top w:val="nil"/>
              <w:left w:val="nil"/>
              <w:bottom w:val="single" w:sz="8" w:space="0" w:color="auto"/>
              <w:right w:val="nil"/>
            </w:tcBorders>
            <w:noWrap/>
            <w:vAlign w:val="center"/>
            <w:hideMark/>
          </w:tcPr>
          <w:p w14:paraId="2DA8F594" w14:textId="77777777" w:rsidR="003A18BB" w:rsidRPr="00261E78" w:rsidRDefault="003A18BB" w:rsidP="005169FC">
            <w:pPr>
              <w:rPr>
                <w:rFonts w:eastAsia="DengXian"/>
                <w:sz w:val="20"/>
                <w:szCs w:val="20"/>
              </w:rPr>
            </w:pPr>
            <w:r w:rsidRPr="00261E78">
              <w:rPr>
                <w:rFonts w:eastAsia="DengXian"/>
                <w:sz w:val="20"/>
                <w:szCs w:val="20"/>
              </w:rPr>
              <w:t>other controls</w:t>
            </w:r>
          </w:p>
        </w:tc>
        <w:tc>
          <w:tcPr>
            <w:tcW w:w="2416" w:type="dxa"/>
            <w:tcBorders>
              <w:top w:val="nil"/>
              <w:left w:val="nil"/>
              <w:bottom w:val="single" w:sz="8" w:space="0" w:color="auto"/>
              <w:right w:val="nil"/>
            </w:tcBorders>
            <w:noWrap/>
            <w:vAlign w:val="center"/>
            <w:hideMark/>
          </w:tcPr>
          <w:p w14:paraId="45E1F799"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492" w:type="dxa"/>
            <w:tcBorders>
              <w:top w:val="nil"/>
              <w:left w:val="nil"/>
              <w:bottom w:val="single" w:sz="8" w:space="0" w:color="auto"/>
              <w:right w:val="nil"/>
            </w:tcBorders>
            <w:noWrap/>
            <w:vAlign w:val="center"/>
            <w:hideMark/>
          </w:tcPr>
          <w:p w14:paraId="08E47157"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7F046C51" w14:textId="77777777" w:rsidTr="005169FC">
        <w:trPr>
          <w:trHeight w:val="283"/>
        </w:trPr>
        <w:tc>
          <w:tcPr>
            <w:tcW w:w="4452" w:type="dxa"/>
            <w:tcBorders>
              <w:top w:val="single" w:sz="8" w:space="0" w:color="auto"/>
              <w:left w:val="nil"/>
              <w:bottom w:val="single" w:sz="12" w:space="0" w:color="auto"/>
              <w:right w:val="nil"/>
            </w:tcBorders>
            <w:noWrap/>
            <w:vAlign w:val="center"/>
            <w:hideMark/>
          </w:tcPr>
          <w:p w14:paraId="3966609A" w14:textId="77777777" w:rsidR="003A18BB" w:rsidRPr="00261E78" w:rsidRDefault="003A18BB" w:rsidP="005169FC">
            <w:pPr>
              <w:rPr>
                <w:rFonts w:eastAsia="DengXian"/>
                <w:sz w:val="20"/>
                <w:szCs w:val="20"/>
              </w:rPr>
            </w:pPr>
            <w:r w:rsidRPr="00261E78">
              <w:rPr>
                <w:rFonts w:eastAsia="DengXian"/>
                <w:sz w:val="20"/>
                <w:szCs w:val="20"/>
              </w:rPr>
              <w:t>N</w:t>
            </w:r>
          </w:p>
        </w:tc>
        <w:tc>
          <w:tcPr>
            <w:tcW w:w="2416" w:type="dxa"/>
            <w:tcBorders>
              <w:top w:val="single" w:sz="8" w:space="0" w:color="auto"/>
              <w:left w:val="nil"/>
              <w:bottom w:val="single" w:sz="12" w:space="0" w:color="auto"/>
              <w:right w:val="nil"/>
            </w:tcBorders>
            <w:noWrap/>
            <w:vAlign w:val="center"/>
            <w:hideMark/>
          </w:tcPr>
          <w:p w14:paraId="2794B97B" w14:textId="77777777" w:rsidR="003A18BB" w:rsidRPr="00261E78" w:rsidRDefault="003A18BB" w:rsidP="005169FC">
            <w:pPr>
              <w:jc w:val="center"/>
              <w:rPr>
                <w:rFonts w:eastAsia="DengXian"/>
                <w:sz w:val="20"/>
                <w:szCs w:val="20"/>
              </w:rPr>
            </w:pPr>
            <w:r w:rsidRPr="00261E78">
              <w:rPr>
                <w:rFonts w:eastAsia="DengXian"/>
                <w:sz w:val="20"/>
                <w:szCs w:val="20"/>
              </w:rPr>
              <w:t>1,697</w:t>
            </w:r>
          </w:p>
        </w:tc>
        <w:tc>
          <w:tcPr>
            <w:tcW w:w="2492" w:type="dxa"/>
            <w:tcBorders>
              <w:top w:val="single" w:sz="8" w:space="0" w:color="auto"/>
              <w:left w:val="nil"/>
              <w:bottom w:val="single" w:sz="12" w:space="0" w:color="auto"/>
              <w:right w:val="nil"/>
            </w:tcBorders>
            <w:noWrap/>
            <w:vAlign w:val="center"/>
            <w:hideMark/>
          </w:tcPr>
          <w:p w14:paraId="0F9C6CBE" w14:textId="77777777" w:rsidR="003A18BB" w:rsidRPr="00261E78" w:rsidRDefault="003A18BB" w:rsidP="005169FC">
            <w:pPr>
              <w:jc w:val="center"/>
              <w:rPr>
                <w:rFonts w:eastAsia="DengXian"/>
                <w:sz w:val="20"/>
                <w:szCs w:val="20"/>
              </w:rPr>
            </w:pPr>
            <w:r w:rsidRPr="00261E78">
              <w:rPr>
                <w:rFonts w:eastAsia="DengXian"/>
                <w:sz w:val="20"/>
                <w:szCs w:val="20"/>
              </w:rPr>
              <w:t>1,945</w:t>
            </w:r>
          </w:p>
        </w:tc>
      </w:tr>
    </w:tbl>
    <w:p w14:paraId="4B3D80B3" w14:textId="1E5D4C42" w:rsidR="003A18BB" w:rsidRPr="00261E78" w:rsidRDefault="003A18BB" w:rsidP="00A86F82">
      <w:pPr>
        <w:pStyle w:val="Notes"/>
      </w:pPr>
      <w:r w:rsidRPr="00261E78">
        <w:lastRenderedPageBreak/>
        <w:t>Note: 1. ***p&lt;0.001; **p&lt;0.01; *p&lt;0.05.</w:t>
      </w:r>
      <w:r w:rsidRPr="00261E78" w:rsidDel="003A18BB">
        <w:t xml:space="preserve"> </w:t>
      </w:r>
      <w:r w:rsidR="00936D05" w:rsidRPr="00261E78">
        <w:br/>
        <w:t>2. Answer timing FE indicates the date on which the answer was posted.</w:t>
      </w:r>
    </w:p>
    <w:p w14:paraId="22962411" w14:textId="39003E23" w:rsidR="007C0428" w:rsidRPr="00261E78" w:rsidRDefault="007C0428" w:rsidP="00A86F82">
      <w:pPr>
        <w:pStyle w:val="Heading1"/>
      </w:pPr>
      <w:r w:rsidRPr="00261E78">
        <w:t>Discussion</w:t>
      </w:r>
    </w:p>
    <w:p w14:paraId="5D68D7BE" w14:textId="563D0977" w:rsidR="00FE702D" w:rsidRPr="00261E78" w:rsidRDefault="00FE702D" w:rsidP="00E93697">
      <w:pPr>
        <w:pStyle w:val="Heading2"/>
      </w:pPr>
      <w:r w:rsidRPr="00261E78">
        <w:t>Is There a</w:t>
      </w:r>
      <w:r w:rsidR="007F6281" w:rsidRPr="00261E78">
        <w:t>n Illusion of Authority for AI-</w:t>
      </w:r>
      <w:r w:rsidR="00473F8E">
        <w:t>G</w:t>
      </w:r>
      <w:r w:rsidR="007F6281" w:rsidRPr="00261E78">
        <w:t>enerated Answers</w:t>
      </w:r>
      <w:r w:rsidRPr="00261E78">
        <w:t>?</w:t>
      </w:r>
    </w:p>
    <w:p w14:paraId="78AF4918" w14:textId="2E3E6944" w:rsidR="00994819" w:rsidRPr="00261E78" w:rsidRDefault="00994819" w:rsidP="00A86F82">
      <w:pPr>
        <w:pStyle w:val="Paragraph0"/>
      </w:pPr>
      <w:r w:rsidRPr="00261E78">
        <w:t>Having established that AI-generated answers deter human participation partly through a source effect</w:t>
      </w:r>
      <w:r w:rsidR="002B7DE4">
        <w:t xml:space="preserve"> (i.e., </w:t>
      </w:r>
      <w:r w:rsidRPr="00261E78">
        <w:t>users responding negatively simply because content comes from AI</w:t>
      </w:r>
      <w:r w:rsidR="002B7DE4">
        <w:t xml:space="preserve">), </w:t>
      </w:r>
      <w:r w:rsidRPr="00261E78">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61E78" w:rsidRDefault="00994819" w:rsidP="00A86F82">
      <w:pPr>
        <w:pStyle w:val="Paragraph0"/>
      </w:pPr>
      <w:r w:rsidRPr="00261E78">
        <w:t>This comparison serves two</w:t>
      </w:r>
      <w:r w:rsidR="00FE04EF" w:rsidRPr="00261E78">
        <w:t xml:space="preserve"> </w:t>
      </w:r>
      <w:r w:rsidRPr="00261E78">
        <w:t xml:space="preserve">purposes. First, it helps us understand the nature of the source effect. If high-reputation humans also deter participation through their mere presence (controlling for content quality), this would suggest </w:t>
      </w:r>
      <w:r w:rsidR="00473F8E">
        <w:t xml:space="preserve">that </w:t>
      </w:r>
      <w:r w:rsidRPr="00261E78">
        <w:t>users defer to any perceived authority figure. However, if only AI produces this effect, it indicates something psychologically distinct about AI as a source. Second, this analysis tests for an “illusion of authority” specifically around AI</w:t>
      </w:r>
      <w:r w:rsidR="005774E5">
        <w:t xml:space="preserve">, </w:t>
      </w:r>
      <w:r w:rsidRPr="00261E78">
        <w:t>a phenomenon where users attribute excessive credibility or finality to AI-generated content</w:t>
      </w:r>
      <w:r w:rsidR="00D1059C">
        <w:t>,</w:t>
      </w:r>
      <w:r w:rsidRPr="00261E78">
        <w:t xml:space="preserve"> regardless of its actual quality, treating AI answers as more authoritative than equally high-quality human contributions.</w:t>
      </w:r>
    </w:p>
    <w:p w14:paraId="72855B7A" w14:textId="77777777" w:rsidR="00994819" w:rsidRPr="00261E78" w:rsidRDefault="00994819" w:rsidP="00994819">
      <w:pPr>
        <w:pStyle w:val="Paragraph0"/>
      </w:pPr>
      <w:r w:rsidRPr="00261E78">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61E78" w:rsidRDefault="00994819" w:rsidP="00A86F82">
      <w:pPr>
        <w:pStyle w:val="Paragraph0"/>
      </w:pPr>
      <w:r w:rsidRPr="00261E78">
        <w:t>We implement our test using the following specification:</w:t>
      </w:r>
    </w:p>
    <w:p w14:paraId="43937B82" w14:textId="391D19AB" w:rsidR="00FE702D" w:rsidRPr="00261E78" w:rsidRDefault="00FE702D" w:rsidP="00FE702D">
      <w:pPr>
        <w:pStyle w:val="Equation"/>
        <w:spacing w:before="120" w:after="120"/>
      </w:pPr>
      <w:r w:rsidRPr="00261E78">
        <w:rPr>
          <w:rFonts w:eastAsiaTheme="minorEastAsia"/>
          <w:i/>
          <w:iCs/>
        </w:rPr>
        <w:t>answerNum</w:t>
      </w:r>
      <w:r w:rsidRPr="00261E78">
        <w:rPr>
          <w:rFonts w:eastAsiaTheme="minorEastAsia"/>
          <w:i/>
          <w:iCs/>
          <w:vertAlign w:val="subscript"/>
        </w:rPr>
        <w:t>i</w:t>
      </w:r>
      <w:r w:rsidRPr="00261E78">
        <w:rPr>
          <w:i/>
          <w:iCs/>
        </w:rPr>
        <w:t xml:space="preserve"> = </w:t>
      </w:r>
      <w:r w:rsidRPr="00261E78">
        <w:rPr>
          <w:rFonts w:ascii="Symbol" w:eastAsia="Symbol" w:hAnsi="Symbol" w:cs="Symbol"/>
          <w:i/>
          <w:iCs/>
        </w:rPr>
        <w:t></w:t>
      </w:r>
      <w:r w:rsidRPr="00261E78">
        <w:rPr>
          <w:i/>
          <w:iCs/>
          <w:vertAlign w:val="subscript"/>
        </w:rPr>
        <w:t>0</w:t>
      </w:r>
      <w:r w:rsidRPr="00261E78">
        <w:rPr>
          <w:i/>
          <w:iCs/>
        </w:rPr>
        <w:t xml:space="preserve"> + </w:t>
      </w:r>
      <w:r w:rsidRPr="00261E78">
        <w:rPr>
          <w:rFonts w:ascii="Symbol" w:eastAsia="Symbol" w:hAnsi="Symbol" w:cs="Symbol"/>
          <w:i/>
          <w:iCs/>
        </w:rPr>
        <w:t></w:t>
      </w:r>
      <w:r w:rsidRPr="00261E78">
        <w:rPr>
          <w:i/>
          <w:iCs/>
          <w:vertAlign w:val="subscript"/>
        </w:rPr>
        <w:t xml:space="preserve">1 </w:t>
      </w:r>
      <w:r w:rsidRPr="00261E78">
        <w:rPr>
          <w:i/>
          <w:iCs/>
        </w:rPr>
        <w:t>AI</w:t>
      </w:r>
      <w:r w:rsidRPr="00261E78">
        <w:rPr>
          <w:i/>
          <w:iCs/>
          <w:vertAlign w:val="subscript"/>
        </w:rPr>
        <w:t>i</w:t>
      </w:r>
      <w:r w:rsidRPr="00261E78">
        <w:rPr>
          <w:i/>
          <w:iCs/>
        </w:rPr>
        <w:t xml:space="preserve"> +</w:t>
      </w:r>
      <w:r w:rsidRPr="00261E78">
        <w:rPr>
          <w:rFonts w:ascii="Symbol" w:eastAsia="Symbol" w:hAnsi="Symbol" w:cs="Symbol"/>
          <w:i/>
          <w:iCs/>
        </w:rPr>
        <w:t></w:t>
      </w:r>
      <w:r w:rsidRPr="00261E78">
        <w:rPr>
          <w:rFonts w:ascii="Symbol" w:eastAsia="Symbol" w:hAnsi="Symbol" w:cs="Symbol"/>
          <w:i/>
          <w:iCs/>
        </w:rPr>
        <w:t></w:t>
      </w:r>
      <w:r w:rsidRPr="00261E78">
        <w:rPr>
          <w:rFonts w:eastAsiaTheme="minorEastAsia"/>
          <w:i/>
          <w:iCs/>
          <w:vertAlign w:val="subscript"/>
        </w:rPr>
        <w:t>2</w:t>
      </w:r>
      <w:r w:rsidRPr="00261E78">
        <w:rPr>
          <w:rFonts w:eastAsiaTheme="minorEastAsia"/>
          <w:i/>
          <w:iCs/>
        </w:rPr>
        <w:t xml:space="preserve"> reputation</w:t>
      </w:r>
      <w:r w:rsidRPr="00261E78">
        <w:rPr>
          <w:rFonts w:eastAsiaTheme="minorEastAsia"/>
          <w:i/>
          <w:iCs/>
          <w:vertAlign w:val="subscript"/>
        </w:rPr>
        <w:t>i</w:t>
      </w:r>
      <w:r w:rsidRPr="00261E78">
        <w:rPr>
          <w:rFonts w:eastAsiaTheme="minorEastAsia"/>
          <w:i/>
          <w:iCs/>
        </w:rPr>
        <w:t xml:space="preserve"> </w:t>
      </w:r>
      <w:r w:rsidRPr="00261E78">
        <w:rPr>
          <w:i/>
          <w:iCs/>
        </w:rPr>
        <w:t xml:space="preserve">+ </w:t>
      </w:r>
      <w:r w:rsidRPr="00261E78">
        <w:rPr>
          <w:rFonts w:ascii="Symbol" w:eastAsia="Symbol" w:hAnsi="Symbol" w:cs="Symbol"/>
          <w:i/>
          <w:iCs/>
        </w:rPr>
        <w:t></w:t>
      </w:r>
      <w:r w:rsidRPr="00261E78">
        <w:rPr>
          <w:i/>
          <w:iCs/>
          <w:vertAlign w:val="subscript"/>
        </w:rPr>
        <w:t xml:space="preserve">3 </w:t>
      </w:r>
      <w:r w:rsidR="00BE3074" w:rsidRPr="00261E78">
        <w:rPr>
          <w:i/>
          <w:iCs/>
        </w:rPr>
        <w:t>q</w:t>
      </w:r>
      <w:r w:rsidRPr="00261E78">
        <w:rPr>
          <w:i/>
          <w:iCs/>
        </w:rPr>
        <w:t>uality</w:t>
      </w:r>
      <w:r w:rsidR="00437599" w:rsidRPr="00261E78">
        <w:rPr>
          <w:i/>
          <w:iCs/>
        </w:rPr>
        <w:t>1Ans</w:t>
      </w:r>
      <w:r w:rsidRPr="00261E78">
        <w:rPr>
          <w:i/>
          <w:iCs/>
          <w:vertAlign w:val="subscript"/>
        </w:rPr>
        <w:t>i</w:t>
      </w:r>
      <w:r w:rsidRPr="00261E78">
        <w:rPr>
          <w:i/>
          <w:iCs/>
        </w:rPr>
        <w:t xml:space="preserve"> + </w:t>
      </w:r>
      <w:r w:rsidRPr="00261E78">
        <w:rPr>
          <w:rFonts w:ascii="Symbol" w:eastAsia="Symbol" w:hAnsi="Symbol" w:cs="Symbol"/>
          <w:i/>
          <w:iCs/>
        </w:rPr>
        <w:t></w:t>
      </w:r>
      <w:r w:rsidRPr="00261E78">
        <w:rPr>
          <w:i/>
          <w:iCs/>
        </w:rPr>
        <w:t>X</w:t>
      </w:r>
      <w:r w:rsidRPr="00261E78">
        <w:rPr>
          <w:i/>
          <w:iCs/>
          <w:vertAlign w:val="subscript"/>
        </w:rPr>
        <w:t>i</w:t>
      </w:r>
      <w:r w:rsidRPr="00261E78">
        <w:rPr>
          <w:i/>
          <w:iCs/>
        </w:rPr>
        <w:t xml:space="preserve"> + questionTiming</w:t>
      </w:r>
      <w:r w:rsidRPr="00261E78">
        <w:rPr>
          <w:i/>
          <w:iCs/>
          <w:vertAlign w:val="subscript"/>
        </w:rPr>
        <w:t>i</w:t>
      </w:r>
      <w:r w:rsidRPr="00261E78">
        <w:rPr>
          <w:i/>
          <w:iCs/>
        </w:rPr>
        <w:t xml:space="preserve"> + </w:t>
      </w:r>
      <w:r w:rsidRPr="00261E78">
        <w:rPr>
          <w:rFonts w:ascii="Symbol" w:eastAsia="Symbol" w:hAnsi="Symbol" w:cs="Symbol"/>
          <w:i/>
          <w:iCs/>
        </w:rPr>
        <w:t></w:t>
      </w:r>
      <w:r w:rsidRPr="00261E78">
        <w:rPr>
          <w:rFonts w:eastAsia="Symbol"/>
          <w:i/>
          <w:iCs/>
          <w:vertAlign w:val="subscript"/>
        </w:rPr>
        <w:t>i</w:t>
      </w:r>
      <w:r w:rsidRPr="00261E78">
        <w:rPr>
          <w:rFonts w:eastAsiaTheme="minorEastAsia"/>
        </w:rPr>
        <w:tab/>
        <w:t>(4</w:t>
      </w:r>
      <w:r w:rsidRPr="00261E78">
        <w:t>)</w:t>
      </w:r>
    </w:p>
    <w:p w14:paraId="1D97370C" w14:textId="38F50FDC" w:rsidR="002555BF" w:rsidRPr="00261E78" w:rsidRDefault="002555BF" w:rsidP="00EB4B15">
      <w:pPr>
        <w:pStyle w:val="Paragraph0"/>
        <w:ind w:firstLine="0"/>
      </w:pPr>
      <w:r w:rsidRPr="00261E78">
        <w:lastRenderedPageBreak/>
        <w:t xml:space="preserve">where </w:t>
      </w:r>
      <w:r w:rsidRPr="00261E78">
        <w:rPr>
          <w:i/>
          <w:iCs/>
        </w:rPr>
        <w:t>i</w:t>
      </w:r>
      <w:r w:rsidRPr="00261E78">
        <w:t xml:space="preserve"> indexes individual questions, and </w:t>
      </w:r>
      <w:r w:rsidRPr="00261E78">
        <w:rPr>
          <w:i/>
          <w:iCs/>
        </w:rPr>
        <w:t>AI</w:t>
      </w:r>
      <w:r w:rsidRPr="00261E78">
        <w:rPr>
          <w:i/>
          <w:iCs/>
          <w:vertAlign w:val="subscript"/>
        </w:rPr>
        <w:t>i</w:t>
      </w:r>
      <w:r w:rsidRPr="00261E78">
        <w:rPr>
          <w:i/>
          <w:iCs/>
        </w:rPr>
        <w:t xml:space="preserve"> </w:t>
      </w:r>
      <w:r w:rsidRPr="00261E78">
        <w:t xml:space="preserve">indicates whether question </w:t>
      </w:r>
      <w:r w:rsidRPr="00261E78">
        <w:rPr>
          <w:i/>
          <w:iCs/>
        </w:rPr>
        <w:t>i</w:t>
      </w:r>
      <w:r w:rsidRPr="00261E78">
        <w:t xml:space="preserve"> received an AI-generated answer. </w:t>
      </w:r>
      <w:r w:rsidRPr="00261E78">
        <w:rPr>
          <w:i/>
          <w:iCs/>
        </w:rPr>
        <w:t>reputation</w:t>
      </w:r>
      <w:r w:rsidRPr="00261E78">
        <w:rPr>
          <w:i/>
          <w:iCs/>
          <w:vertAlign w:val="subscript"/>
        </w:rPr>
        <w:t>i</w:t>
      </w:r>
      <w:r w:rsidRPr="00261E78">
        <w:rPr>
          <w:i/>
          <w:iCs/>
        </w:rPr>
        <w:t xml:space="preserve"> </w:t>
      </w:r>
      <w:r w:rsidRPr="00261E78">
        <w:t>is the first answerer’s reputation score (a</w:t>
      </w:r>
      <w:r w:rsidR="007B1B0F" w:rsidRPr="00261E78">
        <w:t>n</w:t>
      </w:r>
      <w:r w:rsidRPr="00261E78">
        <w:t xml:space="preserve"> integer that varies across answerers), measured at the time when their answer was provided. If the first answer is generated by AI, then </w:t>
      </w:r>
      <w:r w:rsidRPr="00261E78">
        <w:rPr>
          <w:i/>
          <w:iCs/>
        </w:rPr>
        <w:t>reputation</w:t>
      </w:r>
      <w:r w:rsidRPr="00261E78">
        <w:rPr>
          <w:i/>
          <w:iCs/>
          <w:vertAlign w:val="subscript"/>
        </w:rPr>
        <w:t>i</w:t>
      </w:r>
      <w:r w:rsidRPr="00261E78">
        <w:rPr>
          <w:i/>
          <w:iCs/>
        </w:rPr>
        <w:t xml:space="preserve"> </w:t>
      </w:r>
      <w:r w:rsidRPr="00261E78">
        <w:t xml:space="preserve">is set to 0. In the model, we can compare the source effect of AI-generated answers (captured by </w:t>
      </w:r>
      <w:r w:rsidRPr="00261E78">
        <w:rPr>
          <w:i/>
          <w:iCs/>
        </w:rPr>
        <w:t>β</w:t>
      </w:r>
      <w:r w:rsidRPr="00261E78">
        <w:rPr>
          <w:i/>
          <w:iCs/>
          <w:vertAlign w:val="subscript"/>
        </w:rPr>
        <w:t>1</w:t>
      </w:r>
      <w:r w:rsidRPr="00261E78">
        <w:rPr>
          <w:i/>
          <w:iCs/>
        </w:rPr>
        <w:t xml:space="preserve"> </w:t>
      </w:r>
      <w:r w:rsidRPr="00261E78">
        <w:t xml:space="preserve">when </w:t>
      </w:r>
      <w:r w:rsidR="00BE3074" w:rsidRPr="00261E78">
        <w:rPr>
          <w:i/>
          <w:iCs/>
        </w:rPr>
        <w:t>quality1Ans</w:t>
      </w:r>
      <w:r w:rsidR="00BE3074" w:rsidRPr="00261E78">
        <w:rPr>
          <w:i/>
          <w:iCs/>
          <w:vertAlign w:val="subscript"/>
        </w:rPr>
        <w:t>i</w:t>
      </w:r>
      <w:r w:rsidR="00BE3074" w:rsidRPr="00261E78">
        <w:rPr>
          <w:i/>
          <w:iCs/>
        </w:rPr>
        <w:t xml:space="preserve"> </w:t>
      </w:r>
      <w:r w:rsidRPr="00261E78">
        <w:t xml:space="preserve">is controlled for) against the reputation effect of human answerers (reflected in </w:t>
      </w:r>
      <w:r w:rsidRPr="00261E78">
        <w:rPr>
          <w:i/>
          <w:iCs/>
        </w:rPr>
        <w:t>β</w:t>
      </w:r>
      <w:r w:rsidRPr="00261E78">
        <w:rPr>
          <w:i/>
          <w:iCs/>
          <w:vertAlign w:val="subscript"/>
        </w:rPr>
        <w:t>2</w:t>
      </w:r>
      <w:r w:rsidRPr="00261E78">
        <w:t>) in a regression. Other variables are the same as specified in Equation 1.</w:t>
      </w:r>
    </w:p>
    <w:p w14:paraId="6EB11E60" w14:textId="04DAF39D" w:rsidR="002A34FD" w:rsidRPr="00261E78" w:rsidRDefault="002555BF" w:rsidP="002555BF">
      <w:pPr>
        <w:pStyle w:val="Paragraph0"/>
      </w:pPr>
      <w:r w:rsidRPr="00261E78">
        <w:t xml:space="preserve">For this analysis, we restrict our sample to questions that received at least one answer (either from an AI or a human answerer), excluding all unanswered questions from this analysis. </w:t>
      </w:r>
      <w:r w:rsidR="002A34FD" w:rsidRPr="00261E78">
        <w:t xml:space="preserve">This restriction is necessary because our analysis requires meaningful variation in both </w:t>
      </w:r>
      <w:r w:rsidR="002A34FD" w:rsidRPr="00261E78">
        <w:rPr>
          <w:i/>
          <w:iCs/>
        </w:rPr>
        <w:t>AI</w:t>
      </w:r>
      <w:r w:rsidR="002A34FD" w:rsidRPr="00261E78">
        <w:rPr>
          <w:i/>
          <w:iCs/>
          <w:vertAlign w:val="subscript"/>
        </w:rPr>
        <w:t>i</w:t>
      </w:r>
      <w:r w:rsidR="002A34FD" w:rsidRPr="00261E78">
        <w:rPr>
          <w:i/>
          <w:iCs/>
        </w:rPr>
        <w:t xml:space="preserve"> </w:t>
      </w:r>
      <w:r w:rsidR="002A34FD" w:rsidRPr="00261E78">
        <w:t xml:space="preserve">and </w:t>
      </w:r>
      <w:r w:rsidR="002A34FD" w:rsidRPr="00261E78">
        <w:rPr>
          <w:i/>
          <w:iCs/>
        </w:rPr>
        <w:t>reputation</w:t>
      </w:r>
      <w:r w:rsidR="002A34FD" w:rsidRPr="00261E78">
        <w:rPr>
          <w:i/>
          <w:iCs/>
          <w:vertAlign w:val="subscript"/>
        </w:rPr>
        <w:t>i</w:t>
      </w:r>
      <w:r w:rsidR="002A34FD" w:rsidRPr="00261E78">
        <w:rPr>
          <w:i/>
          <w:iCs/>
        </w:rPr>
        <w:t xml:space="preserve"> </w:t>
      </w:r>
      <w:r w:rsidR="002A34FD" w:rsidRPr="00261E78">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61E78">
        <w:t xml:space="preserve"> and prevent the simultaneous estimation and comparison that our analysis requires.</w:t>
      </w:r>
    </w:p>
    <w:p w14:paraId="12DFB69C" w14:textId="6F8F7031" w:rsidR="00E81C9C" w:rsidRPr="00261E78" w:rsidRDefault="00E81C9C" w:rsidP="00A86F82">
      <w:pPr>
        <w:pStyle w:val="Paragraph0"/>
      </w:pPr>
      <w:r w:rsidRPr="00261E78">
        <w:t>Table 14 presents our results. Column 1 reproduces our previously established AI source effect controlling for content quality (</w:t>
      </w:r>
      <w:r w:rsidRPr="00261E78">
        <w:rPr>
          <w:i/>
          <w:iCs/>
        </w:rPr>
        <w:t>β</w:t>
      </w:r>
      <w:r w:rsidRPr="00261E78">
        <w:t xml:space="preserve"> = -0.113, p &lt; 0.001), serving as the benchmark for comparison. Column 2 tests whether </w:t>
      </w:r>
      <w:r w:rsidR="00E40475" w:rsidRPr="00261E78">
        <w:t xml:space="preserve">the </w:t>
      </w:r>
      <w:r w:rsidRPr="00261E78">
        <w:t>first answerer</w:t>
      </w:r>
      <w:r w:rsidR="00DD705B" w:rsidRPr="00261E78">
        <w:t>’s</w:t>
      </w:r>
      <w:r w:rsidRPr="00261E78">
        <w:t xml:space="preserve"> reputation produces a similar deterrent effect by including </w:t>
      </w:r>
      <w:r w:rsidRPr="00261E78">
        <w:rPr>
          <w:i/>
          <w:iCs/>
        </w:rPr>
        <w:t>reputation</w:t>
      </w:r>
      <w:r w:rsidRPr="00261E78">
        <w:rPr>
          <w:i/>
          <w:iCs/>
          <w:vertAlign w:val="subscript"/>
        </w:rPr>
        <w:t>i</w:t>
      </w:r>
      <w:r w:rsidRPr="00261E78">
        <w:t xml:space="preserve"> as a linear term. We find no significant association—unlike AI’s strong negative effect, high-reputation human answerers do not deter subsequent participation.</w:t>
      </w:r>
    </w:p>
    <w:p w14:paraId="51C89927" w14:textId="274950B0" w:rsidR="00E81C9C" w:rsidRPr="00261E78" w:rsidRDefault="00E81C9C" w:rsidP="00A86F82">
      <w:pPr>
        <w:pStyle w:val="Paragraph0"/>
      </w:pPr>
      <w:r w:rsidRPr="00261E78">
        <w:t>Column 3 allows for potential non</w:t>
      </w:r>
      <w:r w:rsidR="006E793D">
        <w:t>-</w:t>
      </w:r>
      <w:r w:rsidRPr="00261E78">
        <w:t xml:space="preserve">linear reputation effects by including a cubic polynomial of </w:t>
      </w:r>
      <w:r w:rsidRPr="00261E78">
        <w:rPr>
          <w:i/>
          <w:iCs/>
        </w:rPr>
        <w:t>reputation</w:t>
      </w:r>
      <w:r w:rsidRPr="00261E78">
        <w:rPr>
          <w:i/>
          <w:iCs/>
          <w:vertAlign w:val="subscript"/>
        </w:rPr>
        <w:t>i</w:t>
      </w:r>
      <w:r w:rsidRPr="00261E78">
        <w:t xml:space="preserve">. This flexible specification accommodates the possibility that reputation effects might only emerge at very high levels or might follow a complex pattern. </w:t>
      </w:r>
      <w:r w:rsidRPr="00261E78">
        <w:lastRenderedPageBreak/>
        <w:t>However, even with this more general functional form, we find no significant reputation effect at any level.</w:t>
      </w:r>
    </w:p>
    <w:p w14:paraId="17A852C6" w14:textId="79ABA35C" w:rsidR="00E81C9C" w:rsidRPr="00261E78" w:rsidRDefault="00E81C9C" w:rsidP="00A86F82">
      <w:pPr>
        <w:pStyle w:val="Paragraph0"/>
      </w:pPr>
      <w:r w:rsidRPr="00261E78">
        <w:t xml:space="preserve">Column 4 implements a particularly stringent test by creating a binary indicator for answerers with reputation scores exceeding 48,911. </w:t>
      </w:r>
      <w:r w:rsidR="00957879" w:rsidRPr="00261E78">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61E78">
        <w:t>Yet even these elite answerers</w:t>
      </w:r>
      <w:r w:rsidR="007852CA" w:rsidRPr="00261E78">
        <w:t xml:space="preserve"> </w:t>
      </w:r>
      <w:r w:rsidRPr="00261E78">
        <w:t>fail to generate a deterrent effect (</w:t>
      </w:r>
      <w:r w:rsidRPr="00261E78">
        <w:rPr>
          <w:i/>
          <w:iCs/>
        </w:rPr>
        <w:t>β</w:t>
      </w:r>
      <w:r w:rsidRPr="00261E78">
        <w:t xml:space="preserve"> = 0.014, p &gt; 0.10).</w:t>
      </w:r>
    </w:p>
    <w:p w14:paraId="2F7C3518" w14:textId="066AD8D5" w:rsidR="00E81C9C" w:rsidRPr="00261E78" w:rsidRDefault="00E81C9C" w:rsidP="00A86F82">
      <w:pPr>
        <w:pStyle w:val="Paragraph0"/>
      </w:pPr>
      <w:r w:rsidRPr="00261E78">
        <w:t>Across all specifications, the pattern is consistent: AI-generated answers significantly reduce subsequent human participation, while human answerer reputation shows no significant effect regardless of how we model it—linearly, non</w:t>
      </w:r>
      <w:r w:rsidR="006E793D">
        <w:t>-</w:t>
      </w:r>
      <w:r w:rsidRPr="00261E78">
        <w:t>linearly, or as high-reputation status. Critically, all models control for first answer quality, ensuring the AI effect we observe cannot be attributed to superior content.</w:t>
      </w:r>
    </w:p>
    <w:p w14:paraId="4B0DB847" w14:textId="7EA0F20B" w:rsidR="00E81C9C" w:rsidRPr="00261E78" w:rsidRDefault="00E81C9C" w:rsidP="00A86F82">
      <w:pPr>
        <w:pStyle w:val="Paragraph0"/>
      </w:pPr>
      <w:r w:rsidRPr="00261E78">
        <w:t xml:space="preserve">These findings reveal what we term an “illusion of authority” for AI-generated content. Users treat AI answers as uniquely authoritative or definitive, reducing their participation in response to AI’s presence even when </w:t>
      </w:r>
      <w:r w:rsidR="00473F8E">
        <w:t xml:space="preserve">we </w:t>
      </w:r>
      <w:r w:rsidRPr="00261E78">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7F728BB3" w:rsidR="00FE702D" w:rsidRPr="00261E78" w:rsidRDefault="000A10FA" w:rsidP="00FE702D">
      <w:pPr>
        <w:pStyle w:val="TableFiguretitle"/>
      </w:pPr>
      <w:bookmarkStart w:id="33" w:name="_Ref212888203"/>
      <w:bookmarkStart w:id="34" w:name="_Ref194135288"/>
      <w:r w:rsidRPr="00261E78">
        <w:t xml:space="preserve">Table </w:t>
      </w:r>
      <w:fldSimple w:instr=" SEQ Table \* ARABIC ">
        <w:r w:rsidR="00EA10D1" w:rsidRPr="00261E78">
          <w:t>14</w:t>
        </w:r>
      </w:fldSimple>
      <w:bookmarkEnd w:id="33"/>
      <w:bookmarkEnd w:id="34"/>
      <w:r w:rsidRPr="00261E78">
        <w:t xml:space="preserve">. </w:t>
      </w:r>
      <w:r w:rsidR="000D7275" w:rsidRPr="00261E78">
        <w:t xml:space="preserve">Test for whether answers from high-reputation community members produce deterrent effects </w:t>
      </w:r>
      <w:proofErr w:type="gramStart"/>
      <w:r w:rsidR="00473F8E">
        <w:t>similar to</w:t>
      </w:r>
      <w:proofErr w:type="gramEnd"/>
      <w:r w:rsidR="00473F8E">
        <w:t xml:space="preserve"> AI </w:t>
      </w:r>
      <w:r w:rsidR="000D7275" w:rsidRPr="00261E78">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61E78"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61E78" w:rsidRDefault="00FE702D" w:rsidP="00E11844">
            <w:pPr>
              <w:jc w:val="center"/>
              <w:rPr>
                <w:rFonts w:eastAsia="DengXian"/>
                <w:sz w:val="20"/>
                <w:szCs w:val="20"/>
              </w:rPr>
            </w:pPr>
            <w:r w:rsidRPr="00261E78">
              <w:rPr>
                <w:rFonts w:eastAsia="DengXian"/>
                <w:sz w:val="20"/>
                <w:szCs w:val="20"/>
              </w:rPr>
              <w:lastRenderedPageBreak/>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61E78" w:rsidRDefault="00FE702D" w:rsidP="00E11844">
            <w:pPr>
              <w:jc w:val="center"/>
              <w:rPr>
                <w:rFonts w:eastAsia="DengXian"/>
                <w:sz w:val="20"/>
                <w:szCs w:val="20"/>
              </w:rPr>
            </w:pPr>
            <w:r w:rsidRPr="00261E78">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61E78" w:rsidRDefault="00FE702D" w:rsidP="00E11844">
            <w:pPr>
              <w:jc w:val="center"/>
              <w:rPr>
                <w:rFonts w:eastAsia="DengXian"/>
                <w:sz w:val="20"/>
                <w:szCs w:val="20"/>
              </w:rPr>
            </w:pPr>
            <w:r w:rsidRPr="00261E78">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61E78" w:rsidRDefault="00FE702D" w:rsidP="00E11844">
            <w:pPr>
              <w:jc w:val="center"/>
              <w:rPr>
                <w:rFonts w:eastAsia="DengXian"/>
                <w:sz w:val="20"/>
                <w:szCs w:val="20"/>
              </w:rPr>
            </w:pPr>
            <w:r w:rsidRPr="00261E78">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61E78" w:rsidRDefault="00FE702D" w:rsidP="00E11844">
            <w:pPr>
              <w:jc w:val="center"/>
              <w:rPr>
                <w:rFonts w:eastAsia="DengXian"/>
                <w:sz w:val="20"/>
                <w:szCs w:val="20"/>
              </w:rPr>
            </w:pPr>
            <w:r w:rsidRPr="00261E78">
              <w:rPr>
                <w:rFonts w:eastAsia="DengXian"/>
                <w:sz w:val="20"/>
                <w:szCs w:val="20"/>
              </w:rPr>
              <w:t>(4)</w:t>
            </w:r>
          </w:p>
        </w:tc>
      </w:tr>
      <w:tr w:rsidR="00FE702D" w:rsidRPr="00261E78"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61E78"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61E78" w:rsidRDefault="00FE702D" w:rsidP="00E11844">
            <w:pPr>
              <w:jc w:val="center"/>
              <w:rPr>
                <w:rFonts w:eastAsia="DengXian"/>
                <w:sz w:val="20"/>
                <w:szCs w:val="20"/>
              </w:rPr>
            </w:pPr>
            <w:r w:rsidRPr="00261E78">
              <w:rPr>
                <w:rFonts w:eastAsia="DengXian"/>
                <w:sz w:val="20"/>
                <w:szCs w:val="20"/>
              </w:rPr>
              <w:t xml:space="preserve">DV: </w:t>
            </w:r>
            <w:r w:rsidRPr="00261E78">
              <w:rPr>
                <w:i/>
                <w:iCs/>
                <w:sz w:val="20"/>
                <w:szCs w:val="20"/>
              </w:rPr>
              <w:t>answerNum</w:t>
            </w:r>
            <w:r w:rsidRPr="00261E78">
              <w:rPr>
                <w:i/>
                <w:iCs/>
                <w:sz w:val="20"/>
                <w:szCs w:val="20"/>
                <w:vertAlign w:val="subscript"/>
              </w:rPr>
              <w:t>i</w:t>
            </w:r>
          </w:p>
        </w:tc>
      </w:tr>
      <w:tr w:rsidR="00FE702D" w:rsidRPr="00261E78"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61E78" w:rsidRDefault="00FE702D" w:rsidP="00E11844">
            <w:pPr>
              <w:rPr>
                <w:rFonts w:eastAsia="DengXian"/>
                <w:i/>
                <w:iCs/>
                <w:sz w:val="18"/>
                <w:szCs w:val="18"/>
              </w:rPr>
            </w:pPr>
            <w:r w:rsidRPr="00261E78">
              <w:rPr>
                <w:rFonts w:eastAsia="DengXian"/>
                <w:i/>
                <w:iCs/>
                <w:sz w:val="18"/>
                <w:szCs w:val="18"/>
              </w:rPr>
              <w:t>AI</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3</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5</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0</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2</w:t>
            </w:r>
            <w:r w:rsidRPr="00261E78">
              <w:rPr>
                <w:rFonts w:eastAsia="DengXian"/>
                <w:sz w:val="20"/>
                <w:szCs w:val="20"/>
              </w:rPr>
              <w:t>***</w:t>
            </w:r>
          </w:p>
        </w:tc>
      </w:tr>
      <w:tr w:rsidR="00FE702D" w:rsidRPr="00261E78"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61E78"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61E78" w:rsidRDefault="00FE702D" w:rsidP="00E11844">
            <w:pPr>
              <w:jc w:val="center"/>
              <w:rPr>
                <w:rFonts w:eastAsia="DengXian"/>
                <w:sz w:val="20"/>
                <w:szCs w:val="20"/>
              </w:rPr>
            </w:pPr>
            <w:r w:rsidRPr="00261E78">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7</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r>
      <w:tr w:rsidR="00FE702D" w:rsidRPr="00261E78"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61E78" w:rsidRDefault="00FE702D" w:rsidP="00E11844">
            <w:pPr>
              <w:jc w:val="center"/>
              <w:rPr>
                <w:rFonts w:eastAsia="DengXian"/>
                <w:sz w:val="20"/>
                <w:szCs w:val="20"/>
              </w:rPr>
            </w:pPr>
          </w:p>
        </w:tc>
      </w:tr>
      <w:tr w:rsidR="00FE702D" w:rsidRPr="00261E78"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61E78" w:rsidRDefault="00FE702D" w:rsidP="00E11844">
            <w:pPr>
              <w:jc w:val="center"/>
              <w:rPr>
                <w:rFonts w:eastAsia="DengXian"/>
                <w:sz w:val="20"/>
                <w:szCs w:val="20"/>
              </w:rPr>
            </w:pPr>
          </w:p>
        </w:tc>
      </w:tr>
      <w:tr w:rsidR="00FE702D" w:rsidRPr="00261E78"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61E78" w:rsidRDefault="00FE702D" w:rsidP="00E11844">
            <w:pPr>
              <w:rPr>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61E78" w:rsidRDefault="00FE702D" w:rsidP="00E11844">
            <w:pPr>
              <w:jc w:val="center"/>
              <w:rPr>
                <w:rFonts w:eastAsia="DengXian"/>
                <w:sz w:val="20"/>
                <w:szCs w:val="20"/>
              </w:rPr>
            </w:pPr>
          </w:p>
        </w:tc>
      </w:tr>
      <w:tr w:rsidR="00FE702D" w:rsidRPr="00261E78"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61E78" w:rsidRDefault="00FE702D" w:rsidP="00E11844">
            <w:pPr>
              <w:jc w:val="center"/>
              <w:rPr>
                <w:rFonts w:eastAsia="DengXian"/>
                <w:sz w:val="20"/>
                <w:szCs w:val="20"/>
              </w:rPr>
            </w:pPr>
          </w:p>
        </w:tc>
      </w:tr>
      <w:tr w:rsidR="00FE702D" w:rsidRPr="00261E78"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61E78" w:rsidRDefault="00FE702D" w:rsidP="00E11844">
            <w:pPr>
              <w:jc w:val="center"/>
              <w:rPr>
                <w:rFonts w:eastAsia="DengXian"/>
                <w:sz w:val="20"/>
                <w:szCs w:val="20"/>
              </w:rPr>
            </w:pPr>
          </w:p>
        </w:tc>
      </w:tr>
      <w:tr w:rsidR="00FE702D" w:rsidRPr="00261E78"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61E78" w:rsidRDefault="00FE702D" w:rsidP="00E11844">
            <w:pPr>
              <w:jc w:val="center"/>
              <w:rPr>
                <w:rFonts w:eastAsia="DengXian"/>
                <w:sz w:val="20"/>
                <w:szCs w:val="20"/>
              </w:rPr>
            </w:pPr>
          </w:p>
        </w:tc>
      </w:tr>
      <w:tr w:rsidR="00FE702D" w:rsidRPr="00261E78"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61E78" w:rsidRDefault="00FE702D" w:rsidP="00E11844">
            <w:pPr>
              <w:rPr>
                <w:rFonts w:eastAsia="DengXian"/>
                <w:sz w:val="18"/>
                <w:szCs w:val="18"/>
              </w:rPr>
            </w:pPr>
            <w:r w:rsidRPr="00261E78">
              <w:rPr>
                <w:rFonts w:eastAsia="DengXian"/>
                <w:i/>
                <w:iCs/>
                <w:sz w:val="18"/>
                <w:szCs w:val="18"/>
              </w:rPr>
              <w:t>I(reputation</w:t>
            </w:r>
            <w:r w:rsidRPr="00261E78">
              <w:rPr>
                <w:rFonts w:eastAsia="DengXian"/>
                <w:i/>
                <w:iCs/>
                <w:sz w:val="18"/>
                <w:szCs w:val="18"/>
                <w:vertAlign w:val="subscript"/>
              </w:rPr>
              <w:t xml:space="preserve">i </w:t>
            </w:r>
            <w:r w:rsidRPr="00261E78">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61E78"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61E78" w:rsidRDefault="00FE702D" w:rsidP="00E11844">
            <w:pPr>
              <w:jc w:val="center"/>
              <w:rPr>
                <w:rFonts w:eastAsia="DengXian"/>
                <w:sz w:val="20"/>
                <w:szCs w:val="20"/>
              </w:rPr>
            </w:pPr>
            <w:r w:rsidRPr="00261E78">
              <w:rPr>
                <w:rFonts w:eastAsia="DengXian"/>
                <w:sz w:val="20"/>
                <w:szCs w:val="20"/>
              </w:rPr>
              <w:t>0.01</w:t>
            </w:r>
            <w:r w:rsidR="000C39A2" w:rsidRPr="00261E78">
              <w:rPr>
                <w:rFonts w:eastAsia="DengXian"/>
                <w:sz w:val="20"/>
                <w:szCs w:val="20"/>
              </w:rPr>
              <w:t>4</w:t>
            </w:r>
          </w:p>
        </w:tc>
      </w:tr>
      <w:tr w:rsidR="00FE702D" w:rsidRPr="00261E78"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61E78"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61E78"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61E78" w:rsidRDefault="00FE702D" w:rsidP="00E11844">
            <w:pPr>
              <w:jc w:val="center"/>
              <w:rPr>
                <w:rFonts w:eastAsia="DengXian"/>
                <w:sz w:val="20"/>
                <w:szCs w:val="20"/>
              </w:rPr>
            </w:pPr>
            <w:r w:rsidRPr="00261E78">
              <w:rPr>
                <w:rFonts w:eastAsia="DengXian"/>
                <w:sz w:val="20"/>
                <w:szCs w:val="20"/>
              </w:rPr>
              <w:t>(0.0</w:t>
            </w:r>
            <w:r w:rsidR="000C39A2" w:rsidRPr="00261E78">
              <w:rPr>
                <w:rFonts w:eastAsia="DengXian"/>
                <w:sz w:val="20"/>
                <w:szCs w:val="20"/>
              </w:rPr>
              <w:t>75</w:t>
            </w:r>
            <w:r w:rsidRPr="00261E78">
              <w:rPr>
                <w:rFonts w:eastAsia="DengXian"/>
                <w:sz w:val="20"/>
                <w:szCs w:val="20"/>
              </w:rPr>
              <w:t>)</w:t>
            </w:r>
          </w:p>
        </w:tc>
      </w:tr>
      <w:tr w:rsidR="00FE702D" w:rsidRPr="00261E78"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61E78" w:rsidRDefault="00FE702D" w:rsidP="00E11844">
            <w:pPr>
              <w:rPr>
                <w:rFonts w:eastAsia="DengXian"/>
                <w:sz w:val="20"/>
                <w:szCs w:val="20"/>
              </w:rPr>
            </w:pPr>
            <w:r w:rsidRPr="00261E78">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61E78" w:rsidRDefault="00FE702D" w:rsidP="00E11844">
            <w:pPr>
              <w:rPr>
                <w:rFonts w:eastAsia="DengXian"/>
                <w:sz w:val="20"/>
                <w:szCs w:val="20"/>
              </w:rPr>
            </w:pPr>
            <w:r w:rsidRPr="00261E78">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61E78" w:rsidRDefault="00FE702D" w:rsidP="00E11844">
            <w:pPr>
              <w:jc w:val="center"/>
              <w:rPr>
                <w:sz w:val="20"/>
                <w:szCs w:val="20"/>
              </w:rPr>
            </w:pPr>
            <w:r w:rsidRPr="00261E78">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61E78" w:rsidRDefault="00FE702D" w:rsidP="00E11844">
            <w:pPr>
              <w:rPr>
                <w:rFonts w:eastAsia="DengXian"/>
                <w:sz w:val="20"/>
                <w:szCs w:val="20"/>
              </w:rPr>
            </w:pPr>
            <w:r w:rsidRPr="00261E78">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61E78" w:rsidRDefault="00FE702D" w:rsidP="00E11844">
            <w:pPr>
              <w:rPr>
                <w:rFonts w:eastAsia="DengXian"/>
                <w:sz w:val="20"/>
                <w:szCs w:val="20"/>
              </w:rPr>
            </w:pPr>
            <w:r w:rsidRPr="00261E78">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61E78" w:rsidRDefault="00FE702D" w:rsidP="00E11844">
            <w:pPr>
              <w:jc w:val="center"/>
              <w:rPr>
                <w:rFonts w:eastAsia="DengXian"/>
                <w:sz w:val="20"/>
                <w:szCs w:val="20"/>
              </w:rPr>
            </w:pPr>
            <w:r w:rsidRPr="00261E78">
              <w:rPr>
                <w:rFonts w:eastAsia="DengXian"/>
                <w:sz w:val="20"/>
                <w:szCs w:val="20"/>
              </w:rPr>
              <w:t>3,216</w:t>
            </w:r>
          </w:p>
        </w:tc>
      </w:tr>
    </w:tbl>
    <w:p w14:paraId="296ED47A" w14:textId="16ADC1B4" w:rsidR="00FE702D" w:rsidRPr="00261E78" w:rsidRDefault="00FE702D" w:rsidP="00FE702D">
      <w:pPr>
        <w:pStyle w:val="Notes"/>
      </w:pPr>
      <w:r w:rsidRPr="00261E78">
        <w:t>Notes: 1. ***p&lt;0.001; **p&lt;0.01; *p&lt;0.05.</w:t>
      </w:r>
      <w:r w:rsidR="00975517" w:rsidRPr="00261E78">
        <w:t xml:space="preserve"> </w:t>
      </w:r>
      <w:r w:rsidR="00975517" w:rsidRPr="00261E78">
        <w:br/>
      </w:r>
      <w:r w:rsidR="000C39A2" w:rsidRPr="00261E78">
        <w:t>2</w:t>
      </w:r>
      <w:r w:rsidR="00975517" w:rsidRPr="00261E78">
        <w:t>. Question timing FE indicates the date on which the question was posted.</w:t>
      </w:r>
    </w:p>
    <w:p w14:paraId="625EB1BC" w14:textId="68664E08" w:rsidR="007C4227" w:rsidRPr="00261E78" w:rsidRDefault="008A1ED7" w:rsidP="00E93697">
      <w:pPr>
        <w:pStyle w:val="Heading2"/>
      </w:pPr>
      <w:r w:rsidRPr="00261E78">
        <w:t>How</w:t>
      </w:r>
      <w:r w:rsidR="00B51D8C" w:rsidRPr="00261E78">
        <w:t xml:space="preserve"> Do Answerers </w:t>
      </w:r>
      <w:r w:rsidRPr="00261E78">
        <w:t>Respond to AI-</w:t>
      </w:r>
      <w:r w:rsidR="00473F8E">
        <w:t>G</w:t>
      </w:r>
      <w:r w:rsidRPr="00261E78">
        <w:t>enerated Answers</w:t>
      </w:r>
      <w:r w:rsidR="00B51D8C" w:rsidRPr="00261E78">
        <w:t>?</w:t>
      </w:r>
    </w:p>
    <w:p w14:paraId="13554241" w14:textId="37CC7A6C" w:rsidR="00995011" w:rsidRPr="00261E78" w:rsidRDefault="00995011" w:rsidP="00633022">
      <w:pPr>
        <w:pStyle w:val="Paragraph0"/>
      </w:pPr>
      <w:r w:rsidRPr="00261E78">
        <w:t xml:space="preserve">Our analysis reveals two key challenges facing human answerers in online Q&amp;A communities influenced by internal GenAI: </w:t>
      </w:r>
      <w:r w:rsidR="00137FB7">
        <w:t>a decreased</w:t>
      </w:r>
      <w:r w:rsidR="00137FB7" w:rsidRPr="00261E78">
        <w:t xml:space="preserve"> </w:t>
      </w:r>
      <w:r w:rsidRPr="00261E78">
        <w:t>answer supply due to diminished perceived value of human contributions and elevated quality expectations from viewers. This raises the question: How do human answerers respond to these challenges?</w:t>
      </w:r>
    </w:p>
    <w:p w14:paraId="775928B0" w14:textId="0A980981" w:rsidR="00995011" w:rsidRPr="00261E78" w:rsidRDefault="00995011" w:rsidP="00633022">
      <w:pPr>
        <w:pStyle w:val="Paragraph0"/>
      </w:pPr>
      <w:r w:rsidRPr="00261E78">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008D004F" w:rsidRPr="00261E78">
        <w:fldChar w:fldCharType="begin"/>
      </w:r>
      <w:r w:rsidR="00D7127D" w:rsidRPr="00261E78">
        <w:instrText xml:space="preserve"> ADDIN ZOTERO_ITEM CSL_CITATION {"citationID":"4ygDhHEc","properties":{"formattedCitation":"(Calefato et al. 2018)","plainCitation":"(Calefato et al. 2018)","noteIndex":0},"citationItems":[{"id":2892,"uris":["http://www.mendeley.com/documents/?uuid=291fa34f-f5b2-446d-a406-4693a1c00f92","http://zotero.org/users/8905122/items/A8ETITIC"],"itemData":{"id":2892,"type":"article-journal","abstract":"Context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D7127D" w:rsidRPr="00261E78">
        <w:instrText>【摘要翻译】</w:instrText>
      </w:r>
      <w:r w:rsidR="00D7127D" w:rsidRPr="00261E78">
        <w:instrText>Stack Overflow</w:instrText>
      </w:r>
      <w:r w:rsidR="00D7127D" w:rsidRPr="00261E78">
        <w:instrText>和其他基于社区的问答（</w:instrText>
      </w:r>
      <w:r w:rsidR="00D7127D" w:rsidRPr="00261E78">
        <w:instrText>Q&amp;A</w:instrText>
      </w:r>
      <w:r w:rsidR="00D7127D"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D7127D" w:rsidRPr="00261E78">
        <w:instrText>87 K</w:instrText>
      </w:r>
      <w:r w:rsidR="00D7127D"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D7127D" w:rsidRPr="00261E78">
        <w:instrText xml:space="preserve">","archive_location":"106 </w:instrText>
      </w:r>
      <w:r w:rsidR="00D7127D" w:rsidRPr="00261E78">
        <w:rPr>
          <w:rFonts w:ascii="Apple Color Emoji" w:hAnsi="Apple Color Emoji" w:cs="Apple Color Emoji"/>
        </w:rPr>
        <w:instrText>📊</w:instrText>
      </w:r>
      <w:r w:rsidR="00D7127D" w:rsidRPr="00261E78">
        <w:instrText>","call-number":"2","container-title":"Information and Software Technology","DOI":"10.1016/j.infsof.2017.10.009","ISSN":"0950-5849","journalAbbreviation":"Inform. Software Tech.","language":"en","note":"</w:instrText>
      </w:r>
      <w:r w:rsidR="00D7127D" w:rsidRPr="00261E78">
        <w:rPr>
          <w:rFonts w:ascii="Apple Color Emoji" w:hAnsi="Apple Color Emoji" w:cs="Apple Color Emoji"/>
        </w:rPr>
        <w:instrText>🏷️</w:instrText>
      </w:r>
      <w:r w:rsidR="00D7127D" w:rsidRPr="00261E78">
        <w:instrText xml:space="preserve"> /reading</w:instrText>
      </w:r>
      <w:r w:rsidR="00D7127D" w:rsidRPr="00261E78">
        <w:instrText>、</w:instrText>
      </w:r>
      <w:r w:rsidR="00D7127D" w:rsidRPr="00261E78">
        <w:instrText>/unread</w:instrText>
      </w:r>
      <w:r w:rsidR="00D7127D" w:rsidRPr="00261E78">
        <w:instrText>、</w:instrText>
      </w:r>
      <w:r w:rsidR="00D7127D" w:rsidRPr="00261E78">
        <w:rPr>
          <w:rFonts w:ascii="Apple Color Emoji" w:hAnsi="Apple Color Emoji" w:cs="Apple Color Emoji"/>
        </w:rPr>
        <w:instrText>📒</w:instrText>
      </w:r>
      <w:r w:rsidR="00D7127D" w:rsidRPr="00261E78">
        <w:instrText>、</w:instrText>
      </w:r>
      <w:r w:rsidR="00D7127D" w:rsidRPr="00261E78">
        <w:instrText>Crowdsourcing</w:instrText>
      </w:r>
      <w:r w:rsidR="00D7127D" w:rsidRPr="00261E78">
        <w:instrText>、</w:instrText>
      </w:r>
      <w:r w:rsidR="00D7127D" w:rsidRPr="00261E78">
        <w:instrText>Emotion mining</w:instrText>
      </w:r>
      <w:r w:rsidR="00D7127D" w:rsidRPr="00261E78">
        <w:instrText>、</w:instrText>
      </w:r>
      <w:r w:rsidR="00D7127D" w:rsidRPr="00261E78">
        <w:instrText>Question answering</w:instrText>
      </w:r>
      <w:r w:rsidR="00D7127D" w:rsidRPr="00261E78">
        <w:instrText>、</w:instrText>
      </w:r>
      <w:r w:rsidR="00D7127D" w:rsidRPr="00261E78">
        <w:instrText>Sentiment analysis</w:instrText>
      </w:r>
      <w:r w:rsidR="00D7127D" w:rsidRPr="00261E78">
        <w:instrText>、</w:instrText>
      </w:r>
      <w:r w:rsidR="00D7127D" w:rsidRPr="00261E78">
        <w:instrText>Social software engineering</w:instrText>
      </w:r>
      <w:r w:rsidR="00D7127D" w:rsidRPr="00261E78">
        <w:instrText>、</w:instrText>
      </w:r>
      <w:r w:rsidR="00D7127D"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004F" w:rsidRPr="00261E78">
        <w:fldChar w:fldCharType="separate"/>
      </w:r>
      <w:r w:rsidR="00FE6CD1" w:rsidRPr="00261E78">
        <w:t>(Calefato et al.</w:t>
      </w:r>
      <w:r w:rsidR="00C35D83">
        <w:t>,</w:t>
      </w:r>
      <w:r w:rsidR="00FE6CD1" w:rsidRPr="00261E78">
        <w:t xml:space="preserve"> 2018)</w:t>
      </w:r>
      <w:r w:rsidR="008D004F" w:rsidRPr="00261E78">
        <w:fldChar w:fldCharType="end"/>
      </w:r>
      <w:r w:rsidRPr="00261E78">
        <w:t>. Second, AI-generated answers create an opportunity for humans to provide complementary insights that demonstrate their unique value through domain expertise and contextual understanding.</w:t>
      </w:r>
    </w:p>
    <w:p w14:paraId="607BE1B7" w14:textId="26891603" w:rsidR="00995011" w:rsidRPr="00261E78" w:rsidRDefault="007C4227" w:rsidP="00995011">
      <w:pPr>
        <w:pStyle w:val="Paragraph0"/>
      </w:pPr>
      <w:r w:rsidRPr="00261E78">
        <w:t xml:space="preserve">To investigate whether people differentiate their answers in the presence of AI-generated answers, </w:t>
      </w:r>
      <w:r w:rsidR="00995011" w:rsidRPr="00261E78">
        <w:t xml:space="preserve">we measure text similarity between first and second answers using Sentence-BERT </w:t>
      </w:r>
      <w:r w:rsidR="00995011" w:rsidRPr="00261E78">
        <w:lastRenderedPageBreak/>
        <w:t xml:space="preserve">architecture </w:t>
      </w:r>
      <w:r w:rsidR="00E0214C" w:rsidRPr="00261E78">
        <w:fldChar w:fldCharType="begin"/>
      </w:r>
      <w:r w:rsidR="007C43B5" w:rsidRPr="00261E78">
        <w:instrText xml:space="preserve"> ADDIN ZOTERO_ITEM CSL_CITATION {"citationID":"pL45MOJW","properties":{"formattedCitation":"(Reimers &amp; Gurevych 2019)","plainCitation":"(Reimers &amp; Gurevych 2019)","noteIndex":0},"citationItems":[{"id":3553,"uris":["http://zotero.org/users/8905122/items/IUZSYCNL"],"itemData":{"id":3553,"type":"article","abstract":"BERT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methods.\n\n</w:instrText>
      </w:r>
      <w:r w:rsidR="007C43B5" w:rsidRPr="00261E78">
        <w:instrText>【摘要翻译】</w:instrText>
      </w:r>
      <w:r w:rsidR="007C43B5" w:rsidRPr="00261E78">
        <w:instrText>undefined","DOI":"10.48550/arXiv.1908.10084","genre":"arXiv","language":"en","note":"</w:instrText>
      </w:r>
      <w:r w:rsidR="007C43B5" w:rsidRPr="00261E78">
        <w:rPr>
          <w:rFonts w:ascii="Apple Color Emoji" w:hAnsi="Apple Color Emoji" w:cs="Apple Color Emoji"/>
        </w:rPr>
        <w:instrText>🏷️</w:instrText>
      </w:r>
      <w:r w:rsidR="007C43B5" w:rsidRPr="00261E78">
        <w:instrText xml:space="preserve"> /unread</w:instrText>
      </w:r>
      <w:r w:rsidR="007C43B5" w:rsidRPr="00261E78">
        <w:instrText>、</w:instrText>
      </w:r>
      <w:r w:rsidR="007C43B5" w:rsidRPr="00261E78">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00E0214C" w:rsidRPr="00261E78">
        <w:fldChar w:fldCharType="separate"/>
      </w:r>
      <w:r w:rsidR="00FE6CD1" w:rsidRPr="00261E78">
        <w:t>(Reimers &amp; Gurevych</w:t>
      </w:r>
      <w:r w:rsidR="00C35D83">
        <w:t>,</w:t>
      </w:r>
      <w:r w:rsidR="00FE6CD1" w:rsidRPr="00261E78">
        <w:t xml:space="preserve"> 2019)</w:t>
      </w:r>
      <w:r w:rsidR="00E0214C" w:rsidRPr="00261E78">
        <w:fldChar w:fldCharType="end"/>
      </w:r>
      <w:r w:rsidR="00995011" w:rsidRPr="00261E78">
        <w:t>.</w:t>
      </w:r>
      <w:r w:rsidR="00995011" w:rsidRPr="00261E78">
        <w:rPr>
          <w:vertAlign w:val="superscript"/>
        </w:rPr>
        <w:footnoteReference w:id="10"/>
      </w:r>
      <w:r w:rsidR="00995011" w:rsidRPr="00261E78">
        <w:t xml:space="preserve"> We then examine the impact of AI-generated answers on this text similarity. As shown in </w:t>
      </w:r>
      <w:r w:rsidR="00A92FA7" w:rsidRPr="00261E78">
        <w:t>Table 15</w:t>
      </w:r>
      <w:r w:rsidR="00995011" w:rsidRPr="00261E78">
        <w:t xml:space="preserve">, when the first answer is AI-generated, </w:t>
      </w:r>
      <w:r w:rsidR="002C29E2" w:rsidRPr="00261E78">
        <w:t xml:space="preserve">the </w:t>
      </w:r>
      <w:r w:rsidR="00995011" w:rsidRPr="00261E78">
        <w:t xml:space="preserve">similarity between </w:t>
      </w:r>
      <w:r w:rsidR="002C29E2" w:rsidRPr="00261E78">
        <w:t xml:space="preserve">the </w:t>
      </w:r>
      <w:r w:rsidR="00995011" w:rsidRPr="00261E78">
        <w:t>first and second answers decreases significantly (</w:t>
      </w:r>
      <w:r w:rsidR="00995011" w:rsidRPr="00261E78">
        <w:rPr>
          <w:i/>
          <w:iCs/>
        </w:rPr>
        <w:t>β</w:t>
      </w:r>
      <w:r w:rsidR="00995011" w:rsidRPr="00261E78">
        <w:t xml:space="preserve"> = -0.034, p &lt; 0.001), representing a 0.202 standard deviation change. One potential concern is that text length might systematically influence similarity calculations. As the first AI answer in </w:t>
      </w:r>
      <w:r w:rsidR="002C29E2" w:rsidRPr="00261E78">
        <w:t xml:space="preserve">the </w:t>
      </w:r>
      <w:r w:rsidR="00995011" w:rsidRPr="00261E78">
        <w:t>treatment group tend</w:t>
      </w:r>
      <w:r w:rsidR="00574CB7" w:rsidRPr="00261E78">
        <w:t>s</w:t>
      </w:r>
      <w:r w:rsidR="00995011" w:rsidRPr="00261E78">
        <w:t xml:space="preserve"> to be lengthy compared to the first human answer in </w:t>
      </w:r>
      <w:r w:rsidR="002C29E2" w:rsidRPr="00261E78">
        <w:t xml:space="preserve">the </w:t>
      </w:r>
      <w:r w:rsidR="00995011" w:rsidRPr="00261E78">
        <w:t xml:space="preserve">control group, we control for LLM-enabled content quality ratings and </w:t>
      </w:r>
      <w:r w:rsidR="002C29E2" w:rsidRPr="00261E78">
        <w:t xml:space="preserve">the </w:t>
      </w:r>
      <w:r w:rsidR="00995011" w:rsidRPr="00261E78">
        <w:t>first answer length in Column 2. This adjustment reveals an even stronger effect (</w:t>
      </w:r>
      <w:r w:rsidR="00995011" w:rsidRPr="00261E78">
        <w:rPr>
          <w:i/>
          <w:iCs/>
        </w:rPr>
        <w:t>β</w:t>
      </w:r>
      <w:r w:rsidR="00995011" w:rsidRPr="00261E78">
        <w:t xml:space="preserve"> = -0</w:t>
      </w:r>
      <w:r w:rsidR="00747005" w:rsidRPr="00261E78">
        <w:t>.132</w:t>
      </w:r>
      <w:r w:rsidR="00995011" w:rsidRPr="00261E78">
        <w:t xml:space="preserve">, p &lt; 0.001). This finding confirms that human answerers do differentiate their answers </w:t>
      </w:r>
      <w:r w:rsidR="002321A7" w:rsidRPr="00261E78">
        <w:t>in the presence of AI-generated answers</w:t>
      </w:r>
      <w:r w:rsidR="00995011" w:rsidRPr="00261E78">
        <w:t>.</w:t>
      </w:r>
    </w:p>
    <w:p w14:paraId="31DE68A8" w14:textId="4F2FDE7B" w:rsidR="007C4227" w:rsidRPr="00261E78" w:rsidRDefault="002321A7" w:rsidP="002321A7">
      <w:pPr>
        <w:pStyle w:val="Paragraph0"/>
      </w:pPr>
      <w:r w:rsidRPr="00261E78">
        <w:t xml:space="preserve">To examine specific differentiation dimensions that might benefit viewers, we identify three areas where humans potentially have unique advantages: incorporation of personal experiences, expression of opinionated insights, and suggestion of alternative solutions. </w:t>
      </w:r>
      <w:r w:rsidR="007C4227" w:rsidRPr="00261E78">
        <w:t>To quantify these dimensions, we use a</w:t>
      </w:r>
      <w:r w:rsidR="002C29E2" w:rsidRPr="00261E78">
        <w:t>n</w:t>
      </w:r>
      <w:r w:rsidR="007C4227" w:rsidRPr="00261E78">
        <w:t xml:space="preserve"> </w:t>
      </w:r>
      <w:r w:rsidR="00342E31" w:rsidRPr="00261E78">
        <w:t>LLM</w:t>
      </w:r>
      <w:r w:rsidR="007C4227" w:rsidRPr="00261E78">
        <w:t xml:space="preserve">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p>
    <w:p w14:paraId="3C61BA0A" w14:textId="03F06169" w:rsidR="007C4227" w:rsidRPr="00261E78" w:rsidRDefault="007C4227" w:rsidP="007C4227">
      <w:pPr>
        <w:pStyle w:val="Paragraph0"/>
      </w:pPr>
      <w:r w:rsidRPr="00261E78">
        <w:t xml:space="preserve">The results, reported in Columns </w:t>
      </w:r>
      <w:r w:rsidR="00342E31" w:rsidRPr="00261E78">
        <w:t>3</w:t>
      </w:r>
      <w:r w:rsidR="00137FB7">
        <w:t>-</w:t>
      </w:r>
      <w:r w:rsidR="00342E31" w:rsidRPr="00261E78">
        <w:t xml:space="preserve">5 </w:t>
      </w:r>
      <w:r w:rsidRPr="00261E78">
        <w:t xml:space="preserve">of </w:t>
      </w:r>
      <w:r w:rsidR="006F2700" w:rsidRPr="00261E78">
        <w:t>Table 15</w:t>
      </w:r>
      <w:r w:rsidRPr="00261E78">
        <w:t>, indicate that AI-generated answers significantly increase the likelihood of human answers containing personal experiences (</w:t>
      </w:r>
      <w:r w:rsidRPr="00261E78">
        <w:rPr>
          <w:bCs/>
          <w:i/>
          <w:iCs/>
          <w:color w:val="000000"/>
        </w:rPr>
        <w:t>β</w:t>
      </w:r>
      <w:r w:rsidRPr="00261E78">
        <w:t xml:space="preserve"> = 0.030, p &lt; 0.01)</w:t>
      </w:r>
      <w:r w:rsidR="00DE626F" w:rsidRPr="00261E78">
        <w:t>,</w:t>
      </w:r>
      <w:r w:rsidRPr="00261E78">
        <w:t xml:space="preserve"> opinionated insights (</w:t>
      </w:r>
      <w:r w:rsidRPr="00261E78">
        <w:rPr>
          <w:bCs/>
          <w:i/>
          <w:iCs/>
          <w:color w:val="000000"/>
        </w:rPr>
        <w:t>β</w:t>
      </w:r>
      <w:r w:rsidRPr="00261E78">
        <w:t xml:space="preserve"> = 0.024, p &lt; 0.05)</w:t>
      </w:r>
      <w:r w:rsidR="00DE626F" w:rsidRPr="00261E78">
        <w:t xml:space="preserve"> and </w:t>
      </w:r>
      <w:r w:rsidRPr="00261E78">
        <w:t>alternative solutions (</w:t>
      </w:r>
      <w:r w:rsidRPr="00261E78">
        <w:rPr>
          <w:bCs/>
          <w:i/>
          <w:iCs/>
          <w:color w:val="000000"/>
        </w:rPr>
        <w:t xml:space="preserve">β </w:t>
      </w:r>
      <w:r w:rsidRPr="00261E78">
        <w:t>= 0.</w:t>
      </w:r>
      <w:r w:rsidR="00DE626F" w:rsidRPr="00261E78">
        <w:t>016</w:t>
      </w:r>
      <w:r w:rsidRPr="00261E78">
        <w:t>, p</w:t>
      </w:r>
      <w:r w:rsidR="00DE626F" w:rsidRPr="00261E78">
        <w:t xml:space="preserve"> &lt; 0.05</w:t>
      </w:r>
      <w:r w:rsidRPr="00261E78">
        <w:t xml:space="preserve">). These findings suggest that human answerers can leverage their experiential knowledge </w:t>
      </w:r>
      <w:r w:rsidRPr="00261E78">
        <w:lastRenderedPageBreak/>
        <w:t>and unique cognitive abilities to adjust their responses to complement or diverge from AI-generated answers.</w:t>
      </w:r>
    </w:p>
    <w:p w14:paraId="0C2AF6A4" w14:textId="3800AD9E" w:rsidR="007C4227" w:rsidRPr="00261E78" w:rsidRDefault="000A10FA" w:rsidP="007C4227">
      <w:pPr>
        <w:pStyle w:val="TableFiguretitle"/>
      </w:pPr>
      <w:bookmarkStart w:id="35" w:name="_Ref194135344"/>
      <w:r w:rsidRPr="00261E78">
        <w:t xml:space="preserve">Table </w:t>
      </w:r>
      <w:fldSimple w:instr=" SEQ Table \* ARABIC ">
        <w:r w:rsidR="006F2700" w:rsidRPr="00261E78">
          <w:t>15</w:t>
        </w:r>
      </w:fldSimple>
      <w:bookmarkEnd w:id="35"/>
      <w:r w:rsidRPr="00261E78">
        <w:t xml:space="preserve">. </w:t>
      </w:r>
      <w:r w:rsidR="007C4227" w:rsidRPr="00261E78">
        <w:t>Human answerers</w:t>
      </w:r>
      <w:r w:rsidR="00144466" w:rsidRPr="00261E78">
        <w:t>’</w:t>
      </w:r>
      <w:r w:rsidR="007C4227" w:rsidRPr="00261E78">
        <w:t xml:space="preserve"> response to AI-generated answers</w:t>
      </w:r>
    </w:p>
    <w:tbl>
      <w:tblPr>
        <w:tblW w:w="5000" w:type="pct"/>
        <w:jc w:val="center"/>
        <w:tblLayout w:type="fixed"/>
        <w:tblLook w:val="04A0" w:firstRow="1" w:lastRow="0" w:firstColumn="1" w:lastColumn="0" w:noHBand="0" w:noVBand="1"/>
      </w:tblPr>
      <w:tblGrid>
        <w:gridCol w:w="2790"/>
        <w:gridCol w:w="1080"/>
        <w:gridCol w:w="1080"/>
        <w:gridCol w:w="1441"/>
        <w:gridCol w:w="1425"/>
        <w:gridCol w:w="1544"/>
      </w:tblGrid>
      <w:tr w:rsidR="00B8522E" w:rsidRPr="00261E78" w14:paraId="20472E14" w14:textId="77777777" w:rsidTr="00B8522E">
        <w:trPr>
          <w:trHeight w:val="270"/>
          <w:jc w:val="center"/>
        </w:trPr>
        <w:tc>
          <w:tcPr>
            <w:tcW w:w="2790" w:type="dxa"/>
            <w:tcBorders>
              <w:top w:val="single" w:sz="12" w:space="0" w:color="auto"/>
              <w:left w:val="nil"/>
              <w:bottom w:val="nil"/>
              <w:right w:val="nil"/>
            </w:tcBorders>
            <w:noWrap/>
            <w:hideMark/>
          </w:tcPr>
          <w:p w14:paraId="67449F5B" w14:textId="77777777" w:rsidR="00B8522E" w:rsidRPr="00261E78" w:rsidRDefault="00B8522E" w:rsidP="00B8522E">
            <w:pPr>
              <w:jc w:val="center"/>
              <w:rPr>
                <w:rFonts w:eastAsia="DengXian"/>
                <w:sz w:val="20"/>
                <w:szCs w:val="20"/>
              </w:rPr>
            </w:pPr>
            <w:r w:rsidRPr="00261E78">
              <w:rPr>
                <w:rFonts w:eastAsia="DengXian"/>
                <w:sz w:val="20"/>
                <w:szCs w:val="20"/>
              </w:rPr>
              <w:t xml:space="preserve">　</w:t>
            </w:r>
          </w:p>
        </w:tc>
        <w:tc>
          <w:tcPr>
            <w:tcW w:w="1080" w:type="dxa"/>
            <w:tcBorders>
              <w:top w:val="single" w:sz="12" w:space="0" w:color="auto"/>
              <w:left w:val="nil"/>
              <w:bottom w:val="nil"/>
              <w:right w:val="nil"/>
            </w:tcBorders>
            <w:noWrap/>
            <w:hideMark/>
          </w:tcPr>
          <w:p w14:paraId="4EA26596" w14:textId="77777777" w:rsidR="00B8522E" w:rsidRPr="00261E78" w:rsidRDefault="00B8522E" w:rsidP="00B8522E">
            <w:pPr>
              <w:jc w:val="center"/>
              <w:rPr>
                <w:rFonts w:eastAsia="DengXian"/>
                <w:sz w:val="20"/>
                <w:szCs w:val="20"/>
              </w:rPr>
            </w:pPr>
            <w:r w:rsidRPr="00261E78">
              <w:rPr>
                <w:rFonts w:eastAsia="DengXian"/>
                <w:sz w:val="20"/>
                <w:szCs w:val="20"/>
              </w:rPr>
              <w:t>(1)</w:t>
            </w:r>
          </w:p>
        </w:tc>
        <w:tc>
          <w:tcPr>
            <w:tcW w:w="1080" w:type="dxa"/>
            <w:tcBorders>
              <w:top w:val="single" w:sz="12" w:space="0" w:color="auto"/>
              <w:left w:val="nil"/>
              <w:bottom w:val="nil"/>
              <w:right w:val="nil"/>
            </w:tcBorders>
          </w:tcPr>
          <w:p w14:paraId="1AB782B0" w14:textId="61EA42CD" w:rsidR="00B8522E" w:rsidRPr="00261E78" w:rsidRDefault="00B8522E" w:rsidP="00B8522E">
            <w:pPr>
              <w:jc w:val="center"/>
              <w:rPr>
                <w:rFonts w:eastAsia="DengXian"/>
                <w:sz w:val="20"/>
                <w:szCs w:val="20"/>
              </w:rPr>
            </w:pPr>
            <w:r w:rsidRPr="00261E78">
              <w:rPr>
                <w:rFonts w:eastAsia="DengXian"/>
                <w:sz w:val="20"/>
                <w:szCs w:val="20"/>
              </w:rPr>
              <w:t>(2)</w:t>
            </w:r>
          </w:p>
        </w:tc>
        <w:tc>
          <w:tcPr>
            <w:tcW w:w="1441" w:type="dxa"/>
            <w:tcBorders>
              <w:top w:val="single" w:sz="12" w:space="0" w:color="auto"/>
              <w:left w:val="nil"/>
              <w:bottom w:val="nil"/>
              <w:right w:val="nil"/>
            </w:tcBorders>
            <w:noWrap/>
            <w:hideMark/>
          </w:tcPr>
          <w:p w14:paraId="47200B2D" w14:textId="55E45C47" w:rsidR="00B8522E" w:rsidRPr="00261E78" w:rsidRDefault="00B8522E" w:rsidP="00B8522E">
            <w:pPr>
              <w:jc w:val="center"/>
              <w:rPr>
                <w:rFonts w:eastAsia="DengXian"/>
                <w:sz w:val="20"/>
                <w:szCs w:val="20"/>
              </w:rPr>
            </w:pPr>
            <w:r w:rsidRPr="00261E78">
              <w:rPr>
                <w:rFonts w:eastAsia="DengXian"/>
                <w:sz w:val="20"/>
                <w:szCs w:val="20"/>
              </w:rPr>
              <w:t>(3)</w:t>
            </w:r>
          </w:p>
        </w:tc>
        <w:tc>
          <w:tcPr>
            <w:tcW w:w="1425" w:type="dxa"/>
            <w:tcBorders>
              <w:top w:val="single" w:sz="12" w:space="0" w:color="auto"/>
              <w:left w:val="nil"/>
              <w:bottom w:val="nil"/>
              <w:right w:val="nil"/>
            </w:tcBorders>
            <w:noWrap/>
            <w:hideMark/>
          </w:tcPr>
          <w:p w14:paraId="33599577" w14:textId="34B4E6C9" w:rsidR="00B8522E" w:rsidRPr="00261E78" w:rsidRDefault="00B8522E" w:rsidP="00B8522E">
            <w:pPr>
              <w:jc w:val="center"/>
              <w:rPr>
                <w:rFonts w:eastAsia="DengXian"/>
                <w:sz w:val="20"/>
                <w:szCs w:val="20"/>
              </w:rPr>
            </w:pPr>
            <w:r w:rsidRPr="00261E78">
              <w:rPr>
                <w:rFonts w:eastAsia="DengXian"/>
                <w:sz w:val="20"/>
                <w:szCs w:val="20"/>
              </w:rPr>
              <w:t>(4)</w:t>
            </w:r>
          </w:p>
        </w:tc>
        <w:tc>
          <w:tcPr>
            <w:tcW w:w="1544" w:type="dxa"/>
            <w:tcBorders>
              <w:top w:val="single" w:sz="12" w:space="0" w:color="auto"/>
              <w:left w:val="nil"/>
              <w:bottom w:val="nil"/>
              <w:right w:val="nil"/>
            </w:tcBorders>
            <w:noWrap/>
            <w:hideMark/>
          </w:tcPr>
          <w:p w14:paraId="0EC7C116" w14:textId="1B068271" w:rsidR="00B8522E" w:rsidRPr="00261E78" w:rsidRDefault="00B8522E" w:rsidP="00B8522E">
            <w:pPr>
              <w:jc w:val="center"/>
              <w:rPr>
                <w:rFonts w:eastAsia="DengXian"/>
                <w:sz w:val="20"/>
                <w:szCs w:val="20"/>
              </w:rPr>
            </w:pPr>
            <w:r w:rsidRPr="00261E78">
              <w:rPr>
                <w:rFonts w:eastAsia="DengXian"/>
                <w:sz w:val="20"/>
                <w:szCs w:val="20"/>
              </w:rPr>
              <w:t>(5)</w:t>
            </w:r>
          </w:p>
        </w:tc>
      </w:tr>
      <w:tr w:rsidR="00B8522E" w:rsidRPr="00261E78" w14:paraId="6E911E26" w14:textId="77777777" w:rsidTr="00633022">
        <w:trPr>
          <w:trHeight w:val="270"/>
          <w:jc w:val="center"/>
        </w:trPr>
        <w:tc>
          <w:tcPr>
            <w:tcW w:w="2790" w:type="dxa"/>
            <w:tcBorders>
              <w:top w:val="nil"/>
              <w:left w:val="nil"/>
              <w:bottom w:val="nil"/>
              <w:right w:val="nil"/>
            </w:tcBorders>
            <w:noWrap/>
            <w:hideMark/>
          </w:tcPr>
          <w:p w14:paraId="65BF7ADF" w14:textId="77777777" w:rsidR="00B8522E" w:rsidRPr="00261E78" w:rsidRDefault="00B8522E" w:rsidP="00B8522E">
            <w:pPr>
              <w:jc w:val="center"/>
              <w:rPr>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3880298F" w14:textId="57F634DE" w:rsidR="00B8522E" w:rsidRPr="00261E78" w:rsidRDefault="00B8522E" w:rsidP="00B8522E">
            <w:pPr>
              <w:jc w:val="center"/>
              <w:rPr>
                <w:rFonts w:eastAsia="DengXian"/>
                <w:color w:val="000000"/>
                <w:sz w:val="20"/>
                <w:szCs w:val="20"/>
              </w:rPr>
            </w:pPr>
            <w:r w:rsidRPr="00261E78">
              <w:rPr>
                <w:rFonts w:eastAsia="DengXian"/>
                <w:sz w:val="20"/>
                <w:szCs w:val="20"/>
              </w:rPr>
              <w:t xml:space="preserve">DV: text similarity between the first answer and the second answer </w:t>
            </w:r>
          </w:p>
        </w:tc>
        <w:tc>
          <w:tcPr>
            <w:tcW w:w="1441" w:type="dxa"/>
            <w:tcBorders>
              <w:top w:val="nil"/>
              <w:left w:val="nil"/>
              <w:bottom w:val="single" w:sz="8" w:space="0" w:color="auto"/>
              <w:right w:val="nil"/>
            </w:tcBorders>
            <w:noWrap/>
            <w:tcMar>
              <w:left w:w="0" w:type="dxa"/>
              <w:right w:w="0" w:type="dxa"/>
            </w:tcMar>
            <w:hideMark/>
          </w:tcPr>
          <w:p w14:paraId="23C42999" w14:textId="0D1D4F84" w:rsidR="00B8522E" w:rsidRPr="00261E78" w:rsidRDefault="00B8522E" w:rsidP="00B8522E">
            <w:pPr>
              <w:jc w:val="center"/>
              <w:rPr>
                <w:rFonts w:eastAsia="DengXian"/>
                <w:color w:val="000000"/>
                <w:sz w:val="20"/>
                <w:szCs w:val="20"/>
              </w:rPr>
            </w:pPr>
            <w:r w:rsidRPr="00261E78">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
          <w:p w14:paraId="377C8875" w14:textId="77777777" w:rsidR="00B8522E" w:rsidRPr="00261E78" w:rsidRDefault="00B8522E" w:rsidP="00B8522E">
            <w:pPr>
              <w:jc w:val="center"/>
              <w:rPr>
                <w:rFonts w:eastAsia="DengXian"/>
                <w:color w:val="000000"/>
                <w:sz w:val="20"/>
                <w:szCs w:val="20"/>
              </w:rPr>
            </w:pPr>
            <w:r w:rsidRPr="00261E78">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
          <w:p w14:paraId="3F8BBAFC" w14:textId="77777777" w:rsidR="00B8522E" w:rsidRPr="00261E78" w:rsidRDefault="00B8522E" w:rsidP="00B8522E">
            <w:pPr>
              <w:jc w:val="center"/>
              <w:rPr>
                <w:rFonts w:eastAsia="DengXian"/>
                <w:sz w:val="20"/>
                <w:szCs w:val="20"/>
              </w:rPr>
            </w:pPr>
            <w:r w:rsidRPr="00261E78">
              <w:rPr>
                <w:rFonts w:eastAsia="DengXian"/>
                <w:sz w:val="20"/>
                <w:szCs w:val="20"/>
              </w:rPr>
              <w:t>DV: whether the answer contains alternative solutions</w:t>
            </w:r>
          </w:p>
        </w:tc>
      </w:tr>
      <w:tr w:rsidR="00B8522E" w:rsidRPr="00261E78" w14:paraId="5C4B7563" w14:textId="77777777" w:rsidTr="00B8522E">
        <w:trPr>
          <w:trHeight w:val="270"/>
          <w:jc w:val="center"/>
        </w:trPr>
        <w:tc>
          <w:tcPr>
            <w:tcW w:w="2790" w:type="dxa"/>
            <w:vMerge w:val="restart"/>
            <w:tcBorders>
              <w:top w:val="nil"/>
              <w:left w:val="nil"/>
              <w:right w:val="nil"/>
            </w:tcBorders>
            <w:noWrap/>
            <w:hideMark/>
          </w:tcPr>
          <w:p w14:paraId="503E9862" w14:textId="77777777" w:rsidR="00B8522E" w:rsidRPr="00261E78" w:rsidRDefault="00B8522E" w:rsidP="00B8522E">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1080" w:type="dxa"/>
            <w:tcBorders>
              <w:top w:val="nil"/>
              <w:left w:val="nil"/>
              <w:bottom w:val="nil"/>
              <w:right w:val="nil"/>
            </w:tcBorders>
            <w:noWrap/>
            <w:hideMark/>
          </w:tcPr>
          <w:p w14:paraId="0C68B5C1" w14:textId="77777777" w:rsidR="00B8522E" w:rsidRPr="00261E78" w:rsidRDefault="00B8522E" w:rsidP="00B8522E">
            <w:pPr>
              <w:jc w:val="center"/>
              <w:rPr>
                <w:rFonts w:eastAsia="DengXian"/>
                <w:sz w:val="20"/>
                <w:szCs w:val="20"/>
              </w:rPr>
            </w:pPr>
            <w:r w:rsidRPr="00261E78">
              <w:rPr>
                <w:rFonts w:eastAsia="DengXian"/>
                <w:sz w:val="20"/>
                <w:szCs w:val="20"/>
              </w:rPr>
              <w:t>-0.034***</w:t>
            </w:r>
          </w:p>
        </w:tc>
        <w:tc>
          <w:tcPr>
            <w:tcW w:w="1080" w:type="dxa"/>
            <w:tcBorders>
              <w:top w:val="nil"/>
              <w:left w:val="nil"/>
              <w:bottom w:val="nil"/>
              <w:right w:val="nil"/>
            </w:tcBorders>
          </w:tcPr>
          <w:p w14:paraId="1EF1545A" w14:textId="2F3921B0" w:rsidR="00B8522E" w:rsidRPr="00261E78" w:rsidRDefault="00B8522E" w:rsidP="00B8522E">
            <w:pPr>
              <w:jc w:val="center"/>
              <w:rPr>
                <w:rFonts w:eastAsia="DengXian"/>
                <w:sz w:val="20"/>
                <w:szCs w:val="20"/>
              </w:rPr>
            </w:pPr>
            <w:r w:rsidRPr="00261E78">
              <w:rPr>
                <w:rFonts w:eastAsia="DengXian"/>
                <w:sz w:val="20"/>
                <w:szCs w:val="20"/>
              </w:rPr>
              <w:t>-0.</w:t>
            </w:r>
            <w:r w:rsidR="00D127C0" w:rsidRPr="00261E78">
              <w:rPr>
                <w:rFonts w:eastAsia="DengXian"/>
                <w:sz w:val="20"/>
                <w:szCs w:val="20"/>
              </w:rPr>
              <w:t>132</w:t>
            </w:r>
            <w:r w:rsidRPr="00261E78">
              <w:rPr>
                <w:rFonts w:eastAsia="DengXian"/>
                <w:sz w:val="20"/>
                <w:szCs w:val="20"/>
              </w:rPr>
              <w:t>***</w:t>
            </w:r>
          </w:p>
        </w:tc>
        <w:tc>
          <w:tcPr>
            <w:tcW w:w="1441" w:type="dxa"/>
            <w:tcBorders>
              <w:top w:val="nil"/>
              <w:left w:val="nil"/>
              <w:bottom w:val="nil"/>
              <w:right w:val="nil"/>
            </w:tcBorders>
            <w:noWrap/>
            <w:hideMark/>
          </w:tcPr>
          <w:p w14:paraId="281171E6" w14:textId="27C72C0A" w:rsidR="00B8522E" w:rsidRPr="00261E78" w:rsidRDefault="00B8522E" w:rsidP="00B8522E">
            <w:pPr>
              <w:jc w:val="center"/>
              <w:rPr>
                <w:rFonts w:eastAsia="DengXian"/>
                <w:sz w:val="20"/>
                <w:szCs w:val="20"/>
              </w:rPr>
            </w:pPr>
            <w:r w:rsidRPr="00261E78">
              <w:rPr>
                <w:rFonts w:eastAsia="DengXian"/>
                <w:sz w:val="20"/>
                <w:szCs w:val="20"/>
              </w:rPr>
              <w:t>0.030**</w:t>
            </w:r>
          </w:p>
        </w:tc>
        <w:tc>
          <w:tcPr>
            <w:tcW w:w="1425" w:type="dxa"/>
            <w:tcBorders>
              <w:top w:val="nil"/>
              <w:left w:val="nil"/>
              <w:bottom w:val="nil"/>
              <w:right w:val="nil"/>
            </w:tcBorders>
            <w:noWrap/>
            <w:hideMark/>
          </w:tcPr>
          <w:p w14:paraId="404B54A7" w14:textId="77777777" w:rsidR="00B8522E" w:rsidRPr="00261E78" w:rsidRDefault="00B8522E" w:rsidP="00B8522E">
            <w:pPr>
              <w:jc w:val="center"/>
              <w:rPr>
                <w:rFonts w:eastAsia="DengXian"/>
                <w:sz w:val="20"/>
                <w:szCs w:val="20"/>
              </w:rPr>
            </w:pPr>
            <w:r w:rsidRPr="00261E78">
              <w:rPr>
                <w:rFonts w:eastAsia="DengXian"/>
                <w:sz w:val="20"/>
                <w:szCs w:val="20"/>
              </w:rPr>
              <w:t>0.024*</w:t>
            </w:r>
          </w:p>
        </w:tc>
        <w:tc>
          <w:tcPr>
            <w:tcW w:w="1544" w:type="dxa"/>
            <w:tcBorders>
              <w:top w:val="nil"/>
              <w:left w:val="nil"/>
              <w:bottom w:val="nil"/>
              <w:right w:val="nil"/>
            </w:tcBorders>
            <w:noWrap/>
            <w:hideMark/>
          </w:tcPr>
          <w:p w14:paraId="24FB6B2D" w14:textId="3DCE3B1F" w:rsidR="00B8522E" w:rsidRPr="00261E78" w:rsidRDefault="00B8522E" w:rsidP="00B8522E">
            <w:pPr>
              <w:jc w:val="center"/>
              <w:rPr>
                <w:rFonts w:eastAsia="DengXian"/>
                <w:sz w:val="20"/>
                <w:szCs w:val="20"/>
              </w:rPr>
            </w:pPr>
            <w:r w:rsidRPr="00261E78">
              <w:rPr>
                <w:rFonts w:eastAsia="DengXian"/>
                <w:sz w:val="20"/>
                <w:szCs w:val="20"/>
              </w:rPr>
              <w:t>0.01</w:t>
            </w:r>
            <w:r w:rsidR="00D127C0" w:rsidRPr="00261E78">
              <w:rPr>
                <w:rFonts w:eastAsia="DengXian"/>
                <w:sz w:val="20"/>
                <w:szCs w:val="20"/>
              </w:rPr>
              <w:t>6*</w:t>
            </w:r>
          </w:p>
        </w:tc>
      </w:tr>
      <w:tr w:rsidR="00B8522E" w:rsidRPr="00261E78" w14:paraId="2206A83A" w14:textId="77777777" w:rsidTr="00B8522E">
        <w:trPr>
          <w:trHeight w:val="270"/>
          <w:jc w:val="center"/>
        </w:trPr>
        <w:tc>
          <w:tcPr>
            <w:tcW w:w="2790" w:type="dxa"/>
            <w:vMerge/>
            <w:tcBorders>
              <w:left w:val="nil"/>
              <w:bottom w:val="single" w:sz="8" w:space="0" w:color="auto"/>
              <w:right w:val="nil"/>
            </w:tcBorders>
            <w:noWrap/>
            <w:hideMark/>
          </w:tcPr>
          <w:p w14:paraId="55E34136" w14:textId="77777777" w:rsidR="00B8522E" w:rsidRPr="00261E78" w:rsidRDefault="00B8522E" w:rsidP="00B8522E">
            <w:pPr>
              <w:rPr>
                <w:rFonts w:eastAsia="DengXian"/>
                <w:sz w:val="20"/>
                <w:szCs w:val="20"/>
              </w:rPr>
            </w:pPr>
          </w:p>
        </w:tc>
        <w:tc>
          <w:tcPr>
            <w:tcW w:w="1080" w:type="dxa"/>
            <w:tcBorders>
              <w:top w:val="nil"/>
              <w:left w:val="nil"/>
              <w:bottom w:val="single" w:sz="8" w:space="0" w:color="auto"/>
              <w:right w:val="nil"/>
            </w:tcBorders>
            <w:noWrap/>
            <w:hideMark/>
          </w:tcPr>
          <w:p w14:paraId="0A49A430" w14:textId="2BBEFA77" w:rsidR="00B8522E" w:rsidRPr="00261E78" w:rsidRDefault="00B8522E" w:rsidP="00B8522E">
            <w:pPr>
              <w:jc w:val="center"/>
              <w:rPr>
                <w:rFonts w:eastAsia="DengXian"/>
                <w:sz w:val="20"/>
                <w:szCs w:val="20"/>
              </w:rPr>
            </w:pPr>
            <w:r w:rsidRPr="00261E78">
              <w:rPr>
                <w:rFonts w:eastAsia="DengXian"/>
                <w:sz w:val="20"/>
                <w:szCs w:val="20"/>
              </w:rPr>
              <w:t>(0.0</w:t>
            </w:r>
            <w:r w:rsidR="00D127C0" w:rsidRPr="00261E78">
              <w:rPr>
                <w:rFonts w:eastAsia="DengXian"/>
                <w:sz w:val="20"/>
                <w:szCs w:val="20"/>
              </w:rPr>
              <w:t>11</w:t>
            </w:r>
            <w:r w:rsidRPr="00261E78">
              <w:rPr>
                <w:rFonts w:eastAsia="DengXian"/>
                <w:sz w:val="20"/>
                <w:szCs w:val="20"/>
              </w:rPr>
              <w:t>)</w:t>
            </w:r>
          </w:p>
        </w:tc>
        <w:tc>
          <w:tcPr>
            <w:tcW w:w="1080" w:type="dxa"/>
            <w:tcBorders>
              <w:top w:val="nil"/>
              <w:left w:val="nil"/>
              <w:bottom w:val="single" w:sz="8" w:space="0" w:color="auto"/>
              <w:right w:val="nil"/>
            </w:tcBorders>
          </w:tcPr>
          <w:p w14:paraId="7991C984" w14:textId="589B77C7" w:rsidR="00B8522E" w:rsidRPr="00261E78" w:rsidRDefault="00B8522E" w:rsidP="00B8522E">
            <w:pPr>
              <w:jc w:val="center"/>
              <w:rPr>
                <w:rFonts w:eastAsia="DengXian"/>
                <w:sz w:val="20"/>
                <w:szCs w:val="20"/>
              </w:rPr>
            </w:pPr>
            <w:r w:rsidRPr="00261E78">
              <w:rPr>
                <w:rFonts w:eastAsia="DengXian"/>
                <w:sz w:val="20"/>
                <w:szCs w:val="20"/>
              </w:rPr>
              <w:t>(0.01</w:t>
            </w:r>
            <w:r w:rsidR="00D127C0" w:rsidRPr="00261E78">
              <w:rPr>
                <w:rFonts w:eastAsia="DengXian"/>
                <w:sz w:val="20"/>
                <w:szCs w:val="20"/>
              </w:rPr>
              <w:t>7</w:t>
            </w:r>
            <w:r w:rsidRPr="00261E78">
              <w:rPr>
                <w:rFonts w:eastAsia="DengXian"/>
                <w:sz w:val="20"/>
                <w:szCs w:val="20"/>
              </w:rPr>
              <w:t>)</w:t>
            </w:r>
          </w:p>
        </w:tc>
        <w:tc>
          <w:tcPr>
            <w:tcW w:w="1441" w:type="dxa"/>
            <w:tcBorders>
              <w:top w:val="nil"/>
              <w:left w:val="nil"/>
              <w:bottom w:val="single" w:sz="8" w:space="0" w:color="auto"/>
              <w:right w:val="nil"/>
            </w:tcBorders>
            <w:noWrap/>
            <w:hideMark/>
          </w:tcPr>
          <w:p w14:paraId="462C8AAC" w14:textId="2B3DB692" w:rsidR="00B8522E" w:rsidRPr="00261E78" w:rsidRDefault="00B8522E" w:rsidP="00B8522E">
            <w:pPr>
              <w:jc w:val="center"/>
              <w:rPr>
                <w:rFonts w:eastAsia="DengXian"/>
                <w:sz w:val="20"/>
                <w:szCs w:val="20"/>
              </w:rPr>
            </w:pPr>
            <w:r w:rsidRPr="00261E78">
              <w:rPr>
                <w:rFonts w:eastAsia="DengXian"/>
                <w:sz w:val="20"/>
                <w:szCs w:val="20"/>
              </w:rPr>
              <w:t>(0.011)</w:t>
            </w:r>
          </w:p>
        </w:tc>
        <w:tc>
          <w:tcPr>
            <w:tcW w:w="1425" w:type="dxa"/>
            <w:tcBorders>
              <w:top w:val="nil"/>
              <w:left w:val="nil"/>
              <w:bottom w:val="single" w:sz="8" w:space="0" w:color="auto"/>
              <w:right w:val="nil"/>
            </w:tcBorders>
            <w:noWrap/>
            <w:hideMark/>
          </w:tcPr>
          <w:p w14:paraId="35D0BC08" w14:textId="77777777" w:rsidR="00B8522E" w:rsidRPr="00261E78" w:rsidRDefault="00B8522E" w:rsidP="00B8522E">
            <w:pPr>
              <w:jc w:val="center"/>
              <w:rPr>
                <w:rFonts w:eastAsia="DengXian"/>
                <w:sz w:val="20"/>
                <w:szCs w:val="20"/>
              </w:rPr>
            </w:pPr>
            <w:r w:rsidRPr="00261E78">
              <w:rPr>
                <w:rFonts w:eastAsia="DengXian"/>
                <w:sz w:val="20"/>
                <w:szCs w:val="20"/>
              </w:rPr>
              <w:t>(0.010)</w:t>
            </w:r>
          </w:p>
        </w:tc>
        <w:tc>
          <w:tcPr>
            <w:tcW w:w="1544" w:type="dxa"/>
            <w:tcBorders>
              <w:top w:val="nil"/>
              <w:left w:val="nil"/>
              <w:bottom w:val="single" w:sz="8" w:space="0" w:color="auto"/>
              <w:right w:val="nil"/>
            </w:tcBorders>
            <w:noWrap/>
            <w:hideMark/>
          </w:tcPr>
          <w:p w14:paraId="23CA46B1" w14:textId="77777777" w:rsidR="00B8522E" w:rsidRPr="00261E78" w:rsidRDefault="00B8522E" w:rsidP="00B8522E">
            <w:pPr>
              <w:jc w:val="center"/>
              <w:rPr>
                <w:rFonts w:eastAsia="DengXian"/>
                <w:sz w:val="20"/>
                <w:szCs w:val="20"/>
              </w:rPr>
            </w:pPr>
            <w:r w:rsidRPr="00261E78">
              <w:rPr>
                <w:rFonts w:eastAsia="DengXian"/>
                <w:sz w:val="20"/>
                <w:szCs w:val="20"/>
              </w:rPr>
              <w:t>(0.008)</w:t>
            </w:r>
          </w:p>
        </w:tc>
      </w:tr>
      <w:tr w:rsidR="00B8522E" w:rsidRPr="00261E78" w14:paraId="0AF6EBD0" w14:textId="77777777" w:rsidTr="00633022">
        <w:trPr>
          <w:trHeight w:val="260"/>
          <w:jc w:val="center"/>
        </w:trPr>
        <w:tc>
          <w:tcPr>
            <w:tcW w:w="2790" w:type="dxa"/>
            <w:tcBorders>
              <w:top w:val="nil"/>
              <w:left w:val="nil"/>
              <w:bottom w:val="nil"/>
              <w:right w:val="nil"/>
            </w:tcBorders>
            <w:noWrap/>
            <w:hideMark/>
          </w:tcPr>
          <w:p w14:paraId="74708E30" w14:textId="77777777" w:rsidR="00B8522E" w:rsidRPr="00261E78" w:rsidRDefault="00B8522E" w:rsidP="00B8522E">
            <w:pPr>
              <w:rPr>
                <w:rFonts w:eastAsia="DengXian"/>
                <w:sz w:val="20"/>
                <w:szCs w:val="20"/>
              </w:rPr>
            </w:pPr>
            <w:r w:rsidRPr="00261E78">
              <w:rPr>
                <w:rFonts w:eastAsia="DengXian"/>
                <w:sz w:val="20"/>
                <w:szCs w:val="20"/>
              </w:rPr>
              <w:t>question timing FE</w:t>
            </w:r>
          </w:p>
        </w:tc>
        <w:tc>
          <w:tcPr>
            <w:tcW w:w="1080" w:type="dxa"/>
            <w:tcBorders>
              <w:top w:val="nil"/>
              <w:left w:val="nil"/>
              <w:bottom w:val="nil"/>
              <w:right w:val="nil"/>
            </w:tcBorders>
            <w:noWrap/>
            <w:vAlign w:val="center"/>
            <w:hideMark/>
          </w:tcPr>
          <w:p w14:paraId="1D0BAE77"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080" w:type="dxa"/>
            <w:tcBorders>
              <w:top w:val="nil"/>
              <w:left w:val="nil"/>
              <w:bottom w:val="nil"/>
              <w:right w:val="nil"/>
            </w:tcBorders>
            <w:vAlign w:val="center"/>
          </w:tcPr>
          <w:p w14:paraId="5CF22706" w14:textId="4D33D145"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hideMark/>
          </w:tcPr>
          <w:p w14:paraId="6430DBC7" w14:textId="68ECBBEB" w:rsidR="00B8522E" w:rsidRPr="00261E78" w:rsidRDefault="00B8522E" w:rsidP="00B8522E">
            <w:pPr>
              <w:jc w:val="center"/>
              <w:rPr>
                <w:rFonts w:eastAsia="DengXian"/>
                <w:sz w:val="20"/>
                <w:szCs w:val="20"/>
              </w:rPr>
            </w:pPr>
            <w:r w:rsidRPr="00261E78">
              <w:rPr>
                <w:rFonts w:eastAsia="DengXian"/>
                <w:sz w:val="20"/>
                <w:szCs w:val="20"/>
              </w:rPr>
              <w:t>√</w:t>
            </w:r>
          </w:p>
        </w:tc>
        <w:tc>
          <w:tcPr>
            <w:tcW w:w="1425" w:type="dxa"/>
            <w:tcBorders>
              <w:top w:val="nil"/>
              <w:left w:val="nil"/>
              <w:bottom w:val="nil"/>
              <w:right w:val="nil"/>
            </w:tcBorders>
            <w:noWrap/>
            <w:vAlign w:val="center"/>
            <w:hideMark/>
          </w:tcPr>
          <w:p w14:paraId="416C453F"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544" w:type="dxa"/>
            <w:tcBorders>
              <w:top w:val="nil"/>
              <w:left w:val="nil"/>
              <w:bottom w:val="nil"/>
              <w:right w:val="nil"/>
            </w:tcBorders>
            <w:noWrap/>
            <w:vAlign w:val="center"/>
            <w:hideMark/>
          </w:tcPr>
          <w:p w14:paraId="71A96790" w14:textId="77777777" w:rsidR="00B8522E" w:rsidRPr="00261E78" w:rsidRDefault="00B8522E" w:rsidP="00B8522E">
            <w:pPr>
              <w:jc w:val="center"/>
              <w:rPr>
                <w:rFonts w:eastAsia="DengXian"/>
                <w:sz w:val="20"/>
                <w:szCs w:val="20"/>
              </w:rPr>
            </w:pPr>
            <w:r w:rsidRPr="00261E78">
              <w:rPr>
                <w:rFonts w:eastAsia="DengXian"/>
                <w:sz w:val="20"/>
                <w:szCs w:val="20"/>
              </w:rPr>
              <w:t>√</w:t>
            </w:r>
          </w:p>
        </w:tc>
      </w:tr>
      <w:tr w:rsidR="00B8522E" w:rsidRPr="00261E78" w14:paraId="3B2CB56C" w14:textId="77777777" w:rsidTr="00633022">
        <w:trPr>
          <w:trHeight w:val="260"/>
          <w:jc w:val="center"/>
        </w:trPr>
        <w:tc>
          <w:tcPr>
            <w:tcW w:w="2790" w:type="dxa"/>
            <w:tcBorders>
              <w:top w:val="nil"/>
              <w:left w:val="nil"/>
              <w:bottom w:val="nil"/>
              <w:right w:val="nil"/>
            </w:tcBorders>
            <w:noWrap/>
          </w:tcPr>
          <w:p w14:paraId="32537E99" w14:textId="6618DEB0" w:rsidR="00B8522E" w:rsidRPr="00261E78" w:rsidRDefault="00B8522E" w:rsidP="00B8522E">
            <w:pPr>
              <w:rPr>
                <w:rFonts w:eastAsia="DengXian"/>
                <w:sz w:val="20"/>
                <w:szCs w:val="20"/>
              </w:rPr>
            </w:pPr>
            <w:r w:rsidRPr="00261E78">
              <w:rPr>
                <w:rFonts w:eastAsia="DengXian"/>
                <w:sz w:val="20"/>
                <w:szCs w:val="20"/>
              </w:rPr>
              <w:t>controlling for LLM-enabled content quality ratings and length of the first answer</w:t>
            </w:r>
          </w:p>
        </w:tc>
        <w:tc>
          <w:tcPr>
            <w:tcW w:w="1080" w:type="dxa"/>
            <w:tcBorders>
              <w:top w:val="nil"/>
              <w:left w:val="nil"/>
              <w:bottom w:val="nil"/>
              <w:right w:val="nil"/>
            </w:tcBorders>
            <w:noWrap/>
            <w:vAlign w:val="center"/>
          </w:tcPr>
          <w:p w14:paraId="482C7EA9" w14:textId="77777777" w:rsidR="00B8522E" w:rsidRPr="00261E78" w:rsidRDefault="00B8522E" w:rsidP="00B8522E">
            <w:pPr>
              <w:jc w:val="center"/>
              <w:rPr>
                <w:rFonts w:eastAsia="DengXian"/>
                <w:sz w:val="20"/>
                <w:szCs w:val="20"/>
              </w:rPr>
            </w:pPr>
          </w:p>
        </w:tc>
        <w:tc>
          <w:tcPr>
            <w:tcW w:w="1080" w:type="dxa"/>
            <w:tcBorders>
              <w:top w:val="nil"/>
              <w:left w:val="nil"/>
              <w:bottom w:val="nil"/>
              <w:right w:val="nil"/>
            </w:tcBorders>
            <w:vAlign w:val="center"/>
          </w:tcPr>
          <w:p w14:paraId="6E03F362" w14:textId="04C8A4A8"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tcPr>
          <w:p w14:paraId="289CD636" w14:textId="77777777" w:rsidR="00B8522E" w:rsidRPr="00261E78" w:rsidRDefault="00B8522E" w:rsidP="00B8522E">
            <w:pPr>
              <w:jc w:val="center"/>
              <w:rPr>
                <w:rFonts w:eastAsia="DengXian"/>
                <w:sz w:val="20"/>
                <w:szCs w:val="20"/>
              </w:rPr>
            </w:pPr>
          </w:p>
        </w:tc>
        <w:tc>
          <w:tcPr>
            <w:tcW w:w="1425" w:type="dxa"/>
            <w:tcBorders>
              <w:top w:val="nil"/>
              <w:left w:val="nil"/>
              <w:bottom w:val="nil"/>
              <w:right w:val="nil"/>
            </w:tcBorders>
            <w:noWrap/>
            <w:vAlign w:val="center"/>
          </w:tcPr>
          <w:p w14:paraId="23D2A6C4" w14:textId="77777777" w:rsidR="00B8522E" w:rsidRPr="00261E78" w:rsidRDefault="00B8522E" w:rsidP="00B8522E">
            <w:pPr>
              <w:jc w:val="center"/>
              <w:rPr>
                <w:rFonts w:eastAsia="DengXian"/>
                <w:sz w:val="20"/>
                <w:szCs w:val="20"/>
              </w:rPr>
            </w:pPr>
          </w:p>
        </w:tc>
        <w:tc>
          <w:tcPr>
            <w:tcW w:w="1544" w:type="dxa"/>
            <w:tcBorders>
              <w:top w:val="nil"/>
              <w:left w:val="nil"/>
              <w:bottom w:val="nil"/>
              <w:right w:val="nil"/>
            </w:tcBorders>
            <w:noWrap/>
            <w:vAlign w:val="center"/>
          </w:tcPr>
          <w:p w14:paraId="63547C2D" w14:textId="77777777" w:rsidR="00B8522E" w:rsidRPr="00261E78" w:rsidRDefault="00B8522E" w:rsidP="00B8522E">
            <w:pPr>
              <w:jc w:val="center"/>
              <w:rPr>
                <w:rFonts w:eastAsia="DengXian"/>
                <w:sz w:val="20"/>
                <w:szCs w:val="20"/>
              </w:rPr>
            </w:pPr>
          </w:p>
        </w:tc>
      </w:tr>
      <w:tr w:rsidR="00B8522E" w:rsidRPr="00261E78" w14:paraId="6ACFD383" w14:textId="77777777" w:rsidTr="00633022">
        <w:trPr>
          <w:trHeight w:val="270"/>
          <w:jc w:val="center"/>
        </w:trPr>
        <w:tc>
          <w:tcPr>
            <w:tcW w:w="2790" w:type="dxa"/>
            <w:tcBorders>
              <w:top w:val="nil"/>
              <w:left w:val="nil"/>
              <w:bottom w:val="single" w:sz="8" w:space="0" w:color="auto"/>
              <w:right w:val="nil"/>
            </w:tcBorders>
            <w:noWrap/>
            <w:hideMark/>
          </w:tcPr>
          <w:p w14:paraId="3DC13EA3" w14:textId="77777777" w:rsidR="00B8522E" w:rsidRPr="00261E78" w:rsidRDefault="00B8522E" w:rsidP="00B8522E">
            <w:pPr>
              <w:rPr>
                <w:rFonts w:eastAsia="DengXian"/>
                <w:sz w:val="20"/>
                <w:szCs w:val="20"/>
              </w:rPr>
            </w:pPr>
            <w:r w:rsidRPr="00261E78">
              <w:rPr>
                <w:rFonts w:eastAsia="DengXian"/>
                <w:sz w:val="20"/>
                <w:szCs w:val="20"/>
              </w:rPr>
              <w:t>controls</w:t>
            </w:r>
          </w:p>
        </w:tc>
        <w:tc>
          <w:tcPr>
            <w:tcW w:w="1080" w:type="dxa"/>
            <w:tcBorders>
              <w:top w:val="nil"/>
              <w:left w:val="nil"/>
              <w:bottom w:val="single" w:sz="8" w:space="0" w:color="auto"/>
              <w:right w:val="nil"/>
            </w:tcBorders>
            <w:noWrap/>
            <w:hideMark/>
          </w:tcPr>
          <w:p w14:paraId="398CD645"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080" w:type="dxa"/>
            <w:tcBorders>
              <w:top w:val="nil"/>
              <w:left w:val="nil"/>
              <w:bottom w:val="single" w:sz="8" w:space="0" w:color="auto"/>
              <w:right w:val="nil"/>
            </w:tcBorders>
          </w:tcPr>
          <w:p w14:paraId="52C2D8A3" w14:textId="57F027A5"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single" w:sz="8" w:space="0" w:color="auto"/>
              <w:right w:val="nil"/>
            </w:tcBorders>
            <w:noWrap/>
            <w:hideMark/>
          </w:tcPr>
          <w:p w14:paraId="6B04F3D9" w14:textId="50CFE64C" w:rsidR="00B8522E" w:rsidRPr="00261E78" w:rsidRDefault="00B8522E" w:rsidP="00B8522E">
            <w:pPr>
              <w:jc w:val="center"/>
              <w:rPr>
                <w:rFonts w:eastAsia="DengXian"/>
                <w:sz w:val="20"/>
                <w:szCs w:val="20"/>
              </w:rPr>
            </w:pPr>
            <w:r w:rsidRPr="00261E78">
              <w:rPr>
                <w:rFonts w:eastAsia="DengXian"/>
                <w:sz w:val="20"/>
                <w:szCs w:val="20"/>
              </w:rPr>
              <w:t>√</w:t>
            </w:r>
          </w:p>
        </w:tc>
        <w:tc>
          <w:tcPr>
            <w:tcW w:w="1425" w:type="dxa"/>
            <w:tcBorders>
              <w:top w:val="nil"/>
              <w:left w:val="nil"/>
              <w:bottom w:val="single" w:sz="8" w:space="0" w:color="auto"/>
              <w:right w:val="nil"/>
            </w:tcBorders>
            <w:noWrap/>
            <w:hideMark/>
          </w:tcPr>
          <w:p w14:paraId="380BC36B"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544" w:type="dxa"/>
            <w:tcBorders>
              <w:top w:val="nil"/>
              <w:left w:val="nil"/>
              <w:bottom w:val="single" w:sz="8" w:space="0" w:color="auto"/>
              <w:right w:val="nil"/>
            </w:tcBorders>
            <w:noWrap/>
            <w:hideMark/>
          </w:tcPr>
          <w:p w14:paraId="3654B5D1" w14:textId="77777777" w:rsidR="00B8522E" w:rsidRPr="00261E78" w:rsidRDefault="00B8522E" w:rsidP="00B8522E">
            <w:pPr>
              <w:jc w:val="center"/>
              <w:rPr>
                <w:rFonts w:eastAsia="DengXian"/>
                <w:sz w:val="20"/>
                <w:szCs w:val="20"/>
              </w:rPr>
            </w:pPr>
            <w:r w:rsidRPr="00261E78">
              <w:rPr>
                <w:rFonts w:eastAsia="DengXian"/>
                <w:sz w:val="20"/>
                <w:szCs w:val="20"/>
              </w:rPr>
              <w:t>√</w:t>
            </w:r>
          </w:p>
        </w:tc>
      </w:tr>
      <w:tr w:rsidR="00B8522E" w:rsidRPr="00261E78" w14:paraId="3CA44AB4" w14:textId="77777777" w:rsidTr="00633022">
        <w:trPr>
          <w:trHeight w:val="283"/>
          <w:jc w:val="center"/>
        </w:trPr>
        <w:tc>
          <w:tcPr>
            <w:tcW w:w="2790" w:type="dxa"/>
            <w:tcBorders>
              <w:top w:val="single" w:sz="8" w:space="0" w:color="auto"/>
              <w:left w:val="nil"/>
              <w:bottom w:val="single" w:sz="12" w:space="0" w:color="auto"/>
              <w:right w:val="nil"/>
            </w:tcBorders>
            <w:noWrap/>
            <w:hideMark/>
          </w:tcPr>
          <w:p w14:paraId="41F23875" w14:textId="77777777" w:rsidR="00B8522E" w:rsidRPr="00261E78" w:rsidRDefault="00B8522E" w:rsidP="00B8522E">
            <w:pPr>
              <w:rPr>
                <w:rFonts w:eastAsia="DengXian"/>
                <w:sz w:val="20"/>
                <w:szCs w:val="20"/>
              </w:rPr>
            </w:pPr>
            <w:r w:rsidRPr="00261E78">
              <w:rPr>
                <w:rFonts w:eastAsia="DengXian"/>
                <w:sz w:val="20"/>
                <w:szCs w:val="20"/>
              </w:rPr>
              <w:t>N</w:t>
            </w:r>
          </w:p>
        </w:tc>
        <w:tc>
          <w:tcPr>
            <w:tcW w:w="1080" w:type="dxa"/>
            <w:tcBorders>
              <w:top w:val="single" w:sz="8" w:space="0" w:color="auto"/>
              <w:left w:val="nil"/>
              <w:bottom w:val="single" w:sz="12" w:space="0" w:color="auto"/>
              <w:right w:val="nil"/>
            </w:tcBorders>
            <w:noWrap/>
            <w:hideMark/>
          </w:tcPr>
          <w:p w14:paraId="046CC1B1" w14:textId="77777777" w:rsidR="00B8522E" w:rsidRPr="00261E78" w:rsidRDefault="00B8522E" w:rsidP="00B8522E">
            <w:pPr>
              <w:jc w:val="center"/>
              <w:rPr>
                <w:rFonts w:eastAsia="DengXian"/>
                <w:sz w:val="20"/>
                <w:szCs w:val="20"/>
              </w:rPr>
            </w:pPr>
            <w:r w:rsidRPr="00261E78">
              <w:rPr>
                <w:rFonts w:eastAsia="DengXian"/>
                <w:sz w:val="20"/>
                <w:szCs w:val="20"/>
              </w:rPr>
              <w:t>1,058</w:t>
            </w:r>
          </w:p>
        </w:tc>
        <w:tc>
          <w:tcPr>
            <w:tcW w:w="1080" w:type="dxa"/>
            <w:tcBorders>
              <w:top w:val="single" w:sz="8" w:space="0" w:color="auto"/>
              <w:left w:val="nil"/>
              <w:bottom w:val="single" w:sz="12" w:space="0" w:color="auto"/>
              <w:right w:val="nil"/>
            </w:tcBorders>
          </w:tcPr>
          <w:p w14:paraId="7B2FFDEC" w14:textId="156A79AC" w:rsidR="00B8522E" w:rsidRPr="00261E78" w:rsidRDefault="00B8522E" w:rsidP="00B8522E">
            <w:pPr>
              <w:jc w:val="center"/>
              <w:rPr>
                <w:rFonts w:eastAsia="DengXian"/>
                <w:sz w:val="20"/>
                <w:szCs w:val="20"/>
              </w:rPr>
            </w:pPr>
            <w:r w:rsidRPr="00261E78">
              <w:rPr>
                <w:rFonts w:eastAsia="DengXian"/>
                <w:sz w:val="20"/>
                <w:szCs w:val="20"/>
              </w:rPr>
              <w:t>1,055</w:t>
            </w:r>
          </w:p>
        </w:tc>
        <w:tc>
          <w:tcPr>
            <w:tcW w:w="1441" w:type="dxa"/>
            <w:tcBorders>
              <w:top w:val="single" w:sz="8" w:space="0" w:color="auto"/>
              <w:left w:val="nil"/>
              <w:bottom w:val="single" w:sz="12" w:space="0" w:color="auto"/>
              <w:right w:val="nil"/>
            </w:tcBorders>
            <w:noWrap/>
            <w:hideMark/>
          </w:tcPr>
          <w:p w14:paraId="5B4F46F7" w14:textId="17FDB5B1" w:rsidR="00B8522E" w:rsidRPr="00261E78" w:rsidRDefault="00B8522E" w:rsidP="00B8522E">
            <w:pPr>
              <w:jc w:val="center"/>
              <w:rPr>
                <w:rFonts w:eastAsia="DengXian"/>
                <w:sz w:val="20"/>
                <w:szCs w:val="20"/>
              </w:rPr>
            </w:pPr>
            <w:r w:rsidRPr="00261E78">
              <w:rPr>
                <w:rFonts w:eastAsia="DengXian"/>
                <w:sz w:val="20"/>
                <w:szCs w:val="20"/>
              </w:rPr>
              <w:t>4,634</w:t>
            </w:r>
          </w:p>
        </w:tc>
        <w:tc>
          <w:tcPr>
            <w:tcW w:w="1425" w:type="dxa"/>
            <w:tcBorders>
              <w:top w:val="single" w:sz="8" w:space="0" w:color="auto"/>
              <w:left w:val="nil"/>
              <w:bottom w:val="single" w:sz="12" w:space="0" w:color="auto"/>
              <w:right w:val="nil"/>
            </w:tcBorders>
            <w:noWrap/>
            <w:hideMark/>
          </w:tcPr>
          <w:p w14:paraId="0B625D42" w14:textId="77777777" w:rsidR="00B8522E" w:rsidRPr="00261E78" w:rsidRDefault="00B8522E" w:rsidP="00B8522E">
            <w:pPr>
              <w:jc w:val="center"/>
              <w:rPr>
                <w:rFonts w:eastAsia="DengXian"/>
                <w:sz w:val="20"/>
                <w:szCs w:val="20"/>
              </w:rPr>
            </w:pPr>
            <w:r w:rsidRPr="00261E78">
              <w:rPr>
                <w:rFonts w:eastAsia="DengXian"/>
                <w:sz w:val="20"/>
                <w:szCs w:val="20"/>
              </w:rPr>
              <w:t>4,634</w:t>
            </w:r>
          </w:p>
        </w:tc>
        <w:tc>
          <w:tcPr>
            <w:tcW w:w="1544" w:type="dxa"/>
            <w:tcBorders>
              <w:top w:val="single" w:sz="8" w:space="0" w:color="auto"/>
              <w:left w:val="nil"/>
              <w:bottom w:val="single" w:sz="12" w:space="0" w:color="auto"/>
              <w:right w:val="nil"/>
            </w:tcBorders>
            <w:noWrap/>
            <w:hideMark/>
          </w:tcPr>
          <w:p w14:paraId="57A05330" w14:textId="77777777" w:rsidR="00B8522E" w:rsidRPr="00261E78" w:rsidRDefault="00B8522E" w:rsidP="00B8522E">
            <w:pPr>
              <w:jc w:val="center"/>
              <w:rPr>
                <w:rFonts w:eastAsia="DengXian"/>
                <w:sz w:val="20"/>
                <w:szCs w:val="20"/>
              </w:rPr>
            </w:pPr>
            <w:r w:rsidRPr="00261E78">
              <w:rPr>
                <w:rFonts w:eastAsia="DengXian"/>
                <w:sz w:val="20"/>
                <w:szCs w:val="20"/>
              </w:rPr>
              <w:t>4,634</w:t>
            </w:r>
          </w:p>
        </w:tc>
      </w:tr>
    </w:tbl>
    <w:p w14:paraId="311B8FE6" w14:textId="2EEBF7CF" w:rsidR="00C273D9" w:rsidRDefault="007C4227" w:rsidP="007402DD">
      <w:pPr>
        <w:pStyle w:val="Notes"/>
      </w:pPr>
      <w:r w:rsidRPr="00261E78">
        <w:t>Notes: 1. ***p&lt;0.001; **p&lt;0.01; *p&lt;0.05.</w:t>
      </w:r>
      <w:r w:rsidR="000C39A2" w:rsidRPr="00261E78" w:rsidDel="000C39A2">
        <w:t xml:space="preserve"> </w:t>
      </w:r>
      <w:r w:rsidRPr="00261E78">
        <w:br/>
      </w:r>
      <w:r w:rsidR="000C39A2" w:rsidRPr="00261E78">
        <w:t>2</w:t>
      </w:r>
      <w:r w:rsidRPr="00261E78">
        <w:t>. Question timing FE indicates the date on which the question was posted.</w:t>
      </w:r>
    </w:p>
    <w:p w14:paraId="7238AA19" w14:textId="77777777" w:rsidR="00E42D98" w:rsidRPr="00261E78" w:rsidRDefault="00E42D98" w:rsidP="007402DD">
      <w:pPr>
        <w:pStyle w:val="Notes"/>
      </w:pPr>
    </w:p>
    <w:p w14:paraId="47F33E1A" w14:textId="3B06F48B" w:rsidR="00142F48" w:rsidRPr="00261E78" w:rsidRDefault="00CE4E6F" w:rsidP="00E93697">
      <w:pPr>
        <w:pStyle w:val="Heading2"/>
      </w:pPr>
      <w:r w:rsidRPr="00261E78">
        <w:t>Broader Platform Engagement: Effects of AI-Generated Answers on Questioner Activity and Question Visibility</w:t>
      </w:r>
      <w:r w:rsidR="00142F48" w:rsidRPr="00261E78">
        <w:t xml:space="preserve"> </w:t>
      </w:r>
    </w:p>
    <w:p w14:paraId="33D36081" w14:textId="2D8E9AA4" w:rsidR="00D06391" w:rsidRPr="00261E78" w:rsidRDefault="004D7FC7" w:rsidP="00D06391">
      <w:pPr>
        <w:pStyle w:val="Paragraph0"/>
      </w:pPr>
      <w:r w:rsidRPr="00261E78">
        <w:t>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w:t>
      </w:r>
      <w:r w:rsidR="00144466" w:rsidRPr="00261E78">
        <w:t>’</w:t>
      </w:r>
      <w:r w:rsidRPr="00261E78">
        <w:t>s impact on the platform</w:t>
      </w:r>
      <w:r w:rsidR="00144466" w:rsidRPr="00261E78">
        <w:t>’</w:t>
      </w:r>
      <w:r w:rsidRPr="00261E78">
        <w:t xml:space="preserve">s knowledge exchange ecosystem. </w:t>
      </w:r>
    </w:p>
    <w:p w14:paraId="6905A252" w14:textId="58D546DA" w:rsidR="004D7FC7" w:rsidRPr="00261E78" w:rsidRDefault="00D06391" w:rsidP="00D06391">
      <w:pPr>
        <w:pStyle w:val="Paragraph0"/>
      </w:pPr>
      <w:r w:rsidRPr="00261E78">
        <w:t xml:space="preserve">Table 16 </w:t>
      </w:r>
      <w:r w:rsidR="004D7FC7" w:rsidRPr="00261E78">
        <w:t xml:space="preserve">presents the effects of AI-generated answers on </w:t>
      </w:r>
      <w:r w:rsidR="002C29E2" w:rsidRPr="00261E78">
        <w:t xml:space="preserve">the </w:t>
      </w:r>
      <w:r w:rsidR="004D7FC7" w:rsidRPr="00261E78">
        <w:t xml:space="preserve">questioner and viewer engagement metrics over a one-month period. Notably, we find no statistically significant effects across any of these engagement dimensions. </w:t>
      </w:r>
      <w:r w:rsidR="00D13C44" w:rsidRPr="00261E78">
        <w:t>Columns 1-3 examine questioner retention by measuring the logarithm of the number of questioner</w:t>
      </w:r>
      <w:r w:rsidR="00144466" w:rsidRPr="00261E78">
        <w:t>’</w:t>
      </w:r>
      <w:r w:rsidR="00D13C44" w:rsidRPr="00261E78">
        <w:t>s subsequent activities after receiving an answer over different time horizons: 1 month, 2 months, and 3 months. The results consistently show no significant effects across all time periods (</w:t>
      </w:r>
      <w:r w:rsidR="00D13C44" w:rsidRPr="00261E78">
        <w:rPr>
          <w:i/>
          <w:iCs/>
        </w:rPr>
        <w:t>β</w:t>
      </w:r>
      <w:r w:rsidR="00D13C44" w:rsidRPr="00261E78">
        <w:t xml:space="preserve"> = </w:t>
      </w:r>
      <w:r w:rsidR="00E24A84" w:rsidRPr="00261E78">
        <w:t>-</w:t>
      </w:r>
      <w:r w:rsidR="00D13C44" w:rsidRPr="00261E78">
        <w:t>0.0</w:t>
      </w:r>
      <w:r w:rsidR="00E24A84" w:rsidRPr="00261E78">
        <w:t>10</w:t>
      </w:r>
      <w:r w:rsidR="00D13C44" w:rsidRPr="00261E78">
        <w:t xml:space="preserve">, p &gt; 0.05 for 1 month; </w:t>
      </w:r>
      <w:r w:rsidR="00D15446" w:rsidRPr="00261E78">
        <w:rPr>
          <w:i/>
          <w:iCs/>
        </w:rPr>
        <w:t>β</w:t>
      </w:r>
      <w:r w:rsidR="00D15446" w:rsidRPr="00261E78">
        <w:t xml:space="preserve"> </w:t>
      </w:r>
      <w:r w:rsidR="00D13C44" w:rsidRPr="00261E78">
        <w:t xml:space="preserve">= -0.002, </w:t>
      </w:r>
      <w:r w:rsidR="00D13C44" w:rsidRPr="00261E78">
        <w:lastRenderedPageBreak/>
        <w:t xml:space="preserve">p &gt; 0.05 for 2 months; </w:t>
      </w:r>
      <w:r w:rsidR="00D15446" w:rsidRPr="00261E78">
        <w:rPr>
          <w:i/>
          <w:iCs/>
        </w:rPr>
        <w:t>β</w:t>
      </w:r>
      <w:r w:rsidR="00D15446" w:rsidRPr="00261E78">
        <w:t xml:space="preserve"> </w:t>
      </w:r>
      <w:r w:rsidR="00D13C44" w:rsidRPr="00261E78">
        <w:t>= -0.009, p &gt; 0.05 for 3 months), indicating that AI-generated answers do not measurably influence questioner retention in either the short or long term.</w:t>
      </w:r>
    </w:p>
    <w:p w14:paraId="755FD269" w14:textId="3EC5BF56" w:rsidR="00D15446" w:rsidRPr="00261E78" w:rsidRDefault="00D15446" w:rsidP="00677FA8">
      <w:pPr>
        <w:pStyle w:val="Paragraph0"/>
      </w:pPr>
      <w:r w:rsidRPr="00261E78">
        <w:t xml:space="preserve">In Column 4, we analyze questioner-answerer interaction by measuring comments posted by questioners in response to answers received by question </w:t>
      </w:r>
      <w:r w:rsidRPr="00261E78">
        <w:rPr>
          <w:i/>
          <w:iCs/>
        </w:rPr>
        <w:t>i</w:t>
      </w:r>
      <w:r w:rsidRPr="00261E78">
        <w:t xml:space="preserve"> (limited to questions receiving at least one human answer). The results show no significant effect (</w:t>
      </w:r>
      <w:r w:rsidRPr="00261E78">
        <w:rPr>
          <w:i/>
          <w:iCs/>
        </w:rPr>
        <w:t>β</w:t>
      </w:r>
      <w:r w:rsidRPr="00261E78">
        <w:t xml:space="preserve"> = -0.039, p &gt; 0.05), suggesting that AI-generated answers do not change the depth of dialogue between questioners and answerers. Similarly, Column 5 reveals no significant difference in question viewership (</w:t>
      </w:r>
      <w:r w:rsidRPr="00261E78">
        <w:rPr>
          <w:i/>
          <w:iCs/>
        </w:rPr>
        <w:t>β</w:t>
      </w:r>
      <w:r w:rsidRPr="00261E78">
        <w:t xml:space="preserve"> = -0.009, p &gt; 0.05) between questions with and without AI-generated answers.</w:t>
      </w:r>
      <w:r w:rsidRPr="00261E78" w:rsidDel="00D15446">
        <w:t xml:space="preserve"> </w:t>
      </w:r>
    </w:p>
    <w:p w14:paraId="5090D84C" w14:textId="434A0E66" w:rsidR="008D34AC" w:rsidRPr="00261E78" w:rsidRDefault="00CE4E6F" w:rsidP="00747005">
      <w:pPr>
        <w:pStyle w:val="Paragraph0"/>
      </w:pPr>
      <w:r w:rsidRPr="00261E78">
        <w:t xml:space="preserve">Taken together, these results suggest that the impact of AI-generated answers is largely confined to the dynamics of answer provision and recognition rather than affecting broader platform engagement. While AI integration creates significant changes in how human answerers contribute and receive recognition, it appears to have neutral effects on questioner retention, interactive dialogue, and question viewership. </w:t>
      </w:r>
      <w:bookmarkStart w:id="36" w:name="_Ref194135367"/>
    </w:p>
    <w:p w14:paraId="10A6D874" w14:textId="1478A02B" w:rsidR="00431B06" w:rsidRPr="00261E78" w:rsidRDefault="000A10FA" w:rsidP="00431B06">
      <w:pPr>
        <w:pStyle w:val="TableFiguretitle"/>
      </w:pPr>
      <w:r w:rsidRPr="00261E78">
        <w:t xml:space="preserve">Table </w:t>
      </w:r>
      <w:fldSimple w:instr=" SEQ Table \* ARABIC ">
        <w:r w:rsidR="00D06391" w:rsidRPr="00261E78">
          <w:t>16</w:t>
        </w:r>
      </w:fldSimple>
      <w:bookmarkEnd w:id="36"/>
      <w:r w:rsidRPr="00261E78">
        <w:t xml:space="preserve">. </w:t>
      </w:r>
      <w:r w:rsidR="00142F48" w:rsidRPr="00261E78">
        <w:t>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49569F" w:rsidRPr="00261E78" w14:paraId="72B128A7" w14:textId="77777777" w:rsidTr="0049569F">
        <w:trPr>
          <w:trHeight w:val="260"/>
          <w:jc w:val="center"/>
        </w:trPr>
        <w:tc>
          <w:tcPr>
            <w:tcW w:w="1800" w:type="dxa"/>
            <w:tcBorders>
              <w:top w:val="single" w:sz="4" w:space="0" w:color="auto"/>
              <w:left w:val="nil"/>
              <w:bottom w:val="nil"/>
              <w:right w:val="nil"/>
            </w:tcBorders>
            <w:noWrap/>
            <w:hideMark/>
          </w:tcPr>
          <w:p w14:paraId="1D1BE539" w14:textId="77777777" w:rsidR="00431B06" w:rsidRPr="00261E78" w:rsidRDefault="00431B06">
            <w:pPr>
              <w:jc w:val="center"/>
              <w:rPr>
                <w:sz w:val="20"/>
                <w:szCs w:val="20"/>
              </w:rPr>
            </w:pPr>
            <w:r w:rsidRPr="00261E78">
              <w:rPr>
                <w:sz w:val="20"/>
                <w:szCs w:val="20"/>
              </w:rPr>
              <w:t> </w:t>
            </w:r>
          </w:p>
        </w:tc>
        <w:tc>
          <w:tcPr>
            <w:tcW w:w="900" w:type="dxa"/>
            <w:tcBorders>
              <w:top w:val="single" w:sz="4" w:space="0" w:color="auto"/>
              <w:left w:val="nil"/>
              <w:bottom w:val="nil"/>
              <w:right w:val="nil"/>
            </w:tcBorders>
            <w:noWrap/>
            <w:hideMark/>
          </w:tcPr>
          <w:p w14:paraId="523585CF" w14:textId="77777777" w:rsidR="00431B06" w:rsidRPr="00261E78" w:rsidRDefault="00431B06">
            <w:pPr>
              <w:jc w:val="center"/>
              <w:rPr>
                <w:sz w:val="20"/>
                <w:szCs w:val="20"/>
              </w:rPr>
            </w:pPr>
            <w:r w:rsidRPr="00261E78">
              <w:rPr>
                <w:sz w:val="20"/>
                <w:szCs w:val="20"/>
              </w:rPr>
              <w:t>(1)</w:t>
            </w:r>
          </w:p>
        </w:tc>
        <w:tc>
          <w:tcPr>
            <w:tcW w:w="990" w:type="dxa"/>
            <w:tcBorders>
              <w:top w:val="single" w:sz="4" w:space="0" w:color="auto"/>
              <w:left w:val="nil"/>
              <w:bottom w:val="nil"/>
              <w:right w:val="nil"/>
            </w:tcBorders>
            <w:noWrap/>
            <w:hideMark/>
          </w:tcPr>
          <w:p w14:paraId="6A5B48B0" w14:textId="77777777" w:rsidR="00431B06" w:rsidRPr="00261E78" w:rsidRDefault="00431B06">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4B0076C2" w14:textId="77777777" w:rsidR="00431B06" w:rsidRPr="00261E78" w:rsidRDefault="00431B06">
            <w:pPr>
              <w:jc w:val="center"/>
              <w:rPr>
                <w:sz w:val="20"/>
                <w:szCs w:val="20"/>
              </w:rPr>
            </w:pPr>
            <w:r w:rsidRPr="00261E78">
              <w:rPr>
                <w:sz w:val="20"/>
                <w:szCs w:val="20"/>
              </w:rPr>
              <w:t>(3)</w:t>
            </w:r>
          </w:p>
        </w:tc>
        <w:tc>
          <w:tcPr>
            <w:tcW w:w="2250" w:type="dxa"/>
            <w:tcBorders>
              <w:top w:val="single" w:sz="4" w:space="0" w:color="auto"/>
              <w:left w:val="nil"/>
              <w:bottom w:val="nil"/>
              <w:right w:val="nil"/>
            </w:tcBorders>
            <w:noWrap/>
            <w:hideMark/>
          </w:tcPr>
          <w:p w14:paraId="6BD8BCC0" w14:textId="77777777" w:rsidR="00431B06" w:rsidRPr="00261E78" w:rsidRDefault="00431B06">
            <w:pPr>
              <w:jc w:val="center"/>
              <w:rPr>
                <w:sz w:val="20"/>
                <w:szCs w:val="20"/>
              </w:rPr>
            </w:pPr>
            <w:r w:rsidRPr="00261E78">
              <w:rPr>
                <w:sz w:val="20"/>
                <w:szCs w:val="20"/>
              </w:rPr>
              <w:t>(4)</w:t>
            </w:r>
          </w:p>
        </w:tc>
        <w:tc>
          <w:tcPr>
            <w:tcW w:w="2430" w:type="dxa"/>
            <w:tcBorders>
              <w:top w:val="single" w:sz="4" w:space="0" w:color="auto"/>
              <w:left w:val="nil"/>
              <w:bottom w:val="nil"/>
              <w:right w:val="nil"/>
            </w:tcBorders>
            <w:noWrap/>
            <w:hideMark/>
          </w:tcPr>
          <w:p w14:paraId="74CE0E81" w14:textId="77777777" w:rsidR="00431B06" w:rsidRPr="00261E78" w:rsidRDefault="00431B06">
            <w:pPr>
              <w:jc w:val="center"/>
              <w:rPr>
                <w:color w:val="000000"/>
                <w:sz w:val="20"/>
                <w:szCs w:val="20"/>
              </w:rPr>
            </w:pPr>
            <w:r w:rsidRPr="00261E78">
              <w:rPr>
                <w:color w:val="000000"/>
                <w:sz w:val="20"/>
                <w:szCs w:val="20"/>
              </w:rPr>
              <w:t>(5)</w:t>
            </w:r>
          </w:p>
        </w:tc>
      </w:tr>
      <w:tr w:rsidR="00E9283D" w:rsidRPr="00261E78" w14:paraId="77999C3E" w14:textId="77777777" w:rsidTr="00A86F82">
        <w:trPr>
          <w:trHeight w:val="260"/>
          <w:jc w:val="center"/>
        </w:trPr>
        <w:tc>
          <w:tcPr>
            <w:tcW w:w="1800" w:type="dxa"/>
            <w:vMerge w:val="restart"/>
            <w:tcBorders>
              <w:top w:val="nil"/>
              <w:left w:val="nil"/>
              <w:bottom w:val="nil"/>
              <w:right w:val="nil"/>
            </w:tcBorders>
            <w:noWrap/>
            <w:hideMark/>
          </w:tcPr>
          <w:p w14:paraId="0749A26E" w14:textId="77777777" w:rsidR="00431B06" w:rsidRPr="00261E78" w:rsidRDefault="00431B06">
            <w:pPr>
              <w:jc w:val="right"/>
              <w:rPr>
                <w:color w:val="000000"/>
                <w:sz w:val="20"/>
                <w:szCs w:val="20"/>
              </w:rPr>
            </w:pPr>
            <w:r w:rsidRPr="00261E78">
              <w:rPr>
                <w:color w:val="000000"/>
                <w:sz w:val="20"/>
                <w:szCs w:val="20"/>
              </w:rPr>
              <w:t>DV:</w:t>
            </w:r>
          </w:p>
        </w:tc>
        <w:tc>
          <w:tcPr>
            <w:tcW w:w="2880" w:type="dxa"/>
            <w:gridSpan w:val="3"/>
            <w:tcBorders>
              <w:top w:val="nil"/>
              <w:left w:val="nil"/>
              <w:bottom w:val="nil"/>
              <w:right w:val="nil"/>
            </w:tcBorders>
            <w:noWrap/>
            <w:hideMark/>
          </w:tcPr>
          <w:p w14:paraId="03D58CA1" w14:textId="5508BCE6" w:rsidR="0049569F" w:rsidRPr="00261E78" w:rsidRDefault="0049569F" w:rsidP="0049569F">
            <w:pPr>
              <w:jc w:val="center"/>
              <w:rPr>
                <w:rFonts w:eastAsia="DengXian"/>
                <w:sz w:val="20"/>
                <w:szCs w:val="20"/>
              </w:rPr>
            </w:pPr>
            <w:r w:rsidRPr="00261E78">
              <w:rPr>
                <w:rFonts w:eastAsia="DengXian"/>
                <w:sz w:val="20"/>
                <w:szCs w:val="20"/>
              </w:rPr>
              <w:t>the logarithm of the number of questioner</w:t>
            </w:r>
            <w:r w:rsidR="00144466" w:rsidRPr="00261E78">
              <w:rPr>
                <w:rFonts w:eastAsia="DengXian"/>
                <w:sz w:val="20"/>
                <w:szCs w:val="20"/>
              </w:rPr>
              <w:t>’</w:t>
            </w:r>
            <w:r w:rsidRPr="00261E78">
              <w:rPr>
                <w:rFonts w:eastAsia="DengXian"/>
                <w:sz w:val="20"/>
                <w:szCs w:val="20"/>
              </w:rPr>
              <w:t>s subsequent activities after receiving an answer</w:t>
            </w:r>
          </w:p>
          <w:p w14:paraId="2EE915CD" w14:textId="2F4EF9E5" w:rsidR="00431B06" w:rsidRPr="00261E78" w:rsidRDefault="00431B06">
            <w:pPr>
              <w:jc w:val="center"/>
              <w:rPr>
                <w:color w:val="000000"/>
                <w:sz w:val="20"/>
                <w:szCs w:val="20"/>
              </w:rPr>
            </w:pPr>
            <w:r w:rsidRPr="00261E78">
              <w:rPr>
                <w:color w:val="000000"/>
                <w:sz w:val="20"/>
                <w:szCs w:val="20"/>
              </w:rPr>
              <w:t xml:space="preserve">in </w:t>
            </w:r>
          </w:p>
        </w:tc>
        <w:tc>
          <w:tcPr>
            <w:tcW w:w="2250" w:type="dxa"/>
            <w:vMerge w:val="restart"/>
            <w:tcBorders>
              <w:top w:val="nil"/>
              <w:left w:val="nil"/>
              <w:bottom w:val="single" w:sz="4" w:space="0" w:color="000000"/>
              <w:right w:val="nil"/>
            </w:tcBorders>
            <w:hideMark/>
          </w:tcPr>
          <w:p w14:paraId="3EF62A05" w14:textId="3266680F" w:rsidR="00431B06" w:rsidRPr="00261E78" w:rsidRDefault="00431B06">
            <w:pPr>
              <w:jc w:val="center"/>
              <w:rPr>
                <w:sz w:val="20"/>
                <w:szCs w:val="20"/>
              </w:rPr>
            </w:pPr>
            <w:r w:rsidRPr="00261E78">
              <w:rPr>
                <w:rFonts w:eastAsia="DengXian"/>
                <w:sz w:val="20"/>
                <w:szCs w:val="20"/>
              </w:rPr>
              <w:t xml:space="preserve">DV: the logarithm of the number of comments the questioner posted in response to answers received by question </w:t>
            </w:r>
            <w:r w:rsidR="003C5557" w:rsidRPr="00261E78">
              <w:rPr>
                <w:rFonts w:eastAsia="DengXian"/>
                <w:i/>
                <w:iCs/>
                <w:sz w:val="20"/>
                <w:szCs w:val="20"/>
              </w:rPr>
              <w:t>i</w:t>
            </w:r>
            <w:r w:rsidRPr="00261E78">
              <w:rPr>
                <w:rFonts w:eastAsia="DengXian"/>
                <w:sz w:val="20"/>
                <w:szCs w:val="20"/>
              </w:rPr>
              <w:br/>
              <w:t>(</w:t>
            </w:r>
            <w:r w:rsidRPr="00261E78">
              <w:rPr>
                <w:rFonts w:eastAsia="DengXian"/>
                <w:i/>
                <w:iCs/>
                <w:sz w:val="20"/>
                <w:szCs w:val="20"/>
              </w:rPr>
              <w:t>Comment</w:t>
            </w:r>
            <w:r w:rsidRPr="00261E78">
              <w:rPr>
                <w:rFonts w:eastAsia="DengXian"/>
                <w:i/>
                <w:iCs/>
                <w:sz w:val="20"/>
                <w:szCs w:val="20"/>
                <w:vertAlign w:val="subscript"/>
              </w:rPr>
              <w:t>i</w:t>
            </w:r>
            <w:r w:rsidRPr="00261E78">
              <w:rPr>
                <w:rFonts w:eastAsia="DengXian"/>
                <w:sz w:val="20"/>
                <w:szCs w:val="20"/>
              </w:rPr>
              <w:t>)</w:t>
            </w:r>
          </w:p>
        </w:tc>
        <w:tc>
          <w:tcPr>
            <w:tcW w:w="2430" w:type="dxa"/>
            <w:vMerge w:val="restart"/>
            <w:tcBorders>
              <w:top w:val="nil"/>
              <w:left w:val="nil"/>
              <w:bottom w:val="single" w:sz="4" w:space="0" w:color="000000"/>
              <w:right w:val="nil"/>
            </w:tcBorders>
            <w:hideMark/>
          </w:tcPr>
          <w:p w14:paraId="04B6E5C6" w14:textId="77777777" w:rsidR="00431B06" w:rsidRPr="00261E78" w:rsidRDefault="00431B06">
            <w:pPr>
              <w:jc w:val="center"/>
              <w:rPr>
                <w:sz w:val="20"/>
                <w:szCs w:val="20"/>
              </w:rPr>
            </w:pPr>
            <w:r w:rsidRPr="00261E78">
              <w:rPr>
                <w:rFonts w:eastAsia="DengXian"/>
                <w:sz w:val="20"/>
                <w:szCs w:val="20"/>
              </w:rPr>
              <w:t xml:space="preserve">DV: the logarithm of the cumulative viewership count for question </w:t>
            </w:r>
            <w:r w:rsidRPr="00261E78">
              <w:rPr>
                <w:rFonts w:eastAsia="DengXian"/>
                <w:i/>
                <w:iCs/>
                <w:sz w:val="20"/>
                <w:szCs w:val="20"/>
              </w:rPr>
              <w:t>i</w:t>
            </w:r>
            <w:r w:rsidRPr="00261E78">
              <w:rPr>
                <w:rFonts w:eastAsia="DengXian"/>
                <w:sz w:val="20"/>
                <w:szCs w:val="20"/>
              </w:rPr>
              <w:br/>
              <w:t>(</w:t>
            </w:r>
            <w:r w:rsidRPr="00261E78">
              <w:rPr>
                <w:rFonts w:eastAsia="DengXian"/>
                <w:i/>
                <w:iCs/>
                <w:sz w:val="20"/>
                <w:szCs w:val="20"/>
              </w:rPr>
              <w:t>View</w:t>
            </w:r>
            <w:r w:rsidRPr="00261E78">
              <w:rPr>
                <w:rFonts w:eastAsia="DengXian"/>
                <w:i/>
                <w:iCs/>
                <w:sz w:val="20"/>
                <w:szCs w:val="20"/>
                <w:vertAlign w:val="subscript"/>
              </w:rPr>
              <w:t>i</w:t>
            </w:r>
            <w:r w:rsidRPr="00261E78">
              <w:rPr>
                <w:rFonts w:eastAsia="DengXian"/>
                <w:sz w:val="20"/>
                <w:szCs w:val="20"/>
              </w:rPr>
              <w:t>)</w:t>
            </w:r>
          </w:p>
        </w:tc>
      </w:tr>
      <w:tr w:rsidR="0049569F" w:rsidRPr="00261E78" w14:paraId="4B0CF2A7" w14:textId="77777777" w:rsidTr="00A86F82">
        <w:trPr>
          <w:trHeight w:val="260"/>
          <w:jc w:val="center"/>
        </w:trPr>
        <w:tc>
          <w:tcPr>
            <w:tcW w:w="1800" w:type="dxa"/>
            <w:vMerge/>
            <w:tcBorders>
              <w:top w:val="nil"/>
              <w:left w:val="nil"/>
              <w:bottom w:val="nil"/>
              <w:right w:val="nil"/>
            </w:tcBorders>
            <w:hideMark/>
          </w:tcPr>
          <w:p w14:paraId="5B0BE305" w14:textId="77777777" w:rsidR="00431B06" w:rsidRPr="00261E78" w:rsidRDefault="00431B06">
            <w:pPr>
              <w:rPr>
                <w:color w:val="000000"/>
                <w:sz w:val="20"/>
                <w:szCs w:val="20"/>
              </w:rPr>
            </w:pPr>
          </w:p>
        </w:tc>
        <w:tc>
          <w:tcPr>
            <w:tcW w:w="900" w:type="dxa"/>
            <w:tcBorders>
              <w:top w:val="nil"/>
              <w:left w:val="nil"/>
              <w:bottom w:val="single" w:sz="4" w:space="0" w:color="auto"/>
              <w:right w:val="nil"/>
            </w:tcBorders>
            <w:noWrap/>
            <w:hideMark/>
          </w:tcPr>
          <w:p w14:paraId="72111141" w14:textId="77777777" w:rsidR="00431B06" w:rsidRPr="00261E78" w:rsidRDefault="00431B06">
            <w:pPr>
              <w:jc w:val="center"/>
              <w:rPr>
                <w:sz w:val="20"/>
                <w:szCs w:val="20"/>
              </w:rPr>
            </w:pPr>
            <w:r w:rsidRPr="00261E78">
              <w:rPr>
                <w:sz w:val="20"/>
                <w:szCs w:val="20"/>
              </w:rPr>
              <w:t>1 month</w:t>
            </w:r>
          </w:p>
        </w:tc>
        <w:tc>
          <w:tcPr>
            <w:tcW w:w="990" w:type="dxa"/>
            <w:tcBorders>
              <w:top w:val="nil"/>
              <w:left w:val="nil"/>
              <w:bottom w:val="single" w:sz="4" w:space="0" w:color="auto"/>
              <w:right w:val="nil"/>
            </w:tcBorders>
            <w:noWrap/>
            <w:hideMark/>
          </w:tcPr>
          <w:p w14:paraId="13CFCDAC" w14:textId="77777777" w:rsidR="00431B06" w:rsidRPr="00261E78" w:rsidRDefault="00431B06">
            <w:pPr>
              <w:jc w:val="center"/>
              <w:rPr>
                <w:color w:val="000000"/>
                <w:sz w:val="20"/>
                <w:szCs w:val="20"/>
              </w:rPr>
            </w:pPr>
            <w:r w:rsidRPr="00261E78">
              <w:rPr>
                <w:color w:val="000000"/>
                <w:sz w:val="20"/>
                <w:szCs w:val="20"/>
              </w:rPr>
              <w:t>2 months</w:t>
            </w:r>
          </w:p>
        </w:tc>
        <w:tc>
          <w:tcPr>
            <w:tcW w:w="990" w:type="dxa"/>
            <w:tcBorders>
              <w:top w:val="nil"/>
              <w:left w:val="nil"/>
              <w:bottom w:val="single" w:sz="4" w:space="0" w:color="auto"/>
              <w:right w:val="nil"/>
            </w:tcBorders>
            <w:noWrap/>
            <w:hideMark/>
          </w:tcPr>
          <w:p w14:paraId="2611F7E8" w14:textId="77777777" w:rsidR="00431B06" w:rsidRPr="00261E78" w:rsidRDefault="00431B06">
            <w:pPr>
              <w:jc w:val="center"/>
              <w:rPr>
                <w:color w:val="000000"/>
                <w:sz w:val="20"/>
                <w:szCs w:val="20"/>
              </w:rPr>
            </w:pPr>
            <w:r w:rsidRPr="00261E78">
              <w:rPr>
                <w:color w:val="000000"/>
                <w:sz w:val="20"/>
                <w:szCs w:val="20"/>
              </w:rPr>
              <w:t>3 months</w:t>
            </w:r>
          </w:p>
        </w:tc>
        <w:tc>
          <w:tcPr>
            <w:tcW w:w="2250" w:type="dxa"/>
            <w:vMerge/>
            <w:tcBorders>
              <w:top w:val="nil"/>
              <w:left w:val="nil"/>
              <w:bottom w:val="single" w:sz="4" w:space="0" w:color="000000"/>
              <w:right w:val="nil"/>
            </w:tcBorders>
            <w:hideMark/>
          </w:tcPr>
          <w:p w14:paraId="1A605082" w14:textId="77777777" w:rsidR="00431B06" w:rsidRPr="00261E78" w:rsidRDefault="00431B06">
            <w:pPr>
              <w:rPr>
                <w:sz w:val="20"/>
                <w:szCs w:val="20"/>
              </w:rPr>
            </w:pPr>
          </w:p>
        </w:tc>
        <w:tc>
          <w:tcPr>
            <w:tcW w:w="2430" w:type="dxa"/>
            <w:vMerge/>
            <w:tcBorders>
              <w:top w:val="nil"/>
              <w:left w:val="nil"/>
              <w:bottom w:val="single" w:sz="4" w:space="0" w:color="000000"/>
              <w:right w:val="nil"/>
            </w:tcBorders>
            <w:hideMark/>
          </w:tcPr>
          <w:p w14:paraId="7BFD3ACD" w14:textId="77777777" w:rsidR="00431B06" w:rsidRPr="00261E78" w:rsidRDefault="00431B06">
            <w:pPr>
              <w:rPr>
                <w:sz w:val="20"/>
                <w:szCs w:val="20"/>
              </w:rPr>
            </w:pPr>
          </w:p>
        </w:tc>
      </w:tr>
      <w:tr w:rsidR="0049569F" w:rsidRPr="00261E78" w14:paraId="059A6296" w14:textId="77777777" w:rsidTr="00A86F82">
        <w:trPr>
          <w:trHeight w:val="280"/>
          <w:jc w:val="center"/>
        </w:trPr>
        <w:tc>
          <w:tcPr>
            <w:tcW w:w="1800" w:type="dxa"/>
            <w:vMerge w:val="restart"/>
            <w:tcBorders>
              <w:top w:val="nil"/>
              <w:left w:val="nil"/>
              <w:bottom w:val="single" w:sz="4" w:space="0" w:color="000000"/>
              <w:right w:val="nil"/>
            </w:tcBorders>
            <w:noWrap/>
            <w:hideMark/>
          </w:tcPr>
          <w:p w14:paraId="0CF429E4" w14:textId="77777777" w:rsidR="00431B06" w:rsidRPr="00261E78" w:rsidRDefault="00431B06">
            <w:pPr>
              <w:rPr>
                <w:i/>
                <w:iCs/>
                <w:sz w:val="20"/>
                <w:szCs w:val="20"/>
              </w:rPr>
            </w:pPr>
            <w:r w:rsidRPr="00261E78">
              <w:rPr>
                <w:i/>
                <w:iCs/>
                <w:sz w:val="20"/>
                <w:szCs w:val="20"/>
              </w:rPr>
              <w:t>AI</w:t>
            </w:r>
            <w:r w:rsidRPr="00261E78">
              <w:rPr>
                <w:i/>
                <w:iCs/>
                <w:sz w:val="20"/>
                <w:szCs w:val="20"/>
                <w:vertAlign w:val="subscript"/>
              </w:rPr>
              <w:t>i</w:t>
            </w:r>
          </w:p>
        </w:tc>
        <w:tc>
          <w:tcPr>
            <w:tcW w:w="900" w:type="dxa"/>
            <w:tcBorders>
              <w:top w:val="nil"/>
              <w:left w:val="nil"/>
              <w:bottom w:val="nil"/>
              <w:right w:val="nil"/>
            </w:tcBorders>
            <w:noWrap/>
            <w:hideMark/>
          </w:tcPr>
          <w:p w14:paraId="0DF7CA93" w14:textId="1612F375" w:rsidR="00431B06" w:rsidRPr="00261E78" w:rsidRDefault="000A6E9B">
            <w:pPr>
              <w:jc w:val="center"/>
              <w:rPr>
                <w:sz w:val="20"/>
                <w:szCs w:val="20"/>
              </w:rPr>
            </w:pPr>
            <w:r w:rsidRPr="00261E78">
              <w:rPr>
                <w:sz w:val="20"/>
                <w:szCs w:val="20"/>
              </w:rPr>
              <w:t>-0.010</w:t>
            </w:r>
          </w:p>
        </w:tc>
        <w:tc>
          <w:tcPr>
            <w:tcW w:w="990" w:type="dxa"/>
            <w:tcBorders>
              <w:top w:val="nil"/>
              <w:left w:val="nil"/>
              <w:bottom w:val="nil"/>
              <w:right w:val="nil"/>
            </w:tcBorders>
            <w:noWrap/>
            <w:hideMark/>
          </w:tcPr>
          <w:p w14:paraId="76232C76" w14:textId="77777777" w:rsidR="00431B06" w:rsidRPr="00261E78" w:rsidRDefault="00431B06">
            <w:pPr>
              <w:jc w:val="center"/>
              <w:rPr>
                <w:color w:val="000000"/>
                <w:sz w:val="20"/>
                <w:szCs w:val="20"/>
              </w:rPr>
            </w:pPr>
            <w:r w:rsidRPr="00261E78">
              <w:rPr>
                <w:color w:val="000000"/>
                <w:sz w:val="20"/>
                <w:szCs w:val="20"/>
              </w:rPr>
              <w:t>-0.002</w:t>
            </w:r>
          </w:p>
        </w:tc>
        <w:tc>
          <w:tcPr>
            <w:tcW w:w="990" w:type="dxa"/>
            <w:tcBorders>
              <w:top w:val="nil"/>
              <w:left w:val="nil"/>
              <w:bottom w:val="nil"/>
              <w:right w:val="nil"/>
            </w:tcBorders>
            <w:noWrap/>
            <w:hideMark/>
          </w:tcPr>
          <w:p w14:paraId="3E6D9A83" w14:textId="77777777" w:rsidR="00431B06" w:rsidRPr="00261E78" w:rsidRDefault="00431B06">
            <w:pPr>
              <w:jc w:val="center"/>
              <w:rPr>
                <w:color w:val="000000"/>
                <w:sz w:val="20"/>
                <w:szCs w:val="20"/>
              </w:rPr>
            </w:pPr>
            <w:r w:rsidRPr="00261E78">
              <w:rPr>
                <w:color w:val="000000"/>
                <w:sz w:val="20"/>
                <w:szCs w:val="20"/>
              </w:rPr>
              <w:t>-0.009</w:t>
            </w:r>
          </w:p>
        </w:tc>
        <w:tc>
          <w:tcPr>
            <w:tcW w:w="2250" w:type="dxa"/>
            <w:tcBorders>
              <w:top w:val="nil"/>
              <w:left w:val="nil"/>
              <w:bottom w:val="nil"/>
              <w:right w:val="nil"/>
            </w:tcBorders>
            <w:noWrap/>
            <w:hideMark/>
          </w:tcPr>
          <w:p w14:paraId="0DCD5FCC" w14:textId="0358D55F" w:rsidR="00431B06" w:rsidRPr="00261E78" w:rsidRDefault="00431B06">
            <w:pPr>
              <w:jc w:val="center"/>
              <w:rPr>
                <w:sz w:val="20"/>
                <w:szCs w:val="20"/>
              </w:rPr>
            </w:pPr>
            <w:r w:rsidRPr="00261E78">
              <w:rPr>
                <w:sz w:val="20"/>
                <w:szCs w:val="20"/>
              </w:rPr>
              <w:t>-0.039</w:t>
            </w:r>
          </w:p>
        </w:tc>
        <w:tc>
          <w:tcPr>
            <w:tcW w:w="2430" w:type="dxa"/>
            <w:tcBorders>
              <w:top w:val="nil"/>
              <w:left w:val="nil"/>
              <w:bottom w:val="nil"/>
              <w:right w:val="nil"/>
            </w:tcBorders>
            <w:noWrap/>
            <w:hideMark/>
          </w:tcPr>
          <w:p w14:paraId="1AE0BE2C" w14:textId="77777777" w:rsidR="00431B06" w:rsidRPr="00261E78" w:rsidRDefault="00431B06">
            <w:pPr>
              <w:jc w:val="center"/>
              <w:rPr>
                <w:sz w:val="20"/>
                <w:szCs w:val="20"/>
              </w:rPr>
            </w:pPr>
            <w:r w:rsidRPr="00261E78">
              <w:rPr>
                <w:sz w:val="20"/>
                <w:szCs w:val="20"/>
              </w:rPr>
              <w:t>-0.009</w:t>
            </w:r>
          </w:p>
        </w:tc>
      </w:tr>
      <w:tr w:rsidR="0049569F" w:rsidRPr="00261E78" w14:paraId="79858FC5" w14:textId="77777777" w:rsidTr="00A86F82">
        <w:trPr>
          <w:trHeight w:val="260"/>
          <w:jc w:val="center"/>
        </w:trPr>
        <w:tc>
          <w:tcPr>
            <w:tcW w:w="1800" w:type="dxa"/>
            <w:vMerge/>
            <w:tcBorders>
              <w:top w:val="nil"/>
              <w:left w:val="nil"/>
              <w:bottom w:val="single" w:sz="4" w:space="0" w:color="000000"/>
              <w:right w:val="nil"/>
            </w:tcBorders>
            <w:hideMark/>
          </w:tcPr>
          <w:p w14:paraId="1A1749D9" w14:textId="77777777" w:rsidR="00431B06" w:rsidRPr="00261E78" w:rsidRDefault="00431B06">
            <w:pPr>
              <w:rPr>
                <w:sz w:val="20"/>
                <w:szCs w:val="20"/>
              </w:rPr>
            </w:pPr>
          </w:p>
        </w:tc>
        <w:tc>
          <w:tcPr>
            <w:tcW w:w="900" w:type="dxa"/>
            <w:tcBorders>
              <w:top w:val="nil"/>
              <w:left w:val="nil"/>
              <w:bottom w:val="single" w:sz="4" w:space="0" w:color="auto"/>
              <w:right w:val="nil"/>
            </w:tcBorders>
            <w:noWrap/>
            <w:hideMark/>
          </w:tcPr>
          <w:p w14:paraId="0A78CA59" w14:textId="1259FBCC" w:rsidR="00431B06" w:rsidRPr="00261E78" w:rsidRDefault="00431B06">
            <w:pPr>
              <w:jc w:val="center"/>
              <w:rPr>
                <w:sz w:val="20"/>
                <w:szCs w:val="20"/>
              </w:rPr>
            </w:pPr>
            <w:r w:rsidRPr="00261E78">
              <w:rPr>
                <w:sz w:val="20"/>
                <w:szCs w:val="20"/>
              </w:rPr>
              <w:t>(0.02</w:t>
            </w:r>
            <w:r w:rsidR="000A6E9B" w:rsidRPr="00261E78">
              <w:rPr>
                <w:sz w:val="20"/>
                <w:szCs w:val="20"/>
              </w:rPr>
              <w:t>7</w:t>
            </w:r>
            <w:r w:rsidRPr="00261E78">
              <w:rPr>
                <w:sz w:val="20"/>
                <w:szCs w:val="20"/>
              </w:rPr>
              <w:t>)</w:t>
            </w:r>
          </w:p>
        </w:tc>
        <w:tc>
          <w:tcPr>
            <w:tcW w:w="990" w:type="dxa"/>
            <w:tcBorders>
              <w:top w:val="nil"/>
              <w:left w:val="nil"/>
              <w:bottom w:val="single" w:sz="4" w:space="0" w:color="auto"/>
              <w:right w:val="nil"/>
            </w:tcBorders>
            <w:noWrap/>
            <w:hideMark/>
          </w:tcPr>
          <w:p w14:paraId="56F77ADE" w14:textId="77777777" w:rsidR="00431B06" w:rsidRPr="00261E78" w:rsidRDefault="00431B06">
            <w:pPr>
              <w:jc w:val="center"/>
              <w:rPr>
                <w:color w:val="000000"/>
                <w:sz w:val="20"/>
                <w:szCs w:val="20"/>
              </w:rPr>
            </w:pPr>
            <w:r w:rsidRPr="00261E78">
              <w:rPr>
                <w:color w:val="000000"/>
                <w:sz w:val="20"/>
                <w:szCs w:val="20"/>
              </w:rPr>
              <w:t>(0.030)</w:t>
            </w:r>
          </w:p>
        </w:tc>
        <w:tc>
          <w:tcPr>
            <w:tcW w:w="990" w:type="dxa"/>
            <w:tcBorders>
              <w:top w:val="nil"/>
              <w:left w:val="nil"/>
              <w:bottom w:val="single" w:sz="4" w:space="0" w:color="auto"/>
              <w:right w:val="nil"/>
            </w:tcBorders>
            <w:noWrap/>
            <w:hideMark/>
          </w:tcPr>
          <w:p w14:paraId="6F317BE0" w14:textId="77777777" w:rsidR="00431B06" w:rsidRPr="00261E78" w:rsidRDefault="00431B06">
            <w:pPr>
              <w:jc w:val="center"/>
              <w:rPr>
                <w:color w:val="000000"/>
                <w:sz w:val="20"/>
                <w:szCs w:val="20"/>
              </w:rPr>
            </w:pPr>
            <w:r w:rsidRPr="00261E78">
              <w:rPr>
                <w:color w:val="000000"/>
                <w:sz w:val="20"/>
                <w:szCs w:val="20"/>
              </w:rPr>
              <w:t>(0.030)</w:t>
            </w:r>
          </w:p>
        </w:tc>
        <w:tc>
          <w:tcPr>
            <w:tcW w:w="2250" w:type="dxa"/>
            <w:tcBorders>
              <w:top w:val="nil"/>
              <w:left w:val="nil"/>
              <w:bottom w:val="single" w:sz="4" w:space="0" w:color="auto"/>
              <w:right w:val="nil"/>
            </w:tcBorders>
            <w:noWrap/>
            <w:hideMark/>
          </w:tcPr>
          <w:p w14:paraId="586A296C" w14:textId="77777777" w:rsidR="00431B06" w:rsidRPr="00261E78" w:rsidRDefault="00431B06">
            <w:pPr>
              <w:jc w:val="center"/>
              <w:rPr>
                <w:sz w:val="20"/>
                <w:szCs w:val="20"/>
              </w:rPr>
            </w:pPr>
            <w:r w:rsidRPr="00261E78">
              <w:rPr>
                <w:sz w:val="20"/>
                <w:szCs w:val="20"/>
              </w:rPr>
              <w:t>(0.020)</w:t>
            </w:r>
          </w:p>
        </w:tc>
        <w:tc>
          <w:tcPr>
            <w:tcW w:w="2430" w:type="dxa"/>
            <w:tcBorders>
              <w:top w:val="nil"/>
              <w:left w:val="nil"/>
              <w:bottom w:val="single" w:sz="4" w:space="0" w:color="auto"/>
              <w:right w:val="nil"/>
            </w:tcBorders>
            <w:noWrap/>
            <w:hideMark/>
          </w:tcPr>
          <w:p w14:paraId="7BC40765" w14:textId="77777777" w:rsidR="00431B06" w:rsidRPr="00261E78" w:rsidRDefault="00431B06">
            <w:pPr>
              <w:jc w:val="center"/>
              <w:rPr>
                <w:sz w:val="20"/>
                <w:szCs w:val="20"/>
              </w:rPr>
            </w:pPr>
            <w:r w:rsidRPr="00261E78">
              <w:rPr>
                <w:sz w:val="20"/>
                <w:szCs w:val="20"/>
              </w:rPr>
              <w:t>(0.016)</w:t>
            </w:r>
          </w:p>
        </w:tc>
      </w:tr>
      <w:tr w:rsidR="0049569F" w:rsidRPr="00261E78" w14:paraId="5C3A2210" w14:textId="77777777" w:rsidTr="00A86F82">
        <w:trPr>
          <w:trHeight w:val="260"/>
          <w:jc w:val="center"/>
        </w:trPr>
        <w:tc>
          <w:tcPr>
            <w:tcW w:w="1800" w:type="dxa"/>
            <w:tcBorders>
              <w:top w:val="nil"/>
              <w:left w:val="nil"/>
              <w:bottom w:val="nil"/>
              <w:right w:val="nil"/>
            </w:tcBorders>
            <w:noWrap/>
            <w:hideMark/>
          </w:tcPr>
          <w:p w14:paraId="41934FD6" w14:textId="77777777" w:rsidR="00431B06" w:rsidRPr="00261E78" w:rsidRDefault="00431B06">
            <w:pPr>
              <w:rPr>
                <w:sz w:val="20"/>
                <w:szCs w:val="20"/>
              </w:rPr>
            </w:pPr>
            <w:r w:rsidRPr="00261E78">
              <w:rPr>
                <w:sz w:val="20"/>
                <w:szCs w:val="20"/>
              </w:rPr>
              <w:t>question timing FE</w:t>
            </w:r>
          </w:p>
        </w:tc>
        <w:tc>
          <w:tcPr>
            <w:tcW w:w="900" w:type="dxa"/>
            <w:tcBorders>
              <w:top w:val="nil"/>
              <w:left w:val="nil"/>
              <w:bottom w:val="nil"/>
              <w:right w:val="nil"/>
            </w:tcBorders>
            <w:noWrap/>
            <w:hideMark/>
          </w:tcPr>
          <w:p w14:paraId="4B6A9E82"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544FABEE"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0F83A6FA"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nil"/>
              <w:right w:val="nil"/>
            </w:tcBorders>
            <w:noWrap/>
            <w:hideMark/>
          </w:tcPr>
          <w:p w14:paraId="48A96C4F"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nil"/>
              <w:right w:val="nil"/>
            </w:tcBorders>
            <w:noWrap/>
            <w:hideMark/>
          </w:tcPr>
          <w:p w14:paraId="26ACE1FA" w14:textId="77777777" w:rsidR="00431B06" w:rsidRPr="00261E78" w:rsidRDefault="00431B06">
            <w:pPr>
              <w:jc w:val="center"/>
              <w:rPr>
                <w:sz w:val="20"/>
                <w:szCs w:val="20"/>
              </w:rPr>
            </w:pPr>
            <w:r w:rsidRPr="00261E78">
              <w:rPr>
                <w:sz w:val="20"/>
                <w:szCs w:val="20"/>
              </w:rPr>
              <w:t>√</w:t>
            </w:r>
          </w:p>
        </w:tc>
      </w:tr>
      <w:tr w:rsidR="0049569F" w:rsidRPr="00261E78" w14:paraId="5CAA75CA" w14:textId="77777777" w:rsidTr="00A86F82">
        <w:trPr>
          <w:trHeight w:val="260"/>
          <w:jc w:val="center"/>
        </w:trPr>
        <w:tc>
          <w:tcPr>
            <w:tcW w:w="1800" w:type="dxa"/>
            <w:tcBorders>
              <w:top w:val="nil"/>
              <w:left w:val="nil"/>
              <w:bottom w:val="single" w:sz="4" w:space="0" w:color="auto"/>
              <w:right w:val="nil"/>
            </w:tcBorders>
            <w:noWrap/>
            <w:hideMark/>
          </w:tcPr>
          <w:p w14:paraId="4E69D4A4" w14:textId="77777777" w:rsidR="00431B06" w:rsidRPr="00261E78" w:rsidRDefault="00431B06">
            <w:pPr>
              <w:rPr>
                <w:sz w:val="20"/>
                <w:szCs w:val="20"/>
              </w:rPr>
            </w:pPr>
            <w:r w:rsidRPr="00261E78">
              <w:rPr>
                <w:sz w:val="20"/>
                <w:szCs w:val="20"/>
              </w:rPr>
              <w:t>other controls</w:t>
            </w:r>
          </w:p>
        </w:tc>
        <w:tc>
          <w:tcPr>
            <w:tcW w:w="900" w:type="dxa"/>
            <w:tcBorders>
              <w:top w:val="nil"/>
              <w:left w:val="nil"/>
              <w:bottom w:val="single" w:sz="4" w:space="0" w:color="auto"/>
              <w:right w:val="nil"/>
            </w:tcBorders>
            <w:noWrap/>
            <w:hideMark/>
          </w:tcPr>
          <w:p w14:paraId="4D0F7DB4"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66565255"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18A16EF5"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single" w:sz="4" w:space="0" w:color="auto"/>
              <w:right w:val="nil"/>
            </w:tcBorders>
            <w:noWrap/>
            <w:hideMark/>
          </w:tcPr>
          <w:p w14:paraId="042A6BF3"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6A7BEC91" w14:textId="77777777" w:rsidR="00431B06" w:rsidRPr="00261E78" w:rsidRDefault="00431B06">
            <w:pPr>
              <w:jc w:val="center"/>
              <w:rPr>
                <w:sz w:val="20"/>
                <w:szCs w:val="20"/>
              </w:rPr>
            </w:pPr>
            <w:r w:rsidRPr="00261E78">
              <w:rPr>
                <w:sz w:val="20"/>
                <w:szCs w:val="20"/>
              </w:rPr>
              <w:t>√</w:t>
            </w:r>
          </w:p>
        </w:tc>
      </w:tr>
      <w:tr w:rsidR="0049569F" w:rsidRPr="00261E78" w14:paraId="40C821A5" w14:textId="77777777" w:rsidTr="00A86F82">
        <w:trPr>
          <w:trHeight w:val="260"/>
          <w:jc w:val="center"/>
        </w:trPr>
        <w:tc>
          <w:tcPr>
            <w:tcW w:w="1800" w:type="dxa"/>
            <w:tcBorders>
              <w:top w:val="nil"/>
              <w:left w:val="nil"/>
              <w:bottom w:val="single" w:sz="4" w:space="0" w:color="auto"/>
              <w:right w:val="nil"/>
            </w:tcBorders>
            <w:noWrap/>
            <w:hideMark/>
          </w:tcPr>
          <w:p w14:paraId="485E2507" w14:textId="77777777" w:rsidR="00431B06" w:rsidRPr="00261E78" w:rsidRDefault="00431B06">
            <w:pPr>
              <w:rPr>
                <w:sz w:val="20"/>
                <w:szCs w:val="20"/>
              </w:rPr>
            </w:pPr>
            <w:r w:rsidRPr="00261E78">
              <w:rPr>
                <w:sz w:val="20"/>
                <w:szCs w:val="20"/>
              </w:rPr>
              <w:t>N</w:t>
            </w:r>
          </w:p>
        </w:tc>
        <w:tc>
          <w:tcPr>
            <w:tcW w:w="900" w:type="dxa"/>
            <w:tcBorders>
              <w:top w:val="nil"/>
              <w:left w:val="nil"/>
              <w:bottom w:val="single" w:sz="4" w:space="0" w:color="auto"/>
              <w:right w:val="nil"/>
            </w:tcBorders>
            <w:noWrap/>
            <w:hideMark/>
          </w:tcPr>
          <w:p w14:paraId="5EBF4792"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6B29978F"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5A83BE4" w14:textId="77777777" w:rsidR="00431B06" w:rsidRPr="00261E78" w:rsidRDefault="00431B06">
            <w:pPr>
              <w:jc w:val="center"/>
              <w:rPr>
                <w:sz w:val="20"/>
                <w:szCs w:val="20"/>
              </w:rPr>
            </w:pPr>
            <w:r w:rsidRPr="00261E78">
              <w:rPr>
                <w:sz w:val="20"/>
                <w:szCs w:val="20"/>
              </w:rPr>
              <w:t>3,613</w:t>
            </w:r>
          </w:p>
        </w:tc>
        <w:tc>
          <w:tcPr>
            <w:tcW w:w="2250" w:type="dxa"/>
            <w:tcBorders>
              <w:top w:val="nil"/>
              <w:left w:val="nil"/>
              <w:bottom w:val="single" w:sz="4" w:space="0" w:color="auto"/>
              <w:right w:val="nil"/>
            </w:tcBorders>
            <w:noWrap/>
            <w:hideMark/>
          </w:tcPr>
          <w:p w14:paraId="120E65BC" w14:textId="77777777" w:rsidR="00431B06" w:rsidRPr="00261E78" w:rsidRDefault="00431B06">
            <w:pPr>
              <w:jc w:val="center"/>
              <w:rPr>
                <w:sz w:val="20"/>
                <w:szCs w:val="20"/>
              </w:rPr>
            </w:pPr>
            <w:r w:rsidRPr="00261E78">
              <w:rPr>
                <w:sz w:val="20"/>
                <w:szCs w:val="20"/>
              </w:rPr>
              <w:t>2,748</w:t>
            </w:r>
          </w:p>
        </w:tc>
        <w:tc>
          <w:tcPr>
            <w:tcW w:w="2430" w:type="dxa"/>
            <w:tcBorders>
              <w:top w:val="nil"/>
              <w:left w:val="nil"/>
              <w:bottom w:val="single" w:sz="4" w:space="0" w:color="auto"/>
              <w:right w:val="nil"/>
            </w:tcBorders>
            <w:noWrap/>
            <w:hideMark/>
          </w:tcPr>
          <w:p w14:paraId="4D6190D9" w14:textId="77777777" w:rsidR="00431B06" w:rsidRPr="00261E78" w:rsidRDefault="00431B06">
            <w:pPr>
              <w:jc w:val="center"/>
              <w:rPr>
                <w:sz w:val="20"/>
                <w:szCs w:val="20"/>
              </w:rPr>
            </w:pPr>
            <w:r w:rsidRPr="00261E78">
              <w:rPr>
                <w:sz w:val="20"/>
                <w:szCs w:val="20"/>
              </w:rPr>
              <w:t>3,613</w:t>
            </w:r>
          </w:p>
        </w:tc>
      </w:tr>
    </w:tbl>
    <w:p w14:paraId="76DA35D9" w14:textId="192ADDA0" w:rsidR="00142F48" w:rsidRPr="00261E78" w:rsidRDefault="00142F48" w:rsidP="00142F48">
      <w:pPr>
        <w:pStyle w:val="Notes"/>
        <w:rPr>
          <w:b/>
          <w:color w:val="000000"/>
        </w:rPr>
      </w:pPr>
      <w:r w:rsidRPr="00261E78">
        <w:t>Notes: 1. ***p&lt;0.001</w:t>
      </w:r>
      <w:r w:rsidRPr="00261E78">
        <w:rPr>
          <w:rFonts w:eastAsia="DengXian"/>
        </w:rPr>
        <w:t>; **p&lt;0.01; *p&lt;0.05.</w:t>
      </w:r>
      <w:r w:rsidRPr="00261E78">
        <w:br/>
      </w:r>
      <w:r w:rsidR="003C5557" w:rsidRPr="00261E78">
        <w:t>2</w:t>
      </w:r>
      <w:r w:rsidRPr="00261E78">
        <w:t>. Question timing FE indicates the date on which the question was posted.</w:t>
      </w:r>
    </w:p>
    <w:p w14:paraId="102C93D6" w14:textId="1233142F" w:rsidR="000935D6" w:rsidRPr="00261E78" w:rsidRDefault="00AB308E" w:rsidP="0057336B">
      <w:pPr>
        <w:pStyle w:val="Heading1"/>
      </w:pPr>
      <w:r w:rsidRPr="00261E78">
        <w:t>Conclusion</w:t>
      </w:r>
    </w:p>
    <w:p w14:paraId="0668B3B6" w14:textId="77777777" w:rsidR="00AB308E" w:rsidRPr="00261E78" w:rsidRDefault="00AB308E" w:rsidP="00E93697">
      <w:pPr>
        <w:pStyle w:val="Heading2"/>
        <w:rPr>
          <w:rFonts w:eastAsiaTheme="minorEastAsia"/>
        </w:rPr>
      </w:pPr>
      <w:r w:rsidRPr="00261E78">
        <w:rPr>
          <w:rFonts w:eastAsiaTheme="minorEastAsia"/>
        </w:rPr>
        <w:t>Main Finding</w:t>
      </w:r>
      <w:r w:rsidRPr="00261E78">
        <w:t>s</w:t>
      </w:r>
    </w:p>
    <w:p w14:paraId="79C305E9" w14:textId="349F9C35" w:rsidR="00AB308E" w:rsidRPr="00261E78" w:rsidRDefault="00AB308E" w:rsidP="00046178">
      <w:pPr>
        <w:pStyle w:val="Paragraph0"/>
      </w:pPr>
      <w:r w:rsidRPr="00261E78">
        <w:lastRenderedPageBreak/>
        <w:t>Our study investigates the impact</w:t>
      </w:r>
      <w:r w:rsidR="00C23832" w:rsidRPr="00261E78">
        <w:t>s</w:t>
      </w:r>
      <w:r w:rsidRPr="00261E78">
        <w:t xml:space="preserve"> of platform-specific internal </w:t>
      </w:r>
      <w:r w:rsidR="00C55514" w:rsidRPr="00261E78">
        <w:t>G</w:t>
      </w:r>
      <w:r w:rsidR="00A915A2" w:rsidRPr="00261E78">
        <w:t>en</w:t>
      </w:r>
      <w:r w:rsidR="00C55514" w:rsidRPr="00261E78">
        <w:t>AI</w:t>
      </w:r>
      <w:r w:rsidRPr="00261E78">
        <w:t xml:space="preserve"> on user behavior in online Q&amp;A communities</w:t>
      </w:r>
      <w:r w:rsidR="00D1059C">
        <w:t>,</w:t>
      </w:r>
      <w:r w:rsidR="00261E78">
        <w:t xml:space="preserve"> in addition to </w:t>
      </w:r>
      <w:r w:rsidR="0088677E">
        <w:rPr>
          <w:rFonts w:hint="eastAsia"/>
        </w:rPr>
        <w:t xml:space="preserve">the influence of </w:t>
      </w:r>
      <w:r w:rsidR="00261E78">
        <w:t>external GenAI</w:t>
      </w:r>
      <w:r w:rsidR="0088677E">
        <w:rPr>
          <w:rFonts w:hint="eastAsia"/>
        </w:rPr>
        <w:t xml:space="preserve"> tools</w:t>
      </w:r>
      <w:r w:rsidRPr="00261E78">
        <w:t xml:space="preserve">. </w:t>
      </w:r>
      <w:r w:rsidR="00C23832" w:rsidRPr="00261E78">
        <w:t xml:space="preserve">We show that AI-generated answers significantly reduce both </w:t>
      </w:r>
      <w:r w:rsidR="0005430E" w:rsidRPr="00261E78">
        <w:rPr>
          <w:i/>
          <w:iCs/>
        </w:rPr>
        <w:t>human answer supply</w:t>
      </w:r>
      <w:r w:rsidR="0005430E" w:rsidRPr="00261E78">
        <w:t xml:space="preserve"> and </w:t>
      </w:r>
      <w:r w:rsidR="0005430E" w:rsidRPr="00261E78">
        <w:rPr>
          <w:i/>
          <w:iCs/>
        </w:rPr>
        <w:t xml:space="preserve">viewer recognition </w:t>
      </w:r>
      <w:r w:rsidR="0005430E" w:rsidRPr="00261E78">
        <w:t xml:space="preserve">(of human answers) </w:t>
      </w:r>
      <w:r w:rsidR="00C23832" w:rsidRPr="00261E78">
        <w:t>as measured by net votes.</w:t>
      </w:r>
      <w:r w:rsidR="0005430E" w:rsidRPr="00261E78">
        <w:t xml:space="preserve"> </w:t>
      </w:r>
      <w:r w:rsidRPr="00261E78">
        <w:t>However, receiving AI-generated answers does not significantly impact questioners</w:t>
      </w:r>
      <w:r w:rsidR="00144466" w:rsidRPr="00261E78">
        <w:t>’</w:t>
      </w:r>
      <w:r w:rsidRPr="00261E78">
        <w:t xml:space="preserve"> subsequent activities, including posting new questions or providing comments. Question viewership also remains unaffected by the presence of AI-generated answers.</w:t>
      </w:r>
    </w:p>
    <w:p w14:paraId="00D704B4" w14:textId="0F8755A3" w:rsidR="00C23832" w:rsidRPr="00261E78" w:rsidRDefault="00AB308E" w:rsidP="007852CA">
      <w:pPr>
        <w:pStyle w:val="Paragraph0"/>
      </w:pPr>
      <w:r w:rsidRPr="00261E78">
        <w:t xml:space="preserve">We identify </w:t>
      </w:r>
      <w:r w:rsidR="002D7723" w:rsidRPr="00261E78">
        <w:t xml:space="preserve">three </w:t>
      </w:r>
      <w:r w:rsidRPr="00261E78">
        <w:t xml:space="preserve">mechanisms underlying the negative impact on answer supply: the </w:t>
      </w:r>
      <w:r w:rsidRPr="00261E78">
        <w:rPr>
          <w:i/>
          <w:iCs/>
        </w:rPr>
        <w:t>content effect</w:t>
      </w:r>
      <w:r w:rsidRPr="00261E78">
        <w:t>, stemming from the quality of AI-generated content</w:t>
      </w:r>
      <w:r w:rsidR="002D7723" w:rsidRPr="00261E78">
        <w:t>;</w:t>
      </w:r>
      <w:r w:rsidRPr="00261E78">
        <w:t xml:space="preserve"> </w:t>
      </w:r>
      <w:r w:rsidR="007852CA" w:rsidRPr="00261E78">
        <w:t xml:space="preserve">the </w:t>
      </w:r>
      <w:r w:rsidR="007852CA" w:rsidRPr="00261E78">
        <w:rPr>
          <w:i/>
          <w:iCs/>
        </w:rPr>
        <w:t>source effect</w:t>
      </w:r>
      <w:r w:rsidR="007852CA" w:rsidRPr="00261E78">
        <w:t xml:space="preserve">, arising from the mere fact that the information source is an AI system; and </w:t>
      </w:r>
      <w:r w:rsidR="002D7723" w:rsidRPr="00261E78">
        <w:t xml:space="preserve">the </w:t>
      </w:r>
      <w:r w:rsidR="002D7723" w:rsidRPr="00261E78">
        <w:rPr>
          <w:i/>
          <w:iCs/>
        </w:rPr>
        <w:t>position effect</w:t>
      </w:r>
      <w:r w:rsidR="002D7723" w:rsidRPr="00261E78">
        <w:t xml:space="preserve">, </w:t>
      </w:r>
      <w:r w:rsidR="00C23832" w:rsidRPr="00261E78">
        <w:t>resulting from AI-generated answers appearing almost instantaneously, occupying the first position in answer sequences and consequently demotivating human contribution</w:t>
      </w:r>
      <w:r w:rsidRPr="00261E78">
        <w:t xml:space="preserve">. </w:t>
      </w:r>
      <w:r w:rsidR="00C23832" w:rsidRPr="00261E78">
        <w:t>Notably, our comparison of AI with high-reputation human answerers reveals that the source effect is unique to AI-generated answers—even the most reputable human answerers do not produce a similar deterrent effect.</w:t>
      </w:r>
      <w:r w:rsidRPr="00261E78">
        <w:t xml:space="preserve"> </w:t>
      </w:r>
    </w:p>
    <w:p w14:paraId="2009CAB1" w14:textId="37D59E3C" w:rsidR="007402DD" w:rsidRPr="00261E78" w:rsidRDefault="00C23832" w:rsidP="00472493">
      <w:pPr>
        <w:pStyle w:val="Paragraph0"/>
      </w:pPr>
      <w:r w:rsidRPr="00261E78">
        <w:t xml:space="preserve">The observed decrease in </w:t>
      </w:r>
      <w:r w:rsidR="00816FA5" w:rsidRPr="00261E78">
        <w:t xml:space="preserve">viewer </w:t>
      </w:r>
      <w:r w:rsidRPr="00261E78">
        <w:t xml:space="preserve">recognition </w:t>
      </w:r>
      <w:r w:rsidR="002C29E2" w:rsidRPr="00261E78">
        <w:t xml:space="preserve">of </w:t>
      </w:r>
      <w:r w:rsidRPr="00261E78">
        <w:t>human answers cannot be attributed to</w:t>
      </w:r>
      <w:r w:rsidR="00FD4BBD">
        <w:t xml:space="preserve"> viewers’</w:t>
      </w:r>
      <w:r w:rsidRPr="00261E78">
        <w:t xml:space="preserve"> </w:t>
      </w:r>
      <w:r w:rsidR="00816FA5" w:rsidRPr="00261E78">
        <w:t>distract</w:t>
      </w:r>
      <w:r w:rsidR="00FD4BBD">
        <w:t xml:space="preserve">ion from </w:t>
      </w:r>
      <w:r w:rsidR="00816FA5" w:rsidRPr="00261E78">
        <w:t xml:space="preserve">human answers or </w:t>
      </w:r>
      <w:r w:rsidR="00A83A8C">
        <w:t xml:space="preserve">to </w:t>
      </w:r>
      <w:r w:rsidR="00816FA5" w:rsidRPr="00261E78">
        <w:t>degraded human answer quality</w:t>
      </w:r>
      <w:r w:rsidRPr="00261E78">
        <w:t>. Rather, our analysis suggests that internal GenAI elevates viewers</w:t>
      </w:r>
      <w:r w:rsidR="00144466" w:rsidRPr="00261E78">
        <w:t>’</w:t>
      </w:r>
      <w:r w:rsidRPr="00261E78">
        <w:t xml:space="preserve"> quality expectations, creating a more demanding standard against which human contributions are evaluated.</w:t>
      </w:r>
    </w:p>
    <w:p w14:paraId="16E81CD7" w14:textId="77777777" w:rsidR="00AB308E" w:rsidRPr="00261E78" w:rsidRDefault="00AB308E" w:rsidP="00E93697">
      <w:pPr>
        <w:pStyle w:val="Heading2"/>
      </w:pPr>
      <w:r w:rsidRPr="00261E78">
        <w:t>Theoretical Contributions</w:t>
      </w:r>
    </w:p>
    <w:p w14:paraId="6A54B01F" w14:textId="77777777" w:rsidR="00261E78" w:rsidRDefault="00C4181C" w:rsidP="00633022">
      <w:pPr>
        <w:pStyle w:val="Paragraph0"/>
      </w:pPr>
      <w:r w:rsidRPr="00261E78">
        <w:t>Our study contributes to the emerging literature on generative AI</w:t>
      </w:r>
      <w:r w:rsidR="00144466" w:rsidRPr="00261E78">
        <w:t>’</w:t>
      </w:r>
      <w:r w:rsidRPr="00261E78">
        <w:t xml:space="preserve">s impact on online communities in several important ways. First, we extend research beyond external </w:t>
      </w:r>
      <w:r w:rsidR="002C29E2" w:rsidRPr="00261E78">
        <w:t>general-</w:t>
      </w:r>
      <w:r w:rsidRPr="00261E78">
        <w:t>purpose GenAI tools to platform-</w:t>
      </w:r>
      <w:r w:rsidR="002C29E2" w:rsidRPr="00261E78">
        <w:t xml:space="preserve">specific </w:t>
      </w:r>
      <w:r w:rsidRPr="00261E78">
        <w:t xml:space="preserve">internal GenAI systems. Our study offers unique insights into the challenges and opportunities platforms face when developing their own AI </w:t>
      </w:r>
      <w:r w:rsidRPr="00261E78">
        <w:lastRenderedPageBreak/>
        <w:t>capabilities. We document a complex relationship between GenAI and human participation, which is especially relevant as more online platforms develop proprietary AI solutions in response to the proliferation of external GenAI tools.</w:t>
      </w:r>
      <w:r w:rsidR="00735E45" w:rsidRPr="00261E78">
        <w:t xml:space="preserve"> </w:t>
      </w:r>
    </w:p>
    <w:p w14:paraId="4ADEAE78" w14:textId="00F8AEAA" w:rsidR="00C4181C" w:rsidRPr="00261E78" w:rsidRDefault="00735E45" w:rsidP="00633022">
      <w:pPr>
        <w:pStyle w:val="Paragraph0"/>
      </w:pPr>
      <w:r w:rsidRPr="00261E78">
        <w:t xml:space="preserve">Specifically, our findings, when compared with </w:t>
      </w:r>
      <w:r w:rsidR="009F4982">
        <w:t xml:space="preserve">those of </w:t>
      </w:r>
      <w:r w:rsidRPr="00261E78">
        <w:t>Su et al. (2023), reveal that AI</w:t>
      </w:r>
      <w:r w:rsidR="00144466" w:rsidRPr="00261E78">
        <w:t>’</w:t>
      </w:r>
      <w:r w:rsidRPr="00261E78">
        <w:t>s impact on human knowledge sharing is highly context-dependent. While Su et al.</w:t>
      </w:r>
      <w:r w:rsidR="00A657F3" w:rsidRPr="00261E78">
        <w:t xml:space="preserve"> (2023)</w:t>
      </w:r>
      <w:r w:rsidRPr="00261E78">
        <w:t xml:space="preserve"> find positive effects in Quora</w:t>
      </w:r>
      <w:r w:rsidR="00144466" w:rsidRPr="00261E78">
        <w:t>’</w:t>
      </w:r>
      <w:r w:rsidRPr="00261E78">
        <w:t xml:space="preserve">s diverse content ecosystem with delayed AI implementation, we demonstrate negative effects in specialized technical communities with immediate AI responses. This contrast may </w:t>
      </w:r>
      <w:r w:rsidR="00D1059C">
        <w:t xml:space="preserve">be </w:t>
      </w:r>
      <w:r w:rsidR="00A00ECC">
        <w:t xml:space="preserve">attributable </w:t>
      </w:r>
      <w:r w:rsidR="00261E78">
        <w:t>to multiple reasons</w:t>
      </w:r>
      <w:r w:rsidRPr="00261E78">
        <w:t xml:space="preserve">: </w:t>
      </w:r>
      <w:r w:rsidRPr="00261E78">
        <w:rPr>
          <w:b/>
          <w:bCs/>
        </w:rPr>
        <w:t xml:space="preserve">(a) </w:t>
      </w:r>
      <w:r w:rsidR="009F4982">
        <w:rPr>
          <w:b/>
          <w:bCs/>
        </w:rPr>
        <w:t>P</w:t>
      </w:r>
      <w:r w:rsidRPr="00261E78">
        <w:rPr>
          <w:b/>
          <w:bCs/>
        </w:rPr>
        <w:t>latform specialization:</w:t>
      </w:r>
      <w:r w:rsidRPr="00261E78">
        <w:t xml:space="preserve"> AI may stimulate participation on general-interest platforms </w:t>
      </w:r>
      <w:r w:rsidR="00A1067E" w:rsidRPr="00261E78">
        <w:t xml:space="preserve">where AI answers can serve as collaborative “starting points” for users to build upon </w:t>
      </w:r>
      <w:r w:rsidR="00612C6B" w:rsidRPr="00261E78">
        <w:t>(e.g., brainstorming context</w:t>
      </w:r>
      <w:r w:rsidR="00EB4B15">
        <w:rPr>
          <w:rFonts w:hint="eastAsia"/>
        </w:rPr>
        <w:t>s</w:t>
      </w:r>
      <w:r w:rsidR="00612C6B" w:rsidRPr="00261E78">
        <w:t xml:space="preserve"> </w:t>
      </w:r>
      <w:r w:rsidR="006468F1" w:rsidRPr="00261E78">
        <w:rPr>
          <w:rFonts w:eastAsia="Times New Roman"/>
          <w:szCs w:val="24"/>
        </w:rPr>
        <w:t>where initial ideas are meant to spark further elaboration</w:t>
      </w:r>
      <w:r w:rsidR="00612C6B" w:rsidRPr="00261E78">
        <w:t>)</w:t>
      </w:r>
      <w:r w:rsidR="00261E78">
        <w:t>. However, in professional</w:t>
      </w:r>
      <w:r w:rsidR="00EB4B15">
        <w:rPr>
          <w:rFonts w:hint="eastAsia"/>
        </w:rPr>
        <w:t xml:space="preserve"> contexts like </w:t>
      </w:r>
      <w:r w:rsidR="00D12240" w:rsidRPr="00261E78">
        <w:t>SegmentFault</w:t>
      </w:r>
      <w:r w:rsidR="00EB4B15">
        <w:rPr>
          <w:rFonts w:hint="eastAsia"/>
        </w:rPr>
        <w:t xml:space="preserve">, </w:t>
      </w:r>
      <w:r w:rsidR="00261E78">
        <w:t xml:space="preserve">AI </w:t>
      </w:r>
      <w:r w:rsidR="00EB4B15">
        <w:rPr>
          <w:rFonts w:hint="eastAsia"/>
        </w:rPr>
        <w:t xml:space="preserve">answers </w:t>
      </w:r>
      <w:r w:rsidR="00261E78">
        <w:t xml:space="preserve">may </w:t>
      </w:r>
      <w:r w:rsidRPr="00261E78">
        <w:t>directly compete with human expertise</w:t>
      </w:r>
      <w:r w:rsidR="00261E78">
        <w:t xml:space="preserve"> </w:t>
      </w:r>
      <w:r w:rsidR="00EB4B15">
        <w:rPr>
          <w:rFonts w:hint="eastAsia"/>
        </w:rPr>
        <w:t>for</w:t>
      </w:r>
      <w:r w:rsidR="00261E78">
        <w:t xml:space="preserve"> user attention</w:t>
      </w:r>
      <w:r w:rsidRPr="00CF121E">
        <w:t>.</w:t>
      </w:r>
      <w:r w:rsidRPr="00261E78">
        <w:rPr>
          <w:b/>
          <w:bCs/>
        </w:rPr>
        <w:t xml:space="preserve"> (b) </w:t>
      </w:r>
      <w:r w:rsidR="009F4982">
        <w:rPr>
          <w:b/>
          <w:bCs/>
        </w:rPr>
        <w:t>T</w:t>
      </w:r>
      <w:r w:rsidRPr="00261E78">
        <w:rPr>
          <w:b/>
          <w:bCs/>
        </w:rPr>
        <w:t xml:space="preserve">iming of intervention: </w:t>
      </w:r>
      <w:r w:rsidRPr="00261E78">
        <w:t>Late-arriving AI</w:t>
      </w:r>
      <w:r w:rsidR="00D1059C">
        <w:t>,</w:t>
      </w:r>
      <w:r w:rsidRPr="00261E78">
        <w:t xml:space="preserve"> </w:t>
      </w:r>
      <w:r w:rsidR="00261E78">
        <w:t xml:space="preserve">as examined </w:t>
      </w:r>
      <w:r w:rsidR="00EB4B15">
        <w:rPr>
          <w:rFonts w:hint="eastAsia"/>
        </w:rPr>
        <w:t>in</w:t>
      </w:r>
      <w:r w:rsidR="00D1059C">
        <w:t xml:space="preserve"> </w:t>
      </w:r>
      <w:r w:rsidR="00261E78" w:rsidRPr="00261E78">
        <w:t xml:space="preserve">Su et al. (2023), </w:t>
      </w:r>
      <w:r w:rsidRPr="00261E78">
        <w:t xml:space="preserve">may complement existing discussions, while immediate AI responses may preempt human contributions. </w:t>
      </w:r>
      <w:r w:rsidRPr="00261E78">
        <w:rPr>
          <w:b/>
          <w:bCs/>
        </w:rPr>
        <w:t xml:space="preserve">(c) </w:t>
      </w:r>
      <w:r w:rsidR="009F4982">
        <w:rPr>
          <w:b/>
          <w:bCs/>
        </w:rPr>
        <w:t>I</w:t>
      </w:r>
      <w:r w:rsidRPr="00261E78">
        <w:rPr>
          <w:b/>
          <w:bCs/>
        </w:rPr>
        <w:t>ntegration strategy:</w:t>
      </w:r>
      <w:r w:rsidRPr="00261E78">
        <w:t xml:space="preserve"> Platform-controlled AI integration</w:t>
      </w:r>
      <w:r w:rsidR="00D1059C">
        <w:t>,</w:t>
      </w:r>
      <w:r w:rsidRPr="00261E78">
        <w:t xml:space="preserve"> </w:t>
      </w:r>
      <w:r w:rsidR="00261E78">
        <w:t xml:space="preserve">as </w:t>
      </w:r>
      <w:r w:rsidR="00D1059C">
        <w:t xml:space="preserve">in </w:t>
      </w:r>
      <w:r w:rsidR="00261E78">
        <w:t>our study</w:t>
      </w:r>
      <w:r w:rsidR="00D1059C">
        <w:t>,</w:t>
      </w:r>
      <w:r w:rsidR="00261E78">
        <w:t xml:space="preserve"> </w:t>
      </w:r>
      <w:r w:rsidRPr="00261E78">
        <w:t>creates different dynamics than user-initiated external AI adoption. These insights advance theory by demonstrating that understanding AI</w:t>
      </w:r>
      <w:r w:rsidR="00144466" w:rsidRPr="00261E78">
        <w:t>’</w:t>
      </w:r>
      <w:r w:rsidRPr="00261E78">
        <w:t>s transformative effects requires careful attention to the sociotechnical configuration within which AI operates.</w:t>
      </w:r>
    </w:p>
    <w:p w14:paraId="1DD719C6" w14:textId="78E215F3" w:rsidR="00FE3EAE" w:rsidRPr="00261E78" w:rsidRDefault="00AB308E" w:rsidP="00EB4B15">
      <w:pPr>
        <w:pStyle w:val="Paragraph0"/>
        <w:widowControl w:val="0"/>
        <w:ind w:firstLine="533"/>
      </w:pPr>
      <w:r w:rsidRPr="00261E78">
        <w:t xml:space="preserve">Second, our study advances the theoretical understanding of the mechanisms through which </w:t>
      </w:r>
      <w:r w:rsidR="00C55514" w:rsidRPr="00261E78">
        <w:t>G</w:t>
      </w:r>
      <w:r w:rsidR="00FE3EAE" w:rsidRPr="00261E78">
        <w:t>en</w:t>
      </w:r>
      <w:r w:rsidR="00C55514" w:rsidRPr="00261E78">
        <w:t>AI</w:t>
      </w:r>
      <w:r w:rsidRPr="00261E78">
        <w:t xml:space="preserve"> influences user behaviors in online communities. We demonstrate the importance of examining </w:t>
      </w:r>
      <w:r w:rsidR="00C55514" w:rsidRPr="00261E78">
        <w:t>G</w:t>
      </w:r>
      <w:r w:rsidR="00FE3EAE" w:rsidRPr="00261E78">
        <w:t>en</w:t>
      </w:r>
      <w:r w:rsidR="00C55514" w:rsidRPr="00261E78">
        <w:t>AI</w:t>
      </w:r>
      <w:r w:rsidR="00144466" w:rsidRPr="00261E78">
        <w:t>’</w:t>
      </w:r>
      <w:r w:rsidRPr="00261E78">
        <w:t xml:space="preserve">s impacts through multiple theoretical lenses. Our </w:t>
      </w:r>
      <w:r w:rsidR="00C14468" w:rsidRPr="00261E78">
        <w:t>study</w:t>
      </w:r>
      <w:r w:rsidRPr="00261E78">
        <w:t xml:space="preserve"> identifies multiple underlying channels through the lens of </w:t>
      </w:r>
      <w:r w:rsidR="00C14468" w:rsidRPr="00261E78">
        <w:t xml:space="preserve">dual-system theories </w:t>
      </w:r>
      <w:r w:rsidR="004E16E6" w:rsidRPr="00261E78">
        <w:fldChar w:fldCharType="begin"/>
      </w:r>
      <w:r w:rsidR="0078431E" w:rsidRPr="00261E78">
        <w:instrText xml:space="preserve"> ADDIN ZOTERO_ITEM CSL_CITATION {"citationID":"SWLHGb20","properties":{"formattedCitation":"(Chaiken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instrText>
      </w:r>
      <w:r w:rsidR="0078431E" w:rsidRPr="00261E78">
        <w:instrText>【摘要翻译】在实验</w:instrText>
      </w:r>
      <w:r w:rsidR="0078431E" w:rsidRPr="00261E78">
        <w:instrText>1</w:instrText>
      </w:r>
      <w:r w:rsidR="0078431E" w:rsidRPr="00261E78">
        <w: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instrText>
      </w:r>
      <w:r w:rsidR="0078431E" w:rsidRPr="00261E78">
        <w:instrText>2</w:instrText>
      </w:r>
      <w:r w:rsidR="0078431E" w:rsidRPr="00261E78">
        <w: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instrText>
      </w:r>
      <w:r w:rsidR="0078431E" w:rsidRPr="00261E78">
        <w:instrText xml:space="preserve">","archive_location":"4864 </w:instrText>
      </w:r>
      <w:r w:rsidR="0078431E" w:rsidRPr="00261E78">
        <w:rPr>
          <w:rFonts w:ascii="Apple Color Emoji" w:hAnsi="Apple Color Emoji" w:cs="Apple Color Emoji"/>
        </w:rPr>
        <w:instrText>📊</w:instrText>
      </w:r>
      <w:r w:rsidR="0078431E" w:rsidRPr="00261E78">
        <w:instrText>","call-number":"1","container-title":"Journal of Personality and Social Psychology","DOI":"10.1037/0022-3514.39.5.752","ISSN":"1939-1315","issue":"5","journalAbbreviation":"J. Pers. Soc. Psychol.","language":"en","note":"</w:instrText>
      </w:r>
      <w:r w:rsidR="0078431E" w:rsidRPr="00261E78">
        <w:rPr>
          <w:rFonts w:ascii="Apple Color Emoji" w:hAnsi="Apple Color Emoji" w:cs="Apple Color Emoji"/>
        </w:rPr>
        <w:instrText>🏷️</w:instrText>
      </w:r>
      <w:r w:rsidR="0078431E" w:rsidRPr="00261E78">
        <w: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61E78">
        <w:fldChar w:fldCharType="separate"/>
      </w:r>
      <w:r w:rsidR="00FE6CD1" w:rsidRPr="00261E78">
        <w:t>(Chaiken</w:t>
      </w:r>
      <w:r w:rsidR="00C35D83">
        <w:t>,</w:t>
      </w:r>
      <w:r w:rsidR="00FE6CD1" w:rsidRPr="00261E78">
        <w:t xml:space="preserve"> 1980)</w:t>
      </w:r>
      <w:r w:rsidR="004E16E6" w:rsidRPr="00261E78">
        <w:fldChar w:fldCharType="end"/>
      </w:r>
      <w:r w:rsidR="00C14468" w:rsidRPr="00261E78">
        <w:t xml:space="preserve"> and expectation disconfirmation theory </w:t>
      </w:r>
      <w:r w:rsidR="007B05F6" w:rsidRPr="00261E78">
        <w:fldChar w:fldCharType="begin"/>
      </w:r>
      <w:r w:rsidR="00282DD2" w:rsidRPr="00261E78">
        <w:instrText xml:space="preserve"> ADDIN ZOTERO_ITEM CSL_CITATION {"citationID":"ZO6zSHtF","properties":{"formattedCitation":"(Oliver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00282DD2" w:rsidRPr="00261E78">
        <w:instrText>【摘要翻译】提出了一个模型，将消费者满意度表示为期望和期望不确认的函数。反过来，满意度被认为会影响态度变化和购买意愿。对</w:instrText>
      </w:r>
      <w:r w:rsidR="00282DD2" w:rsidRPr="00261E78">
        <w:instrText>604</w:instrText>
      </w:r>
      <w:r w:rsidR="00282DD2" w:rsidRPr="00261E78">
        <w:instrText>名</w:instrText>
      </w:r>
      <w:r w:rsidR="00282DD2" w:rsidRPr="00261E78">
        <w:instrText>Ss</w:instrText>
      </w:r>
      <w:r w:rsidR="00282DD2" w:rsidRPr="00261E78">
        <w:instrText>进行的</w:instrText>
      </w:r>
      <w:r w:rsidR="00282DD2" w:rsidRPr="00261E78">
        <w:instrText>2</w:instrText>
      </w:r>
      <w:r w:rsidR="00282DD2" w:rsidRPr="00261E78">
        <w:instrText>阶段现场研究的结果支持消费者和非消费者流感接种计划。（</w:instrText>
      </w:r>
      <w:r w:rsidR="00282DD2" w:rsidRPr="00261E78">
        <w:instrText>50</w:instrText>
      </w:r>
      <w:r w:rsidR="00282DD2" w:rsidRPr="00261E78">
        <w:instrText>参考文献）（</w:instrText>
      </w:r>
      <w:r w:rsidR="00282DD2" w:rsidRPr="00261E78">
        <w:instrText>PsycInfo</w:instrText>
      </w:r>
      <w:r w:rsidR="00282DD2" w:rsidRPr="00261E78">
        <w:instrText>数据库记录（</w:instrText>
      </w:r>
      <w:r w:rsidR="00282DD2" w:rsidRPr="00261E78">
        <w:instrText>c</w:instrText>
      </w:r>
      <w:r w:rsidR="00282DD2" w:rsidRPr="00261E78">
        <w:instrText>）</w:instrText>
      </w:r>
      <w:r w:rsidR="00282DD2" w:rsidRPr="00261E78">
        <w:instrText>2020 APA</w:instrText>
      </w:r>
      <w:r w:rsidR="00282DD2" w:rsidRPr="00261E78">
        <w:instrText>，保留所有权利）</w:instrText>
      </w:r>
      <w:r w:rsidR="00282DD2" w:rsidRPr="00261E78">
        <w:instrText>","call-number":"1","container-title":"Journal of Marketing Research","DOI":"10.2307/3150499","ISSN":"0022-2437","issue":"4","journalAbbreviation":"J. Marketing Res.","language":"en","note":"</w:instrText>
      </w:r>
      <w:r w:rsidR="00282DD2" w:rsidRPr="00261E78">
        <w:rPr>
          <w:rFonts w:ascii="Apple Color Emoji" w:hAnsi="Apple Color Emoji" w:cs="Apple Color Emoji"/>
        </w:rPr>
        <w:instrText>🏷️</w:instrText>
      </w:r>
      <w:r w:rsidR="00282DD2" w:rsidRPr="00261E78">
        <w:instrText xml:space="preserve"> /unread</w:instrText>
      </w:r>
      <w:r w:rsidR="00282DD2" w:rsidRPr="00261E78">
        <w:instrText>、</w:instrText>
      </w:r>
      <w:r w:rsidR="00282DD2" w:rsidRPr="00261E78">
        <w:instrText>Consequence</w:instrText>
      </w:r>
      <w:r w:rsidR="00282DD2" w:rsidRPr="00261E78">
        <w:instrText>、</w:instrText>
      </w:r>
      <w:r w:rsidR="00282DD2" w:rsidRPr="00261E78">
        <w:instrText>Models</w:instrText>
      </w:r>
      <w:r w:rsidR="00282DD2" w:rsidRPr="00261E78">
        <w:instrText>、</w:instrText>
      </w:r>
      <w:r w:rsidR="00282DD2" w:rsidRPr="00261E78">
        <w:instrText>Expectations</w:instrText>
      </w:r>
      <w:r w:rsidR="00282DD2" w:rsidRPr="00261E78">
        <w:instrText>、</w:instrText>
      </w:r>
      <w:r w:rsidR="00282DD2" w:rsidRPr="00261E78">
        <w:instrText>Consumer Behavior</w:instrText>
      </w:r>
      <w:r w:rsidR="00282DD2" w:rsidRPr="00261E78">
        <w:instrText>、</w:instrText>
      </w:r>
      <w:r w:rsidR="00282DD2"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007B05F6" w:rsidRPr="00261E78">
        <w:fldChar w:fldCharType="separate"/>
      </w:r>
      <w:r w:rsidR="00FE6CD1" w:rsidRPr="00261E78">
        <w:t>(Oliver</w:t>
      </w:r>
      <w:r w:rsidR="00C35D83">
        <w:t>,</w:t>
      </w:r>
      <w:r w:rsidR="00FE6CD1" w:rsidRPr="00261E78">
        <w:t xml:space="preserve"> 1980)</w:t>
      </w:r>
      <w:r w:rsidR="007B05F6" w:rsidRPr="00261E78">
        <w:fldChar w:fldCharType="end"/>
      </w:r>
      <w:r w:rsidRPr="00261E78">
        <w:t xml:space="preserve">. The integration of these diverse theoretical perspectives </w:t>
      </w:r>
      <w:r w:rsidRPr="00261E78">
        <w:lastRenderedPageBreak/>
        <w:t xml:space="preserve">enables a deeper understanding and more accurate interpretation of </w:t>
      </w:r>
      <w:r w:rsidR="00C14468" w:rsidRPr="00261E78">
        <w:t>internal GenAI</w:t>
      </w:r>
      <w:r w:rsidR="00144466" w:rsidRPr="00261E78">
        <w:t>’</w:t>
      </w:r>
      <w:r w:rsidR="00C14468" w:rsidRPr="00261E78">
        <w:t>s effects</w:t>
      </w:r>
      <w:r w:rsidRPr="00261E78">
        <w:t xml:space="preserve">. For example, while our initial </w:t>
      </w:r>
      <w:r w:rsidR="00C14468" w:rsidRPr="00261E78">
        <w:t>results</w:t>
      </w:r>
      <w:r w:rsidRPr="00261E78">
        <w:t xml:space="preserve"> indicate negative effects on answer supply and recognition, our mechanism analysis reveals that there is no reduction in the proportion of expert answers or </w:t>
      </w:r>
      <w:r w:rsidR="002C29E2" w:rsidRPr="00261E78">
        <w:t xml:space="preserve">a </w:t>
      </w:r>
      <w:r w:rsidRPr="00261E78">
        <w:t xml:space="preserve">decline in the underlying quality of human contributions. This insight is critically important for platforms seeking to develop a more </w:t>
      </w:r>
      <w:r w:rsidR="00047C8D" w:rsidRPr="00261E78">
        <w:t xml:space="preserve">comprehensive </w:t>
      </w:r>
      <w:r w:rsidRPr="00261E78">
        <w:t xml:space="preserve">understanding of internal </w:t>
      </w:r>
      <w:r w:rsidR="00C55514" w:rsidRPr="00261E78">
        <w:t>G</w:t>
      </w:r>
      <w:r w:rsidR="00FE3EAE" w:rsidRPr="00261E78">
        <w:t>enAI</w:t>
      </w:r>
      <w:r w:rsidR="00144466" w:rsidRPr="00261E78">
        <w:t>’</w:t>
      </w:r>
      <w:r w:rsidRPr="00261E78">
        <w:t>s effects.</w:t>
      </w:r>
    </w:p>
    <w:p w14:paraId="122FD5E9" w14:textId="31CBE53F" w:rsidR="00C14468" w:rsidRPr="00261E78" w:rsidRDefault="00C14468" w:rsidP="00633022">
      <w:pPr>
        <w:pStyle w:val="Paragraph0"/>
      </w:pPr>
      <w:r w:rsidRPr="00261E78">
        <w:t xml:space="preserve">Third, our findings about the source effect of AI-generated answers align with research that suggests AI can signal authority </w:t>
      </w:r>
      <w:r w:rsidR="00833EB1" w:rsidRPr="00261E78">
        <w:fldChar w:fldCharType="begin"/>
      </w:r>
      <w:r w:rsidR="00763972" w:rsidRPr="00261E78">
        <w:instrText xml:space="preserve"> ADDIN ZOTERO_ITEM CSL_CITATION {"citationID":"lPXWAFjf","properties":{"formattedCitation":"(Logg et al. 2019; Pakarinen &amp; Huising 2023)","plainCitation":"(Logg et al. 2019; Pakarinen &amp; Huising 2023)","noteIndex":0},"citationItems":[{"id":3692,"uris":["http://zotero.org/users/8905122/items/TJJKJPHP"],"itemData":{"id":3692,"type":"article-journal","abstract":"Even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00763972" w:rsidRPr="00261E78">
        <w:instrText>【摘要翻译】尽管计算算法经常优于人类的判断，但公认的智慧表明，人们可能会对依赖它们持怀疑态度（</w:instrText>
      </w:r>
      <w:r w:rsidR="00763972" w:rsidRPr="00261E78">
        <w:instrText>Dawes,1979</w:instrText>
      </w:r>
      <w:r w:rsidR="00763972" w:rsidRPr="00261E78">
        <w:instrText>）。与这种观点相反，六个实验的结果表明，当外行人认为建议来自算法而不是来自个人时，他们会更坚持建议。当人们对视觉刺激进行数值估计（实验</w:instrText>
      </w:r>
      <w:r w:rsidR="00763972" w:rsidRPr="00261E78">
        <w:instrText>1A</w:instrText>
      </w:r>
      <w:r w:rsidR="00763972" w:rsidRPr="00261E78">
        <w:instrText>）和预测歌曲的受欢迎程度和浪漫吸引力（实验</w:instrText>
      </w:r>
      <w:r w:rsidR="00763972" w:rsidRPr="00261E78">
        <w:instrText>1B</w:instrText>
      </w:r>
      <w:r w:rsidR="00763972" w:rsidRPr="00261E78">
        <w:instrText>和</w:instrText>
      </w:r>
      <w:r w:rsidR="00763972" w:rsidRPr="00261E78">
        <w:instrText>1C</w:instrText>
      </w:r>
      <w:r w:rsidR="00763972" w:rsidRPr="00261E78">
        <w:instrText>）时，他们表现出了这种效应，我们称之为算法欣赏。然而，研究人员预测了相反的结果（实验</w:instrText>
      </w:r>
      <w:r w:rsidR="00763972" w:rsidRPr="00261E78">
        <w:instrText>1D</w:instrText>
      </w:r>
      <w:r w:rsidR="00763972" w:rsidRPr="00261E78">
        <w:instrText>）。当建议共同或单独出现时，算法欣赏持续存在（实验</w:instrText>
      </w:r>
      <w:r w:rsidR="00763972" w:rsidRPr="00261E78">
        <w:instrText>2</w:instrText>
      </w:r>
      <w:r w:rsidR="00763972" w:rsidRPr="00261E78">
        <w:instrText>）。然而，当人们在算法的估计和他们自己的估计之间做出选择（相对于外部顾问的；实验</w:instrText>
      </w:r>
      <w:r w:rsidR="00763972" w:rsidRPr="00261E78">
        <w:instrText>3</w:instrText>
      </w:r>
      <w:r w:rsidR="00763972" w:rsidRPr="00261E78">
        <w:instrText>）并且他们有预测方面的专业知识（实验</w:instrText>
      </w:r>
      <w:r w:rsidR="00763972" w:rsidRPr="00261E78">
        <w:instrText>4</w:instrText>
      </w:r>
      <w:r w:rsidR="00763972"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00763972" w:rsidRPr="00261E78">
        <w:instrText>“</w:instrText>
      </w:r>
      <w:r w:rsidR="00763972" w:rsidRPr="00261E78">
        <w:instrText>大数据</w:instrText>
      </w:r>
      <w:r w:rsidR="00763972" w:rsidRPr="00261E78">
        <w:instrText>”</w:instrText>
      </w:r>
      <w:r w:rsidR="00763972" w:rsidRPr="00261E78">
        <w:instrText>及其生成的算法建议的使用产生了影响。</w:instrText>
      </w:r>
      <w:r w:rsidR="00763972" w:rsidRPr="00261E78">
        <w:instrText>","call-number":"2","container-title":"Organizational Behavior and Human Decision Processes","DOI":"10.1016/j.obhdp.2018.12.005","ISSN":"0749-5978","journalAbbreviation":"Organ. Behav. Hum. Decis. Process.","note":"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Algorithms</w:instrText>
      </w:r>
      <w:r w:rsidR="00763972" w:rsidRPr="00261E78">
        <w:instrText>、</w:instrText>
      </w:r>
      <w:r w:rsidR="00763972" w:rsidRPr="00261E78">
        <w:instrText>Accuracy</w:instrText>
      </w:r>
      <w:r w:rsidR="00763972" w:rsidRPr="00261E78">
        <w:instrText>、</w:instrText>
      </w:r>
      <w:r w:rsidR="00763972" w:rsidRPr="00261E78">
        <w:instrText>Advice-taking</w:instrText>
      </w:r>
      <w:r w:rsidR="00763972" w:rsidRPr="00261E78">
        <w:instrText>、</w:instrText>
      </w:r>
      <w:r w:rsidR="00763972" w:rsidRPr="00261E78">
        <w:instrText>Decision-making</w:instrText>
      </w:r>
      <w:r w:rsidR="00763972" w:rsidRPr="00261E78">
        <w:instrText>、</w:instrText>
      </w:r>
      <w:r w:rsidR="00763972" w:rsidRPr="00261E78">
        <w:instrText>Forecasting</w:instrText>
      </w:r>
      <w:r w:rsidR="00763972" w:rsidRPr="00261E78">
        <w:instrText>、</w:instrText>
      </w:r>
      <w:r w:rsidR="00763972" w:rsidRPr="00261E78">
        <w:instrText>Theory of machine","page":"90-103","source":"4.6 (Q1)","title":"Algorithm appreciation: People prefer algorithmic to human judgment","title-short":"Algorithm appreciation: People prefer algorithmic to human judgment</w:instrText>
      </w:r>
      <w:r w:rsidR="00763972" w:rsidRPr="00261E78">
        <w:instrText>算法欣赏：人们更喜欢算法而不是人类判断</w:instrText>
      </w:r>
      <w:r w:rsidR="00763972" w:rsidRPr="00261E78">
        <w:instrText>","volume":"151","author":[{"family":"Logg","given":"Jennifer M."},{"family":"Minson","given":"Julia A."},{"family":"Moore","given":"Don A."}],"issued":{"date-parts":[["2019",3,1]]}},"label":"page"},{"id":152,"uris":["http://zotero.org/users/8905122/items/A36VY4LB"],"itemData":{"id":152,"type":"article-journal","abstract":"Professions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professions may be augmented with, subordinated to, or dismantled by AI technologies. Instead, AI technologies are embedded in the network of interactions through which the relational expertise of professions is constituted.\n\n</w:instrText>
      </w:r>
      <w:r w:rsidR="00763972" w:rsidRPr="00261E78">
        <w:instrText>【摘要翻译】职业仍然是社会将专业知识制度化的主要手段。最近的分析和叙述预测，人工智能（</w:instrText>
      </w:r>
      <w:r w:rsidR="00763972" w:rsidRPr="00261E78">
        <w:instrText>AI</w:instrText>
      </w:r>
      <w:r w:rsidR="00763972" w:rsidRPr="00261E78">
        <w:instrText>）将对复杂案件的非常规推理产生有意义的影响，威胁到专业的权威。我们认为，这些预测借鉴了实体主义对专业知识的理解，即专业知识是一种智力资产、一种精神成就或一种认知状态</w:instrText>
      </w:r>
      <w:r w:rsidR="00763972" w:rsidRPr="00261E78">
        <w:instrText>——</w:instrText>
      </w:r>
      <w:r w:rsidR="00763972" w:rsidRPr="00261E78">
        <w:instrText>由人类或机器</w:instrText>
      </w:r>
      <w:r w:rsidR="00763972" w:rsidRPr="00261E78">
        <w:instrText>——</w:instrText>
      </w:r>
      <w:r w:rsidR="00763972" w:rsidRPr="00261E78">
        <w:instrText>以达到效果。实证研究的综合表明，专业知识被更准确地概念化为通过互动关系构成的</w:instrText>
      </w:r>
      <w:r w:rsidR="00763972" w:rsidRPr="00261E78">
        <w:instrText>——</w:instrText>
      </w:r>
      <w:r w:rsidR="00763972" w:rsidRPr="00261E78">
        <w:instrText>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763972" w:rsidRPr="00261E78">
        <w:instrText>","call-number":"1","container-title":"Journal of Management Studies","DOI":"10.1111/joms.12915","ISSN":"0022-2380","journalAbbreviation":"J. Manage. Stud.","language":"en","note":"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technology</w:instrText>
      </w:r>
      <w:r w:rsidR="00763972" w:rsidRPr="00261E78">
        <w:instrText>、</w:instrText>
      </w:r>
      <w:r w:rsidR="00763972" w:rsidRPr="00261E78">
        <w:instrText>work</w:instrText>
      </w:r>
      <w:r w:rsidR="00763972" w:rsidRPr="00261E78">
        <w:instrText>、</w:instrText>
      </w:r>
      <w:r w:rsidR="00763972" w:rsidRPr="00261E78">
        <w:instrText>artificial intelligence</w:instrText>
      </w:r>
      <w:r w:rsidR="00763972" w:rsidRPr="00261E78">
        <w:instrText>、</w:instrText>
      </w:r>
      <w:r w:rsidR="00763972" w:rsidRPr="00261E78">
        <w:instrText>SCIENCE</w:instrText>
      </w:r>
      <w:r w:rsidR="00763972" w:rsidRPr="00261E78">
        <w:instrText>、</w:instrText>
      </w:r>
      <w:r w:rsidR="00763972" w:rsidRPr="00261E78">
        <w:instrText>ARTIFICIAL-INTELLIGENCE</w:instrText>
      </w:r>
      <w:r w:rsidR="00763972" w:rsidRPr="00261E78">
        <w:instrText>、</w:instrText>
      </w:r>
      <w:r w:rsidR="00763972" w:rsidRPr="00261E78">
        <w:instrText>expertise</w:instrText>
      </w:r>
      <w:r w:rsidR="00763972" w:rsidRPr="00261E78">
        <w:instrText>、</w:instrText>
      </w:r>
      <w:r w:rsidR="00763972" w:rsidRPr="00261E78">
        <w:instrText>BOUNDARY OBJECTS</w:instrText>
      </w:r>
      <w:r w:rsidR="00763972" w:rsidRPr="00261E78">
        <w:instrText>、</w:instrText>
      </w:r>
      <w:r w:rsidR="00763972" w:rsidRPr="00261E78">
        <w:instrText>EARNINGS INEQUALITY</w:instrText>
      </w:r>
      <w:r w:rsidR="00763972" w:rsidRPr="00261E78">
        <w:instrText>、</w:instrText>
      </w:r>
      <w:r w:rsidR="00763972" w:rsidRPr="00261E78">
        <w:instrText>KNOWLEDGE MANAGEMENT</w:instrText>
      </w:r>
      <w:r w:rsidR="00763972" w:rsidRPr="00261E78">
        <w:instrText>、</w:instrText>
      </w:r>
      <w:r w:rsidR="00763972" w:rsidRPr="00261E78">
        <w:instrText>PROFESSIONAL CONSTRUCTION</w:instrText>
      </w:r>
      <w:r w:rsidR="00763972" w:rsidRPr="00261E78">
        <w:instrText>、</w:instrText>
      </w:r>
      <w:r w:rsidR="00763972" w:rsidRPr="00261E78">
        <w:instrText>professions</w:instrText>
      </w:r>
      <w:r w:rsidR="00763972" w:rsidRPr="00261E78">
        <w:instrText>、</w:instrText>
      </w:r>
      <w:r w:rsidR="00763972" w:rsidRPr="00261E78">
        <w:instrText>relationality</w:instrText>
      </w:r>
      <w:r w:rsidR="00763972" w:rsidRPr="00261E78">
        <w:instrText>、</w:instrText>
      </w:r>
      <w:r w:rsidR="00763972" w:rsidRPr="00261E78">
        <w:instrText>SOCIOLOGY</w:instrText>
      </w:r>
      <w:r w:rsidR="00763972" w:rsidRPr="00261E78">
        <w:instrText>、</w:instrText>
      </w:r>
      <w:r w:rsidR="00763972" w:rsidRPr="00261E78">
        <w:instrText>TECHNOLOGICAL-CHANGE</w:instrText>
      </w:r>
      <w:r w:rsidR="00763972" w:rsidRPr="00261E78">
        <w:instrText>、</w:instrText>
      </w:r>
      <w:r w:rsidR="00763972" w:rsidRPr="00261E78">
        <w:instrText>US</w:instrText>
      </w:r>
      <w:r w:rsidR="00763972" w:rsidRPr="00261E78">
        <w:instrText>、</w:instrText>
      </w:r>
      <w:r w:rsidR="00763972" w:rsidRPr="00261E78">
        <w:instrText xml:space="preserve">WORK","source":"10.5 (Q1)","title":"Relational expertise: What machines can't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61E78">
        <w:fldChar w:fldCharType="separate"/>
      </w:r>
      <w:r w:rsidR="00FE6CD1" w:rsidRPr="00261E78">
        <w:t>(Logg et al.</w:t>
      </w:r>
      <w:r w:rsidR="00C35D83">
        <w:t>,</w:t>
      </w:r>
      <w:r w:rsidR="00FE6CD1" w:rsidRPr="00261E78">
        <w:t xml:space="preserve"> 2019; Pakarinen &amp; Huising</w:t>
      </w:r>
      <w:r w:rsidR="00C35D83">
        <w:t>,</w:t>
      </w:r>
      <w:r w:rsidR="00FE6CD1" w:rsidRPr="00261E78">
        <w:t xml:space="preserve"> 2023)</w:t>
      </w:r>
      <w:r w:rsidR="00833EB1" w:rsidRPr="00261E78">
        <w:fldChar w:fldCharType="end"/>
      </w:r>
      <w:r w:rsidRPr="00261E78">
        <w:t xml:space="preserve">. This authority signaling occurs for multiple reasons. AI systems may appear to possess vast databases and computational power, which creates a perception of comprehensive and reliable answers. We show that in </w:t>
      </w:r>
      <w:r w:rsidR="000F0C8D" w:rsidRPr="00261E78">
        <w:t xml:space="preserve">online </w:t>
      </w:r>
      <w:r w:rsidRPr="00261E78">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61E78">
        <w:t xml:space="preserve">online </w:t>
      </w:r>
      <w:r w:rsidR="00E30040" w:rsidRPr="00261E78">
        <w:t>Q&amp;A</w:t>
      </w:r>
      <w:r w:rsidRPr="00261E78">
        <w:t xml:space="preserve"> platforms and raises concerns about </w:t>
      </w:r>
      <w:r w:rsidR="002C29E2" w:rsidRPr="00261E78">
        <w:t xml:space="preserve">the </w:t>
      </w:r>
      <w:r w:rsidRPr="00261E78">
        <w:t>potential over-recognition of AI in specific contexts.</w:t>
      </w:r>
    </w:p>
    <w:p w14:paraId="7AFC94E8" w14:textId="69039C1A" w:rsidR="00C14468" w:rsidRPr="00261E78" w:rsidRDefault="00C14468" w:rsidP="00633022">
      <w:pPr>
        <w:pStyle w:val="Paragraph0"/>
      </w:pPr>
      <w:r w:rsidRPr="00261E78">
        <w:t>Fourth, our analysis reveals that human answerers respond to AI-generated content by differentiating their contributions through unique, experience-based insights that AI cannot replicate. This finding contributes to ongoing discussions about AI</w:t>
      </w:r>
      <w:r w:rsidR="00144466" w:rsidRPr="00261E78">
        <w:t>’</w:t>
      </w:r>
      <w:r w:rsidRPr="00261E78">
        <w:t xml:space="preserve">s role in human-AI interactions </w:t>
      </w:r>
      <w:r w:rsidR="005C4A57" w:rsidRPr="00261E78">
        <w:fldChar w:fldCharType="begin"/>
      </w:r>
      <w:r w:rsidR="00FF7707" w:rsidRPr="00261E78">
        <w:instrText xml:space="preserve"> ADDIN ZOTERO_ITEM CSL_CITATION {"citationID":"tBzpNSAS","properties":{"formattedCitation":"(Bayer &amp; Renou, 2024; Law &amp; Shen, 2024; W. Wang et al., 2024)","plainCitation":"(Bayer &amp; Renou, 2024; Law &amp; Shen, 2024; W. Wang et al., 2024)","dontUpdate":true,"noteIndex":0},"citationItems":[{"id":148,"uris":["http://zotero.org/users/8905122/items/MYCHZVJA"],"itemData":{"id":148,"type":"article-journal","abstract":"The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paper was accepted by Elena Katok, special issue on the human-algorithm connection. Supplemental Material: The data files are available at https://doi.org/10.1287/mnsc.2023.03315 .\n\n</w:instrText>
      </w:r>
      <w:r w:rsidR="00FF7707" w:rsidRPr="00261E78">
        <w:instrText>【摘要翻译】解决复杂问题被广泛视为混合人类</w:instrText>
      </w:r>
      <w:r w:rsidR="00FF7707" w:rsidRPr="00261E78">
        <w:instrText>-</w:instrText>
      </w:r>
      <w:r w:rsidR="00FF7707" w:rsidRPr="00261E78">
        <w:instrText>人工智能（</w:instrText>
      </w:r>
      <w:r w:rsidR="00FF7707" w:rsidRPr="00261E78">
        <w:instrText>AI</w:instrText>
      </w:r>
      <w:r w:rsidR="00FF7707" w:rsidRPr="00261E78">
        <w:instrText>）团队的下一个挑战。本文使用实验来评估人类推理的质量是否存在差异，这取决于人类是与人类还是与算法交互。为此，我们设计了一个交互式推理任务，并比较了人类与其他人类和</w:instrText>
      </w:r>
      <w:r w:rsidR="00FF7707" w:rsidRPr="00261E78">
        <w:instrText>AI</w:instrText>
      </w:r>
      <w:r w:rsidR="00FF7707" w:rsidRPr="00261E78">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FF7707" w:rsidRPr="00261E78">
        <w:instrText>Elena Katok</w:instrText>
      </w:r>
      <w:r w:rsidR="00FF7707" w:rsidRPr="00261E78">
        <w:instrText>接受，关于人与算法联系的特刊。补充材料：数据文件可在</w:instrText>
      </w:r>
      <w:r w:rsidR="00FF7707" w:rsidRPr="00261E78">
        <w:instrText>https://doi.org/10.1287/mnsc.2023.03315</w:instrText>
      </w:r>
      <w:r w:rsidR="00FF7707" w:rsidRPr="00261E78">
        <w:instrText>获得。</w:instrText>
      </w:r>
      <w:r w:rsidR="00FF7707" w:rsidRPr="00261E78">
        <w:instrText>","call-number":"1","container-title":"Management Science","DOI":"10.1287/mnsc.2023.03315","ISSN":"0025-1909","journalAbbreviation":"Manage.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Human–AI interaction</w:instrText>
      </w:r>
      <w:r w:rsidR="00FF7707" w:rsidRPr="00261E78">
        <w:instrText>、</w:instrText>
      </w:r>
      <w:r w:rsidR="00FF7707" w:rsidRPr="00261E78">
        <w:instrText>joint problem solving</w:instrText>
      </w:r>
      <w:r w:rsidR="00FF7707" w:rsidRPr="00261E78">
        <w:instrText>、</w:instrText>
      </w:r>
      <w:r w:rsidR="00FF7707" w:rsidRPr="00261E78">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149,"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study—comprising both empirical and qualitative data—suggests that using AI does not replace auditors, but rather changes the skills required for these jobs and improves audit quality.</w:instrText>
      </w:r>
      <w:r w:rsidR="00FF7707" w:rsidRPr="00261E78">
        <w:instrText>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 xml:space="preserve"> 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w:instrText>
      </w:r>
      <w:r w:rsidR="00FF7707" w:rsidRPr="00261E78">
        <w:instrText xml:space="preserve"> Funding: K. K. F. Law’s research is supported by the Start-Up Grant from Nanyang Technological University and the Ministry of Education (MOE), Singapore, under its Academic Research Fund Tier 1 [Grant RG128/20]. M. Shen’s research is supported by the Start-Up Grant from the National University of Singapore [Grant A-0003914-00-00] and the MOE under its Academic Research Fund Tier 1 [Grant A-8000098-00-00].</w:instrText>
      </w:r>
      <w:r w:rsidR="00FF7707" w:rsidRPr="00261E78">
        <w:instrText>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 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w:instrText>
      </w:r>
      <w:r w:rsidR="00FF7707" w:rsidRPr="00261E78">
        <w:instrText xml:space="preserve"> Supplemental Material: The online appendix and data files are available at https://doi-org.ezproxy.cityu.edu.hk/10.1287/mnsc.2022.04040.</w:instrText>
      </w:r>
      <w:r w:rsidR="00FF7707" w:rsidRPr="00261E78">
        <w:instrText>补充材料：在线附录和数据文件可在</w:instrText>
      </w:r>
      <w:r w:rsidR="00FF7707" w:rsidRPr="00261E78">
        <w:instrText>https://doi-org.ezproxy.cityu.edu.hk/10.1287/mnsc.2022.04040</w:instrText>
      </w:r>
      <w:r w:rsidR="00FF7707" w:rsidRPr="00261E78">
        <w:instrText>获取。</w:instrText>
      </w:r>
      <w:r w:rsidR="00FF7707" w:rsidRPr="00261E78">
        <w:instrText>\n\n</w:instrText>
      </w:r>
      <w:r w:rsidR="00FF7707" w:rsidRPr="00261E78">
        <w:instrText>【摘要翻译】人工智能（</w:instrText>
      </w:r>
      <w:r w:rsidR="00FF7707" w:rsidRPr="00261E78">
        <w:instrText>AI</w:instrText>
      </w:r>
      <w:r w:rsidR="00FF7707" w:rsidRPr="00261E78">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FF7707" w:rsidRPr="00261E78">
        <w:instrText>4.3%</w:instrText>
      </w:r>
      <w:r w:rsidR="00FF7707" w:rsidRPr="00261E78">
        <w:instrText>，特别是在初级和中级审计员中。其次，使用人工智能与审计师工作中对软技能（如认知技能）的需求增加有关。第三，使用</w:instrText>
      </w:r>
      <w:r w:rsidR="00FF7707" w:rsidRPr="00261E78">
        <w:instrText>AI</w:instrText>
      </w:r>
      <w:r w:rsidR="00FF7707" w:rsidRPr="00261E78">
        <w:instrText>的审计事务所有更准确的持续经营和内部控制意见。对</w:instrText>
      </w:r>
      <w:r w:rsidR="00FF7707" w:rsidRPr="00261E78">
        <w:instrText>11</w:instrText>
      </w:r>
      <w:r w:rsidR="00FF7707" w:rsidRPr="00261E78">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接受。资助：</w:instrText>
      </w:r>
      <w:r w:rsidR="00FF7707" w:rsidRPr="00261E78">
        <w:instrText>K.K.F.Law</w:instrText>
      </w:r>
      <w:r w:rsidR="00FF7707" w:rsidRPr="00261E78">
        <w:instrText>的研究得到了南洋理工大学和新加坡教育部（</w:instrText>
      </w:r>
      <w:r w:rsidR="00FF7707" w:rsidRPr="00261E78">
        <w:instrText>MOE</w:instrText>
      </w:r>
      <w:r w:rsidR="00FF7707" w:rsidRPr="00261E78">
        <w:instrText>）学术研究基金一级【赠款</w:instrText>
      </w:r>
      <w:r w:rsidR="00FF7707" w:rsidRPr="00261E78">
        <w:instrText>RG128/20</w:instrText>
      </w:r>
      <w:r w:rsidR="00FF7707" w:rsidRPr="00261E78">
        <w:instrText>】的启动赠款的支持。米（</w:instrText>
      </w:r>
      <w:r w:rsidR="00FF7707" w:rsidRPr="00261E78">
        <w:instrText>meter</w:instrText>
      </w:r>
      <w:r w:rsidR="00FF7707" w:rsidRPr="00261E78">
        <w:instrText>的缩写））沈的研究得到了新加坡国立大学的启动资助【赠款</w:instrText>
      </w:r>
      <w:r w:rsidR="00FF7707" w:rsidRPr="00261E78">
        <w:instrText>A-0003914-00-00</w:instrText>
      </w:r>
      <w:r w:rsidR="00FF7707" w:rsidRPr="00261E78">
        <w:instrText>】和教育部一级学术研究基金【赠款</w:instrText>
      </w:r>
      <w:r w:rsidR="00FF7707" w:rsidRPr="00261E78">
        <w:instrText>A-8000098-00-00</w:instrText>
      </w:r>
      <w:r w:rsidR="00FF7707" w:rsidRPr="00261E78">
        <w:instrText>】的支持。资助：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的支持。补充材料：在线附录和数据文件可在</w:instrText>
      </w:r>
      <w:r w:rsidR="00FF7707" w:rsidRPr="00261E78">
        <w:instrText>https://doi-org.ezproxy.cityu.edu.hk/10.1287/mnsc.2022.04040</w:instrText>
      </w:r>
      <w:r w:rsidR="00FF7707" w:rsidRPr="00261E78">
        <w:instrText>获得。补充材料：在线附录和数据文件可在</w:instrText>
      </w:r>
      <w:r w:rsidR="00FF7707" w:rsidRPr="00261E78">
        <w:instrText>https://doi-org.ezproxy.cityu.edu.hk/10.1287/mnsc.2022.04040</w:instrText>
      </w:r>
      <w:r w:rsidR="00FF7707" w:rsidRPr="00261E78">
        <w:instrText>获取。</w:instrText>
      </w:r>
      <w:r w:rsidR="00FF7707" w:rsidRPr="00261E78">
        <w:instrText>","call-number":"1","container-title":"Management Science","DOI":"10.1287/mnsc.2022.04040","ISSN":"0025-1909","journalAbbreviation":"Manage.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artificial intelligence</w:instrText>
      </w:r>
      <w:r w:rsidR="00FF7707" w:rsidRPr="00261E78">
        <w:instrText>、</w:instrText>
      </w:r>
      <w:r w:rsidR="00FF7707" w:rsidRPr="00261E78">
        <w:instrText>audit offices</w:instrText>
      </w:r>
      <w:r w:rsidR="00FF7707" w:rsidRPr="00261E78">
        <w:instrText>、</w:instrText>
      </w:r>
      <w:r w:rsidR="00FF7707" w:rsidRPr="00261E78">
        <w:instrText>audit quality</w:instrText>
      </w:r>
      <w:r w:rsidR="00FF7707" w:rsidRPr="00261E78">
        <w:instrText>、</w:instrText>
      </w:r>
      <w:r w:rsidR="00FF7707" w:rsidRPr="00261E78">
        <w:instrText>auditor skills</w:instrText>
      </w:r>
      <w:r w:rsidR="00FF7707" w:rsidRPr="00261E78">
        <w:instrText>、</w:instrText>
      </w:r>
      <w:r w:rsidR="00FF7707" w:rsidRPr="00261E78">
        <w:instrText>auditors","source":"5.4 (Q1)","title":"How does artificial intelligence shape audit firms?","URL":"https://pubsonline.informs.org/doi/10.1287/mnsc.2022.04040","volume":"ePub ahead of print","author":[{"family":"Law","given":"Kelvin K. F."},{"family":"Shen","given":"Michael"}],"accessed":{"date-parts":[["2024",9,12]]},"issued":{"date-parts":[["2024",8,29]]}},"label":"page"},{"id":259,"uris":["http://zotero.org/users/8905122/items/UJEPTV8S"],"itemData":{"id":259,"type":"article-journal","abstract":"As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knowledge workers, which have important societal and business implications.</w:instrText>
      </w:r>
      <w:r w:rsidR="00FF7707" w:rsidRPr="00261E78">
        <w:instrText>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 xml:space="preserve"> 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w:instrText>
      </w:r>
      <w:r w:rsidR="00FF7707" w:rsidRPr="00261E78">
        <w:instrText xml:space="preserve"> Funding: This work was supported by Inovalon [Sponsor of the Health Insights AI Laboratory].</w:instrText>
      </w:r>
      <w:r w:rsidR="00FF7707" w:rsidRPr="00261E78">
        <w:instrText>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w:instrText>
      </w:r>
      <w:r w:rsidR="00FF7707" w:rsidRPr="00261E78">
        <w:instrText xml:space="preserve"> Supplemental Material: The data files and online appendix are available at https://doi.org/10.1287/mnsc.2021.00588.</w:instrText>
      </w:r>
      <w:r w:rsidR="00FF7707" w:rsidRPr="00261E78">
        <w:instrText>补充材料：数据文件和在线附录可在</w:instrText>
      </w:r>
      <w:r w:rsidR="00FF7707" w:rsidRPr="00261E78">
        <w:instrText>https://doi.org/10.1287/mnsc.2021.00588</w:instrText>
      </w:r>
      <w:r w:rsidR="00FF7707" w:rsidRPr="00261E78">
        <w:instrText>上获取。</w:instrText>
      </w:r>
      <w:r w:rsidR="00FF7707" w:rsidRPr="00261E78">
        <w:instrText>\n\n</w:instrText>
      </w:r>
      <w:r w:rsidR="00FF7707" w:rsidRPr="00261E78">
        <w:instrText>【摘要翻译】随着人工智能（</w:instrText>
      </w:r>
      <w:r w:rsidR="00FF7707" w:rsidRPr="00261E78">
        <w:instrText>AI</w:instrText>
      </w:r>
      <w:r w:rsidR="00FF7707" w:rsidRPr="00261E78">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FF7707" w:rsidRPr="00261E78">
        <w:instrText>-</w:instrText>
      </w:r>
      <w:r w:rsidR="00FF7707" w:rsidRPr="00261E78">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接受。资助：这项工作得到了</w:instrText>
      </w:r>
      <w:r w:rsidR="00FF7707" w:rsidRPr="00261E78">
        <w:instrText>Inovalon</w:instrText>
      </w:r>
      <w:r w:rsidR="00FF7707" w:rsidRPr="00261E78">
        <w:instrText>【健康洞察人工智能实验室的赞助商】的支持。资助：这项工作得到了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的支持。补充材料：数据文件和在线附录可在</w:instrText>
      </w:r>
      <w:r w:rsidR="00FF7707" w:rsidRPr="00261E78">
        <w:instrText>https://doi.org/10.1287/mnsc.201.00588</w:instrText>
      </w:r>
      <w:r w:rsidR="00FF7707" w:rsidRPr="00261E78">
        <w:instrText>获得。补充材料：数据文件和在线附录可在</w:instrText>
      </w:r>
      <w:r w:rsidR="00FF7707" w:rsidRPr="00261E78">
        <w:instrText>https://doi.org/10.1287/mnsc.2021.00588</w:instrText>
      </w:r>
      <w:r w:rsidR="00FF7707" w:rsidRPr="00261E78">
        <w:instrText>上获取。</w:instrText>
      </w:r>
      <w:r w:rsidR="00FF7707" w:rsidRPr="00261E78">
        <w:instrText xml:space="preserve">","archive_location":"13 </w:instrText>
      </w:r>
      <w:r w:rsidR="00FF7707" w:rsidRPr="00261E78">
        <w:rPr>
          <w:rFonts w:ascii="Apple Color Emoji" w:hAnsi="Apple Color Emoji" w:cs="Apple Color Emoji"/>
        </w:rPr>
        <w:instrText>📊</w:instrText>
      </w:r>
      <w:r w:rsidR="00FF7707" w:rsidRPr="00261E78">
        <w:instrText>","call-number":"1","container-title":"Management Science","DOI":"10.1287/mnsc.2021.00588","ISSN":"0025-1909","issue":"9","journalAbbreviation":"Manage.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healthcare</w:instrText>
      </w:r>
      <w:r w:rsidR="00FF7707" w:rsidRPr="00261E78">
        <w:instrText>、</w:instrText>
      </w:r>
      <w:r w:rsidR="00FF7707" w:rsidRPr="00261E78">
        <w:instrText>artificial intelligence</w:instrText>
      </w:r>
      <w:r w:rsidR="00FF7707" w:rsidRPr="00261E78">
        <w:instrText>、</w:instrText>
      </w:r>
      <w:r w:rsidR="00FF7707" w:rsidRPr="00261E78">
        <w:instrText>human-AI teaming</w:instrText>
      </w:r>
      <w:r w:rsidR="00FF7707" w:rsidRPr="00261E78">
        <w:instrText>、</w:instrText>
      </w:r>
      <w:r w:rsidR="00FF7707" w:rsidRPr="00261E78">
        <w:instrText>medical coding</w:instrText>
      </w:r>
      <w:r w:rsidR="00FF7707" w:rsidRPr="00261E78">
        <w:instrText>、</w:instrText>
      </w:r>
      <w:r w:rsidR="00FF7707" w:rsidRPr="00261E78">
        <w:instrText>productivity</w:instrText>
      </w:r>
      <w:r w:rsidR="00FF7707" w:rsidRPr="00261E78">
        <w:instrText>、</w:instrText>
      </w:r>
      <w:r w:rsidR="00FF7707" w:rsidRPr="00261E78">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61E78">
        <w:fldChar w:fldCharType="separate"/>
      </w:r>
      <w:r w:rsidR="005C4A57" w:rsidRPr="00261E78">
        <w:t>(Bayer &amp; Renou, 2024; Law &amp; Shen, 2024; Wang et al., 2024)</w:t>
      </w:r>
      <w:r w:rsidR="005C4A57" w:rsidRPr="00261E78">
        <w:fldChar w:fldCharType="end"/>
      </w:r>
      <w:r w:rsidRPr="00261E78">
        <w:t xml:space="preserve">. Unlike </w:t>
      </w:r>
      <w:r w:rsidR="00F919C6" w:rsidRPr="00261E78">
        <w:fldChar w:fldCharType="begin"/>
      </w:r>
      <w:r w:rsidR="006359A5" w:rsidRPr="00261E78">
        <w:instrText xml:space="preserve"> ADDIN ZOTERO_ITEM CSL_CITATION {"citationID":"Zuxugwqo","properties":{"formattedCitation":"(Z. Chen &amp; Chan, 2023)","plainCitation":"(Z. Chen &amp; Chan, 2023)","dontUpdate":true,"noteIndex":0},"citationItems":[{"id":367,"uris":["http://zotero.org/users/8905122/items/HYWC6HWA"],"itemData":{"id":367,"type":"article","abstract":"Since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boards helped non-experts achieve ad content with low semantic divergence to content produced by experts, thereby closing the gap between the two types of users.\n\n</w:instrText>
      </w:r>
      <w:r w:rsidR="006359A5" w:rsidRPr="00261E78">
        <w:instrText>【摘要翻译】自</w:instrText>
      </w:r>
      <w:r w:rsidR="006359A5" w:rsidRPr="00261E78">
        <w:instrText>2022</w:instrText>
      </w:r>
      <w:r w:rsidR="006359A5" w:rsidRPr="00261E78">
        <w:instrText>年</w:instrText>
      </w:r>
      <w:r w:rsidR="006359A5" w:rsidRPr="00261E78">
        <w:instrText>12</w:instrText>
      </w:r>
      <w:r w:rsidR="006359A5" w:rsidRPr="00261E78">
        <w:instrText>月推出</w:instrText>
      </w:r>
      <w:r w:rsidR="006359A5" w:rsidRPr="00261E78">
        <w:instrText>ChatGPT</w:instrText>
      </w:r>
      <w:r w:rsidR="006359A5" w:rsidRPr="00261E78">
        <w:instrText>以来，大型语言模型（</w:instrText>
      </w:r>
      <w:r w:rsidR="006359A5" w:rsidRPr="00261E78">
        <w:instrText>LLM</w:instrText>
      </w:r>
      <w:r w:rsidR="006359A5" w:rsidRPr="00261E78">
        <w:instrText>）迅速被企业采用，以帮助用户完成广泛的开放式任务，包括创造性工作。虽然</w:instrText>
      </w:r>
      <w:r w:rsidR="006359A5" w:rsidRPr="00261E78">
        <w:instrText>LLM</w:instrText>
      </w:r>
      <w:r w:rsidR="006359A5" w:rsidRPr="00261E78">
        <w:instrText>的多功能性开启了人类与人工智能协作的新方式，但仍不确定</w:instrText>
      </w:r>
      <w:r w:rsidR="006359A5" w:rsidRPr="00261E78">
        <w:instrText>LLM</w:instrText>
      </w:r>
      <w:r w:rsidR="006359A5" w:rsidRPr="00261E78">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359A5" w:rsidRPr="00261E78">
        <w:instrText>1</w:instrText>
      </w:r>
      <w:r w:rsidR="006359A5" w:rsidRPr="00261E78">
        <w:instrText>）使用法学硕士作为</w:instrText>
      </w:r>
      <w:r w:rsidR="006359A5" w:rsidRPr="00261E78">
        <w:instrText>“</w:instrText>
      </w:r>
      <w:r w:rsidR="006359A5" w:rsidRPr="00261E78">
        <w:instrText>代笔人</w:instrText>
      </w:r>
      <w:r w:rsidR="006359A5" w:rsidRPr="00261E78">
        <w:instrText>”</w:instrText>
      </w:r>
      <w:r w:rsidR="006359A5" w:rsidRPr="00261E78">
        <w:instrText>，承担内容生成任务的主要角色，以及（</w:instrText>
      </w:r>
      <w:r w:rsidR="006359A5" w:rsidRPr="00261E78">
        <w:instrText>2</w:instrText>
      </w:r>
      <w:r w:rsidR="006359A5" w:rsidRPr="00261E78">
        <w:instrText>）使用法学硕士作为</w:instrText>
      </w:r>
      <w:r w:rsidR="006359A5" w:rsidRPr="00261E78">
        <w:instrText>“</w:instrText>
      </w:r>
      <w:r w:rsidR="006359A5" w:rsidRPr="00261E78">
        <w:instrText>共鸣板</w:instrText>
      </w:r>
      <w:r w:rsidR="006359A5" w:rsidRPr="00261E78">
        <w:instrText>”</w:instrText>
      </w:r>
      <w:r w:rsidR="006359A5" w:rsidRPr="00261E78">
        <w:instrText>，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359A5" w:rsidRPr="00261E78">
        <w:instrText>LLM</w:instrText>
      </w:r>
      <w:r w:rsidR="006359A5" w:rsidRPr="00261E78">
        <w:instrText>作为共鸣板帮助非专家实现了与专家制作的内容语义差异较小的广告内容，从而缩小了两类用户之间的差距。</w:instrText>
      </w:r>
      <w:r w:rsidR="006359A5" w:rsidRPr="00261E78">
        <w:instrText>","DOI":"10.2139/ssrn.4575598","event-place":"Rochester, NY","genre":"SSRN Scholarly Paper","language":"en","note":"</w:instrText>
      </w:r>
      <w:r w:rsidR="006359A5" w:rsidRPr="00261E78">
        <w:rPr>
          <w:rFonts w:ascii="Apple Color Emoji" w:hAnsi="Apple Color Emoji" w:cs="Apple Color Emoji"/>
        </w:rPr>
        <w:instrText>🏷️</w:instrText>
      </w:r>
      <w:r w:rsidR="006359A5" w:rsidRPr="00261E78">
        <w:instrText xml:space="preserve"> /unread</w:instrText>
      </w:r>
      <w:r w:rsidR="006359A5" w:rsidRPr="00261E78">
        <w:instrText>、</w:instrText>
      </w:r>
      <w:r w:rsidR="006359A5" w:rsidRPr="00261E78">
        <w:instrText>Creativity</w:instrText>
      </w:r>
      <w:r w:rsidR="006359A5" w:rsidRPr="00261E78">
        <w:instrText>、</w:instrText>
      </w:r>
      <w:r w:rsidR="006359A5" w:rsidRPr="00261E78">
        <w:instrText>Generative AI</w:instrText>
      </w:r>
      <w:r w:rsidR="006359A5" w:rsidRPr="00261E78">
        <w:instrText>、</w:instrText>
      </w:r>
      <w:r w:rsidR="006359A5" w:rsidRPr="00261E78">
        <w:instrText>Advertising</w:instrText>
      </w:r>
      <w:r w:rsidR="006359A5" w:rsidRPr="00261E78">
        <w:instrText>、</w:instrText>
      </w:r>
      <w:r w:rsidR="006359A5" w:rsidRPr="00261E78">
        <w:instrText>Human-AI Collaboration</w:instrText>
      </w:r>
      <w:r w:rsidR="006359A5" w:rsidRPr="00261E78">
        <w:instrText>、</w:instrText>
      </w:r>
      <w:r w:rsidR="006359A5" w:rsidRPr="00261E78">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61E78">
        <w:fldChar w:fldCharType="separate"/>
      </w:r>
      <w:r w:rsidR="00F919C6" w:rsidRPr="00261E78">
        <w:t>Chen and Chan</w:t>
      </w:r>
      <w:r w:rsidR="00144466" w:rsidRPr="00261E78">
        <w:t>’</w:t>
      </w:r>
      <w:r w:rsidR="00F919C6" w:rsidRPr="00261E78">
        <w:t>s (2023)</w:t>
      </w:r>
      <w:r w:rsidR="00F919C6" w:rsidRPr="00261E78">
        <w:fldChar w:fldCharType="end"/>
      </w:r>
      <w:r w:rsidR="00F919C6" w:rsidRPr="00261E78">
        <w:t xml:space="preserve"> </w:t>
      </w:r>
      <w:r w:rsidRPr="00261E78">
        <w:t>findings of an anchoring effect in creative tasks, our study suggests that AI integration might stimulate human creativity and diverse thinking in certain contexts. This observation creates opportunities for future research on optimizing complementarity between AI and human contributions in online communities.</w:t>
      </w:r>
    </w:p>
    <w:p w14:paraId="63DEDFD1" w14:textId="77777777" w:rsidR="00AB308E" w:rsidRPr="00261E78" w:rsidRDefault="00AB308E" w:rsidP="00E93697">
      <w:pPr>
        <w:pStyle w:val="Heading2"/>
        <w:rPr>
          <w:rFonts w:eastAsiaTheme="minorEastAsia"/>
        </w:rPr>
      </w:pPr>
      <w:r w:rsidRPr="00261E78">
        <w:rPr>
          <w:rFonts w:eastAsiaTheme="minorEastAsia"/>
        </w:rPr>
        <w:t>Practical Implications</w:t>
      </w:r>
    </w:p>
    <w:p w14:paraId="75DDAC8E" w14:textId="6F071B80" w:rsidR="00551CFA" w:rsidRPr="00261E78" w:rsidRDefault="00551CFA" w:rsidP="00633022">
      <w:pPr>
        <w:pStyle w:val="Paragraph0"/>
      </w:pPr>
      <w:r w:rsidRPr="00261E78">
        <w:lastRenderedPageBreak/>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61E78">
        <w:t>’</w:t>
      </w:r>
      <w:r w:rsidRPr="00261E78">
        <w:t>s evolving impacts.</w:t>
      </w:r>
    </w:p>
    <w:p w14:paraId="1605AAB0" w14:textId="48F12506" w:rsidR="00551CFA" w:rsidRPr="00261E78" w:rsidRDefault="00551CFA" w:rsidP="00633022">
      <w:pPr>
        <w:pStyle w:val="Paragraph0"/>
      </w:pPr>
      <w:r w:rsidRPr="00261E78">
        <w:t>Platforms that commit to GenAI implementation may consider targeted mitigation strategies. These include providing warnings about AI-generated answers</w:t>
      </w:r>
      <w:r w:rsidR="00144466" w:rsidRPr="00261E78">
        <w:t>’</w:t>
      </w:r>
      <w:r w:rsidRPr="00261E78">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61E78" w:rsidRDefault="00551CFA" w:rsidP="00551CFA">
      <w:pPr>
        <w:pStyle w:val="Paragraph0"/>
      </w:pPr>
      <w:r w:rsidRPr="00261E78">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61E78" w:rsidRDefault="00551CFA" w:rsidP="00633022">
      <w:pPr>
        <w:pStyle w:val="Paragraph0"/>
      </w:pPr>
      <w:r w:rsidRPr="00261E78">
        <w:t xml:space="preserve">This approach </w:t>
      </w:r>
      <w:r w:rsidR="00305E4B">
        <w:t xml:space="preserve">to complementarity </w:t>
      </w:r>
      <w:r w:rsidRPr="00261E78">
        <w:t>between AI capabilities and human expertise preserves individual contributor value and enhances the collective knowledge ecosystem. Community members who take this differentiation approach can help sustain the vibrant exchange of specialized knowledge that defines successful technical Q&amp;A platforms.</w:t>
      </w:r>
    </w:p>
    <w:p w14:paraId="7091EC38" w14:textId="77777777" w:rsidR="00AB308E" w:rsidRPr="00261E78" w:rsidRDefault="00AB308E" w:rsidP="00E93697">
      <w:pPr>
        <w:pStyle w:val="Heading2"/>
      </w:pPr>
      <w:r w:rsidRPr="00261E78">
        <w:t>Limitations</w:t>
      </w:r>
    </w:p>
    <w:p w14:paraId="29201A41" w14:textId="7101FCB4" w:rsidR="00AB308E" w:rsidRPr="00261E78" w:rsidRDefault="00F04147" w:rsidP="00271162">
      <w:pPr>
        <w:pStyle w:val="Paragraph0"/>
      </w:pPr>
      <w:r w:rsidRPr="00261E78">
        <w:t>W</w:t>
      </w:r>
      <w:r w:rsidR="00AB308E" w:rsidRPr="00261E78">
        <w:t xml:space="preserve">hile </w:t>
      </w:r>
      <w:r w:rsidRPr="00261E78">
        <w:t xml:space="preserve">our work </w:t>
      </w:r>
      <w:r w:rsidR="00AB308E" w:rsidRPr="00261E78">
        <w:t>offer</w:t>
      </w:r>
      <w:r w:rsidRPr="00261E78">
        <w:t>s</w:t>
      </w:r>
      <w:r w:rsidR="00AB308E" w:rsidRPr="00261E78">
        <w:t xml:space="preserve"> useful insights into the impact of </w:t>
      </w:r>
      <w:r w:rsidR="00C55514" w:rsidRPr="00261E78">
        <w:t>G</w:t>
      </w:r>
      <w:r w:rsidR="005344A1" w:rsidRPr="00261E78">
        <w:t>en</w:t>
      </w:r>
      <w:r w:rsidR="00C55514" w:rsidRPr="00261E78">
        <w:t>AI</w:t>
      </w:r>
      <w:r w:rsidR="00AB308E" w:rsidRPr="00261E78">
        <w:t xml:space="preserve"> on online technical Q&amp;A communities, </w:t>
      </w:r>
      <w:r w:rsidRPr="00261E78">
        <w:t xml:space="preserve">we </w:t>
      </w:r>
      <w:r w:rsidR="00AB308E" w:rsidRPr="00261E78">
        <w:t xml:space="preserve">acknowledge several limitations that present opportunities for future research. </w:t>
      </w:r>
      <w:r w:rsidR="00AB308E" w:rsidRPr="00261E78">
        <w:lastRenderedPageBreak/>
        <w:t xml:space="preserve">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61E78">
        <w:fldChar w:fldCharType="begin" w:fldLock="1"/>
      </w:r>
      <w:r w:rsidR="004951D0" w:rsidRPr="00261E78">
        <w:instrText xml:space="preserve"> ADDIN ZOTERO_ITEM CSL_CITATION {"citationID":"GCCRNRS7","properties":{"formattedCitation":"[1]","plainCitation":"[1]","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4951D0" w:rsidRPr="00261E78">
        <w:instrText>【摘要翻译】</w:instrText>
      </w:r>
      <w:r w:rsidR="004951D0" w:rsidRPr="00261E78">
        <w:instrText>ChatGPT</w:instrText>
      </w:r>
      <w:r w:rsidR="004951D0" w:rsidRPr="00261E78">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4951D0" w:rsidRPr="00261E78">
        <w:instrText>ChatGPT</w:instrText>
      </w:r>
      <w:r w:rsidR="004951D0" w:rsidRPr="00261E78">
        <w:instrText>对</w:instrText>
      </w:r>
      <w:r w:rsidR="004951D0" w:rsidRPr="00261E78">
        <w:instrText>StackOverflow</w:instrText>
      </w:r>
      <w:r w:rsidR="004951D0" w:rsidRPr="00261E78">
        <w:instrText>用户活动的影响，并与</w:instrText>
      </w:r>
      <w:r w:rsidR="004951D0" w:rsidRPr="00261E78">
        <w:instrText>Reddit</w:instrText>
      </w:r>
      <w:r w:rsidR="004951D0" w:rsidRPr="00261E78">
        <w:instrText>的用户活动进行了对比。我们分析了</w:instrText>
      </w:r>
      <w:r w:rsidR="004951D0" w:rsidRPr="00261E78">
        <w:instrText>2021</w:instrText>
      </w:r>
      <w:r w:rsidR="004951D0" w:rsidRPr="00261E78">
        <w:instrText>年</w:instrText>
      </w:r>
      <w:r w:rsidR="004951D0" w:rsidRPr="00261E78">
        <w:instrText>10</w:instrText>
      </w:r>
      <w:r w:rsidR="004951D0" w:rsidRPr="00261E78">
        <w:instrText>月至</w:instrText>
      </w:r>
      <w:r w:rsidR="004951D0" w:rsidRPr="00261E78">
        <w:instrText>2023</w:instrText>
      </w:r>
      <w:r w:rsidR="004951D0" w:rsidRPr="00261E78">
        <w:instrText>年</w:instrText>
      </w:r>
      <w:r w:rsidR="004951D0" w:rsidRPr="00261E78">
        <w:instrText>3</w:instrText>
      </w:r>
      <w:r w:rsidR="004951D0" w:rsidRPr="00261E78">
        <w:instrText>月期间的大量数据样本，捕获了发布到</w:instrText>
      </w:r>
      <w:r w:rsidR="004951D0" w:rsidRPr="00261E78">
        <w:instrText>Stack Overflow</w:instrText>
      </w:r>
      <w:r w:rsidR="004951D0" w:rsidRPr="00261E78">
        <w:instrText>和</w:instrText>
      </w:r>
      <w:r w:rsidR="004951D0" w:rsidRPr="00261E78">
        <w:instrText>Reddit</w:instrText>
      </w:r>
      <w:r w:rsidR="004951D0" w:rsidRPr="00261E78">
        <w:instrText>上与最受欢迎的</w:instrText>
      </w:r>
      <w:r w:rsidR="004951D0" w:rsidRPr="00261E78">
        <w:instrText>StackOverflow</w:instrText>
      </w:r>
      <w:r w:rsidR="004951D0" w:rsidRPr="00261E78">
        <w:instrText>主题相关的内容。我们发现，</w:instrText>
      </w:r>
      <w:r w:rsidR="004951D0" w:rsidRPr="00261E78">
        <w:instrText>ChatGPT</w:instrText>
      </w:r>
      <w:r w:rsidR="004951D0" w:rsidRPr="00261E78">
        <w:instrText>导致与这些主题相关的</w:instrText>
      </w:r>
      <w:r w:rsidR="004951D0" w:rsidRPr="00261E78">
        <w:instrText>StackOverflow</w:instrText>
      </w:r>
      <w:r w:rsidR="004951D0" w:rsidRPr="00261E78">
        <w:instrText>问题大幅下降，根据可用于训练的公共在线数据量，</w:instrText>
      </w:r>
      <w:r w:rsidR="004951D0" w:rsidRPr="00261E78">
        <w:instrText>ChatGPT</w:instrText>
      </w:r>
      <w:r w:rsidR="004951D0" w:rsidRPr="00261E78">
        <w:instrText>更有可能表现出色的主题的影响更大。相比之下，考虑到</w:instrText>
      </w:r>
      <w:r w:rsidR="004951D0" w:rsidRPr="00261E78">
        <w:instrText>Reddit</w:instrText>
      </w:r>
      <w:r w:rsidR="004951D0" w:rsidRPr="00261E78">
        <w:instrText>子社区专注于相同的主题，我们没有发现</w:instrText>
      </w:r>
      <w:r w:rsidR="004951D0" w:rsidRPr="00261E78">
        <w:instrText>ChatGPT</w:instrText>
      </w:r>
      <w:r w:rsidR="004951D0" w:rsidRPr="00261E78">
        <w:instrText>有任何影响的证据，这表明在线知识社区中的社会依恋对社区生存的重要性。最后，我们考虑了</w:instrText>
      </w:r>
      <w:r w:rsidR="004951D0" w:rsidRPr="00261E78">
        <w:instrText>StackOverflow</w:instrText>
      </w:r>
      <w:r w:rsidR="004951D0" w:rsidRPr="00261E78">
        <w:instrText>提供的答案质量的潜在变化，考虑了用户在提供答案时对</w:instrText>
      </w:r>
      <w:r w:rsidR="004951D0" w:rsidRPr="00261E78">
        <w:instrText>ChatGPT</w:instrText>
      </w:r>
      <w:r w:rsidR="004951D0" w:rsidRPr="00261E78">
        <w:instrText>的潜在依赖，以及随着用户离开社区，集体专业知识的潜在下降。我们发现平均回答质量显著下降，主要是由于用户退出。我们讨论了对在线知识社区管理的影响。</w:instrText>
      </w:r>
      <w:r w:rsidR="004951D0" w:rsidRPr="00261E78">
        <w:instrText xml:space="preserve">","archive_location":"13 </w:instrText>
      </w:r>
      <w:r w:rsidR="004951D0" w:rsidRPr="00261E78">
        <w:rPr>
          <w:rFonts w:ascii="Apple Color Emoji" w:hAnsi="Apple Color Emoji" w:cs="Apple Color Emoji"/>
        </w:rPr>
        <w:instrText>📊</w:instrText>
      </w:r>
      <w:r w:rsidR="004951D0" w:rsidRPr="00261E78">
        <w:instrText>","DOI":"10.2139/ssrn.4521754","event-place":"Rochester,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Generative AI</w:instrText>
      </w:r>
      <w:r w:rsidR="004951D0" w:rsidRPr="00261E78">
        <w:instrText>、</w:instrText>
      </w:r>
      <w:r w:rsidR="004951D0" w:rsidRPr="00261E78">
        <w:instrText>Difference-in-differences</w:instrText>
      </w:r>
      <w:r w:rsidR="004951D0" w:rsidRPr="00261E78">
        <w:instrText>、</w:instrText>
      </w:r>
      <w:r w:rsidR="004951D0" w:rsidRPr="00261E78">
        <w:instrText>Platform Economics</w:instrText>
      </w:r>
      <w:r w:rsidR="004951D0" w:rsidRPr="00261E78">
        <w:instrText>、</w:instrText>
      </w:r>
      <w:r w:rsidR="004951D0" w:rsidRPr="00261E78">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00994D74" w:rsidRPr="00261E78">
        <w:fldChar w:fldCharType="separate"/>
      </w:r>
      <w:r w:rsidR="009F4642" w:rsidRPr="00261E78">
        <w:t>(Burtch et al., 2023)</w:t>
      </w:r>
      <w:r w:rsidR="00994D74" w:rsidRPr="00261E78">
        <w:fldChar w:fldCharType="end"/>
      </w:r>
      <w:r w:rsidR="00AB308E" w:rsidRPr="00261E78">
        <w:t xml:space="preserve">, the specific impact of internal </w:t>
      </w:r>
      <w:r w:rsidR="00C55514" w:rsidRPr="00261E78">
        <w:t>G</w:t>
      </w:r>
      <w:r w:rsidR="005344A1" w:rsidRPr="00261E78">
        <w:t>en</w:t>
      </w:r>
      <w:r w:rsidR="00C55514" w:rsidRPr="00261E78">
        <w:t>AI</w:t>
      </w:r>
      <w:r w:rsidR="00AB308E" w:rsidRPr="00261E78">
        <w:t xml:space="preserve"> in these diverse contexts </w:t>
      </w:r>
      <w:r w:rsidR="0029011F" w:rsidRPr="00261E78">
        <w:t xml:space="preserve">and the boundary conditions that determine whether AI enhances or suppresses human contributions </w:t>
      </w:r>
      <w:r w:rsidR="00AB308E" w:rsidRPr="00261E78">
        <w:t>warrant further investigation.</w:t>
      </w:r>
    </w:p>
    <w:p w14:paraId="4F9BF778" w14:textId="77F4543C" w:rsidR="00AB308E" w:rsidRPr="00261E78" w:rsidRDefault="00AB308E" w:rsidP="00AB308E">
      <w:pPr>
        <w:pStyle w:val="Paragraph0"/>
      </w:pPr>
      <w:r w:rsidRPr="00261E78">
        <w:t xml:space="preserve">Second, our experimental design compares scenarios with and without internal </w:t>
      </w:r>
      <w:r w:rsidR="00C55514" w:rsidRPr="00261E78">
        <w:t>G</w:t>
      </w:r>
      <w:r w:rsidR="005344A1" w:rsidRPr="00261E78">
        <w:t>en</w:t>
      </w:r>
      <w:r w:rsidR="00C55514" w:rsidRPr="00261E78">
        <w:t>AI</w:t>
      </w:r>
      <w:r w:rsidRPr="00261E78">
        <w:t xml:space="preserve">-generated answers. Future research could explore </w:t>
      </w:r>
      <w:r w:rsidR="005344A1" w:rsidRPr="00261E78">
        <w:t xml:space="preserve">the effects of </w:t>
      </w:r>
      <w:r w:rsidRPr="00261E78">
        <w:t xml:space="preserve">varying levels of control over </w:t>
      </w:r>
      <w:r w:rsidR="00C55514" w:rsidRPr="00261E78">
        <w:t>G</w:t>
      </w:r>
      <w:r w:rsidR="005344A1" w:rsidRPr="00261E78">
        <w:t>en</w:t>
      </w:r>
      <w:r w:rsidR="00C55514" w:rsidRPr="00261E78">
        <w:t>AI</w:t>
      </w:r>
      <w:r w:rsidR="00144466" w:rsidRPr="00261E78">
        <w:t>’</w:t>
      </w:r>
      <w:r w:rsidRPr="00261E78">
        <w:t xml:space="preserve">s style and features. This would allow for a deeper understanding of how different </w:t>
      </w:r>
      <w:r w:rsidR="00C55514" w:rsidRPr="00261E78">
        <w:t>G</w:t>
      </w:r>
      <w:r w:rsidR="005344A1" w:rsidRPr="00261E78">
        <w:t>en</w:t>
      </w:r>
      <w:r w:rsidR="00C55514" w:rsidRPr="00261E78">
        <w:t>AI</w:t>
      </w:r>
      <w:r w:rsidRPr="00261E78">
        <w:t xml:space="preserve"> characteristics influence user behavior and community dynamics.</w:t>
      </w:r>
    </w:p>
    <w:p w14:paraId="2D7197DA" w14:textId="33E991E1" w:rsidR="00AB308E" w:rsidRPr="00261E78" w:rsidRDefault="00AB308E" w:rsidP="00AB308E">
      <w:pPr>
        <w:pStyle w:val="Paragraph0"/>
      </w:pPr>
      <w:r w:rsidRPr="00261E78">
        <w:t xml:space="preserve">Third, our analysis primarily focuses on </w:t>
      </w:r>
      <w:r w:rsidR="005344A1" w:rsidRPr="00261E78">
        <w:t>the</w:t>
      </w:r>
      <w:r w:rsidRPr="00261E78">
        <w:t xml:space="preserve"> effects within a 150-day window. Research exploring the dynamic nature of these effects over an extended period would be valuable, especially considering the likelihood of long</w:t>
      </w:r>
      <w:r w:rsidR="005344A1" w:rsidRPr="00261E78">
        <w:t>er</w:t>
      </w:r>
      <w:r w:rsidRPr="00261E78">
        <w:t xml:space="preserve">-term coexistence between </w:t>
      </w:r>
      <w:r w:rsidR="00C55514" w:rsidRPr="00261E78">
        <w:t>G</w:t>
      </w:r>
      <w:r w:rsidR="005344A1" w:rsidRPr="00261E78">
        <w:t>en</w:t>
      </w:r>
      <w:r w:rsidR="00C55514" w:rsidRPr="00261E78">
        <w:t>AI</w:t>
      </w:r>
      <w:r w:rsidRPr="00261E78">
        <w:t xml:space="preserve"> and human participants in online communities.</w:t>
      </w:r>
    </w:p>
    <w:p w14:paraId="00A00408" w14:textId="565B6195" w:rsidR="00AB308E" w:rsidRPr="00261E78" w:rsidRDefault="00AB308E" w:rsidP="00AB308E">
      <w:pPr>
        <w:pStyle w:val="Paragraph0"/>
      </w:pPr>
      <w:r w:rsidRPr="00261E78">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61E78">
        <w:t>G</w:t>
      </w:r>
      <w:r w:rsidR="005344A1" w:rsidRPr="00261E78">
        <w:t>en</w:t>
      </w:r>
      <w:r w:rsidR="00C55514" w:rsidRPr="00261E78">
        <w:t>AI</w:t>
      </w:r>
      <w:r w:rsidR="00144466" w:rsidRPr="00261E78">
        <w:t>’</w:t>
      </w:r>
      <w:r w:rsidRPr="00261E78">
        <w:t>s role in diverse online communities, its long-term impacts, and strategies for effective human-AI collaboration.</w:t>
      </w:r>
    </w:p>
    <w:p w14:paraId="6393CE77" w14:textId="77777777" w:rsidR="006833EA" w:rsidRPr="00261E78" w:rsidRDefault="006833EA" w:rsidP="0057336B">
      <w:pPr>
        <w:pStyle w:val="Heading1"/>
        <w:numPr>
          <w:ilvl w:val="0"/>
          <w:numId w:val="0"/>
        </w:numPr>
        <w:ind w:left="360"/>
      </w:pPr>
      <w:r w:rsidRPr="00261E78">
        <w:t>Reference</w:t>
      </w:r>
    </w:p>
    <w:p w14:paraId="2B44C6E1" w14:textId="77777777" w:rsidR="00717875" w:rsidRPr="00261E78" w:rsidRDefault="006833EA" w:rsidP="00717875">
      <w:pPr>
        <w:pStyle w:val="Bibliography"/>
      </w:pPr>
      <w:r w:rsidRPr="00261E78">
        <w:rPr>
          <w:rFonts w:ascii="Times New Roman" w:hAnsi="Times New Roman" w:cs="Times New Roman"/>
          <w:sz w:val="24"/>
          <w:szCs w:val="24"/>
        </w:rPr>
        <w:fldChar w:fldCharType="begin"/>
      </w:r>
      <w:r w:rsidR="00443E00" w:rsidRPr="00261E78">
        <w:rPr>
          <w:rFonts w:ascii="Times New Roman" w:hAnsi="Times New Roman" w:cs="Times New Roman"/>
          <w:sz w:val="24"/>
          <w:szCs w:val="24"/>
        </w:rPr>
        <w:instrText xml:space="preserve"> ADDIN ZOTERO_BIBL {"uncited":[],"omitted":[],"custom":[]} CSL_BIBLIOGRAPHY </w:instrText>
      </w:r>
      <w:r w:rsidRPr="00261E78">
        <w:rPr>
          <w:rFonts w:ascii="Times New Roman" w:hAnsi="Times New Roman" w:cs="Times New Roman"/>
          <w:sz w:val="24"/>
          <w:szCs w:val="24"/>
        </w:rPr>
        <w:fldChar w:fldCharType="separate"/>
      </w:r>
      <w:r w:rsidR="00717875" w:rsidRPr="00261E78">
        <w:t xml:space="preserve">Alesina, A., &amp; Zhuravskaya, E. (2011). Segregation and the Quality of Government in a Cross Section of Countries. </w:t>
      </w:r>
      <w:r w:rsidR="00717875" w:rsidRPr="00261E78">
        <w:rPr>
          <w:i/>
          <w:iCs/>
        </w:rPr>
        <w:t>American Economic Review</w:t>
      </w:r>
      <w:r w:rsidR="00717875" w:rsidRPr="00261E78">
        <w:t>, 101(5), 1872–1911.</w:t>
      </w:r>
    </w:p>
    <w:p w14:paraId="088E6B5A" w14:textId="77777777" w:rsidR="00717875" w:rsidRPr="00261E78" w:rsidRDefault="00717875" w:rsidP="00717875">
      <w:pPr>
        <w:pStyle w:val="Bibliography"/>
      </w:pPr>
      <w:r w:rsidRPr="00261E78">
        <w:t xml:space="preserve">Anderson, A., Huttenlocher, D., Kleinberg, J., &amp; Leskovec, J. (2012). Discovering Value from Community Activity on Focused Question Answering Sites. In </w:t>
      </w:r>
      <w:r w:rsidRPr="00261E78">
        <w:rPr>
          <w:i/>
          <w:iCs/>
        </w:rPr>
        <w:t>Proceedings of the 18th ACM SIGKDD International Conference on Knowledge Discovery and Data Mining</w:t>
      </w:r>
      <w:r w:rsidRPr="00261E78">
        <w:t>, 850–858.</w:t>
      </w:r>
    </w:p>
    <w:p w14:paraId="5AB9055B" w14:textId="77777777" w:rsidR="00717875" w:rsidRPr="00261E78" w:rsidRDefault="00717875" w:rsidP="00717875">
      <w:pPr>
        <w:pStyle w:val="Bibliography"/>
      </w:pPr>
      <w:r w:rsidRPr="00261E78">
        <w:t>Austin, P. C. (2009). Balance Diagnostics for Comparing the Distribution of Baseline Covariates between Treatment Groups in Propensity</w:t>
      </w:r>
      <w:r w:rsidRPr="00261E78">
        <w:rPr>
          <w:rFonts w:ascii="Cambria Math" w:hAnsi="Cambria Math" w:cs="Cambria Math"/>
        </w:rPr>
        <w:t>‐</w:t>
      </w:r>
      <w:r w:rsidRPr="00261E78">
        <w:t xml:space="preserve">score Matched Samples. </w:t>
      </w:r>
      <w:r w:rsidRPr="00261E78">
        <w:rPr>
          <w:i/>
          <w:iCs/>
        </w:rPr>
        <w:t>Statistics in Medicine</w:t>
      </w:r>
      <w:r w:rsidRPr="00261E78">
        <w:t>, 28(25), 3083–3107.</w:t>
      </w:r>
    </w:p>
    <w:p w14:paraId="070F4D9A" w14:textId="77777777" w:rsidR="00717875" w:rsidRPr="00261E78" w:rsidRDefault="00717875" w:rsidP="00717875">
      <w:pPr>
        <w:pStyle w:val="Bibliography"/>
      </w:pPr>
      <w:r w:rsidRPr="00261E78">
        <w:lastRenderedPageBreak/>
        <w:t xml:space="preserve">Bayer, R.-C., &amp; Renou, L. (2024). Interacting with Man or Machine: When Do Humans Reason Better? </w:t>
      </w:r>
      <w:r w:rsidRPr="00261E78">
        <w:rPr>
          <w:i/>
          <w:iCs/>
        </w:rPr>
        <w:t>Management Science</w:t>
      </w:r>
      <w:r w:rsidRPr="00261E78">
        <w:t>, ePub ahead of print.</w:t>
      </w:r>
    </w:p>
    <w:p w14:paraId="7120C2BE" w14:textId="77777777" w:rsidR="00717875" w:rsidRPr="00261E78" w:rsidRDefault="00717875" w:rsidP="00717875">
      <w:pPr>
        <w:pStyle w:val="Bibliography"/>
      </w:pPr>
      <w:r w:rsidRPr="00261E78">
        <w:t xml:space="preserve">Berger, P., Hennig, P., Bocklisch, T., Herold, T., &amp; Meinel, C. (2016). A Journey of Bounty Hunters: Analyzing the Influence of Reward Systems on StackOverflow Question Response Times. In </w:t>
      </w:r>
      <w:r w:rsidRPr="00261E78">
        <w:rPr>
          <w:i/>
          <w:iCs/>
        </w:rPr>
        <w:t>2016 IEEE/WIC/ACM International Conference on Web Intelligence (WI)</w:t>
      </w:r>
      <w:r w:rsidRPr="00261E78">
        <w:t>, 644–649.</w:t>
      </w:r>
    </w:p>
    <w:p w14:paraId="10DBDCE6" w14:textId="77777777" w:rsidR="00717875" w:rsidRPr="00261E78" w:rsidRDefault="00717875" w:rsidP="00717875">
      <w:pPr>
        <w:pStyle w:val="Bibliography"/>
      </w:pPr>
      <w:r w:rsidRPr="00261E78">
        <w:t xml:space="preserve">Borwankar, S., Khern-am-nuai, W., &amp; Kannan, K. N. (2023). </w:t>
      </w:r>
      <w:r w:rsidRPr="00261E78">
        <w:rPr>
          <w:i/>
          <w:iCs/>
        </w:rPr>
        <w:t>Unraveling the Impact: An Empirical Investigation of ChatGPT’s Exclusion from Stack Overflow</w:t>
      </w:r>
      <w:r w:rsidRPr="00261E78">
        <w:t>. SSRN Scholarly Paper.</w:t>
      </w:r>
    </w:p>
    <w:p w14:paraId="5DB6305B" w14:textId="77777777" w:rsidR="00717875" w:rsidRPr="00261E78" w:rsidRDefault="00717875" w:rsidP="00717875">
      <w:pPr>
        <w:pStyle w:val="Bibliography"/>
      </w:pPr>
      <w:r w:rsidRPr="00261E78">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&amp; Amodei, D. (2020). Language Models Are Few-Shot Learners. In </w:t>
      </w:r>
      <w:r w:rsidRPr="00261E78">
        <w:rPr>
          <w:i/>
          <w:iCs/>
        </w:rPr>
        <w:t>Proceedings of the 34th International Conference on Neural Information Processing Systems</w:t>
      </w:r>
      <w:r w:rsidRPr="00261E78">
        <w:t>, 1877–1901.</w:t>
      </w:r>
    </w:p>
    <w:p w14:paraId="3169F3DE" w14:textId="77777777" w:rsidR="00717875" w:rsidRPr="00261E78" w:rsidRDefault="00717875" w:rsidP="00717875">
      <w:pPr>
        <w:pStyle w:val="Bibliography"/>
      </w:pPr>
      <w:r w:rsidRPr="00261E78">
        <w:t xml:space="preserve">Brynjolfsson, E., Li, D., &amp; Raymond, L. (2025). Generative AI at Work. </w:t>
      </w:r>
      <w:r w:rsidRPr="00261E78">
        <w:rPr>
          <w:i/>
          <w:iCs/>
        </w:rPr>
        <w:t>The Quarterly Journal of Economics</w:t>
      </w:r>
      <w:r w:rsidRPr="00261E78">
        <w:t>, qjae044.</w:t>
      </w:r>
    </w:p>
    <w:p w14:paraId="48BD5933" w14:textId="77777777" w:rsidR="00717875" w:rsidRPr="00261E78" w:rsidRDefault="00717875" w:rsidP="00717875">
      <w:pPr>
        <w:pStyle w:val="Bibliography"/>
      </w:pPr>
      <w:r w:rsidRPr="00261E78">
        <w:t xml:space="preserve">Burke, M., Kraut, R., &amp; Joyce, E. (2010). Membership Claims and Requests: Conversation-Level Newcomer Socialization Strategies in Online Groups. </w:t>
      </w:r>
      <w:r w:rsidRPr="00261E78">
        <w:rPr>
          <w:i/>
          <w:iCs/>
        </w:rPr>
        <w:t>Small Group Research</w:t>
      </w:r>
      <w:r w:rsidRPr="00261E78">
        <w:t>, 32(9), 1600–1631.</w:t>
      </w:r>
    </w:p>
    <w:p w14:paraId="2313D34B" w14:textId="77777777" w:rsidR="00717875" w:rsidRPr="00261E78" w:rsidRDefault="00717875" w:rsidP="00717875">
      <w:pPr>
        <w:pStyle w:val="Bibliography"/>
      </w:pPr>
      <w:r w:rsidRPr="00261E78">
        <w:t xml:space="preserve">Burtch, G., Lee, D., &amp; Chen, Z. (2023). </w:t>
      </w:r>
      <w:r w:rsidRPr="00261E78">
        <w:rPr>
          <w:i/>
          <w:iCs/>
        </w:rPr>
        <w:t>The Consequences of Generative AI for UGC and Online Community Engagement</w:t>
      </w:r>
      <w:r w:rsidRPr="00261E78">
        <w:t>. SSRN Scholarly Paper.</w:t>
      </w:r>
    </w:p>
    <w:p w14:paraId="4A9DAEF3" w14:textId="77777777" w:rsidR="00717875" w:rsidRPr="00261E78" w:rsidRDefault="00717875" w:rsidP="00717875">
      <w:pPr>
        <w:pStyle w:val="Bibliography"/>
      </w:pPr>
      <w:r w:rsidRPr="00261E78">
        <w:t xml:space="preserve">Butler, B., Sproull, L., Kiesler, S., &amp; Kraut, R. (2007). Community Effort in Online Groups: Who Does the Work and Why? In </w:t>
      </w:r>
      <w:r w:rsidRPr="00261E78">
        <w:rPr>
          <w:i/>
          <w:iCs/>
        </w:rPr>
        <w:t>Leadership at a Distance: Research in Technologically-Supported Work</w:t>
      </w:r>
      <w:r w:rsidRPr="00261E78">
        <w:t>, 171–193.</w:t>
      </w:r>
    </w:p>
    <w:p w14:paraId="1E4D7DCA" w14:textId="77777777" w:rsidR="00717875" w:rsidRPr="00261E78" w:rsidRDefault="00717875" w:rsidP="00717875">
      <w:pPr>
        <w:pStyle w:val="Bibliography"/>
      </w:pPr>
      <w:r w:rsidRPr="00261E78">
        <w:t xml:space="preserve">Calefato, F., Lanubile, F., &amp; Novielli, N. (2018). How to Ask for Technical Help? Evidence-Based Guidelines for Writing Questions on Stack Overflow. </w:t>
      </w:r>
      <w:r w:rsidRPr="00261E78">
        <w:rPr>
          <w:i/>
          <w:iCs/>
        </w:rPr>
        <w:t>Information and Software Technology</w:t>
      </w:r>
      <w:r w:rsidRPr="00261E78">
        <w:t>, 94, 186–207.</w:t>
      </w:r>
    </w:p>
    <w:p w14:paraId="1DDF7C3C" w14:textId="77777777" w:rsidR="00717875" w:rsidRPr="00261E78" w:rsidRDefault="00717875" w:rsidP="00717875">
      <w:pPr>
        <w:pStyle w:val="Bibliography"/>
      </w:pPr>
      <w:r w:rsidRPr="00261E78">
        <w:t xml:space="preserve">Chaiken, S. (1980). Heuristic versus Systematic Information Processing and the Use of Source versus Message Cues in Persuasion. </w:t>
      </w:r>
      <w:r w:rsidRPr="00261E78">
        <w:rPr>
          <w:i/>
          <w:iCs/>
        </w:rPr>
        <w:t>Journal of Personality and Social Psychology</w:t>
      </w:r>
      <w:r w:rsidRPr="00261E78">
        <w:t>, 39(5), 752–766.</w:t>
      </w:r>
    </w:p>
    <w:p w14:paraId="21ADD913" w14:textId="77777777" w:rsidR="00717875" w:rsidRPr="00261E78" w:rsidRDefault="00717875" w:rsidP="00717875">
      <w:pPr>
        <w:pStyle w:val="Bibliography"/>
      </w:pPr>
      <w:r w:rsidRPr="00261E78">
        <w:t xml:space="preserve">Chen, J., &amp; Roth, J. (2024). Logs with Zeros? Some Problems and Solutions. </w:t>
      </w:r>
      <w:r w:rsidRPr="00261E78">
        <w:rPr>
          <w:i/>
          <w:iCs/>
        </w:rPr>
        <w:t>The Quarterly Journal of Economics</w:t>
      </w:r>
      <w:r w:rsidRPr="00261E78">
        <w:t>, 139(2), 891–936.</w:t>
      </w:r>
    </w:p>
    <w:p w14:paraId="256D6820" w14:textId="77777777" w:rsidR="00717875" w:rsidRPr="00261E78" w:rsidRDefault="00717875" w:rsidP="00717875">
      <w:pPr>
        <w:pStyle w:val="Bibliography"/>
      </w:pPr>
      <w:r w:rsidRPr="00261E78">
        <w:t xml:space="preserve">Chen, L., Baird, A., &amp; Straub, D. (2022). The Impact of Hierarchical Privilege Levels and Non-Hierarchical Incentives on Continued Contribution in Online Q&amp;A Communities: A Motivational Model of Gamification Goals. </w:t>
      </w:r>
      <w:r w:rsidRPr="00261E78">
        <w:rPr>
          <w:i/>
          <w:iCs/>
        </w:rPr>
        <w:t>Decision Support Systems</w:t>
      </w:r>
      <w:r w:rsidRPr="00261E78">
        <w:t>, 153, 113667.</w:t>
      </w:r>
    </w:p>
    <w:p w14:paraId="71404C45" w14:textId="77777777" w:rsidR="00717875" w:rsidRPr="00261E78" w:rsidRDefault="00717875" w:rsidP="00717875">
      <w:pPr>
        <w:pStyle w:val="Bibliography"/>
      </w:pPr>
      <w:r w:rsidRPr="00261E78">
        <w:t xml:space="preserve">Chen, Z., &amp; Chan, J. (2023). </w:t>
      </w:r>
      <w:r w:rsidRPr="00261E78">
        <w:rPr>
          <w:i/>
          <w:iCs/>
        </w:rPr>
        <w:t>Large Language Model in Creative Work: The Role of Collaboration Modality and User Expertise</w:t>
      </w:r>
      <w:r w:rsidRPr="00261E78">
        <w:t>. SSRN Scholarly Paper.</w:t>
      </w:r>
    </w:p>
    <w:p w14:paraId="4ABAD931" w14:textId="77777777" w:rsidR="00717875" w:rsidRPr="00261E78" w:rsidRDefault="00717875" w:rsidP="00717875">
      <w:pPr>
        <w:pStyle w:val="Bibliography"/>
      </w:pPr>
      <w:r w:rsidRPr="00261E78">
        <w:t xml:space="preserve">Doshi, A. R., &amp; Hauser, O. P. (2024). Generative AI Enhances Individual Creativity but Reduces the Collective Diversity of Novel Content. </w:t>
      </w:r>
      <w:r w:rsidRPr="00261E78">
        <w:rPr>
          <w:i/>
          <w:iCs/>
        </w:rPr>
        <w:t>Science Advances</w:t>
      </w:r>
      <w:r w:rsidRPr="00261E78">
        <w:t>, 10(28), eadn5290.</w:t>
      </w:r>
    </w:p>
    <w:p w14:paraId="7D2B1CD1" w14:textId="77777777" w:rsidR="00717875" w:rsidRPr="00261E78" w:rsidRDefault="00717875" w:rsidP="00717875">
      <w:pPr>
        <w:pStyle w:val="Bibliography"/>
      </w:pPr>
      <w:r w:rsidRPr="00261E78">
        <w:t xml:space="preserve">Dzindolet, M. T., Peterson, S. A., Pomranky, R. A., Pierce, L. G., &amp; Beck, H. P. (2003). The Role of Trust in Automation Reliance. </w:t>
      </w:r>
      <w:r w:rsidRPr="00261E78">
        <w:rPr>
          <w:i/>
          <w:iCs/>
        </w:rPr>
        <w:t>International Journal of Human-Computer Studies</w:t>
      </w:r>
      <w:r w:rsidRPr="00261E78">
        <w:t>, 58(6), 697–718.</w:t>
      </w:r>
    </w:p>
    <w:p w14:paraId="79FD6CF7" w14:textId="77777777" w:rsidR="00717875" w:rsidRPr="00261E78" w:rsidRDefault="00717875" w:rsidP="00717875">
      <w:pPr>
        <w:pStyle w:val="Bibliography"/>
      </w:pPr>
      <w:r w:rsidRPr="00261E78">
        <w:t xml:space="preserve">Greenberger, M. (1971). Computers, Communications, and the Public Interest. </w:t>
      </w:r>
      <w:r w:rsidRPr="00261E78">
        <w:rPr>
          <w:i/>
          <w:iCs/>
        </w:rPr>
        <w:t>(No Title)</w:t>
      </w:r>
      <w:r w:rsidRPr="00261E78">
        <w:t>.</w:t>
      </w:r>
    </w:p>
    <w:p w14:paraId="0A4A4748" w14:textId="77777777" w:rsidR="00717875" w:rsidRPr="00261E78" w:rsidRDefault="00717875" w:rsidP="00717875">
      <w:pPr>
        <w:pStyle w:val="Bibliography"/>
      </w:pPr>
      <w:r w:rsidRPr="00261E78">
        <w:t xml:space="preserve">Hicks, R., &amp; Tingley, D. (2011). Causal Mediation Analysis. </w:t>
      </w:r>
      <w:r w:rsidRPr="00261E78">
        <w:rPr>
          <w:i/>
          <w:iCs/>
        </w:rPr>
        <w:t>The Stata Journal: Promoting Communications on Statistics and Stata</w:t>
      </w:r>
      <w:r w:rsidRPr="00261E78">
        <w:t>, 11(4), 605–619.</w:t>
      </w:r>
    </w:p>
    <w:p w14:paraId="5E9D38E5" w14:textId="77777777" w:rsidR="00717875" w:rsidRPr="00261E78" w:rsidRDefault="00717875" w:rsidP="00717875">
      <w:pPr>
        <w:pStyle w:val="Bibliography"/>
      </w:pPr>
      <w:r w:rsidRPr="00261E78">
        <w:lastRenderedPageBreak/>
        <w:t xml:space="preserve">Huang, H., Fu, R., &amp; Ghose, A. (2023). </w:t>
      </w:r>
      <w:r w:rsidRPr="00261E78">
        <w:rPr>
          <w:i/>
          <w:iCs/>
        </w:rPr>
        <w:t>Generative AI and Content-Creator Economy: Evidence from Online Content Creation Platforms</w:t>
      </w:r>
      <w:r w:rsidRPr="00261E78">
        <w:t>. SSRN Scholarly Paper.</w:t>
      </w:r>
    </w:p>
    <w:p w14:paraId="509C9BAE" w14:textId="77777777" w:rsidR="00717875" w:rsidRPr="00261E78" w:rsidRDefault="00717875" w:rsidP="00717875">
      <w:pPr>
        <w:pStyle w:val="Bibliography"/>
      </w:pPr>
      <w:r w:rsidRPr="00261E78">
        <w:t xml:space="preserve">Jiang, S., Nguyen, D. K., Dai, P.-F., &amp; Meng, Q. (2024). Monetary Income as Opportunity Cost: Exploring the Negative Effect on Free Knowledge Contribution of Knowledge Suppliers. </w:t>
      </w:r>
      <w:r w:rsidRPr="00261E78">
        <w:rPr>
          <w:i/>
          <w:iCs/>
        </w:rPr>
        <w:t>Journal of Knowledge Management</w:t>
      </w:r>
      <w:r w:rsidRPr="00261E78">
        <w:t>, 28(2), 440–462.</w:t>
      </w:r>
    </w:p>
    <w:p w14:paraId="230D5108" w14:textId="77777777" w:rsidR="00717875" w:rsidRPr="00261E78" w:rsidRDefault="00717875" w:rsidP="00717875">
      <w:pPr>
        <w:pStyle w:val="Bibliography"/>
      </w:pPr>
      <w:r w:rsidRPr="00261E78">
        <w:t xml:space="preserve">Jin, J., Li, Y., Zhong, X., &amp; Zhai, L. (2015). Why Users Contribute Knowledge to Online Communities: An Empirical Study of an Online Social Q&amp;A Community. </w:t>
      </w:r>
      <w:r w:rsidRPr="00261E78">
        <w:rPr>
          <w:i/>
          <w:iCs/>
        </w:rPr>
        <w:t>Information &amp; Management</w:t>
      </w:r>
      <w:r w:rsidRPr="00261E78">
        <w:t>, 52(7), 840–849.</w:t>
      </w:r>
    </w:p>
    <w:p w14:paraId="50EA6C2F" w14:textId="77777777" w:rsidR="00717875" w:rsidRPr="00261E78" w:rsidRDefault="00717875" w:rsidP="00717875">
      <w:pPr>
        <w:pStyle w:val="Bibliography"/>
      </w:pPr>
      <w:r w:rsidRPr="00261E78">
        <w:t xml:space="preserve">Jussupow, E., Benbasat, I., &amp; Heinzl, A. (2020). Why Are We Averse towards Algorithms? A Comprehensive Literature Review on Algorithm Aversion. In </w:t>
      </w:r>
      <w:r w:rsidRPr="00261E78">
        <w:rPr>
          <w:i/>
          <w:iCs/>
        </w:rPr>
        <w:t>Proceedings of the 28th European Conference on Information Systems</w:t>
      </w:r>
      <w:r w:rsidRPr="00261E78">
        <w:t>.</w:t>
      </w:r>
    </w:p>
    <w:p w14:paraId="4C451D77" w14:textId="77777777" w:rsidR="00717875" w:rsidRPr="00261E78" w:rsidRDefault="00717875" w:rsidP="00717875">
      <w:pPr>
        <w:pStyle w:val="Bibliography"/>
      </w:pPr>
      <w:r w:rsidRPr="00261E78">
        <w:t xml:space="preserve">Jussupow, E., Benbasat, I., &amp; Heinzl, A. (2024). An Integrative Perspective on Algorithm Aversion and Appreciation in Decision-Making. </w:t>
      </w:r>
      <w:r w:rsidRPr="00261E78">
        <w:rPr>
          <w:i/>
          <w:iCs/>
        </w:rPr>
        <w:t>MIS Quarterly</w:t>
      </w:r>
      <w:r w:rsidRPr="00261E78">
        <w:t>, 48(4), 1575–1590.</w:t>
      </w:r>
    </w:p>
    <w:p w14:paraId="128848A2" w14:textId="77777777" w:rsidR="00717875" w:rsidRPr="00261E78" w:rsidRDefault="00717875" w:rsidP="00717875">
      <w:pPr>
        <w:pStyle w:val="Bibliography"/>
      </w:pPr>
      <w:r w:rsidRPr="00261E78">
        <w:t xml:space="preserve">Khansa, L., Ma, X., Liginlal, D., &amp; Kim, S. S. (2015). Understanding Members’ Active Participation in Online Question-and-Answer Communities: A Theory and Empirical Analysis. </w:t>
      </w:r>
      <w:r w:rsidRPr="00261E78">
        <w:rPr>
          <w:i/>
          <w:iCs/>
        </w:rPr>
        <w:t>Journal of Management Information Systems</w:t>
      </w:r>
      <w:r w:rsidRPr="00261E78">
        <w:t>, 32(2), 162–203.</w:t>
      </w:r>
    </w:p>
    <w:p w14:paraId="11571FA2" w14:textId="77777777" w:rsidR="00717875" w:rsidRPr="00261E78" w:rsidRDefault="00717875" w:rsidP="00717875">
      <w:pPr>
        <w:pStyle w:val="Bibliography"/>
      </w:pPr>
      <w:r w:rsidRPr="00261E78">
        <w:t xml:space="preserve">Kraut, R. E., Resnick, P., Kiesler, S., Ren, Y., Chen, Y., Burke, M., Kittur, N., Riedl, J., &amp; Konstan, J. (2012). </w:t>
      </w:r>
      <w:r w:rsidRPr="00261E78">
        <w:rPr>
          <w:i/>
          <w:iCs/>
        </w:rPr>
        <w:t>Building Successful Online Communities: Evidence-Based Social Design</w:t>
      </w:r>
      <w:r w:rsidRPr="00261E78">
        <w:t>.</w:t>
      </w:r>
    </w:p>
    <w:p w14:paraId="566546D8" w14:textId="77777777" w:rsidR="00717875" w:rsidRPr="00261E78" w:rsidRDefault="00717875" w:rsidP="00717875">
      <w:pPr>
        <w:pStyle w:val="Bibliography"/>
      </w:pPr>
      <w:r w:rsidRPr="00261E78">
        <w:t xml:space="preserve">Law, K. K. F., &amp; Shen, M. (2024). How Does Artificial Intelligence Shape Audit Firms? </w:t>
      </w:r>
      <w:r w:rsidRPr="00261E78">
        <w:rPr>
          <w:i/>
          <w:iCs/>
        </w:rPr>
        <w:t>Management Science</w:t>
      </w:r>
      <w:r w:rsidRPr="00261E78">
        <w:t>, ePub ahead of print.</w:t>
      </w:r>
    </w:p>
    <w:p w14:paraId="065BA0C4" w14:textId="77777777" w:rsidR="00717875" w:rsidRPr="00261E78" w:rsidRDefault="00717875" w:rsidP="00717875">
      <w:pPr>
        <w:pStyle w:val="Bibliography"/>
      </w:pPr>
      <w:r w:rsidRPr="00261E78">
        <w:t xml:space="preserve">Li, H., Shankar, R., &amp; Stallaert, J. (2020). Invested or Indebted: Ex-Ante and Ex-Post Reciprocity in Online Knowledge Sharing Communities. </w:t>
      </w:r>
      <w:r w:rsidRPr="00261E78">
        <w:rPr>
          <w:i/>
          <w:iCs/>
        </w:rPr>
        <w:t>ACM Transactions on Management Information Systems</w:t>
      </w:r>
      <w:r w:rsidRPr="00261E78">
        <w:t>, 11(1), 1–26.</w:t>
      </w:r>
    </w:p>
    <w:p w14:paraId="04333FF2" w14:textId="77777777" w:rsidR="00717875" w:rsidRPr="00261E78" w:rsidRDefault="00717875" w:rsidP="00717875">
      <w:pPr>
        <w:pStyle w:val="Bibliography"/>
      </w:pPr>
      <w:r w:rsidRPr="00261E78">
        <w:t xml:space="preserve">Li, L., Li, A., Song, X., Li, X., Huang, K., &amp; Ye, E. M. (2023). Characterizing Response Quantity on Academic Social Q&amp;A Sites: A Multidiscipline Comparison of Linguistic Characteristics of Questions. </w:t>
      </w:r>
      <w:r w:rsidRPr="00261E78">
        <w:rPr>
          <w:i/>
          <w:iCs/>
        </w:rPr>
        <w:t>Library Hi Tech</w:t>
      </w:r>
      <w:r w:rsidRPr="00261E78">
        <w:t>, 41(3), 921–938.</w:t>
      </w:r>
    </w:p>
    <w:p w14:paraId="3D28D7FE" w14:textId="77777777" w:rsidR="00717875" w:rsidRPr="00261E78" w:rsidRDefault="00717875" w:rsidP="00717875">
      <w:pPr>
        <w:pStyle w:val="Bibliography"/>
      </w:pPr>
      <w:r w:rsidRPr="00261E78">
        <w:t xml:space="preserve">Li, P., Castelo, N., Katona, Z., &amp; Sarvary, M. (2024). Frontiers: Determining the Validity of Large Language Models for Automated Perceptual Analysis. </w:t>
      </w:r>
      <w:r w:rsidRPr="00261E78">
        <w:rPr>
          <w:i/>
          <w:iCs/>
        </w:rPr>
        <w:t>Marketing Science</w:t>
      </w:r>
      <w:r w:rsidRPr="00261E78">
        <w:t>, 43(2), 254–266.</w:t>
      </w:r>
    </w:p>
    <w:p w14:paraId="62F30423" w14:textId="77777777" w:rsidR="00717875" w:rsidRPr="00261E78" w:rsidRDefault="00717875" w:rsidP="00717875">
      <w:pPr>
        <w:pStyle w:val="Bibliography"/>
      </w:pPr>
      <w:r w:rsidRPr="00261E78">
        <w:t xml:space="preserve">Li, X., &amp; Kim, K. (2024). </w:t>
      </w:r>
      <w:r w:rsidRPr="00261E78">
        <w:rPr>
          <w:i/>
          <w:iCs/>
        </w:rPr>
        <w:t>Unveiling the Effects of LLMs: Shifting UGC Contribution in an Online Coding Community</w:t>
      </w:r>
      <w:r w:rsidRPr="00261E78">
        <w:t>. SSRN Scholarly Paper.</w:t>
      </w:r>
    </w:p>
    <w:p w14:paraId="1FF29CE4" w14:textId="77777777" w:rsidR="00717875" w:rsidRPr="00261E78" w:rsidRDefault="00717875" w:rsidP="00717875">
      <w:pPr>
        <w:pStyle w:val="Bibliography"/>
      </w:pPr>
      <w:r w:rsidRPr="00261E78">
        <w:t xml:space="preserve">Logg, J. M., Minson, J. A., &amp; Moore, D. A. (2019). Algorithm Appreciation: People Prefer Algorithmic to Human Judgment. </w:t>
      </w:r>
      <w:r w:rsidRPr="00261E78">
        <w:rPr>
          <w:i/>
          <w:iCs/>
        </w:rPr>
        <w:t>Organizational Behavior and Human Decision Processes</w:t>
      </w:r>
      <w:r w:rsidRPr="00261E78">
        <w:t>, 151, 90–103.</w:t>
      </w:r>
    </w:p>
    <w:p w14:paraId="39799911" w14:textId="77777777" w:rsidR="00717875" w:rsidRPr="00261E78" w:rsidRDefault="00717875" w:rsidP="00717875">
      <w:pPr>
        <w:pStyle w:val="Bibliography"/>
      </w:pPr>
      <w:r w:rsidRPr="00261E78">
        <w:t xml:space="preserve">Luo, L., Wang, Y., Duan, S., Shang, S., Ma, B., &amp; Zhou, X. (2024). Continuous Knowledge Contribution in Social Q&amp;A Communities: The Moderation Effects of Self-Presentation and Motivational Affordances. </w:t>
      </w:r>
      <w:r w:rsidRPr="00261E78">
        <w:rPr>
          <w:i/>
          <w:iCs/>
        </w:rPr>
        <w:t>Information Technology &amp; People</w:t>
      </w:r>
      <w:r w:rsidRPr="00261E78">
        <w:t>, 37(5), 1950–1982.</w:t>
      </w:r>
    </w:p>
    <w:p w14:paraId="08F1EA89" w14:textId="77777777" w:rsidR="00717875" w:rsidRPr="00261E78" w:rsidRDefault="00717875" w:rsidP="00717875">
      <w:pPr>
        <w:pStyle w:val="Bibliography"/>
      </w:pPr>
      <w:r w:rsidRPr="00261E78">
        <w:t xml:space="preserve">Mamykina, L., Manoim, B., Mittal, M., Hripcsak, G., &amp; Hartmann, B. (2011). Design Lessons from the Fastest Q&amp;A Site in the West. In </w:t>
      </w:r>
      <w:r w:rsidRPr="00261E78">
        <w:rPr>
          <w:i/>
          <w:iCs/>
        </w:rPr>
        <w:t>Proceedings of the SIGCHI Conference on Human Factors in Computing Systems</w:t>
      </w:r>
      <w:r w:rsidRPr="00261E78">
        <w:t>, 2857–2866.</w:t>
      </w:r>
    </w:p>
    <w:p w14:paraId="43BF3694" w14:textId="77777777" w:rsidR="00717875" w:rsidRPr="00261E78" w:rsidRDefault="00717875" w:rsidP="00717875">
      <w:pPr>
        <w:pStyle w:val="Bibliography"/>
      </w:pPr>
      <w:r w:rsidRPr="00261E78">
        <w:t xml:space="preserve">Meng, X., Webster, S. A., &amp; Butler, B. S. (2013). Motivational Effects of Badge Systems on Participation in Stack Exchange Social Q&amp;A Online Community. In </w:t>
      </w:r>
      <w:r w:rsidRPr="00261E78">
        <w:rPr>
          <w:i/>
          <w:iCs/>
        </w:rPr>
        <w:t>Proceedings of Americas Conference on Information Systems</w:t>
      </w:r>
      <w:r w:rsidRPr="00261E78">
        <w:t>, (Vol. 4), 2478–2484.</w:t>
      </w:r>
    </w:p>
    <w:p w14:paraId="199D9712" w14:textId="77777777" w:rsidR="00717875" w:rsidRPr="00261E78" w:rsidRDefault="00717875" w:rsidP="00717875">
      <w:pPr>
        <w:pStyle w:val="Bibliography"/>
      </w:pPr>
      <w:r w:rsidRPr="00261E78">
        <w:lastRenderedPageBreak/>
        <w:t xml:space="preserve">Moon, J. Y., &amp; Sproull, L. S. (2008). The Role of Feedback in Managing the Internet-Based Volunteer Work Force. </w:t>
      </w:r>
      <w:r w:rsidRPr="00261E78">
        <w:rPr>
          <w:i/>
          <w:iCs/>
        </w:rPr>
        <w:t>Information Systems Research</w:t>
      </w:r>
      <w:r w:rsidRPr="00261E78">
        <w:t>, 19(4), 494–515.</w:t>
      </w:r>
    </w:p>
    <w:p w14:paraId="4DB95612" w14:textId="77777777" w:rsidR="00717875" w:rsidRPr="00261E78" w:rsidRDefault="00717875" w:rsidP="00717875">
      <w:pPr>
        <w:pStyle w:val="Bibliography"/>
      </w:pPr>
      <w:r w:rsidRPr="00261E78">
        <w:t xml:space="preserve">Mosier, K. L., Skitka, L. J., Heers, S., &amp; Burdick, M. (2015). Automation Bias: Decision Making and Performance in High-Tech Cockpits. In </w:t>
      </w:r>
      <w:r w:rsidRPr="00261E78">
        <w:rPr>
          <w:i/>
          <w:iCs/>
        </w:rPr>
        <w:t>Decision Making in Aviation</w:t>
      </w:r>
      <w:r w:rsidRPr="00261E78">
        <w:t>.</w:t>
      </w:r>
    </w:p>
    <w:p w14:paraId="5A27C3C8" w14:textId="77777777" w:rsidR="00717875" w:rsidRPr="00261E78" w:rsidRDefault="00717875" w:rsidP="00717875">
      <w:pPr>
        <w:pStyle w:val="Bibliography"/>
      </w:pPr>
      <w:r w:rsidRPr="00261E78">
        <w:t xml:space="preserve">Noy, S., &amp; Zhang, W. (2023). Experimental Evidence on the Productivity Effects of Generative Artificial Intelligence. </w:t>
      </w:r>
      <w:r w:rsidRPr="00261E78">
        <w:rPr>
          <w:i/>
          <w:iCs/>
        </w:rPr>
        <w:t>Science</w:t>
      </w:r>
      <w:r w:rsidRPr="00261E78">
        <w:t>, 381(6654), 187–192.</w:t>
      </w:r>
    </w:p>
    <w:p w14:paraId="428EC84A" w14:textId="77777777" w:rsidR="00717875" w:rsidRPr="00261E78" w:rsidRDefault="00717875" w:rsidP="00717875">
      <w:pPr>
        <w:pStyle w:val="Bibliography"/>
      </w:pPr>
      <w:r w:rsidRPr="00261E78">
        <w:t xml:space="preserve">Nunn, N., &amp; Wantchekon, L. (2011). The Slave Trade and the Origins of Mistrust in Africa. </w:t>
      </w:r>
      <w:r w:rsidRPr="00261E78">
        <w:rPr>
          <w:i/>
          <w:iCs/>
        </w:rPr>
        <w:t>American Economic Review</w:t>
      </w:r>
      <w:r w:rsidRPr="00261E78">
        <w:t>, 101(7), 3221–3252.</w:t>
      </w:r>
    </w:p>
    <w:p w14:paraId="7AA6A9A7" w14:textId="77777777" w:rsidR="00717875" w:rsidRPr="00261E78" w:rsidRDefault="00717875" w:rsidP="00717875">
      <w:pPr>
        <w:pStyle w:val="Bibliography"/>
      </w:pPr>
      <w:r w:rsidRPr="00261E78">
        <w:t xml:space="preserve">Oliver, R. L. (1980). A Cognitive Model of the Antecedents and Consequences of Satisfaction Decisions. </w:t>
      </w:r>
      <w:r w:rsidRPr="00261E78">
        <w:rPr>
          <w:i/>
          <w:iCs/>
        </w:rPr>
        <w:t>Journal of Marketing Research</w:t>
      </w:r>
      <w:r w:rsidRPr="00261E78">
        <w:t>, 17(4), 460.</w:t>
      </w:r>
    </w:p>
    <w:p w14:paraId="66C765A6" w14:textId="77777777" w:rsidR="00717875" w:rsidRPr="00261E78" w:rsidRDefault="00717875" w:rsidP="00717875">
      <w:pPr>
        <w:pStyle w:val="Bibliography"/>
      </w:pPr>
      <w:r w:rsidRPr="00261E78">
        <w:t xml:space="preserve">Oster, E. (2019). Unobservable Selection and Coefficient Stability: Theory and Evidence. </w:t>
      </w:r>
      <w:r w:rsidRPr="00261E78">
        <w:rPr>
          <w:i/>
          <w:iCs/>
        </w:rPr>
        <w:t>Journal of Business &amp; Economic Statistics</w:t>
      </w:r>
      <w:r w:rsidRPr="00261E78">
        <w:t>, 37(2), 187–204.</w:t>
      </w:r>
    </w:p>
    <w:p w14:paraId="0A93866C" w14:textId="77777777" w:rsidR="00717875" w:rsidRPr="00261E78" w:rsidRDefault="00717875" w:rsidP="00717875">
      <w:pPr>
        <w:pStyle w:val="Bibliography"/>
      </w:pPr>
      <w:r w:rsidRPr="00261E78">
        <w:t xml:space="preserve">Pakarinen, P., &amp; Huising, R. (2023). Relational Expertise: What Machines Can’t Know. </w:t>
      </w:r>
      <w:r w:rsidRPr="00261E78">
        <w:rPr>
          <w:i/>
          <w:iCs/>
        </w:rPr>
        <w:t>Journal of Management Studies</w:t>
      </w:r>
      <w:r w:rsidRPr="00261E78">
        <w:t>, ePub ahead of print.</w:t>
      </w:r>
    </w:p>
    <w:p w14:paraId="58988D0A" w14:textId="77777777" w:rsidR="00717875" w:rsidRPr="00261E78" w:rsidRDefault="00717875" w:rsidP="00717875">
      <w:pPr>
        <w:pStyle w:val="Bibliography"/>
      </w:pPr>
      <w:r w:rsidRPr="00261E78">
        <w:t xml:space="preserve">Petty, R. E., Cacioppo, J. T., Petty, R. E., &amp; Cacioppo, J. T. (1986). The Elaboration Likelihood Model of Persuasion. </w:t>
      </w:r>
      <w:r w:rsidRPr="00261E78">
        <w:rPr>
          <w:i/>
          <w:iCs/>
        </w:rPr>
        <w:t>Advances in Experimental Social Psychology</w:t>
      </w:r>
      <w:r w:rsidRPr="00261E78">
        <w:t>, 19.</w:t>
      </w:r>
    </w:p>
    <w:p w14:paraId="6F678E20" w14:textId="77777777" w:rsidR="00717875" w:rsidRPr="00261E78" w:rsidRDefault="00717875" w:rsidP="00717875">
      <w:pPr>
        <w:pStyle w:val="Bibliography"/>
      </w:pPr>
      <w:r w:rsidRPr="00261E78">
        <w:t xml:space="preserve">Quinn, M., &amp; Gutt, D. (2023). </w:t>
      </w:r>
      <w:r w:rsidRPr="00261E78">
        <w:rPr>
          <w:i/>
          <w:iCs/>
        </w:rPr>
        <w:t>The Effect of Generative Artificial Intelligence on Q&amp;A Platforms – Consequences for Questions, Answers, Question Readability, and Novelty</w:t>
      </w:r>
      <w:r w:rsidRPr="00261E78">
        <w:t>. SSRN Scholarly Paper.</w:t>
      </w:r>
    </w:p>
    <w:p w14:paraId="72C44521" w14:textId="77777777" w:rsidR="00717875" w:rsidRPr="00261E78" w:rsidRDefault="00717875" w:rsidP="00717875">
      <w:pPr>
        <w:pStyle w:val="Bibliography"/>
      </w:pPr>
      <w:r w:rsidRPr="00261E78">
        <w:t xml:space="preserve">Raymond, E. S. (2014). </w:t>
      </w:r>
      <w:r w:rsidRPr="00261E78">
        <w:rPr>
          <w:i/>
          <w:iCs/>
        </w:rPr>
        <w:t>How to Ask Questions the Smart Way</w:t>
      </w:r>
      <w:r w:rsidRPr="00261E78">
        <w:t>.</w:t>
      </w:r>
    </w:p>
    <w:p w14:paraId="6E9CE537" w14:textId="77777777" w:rsidR="00717875" w:rsidRPr="00261E78" w:rsidRDefault="00717875" w:rsidP="00717875">
      <w:pPr>
        <w:pStyle w:val="Bibliography"/>
      </w:pPr>
      <w:r w:rsidRPr="00261E78">
        <w:t xml:space="preserve">Reimers, N., &amp; Gurevych, I. (2019). </w:t>
      </w:r>
      <w:r w:rsidRPr="00261E78">
        <w:rPr>
          <w:i/>
          <w:iCs/>
        </w:rPr>
        <w:t>Sentence-BERT: Sentence Embeddings Using Siamese BERT-Networks</w:t>
      </w:r>
      <w:r w:rsidRPr="00261E78">
        <w:t>. arXiv.</w:t>
      </w:r>
    </w:p>
    <w:p w14:paraId="14127448" w14:textId="77777777" w:rsidR="00717875" w:rsidRPr="00261E78" w:rsidRDefault="00717875" w:rsidP="00717875">
      <w:pPr>
        <w:pStyle w:val="Bibliography"/>
      </w:pPr>
      <w:r w:rsidRPr="00261E78">
        <w:t xml:space="preserve">del Rio-Chanona, M., Laurentsyeva, N., &amp; Wachs, J. (2023). </w:t>
      </w:r>
      <w:r w:rsidRPr="00261E78">
        <w:rPr>
          <w:i/>
          <w:iCs/>
        </w:rPr>
        <w:t>Are Large Language Models a Threat to Digital Public Goods? Evidence from Activity on Stack Overflow</w:t>
      </w:r>
      <w:r w:rsidRPr="00261E78">
        <w:t>. arXiv.</w:t>
      </w:r>
    </w:p>
    <w:p w14:paraId="2303A707" w14:textId="77777777" w:rsidR="00717875" w:rsidRPr="00261E78" w:rsidRDefault="00717875" w:rsidP="00717875">
      <w:pPr>
        <w:pStyle w:val="Bibliography"/>
      </w:pPr>
      <w:r w:rsidRPr="00261E78">
        <w:t xml:space="preserve">Samuelson, P. A. (1938). The Empirical Implications of Utility Analysis. </w:t>
      </w:r>
      <w:r w:rsidRPr="00261E78">
        <w:rPr>
          <w:i/>
          <w:iCs/>
        </w:rPr>
        <w:t>Econometrica</w:t>
      </w:r>
      <w:r w:rsidRPr="00261E78">
        <w:t>, 6(4), 344.</w:t>
      </w:r>
    </w:p>
    <w:p w14:paraId="5E2B8C36" w14:textId="77777777" w:rsidR="00717875" w:rsidRPr="00261E78" w:rsidRDefault="00717875" w:rsidP="00717875">
      <w:pPr>
        <w:pStyle w:val="Bibliography"/>
      </w:pPr>
      <w:r w:rsidRPr="00261E78">
        <w:t xml:space="preserve">Sanatizadeh, A., Lu, Y., Zhao, K., &amp; Hu, Y. (2023). </w:t>
      </w:r>
      <w:r w:rsidRPr="00261E78">
        <w:rPr>
          <w:i/>
          <w:iCs/>
        </w:rPr>
        <w:t>Information Foraging in the Era of AI: Exploring the Effect of ChatGPT on Digital Q&amp;A Platforms</w:t>
      </w:r>
      <w:r w:rsidRPr="00261E78">
        <w:t>. SSRN Scholarly Paper.</w:t>
      </w:r>
    </w:p>
    <w:p w14:paraId="47AED732" w14:textId="77777777" w:rsidR="00717875" w:rsidRPr="00261E78" w:rsidRDefault="00717875" w:rsidP="00717875">
      <w:pPr>
        <w:pStyle w:val="Bibliography"/>
      </w:pPr>
      <w:r w:rsidRPr="00261E78">
        <w:t xml:space="preserve">Shan, G., &amp; Qiu, L. (2023). </w:t>
      </w:r>
      <w:r w:rsidRPr="00261E78">
        <w:rPr>
          <w:i/>
          <w:iCs/>
        </w:rPr>
        <w:t>Examining the Impact of Generative AI on Users’ Voluntary Knowledge Contribution: Evidence from a Natural Experiment on Stack Overflow</w:t>
      </w:r>
      <w:r w:rsidRPr="00261E78">
        <w:t>. SSRN Scholarly Paper.</w:t>
      </w:r>
    </w:p>
    <w:p w14:paraId="1982825E" w14:textId="77777777" w:rsidR="00717875" w:rsidRPr="00261E78" w:rsidRDefault="00717875" w:rsidP="00717875">
      <w:pPr>
        <w:pStyle w:val="Bibliography"/>
      </w:pPr>
      <w:r w:rsidRPr="00261E78">
        <w:t xml:space="preserve">Shi, C., Hu, P., Fan, W., &amp; Qiu, L. (2024). Competitive Peer Influence on Knowledge Contribution Behaviors in Online Q&amp;A Communities: A Social Comparison Perspective. </w:t>
      </w:r>
      <w:r w:rsidRPr="00261E78">
        <w:rPr>
          <w:i/>
          <w:iCs/>
        </w:rPr>
        <w:t>Internet Research</w:t>
      </w:r>
      <w:r w:rsidRPr="00261E78">
        <w:t>, 34(5), 1577–1601.</w:t>
      </w:r>
    </w:p>
    <w:p w14:paraId="3ED00486" w14:textId="77777777" w:rsidR="00717875" w:rsidRPr="00261E78" w:rsidRDefault="00717875" w:rsidP="00717875">
      <w:pPr>
        <w:pStyle w:val="Bibliography"/>
      </w:pPr>
      <w:r w:rsidRPr="00261E78">
        <w:t xml:space="preserve">Simon, H. A. (1996). Designing Organizations for an Information-Rich World. </w:t>
      </w:r>
      <w:r w:rsidRPr="00261E78">
        <w:rPr>
          <w:i/>
          <w:iCs/>
        </w:rPr>
        <w:t>International Library of Critical Writings in Economics</w:t>
      </w:r>
      <w:r w:rsidRPr="00261E78">
        <w:t>, 70, 187–202.</w:t>
      </w:r>
    </w:p>
    <w:p w14:paraId="4D4A613F" w14:textId="77777777" w:rsidR="00717875" w:rsidRPr="00261E78" w:rsidRDefault="00717875" w:rsidP="00717875">
      <w:pPr>
        <w:pStyle w:val="Bibliography"/>
      </w:pPr>
      <w:r w:rsidRPr="00261E78">
        <w:t xml:space="preserve">Su, Y., Zhang, K., Wang, Q., &amp; Qiu, L. (2023). </w:t>
      </w:r>
      <w:r w:rsidRPr="00261E78">
        <w:rPr>
          <w:i/>
          <w:iCs/>
        </w:rPr>
        <w:t>Generative AI and Human Knowledge Sharing: Evidence from a Natural Experiment</w:t>
      </w:r>
      <w:r w:rsidRPr="00261E78">
        <w:t>. SSRN Scholarly Paper.</w:t>
      </w:r>
    </w:p>
    <w:p w14:paraId="39817C30" w14:textId="77777777" w:rsidR="00717875" w:rsidRPr="00261E78" w:rsidRDefault="00717875" w:rsidP="00717875">
      <w:pPr>
        <w:pStyle w:val="Bibliography"/>
      </w:pPr>
      <w:r w:rsidRPr="00261E78">
        <w:t xml:space="preserve">Sundar, S. S. &amp; others. (2008). </w:t>
      </w:r>
      <w:r w:rsidRPr="00261E78">
        <w:rPr>
          <w:i/>
          <w:iCs/>
        </w:rPr>
        <w:t>The MAIN Model: A Heuristic Approach to Understanding Technology Effects on Credibility</w:t>
      </w:r>
      <w:r w:rsidRPr="00261E78">
        <w:t>.</w:t>
      </w:r>
    </w:p>
    <w:p w14:paraId="37861029" w14:textId="77777777" w:rsidR="00717875" w:rsidRPr="00261E78" w:rsidRDefault="00717875" w:rsidP="00717875">
      <w:pPr>
        <w:pStyle w:val="Bibliography"/>
      </w:pPr>
      <w:r w:rsidRPr="00261E78">
        <w:lastRenderedPageBreak/>
        <w:t xml:space="preserve">Varian, H. R. (1982). The Nonparametric Approach to Demand Analysis. </w:t>
      </w:r>
      <w:r w:rsidRPr="00261E78">
        <w:rPr>
          <w:i/>
          <w:iCs/>
        </w:rPr>
        <w:t>Econometrica</w:t>
      </w:r>
      <w:r w:rsidRPr="00261E78">
        <w:t>, 50(4), 945.</w:t>
      </w:r>
    </w:p>
    <w:p w14:paraId="2D26BCC1" w14:textId="77777777" w:rsidR="00717875" w:rsidRPr="00261E78" w:rsidRDefault="00717875" w:rsidP="00717875">
      <w:pPr>
        <w:pStyle w:val="Bibliography"/>
      </w:pPr>
      <w:r w:rsidRPr="00261E78">
        <w:t xml:space="preserve">Wang, N., Liu, Y., &amp; Xiao, S. (2022). Which Feedback Matters? The Role of Expressions and Valence in Continuous High-Quality Knowledge Contribution in the Online Q&amp;A Community. </w:t>
      </w:r>
      <w:r w:rsidRPr="00261E78">
        <w:rPr>
          <w:i/>
          <w:iCs/>
        </w:rPr>
        <w:t>Decision Support Systems</w:t>
      </w:r>
      <w:r w:rsidRPr="00261E78">
        <w:t>, 156, 113750.</w:t>
      </w:r>
    </w:p>
    <w:p w14:paraId="4223F302" w14:textId="77777777" w:rsidR="00717875" w:rsidRPr="00261E78" w:rsidRDefault="00717875" w:rsidP="00717875">
      <w:pPr>
        <w:pStyle w:val="Bibliography"/>
      </w:pPr>
      <w:r w:rsidRPr="00261E78">
        <w:t xml:space="preserve">Wang, W., Gao, G. (Gordon), &amp; Agarwal, R. (2024). Friend or Foe? Teaming between Artificial Intelligence and Workers with Variation in Experience. </w:t>
      </w:r>
      <w:r w:rsidRPr="00261E78">
        <w:rPr>
          <w:i/>
          <w:iCs/>
        </w:rPr>
        <w:t>Management Science</w:t>
      </w:r>
      <w:r w:rsidRPr="00261E78">
        <w:t>, 70(9), 5753–5775.</w:t>
      </w:r>
    </w:p>
    <w:p w14:paraId="782E64B9" w14:textId="77777777" w:rsidR="00717875" w:rsidRPr="00261E78" w:rsidRDefault="00717875" w:rsidP="00717875">
      <w:pPr>
        <w:pStyle w:val="Bibliography"/>
      </w:pPr>
      <w:r w:rsidRPr="00261E78">
        <w:t xml:space="preserve">Wang, X. (Shawn), &amp; Zheng, J. (2024). </w:t>
      </w:r>
      <w:r w:rsidRPr="00261E78">
        <w:rPr>
          <w:i/>
          <w:iCs/>
        </w:rPr>
        <w:t>Can Banning AI-Generated Content Save User-Generated Q&amp;A Platforms?</w:t>
      </w:r>
      <w:r w:rsidRPr="00261E78">
        <w:t xml:space="preserve"> SSRN Scholarly Paper.</w:t>
      </w:r>
    </w:p>
    <w:p w14:paraId="26DAF49C" w14:textId="77777777" w:rsidR="00717875" w:rsidRPr="00261E78" w:rsidRDefault="00717875" w:rsidP="00717875">
      <w:pPr>
        <w:pStyle w:val="Bibliography"/>
      </w:pPr>
      <w:r w:rsidRPr="00261E78">
        <w:t xml:space="preserve">Wasko, &amp; Faraj. (2005). Why Should I Share? Examining Social Capital and Knowledge Contribution in Electronic Networks of Practice. </w:t>
      </w:r>
      <w:r w:rsidRPr="00261E78">
        <w:rPr>
          <w:i/>
          <w:iCs/>
        </w:rPr>
        <w:t>MIS Quarterly</w:t>
      </w:r>
      <w:r w:rsidRPr="00261E78">
        <w:t>, 29(1), 35.</w:t>
      </w:r>
    </w:p>
    <w:p w14:paraId="38E6D1A0" w14:textId="77777777" w:rsidR="00717875" w:rsidRPr="00261E78" w:rsidRDefault="00717875" w:rsidP="00717875">
      <w:pPr>
        <w:pStyle w:val="Bibliography"/>
      </w:pPr>
      <w:r w:rsidRPr="00261E78">
        <w:t xml:space="preserve">Wei, X., Chen, W., &amp; Zhu, K. (2015). Motivating User Contributions in Online Knowledge Communities: Virtual Rewards and Reputation. In </w:t>
      </w:r>
      <w:r w:rsidRPr="00261E78">
        <w:rPr>
          <w:i/>
          <w:iCs/>
        </w:rPr>
        <w:t>Proceedings of the 48th Hawaii International Conference on System Sciences</w:t>
      </w:r>
      <w:r w:rsidRPr="00261E78">
        <w:t>, 3760–3769.</w:t>
      </w:r>
    </w:p>
    <w:p w14:paraId="0A04AF82" w14:textId="77777777" w:rsidR="00717875" w:rsidRPr="00261E78" w:rsidRDefault="00717875" w:rsidP="00717875">
      <w:pPr>
        <w:pStyle w:val="Bibliography"/>
      </w:pPr>
      <w:r w:rsidRPr="00261E78">
        <w:t xml:space="preserve">Wigfield, A., &amp; Eccles, J. S. (2000). Expectancy–Value Theory of Achievement Motivation. </w:t>
      </w:r>
      <w:r w:rsidRPr="00261E78">
        <w:rPr>
          <w:i/>
          <w:iCs/>
        </w:rPr>
        <w:t>Contemporary Educational Psychology</w:t>
      </w:r>
      <w:r w:rsidRPr="00261E78">
        <w:t>, 25(1), 68–81.</w:t>
      </w:r>
    </w:p>
    <w:p w14:paraId="70CDD388" w14:textId="77777777" w:rsidR="00717875" w:rsidRPr="00261E78" w:rsidRDefault="00717875" w:rsidP="00717875">
      <w:pPr>
        <w:pStyle w:val="Bibliography"/>
      </w:pPr>
      <w:r w:rsidRPr="00261E78">
        <w:t xml:space="preserve">Xue, J., Wang, L., Zheng, J., Li, Y., &amp; Tan, Y. (2023). ChatGPT Is a User-Generated Knowledge-Sharing Killer. In </w:t>
      </w:r>
      <w:r w:rsidRPr="00261E78">
        <w:rPr>
          <w:i/>
          <w:iCs/>
        </w:rPr>
        <w:t>Proceedings of International Conference on Information Systems</w:t>
      </w:r>
      <w:r w:rsidRPr="00261E78">
        <w:t>, 8.</w:t>
      </w:r>
    </w:p>
    <w:p w14:paraId="23390949" w14:textId="77777777" w:rsidR="00717875" w:rsidRPr="00261E78" w:rsidRDefault="00717875" w:rsidP="00717875">
      <w:pPr>
        <w:pStyle w:val="Bibliography"/>
      </w:pPr>
      <w:r w:rsidRPr="00261E78">
        <w:t xml:space="preserve">Yeverechyahu, D., Mayya, R., &amp; Oestreicher-Singer, G. (2024). </w:t>
      </w:r>
      <w:r w:rsidRPr="00261E78">
        <w:rPr>
          <w:i/>
          <w:iCs/>
        </w:rPr>
        <w:t>The Impact of Large Language Models on Open-Source Innovation: Evidence from GitHub Copilot</w:t>
      </w:r>
      <w:r w:rsidRPr="00261E78">
        <w:t>. SSRN Scholarly Paper.</w:t>
      </w:r>
    </w:p>
    <w:p w14:paraId="5E25F92E" w14:textId="77777777" w:rsidR="00717875" w:rsidRPr="00261E78" w:rsidRDefault="00717875" w:rsidP="00717875">
      <w:pPr>
        <w:pStyle w:val="Bibliography"/>
      </w:pPr>
      <w:r w:rsidRPr="00261E78">
        <w:t xml:space="preserve">Zhao, W., Wang, W., &amp; Viswanathan, S. (2024). </w:t>
      </w:r>
      <w:r w:rsidRPr="00261E78">
        <w:rPr>
          <w:i/>
          <w:iCs/>
        </w:rPr>
        <w:t>Spillover Effects of Generative AI on Human-Generated Content Creation: Evidence from a Crowd-Sourcing Design Platform</w:t>
      </w:r>
      <w:r w:rsidRPr="00261E78">
        <w:t>. SSRN Scholarly Paper.</w:t>
      </w:r>
    </w:p>
    <w:p w14:paraId="191B04D5" w14:textId="71D5345F" w:rsidR="000755B4" w:rsidRPr="00261E78" w:rsidRDefault="006833EA" w:rsidP="00717875">
      <w:pPr>
        <w:pStyle w:val="Bibliography"/>
      </w:pPr>
      <w:r w:rsidRPr="00261E78">
        <w:fldChar w:fldCharType="end"/>
      </w:r>
    </w:p>
    <w:sectPr w:rsidR="000755B4" w:rsidRPr="00261E78" w:rsidSect="000862C8">
      <w:headerReference w:type="even" r:id="rId19"/>
      <w:footerReference w:type="even" r:id="rId20"/>
      <w:footerReference w:type="default" r:id="rId21"/>
      <w:headerReference w:type="first" r:id="rId22"/>
      <w:footerReference w:type="first" r:id="rId23"/>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81AD" w14:textId="77777777" w:rsidR="007E45F1" w:rsidRDefault="007E45F1" w:rsidP="00413127">
      <w:r>
        <w:separator/>
      </w:r>
    </w:p>
    <w:p w14:paraId="20F090E2" w14:textId="77777777" w:rsidR="007E45F1" w:rsidRDefault="007E45F1" w:rsidP="00413127"/>
    <w:p w14:paraId="47F2E912" w14:textId="77777777" w:rsidR="007E45F1" w:rsidRDefault="007E45F1" w:rsidP="00413127"/>
    <w:p w14:paraId="4CE42F81" w14:textId="77777777" w:rsidR="007E45F1" w:rsidRDefault="007E45F1"/>
  </w:endnote>
  <w:endnote w:type="continuationSeparator" w:id="0">
    <w:p w14:paraId="24F297C5" w14:textId="77777777" w:rsidR="007E45F1" w:rsidRDefault="007E45F1" w:rsidP="00413127">
      <w:r>
        <w:continuationSeparator/>
      </w:r>
    </w:p>
    <w:p w14:paraId="09B5256E" w14:textId="77777777" w:rsidR="007E45F1" w:rsidRDefault="007E45F1" w:rsidP="00413127"/>
    <w:p w14:paraId="05699DAB" w14:textId="77777777" w:rsidR="007E45F1" w:rsidRDefault="007E45F1" w:rsidP="00413127"/>
    <w:p w14:paraId="3FD25F25" w14:textId="77777777" w:rsidR="007E45F1" w:rsidRDefault="007E45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iti TC">
    <w:altName w:val="Yu Gothic"/>
    <w:panose1 w:val="02000000000000000000"/>
    <w:charset w:val="80"/>
    <w:family w:val="auto"/>
    <w:pitch w:val="variable"/>
    <w:sig w:usb0="8000002F" w:usb1="0807004A" w:usb2="00000010" w:usb3="00000000" w:csb0="003E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4157" w14:textId="77777777" w:rsidR="007E45F1" w:rsidRDefault="007E45F1">
      <w:r>
        <w:separator/>
      </w:r>
    </w:p>
  </w:footnote>
  <w:footnote w:type="continuationSeparator" w:id="0">
    <w:p w14:paraId="488C6E62" w14:textId="77777777" w:rsidR="007E45F1" w:rsidRDefault="007E45F1" w:rsidP="00413127">
      <w:r>
        <w:continuationSeparator/>
      </w:r>
    </w:p>
  </w:footnote>
  <w:footnote w:type="continuationNotice" w:id="1">
    <w:p w14:paraId="42A1A48E" w14:textId="77777777" w:rsidR="007E45F1" w:rsidRPr="003549C6" w:rsidRDefault="007E45F1"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654F3331" w14:textId="77777777" w:rsidR="003B7867" w:rsidRPr="00413127" w:rsidRDefault="003B7867" w:rsidP="006668C8">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17519511" w14:textId="77777777" w:rsidR="00912121" w:rsidRPr="00413127" w:rsidRDefault="00912121" w:rsidP="00912121">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450A000B" w14:textId="41A1D6B7" w:rsidR="00912121" w:rsidRPr="00D657E2" w:rsidRDefault="00912121" w:rsidP="00912121">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sidR="0088677E">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sidR="0088677E">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sidR="00E054AD">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sidR="00E054AD">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sidR="003D1AFF">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4EDBE9F" w14:textId="7C9041B7" w:rsidR="00867E23" w:rsidRPr="00701301" w:rsidRDefault="00867E23" w:rsidP="00CF121E">
      <w:pPr>
        <w:pStyle w:val="Footnotes"/>
      </w:pPr>
      <w:r>
        <w:rPr>
          <w:rStyle w:val="FootnoteReference"/>
        </w:rPr>
        <w:footnoteRef/>
      </w:r>
      <w:r>
        <w:t xml:space="preserve"> </w:t>
      </w:r>
      <w:r w:rsidRPr="00867E23">
        <w:t>The Online Appendix is available at:</w:t>
      </w:r>
      <w:r w:rsidR="00701301">
        <w:rPr>
          <w:rFonts w:hint="eastAsia"/>
        </w:rPr>
        <w:t xml:space="preserve"> </w:t>
      </w:r>
      <w:r w:rsidR="00701301" w:rsidRPr="00701301">
        <w:t>https://researchbox.org/5255&amp;PEER_REVIEW_passcode=UFACJZ</w:t>
      </w:r>
      <w:r w:rsidR="00701301">
        <w:rPr>
          <w:rFonts w:hint="eastAsia"/>
        </w:rPr>
        <w:t>.</w:t>
      </w:r>
    </w:p>
  </w:footnote>
  <w:footnote w:id="7">
    <w:p w14:paraId="7BCE5016" w14:textId="77777777" w:rsidR="001C6980" w:rsidRPr="008C6C83" w:rsidRDefault="001C6980" w:rsidP="001C6980">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 w:id="8">
    <w:p w14:paraId="10F9E3AD" w14:textId="21895FD1" w:rsidR="003B1279" w:rsidRDefault="003B1279" w:rsidP="003B1279">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sidR="009316BF">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sidR="001F3C82">
        <w:rPr>
          <w:lang w:eastAsia="zh-CN"/>
        </w:rPr>
        <w:t>individuals’</w:t>
      </w:r>
      <w:r w:rsidR="001F3C82">
        <w:rPr>
          <w:rFonts w:hint="eastAsia"/>
          <w:lang w:eastAsia="zh-CN"/>
        </w:rPr>
        <w:t xml:space="preserve"> </w:t>
      </w:r>
      <w:r>
        <w:rPr>
          <w:rFonts w:hint="eastAsia"/>
          <w:lang w:eastAsia="zh-CN"/>
        </w:rPr>
        <w:t xml:space="preserve">past behaviors </w:t>
      </w:r>
      <w:r w:rsidRPr="00E94442">
        <w:t>aligns with the fundamental economic principle of revealed preference theory</w:t>
      </w:r>
      <w:r>
        <w:rPr>
          <w:rFonts w:hint="eastAsia"/>
          <w:lang w:eastAsia="zh-CN"/>
        </w:rPr>
        <w:t xml:space="preserve"> </w:t>
      </w:r>
      <w:r>
        <w:fldChar w:fldCharType="begin"/>
      </w:r>
      <w:r w:rsidR="00443E00">
        <w:instrText xml:space="preserve"> ADDIN ZOTERO_ITEM CSL_CITATION {"citationID":"8tuG8vTV","properties":{"formattedCitation":"(Samuelson 1938; Varian 1982)","plainCitation":"(Samuelson 1938; Varian 1982)","noteIndex":6},"citationItems":[{"id":30336,"uris":["http://zotero.org/users/8905122/items/KW3PI7TU"],"itemData":{"id":30336,"type":"article-journal","archive_location":"76 </w:instrText>
      </w:r>
      <w:r w:rsidR="00443E00">
        <w:rPr>
          <w:rFonts w:ascii="Apple Color Emoji" w:hAnsi="Apple Color Emoji" w:cs="Apple Color Emoji"/>
        </w:rPr>
        <w:instrText>📊</w:instrText>
      </w:r>
      <w:r w:rsidR="00443E00">
        <w:instrText>","call-number":"1","container-title":"Econometrica","DOI":"10.2307/1905411","ISSN":"0012-9682","issue":"4","journalAbbreviation":"Econometrica","language":"en","note":"</w:instrText>
      </w:r>
      <w:r w:rsidR="00443E00">
        <w:rPr>
          <w:rFonts w:ascii="Apple Color Emoji" w:hAnsi="Apple Color Emoji" w:cs="Apple Color Emoji"/>
        </w:rPr>
        <w:instrText>🏷️</w:instrText>
      </w:r>
      <w:r w:rsidR="00443E00">
        <w:instrText xml:space="preserve"> /unread","page":"344","source":"7.1 (Q1)","title":"The Empirical Implications of Utility Analysis","volume":"6","author":[{"family":"Samuelson","given":"Paul A."}],"issued":{"date-parts":[["1938",10]]}},"label":"page"},{"id":30840,"uris":["http://zotero.org/users/8905122/items/VNJ3HW8Z"],"itemData":{"id":30840,"type":"article-journal","archive_location":"727 </w:instrText>
      </w:r>
      <w:r w:rsidR="00443E00">
        <w:rPr>
          <w:rFonts w:ascii="Apple Color Emoji" w:hAnsi="Apple Color Emoji" w:cs="Apple Color Emoji"/>
        </w:rPr>
        <w:instrText>📊</w:instrText>
      </w:r>
      <w:r w:rsidR="00443E00">
        <w:instrText>","container-title":"Econometrica","DOI":"10.2307/1912771","ISSN":"0012-9682","issue":"4","journalAbbreviation":"Econometrica","language":"en","note":"</w:instrText>
      </w:r>
      <w:r w:rsidR="00443E00">
        <w:rPr>
          <w:rFonts w:ascii="Apple Color Emoji" w:hAnsi="Apple Color Emoji" w:cs="Apple Color Emoji"/>
        </w:rPr>
        <w:instrText>🏷️</w:instrText>
      </w:r>
      <w:r w:rsidR="00443E00">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Pr>
          <w:noProof/>
        </w:rPr>
        <w:t>(Samuelson 1938; Varian 1982)</w:t>
      </w:r>
      <w:r>
        <w:fldChar w:fldCharType="end"/>
      </w:r>
      <w:r w:rsidRPr="00E94442">
        <w:t>, which posits that preferences are best measured through observed choices rather than stated intentions.</w:t>
      </w:r>
    </w:p>
  </w:footnote>
  <w:footnote w:id="9">
    <w:p w14:paraId="4E702C14" w14:textId="77777777" w:rsidR="00CB7B06" w:rsidRPr="00DD0B80" w:rsidRDefault="00CB7B06" w:rsidP="00CB7B06">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 w:id="10">
    <w:p w14:paraId="6282D5CE" w14:textId="77777777" w:rsidR="003B7867" w:rsidRPr="006555F0" w:rsidRDefault="003B7867" w:rsidP="006668C8">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7C3"/>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CDB"/>
    <w:rsid w:val="000A45C4"/>
    <w:rsid w:val="000A4B5C"/>
    <w:rsid w:val="000A4C2B"/>
    <w:rsid w:val="000A4E92"/>
    <w:rsid w:val="000A5F51"/>
    <w:rsid w:val="000A64AC"/>
    <w:rsid w:val="000A68E2"/>
    <w:rsid w:val="000A6937"/>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420"/>
    <w:rsid w:val="000B688E"/>
    <w:rsid w:val="000B7511"/>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BE2"/>
    <w:rsid w:val="00173E88"/>
    <w:rsid w:val="001741B1"/>
    <w:rsid w:val="001743BB"/>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0FB"/>
    <w:rsid w:val="001A115B"/>
    <w:rsid w:val="001A1B50"/>
    <w:rsid w:val="001A2C36"/>
    <w:rsid w:val="001A3026"/>
    <w:rsid w:val="001A3153"/>
    <w:rsid w:val="001A39C0"/>
    <w:rsid w:val="001A3F42"/>
    <w:rsid w:val="001A3FFE"/>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448"/>
    <w:rsid w:val="001E6D7B"/>
    <w:rsid w:val="001E71EA"/>
    <w:rsid w:val="001E76E6"/>
    <w:rsid w:val="001E7869"/>
    <w:rsid w:val="001E79EE"/>
    <w:rsid w:val="001E7F15"/>
    <w:rsid w:val="001F0A88"/>
    <w:rsid w:val="001F0C85"/>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940"/>
    <w:rsid w:val="00211BBB"/>
    <w:rsid w:val="00211F61"/>
    <w:rsid w:val="002124A7"/>
    <w:rsid w:val="00212E52"/>
    <w:rsid w:val="0021300D"/>
    <w:rsid w:val="00213440"/>
    <w:rsid w:val="00213513"/>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AE"/>
    <w:rsid w:val="002B16F6"/>
    <w:rsid w:val="002B1AEC"/>
    <w:rsid w:val="002B1F20"/>
    <w:rsid w:val="002B2DDE"/>
    <w:rsid w:val="002B3054"/>
    <w:rsid w:val="002B3665"/>
    <w:rsid w:val="002B4005"/>
    <w:rsid w:val="002B42D7"/>
    <w:rsid w:val="002B47B3"/>
    <w:rsid w:val="002B4DC4"/>
    <w:rsid w:val="002B5B01"/>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3B3"/>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4EB"/>
    <w:rsid w:val="00337629"/>
    <w:rsid w:val="00337AD4"/>
    <w:rsid w:val="00340D4E"/>
    <w:rsid w:val="0034238C"/>
    <w:rsid w:val="003424FF"/>
    <w:rsid w:val="00342E31"/>
    <w:rsid w:val="0034328D"/>
    <w:rsid w:val="0034427C"/>
    <w:rsid w:val="0034428A"/>
    <w:rsid w:val="003444A3"/>
    <w:rsid w:val="0034490D"/>
    <w:rsid w:val="00344C51"/>
    <w:rsid w:val="0034527D"/>
    <w:rsid w:val="00345701"/>
    <w:rsid w:val="003460BD"/>
    <w:rsid w:val="00346CF0"/>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483"/>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B9"/>
    <w:rsid w:val="003C7774"/>
    <w:rsid w:val="003D07D3"/>
    <w:rsid w:val="003D1372"/>
    <w:rsid w:val="003D13E6"/>
    <w:rsid w:val="003D1536"/>
    <w:rsid w:val="003D1AA2"/>
    <w:rsid w:val="003D1AFF"/>
    <w:rsid w:val="003D24D8"/>
    <w:rsid w:val="003D394F"/>
    <w:rsid w:val="003D3ADB"/>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259"/>
    <w:rsid w:val="004371CE"/>
    <w:rsid w:val="00437599"/>
    <w:rsid w:val="00437F62"/>
    <w:rsid w:val="00437F86"/>
    <w:rsid w:val="00440309"/>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E68"/>
    <w:rsid w:val="004626AD"/>
    <w:rsid w:val="00462B11"/>
    <w:rsid w:val="00462EDF"/>
    <w:rsid w:val="00463C95"/>
    <w:rsid w:val="00464B10"/>
    <w:rsid w:val="00464C2A"/>
    <w:rsid w:val="00464FB3"/>
    <w:rsid w:val="00465093"/>
    <w:rsid w:val="00465828"/>
    <w:rsid w:val="0046682B"/>
    <w:rsid w:val="00470213"/>
    <w:rsid w:val="0047039A"/>
    <w:rsid w:val="0047039D"/>
    <w:rsid w:val="00471534"/>
    <w:rsid w:val="00472493"/>
    <w:rsid w:val="004726F4"/>
    <w:rsid w:val="0047374E"/>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1926"/>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C0A"/>
    <w:rsid w:val="00577299"/>
    <w:rsid w:val="005774E5"/>
    <w:rsid w:val="00577AC5"/>
    <w:rsid w:val="00577EC0"/>
    <w:rsid w:val="0058003B"/>
    <w:rsid w:val="00580095"/>
    <w:rsid w:val="00580275"/>
    <w:rsid w:val="005804E8"/>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9A5"/>
    <w:rsid w:val="0063647C"/>
    <w:rsid w:val="006365A5"/>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49"/>
    <w:rsid w:val="00661B9F"/>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BA5"/>
    <w:rsid w:val="0068539B"/>
    <w:rsid w:val="00685629"/>
    <w:rsid w:val="006856C7"/>
    <w:rsid w:val="006864D2"/>
    <w:rsid w:val="006868B7"/>
    <w:rsid w:val="00686BBB"/>
    <w:rsid w:val="00686DB1"/>
    <w:rsid w:val="00687519"/>
    <w:rsid w:val="00690094"/>
    <w:rsid w:val="00690B28"/>
    <w:rsid w:val="00690B71"/>
    <w:rsid w:val="00690E59"/>
    <w:rsid w:val="0069196C"/>
    <w:rsid w:val="00691DC4"/>
    <w:rsid w:val="00692075"/>
    <w:rsid w:val="006921E5"/>
    <w:rsid w:val="006922EB"/>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F8E"/>
    <w:rsid w:val="006F1402"/>
    <w:rsid w:val="006F1955"/>
    <w:rsid w:val="006F1B00"/>
    <w:rsid w:val="006F2015"/>
    <w:rsid w:val="006F223D"/>
    <w:rsid w:val="006F2700"/>
    <w:rsid w:val="006F2921"/>
    <w:rsid w:val="006F2B1A"/>
    <w:rsid w:val="006F31A4"/>
    <w:rsid w:val="006F3293"/>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84A"/>
    <w:rsid w:val="008100F7"/>
    <w:rsid w:val="00810171"/>
    <w:rsid w:val="00810708"/>
    <w:rsid w:val="00810B05"/>
    <w:rsid w:val="00810EDA"/>
    <w:rsid w:val="00811008"/>
    <w:rsid w:val="00811B3D"/>
    <w:rsid w:val="00812879"/>
    <w:rsid w:val="00812B17"/>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6073"/>
    <w:rsid w:val="00856DBE"/>
    <w:rsid w:val="00861D5E"/>
    <w:rsid w:val="00861DB7"/>
    <w:rsid w:val="00862019"/>
    <w:rsid w:val="0086275D"/>
    <w:rsid w:val="00862A7B"/>
    <w:rsid w:val="00862BE2"/>
    <w:rsid w:val="00862C42"/>
    <w:rsid w:val="00862CDE"/>
    <w:rsid w:val="008642DC"/>
    <w:rsid w:val="00864D36"/>
    <w:rsid w:val="00864F14"/>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6C88"/>
    <w:rsid w:val="00AA78A3"/>
    <w:rsid w:val="00AA7B6E"/>
    <w:rsid w:val="00AA7F75"/>
    <w:rsid w:val="00AB001A"/>
    <w:rsid w:val="00AB020C"/>
    <w:rsid w:val="00AB0226"/>
    <w:rsid w:val="00AB0533"/>
    <w:rsid w:val="00AB09F8"/>
    <w:rsid w:val="00AB0D58"/>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707C"/>
    <w:rsid w:val="00AF7714"/>
    <w:rsid w:val="00B001BA"/>
    <w:rsid w:val="00B0027E"/>
    <w:rsid w:val="00B008EE"/>
    <w:rsid w:val="00B0169C"/>
    <w:rsid w:val="00B02A9A"/>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3ACC"/>
    <w:rsid w:val="00B64002"/>
    <w:rsid w:val="00B640BB"/>
    <w:rsid w:val="00B642C8"/>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759"/>
    <w:rsid w:val="00B96DF3"/>
    <w:rsid w:val="00B978CE"/>
    <w:rsid w:val="00BA06B4"/>
    <w:rsid w:val="00BA0745"/>
    <w:rsid w:val="00BA0A40"/>
    <w:rsid w:val="00BA0B82"/>
    <w:rsid w:val="00BA0DA2"/>
    <w:rsid w:val="00BA12FF"/>
    <w:rsid w:val="00BA14F6"/>
    <w:rsid w:val="00BA1893"/>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C8B"/>
    <w:rsid w:val="00BB4F7D"/>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1FB"/>
    <w:rsid w:val="00BF54F0"/>
    <w:rsid w:val="00BF56C1"/>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10E5"/>
    <w:rsid w:val="00C311A4"/>
    <w:rsid w:val="00C319B7"/>
    <w:rsid w:val="00C31F2A"/>
    <w:rsid w:val="00C32217"/>
    <w:rsid w:val="00C32693"/>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C92"/>
    <w:rsid w:val="00C64E1B"/>
    <w:rsid w:val="00C6518B"/>
    <w:rsid w:val="00C654F3"/>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4E2C"/>
    <w:rsid w:val="00C852F5"/>
    <w:rsid w:val="00C85353"/>
    <w:rsid w:val="00C853BB"/>
    <w:rsid w:val="00C855DF"/>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999"/>
    <w:rsid w:val="00D23A73"/>
    <w:rsid w:val="00D23B08"/>
    <w:rsid w:val="00D240F0"/>
    <w:rsid w:val="00D2411B"/>
    <w:rsid w:val="00D247BD"/>
    <w:rsid w:val="00D2485E"/>
    <w:rsid w:val="00D24BDC"/>
    <w:rsid w:val="00D24C56"/>
    <w:rsid w:val="00D24DC4"/>
    <w:rsid w:val="00D255A8"/>
    <w:rsid w:val="00D25DF1"/>
    <w:rsid w:val="00D26048"/>
    <w:rsid w:val="00D26153"/>
    <w:rsid w:val="00D2622C"/>
    <w:rsid w:val="00D2681C"/>
    <w:rsid w:val="00D2682C"/>
    <w:rsid w:val="00D26DA2"/>
    <w:rsid w:val="00D27125"/>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12DF"/>
    <w:rsid w:val="00D41412"/>
    <w:rsid w:val="00D414E1"/>
    <w:rsid w:val="00D423C0"/>
    <w:rsid w:val="00D42ACE"/>
    <w:rsid w:val="00D4354D"/>
    <w:rsid w:val="00D45479"/>
    <w:rsid w:val="00D46215"/>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9D1"/>
    <w:rsid w:val="00DA1EA0"/>
    <w:rsid w:val="00DA2602"/>
    <w:rsid w:val="00DA274D"/>
    <w:rsid w:val="00DA36E6"/>
    <w:rsid w:val="00DA3BA4"/>
    <w:rsid w:val="00DA403A"/>
    <w:rsid w:val="00DA4B15"/>
    <w:rsid w:val="00DA59C4"/>
    <w:rsid w:val="00DA5DFE"/>
    <w:rsid w:val="00DA64D1"/>
    <w:rsid w:val="00DA6E94"/>
    <w:rsid w:val="00DA70ED"/>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720A"/>
    <w:rsid w:val="00DC7364"/>
    <w:rsid w:val="00DC79B3"/>
    <w:rsid w:val="00DD0635"/>
    <w:rsid w:val="00DD074F"/>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1D68"/>
    <w:rsid w:val="00E626AE"/>
    <w:rsid w:val="00E63587"/>
    <w:rsid w:val="00E63A39"/>
    <w:rsid w:val="00E63B7F"/>
    <w:rsid w:val="00E63D43"/>
    <w:rsid w:val="00E64070"/>
    <w:rsid w:val="00E641A2"/>
    <w:rsid w:val="00E6451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AFB"/>
    <w:rsid w:val="00F76CD6"/>
    <w:rsid w:val="00F76FC9"/>
    <w:rsid w:val="00F80235"/>
    <w:rsid w:val="00F803FF"/>
    <w:rsid w:val="00F804C7"/>
    <w:rsid w:val="00F8235B"/>
    <w:rsid w:val="00F824F2"/>
    <w:rsid w:val="00F82A4C"/>
    <w:rsid w:val="00F831B0"/>
    <w:rsid w:val="00F83775"/>
    <w:rsid w:val="00F83EF6"/>
    <w:rsid w:val="00F8412E"/>
    <w:rsid w:val="00F84381"/>
    <w:rsid w:val="00F849A5"/>
    <w:rsid w:val="00F855BF"/>
    <w:rsid w:val="00F858A1"/>
    <w:rsid w:val="00F85A3E"/>
    <w:rsid w:val="00F85EE9"/>
    <w:rsid w:val="00F860E6"/>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A9C"/>
    <w:rsid w:val="00FB2B15"/>
    <w:rsid w:val="00FB2BA9"/>
    <w:rsid w:val="00FB2D52"/>
    <w:rsid w:val="00FB2E07"/>
    <w:rsid w:val="00FB2F48"/>
    <w:rsid w:val="00FB3F21"/>
    <w:rsid w:val="00FB40FD"/>
    <w:rsid w:val="00FB4EDD"/>
    <w:rsid w:val="00FB4F8B"/>
    <w:rsid w:val="00FB508B"/>
    <w:rsid w:val="00FB544A"/>
    <w:rsid w:val="00FB5918"/>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82"/>
    <w:rsid w:val="00FE582F"/>
    <w:rsid w:val="00FE595E"/>
    <w:rsid w:val="00FE67B0"/>
    <w:rsid w:val="00FE69C9"/>
    <w:rsid w:val="00FE6AD7"/>
    <w:rsid w:val="00FE6B7F"/>
    <w:rsid w:val="00FE6CD1"/>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55A9"/>
    <w:rsid w:val="00FF5D0A"/>
    <w:rsid w:val="00FF6179"/>
    <w:rsid w:val="00FF61EE"/>
    <w:rsid w:val="00FF6322"/>
    <w:rsid w:val="00FF639F"/>
    <w:rsid w:val="00FF6454"/>
    <w:rsid w:val="00FF647E"/>
    <w:rsid w:val="00FF657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0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54</Pages>
  <Words>56697</Words>
  <Characters>339617</Characters>
  <Application>Microsoft Office Word</Application>
  <DocSecurity>0</DocSecurity>
  <Lines>8708</Lines>
  <Paragraphs>4452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Dylan CHEN</cp:lastModifiedBy>
  <cp:revision>4</cp:revision>
  <cp:lastPrinted>2025-03-23T13:39:00Z</cp:lastPrinted>
  <dcterms:created xsi:type="dcterms:W3CDTF">2025-12-10T15:53:00Z</dcterms:created>
  <dcterms:modified xsi:type="dcterms:W3CDTF">2025-12-10T15:59:00Z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zotero-version="7.0.29"&gt;&lt;session id="CM2Nj8IU"/&gt;&lt;style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http://www.zotero.org/styles/apa</vt:lpwstr>
  </property>
  <property fmtid="{D5CDD505-2E9C-101B-9397-08002B2CF9AE}" pid="9" name="Mendeley Recent Style Name 0_1">
    <vt:lpwstr>American Psychological Association 7th edition</vt:lpwstr>
  </property>
  <property fmtid="{D5CDD505-2E9C-101B-9397-08002B2CF9AE}" pid="10" name="Mendeley Recent Style Id 1_1">
    <vt:lpwstr>http://www.zotero.org/styles/ieee</vt:lpwstr>
  </property>
  <property fmtid="{D5CDD505-2E9C-101B-9397-08002B2CF9AE}" pid="11" name="Mendeley Recent Style Name 1_1">
    <vt:lpwstr>IEEE</vt:lpwstr>
  </property>
  <property fmtid="{D5CDD505-2E9C-101B-9397-08002B2CF9AE}" pid="12" name="Mendeley Recent Style Id 2_1">
    <vt:lpwstr>http://www.zotero.org/styles/information-systems-research</vt:lpwstr>
  </property>
  <property fmtid="{D5CDD505-2E9C-101B-9397-08002B2CF9AE}" pid="13" name="Mendeley Recent Style Name 2_1">
    <vt:lpwstr>Information Systems Research</vt:lpwstr>
  </property>
  <property fmtid="{D5CDD505-2E9C-101B-9397-08002B2CF9AE}" pid="14" name="Mendeley Recent Style Id 3_1">
    <vt:lpwstr>http://www.zotero.org/styles/journal-of-marketing-research</vt:lpwstr>
  </property>
  <property fmtid="{D5CDD505-2E9C-101B-9397-08002B2CF9AE}" pid="15" name="Mendeley Recent Style Name 3_1">
    <vt:lpwstr>Journal of Marketing Research</vt:lpwstr>
  </property>
  <property fmtid="{D5CDD505-2E9C-101B-9397-08002B2CF9AE}" pid="16" name="Mendeley Recent Style Id 4_1">
    <vt:lpwstr>http://www.zotero.org/styles/journal-of-the-association-for-information-systems</vt:lpwstr>
  </property>
  <property fmtid="{D5CDD505-2E9C-101B-9397-08002B2CF9AE}" pid="17" name="Mendeley Recent Style Name 4_1">
    <vt:lpwstr>Journal of the Association for Information Systems</vt:lpwstr>
  </property>
  <property fmtid="{D5CDD505-2E9C-101B-9397-08002B2CF9AE}" pid="18" name="Mendeley Recent Style Id 5_1">
    <vt:lpwstr>http://www.zotero.org/styles/mis-quarterly</vt:lpwstr>
  </property>
  <property fmtid="{D5CDD505-2E9C-101B-9397-08002B2CF9AE}" pid="19" name="Mendeley Recent Style Name 5_1">
    <vt:lpwstr>MIS Quarterly</vt:lpwstr>
  </property>
  <property fmtid="{D5CDD505-2E9C-101B-9397-08002B2CF9AE}" pid="20" name="Mendeley Recent Style Id 6_1">
    <vt:lpwstr>http://www.zotero.org/styles/management-science</vt:lpwstr>
  </property>
  <property fmtid="{D5CDD505-2E9C-101B-9397-08002B2CF9AE}" pid="21" name="Mendeley Recent Style Name 6_1">
    <vt:lpwstr>Management Science</vt:lpwstr>
  </property>
  <property fmtid="{D5CDD505-2E9C-101B-9397-08002B2CF9AE}" pid="22" name="Mendeley Recent Style Id 7_1">
    <vt:lpwstr>http://www.zotero.org/styles/pnas</vt:lpwstr>
  </property>
  <property fmtid="{D5CDD505-2E9C-101B-9397-08002B2CF9AE}" pid="23" name="Mendeley Recent Style Name 7_1">
    <vt:lpwstr>Proceedings of the National Academy of Sciences of the United States of America</vt:lpwstr>
  </property>
  <property fmtid="{D5CDD505-2E9C-101B-9397-08002B2CF9AE}" pid="24" name="Mendeley Recent Style Id 8_1">
    <vt:lpwstr>http://csl.mendeley.com/styles/511939611/production-and-operations-management</vt:lpwstr>
  </property>
  <property fmtid="{D5CDD505-2E9C-101B-9397-08002B2CF9AE}" pid="25" name="Mendeley Recent Style Name 8_1">
    <vt:lpwstr>Production and Operations Management - Xia Wang</vt:lpwstr>
  </property>
  <property fmtid="{D5CDD505-2E9C-101B-9397-08002B2CF9AE}" pid="26" name="Mendeley Recent Style Id 9_1">
    <vt:lpwstr>http://www.zotero.org/styles/science</vt:lpwstr>
  </property>
  <property fmtid="{D5CDD505-2E9C-101B-9397-08002B2CF9AE}" pid="27" name="Mendeley Recent Style Name 9_1">
    <vt:lpwstr>Science</vt:lpwstr>
  </property>
</Properties>
</file>