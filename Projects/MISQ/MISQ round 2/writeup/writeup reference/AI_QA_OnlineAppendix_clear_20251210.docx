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4D22" w14:textId="5C1F5974" w:rsidR="002C698F" w:rsidRPr="00AF66C7" w:rsidRDefault="00EE4073" w:rsidP="002C698F">
      <w:pPr>
        <w:pStyle w:val="Heading1"/>
        <w:numPr>
          <w:ilvl w:val="0"/>
          <w:numId w:val="0"/>
        </w:numPr>
        <w:ind w:left="360"/>
      </w:pPr>
      <w:r>
        <w:t xml:space="preserve">Online </w:t>
      </w:r>
      <w:r w:rsidR="002C698F" w:rsidRPr="00960CA8">
        <w:t>Appendi</w:t>
      </w:r>
      <w:r w:rsidR="002C698F">
        <w:t>ces</w:t>
      </w:r>
    </w:p>
    <w:p w14:paraId="3A6ACEDE" w14:textId="0427C7FF" w:rsidR="002C698F" w:rsidRPr="00960CA8" w:rsidRDefault="002C698F" w:rsidP="002C698F">
      <w:pPr>
        <w:pStyle w:val="Heading2"/>
        <w:numPr>
          <w:ilvl w:val="0"/>
          <w:numId w:val="0"/>
        </w:numPr>
      </w:pPr>
      <w:bookmarkStart w:id="0" w:name="_Ref194759262"/>
      <w:r>
        <w:t xml:space="preserve">Appendix </w:t>
      </w:r>
      <w:fldSimple w:instr=" SEQ Appendix \* ALPHABETIC ">
        <w:r>
          <w:rPr>
            <w:noProof/>
          </w:rPr>
          <w:t>A</w:t>
        </w:r>
      </w:fldSimple>
      <w:bookmarkEnd w:id="0"/>
      <w:r w:rsidRPr="00960CA8">
        <w:t xml:space="preserve">: </w:t>
      </w:r>
      <w:r>
        <w:t xml:space="preserve">Background </w:t>
      </w:r>
      <w:r w:rsidRPr="00960CA8">
        <w:t xml:space="preserve">on </w:t>
      </w:r>
      <w:r>
        <w:t xml:space="preserve">the Randomized </w:t>
      </w:r>
      <w:r w:rsidRPr="00960CA8">
        <w:t>Experiment</w:t>
      </w:r>
      <w:r w:rsidR="00E256DA" w:rsidRPr="00E256DA">
        <w:t xml:space="preserve"> </w:t>
      </w:r>
      <w:r w:rsidR="00E256DA">
        <w:t>and Randomization Check</w:t>
      </w:r>
    </w:p>
    <w:p w14:paraId="2E8EF95C" w14:textId="229DD357" w:rsidR="002C698F" w:rsidRPr="00ED5652" w:rsidRDefault="002C698F" w:rsidP="002C698F">
      <w:pPr>
        <w:pStyle w:val="Paragraph0"/>
      </w:pPr>
      <w:r w:rsidRPr="00ED5652">
        <w:t>The platform</w:t>
      </w:r>
      <w:r>
        <w:t>’</w:t>
      </w:r>
      <w:r w:rsidRPr="00ED5652">
        <w:t xml:space="preserve">s randomized experiment appears </w:t>
      </w:r>
      <w:r w:rsidR="009A02D5">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3E0108AD" w14:textId="77777777" w:rsidR="002C698F" w:rsidRDefault="002C698F" w:rsidP="002C698F">
      <w:pPr>
        <w:pStyle w:val="Paragraph0"/>
      </w:pPr>
      <w:r w:rsidRPr="00960CA8">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75D77A49" w14:textId="5C9620D3" w:rsidR="00402413" w:rsidRDefault="002C698F" w:rsidP="00992DC1">
      <w:pPr>
        <w:pStyle w:val="Paragraph0"/>
      </w:pPr>
      <w:r>
        <w:t xml:space="preserve">Table A presents the balance test results for all pre-determined covariates that could potentially influence treatment assignment. </w:t>
      </w:r>
      <w:r w:rsidR="00402413" w:rsidRPr="00402413">
        <w:t xml:space="preserve">We considered a range of pre-assignment variables, including questioner characteristics and question content features. Questioner characteristics include the total number of questions asked, the number of answers provided, account age, </w:t>
      </w:r>
      <w:r w:rsidR="00402413" w:rsidRPr="00402413">
        <w:lastRenderedPageBreak/>
        <w:t>overall platform activity near the experiment period, reputation scores</w:t>
      </w:r>
      <w:r w:rsidR="00DE234B">
        <w:t>,</w:t>
      </w:r>
      <w:r w:rsidR="00402413" w:rsidRPr="00402413">
        <w:t xml:space="preserve"> and medal counts (gold, 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rsidR="00402413">
        <w:t>, and question categories</w:t>
      </w:r>
      <w:r w:rsidR="00402413" w:rsidRPr="00402413">
        <w:t>.</w:t>
      </w:r>
    </w:p>
    <w:p w14:paraId="48B6AEE9" w14:textId="6F87156B" w:rsidR="002C698F" w:rsidRDefault="002C698F" w:rsidP="00992DC1">
      <w:pPr>
        <w:pStyle w:val="Paragraph0"/>
      </w:pPr>
      <w:r>
        <w:t xml:space="preserve">To assess the quality of randomization, we </w:t>
      </w:r>
      <w:r w:rsidR="009A02D5">
        <w:t xml:space="preserve">both </w:t>
      </w:r>
      <w:r>
        <w:t xml:space="preserve">conduct conventional t-tests and calculate standardized differences following </w:t>
      </w:r>
      <w:r w:rsidR="008D2C27">
        <w:fldChar w:fldCharType="begin"/>
      </w:r>
      <w:r w:rsidR="000106C8">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0106C8">
        <w:rPr>
          <w:rFonts w:ascii="Apple Color Emoji" w:hAnsi="Apple Color Emoji" w:cs="Apple Color Emoji"/>
        </w:rPr>
        <w:instrText>📊</w:instrText>
      </w:r>
      <w:r w:rsidR="000106C8">
        <w:instrText>","call-number":"3","container-title":"Statistics in Medicine","DOI":"10.1002/sim.3697","ISSN":"0277-6715","issue":"25","journalAbbreviation":"Statistics in Medicine","language":"en","note":"</w:instrText>
      </w:r>
      <w:r w:rsidR="000106C8">
        <w:rPr>
          <w:rFonts w:ascii="Apple Color Emoji" w:hAnsi="Apple Color Emoji" w:cs="Apple Color Emoji"/>
        </w:rPr>
        <w:instrText>🏷️</w:instrText>
      </w:r>
      <w:r w:rsidR="000106C8">
        <w:instrText xml:space="preserve"> /reading</w:instrText>
      </w:r>
      <w:r w:rsidR="000106C8">
        <w:rPr>
          <w:rFonts w:hint="eastAsia"/>
        </w:rPr>
        <w:instrText>、</w:instrText>
      </w:r>
      <w:r w:rsidR="000106C8">
        <w:instrText>Female</w:instrText>
      </w:r>
      <w:r w:rsidR="000106C8">
        <w:rPr>
          <w:rFonts w:hint="eastAsia"/>
        </w:rPr>
        <w:instrText>、</w:instrText>
      </w:r>
      <w:r w:rsidR="000106C8">
        <w:instrText>Humans</w:instrText>
      </w:r>
      <w:r w:rsidR="000106C8">
        <w:rPr>
          <w:rFonts w:hint="eastAsia"/>
        </w:rPr>
        <w:instrText>、</w:instrText>
      </w:r>
      <w:r w:rsidR="000106C8">
        <w:instrText>Male</w:instrText>
      </w:r>
      <w:r w:rsidR="000106C8">
        <w:rPr>
          <w:rFonts w:hint="eastAsia"/>
        </w:rPr>
        <w:instrText>、</w:instrText>
      </w:r>
      <w:r w:rsidR="000106C8">
        <w:instrText>Middle Aged</w:instrText>
      </w:r>
      <w:r w:rsidR="000106C8">
        <w:rPr>
          <w:rFonts w:hint="eastAsia"/>
        </w:rPr>
        <w:instrText>、</w:instrText>
      </w:r>
      <w:r w:rsidR="000106C8">
        <w:instrText>Aged</w:instrText>
      </w:r>
      <w:r w:rsidR="000106C8">
        <w:rPr>
          <w:rFonts w:hint="eastAsia"/>
        </w:rPr>
        <w:instrText>、</w:instrText>
      </w:r>
      <w:r w:rsidR="000106C8">
        <w:instrText>Biometry</w:instrText>
      </w:r>
      <w:r w:rsidR="000106C8">
        <w:rPr>
          <w:rFonts w:hint="eastAsia"/>
        </w:rPr>
        <w:instrText>、</w:instrText>
      </w:r>
      <w:r w:rsidR="000106C8">
        <w:instrText>Computer Simulation</w:instrText>
      </w:r>
      <w:r w:rsidR="000106C8">
        <w:rPr>
          <w:rFonts w:hint="eastAsia"/>
        </w:rPr>
        <w:instrText>、</w:instrText>
      </w:r>
      <w:r w:rsidR="000106C8">
        <w:instrText>Hydroxymethylglutaryl-CoA Reductase Inhibitors</w:instrText>
      </w:r>
      <w:r w:rsidR="000106C8">
        <w:rPr>
          <w:rFonts w:hint="eastAsia"/>
        </w:rPr>
        <w:instrText>、</w:instrText>
      </w:r>
      <w:r w:rsidR="000106C8">
        <w:instrText>Models, Statistical</w:instrText>
      </w:r>
      <w:r w:rsidR="000106C8">
        <w:rPr>
          <w:rFonts w:hint="eastAsia"/>
        </w:rPr>
        <w:instrText>、</w:instrText>
      </w:r>
      <w:r w:rsidR="000106C8">
        <w:instrText>Myocardial Infarction</w:instrText>
      </w:r>
      <w:r w:rsidR="000106C8">
        <w:rPr>
          <w:rFonts w:hint="eastAsia"/>
        </w:rPr>
        <w:instrText>、</w:instrText>
      </w:r>
      <w:r w:rsidR="000106C8">
        <w:instrText>P</w:instrText>
      </w:r>
      <w:r w:rsidR="000106C8">
        <w:rPr>
          <w:rFonts w:hint="eastAsia"/>
        </w:rPr>
        <w:instrText>ropensity Score","page":"3083-3107","source":"1.8 (Q1)","title":"Balance diagnostics for comparing the distribution of baseline covariates between treatment groups in propensity</w:instrText>
      </w:r>
      <w:r w:rsidR="000106C8">
        <w:rPr>
          <w:rFonts w:hint="eastAsia"/>
        </w:rPr>
        <w:instrText>‐</w:instrText>
      </w:r>
      <w:r w:rsidR="000106C8">
        <w:rPr>
          <w:rFonts w:hint="eastAsia"/>
        </w:rPr>
        <w:instrText>score matched samples","volume":"28","author":[{"family":"Austin","given":"Pe</w:instrText>
      </w:r>
      <w:r w:rsidR="000106C8">
        <w:instrText xml:space="preserve">ter C."}],"issued":{"date-parts":[["2009",11,10]]}}}],"schema":"https://github.com/citation-style-language/schema/raw/master/csl-citation.json"} </w:instrText>
      </w:r>
      <w:r w:rsidR="008D2C27">
        <w:fldChar w:fldCharType="separate"/>
      </w:r>
      <w:r w:rsidR="008D2C27">
        <w:rPr>
          <w:noProof/>
        </w:rPr>
        <w:t>Austin</w:t>
      </w:r>
      <w:r w:rsidR="00992DC1">
        <w:t>’</w:t>
      </w:r>
      <w:r w:rsidR="00992DC1">
        <w:rPr>
          <w:rFonts w:hint="eastAsia"/>
        </w:rPr>
        <w:t>s</w:t>
      </w:r>
      <w:r w:rsidR="00992DC1">
        <w:rPr>
          <w:rFonts w:hint="eastAsia"/>
          <w:noProof/>
        </w:rPr>
        <w:t xml:space="preserve"> study</w:t>
      </w:r>
      <w:r w:rsidR="008D2C27">
        <w:rPr>
          <w:noProof/>
        </w:rPr>
        <w:t xml:space="preserve"> </w:t>
      </w:r>
      <w:r w:rsidR="008D2C27">
        <w:rPr>
          <w:rFonts w:hint="eastAsia"/>
          <w:noProof/>
        </w:rPr>
        <w:t>(</w:t>
      </w:r>
      <w:r w:rsidR="008D2C27">
        <w:rPr>
          <w:noProof/>
        </w:rPr>
        <w:t>2009)</w:t>
      </w:r>
      <w:r w:rsidR="008D2C27">
        <w:fldChar w:fldCharType="end"/>
      </w:r>
      <w:r>
        <w:t xml:space="preserve">. The results </w:t>
      </w:r>
      <w:r w:rsidR="005502A2">
        <w:t xml:space="preserve">in Table A1 </w:t>
      </w:r>
      <w:r>
        <w:t>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23610739" w14:textId="2C4DA042" w:rsidR="002C698F" w:rsidRDefault="002C698F" w:rsidP="002C698F">
      <w:pPr>
        <w:pStyle w:val="TableFiguretitle"/>
      </w:pPr>
      <w:bookmarkStart w:id="1" w:name="_Ref177391795"/>
      <w:r w:rsidRPr="00976D1A">
        <w:t xml:space="preserve">Table </w:t>
      </w:r>
      <w:bookmarkEnd w:id="1"/>
      <w:r>
        <w:t>A</w:t>
      </w:r>
      <w:r w:rsidR="00D63FED">
        <w:rPr>
          <w:rFonts w:hint="eastAsia"/>
        </w:rPr>
        <w:t>1</w:t>
      </w:r>
      <w:r w:rsidRPr="00976D1A">
        <w:t xml:space="preserve">. </w:t>
      </w:r>
      <w:r w:rsidR="00547EC6">
        <w:rPr>
          <w:rFonts w:hint="eastAsia"/>
        </w:rPr>
        <w:t>Balance Check on Pre-</w:t>
      </w:r>
      <w:r w:rsidR="009A02D5">
        <w:t>D</w:t>
      </w:r>
      <w:r w:rsidR="00547EC6">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2C698F" w14:paraId="2099D282" w14:textId="77777777" w:rsidTr="002B4F3A">
        <w:trPr>
          <w:trHeight w:val="340"/>
          <w:jc w:val="center"/>
        </w:trPr>
        <w:tc>
          <w:tcPr>
            <w:tcW w:w="828" w:type="dxa"/>
            <w:tcBorders>
              <w:top w:val="single" w:sz="8" w:space="0" w:color="auto"/>
              <w:left w:val="nil"/>
              <w:bottom w:val="single" w:sz="8" w:space="0" w:color="auto"/>
              <w:right w:val="nil"/>
            </w:tcBorders>
            <w:noWrap/>
            <w:hideMark/>
          </w:tcPr>
          <w:p w14:paraId="5C5EE2BB" w14:textId="77777777" w:rsidR="002C698F" w:rsidRDefault="002C698F" w:rsidP="00036DD4">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F2D15A5" w14:textId="77777777" w:rsidR="002C698F" w:rsidRDefault="002C698F" w:rsidP="00036DD4">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3FA4427E" w14:textId="77777777" w:rsidR="002C698F" w:rsidRDefault="002C698F" w:rsidP="00036DD4">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1B97B6AA" w14:textId="77777777" w:rsidR="002C698F" w:rsidRDefault="002C698F" w:rsidP="00036DD4">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264757E6" w14:textId="77777777" w:rsidR="002C698F" w:rsidRDefault="002C698F" w:rsidP="00036DD4">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1A03D89E" w14:textId="77777777" w:rsidR="002C698F" w:rsidRDefault="002C698F" w:rsidP="00036DD4">
            <w:pPr>
              <w:jc w:val="center"/>
              <w:rPr>
                <w:color w:val="000000"/>
                <w:sz w:val="20"/>
                <w:szCs w:val="20"/>
              </w:rPr>
            </w:pPr>
            <w:r>
              <w:rPr>
                <w:color w:val="000000"/>
                <w:sz w:val="20"/>
                <w:szCs w:val="20"/>
              </w:rPr>
              <w:t>Austin (2009)’s test</w:t>
            </w:r>
          </w:p>
        </w:tc>
      </w:tr>
      <w:tr w:rsidR="002C698F" w14:paraId="01D6CEAB" w14:textId="77777777" w:rsidTr="002B4F3A">
        <w:trPr>
          <w:trHeight w:val="320"/>
          <w:jc w:val="center"/>
        </w:trPr>
        <w:tc>
          <w:tcPr>
            <w:tcW w:w="828" w:type="dxa"/>
            <w:tcBorders>
              <w:top w:val="nil"/>
              <w:left w:val="nil"/>
              <w:bottom w:val="nil"/>
              <w:right w:val="nil"/>
            </w:tcBorders>
            <w:noWrap/>
            <w:hideMark/>
          </w:tcPr>
          <w:p w14:paraId="482D860A" w14:textId="77777777" w:rsidR="002C698F" w:rsidRDefault="002C698F" w:rsidP="00036DD4">
            <w:pPr>
              <w:jc w:val="center"/>
              <w:rPr>
                <w:color w:val="000000"/>
                <w:sz w:val="20"/>
                <w:szCs w:val="20"/>
              </w:rPr>
            </w:pPr>
          </w:p>
        </w:tc>
        <w:tc>
          <w:tcPr>
            <w:tcW w:w="2866" w:type="dxa"/>
            <w:tcBorders>
              <w:top w:val="nil"/>
              <w:left w:val="nil"/>
              <w:bottom w:val="single" w:sz="4" w:space="0" w:color="auto"/>
              <w:right w:val="nil"/>
            </w:tcBorders>
            <w:noWrap/>
            <w:hideMark/>
          </w:tcPr>
          <w:p w14:paraId="157C0C0C" w14:textId="77777777" w:rsidR="002C698F" w:rsidRDefault="002C698F" w:rsidP="00036DD4">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52E6D6BD" w14:textId="77777777" w:rsidR="002C698F" w:rsidRDefault="002C698F" w:rsidP="00036DD4">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7CC8FB34" w14:textId="77777777" w:rsidR="002C698F" w:rsidRDefault="002C698F" w:rsidP="00036DD4">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455A0555" w14:textId="77777777" w:rsidR="002C698F" w:rsidRDefault="002C698F" w:rsidP="00036DD4">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98B6911" w14:textId="77777777" w:rsidR="002C698F" w:rsidRDefault="002C698F" w:rsidP="00036DD4">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644A8D30" w14:textId="77777777" w:rsidR="002C698F" w:rsidRDefault="002C698F" w:rsidP="00036DD4">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1B174661" w14:textId="77777777" w:rsidR="002C698F" w:rsidRDefault="002C698F" w:rsidP="00036DD4">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66F3A5D7" w14:textId="77777777" w:rsidR="002C698F" w:rsidRDefault="002C698F" w:rsidP="00036DD4">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C2E288F" w14:textId="77777777" w:rsidR="002C698F" w:rsidRDefault="002C698F" w:rsidP="00036DD4">
            <w:pPr>
              <w:jc w:val="center"/>
              <w:rPr>
                <w:color w:val="000000"/>
                <w:sz w:val="20"/>
                <w:szCs w:val="20"/>
              </w:rPr>
            </w:pPr>
            <w:r>
              <w:rPr>
                <w:color w:val="000000"/>
                <w:sz w:val="20"/>
                <w:szCs w:val="20"/>
              </w:rPr>
              <w:t>Absolute Std. Diff.</w:t>
            </w:r>
          </w:p>
        </w:tc>
      </w:tr>
      <w:tr w:rsidR="002C698F" w14:paraId="04D649B9" w14:textId="77777777" w:rsidTr="002B4F3A">
        <w:trPr>
          <w:trHeight w:val="320"/>
          <w:jc w:val="center"/>
        </w:trPr>
        <w:tc>
          <w:tcPr>
            <w:tcW w:w="828" w:type="dxa"/>
            <w:vMerge w:val="restart"/>
            <w:tcBorders>
              <w:top w:val="nil"/>
              <w:left w:val="nil"/>
              <w:bottom w:val="single" w:sz="4" w:space="0" w:color="000000"/>
              <w:right w:val="nil"/>
            </w:tcBorders>
            <w:hideMark/>
          </w:tcPr>
          <w:p w14:paraId="28C32BFF" w14:textId="77777777" w:rsidR="002C698F" w:rsidRDefault="002C698F" w:rsidP="00036DD4">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627BA01E" w14:textId="77777777" w:rsidR="002C698F" w:rsidRDefault="002C698F" w:rsidP="00036DD4">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3BBA7E82" w14:textId="77777777" w:rsidR="002C698F" w:rsidRDefault="002C698F" w:rsidP="00036DD4">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7C94125F" w14:textId="77777777" w:rsidR="002C698F" w:rsidRDefault="002C698F" w:rsidP="00036DD4">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5791BBD9" w14:textId="77777777" w:rsidR="002C698F" w:rsidRDefault="002C698F" w:rsidP="00036DD4">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0CE05EE8" w14:textId="77777777" w:rsidR="002C698F" w:rsidRDefault="002C698F" w:rsidP="00036DD4">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16A5B36A" w14:textId="77777777" w:rsidR="002C698F" w:rsidRDefault="002C698F" w:rsidP="00036DD4">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6DE0A7C5" w14:textId="77777777" w:rsidR="002C698F" w:rsidRDefault="002C698F" w:rsidP="00036DD4">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5E912E98" w14:textId="77777777" w:rsidR="002C698F" w:rsidRDefault="002C698F" w:rsidP="00036DD4">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02B56AFE" w14:textId="77777777" w:rsidR="002C698F" w:rsidRDefault="002C698F" w:rsidP="00036DD4">
            <w:pPr>
              <w:jc w:val="center"/>
              <w:rPr>
                <w:color w:val="000000"/>
                <w:sz w:val="20"/>
                <w:szCs w:val="20"/>
              </w:rPr>
            </w:pPr>
            <w:r>
              <w:rPr>
                <w:color w:val="000000"/>
                <w:sz w:val="20"/>
                <w:szCs w:val="20"/>
              </w:rPr>
              <w:t>0.061</w:t>
            </w:r>
          </w:p>
        </w:tc>
      </w:tr>
      <w:tr w:rsidR="002C698F" w14:paraId="6EB0B5E3" w14:textId="77777777" w:rsidTr="002B4F3A">
        <w:trPr>
          <w:trHeight w:val="320"/>
          <w:jc w:val="center"/>
        </w:trPr>
        <w:tc>
          <w:tcPr>
            <w:tcW w:w="828" w:type="dxa"/>
            <w:vMerge/>
            <w:tcBorders>
              <w:top w:val="nil"/>
              <w:left w:val="nil"/>
              <w:bottom w:val="single" w:sz="4" w:space="0" w:color="000000"/>
              <w:right w:val="nil"/>
            </w:tcBorders>
            <w:hideMark/>
          </w:tcPr>
          <w:p w14:paraId="2BD701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726413D3" w14:textId="77777777" w:rsidR="002C698F" w:rsidRDefault="002C698F" w:rsidP="00036DD4">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4597D64" w14:textId="77777777" w:rsidR="002C698F" w:rsidRDefault="002C698F" w:rsidP="00036DD4">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782C22D7" w14:textId="77777777" w:rsidR="002C698F" w:rsidRDefault="002C698F" w:rsidP="00036DD4">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5041972D" w14:textId="77777777" w:rsidR="002C698F" w:rsidRDefault="002C698F" w:rsidP="00036DD4">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7F5189F6" w14:textId="77777777" w:rsidR="002C698F" w:rsidRDefault="002C698F" w:rsidP="00036DD4">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7626A2CB" w14:textId="77777777" w:rsidR="002C698F" w:rsidRDefault="002C698F" w:rsidP="00036DD4">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43402C53" w14:textId="77777777" w:rsidR="002C698F" w:rsidRDefault="002C698F" w:rsidP="00036DD4">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FF13942" w14:textId="77777777" w:rsidR="002C698F" w:rsidRDefault="002C698F" w:rsidP="00036DD4">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342E48EF" w14:textId="77777777" w:rsidR="002C698F" w:rsidRDefault="002C698F" w:rsidP="00036DD4">
            <w:pPr>
              <w:jc w:val="center"/>
              <w:rPr>
                <w:color w:val="000000"/>
                <w:sz w:val="20"/>
                <w:szCs w:val="20"/>
              </w:rPr>
            </w:pPr>
            <w:r>
              <w:rPr>
                <w:color w:val="000000"/>
                <w:sz w:val="20"/>
                <w:szCs w:val="20"/>
              </w:rPr>
              <w:t>0.012</w:t>
            </w:r>
          </w:p>
        </w:tc>
      </w:tr>
      <w:tr w:rsidR="002C698F" w14:paraId="738EDB8D" w14:textId="77777777" w:rsidTr="002B4F3A">
        <w:trPr>
          <w:trHeight w:val="320"/>
          <w:jc w:val="center"/>
        </w:trPr>
        <w:tc>
          <w:tcPr>
            <w:tcW w:w="828" w:type="dxa"/>
            <w:vMerge/>
            <w:tcBorders>
              <w:top w:val="nil"/>
              <w:left w:val="nil"/>
              <w:bottom w:val="single" w:sz="4" w:space="0" w:color="000000"/>
              <w:right w:val="nil"/>
            </w:tcBorders>
            <w:hideMark/>
          </w:tcPr>
          <w:p w14:paraId="0C3EC71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F68A056" w14:textId="77777777" w:rsidR="002C698F" w:rsidRDefault="002C698F" w:rsidP="00036DD4">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4BDBDB0F" w14:textId="77777777" w:rsidR="002C698F" w:rsidRDefault="002C698F" w:rsidP="00036DD4">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C6FA3CB" w14:textId="77777777" w:rsidR="002C698F" w:rsidRDefault="002C698F" w:rsidP="00036DD4">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71EB7850" w14:textId="77777777" w:rsidR="002C698F" w:rsidRDefault="002C698F" w:rsidP="00036DD4">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71737F88" w14:textId="77777777" w:rsidR="002C698F" w:rsidRDefault="002C698F" w:rsidP="00036DD4">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76F088F4" w14:textId="77777777" w:rsidR="002C698F" w:rsidRDefault="002C698F" w:rsidP="00036DD4">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04C2DEEC" w14:textId="77777777" w:rsidR="002C698F" w:rsidRDefault="002C698F" w:rsidP="00036DD4">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42EEB4F6" w14:textId="77777777" w:rsidR="002C698F" w:rsidRDefault="002C698F" w:rsidP="00036DD4">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5AA1282B" w14:textId="77777777" w:rsidR="002C698F" w:rsidRDefault="002C698F" w:rsidP="00036DD4">
            <w:pPr>
              <w:jc w:val="center"/>
              <w:rPr>
                <w:color w:val="000000"/>
                <w:sz w:val="20"/>
                <w:szCs w:val="20"/>
              </w:rPr>
            </w:pPr>
            <w:r>
              <w:rPr>
                <w:color w:val="000000"/>
                <w:sz w:val="20"/>
                <w:szCs w:val="20"/>
              </w:rPr>
              <w:t>0.030</w:t>
            </w:r>
          </w:p>
        </w:tc>
      </w:tr>
      <w:tr w:rsidR="002C698F" w14:paraId="1FBFEB0B" w14:textId="77777777" w:rsidTr="002B4F3A">
        <w:trPr>
          <w:trHeight w:val="320"/>
          <w:jc w:val="center"/>
        </w:trPr>
        <w:tc>
          <w:tcPr>
            <w:tcW w:w="828" w:type="dxa"/>
            <w:vMerge/>
            <w:tcBorders>
              <w:top w:val="nil"/>
              <w:left w:val="nil"/>
              <w:bottom w:val="single" w:sz="4" w:space="0" w:color="000000"/>
              <w:right w:val="nil"/>
            </w:tcBorders>
            <w:hideMark/>
          </w:tcPr>
          <w:p w14:paraId="4A8999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BD55EB7" w14:textId="77777777" w:rsidR="002C698F" w:rsidRDefault="002C698F" w:rsidP="00036DD4">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639F62CD" w14:textId="77777777" w:rsidR="002C698F" w:rsidRDefault="002C698F" w:rsidP="00036DD4">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749E47E2" w14:textId="77777777" w:rsidR="002C698F" w:rsidRDefault="002C698F" w:rsidP="00036DD4">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77389B24" w14:textId="77777777" w:rsidR="002C698F" w:rsidRDefault="002C698F" w:rsidP="00036DD4">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51A49F73" w14:textId="77777777" w:rsidR="002C698F" w:rsidRDefault="002C698F" w:rsidP="00036DD4">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3385E3DB" w14:textId="77777777" w:rsidR="002C698F" w:rsidRDefault="002C698F" w:rsidP="00036DD4">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328323AC" w14:textId="77777777" w:rsidR="002C698F" w:rsidRDefault="002C698F" w:rsidP="00036DD4">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6BFC5287" w14:textId="77777777" w:rsidR="002C698F" w:rsidRDefault="002C698F" w:rsidP="00036DD4">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49F6E51A" w14:textId="77777777" w:rsidR="002C698F" w:rsidRDefault="002C698F" w:rsidP="00036DD4">
            <w:pPr>
              <w:jc w:val="center"/>
              <w:rPr>
                <w:color w:val="000000"/>
                <w:sz w:val="20"/>
                <w:szCs w:val="20"/>
              </w:rPr>
            </w:pPr>
            <w:r>
              <w:rPr>
                <w:color w:val="000000"/>
                <w:sz w:val="20"/>
                <w:szCs w:val="20"/>
              </w:rPr>
              <w:t>0.014</w:t>
            </w:r>
          </w:p>
        </w:tc>
      </w:tr>
      <w:tr w:rsidR="002C698F" w14:paraId="4BF72525" w14:textId="77777777" w:rsidTr="002B4F3A">
        <w:trPr>
          <w:trHeight w:val="320"/>
          <w:jc w:val="center"/>
        </w:trPr>
        <w:tc>
          <w:tcPr>
            <w:tcW w:w="828" w:type="dxa"/>
            <w:vMerge/>
            <w:tcBorders>
              <w:top w:val="nil"/>
              <w:left w:val="nil"/>
              <w:bottom w:val="single" w:sz="4" w:space="0" w:color="000000"/>
              <w:right w:val="nil"/>
            </w:tcBorders>
            <w:hideMark/>
          </w:tcPr>
          <w:p w14:paraId="20A8BB3F"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42426D9" w14:textId="5E8E1F57" w:rsidR="002C698F" w:rsidRDefault="002C698F" w:rsidP="00036DD4">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582" w:type="dxa"/>
            <w:tcBorders>
              <w:top w:val="nil"/>
              <w:left w:val="nil"/>
              <w:bottom w:val="nil"/>
              <w:right w:val="nil"/>
            </w:tcBorders>
            <w:noWrap/>
            <w:hideMark/>
          </w:tcPr>
          <w:p w14:paraId="79F306D4" w14:textId="77777777" w:rsidR="002C698F" w:rsidRDefault="002C698F" w:rsidP="00036DD4">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B59F576" w14:textId="77777777" w:rsidR="002C698F" w:rsidRDefault="002C698F" w:rsidP="00036DD4">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52AB936" w14:textId="77777777" w:rsidR="002C698F" w:rsidRDefault="002C698F" w:rsidP="00036DD4">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13102483" w14:textId="77777777" w:rsidR="002C698F" w:rsidRDefault="002C698F" w:rsidP="00036DD4">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6D556B89" w14:textId="77777777" w:rsidR="002C698F" w:rsidRDefault="002C698F" w:rsidP="00036DD4">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010B5E96" w14:textId="77777777" w:rsidR="002C698F" w:rsidRDefault="002C698F" w:rsidP="00036DD4">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2C383EB1" w14:textId="77777777" w:rsidR="002C698F" w:rsidRDefault="002C698F" w:rsidP="00036DD4">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04C9C780" w14:textId="77777777" w:rsidR="002C698F" w:rsidRDefault="002C698F" w:rsidP="00036DD4">
            <w:pPr>
              <w:jc w:val="center"/>
              <w:rPr>
                <w:color w:val="000000"/>
                <w:sz w:val="20"/>
                <w:szCs w:val="20"/>
              </w:rPr>
            </w:pPr>
            <w:r>
              <w:rPr>
                <w:color w:val="000000"/>
                <w:sz w:val="20"/>
                <w:szCs w:val="20"/>
              </w:rPr>
              <w:t>0.005</w:t>
            </w:r>
          </w:p>
        </w:tc>
      </w:tr>
      <w:tr w:rsidR="002C698F" w14:paraId="71AF0D4E" w14:textId="77777777" w:rsidTr="002B4F3A">
        <w:trPr>
          <w:trHeight w:val="320"/>
          <w:jc w:val="center"/>
        </w:trPr>
        <w:tc>
          <w:tcPr>
            <w:tcW w:w="828" w:type="dxa"/>
            <w:vMerge/>
            <w:tcBorders>
              <w:top w:val="nil"/>
              <w:left w:val="nil"/>
              <w:bottom w:val="single" w:sz="4" w:space="0" w:color="000000"/>
              <w:right w:val="nil"/>
            </w:tcBorders>
            <w:hideMark/>
          </w:tcPr>
          <w:p w14:paraId="6358E20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3E335A0" w14:textId="3909DD84" w:rsidR="002C698F" w:rsidRDefault="002C698F" w:rsidP="00036DD4">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1E8D1F3B" w14:textId="77777777" w:rsidR="002C698F" w:rsidRDefault="002C698F" w:rsidP="00036DD4">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6F3E7B0" w14:textId="77777777" w:rsidR="002C698F" w:rsidRDefault="002C698F" w:rsidP="00036DD4">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760C08D3" w14:textId="77777777" w:rsidR="002C698F" w:rsidRDefault="002C698F" w:rsidP="00036DD4">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46BB8834" w14:textId="77777777" w:rsidR="002C698F" w:rsidRDefault="002C698F" w:rsidP="00036DD4">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23650EFB" w14:textId="77777777" w:rsidR="002C698F" w:rsidRDefault="002C698F" w:rsidP="00036DD4">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76FC6FB9" w14:textId="77777777" w:rsidR="002C698F" w:rsidRDefault="002C698F" w:rsidP="00036DD4">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4D57036B" w14:textId="77777777" w:rsidR="002C698F" w:rsidRDefault="002C698F" w:rsidP="00036DD4">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1E2AF96A" w14:textId="77777777" w:rsidR="002C698F" w:rsidRDefault="002C698F" w:rsidP="00036DD4">
            <w:pPr>
              <w:jc w:val="center"/>
              <w:rPr>
                <w:color w:val="000000"/>
                <w:sz w:val="20"/>
                <w:szCs w:val="20"/>
              </w:rPr>
            </w:pPr>
            <w:r>
              <w:rPr>
                <w:color w:val="000000"/>
                <w:sz w:val="20"/>
                <w:szCs w:val="20"/>
              </w:rPr>
              <w:t>0.028</w:t>
            </w:r>
          </w:p>
        </w:tc>
      </w:tr>
      <w:tr w:rsidR="002C698F" w14:paraId="57172CF9" w14:textId="77777777" w:rsidTr="002B4F3A">
        <w:trPr>
          <w:trHeight w:val="320"/>
          <w:jc w:val="center"/>
        </w:trPr>
        <w:tc>
          <w:tcPr>
            <w:tcW w:w="828" w:type="dxa"/>
            <w:vMerge/>
            <w:tcBorders>
              <w:top w:val="nil"/>
              <w:left w:val="nil"/>
              <w:bottom w:val="single" w:sz="4" w:space="0" w:color="000000"/>
              <w:right w:val="nil"/>
            </w:tcBorders>
            <w:hideMark/>
          </w:tcPr>
          <w:p w14:paraId="639E533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BEB0B6B" w14:textId="4A83ED1D" w:rsidR="002C698F" w:rsidRDefault="002C698F" w:rsidP="00036DD4">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1321E8AE" w14:textId="77777777" w:rsidR="002C698F" w:rsidRDefault="002C698F" w:rsidP="00036DD4">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16E828C4" w14:textId="77777777" w:rsidR="002C698F" w:rsidRDefault="002C698F" w:rsidP="00036DD4">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63709A9A" w14:textId="77777777" w:rsidR="002C698F" w:rsidRDefault="002C698F" w:rsidP="00036DD4">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71E7F702" w14:textId="77777777" w:rsidR="002C698F" w:rsidRDefault="002C698F" w:rsidP="00036DD4">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6AFC0B99" w14:textId="77777777" w:rsidR="002C698F" w:rsidRDefault="002C698F" w:rsidP="00036DD4">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6255E0CB" w14:textId="77777777" w:rsidR="002C698F" w:rsidRDefault="002C698F" w:rsidP="00036DD4">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139DC176"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26138D0F" w14:textId="77777777" w:rsidR="002C698F" w:rsidRDefault="002C698F" w:rsidP="00036DD4">
            <w:pPr>
              <w:jc w:val="center"/>
              <w:rPr>
                <w:color w:val="000000"/>
                <w:sz w:val="20"/>
                <w:szCs w:val="20"/>
              </w:rPr>
            </w:pPr>
            <w:r>
              <w:rPr>
                <w:color w:val="000000"/>
                <w:sz w:val="20"/>
                <w:szCs w:val="20"/>
              </w:rPr>
              <w:t>0.036</w:t>
            </w:r>
          </w:p>
        </w:tc>
      </w:tr>
      <w:tr w:rsidR="002C698F" w14:paraId="6EE0BD6A" w14:textId="77777777" w:rsidTr="002B4F3A">
        <w:trPr>
          <w:trHeight w:val="320"/>
          <w:jc w:val="center"/>
        </w:trPr>
        <w:tc>
          <w:tcPr>
            <w:tcW w:w="828" w:type="dxa"/>
            <w:vMerge/>
            <w:tcBorders>
              <w:top w:val="nil"/>
              <w:left w:val="nil"/>
              <w:bottom w:val="single" w:sz="4" w:space="0" w:color="000000"/>
              <w:right w:val="nil"/>
            </w:tcBorders>
            <w:hideMark/>
          </w:tcPr>
          <w:p w14:paraId="2F2532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120CD6D" w14:textId="77777777" w:rsidR="002C698F" w:rsidRDefault="002C698F" w:rsidP="00036DD4">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2275A212" w14:textId="77777777" w:rsidR="002C698F" w:rsidRDefault="002C698F" w:rsidP="00036DD4">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5D74D5B" w14:textId="77777777" w:rsidR="002C698F" w:rsidRDefault="002C698F" w:rsidP="00036DD4">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7FBF541A" w14:textId="77777777" w:rsidR="002C698F" w:rsidRDefault="002C698F" w:rsidP="00036DD4">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6A0A648D" w14:textId="77777777" w:rsidR="002C698F" w:rsidRDefault="002C698F" w:rsidP="00036DD4">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2BC05FD9" w14:textId="77777777" w:rsidR="002C698F" w:rsidRDefault="002C698F" w:rsidP="00036DD4">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0E29CD85" w14:textId="77777777" w:rsidR="002C698F" w:rsidRDefault="002C698F" w:rsidP="00036DD4">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74BE17F1" w14:textId="77777777" w:rsidR="002C698F" w:rsidRDefault="002C698F" w:rsidP="00036DD4">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3BA97455" w14:textId="77777777" w:rsidR="002C698F" w:rsidRDefault="002C698F" w:rsidP="00036DD4">
            <w:pPr>
              <w:jc w:val="center"/>
              <w:rPr>
                <w:color w:val="000000"/>
                <w:sz w:val="20"/>
                <w:szCs w:val="20"/>
              </w:rPr>
            </w:pPr>
            <w:r>
              <w:rPr>
                <w:color w:val="000000"/>
                <w:sz w:val="20"/>
                <w:szCs w:val="20"/>
              </w:rPr>
              <w:t>0.049</w:t>
            </w:r>
          </w:p>
        </w:tc>
      </w:tr>
      <w:tr w:rsidR="002C698F" w14:paraId="5B3E675D" w14:textId="77777777" w:rsidTr="002B4F3A">
        <w:trPr>
          <w:trHeight w:val="320"/>
          <w:jc w:val="center"/>
        </w:trPr>
        <w:tc>
          <w:tcPr>
            <w:tcW w:w="828" w:type="dxa"/>
            <w:vMerge/>
            <w:tcBorders>
              <w:top w:val="nil"/>
              <w:left w:val="nil"/>
              <w:bottom w:val="single" w:sz="4" w:space="0" w:color="000000"/>
              <w:right w:val="nil"/>
            </w:tcBorders>
            <w:hideMark/>
          </w:tcPr>
          <w:p w14:paraId="3ECF71DC"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74FE368" w14:textId="77777777" w:rsidR="002C698F" w:rsidRDefault="002C698F" w:rsidP="00036DD4">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ED3E87F" w14:textId="77777777" w:rsidR="002C698F" w:rsidRDefault="002C698F" w:rsidP="00036DD4">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728B1033" w14:textId="77777777" w:rsidR="002C698F" w:rsidRDefault="002C698F" w:rsidP="00036DD4">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5BF959FB" w14:textId="77777777" w:rsidR="002C698F" w:rsidRDefault="002C698F" w:rsidP="00036DD4">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07FDC9C7" w14:textId="77777777" w:rsidR="002C698F" w:rsidRDefault="002C698F" w:rsidP="00036DD4">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2E3297BC" w14:textId="77777777" w:rsidR="002C698F" w:rsidRDefault="002C698F" w:rsidP="00036DD4">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65F3C2DD" w14:textId="77777777" w:rsidR="002C698F" w:rsidRDefault="002C698F" w:rsidP="00036DD4">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538781A2" w14:textId="77777777" w:rsidR="002C698F" w:rsidRDefault="002C698F" w:rsidP="00036DD4">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0850C88" w14:textId="77777777" w:rsidR="002C698F" w:rsidRDefault="002C698F" w:rsidP="00036DD4">
            <w:pPr>
              <w:jc w:val="center"/>
              <w:rPr>
                <w:color w:val="000000"/>
                <w:sz w:val="20"/>
                <w:szCs w:val="20"/>
              </w:rPr>
            </w:pPr>
            <w:r>
              <w:rPr>
                <w:color w:val="000000"/>
                <w:sz w:val="20"/>
                <w:szCs w:val="20"/>
              </w:rPr>
              <w:t>0.037</w:t>
            </w:r>
          </w:p>
        </w:tc>
      </w:tr>
      <w:tr w:rsidR="002C698F" w14:paraId="598BB37F" w14:textId="77777777" w:rsidTr="002B4F3A">
        <w:trPr>
          <w:trHeight w:val="320"/>
          <w:jc w:val="center"/>
        </w:trPr>
        <w:tc>
          <w:tcPr>
            <w:tcW w:w="828" w:type="dxa"/>
            <w:vMerge/>
            <w:tcBorders>
              <w:top w:val="nil"/>
              <w:left w:val="nil"/>
              <w:bottom w:val="single" w:sz="4" w:space="0" w:color="000000"/>
              <w:right w:val="nil"/>
            </w:tcBorders>
            <w:hideMark/>
          </w:tcPr>
          <w:p w14:paraId="0410503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0E18036" w14:textId="77777777" w:rsidR="002C698F" w:rsidRDefault="002C698F" w:rsidP="00036DD4">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66003643" w14:textId="77777777" w:rsidR="002C698F" w:rsidRDefault="002C698F" w:rsidP="00036DD4">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12E8D58" w14:textId="77777777" w:rsidR="002C698F" w:rsidRDefault="002C698F" w:rsidP="00036DD4">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61F14893" w14:textId="77777777" w:rsidR="002C698F" w:rsidRDefault="002C698F" w:rsidP="00036DD4">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007A26EB" w14:textId="77777777" w:rsidR="002C698F" w:rsidRDefault="002C698F" w:rsidP="00036DD4">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6933ADFB" w14:textId="77777777" w:rsidR="002C698F" w:rsidRDefault="002C698F" w:rsidP="00036DD4">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7EA66141" w14:textId="77777777" w:rsidR="002C698F" w:rsidRDefault="002C698F" w:rsidP="00036DD4">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4FEDF592" w14:textId="77777777" w:rsidR="002C698F" w:rsidRDefault="002C698F" w:rsidP="00036DD4">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76F2BEB9" w14:textId="77777777" w:rsidR="002C698F" w:rsidRDefault="002C698F" w:rsidP="00036DD4">
            <w:pPr>
              <w:jc w:val="center"/>
              <w:rPr>
                <w:color w:val="000000"/>
                <w:sz w:val="20"/>
                <w:szCs w:val="20"/>
              </w:rPr>
            </w:pPr>
            <w:r>
              <w:rPr>
                <w:color w:val="000000"/>
                <w:sz w:val="20"/>
                <w:szCs w:val="20"/>
              </w:rPr>
              <w:t>0.045</w:t>
            </w:r>
          </w:p>
        </w:tc>
      </w:tr>
      <w:tr w:rsidR="002C698F" w14:paraId="53507714" w14:textId="77777777" w:rsidTr="002B4F3A">
        <w:trPr>
          <w:trHeight w:val="320"/>
          <w:jc w:val="center"/>
        </w:trPr>
        <w:tc>
          <w:tcPr>
            <w:tcW w:w="828" w:type="dxa"/>
            <w:vMerge/>
            <w:tcBorders>
              <w:top w:val="nil"/>
              <w:left w:val="nil"/>
              <w:bottom w:val="single" w:sz="4" w:space="0" w:color="000000"/>
              <w:right w:val="nil"/>
            </w:tcBorders>
            <w:hideMark/>
          </w:tcPr>
          <w:p w14:paraId="5F71E56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F7996B3" w14:textId="77777777" w:rsidR="002C698F" w:rsidRDefault="002C698F" w:rsidP="00036DD4">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66973069" w14:textId="77777777" w:rsidR="002C698F" w:rsidRDefault="002C698F" w:rsidP="00036DD4">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51290EC0" w14:textId="77777777" w:rsidR="002C698F" w:rsidRDefault="002C698F" w:rsidP="00036DD4">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2F27B717" w14:textId="77777777" w:rsidR="002C698F" w:rsidRDefault="002C698F" w:rsidP="00036DD4">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21A7B0F1" w14:textId="77777777" w:rsidR="002C698F" w:rsidRDefault="002C698F" w:rsidP="00036DD4">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393BE13F" w14:textId="77777777" w:rsidR="002C698F" w:rsidRDefault="002C698F" w:rsidP="00036DD4">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493D039B" w14:textId="77777777" w:rsidR="002C698F" w:rsidRDefault="002C698F" w:rsidP="00036DD4">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4C0235B" w14:textId="77777777" w:rsidR="002C698F" w:rsidRDefault="002C698F" w:rsidP="00036DD4">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1A192FEE" w14:textId="77777777" w:rsidR="002C698F" w:rsidRDefault="002C698F" w:rsidP="00036DD4">
            <w:pPr>
              <w:jc w:val="center"/>
              <w:rPr>
                <w:color w:val="000000"/>
                <w:sz w:val="20"/>
                <w:szCs w:val="20"/>
              </w:rPr>
            </w:pPr>
            <w:r>
              <w:rPr>
                <w:color w:val="000000"/>
                <w:sz w:val="20"/>
                <w:szCs w:val="20"/>
              </w:rPr>
              <w:t>0.038</w:t>
            </w:r>
          </w:p>
        </w:tc>
      </w:tr>
      <w:tr w:rsidR="002C698F" w14:paraId="67E7596C" w14:textId="77777777" w:rsidTr="002B4F3A">
        <w:trPr>
          <w:trHeight w:val="320"/>
          <w:jc w:val="center"/>
        </w:trPr>
        <w:tc>
          <w:tcPr>
            <w:tcW w:w="828" w:type="dxa"/>
            <w:vMerge/>
            <w:tcBorders>
              <w:top w:val="nil"/>
              <w:left w:val="nil"/>
              <w:bottom w:val="single" w:sz="4" w:space="0" w:color="000000"/>
              <w:right w:val="nil"/>
            </w:tcBorders>
            <w:hideMark/>
          </w:tcPr>
          <w:p w14:paraId="50F52E4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8FC5458" w14:textId="77777777" w:rsidR="002C698F" w:rsidRDefault="002C698F" w:rsidP="00036DD4">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333CA0EA" w14:textId="77777777" w:rsidR="002C698F" w:rsidRDefault="002C698F" w:rsidP="00036DD4">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37F60EE5" w14:textId="77777777" w:rsidR="002C698F" w:rsidRDefault="002C698F" w:rsidP="00036DD4">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5A63184" w14:textId="77777777" w:rsidR="002C698F" w:rsidRDefault="002C698F" w:rsidP="00036DD4">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03C69C5A" w14:textId="77777777" w:rsidR="002C698F" w:rsidRDefault="002C698F" w:rsidP="00036DD4">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7568E4DC" w14:textId="77777777" w:rsidR="002C698F" w:rsidRDefault="002C698F" w:rsidP="00036DD4">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5420C6A7" w14:textId="77777777" w:rsidR="002C698F" w:rsidRDefault="002C698F" w:rsidP="00036DD4">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0871E2BE" w14:textId="77777777" w:rsidR="002C698F" w:rsidRDefault="002C698F" w:rsidP="00036DD4">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14143FFC" w14:textId="77777777" w:rsidR="002C698F" w:rsidRDefault="002C698F" w:rsidP="00036DD4">
            <w:pPr>
              <w:jc w:val="center"/>
              <w:rPr>
                <w:color w:val="000000"/>
                <w:sz w:val="20"/>
                <w:szCs w:val="20"/>
              </w:rPr>
            </w:pPr>
            <w:r>
              <w:rPr>
                <w:color w:val="000000"/>
                <w:sz w:val="20"/>
                <w:szCs w:val="20"/>
              </w:rPr>
              <w:t>0.060</w:t>
            </w:r>
          </w:p>
        </w:tc>
      </w:tr>
      <w:tr w:rsidR="002C698F" w14:paraId="4D996E09" w14:textId="77777777" w:rsidTr="002B4F3A">
        <w:trPr>
          <w:trHeight w:val="320"/>
          <w:jc w:val="center"/>
        </w:trPr>
        <w:tc>
          <w:tcPr>
            <w:tcW w:w="828" w:type="dxa"/>
            <w:vMerge/>
            <w:tcBorders>
              <w:top w:val="nil"/>
              <w:left w:val="nil"/>
              <w:bottom w:val="single" w:sz="4" w:space="0" w:color="000000"/>
              <w:right w:val="nil"/>
            </w:tcBorders>
            <w:hideMark/>
          </w:tcPr>
          <w:p w14:paraId="315E6AE3"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E375A76" w14:textId="77777777" w:rsidR="002C698F" w:rsidRDefault="002C698F" w:rsidP="00036DD4">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7C962C18" w14:textId="77777777" w:rsidR="002C698F" w:rsidRDefault="002C698F" w:rsidP="00036DD4">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28267CA5" w14:textId="77777777" w:rsidR="002C698F" w:rsidRDefault="002C698F" w:rsidP="00036DD4">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67889D61" w14:textId="77777777" w:rsidR="002C698F" w:rsidRDefault="002C698F" w:rsidP="00036DD4">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7F0A9177" w14:textId="77777777" w:rsidR="002C698F" w:rsidRDefault="002C698F" w:rsidP="00036DD4">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537B6C67" w14:textId="77777777" w:rsidR="002C698F" w:rsidRDefault="002C698F" w:rsidP="00036DD4">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40FA9418" w14:textId="77777777" w:rsidR="002C698F" w:rsidRDefault="002C698F" w:rsidP="00036DD4">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68102D0A" w14:textId="77777777" w:rsidR="002C698F" w:rsidRDefault="002C698F" w:rsidP="00036DD4">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4F9CCE0B" w14:textId="77777777" w:rsidR="002C698F" w:rsidRDefault="002C698F" w:rsidP="00036DD4">
            <w:pPr>
              <w:jc w:val="center"/>
              <w:rPr>
                <w:color w:val="000000"/>
                <w:sz w:val="20"/>
                <w:szCs w:val="20"/>
              </w:rPr>
            </w:pPr>
            <w:r>
              <w:rPr>
                <w:color w:val="000000"/>
                <w:sz w:val="20"/>
                <w:szCs w:val="20"/>
              </w:rPr>
              <w:t>0.034</w:t>
            </w:r>
          </w:p>
        </w:tc>
      </w:tr>
      <w:tr w:rsidR="002C698F" w14:paraId="210016C3" w14:textId="77777777" w:rsidTr="002B4F3A">
        <w:trPr>
          <w:trHeight w:val="320"/>
          <w:jc w:val="center"/>
        </w:trPr>
        <w:tc>
          <w:tcPr>
            <w:tcW w:w="828" w:type="dxa"/>
            <w:vMerge/>
            <w:tcBorders>
              <w:top w:val="nil"/>
              <w:left w:val="nil"/>
              <w:bottom w:val="single" w:sz="4" w:space="0" w:color="000000"/>
              <w:right w:val="nil"/>
            </w:tcBorders>
            <w:hideMark/>
          </w:tcPr>
          <w:p w14:paraId="121F3AA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3198A95" w14:textId="77777777" w:rsidR="002C698F" w:rsidRDefault="002C698F" w:rsidP="00036DD4">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15E64A47" w14:textId="77777777" w:rsidR="002C698F" w:rsidRDefault="002C698F" w:rsidP="00036DD4">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3EBC3898" w14:textId="77777777" w:rsidR="002C698F" w:rsidRDefault="002C698F" w:rsidP="00036DD4">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D3FEE7" w14:textId="77777777" w:rsidR="002C698F" w:rsidRDefault="002C698F" w:rsidP="00036DD4">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40E6BC09" w14:textId="77777777" w:rsidR="002C698F" w:rsidRDefault="002C698F" w:rsidP="00036DD4">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6EC8701F" w14:textId="77777777" w:rsidR="002C698F" w:rsidRDefault="002C698F" w:rsidP="00036DD4">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A8240B6" w14:textId="77777777" w:rsidR="002C698F" w:rsidRDefault="002C698F" w:rsidP="00036DD4">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11F94BBB"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23DAEE99" w14:textId="77777777" w:rsidR="002C698F" w:rsidRDefault="002C698F" w:rsidP="00036DD4">
            <w:pPr>
              <w:jc w:val="center"/>
              <w:rPr>
                <w:color w:val="000000"/>
                <w:sz w:val="20"/>
                <w:szCs w:val="20"/>
              </w:rPr>
            </w:pPr>
            <w:r>
              <w:rPr>
                <w:color w:val="000000"/>
                <w:sz w:val="20"/>
                <w:szCs w:val="20"/>
              </w:rPr>
              <w:t>0.053</w:t>
            </w:r>
          </w:p>
        </w:tc>
      </w:tr>
      <w:tr w:rsidR="002C698F" w14:paraId="53BB1040" w14:textId="77777777" w:rsidTr="002B4F3A">
        <w:trPr>
          <w:trHeight w:val="320"/>
          <w:jc w:val="center"/>
        </w:trPr>
        <w:tc>
          <w:tcPr>
            <w:tcW w:w="828" w:type="dxa"/>
            <w:vMerge/>
            <w:tcBorders>
              <w:top w:val="nil"/>
              <w:left w:val="nil"/>
              <w:bottom w:val="single" w:sz="4" w:space="0" w:color="000000"/>
              <w:right w:val="nil"/>
            </w:tcBorders>
            <w:hideMark/>
          </w:tcPr>
          <w:p w14:paraId="1B75ECA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041317" w14:textId="77777777" w:rsidR="002C698F" w:rsidRDefault="002C698F" w:rsidP="00036DD4">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355D2615" w14:textId="77777777" w:rsidR="002C698F" w:rsidRDefault="002C698F" w:rsidP="00036DD4">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518ACD78" w14:textId="77777777" w:rsidR="002C698F" w:rsidRDefault="002C698F" w:rsidP="00036DD4">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54F94644" w14:textId="77777777" w:rsidR="002C698F" w:rsidRDefault="002C698F" w:rsidP="00036DD4">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7A097817" w14:textId="77777777" w:rsidR="002C698F" w:rsidRDefault="002C698F" w:rsidP="00036DD4">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5850FEF1" w14:textId="77777777" w:rsidR="002C698F" w:rsidRDefault="002C698F" w:rsidP="00036DD4">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365155AB" w14:textId="77777777" w:rsidR="002C698F" w:rsidRDefault="002C698F" w:rsidP="00036DD4">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69504D19"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8AA98F7" w14:textId="77777777" w:rsidR="002C698F" w:rsidRDefault="002C698F" w:rsidP="00036DD4">
            <w:pPr>
              <w:jc w:val="center"/>
              <w:rPr>
                <w:color w:val="000000"/>
                <w:sz w:val="20"/>
                <w:szCs w:val="20"/>
              </w:rPr>
            </w:pPr>
            <w:r>
              <w:rPr>
                <w:color w:val="000000"/>
                <w:sz w:val="20"/>
                <w:szCs w:val="20"/>
              </w:rPr>
              <w:t>0.053</w:t>
            </w:r>
          </w:p>
        </w:tc>
      </w:tr>
      <w:tr w:rsidR="002C698F" w14:paraId="34D659ED" w14:textId="77777777" w:rsidTr="002B4F3A">
        <w:trPr>
          <w:trHeight w:val="320"/>
          <w:jc w:val="center"/>
        </w:trPr>
        <w:tc>
          <w:tcPr>
            <w:tcW w:w="828" w:type="dxa"/>
            <w:vMerge/>
            <w:tcBorders>
              <w:top w:val="nil"/>
              <w:left w:val="nil"/>
              <w:bottom w:val="single" w:sz="4" w:space="0" w:color="000000"/>
              <w:right w:val="nil"/>
            </w:tcBorders>
            <w:hideMark/>
          </w:tcPr>
          <w:p w14:paraId="4A6B3CE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F0BE846" w14:textId="77777777" w:rsidR="002C698F" w:rsidRDefault="002C698F" w:rsidP="00036DD4">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56DA790E" w14:textId="77777777" w:rsidR="002C698F" w:rsidRDefault="002C698F" w:rsidP="00036DD4">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1662EDB3" w14:textId="77777777" w:rsidR="002C698F" w:rsidRDefault="002C698F" w:rsidP="00036DD4">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6C4596CF" w14:textId="77777777" w:rsidR="002C698F" w:rsidRDefault="002C698F" w:rsidP="00036DD4">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44B77889" w14:textId="77777777" w:rsidR="002C698F" w:rsidRDefault="002C698F" w:rsidP="00036DD4">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4D980AD7" w14:textId="77777777" w:rsidR="002C698F" w:rsidRDefault="002C698F" w:rsidP="00036DD4">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CE4C999" w14:textId="77777777" w:rsidR="002C698F" w:rsidRDefault="002C698F" w:rsidP="00036DD4">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5016D736" w14:textId="77777777" w:rsidR="002C698F" w:rsidRDefault="002C698F" w:rsidP="00036DD4">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174B0A49" w14:textId="77777777" w:rsidR="002C698F" w:rsidRDefault="002C698F" w:rsidP="00036DD4">
            <w:pPr>
              <w:jc w:val="center"/>
              <w:rPr>
                <w:color w:val="000000"/>
                <w:sz w:val="20"/>
                <w:szCs w:val="20"/>
              </w:rPr>
            </w:pPr>
            <w:r>
              <w:rPr>
                <w:color w:val="000000"/>
                <w:sz w:val="20"/>
                <w:szCs w:val="20"/>
              </w:rPr>
              <w:t>0.052</w:t>
            </w:r>
          </w:p>
        </w:tc>
      </w:tr>
      <w:tr w:rsidR="002C698F" w14:paraId="68CBEC99" w14:textId="77777777" w:rsidTr="002B4F3A">
        <w:trPr>
          <w:trHeight w:val="320"/>
          <w:jc w:val="center"/>
        </w:trPr>
        <w:tc>
          <w:tcPr>
            <w:tcW w:w="828" w:type="dxa"/>
            <w:vMerge/>
            <w:tcBorders>
              <w:top w:val="nil"/>
              <w:left w:val="nil"/>
              <w:bottom w:val="single" w:sz="4" w:space="0" w:color="000000"/>
              <w:right w:val="nil"/>
            </w:tcBorders>
            <w:hideMark/>
          </w:tcPr>
          <w:p w14:paraId="1E44B6E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D29CC01" w14:textId="77777777" w:rsidR="002C698F" w:rsidRDefault="002C698F" w:rsidP="00036DD4">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57842784" w14:textId="77777777" w:rsidR="002C698F" w:rsidRDefault="002C698F" w:rsidP="00036DD4">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03ECD50A" w14:textId="77777777" w:rsidR="002C698F" w:rsidRDefault="002C698F" w:rsidP="00036DD4">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2FB58B32" w14:textId="77777777" w:rsidR="002C698F" w:rsidRDefault="002C698F" w:rsidP="00036DD4">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62A9B73B" w14:textId="77777777" w:rsidR="002C698F" w:rsidRDefault="002C698F" w:rsidP="00036DD4">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23E749DF" w14:textId="77777777" w:rsidR="002C698F" w:rsidRDefault="002C698F" w:rsidP="00036DD4">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7B09B804" w14:textId="77777777" w:rsidR="002C698F" w:rsidRDefault="002C698F" w:rsidP="00036DD4">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3EE560A6"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00B98910" w14:textId="77777777" w:rsidR="002C698F" w:rsidRDefault="002C698F" w:rsidP="00036DD4">
            <w:pPr>
              <w:jc w:val="center"/>
              <w:rPr>
                <w:color w:val="000000"/>
                <w:sz w:val="20"/>
                <w:szCs w:val="20"/>
              </w:rPr>
            </w:pPr>
            <w:r>
              <w:rPr>
                <w:color w:val="000000"/>
                <w:sz w:val="20"/>
                <w:szCs w:val="20"/>
              </w:rPr>
              <w:t>0.017</w:t>
            </w:r>
          </w:p>
        </w:tc>
      </w:tr>
      <w:tr w:rsidR="002C698F" w14:paraId="2C709B16" w14:textId="77777777" w:rsidTr="002B4F3A">
        <w:trPr>
          <w:trHeight w:val="320"/>
          <w:jc w:val="center"/>
        </w:trPr>
        <w:tc>
          <w:tcPr>
            <w:tcW w:w="828" w:type="dxa"/>
            <w:vMerge/>
            <w:tcBorders>
              <w:top w:val="nil"/>
              <w:left w:val="nil"/>
              <w:bottom w:val="single" w:sz="4" w:space="0" w:color="000000"/>
              <w:right w:val="nil"/>
            </w:tcBorders>
            <w:hideMark/>
          </w:tcPr>
          <w:p w14:paraId="724095DA"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2C1C38F" w14:textId="77777777" w:rsidR="002C698F" w:rsidRDefault="002C698F" w:rsidP="00036DD4">
            <w:pPr>
              <w:rPr>
                <w:color w:val="000000"/>
                <w:sz w:val="20"/>
                <w:szCs w:val="20"/>
              </w:rPr>
            </w:pPr>
            <w:r>
              <w:rPr>
                <w:color w:val="000000"/>
                <w:sz w:val="20"/>
                <w:szCs w:val="20"/>
              </w:rPr>
              <w:t xml:space="preserve">number of recent </w:t>
            </w:r>
            <w:commentRangeStart w:id="2"/>
            <w:r>
              <w:rPr>
                <w:color w:val="000000"/>
                <w:sz w:val="20"/>
                <w:szCs w:val="20"/>
              </w:rPr>
              <w:t>2-month answers</w:t>
            </w:r>
            <w:commentRangeEnd w:id="2"/>
            <w:r w:rsidR="009A02D5">
              <w:rPr>
                <w:rStyle w:val="CommentReference"/>
                <w:color w:val="000000"/>
                <w:sz w:val="20"/>
                <w:szCs w:val="20"/>
              </w:rPr>
              <w:commentReference w:id="2"/>
            </w:r>
          </w:p>
        </w:tc>
        <w:tc>
          <w:tcPr>
            <w:tcW w:w="582" w:type="dxa"/>
            <w:tcBorders>
              <w:top w:val="nil"/>
              <w:left w:val="nil"/>
              <w:bottom w:val="nil"/>
              <w:right w:val="nil"/>
            </w:tcBorders>
            <w:noWrap/>
            <w:hideMark/>
          </w:tcPr>
          <w:p w14:paraId="4E780610" w14:textId="77777777" w:rsidR="002C698F" w:rsidRDefault="002C698F" w:rsidP="00036DD4">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6D8D67BB" w14:textId="77777777" w:rsidR="002C698F" w:rsidRDefault="002C698F" w:rsidP="00036DD4">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64D15B8E" w14:textId="77777777" w:rsidR="002C698F" w:rsidRDefault="002C698F" w:rsidP="00036DD4">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EB242B5" w14:textId="77777777" w:rsidR="002C698F" w:rsidRDefault="002C698F" w:rsidP="00036DD4">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27B5F7B7" w14:textId="77777777" w:rsidR="002C698F" w:rsidRDefault="002C698F" w:rsidP="00036DD4">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0AECF8C8" w14:textId="77777777" w:rsidR="002C698F" w:rsidRDefault="002C698F" w:rsidP="00036DD4">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4010C734" w14:textId="77777777" w:rsidR="002C698F" w:rsidRDefault="002C698F" w:rsidP="00036DD4">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5EB6F8B8" w14:textId="77777777" w:rsidR="002C698F" w:rsidRDefault="002C698F" w:rsidP="00036DD4">
            <w:pPr>
              <w:jc w:val="center"/>
              <w:rPr>
                <w:color w:val="000000"/>
                <w:sz w:val="20"/>
                <w:szCs w:val="20"/>
              </w:rPr>
            </w:pPr>
            <w:r>
              <w:rPr>
                <w:color w:val="000000"/>
                <w:sz w:val="20"/>
                <w:szCs w:val="20"/>
              </w:rPr>
              <w:t>0.044</w:t>
            </w:r>
          </w:p>
        </w:tc>
      </w:tr>
      <w:tr w:rsidR="002C698F" w14:paraId="12A72844" w14:textId="77777777" w:rsidTr="002B4F3A">
        <w:trPr>
          <w:trHeight w:val="320"/>
          <w:jc w:val="center"/>
        </w:trPr>
        <w:tc>
          <w:tcPr>
            <w:tcW w:w="828" w:type="dxa"/>
            <w:vMerge/>
            <w:tcBorders>
              <w:top w:val="nil"/>
              <w:left w:val="nil"/>
              <w:bottom w:val="single" w:sz="4" w:space="0" w:color="000000"/>
              <w:right w:val="nil"/>
            </w:tcBorders>
            <w:hideMark/>
          </w:tcPr>
          <w:p w14:paraId="76FA7893" w14:textId="77777777" w:rsidR="002C698F" w:rsidRDefault="002C698F" w:rsidP="00036DD4">
            <w:pPr>
              <w:rPr>
                <w:color w:val="000000"/>
                <w:sz w:val="20"/>
                <w:szCs w:val="20"/>
              </w:rPr>
            </w:pPr>
          </w:p>
        </w:tc>
        <w:tc>
          <w:tcPr>
            <w:tcW w:w="2866" w:type="dxa"/>
            <w:tcBorders>
              <w:top w:val="nil"/>
              <w:left w:val="nil"/>
              <w:bottom w:val="single" w:sz="4" w:space="0" w:color="auto"/>
              <w:right w:val="nil"/>
            </w:tcBorders>
            <w:noWrap/>
            <w:hideMark/>
          </w:tcPr>
          <w:p w14:paraId="01F09A97" w14:textId="77777777" w:rsidR="002C698F" w:rsidRDefault="002C698F" w:rsidP="00036DD4">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066737A6" w14:textId="77777777" w:rsidR="002C698F" w:rsidRDefault="002C698F" w:rsidP="00036DD4">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40CE95E7" w14:textId="77777777" w:rsidR="002C698F" w:rsidRDefault="002C698F" w:rsidP="00036DD4">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50598B0A" w14:textId="77777777" w:rsidR="002C698F" w:rsidRDefault="002C698F" w:rsidP="00036DD4">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637E5D0" w14:textId="77777777" w:rsidR="002C698F" w:rsidRDefault="002C698F" w:rsidP="00036DD4">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7978149B" w14:textId="77777777" w:rsidR="002C698F" w:rsidRDefault="002C698F" w:rsidP="00036DD4">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0EBB796B" w14:textId="77777777" w:rsidR="002C698F" w:rsidRDefault="002C698F" w:rsidP="00036DD4">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492DC221"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7B7D5808" w14:textId="77777777" w:rsidR="002C698F" w:rsidRDefault="002C698F" w:rsidP="00036DD4">
            <w:pPr>
              <w:jc w:val="center"/>
              <w:rPr>
                <w:color w:val="000000"/>
                <w:sz w:val="20"/>
                <w:szCs w:val="20"/>
              </w:rPr>
            </w:pPr>
            <w:r>
              <w:rPr>
                <w:color w:val="000000"/>
                <w:sz w:val="20"/>
                <w:szCs w:val="20"/>
              </w:rPr>
              <w:t>0.036</w:t>
            </w:r>
          </w:p>
        </w:tc>
      </w:tr>
      <w:tr w:rsidR="002C698F" w14:paraId="26ED2959" w14:textId="77777777" w:rsidTr="002B4F3A">
        <w:trPr>
          <w:trHeight w:val="320"/>
          <w:jc w:val="center"/>
        </w:trPr>
        <w:tc>
          <w:tcPr>
            <w:tcW w:w="828" w:type="dxa"/>
            <w:vMerge w:val="restart"/>
            <w:tcBorders>
              <w:top w:val="nil"/>
              <w:left w:val="nil"/>
              <w:bottom w:val="single" w:sz="8" w:space="0" w:color="000000"/>
              <w:right w:val="nil"/>
            </w:tcBorders>
            <w:hideMark/>
          </w:tcPr>
          <w:p w14:paraId="31C067D6" w14:textId="77777777" w:rsidR="002C698F" w:rsidRDefault="002C698F" w:rsidP="00036DD4">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3D5C39E2" w14:textId="77777777" w:rsidR="002C698F" w:rsidRDefault="002C698F" w:rsidP="00036DD4">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16257556" w14:textId="77777777" w:rsidR="002C698F" w:rsidRDefault="002C698F" w:rsidP="00036DD4">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6131CBD" w14:textId="77777777" w:rsidR="002C698F" w:rsidRDefault="002C698F" w:rsidP="00036DD4">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164256DB" w14:textId="77777777" w:rsidR="002C698F" w:rsidRDefault="002C698F" w:rsidP="00036DD4">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0A0ABB05" w14:textId="77777777" w:rsidR="002C698F" w:rsidRDefault="002C698F" w:rsidP="00036DD4">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58B56FC7" w14:textId="77777777" w:rsidR="002C698F" w:rsidRDefault="002C698F" w:rsidP="00036DD4">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438E11A4" w14:textId="77777777" w:rsidR="002C698F" w:rsidRDefault="002C698F" w:rsidP="00036DD4">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3C478D15" w14:textId="77777777" w:rsidR="002C698F" w:rsidRDefault="002C698F" w:rsidP="00036DD4">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1FFC2391" w14:textId="77777777" w:rsidR="002C698F" w:rsidRDefault="002C698F" w:rsidP="00036DD4">
            <w:pPr>
              <w:jc w:val="center"/>
              <w:rPr>
                <w:color w:val="000000"/>
                <w:sz w:val="20"/>
                <w:szCs w:val="20"/>
              </w:rPr>
            </w:pPr>
            <w:r>
              <w:rPr>
                <w:color w:val="000000"/>
                <w:sz w:val="20"/>
                <w:szCs w:val="20"/>
              </w:rPr>
              <w:t>0.022</w:t>
            </w:r>
          </w:p>
        </w:tc>
      </w:tr>
      <w:tr w:rsidR="002C698F" w14:paraId="20B610A6" w14:textId="77777777" w:rsidTr="002B4F3A">
        <w:trPr>
          <w:trHeight w:val="320"/>
          <w:jc w:val="center"/>
        </w:trPr>
        <w:tc>
          <w:tcPr>
            <w:tcW w:w="828" w:type="dxa"/>
            <w:vMerge/>
            <w:tcBorders>
              <w:top w:val="nil"/>
              <w:left w:val="nil"/>
              <w:bottom w:val="single" w:sz="8" w:space="0" w:color="000000"/>
              <w:right w:val="nil"/>
            </w:tcBorders>
            <w:hideMark/>
          </w:tcPr>
          <w:p w14:paraId="7358139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4F4AD60" w14:textId="77777777" w:rsidR="002C698F" w:rsidRDefault="002C698F" w:rsidP="00036DD4">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09ABF8CC" w14:textId="77777777" w:rsidR="002C698F" w:rsidRDefault="002C698F" w:rsidP="00036DD4">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5745113" w14:textId="77777777" w:rsidR="002C698F" w:rsidRDefault="002C698F" w:rsidP="00036DD4">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7A570AC2" w14:textId="77777777" w:rsidR="002C698F" w:rsidRDefault="002C698F" w:rsidP="00036DD4">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7844B1E7" w14:textId="77777777" w:rsidR="002C698F" w:rsidRDefault="002C698F" w:rsidP="00036DD4">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7E69EDAA" w14:textId="77777777" w:rsidR="002C698F" w:rsidRDefault="002C698F" w:rsidP="00036DD4">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0CF919D" w14:textId="77777777" w:rsidR="002C698F" w:rsidRDefault="002C698F" w:rsidP="00036DD4">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7611FB70" w14:textId="77777777" w:rsidR="002C698F" w:rsidRDefault="002C698F" w:rsidP="00036DD4">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2AE7FBDD" w14:textId="77777777" w:rsidR="002C698F" w:rsidRDefault="002C698F" w:rsidP="00036DD4">
            <w:pPr>
              <w:jc w:val="center"/>
              <w:rPr>
                <w:color w:val="000000"/>
                <w:sz w:val="20"/>
                <w:szCs w:val="20"/>
              </w:rPr>
            </w:pPr>
            <w:r>
              <w:rPr>
                <w:color w:val="000000"/>
                <w:sz w:val="20"/>
                <w:szCs w:val="20"/>
              </w:rPr>
              <w:t>0.047</w:t>
            </w:r>
          </w:p>
        </w:tc>
      </w:tr>
      <w:tr w:rsidR="002C698F" w14:paraId="6B23F9AF" w14:textId="77777777" w:rsidTr="002B4F3A">
        <w:trPr>
          <w:trHeight w:val="320"/>
          <w:jc w:val="center"/>
        </w:trPr>
        <w:tc>
          <w:tcPr>
            <w:tcW w:w="828" w:type="dxa"/>
            <w:vMerge/>
            <w:tcBorders>
              <w:top w:val="nil"/>
              <w:left w:val="nil"/>
              <w:bottom w:val="single" w:sz="8" w:space="0" w:color="000000"/>
              <w:right w:val="nil"/>
            </w:tcBorders>
            <w:hideMark/>
          </w:tcPr>
          <w:p w14:paraId="03A96F1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17CDCE" w14:textId="77777777" w:rsidR="002C698F" w:rsidRDefault="002C698F" w:rsidP="00036DD4">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2A3F0266" w14:textId="77777777" w:rsidR="002C698F" w:rsidRDefault="002C698F" w:rsidP="00036DD4">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4E4BBD20" w14:textId="77777777" w:rsidR="002C698F" w:rsidRDefault="002C698F" w:rsidP="00036DD4">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4AA345B2" w14:textId="77777777" w:rsidR="002C698F" w:rsidRDefault="002C698F" w:rsidP="00036DD4">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74B5AC08" w14:textId="77777777" w:rsidR="002C698F" w:rsidRDefault="002C698F" w:rsidP="00036DD4">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78959E19" w14:textId="77777777" w:rsidR="002C698F" w:rsidRDefault="002C698F" w:rsidP="00036DD4">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1EDF1434" w14:textId="77777777" w:rsidR="002C698F" w:rsidRDefault="002C698F" w:rsidP="00036DD4">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6F16D0C0" w14:textId="77777777" w:rsidR="002C698F" w:rsidRDefault="002C698F" w:rsidP="00036DD4">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595348FD" w14:textId="77777777" w:rsidR="002C698F" w:rsidRDefault="002C698F" w:rsidP="00036DD4">
            <w:pPr>
              <w:jc w:val="center"/>
              <w:rPr>
                <w:color w:val="000000"/>
                <w:sz w:val="20"/>
                <w:szCs w:val="20"/>
              </w:rPr>
            </w:pPr>
            <w:r>
              <w:rPr>
                <w:color w:val="000000"/>
                <w:sz w:val="20"/>
                <w:szCs w:val="20"/>
              </w:rPr>
              <w:t>0.041</w:t>
            </w:r>
          </w:p>
        </w:tc>
      </w:tr>
      <w:tr w:rsidR="002C698F" w14:paraId="4BEABB1D" w14:textId="77777777" w:rsidTr="002B4F3A">
        <w:trPr>
          <w:trHeight w:val="320"/>
          <w:jc w:val="center"/>
        </w:trPr>
        <w:tc>
          <w:tcPr>
            <w:tcW w:w="828" w:type="dxa"/>
            <w:vMerge/>
            <w:tcBorders>
              <w:top w:val="nil"/>
              <w:left w:val="nil"/>
              <w:bottom w:val="single" w:sz="8" w:space="0" w:color="000000"/>
              <w:right w:val="nil"/>
            </w:tcBorders>
            <w:hideMark/>
          </w:tcPr>
          <w:p w14:paraId="5E2E9E5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D7E564A" w14:textId="77777777" w:rsidR="002C698F" w:rsidRDefault="002C698F" w:rsidP="00036DD4">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32C11C11" w14:textId="77777777" w:rsidR="002C698F" w:rsidRDefault="002C698F" w:rsidP="00036DD4">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355E8115" w14:textId="77777777" w:rsidR="002C698F" w:rsidRDefault="002C698F" w:rsidP="00036DD4">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058AD25B" w14:textId="77777777" w:rsidR="002C698F" w:rsidRDefault="002C698F" w:rsidP="00036DD4">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39B4AABA" w14:textId="77777777" w:rsidR="002C698F" w:rsidRDefault="002C698F" w:rsidP="00036DD4">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630667DA" w14:textId="77777777" w:rsidR="002C698F" w:rsidRDefault="002C698F" w:rsidP="00036DD4">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07CAFE93" w14:textId="77777777" w:rsidR="002C698F" w:rsidRDefault="002C698F" w:rsidP="00036DD4">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119501DB"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C74E7BB" w14:textId="77777777" w:rsidR="002C698F" w:rsidRDefault="002C698F" w:rsidP="00036DD4">
            <w:pPr>
              <w:jc w:val="center"/>
              <w:rPr>
                <w:color w:val="000000"/>
                <w:sz w:val="20"/>
                <w:szCs w:val="20"/>
              </w:rPr>
            </w:pPr>
            <w:r>
              <w:rPr>
                <w:color w:val="000000"/>
                <w:sz w:val="20"/>
                <w:szCs w:val="20"/>
              </w:rPr>
              <w:t>0.043</w:t>
            </w:r>
          </w:p>
        </w:tc>
      </w:tr>
      <w:tr w:rsidR="002C698F" w14:paraId="11F91392" w14:textId="77777777" w:rsidTr="002B4F3A">
        <w:trPr>
          <w:trHeight w:val="320"/>
          <w:jc w:val="center"/>
        </w:trPr>
        <w:tc>
          <w:tcPr>
            <w:tcW w:w="828" w:type="dxa"/>
            <w:vMerge/>
            <w:tcBorders>
              <w:top w:val="nil"/>
              <w:left w:val="nil"/>
              <w:bottom w:val="single" w:sz="8" w:space="0" w:color="000000"/>
              <w:right w:val="nil"/>
            </w:tcBorders>
            <w:hideMark/>
          </w:tcPr>
          <w:p w14:paraId="07191A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91F7D2F" w14:textId="77777777" w:rsidR="002C698F" w:rsidRDefault="002C698F" w:rsidP="00036DD4">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78126716" w14:textId="77777777" w:rsidR="002C698F" w:rsidRDefault="002C698F" w:rsidP="00036DD4">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7509B039" w14:textId="77777777" w:rsidR="002C698F" w:rsidRDefault="002C698F" w:rsidP="00036DD4">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0FBA76DE" w14:textId="77777777" w:rsidR="002C698F" w:rsidRDefault="002C698F" w:rsidP="00036DD4">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7F6ED55F" w14:textId="77777777" w:rsidR="002C698F" w:rsidRDefault="002C698F" w:rsidP="00036DD4">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59FC9C97" w14:textId="77777777" w:rsidR="002C698F" w:rsidRDefault="002C698F" w:rsidP="00036DD4">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4B102918" w14:textId="77777777" w:rsidR="002C698F" w:rsidRDefault="002C698F" w:rsidP="00036DD4">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46054833" w14:textId="77777777" w:rsidR="002C698F" w:rsidRDefault="002C698F" w:rsidP="00036DD4">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53AF9522" w14:textId="77777777" w:rsidR="002C698F" w:rsidRDefault="002C698F" w:rsidP="00036DD4">
            <w:pPr>
              <w:jc w:val="center"/>
              <w:rPr>
                <w:color w:val="000000"/>
                <w:sz w:val="20"/>
                <w:szCs w:val="20"/>
              </w:rPr>
            </w:pPr>
            <w:r>
              <w:rPr>
                <w:color w:val="000000"/>
                <w:sz w:val="20"/>
                <w:szCs w:val="20"/>
              </w:rPr>
              <w:t>0.025</w:t>
            </w:r>
          </w:p>
        </w:tc>
      </w:tr>
      <w:tr w:rsidR="002C698F" w14:paraId="321CE2E4" w14:textId="77777777" w:rsidTr="002B4F3A">
        <w:trPr>
          <w:trHeight w:val="320"/>
          <w:jc w:val="center"/>
        </w:trPr>
        <w:tc>
          <w:tcPr>
            <w:tcW w:w="828" w:type="dxa"/>
            <w:vMerge/>
            <w:tcBorders>
              <w:top w:val="nil"/>
              <w:left w:val="nil"/>
              <w:bottom w:val="single" w:sz="8" w:space="0" w:color="000000"/>
              <w:right w:val="nil"/>
            </w:tcBorders>
            <w:hideMark/>
          </w:tcPr>
          <w:p w14:paraId="1B706F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37EDCCD" w14:textId="77777777" w:rsidR="002C698F" w:rsidRDefault="002C698F" w:rsidP="00036DD4">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74E97491" w14:textId="77777777" w:rsidR="002C698F" w:rsidRDefault="002C698F" w:rsidP="00036DD4">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3B29E58C" w14:textId="77777777" w:rsidR="002C698F" w:rsidRDefault="002C698F" w:rsidP="00036DD4">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515803E6" w14:textId="77777777" w:rsidR="002C698F" w:rsidRDefault="002C698F" w:rsidP="00036DD4">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389A78CE" w14:textId="77777777" w:rsidR="002C698F" w:rsidRDefault="002C698F" w:rsidP="00036DD4">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1919400B" w14:textId="77777777" w:rsidR="002C698F" w:rsidRDefault="002C698F" w:rsidP="00036DD4">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78BAAB3A" w14:textId="77777777" w:rsidR="002C698F" w:rsidRDefault="002C698F" w:rsidP="00036DD4">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2C47C9FB" w14:textId="77777777" w:rsidR="002C698F" w:rsidRDefault="002C698F" w:rsidP="00036DD4">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591C6A0A" w14:textId="77777777" w:rsidR="002C698F" w:rsidRDefault="002C698F" w:rsidP="00036DD4">
            <w:pPr>
              <w:jc w:val="center"/>
              <w:rPr>
                <w:color w:val="000000"/>
                <w:sz w:val="20"/>
                <w:szCs w:val="20"/>
              </w:rPr>
            </w:pPr>
            <w:r>
              <w:rPr>
                <w:color w:val="000000"/>
                <w:sz w:val="20"/>
                <w:szCs w:val="20"/>
              </w:rPr>
              <w:t>0.003</w:t>
            </w:r>
          </w:p>
        </w:tc>
      </w:tr>
      <w:tr w:rsidR="002C698F" w14:paraId="517CA18B" w14:textId="77777777" w:rsidTr="002B4F3A">
        <w:trPr>
          <w:trHeight w:val="320"/>
          <w:jc w:val="center"/>
        </w:trPr>
        <w:tc>
          <w:tcPr>
            <w:tcW w:w="828" w:type="dxa"/>
            <w:vMerge/>
            <w:tcBorders>
              <w:top w:val="nil"/>
              <w:left w:val="nil"/>
              <w:bottom w:val="single" w:sz="8" w:space="0" w:color="000000"/>
              <w:right w:val="nil"/>
            </w:tcBorders>
            <w:hideMark/>
          </w:tcPr>
          <w:p w14:paraId="193915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E07270E" w14:textId="77777777" w:rsidR="002C698F" w:rsidRDefault="002C698F" w:rsidP="00036DD4">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3372110A" w14:textId="77777777" w:rsidR="002C698F" w:rsidRDefault="002C698F" w:rsidP="00036DD4">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3A047504" w14:textId="77777777" w:rsidR="002C698F" w:rsidRDefault="002C698F" w:rsidP="00036DD4">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5809DFC3" w14:textId="77777777" w:rsidR="002C698F" w:rsidRDefault="002C698F" w:rsidP="00036DD4">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0DDA165B" w14:textId="77777777" w:rsidR="002C698F" w:rsidRDefault="002C698F" w:rsidP="00036DD4">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029864B9" w14:textId="77777777" w:rsidR="002C698F" w:rsidRDefault="002C698F" w:rsidP="00036DD4">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B5CC182" w14:textId="77777777" w:rsidR="002C698F" w:rsidRDefault="002C698F" w:rsidP="00036DD4">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207869D4" w14:textId="77777777" w:rsidR="002C698F" w:rsidRDefault="002C698F" w:rsidP="00036DD4">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4680AD14" w14:textId="77777777" w:rsidR="002C698F" w:rsidRDefault="002C698F" w:rsidP="00036DD4">
            <w:pPr>
              <w:jc w:val="center"/>
              <w:rPr>
                <w:color w:val="000000"/>
                <w:sz w:val="20"/>
                <w:szCs w:val="20"/>
              </w:rPr>
            </w:pPr>
            <w:r>
              <w:rPr>
                <w:color w:val="000000"/>
                <w:sz w:val="20"/>
                <w:szCs w:val="20"/>
              </w:rPr>
              <w:t>0.033</w:t>
            </w:r>
          </w:p>
        </w:tc>
      </w:tr>
      <w:tr w:rsidR="002C698F" w14:paraId="727CB20A" w14:textId="77777777" w:rsidTr="002B4F3A">
        <w:trPr>
          <w:trHeight w:val="320"/>
          <w:jc w:val="center"/>
        </w:trPr>
        <w:tc>
          <w:tcPr>
            <w:tcW w:w="828" w:type="dxa"/>
            <w:vMerge/>
            <w:tcBorders>
              <w:top w:val="nil"/>
              <w:left w:val="nil"/>
              <w:bottom w:val="single" w:sz="8" w:space="0" w:color="000000"/>
              <w:right w:val="nil"/>
            </w:tcBorders>
            <w:hideMark/>
          </w:tcPr>
          <w:p w14:paraId="354E4410"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95E93D" w14:textId="77777777" w:rsidR="002C698F" w:rsidRDefault="002C698F" w:rsidP="00036DD4">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0219152" w14:textId="77777777" w:rsidR="002C698F" w:rsidRDefault="002C698F" w:rsidP="00036DD4">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2D0A731" w14:textId="77777777" w:rsidR="002C698F" w:rsidRDefault="002C698F" w:rsidP="00036DD4">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49AAE9AD" w14:textId="77777777" w:rsidR="002C698F" w:rsidRDefault="002C698F" w:rsidP="00036DD4">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3CD37AD3" w14:textId="77777777" w:rsidR="002C698F" w:rsidRDefault="002C698F" w:rsidP="00036DD4">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181BB67D" w14:textId="77777777" w:rsidR="002C698F" w:rsidRDefault="002C698F" w:rsidP="00036DD4">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7A3497F9" w14:textId="77777777" w:rsidR="002C698F" w:rsidRDefault="002C698F" w:rsidP="00036DD4">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4EB71EFF"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622CF9EC" w14:textId="77777777" w:rsidR="002C698F" w:rsidRDefault="002C698F" w:rsidP="00036DD4">
            <w:pPr>
              <w:jc w:val="center"/>
              <w:rPr>
                <w:color w:val="000000"/>
                <w:sz w:val="20"/>
                <w:szCs w:val="20"/>
              </w:rPr>
            </w:pPr>
            <w:r>
              <w:rPr>
                <w:color w:val="000000"/>
                <w:sz w:val="20"/>
                <w:szCs w:val="20"/>
              </w:rPr>
              <w:t>0.004</w:t>
            </w:r>
          </w:p>
        </w:tc>
      </w:tr>
      <w:tr w:rsidR="002C698F" w14:paraId="30C5BA3C" w14:textId="77777777" w:rsidTr="002B4F3A">
        <w:trPr>
          <w:trHeight w:val="320"/>
          <w:jc w:val="center"/>
        </w:trPr>
        <w:tc>
          <w:tcPr>
            <w:tcW w:w="828" w:type="dxa"/>
            <w:vMerge/>
            <w:tcBorders>
              <w:top w:val="nil"/>
              <w:left w:val="nil"/>
              <w:bottom w:val="single" w:sz="8" w:space="0" w:color="000000"/>
              <w:right w:val="nil"/>
            </w:tcBorders>
            <w:hideMark/>
          </w:tcPr>
          <w:p w14:paraId="34C72B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7E1C562" w14:textId="77777777" w:rsidR="002C698F" w:rsidRDefault="002C698F" w:rsidP="00036DD4">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0B5E3126" w14:textId="77777777" w:rsidR="002C698F" w:rsidRDefault="002C698F" w:rsidP="00036DD4">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7902B8A" w14:textId="77777777" w:rsidR="002C698F" w:rsidRDefault="002C698F" w:rsidP="00036DD4">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30E31178" w14:textId="77777777" w:rsidR="002C698F" w:rsidRDefault="002C698F" w:rsidP="00036DD4">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1221F540" w14:textId="77777777" w:rsidR="002C698F" w:rsidRDefault="002C698F" w:rsidP="00036DD4">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3BCA44C2" w14:textId="77777777" w:rsidR="002C698F" w:rsidRDefault="002C698F" w:rsidP="00036DD4">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59BC9C45" w14:textId="77777777" w:rsidR="002C698F" w:rsidRDefault="002C698F" w:rsidP="00036DD4">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33C3DC15" w14:textId="77777777" w:rsidR="002C698F" w:rsidRDefault="002C698F" w:rsidP="00036DD4">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7BDEE35F" w14:textId="77777777" w:rsidR="002C698F" w:rsidRDefault="002C698F" w:rsidP="00036DD4">
            <w:pPr>
              <w:jc w:val="center"/>
              <w:rPr>
                <w:color w:val="000000"/>
                <w:sz w:val="20"/>
                <w:szCs w:val="20"/>
              </w:rPr>
            </w:pPr>
            <w:r>
              <w:rPr>
                <w:color w:val="000000"/>
                <w:sz w:val="20"/>
                <w:szCs w:val="20"/>
              </w:rPr>
              <w:t>0.006</w:t>
            </w:r>
          </w:p>
        </w:tc>
      </w:tr>
      <w:tr w:rsidR="002C698F" w14:paraId="4BB35467" w14:textId="77777777" w:rsidTr="002B4F3A">
        <w:trPr>
          <w:trHeight w:val="320"/>
          <w:jc w:val="center"/>
        </w:trPr>
        <w:tc>
          <w:tcPr>
            <w:tcW w:w="828" w:type="dxa"/>
            <w:vMerge/>
            <w:tcBorders>
              <w:top w:val="nil"/>
              <w:left w:val="nil"/>
              <w:bottom w:val="single" w:sz="8" w:space="0" w:color="000000"/>
              <w:right w:val="nil"/>
            </w:tcBorders>
            <w:hideMark/>
          </w:tcPr>
          <w:p w14:paraId="2C8659E7"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933BF0C" w14:textId="77777777" w:rsidR="002C698F" w:rsidRDefault="002C698F" w:rsidP="00036DD4">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1134F7D1" w14:textId="77777777" w:rsidR="002C698F" w:rsidRDefault="002C698F" w:rsidP="00036DD4">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3813D934" w14:textId="77777777" w:rsidR="002C698F" w:rsidRDefault="002C698F" w:rsidP="00036DD4">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6C807648" w14:textId="77777777" w:rsidR="002C698F" w:rsidRDefault="002C698F" w:rsidP="00036DD4">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1746928F" w14:textId="77777777" w:rsidR="002C698F" w:rsidRDefault="002C698F" w:rsidP="00036DD4">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097128BB" w14:textId="77777777" w:rsidR="002C698F" w:rsidRDefault="002C698F" w:rsidP="00036DD4">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55344AED" w14:textId="77777777" w:rsidR="002C698F" w:rsidRDefault="002C698F" w:rsidP="00036DD4">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522B3A64"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5F6BF56E" w14:textId="77777777" w:rsidR="002C698F" w:rsidRDefault="002C698F" w:rsidP="00036DD4">
            <w:pPr>
              <w:jc w:val="center"/>
              <w:rPr>
                <w:color w:val="000000"/>
                <w:sz w:val="20"/>
                <w:szCs w:val="20"/>
              </w:rPr>
            </w:pPr>
            <w:r>
              <w:rPr>
                <w:color w:val="000000"/>
                <w:sz w:val="20"/>
                <w:szCs w:val="20"/>
              </w:rPr>
              <w:t>0.017</w:t>
            </w:r>
          </w:p>
        </w:tc>
      </w:tr>
      <w:tr w:rsidR="002C698F" w14:paraId="77429BD3" w14:textId="77777777" w:rsidTr="002B4F3A">
        <w:trPr>
          <w:trHeight w:val="320"/>
          <w:jc w:val="center"/>
        </w:trPr>
        <w:tc>
          <w:tcPr>
            <w:tcW w:w="828" w:type="dxa"/>
            <w:vMerge/>
            <w:tcBorders>
              <w:top w:val="nil"/>
              <w:left w:val="nil"/>
              <w:bottom w:val="single" w:sz="8" w:space="0" w:color="000000"/>
              <w:right w:val="nil"/>
            </w:tcBorders>
            <w:hideMark/>
          </w:tcPr>
          <w:p w14:paraId="39B9CC4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7DED055" w14:textId="77777777" w:rsidR="002C698F" w:rsidRDefault="002C698F" w:rsidP="00036DD4">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9EB0F1E" w14:textId="77777777" w:rsidR="002C698F" w:rsidRDefault="002C698F" w:rsidP="00036DD4">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39AFBB41" w14:textId="77777777" w:rsidR="002C698F" w:rsidRDefault="002C698F" w:rsidP="00036DD4">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25AF7FC9" w14:textId="77777777" w:rsidR="002C698F" w:rsidRDefault="002C698F" w:rsidP="00036DD4">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58C60D52" w14:textId="77777777" w:rsidR="002C698F" w:rsidRDefault="002C698F" w:rsidP="00036DD4">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0F9F1AF" w14:textId="77777777" w:rsidR="002C698F" w:rsidRDefault="002C698F" w:rsidP="00036DD4">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4FB999D2" w14:textId="77777777" w:rsidR="002C698F" w:rsidRDefault="002C698F" w:rsidP="00036DD4">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E4EDF90" w14:textId="77777777" w:rsidR="002C698F" w:rsidRDefault="002C698F" w:rsidP="00036DD4">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52E35BB9" w14:textId="77777777" w:rsidR="002C698F" w:rsidRDefault="002C698F" w:rsidP="00036DD4">
            <w:pPr>
              <w:jc w:val="center"/>
              <w:rPr>
                <w:color w:val="000000"/>
                <w:sz w:val="20"/>
                <w:szCs w:val="20"/>
              </w:rPr>
            </w:pPr>
            <w:r>
              <w:rPr>
                <w:color w:val="000000"/>
                <w:sz w:val="20"/>
                <w:szCs w:val="20"/>
              </w:rPr>
              <w:t>0.039</w:t>
            </w:r>
          </w:p>
        </w:tc>
      </w:tr>
      <w:tr w:rsidR="002C698F" w14:paraId="0700E99A" w14:textId="77777777" w:rsidTr="002B4F3A">
        <w:trPr>
          <w:trHeight w:val="320"/>
          <w:jc w:val="center"/>
        </w:trPr>
        <w:tc>
          <w:tcPr>
            <w:tcW w:w="828" w:type="dxa"/>
            <w:vMerge/>
            <w:tcBorders>
              <w:top w:val="nil"/>
              <w:left w:val="nil"/>
              <w:bottom w:val="single" w:sz="8" w:space="0" w:color="000000"/>
              <w:right w:val="nil"/>
            </w:tcBorders>
            <w:hideMark/>
          </w:tcPr>
          <w:p w14:paraId="5160E2C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CE84F73" w14:textId="77777777" w:rsidR="002C698F" w:rsidRDefault="002C698F" w:rsidP="00036DD4">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73CA4E0" w14:textId="77777777" w:rsidR="002C698F" w:rsidRDefault="002C698F" w:rsidP="00036DD4">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7C8E04C1" w14:textId="77777777" w:rsidR="002C698F" w:rsidRDefault="002C698F" w:rsidP="00036DD4">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6F596914" w14:textId="77777777" w:rsidR="002C698F" w:rsidRDefault="002C698F" w:rsidP="00036DD4">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542125F7" w14:textId="77777777" w:rsidR="002C698F" w:rsidRDefault="002C698F" w:rsidP="00036DD4">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6BA5EC2" w14:textId="77777777" w:rsidR="002C698F" w:rsidRDefault="002C698F" w:rsidP="00036DD4">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06D1ECC8" w14:textId="77777777" w:rsidR="002C698F" w:rsidRDefault="002C698F" w:rsidP="00036DD4">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3E755FE4"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37EC8040" w14:textId="77777777" w:rsidR="002C698F" w:rsidRDefault="002C698F" w:rsidP="00036DD4">
            <w:pPr>
              <w:jc w:val="center"/>
              <w:rPr>
                <w:color w:val="000000"/>
                <w:sz w:val="20"/>
                <w:szCs w:val="20"/>
              </w:rPr>
            </w:pPr>
            <w:r>
              <w:rPr>
                <w:color w:val="000000"/>
                <w:sz w:val="20"/>
                <w:szCs w:val="20"/>
              </w:rPr>
              <w:t>0.004</w:t>
            </w:r>
          </w:p>
        </w:tc>
      </w:tr>
      <w:tr w:rsidR="002C698F" w14:paraId="11830452" w14:textId="77777777" w:rsidTr="002B4F3A">
        <w:trPr>
          <w:trHeight w:val="320"/>
          <w:jc w:val="center"/>
        </w:trPr>
        <w:tc>
          <w:tcPr>
            <w:tcW w:w="828" w:type="dxa"/>
            <w:vMerge/>
            <w:tcBorders>
              <w:top w:val="nil"/>
              <w:left w:val="nil"/>
              <w:bottom w:val="single" w:sz="8" w:space="0" w:color="000000"/>
              <w:right w:val="nil"/>
            </w:tcBorders>
            <w:hideMark/>
          </w:tcPr>
          <w:p w14:paraId="490E5D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73775DE" w14:textId="77777777" w:rsidR="002C698F" w:rsidRDefault="002C698F" w:rsidP="00036DD4">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35B194C6"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8A54293"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6F7E8A7" w14:textId="77777777" w:rsidR="002C698F" w:rsidRDefault="002C698F" w:rsidP="00036DD4">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1FA5340C" w14:textId="77777777" w:rsidR="002C698F" w:rsidRDefault="002C698F" w:rsidP="00036DD4">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1FCA810F" w14:textId="77777777" w:rsidR="002C698F" w:rsidRDefault="002C698F" w:rsidP="00036DD4">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36C5E7FA" w14:textId="77777777" w:rsidR="002C698F" w:rsidRDefault="002C698F" w:rsidP="00036DD4">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61613F41"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6AC48DDB" w14:textId="77777777" w:rsidR="002C698F" w:rsidRDefault="002C698F" w:rsidP="00036DD4">
            <w:pPr>
              <w:jc w:val="center"/>
              <w:rPr>
                <w:color w:val="000000"/>
                <w:sz w:val="20"/>
                <w:szCs w:val="20"/>
              </w:rPr>
            </w:pPr>
            <w:r>
              <w:rPr>
                <w:color w:val="000000"/>
                <w:sz w:val="20"/>
                <w:szCs w:val="20"/>
              </w:rPr>
              <w:t>0.043</w:t>
            </w:r>
          </w:p>
        </w:tc>
      </w:tr>
      <w:tr w:rsidR="002C698F" w14:paraId="7B4C7529" w14:textId="77777777" w:rsidTr="002B4F3A">
        <w:trPr>
          <w:trHeight w:val="320"/>
          <w:jc w:val="center"/>
        </w:trPr>
        <w:tc>
          <w:tcPr>
            <w:tcW w:w="828" w:type="dxa"/>
            <w:vMerge/>
            <w:tcBorders>
              <w:top w:val="nil"/>
              <w:left w:val="nil"/>
              <w:bottom w:val="single" w:sz="8" w:space="0" w:color="000000"/>
              <w:right w:val="nil"/>
            </w:tcBorders>
            <w:hideMark/>
          </w:tcPr>
          <w:p w14:paraId="6A4977B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F824441" w14:textId="77777777" w:rsidR="002C698F" w:rsidRDefault="002C698F" w:rsidP="00036DD4">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638141DC"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0C8835D"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57647CF2" w14:textId="77777777" w:rsidR="002C698F" w:rsidRDefault="002C698F" w:rsidP="00036DD4">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451A3AFD" w14:textId="77777777" w:rsidR="002C698F" w:rsidRDefault="002C698F" w:rsidP="00036DD4">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1A55C50B" w14:textId="77777777" w:rsidR="002C698F" w:rsidRDefault="002C698F" w:rsidP="00036DD4">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6774F542" w14:textId="77777777" w:rsidR="002C698F" w:rsidRDefault="002C698F" w:rsidP="00036DD4">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0CF1E302" w14:textId="77777777" w:rsidR="002C698F" w:rsidRDefault="002C698F" w:rsidP="00036DD4">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369E8B22" w14:textId="77777777" w:rsidR="002C698F" w:rsidRDefault="002C698F" w:rsidP="00036DD4">
            <w:pPr>
              <w:jc w:val="center"/>
              <w:rPr>
                <w:color w:val="000000"/>
                <w:sz w:val="20"/>
                <w:szCs w:val="20"/>
              </w:rPr>
            </w:pPr>
            <w:r>
              <w:rPr>
                <w:color w:val="000000"/>
                <w:sz w:val="20"/>
                <w:szCs w:val="20"/>
              </w:rPr>
              <w:t>0.026</w:t>
            </w:r>
          </w:p>
        </w:tc>
      </w:tr>
      <w:tr w:rsidR="002C698F" w14:paraId="4EA7A4B9" w14:textId="77777777" w:rsidTr="002B4F3A">
        <w:trPr>
          <w:trHeight w:val="320"/>
          <w:jc w:val="center"/>
        </w:trPr>
        <w:tc>
          <w:tcPr>
            <w:tcW w:w="828" w:type="dxa"/>
            <w:vMerge/>
            <w:tcBorders>
              <w:top w:val="nil"/>
              <w:left w:val="nil"/>
              <w:bottom w:val="single" w:sz="8" w:space="0" w:color="000000"/>
              <w:right w:val="nil"/>
            </w:tcBorders>
            <w:hideMark/>
          </w:tcPr>
          <w:p w14:paraId="3F378F9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18D85A0" w14:textId="422C5B69" w:rsidR="002C698F" w:rsidRDefault="002C698F" w:rsidP="00036DD4">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3D4C342D" w14:textId="77777777" w:rsidR="002C698F" w:rsidRDefault="002C698F" w:rsidP="00036DD4">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2F7A6F27" w14:textId="77777777" w:rsidR="002C698F" w:rsidRDefault="002C698F" w:rsidP="00036DD4">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0706E59E" w14:textId="77777777" w:rsidR="002C698F" w:rsidRDefault="002C698F" w:rsidP="00036DD4">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2EA38596" w14:textId="77777777" w:rsidR="002C698F" w:rsidRDefault="002C698F" w:rsidP="00036DD4">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5248A541" w14:textId="77777777" w:rsidR="002C698F" w:rsidRDefault="002C698F" w:rsidP="00036DD4">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47F89FAE" w14:textId="77777777" w:rsidR="002C698F" w:rsidRDefault="002C698F" w:rsidP="00036DD4">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2812B3B9" w14:textId="77777777" w:rsidR="002C698F" w:rsidRDefault="002C698F" w:rsidP="00036DD4">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70858E0E" w14:textId="77777777" w:rsidR="002C698F" w:rsidRDefault="002C698F" w:rsidP="00036DD4">
            <w:pPr>
              <w:jc w:val="center"/>
              <w:rPr>
                <w:color w:val="000000"/>
                <w:sz w:val="20"/>
                <w:szCs w:val="20"/>
              </w:rPr>
            </w:pPr>
            <w:r>
              <w:rPr>
                <w:color w:val="000000"/>
                <w:sz w:val="20"/>
                <w:szCs w:val="20"/>
              </w:rPr>
              <w:t>0.027</w:t>
            </w:r>
          </w:p>
        </w:tc>
      </w:tr>
      <w:tr w:rsidR="002C698F" w14:paraId="78D46700" w14:textId="77777777" w:rsidTr="002B4F3A">
        <w:trPr>
          <w:trHeight w:val="320"/>
          <w:jc w:val="center"/>
        </w:trPr>
        <w:tc>
          <w:tcPr>
            <w:tcW w:w="828" w:type="dxa"/>
            <w:vMerge/>
            <w:tcBorders>
              <w:top w:val="nil"/>
              <w:left w:val="nil"/>
              <w:bottom w:val="single" w:sz="8" w:space="0" w:color="000000"/>
              <w:right w:val="nil"/>
            </w:tcBorders>
            <w:hideMark/>
          </w:tcPr>
          <w:p w14:paraId="10672DCB"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1547D64" w14:textId="3ABB97DF" w:rsidR="002C698F" w:rsidRDefault="002C698F" w:rsidP="00036DD4">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015B4B76" w14:textId="77777777" w:rsidR="002C698F" w:rsidRDefault="002C698F" w:rsidP="00036DD4">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66A9116" w14:textId="77777777" w:rsidR="002C698F" w:rsidRDefault="002C698F" w:rsidP="00036DD4">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614CBAB4" w14:textId="77777777" w:rsidR="002C698F" w:rsidRDefault="002C698F" w:rsidP="00036DD4">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57A37C32" w14:textId="77777777" w:rsidR="002C698F" w:rsidRDefault="002C698F" w:rsidP="00036DD4">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35E06281" w14:textId="77777777" w:rsidR="002C698F" w:rsidRDefault="002C698F" w:rsidP="00036DD4">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7C2FCE9E" w14:textId="77777777" w:rsidR="002C698F" w:rsidRDefault="002C698F" w:rsidP="00036DD4">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511688D8" w14:textId="77777777" w:rsidR="002C698F" w:rsidRDefault="002C698F" w:rsidP="00036DD4">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688CB3A3" w14:textId="77777777" w:rsidR="002C698F" w:rsidRDefault="002C698F" w:rsidP="00036DD4">
            <w:pPr>
              <w:jc w:val="center"/>
              <w:rPr>
                <w:color w:val="000000"/>
                <w:sz w:val="20"/>
                <w:szCs w:val="20"/>
              </w:rPr>
            </w:pPr>
            <w:r>
              <w:rPr>
                <w:color w:val="000000"/>
                <w:sz w:val="20"/>
                <w:szCs w:val="20"/>
              </w:rPr>
              <w:t>0.029</w:t>
            </w:r>
          </w:p>
        </w:tc>
      </w:tr>
      <w:tr w:rsidR="002C698F" w14:paraId="4382EFDE" w14:textId="77777777" w:rsidTr="002B4F3A">
        <w:trPr>
          <w:trHeight w:val="340"/>
          <w:jc w:val="center"/>
        </w:trPr>
        <w:tc>
          <w:tcPr>
            <w:tcW w:w="828" w:type="dxa"/>
            <w:vMerge/>
            <w:tcBorders>
              <w:top w:val="nil"/>
              <w:left w:val="nil"/>
              <w:bottom w:val="single" w:sz="8" w:space="0" w:color="000000"/>
              <w:right w:val="nil"/>
            </w:tcBorders>
            <w:hideMark/>
          </w:tcPr>
          <w:p w14:paraId="078075B2" w14:textId="77777777" w:rsidR="002C698F" w:rsidRDefault="002C698F" w:rsidP="00036DD4">
            <w:pPr>
              <w:rPr>
                <w:color w:val="000000"/>
                <w:sz w:val="20"/>
                <w:szCs w:val="20"/>
              </w:rPr>
            </w:pPr>
          </w:p>
        </w:tc>
        <w:tc>
          <w:tcPr>
            <w:tcW w:w="2866" w:type="dxa"/>
            <w:tcBorders>
              <w:top w:val="nil"/>
              <w:left w:val="nil"/>
              <w:bottom w:val="single" w:sz="8" w:space="0" w:color="auto"/>
              <w:right w:val="nil"/>
            </w:tcBorders>
            <w:noWrap/>
            <w:hideMark/>
          </w:tcPr>
          <w:p w14:paraId="662FE988" w14:textId="49BE1FDA" w:rsidR="002C698F" w:rsidRDefault="002C698F" w:rsidP="00036DD4">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571EE544" w14:textId="77777777" w:rsidR="002C698F" w:rsidRDefault="002C698F" w:rsidP="00036DD4">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574E39E5" w14:textId="77777777" w:rsidR="002C698F" w:rsidRDefault="002C698F" w:rsidP="00036DD4">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6F0FD803" w14:textId="77777777" w:rsidR="002C698F" w:rsidRDefault="002C698F" w:rsidP="00036DD4">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DDED26A" w14:textId="77777777" w:rsidR="002C698F" w:rsidRDefault="002C698F" w:rsidP="00036DD4">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783B18ED" w14:textId="77777777" w:rsidR="002C698F" w:rsidRDefault="002C698F" w:rsidP="00036DD4">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0E3835EF" w14:textId="77777777" w:rsidR="002C698F" w:rsidRDefault="002C698F" w:rsidP="00036DD4">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1D79D2A4" w14:textId="77777777" w:rsidR="002C698F" w:rsidRDefault="002C698F" w:rsidP="00036DD4">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6592959F" w14:textId="77777777" w:rsidR="002C698F" w:rsidRDefault="002C698F" w:rsidP="00036DD4">
            <w:pPr>
              <w:jc w:val="center"/>
              <w:rPr>
                <w:color w:val="000000"/>
                <w:sz w:val="20"/>
                <w:szCs w:val="20"/>
              </w:rPr>
            </w:pPr>
            <w:r>
              <w:rPr>
                <w:color w:val="000000"/>
                <w:sz w:val="20"/>
                <w:szCs w:val="20"/>
              </w:rPr>
              <w:t>0.013</w:t>
            </w:r>
          </w:p>
        </w:tc>
      </w:tr>
    </w:tbl>
    <w:p w14:paraId="33C385E3" w14:textId="77777777" w:rsidR="00D63FED" w:rsidRDefault="00D63FED" w:rsidP="00402413">
      <w:pPr>
        <w:pStyle w:val="Paragraph0"/>
      </w:pPr>
    </w:p>
    <w:p w14:paraId="5E35EC11" w14:textId="7CD82150" w:rsidR="00402413" w:rsidRDefault="00820803" w:rsidP="00402413">
      <w:pPr>
        <w:pStyle w:val="Paragraph0"/>
        <w:rPr>
          <w:rFonts w:eastAsia="Times New Roman"/>
          <w:szCs w:val="24"/>
        </w:rPr>
      </w:pPr>
      <w:r w:rsidRPr="00820803">
        <w:lastRenderedPageBreak/>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w:t>
      </w:r>
      <w:r w:rsidR="009265B7">
        <w:t xml:space="preserve"> </w:t>
      </w:r>
      <w:r w:rsidR="000106C8">
        <w:fldChar w:fldCharType="begin"/>
      </w:r>
      <w:r w:rsidR="000106C8">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sidR="000106C8">
        <w:rPr>
          <w:rFonts w:ascii="Apple Color Emoji" w:hAnsi="Apple Color Emoji" w:cs="Apple Color Emoji"/>
        </w:rPr>
        <w:instrText>🏷️</w:instrText>
      </w:r>
      <w:r w:rsidR="000106C8">
        <w:instrText xml:space="preserve"> /unre</w:instrText>
      </w:r>
      <w:r w:rsidR="000106C8">
        <w:rPr>
          <w:rFonts w:hint="eastAsia"/>
        </w:rPr>
        <w:instrText>ad</w:instrText>
      </w:r>
      <w:r w:rsidR="000106C8">
        <w:rPr>
          <w:rFonts w:hint="eastAsia"/>
        </w:rPr>
        <w:instrText>、</w:instrText>
      </w:r>
      <w:r w:rsidR="000106C8">
        <w:rPr>
          <w:rFonts w:hint="eastAsia"/>
        </w:rPr>
        <w:instrText>/reading","page":"703-756","source":"8.2 (Q1)","title":"Why Do Wealthy Parents Have Wealthy Children?","volume":"129","author":[{"family":"Fagereng","given":"Andreas"},{"family":"Mogstad","given":"Magne"},{"family":"Rønning","given":"Marte"},{"family":</w:instrText>
      </w:r>
      <w:r w:rsidR="000106C8">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rsidR="000106C8">
        <w:fldChar w:fldCharType="separate"/>
      </w:r>
      <w:r w:rsidR="000106C8">
        <w:rPr>
          <w:noProof/>
        </w:rPr>
        <w:t>Fagereng et al. (2021)</w:t>
      </w:r>
      <w:r w:rsidR="000106C8">
        <w:fldChar w:fldCharType="end"/>
      </w:r>
      <w:r w:rsidR="00D30603" w:rsidRPr="00D30603">
        <w:rPr>
          <w:rFonts w:eastAsia="Times New Roman"/>
          <w:szCs w:val="24"/>
        </w:rPr>
        <w:t xml:space="preserve"> in the </w:t>
      </w:r>
      <w:r w:rsidR="00D30603" w:rsidRPr="00D30603">
        <w:rPr>
          <w:rFonts w:eastAsia="Times New Roman"/>
          <w:i/>
          <w:iCs/>
          <w:szCs w:val="24"/>
        </w:rPr>
        <w:t>Journal of Political Economy</w:t>
      </w:r>
      <w:r w:rsidR="000106C8">
        <w:rPr>
          <w:rFonts w:eastAsia="Times New Roman"/>
          <w:i/>
          <w:iCs/>
          <w:szCs w:val="24"/>
        </w:rPr>
        <w:t>,</w:t>
      </w:r>
      <w:r w:rsidR="00D30603" w:rsidRPr="00D30603">
        <w:rPr>
          <w:rFonts w:eastAsia="Times New Roman"/>
          <w:szCs w:val="24"/>
        </w:rPr>
        <w:t xml:space="preserve"> </w:t>
      </w:r>
      <w:r w:rsidR="000106C8">
        <w:rPr>
          <w:rFonts w:eastAsia="Times New Roman"/>
          <w:szCs w:val="24"/>
        </w:rPr>
        <w:t>who</w:t>
      </w:r>
      <w:r>
        <w:rPr>
          <w:rFonts w:eastAsia="Times New Roman"/>
          <w:szCs w:val="24"/>
        </w:rPr>
        <w:t xml:space="preserve"> </w:t>
      </w:r>
      <w:r w:rsidR="00D30603" w:rsidRPr="00D30603">
        <w:rPr>
          <w:rFonts w:eastAsia="Times New Roman"/>
          <w:szCs w:val="24"/>
        </w:rPr>
        <w:t xml:space="preserve">employ regression-based balance checks in </w:t>
      </w:r>
      <w:r w:rsidR="00DE234B">
        <w:rPr>
          <w:rFonts w:eastAsia="Times New Roman"/>
          <w:szCs w:val="24"/>
        </w:rPr>
        <w:t>their</w:t>
      </w:r>
      <w:r w:rsidR="00DE234B" w:rsidRPr="00D30603">
        <w:rPr>
          <w:rFonts w:eastAsia="Times New Roman"/>
          <w:szCs w:val="24"/>
        </w:rPr>
        <w:t xml:space="preserve"> </w:t>
      </w:r>
      <w:r w:rsidR="00D30603" w:rsidRPr="00D30603">
        <w:rPr>
          <w:rFonts w:eastAsia="Times New Roman"/>
          <w:szCs w:val="24"/>
        </w:rPr>
        <w:t>randomized lottery study, noting that the approach provides both an omnibus test and coefficient-level diagnostics.</w:t>
      </w:r>
    </w:p>
    <w:p w14:paraId="03BC3DE0" w14:textId="1DD8BFDF" w:rsidR="00AB0DE0" w:rsidRDefault="00AB0DE0" w:rsidP="00B24466">
      <w:pPr>
        <w:pStyle w:val="Paragraph0"/>
      </w:pPr>
      <w:r>
        <w:rPr>
          <w:rFonts w:hint="eastAsia"/>
        </w:rPr>
        <w:t>Table A</w:t>
      </w:r>
      <w:r>
        <w:t>2</w:t>
      </w:r>
      <w:r>
        <w:rPr>
          <w:rFonts w:hint="eastAsia"/>
        </w:rPr>
        <w:t xml:space="preserve"> </w:t>
      </w:r>
      <w:r>
        <w:t xml:space="preserve">in the appendix </w:t>
      </w:r>
      <w:r w:rsidRPr="00F97877">
        <w:t xml:space="preserve">presents the results of our random assignment test. Columns </w:t>
      </w:r>
      <w:r w:rsidR="00E84BE4">
        <w:t>1</w:t>
      </w:r>
      <w:r w:rsidRPr="00F97877">
        <w:t>-</w:t>
      </w:r>
      <w:r w:rsidR="00E84BE4">
        <w:t>2</w:t>
      </w:r>
      <w:r w:rsidRPr="00F97877">
        <w:t xml:space="preserve"> progressively incorporate questioner characteristics</w:t>
      </w:r>
      <w:r w:rsidR="00E84BE4">
        <w:t xml:space="preserve"> and</w:t>
      </w:r>
      <w:r w:rsidRPr="00F97877">
        <w:t xml:space="preserve"> question content features into multivariate regressions, all including question timing fixed effects.</w:t>
      </w:r>
      <w:r>
        <w:t xml:space="preserve"> </w:t>
      </w:r>
      <w:r w:rsidR="00D45394">
        <w:rPr>
          <w:rFonts w:hint="eastAsia"/>
        </w:rPr>
        <w:t>Specifically, t</w:t>
      </w:r>
      <w:r w:rsidR="00D45394"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sidR="00D45394">
        <w:rPr>
          <w:rFonts w:hint="eastAsia"/>
        </w:rPr>
        <w:t xml:space="preserve"> </w:t>
      </w:r>
      <w:r>
        <w:t xml:space="preserve">We find </w:t>
      </w:r>
      <w:r w:rsidRPr="000B29E1">
        <w:t>that none of the pre-assignment characteristics are statistically significant predictors of treatment status</w:t>
      </w:r>
      <w:r w:rsidR="00B24466">
        <w:t xml:space="preserve">. </w:t>
      </w:r>
      <w:r w:rsidRPr="000B29E1">
        <w:t xml:space="preserve">These results </w:t>
      </w:r>
      <w:r>
        <w:t>provide evidence for the validity of</w:t>
      </w:r>
      <w:r w:rsidRPr="000B29E1">
        <w:t xml:space="preserve"> random assignment.</w:t>
      </w:r>
    </w:p>
    <w:p w14:paraId="251BB64D" w14:textId="1F45810A" w:rsidR="00D63FED" w:rsidRDefault="004B294B" w:rsidP="004B294B">
      <w:pPr>
        <w:pStyle w:val="TableFiguretitle"/>
      </w:pPr>
      <w:r w:rsidRPr="00976D1A">
        <w:t xml:space="preserve">Table </w:t>
      </w:r>
      <w:r>
        <w:t>A</w:t>
      </w:r>
      <w:r>
        <w:rPr>
          <w:rFonts w:hint="eastAsia"/>
        </w:rPr>
        <w:t>2</w:t>
      </w:r>
      <w:r w:rsidRPr="00976D1A">
        <w:t xml:space="preserve">. </w:t>
      </w:r>
      <w:r w:rsidR="00547EC6">
        <w:rPr>
          <w:rFonts w:hint="eastAsia"/>
        </w:rPr>
        <w:t>Regression-</w:t>
      </w:r>
      <w:r w:rsidR="009A02D5">
        <w:t>B</w:t>
      </w:r>
      <w:r w:rsidR="00547EC6">
        <w:rPr>
          <w:rFonts w:hint="eastAsia"/>
        </w:rPr>
        <w:t xml:space="preserve">ased </w:t>
      </w:r>
      <w:r w:rsidRPr="00976D1A">
        <w:t>R</w:t>
      </w:r>
      <w:r w:rsidRPr="00291FAA">
        <w:t xml:space="preserve">andom </w:t>
      </w:r>
      <w:r w:rsidR="00547EC6">
        <w:rPr>
          <w:rFonts w:hint="eastAsia"/>
        </w:rPr>
        <w:t>A</w:t>
      </w:r>
      <w:r w:rsidRPr="00291FAA">
        <w:rPr>
          <w:rFonts w:hint="eastAsia"/>
        </w:rPr>
        <w:t>s</w:t>
      </w:r>
      <w:r w:rsidRPr="00291FAA">
        <w:t xml:space="preserve">signment </w:t>
      </w:r>
      <w:r w:rsidR="00547EC6">
        <w:rPr>
          <w:rFonts w:hint="eastAsia"/>
        </w:rPr>
        <w:t>T</w:t>
      </w:r>
      <w:r w:rsidRPr="00291FAA">
        <w:t xml:space="preserve">est </w:t>
      </w:r>
      <w:r w:rsidR="00547EC6">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D63FED" w14:paraId="52575288" w14:textId="77777777" w:rsidTr="007E789E">
        <w:trPr>
          <w:jc w:val="center"/>
        </w:trPr>
        <w:tc>
          <w:tcPr>
            <w:tcW w:w="5696" w:type="dxa"/>
            <w:gridSpan w:val="2"/>
            <w:vMerge w:val="restart"/>
            <w:tcBorders>
              <w:top w:val="single" w:sz="4" w:space="0" w:color="auto"/>
              <w:left w:val="nil"/>
              <w:bottom w:val="single" w:sz="4" w:space="0" w:color="000000"/>
              <w:right w:val="nil"/>
            </w:tcBorders>
            <w:noWrap/>
            <w:hideMark/>
          </w:tcPr>
          <w:p w14:paraId="430A04E2" w14:textId="77777777" w:rsidR="00D63FED" w:rsidRDefault="00D63FED">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726A2BA3" w14:textId="77777777" w:rsidR="00D63FED" w:rsidRDefault="00D63FED">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E190EBD" w14:textId="77777777" w:rsidR="00D63FED" w:rsidRDefault="00D63FED">
            <w:pPr>
              <w:jc w:val="center"/>
              <w:rPr>
                <w:color w:val="000000"/>
                <w:sz w:val="20"/>
                <w:szCs w:val="20"/>
              </w:rPr>
            </w:pPr>
            <w:r>
              <w:rPr>
                <w:color w:val="000000"/>
                <w:sz w:val="20"/>
                <w:szCs w:val="20"/>
              </w:rPr>
              <w:t>(2)</w:t>
            </w:r>
          </w:p>
        </w:tc>
      </w:tr>
      <w:tr w:rsidR="00D63FED" w14:paraId="1D66FD63" w14:textId="77777777" w:rsidTr="007E789E">
        <w:trPr>
          <w:jc w:val="center"/>
        </w:trPr>
        <w:tc>
          <w:tcPr>
            <w:tcW w:w="5696" w:type="dxa"/>
            <w:gridSpan w:val="2"/>
            <w:vMerge/>
            <w:tcBorders>
              <w:top w:val="single" w:sz="4" w:space="0" w:color="auto"/>
              <w:left w:val="nil"/>
              <w:bottom w:val="single" w:sz="4" w:space="0" w:color="000000"/>
              <w:right w:val="nil"/>
            </w:tcBorders>
            <w:hideMark/>
          </w:tcPr>
          <w:p w14:paraId="7B061E91" w14:textId="77777777" w:rsidR="00D63FED" w:rsidRDefault="00D63FED">
            <w:pPr>
              <w:rPr>
                <w:color w:val="000000"/>
                <w:sz w:val="20"/>
                <w:szCs w:val="20"/>
              </w:rPr>
            </w:pPr>
          </w:p>
        </w:tc>
        <w:tc>
          <w:tcPr>
            <w:tcW w:w="2632" w:type="dxa"/>
            <w:gridSpan w:val="2"/>
            <w:tcBorders>
              <w:top w:val="nil"/>
              <w:left w:val="nil"/>
              <w:bottom w:val="single" w:sz="4" w:space="0" w:color="auto"/>
              <w:right w:val="nil"/>
            </w:tcBorders>
            <w:noWrap/>
            <w:hideMark/>
          </w:tcPr>
          <w:p w14:paraId="34CFA7D9" w14:textId="77777777" w:rsidR="00D63FED" w:rsidRDefault="00D63FED">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D63FED" w14:paraId="1E3F5C96" w14:textId="77777777" w:rsidTr="007E789E">
        <w:trPr>
          <w:jc w:val="center"/>
        </w:trPr>
        <w:tc>
          <w:tcPr>
            <w:tcW w:w="1069" w:type="dxa"/>
            <w:vMerge w:val="restart"/>
            <w:tcBorders>
              <w:top w:val="nil"/>
              <w:left w:val="nil"/>
              <w:bottom w:val="single" w:sz="4" w:space="0" w:color="000000"/>
              <w:right w:val="nil"/>
            </w:tcBorders>
            <w:hideMark/>
          </w:tcPr>
          <w:p w14:paraId="1313725E" w14:textId="77777777" w:rsidR="00D63FED" w:rsidRDefault="00D63FED">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6C174AD9" w14:textId="77777777" w:rsidR="00D63FED" w:rsidRDefault="00D63FED">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549F6AB4"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2CD6F9C" w14:textId="77777777" w:rsidR="00D63FED" w:rsidRDefault="00D63FED">
            <w:pPr>
              <w:jc w:val="center"/>
              <w:rPr>
                <w:color w:val="000000"/>
                <w:sz w:val="20"/>
                <w:szCs w:val="20"/>
              </w:rPr>
            </w:pPr>
            <w:r>
              <w:rPr>
                <w:color w:val="000000"/>
                <w:sz w:val="20"/>
                <w:szCs w:val="20"/>
              </w:rPr>
              <w:t>-0.012</w:t>
            </w:r>
          </w:p>
        </w:tc>
      </w:tr>
      <w:tr w:rsidR="00D63FED" w14:paraId="321A1984" w14:textId="77777777" w:rsidTr="007E789E">
        <w:trPr>
          <w:jc w:val="center"/>
        </w:trPr>
        <w:tc>
          <w:tcPr>
            <w:tcW w:w="1069" w:type="dxa"/>
            <w:vMerge/>
            <w:tcBorders>
              <w:top w:val="nil"/>
              <w:left w:val="nil"/>
              <w:bottom w:val="single" w:sz="4" w:space="0" w:color="000000"/>
              <w:right w:val="nil"/>
            </w:tcBorders>
            <w:hideMark/>
          </w:tcPr>
          <w:p w14:paraId="7FCFA0B6" w14:textId="77777777" w:rsidR="00D63FED" w:rsidRDefault="00D63FED">
            <w:pPr>
              <w:rPr>
                <w:color w:val="000000"/>
                <w:sz w:val="20"/>
                <w:szCs w:val="20"/>
              </w:rPr>
            </w:pPr>
          </w:p>
        </w:tc>
        <w:tc>
          <w:tcPr>
            <w:tcW w:w="4627" w:type="dxa"/>
            <w:vMerge/>
            <w:tcBorders>
              <w:top w:val="nil"/>
              <w:left w:val="nil"/>
              <w:bottom w:val="nil"/>
              <w:right w:val="nil"/>
            </w:tcBorders>
            <w:hideMark/>
          </w:tcPr>
          <w:p w14:paraId="5B555C21" w14:textId="77777777" w:rsidR="00D63FED" w:rsidRDefault="00D63FED">
            <w:pPr>
              <w:rPr>
                <w:color w:val="000000"/>
                <w:sz w:val="20"/>
                <w:szCs w:val="20"/>
              </w:rPr>
            </w:pPr>
          </w:p>
        </w:tc>
        <w:tc>
          <w:tcPr>
            <w:tcW w:w="1316" w:type="dxa"/>
            <w:tcBorders>
              <w:top w:val="nil"/>
              <w:left w:val="nil"/>
              <w:bottom w:val="nil"/>
              <w:right w:val="nil"/>
            </w:tcBorders>
            <w:noWrap/>
            <w:hideMark/>
          </w:tcPr>
          <w:p w14:paraId="74BC3B1F"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4350BFF" w14:textId="77777777" w:rsidR="00D63FED" w:rsidRDefault="00D63FED">
            <w:pPr>
              <w:jc w:val="center"/>
              <w:rPr>
                <w:color w:val="000000"/>
                <w:sz w:val="20"/>
                <w:szCs w:val="20"/>
              </w:rPr>
            </w:pPr>
            <w:r>
              <w:rPr>
                <w:color w:val="000000"/>
                <w:sz w:val="20"/>
                <w:szCs w:val="20"/>
              </w:rPr>
              <w:t>(0.011)</w:t>
            </w:r>
          </w:p>
        </w:tc>
      </w:tr>
      <w:tr w:rsidR="00D63FED" w14:paraId="4DEDBDC8" w14:textId="77777777" w:rsidTr="007E789E">
        <w:trPr>
          <w:jc w:val="center"/>
        </w:trPr>
        <w:tc>
          <w:tcPr>
            <w:tcW w:w="1069" w:type="dxa"/>
            <w:vMerge/>
            <w:tcBorders>
              <w:top w:val="nil"/>
              <w:left w:val="nil"/>
              <w:bottom w:val="single" w:sz="4" w:space="0" w:color="000000"/>
              <w:right w:val="nil"/>
            </w:tcBorders>
            <w:hideMark/>
          </w:tcPr>
          <w:p w14:paraId="2E51BBB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9C12E3" w14:textId="77777777" w:rsidR="00D63FED" w:rsidRDefault="00D63FED">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4E8D3E0B"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B9212F3" w14:textId="77777777" w:rsidR="00D63FED" w:rsidRDefault="00D63FED">
            <w:pPr>
              <w:jc w:val="center"/>
              <w:rPr>
                <w:color w:val="000000"/>
                <w:sz w:val="20"/>
                <w:szCs w:val="20"/>
              </w:rPr>
            </w:pPr>
            <w:r>
              <w:rPr>
                <w:color w:val="000000"/>
                <w:sz w:val="20"/>
                <w:szCs w:val="20"/>
              </w:rPr>
              <w:t>0.001</w:t>
            </w:r>
          </w:p>
        </w:tc>
      </w:tr>
      <w:tr w:rsidR="00D63FED" w14:paraId="3530D52D" w14:textId="77777777" w:rsidTr="007E789E">
        <w:trPr>
          <w:jc w:val="center"/>
        </w:trPr>
        <w:tc>
          <w:tcPr>
            <w:tcW w:w="1069" w:type="dxa"/>
            <w:vMerge/>
            <w:tcBorders>
              <w:top w:val="nil"/>
              <w:left w:val="nil"/>
              <w:bottom w:val="single" w:sz="4" w:space="0" w:color="000000"/>
              <w:right w:val="nil"/>
            </w:tcBorders>
            <w:hideMark/>
          </w:tcPr>
          <w:p w14:paraId="349682C4" w14:textId="77777777" w:rsidR="00D63FED" w:rsidRDefault="00D63FED">
            <w:pPr>
              <w:rPr>
                <w:color w:val="000000"/>
                <w:sz w:val="20"/>
                <w:szCs w:val="20"/>
              </w:rPr>
            </w:pPr>
          </w:p>
        </w:tc>
        <w:tc>
          <w:tcPr>
            <w:tcW w:w="4627" w:type="dxa"/>
            <w:vMerge/>
            <w:tcBorders>
              <w:top w:val="nil"/>
              <w:left w:val="nil"/>
              <w:bottom w:val="nil"/>
              <w:right w:val="nil"/>
            </w:tcBorders>
            <w:hideMark/>
          </w:tcPr>
          <w:p w14:paraId="0D235C44" w14:textId="77777777" w:rsidR="00D63FED" w:rsidRDefault="00D63FED">
            <w:pPr>
              <w:rPr>
                <w:color w:val="000000"/>
                <w:sz w:val="20"/>
                <w:szCs w:val="20"/>
              </w:rPr>
            </w:pPr>
          </w:p>
        </w:tc>
        <w:tc>
          <w:tcPr>
            <w:tcW w:w="1316" w:type="dxa"/>
            <w:tcBorders>
              <w:top w:val="nil"/>
              <w:left w:val="nil"/>
              <w:bottom w:val="nil"/>
              <w:right w:val="nil"/>
            </w:tcBorders>
            <w:noWrap/>
            <w:hideMark/>
          </w:tcPr>
          <w:p w14:paraId="209765F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B3040BF" w14:textId="77777777" w:rsidR="00D63FED" w:rsidRDefault="00D63FED">
            <w:pPr>
              <w:jc w:val="center"/>
              <w:rPr>
                <w:color w:val="000000"/>
                <w:sz w:val="20"/>
                <w:szCs w:val="20"/>
              </w:rPr>
            </w:pPr>
            <w:r>
              <w:rPr>
                <w:color w:val="000000"/>
                <w:sz w:val="20"/>
                <w:szCs w:val="20"/>
              </w:rPr>
              <w:t>(0.003)</w:t>
            </w:r>
          </w:p>
        </w:tc>
      </w:tr>
      <w:tr w:rsidR="00D63FED" w14:paraId="7FE983CC" w14:textId="77777777" w:rsidTr="007E789E">
        <w:trPr>
          <w:jc w:val="center"/>
        </w:trPr>
        <w:tc>
          <w:tcPr>
            <w:tcW w:w="1069" w:type="dxa"/>
            <w:vMerge/>
            <w:tcBorders>
              <w:top w:val="nil"/>
              <w:left w:val="nil"/>
              <w:bottom w:val="single" w:sz="4" w:space="0" w:color="000000"/>
              <w:right w:val="nil"/>
            </w:tcBorders>
            <w:hideMark/>
          </w:tcPr>
          <w:p w14:paraId="2D6EE78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2B416A2" w14:textId="77777777" w:rsidR="00D63FED" w:rsidRDefault="00D63FED">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21D5055E"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43BA9B0" w14:textId="77777777" w:rsidR="00D63FED" w:rsidRDefault="00D63FED">
            <w:pPr>
              <w:jc w:val="center"/>
              <w:rPr>
                <w:color w:val="000000"/>
                <w:sz w:val="20"/>
                <w:szCs w:val="20"/>
              </w:rPr>
            </w:pPr>
            <w:r>
              <w:rPr>
                <w:color w:val="000000"/>
                <w:sz w:val="20"/>
                <w:szCs w:val="20"/>
              </w:rPr>
              <w:t>-0.001</w:t>
            </w:r>
          </w:p>
        </w:tc>
      </w:tr>
      <w:tr w:rsidR="00D63FED" w14:paraId="7BB200EA" w14:textId="77777777" w:rsidTr="007E789E">
        <w:trPr>
          <w:jc w:val="center"/>
        </w:trPr>
        <w:tc>
          <w:tcPr>
            <w:tcW w:w="1069" w:type="dxa"/>
            <w:vMerge/>
            <w:tcBorders>
              <w:top w:val="nil"/>
              <w:left w:val="nil"/>
              <w:bottom w:val="single" w:sz="4" w:space="0" w:color="000000"/>
              <w:right w:val="nil"/>
            </w:tcBorders>
            <w:hideMark/>
          </w:tcPr>
          <w:p w14:paraId="3C723886" w14:textId="77777777" w:rsidR="00D63FED" w:rsidRDefault="00D63FED">
            <w:pPr>
              <w:rPr>
                <w:color w:val="000000"/>
                <w:sz w:val="20"/>
                <w:szCs w:val="20"/>
              </w:rPr>
            </w:pPr>
          </w:p>
        </w:tc>
        <w:tc>
          <w:tcPr>
            <w:tcW w:w="4627" w:type="dxa"/>
            <w:vMerge/>
            <w:tcBorders>
              <w:top w:val="nil"/>
              <w:left w:val="nil"/>
              <w:bottom w:val="nil"/>
              <w:right w:val="nil"/>
            </w:tcBorders>
            <w:hideMark/>
          </w:tcPr>
          <w:p w14:paraId="04EF397C" w14:textId="77777777" w:rsidR="00D63FED" w:rsidRDefault="00D63FED">
            <w:pPr>
              <w:rPr>
                <w:color w:val="000000"/>
                <w:sz w:val="20"/>
                <w:szCs w:val="20"/>
              </w:rPr>
            </w:pPr>
          </w:p>
        </w:tc>
        <w:tc>
          <w:tcPr>
            <w:tcW w:w="1316" w:type="dxa"/>
            <w:tcBorders>
              <w:top w:val="nil"/>
              <w:left w:val="nil"/>
              <w:bottom w:val="nil"/>
              <w:right w:val="nil"/>
            </w:tcBorders>
            <w:noWrap/>
            <w:hideMark/>
          </w:tcPr>
          <w:p w14:paraId="687D047D"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F222354" w14:textId="77777777" w:rsidR="00D63FED" w:rsidRDefault="00D63FED">
            <w:pPr>
              <w:jc w:val="center"/>
              <w:rPr>
                <w:color w:val="000000"/>
                <w:sz w:val="20"/>
                <w:szCs w:val="20"/>
              </w:rPr>
            </w:pPr>
            <w:r>
              <w:rPr>
                <w:color w:val="000000"/>
                <w:sz w:val="20"/>
                <w:szCs w:val="20"/>
              </w:rPr>
              <w:t>(0.001)</w:t>
            </w:r>
          </w:p>
        </w:tc>
      </w:tr>
      <w:tr w:rsidR="00D63FED" w14:paraId="6DB1DF56" w14:textId="77777777" w:rsidTr="007E789E">
        <w:trPr>
          <w:jc w:val="center"/>
        </w:trPr>
        <w:tc>
          <w:tcPr>
            <w:tcW w:w="1069" w:type="dxa"/>
            <w:vMerge/>
            <w:tcBorders>
              <w:top w:val="nil"/>
              <w:left w:val="nil"/>
              <w:bottom w:val="single" w:sz="4" w:space="0" w:color="000000"/>
              <w:right w:val="nil"/>
            </w:tcBorders>
            <w:hideMark/>
          </w:tcPr>
          <w:p w14:paraId="76DA0212"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48E707D" w14:textId="77777777" w:rsidR="00D63FED" w:rsidRDefault="00D63FED">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077E404F"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1175C276" w14:textId="77777777" w:rsidR="00D63FED" w:rsidRDefault="00D63FED">
            <w:pPr>
              <w:jc w:val="center"/>
              <w:rPr>
                <w:color w:val="000000"/>
                <w:sz w:val="20"/>
                <w:szCs w:val="20"/>
              </w:rPr>
            </w:pPr>
            <w:r>
              <w:rPr>
                <w:color w:val="000000"/>
                <w:sz w:val="20"/>
                <w:szCs w:val="20"/>
              </w:rPr>
              <w:t>0.000</w:t>
            </w:r>
          </w:p>
        </w:tc>
      </w:tr>
      <w:tr w:rsidR="00D63FED" w14:paraId="74A006BA" w14:textId="77777777" w:rsidTr="007E789E">
        <w:trPr>
          <w:jc w:val="center"/>
        </w:trPr>
        <w:tc>
          <w:tcPr>
            <w:tcW w:w="1069" w:type="dxa"/>
            <w:vMerge/>
            <w:tcBorders>
              <w:top w:val="nil"/>
              <w:left w:val="nil"/>
              <w:bottom w:val="single" w:sz="4" w:space="0" w:color="000000"/>
              <w:right w:val="nil"/>
            </w:tcBorders>
            <w:hideMark/>
          </w:tcPr>
          <w:p w14:paraId="5BD1E877" w14:textId="77777777" w:rsidR="00D63FED" w:rsidRDefault="00D63FED">
            <w:pPr>
              <w:rPr>
                <w:color w:val="000000"/>
                <w:sz w:val="20"/>
                <w:szCs w:val="20"/>
              </w:rPr>
            </w:pPr>
          </w:p>
        </w:tc>
        <w:tc>
          <w:tcPr>
            <w:tcW w:w="4627" w:type="dxa"/>
            <w:vMerge/>
            <w:tcBorders>
              <w:top w:val="nil"/>
              <w:left w:val="nil"/>
              <w:bottom w:val="nil"/>
              <w:right w:val="nil"/>
            </w:tcBorders>
            <w:hideMark/>
          </w:tcPr>
          <w:p w14:paraId="1ED01199" w14:textId="77777777" w:rsidR="00D63FED" w:rsidRDefault="00D63FED">
            <w:pPr>
              <w:rPr>
                <w:color w:val="000000"/>
                <w:sz w:val="20"/>
                <w:szCs w:val="20"/>
              </w:rPr>
            </w:pPr>
          </w:p>
        </w:tc>
        <w:tc>
          <w:tcPr>
            <w:tcW w:w="1316" w:type="dxa"/>
            <w:tcBorders>
              <w:top w:val="nil"/>
              <w:left w:val="nil"/>
              <w:bottom w:val="nil"/>
              <w:right w:val="nil"/>
            </w:tcBorders>
            <w:noWrap/>
            <w:hideMark/>
          </w:tcPr>
          <w:p w14:paraId="2F3FD16E"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E52414D" w14:textId="77777777" w:rsidR="00D63FED" w:rsidRDefault="00D63FED">
            <w:pPr>
              <w:jc w:val="center"/>
              <w:rPr>
                <w:color w:val="000000"/>
                <w:sz w:val="20"/>
                <w:szCs w:val="20"/>
              </w:rPr>
            </w:pPr>
            <w:r>
              <w:rPr>
                <w:color w:val="000000"/>
                <w:sz w:val="20"/>
                <w:szCs w:val="20"/>
              </w:rPr>
              <w:t>(0.000)</w:t>
            </w:r>
          </w:p>
        </w:tc>
      </w:tr>
      <w:tr w:rsidR="00D63FED" w14:paraId="0E506B62" w14:textId="77777777" w:rsidTr="007E789E">
        <w:trPr>
          <w:jc w:val="center"/>
        </w:trPr>
        <w:tc>
          <w:tcPr>
            <w:tcW w:w="1069" w:type="dxa"/>
            <w:vMerge/>
            <w:tcBorders>
              <w:top w:val="nil"/>
              <w:left w:val="nil"/>
              <w:bottom w:val="single" w:sz="4" w:space="0" w:color="000000"/>
              <w:right w:val="nil"/>
            </w:tcBorders>
            <w:hideMark/>
          </w:tcPr>
          <w:p w14:paraId="3A2F13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AF96DA0" w14:textId="4F207202" w:rsidR="00D63FED" w:rsidRDefault="00D63FED">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1316" w:type="dxa"/>
            <w:tcBorders>
              <w:top w:val="nil"/>
              <w:left w:val="nil"/>
              <w:bottom w:val="nil"/>
              <w:right w:val="nil"/>
            </w:tcBorders>
            <w:noWrap/>
            <w:hideMark/>
          </w:tcPr>
          <w:p w14:paraId="0DEF5F8E"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3331888E" w14:textId="77777777" w:rsidR="00D63FED" w:rsidRDefault="00D63FED">
            <w:pPr>
              <w:jc w:val="center"/>
              <w:rPr>
                <w:color w:val="000000"/>
                <w:sz w:val="20"/>
                <w:szCs w:val="20"/>
              </w:rPr>
            </w:pPr>
            <w:r>
              <w:rPr>
                <w:color w:val="000000"/>
                <w:sz w:val="20"/>
                <w:szCs w:val="20"/>
              </w:rPr>
              <w:t>0.008</w:t>
            </w:r>
          </w:p>
        </w:tc>
      </w:tr>
      <w:tr w:rsidR="00D63FED" w14:paraId="6FC14D4D" w14:textId="77777777" w:rsidTr="007E789E">
        <w:trPr>
          <w:jc w:val="center"/>
        </w:trPr>
        <w:tc>
          <w:tcPr>
            <w:tcW w:w="1069" w:type="dxa"/>
            <w:vMerge/>
            <w:tcBorders>
              <w:top w:val="nil"/>
              <w:left w:val="nil"/>
              <w:bottom w:val="single" w:sz="4" w:space="0" w:color="000000"/>
              <w:right w:val="nil"/>
            </w:tcBorders>
            <w:hideMark/>
          </w:tcPr>
          <w:p w14:paraId="3E344021" w14:textId="77777777" w:rsidR="00D63FED" w:rsidRDefault="00D63FED">
            <w:pPr>
              <w:rPr>
                <w:color w:val="000000"/>
                <w:sz w:val="20"/>
                <w:szCs w:val="20"/>
              </w:rPr>
            </w:pPr>
          </w:p>
        </w:tc>
        <w:tc>
          <w:tcPr>
            <w:tcW w:w="4627" w:type="dxa"/>
            <w:vMerge/>
            <w:tcBorders>
              <w:top w:val="nil"/>
              <w:left w:val="nil"/>
              <w:bottom w:val="nil"/>
              <w:right w:val="nil"/>
            </w:tcBorders>
            <w:hideMark/>
          </w:tcPr>
          <w:p w14:paraId="758D0E4C" w14:textId="77777777" w:rsidR="00D63FED" w:rsidRDefault="00D63FED">
            <w:pPr>
              <w:rPr>
                <w:color w:val="000000"/>
                <w:sz w:val="20"/>
                <w:szCs w:val="20"/>
              </w:rPr>
            </w:pPr>
          </w:p>
        </w:tc>
        <w:tc>
          <w:tcPr>
            <w:tcW w:w="1316" w:type="dxa"/>
            <w:tcBorders>
              <w:top w:val="nil"/>
              <w:left w:val="nil"/>
              <w:bottom w:val="nil"/>
              <w:right w:val="nil"/>
            </w:tcBorders>
            <w:noWrap/>
            <w:hideMark/>
          </w:tcPr>
          <w:p w14:paraId="3F6A716C"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718E00CB" w14:textId="77777777" w:rsidR="00D63FED" w:rsidRDefault="00D63FED">
            <w:pPr>
              <w:jc w:val="center"/>
              <w:rPr>
                <w:color w:val="000000"/>
                <w:sz w:val="20"/>
                <w:szCs w:val="20"/>
              </w:rPr>
            </w:pPr>
            <w:r>
              <w:rPr>
                <w:color w:val="000000"/>
                <w:sz w:val="20"/>
                <w:szCs w:val="20"/>
              </w:rPr>
              <w:t>(0.006)</w:t>
            </w:r>
          </w:p>
        </w:tc>
      </w:tr>
      <w:tr w:rsidR="00D63FED" w14:paraId="48C8C470" w14:textId="77777777" w:rsidTr="007E789E">
        <w:trPr>
          <w:jc w:val="center"/>
        </w:trPr>
        <w:tc>
          <w:tcPr>
            <w:tcW w:w="1069" w:type="dxa"/>
            <w:vMerge/>
            <w:tcBorders>
              <w:top w:val="nil"/>
              <w:left w:val="nil"/>
              <w:bottom w:val="single" w:sz="4" w:space="0" w:color="000000"/>
              <w:right w:val="nil"/>
            </w:tcBorders>
            <w:hideMark/>
          </w:tcPr>
          <w:p w14:paraId="65BF6FD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C328875" w14:textId="48742ADC" w:rsidR="00D63FED" w:rsidRDefault="00D63FED">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39A9EC49"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6DA890E" w14:textId="77777777" w:rsidR="00D63FED" w:rsidRDefault="00D63FED">
            <w:pPr>
              <w:jc w:val="center"/>
              <w:rPr>
                <w:color w:val="000000"/>
                <w:sz w:val="20"/>
                <w:szCs w:val="20"/>
              </w:rPr>
            </w:pPr>
            <w:r>
              <w:rPr>
                <w:color w:val="000000"/>
                <w:sz w:val="20"/>
                <w:szCs w:val="20"/>
              </w:rPr>
              <w:t>-0.007</w:t>
            </w:r>
          </w:p>
        </w:tc>
      </w:tr>
      <w:tr w:rsidR="00D63FED" w14:paraId="110ECCBD" w14:textId="77777777" w:rsidTr="007E789E">
        <w:trPr>
          <w:jc w:val="center"/>
        </w:trPr>
        <w:tc>
          <w:tcPr>
            <w:tcW w:w="1069" w:type="dxa"/>
            <w:vMerge/>
            <w:tcBorders>
              <w:top w:val="nil"/>
              <w:left w:val="nil"/>
              <w:bottom w:val="single" w:sz="4" w:space="0" w:color="000000"/>
              <w:right w:val="nil"/>
            </w:tcBorders>
            <w:hideMark/>
          </w:tcPr>
          <w:p w14:paraId="5924DB2C" w14:textId="77777777" w:rsidR="00D63FED" w:rsidRDefault="00D63FED">
            <w:pPr>
              <w:rPr>
                <w:color w:val="000000"/>
                <w:sz w:val="20"/>
                <w:szCs w:val="20"/>
              </w:rPr>
            </w:pPr>
          </w:p>
        </w:tc>
        <w:tc>
          <w:tcPr>
            <w:tcW w:w="4627" w:type="dxa"/>
            <w:vMerge/>
            <w:tcBorders>
              <w:top w:val="nil"/>
              <w:left w:val="nil"/>
              <w:bottom w:val="nil"/>
              <w:right w:val="nil"/>
            </w:tcBorders>
            <w:hideMark/>
          </w:tcPr>
          <w:p w14:paraId="75F902B2" w14:textId="77777777" w:rsidR="00D63FED" w:rsidRDefault="00D63FED">
            <w:pPr>
              <w:rPr>
                <w:color w:val="000000"/>
                <w:sz w:val="20"/>
                <w:szCs w:val="20"/>
              </w:rPr>
            </w:pPr>
          </w:p>
        </w:tc>
        <w:tc>
          <w:tcPr>
            <w:tcW w:w="1316" w:type="dxa"/>
            <w:tcBorders>
              <w:top w:val="nil"/>
              <w:left w:val="nil"/>
              <w:bottom w:val="nil"/>
              <w:right w:val="nil"/>
            </w:tcBorders>
            <w:noWrap/>
            <w:hideMark/>
          </w:tcPr>
          <w:p w14:paraId="6CE94D17" w14:textId="77777777" w:rsidR="00D63FED" w:rsidRDefault="00D63FED">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4D3F50E2" w14:textId="77777777" w:rsidR="00D63FED" w:rsidRDefault="00D63FED">
            <w:pPr>
              <w:jc w:val="center"/>
              <w:rPr>
                <w:color w:val="000000"/>
                <w:sz w:val="20"/>
                <w:szCs w:val="20"/>
              </w:rPr>
            </w:pPr>
            <w:r>
              <w:rPr>
                <w:color w:val="000000"/>
                <w:sz w:val="20"/>
                <w:szCs w:val="20"/>
              </w:rPr>
              <w:t>(0.012)</w:t>
            </w:r>
          </w:p>
        </w:tc>
      </w:tr>
      <w:tr w:rsidR="00D63FED" w14:paraId="21852F06" w14:textId="77777777" w:rsidTr="007E789E">
        <w:trPr>
          <w:jc w:val="center"/>
        </w:trPr>
        <w:tc>
          <w:tcPr>
            <w:tcW w:w="1069" w:type="dxa"/>
            <w:vMerge/>
            <w:tcBorders>
              <w:top w:val="nil"/>
              <w:left w:val="nil"/>
              <w:bottom w:val="single" w:sz="4" w:space="0" w:color="000000"/>
              <w:right w:val="nil"/>
            </w:tcBorders>
            <w:hideMark/>
          </w:tcPr>
          <w:p w14:paraId="7FD131F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775EF1A" w14:textId="2B9D05AD" w:rsidR="00D63FED" w:rsidRDefault="00D63FED">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2262785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6B038F0" w14:textId="77777777" w:rsidR="00D63FED" w:rsidRDefault="00D63FED">
            <w:pPr>
              <w:jc w:val="center"/>
              <w:rPr>
                <w:color w:val="000000"/>
                <w:sz w:val="20"/>
                <w:szCs w:val="20"/>
              </w:rPr>
            </w:pPr>
            <w:r>
              <w:rPr>
                <w:color w:val="000000"/>
                <w:sz w:val="20"/>
                <w:szCs w:val="20"/>
              </w:rPr>
              <w:t>0.001</w:t>
            </w:r>
          </w:p>
        </w:tc>
      </w:tr>
      <w:tr w:rsidR="00D63FED" w14:paraId="797AFCFF" w14:textId="77777777" w:rsidTr="007E789E">
        <w:trPr>
          <w:jc w:val="center"/>
        </w:trPr>
        <w:tc>
          <w:tcPr>
            <w:tcW w:w="1069" w:type="dxa"/>
            <w:vMerge/>
            <w:tcBorders>
              <w:top w:val="nil"/>
              <w:left w:val="nil"/>
              <w:bottom w:val="single" w:sz="4" w:space="0" w:color="000000"/>
              <w:right w:val="nil"/>
            </w:tcBorders>
            <w:hideMark/>
          </w:tcPr>
          <w:p w14:paraId="0D69B8DF" w14:textId="77777777" w:rsidR="00D63FED" w:rsidRDefault="00D63FED">
            <w:pPr>
              <w:rPr>
                <w:color w:val="000000"/>
                <w:sz w:val="20"/>
                <w:szCs w:val="20"/>
              </w:rPr>
            </w:pPr>
          </w:p>
        </w:tc>
        <w:tc>
          <w:tcPr>
            <w:tcW w:w="4627" w:type="dxa"/>
            <w:vMerge/>
            <w:tcBorders>
              <w:top w:val="nil"/>
              <w:left w:val="nil"/>
              <w:bottom w:val="nil"/>
              <w:right w:val="nil"/>
            </w:tcBorders>
            <w:hideMark/>
          </w:tcPr>
          <w:p w14:paraId="2BE605A0" w14:textId="77777777" w:rsidR="00D63FED" w:rsidRDefault="00D63FED">
            <w:pPr>
              <w:rPr>
                <w:color w:val="000000"/>
                <w:sz w:val="20"/>
                <w:szCs w:val="20"/>
              </w:rPr>
            </w:pPr>
          </w:p>
        </w:tc>
        <w:tc>
          <w:tcPr>
            <w:tcW w:w="1316" w:type="dxa"/>
            <w:tcBorders>
              <w:top w:val="nil"/>
              <w:left w:val="nil"/>
              <w:bottom w:val="nil"/>
              <w:right w:val="nil"/>
            </w:tcBorders>
            <w:noWrap/>
            <w:hideMark/>
          </w:tcPr>
          <w:p w14:paraId="327290F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702FEBEE" w14:textId="77777777" w:rsidR="00D63FED" w:rsidRDefault="00D63FED">
            <w:pPr>
              <w:jc w:val="center"/>
              <w:rPr>
                <w:color w:val="000000"/>
                <w:sz w:val="20"/>
                <w:szCs w:val="20"/>
              </w:rPr>
            </w:pPr>
            <w:r>
              <w:rPr>
                <w:color w:val="000000"/>
                <w:sz w:val="20"/>
                <w:szCs w:val="20"/>
              </w:rPr>
              <w:t>(0.010)</w:t>
            </w:r>
          </w:p>
        </w:tc>
      </w:tr>
      <w:tr w:rsidR="00D63FED" w14:paraId="10F94E4C" w14:textId="77777777" w:rsidTr="007E789E">
        <w:trPr>
          <w:jc w:val="center"/>
        </w:trPr>
        <w:tc>
          <w:tcPr>
            <w:tcW w:w="1069" w:type="dxa"/>
            <w:vMerge/>
            <w:tcBorders>
              <w:top w:val="nil"/>
              <w:left w:val="nil"/>
              <w:bottom w:val="single" w:sz="4" w:space="0" w:color="000000"/>
              <w:right w:val="nil"/>
            </w:tcBorders>
            <w:hideMark/>
          </w:tcPr>
          <w:p w14:paraId="7E48C648"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EBBDE7" w14:textId="77777777" w:rsidR="00D63FED" w:rsidRDefault="00D63FED">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16E1299A"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705B4E3" w14:textId="77777777" w:rsidR="00D63FED" w:rsidRDefault="00D63FED">
            <w:pPr>
              <w:jc w:val="center"/>
              <w:rPr>
                <w:color w:val="000000"/>
                <w:sz w:val="20"/>
                <w:szCs w:val="20"/>
              </w:rPr>
            </w:pPr>
            <w:r>
              <w:rPr>
                <w:color w:val="000000"/>
                <w:sz w:val="20"/>
                <w:szCs w:val="20"/>
              </w:rPr>
              <w:t>0.003</w:t>
            </w:r>
          </w:p>
        </w:tc>
      </w:tr>
      <w:tr w:rsidR="00D63FED" w14:paraId="3FBD703F" w14:textId="77777777" w:rsidTr="007E789E">
        <w:trPr>
          <w:jc w:val="center"/>
        </w:trPr>
        <w:tc>
          <w:tcPr>
            <w:tcW w:w="1069" w:type="dxa"/>
            <w:vMerge/>
            <w:tcBorders>
              <w:top w:val="nil"/>
              <w:left w:val="nil"/>
              <w:bottom w:val="single" w:sz="4" w:space="0" w:color="000000"/>
              <w:right w:val="nil"/>
            </w:tcBorders>
            <w:hideMark/>
          </w:tcPr>
          <w:p w14:paraId="473D6751" w14:textId="77777777" w:rsidR="00D63FED" w:rsidRDefault="00D63FED">
            <w:pPr>
              <w:rPr>
                <w:color w:val="000000"/>
                <w:sz w:val="20"/>
                <w:szCs w:val="20"/>
              </w:rPr>
            </w:pPr>
          </w:p>
        </w:tc>
        <w:tc>
          <w:tcPr>
            <w:tcW w:w="4627" w:type="dxa"/>
            <w:vMerge/>
            <w:tcBorders>
              <w:top w:val="nil"/>
              <w:left w:val="nil"/>
              <w:bottom w:val="nil"/>
              <w:right w:val="nil"/>
            </w:tcBorders>
            <w:hideMark/>
          </w:tcPr>
          <w:p w14:paraId="19B160A0" w14:textId="77777777" w:rsidR="00D63FED" w:rsidRDefault="00D63FED">
            <w:pPr>
              <w:rPr>
                <w:color w:val="000000"/>
                <w:sz w:val="20"/>
                <w:szCs w:val="20"/>
              </w:rPr>
            </w:pPr>
          </w:p>
        </w:tc>
        <w:tc>
          <w:tcPr>
            <w:tcW w:w="1316" w:type="dxa"/>
            <w:tcBorders>
              <w:top w:val="nil"/>
              <w:left w:val="nil"/>
              <w:bottom w:val="nil"/>
              <w:right w:val="nil"/>
            </w:tcBorders>
            <w:noWrap/>
            <w:hideMark/>
          </w:tcPr>
          <w:p w14:paraId="44D49791" w14:textId="77777777" w:rsidR="00D63FED" w:rsidRDefault="00D63FED">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2AC76D6B" w14:textId="77777777" w:rsidR="00D63FED" w:rsidRDefault="00D63FED">
            <w:pPr>
              <w:jc w:val="center"/>
              <w:rPr>
                <w:color w:val="000000"/>
                <w:sz w:val="20"/>
                <w:szCs w:val="20"/>
              </w:rPr>
            </w:pPr>
            <w:r>
              <w:rPr>
                <w:color w:val="000000"/>
                <w:sz w:val="20"/>
                <w:szCs w:val="20"/>
              </w:rPr>
              <w:t>(0.029)</w:t>
            </w:r>
          </w:p>
        </w:tc>
      </w:tr>
      <w:tr w:rsidR="00D63FED" w14:paraId="0D3727D1" w14:textId="77777777" w:rsidTr="007E789E">
        <w:trPr>
          <w:jc w:val="center"/>
        </w:trPr>
        <w:tc>
          <w:tcPr>
            <w:tcW w:w="1069" w:type="dxa"/>
            <w:vMerge/>
            <w:tcBorders>
              <w:top w:val="nil"/>
              <w:left w:val="nil"/>
              <w:bottom w:val="single" w:sz="4" w:space="0" w:color="000000"/>
              <w:right w:val="nil"/>
            </w:tcBorders>
            <w:hideMark/>
          </w:tcPr>
          <w:p w14:paraId="6187FA9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8A4C380" w14:textId="77777777" w:rsidR="00D63FED" w:rsidRDefault="00D63FED">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23ECE722"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526BD0D4" w14:textId="77777777" w:rsidR="00D63FED" w:rsidRDefault="00D63FED">
            <w:pPr>
              <w:jc w:val="center"/>
              <w:rPr>
                <w:color w:val="000000"/>
                <w:sz w:val="20"/>
                <w:szCs w:val="20"/>
              </w:rPr>
            </w:pPr>
            <w:r>
              <w:rPr>
                <w:color w:val="000000"/>
                <w:sz w:val="20"/>
                <w:szCs w:val="20"/>
              </w:rPr>
              <w:t>0.002</w:t>
            </w:r>
          </w:p>
        </w:tc>
      </w:tr>
      <w:tr w:rsidR="00D63FED" w14:paraId="7E28988B" w14:textId="77777777" w:rsidTr="007E789E">
        <w:trPr>
          <w:jc w:val="center"/>
        </w:trPr>
        <w:tc>
          <w:tcPr>
            <w:tcW w:w="1069" w:type="dxa"/>
            <w:vMerge/>
            <w:tcBorders>
              <w:top w:val="nil"/>
              <w:left w:val="nil"/>
              <w:bottom w:val="single" w:sz="4" w:space="0" w:color="000000"/>
              <w:right w:val="nil"/>
            </w:tcBorders>
            <w:hideMark/>
          </w:tcPr>
          <w:p w14:paraId="17FF2564" w14:textId="77777777" w:rsidR="00D63FED" w:rsidRDefault="00D63FED">
            <w:pPr>
              <w:rPr>
                <w:color w:val="000000"/>
                <w:sz w:val="20"/>
                <w:szCs w:val="20"/>
              </w:rPr>
            </w:pPr>
          </w:p>
        </w:tc>
        <w:tc>
          <w:tcPr>
            <w:tcW w:w="4627" w:type="dxa"/>
            <w:vMerge/>
            <w:tcBorders>
              <w:top w:val="nil"/>
              <w:left w:val="nil"/>
              <w:bottom w:val="nil"/>
              <w:right w:val="nil"/>
            </w:tcBorders>
            <w:hideMark/>
          </w:tcPr>
          <w:p w14:paraId="324A241A" w14:textId="77777777" w:rsidR="00D63FED" w:rsidRDefault="00D63FED">
            <w:pPr>
              <w:rPr>
                <w:color w:val="000000"/>
                <w:sz w:val="20"/>
                <w:szCs w:val="20"/>
              </w:rPr>
            </w:pPr>
          </w:p>
        </w:tc>
        <w:tc>
          <w:tcPr>
            <w:tcW w:w="1316" w:type="dxa"/>
            <w:tcBorders>
              <w:top w:val="nil"/>
              <w:left w:val="nil"/>
              <w:bottom w:val="nil"/>
              <w:right w:val="nil"/>
            </w:tcBorders>
            <w:noWrap/>
            <w:hideMark/>
          </w:tcPr>
          <w:p w14:paraId="6157CAD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00C97CF" w14:textId="77777777" w:rsidR="00D63FED" w:rsidRDefault="00D63FED">
            <w:pPr>
              <w:jc w:val="center"/>
              <w:rPr>
                <w:color w:val="000000"/>
                <w:sz w:val="20"/>
                <w:szCs w:val="20"/>
              </w:rPr>
            </w:pPr>
            <w:r>
              <w:rPr>
                <w:color w:val="000000"/>
                <w:sz w:val="20"/>
                <w:szCs w:val="20"/>
              </w:rPr>
              <w:t>(0.006)</w:t>
            </w:r>
          </w:p>
        </w:tc>
      </w:tr>
      <w:tr w:rsidR="00D63FED" w14:paraId="6DC07414" w14:textId="77777777" w:rsidTr="007E789E">
        <w:trPr>
          <w:jc w:val="center"/>
        </w:trPr>
        <w:tc>
          <w:tcPr>
            <w:tcW w:w="1069" w:type="dxa"/>
            <w:vMerge/>
            <w:tcBorders>
              <w:top w:val="nil"/>
              <w:left w:val="nil"/>
              <w:bottom w:val="single" w:sz="4" w:space="0" w:color="000000"/>
              <w:right w:val="nil"/>
            </w:tcBorders>
            <w:hideMark/>
          </w:tcPr>
          <w:p w14:paraId="7670FD1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AB294F" w14:textId="77777777" w:rsidR="00D63FED" w:rsidRDefault="00D63FED">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2C5CAB92"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A2EBAC8" w14:textId="77777777" w:rsidR="00D63FED" w:rsidRDefault="00D63FED">
            <w:pPr>
              <w:jc w:val="center"/>
              <w:rPr>
                <w:color w:val="000000"/>
                <w:sz w:val="20"/>
                <w:szCs w:val="20"/>
              </w:rPr>
            </w:pPr>
            <w:r>
              <w:rPr>
                <w:color w:val="000000"/>
                <w:sz w:val="20"/>
                <w:szCs w:val="20"/>
              </w:rPr>
              <w:t>-0.003</w:t>
            </w:r>
          </w:p>
        </w:tc>
      </w:tr>
      <w:tr w:rsidR="00D63FED" w14:paraId="2C9BC6B1" w14:textId="77777777" w:rsidTr="007E789E">
        <w:trPr>
          <w:jc w:val="center"/>
        </w:trPr>
        <w:tc>
          <w:tcPr>
            <w:tcW w:w="1069" w:type="dxa"/>
            <w:vMerge/>
            <w:tcBorders>
              <w:top w:val="nil"/>
              <w:left w:val="nil"/>
              <w:bottom w:val="single" w:sz="4" w:space="0" w:color="000000"/>
              <w:right w:val="nil"/>
            </w:tcBorders>
            <w:hideMark/>
          </w:tcPr>
          <w:p w14:paraId="0B3212FD" w14:textId="77777777" w:rsidR="00D63FED" w:rsidRDefault="00D63FED">
            <w:pPr>
              <w:rPr>
                <w:color w:val="000000"/>
                <w:sz w:val="20"/>
                <w:szCs w:val="20"/>
              </w:rPr>
            </w:pPr>
          </w:p>
        </w:tc>
        <w:tc>
          <w:tcPr>
            <w:tcW w:w="4627" w:type="dxa"/>
            <w:vMerge/>
            <w:tcBorders>
              <w:top w:val="nil"/>
              <w:left w:val="nil"/>
              <w:bottom w:val="nil"/>
              <w:right w:val="nil"/>
            </w:tcBorders>
            <w:hideMark/>
          </w:tcPr>
          <w:p w14:paraId="1B0F20CB" w14:textId="77777777" w:rsidR="00D63FED" w:rsidRDefault="00D63FED">
            <w:pPr>
              <w:rPr>
                <w:color w:val="000000"/>
                <w:sz w:val="20"/>
                <w:szCs w:val="20"/>
              </w:rPr>
            </w:pPr>
          </w:p>
        </w:tc>
        <w:tc>
          <w:tcPr>
            <w:tcW w:w="1316" w:type="dxa"/>
            <w:tcBorders>
              <w:top w:val="nil"/>
              <w:left w:val="nil"/>
              <w:bottom w:val="nil"/>
              <w:right w:val="nil"/>
            </w:tcBorders>
            <w:noWrap/>
            <w:hideMark/>
          </w:tcPr>
          <w:p w14:paraId="2E69DE05"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2E772A3A" w14:textId="77777777" w:rsidR="00D63FED" w:rsidRDefault="00D63FED">
            <w:pPr>
              <w:jc w:val="center"/>
              <w:rPr>
                <w:color w:val="000000"/>
                <w:sz w:val="20"/>
                <w:szCs w:val="20"/>
              </w:rPr>
            </w:pPr>
            <w:r>
              <w:rPr>
                <w:color w:val="000000"/>
                <w:sz w:val="20"/>
                <w:szCs w:val="20"/>
              </w:rPr>
              <w:t>(0.008)</w:t>
            </w:r>
          </w:p>
        </w:tc>
      </w:tr>
      <w:tr w:rsidR="00D63FED" w14:paraId="0A4A137B" w14:textId="77777777" w:rsidTr="007E789E">
        <w:trPr>
          <w:jc w:val="center"/>
        </w:trPr>
        <w:tc>
          <w:tcPr>
            <w:tcW w:w="1069" w:type="dxa"/>
            <w:vMerge/>
            <w:tcBorders>
              <w:top w:val="nil"/>
              <w:left w:val="nil"/>
              <w:bottom w:val="single" w:sz="4" w:space="0" w:color="000000"/>
              <w:right w:val="nil"/>
            </w:tcBorders>
            <w:hideMark/>
          </w:tcPr>
          <w:p w14:paraId="6F22430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731FE5" w14:textId="77777777" w:rsidR="00D63FED" w:rsidRDefault="00D63FED">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2B9B4353"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E72844A" w14:textId="77777777" w:rsidR="00D63FED" w:rsidRDefault="00D63FED">
            <w:pPr>
              <w:jc w:val="center"/>
              <w:rPr>
                <w:color w:val="000000"/>
                <w:sz w:val="20"/>
                <w:szCs w:val="20"/>
              </w:rPr>
            </w:pPr>
            <w:r>
              <w:rPr>
                <w:color w:val="000000"/>
                <w:sz w:val="20"/>
                <w:szCs w:val="20"/>
              </w:rPr>
              <w:t>0.003</w:t>
            </w:r>
          </w:p>
        </w:tc>
      </w:tr>
      <w:tr w:rsidR="00D63FED" w14:paraId="165E7D44" w14:textId="77777777" w:rsidTr="007E789E">
        <w:trPr>
          <w:jc w:val="center"/>
        </w:trPr>
        <w:tc>
          <w:tcPr>
            <w:tcW w:w="1069" w:type="dxa"/>
            <w:vMerge/>
            <w:tcBorders>
              <w:top w:val="nil"/>
              <w:left w:val="nil"/>
              <w:bottom w:val="single" w:sz="4" w:space="0" w:color="000000"/>
              <w:right w:val="nil"/>
            </w:tcBorders>
            <w:hideMark/>
          </w:tcPr>
          <w:p w14:paraId="56DA0E41" w14:textId="77777777" w:rsidR="00D63FED" w:rsidRDefault="00D63FED">
            <w:pPr>
              <w:rPr>
                <w:color w:val="000000"/>
                <w:sz w:val="20"/>
                <w:szCs w:val="20"/>
              </w:rPr>
            </w:pPr>
          </w:p>
        </w:tc>
        <w:tc>
          <w:tcPr>
            <w:tcW w:w="4627" w:type="dxa"/>
            <w:vMerge/>
            <w:tcBorders>
              <w:top w:val="nil"/>
              <w:left w:val="nil"/>
              <w:bottom w:val="nil"/>
              <w:right w:val="nil"/>
            </w:tcBorders>
            <w:hideMark/>
          </w:tcPr>
          <w:p w14:paraId="0661B2C7" w14:textId="77777777" w:rsidR="00D63FED" w:rsidRDefault="00D63FED">
            <w:pPr>
              <w:rPr>
                <w:color w:val="000000"/>
                <w:sz w:val="20"/>
                <w:szCs w:val="20"/>
              </w:rPr>
            </w:pPr>
          </w:p>
        </w:tc>
        <w:tc>
          <w:tcPr>
            <w:tcW w:w="1316" w:type="dxa"/>
            <w:tcBorders>
              <w:top w:val="nil"/>
              <w:left w:val="nil"/>
              <w:bottom w:val="nil"/>
              <w:right w:val="nil"/>
            </w:tcBorders>
            <w:noWrap/>
            <w:hideMark/>
          </w:tcPr>
          <w:p w14:paraId="6D1423A1"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38A7BF31" w14:textId="77777777" w:rsidR="00D63FED" w:rsidRDefault="00D63FED">
            <w:pPr>
              <w:jc w:val="center"/>
              <w:rPr>
                <w:color w:val="000000"/>
                <w:sz w:val="20"/>
                <w:szCs w:val="20"/>
              </w:rPr>
            </w:pPr>
            <w:r>
              <w:rPr>
                <w:color w:val="000000"/>
                <w:sz w:val="20"/>
                <w:szCs w:val="20"/>
              </w:rPr>
              <w:t>(0.004)</w:t>
            </w:r>
          </w:p>
        </w:tc>
      </w:tr>
      <w:tr w:rsidR="00D63FED" w14:paraId="76EA7605" w14:textId="77777777" w:rsidTr="007E789E">
        <w:trPr>
          <w:jc w:val="center"/>
        </w:trPr>
        <w:tc>
          <w:tcPr>
            <w:tcW w:w="1069" w:type="dxa"/>
            <w:vMerge/>
            <w:tcBorders>
              <w:top w:val="nil"/>
              <w:left w:val="nil"/>
              <w:bottom w:val="single" w:sz="4" w:space="0" w:color="000000"/>
              <w:right w:val="nil"/>
            </w:tcBorders>
            <w:hideMark/>
          </w:tcPr>
          <w:p w14:paraId="41F8519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E5F47C0" w14:textId="77777777" w:rsidR="00D63FED" w:rsidRDefault="00D63FED">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5850838A"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3D32977" w14:textId="77777777" w:rsidR="00D63FED" w:rsidRDefault="00D63FED">
            <w:pPr>
              <w:jc w:val="center"/>
              <w:rPr>
                <w:color w:val="000000"/>
                <w:sz w:val="20"/>
                <w:szCs w:val="20"/>
              </w:rPr>
            </w:pPr>
            <w:r>
              <w:rPr>
                <w:color w:val="000000"/>
                <w:sz w:val="20"/>
                <w:szCs w:val="20"/>
              </w:rPr>
              <w:t>0.017</w:t>
            </w:r>
          </w:p>
        </w:tc>
      </w:tr>
      <w:tr w:rsidR="00D63FED" w14:paraId="0A9DC464" w14:textId="77777777" w:rsidTr="007E789E">
        <w:trPr>
          <w:jc w:val="center"/>
        </w:trPr>
        <w:tc>
          <w:tcPr>
            <w:tcW w:w="1069" w:type="dxa"/>
            <w:vMerge/>
            <w:tcBorders>
              <w:top w:val="nil"/>
              <w:left w:val="nil"/>
              <w:bottom w:val="single" w:sz="4" w:space="0" w:color="000000"/>
              <w:right w:val="nil"/>
            </w:tcBorders>
            <w:hideMark/>
          </w:tcPr>
          <w:p w14:paraId="1BBE9C13" w14:textId="77777777" w:rsidR="00D63FED" w:rsidRDefault="00D63FED">
            <w:pPr>
              <w:rPr>
                <w:color w:val="000000"/>
                <w:sz w:val="20"/>
                <w:szCs w:val="20"/>
              </w:rPr>
            </w:pPr>
          </w:p>
        </w:tc>
        <w:tc>
          <w:tcPr>
            <w:tcW w:w="4627" w:type="dxa"/>
            <w:vMerge/>
            <w:tcBorders>
              <w:top w:val="nil"/>
              <w:left w:val="nil"/>
              <w:bottom w:val="nil"/>
              <w:right w:val="nil"/>
            </w:tcBorders>
            <w:hideMark/>
          </w:tcPr>
          <w:p w14:paraId="7A763AEC" w14:textId="77777777" w:rsidR="00D63FED" w:rsidRDefault="00D63FED">
            <w:pPr>
              <w:rPr>
                <w:color w:val="000000"/>
                <w:sz w:val="20"/>
                <w:szCs w:val="20"/>
              </w:rPr>
            </w:pPr>
          </w:p>
        </w:tc>
        <w:tc>
          <w:tcPr>
            <w:tcW w:w="1316" w:type="dxa"/>
            <w:tcBorders>
              <w:top w:val="nil"/>
              <w:left w:val="nil"/>
              <w:bottom w:val="nil"/>
              <w:right w:val="nil"/>
            </w:tcBorders>
            <w:noWrap/>
            <w:hideMark/>
          </w:tcPr>
          <w:p w14:paraId="24BF6E84" w14:textId="77777777" w:rsidR="00D63FED" w:rsidRDefault="00D63FED">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5EFF7E51" w14:textId="77777777" w:rsidR="00D63FED" w:rsidRDefault="00D63FED">
            <w:pPr>
              <w:jc w:val="center"/>
              <w:rPr>
                <w:color w:val="000000"/>
                <w:sz w:val="20"/>
                <w:szCs w:val="20"/>
              </w:rPr>
            </w:pPr>
            <w:r>
              <w:rPr>
                <w:color w:val="000000"/>
                <w:sz w:val="20"/>
                <w:szCs w:val="20"/>
              </w:rPr>
              <w:t>(0.032)</w:t>
            </w:r>
          </w:p>
        </w:tc>
      </w:tr>
      <w:tr w:rsidR="00D63FED" w14:paraId="4705968E" w14:textId="77777777" w:rsidTr="007E789E">
        <w:trPr>
          <w:jc w:val="center"/>
        </w:trPr>
        <w:tc>
          <w:tcPr>
            <w:tcW w:w="1069" w:type="dxa"/>
            <w:vMerge/>
            <w:tcBorders>
              <w:top w:val="nil"/>
              <w:left w:val="nil"/>
              <w:bottom w:val="single" w:sz="4" w:space="0" w:color="000000"/>
              <w:right w:val="nil"/>
            </w:tcBorders>
            <w:hideMark/>
          </w:tcPr>
          <w:p w14:paraId="6183F76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EB845A0" w14:textId="77777777" w:rsidR="00D63FED" w:rsidRDefault="00D63FED">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1E53DEF9"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29DB3C0" w14:textId="77777777" w:rsidR="00D63FED" w:rsidRDefault="00D63FED">
            <w:pPr>
              <w:jc w:val="center"/>
              <w:rPr>
                <w:color w:val="000000"/>
                <w:sz w:val="20"/>
                <w:szCs w:val="20"/>
              </w:rPr>
            </w:pPr>
            <w:r>
              <w:rPr>
                <w:color w:val="000000"/>
                <w:sz w:val="20"/>
                <w:szCs w:val="20"/>
              </w:rPr>
              <w:t>-0.008</w:t>
            </w:r>
          </w:p>
        </w:tc>
      </w:tr>
      <w:tr w:rsidR="00D63FED" w14:paraId="501424D2" w14:textId="77777777" w:rsidTr="007E789E">
        <w:trPr>
          <w:jc w:val="center"/>
        </w:trPr>
        <w:tc>
          <w:tcPr>
            <w:tcW w:w="1069" w:type="dxa"/>
            <w:vMerge/>
            <w:tcBorders>
              <w:top w:val="nil"/>
              <w:left w:val="nil"/>
              <w:bottom w:val="single" w:sz="4" w:space="0" w:color="000000"/>
              <w:right w:val="nil"/>
            </w:tcBorders>
            <w:hideMark/>
          </w:tcPr>
          <w:p w14:paraId="3C6D9C34" w14:textId="77777777" w:rsidR="00D63FED" w:rsidRDefault="00D63FED">
            <w:pPr>
              <w:rPr>
                <w:color w:val="000000"/>
                <w:sz w:val="20"/>
                <w:szCs w:val="20"/>
              </w:rPr>
            </w:pPr>
          </w:p>
        </w:tc>
        <w:tc>
          <w:tcPr>
            <w:tcW w:w="4627" w:type="dxa"/>
            <w:vMerge/>
            <w:tcBorders>
              <w:top w:val="nil"/>
              <w:left w:val="nil"/>
              <w:bottom w:val="nil"/>
              <w:right w:val="nil"/>
            </w:tcBorders>
            <w:hideMark/>
          </w:tcPr>
          <w:p w14:paraId="540E4FD4" w14:textId="77777777" w:rsidR="00D63FED" w:rsidRDefault="00D63FED">
            <w:pPr>
              <w:rPr>
                <w:color w:val="000000"/>
                <w:sz w:val="20"/>
                <w:szCs w:val="20"/>
              </w:rPr>
            </w:pPr>
          </w:p>
        </w:tc>
        <w:tc>
          <w:tcPr>
            <w:tcW w:w="1316" w:type="dxa"/>
            <w:tcBorders>
              <w:top w:val="nil"/>
              <w:left w:val="nil"/>
              <w:bottom w:val="nil"/>
              <w:right w:val="nil"/>
            </w:tcBorders>
            <w:noWrap/>
            <w:hideMark/>
          </w:tcPr>
          <w:p w14:paraId="44196928"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1DE40803" w14:textId="77777777" w:rsidR="00D63FED" w:rsidRDefault="00D63FED">
            <w:pPr>
              <w:jc w:val="center"/>
              <w:rPr>
                <w:color w:val="000000"/>
                <w:sz w:val="20"/>
                <w:szCs w:val="20"/>
              </w:rPr>
            </w:pPr>
            <w:r>
              <w:rPr>
                <w:color w:val="000000"/>
                <w:sz w:val="20"/>
                <w:szCs w:val="20"/>
              </w:rPr>
              <w:t>(0.006)</w:t>
            </w:r>
          </w:p>
        </w:tc>
      </w:tr>
      <w:tr w:rsidR="00D63FED" w14:paraId="70D18C74" w14:textId="77777777" w:rsidTr="007E789E">
        <w:trPr>
          <w:jc w:val="center"/>
        </w:trPr>
        <w:tc>
          <w:tcPr>
            <w:tcW w:w="1069" w:type="dxa"/>
            <w:vMerge/>
            <w:tcBorders>
              <w:top w:val="nil"/>
              <w:left w:val="nil"/>
              <w:bottom w:val="single" w:sz="4" w:space="0" w:color="000000"/>
              <w:right w:val="nil"/>
            </w:tcBorders>
            <w:hideMark/>
          </w:tcPr>
          <w:p w14:paraId="2FD55BF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734E340" w14:textId="77777777" w:rsidR="00D63FED" w:rsidRDefault="00D63FED">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32FED8A8"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75CA66AA" w14:textId="77777777" w:rsidR="00D63FED" w:rsidRDefault="00D63FED">
            <w:pPr>
              <w:jc w:val="center"/>
              <w:rPr>
                <w:color w:val="000000"/>
                <w:sz w:val="20"/>
                <w:szCs w:val="20"/>
              </w:rPr>
            </w:pPr>
            <w:r>
              <w:rPr>
                <w:color w:val="000000"/>
                <w:sz w:val="20"/>
                <w:szCs w:val="20"/>
              </w:rPr>
              <w:t>-0.009</w:t>
            </w:r>
          </w:p>
        </w:tc>
      </w:tr>
      <w:tr w:rsidR="00D63FED" w14:paraId="104851B5" w14:textId="77777777" w:rsidTr="007E789E">
        <w:trPr>
          <w:jc w:val="center"/>
        </w:trPr>
        <w:tc>
          <w:tcPr>
            <w:tcW w:w="1069" w:type="dxa"/>
            <w:vMerge/>
            <w:tcBorders>
              <w:top w:val="nil"/>
              <w:left w:val="nil"/>
              <w:bottom w:val="single" w:sz="4" w:space="0" w:color="000000"/>
              <w:right w:val="nil"/>
            </w:tcBorders>
            <w:hideMark/>
          </w:tcPr>
          <w:p w14:paraId="3206325B" w14:textId="77777777" w:rsidR="00D63FED" w:rsidRDefault="00D63FED">
            <w:pPr>
              <w:rPr>
                <w:color w:val="000000"/>
                <w:sz w:val="20"/>
                <w:szCs w:val="20"/>
              </w:rPr>
            </w:pPr>
          </w:p>
        </w:tc>
        <w:tc>
          <w:tcPr>
            <w:tcW w:w="4627" w:type="dxa"/>
            <w:vMerge/>
            <w:tcBorders>
              <w:top w:val="nil"/>
              <w:left w:val="nil"/>
              <w:bottom w:val="nil"/>
              <w:right w:val="nil"/>
            </w:tcBorders>
            <w:hideMark/>
          </w:tcPr>
          <w:p w14:paraId="32C69C69" w14:textId="77777777" w:rsidR="00D63FED" w:rsidRDefault="00D63FED">
            <w:pPr>
              <w:rPr>
                <w:color w:val="000000"/>
                <w:sz w:val="20"/>
                <w:szCs w:val="20"/>
              </w:rPr>
            </w:pPr>
          </w:p>
        </w:tc>
        <w:tc>
          <w:tcPr>
            <w:tcW w:w="1316" w:type="dxa"/>
            <w:tcBorders>
              <w:top w:val="nil"/>
              <w:left w:val="nil"/>
              <w:bottom w:val="nil"/>
              <w:right w:val="nil"/>
            </w:tcBorders>
            <w:noWrap/>
            <w:hideMark/>
          </w:tcPr>
          <w:p w14:paraId="086B295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121D7CC5" w14:textId="77777777" w:rsidR="00D63FED" w:rsidRDefault="00D63FED">
            <w:pPr>
              <w:jc w:val="center"/>
              <w:rPr>
                <w:color w:val="000000"/>
                <w:sz w:val="20"/>
                <w:szCs w:val="20"/>
              </w:rPr>
            </w:pPr>
            <w:r>
              <w:rPr>
                <w:color w:val="000000"/>
                <w:sz w:val="20"/>
                <w:szCs w:val="20"/>
              </w:rPr>
              <w:t>(0.010)</w:t>
            </w:r>
          </w:p>
        </w:tc>
      </w:tr>
      <w:tr w:rsidR="00D63FED" w14:paraId="06F42DC4" w14:textId="77777777" w:rsidTr="007E789E">
        <w:trPr>
          <w:jc w:val="center"/>
        </w:trPr>
        <w:tc>
          <w:tcPr>
            <w:tcW w:w="1069" w:type="dxa"/>
            <w:vMerge/>
            <w:tcBorders>
              <w:top w:val="nil"/>
              <w:left w:val="nil"/>
              <w:bottom w:val="single" w:sz="4" w:space="0" w:color="000000"/>
              <w:right w:val="nil"/>
            </w:tcBorders>
            <w:hideMark/>
          </w:tcPr>
          <w:p w14:paraId="417352D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03CC909" w14:textId="77777777" w:rsidR="00D63FED" w:rsidRDefault="00D63FED">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6F91F15"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E2A470B" w14:textId="77777777" w:rsidR="00D63FED" w:rsidRDefault="00D63FED">
            <w:pPr>
              <w:jc w:val="center"/>
              <w:rPr>
                <w:color w:val="000000"/>
                <w:sz w:val="20"/>
                <w:szCs w:val="20"/>
              </w:rPr>
            </w:pPr>
            <w:r>
              <w:rPr>
                <w:color w:val="000000"/>
                <w:sz w:val="20"/>
                <w:szCs w:val="20"/>
              </w:rPr>
              <w:t>-0.003</w:t>
            </w:r>
          </w:p>
        </w:tc>
      </w:tr>
      <w:tr w:rsidR="00D63FED" w14:paraId="2CF0FD6D" w14:textId="77777777" w:rsidTr="007E789E">
        <w:trPr>
          <w:jc w:val="center"/>
        </w:trPr>
        <w:tc>
          <w:tcPr>
            <w:tcW w:w="1069" w:type="dxa"/>
            <w:vMerge/>
            <w:tcBorders>
              <w:top w:val="nil"/>
              <w:left w:val="nil"/>
              <w:bottom w:val="single" w:sz="4" w:space="0" w:color="000000"/>
              <w:right w:val="nil"/>
            </w:tcBorders>
            <w:hideMark/>
          </w:tcPr>
          <w:p w14:paraId="608C7797" w14:textId="77777777" w:rsidR="00D63FED" w:rsidRDefault="00D63FED">
            <w:pPr>
              <w:rPr>
                <w:color w:val="000000"/>
                <w:sz w:val="20"/>
                <w:szCs w:val="20"/>
              </w:rPr>
            </w:pPr>
          </w:p>
        </w:tc>
        <w:tc>
          <w:tcPr>
            <w:tcW w:w="4627" w:type="dxa"/>
            <w:vMerge/>
            <w:tcBorders>
              <w:top w:val="nil"/>
              <w:left w:val="nil"/>
              <w:bottom w:val="nil"/>
              <w:right w:val="nil"/>
            </w:tcBorders>
            <w:hideMark/>
          </w:tcPr>
          <w:p w14:paraId="07D4CF53" w14:textId="77777777" w:rsidR="00D63FED" w:rsidRDefault="00D63FED">
            <w:pPr>
              <w:rPr>
                <w:color w:val="000000"/>
                <w:sz w:val="20"/>
                <w:szCs w:val="20"/>
              </w:rPr>
            </w:pPr>
          </w:p>
        </w:tc>
        <w:tc>
          <w:tcPr>
            <w:tcW w:w="1316" w:type="dxa"/>
            <w:tcBorders>
              <w:top w:val="nil"/>
              <w:left w:val="nil"/>
              <w:bottom w:val="nil"/>
              <w:right w:val="nil"/>
            </w:tcBorders>
            <w:noWrap/>
            <w:hideMark/>
          </w:tcPr>
          <w:p w14:paraId="0A22531C"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1DB163D" w14:textId="77777777" w:rsidR="00D63FED" w:rsidRDefault="00D63FED">
            <w:pPr>
              <w:jc w:val="center"/>
              <w:rPr>
                <w:color w:val="000000"/>
                <w:sz w:val="20"/>
                <w:szCs w:val="20"/>
              </w:rPr>
            </w:pPr>
            <w:r>
              <w:rPr>
                <w:color w:val="000000"/>
                <w:sz w:val="20"/>
                <w:szCs w:val="20"/>
              </w:rPr>
              <w:t>(0.004)</w:t>
            </w:r>
          </w:p>
        </w:tc>
      </w:tr>
      <w:tr w:rsidR="00D63FED" w14:paraId="191C383B" w14:textId="77777777" w:rsidTr="007E789E">
        <w:trPr>
          <w:jc w:val="center"/>
        </w:trPr>
        <w:tc>
          <w:tcPr>
            <w:tcW w:w="1069" w:type="dxa"/>
            <w:vMerge/>
            <w:tcBorders>
              <w:top w:val="nil"/>
              <w:left w:val="nil"/>
              <w:bottom w:val="single" w:sz="4" w:space="0" w:color="000000"/>
              <w:right w:val="nil"/>
            </w:tcBorders>
            <w:hideMark/>
          </w:tcPr>
          <w:p w14:paraId="3436FB3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C5044CC" w14:textId="77777777" w:rsidR="00D63FED" w:rsidRDefault="00D63FED">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6E6C1B73" w14:textId="77777777" w:rsidR="00D63FED" w:rsidRDefault="00D63FED">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446606B5" w14:textId="77777777" w:rsidR="00D63FED" w:rsidRDefault="00D63FED">
            <w:pPr>
              <w:jc w:val="center"/>
              <w:rPr>
                <w:color w:val="000000"/>
                <w:sz w:val="20"/>
                <w:szCs w:val="20"/>
              </w:rPr>
            </w:pPr>
            <w:r>
              <w:rPr>
                <w:color w:val="000000"/>
                <w:sz w:val="20"/>
                <w:szCs w:val="20"/>
              </w:rPr>
              <w:t>-0.018</w:t>
            </w:r>
          </w:p>
        </w:tc>
      </w:tr>
      <w:tr w:rsidR="00D63FED" w14:paraId="137E4208" w14:textId="77777777" w:rsidTr="007E789E">
        <w:trPr>
          <w:jc w:val="center"/>
        </w:trPr>
        <w:tc>
          <w:tcPr>
            <w:tcW w:w="1069" w:type="dxa"/>
            <w:vMerge/>
            <w:tcBorders>
              <w:top w:val="nil"/>
              <w:left w:val="nil"/>
              <w:bottom w:val="single" w:sz="4" w:space="0" w:color="000000"/>
              <w:right w:val="nil"/>
            </w:tcBorders>
            <w:hideMark/>
          </w:tcPr>
          <w:p w14:paraId="6AA5E72E" w14:textId="77777777" w:rsidR="00D63FED" w:rsidRDefault="00D63FED">
            <w:pPr>
              <w:rPr>
                <w:color w:val="000000"/>
                <w:sz w:val="20"/>
                <w:szCs w:val="20"/>
              </w:rPr>
            </w:pPr>
          </w:p>
        </w:tc>
        <w:tc>
          <w:tcPr>
            <w:tcW w:w="4627" w:type="dxa"/>
            <w:vMerge/>
            <w:tcBorders>
              <w:top w:val="nil"/>
              <w:left w:val="nil"/>
              <w:bottom w:val="nil"/>
              <w:right w:val="nil"/>
            </w:tcBorders>
            <w:hideMark/>
          </w:tcPr>
          <w:p w14:paraId="79A2AEF1" w14:textId="77777777" w:rsidR="00D63FED" w:rsidRDefault="00D63FED">
            <w:pPr>
              <w:rPr>
                <w:color w:val="000000"/>
                <w:sz w:val="20"/>
                <w:szCs w:val="20"/>
              </w:rPr>
            </w:pPr>
          </w:p>
        </w:tc>
        <w:tc>
          <w:tcPr>
            <w:tcW w:w="1316" w:type="dxa"/>
            <w:tcBorders>
              <w:top w:val="nil"/>
              <w:left w:val="nil"/>
              <w:bottom w:val="nil"/>
              <w:right w:val="nil"/>
            </w:tcBorders>
            <w:noWrap/>
            <w:hideMark/>
          </w:tcPr>
          <w:p w14:paraId="711E4E95"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32B98DB6" w14:textId="77777777" w:rsidR="00D63FED" w:rsidRDefault="00D63FED">
            <w:pPr>
              <w:jc w:val="center"/>
              <w:rPr>
                <w:color w:val="000000"/>
                <w:sz w:val="20"/>
                <w:szCs w:val="20"/>
              </w:rPr>
            </w:pPr>
            <w:r>
              <w:rPr>
                <w:color w:val="000000"/>
                <w:sz w:val="20"/>
                <w:szCs w:val="20"/>
              </w:rPr>
              <w:t>(0.017)</w:t>
            </w:r>
          </w:p>
        </w:tc>
      </w:tr>
      <w:tr w:rsidR="00D63FED" w14:paraId="4238AC57" w14:textId="77777777" w:rsidTr="007E789E">
        <w:trPr>
          <w:jc w:val="center"/>
        </w:trPr>
        <w:tc>
          <w:tcPr>
            <w:tcW w:w="1069" w:type="dxa"/>
            <w:vMerge/>
            <w:tcBorders>
              <w:top w:val="nil"/>
              <w:left w:val="nil"/>
              <w:bottom w:val="single" w:sz="4" w:space="0" w:color="000000"/>
              <w:right w:val="nil"/>
            </w:tcBorders>
            <w:hideMark/>
          </w:tcPr>
          <w:p w14:paraId="6DB7E83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355B3B2" w14:textId="77777777" w:rsidR="00D63FED" w:rsidRDefault="00D63FED">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49DB826A" w14:textId="77777777" w:rsidR="00D63FED" w:rsidRDefault="00D63FED">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0526F2AE" w14:textId="77777777" w:rsidR="00D63FED" w:rsidRDefault="00D63FED">
            <w:pPr>
              <w:jc w:val="center"/>
              <w:rPr>
                <w:color w:val="000000"/>
                <w:sz w:val="20"/>
                <w:szCs w:val="20"/>
              </w:rPr>
            </w:pPr>
            <w:r>
              <w:rPr>
                <w:color w:val="000000"/>
                <w:sz w:val="20"/>
                <w:szCs w:val="20"/>
              </w:rPr>
              <w:t>0.005</w:t>
            </w:r>
          </w:p>
        </w:tc>
      </w:tr>
      <w:tr w:rsidR="00D63FED" w14:paraId="2E0D9F5F" w14:textId="77777777" w:rsidTr="007E789E">
        <w:trPr>
          <w:jc w:val="center"/>
        </w:trPr>
        <w:tc>
          <w:tcPr>
            <w:tcW w:w="1069" w:type="dxa"/>
            <w:vMerge/>
            <w:tcBorders>
              <w:top w:val="nil"/>
              <w:left w:val="nil"/>
              <w:bottom w:val="single" w:sz="4" w:space="0" w:color="000000"/>
              <w:right w:val="nil"/>
            </w:tcBorders>
            <w:hideMark/>
          </w:tcPr>
          <w:p w14:paraId="1338691D" w14:textId="77777777" w:rsidR="00D63FED" w:rsidRDefault="00D63FED">
            <w:pPr>
              <w:rPr>
                <w:color w:val="000000"/>
                <w:sz w:val="20"/>
                <w:szCs w:val="20"/>
              </w:rPr>
            </w:pPr>
          </w:p>
        </w:tc>
        <w:tc>
          <w:tcPr>
            <w:tcW w:w="4627" w:type="dxa"/>
            <w:vMerge/>
            <w:tcBorders>
              <w:top w:val="nil"/>
              <w:left w:val="nil"/>
              <w:bottom w:val="nil"/>
              <w:right w:val="nil"/>
            </w:tcBorders>
            <w:hideMark/>
          </w:tcPr>
          <w:p w14:paraId="76253966" w14:textId="77777777" w:rsidR="00D63FED" w:rsidRDefault="00D63FED">
            <w:pPr>
              <w:rPr>
                <w:color w:val="000000"/>
                <w:sz w:val="20"/>
                <w:szCs w:val="20"/>
              </w:rPr>
            </w:pPr>
          </w:p>
        </w:tc>
        <w:tc>
          <w:tcPr>
            <w:tcW w:w="1316" w:type="dxa"/>
            <w:tcBorders>
              <w:top w:val="nil"/>
              <w:left w:val="nil"/>
              <w:bottom w:val="nil"/>
              <w:right w:val="nil"/>
            </w:tcBorders>
            <w:noWrap/>
            <w:hideMark/>
          </w:tcPr>
          <w:p w14:paraId="0D180348"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D4292FB" w14:textId="77777777" w:rsidR="00D63FED" w:rsidRDefault="00D63FED">
            <w:pPr>
              <w:jc w:val="center"/>
              <w:rPr>
                <w:color w:val="000000"/>
                <w:sz w:val="20"/>
                <w:szCs w:val="20"/>
              </w:rPr>
            </w:pPr>
            <w:r>
              <w:rPr>
                <w:color w:val="000000"/>
                <w:sz w:val="20"/>
                <w:szCs w:val="20"/>
              </w:rPr>
              <w:t>(0.003)</w:t>
            </w:r>
          </w:p>
        </w:tc>
      </w:tr>
      <w:tr w:rsidR="00D63FED" w14:paraId="2C78A8AB" w14:textId="77777777" w:rsidTr="007E789E">
        <w:trPr>
          <w:jc w:val="center"/>
        </w:trPr>
        <w:tc>
          <w:tcPr>
            <w:tcW w:w="1069" w:type="dxa"/>
            <w:vMerge/>
            <w:tcBorders>
              <w:top w:val="nil"/>
              <w:left w:val="nil"/>
              <w:bottom w:val="single" w:sz="4" w:space="0" w:color="000000"/>
              <w:right w:val="nil"/>
            </w:tcBorders>
            <w:hideMark/>
          </w:tcPr>
          <w:p w14:paraId="5BA7C07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D8FCE4E" w14:textId="77777777" w:rsidR="00D63FED" w:rsidRDefault="00D63FED">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20EA52D7"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5878C70A" w14:textId="77777777" w:rsidR="00D63FED" w:rsidRDefault="00D63FED">
            <w:pPr>
              <w:jc w:val="center"/>
              <w:rPr>
                <w:color w:val="000000"/>
                <w:sz w:val="20"/>
                <w:szCs w:val="20"/>
              </w:rPr>
            </w:pPr>
            <w:r>
              <w:rPr>
                <w:color w:val="000000"/>
                <w:sz w:val="20"/>
                <w:szCs w:val="20"/>
              </w:rPr>
              <w:t>0.008</w:t>
            </w:r>
          </w:p>
        </w:tc>
      </w:tr>
      <w:tr w:rsidR="00D63FED" w14:paraId="7B71B7C8" w14:textId="77777777" w:rsidTr="007E789E">
        <w:trPr>
          <w:jc w:val="center"/>
        </w:trPr>
        <w:tc>
          <w:tcPr>
            <w:tcW w:w="1069" w:type="dxa"/>
            <w:vMerge/>
            <w:tcBorders>
              <w:top w:val="nil"/>
              <w:left w:val="nil"/>
              <w:bottom w:val="single" w:sz="4" w:space="0" w:color="000000"/>
              <w:right w:val="nil"/>
            </w:tcBorders>
            <w:hideMark/>
          </w:tcPr>
          <w:p w14:paraId="2BEB8063" w14:textId="77777777" w:rsidR="00D63FED" w:rsidRDefault="00D63FED">
            <w:pPr>
              <w:rPr>
                <w:color w:val="000000"/>
                <w:sz w:val="20"/>
                <w:szCs w:val="20"/>
              </w:rPr>
            </w:pPr>
          </w:p>
        </w:tc>
        <w:tc>
          <w:tcPr>
            <w:tcW w:w="4627" w:type="dxa"/>
            <w:vMerge/>
            <w:tcBorders>
              <w:top w:val="nil"/>
              <w:left w:val="nil"/>
              <w:bottom w:val="nil"/>
              <w:right w:val="nil"/>
            </w:tcBorders>
            <w:hideMark/>
          </w:tcPr>
          <w:p w14:paraId="04A92EC2" w14:textId="77777777" w:rsidR="00D63FED" w:rsidRDefault="00D63FED">
            <w:pPr>
              <w:rPr>
                <w:color w:val="000000"/>
                <w:sz w:val="20"/>
                <w:szCs w:val="20"/>
              </w:rPr>
            </w:pPr>
          </w:p>
        </w:tc>
        <w:tc>
          <w:tcPr>
            <w:tcW w:w="1316" w:type="dxa"/>
            <w:tcBorders>
              <w:top w:val="nil"/>
              <w:left w:val="nil"/>
              <w:bottom w:val="nil"/>
              <w:right w:val="nil"/>
            </w:tcBorders>
            <w:noWrap/>
            <w:hideMark/>
          </w:tcPr>
          <w:p w14:paraId="6973855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FCE6126" w14:textId="77777777" w:rsidR="00D63FED" w:rsidRDefault="00D63FED">
            <w:pPr>
              <w:jc w:val="center"/>
              <w:rPr>
                <w:color w:val="000000"/>
                <w:sz w:val="20"/>
                <w:szCs w:val="20"/>
              </w:rPr>
            </w:pPr>
            <w:r>
              <w:rPr>
                <w:color w:val="000000"/>
                <w:sz w:val="20"/>
                <w:szCs w:val="20"/>
              </w:rPr>
              <w:t>(0.006)</w:t>
            </w:r>
          </w:p>
        </w:tc>
      </w:tr>
      <w:tr w:rsidR="00D63FED" w14:paraId="5B9D6403" w14:textId="77777777" w:rsidTr="007E789E">
        <w:trPr>
          <w:jc w:val="center"/>
        </w:trPr>
        <w:tc>
          <w:tcPr>
            <w:tcW w:w="1069" w:type="dxa"/>
            <w:vMerge/>
            <w:tcBorders>
              <w:top w:val="nil"/>
              <w:left w:val="nil"/>
              <w:bottom w:val="single" w:sz="4" w:space="0" w:color="000000"/>
              <w:right w:val="nil"/>
            </w:tcBorders>
            <w:hideMark/>
          </w:tcPr>
          <w:p w14:paraId="54A470B6"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4384D61A" w14:textId="77777777" w:rsidR="00D63FED" w:rsidRDefault="00D63FED">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5A167112"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29FCA046" w14:textId="77777777" w:rsidR="00D63FED" w:rsidRDefault="00D63FED">
            <w:pPr>
              <w:jc w:val="center"/>
              <w:rPr>
                <w:color w:val="000000"/>
                <w:sz w:val="20"/>
                <w:szCs w:val="20"/>
              </w:rPr>
            </w:pPr>
            <w:r>
              <w:rPr>
                <w:color w:val="000000"/>
                <w:sz w:val="20"/>
                <w:szCs w:val="20"/>
              </w:rPr>
              <w:t>0.001</w:t>
            </w:r>
          </w:p>
        </w:tc>
      </w:tr>
      <w:tr w:rsidR="00D63FED" w14:paraId="38F6E0EE" w14:textId="77777777" w:rsidTr="007E789E">
        <w:trPr>
          <w:jc w:val="center"/>
        </w:trPr>
        <w:tc>
          <w:tcPr>
            <w:tcW w:w="1069" w:type="dxa"/>
            <w:vMerge/>
            <w:tcBorders>
              <w:top w:val="nil"/>
              <w:left w:val="nil"/>
              <w:bottom w:val="single" w:sz="4" w:space="0" w:color="000000"/>
              <w:right w:val="nil"/>
            </w:tcBorders>
            <w:hideMark/>
          </w:tcPr>
          <w:p w14:paraId="4012A4F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264FD527"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FB0F3D6"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22873B33" w14:textId="77777777" w:rsidR="00D63FED" w:rsidRDefault="00D63FED">
            <w:pPr>
              <w:jc w:val="center"/>
              <w:rPr>
                <w:color w:val="000000"/>
                <w:sz w:val="20"/>
                <w:szCs w:val="20"/>
              </w:rPr>
            </w:pPr>
            <w:r>
              <w:rPr>
                <w:color w:val="000000"/>
                <w:sz w:val="20"/>
                <w:szCs w:val="20"/>
              </w:rPr>
              <w:t>(0.002)</w:t>
            </w:r>
          </w:p>
        </w:tc>
      </w:tr>
      <w:tr w:rsidR="00D63FED" w14:paraId="2021C474" w14:textId="77777777" w:rsidTr="007E789E">
        <w:trPr>
          <w:jc w:val="center"/>
        </w:trPr>
        <w:tc>
          <w:tcPr>
            <w:tcW w:w="1069" w:type="dxa"/>
            <w:vMerge w:val="restart"/>
            <w:tcBorders>
              <w:top w:val="nil"/>
              <w:left w:val="nil"/>
              <w:bottom w:val="single" w:sz="4" w:space="0" w:color="000000"/>
              <w:right w:val="nil"/>
            </w:tcBorders>
            <w:hideMark/>
          </w:tcPr>
          <w:p w14:paraId="721FD649" w14:textId="77777777" w:rsidR="00D63FED" w:rsidRDefault="00D63FED">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4A6CA7D4" w14:textId="77777777" w:rsidR="00D63FED" w:rsidRDefault="00D63FED">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456F4CDA" w14:textId="77777777" w:rsidR="00D63FED" w:rsidRDefault="00D63FED">
            <w:pPr>
              <w:rPr>
                <w:color w:val="000000"/>
                <w:sz w:val="20"/>
                <w:szCs w:val="20"/>
              </w:rPr>
            </w:pPr>
          </w:p>
        </w:tc>
        <w:tc>
          <w:tcPr>
            <w:tcW w:w="1316" w:type="dxa"/>
            <w:tcBorders>
              <w:top w:val="nil"/>
              <w:left w:val="nil"/>
              <w:bottom w:val="nil"/>
              <w:right w:val="nil"/>
            </w:tcBorders>
            <w:noWrap/>
            <w:hideMark/>
          </w:tcPr>
          <w:p w14:paraId="59E4230E" w14:textId="77777777" w:rsidR="00D63FED" w:rsidRDefault="00D63FED">
            <w:pPr>
              <w:jc w:val="center"/>
              <w:rPr>
                <w:color w:val="000000"/>
                <w:sz w:val="20"/>
                <w:szCs w:val="20"/>
              </w:rPr>
            </w:pPr>
            <w:r>
              <w:rPr>
                <w:color w:val="000000"/>
                <w:sz w:val="20"/>
                <w:szCs w:val="20"/>
              </w:rPr>
              <w:t>0.011</w:t>
            </w:r>
          </w:p>
        </w:tc>
      </w:tr>
      <w:tr w:rsidR="00D63FED" w14:paraId="1ECED65F" w14:textId="77777777" w:rsidTr="007E789E">
        <w:trPr>
          <w:jc w:val="center"/>
        </w:trPr>
        <w:tc>
          <w:tcPr>
            <w:tcW w:w="1069" w:type="dxa"/>
            <w:vMerge/>
            <w:tcBorders>
              <w:top w:val="nil"/>
              <w:left w:val="nil"/>
              <w:bottom w:val="single" w:sz="4" w:space="0" w:color="000000"/>
              <w:right w:val="nil"/>
            </w:tcBorders>
            <w:hideMark/>
          </w:tcPr>
          <w:p w14:paraId="4A7A4CFD" w14:textId="77777777" w:rsidR="00D63FED" w:rsidRDefault="00D63FED">
            <w:pPr>
              <w:rPr>
                <w:color w:val="000000"/>
                <w:sz w:val="20"/>
                <w:szCs w:val="20"/>
              </w:rPr>
            </w:pPr>
          </w:p>
        </w:tc>
        <w:tc>
          <w:tcPr>
            <w:tcW w:w="4627" w:type="dxa"/>
            <w:vMerge/>
            <w:tcBorders>
              <w:top w:val="nil"/>
              <w:left w:val="nil"/>
              <w:bottom w:val="nil"/>
              <w:right w:val="nil"/>
            </w:tcBorders>
            <w:hideMark/>
          </w:tcPr>
          <w:p w14:paraId="50E85E40" w14:textId="77777777" w:rsidR="00D63FED" w:rsidRDefault="00D63FED">
            <w:pPr>
              <w:rPr>
                <w:color w:val="000000"/>
                <w:sz w:val="20"/>
                <w:szCs w:val="20"/>
              </w:rPr>
            </w:pPr>
          </w:p>
        </w:tc>
        <w:tc>
          <w:tcPr>
            <w:tcW w:w="1316" w:type="dxa"/>
            <w:tcBorders>
              <w:top w:val="nil"/>
              <w:left w:val="nil"/>
              <w:bottom w:val="nil"/>
              <w:right w:val="nil"/>
            </w:tcBorders>
            <w:noWrap/>
            <w:hideMark/>
          </w:tcPr>
          <w:p w14:paraId="7D749D01"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DB834CF" w14:textId="77777777" w:rsidR="00D63FED" w:rsidRDefault="00D63FED">
            <w:pPr>
              <w:jc w:val="center"/>
              <w:rPr>
                <w:color w:val="000000"/>
                <w:sz w:val="20"/>
                <w:szCs w:val="20"/>
              </w:rPr>
            </w:pPr>
            <w:r>
              <w:rPr>
                <w:color w:val="000000"/>
                <w:sz w:val="20"/>
                <w:szCs w:val="20"/>
              </w:rPr>
              <w:t>(0.010)</w:t>
            </w:r>
          </w:p>
        </w:tc>
      </w:tr>
      <w:tr w:rsidR="00D63FED" w14:paraId="5490D69B" w14:textId="77777777" w:rsidTr="007E789E">
        <w:trPr>
          <w:jc w:val="center"/>
        </w:trPr>
        <w:tc>
          <w:tcPr>
            <w:tcW w:w="1069" w:type="dxa"/>
            <w:vMerge/>
            <w:tcBorders>
              <w:top w:val="nil"/>
              <w:left w:val="nil"/>
              <w:bottom w:val="single" w:sz="4" w:space="0" w:color="000000"/>
              <w:right w:val="nil"/>
            </w:tcBorders>
            <w:hideMark/>
          </w:tcPr>
          <w:p w14:paraId="0002C7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599A964" w14:textId="77777777" w:rsidR="00D63FED" w:rsidRDefault="00D63FED">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3041900" w14:textId="77777777" w:rsidR="00D63FED" w:rsidRDefault="00D63FED">
            <w:pPr>
              <w:rPr>
                <w:color w:val="000000"/>
                <w:sz w:val="20"/>
                <w:szCs w:val="20"/>
              </w:rPr>
            </w:pPr>
          </w:p>
        </w:tc>
        <w:tc>
          <w:tcPr>
            <w:tcW w:w="1316" w:type="dxa"/>
            <w:tcBorders>
              <w:top w:val="nil"/>
              <w:left w:val="nil"/>
              <w:bottom w:val="nil"/>
              <w:right w:val="nil"/>
            </w:tcBorders>
            <w:noWrap/>
            <w:hideMark/>
          </w:tcPr>
          <w:p w14:paraId="7F3FFB18" w14:textId="77777777" w:rsidR="00D63FED" w:rsidRDefault="00D63FED">
            <w:pPr>
              <w:jc w:val="center"/>
              <w:rPr>
                <w:color w:val="000000"/>
                <w:sz w:val="20"/>
                <w:szCs w:val="20"/>
              </w:rPr>
            </w:pPr>
            <w:r>
              <w:rPr>
                <w:color w:val="000000"/>
                <w:sz w:val="20"/>
                <w:szCs w:val="20"/>
              </w:rPr>
              <w:t>-0.007</w:t>
            </w:r>
          </w:p>
        </w:tc>
      </w:tr>
      <w:tr w:rsidR="00D63FED" w14:paraId="3D8A6B85" w14:textId="77777777" w:rsidTr="007E789E">
        <w:trPr>
          <w:jc w:val="center"/>
        </w:trPr>
        <w:tc>
          <w:tcPr>
            <w:tcW w:w="1069" w:type="dxa"/>
            <w:vMerge/>
            <w:tcBorders>
              <w:top w:val="nil"/>
              <w:left w:val="nil"/>
              <w:bottom w:val="single" w:sz="4" w:space="0" w:color="000000"/>
              <w:right w:val="nil"/>
            </w:tcBorders>
            <w:hideMark/>
          </w:tcPr>
          <w:p w14:paraId="5385E122" w14:textId="77777777" w:rsidR="00D63FED" w:rsidRDefault="00D63FED">
            <w:pPr>
              <w:rPr>
                <w:color w:val="000000"/>
                <w:sz w:val="20"/>
                <w:szCs w:val="20"/>
              </w:rPr>
            </w:pPr>
          </w:p>
        </w:tc>
        <w:tc>
          <w:tcPr>
            <w:tcW w:w="4627" w:type="dxa"/>
            <w:vMerge/>
            <w:tcBorders>
              <w:top w:val="nil"/>
              <w:left w:val="nil"/>
              <w:bottom w:val="nil"/>
              <w:right w:val="nil"/>
            </w:tcBorders>
            <w:hideMark/>
          </w:tcPr>
          <w:p w14:paraId="521AB39C" w14:textId="77777777" w:rsidR="00D63FED" w:rsidRDefault="00D63FED">
            <w:pPr>
              <w:rPr>
                <w:color w:val="000000"/>
                <w:sz w:val="20"/>
                <w:szCs w:val="20"/>
              </w:rPr>
            </w:pPr>
          </w:p>
        </w:tc>
        <w:tc>
          <w:tcPr>
            <w:tcW w:w="1316" w:type="dxa"/>
            <w:tcBorders>
              <w:top w:val="nil"/>
              <w:left w:val="nil"/>
              <w:bottom w:val="nil"/>
              <w:right w:val="nil"/>
            </w:tcBorders>
            <w:noWrap/>
            <w:hideMark/>
          </w:tcPr>
          <w:p w14:paraId="656954D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4E8AEE6" w14:textId="77777777" w:rsidR="00D63FED" w:rsidRDefault="00D63FED">
            <w:pPr>
              <w:jc w:val="center"/>
              <w:rPr>
                <w:color w:val="000000"/>
                <w:sz w:val="20"/>
                <w:szCs w:val="20"/>
              </w:rPr>
            </w:pPr>
            <w:r>
              <w:rPr>
                <w:color w:val="000000"/>
                <w:sz w:val="20"/>
                <w:szCs w:val="20"/>
              </w:rPr>
              <w:t>(0.018)</w:t>
            </w:r>
          </w:p>
        </w:tc>
      </w:tr>
      <w:tr w:rsidR="00D63FED" w14:paraId="0C88B89D" w14:textId="77777777" w:rsidTr="007E789E">
        <w:trPr>
          <w:jc w:val="center"/>
        </w:trPr>
        <w:tc>
          <w:tcPr>
            <w:tcW w:w="1069" w:type="dxa"/>
            <w:vMerge/>
            <w:tcBorders>
              <w:top w:val="nil"/>
              <w:left w:val="nil"/>
              <w:bottom w:val="single" w:sz="4" w:space="0" w:color="000000"/>
              <w:right w:val="nil"/>
            </w:tcBorders>
            <w:hideMark/>
          </w:tcPr>
          <w:p w14:paraId="024BAF7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C978CD9" w14:textId="77777777" w:rsidR="00D63FED" w:rsidRDefault="00D63FED">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4D033D25" w14:textId="77777777" w:rsidR="00D63FED" w:rsidRDefault="00D63FED">
            <w:pPr>
              <w:rPr>
                <w:color w:val="000000"/>
                <w:sz w:val="20"/>
                <w:szCs w:val="20"/>
              </w:rPr>
            </w:pPr>
          </w:p>
        </w:tc>
        <w:tc>
          <w:tcPr>
            <w:tcW w:w="1316" w:type="dxa"/>
            <w:tcBorders>
              <w:top w:val="nil"/>
              <w:left w:val="nil"/>
              <w:bottom w:val="nil"/>
              <w:right w:val="nil"/>
            </w:tcBorders>
            <w:noWrap/>
            <w:hideMark/>
          </w:tcPr>
          <w:p w14:paraId="104D9CE5" w14:textId="77777777" w:rsidR="00D63FED" w:rsidRDefault="00D63FED">
            <w:pPr>
              <w:jc w:val="center"/>
              <w:rPr>
                <w:color w:val="000000"/>
                <w:sz w:val="20"/>
                <w:szCs w:val="20"/>
              </w:rPr>
            </w:pPr>
            <w:r>
              <w:rPr>
                <w:color w:val="000000"/>
                <w:sz w:val="20"/>
                <w:szCs w:val="20"/>
              </w:rPr>
              <w:t>0.025</w:t>
            </w:r>
          </w:p>
        </w:tc>
      </w:tr>
      <w:tr w:rsidR="00D63FED" w14:paraId="417D3549" w14:textId="77777777" w:rsidTr="007E789E">
        <w:trPr>
          <w:jc w:val="center"/>
        </w:trPr>
        <w:tc>
          <w:tcPr>
            <w:tcW w:w="1069" w:type="dxa"/>
            <w:vMerge/>
            <w:tcBorders>
              <w:top w:val="nil"/>
              <w:left w:val="nil"/>
              <w:bottom w:val="single" w:sz="4" w:space="0" w:color="000000"/>
              <w:right w:val="nil"/>
            </w:tcBorders>
            <w:hideMark/>
          </w:tcPr>
          <w:p w14:paraId="741F1415" w14:textId="77777777" w:rsidR="00D63FED" w:rsidRDefault="00D63FED">
            <w:pPr>
              <w:rPr>
                <w:color w:val="000000"/>
                <w:sz w:val="20"/>
                <w:szCs w:val="20"/>
              </w:rPr>
            </w:pPr>
          </w:p>
        </w:tc>
        <w:tc>
          <w:tcPr>
            <w:tcW w:w="4627" w:type="dxa"/>
            <w:vMerge/>
            <w:tcBorders>
              <w:top w:val="nil"/>
              <w:left w:val="nil"/>
              <w:bottom w:val="nil"/>
              <w:right w:val="nil"/>
            </w:tcBorders>
            <w:hideMark/>
          </w:tcPr>
          <w:p w14:paraId="67525A8B" w14:textId="77777777" w:rsidR="00D63FED" w:rsidRDefault="00D63FED">
            <w:pPr>
              <w:rPr>
                <w:color w:val="000000"/>
                <w:sz w:val="20"/>
                <w:szCs w:val="20"/>
              </w:rPr>
            </w:pPr>
          </w:p>
        </w:tc>
        <w:tc>
          <w:tcPr>
            <w:tcW w:w="1316" w:type="dxa"/>
            <w:tcBorders>
              <w:top w:val="nil"/>
              <w:left w:val="nil"/>
              <w:bottom w:val="nil"/>
              <w:right w:val="nil"/>
            </w:tcBorders>
            <w:noWrap/>
            <w:hideMark/>
          </w:tcPr>
          <w:p w14:paraId="5D687C8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C7D644A" w14:textId="77777777" w:rsidR="00D63FED" w:rsidRDefault="00D63FED">
            <w:pPr>
              <w:jc w:val="center"/>
              <w:rPr>
                <w:color w:val="000000"/>
                <w:sz w:val="20"/>
                <w:szCs w:val="20"/>
              </w:rPr>
            </w:pPr>
            <w:r>
              <w:rPr>
                <w:color w:val="000000"/>
                <w:sz w:val="20"/>
                <w:szCs w:val="20"/>
              </w:rPr>
              <w:t>(0.030)</w:t>
            </w:r>
          </w:p>
        </w:tc>
      </w:tr>
      <w:tr w:rsidR="00D63FED" w14:paraId="57870370" w14:textId="77777777" w:rsidTr="007E789E">
        <w:trPr>
          <w:jc w:val="center"/>
        </w:trPr>
        <w:tc>
          <w:tcPr>
            <w:tcW w:w="1069" w:type="dxa"/>
            <w:vMerge/>
            <w:tcBorders>
              <w:top w:val="nil"/>
              <w:left w:val="nil"/>
              <w:bottom w:val="single" w:sz="4" w:space="0" w:color="000000"/>
              <w:right w:val="nil"/>
            </w:tcBorders>
            <w:hideMark/>
          </w:tcPr>
          <w:p w14:paraId="7B721984"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349E1A6" w14:textId="77777777" w:rsidR="00D63FED" w:rsidRDefault="00D63FED">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4629185" w14:textId="77777777" w:rsidR="00D63FED" w:rsidRDefault="00D63FED">
            <w:pPr>
              <w:rPr>
                <w:color w:val="000000"/>
                <w:sz w:val="20"/>
                <w:szCs w:val="20"/>
              </w:rPr>
            </w:pPr>
          </w:p>
        </w:tc>
        <w:tc>
          <w:tcPr>
            <w:tcW w:w="1316" w:type="dxa"/>
            <w:tcBorders>
              <w:top w:val="nil"/>
              <w:left w:val="nil"/>
              <w:bottom w:val="nil"/>
              <w:right w:val="nil"/>
            </w:tcBorders>
            <w:noWrap/>
            <w:hideMark/>
          </w:tcPr>
          <w:p w14:paraId="74756A96" w14:textId="77777777" w:rsidR="00D63FED" w:rsidRDefault="00D63FED">
            <w:pPr>
              <w:jc w:val="center"/>
              <w:rPr>
                <w:color w:val="000000"/>
                <w:sz w:val="20"/>
                <w:szCs w:val="20"/>
              </w:rPr>
            </w:pPr>
            <w:r>
              <w:rPr>
                <w:color w:val="000000"/>
                <w:sz w:val="20"/>
                <w:szCs w:val="20"/>
              </w:rPr>
              <w:t>0.014</w:t>
            </w:r>
          </w:p>
        </w:tc>
      </w:tr>
      <w:tr w:rsidR="00D63FED" w14:paraId="7479DA9C" w14:textId="77777777" w:rsidTr="007E789E">
        <w:trPr>
          <w:jc w:val="center"/>
        </w:trPr>
        <w:tc>
          <w:tcPr>
            <w:tcW w:w="1069" w:type="dxa"/>
            <w:vMerge/>
            <w:tcBorders>
              <w:top w:val="nil"/>
              <w:left w:val="nil"/>
              <w:bottom w:val="single" w:sz="4" w:space="0" w:color="000000"/>
              <w:right w:val="nil"/>
            </w:tcBorders>
            <w:hideMark/>
          </w:tcPr>
          <w:p w14:paraId="719BBEC5" w14:textId="77777777" w:rsidR="00D63FED" w:rsidRDefault="00D63FED">
            <w:pPr>
              <w:rPr>
                <w:color w:val="000000"/>
                <w:sz w:val="20"/>
                <w:szCs w:val="20"/>
              </w:rPr>
            </w:pPr>
          </w:p>
        </w:tc>
        <w:tc>
          <w:tcPr>
            <w:tcW w:w="4627" w:type="dxa"/>
            <w:vMerge/>
            <w:tcBorders>
              <w:top w:val="nil"/>
              <w:left w:val="nil"/>
              <w:bottom w:val="nil"/>
              <w:right w:val="nil"/>
            </w:tcBorders>
            <w:hideMark/>
          </w:tcPr>
          <w:p w14:paraId="7EF278A9" w14:textId="77777777" w:rsidR="00D63FED" w:rsidRDefault="00D63FED">
            <w:pPr>
              <w:rPr>
                <w:color w:val="000000"/>
                <w:sz w:val="20"/>
                <w:szCs w:val="20"/>
              </w:rPr>
            </w:pPr>
          </w:p>
        </w:tc>
        <w:tc>
          <w:tcPr>
            <w:tcW w:w="1316" w:type="dxa"/>
            <w:tcBorders>
              <w:top w:val="nil"/>
              <w:left w:val="nil"/>
              <w:bottom w:val="nil"/>
              <w:right w:val="nil"/>
            </w:tcBorders>
            <w:noWrap/>
            <w:hideMark/>
          </w:tcPr>
          <w:p w14:paraId="370BD73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5C4C4181" w14:textId="77777777" w:rsidR="00D63FED" w:rsidRDefault="00D63FED">
            <w:pPr>
              <w:jc w:val="center"/>
              <w:rPr>
                <w:color w:val="000000"/>
                <w:sz w:val="20"/>
                <w:szCs w:val="20"/>
              </w:rPr>
            </w:pPr>
            <w:r>
              <w:rPr>
                <w:color w:val="000000"/>
                <w:sz w:val="20"/>
                <w:szCs w:val="20"/>
              </w:rPr>
              <w:t>(0.070)</w:t>
            </w:r>
          </w:p>
        </w:tc>
      </w:tr>
      <w:tr w:rsidR="00D63FED" w14:paraId="1A47A5A9" w14:textId="77777777" w:rsidTr="007E789E">
        <w:trPr>
          <w:jc w:val="center"/>
        </w:trPr>
        <w:tc>
          <w:tcPr>
            <w:tcW w:w="1069" w:type="dxa"/>
            <w:vMerge/>
            <w:tcBorders>
              <w:top w:val="nil"/>
              <w:left w:val="nil"/>
              <w:bottom w:val="single" w:sz="4" w:space="0" w:color="000000"/>
              <w:right w:val="nil"/>
            </w:tcBorders>
            <w:hideMark/>
          </w:tcPr>
          <w:p w14:paraId="01C4905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CE1B184" w14:textId="77777777" w:rsidR="00D63FED" w:rsidRDefault="00D63FED">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29640E57" w14:textId="77777777" w:rsidR="00D63FED" w:rsidRDefault="00D63FED">
            <w:pPr>
              <w:rPr>
                <w:color w:val="000000"/>
                <w:sz w:val="20"/>
                <w:szCs w:val="20"/>
              </w:rPr>
            </w:pPr>
          </w:p>
        </w:tc>
        <w:tc>
          <w:tcPr>
            <w:tcW w:w="1316" w:type="dxa"/>
            <w:tcBorders>
              <w:top w:val="nil"/>
              <w:left w:val="nil"/>
              <w:bottom w:val="nil"/>
              <w:right w:val="nil"/>
            </w:tcBorders>
            <w:noWrap/>
            <w:hideMark/>
          </w:tcPr>
          <w:p w14:paraId="7E86F3E5" w14:textId="77777777" w:rsidR="00D63FED" w:rsidRDefault="00D63FED">
            <w:pPr>
              <w:jc w:val="center"/>
              <w:rPr>
                <w:color w:val="000000"/>
                <w:sz w:val="20"/>
                <w:szCs w:val="20"/>
              </w:rPr>
            </w:pPr>
            <w:r>
              <w:rPr>
                <w:color w:val="000000"/>
                <w:sz w:val="20"/>
                <w:szCs w:val="20"/>
              </w:rPr>
              <w:t>0.129</w:t>
            </w:r>
          </w:p>
        </w:tc>
      </w:tr>
      <w:tr w:rsidR="00D63FED" w14:paraId="0DE878F4" w14:textId="77777777" w:rsidTr="007E789E">
        <w:trPr>
          <w:jc w:val="center"/>
        </w:trPr>
        <w:tc>
          <w:tcPr>
            <w:tcW w:w="1069" w:type="dxa"/>
            <w:vMerge/>
            <w:tcBorders>
              <w:top w:val="nil"/>
              <w:left w:val="nil"/>
              <w:bottom w:val="single" w:sz="4" w:space="0" w:color="000000"/>
              <w:right w:val="nil"/>
            </w:tcBorders>
            <w:hideMark/>
          </w:tcPr>
          <w:p w14:paraId="49AAF579" w14:textId="77777777" w:rsidR="00D63FED" w:rsidRDefault="00D63FED">
            <w:pPr>
              <w:rPr>
                <w:color w:val="000000"/>
                <w:sz w:val="20"/>
                <w:szCs w:val="20"/>
              </w:rPr>
            </w:pPr>
          </w:p>
        </w:tc>
        <w:tc>
          <w:tcPr>
            <w:tcW w:w="4627" w:type="dxa"/>
            <w:vMerge/>
            <w:tcBorders>
              <w:top w:val="nil"/>
              <w:left w:val="nil"/>
              <w:bottom w:val="nil"/>
              <w:right w:val="nil"/>
            </w:tcBorders>
            <w:hideMark/>
          </w:tcPr>
          <w:p w14:paraId="3E97FBD3" w14:textId="77777777" w:rsidR="00D63FED" w:rsidRDefault="00D63FED">
            <w:pPr>
              <w:rPr>
                <w:color w:val="000000"/>
                <w:sz w:val="20"/>
                <w:szCs w:val="20"/>
              </w:rPr>
            </w:pPr>
          </w:p>
        </w:tc>
        <w:tc>
          <w:tcPr>
            <w:tcW w:w="1316" w:type="dxa"/>
            <w:tcBorders>
              <w:top w:val="nil"/>
              <w:left w:val="nil"/>
              <w:bottom w:val="nil"/>
              <w:right w:val="nil"/>
            </w:tcBorders>
            <w:noWrap/>
            <w:hideMark/>
          </w:tcPr>
          <w:p w14:paraId="67A4917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6D4478" w14:textId="77777777" w:rsidR="00D63FED" w:rsidRDefault="00D63FED">
            <w:pPr>
              <w:jc w:val="center"/>
              <w:rPr>
                <w:color w:val="000000"/>
                <w:sz w:val="20"/>
                <w:szCs w:val="20"/>
              </w:rPr>
            </w:pPr>
            <w:r>
              <w:rPr>
                <w:color w:val="000000"/>
                <w:sz w:val="20"/>
                <w:szCs w:val="20"/>
              </w:rPr>
              <w:t>(0.144)</w:t>
            </w:r>
          </w:p>
        </w:tc>
      </w:tr>
      <w:tr w:rsidR="00D63FED" w14:paraId="6321356C" w14:textId="77777777" w:rsidTr="007E789E">
        <w:trPr>
          <w:jc w:val="center"/>
        </w:trPr>
        <w:tc>
          <w:tcPr>
            <w:tcW w:w="1069" w:type="dxa"/>
            <w:vMerge/>
            <w:tcBorders>
              <w:top w:val="nil"/>
              <w:left w:val="nil"/>
              <w:bottom w:val="single" w:sz="4" w:space="0" w:color="000000"/>
              <w:right w:val="nil"/>
            </w:tcBorders>
            <w:hideMark/>
          </w:tcPr>
          <w:p w14:paraId="2A74D57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F2D6814" w14:textId="5E4F2062" w:rsidR="00D63FED" w:rsidRDefault="00D63FED">
            <w:pPr>
              <w:rPr>
                <w:color w:val="000000"/>
                <w:sz w:val="20"/>
                <w:szCs w:val="20"/>
              </w:rPr>
            </w:pPr>
            <w:r>
              <w:rPr>
                <w:color w:val="000000"/>
                <w:sz w:val="20"/>
                <w:szCs w:val="20"/>
              </w:rPr>
              <w:t>question linguistic complexity (LLM-based</w:t>
            </w:r>
            <w:r w:rsidR="00D23CC2">
              <w:rPr>
                <w:rFonts w:hint="eastAsia"/>
                <w:color w:val="000000"/>
                <w:sz w:val="20"/>
                <w:szCs w:val="20"/>
              </w:rPr>
              <w:t xml:space="preserve">, </w:t>
            </w:r>
            <w:r w:rsidR="00D23CC2" w:rsidRPr="00D23CC2">
              <w:rPr>
                <w:color w:val="000000"/>
                <w:sz w:val="20"/>
                <w:szCs w:val="20"/>
              </w:rPr>
              <w:t>residualiz</w:t>
            </w:r>
            <w:r w:rsidR="00D23CC2">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6BFEB628" w14:textId="77777777" w:rsidR="00D63FED" w:rsidRDefault="00D63FED">
            <w:pPr>
              <w:rPr>
                <w:color w:val="000000"/>
                <w:sz w:val="20"/>
                <w:szCs w:val="20"/>
              </w:rPr>
            </w:pPr>
          </w:p>
        </w:tc>
        <w:tc>
          <w:tcPr>
            <w:tcW w:w="1316" w:type="dxa"/>
            <w:tcBorders>
              <w:top w:val="nil"/>
              <w:left w:val="nil"/>
              <w:bottom w:val="nil"/>
              <w:right w:val="nil"/>
            </w:tcBorders>
            <w:noWrap/>
            <w:hideMark/>
          </w:tcPr>
          <w:p w14:paraId="259F1624" w14:textId="77777777" w:rsidR="00D63FED" w:rsidRDefault="00D63FED">
            <w:pPr>
              <w:jc w:val="center"/>
              <w:rPr>
                <w:color w:val="000000"/>
                <w:sz w:val="20"/>
                <w:szCs w:val="20"/>
              </w:rPr>
            </w:pPr>
            <w:r>
              <w:rPr>
                <w:color w:val="000000"/>
                <w:sz w:val="20"/>
                <w:szCs w:val="20"/>
              </w:rPr>
              <w:t>-0.012</w:t>
            </w:r>
          </w:p>
        </w:tc>
      </w:tr>
      <w:tr w:rsidR="00D63FED" w14:paraId="56A5CBEB" w14:textId="77777777" w:rsidTr="007E789E">
        <w:trPr>
          <w:jc w:val="center"/>
        </w:trPr>
        <w:tc>
          <w:tcPr>
            <w:tcW w:w="1069" w:type="dxa"/>
            <w:vMerge/>
            <w:tcBorders>
              <w:top w:val="nil"/>
              <w:left w:val="nil"/>
              <w:bottom w:val="single" w:sz="4" w:space="0" w:color="000000"/>
              <w:right w:val="nil"/>
            </w:tcBorders>
            <w:hideMark/>
          </w:tcPr>
          <w:p w14:paraId="0C0B61FB" w14:textId="77777777" w:rsidR="00D63FED" w:rsidRDefault="00D63FED">
            <w:pPr>
              <w:rPr>
                <w:color w:val="000000"/>
                <w:sz w:val="20"/>
                <w:szCs w:val="20"/>
              </w:rPr>
            </w:pPr>
          </w:p>
        </w:tc>
        <w:tc>
          <w:tcPr>
            <w:tcW w:w="4627" w:type="dxa"/>
            <w:vMerge/>
            <w:tcBorders>
              <w:top w:val="nil"/>
              <w:left w:val="nil"/>
              <w:bottom w:val="nil"/>
              <w:right w:val="nil"/>
            </w:tcBorders>
            <w:hideMark/>
          </w:tcPr>
          <w:p w14:paraId="2BBA8352" w14:textId="77777777" w:rsidR="00D63FED" w:rsidRDefault="00D63FED">
            <w:pPr>
              <w:rPr>
                <w:color w:val="000000"/>
                <w:sz w:val="20"/>
                <w:szCs w:val="20"/>
              </w:rPr>
            </w:pPr>
          </w:p>
        </w:tc>
        <w:tc>
          <w:tcPr>
            <w:tcW w:w="1316" w:type="dxa"/>
            <w:tcBorders>
              <w:top w:val="nil"/>
              <w:left w:val="nil"/>
              <w:bottom w:val="nil"/>
              <w:right w:val="nil"/>
            </w:tcBorders>
            <w:noWrap/>
            <w:hideMark/>
          </w:tcPr>
          <w:p w14:paraId="2D4CAFEA"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20576A7" w14:textId="77777777" w:rsidR="00D63FED" w:rsidRDefault="00D63FED">
            <w:pPr>
              <w:jc w:val="center"/>
              <w:rPr>
                <w:color w:val="000000"/>
                <w:sz w:val="20"/>
                <w:szCs w:val="20"/>
              </w:rPr>
            </w:pPr>
            <w:r>
              <w:rPr>
                <w:color w:val="000000"/>
                <w:sz w:val="20"/>
                <w:szCs w:val="20"/>
              </w:rPr>
              <w:t>(0.013)</w:t>
            </w:r>
          </w:p>
        </w:tc>
      </w:tr>
      <w:tr w:rsidR="00D63FED" w14:paraId="6A91939B" w14:textId="77777777" w:rsidTr="007E789E">
        <w:trPr>
          <w:jc w:val="center"/>
        </w:trPr>
        <w:tc>
          <w:tcPr>
            <w:tcW w:w="1069" w:type="dxa"/>
            <w:vMerge/>
            <w:tcBorders>
              <w:top w:val="nil"/>
              <w:left w:val="nil"/>
              <w:bottom w:val="single" w:sz="4" w:space="0" w:color="000000"/>
              <w:right w:val="nil"/>
            </w:tcBorders>
            <w:hideMark/>
          </w:tcPr>
          <w:p w14:paraId="318CDBC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D72560" w14:textId="77777777" w:rsidR="00D63FED" w:rsidRDefault="00D63FED">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6FC1986F" w14:textId="77777777" w:rsidR="00D63FED" w:rsidRDefault="00D63FED">
            <w:pPr>
              <w:rPr>
                <w:color w:val="000000"/>
                <w:sz w:val="20"/>
                <w:szCs w:val="20"/>
              </w:rPr>
            </w:pPr>
          </w:p>
        </w:tc>
        <w:tc>
          <w:tcPr>
            <w:tcW w:w="1316" w:type="dxa"/>
            <w:tcBorders>
              <w:top w:val="nil"/>
              <w:left w:val="nil"/>
              <w:bottom w:val="nil"/>
              <w:right w:val="nil"/>
            </w:tcBorders>
            <w:noWrap/>
            <w:hideMark/>
          </w:tcPr>
          <w:p w14:paraId="7101BBE1" w14:textId="77777777" w:rsidR="00D63FED" w:rsidRDefault="00D63FED">
            <w:pPr>
              <w:jc w:val="center"/>
              <w:rPr>
                <w:color w:val="000000"/>
                <w:sz w:val="20"/>
                <w:szCs w:val="20"/>
              </w:rPr>
            </w:pPr>
            <w:r>
              <w:rPr>
                <w:color w:val="000000"/>
                <w:sz w:val="20"/>
                <w:szCs w:val="20"/>
              </w:rPr>
              <w:t>0.011</w:t>
            </w:r>
          </w:p>
        </w:tc>
      </w:tr>
      <w:tr w:rsidR="00D63FED" w14:paraId="352BE7A0" w14:textId="77777777" w:rsidTr="007E789E">
        <w:trPr>
          <w:jc w:val="center"/>
        </w:trPr>
        <w:tc>
          <w:tcPr>
            <w:tcW w:w="1069" w:type="dxa"/>
            <w:vMerge/>
            <w:tcBorders>
              <w:top w:val="nil"/>
              <w:left w:val="nil"/>
              <w:bottom w:val="single" w:sz="4" w:space="0" w:color="000000"/>
              <w:right w:val="nil"/>
            </w:tcBorders>
            <w:hideMark/>
          </w:tcPr>
          <w:p w14:paraId="6DD89EA9" w14:textId="77777777" w:rsidR="00D63FED" w:rsidRDefault="00D63FED">
            <w:pPr>
              <w:rPr>
                <w:color w:val="000000"/>
                <w:sz w:val="20"/>
                <w:szCs w:val="20"/>
              </w:rPr>
            </w:pPr>
          </w:p>
        </w:tc>
        <w:tc>
          <w:tcPr>
            <w:tcW w:w="4627" w:type="dxa"/>
            <w:vMerge/>
            <w:tcBorders>
              <w:top w:val="nil"/>
              <w:left w:val="nil"/>
              <w:bottom w:val="nil"/>
              <w:right w:val="nil"/>
            </w:tcBorders>
            <w:hideMark/>
          </w:tcPr>
          <w:p w14:paraId="2A4BB52D" w14:textId="77777777" w:rsidR="00D63FED" w:rsidRDefault="00D63FED">
            <w:pPr>
              <w:rPr>
                <w:color w:val="000000"/>
                <w:sz w:val="20"/>
                <w:szCs w:val="20"/>
              </w:rPr>
            </w:pPr>
          </w:p>
        </w:tc>
        <w:tc>
          <w:tcPr>
            <w:tcW w:w="1316" w:type="dxa"/>
            <w:tcBorders>
              <w:top w:val="nil"/>
              <w:left w:val="nil"/>
              <w:bottom w:val="nil"/>
              <w:right w:val="nil"/>
            </w:tcBorders>
            <w:noWrap/>
            <w:hideMark/>
          </w:tcPr>
          <w:p w14:paraId="35725BE3"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3BD373" w14:textId="77777777" w:rsidR="00D63FED" w:rsidRDefault="00D63FED">
            <w:pPr>
              <w:jc w:val="center"/>
              <w:rPr>
                <w:color w:val="000000"/>
                <w:sz w:val="20"/>
                <w:szCs w:val="20"/>
              </w:rPr>
            </w:pPr>
            <w:r>
              <w:rPr>
                <w:color w:val="000000"/>
                <w:sz w:val="20"/>
                <w:szCs w:val="20"/>
              </w:rPr>
              <w:t>(0.008)</w:t>
            </w:r>
          </w:p>
        </w:tc>
      </w:tr>
      <w:tr w:rsidR="00D63FED" w14:paraId="62AF56D0" w14:textId="77777777" w:rsidTr="007E789E">
        <w:trPr>
          <w:jc w:val="center"/>
        </w:trPr>
        <w:tc>
          <w:tcPr>
            <w:tcW w:w="1069" w:type="dxa"/>
            <w:vMerge/>
            <w:tcBorders>
              <w:top w:val="nil"/>
              <w:left w:val="nil"/>
              <w:bottom w:val="single" w:sz="4" w:space="0" w:color="000000"/>
              <w:right w:val="nil"/>
            </w:tcBorders>
            <w:hideMark/>
          </w:tcPr>
          <w:p w14:paraId="7061C0E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132980A" w14:textId="77777777" w:rsidR="00D63FED" w:rsidRDefault="00D63FED">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3CFF98F7" w14:textId="77777777" w:rsidR="00D63FED" w:rsidRDefault="00D63FED">
            <w:pPr>
              <w:rPr>
                <w:color w:val="000000"/>
                <w:sz w:val="20"/>
                <w:szCs w:val="20"/>
              </w:rPr>
            </w:pPr>
          </w:p>
        </w:tc>
        <w:tc>
          <w:tcPr>
            <w:tcW w:w="1316" w:type="dxa"/>
            <w:tcBorders>
              <w:top w:val="nil"/>
              <w:left w:val="nil"/>
              <w:bottom w:val="nil"/>
              <w:right w:val="nil"/>
            </w:tcBorders>
            <w:noWrap/>
            <w:hideMark/>
          </w:tcPr>
          <w:p w14:paraId="349C13C6" w14:textId="77777777" w:rsidR="00D63FED" w:rsidRDefault="00D63FED">
            <w:pPr>
              <w:jc w:val="center"/>
              <w:rPr>
                <w:color w:val="000000"/>
                <w:sz w:val="20"/>
                <w:szCs w:val="20"/>
              </w:rPr>
            </w:pPr>
            <w:r>
              <w:rPr>
                <w:color w:val="000000"/>
                <w:sz w:val="20"/>
                <w:szCs w:val="20"/>
              </w:rPr>
              <w:t>-0.007</w:t>
            </w:r>
          </w:p>
        </w:tc>
      </w:tr>
      <w:tr w:rsidR="00D63FED" w14:paraId="237FBFCC" w14:textId="77777777" w:rsidTr="007E789E">
        <w:trPr>
          <w:jc w:val="center"/>
        </w:trPr>
        <w:tc>
          <w:tcPr>
            <w:tcW w:w="1069" w:type="dxa"/>
            <w:vMerge/>
            <w:tcBorders>
              <w:top w:val="nil"/>
              <w:left w:val="nil"/>
              <w:bottom w:val="single" w:sz="4" w:space="0" w:color="000000"/>
              <w:right w:val="nil"/>
            </w:tcBorders>
            <w:hideMark/>
          </w:tcPr>
          <w:p w14:paraId="7BA25921" w14:textId="77777777" w:rsidR="00D63FED" w:rsidRDefault="00D63FED">
            <w:pPr>
              <w:rPr>
                <w:color w:val="000000"/>
                <w:sz w:val="20"/>
                <w:szCs w:val="20"/>
              </w:rPr>
            </w:pPr>
          </w:p>
        </w:tc>
        <w:tc>
          <w:tcPr>
            <w:tcW w:w="4627" w:type="dxa"/>
            <w:vMerge/>
            <w:tcBorders>
              <w:top w:val="nil"/>
              <w:left w:val="nil"/>
              <w:bottom w:val="nil"/>
              <w:right w:val="nil"/>
            </w:tcBorders>
            <w:hideMark/>
          </w:tcPr>
          <w:p w14:paraId="1E423296" w14:textId="77777777" w:rsidR="00D63FED" w:rsidRDefault="00D63FED">
            <w:pPr>
              <w:rPr>
                <w:color w:val="000000"/>
                <w:sz w:val="20"/>
                <w:szCs w:val="20"/>
              </w:rPr>
            </w:pPr>
          </w:p>
        </w:tc>
        <w:tc>
          <w:tcPr>
            <w:tcW w:w="1316" w:type="dxa"/>
            <w:tcBorders>
              <w:top w:val="nil"/>
              <w:left w:val="nil"/>
              <w:bottom w:val="nil"/>
              <w:right w:val="nil"/>
            </w:tcBorders>
            <w:noWrap/>
            <w:hideMark/>
          </w:tcPr>
          <w:p w14:paraId="6C9B780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58DF6B" w14:textId="77777777" w:rsidR="00D63FED" w:rsidRDefault="00D63FED">
            <w:pPr>
              <w:jc w:val="center"/>
              <w:rPr>
                <w:color w:val="000000"/>
                <w:sz w:val="20"/>
                <w:szCs w:val="20"/>
              </w:rPr>
            </w:pPr>
            <w:r>
              <w:rPr>
                <w:color w:val="000000"/>
                <w:sz w:val="20"/>
                <w:szCs w:val="20"/>
              </w:rPr>
              <w:t>(0.012)</w:t>
            </w:r>
          </w:p>
        </w:tc>
      </w:tr>
      <w:tr w:rsidR="00D63FED" w14:paraId="534F71BA" w14:textId="77777777" w:rsidTr="007E789E">
        <w:trPr>
          <w:jc w:val="center"/>
        </w:trPr>
        <w:tc>
          <w:tcPr>
            <w:tcW w:w="1069" w:type="dxa"/>
            <w:vMerge/>
            <w:tcBorders>
              <w:top w:val="nil"/>
              <w:left w:val="nil"/>
              <w:bottom w:val="single" w:sz="4" w:space="0" w:color="000000"/>
              <w:right w:val="nil"/>
            </w:tcBorders>
            <w:hideMark/>
          </w:tcPr>
          <w:p w14:paraId="76EDCA3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B73FA19" w14:textId="77777777" w:rsidR="00D63FED" w:rsidRDefault="00D63FED">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4B4E61A1" w14:textId="77777777" w:rsidR="00D63FED" w:rsidRDefault="00D63FED">
            <w:pPr>
              <w:rPr>
                <w:color w:val="000000"/>
                <w:sz w:val="20"/>
                <w:szCs w:val="20"/>
              </w:rPr>
            </w:pPr>
          </w:p>
        </w:tc>
        <w:tc>
          <w:tcPr>
            <w:tcW w:w="1316" w:type="dxa"/>
            <w:tcBorders>
              <w:top w:val="nil"/>
              <w:left w:val="nil"/>
              <w:bottom w:val="nil"/>
              <w:right w:val="nil"/>
            </w:tcBorders>
            <w:noWrap/>
            <w:hideMark/>
          </w:tcPr>
          <w:p w14:paraId="19044172" w14:textId="77777777" w:rsidR="00D63FED" w:rsidRDefault="00D63FED">
            <w:pPr>
              <w:jc w:val="center"/>
              <w:rPr>
                <w:color w:val="000000"/>
                <w:sz w:val="20"/>
                <w:szCs w:val="20"/>
              </w:rPr>
            </w:pPr>
            <w:r>
              <w:rPr>
                <w:color w:val="000000"/>
                <w:sz w:val="20"/>
                <w:szCs w:val="20"/>
              </w:rPr>
              <w:t>-0.010</w:t>
            </w:r>
          </w:p>
        </w:tc>
      </w:tr>
      <w:tr w:rsidR="00D63FED" w14:paraId="20C6044D" w14:textId="77777777" w:rsidTr="007E789E">
        <w:trPr>
          <w:jc w:val="center"/>
        </w:trPr>
        <w:tc>
          <w:tcPr>
            <w:tcW w:w="1069" w:type="dxa"/>
            <w:vMerge/>
            <w:tcBorders>
              <w:top w:val="nil"/>
              <w:left w:val="nil"/>
              <w:bottom w:val="single" w:sz="4" w:space="0" w:color="000000"/>
              <w:right w:val="nil"/>
            </w:tcBorders>
            <w:hideMark/>
          </w:tcPr>
          <w:p w14:paraId="29CAD911" w14:textId="77777777" w:rsidR="00D63FED" w:rsidRDefault="00D63FED">
            <w:pPr>
              <w:rPr>
                <w:color w:val="000000"/>
                <w:sz w:val="20"/>
                <w:szCs w:val="20"/>
              </w:rPr>
            </w:pPr>
          </w:p>
        </w:tc>
        <w:tc>
          <w:tcPr>
            <w:tcW w:w="4627" w:type="dxa"/>
            <w:vMerge/>
            <w:tcBorders>
              <w:top w:val="nil"/>
              <w:left w:val="nil"/>
              <w:bottom w:val="nil"/>
              <w:right w:val="nil"/>
            </w:tcBorders>
            <w:hideMark/>
          </w:tcPr>
          <w:p w14:paraId="65F63B9D" w14:textId="77777777" w:rsidR="00D63FED" w:rsidRDefault="00D63FED">
            <w:pPr>
              <w:rPr>
                <w:color w:val="000000"/>
                <w:sz w:val="20"/>
                <w:szCs w:val="20"/>
              </w:rPr>
            </w:pPr>
          </w:p>
        </w:tc>
        <w:tc>
          <w:tcPr>
            <w:tcW w:w="1316" w:type="dxa"/>
            <w:tcBorders>
              <w:top w:val="nil"/>
              <w:left w:val="nil"/>
              <w:bottom w:val="nil"/>
              <w:right w:val="nil"/>
            </w:tcBorders>
            <w:noWrap/>
            <w:hideMark/>
          </w:tcPr>
          <w:p w14:paraId="3259D91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3BEA2624" w14:textId="77777777" w:rsidR="00D63FED" w:rsidRDefault="00D63FED">
            <w:pPr>
              <w:jc w:val="center"/>
              <w:rPr>
                <w:color w:val="000000"/>
                <w:sz w:val="20"/>
                <w:szCs w:val="20"/>
              </w:rPr>
            </w:pPr>
            <w:r>
              <w:rPr>
                <w:color w:val="000000"/>
                <w:sz w:val="20"/>
                <w:szCs w:val="20"/>
              </w:rPr>
              <w:t>(0.026)</w:t>
            </w:r>
          </w:p>
        </w:tc>
      </w:tr>
      <w:tr w:rsidR="00D63FED" w14:paraId="12FF5032" w14:textId="77777777" w:rsidTr="007E789E">
        <w:trPr>
          <w:jc w:val="center"/>
        </w:trPr>
        <w:tc>
          <w:tcPr>
            <w:tcW w:w="1069" w:type="dxa"/>
            <w:vMerge/>
            <w:tcBorders>
              <w:top w:val="nil"/>
              <w:left w:val="nil"/>
              <w:bottom w:val="single" w:sz="4" w:space="0" w:color="000000"/>
              <w:right w:val="nil"/>
            </w:tcBorders>
            <w:hideMark/>
          </w:tcPr>
          <w:p w14:paraId="679FD3E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9919EF5" w14:textId="77777777" w:rsidR="00D63FED" w:rsidRDefault="00D63FED">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628C0CDF" w14:textId="77777777" w:rsidR="00D63FED" w:rsidRDefault="00D63FED">
            <w:pPr>
              <w:rPr>
                <w:color w:val="000000"/>
                <w:sz w:val="20"/>
                <w:szCs w:val="20"/>
              </w:rPr>
            </w:pPr>
          </w:p>
        </w:tc>
        <w:tc>
          <w:tcPr>
            <w:tcW w:w="1316" w:type="dxa"/>
            <w:tcBorders>
              <w:top w:val="nil"/>
              <w:left w:val="nil"/>
              <w:bottom w:val="nil"/>
              <w:right w:val="nil"/>
            </w:tcBorders>
            <w:noWrap/>
            <w:hideMark/>
          </w:tcPr>
          <w:p w14:paraId="31D6A832" w14:textId="77777777" w:rsidR="00D63FED" w:rsidRDefault="00D63FED">
            <w:pPr>
              <w:jc w:val="center"/>
              <w:rPr>
                <w:color w:val="000000"/>
                <w:sz w:val="20"/>
                <w:szCs w:val="20"/>
              </w:rPr>
            </w:pPr>
            <w:r>
              <w:rPr>
                <w:color w:val="000000"/>
                <w:sz w:val="20"/>
                <w:szCs w:val="20"/>
              </w:rPr>
              <w:t>-0.063</w:t>
            </w:r>
          </w:p>
        </w:tc>
      </w:tr>
      <w:tr w:rsidR="00D63FED" w14:paraId="53AD6CAC" w14:textId="77777777" w:rsidTr="007E789E">
        <w:trPr>
          <w:jc w:val="center"/>
        </w:trPr>
        <w:tc>
          <w:tcPr>
            <w:tcW w:w="1069" w:type="dxa"/>
            <w:vMerge/>
            <w:tcBorders>
              <w:top w:val="nil"/>
              <w:left w:val="nil"/>
              <w:bottom w:val="single" w:sz="4" w:space="0" w:color="000000"/>
              <w:right w:val="nil"/>
            </w:tcBorders>
            <w:hideMark/>
          </w:tcPr>
          <w:p w14:paraId="67B45352" w14:textId="77777777" w:rsidR="00D63FED" w:rsidRDefault="00D63FED">
            <w:pPr>
              <w:rPr>
                <w:color w:val="000000"/>
                <w:sz w:val="20"/>
                <w:szCs w:val="20"/>
              </w:rPr>
            </w:pPr>
          </w:p>
        </w:tc>
        <w:tc>
          <w:tcPr>
            <w:tcW w:w="4627" w:type="dxa"/>
            <w:vMerge/>
            <w:tcBorders>
              <w:top w:val="nil"/>
              <w:left w:val="nil"/>
              <w:bottom w:val="nil"/>
              <w:right w:val="nil"/>
            </w:tcBorders>
            <w:hideMark/>
          </w:tcPr>
          <w:p w14:paraId="0BED63BC" w14:textId="77777777" w:rsidR="00D63FED" w:rsidRDefault="00D63FED">
            <w:pPr>
              <w:rPr>
                <w:color w:val="000000"/>
                <w:sz w:val="20"/>
                <w:szCs w:val="20"/>
              </w:rPr>
            </w:pPr>
          </w:p>
        </w:tc>
        <w:tc>
          <w:tcPr>
            <w:tcW w:w="1316" w:type="dxa"/>
            <w:tcBorders>
              <w:top w:val="nil"/>
              <w:left w:val="nil"/>
              <w:bottom w:val="nil"/>
              <w:right w:val="nil"/>
            </w:tcBorders>
            <w:noWrap/>
            <w:hideMark/>
          </w:tcPr>
          <w:p w14:paraId="2D17C8D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48093A9" w14:textId="77777777" w:rsidR="00D63FED" w:rsidRDefault="00D63FED">
            <w:pPr>
              <w:jc w:val="center"/>
              <w:rPr>
                <w:color w:val="000000"/>
                <w:sz w:val="20"/>
                <w:szCs w:val="20"/>
              </w:rPr>
            </w:pPr>
            <w:r>
              <w:rPr>
                <w:color w:val="000000"/>
                <w:sz w:val="20"/>
                <w:szCs w:val="20"/>
              </w:rPr>
              <w:t>(0.084)</w:t>
            </w:r>
          </w:p>
        </w:tc>
      </w:tr>
      <w:tr w:rsidR="00D63FED" w14:paraId="77C858F3" w14:textId="77777777" w:rsidTr="007E789E">
        <w:trPr>
          <w:jc w:val="center"/>
        </w:trPr>
        <w:tc>
          <w:tcPr>
            <w:tcW w:w="1069" w:type="dxa"/>
            <w:vMerge/>
            <w:tcBorders>
              <w:top w:val="nil"/>
              <w:left w:val="nil"/>
              <w:bottom w:val="single" w:sz="4" w:space="0" w:color="000000"/>
              <w:right w:val="nil"/>
            </w:tcBorders>
            <w:hideMark/>
          </w:tcPr>
          <w:p w14:paraId="3F2ED7C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17D5B8" w14:textId="77777777" w:rsidR="00D63FED" w:rsidRDefault="00D63FED">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446E95B6" w14:textId="77777777" w:rsidR="00D63FED" w:rsidRDefault="00D63FED">
            <w:pPr>
              <w:rPr>
                <w:color w:val="000000"/>
                <w:sz w:val="20"/>
                <w:szCs w:val="20"/>
              </w:rPr>
            </w:pPr>
          </w:p>
        </w:tc>
        <w:tc>
          <w:tcPr>
            <w:tcW w:w="1316" w:type="dxa"/>
            <w:tcBorders>
              <w:top w:val="nil"/>
              <w:left w:val="nil"/>
              <w:bottom w:val="nil"/>
              <w:right w:val="nil"/>
            </w:tcBorders>
            <w:noWrap/>
            <w:hideMark/>
          </w:tcPr>
          <w:p w14:paraId="617244DA" w14:textId="77777777" w:rsidR="00D63FED" w:rsidRDefault="00D63FED">
            <w:pPr>
              <w:jc w:val="center"/>
              <w:rPr>
                <w:color w:val="000000"/>
                <w:sz w:val="20"/>
                <w:szCs w:val="20"/>
              </w:rPr>
            </w:pPr>
            <w:r>
              <w:rPr>
                <w:color w:val="000000"/>
                <w:sz w:val="20"/>
                <w:szCs w:val="20"/>
              </w:rPr>
              <w:t>-0.062</w:t>
            </w:r>
          </w:p>
        </w:tc>
      </w:tr>
      <w:tr w:rsidR="00D63FED" w14:paraId="52E4B47B" w14:textId="77777777" w:rsidTr="007E789E">
        <w:trPr>
          <w:jc w:val="center"/>
        </w:trPr>
        <w:tc>
          <w:tcPr>
            <w:tcW w:w="1069" w:type="dxa"/>
            <w:vMerge/>
            <w:tcBorders>
              <w:top w:val="nil"/>
              <w:left w:val="nil"/>
              <w:bottom w:val="single" w:sz="4" w:space="0" w:color="000000"/>
              <w:right w:val="nil"/>
            </w:tcBorders>
            <w:hideMark/>
          </w:tcPr>
          <w:p w14:paraId="5C0968D9" w14:textId="77777777" w:rsidR="00D63FED" w:rsidRDefault="00D63FED">
            <w:pPr>
              <w:rPr>
                <w:color w:val="000000"/>
                <w:sz w:val="20"/>
                <w:szCs w:val="20"/>
              </w:rPr>
            </w:pPr>
          </w:p>
        </w:tc>
        <w:tc>
          <w:tcPr>
            <w:tcW w:w="4627" w:type="dxa"/>
            <w:vMerge/>
            <w:tcBorders>
              <w:top w:val="nil"/>
              <w:left w:val="nil"/>
              <w:bottom w:val="nil"/>
              <w:right w:val="nil"/>
            </w:tcBorders>
            <w:hideMark/>
          </w:tcPr>
          <w:p w14:paraId="70082F5C" w14:textId="77777777" w:rsidR="00D63FED" w:rsidRDefault="00D63FED">
            <w:pPr>
              <w:rPr>
                <w:color w:val="000000"/>
                <w:sz w:val="20"/>
                <w:szCs w:val="20"/>
              </w:rPr>
            </w:pPr>
          </w:p>
        </w:tc>
        <w:tc>
          <w:tcPr>
            <w:tcW w:w="1316" w:type="dxa"/>
            <w:tcBorders>
              <w:top w:val="nil"/>
              <w:left w:val="nil"/>
              <w:bottom w:val="nil"/>
              <w:right w:val="nil"/>
            </w:tcBorders>
            <w:noWrap/>
            <w:hideMark/>
          </w:tcPr>
          <w:p w14:paraId="050DD72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03E13C" w14:textId="77777777" w:rsidR="00D63FED" w:rsidRDefault="00D63FED">
            <w:pPr>
              <w:jc w:val="center"/>
              <w:rPr>
                <w:color w:val="000000"/>
                <w:sz w:val="20"/>
                <w:szCs w:val="20"/>
              </w:rPr>
            </w:pPr>
            <w:r>
              <w:rPr>
                <w:color w:val="000000"/>
                <w:sz w:val="20"/>
                <w:szCs w:val="20"/>
              </w:rPr>
              <w:t>(0.046)</w:t>
            </w:r>
          </w:p>
        </w:tc>
      </w:tr>
      <w:tr w:rsidR="00D63FED" w14:paraId="13B05726" w14:textId="77777777" w:rsidTr="007E789E">
        <w:trPr>
          <w:jc w:val="center"/>
        </w:trPr>
        <w:tc>
          <w:tcPr>
            <w:tcW w:w="1069" w:type="dxa"/>
            <w:vMerge/>
            <w:tcBorders>
              <w:top w:val="nil"/>
              <w:left w:val="nil"/>
              <w:bottom w:val="single" w:sz="4" w:space="0" w:color="000000"/>
              <w:right w:val="nil"/>
            </w:tcBorders>
            <w:hideMark/>
          </w:tcPr>
          <w:p w14:paraId="2AECABE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48C6363" w14:textId="77777777" w:rsidR="00D63FED" w:rsidRDefault="00D63FED">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28CDA0F6" w14:textId="77777777" w:rsidR="00D63FED" w:rsidRDefault="00D63FED">
            <w:pPr>
              <w:rPr>
                <w:color w:val="000000"/>
                <w:sz w:val="20"/>
                <w:szCs w:val="20"/>
              </w:rPr>
            </w:pPr>
          </w:p>
        </w:tc>
        <w:tc>
          <w:tcPr>
            <w:tcW w:w="1316" w:type="dxa"/>
            <w:tcBorders>
              <w:top w:val="nil"/>
              <w:left w:val="nil"/>
              <w:bottom w:val="nil"/>
              <w:right w:val="nil"/>
            </w:tcBorders>
            <w:noWrap/>
            <w:hideMark/>
          </w:tcPr>
          <w:p w14:paraId="73A4C898" w14:textId="77777777" w:rsidR="00D63FED" w:rsidRDefault="00D63FED">
            <w:pPr>
              <w:jc w:val="center"/>
              <w:rPr>
                <w:color w:val="000000"/>
                <w:sz w:val="20"/>
                <w:szCs w:val="20"/>
              </w:rPr>
            </w:pPr>
            <w:r>
              <w:rPr>
                <w:color w:val="000000"/>
                <w:sz w:val="20"/>
                <w:szCs w:val="20"/>
              </w:rPr>
              <w:t>0.002</w:t>
            </w:r>
          </w:p>
        </w:tc>
      </w:tr>
      <w:tr w:rsidR="00D63FED" w14:paraId="362295AC" w14:textId="77777777" w:rsidTr="007E789E">
        <w:trPr>
          <w:jc w:val="center"/>
        </w:trPr>
        <w:tc>
          <w:tcPr>
            <w:tcW w:w="1069" w:type="dxa"/>
            <w:vMerge/>
            <w:tcBorders>
              <w:top w:val="nil"/>
              <w:left w:val="nil"/>
              <w:bottom w:val="single" w:sz="4" w:space="0" w:color="000000"/>
              <w:right w:val="nil"/>
            </w:tcBorders>
            <w:hideMark/>
          </w:tcPr>
          <w:p w14:paraId="6F0BFDE1" w14:textId="77777777" w:rsidR="00D63FED" w:rsidRDefault="00D63FED">
            <w:pPr>
              <w:rPr>
                <w:color w:val="000000"/>
                <w:sz w:val="20"/>
                <w:szCs w:val="20"/>
              </w:rPr>
            </w:pPr>
          </w:p>
        </w:tc>
        <w:tc>
          <w:tcPr>
            <w:tcW w:w="4627" w:type="dxa"/>
            <w:vMerge/>
            <w:tcBorders>
              <w:top w:val="nil"/>
              <w:left w:val="nil"/>
              <w:bottom w:val="nil"/>
              <w:right w:val="nil"/>
            </w:tcBorders>
            <w:hideMark/>
          </w:tcPr>
          <w:p w14:paraId="3A179FF8" w14:textId="77777777" w:rsidR="00D63FED" w:rsidRDefault="00D63FED">
            <w:pPr>
              <w:rPr>
                <w:color w:val="000000"/>
                <w:sz w:val="20"/>
                <w:szCs w:val="20"/>
              </w:rPr>
            </w:pPr>
          </w:p>
        </w:tc>
        <w:tc>
          <w:tcPr>
            <w:tcW w:w="1316" w:type="dxa"/>
            <w:tcBorders>
              <w:top w:val="nil"/>
              <w:left w:val="nil"/>
              <w:bottom w:val="nil"/>
              <w:right w:val="nil"/>
            </w:tcBorders>
            <w:noWrap/>
            <w:hideMark/>
          </w:tcPr>
          <w:p w14:paraId="3760B0E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36F7685" w14:textId="77777777" w:rsidR="00D63FED" w:rsidRDefault="00D63FED">
            <w:pPr>
              <w:jc w:val="center"/>
              <w:rPr>
                <w:color w:val="000000"/>
                <w:sz w:val="20"/>
                <w:szCs w:val="20"/>
              </w:rPr>
            </w:pPr>
            <w:r>
              <w:rPr>
                <w:color w:val="000000"/>
                <w:sz w:val="20"/>
                <w:szCs w:val="20"/>
              </w:rPr>
              <w:t>(0.058)</w:t>
            </w:r>
          </w:p>
        </w:tc>
      </w:tr>
      <w:tr w:rsidR="00D63FED" w14:paraId="4CC3A8B2" w14:textId="77777777" w:rsidTr="007E789E">
        <w:trPr>
          <w:jc w:val="center"/>
        </w:trPr>
        <w:tc>
          <w:tcPr>
            <w:tcW w:w="1069" w:type="dxa"/>
            <w:vMerge/>
            <w:tcBorders>
              <w:top w:val="nil"/>
              <w:left w:val="nil"/>
              <w:bottom w:val="single" w:sz="4" w:space="0" w:color="000000"/>
              <w:right w:val="nil"/>
            </w:tcBorders>
            <w:hideMark/>
          </w:tcPr>
          <w:p w14:paraId="67D4BAA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098A55" w14:textId="77777777" w:rsidR="00D63FED" w:rsidRDefault="00D63FED">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40CCDC5" w14:textId="77777777" w:rsidR="00D63FED" w:rsidRDefault="00D63FED">
            <w:pPr>
              <w:rPr>
                <w:color w:val="000000"/>
                <w:sz w:val="20"/>
                <w:szCs w:val="20"/>
              </w:rPr>
            </w:pPr>
          </w:p>
        </w:tc>
        <w:tc>
          <w:tcPr>
            <w:tcW w:w="1316" w:type="dxa"/>
            <w:tcBorders>
              <w:top w:val="nil"/>
              <w:left w:val="nil"/>
              <w:bottom w:val="nil"/>
              <w:right w:val="nil"/>
            </w:tcBorders>
            <w:noWrap/>
            <w:hideMark/>
          </w:tcPr>
          <w:p w14:paraId="2A3EF82D" w14:textId="77777777" w:rsidR="00D63FED" w:rsidRDefault="00D63FED">
            <w:pPr>
              <w:jc w:val="center"/>
              <w:rPr>
                <w:color w:val="000000"/>
                <w:sz w:val="20"/>
                <w:szCs w:val="20"/>
              </w:rPr>
            </w:pPr>
            <w:r>
              <w:rPr>
                <w:color w:val="000000"/>
                <w:sz w:val="20"/>
                <w:szCs w:val="20"/>
              </w:rPr>
              <w:t>0.061</w:t>
            </w:r>
          </w:p>
        </w:tc>
      </w:tr>
      <w:tr w:rsidR="00D63FED" w14:paraId="4C972ECC" w14:textId="77777777" w:rsidTr="007E789E">
        <w:trPr>
          <w:jc w:val="center"/>
        </w:trPr>
        <w:tc>
          <w:tcPr>
            <w:tcW w:w="1069" w:type="dxa"/>
            <w:vMerge/>
            <w:tcBorders>
              <w:top w:val="nil"/>
              <w:left w:val="nil"/>
              <w:bottom w:val="single" w:sz="4" w:space="0" w:color="000000"/>
              <w:right w:val="nil"/>
            </w:tcBorders>
            <w:hideMark/>
          </w:tcPr>
          <w:p w14:paraId="092B800C" w14:textId="77777777" w:rsidR="00D63FED" w:rsidRDefault="00D63FED">
            <w:pPr>
              <w:rPr>
                <w:color w:val="000000"/>
                <w:sz w:val="20"/>
                <w:szCs w:val="20"/>
              </w:rPr>
            </w:pPr>
          </w:p>
        </w:tc>
        <w:tc>
          <w:tcPr>
            <w:tcW w:w="4627" w:type="dxa"/>
            <w:vMerge/>
            <w:tcBorders>
              <w:top w:val="nil"/>
              <w:left w:val="nil"/>
              <w:bottom w:val="nil"/>
              <w:right w:val="nil"/>
            </w:tcBorders>
            <w:hideMark/>
          </w:tcPr>
          <w:p w14:paraId="64DBF57E" w14:textId="77777777" w:rsidR="00D63FED" w:rsidRDefault="00D63FED">
            <w:pPr>
              <w:rPr>
                <w:color w:val="000000"/>
                <w:sz w:val="20"/>
                <w:szCs w:val="20"/>
              </w:rPr>
            </w:pPr>
          </w:p>
        </w:tc>
        <w:tc>
          <w:tcPr>
            <w:tcW w:w="1316" w:type="dxa"/>
            <w:tcBorders>
              <w:top w:val="nil"/>
              <w:left w:val="nil"/>
              <w:bottom w:val="nil"/>
              <w:right w:val="nil"/>
            </w:tcBorders>
            <w:noWrap/>
            <w:hideMark/>
          </w:tcPr>
          <w:p w14:paraId="6565D84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F2654FD" w14:textId="77777777" w:rsidR="00D63FED" w:rsidRDefault="00D63FED">
            <w:pPr>
              <w:jc w:val="center"/>
              <w:rPr>
                <w:color w:val="000000"/>
                <w:sz w:val="20"/>
                <w:szCs w:val="20"/>
              </w:rPr>
            </w:pPr>
            <w:r>
              <w:rPr>
                <w:color w:val="000000"/>
                <w:sz w:val="20"/>
                <w:szCs w:val="20"/>
              </w:rPr>
              <w:t>(0.091)</w:t>
            </w:r>
          </w:p>
        </w:tc>
      </w:tr>
      <w:tr w:rsidR="00D63FED" w14:paraId="359839C8" w14:textId="77777777" w:rsidTr="007E789E">
        <w:trPr>
          <w:jc w:val="center"/>
        </w:trPr>
        <w:tc>
          <w:tcPr>
            <w:tcW w:w="1069" w:type="dxa"/>
            <w:vMerge/>
            <w:tcBorders>
              <w:top w:val="nil"/>
              <w:left w:val="nil"/>
              <w:bottom w:val="single" w:sz="4" w:space="0" w:color="000000"/>
              <w:right w:val="nil"/>
            </w:tcBorders>
            <w:hideMark/>
          </w:tcPr>
          <w:p w14:paraId="5EEB2D7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F3CE508" w14:textId="77777777" w:rsidR="00D63FED" w:rsidRDefault="00D63FED">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5E2B4ED4" w14:textId="77777777" w:rsidR="00D63FED" w:rsidRDefault="00D63FED">
            <w:pPr>
              <w:rPr>
                <w:color w:val="000000"/>
                <w:sz w:val="20"/>
                <w:szCs w:val="20"/>
              </w:rPr>
            </w:pPr>
          </w:p>
        </w:tc>
        <w:tc>
          <w:tcPr>
            <w:tcW w:w="1316" w:type="dxa"/>
            <w:tcBorders>
              <w:top w:val="nil"/>
              <w:left w:val="nil"/>
              <w:bottom w:val="nil"/>
              <w:right w:val="nil"/>
            </w:tcBorders>
            <w:noWrap/>
            <w:hideMark/>
          </w:tcPr>
          <w:p w14:paraId="3E7BFCA6" w14:textId="77777777" w:rsidR="00D63FED" w:rsidRDefault="00D63FED">
            <w:pPr>
              <w:jc w:val="center"/>
              <w:rPr>
                <w:color w:val="000000"/>
                <w:sz w:val="20"/>
                <w:szCs w:val="20"/>
              </w:rPr>
            </w:pPr>
            <w:r>
              <w:rPr>
                <w:color w:val="000000"/>
                <w:sz w:val="20"/>
                <w:szCs w:val="20"/>
              </w:rPr>
              <w:t>0.075</w:t>
            </w:r>
          </w:p>
        </w:tc>
      </w:tr>
      <w:tr w:rsidR="00D63FED" w14:paraId="3714F1B2" w14:textId="77777777" w:rsidTr="007E789E">
        <w:trPr>
          <w:jc w:val="center"/>
        </w:trPr>
        <w:tc>
          <w:tcPr>
            <w:tcW w:w="1069" w:type="dxa"/>
            <w:vMerge/>
            <w:tcBorders>
              <w:top w:val="nil"/>
              <w:left w:val="nil"/>
              <w:bottom w:val="single" w:sz="4" w:space="0" w:color="000000"/>
              <w:right w:val="nil"/>
            </w:tcBorders>
            <w:hideMark/>
          </w:tcPr>
          <w:p w14:paraId="2BED8074" w14:textId="77777777" w:rsidR="00D63FED" w:rsidRDefault="00D63FED">
            <w:pPr>
              <w:rPr>
                <w:color w:val="000000"/>
                <w:sz w:val="20"/>
                <w:szCs w:val="20"/>
              </w:rPr>
            </w:pPr>
          </w:p>
        </w:tc>
        <w:tc>
          <w:tcPr>
            <w:tcW w:w="4627" w:type="dxa"/>
            <w:vMerge/>
            <w:tcBorders>
              <w:top w:val="nil"/>
              <w:left w:val="nil"/>
              <w:bottom w:val="nil"/>
              <w:right w:val="nil"/>
            </w:tcBorders>
            <w:hideMark/>
          </w:tcPr>
          <w:p w14:paraId="5165B0F7" w14:textId="77777777" w:rsidR="00D63FED" w:rsidRDefault="00D63FED">
            <w:pPr>
              <w:rPr>
                <w:color w:val="000000"/>
                <w:sz w:val="20"/>
                <w:szCs w:val="20"/>
              </w:rPr>
            </w:pPr>
          </w:p>
        </w:tc>
        <w:tc>
          <w:tcPr>
            <w:tcW w:w="1316" w:type="dxa"/>
            <w:tcBorders>
              <w:top w:val="nil"/>
              <w:left w:val="nil"/>
              <w:bottom w:val="nil"/>
              <w:right w:val="nil"/>
            </w:tcBorders>
            <w:noWrap/>
            <w:hideMark/>
          </w:tcPr>
          <w:p w14:paraId="4542D0DE"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53A606" w14:textId="77777777" w:rsidR="00D63FED" w:rsidRDefault="00D63FED">
            <w:pPr>
              <w:jc w:val="center"/>
              <w:rPr>
                <w:color w:val="000000"/>
                <w:sz w:val="20"/>
                <w:szCs w:val="20"/>
              </w:rPr>
            </w:pPr>
            <w:r>
              <w:rPr>
                <w:color w:val="000000"/>
                <w:sz w:val="20"/>
                <w:szCs w:val="20"/>
              </w:rPr>
              <w:t>(0.087)</w:t>
            </w:r>
          </w:p>
        </w:tc>
      </w:tr>
      <w:tr w:rsidR="00D63FED" w14:paraId="378CD100" w14:textId="77777777" w:rsidTr="007E789E">
        <w:trPr>
          <w:jc w:val="center"/>
        </w:trPr>
        <w:tc>
          <w:tcPr>
            <w:tcW w:w="1069" w:type="dxa"/>
            <w:vMerge/>
            <w:tcBorders>
              <w:top w:val="nil"/>
              <w:left w:val="nil"/>
              <w:bottom w:val="single" w:sz="4" w:space="0" w:color="000000"/>
              <w:right w:val="nil"/>
            </w:tcBorders>
            <w:hideMark/>
          </w:tcPr>
          <w:p w14:paraId="3989186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B78E521" w14:textId="41EF89D3" w:rsidR="00D63FED" w:rsidRDefault="00D63FED">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47FAFD0D" w14:textId="77777777" w:rsidR="00D63FED" w:rsidRDefault="00D63FED">
            <w:pPr>
              <w:rPr>
                <w:color w:val="000000"/>
                <w:sz w:val="20"/>
                <w:szCs w:val="20"/>
              </w:rPr>
            </w:pPr>
          </w:p>
        </w:tc>
        <w:tc>
          <w:tcPr>
            <w:tcW w:w="1316" w:type="dxa"/>
            <w:tcBorders>
              <w:top w:val="nil"/>
              <w:left w:val="nil"/>
              <w:bottom w:val="nil"/>
              <w:right w:val="nil"/>
            </w:tcBorders>
            <w:noWrap/>
            <w:hideMark/>
          </w:tcPr>
          <w:p w14:paraId="02CAC24E" w14:textId="77777777" w:rsidR="00D63FED" w:rsidRDefault="00D63FED">
            <w:pPr>
              <w:jc w:val="center"/>
              <w:rPr>
                <w:color w:val="000000"/>
                <w:sz w:val="20"/>
                <w:szCs w:val="20"/>
              </w:rPr>
            </w:pPr>
            <w:r>
              <w:rPr>
                <w:color w:val="000000"/>
                <w:sz w:val="20"/>
                <w:szCs w:val="20"/>
              </w:rPr>
              <w:t>0.031</w:t>
            </w:r>
          </w:p>
        </w:tc>
      </w:tr>
      <w:tr w:rsidR="00D63FED" w14:paraId="693F8BD0" w14:textId="77777777" w:rsidTr="007E789E">
        <w:trPr>
          <w:jc w:val="center"/>
        </w:trPr>
        <w:tc>
          <w:tcPr>
            <w:tcW w:w="1069" w:type="dxa"/>
            <w:vMerge/>
            <w:tcBorders>
              <w:top w:val="nil"/>
              <w:left w:val="nil"/>
              <w:bottom w:val="single" w:sz="4" w:space="0" w:color="000000"/>
              <w:right w:val="nil"/>
            </w:tcBorders>
            <w:hideMark/>
          </w:tcPr>
          <w:p w14:paraId="303ABC5A" w14:textId="77777777" w:rsidR="00D63FED" w:rsidRDefault="00D63FED">
            <w:pPr>
              <w:rPr>
                <w:color w:val="000000"/>
                <w:sz w:val="20"/>
                <w:szCs w:val="20"/>
              </w:rPr>
            </w:pPr>
          </w:p>
        </w:tc>
        <w:tc>
          <w:tcPr>
            <w:tcW w:w="4627" w:type="dxa"/>
            <w:vMerge/>
            <w:tcBorders>
              <w:top w:val="nil"/>
              <w:left w:val="nil"/>
              <w:bottom w:val="nil"/>
              <w:right w:val="nil"/>
            </w:tcBorders>
            <w:hideMark/>
          </w:tcPr>
          <w:p w14:paraId="5858A0E2" w14:textId="77777777" w:rsidR="00D63FED" w:rsidRDefault="00D63FED">
            <w:pPr>
              <w:rPr>
                <w:color w:val="000000"/>
                <w:sz w:val="20"/>
                <w:szCs w:val="20"/>
              </w:rPr>
            </w:pPr>
          </w:p>
        </w:tc>
        <w:tc>
          <w:tcPr>
            <w:tcW w:w="1316" w:type="dxa"/>
            <w:tcBorders>
              <w:top w:val="nil"/>
              <w:left w:val="nil"/>
              <w:bottom w:val="nil"/>
              <w:right w:val="nil"/>
            </w:tcBorders>
            <w:noWrap/>
            <w:hideMark/>
          </w:tcPr>
          <w:p w14:paraId="5B20F64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A9535D9" w14:textId="77777777" w:rsidR="00D63FED" w:rsidRDefault="00D63FED">
            <w:pPr>
              <w:jc w:val="center"/>
              <w:rPr>
                <w:color w:val="000000"/>
                <w:sz w:val="20"/>
                <w:szCs w:val="20"/>
              </w:rPr>
            </w:pPr>
            <w:r>
              <w:rPr>
                <w:color w:val="000000"/>
                <w:sz w:val="20"/>
                <w:szCs w:val="20"/>
              </w:rPr>
              <w:t>(0.055)</w:t>
            </w:r>
          </w:p>
        </w:tc>
      </w:tr>
      <w:tr w:rsidR="00D63FED" w14:paraId="4791D508" w14:textId="77777777" w:rsidTr="007E789E">
        <w:trPr>
          <w:jc w:val="center"/>
        </w:trPr>
        <w:tc>
          <w:tcPr>
            <w:tcW w:w="1069" w:type="dxa"/>
            <w:vMerge/>
            <w:tcBorders>
              <w:top w:val="nil"/>
              <w:left w:val="nil"/>
              <w:bottom w:val="single" w:sz="4" w:space="0" w:color="000000"/>
              <w:right w:val="nil"/>
            </w:tcBorders>
            <w:hideMark/>
          </w:tcPr>
          <w:p w14:paraId="45E39D6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1B49E5" w14:textId="1D874489" w:rsidR="00D63FED" w:rsidRDefault="00D63FED">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59EEB43A" w14:textId="77777777" w:rsidR="00D63FED" w:rsidRDefault="00D63FED">
            <w:pPr>
              <w:rPr>
                <w:color w:val="000000"/>
                <w:sz w:val="20"/>
                <w:szCs w:val="20"/>
              </w:rPr>
            </w:pPr>
          </w:p>
        </w:tc>
        <w:tc>
          <w:tcPr>
            <w:tcW w:w="1316" w:type="dxa"/>
            <w:tcBorders>
              <w:top w:val="nil"/>
              <w:left w:val="nil"/>
              <w:bottom w:val="nil"/>
              <w:right w:val="nil"/>
            </w:tcBorders>
            <w:noWrap/>
            <w:hideMark/>
          </w:tcPr>
          <w:p w14:paraId="3584ED56" w14:textId="77777777" w:rsidR="00D63FED" w:rsidRDefault="00D63FED">
            <w:pPr>
              <w:jc w:val="center"/>
              <w:rPr>
                <w:color w:val="000000"/>
                <w:sz w:val="20"/>
                <w:szCs w:val="20"/>
              </w:rPr>
            </w:pPr>
            <w:r>
              <w:rPr>
                <w:color w:val="000000"/>
                <w:sz w:val="20"/>
                <w:szCs w:val="20"/>
              </w:rPr>
              <w:t>-0.029</w:t>
            </w:r>
          </w:p>
        </w:tc>
      </w:tr>
      <w:tr w:rsidR="00D63FED" w14:paraId="1A44E9D5" w14:textId="77777777" w:rsidTr="007E789E">
        <w:trPr>
          <w:jc w:val="center"/>
        </w:trPr>
        <w:tc>
          <w:tcPr>
            <w:tcW w:w="1069" w:type="dxa"/>
            <w:vMerge/>
            <w:tcBorders>
              <w:top w:val="nil"/>
              <w:left w:val="nil"/>
              <w:bottom w:val="single" w:sz="4" w:space="0" w:color="000000"/>
              <w:right w:val="nil"/>
            </w:tcBorders>
            <w:hideMark/>
          </w:tcPr>
          <w:p w14:paraId="40A6771D" w14:textId="77777777" w:rsidR="00D63FED" w:rsidRDefault="00D63FED">
            <w:pPr>
              <w:rPr>
                <w:color w:val="000000"/>
                <w:sz w:val="20"/>
                <w:szCs w:val="20"/>
              </w:rPr>
            </w:pPr>
          </w:p>
        </w:tc>
        <w:tc>
          <w:tcPr>
            <w:tcW w:w="4627" w:type="dxa"/>
            <w:vMerge/>
            <w:tcBorders>
              <w:top w:val="nil"/>
              <w:left w:val="nil"/>
              <w:bottom w:val="nil"/>
              <w:right w:val="nil"/>
            </w:tcBorders>
            <w:hideMark/>
          </w:tcPr>
          <w:p w14:paraId="4D3459E4" w14:textId="77777777" w:rsidR="00D63FED" w:rsidRDefault="00D63FED">
            <w:pPr>
              <w:rPr>
                <w:color w:val="000000"/>
                <w:sz w:val="20"/>
                <w:szCs w:val="20"/>
              </w:rPr>
            </w:pPr>
          </w:p>
        </w:tc>
        <w:tc>
          <w:tcPr>
            <w:tcW w:w="1316" w:type="dxa"/>
            <w:tcBorders>
              <w:top w:val="nil"/>
              <w:left w:val="nil"/>
              <w:bottom w:val="nil"/>
              <w:right w:val="nil"/>
            </w:tcBorders>
            <w:noWrap/>
            <w:hideMark/>
          </w:tcPr>
          <w:p w14:paraId="6C696F2B"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DAC1AE" w14:textId="77777777" w:rsidR="00D63FED" w:rsidRDefault="00D63FED">
            <w:pPr>
              <w:jc w:val="center"/>
              <w:rPr>
                <w:color w:val="000000"/>
                <w:sz w:val="20"/>
                <w:szCs w:val="20"/>
              </w:rPr>
            </w:pPr>
            <w:r>
              <w:rPr>
                <w:color w:val="000000"/>
                <w:sz w:val="20"/>
                <w:szCs w:val="20"/>
              </w:rPr>
              <w:t>(0.033)</w:t>
            </w:r>
          </w:p>
        </w:tc>
      </w:tr>
      <w:tr w:rsidR="00D63FED" w14:paraId="68B96D45" w14:textId="77777777" w:rsidTr="007E789E">
        <w:trPr>
          <w:jc w:val="center"/>
        </w:trPr>
        <w:tc>
          <w:tcPr>
            <w:tcW w:w="1069" w:type="dxa"/>
            <w:vMerge/>
            <w:tcBorders>
              <w:top w:val="nil"/>
              <w:left w:val="nil"/>
              <w:bottom w:val="single" w:sz="4" w:space="0" w:color="000000"/>
              <w:right w:val="nil"/>
            </w:tcBorders>
            <w:hideMark/>
          </w:tcPr>
          <w:p w14:paraId="60CB5E01"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74E22D18" w14:textId="695D1049" w:rsidR="00D63FED" w:rsidRDefault="00D63FED">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23E8DEAB" w14:textId="77777777" w:rsidR="00D63FED" w:rsidRDefault="00D63FED">
            <w:pPr>
              <w:rPr>
                <w:color w:val="000000"/>
                <w:sz w:val="20"/>
                <w:szCs w:val="20"/>
              </w:rPr>
            </w:pPr>
          </w:p>
        </w:tc>
        <w:tc>
          <w:tcPr>
            <w:tcW w:w="1316" w:type="dxa"/>
            <w:tcBorders>
              <w:top w:val="nil"/>
              <w:left w:val="nil"/>
              <w:bottom w:val="nil"/>
              <w:right w:val="nil"/>
            </w:tcBorders>
            <w:noWrap/>
            <w:hideMark/>
          </w:tcPr>
          <w:p w14:paraId="37B2FDA5" w14:textId="77777777" w:rsidR="00D63FED" w:rsidRDefault="00D63FED">
            <w:pPr>
              <w:jc w:val="center"/>
              <w:rPr>
                <w:color w:val="000000"/>
                <w:sz w:val="20"/>
                <w:szCs w:val="20"/>
              </w:rPr>
            </w:pPr>
            <w:r>
              <w:rPr>
                <w:color w:val="000000"/>
                <w:sz w:val="20"/>
                <w:szCs w:val="20"/>
              </w:rPr>
              <w:t>-0.015</w:t>
            </w:r>
          </w:p>
        </w:tc>
      </w:tr>
      <w:tr w:rsidR="00D63FED" w14:paraId="15F74088" w14:textId="77777777" w:rsidTr="007E789E">
        <w:trPr>
          <w:jc w:val="center"/>
        </w:trPr>
        <w:tc>
          <w:tcPr>
            <w:tcW w:w="1069" w:type="dxa"/>
            <w:vMerge/>
            <w:tcBorders>
              <w:top w:val="nil"/>
              <w:left w:val="nil"/>
              <w:bottom w:val="single" w:sz="4" w:space="0" w:color="000000"/>
              <w:right w:val="nil"/>
            </w:tcBorders>
            <w:hideMark/>
          </w:tcPr>
          <w:p w14:paraId="2CA1D11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56DF8E89"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96C1188" w14:textId="77777777" w:rsidR="00D63FED" w:rsidRDefault="00D63FED">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1E98099" w14:textId="77777777" w:rsidR="00D63FED" w:rsidRDefault="00D63FED">
            <w:pPr>
              <w:jc w:val="center"/>
              <w:rPr>
                <w:color w:val="000000"/>
                <w:sz w:val="20"/>
                <w:szCs w:val="20"/>
              </w:rPr>
            </w:pPr>
            <w:r>
              <w:rPr>
                <w:color w:val="000000"/>
                <w:sz w:val="20"/>
                <w:szCs w:val="20"/>
              </w:rPr>
              <w:t>(0.122)</w:t>
            </w:r>
          </w:p>
        </w:tc>
      </w:tr>
      <w:tr w:rsidR="00D63FED" w14:paraId="3E645899" w14:textId="77777777" w:rsidTr="007E789E">
        <w:trPr>
          <w:jc w:val="center"/>
        </w:trPr>
        <w:tc>
          <w:tcPr>
            <w:tcW w:w="1069" w:type="dxa"/>
            <w:vMerge w:val="restart"/>
            <w:tcBorders>
              <w:top w:val="nil"/>
              <w:left w:val="nil"/>
              <w:bottom w:val="single" w:sz="4" w:space="0" w:color="000000"/>
              <w:right w:val="nil"/>
            </w:tcBorders>
            <w:noWrap/>
            <w:hideMark/>
          </w:tcPr>
          <w:p w14:paraId="497357CE" w14:textId="77777777" w:rsidR="00D63FED" w:rsidRDefault="00D63FED">
            <w:pPr>
              <w:jc w:val="center"/>
              <w:rPr>
                <w:color w:val="000000"/>
                <w:sz w:val="20"/>
                <w:szCs w:val="20"/>
              </w:rPr>
            </w:pPr>
          </w:p>
        </w:tc>
        <w:tc>
          <w:tcPr>
            <w:tcW w:w="4627" w:type="dxa"/>
            <w:tcBorders>
              <w:top w:val="nil"/>
              <w:left w:val="nil"/>
              <w:bottom w:val="single" w:sz="4" w:space="0" w:color="auto"/>
              <w:right w:val="nil"/>
            </w:tcBorders>
            <w:noWrap/>
            <w:hideMark/>
          </w:tcPr>
          <w:p w14:paraId="68FC4EBA" w14:textId="77777777" w:rsidR="00D63FED" w:rsidRDefault="00D63FED">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32652E0E" w14:textId="77777777" w:rsidR="00D63FED" w:rsidRDefault="00D63FED">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EA4ABEB" w14:textId="77777777" w:rsidR="00D63FED" w:rsidRDefault="00D63FED">
            <w:pPr>
              <w:jc w:val="center"/>
              <w:rPr>
                <w:sz w:val="20"/>
                <w:szCs w:val="20"/>
              </w:rPr>
            </w:pPr>
            <w:r>
              <w:rPr>
                <w:sz w:val="20"/>
                <w:szCs w:val="20"/>
              </w:rPr>
              <w:t>√</w:t>
            </w:r>
          </w:p>
        </w:tc>
      </w:tr>
      <w:tr w:rsidR="00D63FED" w14:paraId="1D89FD71" w14:textId="77777777" w:rsidTr="007E789E">
        <w:trPr>
          <w:jc w:val="center"/>
        </w:trPr>
        <w:tc>
          <w:tcPr>
            <w:tcW w:w="1069" w:type="dxa"/>
            <w:vMerge/>
            <w:tcBorders>
              <w:top w:val="nil"/>
              <w:left w:val="nil"/>
              <w:bottom w:val="single" w:sz="4" w:space="0" w:color="000000"/>
              <w:right w:val="nil"/>
            </w:tcBorders>
            <w:hideMark/>
          </w:tcPr>
          <w:p w14:paraId="2AA7B396" w14:textId="77777777" w:rsidR="00D63FED" w:rsidRDefault="00D63FED">
            <w:pPr>
              <w:rPr>
                <w:color w:val="000000"/>
                <w:sz w:val="20"/>
                <w:szCs w:val="20"/>
              </w:rPr>
            </w:pPr>
          </w:p>
        </w:tc>
        <w:tc>
          <w:tcPr>
            <w:tcW w:w="4627" w:type="dxa"/>
            <w:tcBorders>
              <w:top w:val="nil"/>
              <w:left w:val="nil"/>
              <w:bottom w:val="single" w:sz="4" w:space="0" w:color="auto"/>
              <w:right w:val="nil"/>
            </w:tcBorders>
            <w:noWrap/>
            <w:hideMark/>
          </w:tcPr>
          <w:p w14:paraId="7EA13856" w14:textId="77777777" w:rsidR="00D63FED" w:rsidRDefault="00D63FED">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09FB39F3" w14:textId="77777777" w:rsidR="00D63FED" w:rsidRDefault="00D63FED">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05EAD8C0" w14:textId="77777777" w:rsidR="00D63FED" w:rsidRDefault="00D63FED">
            <w:pPr>
              <w:jc w:val="center"/>
              <w:rPr>
                <w:color w:val="000000"/>
                <w:sz w:val="20"/>
                <w:szCs w:val="20"/>
              </w:rPr>
            </w:pPr>
            <w:r>
              <w:rPr>
                <w:color w:val="000000"/>
                <w:sz w:val="20"/>
                <w:szCs w:val="20"/>
              </w:rPr>
              <w:t>3,613</w:t>
            </w:r>
          </w:p>
        </w:tc>
      </w:tr>
    </w:tbl>
    <w:p w14:paraId="11390233" w14:textId="332D7D2B" w:rsidR="002C698F" w:rsidRPr="00D26DA2" w:rsidRDefault="002C698F" w:rsidP="002C698F">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4D6B72F0" w14:textId="5EBB521F" w:rsidR="00954F32" w:rsidRPr="00954F32" w:rsidRDefault="00954F32" w:rsidP="00954F32">
      <w:pPr>
        <w:pStyle w:val="Paragraph0"/>
      </w:pPr>
      <w:bookmarkStart w:id="3"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rsidR="00FC68E4">
        <w:t>e</w:t>
      </w:r>
      <w:r w:rsidRPr="00954F32">
        <w:rPr>
          <w:rFonts w:hint="eastAsia"/>
        </w:rPr>
        <w:t>gmentFault</w:t>
      </w:r>
      <w:r w:rsidRPr="00954F32">
        <w:t xml:space="preserve">. </w:t>
      </w:r>
      <w:r w:rsidRPr="00954F32">
        <w:rPr>
          <w:rFonts w:hint="eastAsia"/>
        </w:rPr>
        <w:t>Also</w:t>
      </w:r>
      <w:r w:rsidR="000512AD">
        <w:rPr>
          <w:rFonts w:hint="eastAsia"/>
        </w:rPr>
        <w:t>,</w:t>
      </w:r>
      <w:r w:rsidRPr="00954F32">
        <w:rPr>
          <w:rFonts w:hint="eastAsia"/>
        </w:rPr>
        <w:t xml:space="preserve"> </w:t>
      </w:r>
      <w:r w:rsidR="00D623EA">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sidR="000512AD">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2E254DE9" w14:textId="63E8FBDB" w:rsidR="00954F32" w:rsidRPr="00954F32" w:rsidRDefault="00954F32" w:rsidP="00954F32">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rsidR="009A02D5">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rsidR="009A02D5">
        <w:t>two</w:t>
      </w:r>
      <w:r w:rsidRPr="00954F32">
        <w:rPr>
          <w:rFonts w:hint="eastAsia"/>
        </w:rPr>
        <w:t xml:space="preserve"> questions, 74% had questions in both treatment and control groups.</w:t>
      </w:r>
    </w:p>
    <w:p w14:paraId="682AAC9F" w14:textId="61FC7ACE" w:rsidR="00954F32" w:rsidRPr="00954F32" w:rsidRDefault="00954F32" w:rsidP="00954F32">
      <w:pPr>
        <w:pStyle w:val="Paragraph0"/>
      </w:pPr>
      <w:r w:rsidRPr="00954F32">
        <w:rPr>
          <w:b/>
          <w:bCs/>
        </w:rPr>
        <w:t>Temporal blocking:</w:t>
      </w:r>
      <w:r w:rsidRPr="00954F32">
        <w:t xml:space="preserve"> We examined whether treatment assignment varied systematically over time (e.g., alternating hours, days</w:t>
      </w:r>
      <w:r w:rsidR="000512AD">
        <w:rPr>
          <w:rFonts w:hint="eastAsia"/>
        </w:rPr>
        <w:t>,</w:t>
      </w:r>
      <w:r w:rsidRPr="00954F32">
        <w:t xml:space="preserve"> or weeks). Figure </w:t>
      </w:r>
      <w:r w:rsidR="00214543">
        <w:t>A</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rsidR="00DE234B">
        <w:t>.</w:t>
      </w:r>
    </w:p>
    <w:p w14:paraId="482D4CD1" w14:textId="7C12F811" w:rsidR="00954F32" w:rsidRDefault="008F6DFA" w:rsidP="00954F32">
      <w:pPr>
        <w:spacing w:before="100" w:beforeAutospacing="1" w:after="100" w:afterAutospacing="1" w:line="278" w:lineRule="auto"/>
        <w:jc w:val="center"/>
      </w:pPr>
      <w:r w:rsidRPr="008F6DFA">
        <w:rPr>
          <w:noProof/>
        </w:rPr>
        <w:lastRenderedPageBreak/>
        <w:drawing>
          <wp:inline distT="0" distB="0" distL="0" distR="0" wp14:anchorId="729EFBEF" wp14:editId="139F24FC">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16"/>
                    <a:stretch>
                      <a:fillRect/>
                    </a:stretch>
                  </pic:blipFill>
                  <pic:spPr>
                    <a:xfrm>
                      <a:off x="0" y="0"/>
                      <a:ext cx="5943600" cy="2971800"/>
                    </a:xfrm>
                    <a:prstGeom prst="rect">
                      <a:avLst/>
                    </a:prstGeom>
                  </pic:spPr>
                </pic:pic>
              </a:graphicData>
            </a:graphic>
          </wp:inline>
        </w:drawing>
      </w:r>
    </w:p>
    <w:p w14:paraId="0333711C" w14:textId="311E8F84" w:rsidR="00144B3D" w:rsidRPr="0099587E" w:rsidRDefault="00214543" w:rsidP="0099587E">
      <w:pPr>
        <w:pStyle w:val="TableFiguretitle"/>
      </w:pPr>
      <w:r>
        <w:t>Figure</w:t>
      </w:r>
      <w:r w:rsidRPr="00976D1A">
        <w:t xml:space="preserve"> </w:t>
      </w:r>
      <w:r>
        <w:t>A</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17C64531" w14:textId="77777777" w:rsidR="00A53CE6" w:rsidRDefault="00A53CE6">
      <w:pPr>
        <w:spacing w:after="120"/>
        <w:jc w:val="both"/>
        <w:rPr>
          <w:rFonts w:cs="Georgia"/>
          <w:b/>
          <w:kern w:val="32"/>
          <w:szCs w:val="20"/>
          <w:lang w:eastAsia="en-US"/>
        </w:rPr>
      </w:pPr>
      <w:r>
        <w:br w:type="page"/>
      </w:r>
    </w:p>
    <w:p w14:paraId="53161D3E" w14:textId="05548D88" w:rsidR="002C698F" w:rsidRPr="00960CA8" w:rsidRDefault="002C698F" w:rsidP="002C698F">
      <w:pPr>
        <w:pStyle w:val="Heading2"/>
        <w:numPr>
          <w:ilvl w:val="0"/>
          <w:numId w:val="0"/>
        </w:numPr>
      </w:pPr>
      <w:r>
        <w:lastRenderedPageBreak/>
        <w:t xml:space="preserve">Appendix </w:t>
      </w:r>
      <w:fldSimple w:instr=" SEQ Appendix \* ALPHABETIC ">
        <w:r>
          <w:rPr>
            <w:noProof/>
          </w:rPr>
          <w:t>B</w:t>
        </w:r>
      </w:fldSimple>
      <w:bookmarkEnd w:id="3"/>
      <w:r>
        <w:rPr>
          <w:rFonts w:hint="eastAsia"/>
          <w:lang w:eastAsia="zh-CN"/>
        </w:rPr>
        <w:t>:</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sidR="00FF76A9">
        <w:rPr>
          <w:rFonts w:hint="eastAsia"/>
          <w:lang w:eastAsia="zh-CN"/>
        </w:rPr>
        <w:t>Measures</w:t>
      </w:r>
    </w:p>
    <w:p w14:paraId="126CAEA4" w14:textId="2FBDF716" w:rsidR="002C698F" w:rsidRDefault="002C698F" w:rsidP="002C698F">
      <w:pPr>
        <w:pStyle w:val="Paragraph0"/>
        <w:widowControl w:val="0"/>
        <w:ind w:firstLine="533"/>
      </w:pPr>
      <w:r w:rsidRPr="00C171D1">
        <w:t xml:space="preserve">In designing prompts to assess the content quality of answers </w:t>
      </w:r>
      <w:r w:rsidR="00FF76A9">
        <w:rPr>
          <w:rFonts w:hint="eastAsia"/>
        </w:rPr>
        <w:t xml:space="preserve">and </w:t>
      </w:r>
      <w:r w:rsidR="0053695C">
        <w:rPr>
          <w:rFonts w:hint="eastAsia"/>
        </w:rPr>
        <w:t xml:space="preserve">question characteristics (i.e., </w:t>
      </w:r>
      <w:r w:rsidR="0053695C" w:rsidRPr="0053695C">
        <w:t>linguistic complexity, use of technical jargon, and difficulty scores</w:t>
      </w:r>
      <w:r w:rsidR="0053695C">
        <w:rPr>
          <w:rFonts w:hint="eastAsia"/>
        </w:rPr>
        <w:t>)</w:t>
      </w:r>
      <w:r w:rsidR="0053695C"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E747842" w14:textId="7D0D3BE0" w:rsidR="002C698F" w:rsidRPr="00C171D1" w:rsidRDefault="002C698F" w:rsidP="002C698F">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sidR="0053695C">
        <w:rPr>
          <w:rFonts w:hint="eastAsia"/>
        </w:rPr>
        <w:t xml:space="preserve">that </w:t>
      </w:r>
      <w:r w:rsidRPr="00C171D1">
        <w:t>refined reasons for outputs be provided in single sentences.</w:t>
      </w:r>
    </w:p>
    <w:p w14:paraId="117599DE" w14:textId="7D322508" w:rsidR="002C698F" w:rsidRPr="00870C24" w:rsidRDefault="002C698F" w:rsidP="007A4E1F">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679C8FE5" w14:textId="77777777" w:rsidR="002C698F" w:rsidRDefault="002C698F" w:rsidP="002C698F">
      <w:pPr>
        <w:widowControl w:val="0"/>
      </w:pPr>
      <w:r>
        <w:rPr>
          <w:rFonts w:hint="eastAsia"/>
        </w:rPr>
        <w:t>System:</w:t>
      </w:r>
    </w:p>
    <w:tbl>
      <w:tblPr>
        <w:tblStyle w:val="TableGrid"/>
        <w:tblW w:w="0" w:type="auto"/>
        <w:tblLook w:val="04A0" w:firstRow="1" w:lastRow="0" w:firstColumn="1" w:lastColumn="0" w:noHBand="0" w:noVBand="1"/>
      </w:tblPr>
      <w:tblGrid>
        <w:gridCol w:w="9350"/>
      </w:tblGrid>
      <w:tr w:rsidR="002C698F" w14:paraId="4443407D" w14:textId="77777777" w:rsidTr="00036DD4">
        <w:tc>
          <w:tcPr>
            <w:tcW w:w="9350" w:type="dxa"/>
          </w:tcPr>
          <w:p w14:paraId="7C493182" w14:textId="77777777" w:rsidR="002C698F" w:rsidRPr="00656F44" w:rsidRDefault="002C698F" w:rsidP="00036DD4">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1EFD48F5" w14:textId="77777777" w:rsidR="002C698F" w:rsidRPr="00656F44" w:rsidRDefault="002C698F" w:rsidP="00036DD4">
            <w:pPr>
              <w:spacing w:line="276" w:lineRule="auto"/>
              <w:rPr>
                <w:sz w:val="20"/>
                <w:szCs w:val="20"/>
              </w:rPr>
            </w:pPr>
          </w:p>
          <w:p w14:paraId="75E494B9" w14:textId="77777777" w:rsidR="002C698F" w:rsidRPr="00656F44" w:rsidRDefault="002C698F" w:rsidP="00036DD4">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5D2A8679" w14:textId="77777777" w:rsidR="002C698F" w:rsidRPr="00656F44" w:rsidRDefault="002C698F" w:rsidP="00036DD4">
            <w:pPr>
              <w:spacing w:line="276" w:lineRule="auto"/>
              <w:rPr>
                <w:sz w:val="20"/>
                <w:szCs w:val="20"/>
              </w:rPr>
            </w:pPr>
          </w:p>
          <w:p w14:paraId="4375C72B" w14:textId="77777777" w:rsidR="002C698F" w:rsidRPr="00656F44" w:rsidRDefault="002C698F" w:rsidP="00036DD4">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18669617" w14:textId="77777777" w:rsidR="002C698F" w:rsidRPr="00656F44" w:rsidRDefault="002C698F" w:rsidP="00036DD4">
            <w:pPr>
              <w:spacing w:line="276" w:lineRule="auto"/>
              <w:rPr>
                <w:sz w:val="20"/>
                <w:szCs w:val="20"/>
              </w:rPr>
            </w:pPr>
          </w:p>
          <w:p w14:paraId="32989F30" w14:textId="77777777" w:rsidR="002C698F" w:rsidRPr="00656F44" w:rsidRDefault="002C698F" w:rsidP="00036DD4">
            <w:pPr>
              <w:spacing w:line="276" w:lineRule="auto"/>
              <w:rPr>
                <w:sz w:val="20"/>
                <w:szCs w:val="20"/>
              </w:rPr>
            </w:pPr>
            <w:r w:rsidRPr="00656F44">
              <w:rPr>
                <w:sz w:val="20"/>
                <w:szCs w:val="20"/>
              </w:rPr>
              <w:t>**Dimensions Definitions**:</w:t>
            </w:r>
          </w:p>
          <w:p w14:paraId="241FBC12" w14:textId="77777777" w:rsidR="002C698F" w:rsidRPr="00656F44" w:rsidRDefault="002C698F" w:rsidP="00036DD4">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707ECAE3" w14:textId="77777777" w:rsidR="002C698F" w:rsidRPr="00656F44" w:rsidRDefault="002C698F" w:rsidP="00036DD4">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4B3A6A30" w14:textId="77777777" w:rsidR="002C698F" w:rsidRPr="00656F44" w:rsidRDefault="002C698F" w:rsidP="00036DD4">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1B0899B8" w14:textId="77777777" w:rsidR="002C698F" w:rsidRPr="00656F44" w:rsidRDefault="002C698F" w:rsidP="00036DD4">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33FDD8FF" w14:textId="77777777" w:rsidR="002C698F" w:rsidRPr="00656F44" w:rsidRDefault="002C698F" w:rsidP="00036DD4">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C7A8E79" w14:textId="77777777" w:rsidR="002C698F" w:rsidRPr="00656F44" w:rsidRDefault="002C698F" w:rsidP="00036DD4">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74B877A5" w14:textId="77777777" w:rsidR="002C698F" w:rsidRPr="00656F44" w:rsidRDefault="002C698F" w:rsidP="00036DD4">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3D2DDEA" w14:textId="77777777" w:rsidR="002C698F" w:rsidRPr="00656F44" w:rsidRDefault="002C698F" w:rsidP="00036DD4">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2B984648" w14:textId="77777777" w:rsidR="002C698F" w:rsidRPr="00656F44" w:rsidRDefault="002C698F" w:rsidP="00036DD4">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BCCFDB1" w14:textId="77777777" w:rsidR="002C698F" w:rsidRPr="00656F44" w:rsidRDefault="002C698F" w:rsidP="00036DD4">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522D385B" w14:textId="77777777" w:rsidR="002C698F" w:rsidRPr="00656F44" w:rsidRDefault="002C698F" w:rsidP="00036DD4">
            <w:pPr>
              <w:spacing w:line="276" w:lineRule="auto"/>
              <w:rPr>
                <w:sz w:val="20"/>
                <w:szCs w:val="20"/>
              </w:rPr>
            </w:pPr>
          </w:p>
          <w:p w14:paraId="2BD7D8B8" w14:textId="77777777" w:rsidR="002C698F" w:rsidRPr="00656F44" w:rsidRDefault="002C698F" w:rsidP="00036DD4">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12A1E6A2" w14:textId="77777777" w:rsidR="002C698F" w:rsidRPr="00656F44" w:rsidRDefault="002C698F" w:rsidP="00036DD4">
            <w:pPr>
              <w:spacing w:line="276" w:lineRule="auto"/>
              <w:rPr>
                <w:sz w:val="20"/>
                <w:szCs w:val="20"/>
              </w:rPr>
            </w:pPr>
          </w:p>
          <w:p w14:paraId="68199BE2" w14:textId="77777777" w:rsidR="002C698F" w:rsidRPr="00656F44" w:rsidRDefault="002C698F" w:rsidP="00036DD4">
            <w:pPr>
              <w:spacing w:line="276" w:lineRule="auto"/>
              <w:rPr>
                <w:sz w:val="20"/>
                <w:szCs w:val="20"/>
              </w:rPr>
            </w:pPr>
            <w:r w:rsidRPr="00656F44">
              <w:rPr>
                <w:sz w:val="20"/>
                <w:szCs w:val="20"/>
              </w:rPr>
              <w:t>**Required Output Format**:</w:t>
            </w:r>
          </w:p>
          <w:p w14:paraId="397E0E6F" w14:textId="77777777" w:rsidR="002C698F" w:rsidRPr="00656F44" w:rsidRDefault="002C698F" w:rsidP="00036DD4">
            <w:pPr>
              <w:spacing w:line="276" w:lineRule="auto"/>
              <w:rPr>
                <w:sz w:val="20"/>
                <w:szCs w:val="20"/>
              </w:rPr>
            </w:pPr>
            <w:r w:rsidRPr="00656F44">
              <w:rPr>
                <w:sz w:val="20"/>
                <w:szCs w:val="20"/>
              </w:rPr>
              <w:t>Overall quality: 1 to 10</w:t>
            </w:r>
          </w:p>
          <w:p w14:paraId="33FC904B" w14:textId="77777777" w:rsidR="002C698F" w:rsidRPr="00656F44" w:rsidRDefault="002C698F" w:rsidP="00036DD4">
            <w:pPr>
              <w:spacing w:line="276" w:lineRule="auto"/>
              <w:rPr>
                <w:sz w:val="20"/>
                <w:szCs w:val="20"/>
              </w:rPr>
            </w:pPr>
            <w:r w:rsidRPr="00656F44">
              <w:rPr>
                <w:sz w:val="20"/>
                <w:szCs w:val="20"/>
              </w:rPr>
              <w:t>Clarity: 1 to 10</w:t>
            </w:r>
          </w:p>
          <w:p w14:paraId="7B384A29" w14:textId="77777777" w:rsidR="002C698F" w:rsidRPr="00656F44" w:rsidRDefault="002C698F" w:rsidP="00036DD4">
            <w:pPr>
              <w:spacing w:line="276" w:lineRule="auto"/>
              <w:rPr>
                <w:sz w:val="20"/>
                <w:szCs w:val="20"/>
              </w:rPr>
            </w:pPr>
            <w:r w:rsidRPr="00656F44">
              <w:rPr>
                <w:sz w:val="20"/>
                <w:szCs w:val="20"/>
              </w:rPr>
              <w:t>Readability: 1 to 10</w:t>
            </w:r>
          </w:p>
          <w:p w14:paraId="3981FA96" w14:textId="77777777" w:rsidR="002C698F" w:rsidRPr="00656F44" w:rsidRDefault="002C698F" w:rsidP="00036DD4">
            <w:pPr>
              <w:spacing w:line="276" w:lineRule="auto"/>
              <w:rPr>
                <w:sz w:val="20"/>
                <w:szCs w:val="20"/>
              </w:rPr>
            </w:pPr>
            <w:r w:rsidRPr="00656F44">
              <w:rPr>
                <w:sz w:val="20"/>
                <w:szCs w:val="20"/>
              </w:rPr>
              <w:t>Accuracy: 1 to 10</w:t>
            </w:r>
          </w:p>
          <w:p w14:paraId="4A77115A" w14:textId="77777777" w:rsidR="002C698F" w:rsidRPr="00656F44" w:rsidRDefault="002C698F" w:rsidP="00036DD4">
            <w:pPr>
              <w:spacing w:line="276" w:lineRule="auto"/>
              <w:rPr>
                <w:sz w:val="20"/>
                <w:szCs w:val="20"/>
              </w:rPr>
            </w:pPr>
            <w:r w:rsidRPr="00656F44">
              <w:rPr>
                <w:sz w:val="20"/>
                <w:szCs w:val="20"/>
              </w:rPr>
              <w:t>Relevance: 1 to 10</w:t>
            </w:r>
          </w:p>
          <w:p w14:paraId="54E180C3" w14:textId="77777777" w:rsidR="002C698F" w:rsidRPr="00656F44" w:rsidRDefault="002C698F" w:rsidP="00036DD4">
            <w:pPr>
              <w:spacing w:line="276" w:lineRule="auto"/>
              <w:rPr>
                <w:sz w:val="20"/>
                <w:szCs w:val="20"/>
              </w:rPr>
            </w:pPr>
            <w:r w:rsidRPr="00656F44">
              <w:rPr>
                <w:sz w:val="20"/>
                <w:szCs w:val="20"/>
              </w:rPr>
              <w:t>Level of detail: 1 to 10</w:t>
            </w:r>
          </w:p>
          <w:p w14:paraId="6A159539" w14:textId="77777777" w:rsidR="002C698F" w:rsidRPr="00656F44" w:rsidRDefault="002C698F" w:rsidP="00036DD4">
            <w:pPr>
              <w:spacing w:line="276" w:lineRule="auto"/>
              <w:rPr>
                <w:sz w:val="20"/>
                <w:szCs w:val="20"/>
              </w:rPr>
            </w:pPr>
            <w:r w:rsidRPr="00656F44">
              <w:rPr>
                <w:sz w:val="20"/>
                <w:szCs w:val="20"/>
              </w:rPr>
              <w:t>Personal experiences: 1 to 10</w:t>
            </w:r>
          </w:p>
          <w:p w14:paraId="590AAA7C" w14:textId="77777777" w:rsidR="002C698F" w:rsidRPr="00656F44" w:rsidRDefault="002C698F" w:rsidP="00036DD4">
            <w:pPr>
              <w:spacing w:line="276" w:lineRule="auto"/>
              <w:rPr>
                <w:sz w:val="20"/>
                <w:szCs w:val="20"/>
              </w:rPr>
            </w:pPr>
            <w:r w:rsidRPr="00656F44">
              <w:rPr>
                <w:sz w:val="20"/>
                <w:szCs w:val="20"/>
              </w:rPr>
              <w:t>Personal insights: 1 to 10</w:t>
            </w:r>
          </w:p>
          <w:p w14:paraId="093B3DC7" w14:textId="77777777" w:rsidR="002C698F" w:rsidRPr="00656F44" w:rsidRDefault="002C698F" w:rsidP="00036DD4">
            <w:pPr>
              <w:spacing w:line="276" w:lineRule="auto"/>
              <w:rPr>
                <w:sz w:val="20"/>
                <w:szCs w:val="20"/>
              </w:rPr>
            </w:pPr>
            <w:r w:rsidRPr="00656F44">
              <w:rPr>
                <w:sz w:val="20"/>
                <w:szCs w:val="20"/>
              </w:rPr>
              <w:t>Innovative approaches: 1 to 10</w:t>
            </w:r>
          </w:p>
          <w:p w14:paraId="40BDAFE5" w14:textId="77777777" w:rsidR="002C698F" w:rsidRPr="00656F44" w:rsidRDefault="002C698F" w:rsidP="00036DD4">
            <w:pPr>
              <w:spacing w:line="276" w:lineRule="auto"/>
              <w:rPr>
                <w:sz w:val="20"/>
                <w:szCs w:val="20"/>
              </w:rPr>
            </w:pPr>
            <w:r w:rsidRPr="00656F44">
              <w:rPr>
                <w:sz w:val="20"/>
                <w:szCs w:val="20"/>
              </w:rPr>
              <w:t>Alternative solutions: 1 to 10</w:t>
            </w:r>
          </w:p>
          <w:p w14:paraId="4811AB4C" w14:textId="77777777" w:rsidR="002C698F" w:rsidRPr="00656F44" w:rsidRDefault="002C698F" w:rsidP="00036DD4">
            <w:pPr>
              <w:spacing w:line="276" w:lineRule="auto"/>
              <w:rPr>
                <w:sz w:val="20"/>
                <w:szCs w:val="20"/>
              </w:rPr>
            </w:pPr>
            <w:r w:rsidRPr="00656F44">
              <w:rPr>
                <w:sz w:val="20"/>
                <w:szCs w:val="20"/>
              </w:rPr>
              <w:t>Engaging storytelling: 1 to 10</w:t>
            </w:r>
          </w:p>
          <w:p w14:paraId="68E56AE8" w14:textId="77777777" w:rsidR="002C698F" w:rsidRDefault="002C698F" w:rsidP="00036DD4">
            <w:pPr>
              <w:spacing w:line="276" w:lineRule="auto"/>
            </w:pPr>
            <w:r w:rsidRPr="00656F44">
              <w:rPr>
                <w:sz w:val="20"/>
                <w:szCs w:val="20"/>
              </w:rPr>
              <w:t>Basis for scores: briefly explain the basis for the overall quality score and 10 scores of dimensions here in one sentence</w:t>
            </w:r>
          </w:p>
        </w:tc>
      </w:tr>
    </w:tbl>
    <w:p w14:paraId="630DDF10" w14:textId="77777777" w:rsidR="002C698F" w:rsidRDefault="002C698F" w:rsidP="002C698F">
      <w:pPr>
        <w:widowControl w:val="0"/>
      </w:pPr>
    </w:p>
    <w:p w14:paraId="263358FB" w14:textId="77777777" w:rsidR="002C698F" w:rsidRDefault="002C698F" w:rsidP="002C698F">
      <w:r w:rsidRPr="000935D6">
        <w:rPr>
          <w:rFonts w:hint="eastAsia"/>
        </w:rPr>
        <w:t>User:</w:t>
      </w:r>
    </w:p>
    <w:tbl>
      <w:tblPr>
        <w:tblStyle w:val="TableGrid"/>
        <w:tblW w:w="0" w:type="auto"/>
        <w:tblLook w:val="04A0" w:firstRow="1" w:lastRow="0" w:firstColumn="1" w:lastColumn="0" w:noHBand="0" w:noVBand="1"/>
      </w:tblPr>
      <w:tblGrid>
        <w:gridCol w:w="9350"/>
      </w:tblGrid>
      <w:tr w:rsidR="002C698F" w14:paraId="22F172B6" w14:textId="77777777" w:rsidTr="00036DD4">
        <w:tc>
          <w:tcPr>
            <w:tcW w:w="9350" w:type="dxa"/>
          </w:tcPr>
          <w:p w14:paraId="1AE96BCE" w14:textId="77777777" w:rsidR="002C698F" w:rsidRPr="00656F44" w:rsidRDefault="002C698F" w:rsidP="00036DD4">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7D9706B" w14:textId="77777777" w:rsidR="002C698F" w:rsidRPr="00656F44" w:rsidRDefault="002C698F" w:rsidP="00036DD4">
            <w:pPr>
              <w:spacing w:line="276" w:lineRule="auto"/>
              <w:rPr>
                <w:sz w:val="20"/>
                <w:szCs w:val="20"/>
              </w:rPr>
            </w:pPr>
          </w:p>
          <w:p w14:paraId="3BBA5D49" w14:textId="77777777" w:rsidR="002C698F" w:rsidRPr="00656F44" w:rsidRDefault="002C698F" w:rsidP="00036DD4">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77999DFF" w14:textId="77777777" w:rsidR="002C698F" w:rsidRPr="00656F44" w:rsidRDefault="002C698F" w:rsidP="00036DD4">
            <w:pPr>
              <w:spacing w:line="276" w:lineRule="auto"/>
              <w:rPr>
                <w:sz w:val="20"/>
                <w:szCs w:val="20"/>
              </w:rPr>
            </w:pPr>
          </w:p>
          <w:p w14:paraId="5B4F2FBA" w14:textId="77777777" w:rsidR="002C698F" w:rsidRPr="00656F44" w:rsidRDefault="002C698F" w:rsidP="00036DD4">
            <w:pPr>
              <w:spacing w:line="276" w:lineRule="auto"/>
              <w:rPr>
                <w:sz w:val="20"/>
                <w:szCs w:val="20"/>
              </w:rPr>
            </w:pPr>
            <w:r w:rsidRPr="00656F44">
              <w:rPr>
                <w:sz w:val="20"/>
                <w:szCs w:val="20"/>
              </w:rPr>
              <w:t>Overall quality: 1 to 10</w:t>
            </w:r>
          </w:p>
          <w:p w14:paraId="07E6E896" w14:textId="77777777" w:rsidR="002C698F" w:rsidRPr="00656F44" w:rsidRDefault="002C698F" w:rsidP="00036DD4">
            <w:pPr>
              <w:spacing w:line="276" w:lineRule="auto"/>
              <w:rPr>
                <w:sz w:val="20"/>
                <w:szCs w:val="20"/>
              </w:rPr>
            </w:pPr>
            <w:r w:rsidRPr="00656F44">
              <w:rPr>
                <w:sz w:val="20"/>
                <w:szCs w:val="20"/>
              </w:rPr>
              <w:t>Clarity: 1 to 10</w:t>
            </w:r>
          </w:p>
          <w:p w14:paraId="40757931" w14:textId="77777777" w:rsidR="002C698F" w:rsidRPr="00656F44" w:rsidRDefault="002C698F" w:rsidP="00036DD4">
            <w:pPr>
              <w:spacing w:line="276" w:lineRule="auto"/>
              <w:rPr>
                <w:sz w:val="20"/>
                <w:szCs w:val="20"/>
              </w:rPr>
            </w:pPr>
            <w:r w:rsidRPr="00656F44">
              <w:rPr>
                <w:sz w:val="20"/>
                <w:szCs w:val="20"/>
              </w:rPr>
              <w:t>Readability: 1 to 10</w:t>
            </w:r>
          </w:p>
          <w:p w14:paraId="75B71734" w14:textId="77777777" w:rsidR="002C698F" w:rsidRPr="00656F44" w:rsidRDefault="002C698F" w:rsidP="00036DD4">
            <w:pPr>
              <w:spacing w:line="276" w:lineRule="auto"/>
              <w:rPr>
                <w:sz w:val="20"/>
                <w:szCs w:val="20"/>
              </w:rPr>
            </w:pPr>
            <w:r w:rsidRPr="00656F44">
              <w:rPr>
                <w:sz w:val="20"/>
                <w:szCs w:val="20"/>
              </w:rPr>
              <w:t>Accuracy: 1 to 10</w:t>
            </w:r>
          </w:p>
          <w:p w14:paraId="0C020DE5" w14:textId="77777777" w:rsidR="002C698F" w:rsidRPr="00656F44" w:rsidRDefault="002C698F" w:rsidP="00036DD4">
            <w:pPr>
              <w:spacing w:line="276" w:lineRule="auto"/>
              <w:rPr>
                <w:sz w:val="20"/>
                <w:szCs w:val="20"/>
              </w:rPr>
            </w:pPr>
            <w:r w:rsidRPr="00656F44">
              <w:rPr>
                <w:sz w:val="20"/>
                <w:szCs w:val="20"/>
              </w:rPr>
              <w:t>Relevance: 1 to 10</w:t>
            </w:r>
          </w:p>
          <w:p w14:paraId="45DBC22A" w14:textId="77777777" w:rsidR="002C698F" w:rsidRPr="00656F44" w:rsidRDefault="002C698F" w:rsidP="00036DD4">
            <w:pPr>
              <w:spacing w:line="276" w:lineRule="auto"/>
              <w:rPr>
                <w:sz w:val="20"/>
                <w:szCs w:val="20"/>
              </w:rPr>
            </w:pPr>
            <w:r w:rsidRPr="00656F44">
              <w:rPr>
                <w:sz w:val="20"/>
                <w:szCs w:val="20"/>
              </w:rPr>
              <w:t>Level of detail: 1 to 10</w:t>
            </w:r>
          </w:p>
          <w:p w14:paraId="1AB49309" w14:textId="77777777" w:rsidR="002C698F" w:rsidRPr="00656F44" w:rsidRDefault="002C698F" w:rsidP="00036DD4">
            <w:pPr>
              <w:spacing w:line="276" w:lineRule="auto"/>
              <w:rPr>
                <w:sz w:val="20"/>
                <w:szCs w:val="20"/>
              </w:rPr>
            </w:pPr>
            <w:r w:rsidRPr="00656F44">
              <w:rPr>
                <w:sz w:val="20"/>
                <w:szCs w:val="20"/>
              </w:rPr>
              <w:t>Personal experiences: 1 to 10</w:t>
            </w:r>
          </w:p>
          <w:p w14:paraId="1C798894" w14:textId="77777777" w:rsidR="002C698F" w:rsidRPr="00656F44" w:rsidRDefault="002C698F" w:rsidP="00036DD4">
            <w:pPr>
              <w:spacing w:line="276" w:lineRule="auto"/>
              <w:rPr>
                <w:sz w:val="20"/>
                <w:szCs w:val="20"/>
              </w:rPr>
            </w:pPr>
            <w:r w:rsidRPr="00656F44">
              <w:rPr>
                <w:sz w:val="20"/>
                <w:szCs w:val="20"/>
              </w:rPr>
              <w:t>Personal insights: 1 to 10</w:t>
            </w:r>
          </w:p>
          <w:p w14:paraId="7D79541A" w14:textId="77777777" w:rsidR="002C698F" w:rsidRPr="00656F44" w:rsidRDefault="002C698F" w:rsidP="00036DD4">
            <w:pPr>
              <w:spacing w:line="276" w:lineRule="auto"/>
              <w:rPr>
                <w:sz w:val="20"/>
                <w:szCs w:val="20"/>
              </w:rPr>
            </w:pPr>
            <w:r w:rsidRPr="00656F44">
              <w:rPr>
                <w:sz w:val="20"/>
                <w:szCs w:val="20"/>
              </w:rPr>
              <w:t>Innovative approaches: 1 to 10</w:t>
            </w:r>
          </w:p>
          <w:p w14:paraId="329C6E72" w14:textId="77777777" w:rsidR="002C698F" w:rsidRPr="00656F44" w:rsidRDefault="002C698F" w:rsidP="00036DD4">
            <w:pPr>
              <w:spacing w:line="276" w:lineRule="auto"/>
              <w:rPr>
                <w:sz w:val="20"/>
                <w:szCs w:val="20"/>
              </w:rPr>
            </w:pPr>
            <w:r w:rsidRPr="00656F44">
              <w:rPr>
                <w:sz w:val="20"/>
                <w:szCs w:val="20"/>
              </w:rPr>
              <w:t>Alternative solutions: 1 to 10</w:t>
            </w:r>
          </w:p>
          <w:p w14:paraId="3645CEC7" w14:textId="77777777" w:rsidR="002C698F" w:rsidRPr="00656F44" w:rsidRDefault="002C698F" w:rsidP="00036DD4">
            <w:pPr>
              <w:spacing w:line="276" w:lineRule="auto"/>
              <w:rPr>
                <w:sz w:val="20"/>
                <w:szCs w:val="20"/>
              </w:rPr>
            </w:pPr>
            <w:r w:rsidRPr="00656F44">
              <w:rPr>
                <w:sz w:val="20"/>
                <w:szCs w:val="20"/>
              </w:rPr>
              <w:t>Engaging storytelling: 1 to 10</w:t>
            </w:r>
          </w:p>
          <w:p w14:paraId="2F1A6716" w14:textId="77777777" w:rsidR="002C698F" w:rsidRDefault="002C698F" w:rsidP="00036DD4">
            <w:pPr>
              <w:spacing w:line="276" w:lineRule="auto"/>
            </w:pPr>
            <w:r w:rsidRPr="00656F44">
              <w:rPr>
                <w:sz w:val="20"/>
                <w:szCs w:val="20"/>
              </w:rPr>
              <w:t>Basis for scores: briefly explain the basis for scores of the 10 dimensions within one sentence</w:t>
            </w:r>
          </w:p>
        </w:tc>
      </w:tr>
    </w:tbl>
    <w:p w14:paraId="23CA810B" w14:textId="77777777" w:rsidR="002C698F" w:rsidRDefault="002C698F" w:rsidP="002C698F"/>
    <w:p w14:paraId="2AC53D11" w14:textId="10020993" w:rsidR="002C698F" w:rsidRPr="00150990" w:rsidRDefault="002C698F" w:rsidP="002C698F">
      <w:pPr>
        <w:pStyle w:val="Paragraph0"/>
      </w:pPr>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000C0F2A" w:rsidRPr="000C0F2A">
        <w:t>-3.889</w:t>
      </w:r>
      <w:r w:rsidRPr="00285AB4">
        <w:t>, p = 0.001).</w:t>
      </w:r>
      <w:r w:rsidRPr="00150990">
        <w:t xml:space="preserve"> </w:t>
      </w:r>
    </w:p>
    <w:p w14:paraId="6BC4863F" w14:textId="5F388025" w:rsidR="002C698F" w:rsidRDefault="002C698F" w:rsidP="002C698F">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sidR="00761CF1">
        <w:rPr>
          <w:rFonts w:hint="eastAsia"/>
        </w:rPr>
        <w:t>2.006</w:t>
      </w:r>
      <w:r w:rsidRPr="00285AB4">
        <w:t>, p = 0.0</w:t>
      </w:r>
      <w:r w:rsidR="00761CF1">
        <w:rPr>
          <w:rFonts w:hint="eastAsia"/>
        </w:rPr>
        <w:t>45</w:t>
      </w:r>
      <w:r w:rsidRPr="00285AB4">
        <w:t>).</w:t>
      </w:r>
      <w:r w:rsidRPr="00150990">
        <w:t xml:space="preserve"> </w:t>
      </w:r>
    </w:p>
    <w:p w14:paraId="6D5F0D41" w14:textId="4DCDB417" w:rsidR="002C698F" w:rsidRDefault="002C698F" w:rsidP="002C698F">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sidR="002A317F">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p>
    <w:p w14:paraId="4C0B7E6C" w14:textId="4D58CA4F" w:rsidR="00615206" w:rsidRDefault="00615206" w:rsidP="002C698F">
      <w:pPr>
        <w:pStyle w:val="Paragraph0"/>
      </w:pPr>
      <w:r>
        <w:rPr>
          <w:rFonts w:hint="eastAsia"/>
        </w:rPr>
        <w:t xml:space="preserve">Similarly, we measure the </w:t>
      </w:r>
      <w:r w:rsidRPr="00615206">
        <w:t>linguistic complexity, use of technical jargon, and</w:t>
      </w:r>
      <w:r w:rsidR="0025796B">
        <w:rPr>
          <w:rFonts w:hint="eastAsia"/>
        </w:rPr>
        <w:t xml:space="preserve"> question</w:t>
      </w:r>
      <w:r w:rsidRPr="00615206">
        <w:t xml:space="preserve"> difficulty scores</w:t>
      </w:r>
      <w:r>
        <w:rPr>
          <w:rFonts w:hint="eastAsia"/>
        </w:rPr>
        <w:t xml:space="preserve">. </w:t>
      </w:r>
      <w:r w:rsidR="00164CED">
        <w:t>T</w:t>
      </w:r>
      <w:r>
        <w:rPr>
          <w:rFonts w:hint="eastAsia"/>
        </w:rPr>
        <w:t>he prompt</w:t>
      </w:r>
      <w:r w:rsidR="006B0DD6">
        <w:rPr>
          <w:rFonts w:hint="eastAsia"/>
        </w:rPr>
        <w:t xml:space="preserve"> for each metric</w:t>
      </w:r>
      <w:r>
        <w:rPr>
          <w:rFonts w:hint="eastAsia"/>
        </w:rPr>
        <w:t xml:space="preserve"> is as follows:</w:t>
      </w:r>
    </w:p>
    <w:p w14:paraId="76E0ECA0" w14:textId="77777777" w:rsidR="00382DAC" w:rsidRDefault="00382DAC" w:rsidP="00382DAC">
      <w:pPr>
        <w:widowControl w:val="0"/>
      </w:pPr>
      <w:r>
        <w:rPr>
          <w:rFonts w:hint="eastAsia"/>
        </w:rPr>
        <w:t>System:</w:t>
      </w:r>
    </w:p>
    <w:tbl>
      <w:tblPr>
        <w:tblStyle w:val="TableGrid"/>
        <w:tblW w:w="0" w:type="auto"/>
        <w:tblLook w:val="04A0" w:firstRow="1" w:lastRow="0" w:firstColumn="1" w:lastColumn="0" w:noHBand="0" w:noVBand="1"/>
      </w:tblPr>
      <w:tblGrid>
        <w:gridCol w:w="9350"/>
      </w:tblGrid>
      <w:tr w:rsidR="00382DAC" w14:paraId="1C8B8E63" w14:textId="77777777" w:rsidTr="00DC6503">
        <w:tc>
          <w:tcPr>
            <w:tcW w:w="9350" w:type="dxa"/>
          </w:tcPr>
          <w:p w14:paraId="60216D35" w14:textId="77777777" w:rsidR="00DC16F8" w:rsidRPr="00DC16F8" w:rsidRDefault="00DC16F8" w:rsidP="00DC16F8">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7D6766C9" w14:textId="77777777" w:rsidR="00DC16F8" w:rsidRPr="00DC16F8" w:rsidRDefault="00DC16F8" w:rsidP="00DC16F8">
            <w:pPr>
              <w:widowControl w:val="0"/>
              <w:spacing w:line="276" w:lineRule="auto"/>
              <w:rPr>
                <w:sz w:val="20"/>
                <w:szCs w:val="20"/>
              </w:rPr>
            </w:pPr>
          </w:p>
          <w:p w14:paraId="02DF39BD" w14:textId="77777777" w:rsidR="00DC16F8" w:rsidRPr="00DC16F8" w:rsidRDefault="00DC16F8" w:rsidP="00DC16F8">
            <w:pPr>
              <w:widowControl w:val="0"/>
              <w:spacing w:line="276" w:lineRule="auto"/>
              <w:rPr>
                <w:sz w:val="20"/>
                <w:szCs w:val="20"/>
              </w:rPr>
            </w:pPr>
            <w:r w:rsidRPr="00DC16F8">
              <w:rPr>
                <w:sz w:val="20"/>
                <w:szCs w:val="20"/>
              </w:rPr>
              <w:t>Target metric: {metric}</w:t>
            </w:r>
          </w:p>
          <w:p w14:paraId="48B6BFC8" w14:textId="77777777" w:rsidR="00DC16F8" w:rsidRPr="00DC16F8" w:rsidRDefault="00DC16F8" w:rsidP="00DC16F8">
            <w:pPr>
              <w:widowControl w:val="0"/>
              <w:spacing w:line="276" w:lineRule="auto"/>
              <w:rPr>
                <w:sz w:val="20"/>
                <w:szCs w:val="20"/>
              </w:rPr>
            </w:pPr>
          </w:p>
          <w:p w14:paraId="25E8375F" w14:textId="092ADF2F"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00DC16F8" w:rsidRPr="00DC16F8">
              <w:rPr>
                <w:sz w:val="20"/>
                <w:szCs w:val="20"/>
              </w:rPr>
              <w:t>Read the question carefully. Identify its topic, length, phrasing, and any domain-specific markers.</w:t>
            </w:r>
          </w:p>
          <w:p w14:paraId="58A10E94" w14:textId="403FC43E"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00DC16F8" w:rsidRPr="00DC16F8">
              <w:rPr>
                <w:sz w:val="20"/>
                <w:szCs w:val="20"/>
              </w:rPr>
              <w:t>Independently assess the target metric for this question only. Do not answer the question. Do not evaluate any answer. Focus strictly on measuring the question</w:t>
            </w:r>
            <w:r>
              <w:rPr>
                <w:sz w:val="20"/>
                <w:szCs w:val="20"/>
              </w:rPr>
              <w:t>’</w:t>
            </w:r>
            <w:r w:rsidR="00DC16F8" w:rsidRPr="00DC16F8">
              <w:rPr>
                <w:sz w:val="20"/>
                <w:szCs w:val="20"/>
              </w:rPr>
              <w:t>s {metric}.</w:t>
            </w:r>
          </w:p>
          <w:p w14:paraId="35B92027" w14:textId="52B40D75" w:rsidR="00DC16F8" w:rsidRPr="00DC16F8" w:rsidRDefault="001E7072" w:rsidP="00DC16F8">
            <w:pPr>
              <w:widowControl w:val="0"/>
              <w:spacing w:line="276" w:lineRule="auto"/>
              <w:rPr>
                <w:sz w:val="20"/>
                <w:szCs w:val="20"/>
              </w:rPr>
            </w:pPr>
            <w:r w:rsidRPr="00656F44">
              <w:rPr>
                <w:sz w:val="20"/>
                <w:szCs w:val="20"/>
              </w:rPr>
              <w:t xml:space="preserve">**Step 3**: </w:t>
            </w:r>
            <w:r w:rsidR="00DC16F8"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1A135096" w14:textId="77777777" w:rsidR="00DC16F8" w:rsidRPr="00DC16F8" w:rsidRDefault="00DC16F8" w:rsidP="00DC16F8">
            <w:pPr>
              <w:widowControl w:val="0"/>
              <w:spacing w:line="276" w:lineRule="auto"/>
              <w:rPr>
                <w:sz w:val="20"/>
                <w:szCs w:val="20"/>
              </w:rPr>
            </w:pPr>
          </w:p>
          <w:p w14:paraId="72074ADA" w14:textId="77777777" w:rsidR="00DC16F8" w:rsidRPr="00DC16F8" w:rsidRDefault="00DC16F8" w:rsidP="00DC16F8">
            <w:pPr>
              <w:widowControl w:val="0"/>
              <w:spacing w:line="276" w:lineRule="auto"/>
              <w:rPr>
                <w:sz w:val="20"/>
                <w:szCs w:val="20"/>
              </w:rPr>
            </w:pPr>
            <w:r w:rsidRPr="00DC16F8">
              <w:rPr>
                <w:sz w:val="20"/>
                <w:szCs w:val="20"/>
              </w:rPr>
              <w:t>Your reply must include:</w:t>
            </w:r>
          </w:p>
          <w:p w14:paraId="1CCF8E86" w14:textId="77777777" w:rsidR="00DC16F8" w:rsidRPr="00DC16F8" w:rsidRDefault="00DC16F8" w:rsidP="00DC16F8">
            <w:pPr>
              <w:widowControl w:val="0"/>
              <w:spacing w:line="276" w:lineRule="auto"/>
              <w:rPr>
                <w:sz w:val="20"/>
                <w:szCs w:val="20"/>
              </w:rPr>
            </w:pPr>
            <w:r w:rsidRPr="00DC16F8">
              <w:rPr>
                <w:sz w:val="20"/>
                <w:szCs w:val="20"/>
              </w:rPr>
              <w:t>- A single overall rating (an integer 1-10).</w:t>
            </w:r>
          </w:p>
          <w:p w14:paraId="33CEB892" w14:textId="619B71C9" w:rsidR="00382DAC" w:rsidRDefault="00DC16F8" w:rsidP="00DC16F8">
            <w:pPr>
              <w:spacing w:line="276" w:lineRule="auto"/>
            </w:pPr>
            <w:r w:rsidRPr="00DC16F8">
              <w:rPr>
                <w:sz w:val="20"/>
                <w:szCs w:val="20"/>
              </w:rPr>
              <w:t>- A short explanation (a single-sentence).</w:t>
            </w:r>
          </w:p>
        </w:tc>
      </w:tr>
    </w:tbl>
    <w:p w14:paraId="30E21B2C" w14:textId="77777777" w:rsidR="00382DAC" w:rsidRDefault="00382DAC" w:rsidP="00382DAC">
      <w:pPr>
        <w:widowControl w:val="0"/>
      </w:pPr>
    </w:p>
    <w:p w14:paraId="6D392B17" w14:textId="77777777" w:rsidR="00382DAC" w:rsidRDefault="00382DAC" w:rsidP="00382DAC">
      <w:r w:rsidRPr="000935D6">
        <w:rPr>
          <w:rFonts w:hint="eastAsia"/>
        </w:rPr>
        <w:lastRenderedPageBreak/>
        <w:t>User:</w:t>
      </w:r>
    </w:p>
    <w:tbl>
      <w:tblPr>
        <w:tblStyle w:val="TableGrid"/>
        <w:tblW w:w="0" w:type="auto"/>
        <w:tblLook w:val="04A0" w:firstRow="1" w:lastRow="0" w:firstColumn="1" w:lastColumn="0" w:noHBand="0" w:noVBand="1"/>
      </w:tblPr>
      <w:tblGrid>
        <w:gridCol w:w="9350"/>
      </w:tblGrid>
      <w:tr w:rsidR="00382DAC" w14:paraId="54919B84" w14:textId="77777777" w:rsidTr="00DC6503">
        <w:tc>
          <w:tcPr>
            <w:tcW w:w="9350" w:type="dxa"/>
          </w:tcPr>
          <w:p w14:paraId="3F1E24F0" w14:textId="625617C8" w:rsidR="001E7072" w:rsidRPr="001E7072" w:rsidRDefault="001E7072" w:rsidP="001E7072">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without any emotion or subjective preference. Do NOT answer the question</w:t>
            </w:r>
            <w:commentRangeStart w:id="4"/>
            <w:r w:rsidRPr="001E7072">
              <w:rPr>
                <w:sz w:val="20"/>
                <w:szCs w:val="20"/>
              </w:rPr>
              <w:t xml:space="preserve">. Do </w:t>
            </w:r>
            <w:commentRangeEnd w:id="4"/>
            <w:r w:rsidR="00164CED" w:rsidRPr="001E7072">
              <w:rPr>
                <w:rStyle w:val="CommentReference"/>
                <w:sz w:val="20"/>
                <w:szCs w:val="20"/>
              </w:rPr>
              <w:commentReference w:id="4"/>
            </w:r>
            <w:r w:rsidRPr="001E7072">
              <w:rPr>
                <w:sz w:val="20"/>
                <w:szCs w:val="20"/>
              </w:rPr>
              <w:t xml:space="preserve">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027BDDD6" w14:textId="77777777" w:rsidR="001E7072" w:rsidRPr="001E7072" w:rsidRDefault="001E7072" w:rsidP="001E7072">
            <w:pPr>
              <w:spacing w:line="276" w:lineRule="auto"/>
              <w:rPr>
                <w:sz w:val="20"/>
                <w:szCs w:val="20"/>
              </w:rPr>
            </w:pPr>
          </w:p>
          <w:p w14:paraId="19D0951C" w14:textId="77777777" w:rsidR="00D06BEB" w:rsidRDefault="001E7072" w:rsidP="001E7072">
            <w:pPr>
              <w:spacing w:line="276" w:lineRule="auto"/>
              <w:rPr>
                <w:sz w:val="20"/>
                <w:szCs w:val="20"/>
              </w:rPr>
            </w:pPr>
            <w:r w:rsidRPr="001E7072">
              <w:rPr>
                <w:sz w:val="20"/>
                <w:szCs w:val="20"/>
              </w:rPr>
              <w:t>Output format (strict JSON, no extra text):\n'</w:t>
            </w:r>
          </w:p>
          <w:p w14:paraId="09AD3047" w14:textId="35814A4D" w:rsidR="001E7072" w:rsidRPr="001E7072" w:rsidRDefault="00D06BEB" w:rsidP="001E7072">
            <w:pPr>
              <w:spacing w:line="276" w:lineRule="auto"/>
              <w:rPr>
                <w:sz w:val="20"/>
                <w:szCs w:val="20"/>
              </w:rPr>
            </w:pPr>
            <w:r>
              <w:rPr>
                <w:rFonts w:hint="eastAsia"/>
                <w:sz w:val="20"/>
                <w:szCs w:val="20"/>
              </w:rPr>
              <w:t>{</w:t>
            </w:r>
            <w:r w:rsidRPr="001E7072">
              <w:rPr>
                <w:sz w:val="20"/>
                <w:szCs w:val="20"/>
              </w:rPr>
              <w:t>"</w:t>
            </w:r>
            <w:r w:rsidR="001E7072" w:rsidRPr="001E7072">
              <w:rPr>
                <w:sz w:val="20"/>
                <w:szCs w:val="20"/>
              </w:rPr>
              <w:t>\n</w:t>
            </w:r>
            <w:r w:rsidRPr="001E7072">
              <w:rPr>
                <w:sz w:val="20"/>
                <w:szCs w:val="20"/>
              </w:rPr>
              <w:t>"</w:t>
            </w:r>
          </w:p>
          <w:p w14:paraId="5421CF49" w14:textId="3CC20E3D" w:rsidR="001E7072" w:rsidRPr="001E7072" w:rsidRDefault="001E7072" w:rsidP="001E7072">
            <w:pPr>
              <w:spacing w:line="276" w:lineRule="auto"/>
              <w:rPr>
                <w:sz w:val="20"/>
                <w:szCs w:val="20"/>
              </w:rPr>
            </w:pPr>
            <w:r w:rsidRPr="001E7072">
              <w:rPr>
                <w:sz w:val="20"/>
                <w:szCs w:val="20"/>
              </w:rPr>
              <w:t xml:space="preserve">  "metric": "&lt;insert the target metric name exactly&gt;",\n'</w:t>
            </w:r>
          </w:p>
          <w:p w14:paraId="301A05E7" w14:textId="7BA905E9" w:rsidR="001E7072" w:rsidRPr="001E7072" w:rsidRDefault="001E7072" w:rsidP="001E7072">
            <w:pPr>
              <w:spacing w:line="276" w:lineRule="auto"/>
              <w:rPr>
                <w:sz w:val="20"/>
                <w:szCs w:val="20"/>
              </w:rPr>
            </w:pPr>
            <w:r w:rsidRPr="001E7072">
              <w:rPr>
                <w:sz w:val="20"/>
                <w:szCs w:val="20"/>
              </w:rPr>
              <w:t xml:space="preserve">  "score": &lt;insert integer 1-10&gt;,\n'</w:t>
            </w:r>
          </w:p>
          <w:p w14:paraId="71613559" w14:textId="1E54ADFD" w:rsidR="001E7072" w:rsidRPr="001E7072" w:rsidRDefault="001E7072" w:rsidP="001E7072">
            <w:pPr>
              <w:spacing w:line="276" w:lineRule="auto"/>
              <w:rPr>
                <w:sz w:val="20"/>
                <w:szCs w:val="20"/>
              </w:rPr>
            </w:pPr>
            <w:r w:rsidRPr="001E7072">
              <w:rPr>
                <w:sz w:val="20"/>
                <w:szCs w:val="20"/>
              </w:rPr>
              <w:t xml:space="preserve">  "basis": "&lt;insert a single concise sentence explaining the rating&gt;"\n'</w:t>
            </w:r>
          </w:p>
          <w:p w14:paraId="7861A205" w14:textId="4596C84A" w:rsidR="00382DAC" w:rsidRDefault="00D06BEB" w:rsidP="001E7072">
            <w:pPr>
              <w:spacing w:line="276" w:lineRule="auto"/>
            </w:pPr>
            <w:r w:rsidRPr="001E7072">
              <w:rPr>
                <w:sz w:val="20"/>
                <w:szCs w:val="20"/>
              </w:rPr>
              <w:t>"</w:t>
            </w:r>
            <w:r>
              <w:rPr>
                <w:rFonts w:hint="eastAsia"/>
                <w:sz w:val="20"/>
                <w:szCs w:val="20"/>
              </w:rPr>
              <w:t>}</w:t>
            </w:r>
            <w:r w:rsidRPr="001E7072">
              <w:rPr>
                <w:sz w:val="20"/>
                <w:szCs w:val="20"/>
              </w:rPr>
              <w:t>"</w:t>
            </w:r>
          </w:p>
        </w:tc>
      </w:tr>
    </w:tbl>
    <w:p w14:paraId="300857F8" w14:textId="45D1BDAC" w:rsidR="00144B3D" w:rsidRDefault="00144B3D">
      <w:pPr>
        <w:spacing w:after="120"/>
        <w:jc w:val="both"/>
        <w:rPr>
          <w:rFonts w:cs="Georgia"/>
          <w:b/>
          <w:kern w:val="32"/>
          <w:szCs w:val="20"/>
          <w:lang w:eastAsia="en-US"/>
        </w:rPr>
      </w:pPr>
    </w:p>
    <w:p w14:paraId="6D406E84" w14:textId="77777777" w:rsidR="00A53CE6" w:rsidRDefault="00A53CE6">
      <w:pPr>
        <w:spacing w:after="120"/>
        <w:jc w:val="both"/>
        <w:rPr>
          <w:rFonts w:cs="Georgia"/>
          <w:b/>
          <w:kern w:val="32"/>
          <w:szCs w:val="20"/>
          <w:lang w:eastAsia="en-US"/>
        </w:rPr>
      </w:pPr>
      <w:r>
        <w:br w:type="page"/>
      </w:r>
    </w:p>
    <w:p w14:paraId="6FF58B14" w14:textId="50E145D2" w:rsidR="007E789E" w:rsidRPr="00B34AEC" w:rsidRDefault="007E789E" w:rsidP="007E789E">
      <w:pPr>
        <w:pStyle w:val="Heading2"/>
        <w:numPr>
          <w:ilvl w:val="0"/>
          <w:numId w:val="0"/>
        </w:numPr>
        <w:rPr>
          <w:lang w:eastAsia="zh-CN"/>
        </w:rPr>
      </w:pPr>
      <w:r>
        <w:lastRenderedPageBreak/>
        <w:t>Appendix C</w:t>
      </w:r>
      <w:r>
        <w:rPr>
          <w:rFonts w:hint="eastAsia"/>
          <w:lang w:eastAsia="zh-CN"/>
        </w:rPr>
        <w:t>:</w:t>
      </w:r>
      <w:r w:rsidRPr="00960CA8">
        <w:t xml:space="preserve"> </w:t>
      </w:r>
      <w:r w:rsidRPr="000B4E33">
        <w:rPr>
          <w:lang w:eastAsia="zh-CN"/>
        </w:rPr>
        <w:t>Overview of Main Analyses: Sample Sizes and Selection Criteria</w:t>
      </w:r>
    </w:p>
    <w:p w14:paraId="39E57806" w14:textId="1BDB40C1" w:rsidR="007E789E" w:rsidRDefault="007E789E" w:rsidP="007E789E">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333A5E77" w14:textId="22E92B73" w:rsidR="007E789E" w:rsidRPr="00171E1E" w:rsidRDefault="007E789E" w:rsidP="007E789E">
      <w:pPr>
        <w:pStyle w:val="TableFiguretitle"/>
      </w:pPr>
      <w:r w:rsidRPr="009C7CE9">
        <w:t>Table</w:t>
      </w:r>
      <w:r>
        <w:rPr>
          <w:rFonts w:hint="eastAsia"/>
        </w:rPr>
        <w:t xml:space="preserve"> </w:t>
      </w:r>
      <w:r w:rsidR="00146241">
        <w:rPr>
          <w:rFonts w:hint="eastAsia"/>
        </w:rPr>
        <w:t>C</w:t>
      </w:r>
      <w:r>
        <w:rPr>
          <w:rFonts w:hint="eastAsia"/>
        </w:rPr>
        <w:t xml:space="preserve">. </w:t>
      </w:r>
      <w:r>
        <w:t>Overview of Main Analyses: Sample Sizes and Selection Criteria</w:t>
      </w:r>
    </w:p>
    <w:tbl>
      <w:tblPr>
        <w:tblW w:w="0" w:type="auto"/>
        <w:jc w:val="center"/>
        <w:tblLayout w:type="fixed"/>
        <w:tblCellMar>
          <w:left w:w="14" w:type="dxa"/>
          <w:right w:w="14" w:type="dxa"/>
        </w:tblCellMar>
        <w:tblLook w:val="04A0" w:firstRow="1" w:lastRow="0" w:firstColumn="1" w:lastColumn="0" w:noHBand="0" w:noVBand="1"/>
      </w:tblPr>
      <w:tblGrid>
        <w:gridCol w:w="1074"/>
        <w:gridCol w:w="1152"/>
        <w:gridCol w:w="1422"/>
        <w:gridCol w:w="1879"/>
        <w:gridCol w:w="3833"/>
      </w:tblGrid>
      <w:tr w:rsidR="007E789E" w:rsidRPr="00434354" w14:paraId="0DC95755" w14:textId="77777777" w:rsidTr="00A809CE">
        <w:trPr>
          <w:trHeight w:val="320"/>
          <w:jc w:val="center"/>
        </w:trPr>
        <w:tc>
          <w:tcPr>
            <w:tcW w:w="1074" w:type="dxa"/>
            <w:tcBorders>
              <w:top w:val="single" w:sz="4" w:space="0" w:color="auto"/>
              <w:left w:val="nil"/>
              <w:bottom w:val="single" w:sz="4" w:space="0" w:color="auto"/>
              <w:right w:val="nil"/>
            </w:tcBorders>
            <w:noWrap/>
            <w:hideMark/>
          </w:tcPr>
          <w:p w14:paraId="6146BE5D" w14:textId="77777777" w:rsidR="007E789E" w:rsidRPr="007506B0" w:rsidRDefault="007E789E" w:rsidP="00BE1027">
            <w:pPr>
              <w:rPr>
                <w:color w:val="000000"/>
                <w:sz w:val="18"/>
                <w:szCs w:val="18"/>
              </w:rPr>
            </w:pPr>
            <w:r w:rsidRPr="007506B0">
              <w:rPr>
                <w:color w:val="000000"/>
                <w:sz w:val="18"/>
                <w:szCs w:val="18"/>
              </w:rPr>
              <w:t>Table Number</w:t>
            </w:r>
          </w:p>
        </w:tc>
        <w:tc>
          <w:tcPr>
            <w:tcW w:w="2574" w:type="dxa"/>
            <w:gridSpan w:val="2"/>
            <w:tcBorders>
              <w:top w:val="single" w:sz="4" w:space="0" w:color="auto"/>
              <w:left w:val="nil"/>
              <w:bottom w:val="single" w:sz="4" w:space="0" w:color="auto"/>
              <w:right w:val="nil"/>
            </w:tcBorders>
            <w:hideMark/>
          </w:tcPr>
          <w:p w14:paraId="7201EC65" w14:textId="77777777" w:rsidR="007E789E" w:rsidRPr="007506B0" w:rsidRDefault="007E789E" w:rsidP="00BE1027">
            <w:pPr>
              <w:jc w:val="center"/>
              <w:rPr>
                <w:color w:val="000000"/>
                <w:sz w:val="18"/>
                <w:szCs w:val="18"/>
              </w:rPr>
            </w:pPr>
            <w:r w:rsidRPr="007506B0">
              <w:rPr>
                <w:color w:val="000000"/>
                <w:sz w:val="18"/>
                <w:szCs w:val="18"/>
              </w:rPr>
              <w:t>Analysis</w:t>
            </w:r>
          </w:p>
        </w:tc>
        <w:tc>
          <w:tcPr>
            <w:tcW w:w="1879" w:type="dxa"/>
            <w:tcBorders>
              <w:top w:val="single" w:sz="4" w:space="0" w:color="auto"/>
              <w:left w:val="nil"/>
              <w:bottom w:val="single" w:sz="4" w:space="0" w:color="auto"/>
              <w:right w:val="nil"/>
            </w:tcBorders>
            <w:hideMark/>
          </w:tcPr>
          <w:p w14:paraId="4ED6CD23" w14:textId="454FF192" w:rsidR="007E789E" w:rsidRPr="007506B0" w:rsidRDefault="00164CED" w:rsidP="00BE1027">
            <w:pPr>
              <w:jc w:val="center"/>
              <w:rPr>
                <w:color w:val="000000"/>
                <w:sz w:val="18"/>
                <w:szCs w:val="18"/>
              </w:rPr>
            </w:pPr>
            <w:r>
              <w:rPr>
                <w:color w:val="000000"/>
                <w:sz w:val="18"/>
                <w:szCs w:val="18"/>
              </w:rPr>
              <w:t>S</w:t>
            </w:r>
            <w:r w:rsidR="007E789E" w:rsidRPr="007506B0">
              <w:rPr>
                <w:color w:val="000000"/>
                <w:sz w:val="18"/>
                <w:szCs w:val="18"/>
              </w:rPr>
              <w:t>ample</w:t>
            </w:r>
          </w:p>
        </w:tc>
        <w:tc>
          <w:tcPr>
            <w:tcW w:w="3833" w:type="dxa"/>
            <w:tcBorders>
              <w:top w:val="single" w:sz="4" w:space="0" w:color="auto"/>
              <w:left w:val="nil"/>
              <w:bottom w:val="single" w:sz="4" w:space="0" w:color="auto"/>
              <w:right w:val="nil"/>
            </w:tcBorders>
            <w:hideMark/>
          </w:tcPr>
          <w:p w14:paraId="218887AA" w14:textId="77777777" w:rsidR="007E789E" w:rsidRPr="007506B0" w:rsidRDefault="007E789E" w:rsidP="00BE1027">
            <w:pPr>
              <w:jc w:val="center"/>
              <w:rPr>
                <w:color w:val="000000"/>
                <w:sz w:val="18"/>
                <w:szCs w:val="18"/>
              </w:rPr>
            </w:pPr>
            <w:r w:rsidRPr="007506B0">
              <w:rPr>
                <w:color w:val="000000"/>
                <w:sz w:val="18"/>
                <w:szCs w:val="18"/>
              </w:rPr>
              <w:t>Comments</w:t>
            </w:r>
          </w:p>
        </w:tc>
      </w:tr>
      <w:tr w:rsidR="007E789E" w:rsidRPr="00434354" w14:paraId="3AA771E5" w14:textId="77777777" w:rsidTr="00A809CE">
        <w:trPr>
          <w:trHeight w:val="560"/>
          <w:jc w:val="center"/>
        </w:trPr>
        <w:tc>
          <w:tcPr>
            <w:tcW w:w="1074" w:type="dxa"/>
            <w:tcBorders>
              <w:top w:val="nil"/>
              <w:left w:val="nil"/>
              <w:bottom w:val="nil"/>
              <w:right w:val="nil"/>
            </w:tcBorders>
            <w:noWrap/>
            <w:hideMark/>
          </w:tcPr>
          <w:p w14:paraId="002811CD" w14:textId="77777777" w:rsidR="007E789E" w:rsidRPr="007506B0" w:rsidRDefault="007E789E" w:rsidP="00BE1027">
            <w:pPr>
              <w:rPr>
                <w:color w:val="000000"/>
                <w:sz w:val="18"/>
                <w:szCs w:val="18"/>
              </w:rPr>
            </w:pPr>
            <w:r w:rsidRPr="007506B0">
              <w:rPr>
                <w:color w:val="000000"/>
                <w:sz w:val="18"/>
                <w:szCs w:val="18"/>
              </w:rPr>
              <w:t>Table 3</w:t>
            </w:r>
          </w:p>
        </w:tc>
        <w:tc>
          <w:tcPr>
            <w:tcW w:w="2574" w:type="dxa"/>
            <w:gridSpan w:val="2"/>
            <w:tcBorders>
              <w:top w:val="nil"/>
              <w:left w:val="nil"/>
              <w:bottom w:val="nil"/>
              <w:right w:val="nil"/>
            </w:tcBorders>
            <w:hideMark/>
          </w:tcPr>
          <w:p w14:paraId="1C3FA89C" w14:textId="77777777" w:rsidR="007E789E" w:rsidRPr="007506B0" w:rsidRDefault="007E789E" w:rsidP="00BE1027">
            <w:pPr>
              <w:jc w:val="center"/>
              <w:rPr>
                <w:color w:val="000000"/>
                <w:sz w:val="18"/>
                <w:szCs w:val="18"/>
              </w:rPr>
            </w:pPr>
            <w:r w:rsidRPr="007506B0">
              <w:rPr>
                <w:color w:val="000000"/>
                <w:sz w:val="18"/>
                <w:szCs w:val="18"/>
              </w:rPr>
              <w:t>Main Results</w:t>
            </w:r>
          </w:p>
        </w:tc>
        <w:tc>
          <w:tcPr>
            <w:tcW w:w="1879" w:type="dxa"/>
            <w:tcBorders>
              <w:top w:val="nil"/>
              <w:left w:val="nil"/>
              <w:bottom w:val="nil"/>
              <w:right w:val="nil"/>
            </w:tcBorders>
            <w:hideMark/>
          </w:tcPr>
          <w:p w14:paraId="513438EC" w14:textId="77777777" w:rsidR="007E789E" w:rsidRPr="007506B0" w:rsidRDefault="007E789E" w:rsidP="00BE1027">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c>
          <w:tcPr>
            <w:tcW w:w="3833" w:type="dxa"/>
            <w:tcBorders>
              <w:top w:val="nil"/>
              <w:left w:val="nil"/>
              <w:bottom w:val="nil"/>
              <w:right w:val="nil"/>
            </w:tcBorders>
            <w:hideMark/>
          </w:tcPr>
          <w:p w14:paraId="5B788C33" w14:textId="77777777" w:rsidR="007E789E" w:rsidRPr="007506B0" w:rsidRDefault="007E789E" w:rsidP="00BE1027">
            <w:pPr>
              <w:rPr>
                <w:color w:val="000000"/>
                <w:sz w:val="18"/>
                <w:szCs w:val="18"/>
              </w:rPr>
            </w:pPr>
          </w:p>
        </w:tc>
      </w:tr>
      <w:tr w:rsidR="007E789E" w:rsidRPr="00434354" w14:paraId="0E6DBFB6" w14:textId="77777777" w:rsidTr="00A809CE">
        <w:trPr>
          <w:trHeight w:val="860"/>
          <w:jc w:val="center"/>
        </w:trPr>
        <w:tc>
          <w:tcPr>
            <w:tcW w:w="1074" w:type="dxa"/>
            <w:tcBorders>
              <w:top w:val="nil"/>
              <w:left w:val="nil"/>
              <w:bottom w:val="nil"/>
              <w:right w:val="nil"/>
            </w:tcBorders>
            <w:noWrap/>
            <w:hideMark/>
          </w:tcPr>
          <w:p w14:paraId="44C93136" w14:textId="77777777" w:rsidR="007E789E" w:rsidRPr="007506B0" w:rsidRDefault="007E789E" w:rsidP="00BE1027">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2574" w:type="dxa"/>
            <w:gridSpan w:val="2"/>
            <w:tcBorders>
              <w:top w:val="nil"/>
              <w:left w:val="nil"/>
              <w:bottom w:val="nil"/>
              <w:right w:val="nil"/>
            </w:tcBorders>
            <w:hideMark/>
          </w:tcPr>
          <w:p w14:paraId="7571C858" w14:textId="26F3567E" w:rsidR="007E789E" w:rsidRPr="007506B0" w:rsidRDefault="007E789E" w:rsidP="00BE1027">
            <w:pPr>
              <w:jc w:val="center"/>
              <w:rPr>
                <w:color w:val="000000"/>
                <w:sz w:val="18"/>
                <w:szCs w:val="18"/>
              </w:rPr>
            </w:pPr>
            <w:r w:rsidRPr="007506B0">
              <w:rPr>
                <w:color w:val="000000"/>
                <w:sz w:val="18"/>
                <w:szCs w:val="18"/>
              </w:rPr>
              <w:t>Mechanisms for Answer Reduction</w:t>
            </w:r>
          </w:p>
        </w:tc>
        <w:tc>
          <w:tcPr>
            <w:tcW w:w="1879" w:type="dxa"/>
            <w:tcBorders>
              <w:top w:val="nil"/>
              <w:left w:val="nil"/>
              <w:bottom w:val="nil"/>
              <w:right w:val="nil"/>
            </w:tcBorders>
            <w:hideMark/>
          </w:tcPr>
          <w:p w14:paraId="291FCF1B" w14:textId="77777777" w:rsidR="007E789E" w:rsidRPr="007506B0" w:rsidRDefault="007E789E" w:rsidP="00BE1027">
            <w:pPr>
              <w:rPr>
                <w:color w:val="000000"/>
                <w:sz w:val="18"/>
                <w:szCs w:val="18"/>
              </w:rPr>
            </w:pPr>
            <w:r w:rsidRPr="007506B0">
              <w:rPr>
                <w:color w:val="000000"/>
                <w:sz w:val="18"/>
                <w:szCs w:val="18"/>
              </w:rPr>
              <w:t>All questions with at least one answer (either from AI or human, N = 3,235)</w:t>
            </w:r>
          </w:p>
        </w:tc>
        <w:tc>
          <w:tcPr>
            <w:tcW w:w="3833" w:type="dxa"/>
            <w:tcBorders>
              <w:top w:val="nil"/>
              <w:left w:val="nil"/>
              <w:bottom w:val="nil"/>
              <w:right w:val="nil"/>
            </w:tcBorders>
            <w:hideMark/>
          </w:tcPr>
          <w:p w14:paraId="44591174" w14:textId="566F238D" w:rsidR="007E789E" w:rsidRDefault="007E789E" w:rsidP="00BE1027">
            <w:pPr>
              <w:rPr>
                <w:color w:val="000000"/>
                <w:sz w:val="18"/>
                <w:szCs w:val="18"/>
              </w:rPr>
            </w:pPr>
            <w:r>
              <w:rPr>
                <w:rFonts w:hint="eastAsia"/>
                <w:color w:val="000000"/>
                <w:sz w:val="18"/>
                <w:szCs w:val="18"/>
              </w:rPr>
              <w:t xml:space="preserve">1. </w:t>
            </w:r>
            <w:r w:rsidRPr="007506B0">
              <w:rPr>
                <w:color w:val="000000"/>
                <w:sz w:val="18"/>
                <w:szCs w:val="18"/>
              </w:rPr>
              <w:t>To control for the first answer</w:t>
            </w:r>
            <w:r>
              <w:rPr>
                <w:color w:val="000000"/>
                <w:sz w:val="18"/>
                <w:szCs w:val="18"/>
              </w:rPr>
              <w:t>’</w:t>
            </w:r>
            <w:r w:rsidRPr="007506B0">
              <w:rPr>
                <w:color w:val="000000"/>
                <w:sz w:val="18"/>
                <w:szCs w:val="18"/>
              </w:rPr>
              <w:t>s characteristics, analysis sample must be constrained</w:t>
            </w:r>
            <w:r w:rsidR="00164CED">
              <w:rPr>
                <w:color w:val="000000"/>
                <w:sz w:val="18"/>
                <w:szCs w:val="18"/>
              </w:rPr>
              <w:t>.</w:t>
            </w:r>
          </w:p>
          <w:p w14:paraId="27FF7665" w14:textId="76A98288" w:rsidR="007E789E" w:rsidRPr="007506B0" w:rsidRDefault="007E789E" w:rsidP="00BE1027">
            <w:pPr>
              <w:rPr>
                <w:color w:val="000000"/>
                <w:sz w:val="18"/>
                <w:szCs w:val="18"/>
              </w:rPr>
            </w:pPr>
            <w:r>
              <w:rPr>
                <w:rFonts w:hint="eastAsia"/>
                <w:color w:val="000000"/>
                <w:sz w:val="18"/>
                <w:szCs w:val="18"/>
              </w:rPr>
              <w:t xml:space="preserve">2. </w:t>
            </w:r>
            <w:r w:rsidR="00164CED">
              <w:rPr>
                <w:color w:val="000000"/>
                <w:sz w:val="18"/>
                <w:szCs w:val="18"/>
              </w:rPr>
              <w:t>F</w:t>
            </w:r>
            <w:r>
              <w:rPr>
                <w:rFonts w:hint="eastAsia"/>
                <w:color w:val="000000"/>
                <w:sz w:val="18"/>
                <w:szCs w:val="18"/>
              </w:rPr>
              <w:t xml:space="preserve">or Columns 4-5, we </w:t>
            </w:r>
            <w:r w:rsidRPr="00EA126D">
              <w:rPr>
                <w:color w:val="000000"/>
                <w:sz w:val="18"/>
                <w:szCs w:val="18"/>
              </w:rPr>
              <w:t>have smaller samples because our LLM was unable to assess certain answers involving terminologies about network technologies (such as VPN). We exclude those answers</w:t>
            </w:r>
            <w:r>
              <w:rPr>
                <w:rFonts w:hint="eastAsia"/>
                <w:color w:val="000000"/>
                <w:sz w:val="18"/>
                <w:szCs w:val="18"/>
              </w:rPr>
              <w:t xml:space="preserve"> (and corresponding </w:t>
            </w:r>
            <w:r>
              <w:rPr>
                <w:color w:val="000000"/>
                <w:sz w:val="18"/>
                <w:szCs w:val="18"/>
              </w:rPr>
              <w:t>questions</w:t>
            </w:r>
            <w:r>
              <w:rPr>
                <w:rFonts w:hint="eastAsia"/>
                <w:color w:val="000000"/>
                <w:sz w:val="18"/>
                <w:szCs w:val="18"/>
              </w:rPr>
              <w:t>)</w:t>
            </w:r>
            <w:r w:rsidRPr="00EA126D">
              <w:rPr>
                <w:color w:val="000000"/>
                <w:sz w:val="18"/>
                <w:szCs w:val="18"/>
              </w:rPr>
              <w:t xml:space="preserve"> in the analysis.</w:t>
            </w:r>
            <w:r>
              <w:rPr>
                <w:rFonts w:hint="eastAsia"/>
                <w:color w:val="000000"/>
                <w:sz w:val="18"/>
                <w:szCs w:val="18"/>
              </w:rPr>
              <w:t xml:space="preserve"> Table 11 Column 2, Table 12 Column 3, Table 14, </w:t>
            </w:r>
            <w:r w:rsidR="00164CED">
              <w:rPr>
                <w:color w:val="000000"/>
                <w:sz w:val="18"/>
                <w:szCs w:val="18"/>
              </w:rPr>
              <w:t xml:space="preserve">and </w:t>
            </w:r>
            <w:r>
              <w:rPr>
                <w:rFonts w:hint="eastAsia"/>
                <w:color w:val="000000"/>
                <w:sz w:val="18"/>
                <w:szCs w:val="18"/>
              </w:rPr>
              <w:t>Table 15 Column 2 ha</w:t>
            </w:r>
            <w:r w:rsidR="00164CED">
              <w:rPr>
                <w:color w:val="000000"/>
                <w:sz w:val="18"/>
                <w:szCs w:val="18"/>
              </w:rPr>
              <w:t>ve</w:t>
            </w:r>
            <w:r>
              <w:rPr>
                <w:rFonts w:hint="eastAsia"/>
                <w:color w:val="000000"/>
                <w:sz w:val="18"/>
                <w:szCs w:val="18"/>
              </w:rPr>
              <w:t xml:space="preserve"> similar sample reduction </w:t>
            </w:r>
            <w:r w:rsidR="00164CED">
              <w:rPr>
                <w:color w:val="000000"/>
                <w:sz w:val="18"/>
                <w:szCs w:val="18"/>
              </w:rPr>
              <w:t>for</w:t>
            </w:r>
            <w:r>
              <w:rPr>
                <w:rFonts w:hint="eastAsia"/>
                <w:color w:val="000000"/>
                <w:sz w:val="18"/>
                <w:szCs w:val="18"/>
              </w:rPr>
              <w:t xml:space="preserve"> this reason.</w:t>
            </w:r>
          </w:p>
        </w:tc>
      </w:tr>
      <w:tr w:rsidR="007E789E" w:rsidRPr="00434354" w14:paraId="1FBF283C" w14:textId="77777777" w:rsidTr="00A809CE">
        <w:trPr>
          <w:trHeight w:val="560"/>
          <w:jc w:val="center"/>
        </w:trPr>
        <w:tc>
          <w:tcPr>
            <w:tcW w:w="1074" w:type="dxa"/>
            <w:tcBorders>
              <w:top w:val="nil"/>
              <w:left w:val="nil"/>
              <w:bottom w:val="nil"/>
              <w:right w:val="nil"/>
            </w:tcBorders>
            <w:noWrap/>
            <w:hideMark/>
          </w:tcPr>
          <w:p w14:paraId="23605361"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2</w:t>
            </w:r>
          </w:p>
        </w:tc>
        <w:tc>
          <w:tcPr>
            <w:tcW w:w="1152" w:type="dxa"/>
            <w:vMerge w:val="restart"/>
            <w:tcBorders>
              <w:top w:val="nil"/>
              <w:left w:val="nil"/>
              <w:bottom w:val="nil"/>
              <w:right w:val="nil"/>
            </w:tcBorders>
            <w:hideMark/>
          </w:tcPr>
          <w:p w14:paraId="416B74CC" w14:textId="77777777" w:rsidR="007E789E" w:rsidRPr="007506B0" w:rsidRDefault="007E789E" w:rsidP="00BE1027">
            <w:pPr>
              <w:jc w:val="center"/>
              <w:rPr>
                <w:color w:val="000000"/>
                <w:sz w:val="18"/>
                <w:szCs w:val="18"/>
              </w:rPr>
            </w:pPr>
            <w:r w:rsidRPr="007506B0">
              <w:rPr>
                <w:color w:val="000000"/>
                <w:sz w:val="18"/>
                <w:szCs w:val="18"/>
              </w:rPr>
              <w:t>Mechanisms for Recognition Reduction</w:t>
            </w:r>
          </w:p>
        </w:tc>
        <w:tc>
          <w:tcPr>
            <w:tcW w:w="1422" w:type="dxa"/>
            <w:tcBorders>
              <w:top w:val="nil"/>
              <w:left w:val="nil"/>
              <w:bottom w:val="nil"/>
              <w:right w:val="nil"/>
            </w:tcBorders>
            <w:hideMark/>
          </w:tcPr>
          <w:p w14:paraId="526C97AA" w14:textId="77777777" w:rsidR="007E789E" w:rsidRPr="007506B0" w:rsidRDefault="007E789E" w:rsidP="00BE1027">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1879" w:type="dxa"/>
            <w:tcBorders>
              <w:top w:val="nil"/>
              <w:left w:val="nil"/>
              <w:bottom w:val="nil"/>
              <w:right w:val="nil"/>
            </w:tcBorders>
            <w:hideMark/>
          </w:tcPr>
          <w:p w14:paraId="2B0341A1" w14:textId="77777777" w:rsidR="007E789E" w:rsidRPr="007506B0" w:rsidRDefault="007E789E" w:rsidP="00BE1027">
            <w:pPr>
              <w:rPr>
                <w:color w:val="000000"/>
                <w:sz w:val="18"/>
                <w:szCs w:val="18"/>
              </w:rPr>
            </w:pPr>
            <w:r w:rsidRPr="007506B0">
              <w:rPr>
                <w:color w:val="000000"/>
                <w:sz w:val="18"/>
                <w:szCs w:val="18"/>
              </w:rPr>
              <w:t>All answers (N = 4,670)</w:t>
            </w:r>
          </w:p>
        </w:tc>
        <w:tc>
          <w:tcPr>
            <w:tcW w:w="3833" w:type="dxa"/>
            <w:tcBorders>
              <w:top w:val="nil"/>
              <w:left w:val="nil"/>
              <w:bottom w:val="nil"/>
              <w:right w:val="nil"/>
            </w:tcBorders>
            <w:hideMark/>
          </w:tcPr>
          <w:p w14:paraId="36F99468" w14:textId="77777777" w:rsidR="007E789E" w:rsidRPr="007506B0" w:rsidRDefault="007E789E" w:rsidP="00BE1027">
            <w:pPr>
              <w:rPr>
                <w:color w:val="000000"/>
                <w:sz w:val="18"/>
                <w:szCs w:val="18"/>
              </w:rPr>
            </w:pPr>
          </w:p>
        </w:tc>
      </w:tr>
      <w:tr w:rsidR="007E789E" w:rsidRPr="00434354" w14:paraId="10B92B4C" w14:textId="77777777" w:rsidTr="00A809CE">
        <w:trPr>
          <w:trHeight w:val="860"/>
          <w:jc w:val="center"/>
        </w:trPr>
        <w:tc>
          <w:tcPr>
            <w:tcW w:w="1074" w:type="dxa"/>
            <w:tcBorders>
              <w:top w:val="nil"/>
              <w:left w:val="nil"/>
              <w:bottom w:val="nil"/>
              <w:right w:val="nil"/>
            </w:tcBorders>
            <w:noWrap/>
            <w:hideMark/>
          </w:tcPr>
          <w:p w14:paraId="03774018" w14:textId="77777777" w:rsidR="007E789E" w:rsidRPr="007506B0" w:rsidRDefault="007E789E" w:rsidP="00BE1027">
            <w:pPr>
              <w:rPr>
                <w:color w:val="000000"/>
                <w:sz w:val="18"/>
                <w:szCs w:val="18"/>
              </w:rPr>
            </w:pPr>
            <w:r w:rsidRPr="007506B0">
              <w:rPr>
                <w:color w:val="000000"/>
                <w:sz w:val="18"/>
                <w:szCs w:val="18"/>
              </w:rPr>
              <w:t>Table 13</w:t>
            </w:r>
          </w:p>
        </w:tc>
        <w:tc>
          <w:tcPr>
            <w:tcW w:w="1152" w:type="dxa"/>
            <w:vMerge/>
            <w:tcBorders>
              <w:top w:val="nil"/>
              <w:left w:val="nil"/>
              <w:bottom w:val="nil"/>
              <w:right w:val="nil"/>
            </w:tcBorders>
            <w:hideMark/>
          </w:tcPr>
          <w:p w14:paraId="10E29856" w14:textId="77777777" w:rsidR="007E789E" w:rsidRPr="007506B0" w:rsidRDefault="007E789E" w:rsidP="00BE1027">
            <w:pPr>
              <w:rPr>
                <w:color w:val="000000"/>
                <w:sz w:val="18"/>
                <w:szCs w:val="18"/>
              </w:rPr>
            </w:pPr>
          </w:p>
        </w:tc>
        <w:tc>
          <w:tcPr>
            <w:tcW w:w="1422" w:type="dxa"/>
            <w:tcBorders>
              <w:top w:val="nil"/>
              <w:left w:val="nil"/>
              <w:bottom w:val="nil"/>
              <w:right w:val="nil"/>
            </w:tcBorders>
            <w:hideMark/>
          </w:tcPr>
          <w:p w14:paraId="5FFAD6E2" w14:textId="77777777" w:rsidR="007E789E" w:rsidRPr="007506B0" w:rsidRDefault="007E789E" w:rsidP="00BE1027">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1879" w:type="dxa"/>
            <w:tcBorders>
              <w:top w:val="nil"/>
              <w:left w:val="nil"/>
              <w:bottom w:val="nil"/>
              <w:right w:val="nil"/>
            </w:tcBorders>
            <w:hideMark/>
          </w:tcPr>
          <w:p w14:paraId="35128C6C" w14:textId="77777777" w:rsidR="007E789E" w:rsidRPr="007506B0" w:rsidRDefault="007E789E" w:rsidP="00BE1027">
            <w:pPr>
              <w:rPr>
                <w:color w:val="000000"/>
                <w:sz w:val="18"/>
                <w:szCs w:val="18"/>
              </w:rPr>
            </w:pPr>
            <w:r w:rsidRPr="007506B0">
              <w:rPr>
                <w:color w:val="000000"/>
                <w:sz w:val="18"/>
                <w:szCs w:val="18"/>
              </w:rPr>
              <w:t xml:space="preserve">Two subsets </w:t>
            </w:r>
            <w:r>
              <w:rPr>
                <w:rFonts w:hint="eastAsia"/>
                <w:color w:val="000000"/>
                <w:sz w:val="18"/>
                <w:szCs w:val="18"/>
              </w:rPr>
              <w:t xml:space="preserve">of answers </w:t>
            </w:r>
            <w:r w:rsidRPr="007506B0">
              <w:rPr>
                <w:color w:val="000000"/>
                <w:sz w:val="18"/>
                <w:szCs w:val="18"/>
              </w:rPr>
              <w:t>where the quality of the first answers to corresponding questions differed (N = 1,697 &amp; 1,945)</w:t>
            </w:r>
          </w:p>
        </w:tc>
        <w:tc>
          <w:tcPr>
            <w:tcW w:w="3833" w:type="dxa"/>
            <w:tcBorders>
              <w:top w:val="nil"/>
              <w:left w:val="nil"/>
              <w:bottom w:val="nil"/>
              <w:right w:val="nil"/>
            </w:tcBorders>
            <w:hideMark/>
          </w:tcPr>
          <w:p w14:paraId="23A1C96D" w14:textId="333669A8" w:rsidR="007E789E" w:rsidRPr="007506B0" w:rsidRDefault="007E789E" w:rsidP="00BE1027">
            <w:pPr>
              <w:rPr>
                <w:color w:val="000000"/>
                <w:sz w:val="18"/>
                <w:szCs w:val="18"/>
              </w:rPr>
            </w:pPr>
            <w:r w:rsidRPr="007506B0">
              <w:rPr>
                <w:color w:val="000000"/>
                <w:sz w:val="18"/>
                <w:szCs w:val="18"/>
              </w:rPr>
              <w:t>The difference between the quality results in different AI-induced expectations between the groups</w:t>
            </w:r>
            <w:r w:rsidR="00164CED">
              <w:rPr>
                <w:color w:val="000000"/>
                <w:sz w:val="18"/>
                <w:szCs w:val="18"/>
              </w:rPr>
              <w:t>.</w:t>
            </w:r>
          </w:p>
        </w:tc>
      </w:tr>
      <w:tr w:rsidR="007E789E" w:rsidRPr="00434354" w14:paraId="7B5D681E" w14:textId="77777777" w:rsidTr="00A809CE">
        <w:trPr>
          <w:trHeight w:val="1140"/>
          <w:jc w:val="center"/>
        </w:trPr>
        <w:tc>
          <w:tcPr>
            <w:tcW w:w="1074" w:type="dxa"/>
            <w:tcBorders>
              <w:top w:val="nil"/>
              <w:left w:val="nil"/>
              <w:bottom w:val="nil"/>
              <w:right w:val="nil"/>
            </w:tcBorders>
            <w:noWrap/>
            <w:hideMark/>
          </w:tcPr>
          <w:p w14:paraId="2ABECE24" w14:textId="77777777" w:rsidR="007E789E" w:rsidRPr="007506B0" w:rsidRDefault="007E789E" w:rsidP="00BE1027">
            <w:pPr>
              <w:rPr>
                <w:color w:val="000000"/>
                <w:sz w:val="18"/>
                <w:szCs w:val="18"/>
              </w:rPr>
            </w:pPr>
            <w:r w:rsidRPr="007506B0">
              <w:rPr>
                <w:color w:val="000000"/>
                <w:sz w:val="18"/>
                <w:szCs w:val="18"/>
              </w:rPr>
              <w:t>Table 14</w:t>
            </w:r>
          </w:p>
        </w:tc>
        <w:tc>
          <w:tcPr>
            <w:tcW w:w="2574" w:type="dxa"/>
            <w:gridSpan w:val="2"/>
            <w:tcBorders>
              <w:top w:val="nil"/>
              <w:left w:val="nil"/>
              <w:bottom w:val="nil"/>
              <w:right w:val="nil"/>
            </w:tcBorders>
            <w:hideMark/>
          </w:tcPr>
          <w:p w14:paraId="74F6F226" w14:textId="60019157" w:rsidR="007E789E" w:rsidRPr="007506B0" w:rsidRDefault="007E789E" w:rsidP="00BE1027">
            <w:pPr>
              <w:rPr>
                <w:color w:val="000000"/>
                <w:sz w:val="18"/>
                <w:szCs w:val="18"/>
              </w:rPr>
            </w:pPr>
            <w:r w:rsidRPr="007506B0">
              <w:rPr>
                <w:color w:val="000000"/>
                <w:sz w:val="18"/>
                <w:szCs w:val="18"/>
              </w:rPr>
              <w:t>Is There an Illusion of Authority for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40B4890D" w14:textId="77777777" w:rsidR="007E789E" w:rsidRPr="007506B0" w:rsidRDefault="007E789E" w:rsidP="00BE1027">
            <w:pPr>
              <w:rPr>
                <w:color w:val="000000"/>
                <w:sz w:val="18"/>
                <w:szCs w:val="18"/>
              </w:rPr>
            </w:pPr>
            <w:r w:rsidRPr="007506B0">
              <w:rPr>
                <w:color w:val="000000"/>
                <w:sz w:val="18"/>
                <w:szCs w:val="18"/>
              </w:rPr>
              <w:t xml:space="preserve">All questions with </w:t>
            </w:r>
            <w:r w:rsidRPr="002B0CAE">
              <w:rPr>
                <w:color w:val="000000"/>
                <w:sz w:val="18"/>
                <w:szCs w:val="18"/>
              </w:rPr>
              <w:t>available</w:t>
            </w:r>
            <w:r w:rsidRPr="007506B0">
              <w:rPr>
                <w:color w:val="000000"/>
                <w:sz w:val="18"/>
                <w:szCs w:val="18"/>
              </w:rPr>
              <w:t xml:space="preserve"> first answer</w:t>
            </w:r>
            <w:r>
              <w:rPr>
                <w:color w:val="000000"/>
                <w:sz w:val="18"/>
                <w:szCs w:val="18"/>
              </w:rPr>
              <w:t>’</w:t>
            </w:r>
            <w:r w:rsidRPr="007506B0">
              <w:rPr>
                <w:color w:val="000000"/>
                <w:sz w:val="18"/>
                <w:szCs w:val="18"/>
              </w:rPr>
              <w:t>s LLM-based quality scores (N = 3,216)</w:t>
            </w:r>
          </w:p>
        </w:tc>
        <w:tc>
          <w:tcPr>
            <w:tcW w:w="3833" w:type="dxa"/>
            <w:tcBorders>
              <w:top w:val="nil"/>
              <w:left w:val="nil"/>
              <w:bottom w:val="nil"/>
              <w:right w:val="nil"/>
            </w:tcBorders>
            <w:hideMark/>
          </w:tcPr>
          <w:p w14:paraId="68FA8B44" w14:textId="49801AF0" w:rsidR="007E789E" w:rsidRDefault="007E789E" w:rsidP="00BE1027">
            <w:pPr>
              <w:rPr>
                <w:color w:val="000000"/>
                <w:sz w:val="18"/>
                <w:szCs w:val="18"/>
              </w:rPr>
            </w:pPr>
            <w:r>
              <w:rPr>
                <w:rFonts w:hint="eastAsia"/>
                <w:color w:val="000000"/>
                <w:sz w:val="18"/>
                <w:szCs w:val="18"/>
              </w:rPr>
              <w:t xml:space="preserve">1. </w:t>
            </w:r>
            <w:r w:rsidRPr="00C64ACA">
              <w:rPr>
                <w:color w:val="000000"/>
                <w:sz w:val="18"/>
                <w:szCs w:val="18"/>
              </w:rPr>
              <w:t xml:space="preserve">This restriction is necessary because our analysis requires meaningful variation in both </w:t>
            </w:r>
            <w:r w:rsidRPr="00C64ACA">
              <w:rPr>
                <w:i/>
                <w:iCs/>
                <w:color w:val="000000"/>
                <w:sz w:val="18"/>
                <w:szCs w:val="18"/>
              </w:rPr>
              <w:t>AI</w:t>
            </w:r>
            <w:r w:rsidRPr="00C64ACA">
              <w:rPr>
                <w:i/>
                <w:iCs/>
                <w:color w:val="000000"/>
                <w:sz w:val="18"/>
                <w:szCs w:val="18"/>
                <w:vertAlign w:val="subscript"/>
              </w:rPr>
              <w:t>i</w:t>
            </w:r>
            <w:r w:rsidRPr="00C64ACA">
              <w:rPr>
                <w:color w:val="000000"/>
                <w:sz w:val="18"/>
                <w:szCs w:val="18"/>
              </w:rPr>
              <w:t xml:space="preserve"> and </w:t>
            </w:r>
            <w:r w:rsidRPr="00C64ACA">
              <w:rPr>
                <w:i/>
                <w:iCs/>
                <w:color w:val="000000"/>
                <w:sz w:val="18"/>
                <w:szCs w:val="18"/>
              </w:rPr>
              <w:t>reputation</w:t>
            </w:r>
            <w:r w:rsidRPr="00C64ACA">
              <w:rPr>
                <w:i/>
                <w:iCs/>
                <w:color w:val="000000"/>
                <w:sz w:val="18"/>
                <w:szCs w:val="18"/>
                <w:vertAlign w:val="subscript"/>
              </w:rPr>
              <w:t>i</w:t>
            </w:r>
            <w:r w:rsidRPr="00C64ACA">
              <w:rPr>
                <w:color w:val="000000"/>
                <w:sz w:val="18"/>
                <w:szCs w:val="18"/>
              </w:rPr>
              <w:t xml:space="preserve"> within the same regression</w:t>
            </w:r>
            <w:r w:rsidR="00164CED">
              <w:rPr>
                <w:color w:val="000000"/>
                <w:sz w:val="18"/>
                <w:szCs w:val="18"/>
              </w:rPr>
              <w:t>.</w:t>
            </w:r>
          </w:p>
          <w:p w14:paraId="6EBD9DD8" w14:textId="08AF3B57" w:rsidR="007E789E" w:rsidRPr="007506B0" w:rsidRDefault="007E789E" w:rsidP="00BE1027">
            <w:pPr>
              <w:rPr>
                <w:color w:val="000000"/>
                <w:sz w:val="18"/>
                <w:szCs w:val="18"/>
              </w:rPr>
            </w:pPr>
            <w:r>
              <w:rPr>
                <w:rFonts w:hint="eastAsia"/>
                <w:color w:val="000000"/>
                <w:sz w:val="18"/>
                <w:szCs w:val="18"/>
              </w:rPr>
              <w:t xml:space="preserve">2. </w:t>
            </w:r>
            <w:r w:rsidRPr="007506B0">
              <w:rPr>
                <w:color w:val="000000"/>
                <w:sz w:val="18"/>
                <w:szCs w:val="18"/>
              </w:rPr>
              <w:t xml:space="preserve">The analysis is based on the source effect, </w:t>
            </w:r>
            <w:r w:rsidR="00164CED">
              <w:rPr>
                <w:color w:val="000000"/>
                <w:sz w:val="18"/>
                <w:szCs w:val="18"/>
              </w:rPr>
              <w:t xml:space="preserve">and </w:t>
            </w:r>
            <w:r w:rsidRPr="007506B0">
              <w:rPr>
                <w:color w:val="000000"/>
                <w:sz w:val="18"/>
                <w:szCs w:val="18"/>
              </w:rPr>
              <w:t>to reproduce</w:t>
            </w:r>
            <w:r w:rsidR="00164CED">
              <w:rPr>
                <w:color w:val="000000"/>
                <w:sz w:val="18"/>
                <w:szCs w:val="18"/>
              </w:rPr>
              <w:t xml:space="preserve"> it, </w:t>
            </w:r>
            <w:r w:rsidRPr="007506B0">
              <w:rPr>
                <w:color w:val="000000"/>
                <w:sz w:val="18"/>
                <w:szCs w:val="18"/>
              </w:rPr>
              <w:t xml:space="preserve">LLM-based quality scores for the first answer </w:t>
            </w:r>
            <w:r w:rsidR="00164CED">
              <w:rPr>
                <w:color w:val="000000"/>
                <w:sz w:val="18"/>
                <w:szCs w:val="18"/>
              </w:rPr>
              <w:t>are</w:t>
            </w:r>
            <w:r w:rsidRPr="007506B0">
              <w:rPr>
                <w:color w:val="000000"/>
                <w:sz w:val="18"/>
                <w:szCs w:val="18"/>
              </w:rPr>
              <w:t xml:space="preserve"> needed</w:t>
            </w:r>
            <w:r w:rsidR="00164CED">
              <w:rPr>
                <w:color w:val="000000"/>
                <w:sz w:val="18"/>
                <w:szCs w:val="18"/>
              </w:rPr>
              <w:t>.</w:t>
            </w:r>
          </w:p>
        </w:tc>
      </w:tr>
      <w:tr w:rsidR="007E789E" w:rsidRPr="00434354" w14:paraId="0A31F841" w14:textId="77777777" w:rsidTr="00A809CE">
        <w:trPr>
          <w:trHeight w:val="1400"/>
          <w:jc w:val="center"/>
        </w:trPr>
        <w:tc>
          <w:tcPr>
            <w:tcW w:w="1074" w:type="dxa"/>
            <w:tcBorders>
              <w:top w:val="nil"/>
              <w:left w:val="nil"/>
              <w:bottom w:val="nil"/>
              <w:right w:val="nil"/>
            </w:tcBorders>
            <w:noWrap/>
            <w:hideMark/>
          </w:tcPr>
          <w:p w14:paraId="49704274" w14:textId="77777777" w:rsidR="007E789E" w:rsidRPr="007506B0" w:rsidRDefault="007E789E" w:rsidP="00BE1027">
            <w:pPr>
              <w:rPr>
                <w:color w:val="000000"/>
                <w:sz w:val="18"/>
                <w:szCs w:val="18"/>
              </w:rPr>
            </w:pPr>
            <w:r w:rsidRPr="007506B0">
              <w:rPr>
                <w:color w:val="000000"/>
                <w:sz w:val="18"/>
                <w:szCs w:val="18"/>
              </w:rPr>
              <w:t>Table 15</w:t>
            </w:r>
          </w:p>
        </w:tc>
        <w:tc>
          <w:tcPr>
            <w:tcW w:w="2574" w:type="dxa"/>
            <w:gridSpan w:val="2"/>
            <w:tcBorders>
              <w:top w:val="nil"/>
              <w:left w:val="nil"/>
              <w:bottom w:val="nil"/>
              <w:right w:val="nil"/>
            </w:tcBorders>
            <w:hideMark/>
          </w:tcPr>
          <w:p w14:paraId="72B24A35" w14:textId="458439DE" w:rsidR="007E789E" w:rsidRPr="007506B0" w:rsidRDefault="007E789E" w:rsidP="00BE1027">
            <w:pPr>
              <w:rPr>
                <w:color w:val="000000"/>
                <w:sz w:val="18"/>
                <w:szCs w:val="18"/>
              </w:rPr>
            </w:pPr>
            <w:r w:rsidRPr="007506B0">
              <w:rPr>
                <w:color w:val="000000"/>
                <w:sz w:val="18"/>
                <w:szCs w:val="18"/>
              </w:rPr>
              <w:t>How Do Answerers Respond to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3CD5CCF0" w14:textId="245B2565" w:rsidR="007E789E" w:rsidRPr="007506B0" w:rsidRDefault="007E789E" w:rsidP="00BE1027">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xml:space="preserve">: </w:t>
            </w:r>
            <w:r w:rsidR="00164CED">
              <w:rPr>
                <w:color w:val="000000"/>
                <w:sz w:val="18"/>
                <w:szCs w:val="18"/>
              </w:rPr>
              <w:t>A</w:t>
            </w:r>
            <w:r w:rsidRPr="007506B0">
              <w:rPr>
                <w:color w:val="000000"/>
                <w:sz w:val="18"/>
                <w:szCs w:val="18"/>
              </w:rPr>
              <w:t>ll questions with at least two answers (either from AI or human, N = 1,058)</w:t>
            </w:r>
            <w:r>
              <w:rPr>
                <w:rFonts w:hint="eastAsia"/>
                <w:color w:val="000000"/>
                <w:sz w:val="18"/>
                <w:szCs w:val="18"/>
              </w:rPr>
              <w:t xml:space="preserve"> </w:t>
            </w:r>
            <w:r w:rsidRPr="007506B0">
              <w:rPr>
                <w:color w:val="000000"/>
                <w:sz w:val="18"/>
                <w:szCs w:val="18"/>
              </w:rPr>
              <w:br/>
              <w:t xml:space="preserve">Columns 3-5: </w:t>
            </w:r>
            <w:r w:rsidR="00013164">
              <w:rPr>
                <w:color w:val="000000"/>
                <w:sz w:val="18"/>
                <w:szCs w:val="18"/>
              </w:rPr>
              <w:t>A</w:t>
            </w:r>
            <w:r w:rsidRPr="007506B0">
              <w:rPr>
                <w:color w:val="000000"/>
                <w:sz w:val="18"/>
                <w:szCs w:val="18"/>
              </w:rPr>
              <w:t>ll answers with LLM-generated quality scores (N = 4,634)</w:t>
            </w:r>
          </w:p>
        </w:tc>
        <w:tc>
          <w:tcPr>
            <w:tcW w:w="3833" w:type="dxa"/>
            <w:tcBorders>
              <w:top w:val="nil"/>
              <w:left w:val="nil"/>
              <w:bottom w:val="nil"/>
              <w:right w:val="nil"/>
            </w:tcBorders>
            <w:hideMark/>
          </w:tcPr>
          <w:p w14:paraId="7123EC6D" w14:textId="77777777" w:rsidR="007E789E" w:rsidRPr="007506B0" w:rsidRDefault="007E789E" w:rsidP="00BE1027">
            <w:pPr>
              <w:rPr>
                <w:color w:val="000000"/>
                <w:sz w:val="18"/>
                <w:szCs w:val="18"/>
              </w:rPr>
            </w:pPr>
          </w:p>
        </w:tc>
      </w:tr>
      <w:tr w:rsidR="007E789E" w:rsidRPr="00434354" w14:paraId="12D6E669" w14:textId="77777777" w:rsidTr="00A809CE">
        <w:trPr>
          <w:trHeight w:val="620"/>
          <w:jc w:val="center"/>
        </w:trPr>
        <w:tc>
          <w:tcPr>
            <w:tcW w:w="1074" w:type="dxa"/>
            <w:tcBorders>
              <w:top w:val="nil"/>
              <w:left w:val="nil"/>
              <w:bottom w:val="single" w:sz="4" w:space="0" w:color="auto"/>
              <w:right w:val="nil"/>
            </w:tcBorders>
            <w:noWrap/>
            <w:hideMark/>
          </w:tcPr>
          <w:p w14:paraId="3A0D8365"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6</w:t>
            </w:r>
          </w:p>
        </w:tc>
        <w:tc>
          <w:tcPr>
            <w:tcW w:w="2574" w:type="dxa"/>
            <w:gridSpan w:val="2"/>
            <w:tcBorders>
              <w:top w:val="nil"/>
              <w:left w:val="nil"/>
              <w:bottom w:val="single" w:sz="4" w:space="0" w:color="auto"/>
              <w:right w:val="nil"/>
            </w:tcBorders>
            <w:hideMark/>
          </w:tcPr>
          <w:p w14:paraId="337692DB" w14:textId="77777777" w:rsidR="007E789E" w:rsidRPr="007506B0" w:rsidRDefault="007E789E" w:rsidP="00BE1027">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1879" w:type="dxa"/>
            <w:tcBorders>
              <w:top w:val="nil"/>
              <w:left w:val="nil"/>
              <w:bottom w:val="single" w:sz="4" w:space="0" w:color="auto"/>
              <w:right w:val="nil"/>
            </w:tcBorders>
            <w:hideMark/>
          </w:tcPr>
          <w:p w14:paraId="66ECBB3D" w14:textId="77777777" w:rsidR="007E789E" w:rsidRDefault="007E789E" w:rsidP="00BE1027">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22D811A4" w14:textId="77777777" w:rsidR="007E789E" w:rsidRPr="007506B0" w:rsidRDefault="007E789E" w:rsidP="00BE1027">
            <w:pPr>
              <w:rPr>
                <w:color w:val="000000"/>
                <w:sz w:val="18"/>
                <w:szCs w:val="18"/>
              </w:rPr>
            </w:pPr>
            <w:r>
              <w:rPr>
                <w:rFonts w:hint="eastAsia"/>
                <w:color w:val="000000"/>
                <w:sz w:val="18"/>
                <w:szCs w:val="18"/>
              </w:rPr>
              <w:t xml:space="preserve">Column 4: </w:t>
            </w:r>
            <w:r w:rsidRPr="00BC1992">
              <w:rPr>
                <w:color w:val="000000"/>
                <w:sz w:val="18"/>
                <w:szCs w:val="18"/>
              </w:rPr>
              <w:t>questions receiving at least one human answer</w:t>
            </w:r>
            <w:r>
              <w:rPr>
                <w:rFonts w:hint="eastAsia"/>
                <w:color w:val="000000"/>
                <w:sz w:val="18"/>
                <w:szCs w:val="18"/>
              </w:rPr>
              <w:t xml:space="preserve"> (N = 2,748)</w:t>
            </w:r>
          </w:p>
        </w:tc>
        <w:tc>
          <w:tcPr>
            <w:tcW w:w="3833" w:type="dxa"/>
            <w:tcBorders>
              <w:top w:val="nil"/>
              <w:left w:val="nil"/>
              <w:bottom w:val="single" w:sz="4" w:space="0" w:color="auto"/>
              <w:right w:val="nil"/>
            </w:tcBorders>
            <w:hideMark/>
          </w:tcPr>
          <w:p w14:paraId="56298B6E" w14:textId="77777777" w:rsidR="007E789E" w:rsidRPr="007506B0" w:rsidRDefault="007E789E" w:rsidP="00BE1027">
            <w:pPr>
              <w:rPr>
                <w:color w:val="000000"/>
                <w:sz w:val="18"/>
                <w:szCs w:val="18"/>
              </w:rPr>
            </w:pPr>
            <w:r w:rsidRPr="007506B0">
              <w:rPr>
                <w:color w:val="000000"/>
                <w:sz w:val="18"/>
                <w:szCs w:val="18"/>
              </w:rPr>
              <w:t> </w:t>
            </w:r>
          </w:p>
        </w:tc>
      </w:tr>
    </w:tbl>
    <w:p w14:paraId="3C332F23" w14:textId="66349CB6" w:rsidR="007E789E" w:rsidRDefault="007E789E" w:rsidP="007E789E">
      <w:pPr>
        <w:spacing w:after="120"/>
        <w:jc w:val="both"/>
        <w:rPr>
          <w:rFonts w:ascii="Heiti TC" w:eastAsia="Heiti TC" w:hAnsi="Heiti TC" w:cs="Heiti TC"/>
          <w:b/>
          <w:kern w:val="32"/>
          <w:szCs w:val="20"/>
        </w:rPr>
      </w:pPr>
    </w:p>
    <w:p w14:paraId="4F8C8452" w14:textId="4B239FFB" w:rsidR="00E85246" w:rsidRDefault="00E85246" w:rsidP="00E85246">
      <w:pPr>
        <w:pStyle w:val="Heading2"/>
        <w:numPr>
          <w:ilvl w:val="0"/>
          <w:numId w:val="0"/>
        </w:numPr>
        <w:rPr>
          <w:lang w:eastAsia="zh-CN"/>
        </w:rPr>
      </w:pPr>
      <w:r>
        <w:lastRenderedPageBreak/>
        <w:t xml:space="preserve">Appendix </w:t>
      </w:r>
      <w:r w:rsidR="00144B3D">
        <w:rPr>
          <w:rFonts w:hint="eastAsia"/>
          <w:lang w:eastAsia="zh-CN"/>
        </w:rPr>
        <w:t>D</w:t>
      </w:r>
      <w:r>
        <w:rPr>
          <w:rFonts w:hint="eastAsia"/>
          <w:lang w:eastAsia="zh-CN"/>
        </w:rPr>
        <w:t>:</w:t>
      </w:r>
      <w:r w:rsidRPr="00960CA8">
        <w:t xml:space="preserve"> </w:t>
      </w:r>
      <w:r w:rsidR="00A52A12">
        <w:rPr>
          <w:rFonts w:hint="eastAsia"/>
          <w:lang w:eastAsia="zh-CN"/>
        </w:rPr>
        <w:t>Robustness Check on Zero-Length Questions</w:t>
      </w:r>
    </w:p>
    <w:p w14:paraId="38944F53" w14:textId="77777777" w:rsidR="00DC6F4D" w:rsidRPr="00DC6F4D" w:rsidRDefault="00DC6F4D" w:rsidP="00DC6F4D">
      <w:pPr>
        <w:pStyle w:val="Paragraph0"/>
      </w:pPr>
      <w:r w:rsidRPr="00DC6F4D">
        <w:t>Questions with zero text length represent cases where users posted only visual content (technical diagrams, screenshots, or code snippets) without accompanying body text. On technical Q&amp;A platforms, some users rely on the combination of a question title and visual content to fully convey their question, particularly when the issue is best illustrated visually. This practice, while uncommon, is a legitimate feature of platform behavior.</w:t>
      </w:r>
    </w:p>
    <w:p w14:paraId="2CB407C8" w14:textId="36FA1BAA" w:rsidR="00DC6F4D" w:rsidRDefault="00DC6F4D" w:rsidP="00DC6F4D">
      <w:pPr>
        <w:pStyle w:val="Paragraph0"/>
      </w:pPr>
      <w:r w:rsidRPr="00DC6F4D">
        <w:t xml:space="preserve">These </w:t>
      </w:r>
      <w:r w:rsidRPr="00DC6F4D">
        <w:rPr>
          <w:rFonts w:hint="eastAsia"/>
        </w:rPr>
        <w:t>questions</w:t>
      </w:r>
      <w:r w:rsidRPr="00DC6F4D">
        <w:t xml:space="preserve"> constitute a small portion of our dataset (98 out of 3,613 observations, or 2.71%) and are included in the analysis for several reasons. First, they represent genuine user behavior on the platform</w:t>
      </w:r>
      <w:r w:rsidR="00DE234B">
        <w:t>,</w:t>
      </w:r>
      <w:r w:rsidRPr="00DC6F4D">
        <w:t xml:space="preserve"> and excluding them would introduce selection bias. Second, our models consistently include a control variable indicating the presence of images (as described in Section 4.4), which ensures that our results appropriately account for any systematic differences between text-only and image-containing questions, including those with zero-length text bodies. Third, sensitivity analyses excluding these observations yield substantively identical results to our main findings.</w:t>
      </w:r>
    </w:p>
    <w:p w14:paraId="26054218" w14:textId="06F77118" w:rsidR="00DC6F4D" w:rsidRPr="00DC6F4D" w:rsidRDefault="00DC6F4D" w:rsidP="00DC6F4D">
      <w:pPr>
        <w:pStyle w:val="Paragraph0"/>
      </w:pPr>
      <w:r>
        <w:rPr>
          <w:rFonts w:hint="eastAsia"/>
        </w:rPr>
        <w:t xml:space="preserve">As a further robustness check, we </w:t>
      </w:r>
      <w:r>
        <w:t>excluded</w:t>
      </w:r>
      <w:r>
        <w:rPr>
          <w:rFonts w:hint="eastAsia"/>
        </w:rPr>
        <w:t xml:space="preserve"> the zero-length questions in our main results analysis, and </w:t>
      </w:r>
      <w:r w:rsidR="00CB273C">
        <w:rPr>
          <w:rFonts w:hint="eastAsia"/>
        </w:rPr>
        <w:t xml:space="preserve">the </w:t>
      </w:r>
      <w:r>
        <w:rPr>
          <w:rFonts w:hint="eastAsia"/>
        </w:rPr>
        <w:t>results</w:t>
      </w:r>
      <w:r w:rsidR="00CB273C">
        <w:rPr>
          <w:rFonts w:hint="eastAsia"/>
        </w:rPr>
        <w:t xml:space="preserve"> (See Table </w:t>
      </w:r>
      <w:r w:rsidR="00144B3D">
        <w:rPr>
          <w:rFonts w:hint="eastAsia"/>
        </w:rPr>
        <w:t>D</w:t>
      </w:r>
      <w:r w:rsidR="00CB273C">
        <w:rPr>
          <w:rFonts w:hint="eastAsia"/>
        </w:rPr>
        <w:t>)</w:t>
      </w:r>
      <w:r>
        <w:rPr>
          <w:rFonts w:hint="eastAsia"/>
        </w:rPr>
        <w:t xml:space="preserve"> </w:t>
      </w:r>
      <w:r>
        <w:t>remained</w:t>
      </w:r>
      <w:r>
        <w:rPr>
          <w:rFonts w:hint="eastAsia"/>
        </w:rPr>
        <w:t xml:space="preserve"> unchanged.</w:t>
      </w:r>
    </w:p>
    <w:p w14:paraId="48471810" w14:textId="703DF159" w:rsidR="00DC6F4D" w:rsidRPr="00DC6F4D" w:rsidRDefault="00CB273C" w:rsidP="00CB273C">
      <w:pPr>
        <w:pStyle w:val="TableFiguretitle"/>
      </w:pPr>
      <w:r w:rsidRPr="00976D1A">
        <w:t xml:space="preserve">Table </w:t>
      </w:r>
      <w:r w:rsidR="00144B3D">
        <w:rPr>
          <w:rFonts w:hint="eastAsia"/>
        </w:rPr>
        <w:t>D</w:t>
      </w:r>
      <w:r w:rsidRPr="00976D1A">
        <w:t xml:space="preserve">. </w:t>
      </w:r>
      <w:r w:rsidR="00B03EFB" w:rsidRPr="00B03EFB">
        <w:t>Robustness Check on Zero-Length Questions</w:t>
      </w:r>
    </w:p>
    <w:tbl>
      <w:tblPr>
        <w:tblW w:w="9360" w:type="dxa"/>
        <w:tblLook w:val="04A0" w:firstRow="1" w:lastRow="0" w:firstColumn="1" w:lastColumn="0" w:noHBand="0" w:noVBand="1"/>
      </w:tblPr>
      <w:tblGrid>
        <w:gridCol w:w="1980"/>
        <w:gridCol w:w="2031"/>
        <w:gridCol w:w="2207"/>
        <w:gridCol w:w="1571"/>
        <w:gridCol w:w="1571"/>
      </w:tblGrid>
      <w:tr w:rsidR="00A52A12" w:rsidRPr="00D872A6" w14:paraId="294BED71" w14:textId="77777777" w:rsidTr="0099587E">
        <w:trPr>
          <w:trHeight w:val="144"/>
        </w:trPr>
        <w:tc>
          <w:tcPr>
            <w:tcW w:w="1980" w:type="dxa"/>
            <w:tcBorders>
              <w:top w:val="single" w:sz="4" w:space="0" w:color="auto"/>
              <w:left w:val="nil"/>
              <w:bottom w:val="nil"/>
              <w:right w:val="nil"/>
            </w:tcBorders>
            <w:noWrap/>
            <w:hideMark/>
          </w:tcPr>
          <w:p w14:paraId="0491E2D3" w14:textId="77777777" w:rsidR="00A52A12" w:rsidRPr="00D872A6" w:rsidRDefault="00A52A12">
            <w:pPr>
              <w:rPr>
                <w:color w:val="000000"/>
                <w:sz w:val="21"/>
                <w:szCs w:val="21"/>
              </w:rPr>
            </w:pPr>
            <w:r w:rsidRPr="00D872A6">
              <w:rPr>
                <w:color w:val="000000"/>
                <w:sz w:val="21"/>
                <w:szCs w:val="21"/>
              </w:rPr>
              <w:t> </w:t>
            </w:r>
          </w:p>
        </w:tc>
        <w:tc>
          <w:tcPr>
            <w:tcW w:w="2031" w:type="dxa"/>
            <w:tcBorders>
              <w:top w:val="single" w:sz="4" w:space="0" w:color="auto"/>
              <w:left w:val="nil"/>
              <w:bottom w:val="nil"/>
              <w:right w:val="nil"/>
            </w:tcBorders>
            <w:noWrap/>
            <w:hideMark/>
          </w:tcPr>
          <w:p w14:paraId="6BB76DED" w14:textId="77777777" w:rsidR="00A52A12" w:rsidRPr="00D872A6" w:rsidRDefault="00A52A12">
            <w:pPr>
              <w:jc w:val="center"/>
              <w:rPr>
                <w:sz w:val="21"/>
                <w:szCs w:val="21"/>
              </w:rPr>
            </w:pPr>
            <w:r w:rsidRPr="00D872A6">
              <w:rPr>
                <w:sz w:val="21"/>
                <w:szCs w:val="21"/>
              </w:rPr>
              <w:t>(1)</w:t>
            </w:r>
          </w:p>
        </w:tc>
        <w:tc>
          <w:tcPr>
            <w:tcW w:w="2207" w:type="dxa"/>
            <w:tcBorders>
              <w:top w:val="single" w:sz="4" w:space="0" w:color="auto"/>
              <w:left w:val="nil"/>
              <w:bottom w:val="nil"/>
              <w:right w:val="nil"/>
            </w:tcBorders>
            <w:noWrap/>
            <w:hideMark/>
          </w:tcPr>
          <w:p w14:paraId="7700FC8E" w14:textId="77777777" w:rsidR="00A52A12" w:rsidRPr="00D872A6" w:rsidRDefault="00A52A12">
            <w:pPr>
              <w:jc w:val="center"/>
              <w:rPr>
                <w:sz w:val="21"/>
                <w:szCs w:val="21"/>
              </w:rPr>
            </w:pPr>
            <w:r w:rsidRPr="00D872A6">
              <w:rPr>
                <w:sz w:val="21"/>
                <w:szCs w:val="21"/>
              </w:rPr>
              <w:t>(2)</w:t>
            </w:r>
          </w:p>
        </w:tc>
        <w:tc>
          <w:tcPr>
            <w:tcW w:w="1571" w:type="dxa"/>
            <w:tcBorders>
              <w:top w:val="single" w:sz="4" w:space="0" w:color="auto"/>
              <w:left w:val="nil"/>
              <w:bottom w:val="nil"/>
              <w:right w:val="nil"/>
            </w:tcBorders>
            <w:noWrap/>
            <w:hideMark/>
          </w:tcPr>
          <w:p w14:paraId="7BE5BD28" w14:textId="77777777" w:rsidR="00A52A12" w:rsidRPr="00D872A6" w:rsidRDefault="00A52A12">
            <w:pPr>
              <w:jc w:val="center"/>
              <w:rPr>
                <w:sz w:val="21"/>
                <w:szCs w:val="21"/>
              </w:rPr>
            </w:pPr>
            <w:r w:rsidRPr="00D872A6">
              <w:rPr>
                <w:sz w:val="21"/>
                <w:szCs w:val="21"/>
              </w:rPr>
              <w:t>(3)</w:t>
            </w:r>
          </w:p>
        </w:tc>
        <w:tc>
          <w:tcPr>
            <w:tcW w:w="1571" w:type="dxa"/>
            <w:tcBorders>
              <w:top w:val="single" w:sz="4" w:space="0" w:color="auto"/>
              <w:left w:val="nil"/>
              <w:bottom w:val="nil"/>
              <w:right w:val="nil"/>
            </w:tcBorders>
            <w:noWrap/>
            <w:hideMark/>
          </w:tcPr>
          <w:p w14:paraId="3796A530" w14:textId="77777777" w:rsidR="00A52A12" w:rsidRPr="00D872A6" w:rsidRDefault="00A52A12">
            <w:pPr>
              <w:jc w:val="center"/>
              <w:rPr>
                <w:sz w:val="21"/>
                <w:szCs w:val="21"/>
              </w:rPr>
            </w:pPr>
            <w:r w:rsidRPr="00D872A6">
              <w:rPr>
                <w:sz w:val="21"/>
                <w:szCs w:val="21"/>
              </w:rPr>
              <w:t>(4)</w:t>
            </w:r>
          </w:p>
        </w:tc>
      </w:tr>
      <w:tr w:rsidR="00A52A12" w:rsidRPr="00D872A6" w14:paraId="1DD7429B" w14:textId="77777777" w:rsidTr="0099587E">
        <w:trPr>
          <w:trHeight w:val="144"/>
        </w:trPr>
        <w:tc>
          <w:tcPr>
            <w:tcW w:w="1980" w:type="dxa"/>
            <w:tcBorders>
              <w:top w:val="nil"/>
              <w:left w:val="nil"/>
              <w:bottom w:val="nil"/>
              <w:right w:val="nil"/>
            </w:tcBorders>
            <w:noWrap/>
            <w:hideMark/>
          </w:tcPr>
          <w:p w14:paraId="60E0DB12" w14:textId="77777777" w:rsidR="00A52A12" w:rsidRPr="00D872A6" w:rsidRDefault="00A52A12">
            <w:pPr>
              <w:jc w:val="center"/>
              <w:rPr>
                <w:sz w:val="21"/>
                <w:szCs w:val="21"/>
              </w:rPr>
            </w:pPr>
          </w:p>
        </w:tc>
        <w:tc>
          <w:tcPr>
            <w:tcW w:w="4238" w:type="dxa"/>
            <w:gridSpan w:val="2"/>
            <w:tcBorders>
              <w:top w:val="nil"/>
              <w:left w:val="nil"/>
              <w:bottom w:val="single" w:sz="4" w:space="0" w:color="auto"/>
              <w:right w:val="nil"/>
            </w:tcBorders>
            <w:noWrap/>
            <w:hideMark/>
          </w:tcPr>
          <w:p w14:paraId="2D412545" w14:textId="77777777" w:rsidR="00A52A12" w:rsidRPr="00D872A6" w:rsidRDefault="00A52A12">
            <w:pPr>
              <w:jc w:val="center"/>
              <w:rPr>
                <w:color w:val="000000"/>
                <w:sz w:val="21"/>
                <w:szCs w:val="21"/>
              </w:rPr>
            </w:pPr>
            <w:r w:rsidRPr="00D872A6">
              <w:rPr>
                <w:color w:val="000000"/>
                <w:sz w:val="21"/>
                <w:szCs w:val="21"/>
              </w:rPr>
              <w:t>DV: log the number of human answers provided within the 7 days (</w:t>
            </w:r>
            <w:r w:rsidRPr="00902DF1">
              <w:rPr>
                <w:i/>
                <w:iCs/>
                <w:color w:val="000000"/>
                <w:sz w:val="21"/>
                <w:szCs w:val="21"/>
              </w:rPr>
              <w:t>answerNum</w:t>
            </w:r>
            <w:r w:rsidRPr="00902DF1">
              <w:rPr>
                <w:i/>
                <w:iCs/>
                <w:color w:val="000000"/>
                <w:sz w:val="21"/>
                <w:szCs w:val="21"/>
                <w:vertAlign w:val="subscript"/>
              </w:rPr>
              <w:t>i</w:t>
            </w:r>
            <w:r w:rsidRPr="00D872A6">
              <w:rPr>
                <w:color w:val="000000"/>
                <w:sz w:val="21"/>
                <w:szCs w:val="21"/>
              </w:rPr>
              <w:t>)</w:t>
            </w:r>
          </w:p>
        </w:tc>
        <w:tc>
          <w:tcPr>
            <w:tcW w:w="3142" w:type="dxa"/>
            <w:gridSpan w:val="2"/>
            <w:tcBorders>
              <w:top w:val="nil"/>
              <w:left w:val="nil"/>
              <w:bottom w:val="single" w:sz="4" w:space="0" w:color="auto"/>
              <w:right w:val="nil"/>
            </w:tcBorders>
            <w:noWrap/>
            <w:hideMark/>
          </w:tcPr>
          <w:p w14:paraId="373F98D7" w14:textId="77777777" w:rsidR="00A52A12" w:rsidRPr="00D872A6" w:rsidRDefault="00A52A12">
            <w:pPr>
              <w:jc w:val="center"/>
              <w:rPr>
                <w:color w:val="000000"/>
                <w:sz w:val="21"/>
                <w:szCs w:val="21"/>
              </w:rPr>
            </w:pPr>
            <w:r w:rsidRPr="00D872A6">
              <w:rPr>
                <w:color w:val="000000"/>
                <w:sz w:val="21"/>
                <w:szCs w:val="21"/>
              </w:rPr>
              <w:t>DV: number of net likes received by an answer (</w:t>
            </w:r>
            <w:r w:rsidRPr="00902DF1">
              <w:rPr>
                <w:i/>
                <w:iCs/>
                <w:color w:val="000000"/>
                <w:sz w:val="21"/>
                <w:szCs w:val="21"/>
              </w:rPr>
              <w:t>netLike</w:t>
            </w:r>
            <w:r w:rsidRPr="00902DF1">
              <w:rPr>
                <w:i/>
                <w:iCs/>
                <w:color w:val="000000"/>
                <w:sz w:val="21"/>
                <w:szCs w:val="21"/>
                <w:vertAlign w:val="subscript"/>
              </w:rPr>
              <w:t>j</w:t>
            </w:r>
            <w:r w:rsidRPr="00D872A6">
              <w:rPr>
                <w:color w:val="000000"/>
                <w:sz w:val="21"/>
                <w:szCs w:val="21"/>
              </w:rPr>
              <w:t>)</w:t>
            </w:r>
          </w:p>
        </w:tc>
      </w:tr>
      <w:tr w:rsidR="00A52A12" w:rsidRPr="00D872A6" w14:paraId="26B651BE" w14:textId="77777777" w:rsidTr="0099587E">
        <w:trPr>
          <w:trHeight w:val="144"/>
        </w:trPr>
        <w:tc>
          <w:tcPr>
            <w:tcW w:w="1980" w:type="dxa"/>
            <w:vMerge w:val="restart"/>
            <w:tcBorders>
              <w:top w:val="nil"/>
              <w:left w:val="nil"/>
              <w:bottom w:val="nil"/>
              <w:right w:val="nil"/>
            </w:tcBorders>
            <w:noWrap/>
            <w:hideMark/>
          </w:tcPr>
          <w:p w14:paraId="6622E742" w14:textId="3C0D2BDD" w:rsidR="00A52A12" w:rsidRPr="00D872A6" w:rsidRDefault="00902DF1">
            <w:pPr>
              <w:rPr>
                <w:sz w:val="21"/>
                <w:szCs w:val="21"/>
              </w:rPr>
            </w:pPr>
            <w:r w:rsidRPr="001D74A5">
              <w:rPr>
                <w:i/>
                <w:iCs/>
                <w:sz w:val="21"/>
                <w:szCs w:val="21"/>
              </w:rPr>
              <w:t>AI</w:t>
            </w:r>
            <w:r w:rsidRPr="001D74A5">
              <w:rPr>
                <w:i/>
                <w:iCs/>
                <w:sz w:val="21"/>
                <w:szCs w:val="21"/>
                <w:vertAlign w:val="subscript"/>
              </w:rPr>
              <w:t>i</w:t>
            </w:r>
          </w:p>
        </w:tc>
        <w:tc>
          <w:tcPr>
            <w:tcW w:w="2031" w:type="dxa"/>
            <w:tcBorders>
              <w:top w:val="nil"/>
              <w:left w:val="nil"/>
              <w:bottom w:val="nil"/>
              <w:right w:val="nil"/>
            </w:tcBorders>
            <w:noWrap/>
            <w:hideMark/>
          </w:tcPr>
          <w:p w14:paraId="640EBC98" w14:textId="77777777" w:rsidR="00A52A12" w:rsidRPr="00D872A6" w:rsidRDefault="00A52A12">
            <w:pPr>
              <w:jc w:val="center"/>
              <w:rPr>
                <w:color w:val="000000"/>
                <w:sz w:val="21"/>
                <w:szCs w:val="21"/>
              </w:rPr>
            </w:pPr>
            <w:r w:rsidRPr="00D872A6">
              <w:rPr>
                <w:color w:val="000000"/>
                <w:sz w:val="21"/>
                <w:szCs w:val="21"/>
              </w:rPr>
              <w:t>-0.046 ***</w:t>
            </w:r>
          </w:p>
        </w:tc>
        <w:tc>
          <w:tcPr>
            <w:tcW w:w="2207" w:type="dxa"/>
            <w:tcBorders>
              <w:top w:val="nil"/>
              <w:left w:val="nil"/>
              <w:bottom w:val="nil"/>
              <w:right w:val="nil"/>
            </w:tcBorders>
            <w:noWrap/>
            <w:hideMark/>
          </w:tcPr>
          <w:p w14:paraId="24660975" w14:textId="77777777" w:rsidR="00A52A12" w:rsidRPr="00D872A6" w:rsidRDefault="00A52A12">
            <w:pPr>
              <w:jc w:val="center"/>
              <w:rPr>
                <w:color w:val="000000"/>
                <w:sz w:val="21"/>
                <w:szCs w:val="21"/>
              </w:rPr>
            </w:pPr>
            <w:r w:rsidRPr="00D872A6">
              <w:rPr>
                <w:color w:val="000000"/>
                <w:sz w:val="21"/>
                <w:szCs w:val="21"/>
              </w:rPr>
              <w:t>-0.050 ***</w:t>
            </w:r>
          </w:p>
        </w:tc>
        <w:tc>
          <w:tcPr>
            <w:tcW w:w="1571" w:type="dxa"/>
            <w:tcBorders>
              <w:top w:val="nil"/>
              <w:left w:val="nil"/>
              <w:bottom w:val="nil"/>
              <w:right w:val="nil"/>
            </w:tcBorders>
            <w:noWrap/>
            <w:hideMark/>
          </w:tcPr>
          <w:p w14:paraId="7985991A"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54F8537" w14:textId="77777777" w:rsidR="00A52A12" w:rsidRPr="00D872A6" w:rsidRDefault="00A52A12">
            <w:pPr>
              <w:jc w:val="center"/>
              <w:rPr>
                <w:sz w:val="21"/>
                <w:szCs w:val="21"/>
              </w:rPr>
            </w:pPr>
          </w:p>
        </w:tc>
      </w:tr>
      <w:tr w:rsidR="00A52A12" w:rsidRPr="00D872A6" w14:paraId="60F0B52E" w14:textId="77777777" w:rsidTr="0099587E">
        <w:trPr>
          <w:trHeight w:val="144"/>
        </w:trPr>
        <w:tc>
          <w:tcPr>
            <w:tcW w:w="1980" w:type="dxa"/>
            <w:vMerge/>
            <w:tcBorders>
              <w:top w:val="nil"/>
              <w:left w:val="nil"/>
              <w:bottom w:val="nil"/>
              <w:right w:val="nil"/>
            </w:tcBorders>
            <w:hideMark/>
          </w:tcPr>
          <w:p w14:paraId="3B6AB9CB" w14:textId="77777777" w:rsidR="00A52A12" w:rsidRPr="00D872A6" w:rsidRDefault="00A52A12">
            <w:pPr>
              <w:rPr>
                <w:sz w:val="21"/>
                <w:szCs w:val="21"/>
              </w:rPr>
            </w:pPr>
          </w:p>
        </w:tc>
        <w:tc>
          <w:tcPr>
            <w:tcW w:w="2031" w:type="dxa"/>
            <w:tcBorders>
              <w:top w:val="nil"/>
              <w:left w:val="nil"/>
              <w:bottom w:val="nil"/>
              <w:right w:val="nil"/>
            </w:tcBorders>
            <w:noWrap/>
            <w:hideMark/>
          </w:tcPr>
          <w:p w14:paraId="08667D70" w14:textId="77777777" w:rsidR="00A52A12" w:rsidRPr="00D872A6" w:rsidRDefault="00A52A12">
            <w:pPr>
              <w:jc w:val="center"/>
              <w:rPr>
                <w:color w:val="000000"/>
                <w:sz w:val="21"/>
                <w:szCs w:val="21"/>
              </w:rPr>
            </w:pPr>
            <w:r w:rsidRPr="00D872A6">
              <w:rPr>
                <w:color w:val="000000"/>
                <w:sz w:val="21"/>
                <w:szCs w:val="21"/>
              </w:rPr>
              <w:t>(0.011)</w:t>
            </w:r>
          </w:p>
        </w:tc>
        <w:tc>
          <w:tcPr>
            <w:tcW w:w="2207" w:type="dxa"/>
            <w:tcBorders>
              <w:top w:val="nil"/>
              <w:left w:val="nil"/>
              <w:bottom w:val="nil"/>
              <w:right w:val="nil"/>
            </w:tcBorders>
            <w:noWrap/>
            <w:hideMark/>
          </w:tcPr>
          <w:p w14:paraId="5EE6D940" w14:textId="77777777" w:rsidR="00A52A12" w:rsidRPr="00D872A6" w:rsidRDefault="00A52A12">
            <w:pPr>
              <w:jc w:val="center"/>
              <w:rPr>
                <w:color w:val="000000"/>
                <w:sz w:val="21"/>
                <w:szCs w:val="21"/>
              </w:rPr>
            </w:pPr>
            <w:r w:rsidRPr="00D872A6">
              <w:rPr>
                <w:color w:val="000000"/>
                <w:sz w:val="21"/>
                <w:szCs w:val="21"/>
              </w:rPr>
              <w:t>(0.011)</w:t>
            </w:r>
          </w:p>
        </w:tc>
        <w:tc>
          <w:tcPr>
            <w:tcW w:w="1571" w:type="dxa"/>
            <w:tcBorders>
              <w:top w:val="nil"/>
              <w:left w:val="nil"/>
              <w:bottom w:val="nil"/>
              <w:right w:val="nil"/>
            </w:tcBorders>
            <w:noWrap/>
            <w:hideMark/>
          </w:tcPr>
          <w:p w14:paraId="5929427E"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EE8B83D" w14:textId="77777777" w:rsidR="00A52A12" w:rsidRPr="00D872A6" w:rsidRDefault="00A52A12">
            <w:pPr>
              <w:jc w:val="center"/>
              <w:rPr>
                <w:sz w:val="21"/>
                <w:szCs w:val="21"/>
              </w:rPr>
            </w:pPr>
          </w:p>
        </w:tc>
      </w:tr>
      <w:tr w:rsidR="00A52A12" w:rsidRPr="00D872A6" w14:paraId="69B72A97" w14:textId="77777777" w:rsidTr="0099587E">
        <w:trPr>
          <w:trHeight w:val="144"/>
        </w:trPr>
        <w:tc>
          <w:tcPr>
            <w:tcW w:w="1980" w:type="dxa"/>
            <w:vMerge w:val="restart"/>
            <w:tcBorders>
              <w:top w:val="nil"/>
              <w:left w:val="nil"/>
              <w:bottom w:val="single" w:sz="4" w:space="0" w:color="000000"/>
              <w:right w:val="nil"/>
            </w:tcBorders>
            <w:noWrap/>
            <w:hideMark/>
          </w:tcPr>
          <w:p w14:paraId="0D638852" w14:textId="6968C965" w:rsidR="00A52A12" w:rsidRPr="00D872A6" w:rsidRDefault="00902DF1">
            <w:pPr>
              <w:rPr>
                <w:sz w:val="21"/>
                <w:szCs w:val="21"/>
              </w:rPr>
            </w:pPr>
            <w:r w:rsidRPr="001D74A5">
              <w:rPr>
                <w:i/>
                <w:iCs/>
                <w:sz w:val="21"/>
                <w:szCs w:val="21"/>
              </w:rPr>
              <w:t>AI</w:t>
            </w:r>
            <w:r w:rsidRPr="001D74A5">
              <w:rPr>
                <w:i/>
                <w:iCs/>
                <w:sz w:val="21"/>
                <w:szCs w:val="21"/>
                <w:vertAlign w:val="subscript"/>
              </w:rPr>
              <w:t>j</w:t>
            </w:r>
          </w:p>
        </w:tc>
        <w:tc>
          <w:tcPr>
            <w:tcW w:w="2031" w:type="dxa"/>
            <w:tcBorders>
              <w:top w:val="nil"/>
              <w:left w:val="nil"/>
              <w:bottom w:val="nil"/>
              <w:right w:val="nil"/>
            </w:tcBorders>
            <w:noWrap/>
            <w:hideMark/>
          </w:tcPr>
          <w:p w14:paraId="3E7166C4" w14:textId="77777777" w:rsidR="00A52A12" w:rsidRPr="00D872A6" w:rsidRDefault="00A52A12">
            <w:pPr>
              <w:rPr>
                <w:sz w:val="21"/>
                <w:szCs w:val="21"/>
              </w:rPr>
            </w:pPr>
          </w:p>
        </w:tc>
        <w:tc>
          <w:tcPr>
            <w:tcW w:w="2207" w:type="dxa"/>
            <w:tcBorders>
              <w:top w:val="nil"/>
              <w:left w:val="nil"/>
              <w:bottom w:val="nil"/>
              <w:right w:val="nil"/>
            </w:tcBorders>
            <w:noWrap/>
            <w:hideMark/>
          </w:tcPr>
          <w:p w14:paraId="1F8030C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13DC8915" w14:textId="77777777" w:rsidR="00A52A12" w:rsidRPr="00D872A6" w:rsidRDefault="00A52A12">
            <w:pPr>
              <w:jc w:val="center"/>
              <w:rPr>
                <w:color w:val="000000"/>
                <w:sz w:val="21"/>
                <w:szCs w:val="21"/>
              </w:rPr>
            </w:pPr>
            <w:r w:rsidRPr="00D872A6">
              <w:rPr>
                <w:color w:val="000000"/>
                <w:sz w:val="21"/>
                <w:szCs w:val="21"/>
              </w:rPr>
              <w:t>-0.046 *</w:t>
            </w:r>
          </w:p>
        </w:tc>
        <w:tc>
          <w:tcPr>
            <w:tcW w:w="1571" w:type="dxa"/>
            <w:tcBorders>
              <w:top w:val="nil"/>
              <w:left w:val="nil"/>
              <w:bottom w:val="nil"/>
              <w:right w:val="nil"/>
            </w:tcBorders>
            <w:noWrap/>
            <w:hideMark/>
          </w:tcPr>
          <w:p w14:paraId="0E8399FD" w14:textId="77777777" w:rsidR="00A52A12" w:rsidRPr="00D872A6" w:rsidRDefault="00A52A12">
            <w:pPr>
              <w:jc w:val="center"/>
              <w:rPr>
                <w:color w:val="000000"/>
                <w:sz w:val="21"/>
                <w:szCs w:val="21"/>
              </w:rPr>
            </w:pPr>
            <w:r w:rsidRPr="00D872A6">
              <w:rPr>
                <w:color w:val="000000"/>
                <w:sz w:val="21"/>
                <w:szCs w:val="21"/>
              </w:rPr>
              <w:t>-0.041 *</w:t>
            </w:r>
          </w:p>
        </w:tc>
      </w:tr>
      <w:tr w:rsidR="00A52A12" w:rsidRPr="00D872A6" w14:paraId="68A853D9" w14:textId="77777777" w:rsidTr="0099587E">
        <w:trPr>
          <w:trHeight w:val="144"/>
        </w:trPr>
        <w:tc>
          <w:tcPr>
            <w:tcW w:w="1980" w:type="dxa"/>
            <w:vMerge/>
            <w:tcBorders>
              <w:top w:val="nil"/>
              <w:left w:val="nil"/>
              <w:bottom w:val="single" w:sz="4" w:space="0" w:color="000000"/>
              <w:right w:val="nil"/>
            </w:tcBorders>
            <w:hideMark/>
          </w:tcPr>
          <w:p w14:paraId="32E9DF16" w14:textId="77777777" w:rsidR="00A52A12" w:rsidRPr="00D872A6" w:rsidRDefault="00A52A12">
            <w:pPr>
              <w:rPr>
                <w:sz w:val="21"/>
                <w:szCs w:val="21"/>
              </w:rPr>
            </w:pPr>
          </w:p>
        </w:tc>
        <w:tc>
          <w:tcPr>
            <w:tcW w:w="2031" w:type="dxa"/>
            <w:tcBorders>
              <w:top w:val="nil"/>
              <w:left w:val="nil"/>
              <w:bottom w:val="single" w:sz="4" w:space="0" w:color="auto"/>
              <w:right w:val="nil"/>
            </w:tcBorders>
            <w:noWrap/>
            <w:hideMark/>
          </w:tcPr>
          <w:p w14:paraId="51202EF9"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5AB6FA7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8B2C826" w14:textId="77777777" w:rsidR="00A52A12" w:rsidRPr="00D872A6" w:rsidRDefault="00A52A12">
            <w:pPr>
              <w:jc w:val="center"/>
              <w:rPr>
                <w:color w:val="000000"/>
                <w:sz w:val="21"/>
                <w:szCs w:val="21"/>
              </w:rPr>
            </w:pPr>
            <w:r w:rsidRPr="00D872A6">
              <w:rPr>
                <w:color w:val="000000"/>
                <w:sz w:val="21"/>
                <w:szCs w:val="21"/>
              </w:rPr>
              <w:t>(0.019)</w:t>
            </w:r>
          </w:p>
        </w:tc>
        <w:tc>
          <w:tcPr>
            <w:tcW w:w="1571" w:type="dxa"/>
            <w:tcBorders>
              <w:top w:val="nil"/>
              <w:left w:val="nil"/>
              <w:bottom w:val="single" w:sz="4" w:space="0" w:color="auto"/>
              <w:right w:val="nil"/>
            </w:tcBorders>
            <w:noWrap/>
            <w:hideMark/>
          </w:tcPr>
          <w:p w14:paraId="3DB52063" w14:textId="77777777" w:rsidR="00A52A12" w:rsidRPr="00D872A6" w:rsidRDefault="00A52A12">
            <w:pPr>
              <w:jc w:val="center"/>
              <w:rPr>
                <w:color w:val="000000"/>
                <w:sz w:val="21"/>
                <w:szCs w:val="21"/>
              </w:rPr>
            </w:pPr>
            <w:r w:rsidRPr="00D872A6">
              <w:rPr>
                <w:color w:val="000000"/>
                <w:sz w:val="21"/>
                <w:szCs w:val="21"/>
              </w:rPr>
              <w:t>(0.020)</w:t>
            </w:r>
          </w:p>
        </w:tc>
      </w:tr>
      <w:tr w:rsidR="00A52A12" w:rsidRPr="00D872A6" w14:paraId="3980C72B" w14:textId="77777777" w:rsidTr="0099587E">
        <w:trPr>
          <w:trHeight w:val="144"/>
        </w:trPr>
        <w:tc>
          <w:tcPr>
            <w:tcW w:w="1980" w:type="dxa"/>
            <w:tcBorders>
              <w:top w:val="nil"/>
              <w:left w:val="nil"/>
              <w:bottom w:val="nil"/>
              <w:right w:val="nil"/>
            </w:tcBorders>
            <w:noWrap/>
            <w:hideMark/>
          </w:tcPr>
          <w:p w14:paraId="1CA59C87" w14:textId="77777777" w:rsidR="00A52A12" w:rsidRPr="00D872A6" w:rsidRDefault="00A52A12">
            <w:pPr>
              <w:rPr>
                <w:sz w:val="21"/>
                <w:szCs w:val="21"/>
              </w:rPr>
            </w:pPr>
            <w:r w:rsidRPr="00D872A6">
              <w:rPr>
                <w:sz w:val="21"/>
                <w:szCs w:val="21"/>
              </w:rPr>
              <w:t>other controls</w:t>
            </w:r>
          </w:p>
        </w:tc>
        <w:tc>
          <w:tcPr>
            <w:tcW w:w="2031" w:type="dxa"/>
            <w:tcBorders>
              <w:top w:val="nil"/>
              <w:left w:val="nil"/>
              <w:bottom w:val="nil"/>
              <w:right w:val="nil"/>
            </w:tcBorders>
            <w:noWrap/>
            <w:hideMark/>
          </w:tcPr>
          <w:p w14:paraId="1872A1B7"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00B2A59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086C5CD"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2D5F3BAA" w14:textId="77777777" w:rsidR="00A52A12" w:rsidRPr="00D872A6" w:rsidRDefault="00A52A12">
            <w:pPr>
              <w:jc w:val="center"/>
              <w:rPr>
                <w:sz w:val="21"/>
                <w:szCs w:val="21"/>
              </w:rPr>
            </w:pPr>
            <w:r w:rsidRPr="00D872A6">
              <w:rPr>
                <w:sz w:val="21"/>
                <w:szCs w:val="21"/>
              </w:rPr>
              <w:t>√</w:t>
            </w:r>
          </w:p>
        </w:tc>
      </w:tr>
      <w:tr w:rsidR="00A52A12" w:rsidRPr="00D872A6" w14:paraId="2F378C80" w14:textId="77777777" w:rsidTr="0099587E">
        <w:trPr>
          <w:trHeight w:val="144"/>
        </w:trPr>
        <w:tc>
          <w:tcPr>
            <w:tcW w:w="1980" w:type="dxa"/>
            <w:tcBorders>
              <w:top w:val="nil"/>
              <w:left w:val="nil"/>
              <w:bottom w:val="nil"/>
              <w:right w:val="nil"/>
            </w:tcBorders>
            <w:noWrap/>
            <w:hideMark/>
          </w:tcPr>
          <w:p w14:paraId="1C65915E" w14:textId="77777777" w:rsidR="00A52A12" w:rsidRPr="00D872A6" w:rsidRDefault="00A52A12">
            <w:pPr>
              <w:rPr>
                <w:sz w:val="21"/>
                <w:szCs w:val="21"/>
              </w:rPr>
            </w:pPr>
            <w:r w:rsidRPr="00D872A6">
              <w:rPr>
                <w:sz w:val="21"/>
                <w:szCs w:val="21"/>
              </w:rPr>
              <w:t>question timing FE</w:t>
            </w:r>
          </w:p>
        </w:tc>
        <w:tc>
          <w:tcPr>
            <w:tcW w:w="2031" w:type="dxa"/>
            <w:tcBorders>
              <w:top w:val="nil"/>
              <w:left w:val="nil"/>
              <w:bottom w:val="nil"/>
              <w:right w:val="nil"/>
            </w:tcBorders>
            <w:noWrap/>
            <w:hideMark/>
          </w:tcPr>
          <w:p w14:paraId="7F868754"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6702ACF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CB20E30"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05D749D1" w14:textId="77777777" w:rsidR="00A52A12" w:rsidRPr="00D872A6" w:rsidRDefault="00A52A12">
            <w:pPr>
              <w:jc w:val="center"/>
              <w:rPr>
                <w:sz w:val="21"/>
                <w:szCs w:val="21"/>
              </w:rPr>
            </w:pPr>
          </w:p>
        </w:tc>
      </w:tr>
      <w:tr w:rsidR="00A52A12" w:rsidRPr="00D872A6" w14:paraId="429089E7" w14:textId="77777777" w:rsidTr="0099587E">
        <w:trPr>
          <w:trHeight w:val="144"/>
        </w:trPr>
        <w:tc>
          <w:tcPr>
            <w:tcW w:w="1980" w:type="dxa"/>
            <w:tcBorders>
              <w:top w:val="nil"/>
              <w:left w:val="nil"/>
              <w:bottom w:val="nil"/>
              <w:right w:val="nil"/>
            </w:tcBorders>
            <w:noWrap/>
            <w:hideMark/>
          </w:tcPr>
          <w:p w14:paraId="0115DF79" w14:textId="77777777" w:rsidR="00A52A12" w:rsidRPr="00D872A6" w:rsidRDefault="00A52A12">
            <w:pPr>
              <w:rPr>
                <w:color w:val="000000"/>
                <w:sz w:val="21"/>
                <w:szCs w:val="21"/>
              </w:rPr>
            </w:pPr>
            <w:r w:rsidRPr="00D872A6">
              <w:rPr>
                <w:color w:val="000000"/>
                <w:sz w:val="21"/>
                <w:szCs w:val="21"/>
              </w:rPr>
              <w:t>answer timing FE</w:t>
            </w:r>
          </w:p>
        </w:tc>
        <w:tc>
          <w:tcPr>
            <w:tcW w:w="2031" w:type="dxa"/>
            <w:tcBorders>
              <w:top w:val="nil"/>
              <w:left w:val="nil"/>
              <w:bottom w:val="nil"/>
              <w:right w:val="nil"/>
            </w:tcBorders>
            <w:noWrap/>
            <w:hideMark/>
          </w:tcPr>
          <w:p w14:paraId="3F2AD7AF" w14:textId="77777777" w:rsidR="00A52A12" w:rsidRPr="00D872A6" w:rsidRDefault="00A52A12">
            <w:pPr>
              <w:rPr>
                <w:color w:val="000000"/>
                <w:sz w:val="21"/>
                <w:szCs w:val="21"/>
              </w:rPr>
            </w:pPr>
          </w:p>
        </w:tc>
        <w:tc>
          <w:tcPr>
            <w:tcW w:w="2207" w:type="dxa"/>
            <w:tcBorders>
              <w:top w:val="nil"/>
              <w:left w:val="nil"/>
              <w:bottom w:val="nil"/>
              <w:right w:val="nil"/>
            </w:tcBorders>
            <w:noWrap/>
            <w:hideMark/>
          </w:tcPr>
          <w:p w14:paraId="69A12D4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6753579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0353D7F5" w14:textId="77777777" w:rsidR="00A52A12" w:rsidRPr="00D872A6" w:rsidRDefault="00A52A12">
            <w:pPr>
              <w:jc w:val="center"/>
              <w:rPr>
                <w:sz w:val="21"/>
                <w:szCs w:val="21"/>
              </w:rPr>
            </w:pPr>
            <w:r w:rsidRPr="00D872A6">
              <w:rPr>
                <w:sz w:val="21"/>
                <w:szCs w:val="21"/>
              </w:rPr>
              <w:t>√</w:t>
            </w:r>
          </w:p>
        </w:tc>
      </w:tr>
      <w:tr w:rsidR="00A52A12" w:rsidRPr="00D872A6" w14:paraId="45F590A7" w14:textId="77777777" w:rsidTr="0099587E">
        <w:trPr>
          <w:trHeight w:val="144"/>
        </w:trPr>
        <w:tc>
          <w:tcPr>
            <w:tcW w:w="1980" w:type="dxa"/>
            <w:tcBorders>
              <w:top w:val="nil"/>
              <w:left w:val="nil"/>
              <w:bottom w:val="single" w:sz="4" w:space="0" w:color="auto"/>
              <w:right w:val="nil"/>
            </w:tcBorders>
            <w:noWrap/>
            <w:hideMark/>
          </w:tcPr>
          <w:p w14:paraId="3E0729BA" w14:textId="77777777" w:rsidR="00A52A12" w:rsidRPr="00D872A6" w:rsidRDefault="00A52A12">
            <w:pPr>
              <w:rPr>
                <w:sz w:val="21"/>
                <w:szCs w:val="21"/>
              </w:rPr>
            </w:pPr>
            <w:r w:rsidRPr="00D872A6">
              <w:rPr>
                <w:sz w:val="21"/>
                <w:szCs w:val="21"/>
              </w:rPr>
              <w:t>exclude zero-length questions</w:t>
            </w:r>
          </w:p>
        </w:tc>
        <w:tc>
          <w:tcPr>
            <w:tcW w:w="2031" w:type="dxa"/>
            <w:tcBorders>
              <w:top w:val="nil"/>
              <w:left w:val="nil"/>
              <w:bottom w:val="single" w:sz="4" w:space="0" w:color="auto"/>
              <w:right w:val="nil"/>
            </w:tcBorders>
            <w:noWrap/>
            <w:hideMark/>
          </w:tcPr>
          <w:p w14:paraId="33D8A800"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19B1E34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single" w:sz="4" w:space="0" w:color="auto"/>
              <w:right w:val="nil"/>
            </w:tcBorders>
            <w:noWrap/>
            <w:hideMark/>
          </w:tcPr>
          <w:p w14:paraId="5868645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7DD759B" w14:textId="77777777" w:rsidR="00A52A12" w:rsidRPr="00D872A6" w:rsidRDefault="00A52A12">
            <w:pPr>
              <w:jc w:val="center"/>
              <w:rPr>
                <w:sz w:val="21"/>
                <w:szCs w:val="21"/>
              </w:rPr>
            </w:pPr>
            <w:r w:rsidRPr="00D872A6">
              <w:rPr>
                <w:sz w:val="21"/>
                <w:szCs w:val="21"/>
              </w:rPr>
              <w:t>√</w:t>
            </w:r>
          </w:p>
        </w:tc>
      </w:tr>
      <w:tr w:rsidR="00A52A12" w:rsidRPr="00D872A6" w14:paraId="792ACB5A" w14:textId="77777777" w:rsidTr="0099587E">
        <w:trPr>
          <w:trHeight w:val="144"/>
        </w:trPr>
        <w:tc>
          <w:tcPr>
            <w:tcW w:w="1980" w:type="dxa"/>
            <w:tcBorders>
              <w:top w:val="nil"/>
              <w:left w:val="nil"/>
              <w:bottom w:val="single" w:sz="4" w:space="0" w:color="auto"/>
              <w:right w:val="nil"/>
            </w:tcBorders>
            <w:noWrap/>
            <w:hideMark/>
          </w:tcPr>
          <w:p w14:paraId="78BB2C3C" w14:textId="77777777" w:rsidR="00A52A12" w:rsidRPr="00D872A6" w:rsidRDefault="00A52A12">
            <w:pPr>
              <w:rPr>
                <w:color w:val="000000"/>
                <w:sz w:val="21"/>
                <w:szCs w:val="21"/>
              </w:rPr>
            </w:pPr>
            <w:r w:rsidRPr="00D872A6">
              <w:rPr>
                <w:color w:val="000000"/>
                <w:sz w:val="21"/>
                <w:szCs w:val="21"/>
              </w:rPr>
              <w:t>N</w:t>
            </w:r>
          </w:p>
        </w:tc>
        <w:tc>
          <w:tcPr>
            <w:tcW w:w="2031" w:type="dxa"/>
            <w:tcBorders>
              <w:top w:val="nil"/>
              <w:left w:val="nil"/>
              <w:bottom w:val="single" w:sz="4" w:space="0" w:color="auto"/>
              <w:right w:val="nil"/>
            </w:tcBorders>
            <w:noWrap/>
            <w:hideMark/>
          </w:tcPr>
          <w:p w14:paraId="3F9CE445" w14:textId="77777777" w:rsidR="00A52A12" w:rsidRPr="00D872A6" w:rsidRDefault="00A52A12">
            <w:pPr>
              <w:jc w:val="center"/>
              <w:rPr>
                <w:color w:val="000000"/>
                <w:sz w:val="21"/>
                <w:szCs w:val="21"/>
              </w:rPr>
            </w:pPr>
            <w:r w:rsidRPr="00D872A6">
              <w:rPr>
                <w:color w:val="000000"/>
                <w:sz w:val="21"/>
                <w:szCs w:val="21"/>
              </w:rPr>
              <w:t>3,613</w:t>
            </w:r>
          </w:p>
        </w:tc>
        <w:tc>
          <w:tcPr>
            <w:tcW w:w="2207" w:type="dxa"/>
            <w:tcBorders>
              <w:top w:val="nil"/>
              <w:left w:val="nil"/>
              <w:bottom w:val="single" w:sz="4" w:space="0" w:color="auto"/>
              <w:right w:val="nil"/>
            </w:tcBorders>
            <w:noWrap/>
            <w:hideMark/>
          </w:tcPr>
          <w:p w14:paraId="00EE0941" w14:textId="77777777" w:rsidR="00A52A12" w:rsidRPr="00D872A6" w:rsidRDefault="00A52A12">
            <w:pPr>
              <w:jc w:val="center"/>
              <w:rPr>
                <w:color w:val="000000"/>
                <w:sz w:val="21"/>
                <w:szCs w:val="21"/>
              </w:rPr>
            </w:pPr>
            <w:r w:rsidRPr="00D872A6">
              <w:rPr>
                <w:color w:val="000000"/>
                <w:sz w:val="21"/>
                <w:szCs w:val="21"/>
              </w:rPr>
              <w:t>3,515</w:t>
            </w:r>
          </w:p>
        </w:tc>
        <w:tc>
          <w:tcPr>
            <w:tcW w:w="1571" w:type="dxa"/>
            <w:tcBorders>
              <w:top w:val="nil"/>
              <w:left w:val="nil"/>
              <w:bottom w:val="single" w:sz="4" w:space="0" w:color="auto"/>
              <w:right w:val="nil"/>
            </w:tcBorders>
            <w:noWrap/>
            <w:hideMark/>
          </w:tcPr>
          <w:p w14:paraId="46E5C274" w14:textId="77777777" w:rsidR="00A52A12" w:rsidRPr="00D872A6" w:rsidRDefault="00A52A12">
            <w:pPr>
              <w:jc w:val="center"/>
              <w:rPr>
                <w:color w:val="000000"/>
                <w:sz w:val="21"/>
                <w:szCs w:val="21"/>
              </w:rPr>
            </w:pPr>
            <w:r w:rsidRPr="00D872A6">
              <w:rPr>
                <w:color w:val="000000"/>
                <w:sz w:val="21"/>
                <w:szCs w:val="21"/>
              </w:rPr>
              <w:t>4,670</w:t>
            </w:r>
          </w:p>
        </w:tc>
        <w:tc>
          <w:tcPr>
            <w:tcW w:w="1571" w:type="dxa"/>
            <w:tcBorders>
              <w:top w:val="nil"/>
              <w:left w:val="nil"/>
              <w:bottom w:val="single" w:sz="4" w:space="0" w:color="auto"/>
              <w:right w:val="nil"/>
            </w:tcBorders>
            <w:noWrap/>
            <w:hideMark/>
          </w:tcPr>
          <w:p w14:paraId="7761ACB0" w14:textId="77777777" w:rsidR="00A52A12" w:rsidRPr="00D872A6" w:rsidRDefault="00A52A12">
            <w:pPr>
              <w:jc w:val="center"/>
              <w:rPr>
                <w:color w:val="000000"/>
                <w:sz w:val="21"/>
                <w:szCs w:val="21"/>
              </w:rPr>
            </w:pPr>
            <w:r w:rsidRPr="00D872A6">
              <w:rPr>
                <w:color w:val="000000"/>
                <w:sz w:val="21"/>
                <w:szCs w:val="21"/>
              </w:rPr>
              <w:t>4,544</w:t>
            </w:r>
          </w:p>
        </w:tc>
      </w:tr>
    </w:tbl>
    <w:p w14:paraId="191B04D5" w14:textId="054CAB5B" w:rsidR="000755B4" w:rsidRPr="00AD60B6" w:rsidRDefault="00937D08" w:rsidP="00AD60B6">
      <w:pPr>
        <w:pStyle w:val="Notes"/>
      </w:pPr>
      <w:r w:rsidRPr="00261E78">
        <w:lastRenderedPageBreak/>
        <w:t>Notes: 1. ***p&lt;0.001; **p&lt;0.01; *p&lt;0.05.</w:t>
      </w:r>
      <w:r w:rsidRPr="00261E78">
        <w:br/>
        <w:t>2. Question timing FE indicates the date on which the question was posted.</w:t>
      </w:r>
      <w:r w:rsidR="009144EE" w:rsidRPr="009144EE">
        <w:t xml:space="preserve"> </w:t>
      </w:r>
      <w:r w:rsidR="009144EE" w:rsidRPr="00261E78">
        <w:t>Answer timing FE indicates the date on which the answer was posted.</w:t>
      </w:r>
    </w:p>
    <w:p w14:paraId="0350C66C" w14:textId="77777777" w:rsidR="00A53CE6" w:rsidRDefault="00A53CE6">
      <w:pPr>
        <w:spacing w:after="120"/>
        <w:jc w:val="both"/>
        <w:rPr>
          <w:rFonts w:cs="Georgia"/>
          <w:b/>
          <w:kern w:val="32"/>
          <w:szCs w:val="20"/>
          <w:lang w:eastAsia="en-US"/>
        </w:rPr>
      </w:pPr>
      <w:r>
        <w:br w:type="page"/>
      </w:r>
    </w:p>
    <w:p w14:paraId="3B8F3E1C" w14:textId="6E7D30DD" w:rsidR="00CB3520" w:rsidRPr="00B34AEC" w:rsidRDefault="00CB3520" w:rsidP="00CB3520">
      <w:pPr>
        <w:pStyle w:val="Heading2"/>
        <w:numPr>
          <w:ilvl w:val="0"/>
          <w:numId w:val="0"/>
        </w:numPr>
        <w:rPr>
          <w:ins w:id="5" w:author="Dylan CHEN" w:date="2026-03-27T23:35:00Z" w16du:dateUtc="2026-03-27T15:35:00Z"/>
          <w:lang w:eastAsia="zh-CN"/>
        </w:rPr>
      </w:pPr>
      <w:ins w:id="6" w:author="Dylan CHEN" w:date="2026-03-27T23:35:00Z" w16du:dateUtc="2026-03-27T15:35:00Z">
        <w:r>
          <w:lastRenderedPageBreak/>
          <w:t xml:space="preserve">Appendix </w:t>
        </w:r>
        <w:r>
          <w:rPr>
            <w:rFonts w:hint="eastAsia"/>
            <w:lang w:eastAsia="zh-CN"/>
          </w:rPr>
          <w:t>F</w:t>
        </w:r>
        <w:r>
          <w:rPr>
            <w:rFonts w:hint="eastAsia"/>
            <w:lang w:eastAsia="zh-CN"/>
          </w:rPr>
          <w:t>:</w:t>
        </w:r>
        <w:r w:rsidRPr="00960CA8">
          <w:t xml:space="preserve"> </w:t>
        </w:r>
        <w:r>
          <w:rPr>
            <w:rFonts w:hint="eastAsia"/>
            <w:lang w:eastAsia="zh-CN"/>
          </w:rPr>
          <w:t xml:space="preserve">Robustness Check </w:t>
        </w:r>
        <w:r w:rsidRPr="005703DF">
          <w:rPr>
            <w:lang w:eastAsia="zh-CN"/>
          </w:rPr>
          <w:t xml:space="preserve">on </w:t>
        </w:r>
      </w:ins>
      <w:ins w:id="7" w:author="Dylan CHEN" w:date="2026-03-27T23:41:00Z" w16du:dateUtc="2026-03-27T15:41:00Z">
        <w:r w:rsidR="00340C9F" w:rsidRPr="00340C9F">
          <w:rPr>
            <w:lang w:eastAsia="zh-CN"/>
          </w:rPr>
          <w:t>Spillover Effect Analysis</w:t>
        </w:r>
      </w:ins>
    </w:p>
    <w:p w14:paraId="0D96FA98" w14:textId="77777777" w:rsidR="00340C9F" w:rsidRPr="00340C9F" w:rsidRDefault="00340C9F" w:rsidP="00340C9F">
      <w:pPr>
        <w:pStyle w:val="Paragraph0"/>
        <w:rPr>
          <w:ins w:id="8" w:author="Dylan CHEN" w:date="2026-03-27T23:41:00Z" w16du:dateUtc="2026-03-27T15:41:00Z"/>
        </w:rPr>
        <w:pPrChange w:id="9" w:author="Dylan CHEN" w:date="2026-03-27T23:41:00Z" w16du:dateUtc="2026-03-27T15:41:00Z">
          <w:pPr>
            <w:spacing w:before="100" w:beforeAutospacing="1" w:after="100" w:afterAutospacing="1"/>
          </w:pPr>
        </w:pPrChange>
      </w:pPr>
      <w:ins w:id="10" w:author="Dylan CHEN" w:date="2026-03-27T23:41:00Z" w16du:dateUtc="2026-03-27T15:41:00Z">
        <w:r w:rsidRPr="00340C9F">
          <w:t>In our main analysis, we examine the effect of AI answers on human behavior within treated questions. However, a potential concern is that human answerers, upon observing AI answers in the treatment group, may strategically select into the control group (questions without AI answers) to avoid competition with AI and increase their chances of gaining recognition. Such spillover effects, if present, could bias our estimates of the treatment effect.</w:t>
        </w:r>
      </w:ins>
    </w:p>
    <w:p w14:paraId="741849EB" w14:textId="77777777" w:rsidR="00340C9F" w:rsidRPr="00340C9F" w:rsidRDefault="00340C9F" w:rsidP="00340C9F">
      <w:pPr>
        <w:pStyle w:val="Paragraph0"/>
        <w:rPr>
          <w:ins w:id="11" w:author="Dylan CHEN" w:date="2026-03-27T23:41:00Z" w16du:dateUtc="2026-03-27T15:41:00Z"/>
        </w:rPr>
        <w:pPrChange w:id="12" w:author="Dylan CHEN" w:date="2026-03-27T23:41:00Z" w16du:dateUtc="2026-03-27T15:41:00Z">
          <w:pPr>
            <w:spacing w:before="100" w:beforeAutospacing="1" w:after="100" w:afterAutospacing="1"/>
          </w:pPr>
        </w:pPrChange>
      </w:pPr>
      <w:ins w:id="13" w:author="Dylan CHEN" w:date="2026-03-27T23:41:00Z" w16du:dateUtc="2026-03-27T15:41:00Z">
        <w:r w:rsidRPr="00340C9F">
          <w:t>To address this concern, we conduct a comprehensive spillover analysis following the same empirical strategy as our main effects estimation. Specifically, we compare outcomes for control-group questions posted before versus after AI deployment, using the same progressive control structure employed in Table 3 of the main text. If significant spillover effects exist, we would expect to observe changes in human answer supply or viewer recognition for control-group questions after AI deployment.</w:t>
        </w:r>
      </w:ins>
    </w:p>
    <w:p w14:paraId="62D8BF1F" w14:textId="77777777" w:rsidR="00340C9F" w:rsidRPr="00340C9F" w:rsidRDefault="00340C9F" w:rsidP="00340C9F">
      <w:pPr>
        <w:pStyle w:val="Paragraph0"/>
        <w:rPr>
          <w:ins w:id="14" w:author="Dylan CHEN" w:date="2026-03-27T23:41:00Z" w16du:dateUtc="2026-03-27T15:41:00Z"/>
        </w:rPr>
        <w:pPrChange w:id="15" w:author="Dylan CHEN" w:date="2026-03-27T23:41:00Z" w16du:dateUtc="2026-03-27T15:41:00Z">
          <w:pPr>
            <w:spacing w:before="100" w:beforeAutospacing="1" w:after="100" w:afterAutospacing="1"/>
          </w:pPr>
        </w:pPrChange>
      </w:pPr>
      <w:ins w:id="16" w:author="Dylan CHEN" w:date="2026-03-27T23:41:00Z" w16du:dateUtc="2026-03-27T15:41:00Z">
        <w:r w:rsidRPr="00340C9F">
          <w:t>Table F1 reports the results. Columns (1)–(3) present estimates for human answer supply, progressively adding question-level and questioner-level controls. Columns (4)–(6) present parallel estimates for viewer recognition of human answers. Across all specifications, the coefficient on the post-AI deployment indicator remains statistically insignificant, suggesting no evidence of spillover effects on either outcome.</w:t>
        </w:r>
      </w:ins>
    </w:p>
    <w:p w14:paraId="3A80AAE1" w14:textId="2F610DF1" w:rsidR="00FD7DAB" w:rsidRPr="00FD7DAB" w:rsidRDefault="00340C9F" w:rsidP="00FD7DAB">
      <w:pPr>
        <w:pStyle w:val="TableFiguretitle"/>
        <w:rPr>
          <w:ins w:id="17" w:author="Dylan CHEN" w:date="2026-03-27T23:42:00Z" w16du:dateUtc="2026-03-27T15:42:00Z"/>
          <w:rFonts w:hint="eastAsia"/>
          <w:rPrChange w:id="18" w:author="Dylan CHEN" w:date="2026-03-27T23:42:00Z" w16du:dateUtc="2026-03-27T15:42:00Z">
            <w:rPr>
              <w:ins w:id="19" w:author="Dylan CHEN" w:date="2026-03-27T23:42:00Z" w16du:dateUtc="2026-03-27T15:42:00Z"/>
              <w:rFonts w:eastAsia="DengXian" w:hint="eastAsia"/>
              <w:b/>
              <w:color w:val="000000"/>
              <w:sz w:val="22"/>
              <w:szCs w:val="22"/>
            </w:rPr>
          </w:rPrChange>
        </w:rPr>
        <w:pPrChange w:id="20" w:author="Dylan CHEN" w:date="2026-03-27T23:42:00Z" w16du:dateUtc="2026-03-27T15:42:00Z">
          <w:pPr>
            <w:spacing w:after="120"/>
            <w:jc w:val="center"/>
          </w:pPr>
        </w:pPrChange>
      </w:pPr>
      <w:ins w:id="21" w:author="Dylan CHEN" w:date="2026-03-27T23:41:00Z" w16du:dateUtc="2026-03-27T15:41:00Z">
        <w:r w:rsidRPr="00340C9F">
          <w:t>Table F1. Testing Potential Spillover Effects</w:t>
        </w:r>
      </w:ins>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FD7DAB" w:rsidRPr="00FD7DAB" w14:paraId="7CAE91E9" w14:textId="77777777" w:rsidTr="00417031">
        <w:trPr>
          <w:trHeight w:val="320"/>
          <w:jc w:val="center"/>
          <w:ins w:id="22" w:author="Dylan CHEN" w:date="2026-03-27T23:42:00Z" w16du:dateUtc="2026-03-27T15:42:00Z"/>
        </w:trPr>
        <w:tc>
          <w:tcPr>
            <w:tcW w:w="2669" w:type="dxa"/>
            <w:tcBorders>
              <w:top w:val="single" w:sz="8" w:space="0" w:color="auto"/>
              <w:left w:val="nil"/>
              <w:bottom w:val="nil"/>
              <w:right w:val="nil"/>
            </w:tcBorders>
            <w:noWrap/>
            <w:vAlign w:val="center"/>
            <w:hideMark/>
          </w:tcPr>
          <w:p w14:paraId="75285034" w14:textId="77777777" w:rsidR="00FD7DAB" w:rsidRPr="00FD7DAB" w:rsidRDefault="00FD7DAB" w:rsidP="00FD7DAB">
            <w:pPr>
              <w:jc w:val="center"/>
              <w:rPr>
                <w:ins w:id="23" w:author="Dylan CHEN" w:date="2026-03-27T23:42:00Z" w16du:dateUtc="2026-03-27T15:42:00Z"/>
                <w:color w:val="000000"/>
                <w:sz w:val="20"/>
                <w:szCs w:val="20"/>
              </w:rPr>
            </w:pPr>
          </w:p>
        </w:tc>
        <w:tc>
          <w:tcPr>
            <w:tcW w:w="1248" w:type="dxa"/>
            <w:tcBorders>
              <w:top w:val="single" w:sz="8" w:space="0" w:color="auto"/>
              <w:left w:val="nil"/>
              <w:bottom w:val="nil"/>
              <w:right w:val="nil"/>
            </w:tcBorders>
            <w:noWrap/>
            <w:vAlign w:val="center"/>
            <w:hideMark/>
          </w:tcPr>
          <w:p w14:paraId="2699CC42" w14:textId="77777777" w:rsidR="00FD7DAB" w:rsidRPr="00FD7DAB" w:rsidRDefault="00FD7DAB" w:rsidP="00FD7DAB">
            <w:pPr>
              <w:jc w:val="center"/>
              <w:rPr>
                <w:ins w:id="24" w:author="Dylan CHEN" w:date="2026-03-27T23:42:00Z" w16du:dateUtc="2026-03-27T15:42:00Z"/>
                <w:color w:val="000000"/>
                <w:sz w:val="20"/>
                <w:szCs w:val="20"/>
              </w:rPr>
            </w:pPr>
            <w:ins w:id="25" w:author="Dylan CHEN" w:date="2026-03-27T23:42:00Z" w16du:dateUtc="2026-03-27T15:42:00Z">
              <w:r w:rsidRPr="00FD7DAB">
                <w:rPr>
                  <w:color w:val="000000"/>
                  <w:sz w:val="20"/>
                  <w:szCs w:val="20"/>
                </w:rPr>
                <w:t>(1)</w:t>
              </w:r>
            </w:ins>
          </w:p>
        </w:tc>
        <w:tc>
          <w:tcPr>
            <w:tcW w:w="1247" w:type="dxa"/>
            <w:tcBorders>
              <w:top w:val="single" w:sz="8" w:space="0" w:color="auto"/>
              <w:left w:val="nil"/>
              <w:bottom w:val="nil"/>
              <w:right w:val="nil"/>
            </w:tcBorders>
            <w:noWrap/>
            <w:vAlign w:val="center"/>
            <w:hideMark/>
          </w:tcPr>
          <w:p w14:paraId="753DD312" w14:textId="77777777" w:rsidR="00FD7DAB" w:rsidRPr="00FD7DAB" w:rsidRDefault="00FD7DAB" w:rsidP="00FD7DAB">
            <w:pPr>
              <w:jc w:val="center"/>
              <w:rPr>
                <w:ins w:id="26" w:author="Dylan CHEN" w:date="2026-03-27T23:42:00Z" w16du:dateUtc="2026-03-27T15:42:00Z"/>
                <w:color w:val="000000"/>
                <w:sz w:val="20"/>
                <w:szCs w:val="20"/>
              </w:rPr>
            </w:pPr>
            <w:ins w:id="27" w:author="Dylan CHEN" w:date="2026-03-27T23:42:00Z" w16du:dateUtc="2026-03-27T15:42:00Z">
              <w:r w:rsidRPr="00FD7DAB">
                <w:rPr>
                  <w:color w:val="000000"/>
                  <w:sz w:val="20"/>
                  <w:szCs w:val="20"/>
                </w:rPr>
                <w:t>(2)</w:t>
              </w:r>
            </w:ins>
          </w:p>
        </w:tc>
        <w:tc>
          <w:tcPr>
            <w:tcW w:w="1247" w:type="dxa"/>
            <w:tcBorders>
              <w:top w:val="single" w:sz="8" w:space="0" w:color="auto"/>
              <w:left w:val="nil"/>
              <w:bottom w:val="nil"/>
              <w:right w:val="nil"/>
            </w:tcBorders>
            <w:noWrap/>
            <w:vAlign w:val="center"/>
            <w:hideMark/>
          </w:tcPr>
          <w:p w14:paraId="5FD7443C" w14:textId="77777777" w:rsidR="00FD7DAB" w:rsidRPr="00FD7DAB" w:rsidRDefault="00FD7DAB" w:rsidP="00FD7DAB">
            <w:pPr>
              <w:jc w:val="center"/>
              <w:rPr>
                <w:ins w:id="28" w:author="Dylan CHEN" w:date="2026-03-27T23:42:00Z" w16du:dateUtc="2026-03-27T15:42:00Z"/>
                <w:color w:val="000000"/>
                <w:sz w:val="20"/>
                <w:szCs w:val="20"/>
              </w:rPr>
            </w:pPr>
            <w:ins w:id="29" w:author="Dylan CHEN" w:date="2026-03-27T23:42:00Z" w16du:dateUtc="2026-03-27T15:42:00Z">
              <w:r w:rsidRPr="00FD7DAB">
                <w:rPr>
                  <w:color w:val="000000"/>
                  <w:sz w:val="20"/>
                  <w:szCs w:val="20"/>
                </w:rPr>
                <w:t>(3)</w:t>
              </w:r>
            </w:ins>
          </w:p>
        </w:tc>
        <w:tc>
          <w:tcPr>
            <w:tcW w:w="983" w:type="dxa"/>
            <w:tcBorders>
              <w:top w:val="single" w:sz="8" w:space="0" w:color="auto"/>
              <w:left w:val="nil"/>
              <w:bottom w:val="nil"/>
              <w:right w:val="nil"/>
            </w:tcBorders>
            <w:noWrap/>
            <w:vAlign w:val="center"/>
            <w:hideMark/>
          </w:tcPr>
          <w:p w14:paraId="6061A4CF" w14:textId="77777777" w:rsidR="00FD7DAB" w:rsidRPr="00FD7DAB" w:rsidRDefault="00FD7DAB" w:rsidP="00FD7DAB">
            <w:pPr>
              <w:jc w:val="center"/>
              <w:rPr>
                <w:ins w:id="30" w:author="Dylan CHEN" w:date="2026-03-27T23:42:00Z" w16du:dateUtc="2026-03-27T15:42:00Z"/>
                <w:color w:val="000000"/>
                <w:sz w:val="20"/>
                <w:szCs w:val="20"/>
              </w:rPr>
            </w:pPr>
            <w:ins w:id="31" w:author="Dylan CHEN" w:date="2026-03-27T23:42:00Z" w16du:dateUtc="2026-03-27T15:42:00Z">
              <w:r w:rsidRPr="00FD7DAB">
                <w:rPr>
                  <w:color w:val="000000"/>
                  <w:sz w:val="20"/>
                  <w:szCs w:val="20"/>
                </w:rPr>
                <w:t>(4)</w:t>
              </w:r>
            </w:ins>
          </w:p>
        </w:tc>
        <w:tc>
          <w:tcPr>
            <w:tcW w:w="983" w:type="dxa"/>
            <w:tcBorders>
              <w:top w:val="single" w:sz="8" w:space="0" w:color="auto"/>
              <w:left w:val="nil"/>
              <w:bottom w:val="nil"/>
              <w:right w:val="nil"/>
            </w:tcBorders>
            <w:noWrap/>
            <w:vAlign w:val="center"/>
            <w:hideMark/>
          </w:tcPr>
          <w:p w14:paraId="1CFC9270" w14:textId="77777777" w:rsidR="00FD7DAB" w:rsidRPr="00FD7DAB" w:rsidRDefault="00FD7DAB" w:rsidP="00FD7DAB">
            <w:pPr>
              <w:jc w:val="center"/>
              <w:rPr>
                <w:ins w:id="32" w:author="Dylan CHEN" w:date="2026-03-27T23:42:00Z" w16du:dateUtc="2026-03-27T15:42:00Z"/>
                <w:color w:val="000000"/>
                <w:sz w:val="20"/>
                <w:szCs w:val="20"/>
              </w:rPr>
            </w:pPr>
            <w:ins w:id="33" w:author="Dylan CHEN" w:date="2026-03-27T23:42:00Z" w16du:dateUtc="2026-03-27T15:42:00Z">
              <w:r w:rsidRPr="00FD7DAB">
                <w:rPr>
                  <w:color w:val="000000"/>
                  <w:sz w:val="20"/>
                  <w:szCs w:val="20"/>
                </w:rPr>
                <w:t>(5)</w:t>
              </w:r>
            </w:ins>
          </w:p>
        </w:tc>
        <w:tc>
          <w:tcPr>
            <w:tcW w:w="983" w:type="dxa"/>
            <w:tcBorders>
              <w:top w:val="single" w:sz="8" w:space="0" w:color="auto"/>
              <w:left w:val="nil"/>
              <w:bottom w:val="nil"/>
              <w:right w:val="nil"/>
            </w:tcBorders>
            <w:noWrap/>
            <w:vAlign w:val="center"/>
            <w:hideMark/>
          </w:tcPr>
          <w:p w14:paraId="208A821F" w14:textId="77777777" w:rsidR="00FD7DAB" w:rsidRPr="00FD7DAB" w:rsidRDefault="00FD7DAB" w:rsidP="00FD7DAB">
            <w:pPr>
              <w:jc w:val="center"/>
              <w:rPr>
                <w:ins w:id="34" w:author="Dylan CHEN" w:date="2026-03-27T23:42:00Z" w16du:dateUtc="2026-03-27T15:42:00Z"/>
                <w:color w:val="000000"/>
                <w:sz w:val="20"/>
                <w:szCs w:val="20"/>
              </w:rPr>
            </w:pPr>
            <w:ins w:id="35" w:author="Dylan CHEN" w:date="2026-03-27T23:42:00Z" w16du:dateUtc="2026-03-27T15:42:00Z">
              <w:r w:rsidRPr="00FD7DAB">
                <w:rPr>
                  <w:color w:val="000000"/>
                  <w:sz w:val="20"/>
                  <w:szCs w:val="20"/>
                </w:rPr>
                <w:t>(6)</w:t>
              </w:r>
            </w:ins>
          </w:p>
        </w:tc>
      </w:tr>
      <w:tr w:rsidR="00FD7DAB" w:rsidRPr="00FD7DAB" w14:paraId="3B614ED5" w14:textId="77777777" w:rsidTr="00417031">
        <w:trPr>
          <w:trHeight w:val="360"/>
          <w:jc w:val="center"/>
          <w:ins w:id="36" w:author="Dylan CHEN" w:date="2026-03-27T23:42:00Z" w16du:dateUtc="2026-03-27T15:42:00Z"/>
        </w:trPr>
        <w:tc>
          <w:tcPr>
            <w:tcW w:w="2669" w:type="dxa"/>
            <w:tcBorders>
              <w:top w:val="nil"/>
              <w:left w:val="nil"/>
              <w:bottom w:val="nil"/>
              <w:right w:val="nil"/>
            </w:tcBorders>
            <w:noWrap/>
            <w:vAlign w:val="center"/>
            <w:hideMark/>
          </w:tcPr>
          <w:p w14:paraId="50208FC1" w14:textId="77777777" w:rsidR="00FD7DAB" w:rsidRPr="00FD7DAB" w:rsidRDefault="00FD7DAB" w:rsidP="00FD7DAB">
            <w:pPr>
              <w:jc w:val="center"/>
              <w:rPr>
                <w:ins w:id="37" w:author="Dylan CHEN" w:date="2026-03-27T23:42:00Z" w16du:dateUtc="2026-03-27T15:42:00Z"/>
                <w:color w:val="000000"/>
                <w:sz w:val="20"/>
                <w:szCs w:val="20"/>
              </w:rPr>
            </w:pPr>
          </w:p>
        </w:tc>
        <w:tc>
          <w:tcPr>
            <w:tcW w:w="3742" w:type="dxa"/>
            <w:gridSpan w:val="3"/>
            <w:tcBorders>
              <w:top w:val="nil"/>
              <w:left w:val="nil"/>
              <w:bottom w:val="nil"/>
              <w:right w:val="nil"/>
            </w:tcBorders>
            <w:noWrap/>
            <w:vAlign w:val="center"/>
            <w:hideMark/>
          </w:tcPr>
          <w:p w14:paraId="0C37BF8D" w14:textId="77777777" w:rsidR="00FD7DAB" w:rsidRPr="00FD7DAB" w:rsidRDefault="00FD7DAB" w:rsidP="00FD7DAB">
            <w:pPr>
              <w:jc w:val="center"/>
              <w:rPr>
                <w:ins w:id="38" w:author="Dylan CHEN" w:date="2026-03-27T23:42:00Z" w16du:dateUtc="2026-03-27T15:42:00Z"/>
                <w:color w:val="000000"/>
                <w:sz w:val="20"/>
                <w:szCs w:val="20"/>
              </w:rPr>
            </w:pPr>
            <w:ins w:id="39" w:author="Dylan CHEN" w:date="2026-03-27T23:42:00Z" w16du:dateUtc="2026-03-27T15:42:00Z">
              <w:r w:rsidRPr="00FD7DAB">
                <w:rPr>
                  <w:color w:val="000000"/>
                  <w:sz w:val="20"/>
                  <w:szCs w:val="20"/>
                </w:rPr>
                <w:t>DV: log of the number of human answers provided within 7 days (answerNum</w:t>
              </w:r>
              <w:r w:rsidRPr="00FD7DAB">
                <w:rPr>
                  <w:color w:val="000000"/>
                  <w:sz w:val="20"/>
                  <w:szCs w:val="20"/>
                  <w:vertAlign w:val="subscript"/>
                </w:rPr>
                <w:t>i</w:t>
              </w:r>
              <w:r w:rsidRPr="00FD7DAB">
                <w:rPr>
                  <w:color w:val="000000"/>
                  <w:sz w:val="20"/>
                  <w:szCs w:val="20"/>
                </w:rPr>
                <w:t>)</w:t>
              </w:r>
            </w:ins>
          </w:p>
        </w:tc>
        <w:tc>
          <w:tcPr>
            <w:tcW w:w="2949" w:type="dxa"/>
            <w:gridSpan w:val="3"/>
            <w:tcBorders>
              <w:top w:val="nil"/>
              <w:left w:val="nil"/>
              <w:bottom w:val="nil"/>
              <w:right w:val="nil"/>
            </w:tcBorders>
            <w:noWrap/>
            <w:vAlign w:val="center"/>
            <w:hideMark/>
          </w:tcPr>
          <w:p w14:paraId="51BC2EEE" w14:textId="77777777" w:rsidR="00FD7DAB" w:rsidRPr="00FD7DAB" w:rsidRDefault="00FD7DAB" w:rsidP="00FD7DAB">
            <w:pPr>
              <w:jc w:val="center"/>
              <w:rPr>
                <w:ins w:id="40" w:author="Dylan CHEN" w:date="2026-03-27T23:42:00Z" w16du:dateUtc="2026-03-27T15:42:00Z"/>
                <w:color w:val="000000"/>
                <w:sz w:val="20"/>
                <w:szCs w:val="20"/>
              </w:rPr>
            </w:pPr>
            <w:ins w:id="41" w:author="Dylan CHEN" w:date="2026-03-27T23:42:00Z" w16du:dateUtc="2026-03-27T15:42:00Z">
              <w:r w:rsidRPr="00FD7DAB">
                <w:rPr>
                  <w:color w:val="000000"/>
                  <w:sz w:val="20"/>
                  <w:szCs w:val="20"/>
                </w:rPr>
                <w:t>DV: number of net likes received by an answer (netlikeNum</w:t>
              </w:r>
              <w:r w:rsidRPr="00FD7DAB">
                <w:rPr>
                  <w:color w:val="000000"/>
                  <w:sz w:val="20"/>
                  <w:szCs w:val="20"/>
                  <w:vertAlign w:val="subscript"/>
                </w:rPr>
                <w:t>ij</w:t>
              </w:r>
              <w:r w:rsidRPr="00FD7DAB">
                <w:rPr>
                  <w:color w:val="000000"/>
                  <w:sz w:val="20"/>
                  <w:szCs w:val="20"/>
                </w:rPr>
                <w:t>)</w:t>
              </w:r>
            </w:ins>
          </w:p>
        </w:tc>
      </w:tr>
      <w:tr w:rsidR="00FD7DAB" w:rsidRPr="00FD7DAB" w14:paraId="7A945B74" w14:textId="77777777" w:rsidTr="00417031">
        <w:trPr>
          <w:trHeight w:val="320"/>
          <w:jc w:val="center"/>
          <w:ins w:id="42" w:author="Dylan CHEN" w:date="2026-03-27T23:42:00Z" w16du:dateUtc="2026-03-27T15:42:00Z"/>
        </w:trPr>
        <w:tc>
          <w:tcPr>
            <w:tcW w:w="2669" w:type="dxa"/>
            <w:vMerge w:val="restart"/>
            <w:tcBorders>
              <w:top w:val="nil"/>
              <w:left w:val="nil"/>
              <w:bottom w:val="single" w:sz="8" w:space="0" w:color="000000"/>
              <w:right w:val="nil"/>
            </w:tcBorders>
            <w:noWrap/>
            <w:vAlign w:val="center"/>
            <w:hideMark/>
          </w:tcPr>
          <w:p w14:paraId="1F1A0A36" w14:textId="77777777" w:rsidR="00FD7DAB" w:rsidRPr="00FD7DAB" w:rsidRDefault="00FD7DAB" w:rsidP="00FD7DAB">
            <w:pPr>
              <w:rPr>
                <w:ins w:id="43" w:author="Dylan CHEN" w:date="2026-03-27T23:42:00Z" w16du:dateUtc="2026-03-27T15:42:00Z"/>
                <w:i/>
                <w:iCs/>
                <w:color w:val="000000"/>
                <w:sz w:val="20"/>
                <w:szCs w:val="20"/>
              </w:rPr>
            </w:pPr>
            <w:ins w:id="44" w:author="Dylan CHEN" w:date="2026-03-27T23:42:00Z" w16du:dateUtc="2026-03-27T15:42:00Z">
              <w:r w:rsidRPr="00FD7DAB">
                <w:rPr>
                  <w:i/>
                  <w:iCs/>
                  <w:color w:val="000000"/>
                  <w:sz w:val="20"/>
                  <w:szCs w:val="20"/>
                </w:rPr>
                <w:t>post-AI deployment control group indicator</w:t>
              </w:r>
            </w:ins>
          </w:p>
        </w:tc>
        <w:tc>
          <w:tcPr>
            <w:tcW w:w="1248" w:type="dxa"/>
            <w:tcBorders>
              <w:top w:val="nil"/>
              <w:left w:val="nil"/>
              <w:bottom w:val="nil"/>
              <w:right w:val="nil"/>
            </w:tcBorders>
            <w:noWrap/>
            <w:vAlign w:val="center"/>
            <w:hideMark/>
          </w:tcPr>
          <w:p w14:paraId="4506825F" w14:textId="77777777" w:rsidR="00FD7DAB" w:rsidRPr="00FD7DAB" w:rsidRDefault="00FD7DAB" w:rsidP="00FD7DAB">
            <w:pPr>
              <w:jc w:val="center"/>
              <w:rPr>
                <w:ins w:id="45" w:author="Dylan CHEN" w:date="2026-03-27T23:42:00Z" w16du:dateUtc="2026-03-27T15:42:00Z"/>
                <w:color w:val="000000"/>
                <w:sz w:val="20"/>
                <w:szCs w:val="20"/>
              </w:rPr>
            </w:pPr>
            <w:ins w:id="46" w:author="Dylan CHEN" w:date="2026-03-27T23:42:00Z" w16du:dateUtc="2026-03-27T15:42:00Z">
              <w:r w:rsidRPr="00FD7DAB">
                <w:rPr>
                  <w:color w:val="000000"/>
                  <w:sz w:val="20"/>
                  <w:szCs w:val="20"/>
                </w:rPr>
                <w:t>-0.027</w:t>
              </w:r>
            </w:ins>
          </w:p>
        </w:tc>
        <w:tc>
          <w:tcPr>
            <w:tcW w:w="1247" w:type="dxa"/>
            <w:tcBorders>
              <w:top w:val="nil"/>
              <w:left w:val="nil"/>
              <w:bottom w:val="nil"/>
              <w:right w:val="nil"/>
            </w:tcBorders>
            <w:noWrap/>
            <w:vAlign w:val="center"/>
            <w:hideMark/>
          </w:tcPr>
          <w:p w14:paraId="25C45EAA" w14:textId="77777777" w:rsidR="00FD7DAB" w:rsidRPr="00FD7DAB" w:rsidRDefault="00FD7DAB" w:rsidP="00FD7DAB">
            <w:pPr>
              <w:jc w:val="center"/>
              <w:rPr>
                <w:ins w:id="47" w:author="Dylan CHEN" w:date="2026-03-27T23:42:00Z" w16du:dateUtc="2026-03-27T15:42:00Z"/>
                <w:color w:val="000000"/>
                <w:sz w:val="20"/>
                <w:szCs w:val="20"/>
              </w:rPr>
            </w:pPr>
            <w:ins w:id="48" w:author="Dylan CHEN" w:date="2026-03-27T23:42:00Z" w16du:dateUtc="2026-03-27T15:42:00Z">
              <w:r w:rsidRPr="00FD7DAB">
                <w:rPr>
                  <w:color w:val="000000"/>
                  <w:sz w:val="20"/>
                  <w:szCs w:val="20"/>
                </w:rPr>
                <w:t>-0.022</w:t>
              </w:r>
            </w:ins>
          </w:p>
        </w:tc>
        <w:tc>
          <w:tcPr>
            <w:tcW w:w="1247" w:type="dxa"/>
            <w:tcBorders>
              <w:top w:val="nil"/>
              <w:left w:val="nil"/>
              <w:bottom w:val="nil"/>
              <w:right w:val="nil"/>
            </w:tcBorders>
            <w:noWrap/>
            <w:vAlign w:val="center"/>
            <w:hideMark/>
          </w:tcPr>
          <w:p w14:paraId="797065AA" w14:textId="77777777" w:rsidR="00FD7DAB" w:rsidRPr="00FD7DAB" w:rsidRDefault="00FD7DAB" w:rsidP="00FD7DAB">
            <w:pPr>
              <w:jc w:val="center"/>
              <w:rPr>
                <w:ins w:id="49" w:author="Dylan CHEN" w:date="2026-03-27T23:42:00Z" w16du:dateUtc="2026-03-27T15:42:00Z"/>
                <w:color w:val="000000"/>
                <w:sz w:val="20"/>
                <w:szCs w:val="20"/>
              </w:rPr>
            </w:pPr>
            <w:ins w:id="50" w:author="Dylan CHEN" w:date="2026-03-27T23:42:00Z" w16du:dateUtc="2026-03-27T15:42:00Z">
              <w:r w:rsidRPr="00FD7DAB">
                <w:rPr>
                  <w:color w:val="000000"/>
                  <w:sz w:val="20"/>
                  <w:szCs w:val="20"/>
                </w:rPr>
                <w:t>-0.022</w:t>
              </w:r>
            </w:ins>
          </w:p>
        </w:tc>
        <w:tc>
          <w:tcPr>
            <w:tcW w:w="983" w:type="dxa"/>
            <w:tcBorders>
              <w:top w:val="nil"/>
              <w:left w:val="nil"/>
              <w:bottom w:val="nil"/>
              <w:right w:val="nil"/>
            </w:tcBorders>
            <w:noWrap/>
            <w:vAlign w:val="center"/>
            <w:hideMark/>
          </w:tcPr>
          <w:p w14:paraId="67F916A7" w14:textId="77777777" w:rsidR="00FD7DAB" w:rsidRPr="00FD7DAB" w:rsidRDefault="00FD7DAB" w:rsidP="00FD7DAB">
            <w:pPr>
              <w:jc w:val="center"/>
              <w:rPr>
                <w:ins w:id="51" w:author="Dylan CHEN" w:date="2026-03-27T23:42:00Z" w16du:dateUtc="2026-03-27T15:42:00Z"/>
                <w:color w:val="000000"/>
                <w:sz w:val="20"/>
                <w:szCs w:val="20"/>
              </w:rPr>
            </w:pPr>
            <w:ins w:id="52" w:author="Dylan CHEN" w:date="2026-03-27T23:42:00Z" w16du:dateUtc="2026-03-27T15:42:00Z">
              <w:r w:rsidRPr="00FD7DAB">
                <w:rPr>
                  <w:color w:val="000000"/>
                  <w:sz w:val="20"/>
                  <w:szCs w:val="20"/>
                </w:rPr>
                <w:t>-0.024</w:t>
              </w:r>
            </w:ins>
          </w:p>
        </w:tc>
        <w:tc>
          <w:tcPr>
            <w:tcW w:w="983" w:type="dxa"/>
            <w:tcBorders>
              <w:top w:val="nil"/>
              <w:left w:val="nil"/>
              <w:bottom w:val="nil"/>
              <w:right w:val="nil"/>
            </w:tcBorders>
            <w:noWrap/>
            <w:vAlign w:val="center"/>
            <w:hideMark/>
          </w:tcPr>
          <w:p w14:paraId="59E6F416" w14:textId="77777777" w:rsidR="00FD7DAB" w:rsidRPr="00FD7DAB" w:rsidRDefault="00FD7DAB" w:rsidP="00FD7DAB">
            <w:pPr>
              <w:jc w:val="center"/>
              <w:rPr>
                <w:ins w:id="53" w:author="Dylan CHEN" w:date="2026-03-27T23:42:00Z" w16du:dateUtc="2026-03-27T15:42:00Z"/>
                <w:color w:val="000000"/>
                <w:sz w:val="20"/>
                <w:szCs w:val="20"/>
              </w:rPr>
            </w:pPr>
            <w:ins w:id="54" w:author="Dylan CHEN" w:date="2026-03-27T23:42:00Z" w16du:dateUtc="2026-03-27T15:42:00Z">
              <w:r w:rsidRPr="00FD7DAB">
                <w:rPr>
                  <w:color w:val="000000"/>
                  <w:sz w:val="20"/>
                  <w:szCs w:val="20"/>
                </w:rPr>
                <w:t>-0.018</w:t>
              </w:r>
            </w:ins>
          </w:p>
        </w:tc>
        <w:tc>
          <w:tcPr>
            <w:tcW w:w="983" w:type="dxa"/>
            <w:tcBorders>
              <w:top w:val="nil"/>
              <w:left w:val="nil"/>
              <w:bottom w:val="nil"/>
              <w:right w:val="nil"/>
            </w:tcBorders>
            <w:noWrap/>
            <w:vAlign w:val="center"/>
            <w:hideMark/>
          </w:tcPr>
          <w:p w14:paraId="0C2ECDA8" w14:textId="77777777" w:rsidR="00FD7DAB" w:rsidRPr="00FD7DAB" w:rsidRDefault="00FD7DAB" w:rsidP="00FD7DAB">
            <w:pPr>
              <w:jc w:val="center"/>
              <w:rPr>
                <w:ins w:id="55" w:author="Dylan CHEN" w:date="2026-03-27T23:42:00Z" w16du:dateUtc="2026-03-27T15:42:00Z"/>
                <w:color w:val="000000"/>
                <w:sz w:val="20"/>
                <w:szCs w:val="20"/>
              </w:rPr>
            </w:pPr>
            <w:ins w:id="56" w:author="Dylan CHEN" w:date="2026-03-27T23:42:00Z" w16du:dateUtc="2026-03-27T15:42:00Z">
              <w:r w:rsidRPr="00FD7DAB">
                <w:rPr>
                  <w:color w:val="000000"/>
                  <w:sz w:val="20"/>
                  <w:szCs w:val="20"/>
                </w:rPr>
                <w:t>-0.016</w:t>
              </w:r>
            </w:ins>
          </w:p>
        </w:tc>
      </w:tr>
      <w:tr w:rsidR="00FD7DAB" w:rsidRPr="00FD7DAB" w14:paraId="0680F5CD" w14:textId="77777777" w:rsidTr="00417031">
        <w:trPr>
          <w:trHeight w:val="340"/>
          <w:jc w:val="center"/>
          <w:ins w:id="57" w:author="Dylan CHEN" w:date="2026-03-27T23:42:00Z" w16du:dateUtc="2026-03-27T15:42:00Z"/>
        </w:trPr>
        <w:tc>
          <w:tcPr>
            <w:tcW w:w="2669" w:type="dxa"/>
            <w:vMerge/>
            <w:tcBorders>
              <w:top w:val="nil"/>
              <w:left w:val="nil"/>
              <w:bottom w:val="single" w:sz="8" w:space="0" w:color="000000"/>
              <w:right w:val="nil"/>
            </w:tcBorders>
            <w:vAlign w:val="center"/>
            <w:hideMark/>
          </w:tcPr>
          <w:p w14:paraId="28855E8A" w14:textId="77777777" w:rsidR="00FD7DAB" w:rsidRPr="00FD7DAB" w:rsidRDefault="00FD7DAB" w:rsidP="00FD7DAB">
            <w:pPr>
              <w:rPr>
                <w:ins w:id="58" w:author="Dylan CHEN" w:date="2026-03-27T23:42:00Z" w16du:dateUtc="2026-03-27T15:42:00Z"/>
                <w:i/>
                <w:iCs/>
                <w:color w:val="000000"/>
                <w:sz w:val="20"/>
                <w:szCs w:val="20"/>
              </w:rPr>
            </w:pPr>
          </w:p>
        </w:tc>
        <w:tc>
          <w:tcPr>
            <w:tcW w:w="1248" w:type="dxa"/>
            <w:tcBorders>
              <w:top w:val="nil"/>
              <w:left w:val="nil"/>
              <w:bottom w:val="single" w:sz="8" w:space="0" w:color="auto"/>
              <w:right w:val="nil"/>
            </w:tcBorders>
            <w:noWrap/>
            <w:vAlign w:val="center"/>
            <w:hideMark/>
          </w:tcPr>
          <w:p w14:paraId="1F888F1B" w14:textId="77777777" w:rsidR="00FD7DAB" w:rsidRPr="00FD7DAB" w:rsidRDefault="00FD7DAB" w:rsidP="00FD7DAB">
            <w:pPr>
              <w:jc w:val="center"/>
              <w:rPr>
                <w:ins w:id="59" w:author="Dylan CHEN" w:date="2026-03-27T23:42:00Z" w16du:dateUtc="2026-03-27T15:42:00Z"/>
                <w:color w:val="000000"/>
                <w:sz w:val="20"/>
                <w:szCs w:val="20"/>
              </w:rPr>
            </w:pPr>
            <w:ins w:id="60" w:author="Dylan CHEN" w:date="2026-03-27T23:42:00Z" w16du:dateUtc="2026-03-27T15:42:00Z">
              <w:r w:rsidRPr="00FD7DAB">
                <w:rPr>
                  <w:color w:val="000000"/>
                  <w:sz w:val="20"/>
                  <w:szCs w:val="20"/>
                </w:rPr>
                <w:t>(0.015)</w:t>
              </w:r>
            </w:ins>
          </w:p>
        </w:tc>
        <w:tc>
          <w:tcPr>
            <w:tcW w:w="1247" w:type="dxa"/>
            <w:tcBorders>
              <w:top w:val="nil"/>
              <w:left w:val="nil"/>
              <w:bottom w:val="single" w:sz="8" w:space="0" w:color="auto"/>
              <w:right w:val="nil"/>
            </w:tcBorders>
            <w:noWrap/>
            <w:vAlign w:val="center"/>
            <w:hideMark/>
          </w:tcPr>
          <w:p w14:paraId="54E6B069" w14:textId="77777777" w:rsidR="00FD7DAB" w:rsidRPr="00FD7DAB" w:rsidRDefault="00FD7DAB" w:rsidP="00FD7DAB">
            <w:pPr>
              <w:jc w:val="center"/>
              <w:rPr>
                <w:ins w:id="61" w:author="Dylan CHEN" w:date="2026-03-27T23:42:00Z" w16du:dateUtc="2026-03-27T15:42:00Z"/>
                <w:color w:val="000000"/>
                <w:sz w:val="20"/>
                <w:szCs w:val="20"/>
              </w:rPr>
            </w:pPr>
            <w:ins w:id="62" w:author="Dylan CHEN" w:date="2026-03-27T23:42:00Z" w16du:dateUtc="2026-03-27T15:42:00Z">
              <w:r w:rsidRPr="00FD7DAB">
                <w:rPr>
                  <w:color w:val="000000"/>
                  <w:sz w:val="20"/>
                  <w:szCs w:val="20"/>
                </w:rPr>
                <w:t>(0.015)</w:t>
              </w:r>
            </w:ins>
          </w:p>
        </w:tc>
        <w:tc>
          <w:tcPr>
            <w:tcW w:w="1247" w:type="dxa"/>
            <w:tcBorders>
              <w:top w:val="nil"/>
              <w:left w:val="nil"/>
              <w:bottom w:val="single" w:sz="8" w:space="0" w:color="auto"/>
              <w:right w:val="nil"/>
            </w:tcBorders>
            <w:noWrap/>
            <w:vAlign w:val="center"/>
            <w:hideMark/>
          </w:tcPr>
          <w:p w14:paraId="310A8F6D" w14:textId="77777777" w:rsidR="00FD7DAB" w:rsidRPr="00FD7DAB" w:rsidRDefault="00FD7DAB" w:rsidP="00FD7DAB">
            <w:pPr>
              <w:jc w:val="center"/>
              <w:rPr>
                <w:ins w:id="63" w:author="Dylan CHEN" w:date="2026-03-27T23:42:00Z" w16du:dateUtc="2026-03-27T15:42:00Z"/>
                <w:color w:val="000000"/>
                <w:sz w:val="20"/>
                <w:szCs w:val="20"/>
              </w:rPr>
            </w:pPr>
            <w:ins w:id="64" w:author="Dylan CHEN" w:date="2026-03-27T23:42:00Z" w16du:dateUtc="2026-03-27T15:42:00Z">
              <w:r w:rsidRPr="00FD7DAB">
                <w:rPr>
                  <w:color w:val="000000"/>
                  <w:sz w:val="20"/>
                  <w:szCs w:val="20"/>
                </w:rPr>
                <w:t>(0.015)</w:t>
              </w:r>
            </w:ins>
          </w:p>
        </w:tc>
        <w:tc>
          <w:tcPr>
            <w:tcW w:w="983" w:type="dxa"/>
            <w:tcBorders>
              <w:top w:val="nil"/>
              <w:left w:val="nil"/>
              <w:bottom w:val="single" w:sz="8" w:space="0" w:color="auto"/>
              <w:right w:val="nil"/>
            </w:tcBorders>
            <w:noWrap/>
            <w:vAlign w:val="center"/>
            <w:hideMark/>
          </w:tcPr>
          <w:p w14:paraId="7D2D15EC" w14:textId="77777777" w:rsidR="00FD7DAB" w:rsidRPr="00FD7DAB" w:rsidRDefault="00FD7DAB" w:rsidP="00FD7DAB">
            <w:pPr>
              <w:jc w:val="center"/>
              <w:rPr>
                <w:ins w:id="65" w:author="Dylan CHEN" w:date="2026-03-27T23:42:00Z" w16du:dateUtc="2026-03-27T15:42:00Z"/>
                <w:color w:val="000000"/>
                <w:sz w:val="20"/>
                <w:szCs w:val="20"/>
              </w:rPr>
            </w:pPr>
            <w:ins w:id="66" w:author="Dylan CHEN" w:date="2026-03-27T23:42:00Z" w16du:dateUtc="2026-03-27T15:42:00Z">
              <w:r w:rsidRPr="00FD7DAB">
                <w:rPr>
                  <w:color w:val="000000"/>
                  <w:sz w:val="20"/>
                  <w:szCs w:val="20"/>
                </w:rPr>
                <w:t>(0.027)</w:t>
              </w:r>
            </w:ins>
          </w:p>
        </w:tc>
        <w:tc>
          <w:tcPr>
            <w:tcW w:w="983" w:type="dxa"/>
            <w:tcBorders>
              <w:top w:val="nil"/>
              <w:left w:val="nil"/>
              <w:bottom w:val="single" w:sz="8" w:space="0" w:color="auto"/>
              <w:right w:val="nil"/>
            </w:tcBorders>
            <w:noWrap/>
            <w:vAlign w:val="center"/>
            <w:hideMark/>
          </w:tcPr>
          <w:p w14:paraId="45AEE9F5" w14:textId="77777777" w:rsidR="00FD7DAB" w:rsidRPr="00FD7DAB" w:rsidRDefault="00FD7DAB" w:rsidP="00FD7DAB">
            <w:pPr>
              <w:jc w:val="center"/>
              <w:rPr>
                <w:ins w:id="67" w:author="Dylan CHEN" w:date="2026-03-27T23:42:00Z" w16du:dateUtc="2026-03-27T15:42:00Z"/>
                <w:color w:val="000000"/>
                <w:sz w:val="20"/>
                <w:szCs w:val="20"/>
              </w:rPr>
            </w:pPr>
            <w:ins w:id="68" w:author="Dylan CHEN" w:date="2026-03-27T23:42:00Z" w16du:dateUtc="2026-03-27T15:42:00Z">
              <w:r w:rsidRPr="00FD7DAB">
                <w:rPr>
                  <w:color w:val="000000"/>
                  <w:sz w:val="20"/>
                  <w:szCs w:val="20"/>
                </w:rPr>
                <w:t>(0.026)</w:t>
              </w:r>
            </w:ins>
          </w:p>
        </w:tc>
        <w:tc>
          <w:tcPr>
            <w:tcW w:w="983" w:type="dxa"/>
            <w:tcBorders>
              <w:top w:val="nil"/>
              <w:left w:val="nil"/>
              <w:bottom w:val="single" w:sz="8" w:space="0" w:color="auto"/>
              <w:right w:val="nil"/>
            </w:tcBorders>
            <w:noWrap/>
            <w:vAlign w:val="center"/>
            <w:hideMark/>
          </w:tcPr>
          <w:p w14:paraId="62523325" w14:textId="77777777" w:rsidR="00FD7DAB" w:rsidRPr="00FD7DAB" w:rsidRDefault="00FD7DAB" w:rsidP="00FD7DAB">
            <w:pPr>
              <w:jc w:val="center"/>
              <w:rPr>
                <w:ins w:id="69" w:author="Dylan CHEN" w:date="2026-03-27T23:42:00Z" w16du:dateUtc="2026-03-27T15:42:00Z"/>
                <w:color w:val="000000"/>
                <w:sz w:val="20"/>
                <w:szCs w:val="20"/>
              </w:rPr>
            </w:pPr>
            <w:ins w:id="70" w:author="Dylan CHEN" w:date="2026-03-27T23:42:00Z" w16du:dateUtc="2026-03-27T15:42:00Z">
              <w:r w:rsidRPr="00FD7DAB">
                <w:rPr>
                  <w:color w:val="000000"/>
                  <w:sz w:val="20"/>
                  <w:szCs w:val="20"/>
                </w:rPr>
                <w:t>(0.026)</w:t>
              </w:r>
            </w:ins>
          </w:p>
        </w:tc>
      </w:tr>
      <w:tr w:rsidR="00FD7DAB" w:rsidRPr="00FD7DAB" w14:paraId="3F9A1E08" w14:textId="77777777" w:rsidTr="00417031">
        <w:trPr>
          <w:trHeight w:val="340"/>
          <w:jc w:val="center"/>
          <w:ins w:id="71" w:author="Dylan CHEN" w:date="2026-03-27T23:42:00Z" w16du:dateUtc="2026-03-27T15:42:00Z"/>
        </w:trPr>
        <w:tc>
          <w:tcPr>
            <w:tcW w:w="2669" w:type="dxa"/>
            <w:tcBorders>
              <w:top w:val="nil"/>
              <w:left w:val="nil"/>
              <w:bottom w:val="nil"/>
              <w:right w:val="nil"/>
            </w:tcBorders>
            <w:noWrap/>
            <w:vAlign w:val="center"/>
            <w:hideMark/>
          </w:tcPr>
          <w:p w14:paraId="1C626768" w14:textId="77777777" w:rsidR="00FD7DAB" w:rsidRPr="00FD7DAB" w:rsidRDefault="00FD7DAB" w:rsidP="00FD7DAB">
            <w:pPr>
              <w:rPr>
                <w:ins w:id="72" w:author="Dylan CHEN" w:date="2026-03-27T23:42:00Z" w16du:dateUtc="2026-03-27T15:42:00Z"/>
                <w:color w:val="000000"/>
                <w:sz w:val="20"/>
                <w:szCs w:val="20"/>
              </w:rPr>
            </w:pPr>
            <w:ins w:id="73" w:author="Dylan CHEN" w:date="2026-03-27T23:42:00Z" w16du:dateUtc="2026-03-27T15:42:00Z">
              <w:r w:rsidRPr="00FD7DAB">
                <w:rPr>
                  <w:color w:val="000000"/>
                  <w:sz w:val="20"/>
                  <w:szCs w:val="20"/>
                </w:rPr>
                <w:t>question controls</w:t>
              </w:r>
            </w:ins>
          </w:p>
        </w:tc>
        <w:tc>
          <w:tcPr>
            <w:tcW w:w="1248" w:type="dxa"/>
            <w:tcBorders>
              <w:top w:val="nil"/>
              <w:left w:val="nil"/>
              <w:bottom w:val="nil"/>
              <w:right w:val="nil"/>
            </w:tcBorders>
            <w:noWrap/>
            <w:vAlign w:val="center"/>
            <w:hideMark/>
          </w:tcPr>
          <w:p w14:paraId="0625C186" w14:textId="77777777" w:rsidR="00FD7DAB" w:rsidRPr="00FD7DAB" w:rsidRDefault="00FD7DAB" w:rsidP="00FD7DAB">
            <w:pPr>
              <w:jc w:val="center"/>
              <w:rPr>
                <w:ins w:id="74" w:author="Dylan CHEN" w:date="2026-03-27T23:42:00Z" w16du:dateUtc="2026-03-27T15:42:00Z"/>
                <w:color w:val="000000"/>
                <w:sz w:val="20"/>
                <w:szCs w:val="20"/>
              </w:rPr>
            </w:pPr>
          </w:p>
        </w:tc>
        <w:tc>
          <w:tcPr>
            <w:tcW w:w="1247" w:type="dxa"/>
            <w:tcBorders>
              <w:top w:val="nil"/>
              <w:left w:val="nil"/>
              <w:bottom w:val="nil"/>
              <w:right w:val="nil"/>
            </w:tcBorders>
            <w:noWrap/>
            <w:vAlign w:val="center"/>
            <w:hideMark/>
          </w:tcPr>
          <w:p w14:paraId="717DE2C1" w14:textId="77777777" w:rsidR="00FD7DAB" w:rsidRPr="00FD7DAB" w:rsidRDefault="00FD7DAB" w:rsidP="00FD7DAB">
            <w:pPr>
              <w:jc w:val="center"/>
              <w:rPr>
                <w:ins w:id="75" w:author="Dylan CHEN" w:date="2026-03-27T23:42:00Z" w16du:dateUtc="2026-03-27T15:42:00Z"/>
                <w:color w:val="000000"/>
                <w:sz w:val="20"/>
                <w:szCs w:val="20"/>
              </w:rPr>
            </w:pPr>
            <w:ins w:id="76" w:author="Dylan CHEN" w:date="2026-03-27T23:42:00Z" w16du:dateUtc="2026-03-27T15:42:00Z">
              <w:r w:rsidRPr="00FD7DAB">
                <w:rPr>
                  <w:color w:val="000000"/>
                  <w:sz w:val="20"/>
                  <w:szCs w:val="20"/>
                </w:rPr>
                <w:t>√</w:t>
              </w:r>
            </w:ins>
          </w:p>
        </w:tc>
        <w:tc>
          <w:tcPr>
            <w:tcW w:w="1247" w:type="dxa"/>
            <w:tcBorders>
              <w:top w:val="nil"/>
              <w:left w:val="nil"/>
              <w:bottom w:val="nil"/>
              <w:right w:val="nil"/>
            </w:tcBorders>
            <w:noWrap/>
            <w:vAlign w:val="center"/>
            <w:hideMark/>
          </w:tcPr>
          <w:p w14:paraId="05710558" w14:textId="77777777" w:rsidR="00FD7DAB" w:rsidRPr="00FD7DAB" w:rsidRDefault="00FD7DAB" w:rsidP="00FD7DAB">
            <w:pPr>
              <w:jc w:val="center"/>
              <w:rPr>
                <w:ins w:id="77" w:author="Dylan CHEN" w:date="2026-03-27T23:42:00Z" w16du:dateUtc="2026-03-27T15:42:00Z"/>
                <w:color w:val="000000"/>
                <w:sz w:val="20"/>
                <w:szCs w:val="20"/>
              </w:rPr>
            </w:pPr>
            <w:ins w:id="78"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5BE6C4C7" w14:textId="77777777" w:rsidR="00FD7DAB" w:rsidRPr="00FD7DAB" w:rsidRDefault="00FD7DAB" w:rsidP="00FD7DAB">
            <w:pPr>
              <w:jc w:val="center"/>
              <w:rPr>
                <w:ins w:id="79" w:author="Dylan CHEN" w:date="2026-03-27T23:42:00Z" w16du:dateUtc="2026-03-27T15:42:00Z"/>
                <w:color w:val="000000"/>
                <w:sz w:val="20"/>
                <w:szCs w:val="20"/>
              </w:rPr>
            </w:pPr>
          </w:p>
        </w:tc>
        <w:tc>
          <w:tcPr>
            <w:tcW w:w="983" w:type="dxa"/>
            <w:tcBorders>
              <w:top w:val="nil"/>
              <w:left w:val="nil"/>
              <w:bottom w:val="nil"/>
              <w:right w:val="nil"/>
            </w:tcBorders>
            <w:noWrap/>
            <w:vAlign w:val="center"/>
            <w:hideMark/>
          </w:tcPr>
          <w:p w14:paraId="3F17EEE5" w14:textId="77777777" w:rsidR="00FD7DAB" w:rsidRPr="00FD7DAB" w:rsidRDefault="00FD7DAB" w:rsidP="00FD7DAB">
            <w:pPr>
              <w:jc w:val="center"/>
              <w:rPr>
                <w:ins w:id="80" w:author="Dylan CHEN" w:date="2026-03-27T23:42:00Z" w16du:dateUtc="2026-03-27T15:42:00Z"/>
                <w:color w:val="000000"/>
                <w:sz w:val="20"/>
                <w:szCs w:val="20"/>
              </w:rPr>
            </w:pPr>
            <w:ins w:id="81"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1434908D" w14:textId="77777777" w:rsidR="00FD7DAB" w:rsidRPr="00FD7DAB" w:rsidRDefault="00FD7DAB" w:rsidP="00FD7DAB">
            <w:pPr>
              <w:jc w:val="center"/>
              <w:rPr>
                <w:ins w:id="82" w:author="Dylan CHEN" w:date="2026-03-27T23:42:00Z" w16du:dateUtc="2026-03-27T15:42:00Z"/>
                <w:color w:val="000000"/>
                <w:sz w:val="20"/>
                <w:szCs w:val="20"/>
              </w:rPr>
            </w:pPr>
            <w:ins w:id="83" w:author="Dylan CHEN" w:date="2026-03-27T23:42:00Z" w16du:dateUtc="2026-03-27T15:42:00Z">
              <w:r w:rsidRPr="00FD7DAB">
                <w:rPr>
                  <w:color w:val="000000"/>
                  <w:sz w:val="20"/>
                  <w:szCs w:val="20"/>
                </w:rPr>
                <w:t>√</w:t>
              </w:r>
            </w:ins>
          </w:p>
        </w:tc>
      </w:tr>
      <w:tr w:rsidR="00FD7DAB" w:rsidRPr="00FD7DAB" w14:paraId="622866E1" w14:textId="77777777" w:rsidTr="00417031">
        <w:trPr>
          <w:trHeight w:val="340"/>
          <w:jc w:val="center"/>
          <w:ins w:id="84" w:author="Dylan CHEN" w:date="2026-03-27T23:42:00Z" w16du:dateUtc="2026-03-27T15:42:00Z"/>
        </w:trPr>
        <w:tc>
          <w:tcPr>
            <w:tcW w:w="2669" w:type="dxa"/>
            <w:tcBorders>
              <w:top w:val="nil"/>
              <w:left w:val="nil"/>
              <w:bottom w:val="nil"/>
              <w:right w:val="nil"/>
            </w:tcBorders>
            <w:noWrap/>
            <w:vAlign w:val="center"/>
            <w:hideMark/>
          </w:tcPr>
          <w:p w14:paraId="167EE436" w14:textId="77777777" w:rsidR="00FD7DAB" w:rsidRPr="00FD7DAB" w:rsidRDefault="00FD7DAB" w:rsidP="00FD7DAB">
            <w:pPr>
              <w:rPr>
                <w:ins w:id="85" w:author="Dylan CHEN" w:date="2026-03-27T23:42:00Z" w16du:dateUtc="2026-03-27T15:42:00Z"/>
                <w:color w:val="000000"/>
                <w:sz w:val="20"/>
                <w:szCs w:val="20"/>
              </w:rPr>
            </w:pPr>
            <w:ins w:id="86" w:author="Dylan CHEN" w:date="2026-03-27T23:42:00Z" w16du:dateUtc="2026-03-27T15:42:00Z">
              <w:r w:rsidRPr="00FD7DAB">
                <w:rPr>
                  <w:color w:val="000000"/>
                  <w:sz w:val="20"/>
                  <w:szCs w:val="20"/>
                </w:rPr>
                <w:t>questioner controls</w:t>
              </w:r>
            </w:ins>
          </w:p>
        </w:tc>
        <w:tc>
          <w:tcPr>
            <w:tcW w:w="1248" w:type="dxa"/>
            <w:tcBorders>
              <w:top w:val="nil"/>
              <w:left w:val="nil"/>
              <w:bottom w:val="nil"/>
              <w:right w:val="nil"/>
            </w:tcBorders>
            <w:noWrap/>
            <w:vAlign w:val="center"/>
            <w:hideMark/>
          </w:tcPr>
          <w:p w14:paraId="1D05B426" w14:textId="77777777" w:rsidR="00FD7DAB" w:rsidRPr="00FD7DAB" w:rsidRDefault="00FD7DAB" w:rsidP="00FD7DAB">
            <w:pPr>
              <w:jc w:val="center"/>
              <w:rPr>
                <w:ins w:id="87" w:author="Dylan CHEN" w:date="2026-03-27T23:42:00Z" w16du:dateUtc="2026-03-27T15:42:00Z"/>
                <w:color w:val="000000"/>
                <w:sz w:val="20"/>
                <w:szCs w:val="20"/>
              </w:rPr>
            </w:pPr>
          </w:p>
        </w:tc>
        <w:tc>
          <w:tcPr>
            <w:tcW w:w="1247" w:type="dxa"/>
            <w:tcBorders>
              <w:top w:val="nil"/>
              <w:left w:val="nil"/>
              <w:bottom w:val="nil"/>
              <w:right w:val="nil"/>
            </w:tcBorders>
            <w:noWrap/>
            <w:vAlign w:val="center"/>
            <w:hideMark/>
          </w:tcPr>
          <w:p w14:paraId="7EDCE90C" w14:textId="77777777" w:rsidR="00FD7DAB" w:rsidRPr="00FD7DAB" w:rsidRDefault="00FD7DAB" w:rsidP="00FD7DAB">
            <w:pPr>
              <w:jc w:val="center"/>
              <w:rPr>
                <w:ins w:id="88" w:author="Dylan CHEN" w:date="2026-03-27T23:42:00Z" w16du:dateUtc="2026-03-27T15:42:00Z"/>
                <w:color w:val="000000"/>
                <w:sz w:val="20"/>
                <w:szCs w:val="20"/>
              </w:rPr>
            </w:pPr>
          </w:p>
        </w:tc>
        <w:tc>
          <w:tcPr>
            <w:tcW w:w="1247" w:type="dxa"/>
            <w:tcBorders>
              <w:top w:val="nil"/>
              <w:left w:val="nil"/>
              <w:bottom w:val="nil"/>
              <w:right w:val="nil"/>
            </w:tcBorders>
            <w:noWrap/>
            <w:vAlign w:val="center"/>
            <w:hideMark/>
          </w:tcPr>
          <w:p w14:paraId="7BE569FE" w14:textId="77777777" w:rsidR="00FD7DAB" w:rsidRPr="00FD7DAB" w:rsidRDefault="00FD7DAB" w:rsidP="00FD7DAB">
            <w:pPr>
              <w:jc w:val="center"/>
              <w:rPr>
                <w:ins w:id="89" w:author="Dylan CHEN" w:date="2026-03-27T23:42:00Z" w16du:dateUtc="2026-03-27T15:42:00Z"/>
                <w:color w:val="000000"/>
                <w:sz w:val="20"/>
                <w:szCs w:val="20"/>
              </w:rPr>
            </w:pPr>
            <w:ins w:id="90"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2B20200C" w14:textId="77777777" w:rsidR="00FD7DAB" w:rsidRPr="00FD7DAB" w:rsidRDefault="00FD7DAB" w:rsidP="00FD7DAB">
            <w:pPr>
              <w:jc w:val="center"/>
              <w:rPr>
                <w:ins w:id="91" w:author="Dylan CHEN" w:date="2026-03-27T23:42:00Z" w16du:dateUtc="2026-03-27T15:42:00Z"/>
                <w:color w:val="000000"/>
                <w:sz w:val="20"/>
                <w:szCs w:val="20"/>
              </w:rPr>
            </w:pPr>
          </w:p>
        </w:tc>
        <w:tc>
          <w:tcPr>
            <w:tcW w:w="983" w:type="dxa"/>
            <w:tcBorders>
              <w:top w:val="nil"/>
              <w:left w:val="nil"/>
              <w:bottom w:val="nil"/>
              <w:right w:val="nil"/>
            </w:tcBorders>
            <w:noWrap/>
            <w:vAlign w:val="center"/>
            <w:hideMark/>
          </w:tcPr>
          <w:p w14:paraId="0A7A400F" w14:textId="77777777" w:rsidR="00FD7DAB" w:rsidRPr="00FD7DAB" w:rsidRDefault="00FD7DAB" w:rsidP="00FD7DAB">
            <w:pPr>
              <w:jc w:val="center"/>
              <w:rPr>
                <w:ins w:id="92" w:author="Dylan CHEN" w:date="2026-03-27T23:42:00Z" w16du:dateUtc="2026-03-27T15:42:00Z"/>
                <w:sz w:val="20"/>
                <w:szCs w:val="20"/>
              </w:rPr>
            </w:pPr>
          </w:p>
        </w:tc>
        <w:tc>
          <w:tcPr>
            <w:tcW w:w="983" w:type="dxa"/>
            <w:tcBorders>
              <w:top w:val="nil"/>
              <w:left w:val="nil"/>
              <w:bottom w:val="nil"/>
              <w:right w:val="nil"/>
            </w:tcBorders>
            <w:noWrap/>
            <w:vAlign w:val="center"/>
            <w:hideMark/>
          </w:tcPr>
          <w:p w14:paraId="0EF82ECF" w14:textId="77777777" w:rsidR="00FD7DAB" w:rsidRPr="00FD7DAB" w:rsidRDefault="00FD7DAB" w:rsidP="00FD7DAB">
            <w:pPr>
              <w:jc w:val="center"/>
              <w:rPr>
                <w:ins w:id="93" w:author="Dylan CHEN" w:date="2026-03-27T23:42:00Z" w16du:dateUtc="2026-03-27T15:42:00Z"/>
                <w:color w:val="000000"/>
                <w:sz w:val="20"/>
                <w:szCs w:val="20"/>
              </w:rPr>
            </w:pPr>
            <w:ins w:id="94" w:author="Dylan CHEN" w:date="2026-03-27T23:42:00Z" w16du:dateUtc="2026-03-27T15:42:00Z">
              <w:r w:rsidRPr="00FD7DAB">
                <w:rPr>
                  <w:color w:val="000000"/>
                  <w:sz w:val="20"/>
                  <w:szCs w:val="20"/>
                </w:rPr>
                <w:t>√</w:t>
              </w:r>
            </w:ins>
          </w:p>
        </w:tc>
      </w:tr>
      <w:tr w:rsidR="00FD7DAB" w:rsidRPr="00FD7DAB" w14:paraId="4E41FC40" w14:textId="77777777" w:rsidTr="00417031">
        <w:trPr>
          <w:trHeight w:val="340"/>
          <w:jc w:val="center"/>
          <w:ins w:id="95" w:author="Dylan CHEN" w:date="2026-03-27T23:42:00Z" w16du:dateUtc="2026-03-27T15:42:00Z"/>
        </w:trPr>
        <w:tc>
          <w:tcPr>
            <w:tcW w:w="2669" w:type="dxa"/>
            <w:tcBorders>
              <w:top w:val="nil"/>
              <w:left w:val="nil"/>
              <w:bottom w:val="nil"/>
              <w:right w:val="nil"/>
            </w:tcBorders>
            <w:noWrap/>
            <w:vAlign w:val="center"/>
            <w:hideMark/>
          </w:tcPr>
          <w:p w14:paraId="42FFC1F8" w14:textId="77777777" w:rsidR="00FD7DAB" w:rsidRPr="00FD7DAB" w:rsidRDefault="00FD7DAB" w:rsidP="00FD7DAB">
            <w:pPr>
              <w:rPr>
                <w:ins w:id="96" w:author="Dylan CHEN" w:date="2026-03-27T23:42:00Z" w16du:dateUtc="2026-03-27T15:42:00Z"/>
                <w:color w:val="000000"/>
                <w:sz w:val="20"/>
                <w:szCs w:val="20"/>
              </w:rPr>
            </w:pPr>
            <w:ins w:id="97" w:author="Dylan CHEN" w:date="2026-03-27T23:42:00Z" w16du:dateUtc="2026-03-27T15:42:00Z">
              <w:r w:rsidRPr="00FD7DAB">
                <w:rPr>
                  <w:color w:val="000000"/>
                  <w:sz w:val="20"/>
                  <w:szCs w:val="20"/>
                </w:rPr>
                <w:t>controlling for a cubic polynomial of question/answer age</w:t>
              </w:r>
            </w:ins>
          </w:p>
        </w:tc>
        <w:tc>
          <w:tcPr>
            <w:tcW w:w="1248" w:type="dxa"/>
            <w:tcBorders>
              <w:top w:val="nil"/>
              <w:left w:val="nil"/>
              <w:bottom w:val="nil"/>
              <w:right w:val="nil"/>
            </w:tcBorders>
            <w:noWrap/>
            <w:vAlign w:val="center"/>
            <w:hideMark/>
          </w:tcPr>
          <w:p w14:paraId="68C12713" w14:textId="77777777" w:rsidR="00FD7DAB" w:rsidRPr="00FD7DAB" w:rsidRDefault="00FD7DAB" w:rsidP="00FD7DAB">
            <w:pPr>
              <w:jc w:val="center"/>
              <w:rPr>
                <w:ins w:id="98" w:author="Dylan CHEN" w:date="2026-03-27T23:42:00Z" w16du:dateUtc="2026-03-27T15:42:00Z"/>
                <w:color w:val="000000"/>
                <w:sz w:val="20"/>
                <w:szCs w:val="20"/>
              </w:rPr>
            </w:pPr>
            <w:ins w:id="99" w:author="Dylan CHEN" w:date="2026-03-27T23:42:00Z" w16du:dateUtc="2026-03-27T15:42:00Z">
              <w:r w:rsidRPr="00FD7DAB">
                <w:rPr>
                  <w:color w:val="000000"/>
                  <w:sz w:val="20"/>
                  <w:szCs w:val="20"/>
                </w:rPr>
                <w:t>√</w:t>
              </w:r>
            </w:ins>
          </w:p>
        </w:tc>
        <w:tc>
          <w:tcPr>
            <w:tcW w:w="1247" w:type="dxa"/>
            <w:tcBorders>
              <w:top w:val="nil"/>
              <w:left w:val="nil"/>
              <w:bottom w:val="nil"/>
              <w:right w:val="nil"/>
            </w:tcBorders>
            <w:noWrap/>
            <w:vAlign w:val="center"/>
            <w:hideMark/>
          </w:tcPr>
          <w:p w14:paraId="5504F7E4" w14:textId="77777777" w:rsidR="00FD7DAB" w:rsidRPr="00FD7DAB" w:rsidRDefault="00FD7DAB" w:rsidP="00FD7DAB">
            <w:pPr>
              <w:jc w:val="center"/>
              <w:rPr>
                <w:ins w:id="100" w:author="Dylan CHEN" w:date="2026-03-27T23:42:00Z" w16du:dateUtc="2026-03-27T15:42:00Z"/>
                <w:color w:val="000000"/>
                <w:sz w:val="20"/>
                <w:szCs w:val="20"/>
              </w:rPr>
            </w:pPr>
            <w:ins w:id="101" w:author="Dylan CHEN" w:date="2026-03-27T23:42:00Z" w16du:dateUtc="2026-03-27T15:42:00Z">
              <w:r w:rsidRPr="00FD7DAB">
                <w:rPr>
                  <w:color w:val="000000"/>
                  <w:sz w:val="20"/>
                  <w:szCs w:val="20"/>
                </w:rPr>
                <w:t>√</w:t>
              </w:r>
            </w:ins>
          </w:p>
        </w:tc>
        <w:tc>
          <w:tcPr>
            <w:tcW w:w="1247" w:type="dxa"/>
            <w:tcBorders>
              <w:top w:val="nil"/>
              <w:left w:val="nil"/>
              <w:bottom w:val="nil"/>
              <w:right w:val="nil"/>
            </w:tcBorders>
            <w:noWrap/>
            <w:vAlign w:val="center"/>
            <w:hideMark/>
          </w:tcPr>
          <w:p w14:paraId="3AA6C690" w14:textId="77777777" w:rsidR="00FD7DAB" w:rsidRPr="00FD7DAB" w:rsidRDefault="00FD7DAB" w:rsidP="00FD7DAB">
            <w:pPr>
              <w:jc w:val="center"/>
              <w:rPr>
                <w:ins w:id="102" w:author="Dylan CHEN" w:date="2026-03-27T23:42:00Z" w16du:dateUtc="2026-03-27T15:42:00Z"/>
                <w:color w:val="000000"/>
                <w:sz w:val="20"/>
                <w:szCs w:val="20"/>
              </w:rPr>
            </w:pPr>
            <w:ins w:id="103"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2B1C48E6" w14:textId="77777777" w:rsidR="00FD7DAB" w:rsidRPr="00FD7DAB" w:rsidRDefault="00FD7DAB" w:rsidP="00FD7DAB">
            <w:pPr>
              <w:jc w:val="center"/>
              <w:rPr>
                <w:ins w:id="104" w:author="Dylan CHEN" w:date="2026-03-27T23:42:00Z" w16du:dateUtc="2026-03-27T15:42:00Z"/>
                <w:color w:val="000000"/>
                <w:sz w:val="20"/>
                <w:szCs w:val="20"/>
              </w:rPr>
            </w:pPr>
            <w:ins w:id="105"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77255713" w14:textId="77777777" w:rsidR="00FD7DAB" w:rsidRPr="00FD7DAB" w:rsidRDefault="00FD7DAB" w:rsidP="00FD7DAB">
            <w:pPr>
              <w:jc w:val="center"/>
              <w:rPr>
                <w:ins w:id="106" w:author="Dylan CHEN" w:date="2026-03-27T23:42:00Z" w16du:dateUtc="2026-03-27T15:42:00Z"/>
                <w:color w:val="000000"/>
                <w:sz w:val="20"/>
                <w:szCs w:val="20"/>
              </w:rPr>
            </w:pPr>
            <w:ins w:id="107" w:author="Dylan CHEN" w:date="2026-03-27T23:42:00Z" w16du:dateUtc="2026-03-27T15:42:00Z">
              <w:r w:rsidRPr="00FD7DAB">
                <w:rPr>
                  <w:color w:val="000000"/>
                  <w:sz w:val="20"/>
                  <w:szCs w:val="20"/>
                </w:rPr>
                <w:t>√</w:t>
              </w:r>
            </w:ins>
          </w:p>
        </w:tc>
        <w:tc>
          <w:tcPr>
            <w:tcW w:w="983" w:type="dxa"/>
            <w:tcBorders>
              <w:top w:val="nil"/>
              <w:left w:val="nil"/>
              <w:bottom w:val="nil"/>
              <w:right w:val="nil"/>
            </w:tcBorders>
            <w:noWrap/>
            <w:vAlign w:val="center"/>
            <w:hideMark/>
          </w:tcPr>
          <w:p w14:paraId="6E8A6498" w14:textId="77777777" w:rsidR="00FD7DAB" w:rsidRPr="00FD7DAB" w:rsidRDefault="00FD7DAB" w:rsidP="00FD7DAB">
            <w:pPr>
              <w:jc w:val="center"/>
              <w:rPr>
                <w:ins w:id="108" w:author="Dylan CHEN" w:date="2026-03-27T23:42:00Z" w16du:dateUtc="2026-03-27T15:42:00Z"/>
                <w:color w:val="000000"/>
                <w:sz w:val="20"/>
                <w:szCs w:val="20"/>
              </w:rPr>
            </w:pPr>
            <w:ins w:id="109" w:author="Dylan CHEN" w:date="2026-03-27T23:42:00Z" w16du:dateUtc="2026-03-27T15:42:00Z">
              <w:r w:rsidRPr="00FD7DAB">
                <w:rPr>
                  <w:color w:val="000000"/>
                  <w:sz w:val="20"/>
                  <w:szCs w:val="20"/>
                </w:rPr>
                <w:t>√</w:t>
              </w:r>
            </w:ins>
          </w:p>
        </w:tc>
      </w:tr>
      <w:tr w:rsidR="00FD7DAB" w:rsidRPr="00FD7DAB" w14:paraId="44083BBE" w14:textId="77777777" w:rsidTr="00417031">
        <w:trPr>
          <w:trHeight w:val="340"/>
          <w:jc w:val="center"/>
          <w:ins w:id="110" w:author="Dylan CHEN" w:date="2026-03-27T23:42:00Z" w16du:dateUtc="2026-03-27T15:42:00Z"/>
        </w:trPr>
        <w:tc>
          <w:tcPr>
            <w:tcW w:w="2669" w:type="dxa"/>
            <w:tcBorders>
              <w:top w:val="nil"/>
              <w:left w:val="nil"/>
              <w:bottom w:val="single" w:sz="8" w:space="0" w:color="auto"/>
              <w:right w:val="nil"/>
            </w:tcBorders>
            <w:noWrap/>
            <w:vAlign w:val="center"/>
            <w:hideMark/>
          </w:tcPr>
          <w:p w14:paraId="547705C8" w14:textId="77777777" w:rsidR="00FD7DAB" w:rsidRPr="00FD7DAB" w:rsidRDefault="00FD7DAB" w:rsidP="00FD7DAB">
            <w:pPr>
              <w:rPr>
                <w:ins w:id="111" w:author="Dylan CHEN" w:date="2026-03-27T23:42:00Z" w16du:dateUtc="2026-03-27T15:42:00Z"/>
                <w:color w:val="000000"/>
                <w:sz w:val="20"/>
                <w:szCs w:val="20"/>
              </w:rPr>
            </w:pPr>
            <w:ins w:id="112" w:author="Dylan CHEN" w:date="2026-03-27T23:42:00Z" w16du:dateUtc="2026-03-27T15:42:00Z">
              <w:r w:rsidRPr="00FD7DAB">
                <w:rPr>
                  <w:color w:val="000000"/>
                  <w:sz w:val="20"/>
                  <w:szCs w:val="20"/>
                </w:rPr>
                <w:lastRenderedPageBreak/>
                <w:t>N</w:t>
              </w:r>
            </w:ins>
          </w:p>
        </w:tc>
        <w:tc>
          <w:tcPr>
            <w:tcW w:w="1248" w:type="dxa"/>
            <w:tcBorders>
              <w:top w:val="nil"/>
              <w:left w:val="nil"/>
              <w:bottom w:val="single" w:sz="8" w:space="0" w:color="auto"/>
              <w:right w:val="nil"/>
            </w:tcBorders>
            <w:noWrap/>
            <w:vAlign w:val="center"/>
            <w:hideMark/>
          </w:tcPr>
          <w:p w14:paraId="75259E06" w14:textId="77777777" w:rsidR="00FD7DAB" w:rsidRPr="00FD7DAB" w:rsidRDefault="00FD7DAB" w:rsidP="00FD7DAB">
            <w:pPr>
              <w:jc w:val="center"/>
              <w:rPr>
                <w:ins w:id="113" w:author="Dylan CHEN" w:date="2026-03-27T23:42:00Z" w16du:dateUtc="2026-03-27T15:42:00Z"/>
                <w:color w:val="000000"/>
                <w:sz w:val="20"/>
                <w:szCs w:val="20"/>
              </w:rPr>
            </w:pPr>
            <w:ins w:id="114" w:author="Dylan CHEN" w:date="2026-03-27T23:42:00Z" w16du:dateUtc="2026-03-27T15:42:00Z">
              <w:r w:rsidRPr="00FD7DAB">
                <w:rPr>
                  <w:color w:val="000000"/>
                  <w:sz w:val="20"/>
                  <w:szCs w:val="20"/>
                </w:rPr>
                <w:t>5,984</w:t>
              </w:r>
            </w:ins>
          </w:p>
        </w:tc>
        <w:tc>
          <w:tcPr>
            <w:tcW w:w="1247" w:type="dxa"/>
            <w:tcBorders>
              <w:top w:val="nil"/>
              <w:left w:val="nil"/>
              <w:bottom w:val="single" w:sz="8" w:space="0" w:color="auto"/>
              <w:right w:val="nil"/>
            </w:tcBorders>
            <w:noWrap/>
            <w:vAlign w:val="center"/>
            <w:hideMark/>
          </w:tcPr>
          <w:p w14:paraId="3F2C3A40" w14:textId="77777777" w:rsidR="00FD7DAB" w:rsidRPr="00FD7DAB" w:rsidRDefault="00FD7DAB" w:rsidP="00FD7DAB">
            <w:pPr>
              <w:jc w:val="center"/>
              <w:rPr>
                <w:ins w:id="115" w:author="Dylan CHEN" w:date="2026-03-27T23:42:00Z" w16du:dateUtc="2026-03-27T15:42:00Z"/>
                <w:color w:val="000000"/>
                <w:sz w:val="20"/>
                <w:szCs w:val="20"/>
              </w:rPr>
            </w:pPr>
            <w:ins w:id="116" w:author="Dylan CHEN" w:date="2026-03-27T23:42:00Z" w16du:dateUtc="2026-03-27T15:42:00Z">
              <w:r w:rsidRPr="00FD7DAB">
                <w:rPr>
                  <w:color w:val="000000"/>
                  <w:sz w:val="20"/>
                  <w:szCs w:val="20"/>
                </w:rPr>
                <w:t>5,984</w:t>
              </w:r>
            </w:ins>
          </w:p>
        </w:tc>
        <w:tc>
          <w:tcPr>
            <w:tcW w:w="1247" w:type="dxa"/>
            <w:tcBorders>
              <w:top w:val="nil"/>
              <w:left w:val="nil"/>
              <w:bottom w:val="single" w:sz="8" w:space="0" w:color="auto"/>
              <w:right w:val="nil"/>
            </w:tcBorders>
            <w:noWrap/>
            <w:vAlign w:val="center"/>
            <w:hideMark/>
          </w:tcPr>
          <w:p w14:paraId="1EC37CA6" w14:textId="77777777" w:rsidR="00FD7DAB" w:rsidRPr="00FD7DAB" w:rsidRDefault="00FD7DAB" w:rsidP="00FD7DAB">
            <w:pPr>
              <w:jc w:val="center"/>
              <w:rPr>
                <w:ins w:id="117" w:author="Dylan CHEN" w:date="2026-03-27T23:42:00Z" w16du:dateUtc="2026-03-27T15:42:00Z"/>
                <w:color w:val="000000"/>
                <w:sz w:val="20"/>
                <w:szCs w:val="20"/>
              </w:rPr>
            </w:pPr>
            <w:ins w:id="118" w:author="Dylan CHEN" w:date="2026-03-27T23:42:00Z" w16du:dateUtc="2026-03-27T15:42:00Z">
              <w:r w:rsidRPr="00FD7DAB">
                <w:rPr>
                  <w:color w:val="000000"/>
                  <w:sz w:val="20"/>
                  <w:szCs w:val="20"/>
                </w:rPr>
                <w:t>5,984</w:t>
              </w:r>
            </w:ins>
          </w:p>
        </w:tc>
        <w:tc>
          <w:tcPr>
            <w:tcW w:w="983" w:type="dxa"/>
            <w:tcBorders>
              <w:top w:val="nil"/>
              <w:left w:val="nil"/>
              <w:bottom w:val="single" w:sz="8" w:space="0" w:color="auto"/>
              <w:right w:val="nil"/>
            </w:tcBorders>
            <w:noWrap/>
            <w:vAlign w:val="center"/>
            <w:hideMark/>
          </w:tcPr>
          <w:p w14:paraId="4C91A626" w14:textId="77777777" w:rsidR="00FD7DAB" w:rsidRPr="00FD7DAB" w:rsidRDefault="00FD7DAB" w:rsidP="00FD7DAB">
            <w:pPr>
              <w:jc w:val="center"/>
              <w:rPr>
                <w:ins w:id="119" w:author="Dylan CHEN" w:date="2026-03-27T23:42:00Z" w16du:dateUtc="2026-03-27T15:42:00Z"/>
                <w:color w:val="000000"/>
                <w:sz w:val="20"/>
                <w:szCs w:val="20"/>
              </w:rPr>
            </w:pPr>
            <w:ins w:id="120" w:author="Dylan CHEN" w:date="2026-03-27T23:42:00Z" w16du:dateUtc="2026-03-27T15:42:00Z">
              <w:r w:rsidRPr="00FD7DAB">
                <w:rPr>
                  <w:color w:val="000000"/>
                  <w:sz w:val="20"/>
                  <w:szCs w:val="20"/>
                </w:rPr>
                <w:t>8,961</w:t>
              </w:r>
            </w:ins>
          </w:p>
        </w:tc>
        <w:tc>
          <w:tcPr>
            <w:tcW w:w="983" w:type="dxa"/>
            <w:tcBorders>
              <w:top w:val="nil"/>
              <w:left w:val="nil"/>
              <w:bottom w:val="single" w:sz="8" w:space="0" w:color="auto"/>
              <w:right w:val="nil"/>
            </w:tcBorders>
            <w:noWrap/>
            <w:vAlign w:val="center"/>
            <w:hideMark/>
          </w:tcPr>
          <w:p w14:paraId="0A9FE257" w14:textId="77777777" w:rsidR="00FD7DAB" w:rsidRPr="00FD7DAB" w:rsidRDefault="00FD7DAB" w:rsidP="00FD7DAB">
            <w:pPr>
              <w:jc w:val="center"/>
              <w:rPr>
                <w:ins w:id="121" w:author="Dylan CHEN" w:date="2026-03-27T23:42:00Z" w16du:dateUtc="2026-03-27T15:42:00Z"/>
                <w:color w:val="000000"/>
                <w:sz w:val="20"/>
                <w:szCs w:val="20"/>
              </w:rPr>
            </w:pPr>
            <w:ins w:id="122" w:author="Dylan CHEN" w:date="2026-03-27T23:42:00Z" w16du:dateUtc="2026-03-27T15:42:00Z">
              <w:r w:rsidRPr="00FD7DAB">
                <w:rPr>
                  <w:color w:val="000000"/>
                  <w:sz w:val="20"/>
                  <w:szCs w:val="20"/>
                </w:rPr>
                <w:t>8,961</w:t>
              </w:r>
            </w:ins>
          </w:p>
        </w:tc>
        <w:tc>
          <w:tcPr>
            <w:tcW w:w="983" w:type="dxa"/>
            <w:tcBorders>
              <w:top w:val="nil"/>
              <w:left w:val="nil"/>
              <w:bottom w:val="single" w:sz="8" w:space="0" w:color="auto"/>
              <w:right w:val="nil"/>
            </w:tcBorders>
            <w:noWrap/>
            <w:vAlign w:val="center"/>
            <w:hideMark/>
          </w:tcPr>
          <w:p w14:paraId="32BAD19D" w14:textId="77777777" w:rsidR="00FD7DAB" w:rsidRPr="00FD7DAB" w:rsidRDefault="00FD7DAB" w:rsidP="00FD7DAB">
            <w:pPr>
              <w:jc w:val="center"/>
              <w:rPr>
                <w:ins w:id="123" w:author="Dylan CHEN" w:date="2026-03-27T23:42:00Z" w16du:dateUtc="2026-03-27T15:42:00Z"/>
                <w:color w:val="000000"/>
                <w:sz w:val="20"/>
                <w:szCs w:val="20"/>
              </w:rPr>
            </w:pPr>
            <w:ins w:id="124" w:author="Dylan CHEN" w:date="2026-03-27T23:42:00Z" w16du:dateUtc="2026-03-27T15:42:00Z">
              <w:r w:rsidRPr="00FD7DAB">
                <w:rPr>
                  <w:color w:val="000000"/>
                  <w:sz w:val="20"/>
                  <w:szCs w:val="20"/>
                </w:rPr>
                <w:t>8,961</w:t>
              </w:r>
            </w:ins>
          </w:p>
        </w:tc>
      </w:tr>
    </w:tbl>
    <w:p w14:paraId="1141EF25" w14:textId="77777777" w:rsidR="00FD7DAB" w:rsidRPr="00AD60B6" w:rsidRDefault="00FD7DAB" w:rsidP="00FD7DAB">
      <w:pPr>
        <w:pStyle w:val="Notes"/>
        <w:rPr>
          <w:ins w:id="125" w:author="Dylan CHEN" w:date="2026-03-27T23:43:00Z" w16du:dateUtc="2026-03-27T15:43:00Z"/>
        </w:rPr>
      </w:pPr>
      <w:ins w:id="126" w:author="Dylan CHEN" w:date="2026-03-27T23:43:00Z" w16du:dateUtc="2026-03-27T15:43:00Z">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ins>
    </w:p>
    <w:p w14:paraId="0FAE5276" w14:textId="77777777" w:rsidR="00340C9F" w:rsidRDefault="00340C9F" w:rsidP="00340C9F">
      <w:pPr>
        <w:pStyle w:val="Paragraph0"/>
        <w:rPr>
          <w:ins w:id="127" w:author="Dylan CHEN" w:date="2026-03-27T23:43:00Z" w16du:dateUtc="2026-03-27T15:43:00Z"/>
        </w:rPr>
      </w:pPr>
      <w:ins w:id="128" w:author="Dylan CHEN" w:date="2026-03-27T23:41:00Z" w16du:dateUtc="2026-03-27T15:41:00Z">
        <w:r w:rsidRPr="00340C9F">
          <w:t>We further verify the robustness of these null findings using alternative model specifications. Table F2 presents results for human answer supply using OLS with questioner random effects, Poisson regression, zero-inflated Poisson (ZIP), and zero-inflated negative binomial (ZINB) models. Table F3 presents results for viewer recognition using alternative transformations of the dependent variable and Poisson regression. Across all specifications, the spillover effect estimates remain statistically insignificant and close to zero in magnitude.</w:t>
        </w:r>
      </w:ins>
    </w:p>
    <w:p w14:paraId="77695F6B" w14:textId="77777777" w:rsidR="002D5CDE" w:rsidRPr="00340C9F" w:rsidRDefault="002D5CDE" w:rsidP="002D5CDE">
      <w:pPr>
        <w:pStyle w:val="TableFiguretitle"/>
        <w:rPr>
          <w:ins w:id="129" w:author="Dylan CHEN" w:date="2026-03-27T23:43:00Z" w16du:dateUtc="2026-03-27T15:43:00Z"/>
        </w:rPr>
      </w:pPr>
      <w:ins w:id="130" w:author="Dylan CHEN" w:date="2026-03-27T23:43:00Z" w16du:dateUtc="2026-03-27T15:43:00Z">
        <w:r w:rsidRPr="00340C9F">
          <w:t>Table F2. Robustness Checks for Spillover Effects: Alternative Model Specifications for Human Answer Supply</w:t>
        </w:r>
      </w:ins>
    </w:p>
    <w:tbl>
      <w:tblPr>
        <w:tblW w:w="5000" w:type="pct"/>
        <w:jc w:val="center"/>
        <w:tblLayout w:type="fixed"/>
        <w:tblLook w:val="04A0" w:firstRow="1" w:lastRow="0" w:firstColumn="1" w:lastColumn="0" w:noHBand="0" w:noVBand="1"/>
      </w:tblPr>
      <w:tblGrid>
        <w:gridCol w:w="2485"/>
        <w:gridCol w:w="1662"/>
        <w:gridCol w:w="2288"/>
        <w:gridCol w:w="975"/>
        <w:gridCol w:w="975"/>
        <w:gridCol w:w="975"/>
      </w:tblGrid>
      <w:tr w:rsidR="002D5CDE" w:rsidRPr="002D5CDE" w14:paraId="65B26C9B" w14:textId="77777777" w:rsidTr="00417031">
        <w:trPr>
          <w:trHeight w:val="320"/>
          <w:jc w:val="center"/>
          <w:ins w:id="131" w:author="Dylan CHEN" w:date="2026-03-27T23:43:00Z" w16du:dateUtc="2026-03-27T15:43:00Z"/>
        </w:trPr>
        <w:tc>
          <w:tcPr>
            <w:tcW w:w="2485" w:type="dxa"/>
            <w:vMerge w:val="restart"/>
            <w:tcBorders>
              <w:top w:val="single" w:sz="8" w:space="0" w:color="auto"/>
              <w:left w:val="nil"/>
              <w:bottom w:val="nil"/>
              <w:right w:val="nil"/>
            </w:tcBorders>
            <w:noWrap/>
            <w:hideMark/>
          </w:tcPr>
          <w:p w14:paraId="09AB8234" w14:textId="77777777" w:rsidR="002D5CDE" w:rsidRPr="002D5CDE" w:rsidRDefault="002D5CDE" w:rsidP="002D5CDE">
            <w:pPr>
              <w:jc w:val="center"/>
              <w:rPr>
                <w:ins w:id="132" w:author="Dylan CHEN" w:date="2026-03-27T23:43:00Z" w16du:dateUtc="2026-03-27T15:43:00Z"/>
                <w:color w:val="000000"/>
                <w:sz w:val="20"/>
                <w:szCs w:val="20"/>
              </w:rPr>
            </w:pPr>
            <w:ins w:id="133" w:author="Dylan CHEN" w:date="2026-03-27T23:43:00Z" w16du:dateUtc="2026-03-27T15:43:00Z">
              <w:r w:rsidRPr="002D5CDE">
                <w:rPr>
                  <w:color w:val="000000"/>
                  <w:sz w:val="20"/>
                  <w:szCs w:val="20"/>
                </w:rPr>
                <w:t> </w:t>
              </w:r>
            </w:ins>
          </w:p>
        </w:tc>
        <w:tc>
          <w:tcPr>
            <w:tcW w:w="3950" w:type="dxa"/>
            <w:gridSpan w:val="2"/>
            <w:tcBorders>
              <w:top w:val="single" w:sz="8" w:space="0" w:color="auto"/>
              <w:left w:val="nil"/>
              <w:bottom w:val="nil"/>
              <w:right w:val="nil"/>
            </w:tcBorders>
            <w:noWrap/>
            <w:hideMark/>
          </w:tcPr>
          <w:p w14:paraId="13AEB96B" w14:textId="77777777" w:rsidR="002D5CDE" w:rsidRPr="002D5CDE" w:rsidRDefault="002D5CDE" w:rsidP="002D5CDE">
            <w:pPr>
              <w:jc w:val="center"/>
              <w:rPr>
                <w:ins w:id="134" w:author="Dylan CHEN" w:date="2026-03-27T23:43:00Z" w16du:dateUtc="2026-03-27T15:43:00Z"/>
                <w:color w:val="000000"/>
                <w:sz w:val="20"/>
                <w:szCs w:val="20"/>
              </w:rPr>
            </w:pPr>
            <w:ins w:id="135" w:author="Dylan CHEN" w:date="2026-03-27T23:43:00Z" w16du:dateUtc="2026-03-27T15:43:00Z">
              <w:r w:rsidRPr="002D5CDE">
                <w:rPr>
                  <w:color w:val="000000"/>
                  <w:sz w:val="20"/>
                  <w:szCs w:val="20"/>
                </w:rPr>
                <w:t>OLS</w:t>
              </w:r>
            </w:ins>
          </w:p>
        </w:tc>
        <w:tc>
          <w:tcPr>
            <w:tcW w:w="975" w:type="dxa"/>
            <w:tcBorders>
              <w:top w:val="single" w:sz="8" w:space="0" w:color="auto"/>
              <w:left w:val="nil"/>
              <w:bottom w:val="nil"/>
              <w:right w:val="nil"/>
            </w:tcBorders>
            <w:noWrap/>
            <w:hideMark/>
          </w:tcPr>
          <w:p w14:paraId="310BFE03" w14:textId="77777777" w:rsidR="002D5CDE" w:rsidRPr="002D5CDE" w:rsidRDefault="002D5CDE" w:rsidP="002D5CDE">
            <w:pPr>
              <w:jc w:val="center"/>
              <w:rPr>
                <w:ins w:id="136" w:author="Dylan CHEN" w:date="2026-03-27T23:43:00Z" w16du:dateUtc="2026-03-27T15:43:00Z"/>
                <w:color w:val="000000"/>
                <w:sz w:val="20"/>
                <w:szCs w:val="20"/>
              </w:rPr>
            </w:pPr>
            <w:ins w:id="137" w:author="Dylan CHEN" w:date="2026-03-27T23:43:00Z" w16du:dateUtc="2026-03-27T15:43:00Z">
              <w:r w:rsidRPr="002D5CDE">
                <w:rPr>
                  <w:color w:val="000000"/>
                  <w:sz w:val="20"/>
                  <w:szCs w:val="20"/>
                </w:rPr>
                <w:t>Poisson</w:t>
              </w:r>
            </w:ins>
          </w:p>
        </w:tc>
        <w:tc>
          <w:tcPr>
            <w:tcW w:w="975" w:type="dxa"/>
            <w:tcBorders>
              <w:top w:val="single" w:sz="8" w:space="0" w:color="auto"/>
              <w:left w:val="nil"/>
              <w:bottom w:val="nil"/>
              <w:right w:val="nil"/>
            </w:tcBorders>
            <w:noWrap/>
            <w:hideMark/>
          </w:tcPr>
          <w:p w14:paraId="341C7F26" w14:textId="77777777" w:rsidR="002D5CDE" w:rsidRPr="002D5CDE" w:rsidRDefault="002D5CDE" w:rsidP="002D5CDE">
            <w:pPr>
              <w:jc w:val="center"/>
              <w:rPr>
                <w:ins w:id="138" w:author="Dylan CHEN" w:date="2026-03-27T23:43:00Z" w16du:dateUtc="2026-03-27T15:43:00Z"/>
                <w:color w:val="000000"/>
                <w:sz w:val="20"/>
                <w:szCs w:val="20"/>
              </w:rPr>
            </w:pPr>
            <w:ins w:id="139" w:author="Dylan CHEN" w:date="2026-03-27T23:43:00Z" w16du:dateUtc="2026-03-27T15:43:00Z">
              <w:r w:rsidRPr="002D5CDE">
                <w:rPr>
                  <w:color w:val="000000"/>
                  <w:sz w:val="20"/>
                  <w:szCs w:val="20"/>
                </w:rPr>
                <w:t>ZIP</w:t>
              </w:r>
            </w:ins>
          </w:p>
        </w:tc>
        <w:tc>
          <w:tcPr>
            <w:tcW w:w="975" w:type="dxa"/>
            <w:tcBorders>
              <w:top w:val="single" w:sz="8" w:space="0" w:color="auto"/>
              <w:left w:val="nil"/>
              <w:bottom w:val="nil"/>
              <w:right w:val="nil"/>
            </w:tcBorders>
            <w:noWrap/>
            <w:hideMark/>
          </w:tcPr>
          <w:p w14:paraId="4446A846" w14:textId="77777777" w:rsidR="002D5CDE" w:rsidRPr="002D5CDE" w:rsidRDefault="002D5CDE" w:rsidP="002D5CDE">
            <w:pPr>
              <w:jc w:val="center"/>
              <w:rPr>
                <w:ins w:id="140" w:author="Dylan CHEN" w:date="2026-03-27T23:43:00Z" w16du:dateUtc="2026-03-27T15:43:00Z"/>
                <w:color w:val="000000"/>
                <w:sz w:val="20"/>
                <w:szCs w:val="20"/>
              </w:rPr>
            </w:pPr>
            <w:ins w:id="141" w:author="Dylan CHEN" w:date="2026-03-27T23:43:00Z" w16du:dateUtc="2026-03-27T15:43:00Z">
              <w:r w:rsidRPr="002D5CDE">
                <w:rPr>
                  <w:color w:val="000000"/>
                  <w:sz w:val="20"/>
                  <w:szCs w:val="20"/>
                </w:rPr>
                <w:t>ZINB</w:t>
              </w:r>
            </w:ins>
          </w:p>
        </w:tc>
      </w:tr>
      <w:tr w:rsidR="002D5CDE" w:rsidRPr="002D5CDE" w14:paraId="1D5E8561" w14:textId="77777777" w:rsidTr="00417031">
        <w:trPr>
          <w:trHeight w:val="320"/>
          <w:jc w:val="center"/>
          <w:ins w:id="142" w:author="Dylan CHEN" w:date="2026-03-27T23:43:00Z" w16du:dateUtc="2026-03-27T15:43:00Z"/>
        </w:trPr>
        <w:tc>
          <w:tcPr>
            <w:tcW w:w="2485" w:type="dxa"/>
            <w:vMerge/>
            <w:tcBorders>
              <w:top w:val="single" w:sz="8" w:space="0" w:color="auto"/>
              <w:left w:val="nil"/>
              <w:bottom w:val="nil"/>
              <w:right w:val="nil"/>
            </w:tcBorders>
            <w:hideMark/>
          </w:tcPr>
          <w:p w14:paraId="08FD54B9" w14:textId="77777777" w:rsidR="002D5CDE" w:rsidRPr="002D5CDE" w:rsidRDefault="002D5CDE" w:rsidP="002D5CDE">
            <w:pPr>
              <w:rPr>
                <w:ins w:id="143" w:author="Dylan CHEN" w:date="2026-03-27T23:43:00Z" w16du:dateUtc="2026-03-27T15:43:00Z"/>
                <w:color w:val="000000"/>
                <w:sz w:val="20"/>
                <w:szCs w:val="20"/>
              </w:rPr>
            </w:pPr>
          </w:p>
        </w:tc>
        <w:tc>
          <w:tcPr>
            <w:tcW w:w="1662" w:type="dxa"/>
            <w:tcBorders>
              <w:top w:val="nil"/>
              <w:left w:val="nil"/>
              <w:bottom w:val="nil"/>
              <w:right w:val="nil"/>
            </w:tcBorders>
            <w:noWrap/>
            <w:hideMark/>
          </w:tcPr>
          <w:p w14:paraId="79A7EB96" w14:textId="77777777" w:rsidR="002D5CDE" w:rsidRPr="002D5CDE" w:rsidRDefault="002D5CDE" w:rsidP="002D5CDE">
            <w:pPr>
              <w:jc w:val="center"/>
              <w:rPr>
                <w:ins w:id="144" w:author="Dylan CHEN" w:date="2026-03-27T23:43:00Z" w16du:dateUtc="2026-03-27T15:43:00Z"/>
                <w:color w:val="000000"/>
                <w:sz w:val="20"/>
                <w:szCs w:val="20"/>
              </w:rPr>
            </w:pPr>
            <w:ins w:id="145" w:author="Dylan CHEN" w:date="2026-03-27T23:43:00Z" w16du:dateUtc="2026-03-27T15:43:00Z">
              <w:r w:rsidRPr="002D5CDE">
                <w:rPr>
                  <w:color w:val="000000"/>
                  <w:sz w:val="20"/>
                  <w:szCs w:val="20"/>
                </w:rPr>
                <w:t>(1)</w:t>
              </w:r>
            </w:ins>
          </w:p>
        </w:tc>
        <w:tc>
          <w:tcPr>
            <w:tcW w:w="2288" w:type="dxa"/>
            <w:tcBorders>
              <w:top w:val="nil"/>
              <w:left w:val="nil"/>
              <w:bottom w:val="nil"/>
              <w:right w:val="nil"/>
            </w:tcBorders>
            <w:noWrap/>
            <w:hideMark/>
          </w:tcPr>
          <w:p w14:paraId="3A05C40A" w14:textId="77777777" w:rsidR="002D5CDE" w:rsidRPr="002D5CDE" w:rsidRDefault="002D5CDE" w:rsidP="002D5CDE">
            <w:pPr>
              <w:jc w:val="center"/>
              <w:rPr>
                <w:ins w:id="146" w:author="Dylan CHEN" w:date="2026-03-27T23:43:00Z" w16du:dateUtc="2026-03-27T15:43:00Z"/>
                <w:color w:val="000000"/>
                <w:sz w:val="20"/>
                <w:szCs w:val="20"/>
              </w:rPr>
            </w:pPr>
            <w:ins w:id="147" w:author="Dylan CHEN" w:date="2026-03-27T23:43:00Z" w16du:dateUtc="2026-03-27T15:43:00Z">
              <w:r w:rsidRPr="002D5CDE">
                <w:rPr>
                  <w:color w:val="000000"/>
                  <w:sz w:val="20"/>
                  <w:szCs w:val="20"/>
                </w:rPr>
                <w:t>(2)</w:t>
              </w:r>
            </w:ins>
          </w:p>
        </w:tc>
        <w:tc>
          <w:tcPr>
            <w:tcW w:w="975" w:type="dxa"/>
            <w:tcBorders>
              <w:top w:val="nil"/>
              <w:left w:val="nil"/>
              <w:bottom w:val="nil"/>
              <w:right w:val="nil"/>
            </w:tcBorders>
            <w:noWrap/>
            <w:hideMark/>
          </w:tcPr>
          <w:p w14:paraId="0A3E98B7" w14:textId="77777777" w:rsidR="002D5CDE" w:rsidRPr="002D5CDE" w:rsidRDefault="002D5CDE" w:rsidP="002D5CDE">
            <w:pPr>
              <w:jc w:val="center"/>
              <w:rPr>
                <w:ins w:id="148" w:author="Dylan CHEN" w:date="2026-03-27T23:43:00Z" w16du:dateUtc="2026-03-27T15:43:00Z"/>
                <w:color w:val="000000"/>
                <w:sz w:val="20"/>
                <w:szCs w:val="20"/>
              </w:rPr>
            </w:pPr>
            <w:ins w:id="149" w:author="Dylan CHEN" w:date="2026-03-27T23:43:00Z" w16du:dateUtc="2026-03-27T15:43:00Z">
              <w:r w:rsidRPr="002D5CDE">
                <w:rPr>
                  <w:color w:val="000000"/>
                  <w:sz w:val="20"/>
                  <w:szCs w:val="20"/>
                </w:rPr>
                <w:t>(3)</w:t>
              </w:r>
            </w:ins>
          </w:p>
        </w:tc>
        <w:tc>
          <w:tcPr>
            <w:tcW w:w="975" w:type="dxa"/>
            <w:tcBorders>
              <w:top w:val="nil"/>
              <w:left w:val="nil"/>
              <w:bottom w:val="nil"/>
              <w:right w:val="nil"/>
            </w:tcBorders>
            <w:noWrap/>
            <w:hideMark/>
          </w:tcPr>
          <w:p w14:paraId="1E75593B" w14:textId="77777777" w:rsidR="002D5CDE" w:rsidRPr="002D5CDE" w:rsidRDefault="002D5CDE" w:rsidP="002D5CDE">
            <w:pPr>
              <w:jc w:val="center"/>
              <w:rPr>
                <w:ins w:id="150" w:author="Dylan CHEN" w:date="2026-03-27T23:43:00Z" w16du:dateUtc="2026-03-27T15:43:00Z"/>
                <w:color w:val="000000"/>
                <w:sz w:val="20"/>
                <w:szCs w:val="20"/>
              </w:rPr>
            </w:pPr>
            <w:ins w:id="151" w:author="Dylan CHEN" w:date="2026-03-27T23:43:00Z" w16du:dateUtc="2026-03-27T15:43:00Z">
              <w:r w:rsidRPr="002D5CDE">
                <w:rPr>
                  <w:color w:val="000000"/>
                  <w:sz w:val="20"/>
                  <w:szCs w:val="20"/>
                </w:rPr>
                <w:t>(4)</w:t>
              </w:r>
            </w:ins>
          </w:p>
        </w:tc>
        <w:tc>
          <w:tcPr>
            <w:tcW w:w="975" w:type="dxa"/>
            <w:tcBorders>
              <w:top w:val="nil"/>
              <w:left w:val="nil"/>
              <w:bottom w:val="nil"/>
              <w:right w:val="nil"/>
            </w:tcBorders>
            <w:noWrap/>
            <w:hideMark/>
          </w:tcPr>
          <w:p w14:paraId="16ED017B" w14:textId="77777777" w:rsidR="002D5CDE" w:rsidRPr="002D5CDE" w:rsidRDefault="002D5CDE" w:rsidP="002D5CDE">
            <w:pPr>
              <w:jc w:val="center"/>
              <w:rPr>
                <w:ins w:id="152" w:author="Dylan CHEN" w:date="2026-03-27T23:43:00Z" w16du:dateUtc="2026-03-27T15:43:00Z"/>
                <w:color w:val="000000"/>
                <w:sz w:val="20"/>
                <w:szCs w:val="20"/>
              </w:rPr>
            </w:pPr>
            <w:ins w:id="153" w:author="Dylan CHEN" w:date="2026-03-27T23:43:00Z" w16du:dateUtc="2026-03-27T15:43:00Z">
              <w:r w:rsidRPr="002D5CDE">
                <w:rPr>
                  <w:color w:val="000000"/>
                  <w:sz w:val="20"/>
                  <w:szCs w:val="20"/>
                </w:rPr>
                <w:t>(5)</w:t>
              </w:r>
            </w:ins>
          </w:p>
        </w:tc>
      </w:tr>
      <w:tr w:rsidR="002D5CDE" w:rsidRPr="002D5CDE" w14:paraId="176971CD" w14:textId="77777777" w:rsidTr="00417031">
        <w:trPr>
          <w:trHeight w:val="360"/>
          <w:jc w:val="center"/>
          <w:ins w:id="154" w:author="Dylan CHEN" w:date="2026-03-27T23:43:00Z" w16du:dateUtc="2026-03-27T15:43:00Z"/>
        </w:trPr>
        <w:tc>
          <w:tcPr>
            <w:tcW w:w="2485" w:type="dxa"/>
            <w:vMerge/>
            <w:tcBorders>
              <w:top w:val="single" w:sz="8" w:space="0" w:color="auto"/>
              <w:left w:val="nil"/>
              <w:bottom w:val="nil"/>
              <w:right w:val="nil"/>
            </w:tcBorders>
            <w:hideMark/>
          </w:tcPr>
          <w:p w14:paraId="4E2FAED5" w14:textId="77777777" w:rsidR="002D5CDE" w:rsidRPr="002D5CDE" w:rsidRDefault="002D5CDE" w:rsidP="002D5CDE">
            <w:pPr>
              <w:rPr>
                <w:ins w:id="155" w:author="Dylan CHEN" w:date="2026-03-27T23:43:00Z" w16du:dateUtc="2026-03-27T15:43:00Z"/>
                <w:color w:val="000000"/>
                <w:sz w:val="20"/>
                <w:szCs w:val="20"/>
              </w:rPr>
            </w:pPr>
          </w:p>
        </w:tc>
        <w:tc>
          <w:tcPr>
            <w:tcW w:w="3950" w:type="dxa"/>
            <w:gridSpan w:val="2"/>
            <w:tcBorders>
              <w:top w:val="nil"/>
              <w:left w:val="nil"/>
              <w:bottom w:val="single" w:sz="8" w:space="0" w:color="auto"/>
              <w:right w:val="nil"/>
            </w:tcBorders>
            <w:noWrap/>
            <w:hideMark/>
          </w:tcPr>
          <w:p w14:paraId="1652FDFE" w14:textId="77777777" w:rsidR="002D5CDE" w:rsidRPr="002D5CDE" w:rsidRDefault="002D5CDE" w:rsidP="002D5CDE">
            <w:pPr>
              <w:jc w:val="center"/>
              <w:rPr>
                <w:ins w:id="156" w:author="Dylan CHEN" w:date="2026-03-27T23:43:00Z" w16du:dateUtc="2026-03-27T15:43:00Z"/>
                <w:color w:val="000000"/>
                <w:sz w:val="20"/>
                <w:szCs w:val="20"/>
              </w:rPr>
            </w:pPr>
            <w:ins w:id="157" w:author="Dylan CHEN" w:date="2026-03-27T23:43:00Z" w16du:dateUtc="2026-03-27T15:43:00Z">
              <w:r w:rsidRPr="002D5CDE">
                <w:rPr>
                  <w:color w:val="000000"/>
                  <w:sz w:val="20"/>
                  <w:szCs w:val="20"/>
                </w:rPr>
                <w:t>DV: log of the number of human answers provided within 7 days (</w:t>
              </w:r>
              <w:r w:rsidRPr="002D5CDE">
                <w:rPr>
                  <w:i/>
                  <w:iCs/>
                  <w:color w:val="000000"/>
                  <w:sz w:val="20"/>
                  <w:szCs w:val="20"/>
                </w:rPr>
                <w:t>answerNum</w:t>
              </w:r>
              <w:r w:rsidRPr="002D5CDE">
                <w:rPr>
                  <w:i/>
                  <w:iCs/>
                  <w:color w:val="000000"/>
                  <w:sz w:val="20"/>
                  <w:szCs w:val="20"/>
                  <w:vertAlign w:val="subscript"/>
                </w:rPr>
                <w:t>i</w:t>
              </w:r>
              <w:r w:rsidRPr="002D5CDE">
                <w:rPr>
                  <w:color w:val="000000"/>
                  <w:sz w:val="20"/>
                  <w:szCs w:val="20"/>
                </w:rPr>
                <w:t>)</w:t>
              </w:r>
            </w:ins>
          </w:p>
        </w:tc>
        <w:tc>
          <w:tcPr>
            <w:tcW w:w="2925" w:type="dxa"/>
            <w:gridSpan w:val="3"/>
            <w:tcBorders>
              <w:top w:val="nil"/>
              <w:left w:val="nil"/>
              <w:bottom w:val="single" w:sz="8" w:space="0" w:color="auto"/>
              <w:right w:val="nil"/>
            </w:tcBorders>
            <w:noWrap/>
            <w:hideMark/>
          </w:tcPr>
          <w:p w14:paraId="08E6C03C" w14:textId="77777777" w:rsidR="002D5CDE" w:rsidRPr="002D5CDE" w:rsidRDefault="002D5CDE" w:rsidP="002D5CDE">
            <w:pPr>
              <w:jc w:val="center"/>
              <w:rPr>
                <w:ins w:id="158" w:author="Dylan CHEN" w:date="2026-03-27T23:43:00Z" w16du:dateUtc="2026-03-27T15:43:00Z"/>
                <w:color w:val="000000"/>
                <w:sz w:val="20"/>
                <w:szCs w:val="20"/>
              </w:rPr>
            </w:pPr>
            <w:ins w:id="159" w:author="Dylan CHEN" w:date="2026-03-27T23:43:00Z" w16du:dateUtc="2026-03-27T15:43:00Z">
              <w:r w:rsidRPr="002D5CDE">
                <w:rPr>
                  <w:color w:val="000000"/>
                  <w:sz w:val="20"/>
                  <w:szCs w:val="20"/>
                </w:rPr>
                <w:t>DV: the number of human answers provided within 7 days</w:t>
              </w:r>
            </w:ins>
          </w:p>
        </w:tc>
      </w:tr>
      <w:tr w:rsidR="002D5CDE" w:rsidRPr="002D5CDE" w14:paraId="39451CD0" w14:textId="77777777" w:rsidTr="00417031">
        <w:trPr>
          <w:trHeight w:val="320"/>
          <w:jc w:val="center"/>
          <w:ins w:id="160" w:author="Dylan CHEN" w:date="2026-03-27T23:43:00Z" w16du:dateUtc="2026-03-27T15:43:00Z"/>
        </w:trPr>
        <w:tc>
          <w:tcPr>
            <w:tcW w:w="2485" w:type="dxa"/>
            <w:vMerge w:val="restart"/>
            <w:tcBorders>
              <w:top w:val="nil"/>
              <w:left w:val="nil"/>
              <w:bottom w:val="single" w:sz="8" w:space="0" w:color="000000"/>
              <w:right w:val="nil"/>
            </w:tcBorders>
            <w:noWrap/>
            <w:hideMark/>
          </w:tcPr>
          <w:p w14:paraId="433F7B32" w14:textId="77777777" w:rsidR="002D5CDE" w:rsidRPr="002D5CDE" w:rsidRDefault="002D5CDE" w:rsidP="002D5CDE">
            <w:pPr>
              <w:rPr>
                <w:ins w:id="161" w:author="Dylan CHEN" w:date="2026-03-27T23:43:00Z" w16du:dateUtc="2026-03-27T15:43:00Z"/>
                <w:i/>
                <w:iCs/>
                <w:color w:val="000000"/>
                <w:sz w:val="20"/>
                <w:szCs w:val="20"/>
              </w:rPr>
            </w:pPr>
            <w:ins w:id="162" w:author="Dylan CHEN" w:date="2026-03-27T23:43:00Z" w16du:dateUtc="2026-03-27T15:43:00Z">
              <w:r w:rsidRPr="002D5CDE">
                <w:rPr>
                  <w:i/>
                  <w:iCs/>
                  <w:color w:val="000000"/>
                  <w:sz w:val="20"/>
                  <w:szCs w:val="20"/>
                </w:rPr>
                <w:t>post-AI deployment control group indicator</w:t>
              </w:r>
            </w:ins>
          </w:p>
        </w:tc>
        <w:tc>
          <w:tcPr>
            <w:tcW w:w="1662" w:type="dxa"/>
            <w:tcBorders>
              <w:top w:val="nil"/>
              <w:left w:val="nil"/>
              <w:bottom w:val="nil"/>
              <w:right w:val="nil"/>
            </w:tcBorders>
            <w:noWrap/>
            <w:hideMark/>
          </w:tcPr>
          <w:p w14:paraId="75661011" w14:textId="77777777" w:rsidR="002D5CDE" w:rsidRPr="002D5CDE" w:rsidRDefault="002D5CDE" w:rsidP="002D5CDE">
            <w:pPr>
              <w:jc w:val="center"/>
              <w:rPr>
                <w:ins w:id="163" w:author="Dylan CHEN" w:date="2026-03-27T23:43:00Z" w16du:dateUtc="2026-03-27T15:43:00Z"/>
                <w:color w:val="000000"/>
                <w:sz w:val="20"/>
                <w:szCs w:val="20"/>
              </w:rPr>
            </w:pPr>
            <w:ins w:id="164" w:author="Dylan CHEN" w:date="2026-03-27T23:43:00Z" w16du:dateUtc="2026-03-27T15:43:00Z">
              <w:r w:rsidRPr="002D5CDE">
                <w:rPr>
                  <w:color w:val="000000"/>
                  <w:sz w:val="20"/>
                  <w:szCs w:val="20"/>
                </w:rPr>
                <w:t>-0.022</w:t>
              </w:r>
            </w:ins>
          </w:p>
        </w:tc>
        <w:tc>
          <w:tcPr>
            <w:tcW w:w="2288" w:type="dxa"/>
            <w:tcBorders>
              <w:top w:val="nil"/>
              <w:left w:val="nil"/>
              <w:bottom w:val="nil"/>
              <w:right w:val="nil"/>
            </w:tcBorders>
            <w:noWrap/>
            <w:hideMark/>
          </w:tcPr>
          <w:p w14:paraId="67835362" w14:textId="77777777" w:rsidR="002D5CDE" w:rsidRPr="002D5CDE" w:rsidRDefault="002D5CDE" w:rsidP="002D5CDE">
            <w:pPr>
              <w:jc w:val="center"/>
              <w:rPr>
                <w:ins w:id="165" w:author="Dylan CHEN" w:date="2026-03-27T23:43:00Z" w16du:dateUtc="2026-03-27T15:43:00Z"/>
                <w:color w:val="000000"/>
                <w:sz w:val="20"/>
                <w:szCs w:val="20"/>
              </w:rPr>
            </w:pPr>
            <w:ins w:id="166" w:author="Dylan CHEN" w:date="2026-03-27T23:43:00Z" w16du:dateUtc="2026-03-27T15:43:00Z">
              <w:r w:rsidRPr="002D5CDE">
                <w:rPr>
                  <w:color w:val="000000"/>
                  <w:sz w:val="20"/>
                  <w:szCs w:val="20"/>
                </w:rPr>
                <w:t>-0.026</w:t>
              </w:r>
            </w:ins>
          </w:p>
        </w:tc>
        <w:tc>
          <w:tcPr>
            <w:tcW w:w="975" w:type="dxa"/>
            <w:tcBorders>
              <w:top w:val="nil"/>
              <w:left w:val="nil"/>
              <w:bottom w:val="nil"/>
              <w:right w:val="nil"/>
            </w:tcBorders>
            <w:noWrap/>
            <w:hideMark/>
          </w:tcPr>
          <w:p w14:paraId="3422D681" w14:textId="77777777" w:rsidR="002D5CDE" w:rsidRPr="002D5CDE" w:rsidRDefault="002D5CDE" w:rsidP="002D5CDE">
            <w:pPr>
              <w:jc w:val="center"/>
              <w:rPr>
                <w:ins w:id="167" w:author="Dylan CHEN" w:date="2026-03-27T23:43:00Z" w16du:dateUtc="2026-03-27T15:43:00Z"/>
                <w:color w:val="000000"/>
                <w:sz w:val="20"/>
                <w:szCs w:val="20"/>
              </w:rPr>
            </w:pPr>
            <w:ins w:id="168" w:author="Dylan CHEN" w:date="2026-03-27T23:43:00Z" w16du:dateUtc="2026-03-27T15:43:00Z">
              <w:r w:rsidRPr="002D5CDE">
                <w:rPr>
                  <w:color w:val="000000"/>
                  <w:sz w:val="20"/>
                  <w:szCs w:val="20"/>
                </w:rPr>
                <w:t>-0.019</w:t>
              </w:r>
            </w:ins>
          </w:p>
        </w:tc>
        <w:tc>
          <w:tcPr>
            <w:tcW w:w="975" w:type="dxa"/>
            <w:tcBorders>
              <w:top w:val="nil"/>
              <w:left w:val="nil"/>
              <w:bottom w:val="nil"/>
              <w:right w:val="nil"/>
            </w:tcBorders>
            <w:noWrap/>
            <w:hideMark/>
          </w:tcPr>
          <w:p w14:paraId="378BEF07" w14:textId="77777777" w:rsidR="002D5CDE" w:rsidRPr="002D5CDE" w:rsidRDefault="002D5CDE" w:rsidP="002D5CDE">
            <w:pPr>
              <w:jc w:val="center"/>
              <w:rPr>
                <w:ins w:id="169" w:author="Dylan CHEN" w:date="2026-03-27T23:43:00Z" w16du:dateUtc="2026-03-27T15:43:00Z"/>
                <w:color w:val="000000"/>
                <w:sz w:val="20"/>
                <w:szCs w:val="20"/>
              </w:rPr>
            </w:pPr>
            <w:ins w:id="170" w:author="Dylan CHEN" w:date="2026-03-27T23:43:00Z" w16du:dateUtc="2026-03-27T15:43:00Z">
              <w:r w:rsidRPr="002D5CDE">
                <w:rPr>
                  <w:color w:val="000000"/>
                  <w:sz w:val="20"/>
                  <w:szCs w:val="20"/>
                </w:rPr>
                <w:t>-0.019</w:t>
              </w:r>
            </w:ins>
          </w:p>
        </w:tc>
        <w:tc>
          <w:tcPr>
            <w:tcW w:w="975" w:type="dxa"/>
            <w:tcBorders>
              <w:top w:val="nil"/>
              <w:left w:val="nil"/>
              <w:bottom w:val="nil"/>
              <w:right w:val="nil"/>
            </w:tcBorders>
            <w:noWrap/>
            <w:hideMark/>
          </w:tcPr>
          <w:p w14:paraId="0E5DA30F" w14:textId="77777777" w:rsidR="002D5CDE" w:rsidRPr="002D5CDE" w:rsidRDefault="002D5CDE" w:rsidP="002D5CDE">
            <w:pPr>
              <w:jc w:val="center"/>
              <w:rPr>
                <w:ins w:id="171" w:author="Dylan CHEN" w:date="2026-03-27T23:43:00Z" w16du:dateUtc="2026-03-27T15:43:00Z"/>
                <w:color w:val="000000"/>
                <w:sz w:val="20"/>
                <w:szCs w:val="20"/>
              </w:rPr>
            </w:pPr>
            <w:ins w:id="172" w:author="Dylan CHEN" w:date="2026-03-27T23:43:00Z" w16du:dateUtc="2026-03-27T15:43:00Z">
              <w:r w:rsidRPr="002D5CDE">
                <w:rPr>
                  <w:color w:val="000000"/>
                  <w:sz w:val="20"/>
                  <w:szCs w:val="20"/>
                </w:rPr>
                <w:t>-0.019</w:t>
              </w:r>
            </w:ins>
          </w:p>
        </w:tc>
      </w:tr>
      <w:tr w:rsidR="002D5CDE" w:rsidRPr="002D5CDE" w14:paraId="00558B4F" w14:textId="77777777" w:rsidTr="00417031">
        <w:trPr>
          <w:trHeight w:val="340"/>
          <w:jc w:val="center"/>
          <w:ins w:id="173" w:author="Dylan CHEN" w:date="2026-03-27T23:43:00Z" w16du:dateUtc="2026-03-27T15:43:00Z"/>
        </w:trPr>
        <w:tc>
          <w:tcPr>
            <w:tcW w:w="2485" w:type="dxa"/>
            <w:vMerge/>
            <w:tcBorders>
              <w:top w:val="nil"/>
              <w:left w:val="nil"/>
              <w:bottom w:val="single" w:sz="8" w:space="0" w:color="000000"/>
              <w:right w:val="nil"/>
            </w:tcBorders>
            <w:hideMark/>
          </w:tcPr>
          <w:p w14:paraId="2B6F3167" w14:textId="77777777" w:rsidR="002D5CDE" w:rsidRPr="002D5CDE" w:rsidRDefault="002D5CDE" w:rsidP="002D5CDE">
            <w:pPr>
              <w:rPr>
                <w:ins w:id="174" w:author="Dylan CHEN" w:date="2026-03-27T23:43:00Z" w16du:dateUtc="2026-03-27T15:43:00Z"/>
                <w:i/>
                <w:iCs/>
                <w:color w:val="000000"/>
                <w:sz w:val="20"/>
                <w:szCs w:val="20"/>
              </w:rPr>
            </w:pPr>
          </w:p>
        </w:tc>
        <w:tc>
          <w:tcPr>
            <w:tcW w:w="1662" w:type="dxa"/>
            <w:tcBorders>
              <w:top w:val="nil"/>
              <w:left w:val="nil"/>
              <w:bottom w:val="single" w:sz="8" w:space="0" w:color="auto"/>
              <w:right w:val="nil"/>
            </w:tcBorders>
            <w:noWrap/>
            <w:hideMark/>
          </w:tcPr>
          <w:p w14:paraId="63C70E17" w14:textId="77777777" w:rsidR="002D5CDE" w:rsidRPr="002D5CDE" w:rsidRDefault="002D5CDE" w:rsidP="002D5CDE">
            <w:pPr>
              <w:jc w:val="center"/>
              <w:rPr>
                <w:ins w:id="175" w:author="Dylan CHEN" w:date="2026-03-27T23:43:00Z" w16du:dateUtc="2026-03-27T15:43:00Z"/>
                <w:color w:val="000000"/>
                <w:sz w:val="20"/>
                <w:szCs w:val="20"/>
              </w:rPr>
            </w:pPr>
            <w:ins w:id="176" w:author="Dylan CHEN" w:date="2026-03-27T23:43:00Z" w16du:dateUtc="2026-03-27T15:43:00Z">
              <w:r w:rsidRPr="002D5CDE">
                <w:rPr>
                  <w:color w:val="000000"/>
                  <w:sz w:val="20"/>
                  <w:szCs w:val="20"/>
                </w:rPr>
                <w:t>(0.015)</w:t>
              </w:r>
            </w:ins>
          </w:p>
        </w:tc>
        <w:tc>
          <w:tcPr>
            <w:tcW w:w="2288" w:type="dxa"/>
            <w:tcBorders>
              <w:top w:val="nil"/>
              <w:left w:val="nil"/>
              <w:bottom w:val="single" w:sz="8" w:space="0" w:color="auto"/>
              <w:right w:val="nil"/>
            </w:tcBorders>
            <w:noWrap/>
            <w:hideMark/>
          </w:tcPr>
          <w:p w14:paraId="667461BE" w14:textId="77777777" w:rsidR="002D5CDE" w:rsidRPr="002D5CDE" w:rsidRDefault="002D5CDE" w:rsidP="002D5CDE">
            <w:pPr>
              <w:jc w:val="center"/>
              <w:rPr>
                <w:ins w:id="177" w:author="Dylan CHEN" w:date="2026-03-27T23:43:00Z" w16du:dateUtc="2026-03-27T15:43:00Z"/>
                <w:color w:val="000000"/>
                <w:sz w:val="20"/>
                <w:szCs w:val="20"/>
              </w:rPr>
            </w:pPr>
            <w:ins w:id="178" w:author="Dylan CHEN" w:date="2026-03-27T23:43:00Z" w16du:dateUtc="2026-03-27T15:43:00Z">
              <w:r w:rsidRPr="002D5CDE">
                <w:rPr>
                  <w:color w:val="000000"/>
                  <w:sz w:val="20"/>
                  <w:szCs w:val="20"/>
                </w:rPr>
                <w:t>(0.015)</w:t>
              </w:r>
            </w:ins>
          </w:p>
        </w:tc>
        <w:tc>
          <w:tcPr>
            <w:tcW w:w="975" w:type="dxa"/>
            <w:tcBorders>
              <w:top w:val="nil"/>
              <w:left w:val="nil"/>
              <w:bottom w:val="single" w:sz="8" w:space="0" w:color="auto"/>
              <w:right w:val="nil"/>
            </w:tcBorders>
            <w:noWrap/>
            <w:hideMark/>
          </w:tcPr>
          <w:p w14:paraId="19D6AA9D" w14:textId="77777777" w:rsidR="002D5CDE" w:rsidRPr="002D5CDE" w:rsidRDefault="002D5CDE" w:rsidP="002D5CDE">
            <w:pPr>
              <w:jc w:val="center"/>
              <w:rPr>
                <w:ins w:id="179" w:author="Dylan CHEN" w:date="2026-03-27T23:43:00Z" w16du:dateUtc="2026-03-27T15:43:00Z"/>
                <w:color w:val="000000"/>
                <w:sz w:val="20"/>
                <w:szCs w:val="20"/>
              </w:rPr>
            </w:pPr>
            <w:ins w:id="180" w:author="Dylan CHEN" w:date="2026-03-27T23:43:00Z" w16du:dateUtc="2026-03-27T15:43:00Z">
              <w:r w:rsidRPr="002D5CDE">
                <w:rPr>
                  <w:color w:val="000000"/>
                  <w:sz w:val="20"/>
                  <w:szCs w:val="20"/>
                </w:rPr>
                <w:t>(0.042)</w:t>
              </w:r>
            </w:ins>
          </w:p>
        </w:tc>
        <w:tc>
          <w:tcPr>
            <w:tcW w:w="975" w:type="dxa"/>
            <w:tcBorders>
              <w:top w:val="nil"/>
              <w:left w:val="nil"/>
              <w:bottom w:val="single" w:sz="8" w:space="0" w:color="auto"/>
              <w:right w:val="nil"/>
            </w:tcBorders>
            <w:noWrap/>
            <w:hideMark/>
          </w:tcPr>
          <w:p w14:paraId="5B5C14C9" w14:textId="77777777" w:rsidR="002D5CDE" w:rsidRPr="002D5CDE" w:rsidRDefault="002D5CDE" w:rsidP="002D5CDE">
            <w:pPr>
              <w:jc w:val="center"/>
              <w:rPr>
                <w:ins w:id="181" w:author="Dylan CHEN" w:date="2026-03-27T23:43:00Z" w16du:dateUtc="2026-03-27T15:43:00Z"/>
                <w:color w:val="000000"/>
                <w:sz w:val="20"/>
                <w:szCs w:val="20"/>
              </w:rPr>
            </w:pPr>
            <w:ins w:id="182" w:author="Dylan CHEN" w:date="2026-03-27T23:43:00Z" w16du:dateUtc="2026-03-27T15:43:00Z">
              <w:r w:rsidRPr="002D5CDE">
                <w:rPr>
                  <w:color w:val="000000"/>
                  <w:sz w:val="20"/>
                  <w:szCs w:val="20"/>
                </w:rPr>
                <w:t>(0.042)</w:t>
              </w:r>
            </w:ins>
          </w:p>
        </w:tc>
        <w:tc>
          <w:tcPr>
            <w:tcW w:w="975" w:type="dxa"/>
            <w:tcBorders>
              <w:top w:val="nil"/>
              <w:left w:val="nil"/>
              <w:bottom w:val="single" w:sz="8" w:space="0" w:color="auto"/>
              <w:right w:val="nil"/>
            </w:tcBorders>
            <w:noWrap/>
            <w:hideMark/>
          </w:tcPr>
          <w:p w14:paraId="7696555B" w14:textId="77777777" w:rsidR="002D5CDE" w:rsidRPr="002D5CDE" w:rsidRDefault="002D5CDE" w:rsidP="002D5CDE">
            <w:pPr>
              <w:jc w:val="center"/>
              <w:rPr>
                <w:ins w:id="183" w:author="Dylan CHEN" w:date="2026-03-27T23:43:00Z" w16du:dateUtc="2026-03-27T15:43:00Z"/>
                <w:color w:val="000000"/>
                <w:sz w:val="20"/>
                <w:szCs w:val="20"/>
              </w:rPr>
            </w:pPr>
            <w:ins w:id="184" w:author="Dylan CHEN" w:date="2026-03-27T23:43:00Z" w16du:dateUtc="2026-03-27T15:43:00Z">
              <w:r w:rsidRPr="002D5CDE">
                <w:rPr>
                  <w:color w:val="000000"/>
                  <w:sz w:val="20"/>
                  <w:szCs w:val="20"/>
                </w:rPr>
                <w:t>(0.042)</w:t>
              </w:r>
            </w:ins>
          </w:p>
        </w:tc>
      </w:tr>
      <w:tr w:rsidR="002D5CDE" w:rsidRPr="002D5CDE" w14:paraId="24BC79AD" w14:textId="77777777" w:rsidTr="00417031">
        <w:trPr>
          <w:trHeight w:val="320"/>
          <w:jc w:val="center"/>
          <w:ins w:id="185" w:author="Dylan CHEN" w:date="2026-03-27T23:43:00Z" w16du:dateUtc="2026-03-27T15:43:00Z"/>
        </w:trPr>
        <w:tc>
          <w:tcPr>
            <w:tcW w:w="2485" w:type="dxa"/>
            <w:tcBorders>
              <w:top w:val="nil"/>
              <w:left w:val="nil"/>
              <w:bottom w:val="nil"/>
              <w:right w:val="nil"/>
            </w:tcBorders>
            <w:noWrap/>
            <w:hideMark/>
          </w:tcPr>
          <w:p w14:paraId="6CCE03ED" w14:textId="77777777" w:rsidR="002D5CDE" w:rsidRPr="002D5CDE" w:rsidRDefault="002D5CDE" w:rsidP="002D5CDE">
            <w:pPr>
              <w:rPr>
                <w:ins w:id="186" w:author="Dylan CHEN" w:date="2026-03-27T23:43:00Z" w16du:dateUtc="2026-03-27T15:43:00Z"/>
                <w:color w:val="000000"/>
                <w:sz w:val="20"/>
                <w:szCs w:val="20"/>
              </w:rPr>
            </w:pPr>
            <w:ins w:id="187" w:author="Dylan CHEN" w:date="2026-03-27T23:43:00Z" w16du:dateUtc="2026-03-27T15:43:00Z">
              <w:r w:rsidRPr="002D5CDE">
                <w:rPr>
                  <w:color w:val="000000"/>
                  <w:sz w:val="20"/>
                  <w:szCs w:val="20"/>
                </w:rPr>
                <w:t>other controls</w:t>
              </w:r>
            </w:ins>
          </w:p>
        </w:tc>
        <w:tc>
          <w:tcPr>
            <w:tcW w:w="1662" w:type="dxa"/>
            <w:tcBorders>
              <w:top w:val="nil"/>
              <w:left w:val="nil"/>
              <w:bottom w:val="nil"/>
              <w:right w:val="nil"/>
            </w:tcBorders>
            <w:noWrap/>
            <w:hideMark/>
          </w:tcPr>
          <w:p w14:paraId="36799E13" w14:textId="77777777" w:rsidR="002D5CDE" w:rsidRPr="002D5CDE" w:rsidRDefault="002D5CDE" w:rsidP="002D5CDE">
            <w:pPr>
              <w:jc w:val="center"/>
              <w:rPr>
                <w:ins w:id="188" w:author="Dylan CHEN" w:date="2026-03-27T23:43:00Z" w16du:dateUtc="2026-03-27T15:43:00Z"/>
                <w:color w:val="000000"/>
                <w:sz w:val="20"/>
                <w:szCs w:val="20"/>
              </w:rPr>
            </w:pPr>
            <w:ins w:id="189" w:author="Dylan CHEN" w:date="2026-03-27T23:43:00Z" w16du:dateUtc="2026-03-27T15:43:00Z">
              <w:r w:rsidRPr="002D5CDE">
                <w:rPr>
                  <w:color w:val="000000"/>
                  <w:sz w:val="20"/>
                  <w:szCs w:val="20"/>
                </w:rPr>
                <w:t>√</w:t>
              </w:r>
            </w:ins>
          </w:p>
        </w:tc>
        <w:tc>
          <w:tcPr>
            <w:tcW w:w="2288" w:type="dxa"/>
            <w:tcBorders>
              <w:top w:val="nil"/>
              <w:left w:val="nil"/>
              <w:bottom w:val="nil"/>
              <w:right w:val="nil"/>
            </w:tcBorders>
            <w:noWrap/>
            <w:hideMark/>
          </w:tcPr>
          <w:p w14:paraId="72B2143E" w14:textId="77777777" w:rsidR="002D5CDE" w:rsidRPr="002D5CDE" w:rsidRDefault="002D5CDE" w:rsidP="002D5CDE">
            <w:pPr>
              <w:jc w:val="center"/>
              <w:rPr>
                <w:ins w:id="190" w:author="Dylan CHEN" w:date="2026-03-27T23:43:00Z" w16du:dateUtc="2026-03-27T15:43:00Z"/>
                <w:color w:val="000000"/>
                <w:sz w:val="20"/>
                <w:szCs w:val="20"/>
              </w:rPr>
            </w:pPr>
            <w:ins w:id="191"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4BF8A75" w14:textId="77777777" w:rsidR="002D5CDE" w:rsidRPr="002D5CDE" w:rsidRDefault="002D5CDE" w:rsidP="002D5CDE">
            <w:pPr>
              <w:jc w:val="center"/>
              <w:rPr>
                <w:ins w:id="192" w:author="Dylan CHEN" w:date="2026-03-27T23:43:00Z" w16du:dateUtc="2026-03-27T15:43:00Z"/>
                <w:color w:val="000000"/>
                <w:sz w:val="20"/>
                <w:szCs w:val="20"/>
              </w:rPr>
            </w:pPr>
            <w:ins w:id="193"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32F6E9D" w14:textId="77777777" w:rsidR="002D5CDE" w:rsidRPr="002D5CDE" w:rsidRDefault="002D5CDE" w:rsidP="002D5CDE">
            <w:pPr>
              <w:jc w:val="center"/>
              <w:rPr>
                <w:ins w:id="194" w:author="Dylan CHEN" w:date="2026-03-27T23:43:00Z" w16du:dateUtc="2026-03-27T15:43:00Z"/>
                <w:color w:val="000000"/>
                <w:sz w:val="20"/>
                <w:szCs w:val="20"/>
              </w:rPr>
            </w:pPr>
            <w:ins w:id="195"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DB35B25" w14:textId="77777777" w:rsidR="002D5CDE" w:rsidRPr="002D5CDE" w:rsidRDefault="002D5CDE" w:rsidP="002D5CDE">
            <w:pPr>
              <w:jc w:val="center"/>
              <w:rPr>
                <w:ins w:id="196" w:author="Dylan CHEN" w:date="2026-03-27T23:43:00Z" w16du:dateUtc="2026-03-27T15:43:00Z"/>
                <w:color w:val="000000"/>
                <w:sz w:val="20"/>
                <w:szCs w:val="20"/>
              </w:rPr>
            </w:pPr>
            <w:ins w:id="197" w:author="Dylan CHEN" w:date="2026-03-27T23:43:00Z" w16du:dateUtc="2026-03-27T15:43:00Z">
              <w:r w:rsidRPr="002D5CDE">
                <w:rPr>
                  <w:color w:val="000000"/>
                  <w:sz w:val="20"/>
                  <w:szCs w:val="20"/>
                </w:rPr>
                <w:t>√</w:t>
              </w:r>
            </w:ins>
          </w:p>
        </w:tc>
      </w:tr>
      <w:tr w:rsidR="002D5CDE" w:rsidRPr="002D5CDE" w14:paraId="45E4233D" w14:textId="77777777" w:rsidTr="00417031">
        <w:trPr>
          <w:trHeight w:val="320"/>
          <w:jc w:val="center"/>
          <w:ins w:id="198" w:author="Dylan CHEN" w:date="2026-03-27T23:43:00Z" w16du:dateUtc="2026-03-27T15:43:00Z"/>
        </w:trPr>
        <w:tc>
          <w:tcPr>
            <w:tcW w:w="2485" w:type="dxa"/>
            <w:tcBorders>
              <w:top w:val="nil"/>
              <w:left w:val="nil"/>
              <w:bottom w:val="nil"/>
              <w:right w:val="nil"/>
            </w:tcBorders>
            <w:noWrap/>
            <w:hideMark/>
          </w:tcPr>
          <w:p w14:paraId="6D94B684" w14:textId="77777777" w:rsidR="002D5CDE" w:rsidRPr="002D5CDE" w:rsidRDefault="002D5CDE" w:rsidP="002D5CDE">
            <w:pPr>
              <w:rPr>
                <w:ins w:id="199" w:author="Dylan CHEN" w:date="2026-03-27T23:43:00Z" w16du:dateUtc="2026-03-27T15:43:00Z"/>
                <w:color w:val="000000"/>
                <w:sz w:val="20"/>
                <w:szCs w:val="20"/>
              </w:rPr>
            </w:pPr>
            <w:ins w:id="200" w:author="Dylan CHEN" w:date="2026-03-27T23:43:00Z" w16du:dateUtc="2026-03-27T15:43:00Z">
              <w:r w:rsidRPr="002D5CDE">
                <w:rPr>
                  <w:color w:val="000000"/>
                  <w:sz w:val="20"/>
                  <w:szCs w:val="20"/>
                </w:rPr>
                <w:t>controlling for a cubic polynomial of question age</w:t>
              </w:r>
            </w:ins>
          </w:p>
        </w:tc>
        <w:tc>
          <w:tcPr>
            <w:tcW w:w="1662" w:type="dxa"/>
            <w:tcBorders>
              <w:top w:val="nil"/>
              <w:left w:val="nil"/>
              <w:bottom w:val="nil"/>
              <w:right w:val="nil"/>
            </w:tcBorders>
            <w:noWrap/>
            <w:hideMark/>
          </w:tcPr>
          <w:p w14:paraId="7D2AC988" w14:textId="77777777" w:rsidR="002D5CDE" w:rsidRPr="002D5CDE" w:rsidRDefault="002D5CDE" w:rsidP="002D5CDE">
            <w:pPr>
              <w:jc w:val="center"/>
              <w:rPr>
                <w:ins w:id="201" w:author="Dylan CHEN" w:date="2026-03-27T23:43:00Z" w16du:dateUtc="2026-03-27T15:43:00Z"/>
                <w:color w:val="000000"/>
                <w:sz w:val="20"/>
                <w:szCs w:val="20"/>
              </w:rPr>
            </w:pPr>
            <w:ins w:id="202" w:author="Dylan CHEN" w:date="2026-03-27T23:43:00Z" w16du:dateUtc="2026-03-27T15:43:00Z">
              <w:r w:rsidRPr="002D5CDE">
                <w:rPr>
                  <w:color w:val="000000"/>
                  <w:sz w:val="20"/>
                  <w:szCs w:val="20"/>
                </w:rPr>
                <w:t>√</w:t>
              </w:r>
            </w:ins>
          </w:p>
        </w:tc>
        <w:tc>
          <w:tcPr>
            <w:tcW w:w="2288" w:type="dxa"/>
            <w:tcBorders>
              <w:top w:val="nil"/>
              <w:left w:val="nil"/>
              <w:bottom w:val="nil"/>
              <w:right w:val="nil"/>
            </w:tcBorders>
            <w:noWrap/>
            <w:hideMark/>
          </w:tcPr>
          <w:p w14:paraId="6D824FAE" w14:textId="77777777" w:rsidR="002D5CDE" w:rsidRPr="002D5CDE" w:rsidRDefault="002D5CDE" w:rsidP="002D5CDE">
            <w:pPr>
              <w:jc w:val="center"/>
              <w:rPr>
                <w:ins w:id="203" w:author="Dylan CHEN" w:date="2026-03-27T23:43:00Z" w16du:dateUtc="2026-03-27T15:43:00Z"/>
                <w:color w:val="000000"/>
                <w:sz w:val="20"/>
                <w:szCs w:val="20"/>
              </w:rPr>
            </w:pPr>
            <w:ins w:id="204"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B37A7FE" w14:textId="77777777" w:rsidR="002D5CDE" w:rsidRPr="002D5CDE" w:rsidRDefault="002D5CDE" w:rsidP="002D5CDE">
            <w:pPr>
              <w:jc w:val="center"/>
              <w:rPr>
                <w:ins w:id="205" w:author="Dylan CHEN" w:date="2026-03-27T23:43:00Z" w16du:dateUtc="2026-03-27T15:43:00Z"/>
                <w:color w:val="000000"/>
                <w:sz w:val="20"/>
                <w:szCs w:val="20"/>
              </w:rPr>
            </w:pPr>
            <w:ins w:id="206"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613496C2" w14:textId="77777777" w:rsidR="002D5CDE" w:rsidRPr="002D5CDE" w:rsidRDefault="002D5CDE" w:rsidP="002D5CDE">
            <w:pPr>
              <w:jc w:val="center"/>
              <w:rPr>
                <w:ins w:id="207" w:author="Dylan CHEN" w:date="2026-03-27T23:43:00Z" w16du:dateUtc="2026-03-27T15:43:00Z"/>
                <w:color w:val="000000"/>
                <w:sz w:val="20"/>
                <w:szCs w:val="20"/>
              </w:rPr>
            </w:pPr>
            <w:ins w:id="208" w:author="Dylan CHEN" w:date="2026-03-27T23:43:00Z" w16du:dateUtc="2026-03-27T15:43:00Z">
              <w:r w:rsidRPr="002D5CDE">
                <w:rPr>
                  <w:color w:val="000000"/>
                  <w:sz w:val="20"/>
                  <w:szCs w:val="20"/>
                </w:rPr>
                <w:t>√</w:t>
              </w:r>
            </w:ins>
          </w:p>
        </w:tc>
        <w:tc>
          <w:tcPr>
            <w:tcW w:w="975" w:type="dxa"/>
            <w:tcBorders>
              <w:top w:val="nil"/>
              <w:left w:val="nil"/>
              <w:bottom w:val="nil"/>
              <w:right w:val="nil"/>
            </w:tcBorders>
            <w:noWrap/>
            <w:hideMark/>
          </w:tcPr>
          <w:p w14:paraId="3988885D" w14:textId="77777777" w:rsidR="002D5CDE" w:rsidRPr="002D5CDE" w:rsidRDefault="002D5CDE" w:rsidP="002D5CDE">
            <w:pPr>
              <w:jc w:val="center"/>
              <w:rPr>
                <w:ins w:id="209" w:author="Dylan CHEN" w:date="2026-03-27T23:43:00Z" w16du:dateUtc="2026-03-27T15:43:00Z"/>
                <w:color w:val="000000"/>
                <w:sz w:val="20"/>
                <w:szCs w:val="20"/>
              </w:rPr>
            </w:pPr>
            <w:ins w:id="210" w:author="Dylan CHEN" w:date="2026-03-27T23:43:00Z" w16du:dateUtc="2026-03-27T15:43:00Z">
              <w:r w:rsidRPr="002D5CDE">
                <w:rPr>
                  <w:color w:val="000000"/>
                  <w:sz w:val="20"/>
                  <w:szCs w:val="20"/>
                </w:rPr>
                <w:t>√</w:t>
              </w:r>
            </w:ins>
          </w:p>
        </w:tc>
      </w:tr>
      <w:tr w:rsidR="002D5CDE" w:rsidRPr="002D5CDE" w14:paraId="2536EE4C" w14:textId="77777777" w:rsidTr="00417031">
        <w:trPr>
          <w:trHeight w:val="340"/>
          <w:jc w:val="center"/>
          <w:ins w:id="211" w:author="Dylan CHEN" w:date="2026-03-27T23:43:00Z" w16du:dateUtc="2026-03-27T15:43:00Z"/>
        </w:trPr>
        <w:tc>
          <w:tcPr>
            <w:tcW w:w="2485" w:type="dxa"/>
            <w:tcBorders>
              <w:top w:val="nil"/>
              <w:left w:val="nil"/>
              <w:bottom w:val="single" w:sz="8" w:space="0" w:color="auto"/>
              <w:right w:val="nil"/>
            </w:tcBorders>
            <w:noWrap/>
            <w:hideMark/>
          </w:tcPr>
          <w:p w14:paraId="5C28B1A0" w14:textId="77777777" w:rsidR="002D5CDE" w:rsidRPr="002D5CDE" w:rsidRDefault="002D5CDE" w:rsidP="002D5CDE">
            <w:pPr>
              <w:rPr>
                <w:ins w:id="212" w:author="Dylan CHEN" w:date="2026-03-27T23:43:00Z" w16du:dateUtc="2026-03-27T15:43:00Z"/>
                <w:color w:val="000000"/>
                <w:sz w:val="20"/>
                <w:szCs w:val="20"/>
              </w:rPr>
            </w:pPr>
            <w:ins w:id="213" w:author="Dylan CHEN" w:date="2026-03-27T23:43:00Z" w16du:dateUtc="2026-03-27T15:43:00Z">
              <w:r w:rsidRPr="002D5CDE">
                <w:rPr>
                  <w:color w:val="000000"/>
                  <w:sz w:val="20"/>
                  <w:szCs w:val="20"/>
                </w:rPr>
                <w:t>questioner random effect</w:t>
              </w:r>
            </w:ins>
          </w:p>
        </w:tc>
        <w:tc>
          <w:tcPr>
            <w:tcW w:w="1662" w:type="dxa"/>
            <w:tcBorders>
              <w:top w:val="nil"/>
              <w:left w:val="nil"/>
              <w:bottom w:val="single" w:sz="8" w:space="0" w:color="auto"/>
              <w:right w:val="nil"/>
            </w:tcBorders>
            <w:noWrap/>
            <w:hideMark/>
          </w:tcPr>
          <w:p w14:paraId="2033387E" w14:textId="77777777" w:rsidR="002D5CDE" w:rsidRPr="002D5CDE" w:rsidRDefault="002D5CDE" w:rsidP="002D5CDE">
            <w:pPr>
              <w:jc w:val="center"/>
              <w:rPr>
                <w:ins w:id="214" w:author="Dylan CHEN" w:date="2026-03-27T23:43:00Z" w16du:dateUtc="2026-03-27T15:43:00Z"/>
                <w:color w:val="000000"/>
                <w:sz w:val="20"/>
                <w:szCs w:val="20"/>
              </w:rPr>
            </w:pPr>
            <w:ins w:id="215" w:author="Dylan CHEN" w:date="2026-03-27T23:43:00Z" w16du:dateUtc="2026-03-27T15:43:00Z">
              <w:r w:rsidRPr="002D5CDE">
                <w:rPr>
                  <w:color w:val="000000"/>
                  <w:sz w:val="20"/>
                  <w:szCs w:val="20"/>
                </w:rPr>
                <w:t> </w:t>
              </w:r>
            </w:ins>
          </w:p>
        </w:tc>
        <w:tc>
          <w:tcPr>
            <w:tcW w:w="2288" w:type="dxa"/>
            <w:tcBorders>
              <w:top w:val="nil"/>
              <w:left w:val="nil"/>
              <w:bottom w:val="single" w:sz="8" w:space="0" w:color="auto"/>
              <w:right w:val="nil"/>
            </w:tcBorders>
            <w:noWrap/>
            <w:hideMark/>
          </w:tcPr>
          <w:p w14:paraId="680B0CCB" w14:textId="77777777" w:rsidR="002D5CDE" w:rsidRPr="002D5CDE" w:rsidRDefault="002D5CDE" w:rsidP="002D5CDE">
            <w:pPr>
              <w:jc w:val="center"/>
              <w:rPr>
                <w:ins w:id="216" w:author="Dylan CHEN" w:date="2026-03-27T23:43:00Z" w16du:dateUtc="2026-03-27T15:43:00Z"/>
                <w:color w:val="000000"/>
                <w:sz w:val="20"/>
                <w:szCs w:val="20"/>
              </w:rPr>
            </w:pPr>
            <w:ins w:id="217" w:author="Dylan CHEN" w:date="2026-03-27T23:43:00Z" w16du:dateUtc="2026-03-27T15:43:00Z">
              <w:r w:rsidRPr="002D5CDE">
                <w:rPr>
                  <w:color w:val="000000"/>
                  <w:sz w:val="20"/>
                  <w:szCs w:val="20"/>
                </w:rPr>
                <w:t>√</w:t>
              </w:r>
            </w:ins>
          </w:p>
        </w:tc>
        <w:tc>
          <w:tcPr>
            <w:tcW w:w="975" w:type="dxa"/>
            <w:tcBorders>
              <w:top w:val="nil"/>
              <w:left w:val="nil"/>
              <w:bottom w:val="single" w:sz="8" w:space="0" w:color="auto"/>
              <w:right w:val="nil"/>
            </w:tcBorders>
            <w:noWrap/>
            <w:hideMark/>
          </w:tcPr>
          <w:p w14:paraId="0AF6AB7B" w14:textId="77777777" w:rsidR="002D5CDE" w:rsidRPr="002D5CDE" w:rsidRDefault="002D5CDE" w:rsidP="002D5CDE">
            <w:pPr>
              <w:jc w:val="center"/>
              <w:rPr>
                <w:ins w:id="218" w:author="Dylan CHEN" w:date="2026-03-27T23:43:00Z" w16du:dateUtc="2026-03-27T15:43:00Z"/>
                <w:color w:val="000000"/>
                <w:sz w:val="20"/>
                <w:szCs w:val="20"/>
              </w:rPr>
            </w:pPr>
            <w:ins w:id="219"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341D3818" w14:textId="77777777" w:rsidR="002D5CDE" w:rsidRPr="002D5CDE" w:rsidRDefault="002D5CDE" w:rsidP="002D5CDE">
            <w:pPr>
              <w:jc w:val="center"/>
              <w:rPr>
                <w:ins w:id="220" w:author="Dylan CHEN" w:date="2026-03-27T23:43:00Z" w16du:dateUtc="2026-03-27T15:43:00Z"/>
                <w:color w:val="000000"/>
                <w:sz w:val="20"/>
                <w:szCs w:val="20"/>
              </w:rPr>
            </w:pPr>
            <w:ins w:id="221"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5FFDC337" w14:textId="77777777" w:rsidR="002D5CDE" w:rsidRPr="002D5CDE" w:rsidRDefault="002D5CDE" w:rsidP="002D5CDE">
            <w:pPr>
              <w:jc w:val="center"/>
              <w:rPr>
                <w:ins w:id="222" w:author="Dylan CHEN" w:date="2026-03-27T23:43:00Z" w16du:dateUtc="2026-03-27T15:43:00Z"/>
                <w:color w:val="000000"/>
                <w:sz w:val="20"/>
                <w:szCs w:val="20"/>
              </w:rPr>
            </w:pPr>
            <w:ins w:id="223" w:author="Dylan CHEN" w:date="2026-03-27T23:43:00Z" w16du:dateUtc="2026-03-27T15:43:00Z">
              <w:r w:rsidRPr="002D5CDE">
                <w:rPr>
                  <w:color w:val="000000"/>
                  <w:sz w:val="20"/>
                  <w:szCs w:val="20"/>
                </w:rPr>
                <w:t> </w:t>
              </w:r>
            </w:ins>
          </w:p>
        </w:tc>
      </w:tr>
      <w:tr w:rsidR="002D5CDE" w:rsidRPr="002D5CDE" w14:paraId="58B6D82B" w14:textId="77777777" w:rsidTr="00417031">
        <w:trPr>
          <w:trHeight w:val="320"/>
          <w:jc w:val="center"/>
          <w:ins w:id="224" w:author="Dylan CHEN" w:date="2026-03-27T23:43:00Z" w16du:dateUtc="2026-03-27T15:43:00Z"/>
        </w:trPr>
        <w:tc>
          <w:tcPr>
            <w:tcW w:w="2485" w:type="dxa"/>
            <w:tcBorders>
              <w:top w:val="nil"/>
              <w:left w:val="nil"/>
              <w:bottom w:val="nil"/>
              <w:right w:val="nil"/>
            </w:tcBorders>
            <w:noWrap/>
            <w:hideMark/>
          </w:tcPr>
          <w:p w14:paraId="4760A0DE" w14:textId="77777777" w:rsidR="002D5CDE" w:rsidRPr="002D5CDE" w:rsidRDefault="002D5CDE" w:rsidP="002D5CDE">
            <w:pPr>
              <w:rPr>
                <w:ins w:id="225" w:author="Dylan CHEN" w:date="2026-03-27T23:43:00Z" w16du:dateUtc="2026-03-27T15:43:00Z"/>
                <w:color w:val="000000"/>
                <w:sz w:val="20"/>
                <w:szCs w:val="20"/>
              </w:rPr>
            </w:pPr>
            <w:ins w:id="226" w:author="Dylan CHEN" w:date="2026-03-27T23:43:00Z" w16du:dateUtc="2026-03-27T15:43:00Z">
              <w:r w:rsidRPr="002D5CDE">
                <w:rPr>
                  <w:color w:val="000000"/>
                  <w:sz w:val="20"/>
                  <w:szCs w:val="20"/>
                </w:rPr>
                <w:t>N</w:t>
              </w:r>
            </w:ins>
          </w:p>
        </w:tc>
        <w:tc>
          <w:tcPr>
            <w:tcW w:w="1662" w:type="dxa"/>
            <w:tcBorders>
              <w:top w:val="nil"/>
              <w:left w:val="nil"/>
              <w:bottom w:val="nil"/>
              <w:right w:val="nil"/>
            </w:tcBorders>
            <w:noWrap/>
            <w:hideMark/>
          </w:tcPr>
          <w:p w14:paraId="61083485" w14:textId="77777777" w:rsidR="002D5CDE" w:rsidRPr="002D5CDE" w:rsidRDefault="002D5CDE" w:rsidP="002D5CDE">
            <w:pPr>
              <w:jc w:val="center"/>
              <w:rPr>
                <w:ins w:id="227" w:author="Dylan CHEN" w:date="2026-03-27T23:43:00Z" w16du:dateUtc="2026-03-27T15:43:00Z"/>
                <w:color w:val="000000"/>
                <w:sz w:val="20"/>
                <w:szCs w:val="20"/>
              </w:rPr>
            </w:pPr>
            <w:ins w:id="228" w:author="Dylan CHEN" w:date="2026-03-27T23:43:00Z" w16du:dateUtc="2026-03-27T15:43:00Z">
              <w:r w:rsidRPr="002D5CDE">
                <w:rPr>
                  <w:color w:val="000000"/>
                  <w:sz w:val="20"/>
                  <w:szCs w:val="20"/>
                </w:rPr>
                <w:t>5,984</w:t>
              </w:r>
            </w:ins>
          </w:p>
        </w:tc>
        <w:tc>
          <w:tcPr>
            <w:tcW w:w="2288" w:type="dxa"/>
            <w:tcBorders>
              <w:top w:val="nil"/>
              <w:left w:val="nil"/>
              <w:bottom w:val="nil"/>
              <w:right w:val="nil"/>
            </w:tcBorders>
            <w:noWrap/>
            <w:hideMark/>
          </w:tcPr>
          <w:p w14:paraId="12D3C449" w14:textId="77777777" w:rsidR="002D5CDE" w:rsidRPr="002D5CDE" w:rsidRDefault="002D5CDE" w:rsidP="002D5CDE">
            <w:pPr>
              <w:jc w:val="center"/>
              <w:rPr>
                <w:ins w:id="229" w:author="Dylan CHEN" w:date="2026-03-27T23:43:00Z" w16du:dateUtc="2026-03-27T15:43:00Z"/>
                <w:color w:val="000000"/>
                <w:sz w:val="20"/>
                <w:szCs w:val="20"/>
              </w:rPr>
            </w:pPr>
            <w:ins w:id="230" w:author="Dylan CHEN" w:date="2026-03-27T23:43:00Z" w16du:dateUtc="2026-03-27T15:43:00Z">
              <w:r w:rsidRPr="002D5CDE">
                <w:rPr>
                  <w:color w:val="000000"/>
                  <w:sz w:val="20"/>
                  <w:szCs w:val="20"/>
                </w:rPr>
                <w:t>5,984</w:t>
              </w:r>
            </w:ins>
          </w:p>
        </w:tc>
        <w:tc>
          <w:tcPr>
            <w:tcW w:w="975" w:type="dxa"/>
            <w:tcBorders>
              <w:top w:val="nil"/>
              <w:left w:val="nil"/>
              <w:bottom w:val="nil"/>
              <w:right w:val="nil"/>
            </w:tcBorders>
            <w:noWrap/>
            <w:hideMark/>
          </w:tcPr>
          <w:p w14:paraId="611DE28F" w14:textId="77777777" w:rsidR="002D5CDE" w:rsidRPr="002D5CDE" w:rsidRDefault="002D5CDE" w:rsidP="002D5CDE">
            <w:pPr>
              <w:jc w:val="center"/>
              <w:rPr>
                <w:ins w:id="231" w:author="Dylan CHEN" w:date="2026-03-27T23:43:00Z" w16du:dateUtc="2026-03-27T15:43:00Z"/>
                <w:color w:val="000000"/>
                <w:sz w:val="20"/>
                <w:szCs w:val="20"/>
              </w:rPr>
            </w:pPr>
            <w:ins w:id="232" w:author="Dylan CHEN" w:date="2026-03-27T23:43:00Z" w16du:dateUtc="2026-03-27T15:43:00Z">
              <w:r w:rsidRPr="002D5CDE">
                <w:rPr>
                  <w:color w:val="000000"/>
                  <w:sz w:val="20"/>
                  <w:szCs w:val="20"/>
                </w:rPr>
                <w:t>5,984</w:t>
              </w:r>
            </w:ins>
          </w:p>
        </w:tc>
        <w:tc>
          <w:tcPr>
            <w:tcW w:w="975" w:type="dxa"/>
            <w:tcBorders>
              <w:top w:val="nil"/>
              <w:left w:val="nil"/>
              <w:bottom w:val="nil"/>
              <w:right w:val="nil"/>
            </w:tcBorders>
            <w:noWrap/>
            <w:hideMark/>
          </w:tcPr>
          <w:p w14:paraId="52897113" w14:textId="77777777" w:rsidR="002D5CDE" w:rsidRPr="002D5CDE" w:rsidRDefault="002D5CDE" w:rsidP="002D5CDE">
            <w:pPr>
              <w:jc w:val="center"/>
              <w:rPr>
                <w:ins w:id="233" w:author="Dylan CHEN" w:date="2026-03-27T23:43:00Z" w16du:dateUtc="2026-03-27T15:43:00Z"/>
                <w:color w:val="000000"/>
                <w:sz w:val="20"/>
                <w:szCs w:val="20"/>
              </w:rPr>
            </w:pPr>
            <w:ins w:id="234" w:author="Dylan CHEN" w:date="2026-03-27T23:43:00Z" w16du:dateUtc="2026-03-27T15:43:00Z">
              <w:r w:rsidRPr="002D5CDE">
                <w:rPr>
                  <w:color w:val="000000"/>
                  <w:sz w:val="20"/>
                  <w:szCs w:val="20"/>
                </w:rPr>
                <w:t>5,984</w:t>
              </w:r>
            </w:ins>
          </w:p>
        </w:tc>
        <w:tc>
          <w:tcPr>
            <w:tcW w:w="975" w:type="dxa"/>
            <w:tcBorders>
              <w:top w:val="nil"/>
              <w:left w:val="nil"/>
              <w:bottom w:val="nil"/>
              <w:right w:val="nil"/>
            </w:tcBorders>
            <w:noWrap/>
            <w:hideMark/>
          </w:tcPr>
          <w:p w14:paraId="7DC3B9AB" w14:textId="77777777" w:rsidR="002D5CDE" w:rsidRPr="002D5CDE" w:rsidRDefault="002D5CDE" w:rsidP="002D5CDE">
            <w:pPr>
              <w:jc w:val="center"/>
              <w:rPr>
                <w:ins w:id="235" w:author="Dylan CHEN" w:date="2026-03-27T23:43:00Z" w16du:dateUtc="2026-03-27T15:43:00Z"/>
                <w:color w:val="000000"/>
                <w:sz w:val="20"/>
                <w:szCs w:val="20"/>
              </w:rPr>
            </w:pPr>
            <w:ins w:id="236" w:author="Dylan CHEN" w:date="2026-03-27T23:43:00Z" w16du:dateUtc="2026-03-27T15:43:00Z">
              <w:r w:rsidRPr="002D5CDE">
                <w:rPr>
                  <w:color w:val="000000"/>
                  <w:sz w:val="20"/>
                  <w:szCs w:val="20"/>
                </w:rPr>
                <w:t>5,984</w:t>
              </w:r>
            </w:ins>
          </w:p>
        </w:tc>
      </w:tr>
      <w:tr w:rsidR="002D5CDE" w:rsidRPr="002D5CDE" w14:paraId="20ACB573" w14:textId="77777777" w:rsidTr="00417031">
        <w:trPr>
          <w:trHeight w:val="320"/>
          <w:jc w:val="center"/>
          <w:ins w:id="237" w:author="Dylan CHEN" w:date="2026-03-27T23:43:00Z" w16du:dateUtc="2026-03-27T15:43:00Z"/>
        </w:trPr>
        <w:tc>
          <w:tcPr>
            <w:tcW w:w="2485" w:type="dxa"/>
            <w:tcBorders>
              <w:top w:val="nil"/>
              <w:left w:val="nil"/>
              <w:bottom w:val="nil"/>
              <w:right w:val="nil"/>
            </w:tcBorders>
            <w:noWrap/>
            <w:hideMark/>
          </w:tcPr>
          <w:p w14:paraId="798FDDFB" w14:textId="77777777" w:rsidR="002D5CDE" w:rsidRPr="002D5CDE" w:rsidRDefault="002D5CDE" w:rsidP="002D5CDE">
            <w:pPr>
              <w:rPr>
                <w:ins w:id="238" w:author="Dylan CHEN" w:date="2026-03-27T23:43:00Z" w16du:dateUtc="2026-03-27T15:43:00Z"/>
                <w:color w:val="000000"/>
                <w:sz w:val="20"/>
                <w:szCs w:val="20"/>
              </w:rPr>
            </w:pPr>
            <w:ins w:id="239" w:author="Dylan CHEN" w:date="2026-03-27T23:43:00Z" w16du:dateUtc="2026-03-27T15:43:00Z">
              <w:r w:rsidRPr="002D5CDE">
                <w:rPr>
                  <w:color w:val="000000"/>
                  <w:sz w:val="20"/>
                  <w:szCs w:val="20"/>
                </w:rPr>
                <w:t>AIC</w:t>
              </w:r>
            </w:ins>
          </w:p>
        </w:tc>
        <w:tc>
          <w:tcPr>
            <w:tcW w:w="1662" w:type="dxa"/>
            <w:tcBorders>
              <w:top w:val="nil"/>
              <w:left w:val="nil"/>
              <w:bottom w:val="nil"/>
              <w:right w:val="nil"/>
            </w:tcBorders>
            <w:noWrap/>
            <w:hideMark/>
          </w:tcPr>
          <w:p w14:paraId="1F43E9C3" w14:textId="77777777" w:rsidR="002D5CDE" w:rsidRPr="002D5CDE" w:rsidRDefault="002D5CDE" w:rsidP="002D5CDE">
            <w:pPr>
              <w:rPr>
                <w:ins w:id="240" w:author="Dylan CHEN" w:date="2026-03-27T23:43:00Z" w16du:dateUtc="2026-03-27T15:43:00Z"/>
                <w:color w:val="000000"/>
                <w:sz w:val="20"/>
                <w:szCs w:val="20"/>
              </w:rPr>
            </w:pPr>
          </w:p>
        </w:tc>
        <w:tc>
          <w:tcPr>
            <w:tcW w:w="2288" w:type="dxa"/>
            <w:tcBorders>
              <w:top w:val="nil"/>
              <w:left w:val="nil"/>
              <w:bottom w:val="nil"/>
              <w:right w:val="nil"/>
            </w:tcBorders>
            <w:noWrap/>
            <w:hideMark/>
          </w:tcPr>
          <w:p w14:paraId="0B6B8FD2" w14:textId="77777777" w:rsidR="002D5CDE" w:rsidRPr="002D5CDE" w:rsidRDefault="002D5CDE" w:rsidP="002D5CDE">
            <w:pPr>
              <w:jc w:val="center"/>
              <w:rPr>
                <w:ins w:id="241" w:author="Dylan CHEN" w:date="2026-03-27T23:43:00Z" w16du:dateUtc="2026-03-27T15:43:00Z"/>
                <w:color w:val="000000"/>
                <w:sz w:val="20"/>
                <w:szCs w:val="20"/>
              </w:rPr>
            </w:pPr>
            <w:ins w:id="242" w:author="Dylan CHEN" w:date="2026-03-27T23:43:00Z" w16du:dateUtc="2026-03-27T15:43:00Z">
              <w:r w:rsidRPr="002D5CDE">
                <w:rPr>
                  <w:color w:val="000000"/>
                  <w:sz w:val="20"/>
                  <w:szCs w:val="20"/>
                </w:rPr>
                <w:t>2691.088</w:t>
              </w:r>
            </w:ins>
          </w:p>
        </w:tc>
        <w:tc>
          <w:tcPr>
            <w:tcW w:w="975" w:type="dxa"/>
            <w:tcBorders>
              <w:top w:val="nil"/>
              <w:left w:val="nil"/>
              <w:bottom w:val="nil"/>
              <w:right w:val="nil"/>
            </w:tcBorders>
            <w:noWrap/>
            <w:hideMark/>
          </w:tcPr>
          <w:p w14:paraId="387924AF" w14:textId="77777777" w:rsidR="002D5CDE" w:rsidRPr="002D5CDE" w:rsidRDefault="002D5CDE" w:rsidP="002D5CDE">
            <w:pPr>
              <w:jc w:val="center"/>
              <w:rPr>
                <w:ins w:id="243" w:author="Dylan CHEN" w:date="2026-03-27T23:43:00Z" w16du:dateUtc="2026-03-27T15:43:00Z"/>
                <w:color w:val="000000"/>
                <w:sz w:val="20"/>
                <w:szCs w:val="20"/>
              </w:rPr>
            </w:pPr>
          </w:p>
        </w:tc>
        <w:tc>
          <w:tcPr>
            <w:tcW w:w="975" w:type="dxa"/>
            <w:tcBorders>
              <w:top w:val="nil"/>
              <w:left w:val="nil"/>
              <w:bottom w:val="nil"/>
              <w:right w:val="nil"/>
            </w:tcBorders>
            <w:noWrap/>
            <w:hideMark/>
          </w:tcPr>
          <w:p w14:paraId="1A812CA9" w14:textId="77777777" w:rsidR="002D5CDE" w:rsidRPr="002D5CDE" w:rsidRDefault="002D5CDE" w:rsidP="002D5CDE">
            <w:pPr>
              <w:jc w:val="center"/>
              <w:rPr>
                <w:ins w:id="244" w:author="Dylan CHEN" w:date="2026-03-27T23:43:00Z" w16du:dateUtc="2026-03-27T15:43:00Z"/>
                <w:color w:val="000000"/>
                <w:sz w:val="20"/>
                <w:szCs w:val="20"/>
              </w:rPr>
            </w:pPr>
            <w:ins w:id="245" w:author="Dylan CHEN" w:date="2026-03-27T23:43:00Z" w16du:dateUtc="2026-03-27T15:43:00Z">
              <w:r w:rsidRPr="002D5CDE">
                <w:rPr>
                  <w:color w:val="000000"/>
                  <w:sz w:val="20"/>
                  <w:szCs w:val="20"/>
                </w:rPr>
                <w:t>17086.635</w:t>
              </w:r>
            </w:ins>
          </w:p>
        </w:tc>
        <w:tc>
          <w:tcPr>
            <w:tcW w:w="975" w:type="dxa"/>
            <w:tcBorders>
              <w:top w:val="nil"/>
              <w:left w:val="nil"/>
              <w:bottom w:val="nil"/>
              <w:right w:val="nil"/>
            </w:tcBorders>
            <w:noWrap/>
            <w:hideMark/>
          </w:tcPr>
          <w:p w14:paraId="689B1620" w14:textId="77777777" w:rsidR="002D5CDE" w:rsidRPr="002D5CDE" w:rsidRDefault="002D5CDE" w:rsidP="002D5CDE">
            <w:pPr>
              <w:jc w:val="center"/>
              <w:rPr>
                <w:ins w:id="246" w:author="Dylan CHEN" w:date="2026-03-27T23:43:00Z" w16du:dateUtc="2026-03-27T15:43:00Z"/>
                <w:color w:val="000000"/>
                <w:sz w:val="20"/>
                <w:szCs w:val="20"/>
              </w:rPr>
            </w:pPr>
            <w:ins w:id="247" w:author="Dylan CHEN" w:date="2026-03-27T23:43:00Z" w16du:dateUtc="2026-03-27T15:43:00Z">
              <w:r w:rsidRPr="002D5CDE">
                <w:rPr>
                  <w:color w:val="000000"/>
                  <w:sz w:val="20"/>
                  <w:szCs w:val="20"/>
                </w:rPr>
                <w:t>17086.635</w:t>
              </w:r>
            </w:ins>
          </w:p>
        </w:tc>
      </w:tr>
      <w:tr w:rsidR="002D5CDE" w:rsidRPr="002D5CDE" w14:paraId="77BD6CB6" w14:textId="77777777" w:rsidTr="00417031">
        <w:trPr>
          <w:trHeight w:val="320"/>
          <w:jc w:val="center"/>
          <w:ins w:id="248" w:author="Dylan CHEN" w:date="2026-03-27T23:43:00Z" w16du:dateUtc="2026-03-27T15:43:00Z"/>
        </w:trPr>
        <w:tc>
          <w:tcPr>
            <w:tcW w:w="2485" w:type="dxa"/>
            <w:tcBorders>
              <w:top w:val="nil"/>
              <w:left w:val="nil"/>
              <w:bottom w:val="nil"/>
              <w:right w:val="nil"/>
            </w:tcBorders>
            <w:noWrap/>
            <w:hideMark/>
          </w:tcPr>
          <w:p w14:paraId="1CB9BEDE" w14:textId="77777777" w:rsidR="002D5CDE" w:rsidRPr="002D5CDE" w:rsidRDefault="002D5CDE" w:rsidP="002D5CDE">
            <w:pPr>
              <w:rPr>
                <w:ins w:id="249" w:author="Dylan CHEN" w:date="2026-03-27T23:43:00Z" w16du:dateUtc="2026-03-27T15:43:00Z"/>
                <w:color w:val="000000"/>
                <w:sz w:val="20"/>
                <w:szCs w:val="20"/>
              </w:rPr>
            </w:pPr>
            <w:ins w:id="250" w:author="Dylan CHEN" w:date="2026-03-27T23:43:00Z" w16du:dateUtc="2026-03-27T15:43:00Z">
              <w:r w:rsidRPr="002D5CDE">
                <w:rPr>
                  <w:color w:val="000000"/>
                  <w:sz w:val="20"/>
                  <w:szCs w:val="20"/>
                </w:rPr>
                <w:t>BIC</w:t>
              </w:r>
            </w:ins>
          </w:p>
        </w:tc>
        <w:tc>
          <w:tcPr>
            <w:tcW w:w="1662" w:type="dxa"/>
            <w:tcBorders>
              <w:top w:val="nil"/>
              <w:left w:val="nil"/>
              <w:bottom w:val="nil"/>
              <w:right w:val="nil"/>
            </w:tcBorders>
            <w:noWrap/>
            <w:hideMark/>
          </w:tcPr>
          <w:p w14:paraId="1CDC0612" w14:textId="77777777" w:rsidR="002D5CDE" w:rsidRPr="002D5CDE" w:rsidRDefault="002D5CDE" w:rsidP="002D5CDE">
            <w:pPr>
              <w:rPr>
                <w:ins w:id="251" w:author="Dylan CHEN" w:date="2026-03-27T23:43:00Z" w16du:dateUtc="2026-03-27T15:43:00Z"/>
                <w:color w:val="000000"/>
                <w:sz w:val="20"/>
                <w:szCs w:val="20"/>
              </w:rPr>
            </w:pPr>
          </w:p>
        </w:tc>
        <w:tc>
          <w:tcPr>
            <w:tcW w:w="2288" w:type="dxa"/>
            <w:tcBorders>
              <w:top w:val="nil"/>
              <w:left w:val="nil"/>
              <w:bottom w:val="nil"/>
              <w:right w:val="nil"/>
            </w:tcBorders>
            <w:noWrap/>
            <w:hideMark/>
          </w:tcPr>
          <w:p w14:paraId="3FE19597" w14:textId="77777777" w:rsidR="002D5CDE" w:rsidRPr="002D5CDE" w:rsidRDefault="002D5CDE" w:rsidP="002D5CDE">
            <w:pPr>
              <w:jc w:val="center"/>
              <w:rPr>
                <w:ins w:id="252" w:author="Dylan CHEN" w:date="2026-03-27T23:43:00Z" w16du:dateUtc="2026-03-27T15:43:00Z"/>
                <w:color w:val="000000"/>
                <w:sz w:val="20"/>
                <w:szCs w:val="20"/>
              </w:rPr>
            </w:pPr>
            <w:ins w:id="253" w:author="Dylan CHEN" w:date="2026-03-27T23:43:00Z" w16du:dateUtc="2026-03-27T15:43:00Z">
              <w:r w:rsidRPr="002D5CDE">
                <w:rPr>
                  <w:color w:val="000000"/>
                  <w:sz w:val="20"/>
                  <w:szCs w:val="20"/>
                </w:rPr>
                <w:t>2979.053</w:t>
              </w:r>
            </w:ins>
          </w:p>
        </w:tc>
        <w:tc>
          <w:tcPr>
            <w:tcW w:w="975" w:type="dxa"/>
            <w:tcBorders>
              <w:top w:val="nil"/>
              <w:left w:val="nil"/>
              <w:bottom w:val="nil"/>
              <w:right w:val="nil"/>
            </w:tcBorders>
            <w:noWrap/>
            <w:hideMark/>
          </w:tcPr>
          <w:p w14:paraId="4C348C69" w14:textId="77777777" w:rsidR="002D5CDE" w:rsidRPr="002D5CDE" w:rsidRDefault="002D5CDE" w:rsidP="002D5CDE">
            <w:pPr>
              <w:jc w:val="center"/>
              <w:rPr>
                <w:ins w:id="254" w:author="Dylan CHEN" w:date="2026-03-27T23:43:00Z" w16du:dateUtc="2026-03-27T15:43:00Z"/>
                <w:color w:val="000000"/>
                <w:sz w:val="20"/>
                <w:szCs w:val="20"/>
              </w:rPr>
            </w:pPr>
          </w:p>
        </w:tc>
        <w:tc>
          <w:tcPr>
            <w:tcW w:w="975" w:type="dxa"/>
            <w:tcBorders>
              <w:top w:val="nil"/>
              <w:left w:val="nil"/>
              <w:bottom w:val="nil"/>
              <w:right w:val="nil"/>
            </w:tcBorders>
            <w:noWrap/>
            <w:hideMark/>
          </w:tcPr>
          <w:p w14:paraId="16FB67B9" w14:textId="77777777" w:rsidR="002D5CDE" w:rsidRPr="002D5CDE" w:rsidRDefault="002D5CDE" w:rsidP="002D5CDE">
            <w:pPr>
              <w:rPr>
                <w:ins w:id="255" w:author="Dylan CHEN" w:date="2026-03-27T23:43:00Z" w16du:dateUtc="2026-03-27T15:43:00Z"/>
                <w:sz w:val="20"/>
                <w:szCs w:val="20"/>
              </w:rPr>
            </w:pPr>
          </w:p>
        </w:tc>
        <w:tc>
          <w:tcPr>
            <w:tcW w:w="975" w:type="dxa"/>
            <w:tcBorders>
              <w:top w:val="nil"/>
              <w:left w:val="nil"/>
              <w:bottom w:val="nil"/>
              <w:right w:val="nil"/>
            </w:tcBorders>
            <w:noWrap/>
            <w:hideMark/>
          </w:tcPr>
          <w:p w14:paraId="45C6D3F0" w14:textId="77777777" w:rsidR="002D5CDE" w:rsidRPr="002D5CDE" w:rsidRDefault="002D5CDE" w:rsidP="002D5CDE">
            <w:pPr>
              <w:rPr>
                <w:ins w:id="256" w:author="Dylan CHEN" w:date="2026-03-27T23:43:00Z" w16du:dateUtc="2026-03-27T15:43:00Z"/>
                <w:sz w:val="20"/>
                <w:szCs w:val="20"/>
              </w:rPr>
            </w:pPr>
          </w:p>
        </w:tc>
      </w:tr>
      <w:tr w:rsidR="002D5CDE" w:rsidRPr="002D5CDE" w14:paraId="4C9EEACB" w14:textId="77777777" w:rsidTr="00417031">
        <w:trPr>
          <w:trHeight w:val="320"/>
          <w:jc w:val="center"/>
          <w:ins w:id="257" w:author="Dylan CHEN" w:date="2026-03-27T23:43:00Z" w16du:dateUtc="2026-03-27T15:43:00Z"/>
        </w:trPr>
        <w:tc>
          <w:tcPr>
            <w:tcW w:w="2485" w:type="dxa"/>
            <w:tcBorders>
              <w:top w:val="nil"/>
              <w:left w:val="nil"/>
              <w:bottom w:val="nil"/>
              <w:right w:val="nil"/>
            </w:tcBorders>
            <w:noWrap/>
            <w:hideMark/>
          </w:tcPr>
          <w:p w14:paraId="390069BE" w14:textId="77777777" w:rsidR="002D5CDE" w:rsidRPr="002D5CDE" w:rsidRDefault="002D5CDE" w:rsidP="002D5CDE">
            <w:pPr>
              <w:rPr>
                <w:ins w:id="258" w:author="Dylan CHEN" w:date="2026-03-27T23:43:00Z" w16du:dateUtc="2026-03-27T15:43:00Z"/>
                <w:color w:val="000000"/>
                <w:sz w:val="20"/>
                <w:szCs w:val="20"/>
              </w:rPr>
            </w:pPr>
            <w:ins w:id="259" w:author="Dylan CHEN" w:date="2026-03-27T23:43:00Z" w16du:dateUtc="2026-03-27T15:43:00Z">
              <w:r w:rsidRPr="002D5CDE">
                <w:rPr>
                  <w:color w:val="000000"/>
                  <w:sz w:val="20"/>
                  <w:szCs w:val="20"/>
                </w:rPr>
                <w:t>log likelihood</w:t>
              </w:r>
            </w:ins>
          </w:p>
        </w:tc>
        <w:tc>
          <w:tcPr>
            <w:tcW w:w="1662" w:type="dxa"/>
            <w:tcBorders>
              <w:top w:val="nil"/>
              <w:left w:val="nil"/>
              <w:bottom w:val="nil"/>
              <w:right w:val="nil"/>
            </w:tcBorders>
            <w:noWrap/>
            <w:hideMark/>
          </w:tcPr>
          <w:p w14:paraId="5FE57FF4" w14:textId="77777777" w:rsidR="002D5CDE" w:rsidRPr="002D5CDE" w:rsidRDefault="002D5CDE" w:rsidP="002D5CDE">
            <w:pPr>
              <w:rPr>
                <w:ins w:id="260" w:author="Dylan CHEN" w:date="2026-03-27T23:43:00Z" w16du:dateUtc="2026-03-27T15:43:00Z"/>
                <w:color w:val="000000"/>
                <w:sz w:val="20"/>
                <w:szCs w:val="20"/>
              </w:rPr>
            </w:pPr>
          </w:p>
        </w:tc>
        <w:tc>
          <w:tcPr>
            <w:tcW w:w="2288" w:type="dxa"/>
            <w:tcBorders>
              <w:top w:val="nil"/>
              <w:left w:val="nil"/>
              <w:bottom w:val="nil"/>
              <w:right w:val="nil"/>
            </w:tcBorders>
            <w:noWrap/>
            <w:hideMark/>
          </w:tcPr>
          <w:p w14:paraId="026A9CFE" w14:textId="77777777" w:rsidR="002D5CDE" w:rsidRPr="002D5CDE" w:rsidRDefault="002D5CDE" w:rsidP="002D5CDE">
            <w:pPr>
              <w:jc w:val="center"/>
              <w:rPr>
                <w:ins w:id="261" w:author="Dylan CHEN" w:date="2026-03-27T23:43:00Z" w16du:dateUtc="2026-03-27T15:43:00Z"/>
                <w:color w:val="000000"/>
                <w:sz w:val="20"/>
                <w:szCs w:val="20"/>
              </w:rPr>
            </w:pPr>
            <w:ins w:id="262" w:author="Dylan CHEN" w:date="2026-03-27T23:43:00Z" w16du:dateUtc="2026-03-27T15:43:00Z">
              <w:r w:rsidRPr="002D5CDE">
                <w:rPr>
                  <w:color w:val="000000"/>
                  <w:sz w:val="20"/>
                  <w:szCs w:val="20"/>
                </w:rPr>
                <w:t>-1302.544</w:t>
              </w:r>
            </w:ins>
          </w:p>
        </w:tc>
        <w:tc>
          <w:tcPr>
            <w:tcW w:w="975" w:type="dxa"/>
            <w:tcBorders>
              <w:top w:val="nil"/>
              <w:left w:val="nil"/>
              <w:bottom w:val="nil"/>
              <w:right w:val="nil"/>
            </w:tcBorders>
            <w:noWrap/>
            <w:hideMark/>
          </w:tcPr>
          <w:p w14:paraId="4F157E96" w14:textId="77777777" w:rsidR="002D5CDE" w:rsidRPr="002D5CDE" w:rsidRDefault="002D5CDE" w:rsidP="002D5CDE">
            <w:pPr>
              <w:jc w:val="center"/>
              <w:rPr>
                <w:ins w:id="263" w:author="Dylan CHEN" w:date="2026-03-27T23:43:00Z" w16du:dateUtc="2026-03-27T15:43:00Z"/>
                <w:color w:val="000000"/>
                <w:sz w:val="20"/>
                <w:szCs w:val="20"/>
              </w:rPr>
            </w:pPr>
            <w:ins w:id="264" w:author="Dylan CHEN" w:date="2026-03-27T23:43:00Z" w16du:dateUtc="2026-03-27T15:43:00Z">
              <w:r w:rsidRPr="002D5CDE">
                <w:rPr>
                  <w:color w:val="000000"/>
                  <w:sz w:val="20"/>
                  <w:szCs w:val="20"/>
                </w:rPr>
                <w:t>-8501.317</w:t>
              </w:r>
            </w:ins>
          </w:p>
        </w:tc>
        <w:tc>
          <w:tcPr>
            <w:tcW w:w="975" w:type="dxa"/>
            <w:tcBorders>
              <w:top w:val="nil"/>
              <w:left w:val="nil"/>
              <w:bottom w:val="nil"/>
              <w:right w:val="nil"/>
            </w:tcBorders>
            <w:noWrap/>
            <w:hideMark/>
          </w:tcPr>
          <w:p w14:paraId="06A610D2" w14:textId="77777777" w:rsidR="002D5CDE" w:rsidRPr="002D5CDE" w:rsidRDefault="002D5CDE" w:rsidP="002D5CDE">
            <w:pPr>
              <w:jc w:val="center"/>
              <w:rPr>
                <w:ins w:id="265" w:author="Dylan CHEN" w:date="2026-03-27T23:43:00Z" w16du:dateUtc="2026-03-27T15:43:00Z"/>
                <w:color w:val="000000"/>
                <w:sz w:val="20"/>
                <w:szCs w:val="20"/>
              </w:rPr>
            </w:pPr>
            <w:ins w:id="266" w:author="Dylan CHEN" w:date="2026-03-27T23:43:00Z" w16du:dateUtc="2026-03-27T15:43:00Z">
              <w:r w:rsidRPr="002D5CDE">
                <w:rPr>
                  <w:color w:val="000000"/>
                  <w:sz w:val="20"/>
                  <w:szCs w:val="20"/>
                </w:rPr>
                <w:t>-8501.317</w:t>
              </w:r>
            </w:ins>
          </w:p>
        </w:tc>
        <w:tc>
          <w:tcPr>
            <w:tcW w:w="975" w:type="dxa"/>
            <w:tcBorders>
              <w:top w:val="nil"/>
              <w:left w:val="nil"/>
              <w:bottom w:val="nil"/>
              <w:right w:val="nil"/>
            </w:tcBorders>
            <w:noWrap/>
            <w:hideMark/>
          </w:tcPr>
          <w:p w14:paraId="2BE007FB" w14:textId="77777777" w:rsidR="002D5CDE" w:rsidRPr="002D5CDE" w:rsidRDefault="002D5CDE" w:rsidP="002D5CDE">
            <w:pPr>
              <w:jc w:val="center"/>
              <w:rPr>
                <w:ins w:id="267" w:author="Dylan CHEN" w:date="2026-03-27T23:43:00Z" w16du:dateUtc="2026-03-27T15:43:00Z"/>
                <w:color w:val="000000"/>
                <w:sz w:val="20"/>
                <w:szCs w:val="20"/>
              </w:rPr>
            </w:pPr>
            <w:ins w:id="268" w:author="Dylan CHEN" w:date="2026-03-27T23:43:00Z" w16du:dateUtc="2026-03-27T15:43:00Z">
              <w:r w:rsidRPr="002D5CDE">
                <w:rPr>
                  <w:color w:val="000000"/>
                  <w:sz w:val="20"/>
                  <w:szCs w:val="20"/>
                </w:rPr>
                <w:t>-8501.317</w:t>
              </w:r>
            </w:ins>
          </w:p>
        </w:tc>
      </w:tr>
      <w:tr w:rsidR="002D5CDE" w:rsidRPr="002D5CDE" w14:paraId="489FCBBC" w14:textId="77777777" w:rsidTr="00417031">
        <w:trPr>
          <w:trHeight w:val="320"/>
          <w:jc w:val="center"/>
          <w:ins w:id="269" w:author="Dylan CHEN" w:date="2026-03-27T23:43:00Z" w16du:dateUtc="2026-03-27T15:43:00Z"/>
        </w:trPr>
        <w:tc>
          <w:tcPr>
            <w:tcW w:w="2485" w:type="dxa"/>
            <w:tcBorders>
              <w:top w:val="nil"/>
              <w:left w:val="nil"/>
              <w:bottom w:val="nil"/>
              <w:right w:val="nil"/>
            </w:tcBorders>
            <w:noWrap/>
            <w:hideMark/>
          </w:tcPr>
          <w:p w14:paraId="07A259F2" w14:textId="77777777" w:rsidR="002D5CDE" w:rsidRPr="002D5CDE" w:rsidRDefault="002D5CDE" w:rsidP="002D5CDE">
            <w:pPr>
              <w:rPr>
                <w:ins w:id="270" w:author="Dylan CHEN" w:date="2026-03-27T23:43:00Z" w16du:dateUtc="2026-03-27T15:43:00Z"/>
                <w:color w:val="000000"/>
                <w:sz w:val="20"/>
                <w:szCs w:val="20"/>
              </w:rPr>
            </w:pPr>
            <w:ins w:id="271" w:author="Dylan CHEN" w:date="2026-03-27T23:43:00Z" w16du:dateUtc="2026-03-27T15:43:00Z">
              <w:r w:rsidRPr="002D5CDE">
                <w:rPr>
                  <w:color w:val="000000"/>
                  <w:sz w:val="20"/>
                  <w:szCs w:val="20"/>
                </w:rPr>
                <w:t>deviance</w:t>
              </w:r>
            </w:ins>
          </w:p>
        </w:tc>
        <w:tc>
          <w:tcPr>
            <w:tcW w:w="1662" w:type="dxa"/>
            <w:tcBorders>
              <w:top w:val="nil"/>
              <w:left w:val="nil"/>
              <w:bottom w:val="nil"/>
              <w:right w:val="nil"/>
            </w:tcBorders>
            <w:noWrap/>
            <w:hideMark/>
          </w:tcPr>
          <w:p w14:paraId="7A61577A" w14:textId="77777777" w:rsidR="002D5CDE" w:rsidRPr="002D5CDE" w:rsidRDefault="002D5CDE" w:rsidP="002D5CDE">
            <w:pPr>
              <w:rPr>
                <w:ins w:id="272" w:author="Dylan CHEN" w:date="2026-03-27T23:43:00Z" w16du:dateUtc="2026-03-27T15:43:00Z"/>
                <w:color w:val="000000"/>
                <w:sz w:val="20"/>
                <w:szCs w:val="20"/>
              </w:rPr>
            </w:pPr>
          </w:p>
        </w:tc>
        <w:tc>
          <w:tcPr>
            <w:tcW w:w="2288" w:type="dxa"/>
            <w:tcBorders>
              <w:top w:val="nil"/>
              <w:left w:val="nil"/>
              <w:bottom w:val="nil"/>
              <w:right w:val="nil"/>
            </w:tcBorders>
            <w:noWrap/>
            <w:hideMark/>
          </w:tcPr>
          <w:p w14:paraId="0365D6DD" w14:textId="77777777" w:rsidR="002D5CDE" w:rsidRPr="002D5CDE" w:rsidRDefault="002D5CDE" w:rsidP="002D5CDE">
            <w:pPr>
              <w:rPr>
                <w:ins w:id="273" w:author="Dylan CHEN" w:date="2026-03-27T23:43:00Z" w16du:dateUtc="2026-03-27T15:43:00Z"/>
                <w:sz w:val="20"/>
                <w:szCs w:val="20"/>
              </w:rPr>
            </w:pPr>
          </w:p>
        </w:tc>
        <w:tc>
          <w:tcPr>
            <w:tcW w:w="975" w:type="dxa"/>
            <w:tcBorders>
              <w:top w:val="nil"/>
              <w:left w:val="nil"/>
              <w:bottom w:val="nil"/>
              <w:right w:val="nil"/>
            </w:tcBorders>
            <w:noWrap/>
            <w:hideMark/>
          </w:tcPr>
          <w:p w14:paraId="74F09334" w14:textId="77777777" w:rsidR="002D5CDE" w:rsidRPr="002D5CDE" w:rsidRDefault="002D5CDE" w:rsidP="002D5CDE">
            <w:pPr>
              <w:jc w:val="center"/>
              <w:rPr>
                <w:ins w:id="274" w:author="Dylan CHEN" w:date="2026-03-27T23:43:00Z" w16du:dateUtc="2026-03-27T15:43:00Z"/>
                <w:color w:val="000000"/>
                <w:sz w:val="20"/>
                <w:szCs w:val="20"/>
              </w:rPr>
            </w:pPr>
            <w:ins w:id="275" w:author="Dylan CHEN" w:date="2026-03-27T23:43:00Z" w16du:dateUtc="2026-03-27T15:43:00Z">
              <w:r w:rsidRPr="002D5CDE">
                <w:rPr>
                  <w:color w:val="000000"/>
                  <w:sz w:val="20"/>
                  <w:szCs w:val="20"/>
                </w:rPr>
                <w:t>5177.952</w:t>
              </w:r>
            </w:ins>
          </w:p>
        </w:tc>
        <w:tc>
          <w:tcPr>
            <w:tcW w:w="975" w:type="dxa"/>
            <w:tcBorders>
              <w:top w:val="nil"/>
              <w:left w:val="nil"/>
              <w:bottom w:val="nil"/>
              <w:right w:val="nil"/>
            </w:tcBorders>
            <w:noWrap/>
            <w:hideMark/>
          </w:tcPr>
          <w:p w14:paraId="4C4C3790" w14:textId="77777777" w:rsidR="002D5CDE" w:rsidRPr="002D5CDE" w:rsidRDefault="002D5CDE" w:rsidP="002D5CDE">
            <w:pPr>
              <w:jc w:val="center"/>
              <w:rPr>
                <w:ins w:id="276" w:author="Dylan CHEN" w:date="2026-03-27T23:43:00Z" w16du:dateUtc="2026-03-27T15:43:00Z"/>
                <w:color w:val="000000"/>
                <w:sz w:val="20"/>
                <w:szCs w:val="20"/>
              </w:rPr>
            </w:pPr>
          </w:p>
        </w:tc>
        <w:tc>
          <w:tcPr>
            <w:tcW w:w="975" w:type="dxa"/>
            <w:tcBorders>
              <w:top w:val="nil"/>
              <w:left w:val="nil"/>
              <w:bottom w:val="nil"/>
              <w:right w:val="nil"/>
            </w:tcBorders>
            <w:noWrap/>
            <w:hideMark/>
          </w:tcPr>
          <w:p w14:paraId="22FC6AF4" w14:textId="77777777" w:rsidR="002D5CDE" w:rsidRPr="002D5CDE" w:rsidRDefault="002D5CDE" w:rsidP="002D5CDE">
            <w:pPr>
              <w:rPr>
                <w:ins w:id="277" w:author="Dylan CHEN" w:date="2026-03-27T23:43:00Z" w16du:dateUtc="2026-03-27T15:43:00Z"/>
                <w:sz w:val="20"/>
                <w:szCs w:val="20"/>
              </w:rPr>
            </w:pPr>
          </w:p>
        </w:tc>
      </w:tr>
      <w:tr w:rsidR="002D5CDE" w:rsidRPr="002D5CDE" w14:paraId="77C65919" w14:textId="77777777" w:rsidTr="00417031">
        <w:trPr>
          <w:trHeight w:val="340"/>
          <w:jc w:val="center"/>
          <w:ins w:id="278" w:author="Dylan CHEN" w:date="2026-03-27T23:43:00Z" w16du:dateUtc="2026-03-27T15:43:00Z"/>
        </w:trPr>
        <w:tc>
          <w:tcPr>
            <w:tcW w:w="2485" w:type="dxa"/>
            <w:tcBorders>
              <w:top w:val="nil"/>
              <w:left w:val="nil"/>
              <w:bottom w:val="single" w:sz="8" w:space="0" w:color="auto"/>
              <w:right w:val="nil"/>
            </w:tcBorders>
            <w:noWrap/>
            <w:hideMark/>
          </w:tcPr>
          <w:p w14:paraId="3557D4DF" w14:textId="77777777" w:rsidR="002D5CDE" w:rsidRPr="002D5CDE" w:rsidRDefault="002D5CDE" w:rsidP="002D5CDE">
            <w:pPr>
              <w:rPr>
                <w:ins w:id="279" w:author="Dylan CHEN" w:date="2026-03-27T23:43:00Z" w16du:dateUtc="2026-03-27T15:43:00Z"/>
                <w:color w:val="000000"/>
                <w:sz w:val="20"/>
                <w:szCs w:val="20"/>
              </w:rPr>
            </w:pPr>
            <w:ins w:id="280" w:author="Dylan CHEN" w:date="2026-03-27T23:43:00Z" w16du:dateUtc="2026-03-27T15:43:00Z">
              <w:r w:rsidRPr="002D5CDE">
                <w:rPr>
                  <w:color w:val="000000"/>
                  <w:sz w:val="20"/>
                  <w:szCs w:val="20"/>
                </w:rPr>
                <w:t>pseudo R^2</w:t>
              </w:r>
            </w:ins>
          </w:p>
        </w:tc>
        <w:tc>
          <w:tcPr>
            <w:tcW w:w="1662" w:type="dxa"/>
            <w:tcBorders>
              <w:top w:val="nil"/>
              <w:left w:val="nil"/>
              <w:bottom w:val="single" w:sz="8" w:space="0" w:color="auto"/>
              <w:right w:val="nil"/>
            </w:tcBorders>
            <w:noWrap/>
            <w:hideMark/>
          </w:tcPr>
          <w:p w14:paraId="058E463B" w14:textId="77777777" w:rsidR="002D5CDE" w:rsidRPr="002D5CDE" w:rsidRDefault="002D5CDE" w:rsidP="002D5CDE">
            <w:pPr>
              <w:jc w:val="center"/>
              <w:rPr>
                <w:ins w:id="281" w:author="Dylan CHEN" w:date="2026-03-27T23:43:00Z" w16du:dateUtc="2026-03-27T15:43:00Z"/>
                <w:color w:val="000000"/>
                <w:sz w:val="20"/>
                <w:szCs w:val="20"/>
              </w:rPr>
            </w:pPr>
            <w:ins w:id="282" w:author="Dylan CHEN" w:date="2026-03-27T23:43:00Z" w16du:dateUtc="2026-03-27T15:43:00Z">
              <w:r w:rsidRPr="002D5CDE">
                <w:rPr>
                  <w:color w:val="000000"/>
                  <w:sz w:val="20"/>
                  <w:szCs w:val="20"/>
                </w:rPr>
                <w:t> </w:t>
              </w:r>
            </w:ins>
          </w:p>
        </w:tc>
        <w:tc>
          <w:tcPr>
            <w:tcW w:w="2288" w:type="dxa"/>
            <w:tcBorders>
              <w:top w:val="nil"/>
              <w:left w:val="nil"/>
              <w:bottom w:val="single" w:sz="8" w:space="0" w:color="auto"/>
              <w:right w:val="nil"/>
            </w:tcBorders>
            <w:noWrap/>
            <w:hideMark/>
          </w:tcPr>
          <w:p w14:paraId="3E290965" w14:textId="77777777" w:rsidR="002D5CDE" w:rsidRPr="002D5CDE" w:rsidRDefault="002D5CDE" w:rsidP="002D5CDE">
            <w:pPr>
              <w:jc w:val="center"/>
              <w:rPr>
                <w:ins w:id="283" w:author="Dylan CHEN" w:date="2026-03-27T23:43:00Z" w16du:dateUtc="2026-03-27T15:43:00Z"/>
                <w:color w:val="000000"/>
                <w:sz w:val="20"/>
                <w:szCs w:val="20"/>
              </w:rPr>
            </w:pPr>
            <w:ins w:id="284"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475A37DD" w14:textId="77777777" w:rsidR="002D5CDE" w:rsidRPr="002D5CDE" w:rsidRDefault="002D5CDE" w:rsidP="002D5CDE">
            <w:pPr>
              <w:jc w:val="center"/>
              <w:rPr>
                <w:ins w:id="285" w:author="Dylan CHEN" w:date="2026-03-27T23:43:00Z" w16du:dateUtc="2026-03-27T15:43:00Z"/>
                <w:color w:val="000000"/>
                <w:sz w:val="20"/>
                <w:szCs w:val="20"/>
              </w:rPr>
            </w:pPr>
            <w:ins w:id="286" w:author="Dylan CHEN" w:date="2026-03-27T23:43:00Z" w16du:dateUtc="2026-03-27T15:43:00Z">
              <w:r w:rsidRPr="002D5CDE">
                <w:rPr>
                  <w:color w:val="000000"/>
                  <w:sz w:val="20"/>
                  <w:szCs w:val="20"/>
                </w:rPr>
                <w:t>0.019</w:t>
              </w:r>
            </w:ins>
          </w:p>
        </w:tc>
        <w:tc>
          <w:tcPr>
            <w:tcW w:w="975" w:type="dxa"/>
            <w:tcBorders>
              <w:top w:val="nil"/>
              <w:left w:val="nil"/>
              <w:bottom w:val="single" w:sz="8" w:space="0" w:color="auto"/>
              <w:right w:val="nil"/>
            </w:tcBorders>
            <w:noWrap/>
            <w:hideMark/>
          </w:tcPr>
          <w:p w14:paraId="6B1E00C2" w14:textId="77777777" w:rsidR="002D5CDE" w:rsidRPr="002D5CDE" w:rsidRDefault="002D5CDE" w:rsidP="002D5CDE">
            <w:pPr>
              <w:jc w:val="center"/>
              <w:rPr>
                <w:ins w:id="287" w:author="Dylan CHEN" w:date="2026-03-27T23:43:00Z" w16du:dateUtc="2026-03-27T15:43:00Z"/>
                <w:color w:val="000000"/>
                <w:sz w:val="20"/>
                <w:szCs w:val="20"/>
              </w:rPr>
            </w:pPr>
            <w:ins w:id="288" w:author="Dylan CHEN" w:date="2026-03-27T23:43:00Z" w16du:dateUtc="2026-03-27T15:43:00Z">
              <w:r w:rsidRPr="002D5CDE">
                <w:rPr>
                  <w:color w:val="000000"/>
                  <w:sz w:val="20"/>
                  <w:szCs w:val="20"/>
                </w:rPr>
                <w:t> </w:t>
              </w:r>
            </w:ins>
          </w:p>
        </w:tc>
        <w:tc>
          <w:tcPr>
            <w:tcW w:w="975" w:type="dxa"/>
            <w:tcBorders>
              <w:top w:val="nil"/>
              <w:left w:val="nil"/>
              <w:bottom w:val="single" w:sz="8" w:space="0" w:color="auto"/>
              <w:right w:val="nil"/>
            </w:tcBorders>
            <w:noWrap/>
            <w:hideMark/>
          </w:tcPr>
          <w:p w14:paraId="79100CC2" w14:textId="77777777" w:rsidR="002D5CDE" w:rsidRPr="002D5CDE" w:rsidRDefault="002D5CDE" w:rsidP="002D5CDE">
            <w:pPr>
              <w:jc w:val="center"/>
              <w:rPr>
                <w:ins w:id="289" w:author="Dylan CHEN" w:date="2026-03-27T23:43:00Z" w16du:dateUtc="2026-03-27T15:43:00Z"/>
                <w:color w:val="000000"/>
                <w:sz w:val="20"/>
                <w:szCs w:val="20"/>
              </w:rPr>
            </w:pPr>
            <w:ins w:id="290" w:author="Dylan CHEN" w:date="2026-03-27T23:43:00Z" w16du:dateUtc="2026-03-27T15:43:00Z">
              <w:r w:rsidRPr="002D5CDE">
                <w:rPr>
                  <w:color w:val="000000"/>
                  <w:sz w:val="20"/>
                  <w:szCs w:val="20"/>
                </w:rPr>
                <w:t> </w:t>
              </w:r>
            </w:ins>
          </w:p>
        </w:tc>
      </w:tr>
    </w:tbl>
    <w:p w14:paraId="55EAD20F" w14:textId="77777777" w:rsidR="002D5CDE" w:rsidRPr="00AD60B6" w:rsidRDefault="002D5CDE" w:rsidP="002D5CDE">
      <w:pPr>
        <w:pStyle w:val="Notes"/>
        <w:rPr>
          <w:ins w:id="291" w:author="Dylan CHEN" w:date="2026-03-27T23:43:00Z" w16du:dateUtc="2026-03-27T15:43:00Z"/>
        </w:rPr>
      </w:pPr>
      <w:ins w:id="292" w:author="Dylan CHEN" w:date="2026-03-27T23:43:00Z" w16du:dateUtc="2026-03-27T15:43:00Z">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ins>
    </w:p>
    <w:p w14:paraId="5AF696EC" w14:textId="77777777" w:rsidR="00340C9F" w:rsidRDefault="00340C9F" w:rsidP="002D5CDE">
      <w:pPr>
        <w:pStyle w:val="TableFiguretitle"/>
        <w:rPr>
          <w:ins w:id="293" w:author="Dylan CHEN" w:date="2026-03-27T23:44:00Z" w16du:dateUtc="2026-03-27T15:44:00Z"/>
        </w:rPr>
      </w:pPr>
      <w:ins w:id="294" w:author="Dylan CHEN" w:date="2026-03-27T23:41:00Z" w16du:dateUtc="2026-03-27T15:41:00Z">
        <w:r w:rsidRPr="00340C9F">
          <w:t>Table F3. Robustness Checks for Spillover Effects: Alternative Model Specifications for Viewer Recognition</w:t>
        </w:r>
      </w:ins>
    </w:p>
    <w:tbl>
      <w:tblPr>
        <w:tblW w:w="5000" w:type="pct"/>
        <w:jc w:val="center"/>
        <w:tblLayout w:type="fixed"/>
        <w:tblCellMar>
          <w:left w:w="29" w:type="dxa"/>
          <w:right w:w="29" w:type="dxa"/>
        </w:tblCellMar>
        <w:tblLook w:val="04A0" w:firstRow="1" w:lastRow="0" w:firstColumn="1" w:lastColumn="0" w:noHBand="0" w:noVBand="1"/>
        <w:tblPrChange w:id="295" w:author="Dylan CHEN" w:date="2026-03-27T23:44:00Z" w16du:dateUtc="2026-03-27T15:44:00Z">
          <w:tblPr>
            <w:tblW w:w="4905" w:type="pct"/>
            <w:jc w:val="center"/>
            <w:tblLayout w:type="fixed"/>
            <w:tblCellMar>
              <w:left w:w="29" w:type="dxa"/>
              <w:right w:w="29" w:type="dxa"/>
            </w:tblCellMar>
            <w:tblLook w:val="04A0" w:firstRow="1" w:lastRow="0" w:firstColumn="1" w:lastColumn="0" w:noHBand="0" w:noVBand="1"/>
          </w:tblPr>
        </w:tblPrChange>
      </w:tblPr>
      <w:tblGrid>
        <w:gridCol w:w="3027"/>
        <w:gridCol w:w="1101"/>
        <w:gridCol w:w="3211"/>
        <w:gridCol w:w="2021"/>
        <w:tblGridChange w:id="296">
          <w:tblGrid>
            <w:gridCol w:w="2969"/>
            <w:gridCol w:w="58"/>
            <w:gridCol w:w="1022"/>
            <w:gridCol w:w="3150"/>
            <w:gridCol w:w="140"/>
            <w:gridCol w:w="1843"/>
            <w:gridCol w:w="178"/>
          </w:tblGrid>
        </w:tblGridChange>
      </w:tblGrid>
      <w:tr w:rsidR="00BC223A" w:rsidRPr="00BC223A" w14:paraId="377FBE65" w14:textId="77777777" w:rsidTr="00BC223A">
        <w:trPr>
          <w:trHeight w:val="320"/>
          <w:jc w:val="center"/>
          <w:ins w:id="297" w:author="Dylan CHEN" w:date="2026-03-27T23:44:00Z" w16du:dateUtc="2026-03-27T15:44:00Z"/>
          <w:trPrChange w:id="298" w:author="Dylan CHEN" w:date="2026-03-27T23:44:00Z" w16du:dateUtc="2026-03-27T15:44:00Z">
            <w:trPr>
              <w:gridAfter w:val="0"/>
              <w:trHeight w:val="320"/>
              <w:jc w:val="center"/>
            </w:trPr>
          </w:trPrChange>
        </w:trPr>
        <w:tc>
          <w:tcPr>
            <w:tcW w:w="2969" w:type="dxa"/>
            <w:tcBorders>
              <w:top w:val="single" w:sz="8" w:space="0" w:color="auto"/>
              <w:left w:val="nil"/>
              <w:bottom w:val="nil"/>
              <w:right w:val="nil"/>
            </w:tcBorders>
            <w:noWrap/>
            <w:hideMark/>
            <w:tcPrChange w:id="299" w:author="Dylan CHEN" w:date="2026-03-27T23:44:00Z" w16du:dateUtc="2026-03-27T15:44:00Z">
              <w:tcPr>
                <w:tcW w:w="2969" w:type="dxa"/>
                <w:tcBorders>
                  <w:top w:val="single" w:sz="8" w:space="0" w:color="auto"/>
                  <w:left w:val="nil"/>
                  <w:bottom w:val="nil"/>
                  <w:right w:val="nil"/>
                </w:tcBorders>
                <w:noWrap/>
                <w:hideMark/>
              </w:tcPr>
            </w:tcPrChange>
          </w:tcPr>
          <w:p w14:paraId="286F0747" w14:textId="77777777" w:rsidR="00BC223A" w:rsidRPr="00BC223A" w:rsidRDefault="00BC223A" w:rsidP="00BC223A">
            <w:pPr>
              <w:rPr>
                <w:ins w:id="300" w:author="Dylan CHEN" w:date="2026-03-27T23:44:00Z" w16du:dateUtc="2026-03-27T15:44:00Z"/>
                <w:color w:val="000000"/>
                <w:sz w:val="20"/>
                <w:szCs w:val="20"/>
              </w:rPr>
            </w:pPr>
            <w:ins w:id="301" w:author="Dylan CHEN" w:date="2026-03-27T23:44:00Z" w16du:dateUtc="2026-03-27T15:44:00Z">
              <w:r w:rsidRPr="00BC223A">
                <w:rPr>
                  <w:color w:val="000000"/>
                  <w:sz w:val="20"/>
                  <w:szCs w:val="20"/>
                </w:rPr>
                <w:t> </w:t>
              </w:r>
            </w:ins>
          </w:p>
        </w:tc>
        <w:tc>
          <w:tcPr>
            <w:tcW w:w="4230" w:type="dxa"/>
            <w:gridSpan w:val="2"/>
            <w:tcBorders>
              <w:top w:val="single" w:sz="8" w:space="0" w:color="auto"/>
              <w:left w:val="nil"/>
              <w:bottom w:val="nil"/>
              <w:right w:val="nil"/>
            </w:tcBorders>
            <w:noWrap/>
            <w:hideMark/>
            <w:tcPrChange w:id="302" w:author="Dylan CHEN" w:date="2026-03-27T23:44:00Z" w16du:dateUtc="2026-03-27T15:44:00Z">
              <w:tcPr>
                <w:tcW w:w="4230" w:type="dxa"/>
                <w:gridSpan w:val="3"/>
                <w:tcBorders>
                  <w:top w:val="single" w:sz="8" w:space="0" w:color="auto"/>
                  <w:left w:val="nil"/>
                  <w:bottom w:val="nil"/>
                  <w:right w:val="nil"/>
                </w:tcBorders>
                <w:noWrap/>
                <w:hideMark/>
              </w:tcPr>
            </w:tcPrChange>
          </w:tcPr>
          <w:p w14:paraId="4676FED1" w14:textId="77777777" w:rsidR="00BC223A" w:rsidRPr="00BC223A" w:rsidRDefault="00BC223A" w:rsidP="00BC223A">
            <w:pPr>
              <w:jc w:val="center"/>
              <w:rPr>
                <w:ins w:id="303" w:author="Dylan CHEN" w:date="2026-03-27T23:44:00Z" w16du:dateUtc="2026-03-27T15:44:00Z"/>
                <w:color w:val="000000"/>
                <w:sz w:val="20"/>
                <w:szCs w:val="20"/>
              </w:rPr>
            </w:pPr>
            <w:ins w:id="304" w:author="Dylan CHEN" w:date="2026-03-27T23:44:00Z" w16du:dateUtc="2026-03-27T15:44:00Z">
              <w:r w:rsidRPr="00BC223A">
                <w:rPr>
                  <w:color w:val="000000"/>
                  <w:sz w:val="20"/>
                  <w:szCs w:val="20"/>
                </w:rPr>
                <w:t>OLS</w:t>
              </w:r>
            </w:ins>
          </w:p>
        </w:tc>
        <w:tc>
          <w:tcPr>
            <w:tcW w:w="1983" w:type="dxa"/>
            <w:tcBorders>
              <w:top w:val="single" w:sz="8" w:space="0" w:color="auto"/>
              <w:left w:val="nil"/>
              <w:bottom w:val="nil"/>
              <w:right w:val="nil"/>
            </w:tcBorders>
            <w:noWrap/>
            <w:hideMark/>
            <w:tcPrChange w:id="305" w:author="Dylan CHEN" w:date="2026-03-27T23:44:00Z" w16du:dateUtc="2026-03-27T15:44:00Z">
              <w:tcPr>
                <w:tcW w:w="1983" w:type="dxa"/>
                <w:gridSpan w:val="2"/>
                <w:tcBorders>
                  <w:top w:val="single" w:sz="8" w:space="0" w:color="auto"/>
                  <w:left w:val="nil"/>
                  <w:bottom w:val="nil"/>
                  <w:right w:val="nil"/>
                </w:tcBorders>
                <w:noWrap/>
                <w:hideMark/>
              </w:tcPr>
            </w:tcPrChange>
          </w:tcPr>
          <w:p w14:paraId="5E1A7177" w14:textId="77777777" w:rsidR="00BC223A" w:rsidRPr="00BC223A" w:rsidRDefault="00BC223A" w:rsidP="00BC223A">
            <w:pPr>
              <w:jc w:val="center"/>
              <w:rPr>
                <w:ins w:id="306" w:author="Dylan CHEN" w:date="2026-03-27T23:44:00Z" w16du:dateUtc="2026-03-27T15:44:00Z"/>
                <w:color w:val="000000"/>
                <w:sz w:val="20"/>
                <w:szCs w:val="20"/>
              </w:rPr>
            </w:pPr>
            <w:ins w:id="307" w:author="Dylan CHEN" w:date="2026-03-27T23:44:00Z" w16du:dateUtc="2026-03-27T15:44:00Z">
              <w:r w:rsidRPr="00BC223A">
                <w:rPr>
                  <w:color w:val="000000"/>
                  <w:sz w:val="20"/>
                  <w:szCs w:val="20"/>
                </w:rPr>
                <w:t>Poisson</w:t>
              </w:r>
            </w:ins>
          </w:p>
        </w:tc>
      </w:tr>
      <w:tr w:rsidR="00BC223A" w:rsidRPr="00BC223A" w14:paraId="375863C5" w14:textId="77777777" w:rsidTr="00BC223A">
        <w:trPr>
          <w:trHeight w:val="320"/>
          <w:jc w:val="center"/>
          <w:ins w:id="308" w:author="Dylan CHEN" w:date="2026-03-27T23:44:00Z" w16du:dateUtc="2026-03-27T15:44:00Z"/>
          <w:trPrChange w:id="309"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310" w:author="Dylan CHEN" w:date="2026-03-27T23:44:00Z" w16du:dateUtc="2026-03-27T15:44:00Z">
              <w:tcPr>
                <w:tcW w:w="2969" w:type="dxa"/>
                <w:tcBorders>
                  <w:top w:val="nil"/>
                  <w:left w:val="nil"/>
                  <w:bottom w:val="nil"/>
                  <w:right w:val="nil"/>
                </w:tcBorders>
                <w:noWrap/>
                <w:hideMark/>
              </w:tcPr>
            </w:tcPrChange>
          </w:tcPr>
          <w:p w14:paraId="3AB7EC34" w14:textId="77777777" w:rsidR="00BC223A" w:rsidRPr="00BC223A" w:rsidRDefault="00BC223A" w:rsidP="00BC223A">
            <w:pPr>
              <w:jc w:val="center"/>
              <w:rPr>
                <w:ins w:id="311" w:author="Dylan CHEN" w:date="2026-03-27T23:44:00Z" w16du:dateUtc="2026-03-27T15:44:00Z"/>
                <w:color w:val="000000"/>
                <w:sz w:val="20"/>
                <w:szCs w:val="20"/>
              </w:rPr>
            </w:pPr>
          </w:p>
        </w:tc>
        <w:tc>
          <w:tcPr>
            <w:tcW w:w="1080" w:type="dxa"/>
            <w:tcBorders>
              <w:top w:val="nil"/>
              <w:left w:val="nil"/>
              <w:bottom w:val="nil"/>
              <w:right w:val="nil"/>
            </w:tcBorders>
            <w:noWrap/>
            <w:hideMark/>
            <w:tcPrChange w:id="312" w:author="Dylan CHEN" w:date="2026-03-27T23:44:00Z" w16du:dateUtc="2026-03-27T15:44:00Z">
              <w:tcPr>
                <w:tcW w:w="1080" w:type="dxa"/>
                <w:gridSpan w:val="2"/>
                <w:tcBorders>
                  <w:top w:val="nil"/>
                  <w:left w:val="nil"/>
                  <w:bottom w:val="nil"/>
                  <w:right w:val="nil"/>
                </w:tcBorders>
                <w:noWrap/>
                <w:hideMark/>
              </w:tcPr>
            </w:tcPrChange>
          </w:tcPr>
          <w:p w14:paraId="3CED539E" w14:textId="77777777" w:rsidR="00BC223A" w:rsidRPr="00BC223A" w:rsidRDefault="00BC223A" w:rsidP="00BC223A">
            <w:pPr>
              <w:jc w:val="center"/>
              <w:rPr>
                <w:ins w:id="313" w:author="Dylan CHEN" w:date="2026-03-27T23:44:00Z" w16du:dateUtc="2026-03-27T15:44:00Z"/>
                <w:color w:val="000000"/>
                <w:sz w:val="20"/>
                <w:szCs w:val="20"/>
              </w:rPr>
            </w:pPr>
            <w:ins w:id="314" w:author="Dylan CHEN" w:date="2026-03-27T23:44:00Z" w16du:dateUtc="2026-03-27T15:44:00Z">
              <w:r w:rsidRPr="00BC223A">
                <w:rPr>
                  <w:color w:val="000000"/>
                  <w:sz w:val="20"/>
                  <w:szCs w:val="20"/>
                </w:rPr>
                <w:t>(1)</w:t>
              </w:r>
            </w:ins>
          </w:p>
        </w:tc>
        <w:tc>
          <w:tcPr>
            <w:tcW w:w="3150" w:type="dxa"/>
            <w:tcBorders>
              <w:top w:val="nil"/>
              <w:left w:val="nil"/>
              <w:bottom w:val="nil"/>
              <w:right w:val="nil"/>
            </w:tcBorders>
            <w:noWrap/>
            <w:hideMark/>
            <w:tcPrChange w:id="315" w:author="Dylan CHEN" w:date="2026-03-27T23:44:00Z" w16du:dateUtc="2026-03-27T15:44:00Z">
              <w:tcPr>
                <w:tcW w:w="3150" w:type="dxa"/>
                <w:tcBorders>
                  <w:top w:val="nil"/>
                  <w:left w:val="nil"/>
                  <w:bottom w:val="nil"/>
                  <w:right w:val="nil"/>
                </w:tcBorders>
                <w:noWrap/>
                <w:hideMark/>
              </w:tcPr>
            </w:tcPrChange>
          </w:tcPr>
          <w:p w14:paraId="77ADAE3C" w14:textId="77777777" w:rsidR="00BC223A" w:rsidRPr="00BC223A" w:rsidRDefault="00BC223A" w:rsidP="00BC223A">
            <w:pPr>
              <w:jc w:val="center"/>
              <w:rPr>
                <w:ins w:id="316" w:author="Dylan CHEN" w:date="2026-03-27T23:44:00Z" w16du:dateUtc="2026-03-27T15:44:00Z"/>
                <w:color w:val="000000"/>
                <w:sz w:val="20"/>
                <w:szCs w:val="20"/>
              </w:rPr>
            </w:pPr>
            <w:ins w:id="317" w:author="Dylan CHEN" w:date="2026-03-27T23:44:00Z" w16du:dateUtc="2026-03-27T15:44:00Z">
              <w:r w:rsidRPr="00BC223A">
                <w:rPr>
                  <w:color w:val="000000"/>
                  <w:sz w:val="20"/>
                  <w:szCs w:val="20"/>
                </w:rPr>
                <w:t>(2)</w:t>
              </w:r>
            </w:ins>
          </w:p>
        </w:tc>
        <w:tc>
          <w:tcPr>
            <w:tcW w:w="1983" w:type="dxa"/>
            <w:tcBorders>
              <w:top w:val="nil"/>
              <w:left w:val="nil"/>
              <w:bottom w:val="nil"/>
              <w:right w:val="nil"/>
            </w:tcBorders>
            <w:noWrap/>
            <w:hideMark/>
            <w:tcPrChange w:id="318" w:author="Dylan CHEN" w:date="2026-03-27T23:44:00Z" w16du:dateUtc="2026-03-27T15:44:00Z">
              <w:tcPr>
                <w:tcW w:w="1983" w:type="dxa"/>
                <w:gridSpan w:val="2"/>
                <w:tcBorders>
                  <w:top w:val="nil"/>
                  <w:left w:val="nil"/>
                  <w:bottom w:val="nil"/>
                  <w:right w:val="nil"/>
                </w:tcBorders>
                <w:noWrap/>
                <w:hideMark/>
              </w:tcPr>
            </w:tcPrChange>
          </w:tcPr>
          <w:p w14:paraId="5D022BD5" w14:textId="77777777" w:rsidR="00BC223A" w:rsidRPr="00BC223A" w:rsidRDefault="00BC223A" w:rsidP="00BC223A">
            <w:pPr>
              <w:jc w:val="center"/>
              <w:rPr>
                <w:ins w:id="319" w:author="Dylan CHEN" w:date="2026-03-27T23:44:00Z" w16du:dateUtc="2026-03-27T15:44:00Z"/>
                <w:color w:val="000000"/>
                <w:sz w:val="20"/>
                <w:szCs w:val="20"/>
              </w:rPr>
            </w:pPr>
            <w:ins w:id="320" w:author="Dylan CHEN" w:date="2026-03-27T23:44:00Z" w16du:dateUtc="2026-03-27T15:44:00Z">
              <w:r w:rsidRPr="00BC223A">
                <w:rPr>
                  <w:color w:val="000000"/>
                  <w:sz w:val="20"/>
                  <w:szCs w:val="20"/>
                </w:rPr>
                <w:t>(3)</w:t>
              </w:r>
            </w:ins>
          </w:p>
        </w:tc>
      </w:tr>
      <w:tr w:rsidR="00BC223A" w:rsidRPr="00BC223A" w14:paraId="27744B69" w14:textId="77777777" w:rsidTr="00BC223A">
        <w:trPr>
          <w:trHeight w:val="360"/>
          <w:jc w:val="center"/>
          <w:ins w:id="321" w:author="Dylan CHEN" w:date="2026-03-27T23:44:00Z" w16du:dateUtc="2026-03-27T15:44:00Z"/>
          <w:trPrChange w:id="322" w:author="Dylan CHEN" w:date="2026-03-27T23:44:00Z" w16du:dateUtc="2026-03-27T15:44:00Z">
            <w:trPr>
              <w:gridAfter w:val="0"/>
              <w:trHeight w:val="360"/>
              <w:jc w:val="center"/>
            </w:trPr>
          </w:trPrChange>
        </w:trPr>
        <w:tc>
          <w:tcPr>
            <w:tcW w:w="2969" w:type="dxa"/>
            <w:tcBorders>
              <w:top w:val="nil"/>
              <w:left w:val="nil"/>
              <w:bottom w:val="nil"/>
              <w:right w:val="nil"/>
            </w:tcBorders>
            <w:noWrap/>
            <w:hideMark/>
            <w:tcPrChange w:id="323" w:author="Dylan CHEN" w:date="2026-03-27T23:44:00Z" w16du:dateUtc="2026-03-27T15:44:00Z">
              <w:tcPr>
                <w:tcW w:w="2969" w:type="dxa"/>
                <w:tcBorders>
                  <w:top w:val="nil"/>
                  <w:left w:val="nil"/>
                  <w:bottom w:val="nil"/>
                  <w:right w:val="nil"/>
                </w:tcBorders>
                <w:noWrap/>
                <w:hideMark/>
              </w:tcPr>
            </w:tcPrChange>
          </w:tcPr>
          <w:p w14:paraId="54F84ACA" w14:textId="77777777" w:rsidR="00BC223A" w:rsidRPr="00BC223A" w:rsidRDefault="00BC223A" w:rsidP="00BC223A">
            <w:pPr>
              <w:jc w:val="right"/>
              <w:rPr>
                <w:ins w:id="324" w:author="Dylan CHEN" w:date="2026-03-27T23:44:00Z" w16du:dateUtc="2026-03-27T15:44:00Z"/>
                <w:color w:val="000000"/>
                <w:sz w:val="20"/>
                <w:szCs w:val="20"/>
              </w:rPr>
            </w:pPr>
            <w:ins w:id="325" w:author="Dylan CHEN" w:date="2026-03-27T23:44:00Z" w16du:dateUtc="2026-03-27T15:44:00Z">
              <w:r w:rsidRPr="00BC223A">
                <w:rPr>
                  <w:color w:val="000000"/>
                  <w:sz w:val="20"/>
                  <w:szCs w:val="20"/>
                </w:rPr>
                <w:t xml:space="preserve">DV: </w:t>
              </w:r>
            </w:ins>
          </w:p>
        </w:tc>
        <w:tc>
          <w:tcPr>
            <w:tcW w:w="1080" w:type="dxa"/>
            <w:tcBorders>
              <w:top w:val="nil"/>
              <w:left w:val="nil"/>
              <w:bottom w:val="single" w:sz="8" w:space="0" w:color="auto"/>
              <w:right w:val="nil"/>
            </w:tcBorders>
            <w:noWrap/>
            <w:hideMark/>
            <w:tcPrChange w:id="326" w:author="Dylan CHEN" w:date="2026-03-27T23:44:00Z" w16du:dateUtc="2026-03-27T15:44:00Z">
              <w:tcPr>
                <w:tcW w:w="1080" w:type="dxa"/>
                <w:gridSpan w:val="2"/>
                <w:tcBorders>
                  <w:top w:val="nil"/>
                  <w:left w:val="nil"/>
                  <w:bottom w:val="single" w:sz="8" w:space="0" w:color="auto"/>
                  <w:right w:val="nil"/>
                </w:tcBorders>
                <w:noWrap/>
                <w:hideMark/>
              </w:tcPr>
            </w:tcPrChange>
          </w:tcPr>
          <w:p w14:paraId="545A197F" w14:textId="77777777" w:rsidR="00BC223A" w:rsidRPr="00BC223A" w:rsidRDefault="00BC223A" w:rsidP="00BC223A">
            <w:pPr>
              <w:jc w:val="center"/>
              <w:rPr>
                <w:ins w:id="327" w:author="Dylan CHEN" w:date="2026-03-27T23:44:00Z" w16du:dateUtc="2026-03-27T15:44:00Z"/>
                <w:i/>
                <w:iCs/>
                <w:color w:val="000000"/>
                <w:sz w:val="20"/>
                <w:szCs w:val="20"/>
              </w:rPr>
            </w:pPr>
            <w:ins w:id="328" w:author="Dylan CHEN" w:date="2026-03-27T23:44:00Z" w16du:dateUtc="2026-03-27T15:44:00Z">
              <w:r w:rsidRPr="00BC223A">
                <w:rPr>
                  <w:i/>
                  <w:iCs/>
                  <w:color w:val="000000"/>
                  <w:sz w:val="20"/>
                  <w:szCs w:val="20"/>
                </w:rPr>
                <w:t>netlikeNum</w:t>
              </w:r>
              <w:r w:rsidRPr="00BC223A">
                <w:rPr>
                  <w:i/>
                  <w:iCs/>
                  <w:color w:val="000000"/>
                  <w:sz w:val="20"/>
                  <w:szCs w:val="20"/>
                  <w:vertAlign w:val="subscript"/>
                </w:rPr>
                <w:t>ij</w:t>
              </w:r>
            </w:ins>
          </w:p>
        </w:tc>
        <w:tc>
          <w:tcPr>
            <w:tcW w:w="3150" w:type="dxa"/>
            <w:tcBorders>
              <w:top w:val="nil"/>
              <w:left w:val="nil"/>
              <w:bottom w:val="single" w:sz="8" w:space="0" w:color="auto"/>
              <w:right w:val="nil"/>
            </w:tcBorders>
            <w:noWrap/>
            <w:hideMark/>
            <w:tcPrChange w:id="329" w:author="Dylan CHEN" w:date="2026-03-27T23:44:00Z" w16du:dateUtc="2026-03-27T15:44:00Z">
              <w:tcPr>
                <w:tcW w:w="3150" w:type="dxa"/>
                <w:tcBorders>
                  <w:top w:val="nil"/>
                  <w:left w:val="nil"/>
                  <w:bottom w:val="single" w:sz="8" w:space="0" w:color="auto"/>
                  <w:right w:val="nil"/>
                </w:tcBorders>
                <w:noWrap/>
                <w:hideMark/>
              </w:tcPr>
            </w:tcPrChange>
          </w:tcPr>
          <w:p w14:paraId="1F910F7B" w14:textId="77777777" w:rsidR="00BC223A" w:rsidRPr="00BC223A" w:rsidRDefault="00BC223A" w:rsidP="00BC223A">
            <w:pPr>
              <w:jc w:val="center"/>
              <w:rPr>
                <w:ins w:id="330" w:author="Dylan CHEN" w:date="2026-03-27T23:44:00Z" w16du:dateUtc="2026-03-27T15:44:00Z"/>
                <w:color w:val="000000"/>
                <w:sz w:val="20"/>
                <w:szCs w:val="20"/>
              </w:rPr>
            </w:pPr>
            <w:ins w:id="331" w:author="Dylan CHEN" w:date="2026-03-27T23:44:00Z" w16du:dateUtc="2026-03-27T15:44:00Z">
              <w:r w:rsidRPr="00BC223A">
                <w:rPr>
                  <w:color w:val="000000"/>
                  <w:sz w:val="20"/>
                  <w:szCs w:val="20"/>
                </w:rPr>
                <w:t>log [</w:t>
              </w:r>
              <w:r w:rsidRPr="00BC223A">
                <w:rPr>
                  <w:i/>
                  <w:iCs/>
                  <w:color w:val="000000"/>
                  <w:sz w:val="20"/>
                  <w:szCs w:val="20"/>
                </w:rPr>
                <w:t>netlikeNum</w:t>
              </w:r>
              <w:r w:rsidRPr="00BC223A">
                <w:rPr>
                  <w:i/>
                  <w:iCs/>
                  <w:color w:val="000000"/>
                  <w:sz w:val="20"/>
                  <w:szCs w:val="20"/>
                  <w:vertAlign w:val="subscript"/>
                </w:rPr>
                <w:t>ij</w:t>
              </w:r>
              <w:r w:rsidRPr="00BC223A">
                <w:rPr>
                  <w:color w:val="000000"/>
                  <w:sz w:val="20"/>
                  <w:szCs w:val="20"/>
                </w:rPr>
                <w:t xml:space="preserve"> (shifted) + 1]</w:t>
              </w:r>
            </w:ins>
          </w:p>
        </w:tc>
        <w:tc>
          <w:tcPr>
            <w:tcW w:w="1983" w:type="dxa"/>
            <w:tcBorders>
              <w:top w:val="nil"/>
              <w:left w:val="nil"/>
              <w:bottom w:val="single" w:sz="8" w:space="0" w:color="auto"/>
              <w:right w:val="nil"/>
            </w:tcBorders>
            <w:noWrap/>
            <w:hideMark/>
            <w:tcPrChange w:id="332" w:author="Dylan CHEN" w:date="2026-03-27T23:44:00Z" w16du:dateUtc="2026-03-27T15:44:00Z">
              <w:tcPr>
                <w:tcW w:w="1983" w:type="dxa"/>
                <w:gridSpan w:val="2"/>
                <w:tcBorders>
                  <w:top w:val="nil"/>
                  <w:left w:val="nil"/>
                  <w:bottom w:val="single" w:sz="8" w:space="0" w:color="auto"/>
                  <w:right w:val="nil"/>
                </w:tcBorders>
                <w:noWrap/>
                <w:hideMark/>
              </w:tcPr>
            </w:tcPrChange>
          </w:tcPr>
          <w:p w14:paraId="1B0B9C35" w14:textId="77777777" w:rsidR="00BC223A" w:rsidRPr="00BC223A" w:rsidRDefault="00BC223A" w:rsidP="00BC223A">
            <w:pPr>
              <w:jc w:val="center"/>
              <w:rPr>
                <w:ins w:id="333" w:author="Dylan CHEN" w:date="2026-03-27T23:44:00Z" w16du:dateUtc="2026-03-27T15:44:00Z"/>
                <w:color w:val="000000"/>
                <w:sz w:val="20"/>
                <w:szCs w:val="20"/>
              </w:rPr>
            </w:pPr>
            <w:ins w:id="334" w:author="Dylan CHEN" w:date="2026-03-27T23:44:00Z" w16du:dateUtc="2026-03-27T15:44:00Z">
              <w:r w:rsidRPr="00BC223A">
                <w:rPr>
                  <w:i/>
                  <w:iCs/>
                  <w:color w:val="000000"/>
                  <w:sz w:val="20"/>
                  <w:szCs w:val="20"/>
                </w:rPr>
                <w:t>netlikeNum</w:t>
              </w:r>
              <w:r w:rsidRPr="00BC223A">
                <w:rPr>
                  <w:i/>
                  <w:iCs/>
                  <w:color w:val="000000"/>
                  <w:sz w:val="20"/>
                  <w:szCs w:val="20"/>
                  <w:vertAlign w:val="subscript"/>
                </w:rPr>
                <w:t>ij</w:t>
              </w:r>
              <w:r w:rsidRPr="00BC223A">
                <w:rPr>
                  <w:color w:val="000000"/>
                  <w:sz w:val="20"/>
                  <w:szCs w:val="20"/>
                </w:rPr>
                <w:t xml:space="preserve"> (shifted)</w:t>
              </w:r>
            </w:ins>
          </w:p>
        </w:tc>
      </w:tr>
      <w:tr w:rsidR="00BC223A" w:rsidRPr="00BC223A" w14:paraId="151457A4" w14:textId="77777777" w:rsidTr="00BC223A">
        <w:trPr>
          <w:trHeight w:val="320"/>
          <w:jc w:val="center"/>
          <w:ins w:id="335" w:author="Dylan CHEN" w:date="2026-03-27T23:44:00Z" w16du:dateUtc="2026-03-27T15:44:00Z"/>
          <w:trPrChange w:id="336" w:author="Dylan CHEN" w:date="2026-03-27T23:44:00Z" w16du:dateUtc="2026-03-27T15:44:00Z">
            <w:trPr>
              <w:gridAfter w:val="0"/>
              <w:trHeight w:val="320"/>
              <w:jc w:val="center"/>
            </w:trPr>
          </w:trPrChange>
        </w:trPr>
        <w:tc>
          <w:tcPr>
            <w:tcW w:w="2969" w:type="dxa"/>
            <w:vMerge w:val="restart"/>
            <w:tcBorders>
              <w:top w:val="nil"/>
              <w:left w:val="nil"/>
              <w:bottom w:val="single" w:sz="8" w:space="0" w:color="000000"/>
              <w:right w:val="nil"/>
            </w:tcBorders>
            <w:noWrap/>
            <w:hideMark/>
            <w:tcPrChange w:id="337" w:author="Dylan CHEN" w:date="2026-03-27T23:44:00Z" w16du:dateUtc="2026-03-27T15:44:00Z">
              <w:tcPr>
                <w:tcW w:w="2969" w:type="dxa"/>
                <w:vMerge w:val="restart"/>
                <w:tcBorders>
                  <w:top w:val="nil"/>
                  <w:left w:val="nil"/>
                  <w:bottom w:val="single" w:sz="8" w:space="0" w:color="000000"/>
                  <w:right w:val="nil"/>
                </w:tcBorders>
                <w:noWrap/>
                <w:hideMark/>
              </w:tcPr>
            </w:tcPrChange>
          </w:tcPr>
          <w:p w14:paraId="337DD0CA" w14:textId="77777777" w:rsidR="00BC223A" w:rsidRPr="00BC223A" w:rsidRDefault="00BC223A" w:rsidP="00BC223A">
            <w:pPr>
              <w:rPr>
                <w:ins w:id="338" w:author="Dylan CHEN" w:date="2026-03-27T23:44:00Z" w16du:dateUtc="2026-03-27T15:44:00Z"/>
                <w:i/>
                <w:iCs/>
                <w:color w:val="000000"/>
                <w:sz w:val="20"/>
                <w:szCs w:val="20"/>
              </w:rPr>
            </w:pPr>
            <w:ins w:id="339" w:author="Dylan CHEN" w:date="2026-03-27T23:44:00Z" w16du:dateUtc="2026-03-27T15:44:00Z">
              <w:r w:rsidRPr="00BC223A">
                <w:rPr>
                  <w:i/>
                  <w:iCs/>
                  <w:color w:val="000000"/>
                  <w:sz w:val="20"/>
                  <w:szCs w:val="20"/>
                </w:rPr>
                <w:lastRenderedPageBreak/>
                <w:t>AI</w:t>
              </w:r>
              <w:r w:rsidRPr="00BC223A">
                <w:rPr>
                  <w:i/>
                  <w:iCs/>
                  <w:color w:val="000000"/>
                  <w:sz w:val="20"/>
                  <w:szCs w:val="20"/>
                  <w:vertAlign w:val="subscript"/>
                </w:rPr>
                <w:t>i</w:t>
              </w:r>
            </w:ins>
          </w:p>
        </w:tc>
        <w:tc>
          <w:tcPr>
            <w:tcW w:w="1080" w:type="dxa"/>
            <w:tcBorders>
              <w:top w:val="nil"/>
              <w:left w:val="nil"/>
              <w:bottom w:val="nil"/>
              <w:right w:val="nil"/>
            </w:tcBorders>
            <w:noWrap/>
            <w:hideMark/>
            <w:tcPrChange w:id="340" w:author="Dylan CHEN" w:date="2026-03-27T23:44:00Z" w16du:dateUtc="2026-03-27T15:44:00Z">
              <w:tcPr>
                <w:tcW w:w="1080" w:type="dxa"/>
                <w:gridSpan w:val="2"/>
                <w:tcBorders>
                  <w:top w:val="nil"/>
                  <w:left w:val="nil"/>
                  <w:bottom w:val="nil"/>
                  <w:right w:val="nil"/>
                </w:tcBorders>
                <w:noWrap/>
                <w:hideMark/>
              </w:tcPr>
            </w:tcPrChange>
          </w:tcPr>
          <w:p w14:paraId="7CBFA075" w14:textId="77777777" w:rsidR="00BC223A" w:rsidRPr="00BC223A" w:rsidRDefault="00BC223A" w:rsidP="00BC223A">
            <w:pPr>
              <w:jc w:val="center"/>
              <w:rPr>
                <w:ins w:id="341" w:author="Dylan CHEN" w:date="2026-03-27T23:44:00Z" w16du:dateUtc="2026-03-27T15:44:00Z"/>
                <w:color w:val="000000"/>
                <w:sz w:val="20"/>
                <w:szCs w:val="20"/>
              </w:rPr>
            </w:pPr>
            <w:ins w:id="342" w:author="Dylan CHEN" w:date="2026-03-27T23:44:00Z" w16du:dateUtc="2026-03-27T15:44:00Z">
              <w:r w:rsidRPr="00BC223A">
                <w:rPr>
                  <w:color w:val="000000"/>
                  <w:sz w:val="20"/>
                  <w:szCs w:val="20"/>
                </w:rPr>
                <w:t>-0.016</w:t>
              </w:r>
            </w:ins>
          </w:p>
        </w:tc>
        <w:tc>
          <w:tcPr>
            <w:tcW w:w="3150" w:type="dxa"/>
            <w:tcBorders>
              <w:top w:val="nil"/>
              <w:left w:val="nil"/>
              <w:bottom w:val="nil"/>
              <w:right w:val="nil"/>
            </w:tcBorders>
            <w:noWrap/>
            <w:hideMark/>
            <w:tcPrChange w:id="343" w:author="Dylan CHEN" w:date="2026-03-27T23:44:00Z" w16du:dateUtc="2026-03-27T15:44:00Z">
              <w:tcPr>
                <w:tcW w:w="3150" w:type="dxa"/>
                <w:tcBorders>
                  <w:top w:val="nil"/>
                  <w:left w:val="nil"/>
                  <w:bottom w:val="nil"/>
                  <w:right w:val="nil"/>
                </w:tcBorders>
                <w:noWrap/>
                <w:hideMark/>
              </w:tcPr>
            </w:tcPrChange>
          </w:tcPr>
          <w:p w14:paraId="5E7BA8DB" w14:textId="77777777" w:rsidR="00BC223A" w:rsidRPr="00BC223A" w:rsidRDefault="00BC223A" w:rsidP="00BC223A">
            <w:pPr>
              <w:jc w:val="center"/>
              <w:rPr>
                <w:ins w:id="344" w:author="Dylan CHEN" w:date="2026-03-27T23:44:00Z" w16du:dateUtc="2026-03-27T15:44:00Z"/>
                <w:color w:val="000000"/>
                <w:sz w:val="20"/>
                <w:szCs w:val="20"/>
              </w:rPr>
            </w:pPr>
            <w:ins w:id="345" w:author="Dylan CHEN" w:date="2026-03-27T23:44:00Z" w16du:dateUtc="2026-03-27T15:44:00Z">
              <w:r w:rsidRPr="00BC223A">
                <w:rPr>
                  <w:color w:val="000000"/>
                  <w:sz w:val="20"/>
                  <w:szCs w:val="20"/>
                </w:rPr>
                <w:t>-0.003</w:t>
              </w:r>
            </w:ins>
          </w:p>
        </w:tc>
        <w:tc>
          <w:tcPr>
            <w:tcW w:w="1983" w:type="dxa"/>
            <w:tcBorders>
              <w:top w:val="nil"/>
              <w:left w:val="nil"/>
              <w:bottom w:val="nil"/>
              <w:right w:val="nil"/>
            </w:tcBorders>
            <w:noWrap/>
            <w:hideMark/>
            <w:tcPrChange w:id="346" w:author="Dylan CHEN" w:date="2026-03-27T23:44:00Z" w16du:dateUtc="2026-03-27T15:44:00Z">
              <w:tcPr>
                <w:tcW w:w="1983" w:type="dxa"/>
                <w:gridSpan w:val="2"/>
                <w:tcBorders>
                  <w:top w:val="nil"/>
                  <w:left w:val="nil"/>
                  <w:bottom w:val="nil"/>
                  <w:right w:val="nil"/>
                </w:tcBorders>
                <w:noWrap/>
                <w:hideMark/>
              </w:tcPr>
            </w:tcPrChange>
          </w:tcPr>
          <w:p w14:paraId="4909B93E" w14:textId="77777777" w:rsidR="00BC223A" w:rsidRPr="00BC223A" w:rsidRDefault="00BC223A" w:rsidP="00BC223A">
            <w:pPr>
              <w:jc w:val="center"/>
              <w:rPr>
                <w:ins w:id="347" w:author="Dylan CHEN" w:date="2026-03-27T23:44:00Z" w16du:dateUtc="2026-03-27T15:44:00Z"/>
                <w:color w:val="000000"/>
                <w:sz w:val="20"/>
                <w:szCs w:val="20"/>
              </w:rPr>
            </w:pPr>
            <w:ins w:id="348" w:author="Dylan CHEN" w:date="2026-03-27T23:44:00Z" w16du:dateUtc="2026-03-27T15:44:00Z">
              <w:r w:rsidRPr="00BC223A">
                <w:rPr>
                  <w:color w:val="000000"/>
                  <w:sz w:val="20"/>
                  <w:szCs w:val="20"/>
                </w:rPr>
                <w:t>-0.005</w:t>
              </w:r>
            </w:ins>
          </w:p>
        </w:tc>
      </w:tr>
      <w:tr w:rsidR="00BC223A" w:rsidRPr="00BC223A" w14:paraId="2BDBD920" w14:textId="77777777" w:rsidTr="00BC223A">
        <w:trPr>
          <w:trHeight w:val="340"/>
          <w:jc w:val="center"/>
          <w:ins w:id="349" w:author="Dylan CHEN" w:date="2026-03-27T23:44:00Z" w16du:dateUtc="2026-03-27T15:44:00Z"/>
          <w:trPrChange w:id="350" w:author="Dylan CHEN" w:date="2026-03-27T23:44:00Z" w16du:dateUtc="2026-03-27T15:44:00Z">
            <w:trPr>
              <w:gridAfter w:val="0"/>
              <w:trHeight w:val="340"/>
              <w:jc w:val="center"/>
            </w:trPr>
          </w:trPrChange>
        </w:trPr>
        <w:tc>
          <w:tcPr>
            <w:tcW w:w="2969" w:type="dxa"/>
            <w:vMerge/>
            <w:tcBorders>
              <w:top w:val="nil"/>
              <w:left w:val="nil"/>
              <w:bottom w:val="single" w:sz="8" w:space="0" w:color="000000"/>
              <w:right w:val="nil"/>
            </w:tcBorders>
            <w:hideMark/>
            <w:tcPrChange w:id="351" w:author="Dylan CHEN" w:date="2026-03-27T23:44:00Z" w16du:dateUtc="2026-03-27T15:44:00Z">
              <w:tcPr>
                <w:tcW w:w="2969" w:type="dxa"/>
                <w:vMerge/>
                <w:tcBorders>
                  <w:top w:val="nil"/>
                  <w:left w:val="nil"/>
                  <w:bottom w:val="single" w:sz="8" w:space="0" w:color="000000"/>
                  <w:right w:val="nil"/>
                </w:tcBorders>
                <w:hideMark/>
              </w:tcPr>
            </w:tcPrChange>
          </w:tcPr>
          <w:p w14:paraId="4872F96E" w14:textId="77777777" w:rsidR="00BC223A" w:rsidRPr="00BC223A" w:rsidRDefault="00BC223A" w:rsidP="00BC223A">
            <w:pPr>
              <w:rPr>
                <w:ins w:id="352" w:author="Dylan CHEN" w:date="2026-03-27T23:44:00Z" w16du:dateUtc="2026-03-27T15:44:00Z"/>
                <w:i/>
                <w:iCs/>
                <w:color w:val="000000"/>
                <w:sz w:val="20"/>
                <w:szCs w:val="20"/>
              </w:rPr>
            </w:pPr>
          </w:p>
        </w:tc>
        <w:tc>
          <w:tcPr>
            <w:tcW w:w="1080" w:type="dxa"/>
            <w:tcBorders>
              <w:top w:val="nil"/>
              <w:left w:val="nil"/>
              <w:bottom w:val="single" w:sz="8" w:space="0" w:color="auto"/>
              <w:right w:val="nil"/>
            </w:tcBorders>
            <w:noWrap/>
            <w:hideMark/>
            <w:tcPrChange w:id="353" w:author="Dylan CHEN" w:date="2026-03-27T23:44:00Z" w16du:dateUtc="2026-03-27T15:44:00Z">
              <w:tcPr>
                <w:tcW w:w="1080" w:type="dxa"/>
                <w:gridSpan w:val="2"/>
                <w:tcBorders>
                  <w:top w:val="nil"/>
                  <w:left w:val="nil"/>
                  <w:bottom w:val="single" w:sz="8" w:space="0" w:color="auto"/>
                  <w:right w:val="nil"/>
                </w:tcBorders>
                <w:noWrap/>
                <w:hideMark/>
              </w:tcPr>
            </w:tcPrChange>
          </w:tcPr>
          <w:p w14:paraId="7DD7DC68" w14:textId="77777777" w:rsidR="00BC223A" w:rsidRPr="00BC223A" w:rsidRDefault="00BC223A" w:rsidP="00BC223A">
            <w:pPr>
              <w:jc w:val="center"/>
              <w:rPr>
                <w:ins w:id="354" w:author="Dylan CHEN" w:date="2026-03-27T23:44:00Z" w16du:dateUtc="2026-03-27T15:44:00Z"/>
                <w:color w:val="000000"/>
                <w:sz w:val="20"/>
                <w:szCs w:val="20"/>
              </w:rPr>
            </w:pPr>
            <w:ins w:id="355" w:author="Dylan CHEN" w:date="2026-03-27T23:44:00Z" w16du:dateUtc="2026-03-27T15:44:00Z">
              <w:r w:rsidRPr="00BC223A">
                <w:rPr>
                  <w:color w:val="000000"/>
                  <w:sz w:val="20"/>
                  <w:szCs w:val="20"/>
                </w:rPr>
                <w:t>(0.026)</w:t>
              </w:r>
            </w:ins>
          </w:p>
        </w:tc>
        <w:tc>
          <w:tcPr>
            <w:tcW w:w="3150" w:type="dxa"/>
            <w:tcBorders>
              <w:top w:val="nil"/>
              <w:left w:val="nil"/>
              <w:bottom w:val="single" w:sz="8" w:space="0" w:color="auto"/>
              <w:right w:val="nil"/>
            </w:tcBorders>
            <w:noWrap/>
            <w:hideMark/>
            <w:tcPrChange w:id="356" w:author="Dylan CHEN" w:date="2026-03-27T23:44:00Z" w16du:dateUtc="2026-03-27T15:44:00Z">
              <w:tcPr>
                <w:tcW w:w="3150" w:type="dxa"/>
                <w:tcBorders>
                  <w:top w:val="nil"/>
                  <w:left w:val="nil"/>
                  <w:bottom w:val="single" w:sz="8" w:space="0" w:color="auto"/>
                  <w:right w:val="nil"/>
                </w:tcBorders>
                <w:noWrap/>
                <w:hideMark/>
              </w:tcPr>
            </w:tcPrChange>
          </w:tcPr>
          <w:p w14:paraId="5D2F6DC0" w14:textId="77777777" w:rsidR="00BC223A" w:rsidRPr="00BC223A" w:rsidRDefault="00BC223A" w:rsidP="00BC223A">
            <w:pPr>
              <w:jc w:val="center"/>
              <w:rPr>
                <w:ins w:id="357" w:author="Dylan CHEN" w:date="2026-03-27T23:44:00Z" w16du:dateUtc="2026-03-27T15:44:00Z"/>
                <w:color w:val="000000"/>
                <w:sz w:val="20"/>
                <w:szCs w:val="20"/>
              </w:rPr>
            </w:pPr>
            <w:ins w:id="358" w:author="Dylan CHEN" w:date="2026-03-27T23:44:00Z" w16du:dateUtc="2026-03-27T15:44:00Z">
              <w:r w:rsidRPr="00BC223A">
                <w:rPr>
                  <w:color w:val="000000"/>
                  <w:sz w:val="20"/>
                  <w:szCs w:val="20"/>
                </w:rPr>
                <w:t>(0.006)</w:t>
              </w:r>
            </w:ins>
          </w:p>
        </w:tc>
        <w:tc>
          <w:tcPr>
            <w:tcW w:w="1983" w:type="dxa"/>
            <w:tcBorders>
              <w:top w:val="nil"/>
              <w:left w:val="nil"/>
              <w:bottom w:val="single" w:sz="8" w:space="0" w:color="auto"/>
              <w:right w:val="nil"/>
            </w:tcBorders>
            <w:noWrap/>
            <w:hideMark/>
            <w:tcPrChange w:id="359" w:author="Dylan CHEN" w:date="2026-03-27T23:44:00Z" w16du:dateUtc="2026-03-27T15:44:00Z">
              <w:tcPr>
                <w:tcW w:w="1983" w:type="dxa"/>
                <w:gridSpan w:val="2"/>
                <w:tcBorders>
                  <w:top w:val="nil"/>
                  <w:left w:val="nil"/>
                  <w:bottom w:val="single" w:sz="8" w:space="0" w:color="auto"/>
                  <w:right w:val="nil"/>
                </w:tcBorders>
                <w:noWrap/>
                <w:hideMark/>
              </w:tcPr>
            </w:tcPrChange>
          </w:tcPr>
          <w:p w14:paraId="7F925535" w14:textId="77777777" w:rsidR="00BC223A" w:rsidRPr="00BC223A" w:rsidRDefault="00BC223A" w:rsidP="00BC223A">
            <w:pPr>
              <w:jc w:val="center"/>
              <w:rPr>
                <w:ins w:id="360" w:author="Dylan CHEN" w:date="2026-03-27T23:44:00Z" w16du:dateUtc="2026-03-27T15:44:00Z"/>
                <w:color w:val="000000"/>
                <w:sz w:val="20"/>
                <w:szCs w:val="20"/>
              </w:rPr>
            </w:pPr>
            <w:ins w:id="361" w:author="Dylan CHEN" w:date="2026-03-27T23:44:00Z" w16du:dateUtc="2026-03-27T15:44:00Z">
              <w:r w:rsidRPr="00BC223A">
                <w:rPr>
                  <w:color w:val="000000"/>
                  <w:sz w:val="20"/>
                  <w:szCs w:val="20"/>
                </w:rPr>
                <w:t>(0.022)</w:t>
              </w:r>
            </w:ins>
          </w:p>
        </w:tc>
      </w:tr>
      <w:tr w:rsidR="00BC223A" w:rsidRPr="00BC223A" w14:paraId="527EF9FE" w14:textId="77777777" w:rsidTr="00BC223A">
        <w:trPr>
          <w:trHeight w:val="320"/>
          <w:jc w:val="center"/>
          <w:ins w:id="362" w:author="Dylan CHEN" w:date="2026-03-27T23:44:00Z" w16du:dateUtc="2026-03-27T15:44:00Z"/>
          <w:trPrChange w:id="363"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364" w:author="Dylan CHEN" w:date="2026-03-27T23:44:00Z" w16du:dateUtc="2026-03-27T15:44:00Z">
              <w:tcPr>
                <w:tcW w:w="2969" w:type="dxa"/>
                <w:tcBorders>
                  <w:top w:val="nil"/>
                  <w:left w:val="nil"/>
                  <w:bottom w:val="nil"/>
                  <w:right w:val="nil"/>
                </w:tcBorders>
                <w:noWrap/>
                <w:hideMark/>
              </w:tcPr>
            </w:tcPrChange>
          </w:tcPr>
          <w:p w14:paraId="2C2578AB" w14:textId="77777777" w:rsidR="00BC223A" w:rsidRPr="00BC223A" w:rsidRDefault="00BC223A" w:rsidP="00BC223A">
            <w:pPr>
              <w:rPr>
                <w:ins w:id="365" w:author="Dylan CHEN" w:date="2026-03-27T23:44:00Z" w16du:dateUtc="2026-03-27T15:44:00Z"/>
                <w:color w:val="000000"/>
                <w:sz w:val="20"/>
                <w:szCs w:val="20"/>
              </w:rPr>
            </w:pPr>
            <w:ins w:id="366" w:author="Dylan CHEN" w:date="2026-03-27T23:44:00Z" w16du:dateUtc="2026-03-27T15:44:00Z">
              <w:r w:rsidRPr="00BC223A">
                <w:rPr>
                  <w:color w:val="000000"/>
                  <w:sz w:val="20"/>
                  <w:szCs w:val="20"/>
                </w:rPr>
                <w:t>other controls</w:t>
              </w:r>
            </w:ins>
          </w:p>
        </w:tc>
        <w:tc>
          <w:tcPr>
            <w:tcW w:w="1080" w:type="dxa"/>
            <w:tcBorders>
              <w:top w:val="nil"/>
              <w:left w:val="nil"/>
              <w:bottom w:val="nil"/>
              <w:right w:val="nil"/>
            </w:tcBorders>
            <w:noWrap/>
            <w:hideMark/>
            <w:tcPrChange w:id="367" w:author="Dylan CHEN" w:date="2026-03-27T23:44:00Z" w16du:dateUtc="2026-03-27T15:44:00Z">
              <w:tcPr>
                <w:tcW w:w="1080" w:type="dxa"/>
                <w:gridSpan w:val="2"/>
                <w:tcBorders>
                  <w:top w:val="nil"/>
                  <w:left w:val="nil"/>
                  <w:bottom w:val="nil"/>
                  <w:right w:val="nil"/>
                </w:tcBorders>
                <w:noWrap/>
                <w:hideMark/>
              </w:tcPr>
            </w:tcPrChange>
          </w:tcPr>
          <w:p w14:paraId="3492FC02" w14:textId="77777777" w:rsidR="00BC223A" w:rsidRPr="00BC223A" w:rsidRDefault="00BC223A" w:rsidP="00BC223A">
            <w:pPr>
              <w:jc w:val="center"/>
              <w:rPr>
                <w:ins w:id="368" w:author="Dylan CHEN" w:date="2026-03-27T23:44:00Z" w16du:dateUtc="2026-03-27T15:44:00Z"/>
                <w:color w:val="000000"/>
                <w:sz w:val="20"/>
                <w:szCs w:val="20"/>
              </w:rPr>
            </w:pPr>
            <w:ins w:id="369" w:author="Dylan CHEN" w:date="2026-03-27T23:44:00Z" w16du:dateUtc="2026-03-27T15:44:00Z">
              <w:r w:rsidRPr="00BC223A">
                <w:rPr>
                  <w:color w:val="000000"/>
                  <w:sz w:val="20"/>
                  <w:szCs w:val="20"/>
                </w:rPr>
                <w:t>√</w:t>
              </w:r>
            </w:ins>
          </w:p>
        </w:tc>
        <w:tc>
          <w:tcPr>
            <w:tcW w:w="3150" w:type="dxa"/>
            <w:tcBorders>
              <w:top w:val="nil"/>
              <w:left w:val="nil"/>
              <w:bottom w:val="nil"/>
              <w:right w:val="nil"/>
            </w:tcBorders>
            <w:noWrap/>
            <w:hideMark/>
            <w:tcPrChange w:id="370" w:author="Dylan CHEN" w:date="2026-03-27T23:44:00Z" w16du:dateUtc="2026-03-27T15:44:00Z">
              <w:tcPr>
                <w:tcW w:w="3150" w:type="dxa"/>
                <w:tcBorders>
                  <w:top w:val="nil"/>
                  <w:left w:val="nil"/>
                  <w:bottom w:val="nil"/>
                  <w:right w:val="nil"/>
                </w:tcBorders>
                <w:noWrap/>
                <w:hideMark/>
              </w:tcPr>
            </w:tcPrChange>
          </w:tcPr>
          <w:p w14:paraId="05DAA1EF" w14:textId="77777777" w:rsidR="00BC223A" w:rsidRPr="00BC223A" w:rsidRDefault="00BC223A" w:rsidP="00BC223A">
            <w:pPr>
              <w:jc w:val="center"/>
              <w:rPr>
                <w:ins w:id="371" w:author="Dylan CHEN" w:date="2026-03-27T23:44:00Z" w16du:dateUtc="2026-03-27T15:44:00Z"/>
                <w:color w:val="000000"/>
                <w:sz w:val="20"/>
                <w:szCs w:val="20"/>
              </w:rPr>
            </w:pPr>
            <w:ins w:id="372" w:author="Dylan CHEN" w:date="2026-03-27T23:44:00Z" w16du:dateUtc="2026-03-27T15:44:00Z">
              <w:r w:rsidRPr="00BC223A">
                <w:rPr>
                  <w:color w:val="000000"/>
                  <w:sz w:val="20"/>
                  <w:szCs w:val="20"/>
                </w:rPr>
                <w:t>√</w:t>
              </w:r>
            </w:ins>
          </w:p>
        </w:tc>
        <w:tc>
          <w:tcPr>
            <w:tcW w:w="1983" w:type="dxa"/>
            <w:tcBorders>
              <w:top w:val="nil"/>
              <w:left w:val="nil"/>
              <w:bottom w:val="nil"/>
              <w:right w:val="nil"/>
            </w:tcBorders>
            <w:noWrap/>
            <w:hideMark/>
            <w:tcPrChange w:id="373" w:author="Dylan CHEN" w:date="2026-03-27T23:44:00Z" w16du:dateUtc="2026-03-27T15:44:00Z">
              <w:tcPr>
                <w:tcW w:w="1983" w:type="dxa"/>
                <w:gridSpan w:val="2"/>
                <w:tcBorders>
                  <w:top w:val="nil"/>
                  <w:left w:val="nil"/>
                  <w:bottom w:val="nil"/>
                  <w:right w:val="nil"/>
                </w:tcBorders>
                <w:noWrap/>
                <w:hideMark/>
              </w:tcPr>
            </w:tcPrChange>
          </w:tcPr>
          <w:p w14:paraId="2F83130F" w14:textId="77777777" w:rsidR="00BC223A" w:rsidRPr="00BC223A" w:rsidRDefault="00BC223A" w:rsidP="00BC223A">
            <w:pPr>
              <w:jc w:val="center"/>
              <w:rPr>
                <w:ins w:id="374" w:author="Dylan CHEN" w:date="2026-03-27T23:44:00Z" w16du:dateUtc="2026-03-27T15:44:00Z"/>
                <w:color w:val="000000"/>
                <w:sz w:val="20"/>
                <w:szCs w:val="20"/>
              </w:rPr>
            </w:pPr>
            <w:ins w:id="375" w:author="Dylan CHEN" w:date="2026-03-27T23:44:00Z" w16du:dateUtc="2026-03-27T15:44:00Z">
              <w:r w:rsidRPr="00BC223A">
                <w:rPr>
                  <w:color w:val="000000"/>
                  <w:sz w:val="20"/>
                  <w:szCs w:val="20"/>
                </w:rPr>
                <w:t>√</w:t>
              </w:r>
            </w:ins>
          </w:p>
        </w:tc>
      </w:tr>
      <w:tr w:rsidR="00BC223A" w:rsidRPr="00BC223A" w14:paraId="2A2A0744" w14:textId="77777777" w:rsidTr="00BC223A">
        <w:trPr>
          <w:trHeight w:val="340"/>
          <w:jc w:val="center"/>
          <w:ins w:id="376" w:author="Dylan CHEN" w:date="2026-03-27T23:44:00Z" w16du:dateUtc="2026-03-27T15:44:00Z"/>
          <w:trPrChange w:id="377" w:author="Dylan CHEN" w:date="2026-03-27T23:44:00Z" w16du:dateUtc="2026-03-27T15:44:00Z">
            <w:trPr>
              <w:gridAfter w:val="0"/>
              <w:trHeight w:val="340"/>
              <w:jc w:val="center"/>
            </w:trPr>
          </w:trPrChange>
        </w:trPr>
        <w:tc>
          <w:tcPr>
            <w:tcW w:w="2969" w:type="dxa"/>
            <w:tcBorders>
              <w:top w:val="nil"/>
              <w:left w:val="nil"/>
              <w:bottom w:val="single" w:sz="8" w:space="0" w:color="auto"/>
              <w:right w:val="nil"/>
            </w:tcBorders>
            <w:noWrap/>
            <w:hideMark/>
            <w:tcPrChange w:id="378" w:author="Dylan CHEN" w:date="2026-03-27T23:44:00Z" w16du:dateUtc="2026-03-27T15:44:00Z">
              <w:tcPr>
                <w:tcW w:w="2969" w:type="dxa"/>
                <w:tcBorders>
                  <w:top w:val="nil"/>
                  <w:left w:val="nil"/>
                  <w:bottom w:val="single" w:sz="8" w:space="0" w:color="auto"/>
                  <w:right w:val="nil"/>
                </w:tcBorders>
                <w:noWrap/>
                <w:hideMark/>
              </w:tcPr>
            </w:tcPrChange>
          </w:tcPr>
          <w:p w14:paraId="6C49736A" w14:textId="77777777" w:rsidR="00BC223A" w:rsidRPr="00BC223A" w:rsidRDefault="00BC223A" w:rsidP="00BC223A">
            <w:pPr>
              <w:rPr>
                <w:ins w:id="379" w:author="Dylan CHEN" w:date="2026-03-27T23:44:00Z" w16du:dateUtc="2026-03-27T15:44:00Z"/>
                <w:color w:val="000000"/>
                <w:sz w:val="20"/>
                <w:szCs w:val="20"/>
              </w:rPr>
            </w:pPr>
            <w:ins w:id="380" w:author="Dylan CHEN" w:date="2026-03-27T23:44:00Z" w16du:dateUtc="2026-03-27T15:44:00Z">
              <w:r w:rsidRPr="00BC223A">
                <w:rPr>
                  <w:color w:val="000000"/>
                  <w:sz w:val="20"/>
                  <w:szCs w:val="20"/>
                </w:rPr>
                <w:t>controlling for a cubic polynomial of answer age</w:t>
              </w:r>
            </w:ins>
          </w:p>
        </w:tc>
        <w:tc>
          <w:tcPr>
            <w:tcW w:w="1080" w:type="dxa"/>
            <w:tcBorders>
              <w:top w:val="nil"/>
              <w:left w:val="nil"/>
              <w:bottom w:val="single" w:sz="8" w:space="0" w:color="auto"/>
              <w:right w:val="nil"/>
            </w:tcBorders>
            <w:noWrap/>
            <w:hideMark/>
            <w:tcPrChange w:id="381" w:author="Dylan CHEN" w:date="2026-03-27T23:44:00Z" w16du:dateUtc="2026-03-27T15:44:00Z">
              <w:tcPr>
                <w:tcW w:w="1080" w:type="dxa"/>
                <w:gridSpan w:val="2"/>
                <w:tcBorders>
                  <w:top w:val="nil"/>
                  <w:left w:val="nil"/>
                  <w:bottom w:val="single" w:sz="8" w:space="0" w:color="auto"/>
                  <w:right w:val="nil"/>
                </w:tcBorders>
                <w:noWrap/>
                <w:hideMark/>
              </w:tcPr>
            </w:tcPrChange>
          </w:tcPr>
          <w:p w14:paraId="58DDAA29" w14:textId="77777777" w:rsidR="00BC223A" w:rsidRPr="00BC223A" w:rsidRDefault="00BC223A" w:rsidP="00BC223A">
            <w:pPr>
              <w:jc w:val="center"/>
              <w:rPr>
                <w:ins w:id="382" w:author="Dylan CHEN" w:date="2026-03-27T23:44:00Z" w16du:dateUtc="2026-03-27T15:44:00Z"/>
                <w:color w:val="000000"/>
                <w:sz w:val="20"/>
                <w:szCs w:val="20"/>
              </w:rPr>
            </w:pPr>
            <w:ins w:id="383" w:author="Dylan CHEN" w:date="2026-03-27T23:44:00Z" w16du:dateUtc="2026-03-27T15:44:00Z">
              <w:r w:rsidRPr="00BC223A">
                <w:rPr>
                  <w:color w:val="000000"/>
                  <w:sz w:val="20"/>
                  <w:szCs w:val="20"/>
                </w:rPr>
                <w:t>√</w:t>
              </w:r>
            </w:ins>
          </w:p>
        </w:tc>
        <w:tc>
          <w:tcPr>
            <w:tcW w:w="3150" w:type="dxa"/>
            <w:tcBorders>
              <w:top w:val="nil"/>
              <w:left w:val="nil"/>
              <w:bottom w:val="single" w:sz="8" w:space="0" w:color="auto"/>
              <w:right w:val="nil"/>
            </w:tcBorders>
            <w:noWrap/>
            <w:hideMark/>
            <w:tcPrChange w:id="384" w:author="Dylan CHEN" w:date="2026-03-27T23:44:00Z" w16du:dateUtc="2026-03-27T15:44:00Z">
              <w:tcPr>
                <w:tcW w:w="3150" w:type="dxa"/>
                <w:tcBorders>
                  <w:top w:val="nil"/>
                  <w:left w:val="nil"/>
                  <w:bottom w:val="single" w:sz="8" w:space="0" w:color="auto"/>
                  <w:right w:val="nil"/>
                </w:tcBorders>
                <w:noWrap/>
                <w:hideMark/>
              </w:tcPr>
            </w:tcPrChange>
          </w:tcPr>
          <w:p w14:paraId="4AD5BC16" w14:textId="77777777" w:rsidR="00BC223A" w:rsidRPr="00BC223A" w:rsidRDefault="00BC223A" w:rsidP="00BC223A">
            <w:pPr>
              <w:jc w:val="center"/>
              <w:rPr>
                <w:ins w:id="385" w:author="Dylan CHEN" w:date="2026-03-27T23:44:00Z" w16du:dateUtc="2026-03-27T15:44:00Z"/>
                <w:color w:val="000000"/>
                <w:sz w:val="20"/>
                <w:szCs w:val="20"/>
              </w:rPr>
            </w:pPr>
            <w:ins w:id="386" w:author="Dylan CHEN" w:date="2026-03-27T23:44:00Z" w16du:dateUtc="2026-03-27T15:44:00Z">
              <w:r w:rsidRPr="00BC223A">
                <w:rPr>
                  <w:color w:val="000000"/>
                  <w:sz w:val="20"/>
                  <w:szCs w:val="20"/>
                </w:rPr>
                <w:t>√</w:t>
              </w:r>
            </w:ins>
          </w:p>
        </w:tc>
        <w:tc>
          <w:tcPr>
            <w:tcW w:w="1983" w:type="dxa"/>
            <w:tcBorders>
              <w:top w:val="nil"/>
              <w:left w:val="nil"/>
              <w:bottom w:val="single" w:sz="8" w:space="0" w:color="auto"/>
              <w:right w:val="nil"/>
            </w:tcBorders>
            <w:noWrap/>
            <w:hideMark/>
            <w:tcPrChange w:id="387" w:author="Dylan CHEN" w:date="2026-03-27T23:44:00Z" w16du:dateUtc="2026-03-27T15:44:00Z">
              <w:tcPr>
                <w:tcW w:w="1983" w:type="dxa"/>
                <w:gridSpan w:val="2"/>
                <w:tcBorders>
                  <w:top w:val="nil"/>
                  <w:left w:val="nil"/>
                  <w:bottom w:val="single" w:sz="8" w:space="0" w:color="auto"/>
                  <w:right w:val="nil"/>
                </w:tcBorders>
                <w:noWrap/>
                <w:hideMark/>
              </w:tcPr>
            </w:tcPrChange>
          </w:tcPr>
          <w:p w14:paraId="049D85FE" w14:textId="77777777" w:rsidR="00BC223A" w:rsidRPr="00BC223A" w:rsidRDefault="00BC223A" w:rsidP="00BC223A">
            <w:pPr>
              <w:jc w:val="center"/>
              <w:rPr>
                <w:ins w:id="388" w:author="Dylan CHEN" w:date="2026-03-27T23:44:00Z" w16du:dateUtc="2026-03-27T15:44:00Z"/>
                <w:color w:val="000000"/>
                <w:sz w:val="20"/>
                <w:szCs w:val="20"/>
              </w:rPr>
            </w:pPr>
            <w:ins w:id="389" w:author="Dylan CHEN" w:date="2026-03-27T23:44:00Z" w16du:dateUtc="2026-03-27T15:44:00Z">
              <w:r w:rsidRPr="00BC223A">
                <w:rPr>
                  <w:color w:val="000000"/>
                  <w:sz w:val="20"/>
                  <w:szCs w:val="20"/>
                </w:rPr>
                <w:t>√ </w:t>
              </w:r>
            </w:ins>
          </w:p>
        </w:tc>
      </w:tr>
      <w:tr w:rsidR="00BC223A" w:rsidRPr="00BC223A" w14:paraId="40271F98" w14:textId="77777777" w:rsidTr="00BC223A">
        <w:trPr>
          <w:trHeight w:val="320"/>
          <w:jc w:val="center"/>
          <w:ins w:id="390" w:author="Dylan CHEN" w:date="2026-03-27T23:44:00Z" w16du:dateUtc="2026-03-27T15:44:00Z"/>
          <w:trPrChange w:id="391"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392" w:author="Dylan CHEN" w:date="2026-03-27T23:44:00Z" w16du:dateUtc="2026-03-27T15:44:00Z">
              <w:tcPr>
                <w:tcW w:w="2969" w:type="dxa"/>
                <w:tcBorders>
                  <w:top w:val="nil"/>
                  <w:left w:val="nil"/>
                  <w:bottom w:val="nil"/>
                  <w:right w:val="nil"/>
                </w:tcBorders>
                <w:noWrap/>
                <w:hideMark/>
              </w:tcPr>
            </w:tcPrChange>
          </w:tcPr>
          <w:p w14:paraId="296572B4" w14:textId="77777777" w:rsidR="00BC223A" w:rsidRPr="00BC223A" w:rsidRDefault="00BC223A" w:rsidP="00BC223A">
            <w:pPr>
              <w:rPr>
                <w:ins w:id="393" w:author="Dylan CHEN" w:date="2026-03-27T23:44:00Z" w16du:dateUtc="2026-03-27T15:44:00Z"/>
                <w:color w:val="000000"/>
                <w:sz w:val="20"/>
                <w:szCs w:val="20"/>
              </w:rPr>
            </w:pPr>
            <w:ins w:id="394" w:author="Dylan CHEN" w:date="2026-03-27T23:44:00Z" w16du:dateUtc="2026-03-27T15:44:00Z">
              <w:r w:rsidRPr="00BC223A">
                <w:rPr>
                  <w:color w:val="000000"/>
                  <w:sz w:val="20"/>
                  <w:szCs w:val="20"/>
                </w:rPr>
                <w:t>N</w:t>
              </w:r>
            </w:ins>
          </w:p>
        </w:tc>
        <w:tc>
          <w:tcPr>
            <w:tcW w:w="1080" w:type="dxa"/>
            <w:tcBorders>
              <w:top w:val="nil"/>
              <w:left w:val="nil"/>
              <w:bottom w:val="nil"/>
              <w:right w:val="nil"/>
            </w:tcBorders>
            <w:noWrap/>
            <w:hideMark/>
            <w:tcPrChange w:id="395" w:author="Dylan CHEN" w:date="2026-03-27T23:44:00Z" w16du:dateUtc="2026-03-27T15:44:00Z">
              <w:tcPr>
                <w:tcW w:w="1080" w:type="dxa"/>
                <w:gridSpan w:val="2"/>
                <w:tcBorders>
                  <w:top w:val="nil"/>
                  <w:left w:val="nil"/>
                  <w:bottom w:val="nil"/>
                  <w:right w:val="nil"/>
                </w:tcBorders>
                <w:noWrap/>
                <w:hideMark/>
              </w:tcPr>
            </w:tcPrChange>
          </w:tcPr>
          <w:p w14:paraId="33EE234E" w14:textId="77777777" w:rsidR="00BC223A" w:rsidRPr="00BC223A" w:rsidRDefault="00BC223A" w:rsidP="00BC223A">
            <w:pPr>
              <w:jc w:val="center"/>
              <w:rPr>
                <w:ins w:id="396" w:author="Dylan CHEN" w:date="2026-03-27T23:44:00Z" w16du:dateUtc="2026-03-27T15:44:00Z"/>
                <w:color w:val="000000"/>
                <w:sz w:val="20"/>
                <w:szCs w:val="20"/>
              </w:rPr>
            </w:pPr>
            <w:ins w:id="397" w:author="Dylan CHEN" w:date="2026-03-27T23:44:00Z" w16du:dateUtc="2026-03-27T15:44:00Z">
              <w:r w:rsidRPr="00BC223A">
                <w:rPr>
                  <w:color w:val="000000"/>
                  <w:sz w:val="20"/>
                  <w:szCs w:val="20"/>
                </w:rPr>
                <w:t>8,961</w:t>
              </w:r>
            </w:ins>
          </w:p>
        </w:tc>
        <w:tc>
          <w:tcPr>
            <w:tcW w:w="3150" w:type="dxa"/>
            <w:tcBorders>
              <w:top w:val="nil"/>
              <w:left w:val="nil"/>
              <w:bottom w:val="nil"/>
              <w:right w:val="nil"/>
            </w:tcBorders>
            <w:noWrap/>
            <w:hideMark/>
            <w:tcPrChange w:id="398" w:author="Dylan CHEN" w:date="2026-03-27T23:44:00Z" w16du:dateUtc="2026-03-27T15:44:00Z">
              <w:tcPr>
                <w:tcW w:w="3150" w:type="dxa"/>
                <w:tcBorders>
                  <w:top w:val="nil"/>
                  <w:left w:val="nil"/>
                  <w:bottom w:val="nil"/>
                  <w:right w:val="nil"/>
                </w:tcBorders>
                <w:noWrap/>
                <w:hideMark/>
              </w:tcPr>
            </w:tcPrChange>
          </w:tcPr>
          <w:p w14:paraId="51CD3EDA" w14:textId="77777777" w:rsidR="00BC223A" w:rsidRPr="00BC223A" w:rsidRDefault="00BC223A" w:rsidP="00BC223A">
            <w:pPr>
              <w:jc w:val="center"/>
              <w:rPr>
                <w:ins w:id="399" w:author="Dylan CHEN" w:date="2026-03-27T23:44:00Z" w16du:dateUtc="2026-03-27T15:44:00Z"/>
                <w:color w:val="000000"/>
                <w:sz w:val="20"/>
                <w:szCs w:val="20"/>
              </w:rPr>
            </w:pPr>
            <w:ins w:id="400" w:author="Dylan CHEN" w:date="2026-03-27T23:44:00Z" w16du:dateUtc="2026-03-27T15:44:00Z">
              <w:r w:rsidRPr="00BC223A">
                <w:rPr>
                  <w:color w:val="000000"/>
                  <w:sz w:val="20"/>
                  <w:szCs w:val="20"/>
                </w:rPr>
                <w:t>8,961</w:t>
              </w:r>
            </w:ins>
          </w:p>
        </w:tc>
        <w:tc>
          <w:tcPr>
            <w:tcW w:w="1983" w:type="dxa"/>
            <w:tcBorders>
              <w:top w:val="nil"/>
              <w:left w:val="nil"/>
              <w:bottom w:val="nil"/>
              <w:right w:val="nil"/>
            </w:tcBorders>
            <w:noWrap/>
            <w:hideMark/>
            <w:tcPrChange w:id="401" w:author="Dylan CHEN" w:date="2026-03-27T23:44:00Z" w16du:dateUtc="2026-03-27T15:44:00Z">
              <w:tcPr>
                <w:tcW w:w="1983" w:type="dxa"/>
                <w:gridSpan w:val="2"/>
                <w:tcBorders>
                  <w:top w:val="nil"/>
                  <w:left w:val="nil"/>
                  <w:bottom w:val="nil"/>
                  <w:right w:val="nil"/>
                </w:tcBorders>
                <w:noWrap/>
                <w:hideMark/>
              </w:tcPr>
            </w:tcPrChange>
          </w:tcPr>
          <w:p w14:paraId="49F11107" w14:textId="77777777" w:rsidR="00BC223A" w:rsidRPr="00BC223A" w:rsidRDefault="00BC223A" w:rsidP="00BC223A">
            <w:pPr>
              <w:jc w:val="center"/>
              <w:rPr>
                <w:ins w:id="402" w:author="Dylan CHEN" w:date="2026-03-27T23:44:00Z" w16du:dateUtc="2026-03-27T15:44:00Z"/>
                <w:color w:val="000000"/>
                <w:sz w:val="20"/>
                <w:szCs w:val="20"/>
              </w:rPr>
            </w:pPr>
            <w:ins w:id="403" w:author="Dylan CHEN" w:date="2026-03-27T23:44:00Z" w16du:dateUtc="2026-03-27T15:44:00Z">
              <w:r w:rsidRPr="00BC223A">
                <w:rPr>
                  <w:color w:val="000000"/>
                  <w:sz w:val="20"/>
                  <w:szCs w:val="20"/>
                </w:rPr>
                <w:t>8,961</w:t>
              </w:r>
            </w:ins>
          </w:p>
        </w:tc>
      </w:tr>
      <w:tr w:rsidR="00BC223A" w:rsidRPr="00BC223A" w14:paraId="1B7D787C" w14:textId="77777777" w:rsidTr="00BC223A">
        <w:trPr>
          <w:trHeight w:val="320"/>
          <w:jc w:val="center"/>
          <w:ins w:id="404" w:author="Dylan CHEN" w:date="2026-03-27T23:44:00Z" w16du:dateUtc="2026-03-27T15:44:00Z"/>
          <w:trPrChange w:id="405" w:author="Dylan CHEN" w:date="2026-03-27T23:44:00Z" w16du:dateUtc="2026-03-27T15:44:00Z">
            <w:trPr>
              <w:gridAfter w:val="0"/>
              <w:trHeight w:val="320"/>
              <w:jc w:val="center"/>
            </w:trPr>
          </w:trPrChange>
        </w:trPr>
        <w:tc>
          <w:tcPr>
            <w:tcW w:w="2969" w:type="dxa"/>
            <w:tcBorders>
              <w:top w:val="nil"/>
              <w:left w:val="nil"/>
              <w:bottom w:val="nil"/>
              <w:right w:val="nil"/>
            </w:tcBorders>
            <w:noWrap/>
            <w:hideMark/>
            <w:tcPrChange w:id="406" w:author="Dylan CHEN" w:date="2026-03-27T23:44:00Z" w16du:dateUtc="2026-03-27T15:44:00Z">
              <w:tcPr>
                <w:tcW w:w="2969" w:type="dxa"/>
                <w:tcBorders>
                  <w:top w:val="nil"/>
                  <w:left w:val="nil"/>
                  <w:bottom w:val="nil"/>
                  <w:right w:val="nil"/>
                </w:tcBorders>
                <w:noWrap/>
                <w:hideMark/>
              </w:tcPr>
            </w:tcPrChange>
          </w:tcPr>
          <w:p w14:paraId="37F3F332" w14:textId="77777777" w:rsidR="00BC223A" w:rsidRPr="00BC223A" w:rsidRDefault="00BC223A" w:rsidP="00BC223A">
            <w:pPr>
              <w:rPr>
                <w:ins w:id="407" w:author="Dylan CHEN" w:date="2026-03-27T23:44:00Z" w16du:dateUtc="2026-03-27T15:44:00Z"/>
                <w:color w:val="000000"/>
                <w:sz w:val="20"/>
                <w:szCs w:val="20"/>
              </w:rPr>
            </w:pPr>
            <w:ins w:id="408" w:author="Dylan CHEN" w:date="2026-03-27T23:44:00Z" w16du:dateUtc="2026-03-27T15:44:00Z">
              <w:r w:rsidRPr="00BC223A">
                <w:rPr>
                  <w:color w:val="000000"/>
                  <w:sz w:val="20"/>
                  <w:szCs w:val="20"/>
                </w:rPr>
                <w:t>log likelihood</w:t>
              </w:r>
            </w:ins>
          </w:p>
        </w:tc>
        <w:tc>
          <w:tcPr>
            <w:tcW w:w="1080" w:type="dxa"/>
            <w:tcBorders>
              <w:top w:val="nil"/>
              <w:left w:val="nil"/>
              <w:bottom w:val="nil"/>
              <w:right w:val="nil"/>
            </w:tcBorders>
            <w:noWrap/>
            <w:hideMark/>
            <w:tcPrChange w:id="409" w:author="Dylan CHEN" w:date="2026-03-27T23:44:00Z" w16du:dateUtc="2026-03-27T15:44:00Z">
              <w:tcPr>
                <w:tcW w:w="1080" w:type="dxa"/>
                <w:gridSpan w:val="2"/>
                <w:tcBorders>
                  <w:top w:val="nil"/>
                  <w:left w:val="nil"/>
                  <w:bottom w:val="nil"/>
                  <w:right w:val="nil"/>
                </w:tcBorders>
                <w:noWrap/>
                <w:hideMark/>
              </w:tcPr>
            </w:tcPrChange>
          </w:tcPr>
          <w:p w14:paraId="24C58B00" w14:textId="77777777" w:rsidR="00BC223A" w:rsidRPr="00BC223A" w:rsidRDefault="00BC223A" w:rsidP="00BC223A">
            <w:pPr>
              <w:rPr>
                <w:ins w:id="410" w:author="Dylan CHEN" w:date="2026-03-27T23:44:00Z" w16du:dateUtc="2026-03-27T15:44:00Z"/>
                <w:color w:val="000000"/>
                <w:sz w:val="20"/>
                <w:szCs w:val="20"/>
              </w:rPr>
            </w:pPr>
          </w:p>
        </w:tc>
        <w:tc>
          <w:tcPr>
            <w:tcW w:w="3150" w:type="dxa"/>
            <w:tcBorders>
              <w:top w:val="nil"/>
              <w:left w:val="nil"/>
              <w:bottom w:val="nil"/>
              <w:right w:val="nil"/>
            </w:tcBorders>
            <w:noWrap/>
            <w:hideMark/>
            <w:tcPrChange w:id="411" w:author="Dylan CHEN" w:date="2026-03-27T23:44:00Z" w16du:dateUtc="2026-03-27T15:44:00Z">
              <w:tcPr>
                <w:tcW w:w="3150" w:type="dxa"/>
                <w:tcBorders>
                  <w:top w:val="nil"/>
                  <w:left w:val="nil"/>
                  <w:bottom w:val="nil"/>
                  <w:right w:val="nil"/>
                </w:tcBorders>
                <w:noWrap/>
                <w:hideMark/>
              </w:tcPr>
            </w:tcPrChange>
          </w:tcPr>
          <w:p w14:paraId="49723D91" w14:textId="77777777" w:rsidR="00BC223A" w:rsidRPr="00BC223A" w:rsidRDefault="00BC223A" w:rsidP="00BC223A">
            <w:pPr>
              <w:rPr>
                <w:ins w:id="412" w:author="Dylan CHEN" w:date="2026-03-27T23:44:00Z" w16du:dateUtc="2026-03-27T15:44:00Z"/>
                <w:sz w:val="20"/>
                <w:szCs w:val="20"/>
              </w:rPr>
            </w:pPr>
          </w:p>
        </w:tc>
        <w:tc>
          <w:tcPr>
            <w:tcW w:w="1983" w:type="dxa"/>
            <w:tcBorders>
              <w:top w:val="nil"/>
              <w:left w:val="nil"/>
              <w:bottom w:val="nil"/>
              <w:right w:val="nil"/>
            </w:tcBorders>
            <w:noWrap/>
            <w:hideMark/>
            <w:tcPrChange w:id="413" w:author="Dylan CHEN" w:date="2026-03-27T23:44:00Z" w16du:dateUtc="2026-03-27T15:44:00Z">
              <w:tcPr>
                <w:tcW w:w="1983" w:type="dxa"/>
                <w:gridSpan w:val="2"/>
                <w:tcBorders>
                  <w:top w:val="nil"/>
                  <w:left w:val="nil"/>
                  <w:bottom w:val="nil"/>
                  <w:right w:val="nil"/>
                </w:tcBorders>
                <w:noWrap/>
                <w:hideMark/>
              </w:tcPr>
            </w:tcPrChange>
          </w:tcPr>
          <w:p w14:paraId="3EB0B0DA" w14:textId="77777777" w:rsidR="00BC223A" w:rsidRPr="00BC223A" w:rsidRDefault="00BC223A" w:rsidP="00BC223A">
            <w:pPr>
              <w:jc w:val="center"/>
              <w:rPr>
                <w:ins w:id="414" w:author="Dylan CHEN" w:date="2026-03-27T23:44:00Z" w16du:dateUtc="2026-03-27T15:44:00Z"/>
                <w:color w:val="000000"/>
                <w:sz w:val="20"/>
                <w:szCs w:val="20"/>
              </w:rPr>
            </w:pPr>
            <w:ins w:id="415" w:author="Dylan CHEN" w:date="2026-03-27T23:44:00Z" w16du:dateUtc="2026-03-27T15:44:00Z">
              <w:r w:rsidRPr="00BC223A">
                <w:rPr>
                  <w:color w:val="000000"/>
                  <w:sz w:val="20"/>
                  <w:szCs w:val="20"/>
                </w:rPr>
                <w:t>-14301.496</w:t>
              </w:r>
            </w:ins>
          </w:p>
        </w:tc>
      </w:tr>
      <w:tr w:rsidR="00BC223A" w:rsidRPr="00BC223A" w14:paraId="49F1F008" w14:textId="77777777" w:rsidTr="00BC223A">
        <w:trPr>
          <w:trHeight w:val="340"/>
          <w:jc w:val="center"/>
          <w:ins w:id="416" w:author="Dylan CHEN" w:date="2026-03-27T23:44:00Z" w16du:dateUtc="2026-03-27T15:44:00Z"/>
          <w:trPrChange w:id="417" w:author="Dylan CHEN" w:date="2026-03-27T23:44:00Z" w16du:dateUtc="2026-03-27T15:44:00Z">
            <w:trPr>
              <w:gridAfter w:val="0"/>
              <w:trHeight w:val="340"/>
              <w:jc w:val="center"/>
            </w:trPr>
          </w:trPrChange>
        </w:trPr>
        <w:tc>
          <w:tcPr>
            <w:tcW w:w="2969" w:type="dxa"/>
            <w:tcBorders>
              <w:top w:val="nil"/>
              <w:left w:val="nil"/>
              <w:bottom w:val="single" w:sz="8" w:space="0" w:color="auto"/>
              <w:right w:val="nil"/>
            </w:tcBorders>
            <w:noWrap/>
            <w:hideMark/>
            <w:tcPrChange w:id="418" w:author="Dylan CHEN" w:date="2026-03-27T23:44:00Z" w16du:dateUtc="2026-03-27T15:44:00Z">
              <w:tcPr>
                <w:tcW w:w="2969" w:type="dxa"/>
                <w:tcBorders>
                  <w:top w:val="nil"/>
                  <w:left w:val="nil"/>
                  <w:bottom w:val="single" w:sz="8" w:space="0" w:color="auto"/>
                  <w:right w:val="nil"/>
                </w:tcBorders>
                <w:noWrap/>
                <w:hideMark/>
              </w:tcPr>
            </w:tcPrChange>
          </w:tcPr>
          <w:p w14:paraId="3783E5FE" w14:textId="77777777" w:rsidR="00BC223A" w:rsidRPr="00BC223A" w:rsidRDefault="00BC223A" w:rsidP="00BC223A">
            <w:pPr>
              <w:rPr>
                <w:ins w:id="419" w:author="Dylan CHEN" w:date="2026-03-27T23:44:00Z" w16du:dateUtc="2026-03-27T15:44:00Z"/>
                <w:color w:val="000000"/>
                <w:sz w:val="20"/>
                <w:szCs w:val="20"/>
              </w:rPr>
            </w:pPr>
            <w:ins w:id="420" w:author="Dylan CHEN" w:date="2026-03-27T23:44:00Z" w16du:dateUtc="2026-03-27T15:44:00Z">
              <w:r w:rsidRPr="00BC223A">
                <w:rPr>
                  <w:color w:val="000000"/>
                  <w:sz w:val="20"/>
                  <w:szCs w:val="20"/>
                </w:rPr>
                <w:t>pseudo R^2</w:t>
              </w:r>
            </w:ins>
          </w:p>
        </w:tc>
        <w:tc>
          <w:tcPr>
            <w:tcW w:w="1080" w:type="dxa"/>
            <w:tcBorders>
              <w:top w:val="nil"/>
              <w:left w:val="nil"/>
              <w:bottom w:val="single" w:sz="8" w:space="0" w:color="auto"/>
              <w:right w:val="nil"/>
            </w:tcBorders>
            <w:noWrap/>
            <w:hideMark/>
            <w:tcPrChange w:id="421" w:author="Dylan CHEN" w:date="2026-03-27T23:44:00Z" w16du:dateUtc="2026-03-27T15:44:00Z">
              <w:tcPr>
                <w:tcW w:w="1080" w:type="dxa"/>
                <w:gridSpan w:val="2"/>
                <w:tcBorders>
                  <w:top w:val="nil"/>
                  <w:left w:val="nil"/>
                  <w:bottom w:val="single" w:sz="8" w:space="0" w:color="auto"/>
                  <w:right w:val="nil"/>
                </w:tcBorders>
                <w:noWrap/>
                <w:hideMark/>
              </w:tcPr>
            </w:tcPrChange>
          </w:tcPr>
          <w:p w14:paraId="5A1B1CE9" w14:textId="77777777" w:rsidR="00BC223A" w:rsidRPr="00BC223A" w:rsidRDefault="00BC223A" w:rsidP="00BC223A">
            <w:pPr>
              <w:jc w:val="center"/>
              <w:rPr>
                <w:ins w:id="422" w:author="Dylan CHEN" w:date="2026-03-27T23:44:00Z" w16du:dateUtc="2026-03-27T15:44:00Z"/>
                <w:color w:val="000000"/>
                <w:sz w:val="20"/>
                <w:szCs w:val="20"/>
              </w:rPr>
            </w:pPr>
            <w:ins w:id="423" w:author="Dylan CHEN" w:date="2026-03-27T23:44:00Z" w16du:dateUtc="2026-03-27T15:44:00Z">
              <w:r w:rsidRPr="00BC223A">
                <w:rPr>
                  <w:color w:val="000000"/>
                  <w:sz w:val="20"/>
                  <w:szCs w:val="20"/>
                </w:rPr>
                <w:t> </w:t>
              </w:r>
            </w:ins>
          </w:p>
        </w:tc>
        <w:tc>
          <w:tcPr>
            <w:tcW w:w="3150" w:type="dxa"/>
            <w:tcBorders>
              <w:top w:val="nil"/>
              <w:left w:val="nil"/>
              <w:bottom w:val="single" w:sz="8" w:space="0" w:color="auto"/>
              <w:right w:val="nil"/>
            </w:tcBorders>
            <w:noWrap/>
            <w:hideMark/>
            <w:tcPrChange w:id="424" w:author="Dylan CHEN" w:date="2026-03-27T23:44:00Z" w16du:dateUtc="2026-03-27T15:44:00Z">
              <w:tcPr>
                <w:tcW w:w="3150" w:type="dxa"/>
                <w:tcBorders>
                  <w:top w:val="nil"/>
                  <w:left w:val="nil"/>
                  <w:bottom w:val="single" w:sz="8" w:space="0" w:color="auto"/>
                  <w:right w:val="nil"/>
                </w:tcBorders>
                <w:noWrap/>
                <w:hideMark/>
              </w:tcPr>
            </w:tcPrChange>
          </w:tcPr>
          <w:p w14:paraId="5D30F61A" w14:textId="77777777" w:rsidR="00BC223A" w:rsidRPr="00BC223A" w:rsidRDefault="00BC223A" w:rsidP="00BC223A">
            <w:pPr>
              <w:jc w:val="center"/>
              <w:rPr>
                <w:ins w:id="425" w:author="Dylan CHEN" w:date="2026-03-27T23:44:00Z" w16du:dateUtc="2026-03-27T15:44:00Z"/>
                <w:color w:val="000000"/>
                <w:sz w:val="20"/>
                <w:szCs w:val="20"/>
              </w:rPr>
            </w:pPr>
            <w:ins w:id="426" w:author="Dylan CHEN" w:date="2026-03-27T23:44:00Z" w16du:dateUtc="2026-03-27T15:44:00Z">
              <w:r w:rsidRPr="00BC223A">
                <w:rPr>
                  <w:color w:val="000000"/>
                  <w:sz w:val="20"/>
                  <w:szCs w:val="20"/>
                </w:rPr>
                <w:t> </w:t>
              </w:r>
            </w:ins>
          </w:p>
        </w:tc>
        <w:tc>
          <w:tcPr>
            <w:tcW w:w="1983" w:type="dxa"/>
            <w:tcBorders>
              <w:top w:val="nil"/>
              <w:left w:val="nil"/>
              <w:bottom w:val="single" w:sz="8" w:space="0" w:color="auto"/>
              <w:right w:val="nil"/>
            </w:tcBorders>
            <w:noWrap/>
            <w:hideMark/>
            <w:tcPrChange w:id="427" w:author="Dylan CHEN" w:date="2026-03-27T23:44:00Z" w16du:dateUtc="2026-03-27T15:44:00Z">
              <w:tcPr>
                <w:tcW w:w="1983" w:type="dxa"/>
                <w:gridSpan w:val="2"/>
                <w:tcBorders>
                  <w:top w:val="nil"/>
                  <w:left w:val="nil"/>
                  <w:bottom w:val="single" w:sz="8" w:space="0" w:color="auto"/>
                  <w:right w:val="nil"/>
                </w:tcBorders>
                <w:noWrap/>
                <w:hideMark/>
              </w:tcPr>
            </w:tcPrChange>
          </w:tcPr>
          <w:p w14:paraId="3A5E2D05" w14:textId="77777777" w:rsidR="00BC223A" w:rsidRPr="00BC223A" w:rsidRDefault="00BC223A" w:rsidP="00BC223A">
            <w:pPr>
              <w:jc w:val="center"/>
              <w:rPr>
                <w:ins w:id="428" w:author="Dylan CHEN" w:date="2026-03-27T23:44:00Z" w16du:dateUtc="2026-03-27T15:44:00Z"/>
                <w:color w:val="000000"/>
                <w:sz w:val="20"/>
                <w:szCs w:val="20"/>
              </w:rPr>
            </w:pPr>
            <w:ins w:id="429" w:author="Dylan CHEN" w:date="2026-03-27T23:44:00Z" w16du:dateUtc="2026-03-27T15:44:00Z">
              <w:r w:rsidRPr="00BC223A">
                <w:rPr>
                  <w:color w:val="000000"/>
                  <w:sz w:val="20"/>
                  <w:szCs w:val="20"/>
                </w:rPr>
                <w:t>-0.001</w:t>
              </w:r>
            </w:ins>
          </w:p>
        </w:tc>
      </w:tr>
    </w:tbl>
    <w:p w14:paraId="3DC79073" w14:textId="77777777" w:rsidR="00BC223A" w:rsidRPr="00AD60B6" w:rsidRDefault="00BC223A" w:rsidP="00BC223A">
      <w:pPr>
        <w:pStyle w:val="Notes"/>
        <w:rPr>
          <w:ins w:id="430" w:author="Dylan CHEN" w:date="2026-03-27T23:44:00Z" w16du:dateUtc="2026-03-27T15:44:00Z"/>
        </w:rPr>
      </w:pPr>
      <w:ins w:id="431" w:author="Dylan CHEN" w:date="2026-03-27T23:44:00Z" w16du:dateUtc="2026-03-27T15:44:00Z">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ins>
    </w:p>
    <w:p w14:paraId="4A0477A6" w14:textId="77777777" w:rsidR="00BC223A" w:rsidRPr="00340C9F" w:rsidRDefault="00BC223A" w:rsidP="002D5CDE">
      <w:pPr>
        <w:pStyle w:val="TableFiguretitle"/>
        <w:rPr>
          <w:ins w:id="432" w:author="Dylan CHEN" w:date="2026-03-27T23:41:00Z" w16du:dateUtc="2026-03-27T15:41:00Z"/>
          <w:rFonts w:hint="eastAsia"/>
        </w:rPr>
        <w:pPrChange w:id="433" w:author="Dylan CHEN" w:date="2026-03-27T23:43:00Z" w16du:dateUtc="2026-03-27T15:43:00Z">
          <w:pPr>
            <w:spacing w:before="100" w:beforeAutospacing="1" w:after="100" w:afterAutospacing="1"/>
          </w:pPr>
        </w:pPrChange>
      </w:pPr>
    </w:p>
    <w:p w14:paraId="7FDA7363" w14:textId="77777777" w:rsidR="00340C9F" w:rsidRPr="00340C9F" w:rsidRDefault="00340C9F" w:rsidP="00340C9F">
      <w:pPr>
        <w:pStyle w:val="Paragraph0"/>
        <w:rPr>
          <w:ins w:id="434" w:author="Dylan CHEN" w:date="2026-03-27T23:41:00Z" w16du:dateUtc="2026-03-27T15:41:00Z"/>
        </w:rPr>
        <w:pPrChange w:id="435" w:author="Dylan CHEN" w:date="2026-03-27T23:41:00Z" w16du:dateUtc="2026-03-27T15:41:00Z">
          <w:pPr>
            <w:spacing w:before="100" w:beforeAutospacing="1" w:after="100" w:afterAutospacing="1"/>
          </w:pPr>
        </w:pPrChange>
      </w:pPr>
      <w:ins w:id="436" w:author="Dylan CHEN" w:date="2026-03-27T23:41:00Z" w16du:dateUtc="2026-03-27T15:41:00Z">
        <w:r w:rsidRPr="00340C9F">
          <w:t>Taken together, these results provide consistent evidence that our main findings are not confounded by spillover effects arising from strategic selection by human answerers into the control group.</w:t>
        </w:r>
      </w:ins>
    </w:p>
    <w:p w14:paraId="513CADC0" w14:textId="77777777" w:rsidR="00340C9F" w:rsidRDefault="00340C9F" w:rsidP="00CB3520">
      <w:pPr>
        <w:pStyle w:val="Notes"/>
        <w:rPr>
          <w:ins w:id="437" w:author="Dylan CHEN" w:date="2026-03-27T23:41:00Z" w16du:dateUtc="2026-03-27T15:41:00Z"/>
          <w:rFonts w:cs="Georgia"/>
          <w:b/>
          <w:kern w:val="32"/>
        </w:rPr>
      </w:pPr>
    </w:p>
    <w:p w14:paraId="7B7E008C" w14:textId="42D568D1" w:rsidR="005703DF" w:rsidRPr="00B34AEC" w:rsidDel="00CB3520" w:rsidRDefault="005703DF" w:rsidP="00B34AEC">
      <w:pPr>
        <w:pStyle w:val="Heading2"/>
        <w:numPr>
          <w:ilvl w:val="0"/>
          <w:numId w:val="0"/>
        </w:numPr>
        <w:rPr>
          <w:del w:id="438" w:author="Dylan CHEN" w:date="2026-03-27T23:35:00Z" w16du:dateUtc="2026-03-27T15:35:00Z"/>
          <w:lang w:eastAsia="zh-CN"/>
        </w:rPr>
      </w:pPr>
      <w:del w:id="439" w:author="Dylan CHEN" w:date="2026-03-27T23:35:00Z" w16du:dateUtc="2026-03-27T15:35:00Z">
        <w:r w:rsidDel="00CB3520">
          <w:delText xml:space="preserve">Appendix </w:delText>
        </w:r>
        <w:r w:rsidR="00144B3D" w:rsidDel="00CB3520">
          <w:rPr>
            <w:rFonts w:hint="eastAsia"/>
            <w:lang w:eastAsia="zh-CN"/>
          </w:rPr>
          <w:delText>E</w:delText>
        </w:r>
        <w:r w:rsidDel="00CB3520">
          <w:rPr>
            <w:rFonts w:hint="eastAsia"/>
            <w:lang w:eastAsia="zh-CN"/>
          </w:rPr>
          <w:delText>:</w:delText>
        </w:r>
        <w:r w:rsidRPr="00960CA8" w:rsidDel="00CB3520">
          <w:delText xml:space="preserve"> </w:delText>
        </w:r>
        <w:r w:rsidDel="00CB3520">
          <w:rPr>
            <w:rFonts w:hint="eastAsia"/>
            <w:lang w:eastAsia="zh-CN"/>
          </w:rPr>
          <w:delText xml:space="preserve">Robustness Check </w:delText>
        </w:r>
        <w:r w:rsidRPr="005703DF" w:rsidDel="00CB3520">
          <w:rPr>
            <w:lang w:eastAsia="zh-CN"/>
          </w:rPr>
          <w:delText>on Question-Level Aggregation of The Recognition Analysis</w:delText>
        </w:r>
      </w:del>
    </w:p>
    <w:p w14:paraId="7BB32383" w14:textId="6C96A22C" w:rsidR="005703DF" w:rsidDel="00CB3520" w:rsidRDefault="00013164" w:rsidP="00B34AEC">
      <w:pPr>
        <w:pStyle w:val="Paragraph0"/>
        <w:rPr>
          <w:del w:id="440" w:author="Dylan CHEN" w:date="2026-03-27T23:35:00Z" w16du:dateUtc="2026-03-27T15:35:00Z"/>
        </w:rPr>
      </w:pPr>
      <w:del w:id="441" w:author="Dylan CHEN" w:date="2026-03-27T23:35:00Z" w16du:dateUtc="2026-03-27T15:35:00Z">
        <w:r w:rsidDel="00CB3520">
          <w:delText>W</w:delText>
        </w:r>
        <w:r w:rsidDel="00CB3520">
          <w:rPr>
            <w:rFonts w:hint="eastAsia"/>
          </w:rPr>
          <w:delText xml:space="preserve">hen we conducted the analysis </w:delText>
        </w:r>
        <w:r w:rsidDel="00CB3520">
          <w:delText>examin</w:delText>
        </w:r>
        <w:r w:rsidDel="00CB3520">
          <w:rPr>
            <w:rFonts w:hint="eastAsia"/>
          </w:rPr>
          <w:delText>ing the impact of AI-generated answers on answerer recognition</w:delText>
        </w:r>
        <w:r w:rsidDel="00CB3520">
          <w:delText>, w</w:delText>
        </w:r>
        <w:r w:rsidR="00B34AEC" w:rsidRPr="00B34AEC" w:rsidDel="00CB3520">
          <w:delText>e</w:delText>
        </w:r>
        <w:r w:rsidDel="00CB3520">
          <w:delText xml:space="preserve"> also</w:delText>
        </w:r>
        <w:r w:rsidR="00B34AEC" w:rsidRPr="00B34AEC" w:rsidDel="00CB3520">
          <w:delText xml:space="preserve"> conducted a robustness check using question-level aggregated net likes (specifically, the sum of all human answers’ net likes per question). </w:delText>
        </w:r>
        <w:r w:rsidR="00975E7E" w:rsidDel="00CB3520">
          <w:rPr>
            <w:rFonts w:hint="eastAsia"/>
          </w:rPr>
          <w:delText xml:space="preserve">Table </w:delText>
        </w:r>
        <w:r w:rsidR="00144B3D" w:rsidDel="00CB3520">
          <w:rPr>
            <w:rFonts w:hint="eastAsia"/>
          </w:rPr>
          <w:delText>E</w:delText>
        </w:r>
        <w:r w:rsidR="00975E7E" w:rsidDel="00CB3520">
          <w:rPr>
            <w:rFonts w:hint="eastAsia"/>
          </w:rPr>
          <w:delText xml:space="preserve"> Column 1 reproduces the answer-level main results to facilitate comparison. </w:delText>
        </w:r>
        <w:r w:rsidR="00140777" w:rsidDel="00CB3520">
          <w:rPr>
            <w:rFonts w:hint="eastAsia"/>
          </w:rPr>
          <w:delText xml:space="preserve">Table </w:delText>
        </w:r>
        <w:r w:rsidR="00144B3D" w:rsidDel="00CB3520">
          <w:rPr>
            <w:rFonts w:hint="eastAsia"/>
          </w:rPr>
          <w:delText>E</w:delText>
        </w:r>
        <w:r w:rsidR="00140777" w:rsidDel="00CB3520">
          <w:rPr>
            <w:rFonts w:hint="eastAsia"/>
          </w:rPr>
          <w:delText xml:space="preserve"> </w:delText>
        </w:r>
        <w:r w:rsidR="00975E7E" w:rsidDel="00CB3520">
          <w:rPr>
            <w:rFonts w:hint="eastAsia"/>
          </w:rPr>
          <w:delText xml:space="preserve">Column 2 </w:delText>
        </w:r>
        <w:r w:rsidR="00140777" w:rsidDel="00CB3520">
          <w:rPr>
            <w:rFonts w:hint="eastAsia"/>
          </w:rPr>
          <w:delText>show</w:delText>
        </w:r>
        <w:r w:rsidR="00975E7E" w:rsidDel="00CB3520">
          <w:rPr>
            <w:rFonts w:hint="eastAsia"/>
          </w:rPr>
          <w:delText>s</w:delText>
        </w:r>
        <w:r w:rsidR="00140777" w:rsidDel="00CB3520">
          <w:rPr>
            <w:rFonts w:hint="eastAsia"/>
          </w:rPr>
          <w:delText xml:space="preserve"> </w:delText>
        </w:r>
        <w:r w:rsidR="00140777" w:rsidDel="00CB3520">
          <w:delText>that</w:delText>
        </w:r>
        <w:r w:rsidR="00140777" w:rsidDel="00CB3520">
          <w:rPr>
            <w:rFonts w:hint="eastAsia"/>
          </w:rPr>
          <w:delText xml:space="preserve"> </w:delText>
        </w:r>
        <w:r w:rsidR="00B34AEC" w:rsidRPr="00B34AEC" w:rsidDel="00CB3520">
          <w:delText>our main findings</w:delText>
        </w:r>
        <w:r w:rsidR="00140777" w:rsidDel="00CB3520">
          <w:rPr>
            <w:rFonts w:hint="eastAsia"/>
          </w:rPr>
          <w:delText xml:space="preserve"> </w:delText>
        </w:r>
        <w:r w:rsidR="00140777" w:rsidRPr="00B34AEC" w:rsidDel="00CB3520">
          <w:delText>remain consistent</w:delText>
        </w:r>
        <w:r w:rsidR="00B34AEC" w:rsidRPr="00B34AEC" w:rsidDel="00CB3520">
          <w:delText>, with the AI answer presence showing a negative and significant effect</w:delText>
        </w:r>
        <w:r w:rsidR="00140777" w:rsidDel="00CB3520">
          <w:rPr>
            <w:rFonts w:hint="eastAsia"/>
          </w:rPr>
          <w:delText xml:space="preserve"> </w:delText>
        </w:r>
        <w:r w:rsidR="00975E7E" w:rsidDel="00CB3520">
          <w:rPr>
            <w:rFonts w:hint="eastAsia"/>
          </w:rPr>
          <w:delText>at</w:delText>
        </w:r>
        <w:r w:rsidR="00140777" w:rsidDel="00CB3520">
          <w:rPr>
            <w:rFonts w:hint="eastAsia"/>
          </w:rPr>
          <w:delText xml:space="preserve"> the question level</w:delText>
        </w:r>
        <w:r w:rsidR="00B34AEC" w:rsidRPr="00B34AEC" w:rsidDel="00CB3520">
          <w:delText xml:space="preserve"> (-0.091, p&lt;0.05).</w:delText>
        </w:r>
      </w:del>
    </w:p>
    <w:p w14:paraId="44096117" w14:textId="694F344F" w:rsidR="00D872A6" w:rsidRPr="00D872A6" w:rsidDel="00CB3520" w:rsidRDefault="00D872A6" w:rsidP="00D872A6">
      <w:pPr>
        <w:pStyle w:val="TableFiguretitle"/>
        <w:rPr>
          <w:del w:id="442" w:author="Dylan CHEN" w:date="2026-03-27T23:35:00Z" w16du:dateUtc="2026-03-27T15:35:00Z"/>
        </w:rPr>
      </w:pPr>
      <w:del w:id="443" w:author="Dylan CHEN" w:date="2026-03-27T23:35:00Z" w16du:dateUtc="2026-03-27T15:35:00Z">
        <w:r w:rsidRPr="00976D1A" w:rsidDel="00CB3520">
          <w:delText xml:space="preserve">Table </w:delText>
        </w:r>
        <w:r w:rsidR="00144B3D" w:rsidDel="00CB3520">
          <w:rPr>
            <w:rFonts w:hint="eastAsia"/>
          </w:rPr>
          <w:delText>E</w:delText>
        </w:r>
        <w:r w:rsidRPr="00976D1A" w:rsidDel="00CB3520">
          <w:delText xml:space="preserve">. </w:delText>
        </w:r>
        <w:r w:rsidRPr="00B03EFB" w:rsidDel="00CB3520">
          <w:delText xml:space="preserve">Robustness Check on </w:delText>
        </w:r>
        <w:r w:rsidDel="00CB3520">
          <w:rPr>
            <w:rFonts w:hint="eastAsia"/>
          </w:rPr>
          <w:delText>Question</w:delText>
        </w:r>
        <w:r w:rsidR="001D74A5" w:rsidDel="00CB3520">
          <w:rPr>
            <w:rFonts w:hint="eastAsia"/>
          </w:rPr>
          <w:delText>-</w:delText>
        </w:r>
        <w:r w:rsidDel="00CB3520">
          <w:rPr>
            <w:rFonts w:hint="eastAsia"/>
          </w:rPr>
          <w:delText xml:space="preserve">Level Aggregation of </w:delText>
        </w:r>
        <w:r w:rsidR="001D74A5" w:rsidDel="00CB3520">
          <w:rPr>
            <w:rFonts w:hint="eastAsia"/>
          </w:rPr>
          <w:delText xml:space="preserve">The </w:delText>
        </w:r>
        <w:r w:rsidDel="00CB3520">
          <w:rPr>
            <w:rFonts w:hint="eastAsia"/>
          </w:rPr>
          <w:delText>Recognition</w:delText>
        </w:r>
        <w:r w:rsidR="001D74A5" w:rsidDel="00CB3520">
          <w:rPr>
            <w:rFonts w:hint="eastAsia"/>
          </w:rPr>
          <w:delText xml:space="preserve"> Analysis</w:delText>
        </w:r>
      </w:del>
    </w:p>
    <w:tbl>
      <w:tblPr>
        <w:tblW w:w="9360" w:type="dxa"/>
        <w:tblLook w:val="04A0" w:firstRow="1" w:lastRow="0" w:firstColumn="1" w:lastColumn="0" w:noHBand="0" w:noVBand="1"/>
      </w:tblPr>
      <w:tblGrid>
        <w:gridCol w:w="1890"/>
        <w:gridCol w:w="3960"/>
        <w:gridCol w:w="3510"/>
      </w:tblGrid>
      <w:tr w:rsidR="00D872A6" w:rsidRPr="00D872A6" w:rsidDel="00CB3520" w14:paraId="27F49997" w14:textId="2557B9CA" w:rsidTr="00902DF1">
        <w:trPr>
          <w:trHeight w:val="320"/>
          <w:del w:id="444" w:author="Dylan CHEN" w:date="2026-03-27T23:35:00Z" w16du:dateUtc="2026-03-27T15:35:00Z"/>
        </w:trPr>
        <w:tc>
          <w:tcPr>
            <w:tcW w:w="1890" w:type="dxa"/>
            <w:tcBorders>
              <w:top w:val="single" w:sz="4" w:space="0" w:color="auto"/>
              <w:left w:val="nil"/>
              <w:bottom w:val="nil"/>
              <w:right w:val="nil"/>
            </w:tcBorders>
            <w:noWrap/>
            <w:vAlign w:val="bottom"/>
            <w:hideMark/>
          </w:tcPr>
          <w:p w14:paraId="0C470E20" w14:textId="12F8365C" w:rsidR="00D872A6" w:rsidRPr="00D872A6" w:rsidDel="00CB3520" w:rsidRDefault="00D872A6">
            <w:pPr>
              <w:rPr>
                <w:del w:id="445" w:author="Dylan CHEN" w:date="2026-03-27T23:35:00Z" w16du:dateUtc="2026-03-27T15:35:00Z"/>
                <w:color w:val="000000"/>
                <w:sz w:val="21"/>
                <w:szCs w:val="21"/>
              </w:rPr>
            </w:pPr>
            <w:del w:id="446" w:author="Dylan CHEN" w:date="2026-03-27T23:35:00Z" w16du:dateUtc="2026-03-27T15:35:00Z">
              <w:r w:rsidRPr="00D872A6" w:rsidDel="00CB3520">
                <w:rPr>
                  <w:color w:val="000000"/>
                  <w:sz w:val="21"/>
                  <w:szCs w:val="21"/>
                </w:rPr>
                <w:delText> </w:delText>
              </w:r>
            </w:del>
          </w:p>
        </w:tc>
        <w:tc>
          <w:tcPr>
            <w:tcW w:w="3960" w:type="dxa"/>
            <w:tcBorders>
              <w:top w:val="single" w:sz="4" w:space="0" w:color="auto"/>
              <w:left w:val="nil"/>
              <w:bottom w:val="nil"/>
              <w:right w:val="nil"/>
            </w:tcBorders>
            <w:noWrap/>
            <w:vAlign w:val="center"/>
            <w:hideMark/>
          </w:tcPr>
          <w:p w14:paraId="1CF59853" w14:textId="4FE88762" w:rsidR="00D872A6" w:rsidRPr="00D872A6" w:rsidDel="00CB3520" w:rsidRDefault="00D872A6">
            <w:pPr>
              <w:jc w:val="center"/>
              <w:rPr>
                <w:del w:id="447" w:author="Dylan CHEN" w:date="2026-03-27T23:35:00Z" w16du:dateUtc="2026-03-27T15:35:00Z"/>
                <w:sz w:val="21"/>
                <w:szCs w:val="21"/>
              </w:rPr>
            </w:pPr>
            <w:del w:id="448" w:author="Dylan CHEN" w:date="2026-03-27T23:35:00Z" w16du:dateUtc="2026-03-27T15:35:00Z">
              <w:r w:rsidRPr="00D872A6" w:rsidDel="00CB3520">
                <w:rPr>
                  <w:sz w:val="21"/>
                  <w:szCs w:val="21"/>
                </w:rPr>
                <w:delText>(1)</w:delText>
              </w:r>
            </w:del>
          </w:p>
        </w:tc>
        <w:tc>
          <w:tcPr>
            <w:tcW w:w="3510" w:type="dxa"/>
            <w:tcBorders>
              <w:top w:val="single" w:sz="4" w:space="0" w:color="auto"/>
              <w:left w:val="nil"/>
              <w:bottom w:val="nil"/>
              <w:right w:val="nil"/>
            </w:tcBorders>
            <w:noWrap/>
            <w:vAlign w:val="center"/>
            <w:hideMark/>
          </w:tcPr>
          <w:p w14:paraId="14E1728F" w14:textId="2D2FFF09" w:rsidR="00D872A6" w:rsidRPr="00D872A6" w:rsidDel="00CB3520" w:rsidRDefault="00D872A6">
            <w:pPr>
              <w:jc w:val="center"/>
              <w:rPr>
                <w:del w:id="449" w:author="Dylan CHEN" w:date="2026-03-27T23:35:00Z" w16du:dateUtc="2026-03-27T15:35:00Z"/>
                <w:sz w:val="21"/>
                <w:szCs w:val="21"/>
              </w:rPr>
            </w:pPr>
            <w:del w:id="450" w:author="Dylan CHEN" w:date="2026-03-27T23:35:00Z" w16du:dateUtc="2026-03-27T15:35:00Z">
              <w:r w:rsidRPr="00D872A6" w:rsidDel="00CB3520">
                <w:rPr>
                  <w:sz w:val="21"/>
                  <w:szCs w:val="21"/>
                </w:rPr>
                <w:delText>(2)</w:delText>
              </w:r>
            </w:del>
          </w:p>
        </w:tc>
      </w:tr>
      <w:tr w:rsidR="00D872A6" w:rsidRPr="00D872A6" w:rsidDel="00CB3520" w14:paraId="63F1FE6D" w14:textId="725CF1FF" w:rsidTr="00902DF1">
        <w:trPr>
          <w:trHeight w:val="320"/>
          <w:del w:id="451" w:author="Dylan CHEN" w:date="2026-03-27T23:35:00Z" w16du:dateUtc="2026-03-27T15:35:00Z"/>
        </w:trPr>
        <w:tc>
          <w:tcPr>
            <w:tcW w:w="1890" w:type="dxa"/>
            <w:tcBorders>
              <w:top w:val="nil"/>
              <w:left w:val="nil"/>
              <w:bottom w:val="nil"/>
              <w:right w:val="nil"/>
            </w:tcBorders>
            <w:noWrap/>
            <w:vAlign w:val="bottom"/>
            <w:hideMark/>
          </w:tcPr>
          <w:p w14:paraId="6DB4EDD3" w14:textId="317F32BB" w:rsidR="00D872A6" w:rsidRPr="00D872A6" w:rsidDel="00CB3520" w:rsidRDefault="00D872A6">
            <w:pPr>
              <w:jc w:val="center"/>
              <w:rPr>
                <w:del w:id="452" w:author="Dylan CHEN" w:date="2026-03-27T23:35:00Z" w16du:dateUtc="2026-03-27T15:35:00Z"/>
                <w:sz w:val="21"/>
                <w:szCs w:val="21"/>
              </w:rPr>
            </w:pPr>
          </w:p>
        </w:tc>
        <w:tc>
          <w:tcPr>
            <w:tcW w:w="3960" w:type="dxa"/>
            <w:tcBorders>
              <w:top w:val="nil"/>
              <w:left w:val="nil"/>
              <w:bottom w:val="single" w:sz="4" w:space="0" w:color="auto"/>
              <w:right w:val="nil"/>
            </w:tcBorders>
            <w:noWrap/>
            <w:vAlign w:val="bottom"/>
            <w:hideMark/>
          </w:tcPr>
          <w:p w14:paraId="5114ABCA" w14:textId="6180BC74" w:rsidR="00D872A6" w:rsidRPr="00D872A6" w:rsidDel="00CB3520" w:rsidRDefault="00D872A6" w:rsidP="00902DF1">
            <w:pPr>
              <w:jc w:val="center"/>
              <w:rPr>
                <w:del w:id="453" w:author="Dylan CHEN" w:date="2026-03-27T23:35:00Z" w16du:dateUtc="2026-03-27T15:35:00Z"/>
                <w:color w:val="000000"/>
                <w:sz w:val="21"/>
                <w:szCs w:val="21"/>
              </w:rPr>
            </w:pPr>
            <w:del w:id="454" w:author="Dylan CHEN" w:date="2026-03-27T23:35:00Z" w16du:dateUtc="2026-03-27T15:35:00Z">
              <w:r w:rsidRPr="00D872A6" w:rsidDel="00CB3520">
                <w:rPr>
                  <w:color w:val="000000"/>
                  <w:sz w:val="21"/>
                  <w:szCs w:val="21"/>
                </w:rPr>
                <w:delText>DV: number of net likes received by an answer</w:delText>
              </w:r>
              <w:r w:rsidR="00013164" w:rsidDel="00CB3520">
                <w:rPr>
                  <w:color w:val="000000"/>
                  <w:sz w:val="21"/>
                  <w:szCs w:val="21"/>
                </w:rPr>
                <w:delText>er</w:delText>
              </w:r>
              <w:r w:rsidRPr="00D872A6" w:rsidDel="00CB3520">
                <w:rPr>
                  <w:color w:val="000000"/>
                  <w:sz w:val="21"/>
                  <w:szCs w:val="21"/>
                </w:rPr>
                <w:delText xml:space="preserve"> (</w:delText>
              </w:r>
              <w:r w:rsidRPr="001D74A5" w:rsidDel="00CB3520">
                <w:rPr>
                  <w:i/>
                  <w:iCs/>
                  <w:color w:val="000000"/>
                  <w:sz w:val="21"/>
                  <w:szCs w:val="21"/>
                </w:rPr>
                <w:delText>netLike</w:delText>
              </w:r>
              <w:r w:rsidRPr="001D74A5" w:rsidDel="00CB3520">
                <w:rPr>
                  <w:i/>
                  <w:iCs/>
                  <w:color w:val="000000"/>
                  <w:sz w:val="21"/>
                  <w:szCs w:val="21"/>
                  <w:vertAlign w:val="subscript"/>
                </w:rPr>
                <w:delText>j</w:delText>
              </w:r>
              <w:r w:rsidRPr="00D872A6" w:rsidDel="00CB3520">
                <w:rPr>
                  <w:color w:val="000000"/>
                  <w:sz w:val="21"/>
                  <w:szCs w:val="21"/>
                </w:rPr>
                <w:delText>)</w:delText>
              </w:r>
            </w:del>
          </w:p>
        </w:tc>
        <w:tc>
          <w:tcPr>
            <w:tcW w:w="3510" w:type="dxa"/>
            <w:tcBorders>
              <w:top w:val="nil"/>
              <w:left w:val="nil"/>
              <w:bottom w:val="single" w:sz="4" w:space="0" w:color="auto"/>
              <w:right w:val="nil"/>
            </w:tcBorders>
            <w:noWrap/>
            <w:vAlign w:val="bottom"/>
            <w:hideMark/>
          </w:tcPr>
          <w:p w14:paraId="210F530E" w14:textId="0A3019DD" w:rsidR="00D872A6" w:rsidRPr="00D872A6" w:rsidDel="00CB3520" w:rsidRDefault="00D872A6" w:rsidP="00902DF1">
            <w:pPr>
              <w:jc w:val="center"/>
              <w:rPr>
                <w:del w:id="455" w:author="Dylan CHEN" w:date="2026-03-27T23:35:00Z" w16du:dateUtc="2026-03-27T15:35:00Z"/>
                <w:color w:val="000000"/>
                <w:sz w:val="21"/>
                <w:szCs w:val="21"/>
              </w:rPr>
            </w:pPr>
            <w:del w:id="456" w:author="Dylan CHEN" w:date="2026-03-27T23:35:00Z" w16du:dateUtc="2026-03-27T15:35:00Z">
              <w:r w:rsidRPr="00D872A6" w:rsidDel="00CB3520">
                <w:rPr>
                  <w:color w:val="000000"/>
                  <w:sz w:val="21"/>
                  <w:szCs w:val="21"/>
                </w:rPr>
                <w:delText xml:space="preserve">DV: number of net likes received by all answers to question </w:delText>
              </w:r>
              <w:r w:rsidRPr="00902DF1" w:rsidDel="00CB3520">
                <w:rPr>
                  <w:i/>
                  <w:iCs/>
                  <w:color w:val="000000"/>
                  <w:sz w:val="21"/>
                  <w:szCs w:val="21"/>
                </w:rPr>
                <w:delText>i</w:delText>
              </w:r>
              <w:r w:rsidRPr="00D872A6" w:rsidDel="00CB3520">
                <w:rPr>
                  <w:color w:val="000000"/>
                  <w:sz w:val="21"/>
                  <w:szCs w:val="21"/>
                </w:rPr>
                <w:delText xml:space="preserve"> (</w:delText>
              </w:r>
              <w:r w:rsidRPr="001D74A5" w:rsidDel="00CB3520">
                <w:rPr>
                  <w:i/>
                  <w:iCs/>
                  <w:color w:val="000000"/>
                  <w:sz w:val="21"/>
                  <w:szCs w:val="21"/>
                </w:rPr>
                <w:delText>netLikeSum</w:delText>
              </w:r>
              <w:r w:rsidRPr="001D74A5" w:rsidDel="00CB3520">
                <w:rPr>
                  <w:i/>
                  <w:iCs/>
                  <w:color w:val="000000"/>
                  <w:sz w:val="21"/>
                  <w:szCs w:val="21"/>
                  <w:vertAlign w:val="subscript"/>
                </w:rPr>
                <w:delText>i</w:delText>
              </w:r>
              <w:r w:rsidRPr="00D872A6" w:rsidDel="00CB3520">
                <w:rPr>
                  <w:color w:val="000000"/>
                  <w:sz w:val="21"/>
                  <w:szCs w:val="21"/>
                </w:rPr>
                <w:delText>)</w:delText>
              </w:r>
            </w:del>
          </w:p>
        </w:tc>
      </w:tr>
      <w:tr w:rsidR="00D872A6" w:rsidRPr="00D872A6" w:rsidDel="00CB3520" w14:paraId="0CF513D8" w14:textId="0515723E" w:rsidTr="00902DF1">
        <w:trPr>
          <w:trHeight w:val="320"/>
          <w:del w:id="457" w:author="Dylan CHEN" w:date="2026-03-27T23:35:00Z" w16du:dateUtc="2026-03-27T15:35:00Z"/>
        </w:trPr>
        <w:tc>
          <w:tcPr>
            <w:tcW w:w="1890" w:type="dxa"/>
            <w:vMerge w:val="restart"/>
            <w:tcBorders>
              <w:top w:val="nil"/>
              <w:left w:val="nil"/>
              <w:bottom w:val="nil"/>
              <w:right w:val="nil"/>
            </w:tcBorders>
            <w:noWrap/>
            <w:vAlign w:val="center"/>
            <w:hideMark/>
          </w:tcPr>
          <w:p w14:paraId="55BA7A3B" w14:textId="6BB613E5" w:rsidR="00D872A6" w:rsidRPr="001D74A5" w:rsidDel="00CB3520" w:rsidRDefault="00D872A6">
            <w:pPr>
              <w:rPr>
                <w:del w:id="458" w:author="Dylan CHEN" w:date="2026-03-27T23:35:00Z" w16du:dateUtc="2026-03-27T15:35:00Z"/>
                <w:i/>
                <w:iCs/>
                <w:sz w:val="21"/>
                <w:szCs w:val="21"/>
              </w:rPr>
            </w:pPr>
            <w:del w:id="459" w:author="Dylan CHEN" w:date="2026-03-27T23:35:00Z" w16du:dateUtc="2026-03-27T15:35:00Z">
              <w:r w:rsidRPr="001D74A5" w:rsidDel="00CB3520">
                <w:rPr>
                  <w:i/>
                  <w:iCs/>
                  <w:sz w:val="21"/>
                  <w:szCs w:val="21"/>
                </w:rPr>
                <w:delText>AI</w:delText>
              </w:r>
              <w:r w:rsidRPr="001D74A5" w:rsidDel="00CB3520">
                <w:rPr>
                  <w:i/>
                  <w:iCs/>
                  <w:sz w:val="21"/>
                  <w:szCs w:val="21"/>
                  <w:vertAlign w:val="subscript"/>
                </w:rPr>
                <w:delText>j</w:delText>
              </w:r>
            </w:del>
          </w:p>
        </w:tc>
        <w:tc>
          <w:tcPr>
            <w:tcW w:w="3960" w:type="dxa"/>
            <w:tcBorders>
              <w:top w:val="nil"/>
              <w:left w:val="nil"/>
              <w:bottom w:val="nil"/>
              <w:right w:val="nil"/>
            </w:tcBorders>
            <w:noWrap/>
            <w:vAlign w:val="bottom"/>
            <w:hideMark/>
          </w:tcPr>
          <w:p w14:paraId="6DF01314" w14:textId="2C906964" w:rsidR="00D872A6" w:rsidRPr="00D872A6" w:rsidDel="00CB3520" w:rsidRDefault="00D872A6">
            <w:pPr>
              <w:jc w:val="center"/>
              <w:rPr>
                <w:del w:id="460" w:author="Dylan CHEN" w:date="2026-03-27T23:35:00Z" w16du:dateUtc="2026-03-27T15:35:00Z"/>
                <w:color w:val="000000"/>
                <w:sz w:val="21"/>
                <w:szCs w:val="21"/>
              </w:rPr>
            </w:pPr>
            <w:del w:id="461" w:author="Dylan CHEN" w:date="2026-03-27T23:35:00Z" w16du:dateUtc="2026-03-27T15:35:00Z">
              <w:r w:rsidRPr="00D872A6" w:rsidDel="00CB3520">
                <w:rPr>
                  <w:color w:val="000000"/>
                  <w:sz w:val="21"/>
                  <w:szCs w:val="21"/>
                </w:rPr>
                <w:delText>-0.046 *</w:delText>
              </w:r>
            </w:del>
          </w:p>
        </w:tc>
        <w:tc>
          <w:tcPr>
            <w:tcW w:w="3510" w:type="dxa"/>
            <w:tcBorders>
              <w:top w:val="nil"/>
              <w:left w:val="nil"/>
              <w:bottom w:val="nil"/>
              <w:right w:val="nil"/>
            </w:tcBorders>
            <w:noWrap/>
            <w:vAlign w:val="bottom"/>
            <w:hideMark/>
          </w:tcPr>
          <w:p w14:paraId="2E18EAD1" w14:textId="3B27E8A9" w:rsidR="00D872A6" w:rsidRPr="00D872A6" w:rsidDel="00CB3520" w:rsidRDefault="00D872A6">
            <w:pPr>
              <w:jc w:val="center"/>
              <w:rPr>
                <w:del w:id="462" w:author="Dylan CHEN" w:date="2026-03-27T23:35:00Z" w16du:dateUtc="2026-03-27T15:35:00Z"/>
                <w:color w:val="000000"/>
                <w:sz w:val="21"/>
                <w:szCs w:val="21"/>
              </w:rPr>
            </w:pPr>
          </w:p>
        </w:tc>
      </w:tr>
      <w:tr w:rsidR="00D872A6" w:rsidRPr="00D872A6" w:rsidDel="00CB3520" w14:paraId="5F05720A" w14:textId="6F1F194B" w:rsidTr="00902DF1">
        <w:trPr>
          <w:trHeight w:val="320"/>
          <w:del w:id="463" w:author="Dylan CHEN" w:date="2026-03-27T23:35:00Z" w16du:dateUtc="2026-03-27T15:35:00Z"/>
        </w:trPr>
        <w:tc>
          <w:tcPr>
            <w:tcW w:w="1890" w:type="dxa"/>
            <w:vMerge/>
            <w:tcBorders>
              <w:top w:val="nil"/>
              <w:left w:val="nil"/>
              <w:bottom w:val="nil"/>
              <w:right w:val="nil"/>
            </w:tcBorders>
            <w:vAlign w:val="center"/>
            <w:hideMark/>
          </w:tcPr>
          <w:p w14:paraId="3106F69F" w14:textId="22CC55A5" w:rsidR="00D872A6" w:rsidRPr="00D872A6" w:rsidDel="00CB3520" w:rsidRDefault="00D872A6">
            <w:pPr>
              <w:rPr>
                <w:del w:id="464" w:author="Dylan CHEN" w:date="2026-03-27T23:35:00Z" w16du:dateUtc="2026-03-27T15:35:00Z"/>
                <w:sz w:val="21"/>
                <w:szCs w:val="21"/>
              </w:rPr>
            </w:pPr>
          </w:p>
        </w:tc>
        <w:tc>
          <w:tcPr>
            <w:tcW w:w="3960" w:type="dxa"/>
            <w:tcBorders>
              <w:top w:val="nil"/>
              <w:left w:val="nil"/>
              <w:bottom w:val="nil"/>
              <w:right w:val="nil"/>
            </w:tcBorders>
            <w:noWrap/>
            <w:vAlign w:val="bottom"/>
            <w:hideMark/>
          </w:tcPr>
          <w:p w14:paraId="73301198" w14:textId="1FB6DDAA" w:rsidR="00D872A6" w:rsidRPr="00D872A6" w:rsidDel="00CB3520" w:rsidRDefault="00D872A6">
            <w:pPr>
              <w:jc w:val="center"/>
              <w:rPr>
                <w:del w:id="465" w:author="Dylan CHEN" w:date="2026-03-27T23:35:00Z" w16du:dateUtc="2026-03-27T15:35:00Z"/>
                <w:color w:val="000000"/>
                <w:sz w:val="21"/>
                <w:szCs w:val="21"/>
              </w:rPr>
            </w:pPr>
            <w:del w:id="466" w:author="Dylan CHEN" w:date="2026-03-27T23:35:00Z" w16du:dateUtc="2026-03-27T15:35:00Z">
              <w:r w:rsidRPr="00D872A6" w:rsidDel="00CB3520">
                <w:rPr>
                  <w:color w:val="000000"/>
                  <w:sz w:val="21"/>
                  <w:szCs w:val="21"/>
                </w:rPr>
                <w:delText>(0.019)</w:delText>
              </w:r>
            </w:del>
          </w:p>
        </w:tc>
        <w:tc>
          <w:tcPr>
            <w:tcW w:w="3510" w:type="dxa"/>
            <w:tcBorders>
              <w:top w:val="nil"/>
              <w:left w:val="nil"/>
              <w:bottom w:val="nil"/>
              <w:right w:val="nil"/>
            </w:tcBorders>
            <w:noWrap/>
            <w:vAlign w:val="bottom"/>
            <w:hideMark/>
          </w:tcPr>
          <w:p w14:paraId="161FDA46" w14:textId="456281EC" w:rsidR="00D872A6" w:rsidRPr="00D872A6" w:rsidDel="00CB3520" w:rsidRDefault="00D872A6">
            <w:pPr>
              <w:jc w:val="center"/>
              <w:rPr>
                <w:del w:id="467" w:author="Dylan CHEN" w:date="2026-03-27T23:35:00Z" w16du:dateUtc="2026-03-27T15:35:00Z"/>
                <w:color w:val="000000"/>
                <w:sz w:val="21"/>
                <w:szCs w:val="21"/>
              </w:rPr>
            </w:pPr>
          </w:p>
        </w:tc>
      </w:tr>
      <w:tr w:rsidR="00D872A6" w:rsidRPr="00D872A6" w:rsidDel="00CB3520" w14:paraId="2A723683" w14:textId="12DE756C" w:rsidTr="00902DF1">
        <w:trPr>
          <w:trHeight w:val="320"/>
          <w:del w:id="468" w:author="Dylan CHEN" w:date="2026-03-27T23:35:00Z" w16du:dateUtc="2026-03-27T15:35:00Z"/>
        </w:trPr>
        <w:tc>
          <w:tcPr>
            <w:tcW w:w="1890" w:type="dxa"/>
            <w:vMerge w:val="restart"/>
            <w:tcBorders>
              <w:top w:val="nil"/>
              <w:left w:val="nil"/>
              <w:bottom w:val="single" w:sz="4" w:space="0" w:color="000000"/>
              <w:right w:val="nil"/>
            </w:tcBorders>
            <w:noWrap/>
            <w:vAlign w:val="center"/>
            <w:hideMark/>
          </w:tcPr>
          <w:p w14:paraId="6EF4D5D4" w14:textId="72CF171D" w:rsidR="00D872A6" w:rsidRPr="001D74A5" w:rsidDel="00CB3520" w:rsidRDefault="00D872A6">
            <w:pPr>
              <w:rPr>
                <w:del w:id="469" w:author="Dylan CHEN" w:date="2026-03-27T23:35:00Z" w16du:dateUtc="2026-03-27T15:35:00Z"/>
                <w:i/>
                <w:iCs/>
                <w:sz w:val="21"/>
                <w:szCs w:val="21"/>
              </w:rPr>
            </w:pPr>
            <w:del w:id="470" w:author="Dylan CHEN" w:date="2026-03-27T23:35:00Z" w16du:dateUtc="2026-03-27T15:35:00Z">
              <w:r w:rsidRPr="001D74A5" w:rsidDel="00CB3520">
                <w:rPr>
                  <w:i/>
                  <w:iCs/>
                  <w:sz w:val="21"/>
                  <w:szCs w:val="21"/>
                </w:rPr>
                <w:delText>AI</w:delText>
              </w:r>
              <w:r w:rsidRPr="001D74A5" w:rsidDel="00CB3520">
                <w:rPr>
                  <w:i/>
                  <w:iCs/>
                  <w:sz w:val="21"/>
                  <w:szCs w:val="21"/>
                  <w:vertAlign w:val="subscript"/>
                </w:rPr>
                <w:delText>i</w:delText>
              </w:r>
            </w:del>
          </w:p>
        </w:tc>
        <w:tc>
          <w:tcPr>
            <w:tcW w:w="3960" w:type="dxa"/>
            <w:tcBorders>
              <w:top w:val="nil"/>
              <w:left w:val="nil"/>
              <w:bottom w:val="nil"/>
              <w:right w:val="nil"/>
            </w:tcBorders>
            <w:noWrap/>
            <w:vAlign w:val="bottom"/>
            <w:hideMark/>
          </w:tcPr>
          <w:p w14:paraId="41BC0AF2" w14:textId="0DB6A9DA" w:rsidR="00D872A6" w:rsidRPr="00D872A6" w:rsidDel="00CB3520" w:rsidRDefault="00D872A6">
            <w:pPr>
              <w:rPr>
                <w:del w:id="471" w:author="Dylan CHEN" w:date="2026-03-27T23:35:00Z" w16du:dateUtc="2026-03-27T15:35:00Z"/>
                <w:sz w:val="21"/>
                <w:szCs w:val="21"/>
              </w:rPr>
            </w:pPr>
          </w:p>
        </w:tc>
        <w:tc>
          <w:tcPr>
            <w:tcW w:w="3510" w:type="dxa"/>
            <w:tcBorders>
              <w:top w:val="nil"/>
              <w:left w:val="nil"/>
              <w:bottom w:val="nil"/>
              <w:right w:val="nil"/>
            </w:tcBorders>
            <w:noWrap/>
            <w:vAlign w:val="bottom"/>
            <w:hideMark/>
          </w:tcPr>
          <w:p w14:paraId="65FCB32A" w14:textId="6BB17B92" w:rsidR="00D872A6" w:rsidRPr="00D872A6" w:rsidDel="00CB3520" w:rsidRDefault="00D872A6">
            <w:pPr>
              <w:jc w:val="center"/>
              <w:rPr>
                <w:del w:id="472" w:author="Dylan CHEN" w:date="2026-03-27T23:35:00Z" w16du:dateUtc="2026-03-27T15:35:00Z"/>
                <w:color w:val="000000"/>
                <w:sz w:val="21"/>
                <w:szCs w:val="21"/>
              </w:rPr>
            </w:pPr>
            <w:del w:id="473" w:author="Dylan CHEN" w:date="2026-03-27T23:35:00Z" w16du:dateUtc="2026-03-27T15:35:00Z">
              <w:r w:rsidRPr="00D872A6" w:rsidDel="00CB3520">
                <w:rPr>
                  <w:color w:val="000000"/>
                  <w:sz w:val="21"/>
                  <w:szCs w:val="21"/>
                </w:rPr>
                <w:delText>-0.091 **</w:delText>
              </w:r>
            </w:del>
          </w:p>
        </w:tc>
      </w:tr>
      <w:tr w:rsidR="00D872A6" w:rsidRPr="00D872A6" w:rsidDel="00CB3520" w14:paraId="383D4E66" w14:textId="5A5909E9" w:rsidTr="00902DF1">
        <w:trPr>
          <w:trHeight w:val="320"/>
          <w:del w:id="474" w:author="Dylan CHEN" w:date="2026-03-27T23:35:00Z" w16du:dateUtc="2026-03-27T15:35:00Z"/>
        </w:trPr>
        <w:tc>
          <w:tcPr>
            <w:tcW w:w="1890" w:type="dxa"/>
            <w:vMerge/>
            <w:tcBorders>
              <w:top w:val="nil"/>
              <w:left w:val="nil"/>
              <w:bottom w:val="single" w:sz="4" w:space="0" w:color="000000"/>
              <w:right w:val="nil"/>
            </w:tcBorders>
            <w:vAlign w:val="center"/>
            <w:hideMark/>
          </w:tcPr>
          <w:p w14:paraId="7AA21AC6" w14:textId="7B4B5A91" w:rsidR="00D872A6" w:rsidRPr="00D872A6" w:rsidDel="00CB3520" w:rsidRDefault="00D872A6">
            <w:pPr>
              <w:rPr>
                <w:del w:id="475" w:author="Dylan CHEN" w:date="2026-03-27T23:35:00Z" w16du:dateUtc="2026-03-27T15:35:00Z"/>
                <w:sz w:val="21"/>
                <w:szCs w:val="21"/>
              </w:rPr>
            </w:pPr>
          </w:p>
        </w:tc>
        <w:tc>
          <w:tcPr>
            <w:tcW w:w="3960" w:type="dxa"/>
            <w:tcBorders>
              <w:top w:val="nil"/>
              <w:left w:val="nil"/>
              <w:bottom w:val="single" w:sz="4" w:space="0" w:color="auto"/>
              <w:right w:val="nil"/>
            </w:tcBorders>
            <w:noWrap/>
            <w:vAlign w:val="bottom"/>
            <w:hideMark/>
          </w:tcPr>
          <w:p w14:paraId="37EA204E" w14:textId="31DEBE1D" w:rsidR="00D872A6" w:rsidRPr="00D872A6" w:rsidDel="00CB3520" w:rsidRDefault="00D872A6">
            <w:pPr>
              <w:rPr>
                <w:del w:id="476" w:author="Dylan CHEN" w:date="2026-03-27T23:35:00Z" w16du:dateUtc="2026-03-27T15:35:00Z"/>
                <w:rFonts w:ascii="Aptos Narrow" w:hAnsi="Aptos Narrow"/>
                <w:color w:val="000000"/>
                <w:sz w:val="21"/>
                <w:szCs w:val="21"/>
              </w:rPr>
            </w:pPr>
            <w:del w:id="477" w:author="Dylan CHEN" w:date="2026-03-27T23:35:00Z" w16du:dateUtc="2026-03-27T15:35:00Z">
              <w:r w:rsidRPr="00D872A6" w:rsidDel="00CB3520">
                <w:rPr>
                  <w:rFonts w:ascii="Aptos Narrow" w:hAnsi="Aptos Narrow"/>
                  <w:color w:val="000000"/>
                  <w:sz w:val="21"/>
                  <w:szCs w:val="21"/>
                </w:rPr>
                <w:delText> </w:delText>
              </w:r>
            </w:del>
          </w:p>
        </w:tc>
        <w:tc>
          <w:tcPr>
            <w:tcW w:w="3510" w:type="dxa"/>
            <w:tcBorders>
              <w:top w:val="nil"/>
              <w:left w:val="nil"/>
              <w:bottom w:val="single" w:sz="4" w:space="0" w:color="auto"/>
              <w:right w:val="nil"/>
            </w:tcBorders>
            <w:noWrap/>
            <w:vAlign w:val="bottom"/>
            <w:hideMark/>
          </w:tcPr>
          <w:p w14:paraId="2BE62C46" w14:textId="57184D44" w:rsidR="00D872A6" w:rsidRPr="00D872A6" w:rsidDel="00CB3520" w:rsidRDefault="00D872A6">
            <w:pPr>
              <w:jc w:val="center"/>
              <w:rPr>
                <w:del w:id="478" w:author="Dylan CHEN" w:date="2026-03-27T23:35:00Z" w16du:dateUtc="2026-03-27T15:35:00Z"/>
                <w:color w:val="000000"/>
                <w:sz w:val="21"/>
                <w:szCs w:val="21"/>
              </w:rPr>
            </w:pPr>
            <w:del w:id="479" w:author="Dylan CHEN" w:date="2026-03-27T23:35:00Z" w16du:dateUtc="2026-03-27T15:35:00Z">
              <w:r w:rsidRPr="00D872A6" w:rsidDel="00CB3520">
                <w:rPr>
                  <w:color w:val="000000"/>
                  <w:sz w:val="21"/>
                  <w:szCs w:val="21"/>
                </w:rPr>
                <w:delText>(0.033)</w:delText>
              </w:r>
            </w:del>
          </w:p>
        </w:tc>
      </w:tr>
      <w:tr w:rsidR="00D872A6" w:rsidRPr="00D872A6" w:rsidDel="00CB3520" w14:paraId="0B2F5E0C" w14:textId="3356177A" w:rsidTr="00902DF1">
        <w:trPr>
          <w:trHeight w:val="320"/>
          <w:del w:id="480" w:author="Dylan CHEN" w:date="2026-03-27T23:35:00Z" w16du:dateUtc="2026-03-27T15:35:00Z"/>
        </w:trPr>
        <w:tc>
          <w:tcPr>
            <w:tcW w:w="1890" w:type="dxa"/>
            <w:tcBorders>
              <w:top w:val="nil"/>
              <w:left w:val="nil"/>
              <w:bottom w:val="nil"/>
              <w:right w:val="nil"/>
            </w:tcBorders>
            <w:noWrap/>
            <w:vAlign w:val="center"/>
            <w:hideMark/>
          </w:tcPr>
          <w:p w14:paraId="22F57826" w14:textId="766C1CB7" w:rsidR="00D872A6" w:rsidRPr="00D872A6" w:rsidDel="00CB3520" w:rsidRDefault="00D872A6">
            <w:pPr>
              <w:rPr>
                <w:del w:id="481" w:author="Dylan CHEN" w:date="2026-03-27T23:35:00Z" w16du:dateUtc="2026-03-27T15:35:00Z"/>
                <w:sz w:val="21"/>
                <w:szCs w:val="21"/>
              </w:rPr>
            </w:pPr>
            <w:del w:id="482" w:author="Dylan CHEN" w:date="2026-03-27T23:35:00Z" w16du:dateUtc="2026-03-27T15:35:00Z">
              <w:r w:rsidRPr="00D872A6" w:rsidDel="00CB3520">
                <w:rPr>
                  <w:sz w:val="21"/>
                  <w:szCs w:val="21"/>
                </w:rPr>
                <w:delText>other controls</w:delText>
              </w:r>
            </w:del>
          </w:p>
        </w:tc>
        <w:tc>
          <w:tcPr>
            <w:tcW w:w="3960" w:type="dxa"/>
            <w:tcBorders>
              <w:top w:val="nil"/>
              <w:left w:val="nil"/>
              <w:bottom w:val="nil"/>
              <w:right w:val="nil"/>
            </w:tcBorders>
            <w:noWrap/>
            <w:vAlign w:val="center"/>
            <w:hideMark/>
          </w:tcPr>
          <w:p w14:paraId="3E0EFC28" w14:textId="25B4A29F" w:rsidR="00D872A6" w:rsidRPr="00D872A6" w:rsidDel="00CB3520" w:rsidRDefault="00D872A6">
            <w:pPr>
              <w:jc w:val="center"/>
              <w:rPr>
                <w:del w:id="483" w:author="Dylan CHEN" w:date="2026-03-27T23:35:00Z" w16du:dateUtc="2026-03-27T15:35:00Z"/>
                <w:sz w:val="21"/>
                <w:szCs w:val="21"/>
              </w:rPr>
            </w:pPr>
            <w:del w:id="484" w:author="Dylan CHEN" w:date="2026-03-27T23:35:00Z" w16du:dateUtc="2026-03-27T15:35:00Z">
              <w:r w:rsidRPr="00D872A6" w:rsidDel="00CB3520">
                <w:rPr>
                  <w:sz w:val="21"/>
                  <w:szCs w:val="21"/>
                </w:rPr>
                <w:delText>√</w:delText>
              </w:r>
            </w:del>
          </w:p>
        </w:tc>
        <w:tc>
          <w:tcPr>
            <w:tcW w:w="3510" w:type="dxa"/>
            <w:tcBorders>
              <w:top w:val="nil"/>
              <w:left w:val="nil"/>
              <w:bottom w:val="nil"/>
              <w:right w:val="nil"/>
            </w:tcBorders>
            <w:noWrap/>
            <w:vAlign w:val="center"/>
            <w:hideMark/>
          </w:tcPr>
          <w:p w14:paraId="5FEC66C4" w14:textId="38C687D7" w:rsidR="00D872A6" w:rsidRPr="00D872A6" w:rsidDel="00CB3520" w:rsidRDefault="00D872A6">
            <w:pPr>
              <w:jc w:val="center"/>
              <w:rPr>
                <w:del w:id="485" w:author="Dylan CHEN" w:date="2026-03-27T23:35:00Z" w16du:dateUtc="2026-03-27T15:35:00Z"/>
                <w:sz w:val="21"/>
                <w:szCs w:val="21"/>
              </w:rPr>
            </w:pPr>
            <w:del w:id="486" w:author="Dylan CHEN" w:date="2026-03-27T23:35:00Z" w16du:dateUtc="2026-03-27T15:35:00Z">
              <w:r w:rsidRPr="00D872A6" w:rsidDel="00CB3520">
                <w:rPr>
                  <w:sz w:val="21"/>
                  <w:szCs w:val="21"/>
                </w:rPr>
                <w:delText>√</w:delText>
              </w:r>
            </w:del>
          </w:p>
        </w:tc>
      </w:tr>
      <w:tr w:rsidR="00D872A6" w:rsidRPr="00D872A6" w:rsidDel="00CB3520" w14:paraId="29450209" w14:textId="6F8FB09A" w:rsidTr="00902DF1">
        <w:trPr>
          <w:trHeight w:val="320"/>
          <w:del w:id="487" w:author="Dylan CHEN" w:date="2026-03-27T23:35:00Z" w16du:dateUtc="2026-03-27T15:35:00Z"/>
        </w:trPr>
        <w:tc>
          <w:tcPr>
            <w:tcW w:w="1890" w:type="dxa"/>
            <w:tcBorders>
              <w:top w:val="nil"/>
              <w:left w:val="nil"/>
              <w:bottom w:val="nil"/>
              <w:right w:val="nil"/>
            </w:tcBorders>
            <w:noWrap/>
            <w:vAlign w:val="bottom"/>
            <w:hideMark/>
          </w:tcPr>
          <w:p w14:paraId="3337BAF7" w14:textId="1849BEDE" w:rsidR="00D872A6" w:rsidRPr="00D872A6" w:rsidDel="00CB3520" w:rsidRDefault="00D872A6">
            <w:pPr>
              <w:rPr>
                <w:del w:id="488" w:author="Dylan CHEN" w:date="2026-03-27T23:35:00Z" w16du:dateUtc="2026-03-27T15:35:00Z"/>
                <w:color w:val="000000"/>
                <w:sz w:val="21"/>
                <w:szCs w:val="21"/>
              </w:rPr>
            </w:pPr>
            <w:del w:id="489" w:author="Dylan CHEN" w:date="2026-03-27T23:35:00Z" w16du:dateUtc="2026-03-27T15:35:00Z">
              <w:r w:rsidRPr="00D872A6" w:rsidDel="00CB3520">
                <w:rPr>
                  <w:color w:val="000000"/>
                  <w:sz w:val="21"/>
                  <w:szCs w:val="21"/>
                </w:rPr>
                <w:delText>answer timing FE</w:delText>
              </w:r>
            </w:del>
          </w:p>
        </w:tc>
        <w:tc>
          <w:tcPr>
            <w:tcW w:w="3960" w:type="dxa"/>
            <w:tcBorders>
              <w:top w:val="nil"/>
              <w:left w:val="nil"/>
              <w:bottom w:val="nil"/>
              <w:right w:val="nil"/>
            </w:tcBorders>
            <w:noWrap/>
            <w:vAlign w:val="center"/>
            <w:hideMark/>
          </w:tcPr>
          <w:p w14:paraId="7C0C6FF1" w14:textId="12A9E456" w:rsidR="00D872A6" w:rsidRPr="00D872A6" w:rsidDel="00CB3520" w:rsidRDefault="00D872A6">
            <w:pPr>
              <w:jc w:val="center"/>
              <w:rPr>
                <w:del w:id="490" w:author="Dylan CHEN" w:date="2026-03-27T23:35:00Z" w16du:dateUtc="2026-03-27T15:35:00Z"/>
                <w:sz w:val="21"/>
                <w:szCs w:val="21"/>
              </w:rPr>
            </w:pPr>
            <w:del w:id="491" w:author="Dylan CHEN" w:date="2026-03-27T23:35:00Z" w16du:dateUtc="2026-03-27T15:35:00Z">
              <w:r w:rsidRPr="00D872A6" w:rsidDel="00CB3520">
                <w:rPr>
                  <w:sz w:val="21"/>
                  <w:szCs w:val="21"/>
                </w:rPr>
                <w:delText>√</w:delText>
              </w:r>
            </w:del>
          </w:p>
        </w:tc>
        <w:tc>
          <w:tcPr>
            <w:tcW w:w="3510" w:type="dxa"/>
            <w:tcBorders>
              <w:top w:val="nil"/>
              <w:left w:val="nil"/>
              <w:bottom w:val="nil"/>
              <w:right w:val="nil"/>
            </w:tcBorders>
            <w:noWrap/>
            <w:vAlign w:val="bottom"/>
            <w:hideMark/>
          </w:tcPr>
          <w:p w14:paraId="042F6511" w14:textId="1AA964E0" w:rsidR="00D872A6" w:rsidRPr="00D872A6" w:rsidDel="00CB3520" w:rsidRDefault="00D872A6">
            <w:pPr>
              <w:jc w:val="center"/>
              <w:rPr>
                <w:del w:id="492" w:author="Dylan CHEN" w:date="2026-03-27T23:35:00Z" w16du:dateUtc="2026-03-27T15:35:00Z"/>
                <w:sz w:val="21"/>
                <w:szCs w:val="21"/>
              </w:rPr>
            </w:pPr>
          </w:p>
        </w:tc>
      </w:tr>
      <w:tr w:rsidR="00D872A6" w:rsidRPr="00D872A6" w:rsidDel="00CB3520" w14:paraId="2B5615E8" w14:textId="6FEC2242" w:rsidTr="00902DF1">
        <w:trPr>
          <w:trHeight w:val="320"/>
          <w:del w:id="493" w:author="Dylan CHEN" w:date="2026-03-27T23:35:00Z" w16du:dateUtc="2026-03-27T15:35:00Z"/>
        </w:trPr>
        <w:tc>
          <w:tcPr>
            <w:tcW w:w="5850" w:type="dxa"/>
            <w:gridSpan w:val="2"/>
            <w:tcBorders>
              <w:top w:val="nil"/>
              <w:left w:val="nil"/>
              <w:bottom w:val="single" w:sz="4" w:space="0" w:color="auto"/>
              <w:right w:val="nil"/>
            </w:tcBorders>
            <w:noWrap/>
            <w:vAlign w:val="center"/>
            <w:hideMark/>
          </w:tcPr>
          <w:p w14:paraId="576BEA56" w14:textId="4B43A174" w:rsidR="00D872A6" w:rsidRPr="00D872A6" w:rsidDel="00CB3520" w:rsidRDefault="00D872A6">
            <w:pPr>
              <w:rPr>
                <w:del w:id="494" w:author="Dylan CHEN" w:date="2026-03-27T23:35:00Z" w16du:dateUtc="2026-03-27T15:35:00Z"/>
                <w:sz w:val="21"/>
                <w:szCs w:val="21"/>
              </w:rPr>
            </w:pPr>
            <w:del w:id="495" w:author="Dylan CHEN" w:date="2026-03-27T23:35:00Z" w16du:dateUtc="2026-03-27T15:35:00Z">
              <w:r w:rsidRPr="00D872A6" w:rsidDel="00CB3520">
                <w:rPr>
                  <w:sz w:val="21"/>
                  <w:szCs w:val="21"/>
                </w:rPr>
                <w:delText>question timing FE</w:delText>
              </w:r>
            </w:del>
          </w:p>
        </w:tc>
        <w:tc>
          <w:tcPr>
            <w:tcW w:w="3510" w:type="dxa"/>
            <w:tcBorders>
              <w:top w:val="nil"/>
              <w:left w:val="nil"/>
              <w:bottom w:val="single" w:sz="4" w:space="0" w:color="auto"/>
              <w:right w:val="nil"/>
            </w:tcBorders>
            <w:noWrap/>
            <w:vAlign w:val="center"/>
            <w:hideMark/>
          </w:tcPr>
          <w:p w14:paraId="6209C1A1" w14:textId="16C3C869" w:rsidR="00D872A6" w:rsidRPr="00D872A6" w:rsidDel="00CB3520" w:rsidRDefault="00D872A6">
            <w:pPr>
              <w:jc w:val="center"/>
              <w:rPr>
                <w:del w:id="496" w:author="Dylan CHEN" w:date="2026-03-27T23:35:00Z" w16du:dateUtc="2026-03-27T15:35:00Z"/>
                <w:sz w:val="21"/>
                <w:szCs w:val="21"/>
              </w:rPr>
            </w:pPr>
            <w:del w:id="497" w:author="Dylan CHEN" w:date="2026-03-27T23:35:00Z" w16du:dateUtc="2026-03-27T15:35:00Z">
              <w:r w:rsidRPr="00D872A6" w:rsidDel="00CB3520">
                <w:rPr>
                  <w:sz w:val="21"/>
                  <w:szCs w:val="21"/>
                </w:rPr>
                <w:delText>√</w:delText>
              </w:r>
            </w:del>
          </w:p>
        </w:tc>
      </w:tr>
      <w:tr w:rsidR="00D872A6" w:rsidRPr="00D872A6" w:rsidDel="00CB3520" w14:paraId="1B902A44" w14:textId="4CCA199B" w:rsidTr="00902DF1">
        <w:trPr>
          <w:trHeight w:val="320"/>
          <w:del w:id="498" w:author="Dylan CHEN" w:date="2026-03-27T23:35:00Z" w16du:dateUtc="2026-03-27T15:35:00Z"/>
        </w:trPr>
        <w:tc>
          <w:tcPr>
            <w:tcW w:w="1890" w:type="dxa"/>
            <w:tcBorders>
              <w:top w:val="nil"/>
              <w:left w:val="nil"/>
              <w:bottom w:val="single" w:sz="4" w:space="0" w:color="auto"/>
              <w:right w:val="nil"/>
            </w:tcBorders>
            <w:noWrap/>
            <w:vAlign w:val="bottom"/>
            <w:hideMark/>
          </w:tcPr>
          <w:p w14:paraId="209325A6" w14:textId="69533830" w:rsidR="00D872A6" w:rsidRPr="00D872A6" w:rsidDel="00CB3520" w:rsidRDefault="00D872A6">
            <w:pPr>
              <w:rPr>
                <w:del w:id="499" w:author="Dylan CHEN" w:date="2026-03-27T23:35:00Z" w16du:dateUtc="2026-03-27T15:35:00Z"/>
                <w:color w:val="000000"/>
                <w:sz w:val="21"/>
                <w:szCs w:val="21"/>
              </w:rPr>
            </w:pPr>
            <w:del w:id="500" w:author="Dylan CHEN" w:date="2026-03-27T23:35:00Z" w16du:dateUtc="2026-03-27T15:35:00Z">
              <w:r w:rsidRPr="00D872A6" w:rsidDel="00CB3520">
                <w:rPr>
                  <w:color w:val="000000"/>
                  <w:sz w:val="21"/>
                  <w:szCs w:val="21"/>
                </w:rPr>
                <w:delText>N</w:delText>
              </w:r>
            </w:del>
          </w:p>
        </w:tc>
        <w:tc>
          <w:tcPr>
            <w:tcW w:w="3960" w:type="dxa"/>
            <w:tcBorders>
              <w:top w:val="nil"/>
              <w:left w:val="nil"/>
              <w:bottom w:val="single" w:sz="4" w:space="0" w:color="auto"/>
              <w:right w:val="nil"/>
            </w:tcBorders>
            <w:noWrap/>
            <w:vAlign w:val="bottom"/>
            <w:hideMark/>
          </w:tcPr>
          <w:p w14:paraId="481805E7" w14:textId="562C06E7" w:rsidR="00D872A6" w:rsidRPr="00D872A6" w:rsidDel="00CB3520" w:rsidRDefault="00D872A6">
            <w:pPr>
              <w:jc w:val="center"/>
              <w:rPr>
                <w:del w:id="501" w:author="Dylan CHEN" w:date="2026-03-27T23:35:00Z" w16du:dateUtc="2026-03-27T15:35:00Z"/>
                <w:color w:val="000000"/>
                <w:sz w:val="21"/>
                <w:szCs w:val="21"/>
              </w:rPr>
            </w:pPr>
            <w:del w:id="502" w:author="Dylan CHEN" w:date="2026-03-27T23:35:00Z" w16du:dateUtc="2026-03-27T15:35:00Z">
              <w:r w:rsidRPr="00D872A6" w:rsidDel="00CB3520">
                <w:rPr>
                  <w:color w:val="000000"/>
                  <w:sz w:val="21"/>
                  <w:szCs w:val="21"/>
                </w:rPr>
                <w:delText>4,670</w:delText>
              </w:r>
            </w:del>
          </w:p>
        </w:tc>
        <w:tc>
          <w:tcPr>
            <w:tcW w:w="3510" w:type="dxa"/>
            <w:tcBorders>
              <w:top w:val="nil"/>
              <w:left w:val="nil"/>
              <w:bottom w:val="single" w:sz="4" w:space="0" w:color="auto"/>
              <w:right w:val="nil"/>
            </w:tcBorders>
            <w:noWrap/>
            <w:vAlign w:val="bottom"/>
            <w:hideMark/>
          </w:tcPr>
          <w:p w14:paraId="5CA75C63" w14:textId="2C301CB5" w:rsidR="00D872A6" w:rsidRPr="00D872A6" w:rsidDel="00CB3520" w:rsidRDefault="00D872A6">
            <w:pPr>
              <w:jc w:val="center"/>
              <w:rPr>
                <w:del w:id="503" w:author="Dylan CHEN" w:date="2026-03-27T23:35:00Z" w16du:dateUtc="2026-03-27T15:35:00Z"/>
                <w:color w:val="000000"/>
                <w:sz w:val="21"/>
                <w:szCs w:val="21"/>
              </w:rPr>
            </w:pPr>
            <w:del w:id="504" w:author="Dylan CHEN" w:date="2026-03-27T23:35:00Z" w16du:dateUtc="2026-03-27T15:35:00Z">
              <w:r w:rsidRPr="00D872A6" w:rsidDel="00CB3520">
                <w:rPr>
                  <w:color w:val="000000"/>
                  <w:sz w:val="21"/>
                  <w:szCs w:val="21"/>
                </w:rPr>
                <w:delText>3,613</w:delText>
              </w:r>
            </w:del>
          </w:p>
        </w:tc>
      </w:tr>
    </w:tbl>
    <w:p w14:paraId="6A147A90" w14:textId="59EB8662" w:rsidR="00144B3D" w:rsidRPr="00AD60B6" w:rsidDel="00CB3520" w:rsidRDefault="009144EE" w:rsidP="00AD60B6">
      <w:pPr>
        <w:pStyle w:val="Notes"/>
        <w:rPr>
          <w:del w:id="505" w:author="Dylan CHEN" w:date="2026-03-27T23:35:00Z" w16du:dateUtc="2026-03-27T15:35:00Z"/>
        </w:rPr>
      </w:pPr>
      <w:del w:id="506" w:author="Dylan CHEN" w:date="2026-03-27T23:35:00Z" w16du:dateUtc="2026-03-27T15:35:00Z">
        <w:r w:rsidDel="00CB3520">
          <w:rPr>
            <w:rFonts w:cs="Georgia" w:hint="eastAsia"/>
            <w:b/>
            <w:kern w:val="32"/>
          </w:rPr>
          <w:delText xml:space="preserve"> </w:delText>
        </w:r>
        <w:r w:rsidRPr="00261E78" w:rsidDel="00CB3520">
          <w:delText>Notes: 1. ***p&lt;0.001; **p&lt;0.01; *p&lt;0.05.</w:delText>
        </w:r>
        <w:r w:rsidRPr="00261E78" w:rsidDel="00CB3520">
          <w:br/>
          <w:delText>2. Question timing FE indicates the date on which the question was posted.</w:delText>
        </w:r>
        <w:r w:rsidRPr="009144EE" w:rsidDel="00CB3520">
          <w:delText xml:space="preserve"> </w:delText>
        </w:r>
        <w:r w:rsidRPr="00261E78" w:rsidDel="00CB3520">
          <w:delText>Answer timing FE indicates the date on which the answer was posted.</w:delText>
        </w:r>
      </w:del>
    </w:p>
    <w:p w14:paraId="1C8D04D5" w14:textId="77777777" w:rsidR="009144EE" w:rsidRDefault="009144EE">
      <w:pPr>
        <w:spacing w:after="120"/>
        <w:jc w:val="both"/>
        <w:rPr>
          <w:rFonts w:cs="Georgia"/>
          <w:b/>
          <w:kern w:val="32"/>
          <w:szCs w:val="20"/>
        </w:rPr>
      </w:pPr>
      <w:r>
        <w:br w:type="page"/>
      </w:r>
    </w:p>
    <w:p w14:paraId="6A4839A7" w14:textId="667B2024" w:rsidR="00F7649B" w:rsidRDefault="00F7649B" w:rsidP="00AD60B6">
      <w:pPr>
        <w:pStyle w:val="Heading2"/>
        <w:numPr>
          <w:ilvl w:val="0"/>
          <w:numId w:val="0"/>
        </w:numPr>
        <w:jc w:val="left"/>
      </w:pPr>
      <w:r>
        <w:lastRenderedPageBreak/>
        <w:t>Reference</w:t>
      </w:r>
    </w:p>
    <w:p w14:paraId="5D024DC6" w14:textId="77777777" w:rsidR="00F7649B" w:rsidRPr="00F7649B" w:rsidRDefault="00F7649B" w:rsidP="00F7649B">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3C6E98D8" w14:textId="77777777" w:rsidR="00F7649B" w:rsidRPr="00F7649B" w:rsidRDefault="00F7649B" w:rsidP="00F7649B">
      <w:pPr>
        <w:pStyle w:val="Bibliography"/>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0E86FB6E" w14:textId="79EA703B" w:rsidR="00F7649B" w:rsidRPr="00F7649B" w:rsidRDefault="00F7649B" w:rsidP="00F7649B">
      <w:pPr>
        <w:rPr>
          <w:lang w:eastAsia="en-US"/>
        </w:rPr>
      </w:pPr>
      <w:r>
        <w:rPr>
          <w:lang w:eastAsia="en-US"/>
        </w:rPr>
        <w:fldChar w:fldCharType="end"/>
      </w:r>
    </w:p>
    <w:sectPr w:rsidR="00F7649B" w:rsidRPr="00F7649B" w:rsidSect="000862C8">
      <w:headerReference w:type="even" r:id="rId17"/>
      <w:footerReference w:type="even" r:id="rId18"/>
      <w:footerReference w:type="default" r:id="rId19"/>
      <w:headerReference w:type="first" r:id="rId20"/>
      <w:footerReference w:type="first" r:id="rId21"/>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ephanie Manuzak" w:date="2025-12-06T18:26:00Z" w:initials="Ed2">
    <w:p w14:paraId="0AA926FF" w14:textId="6FBB46AB" w:rsidR="009A02D5" w:rsidRDefault="009A02D5">
      <w:pPr>
        <w:pStyle w:val="CommentText"/>
      </w:pPr>
      <w:r>
        <w:rPr>
          <w:rStyle w:val="CommentReference"/>
        </w:rPr>
        <w:annotationRef/>
      </w:r>
      <w:r>
        <w:t>Should this be “3-month answers”?</w:t>
      </w:r>
    </w:p>
  </w:comment>
  <w:comment w:id="4" w:author="Stephanie Manuzak" w:date="2025-12-06T18:36:00Z" w:initials="Ed2">
    <w:p w14:paraId="2866F483" w14:textId="65983E88" w:rsidR="00164CED" w:rsidRDefault="00164CED">
      <w:pPr>
        <w:pStyle w:val="CommentText"/>
      </w:pPr>
      <w:r>
        <w:rPr>
          <w:rStyle w:val="CommentReference"/>
        </w:rPr>
        <w:annotationRef/>
      </w:r>
      <w:r>
        <w:t>Quotation marks should either be removed as suggested, or a closing set of quotation marks added later in the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A926FF" w15:done="0"/>
  <w15:commentEx w15:paraId="2866F4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EF3E7" w16cex:dateUtc="2025-12-07T01:26:00Z"/>
  <w16cex:commentExtensible w16cex:durableId="2CDEF617" w16cex:dateUtc="2025-12-07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A926FF" w16cid:durableId="2CDEF3E7"/>
  <w16cid:commentId w16cid:paraId="2866F483" w16cid:durableId="2CDEF6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3861" w14:textId="77777777" w:rsidR="00C04C76" w:rsidRDefault="00C04C76" w:rsidP="00413127">
      <w:r>
        <w:separator/>
      </w:r>
    </w:p>
    <w:p w14:paraId="4243A63F" w14:textId="77777777" w:rsidR="00C04C76" w:rsidRDefault="00C04C76" w:rsidP="00413127"/>
    <w:p w14:paraId="384DA3E4" w14:textId="77777777" w:rsidR="00C04C76" w:rsidRDefault="00C04C76" w:rsidP="00413127"/>
    <w:p w14:paraId="159535FA" w14:textId="77777777" w:rsidR="00C04C76" w:rsidRDefault="00C04C76"/>
  </w:endnote>
  <w:endnote w:type="continuationSeparator" w:id="0">
    <w:p w14:paraId="13BB3573" w14:textId="77777777" w:rsidR="00C04C76" w:rsidRDefault="00C04C76" w:rsidP="00413127">
      <w:r>
        <w:continuationSeparator/>
      </w:r>
    </w:p>
    <w:p w14:paraId="0FFE2E88" w14:textId="77777777" w:rsidR="00C04C76" w:rsidRDefault="00C04C76" w:rsidP="00413127"/>
    <w:p w14:paraId="254BE243" w14:textId="77777777" w:rsidR="00C04C76" w:rsidRDefault="00C04C76" w:rsidP="00413127"/>
    <w:p w14:paraId="6B33E96C" w14:textId="77777777" w:rsidR="00C04C76" w:rsidRDefault="00C04C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Heiti TC">
    <w:altName w:val="Cambria"/>
    <w:panose1 w:val="02000000000000000000"/>
    <w:charset w:val="80"/>
    <w:family w:val="auto"/>
    <w:pitch w:val="variable"/>
    <w:sig w:usb0="8000002F" w:usb1="0807004A" w:usb2="00000010" w:usb3="00000000" w:csb0="003E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34D6BCD" w:rsidR="003B7867" w:rsidRDefault="003B7867" w:rsidP="00413127">
    <w:r>
      <w:tab/>
      <w:t xml:space="preserve">Thirty-sixth International Conference on Information Systems, </w:t>
    </w:r>
    <w:r w:rsidR="00FC68E4">
      <w:t>Fort</w:t>
    </w:r>
    <w:del w:id="507" w:author="Stephanie Manuzak" w:date="2025-12-06T18:54:00Z">
      <w:r w:rsidR="00FC68E4" w:rsidDel="001460C6">
        <w:delText>h</w:delText>
      </w:r>
    </w:del>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A26C8" w14:textId="77777777" w:rsidR="00C04C76" w:rsidRDefault="00C04C76">
      <w:r>
        <w:separator/>
      </w:r>
    </w:p>
  </w:footnote>
  <w:footnote w:type="continuationSeparator" w:id="0">
    <w:p w14:paraId="3A86AE0F" w14:textId="77777777" w:rsidR="00C04C76" w:rsidRDefault="00C04C76" w:rsidP="00413127">
      <w:r>
        <w:continuationSeparator/>
      </w:r>
    </w:p>
  </w:footnote>
  <w:footnote w:type="continuationNotice" w:id="1">
    <w:p w14:paraId="5DF80429" w14:textId="77777777" w:rsidR="00C04C76" w:rsidRPr="003549C6" w:rsidRDefault="00C04C76" w:rsidP="003549C6">
      <w:pPr>
        <w:pStyle w:val="Footer"/>
        <w:rPr>
          <w:lang w:eastAsia="zh-CN"/>
        </w:rPr>
      </w:pPr>
    </w:p>
  </w:footnote>
  <w:footnote w:id="2">
    <w:p w14:paraId="728C65E1" w14:textId="77777777" w:rsidR="002C698F" w:rsidRPr="00845090" w:rsidRDefault="002C698F" w:rsidP="002C698F">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0F2D5EE7" w14:textId="77777777" w:rsidR="002C698F" w:rsidRPr="00DD7C8E" w:rsidRDefault="002C698F" w:rsidP="002C698F">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7DA"/>
    <w:rsid w:val="002D30B5"/>
    <w:rsid w:val="002D3374"/>
    <w:rsid w:val="002D37E1"/>
    <w:rsid w:val="002D4102"/>
    <w:rsid w:val="002D4876"/>
    <w:rsid w:val="002D48A5"/>
    <w:rsid w:val="002D4B16"/>
    <w:rsid w:val="002D4CEE"/>
    <w:rsid w:val="002D5489"/>
    <w:rsid w:val="002D5494"/>
    <w:rsid w:val="002D5706"/>
    <w:rsid w:val="002D5CDE"/>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629"/>
    <w:rsid w:val="00337AD4"/>
    <w:rsid w:val="00340C9F"/>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899"/>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23A"/>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C76"/>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3052"/>
    <w:rsid w:val="00CB327E"/>
    <w:rsid w:val="00CB3520"/>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427C"/>
    <w:rsid w:val="00E046D8"/>
    <w:rsid w:val="00E05FB9"/>
    <w:rsid w:val="00E06286"/>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D7DAB"/>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5482</Words>
  <Characters>31251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Dylan CHEN</cp:lastModifiedBy>
  <cp:revision>8</cp:revision>
  <cp:lastPrinted>2025-03-23T13:39:00Z</cp:lastPrinted>
  <dcterms:created xsi:type="dcterms:W3CDTF">2025-12-10T16:00:00Z</dcterms:created>
  <dcterms:modified xsi:type="dcterms:W3CDTF">2026-03-27T15:44:00Z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zotero-version="7.0.26"&gt;&lt;session id="8SLzavgd"/&gt;&lt;style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http://www.zotero.org/styles/apa</vt:lpwstr>
  </property>
  <property fmtid="{D5CDD505-2E9C-101B-9397-08002B2CF9AE}" pid="9" name="Mendeley Recent Style Name 0_1">
    <vt:lpwstr>American Psychological Association 7th edition</vt:lpwstr>
  </property>
  <property fmtid="{D5CDD505-2E9C-101B-9397-08002B2CF9AE}" pid="10" name="Mendeley Recent Style Id 1_1">
    <vt:lpwstr>http://www.zotero.org/styles/ieee</vt:lpwstr>
  </property>
  <property fmtid="{D5CDD505-2E9C-101B-9397-08002B2CF9AE}" pid="11" name="Mendeley Recent Style Name 1_1">
    <vt:lpwstr>IEEE</vt:lpwstr>
  </property>
  <property fmtid="{D5CDD505-2E9C-101B-9397-08002B2CF9AE}" pid="12" name="Mendeley Recent Style Id 2_1">
    <vt:lpwstr>http://www.zotero.org/styles/information-systems-research</vt:lpwstr>
  </property>
  <property fmtid="{D5CDD505-2E9C-101B-9397-08002B2CF9AE}" pid="13" name="Mendeley Recent Style Name 2_1">
    <vt:lpwstr>Information Systems Research</vt:lpwstr>
  </property>
  <property fmtid="{D5CDD505-2E9C-101B-9397-08002B2CF9AE}" pid="14" name="Mendeley Recent Style Id 3_1">
    <vt:lpwstr>http://www.zotero.org/styles/journal-of-marketing-research</vt:lpwstr>
  </property>
  <property fmtid="{D5CDD505-2E9C-101B-9397-08002B2CF9AE}" pid="15" name="Mendeley Recent Style Name 3_1">
    <vt:lpwstr>Journal of Marketing Research</vt:lpwstr>
  </property>
  <property fmtid="{D5CDD505-2E9C-101B-9397-08002B2CF9AE}" pid="16" name="Mendeley Recent Style Id 4_1">
    <vt:lpwstr>http://www.zotero.org/styles/journal-of-the-association-for-information-systems</vt:lpwstr>
  </property>
  <property fmtid="{D5CDD505-2E9C-101B-9397-08002B2CF9AE}" pid="17" name="Mendeley Recent Style Name 4_1">
    <vt:lpwstr>Journal of the Association for Information Systems</vt:lpwstr>
  </property>
  <property fmtid="{D5CDD505-2E9C-101B-9397-08002B2CF9AE}" pid="18" name="Mendeley Recent Style Id 5_1">
    <vt:lpwstr>http://www.zotero.org/styles/mis-quarterly</vt:lpwstr>
  </property>
  <property fmtid="{D5CDD505-2E9C-101B-9397-08002B2CF9AE}" pid="19" name="Mendeley Recent Style Name 5_1">
    <vt:lpwstr>MIS Quarterly</vt:lpwstr>
  </property>
  <property fmtid="{D5CDD505-2E9C-101B-9397-08002B2CF9AE}" pid="20" name="Mendeley Recent Style Id 6_1">
    <vt:lpwstr>http://www.zotero.org/styles/management-science</vt:lpwstr>
  </property>
  <property fmtid="{D5CDD505-2E9C-101B-9397-08002B2CF9AE}" pid="21" name="Mendeley Recent Style Name 6_1">
    <vt:lpwstr>Management Science</vt:lpwstr>
  </property>
  <property fmtid="{D5CDD505-2E9C-101B-9397-08002B2CF9AE}" pid="22" name="Mendeley Recent Style Id 7_1">
    <vt:lpwstr>http://www.zotero.org/styles/pnas</vt:lpwstr>
  </property>
  <property fmtid="{D5CDD505-2E9C-101B-9397-08002B2CF9AE}" pid="23" name="Mendeley Recent Style Name 7_1">
    <vt:lpwstr>Proceedings of the National Academy of Sciences of the United States of America</vt:lpwstr>
  </property>
  <property fmtid="{D5CDD505-2E9C-101B-9397-08002B2CF9AE}" pid="24" name="Mendeley Recent Style Id 8_1">
    <vt:lpwstr>http://csl.mendeley.com/styles/511939611/production-and-operations-management</vt:lpwstr>
  </property>
  <property fmtid="{D5CDD505-2E9C-101B-9397-08002B2CF9AE}" pid="25" name="Mendeley Recent Style Name 8_1">
    <vt:lpwstr>Production and Operations Management - Xia Wang</vt:lpwstr>
  </property>
  <property fmtid="{D5CDD505-2E9C-101B-9397-08002B2CF9AE}" pid="26" name="Mendeley Recent Style Id 9_1">
    <vt:lpwstr>http://www.zotero.org/styles/science</vt:lpwstr>
  </property>
  <property fmtid="{D5CDD505-2E9C-101B-9397-08002B2CF9AE}" pid="27" name="Mendeley Recent Style Name 9_1">
    <vt:lpwstr>Science</vt:lpwstr>
  </property>
</Properties>
</file>