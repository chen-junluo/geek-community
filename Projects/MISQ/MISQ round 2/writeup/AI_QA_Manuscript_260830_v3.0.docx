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476EE36"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17ACBE3E"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ins w:id="3"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 w:author="Dylan CHEN" w:date="2026-08-30T16:22:00Z" w16du:dateUtc="2026-08-30T08:22:00Z">
        <w:r w:rsidRPr="00325599" w:rsidDel="00A54BB9">
          <w:delText>(Burtch et al. 2024; Quinn &amp; Gutt 2025; del Rio-Chanona et al. 2024; Sanatizadeh et al. 2025; Xue et al. 2026)</w:delText>
        </w:r>
      </w:del>
      <w:r w:rsidRPr="00325599">
        <w:t>. These results raise a pressing question about whether such communities remain viable, and about what, if anything, a platform can do in response.</w:t>
      </w:r>
    </w:p>
    <w:p w14:paraId="688D80CB" w14:textId="41C46D97" w:rsidR="001E325D" w:rsidRPr="00D2526D" w:rsidRDefault="001E325D" w:rsidP="001E325D">
      <w:pPr>
        <w:pStyle w:val="Paragraph0"/>
      </w:pPr>
      <w:r w:rsidRPr="00325599">
        <w:t xml:space="preserve">A platform cannot stop users from consulting external GenAI tools such as ChatGPT, nor recover the questions those tools answer privately before they reach the community </w:t>
      </w:r>
      <w:r w:rsidR="00250B77">
        <w:fldChar w:fldCharType="begin"/>
      </w:r>
      <w:r w:rsidR="00250B77">
        <w:instrText xml:space="preserve"> ADDIN ZOTERO_ITEM CSL_CITATION {"citationID":"kk9EzOdr","properties":{"unsorted":false,"formattedCitation":"(Xue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250B77">
        <w:rPr>
          <w:rFonts w:hint="eastAsia"/>
        </w:rPr>
        <w:instrText>oundation of China [Grants 72188101 and 72595864]. Supplemental Material: The online appendix is available at https://doi.org/10.1287/isre.2023.0561.\n\n</w:instrText>
      </w:r>
      <w:r w:rsidR="00250B77">
        <w:rPr>
          <w:rFonts w:hint="eastAsia"/>
        </w:rPr>
        <w:instrText>【摘要翻译】大语言模型</w:instrText>
      </w:r>
      <w:r w:rsidR="00250B77">
        <w:rPr>
          <w:rFonts w:hint="eastAsia"/>
        </w:rPr>
        <w:instrText xml:space="preserve"> (LLMs)(</w:instrText>
      </w:r>
      <w:r w:rsidR="00250B77">
        <w:rPr>
          <w:rFonts w:hint="eastAsia"/>
        </w:rPr>
        <w:instrText>如</w:instrText>
      </w:r>
      <w:r w:rsidR="00250B77">
        <w:rPr>
          <w:rFonts w:hint="eastAsia"/>
        </w:rPr>
        <w:instrText xml:space="preserve"> ChatGPT) </w:instrText>
      </w:r>
      <w:r w:rsidR="00250B77">
        <w:rPr>
          <w:rFonts w:hint="eastAsia"/>
        </w:rPr>
        <w:instrText>预计将显著重塑学习、技能获取和知识创造。它们对用户生成的知识共享问答</w:instrText>
      </w:r>
      <w:r w:rsidR="00250B77">
        <w:rPr>
          <w:rFonts w:hint="eastAsia"/>
        </w:rPr>
        <w:instrText xml:space="preserve"> (Q&amp;A) </w:instrText>
      </w:r>
      <w:r w:rsidR="00250B77">
        <w:rPr>
          <w:rFonts w:hint="eastAsia"/>
        </w:rPr>
        <w:instrText>平台的影响对</w:instrText>
      </w:r>
      <w:r w:rsidR="00250B77">
        <w:rPr>
          <w:rFonts w:hint="eastAsia"/>
        </w:rPr>
        <w:instrText xml:space="preserve"> Q&amp;A </w:instrText>
      </w:r>
      <w:r w:rsidR="00250B77">
        <w:rPr>
          <w:rFonts w:hint="eastAsia"/>
        </w:rPr>
        <w:instrText>平台和</w:instrText>
      </w:r>
      <w:r w:rsidR="00250B77">
        <w:rPr>
          <w:rFonts w:hint="eastAsia"/>
        </w:rPr>
        <w:instrText xml:space="preserve"> LLMs </w:instrText>
      </w:r>
      <w:r w:rsidR="00250B77">
        <w:rPr>
          <w:rFonts w:hint="eastAsia"/>
        </w:rPr>
        <w:instrText>的比较价值和未来协同演化以及</w:instrText>
      </w:r>
      <w:r w:rsidR="00250B77">
        <w:rPr>
          <w:rFonts w:hint="eastAsia"/>
        </w:rPr>
        <w:instrText xml:space="preserve"> LLMs </w:instrText>
      </w:r>
      <w:r w:rsidR="00250B77">
        <w:rPr>
          <w:rFonts w:hint="eastAsia"/>
        </w:rPr>
        <w:instrText>的未来学习具有重要意义。通过多种实证设计，我们估计</w:instrText>
      </w:r>
      <w:r w:rsidR="00250B77">
        <w:rPr>
          <w:rFonts w:hint="eastAsia"/>
        </w:rPr>
        <w:instrText xml:space="preserve"> ChatGPT </w:instrText>
      </w:r>
      <w:r w:rsidR="00250B77">
        <w:rPr>
          <w:rFonts w:hint="eastAsia"/>
        </w:rPr>
        <w:instrText>的推出导致</w:instrText>
      </w:r>
      <w:r w:rsidR="00250B77">
        <w:rPr>
          <w:rFonts w:hint="eastAsia"/>
        </w:rPr>
        <w:instrText xml:space="preserve"> Stack Overflow </w:instrText>
      </w:r>
      <w:r w:rsidR="00250B77">
        <w:rPr>
          <w:rFonts w:hint="eastAsia"/>
        </w:rPr>
        <w:instrText>上发布的问题数量平均减少了</w:instrText>
      </w:r>
      <w:r w:rsidR="00250B77">
        <w:rPr>
          <w:rFonts w:hint="eastAsia"/>
        </w:rPr>
        <w:instrText xml:space="preserve"> 14.09%</w:instrText>
      </w:r>
      <w:r w:rsidR="00250B77">
        <w:rPr>
          <w:rFonts w:hint="eastAsia"/>
        </w:rPr>
        <w:instrText>，这种影响随着时间的推移而加剧，到</w:instrText>
      </w:r>
      <w:r w:rsidR="00250B77">
        <w:rPr>
          <w:rFonts w:hint="eastAsia"/>
        </w:rPr>
        <w:instrText xml:space="preserve"> 2023 </w:instrText>
      </w:r>
      <w:r w:rsidR="00250B77">
        <w:rPr>
          <w:rFonts w:hint="eastAsia"/>
        </w:rPr>
        <w:instrText>年</w:instrText>
      </w:r>
      <w:r w:rsidR="00250B77">
        <w:rPr>
          <w:rFonts w:hint="eastAsia"/>
        </w:rPr>
        <w:instrText xml:space="preserve"> 5 </w:instrText>
      </w:r>
      <w:r w:rsidR="00250B77">
        <w:rPr>
          <w:rFonts w:hint="eastAsia"/>
        </w:rPr>
        <w:instrText>月达到</w:instrText>
      </w:r>
      <w:r w:rsidR="00250B77">
        <w:rPr>
          <w:rFonts w:hint="eastAsia"/>
        </w:rPr>
        <w:instrText xml:space="preserve"> 27.88% </w:instrText>
      </w:r>
      <w:r w:rsidR="00250B77">
        <w:rPr>
          <w:rFonts w:hint="eastAsia"/>
        </w:rPr>
        <w:instrText>的减少。有趣的是，这种数量的减少伴随着剩余问题平均质量的显著提高。进一步分析表明，这些数量和质量的变化可以用两种机制来解释</w:instrText>
      </w:r>
      <w:r w:rsidR="00250B77">
        <w:rPr>
          <w:rFonts w:hint="eastAsia"/>
        </w:rPr>
        <w:instrText xml:space="preserve">:(1) ChatGPT </w:instrText>
      </w:r>
      <w:r w:rsidR="00250B77">
        <w:rPr>
          <w:rFonts w:hint="eastAsia"/>
        </w:rPr>
        <w:instrText>的不均衡替代，其中更简单、中等到低质量的问题更容易消失</w:instrText>
      </w:r>
      <w:r w:rsidR="00250B77">
        <w:rPr>
          <w:rFonts w:hint="eastAsia"/>
        </w:rPr>
        <w:instrText xml:space="preserve">;(2) </w:instrText>
      </w:r>
      <w:r w:rsidR="00250B77">
        <w:rPr>
          <w:rFonts w:hint="eastAsia"/>
        </w:rPr>
        <w:instrText>在考虑数量减少后直接提高质量，表明</w:instrText>
      </w:r>
      <w:r w:rsidR="00250B77">
        <w:rPr>
          <w:rFonts w:hint="eastAsia"/>
        </w:rPr>
        <w:instrText xml:space="preserve"> ChatGPT </w:instrText>
      </w:r>
      <w:r w:rsidR="00250B77">
        <w:rPr>
          <w:rFonts w:hint="eastAsia"/>
        </w:rPr>
        <w:instrText>帮助提供的时间和搜索成本节约对问题质量的改善具有积极外溢效应。进一步的异质性分析显示，这对缺乏经验的用户的问题数量和质量都有更强的影响</w:instrText>
      </w:r>
      <w:r w:rsidR="00250B77">
        <w:rPr>
          <w:rFonts w:hint="eastAsia"/>
        </w:rPr>
        <w:instrText>;</w:instrText>
      </w:r>
      <w:r w:rsidR="00250B77">
        <w:rPr>
          <w:rFonts w:hint="eastAsia"/>
        </w:rPr>
        <w:instrText>用户保留率和新用户获取率都显著下降</w:instrText>
      </w:r>
      <w:r w:rsidR="00250B77">
        <w:rPr>
          <w:rFonts w:hint="eastAsia"/>
        </w:rPr>
        <w:instrText>;</w:instrText>
      </w:r>
      <w:r w:rsidR="00250B77">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50B77">
        <w:rPr>
          <w:rFonts w:hint="eastAsia"/>
        </w:rPr>
        <w:instrText>;</w:instrText>
      </w:r>
      <w:r w:rsidR="00250B77">
        <w:rPr>
          <w:rFonts w:hint="eastAsia"/>
        </w:rPr>
        <w:instrText>助理编辑陈建清。资金：薛建清获得上海金融经济大学中央大学基础研究基金的支持。王立军获得中国国家自然科学基金会的支持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72301259]</w:instrText>
      </w:r>
      <w:r w:rsidR="00250B77">
        <w:rPr>
          <w:rFonts w:hint="eastAsia"/>
        </w:rPr>
        <w:instrText>。李建清获得中国国家自然科学基础的支持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72188101 </w:instrText>
      </w:r>
      <w:r w:rsidR="00250B77">
        <w:rPr>
          <w:rFonts w:hint="eastAsia"/>
        </w:rPr>
        <w:instrText>和</w:instrText>
      </w:r>
      <w:r w:rsidR="00250B77">
        <w:rPr>
          <w:rFonts w:hint="eastAsia"/>
        </w:rPr>
        <w:instrText xml:space="preserve"> 72595864]</w:instrText>
      </w:r>
      <w:r w:rsidR="00250B77">
        <w:rPr>
          <w:rFonts w:hint="eastAsia"/>
        </w:rPr>
        <w:instrText>。补充资料：在线附录可访问</w:instrText>
      </w:r>
      <w:r w:rsidR="00250B77">
        <w:rPr>
          <w:rFonts w:hint="eastAsia"/>
        </w:rPr>
        <w:instrText xml:space="preserve"> https://doi.org/10.1287/isre.2023.0561</w:instrText>
      </w:r>
      <w:r w:rsidR="00250B77">
        <w:rPr>
          <w:rFonts w:hint="eastAsia"/>
        </w:rPr>
        <w:instrText>。</w:instrText>
      </w:r>
      <w:r w:rsidR="00250B77">
        <w:rPr>
          <w:rFonts w:hint="eastAsia"/>
        </w:rPr>
        <w:instrText>","call-number":"1","container-title":"Information Systems Research","DOI</w:instrText>
      </w:r>
      <w:r w:rsidR="00250B77">
        <w:instrText>":"10.1287/isre.2023.0561","ISSN":"1047-7047","language":"en","note":"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large language models</w:instrText>
      </w:r>
      <w:r w:rsidR="00250B77">
        <w:rPr>
          <w:rFonts w:hint="eastAsia"/>
        </w:rPr>
        <w:instrText>、</w:instrText>
      </w:r>
      <w:r w:rsidR="00250B77">
        <w:instrText>ChatGPT</w:instrText>
      </w:r>
      <w:r w:rsidR="00250B77">
        <w:rPr>
          <w:rFonts w:hint="eastAsia"/>
        </w:rPr>
        <w:instrText>、</w:instrText>
      </w:r>
      <w:r w:rsidR="00250B77">
        <w:instrText>Q&amp;A platform</w:instrText>
      </w:r>
      <w:r w:rsidR="00250B77">
        <w:rPr>
          <w:rFonts w:hint="eastAsia"/>
        </w:rPr>
        <w:instrText>、</w:instrText>
      </w:r>
      <w:r w:rsidR="00250B77">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fldChar w:fldCharType="separate"/>
      </w:r>
      <w:r w:rsidR="00250B77">
        <w:rPr>
          <w:noProof/>
        </w:rPr>
        <w:t>(Xue et al. 2026)</w:t>
      </w:r>
      <w:r w:rsidR="00250B77">
        <w:fldChar w:fldCharType="end"/>
      </w:r>
      <w:del w:id="5" w:author="Dylan CHEN" w:date="2026-08-30T20:37:00Z" w16du:dateUtc="2026-08-30T12:37:00Z">
        <w:r w:rsidRPr="00325599" w:rsidDel="00250B77">
          <w:delText>(Xue et al. 2026)</w:delText>
        </w:r>
      </w:del>
      <w:r w:rsidRPr="00325599">
        <w:t>.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Where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design choice rather than an environmental shift. The explicit label carries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69B27194">
            <wp:extent cx="4409440" cy="2226094"/>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86666" cy="2265081"/>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5B333A7E" w:rsidR="001E325D" w:rsidRPr="00AE0684" w:rsidRDefault="001E325D" w:rsidP="00AE0684">
      <w:pPr>
        <w:pStyle w:val="Paragraph0"/>
      </w:pPr>
      <w:r w:rsidRPr="00AE0684">
        <w:t>Whether an internal AI answer helps or harms a</w:t>
      </w:r>
      <w:ins w:id="6" w:author="Dylan CHEN" w:date="2026-08-30T16:23:00Z" w16du:dateUtc="2026-08-30T08:23:00Z">
        <w:r w:rsidR="00A54BB9">
          <w:rPr>
            <w:rFonts w:hint="eastAsia"/>
          </w:rPr>
          <w:t>n online Q&amp;A</w:t>
        </w:r>
      </w:ins>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ins w:id="7" w:author="Dylan CHEN" w:date="2026-08-30T16:22:00Z" w16du:dateUtc="2026-08-30T08:22:00Z">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8" w:author="Dylan CHEN" w:date="2026-08-30T16:22:00Z" w16du:dateUtc="2026-08-30T08:22:00Z">
        <w:r w:rsidRPr="00AE0684" w:rsidDel="00A54BB9">
          <w:delText>(Burtch et al. 2024; Quinn &amp; Gutt 2025; del Rio-Chanona et al. 2024; Sanatizadeh et al. 2025; Xue et al. 2026)</w:delText>
        </w:r>
      </w:del>
      <w:r w:rsidRPr="00AE0684">
        <w:t>. This logic fits the aggregate declines observed after ChatGPT</w:t>
      </w:r>
      <w:r>
        <w:t>’</w:t>
      </w:r>
      <w:r w:rsidRPr="00AE0684">
        <w:t>s release, but it was built on external GenAI and can predict only decline</w:t>
      </w:r>
      <w:r>
        <w:rPr>
          <w:rFonts w:hint="eastAsia"/>
        </w:rPr>
        <w:t xml:space="preserve">. </w:t>
      </w:r>
      <w:ins w:id="9" w:author="Dylan CHEN" w:date="2026-08-30T16:23:00Z" w16du:dateUtc="2026-08-30T08:23:00Z">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ins>
      <w:del w:id="10" w:author="Dylan CHEN" w:date="2026-08-30T16:23:00Z" w16du:dateUtc="2026-08-30T08:23:00Z">
        <w:r w:rsidRPr="00AE0684" w:rsidDel="00A54BB9">
          <w:delText>Su et al. (2025)</w:delText>
        </w:r>
      </w:del>
      <w:r w:rsidRPr="00AE0684">
        <w:t>, by contrast, study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4C702F2A"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ins w:id="11" w:author="Dylan CHEN" w:date="2026-08-30T16:23:00Z" w16du:dateUtc="2026-08-30T08:23:00Z">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ins>
      <w:del w:id="12" w:author="Dylan CHEN" w:date="2026-08-30T16:23:00Z" w16du:dateUtc="2026-08-30T08:23:00Z">
        <w:r w:rsidRPr="00AE0684" w:rsidDel="00A54BB9">
          <w:delText>(Chen et al. 2007; Chen 2009)</w:delText>
        </w:r>
      </w:del>
      <w:r w:rsidRPr="00AE0684">
        <w:t xml:space="preserve">, under which contributors treat the AI answer as any competing contribution, and draw on the distinction between fast and slow thinking </w:t>
      </w:r>
      <w:ins w:id="13" w:author="Dylan CHEN" w:date="2026-08-30T16:23:00Z" w16du:dateUtc="2026-08-30T08:23:00Z">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ins>
      <w:del w:id="14" w:author="Dylan CHEN" w:date="2026-08-30T16:23:00Z" w16du:dateUtc="2026-08-30T08:23:00Z">
        <w:r w:rsidRPr="00AE0684" w:rsidDel="00A54BB9">
          <w:delText>(Evans &amp; Stanovich 2013; Kahneman 2003, 2011)</w:delText>
        </w:r>
      </w:del>
      <w:r w:rsidRPr="00AE0684">
        <w:t xml:space="preserve"> to explain why different features of that competitor are read differently and bear on different decisions. We distinguish two features. The AI label is the visible marker of machine authorship; it does not vary in degree and carries whatever a community already believes about AI. The AI content is what the AI </w:t>
      </w:r>
      <w:proofErr w:type="gramStart"/>
      <w:r w:rsidRPr="00AE0684">
        <w:t>actually wrote</w:t>
      </w:r>
      <w:proofErr w:type="gramEnd"/>
      <w:r w:rsidRPr="00AE0684">
        <w:t xml:space="preserv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ins w:id="15" w:author="Dylan CHEN" w:date="2026-08-30T16:23:00Z" w16du:dateUtc="2026-08-30T08:23:00Z">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ins>
      <w:del w:id="16" w:author="Dylan CHEN" w:date="2026-08-30T16:23:00Z" w16du:dateUtc="2026-08-30T08:23:00Z">
        <w:r w:rsidRPr="00325599" w:rsidDel="00A54BB9">
          <w:delText>(Kabir et al. 2024)</w:delText>
        </w:r>
      </w:del>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ins w:id="17" w:author="Dylan CHEN" w:date="2026-08-30T17:37:00Z" w16du:dateUtc="2026-08-30T09:37:00Z">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ins>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6231886B" w14:textId="4203A66F" w:rsidR="001E325D" w:rsidRPr="00325599" w:rsidRDefault="001E325D" w:rsidP="001E325D">
      <w:pPr>
        <w:pStyle w:val="Paragraph0"/>
      </w:pPr>
      <w:r w:rsidRPr="00325599">
        <w:t xml:space="preserve">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w:t>
      </w:r>
      <w:r>
        <w:rPr>
          <w:rFonts w:hint="eastAsia"/>
        </w:rPr>
        <w:t>competitor</w:t>
      </w:r>
      <w:r w:rsidRPr="00325599">
        <w:t xml:space="preserve"> worth answering over, while a longer AI answer lowers supply. On crafting, a higher-quality AI answer is associated with higher-quality first human answers, consistent with contributors reusing the AI answer</w:t>
      </w:r>
      <w:r>
        <w:t>’</w:t>
      </w:r>
      <w:r w:rsidRPr="00325599">
        <w:t xml:space="preserve">s sound material and following the direction it establishes rather than starting from a blank page. This pattern follows directly from our account: the feature registered </w:t>
      </w:r>
      <w:proofErr w:type="gramStart"/>
      <w:r w:rsidRPr="00325599">
        <w:t>at a glance</w:t>
      </w:r>
      <w:proofErr w:type="gramEnd"/>
      <w:r w:rsidRPr="00325599">
        <w:t>, the label, governs whether a person enters, while the feature apparent only on closer reading, quality, governs how good the answer they produce becomes.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214B6DEE" w14:textId="77777777"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w:t>
      </w:r>
      <w:r w:rsidRPr="00325599">
        <w:lastRenderedPageBreak/>
        <w:t>community as an identified author. Because the label is fixed and the content varies, we recover the role of the label by tracing how contribution responds to the AI answer</w:t>
      </w:r>
      <w:r>
        <w:t>’</w:t>
      </w:r>
      <w:r w:rsidRPr="00325599">
        <w:t>s content and characterizing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77777777"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mechanism tests, and Section 7 discusses the findings, their limitations, and their implications.</w:t>
      </w:r>
    </w:p>
    <w:p w14:paraId="54DB66C0" w14:textId="446C8C08" w:rsidR="00F40939" w:rsidRPr="00015210" w:rsidRDefault="00F40939" w:rsidP="0057336B">
      <w:pPr>
        <w:pStyle w:val="Heading1"/>
      </w:pPr>
      <w:bookmarkStart w:id="18" w:name="OLE_LINK13"/>
      <w:bookmarkEnd w:id="2"/>
      <w:r w:rsidRPr="00015210">
        <w:t>Literature Review</w:t>
      </w:r>
    </w:p>
    <w:p w14:paraId="1B2AC68D" w14:textId="36891E71"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w:t>
      </w:r>
      <w:del w:id="19" w:author="Dylan CHEN" w:date="2026-08-30T20:14:00Z" w16du:dateUtc="2026-08-30T12:14:00Z">
        <w:r w:rsidRPr="00D2526D" w:rsidDel="000C569E">
          <w:rPr>
            <w:rFonts w:hint="eastAsia"/>
          </w:rPr>
          <w:delText xml:space="preserve">three </w:delText>
        </w:r>
      </w:del>
      <w:ins w:id="20" w:author="Dylan CHEN" w:date="2026-08-30T20:14:00Z" w16du:dateUtc="2026-08-30T12:14:00Z">
        <w:r w:rsidR="000C569E">
          <w:rPr>
            <w:rFonts w:hint="eastAsia"/>
          </w:rPr>
          <w:t xml:space="preserve">two </w:t>
        </w:r>
      </w:ins>
      <w:r w:rsidRPr="00D2526D">
        <w:t xml:space="preserve">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w:t>
      </w:r>
      <w:del w:id="21" w:author="Dylan CHEN" w:date="2026-08-30T20:14:00Z" w16du:dateUtc="2026-08-30T12:14:00Z">
        <w:r w:rsidRPr="00D2526D" w:rsidDel="000C569E">
          <w:delText xml:space="preserve"> The third, on human responses to identified machine agents, bridges the first two.</w:delText>
        </w:r>
      </w:del>
      <w:bookmarkEnd w:id="18"/>
    </w:p>
    <w:p w14:paraId="530FD548" w14:textId="2479E853" w:rsidR="00E912B4" w:rsidRPr="00015210" w:rsidRDefault="00E912B4" w:rsidP="00E912B4">
      <w:pPr>
        <w:pStyle w:val="TableFiguretitle"/>
      </w:pPr>
      <w:bookmarkStart w:id="22" w:name="_Ref177391594"/>
      <w:bookmarkStart w:id="23" w:name="_Ref177391587"/>
      <w:r w:rsidRPr="00015210">
        <w:lastRenderedPageBreak/>
        <w:t xml:space="preserve">Table </w:t>
      </w:r>
      <w:fldSimple w:instr=" SEQ Table \* ARABIC ">
        <w:r w:rsidR="002F400D">
          <w:rPr>
            <w:noProof/>
          </w:rPr>
          <w:t>1</w:t>
        </w:r>
      </w:fldSimple>
      <w:bookmarkEnd w:id="22"/>
      <w:r w:rsidRPr="00015210">
        <w:t xml:space="preserve">. </w:t>
      </w:r>
      <w:bookmarkEnd w:id="23"/>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proofErr w:type="spellStart"/>
            <w:r w:rsidRPr="00015210">
              <w:rPr>
                <w:color w:val="000000"/>
                <w:sz w:val="18"/>
                <w:szCs w:val="18"/>
              </w:rPr>
              <w:t>Zhihu</w:t>
            </w:r>
            <w:proofErr w:type="spellEnd"/>
            <w:r w:rsidRPr="00015210">
              <w:rPr>
                <w:color w:val="000000"/>
                <w:sz w:val="18"/>
                <w:szCs w:val="18"/>
              </w:rPr>
              <w:t xml:space="preserve">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proofErr w:type="spellStart"/>
            <w:r w:rsidRPr="00015210">
              <w:rPr>
                <w:color w:val="000000"/>
                <w:sz w:val="18"/>
                <w:szCs w:val="18"/>
              </w:rPr>
              <w:t>Borwankar</w:t>
            </w:r>
            <w:proofErr w:type="spellEnd"/>
            <w:r w:rsidRPr="00015210">
              <w:rPr>
                <w:color w:val="000000"/>
                <w:sz w:val="18"/>
                <w:szCs w:val="18"/>
              </w:rPr>
              <w:t xml:space="preserve">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
          <w:p w14:paraId="5DFA4399" w14:textId="3DF3FDC7" w:rsidR="003A5BA2" w:rsidRPr="00AE0684" w:rsidRDefault="003A5BA2" w:rsidP="003A5BA2">
            <w:pPr>
              <w:rPr>
                <w:b/>
                <w:bCs/>
                <w:color w:val="000000"/>
                <w:sz w:val="18"/>
                <w:szCs w:val="18"/>
              </w:rPr>
            </w:pPr>
            <w:r w:rsidRPr="00AE0684">
              <w:rPr>
                <w:b/>
                <w:bCs/>
                <w:color w:val="000000"/>
                <w:sz w:val="18"/>
                <w:szCs w:val="18"/>
              </w:rPr>
              <w:t>−</w:t>
            </w:r>
          </w:p>
        </w:tc>
      </w:tr>
    </w:tbl>
    <w:p w14:paraId="10D89AB3" w14:textId="77C3CB6A" w:rsidR="00E912B4" w:rsidRPr="00337485" w:rsidDel="00BE35AC" w:rsidRDefault="00E912B4" w:rsidP="00D2526D">
      <w:pPr>
        <w:pStyle w:val="Notes"/>
        <w:rPr>
          <w:del w:id="24" w:author="Dylan CHEN" w:date="2026-08-30T09:57:00Z" w16du:dateUtc="2026-08-30T01:57:00Z"/>
        </w:r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w:t>
      </w:r>
      <w:proofErr w:type="spellStart"/>
      <w:r w:rsidRPr="00015210">
        <w:t>Borwankar</w:t>
      </w:r>
      <w:proofErr w:type="spellEnd"/>
      <w:r w:rsidRPr="00015210">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xml:space="preserve">.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w:t>
      </w:r>
      <w:ins w:id="25" w:author="Dylan CHEN" w:date="2026-08-30T09:57:00Z" w16du:dateUtc="2026-08-30T01:57:00Z">
        <w:r w:rsidR="00BE35AC" w:rsidRPr="00BE35AC">
          <w:t>The AI answer is introduced long after the original question was posted (average pre-policy tenure is roughly 49 months).</w:t>
        </w:r>
      </w:ins>
      <w:del w:id="26" w:author="Dylan CHEN" w:date="2026-08-30T09:57:00Z" w16du:dateUtc="2026-08-30T01:57:00Z">
        <w:r w:rsidRPr="00015210" w:rsidDel="00BE35AC">
          <w:delText>The AI answers therefore appear roughly three months after the questions were originally posted.</w:delText>
        </w:r>
      </w:del>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0D44648"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employed ChatGPT to generate answers subsequently posted more questions. These questions were also longer and more </w:t>
      </w:r>
      <w:proofErr w:type="gramStart"/>
      <w:r w:rsidRPr="00D2526D">
        <w:t>novel, and</w:t>
      </w:r>
      <w:proofErr w:type="gramEnd"/>
      <w:r w:rsidRPr="00D2526D">
        <w:t xml:space="preserve">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3BBF1C0D"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w:t>
      </w:r>
      <w:del w:id="27" w:author="Dylan CHEN" w:date="2026-08-30T20:49:00Z" w16du:dateUtc="2026-08-30T12:49:00Z">
        <w:r w:rsidR="007F6CCB" w:rsidDel="004F6329">
          <w:delText xml:space="preserve"> </w:delText>
        </w:r>
      </w:del>
      <w:r w:rsidR="007F6CCB">
        <w:t>,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w:t>
      </w:r>
      <w:proofErr w:type="gramStart"/>
      <w:r w:rsidRPr="00D2526D">
        <w:t>changed, but</w:t>
      </w:r>
      <w:proofErr w:type="gramEnd"/>
      <w:r w:rsidRPr="00D2526D">
        <w:t xml:space="preserve">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2E96DF81"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he AI answer is introduced long after the original question was posted (</w:t>
      </w:r>
      <w:del w:id="28" w:author="Dylan CHEN" w:date="2026-08-30T16:39:00Z" w16du:dateUtc="2026-08-30T08:39:00Z">
        <w:r w:rsidRPr="00AE0684" w:rsidDel="00516BA3">
          <w:delText xml:space="preserve">among questions receiving one, </w:delText>
        </w:r>
      </w:del>
      <w:r w:rsidRPr="00AE0684">
        <w:t>average pre-policy tenure is roughly 49 months)</w:t>
      </w:r>
      <w:del w:id="29" w:author="Dylan CHEN" w:date="2026-08-30T16:40:00Z" w16du:dateUtc="2026-08-30T08:40:00Z">
        <w:r w:rsidDel="00516BA3">
          <w:delText xml:space="preserve"> </w:delText>
        </w:r>
      </w:del>
      <w:ins w:id="30" w:author="Dylan CHEN" w:date="2026-08-30T16:40:00Z" w16du:dateUtc="2026-08-30T08:40:00Z">
        <w:r w:rsidR="00516BA3" w:rsidRPr="00516BA3">
          <w:t>, by which point at least one human answer is already present (Su et al. 2025, pp. 15, 22)</w:t>
        </w:r>
      </w:ins>
      <w:del w:id="31" w:author="Dylan CHEN" w:date="2026-08-30T16:40:00Z" w16du:dateUtc="2026-08-30T08:40:00Z">
        <w:r w:rsidDel="00516BA3">
          <w:delText xml:space="preserve">and </w:delText>
        </w:r>
        <w:r w:rsidRPr="00AE0684" w:rsidDel="00516BA3">
          <w:delText>at least one human answer is already present</w:delText>
        </w:r>
      </w:del>
      <w:r w:rsidRPr="00AE0684">
        <w:t>. 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lastRenderedPageBreak/>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xml:space="preserve">. Because internal GenAI acts as an answerer, we focus on the dynamics of answering rather than on this broader set of determinants. </w:t>
      </w:r>
      <w:proofErr w:type="gramStart"/>
      <w:r w:rsidRPr="00D2526D">
        <w:t>In particular, when</w:t>
      </w:r>
      <w:proofErr w:type="gramEnd"/>
      <w:r w:rsidRPr="00D2526D">
        <w:t xml:space="preserve">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w:t>
      </w:r>
      <w:r w:rsidRPr="00015210">
        <w:lastRenderedPageBreak/>
        <w:t xml:space="preserve">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3F478FFB"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w:t>
      </w:r>
      <w:r w:rsidRPr="00D2526D">
        <w:lastRenderedPageBreak/>
        <w:t xml:space="preserve">motivational </w:t>
      </w:r>
      <w:proofErr w:type="gramStart"/>
      <w:r w:rsidRPr="00D2526D">
        <w:t>content in its own right, independent</w:t>
      </w:r>
      <w:proofErr w:type="gramEnd"/>
      <w:r w:rsidRPr="00D2526D">
        <w:t xml:space="preserve"> of what the AI </w:t>
      </w:r>
      <w:proofErr w:type="gramStart"/>
      <w:r w:rsidRPr="00D2526D">
        <w:t>actually wrote</w:t>
      </w:r>
      <w:proofErr w:type="gramEnd"/>
      <w:r w:rsidRPr="00D2526D">
        <w:t>.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71D9E8A3" w:rsidR="00F17901" w:rsidRPr="00AE0684" w:rsidRDefault="00F17901" w:rsidP="00AE0684">
      <w:pPr>
        <w:pStyle w:val="Paragraph0"/>
      </w:pPr>
      <w:bookmarkStart w:id="32"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Table A in the Appendix positions it against the three most closely related studies along the dimensions that drive our identification.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w:t>
      </w:r>
      <w:ins w:id="33" w:author="Dylan CHEN" w:date="2026-08-30T20:38:00Z" w16du:dateUtc="2026-08-30T12:38:00Z">
        <w:r w:rsidR="00250B77" w:rsidRPr="00250B77">
          <w:rPr>
            <w:rFonts w:eastAsia="Times New Roman"/>
            <w:szCs w:val="24"/>
          </w:rPr>
          <w:fldChar w:fldCharType="begin"/>
        </w:r>
      </w:ins>
      <w:r w:rsidR="00250B77">
        <w:rPr>
          <w:rFonts w:eastAsia="Times New Roman"/>
          <w:szCs w:val="24"/>
        </w:rPr>
        <w:instrText xml:space="preserve"> ADDIN ZOTERO_ITEM CSL_CITATION {"citationID":"awOjdKxk","properties":{"unsorted":false,"formattedCitation":"(Xue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250B77">
        <w:rPr>
          <w:rFonts w:ascii="Heiti TC" w:eastAsia="Heiti TC" w:hAnsi="Heiti TC" w:cs="Heiti TC" w:hint="eastAsia"/>
          <w:szCs w:val="24"/>
        </w:rPr>
        <w:instrText>【摘要翻译】大语言模型</w:instrText>
      </w:r>
      <w:r w:rsidR="00250B77">
        <w:rPr>
          <w:rFonts w:eastAsia="Times New Roman"/>
          <w:szCs w:val="24"/>
        </w:rPr>
        <w:instrText xml:space="preserve"> (LLMs)(</w:instrText>
      </w:r>
      <w:r w:rsidR="00250B77">
        <w:rPr>
          <w:rFonts w:ascii="Heiti TC" w:eastAsia="Heiti TC" w:hAnsi="Heiti TC" w:cs="Heiti TC" w:hint="eastAsia"/>
          <w:szCs w:val="24"/>
        </w:rPr>
        <w:instrText>如</w:instrText>
      </w:r>
      <w:r w:rsidR="00250B77">
        <w:rPr>
          <w:rFonts w:eastAsia="Times New Roman"/>
          <w:szCs w:val="24"/>
        </w:rPr>
        <w:instrText xml:space="preserve"> ChatGPT) </w:instrText>
      </w:r>
      <w:r w:rsidR="00250B77">
        <w:rPr>
          <w:rFonts w:ascii="Heiti TC" w:eastAsia="Heiti TC" w:hAnsi="Heiti TC" w:cs="Heiti TC" w:hint="eastAsia"/>
          <w:szCs w:val="24"/>
        </w:rPr>
        <w:instrText>预计将显著重塑学习、技能获取和知识创造。它们对用户生成的知识共享问答</w:instrText>
      </w:r>
      <w:r w:rsidR="00250B77">
        <w:rPr>
          <w:rFonts w:eastAsia="Times New Roman"/>
          <w:szCs w:val="24"/>
        </w:rPr>
        <w:instrText xml:space="preserve"> (Q&amp;A) </w:instrText>
      </w:r>
      <w:r w:rsidR="00250B77">
        <w:rPr>
          <w:rFonts w:ascii="Heiti TC" w:eastAsia="Heiti TC" w:hAnsi="Heiti TC" w:cs="Heiti TC" w:hint="eastAsia"/>
          <w:szCs w:val="24"/>
        </w:rPr>
        <w:instrText>平台的影响对</w:instrText>
      </w:r>
      <w:r w:rsidR="00250B77">
        <w:rPr>
          <w:rFonts w:eastAsia="Times New Roman"/>
          <w:szCs w:val="24"/>
        </w:rPr>
        <w:instrText xml:space="preserve"> Q&amp;A </w:instrText>
      </w:r>
      <w:r w:rsidR="00250B77">
        <w:rPr>
          <w:rFonts w:ascii="Heiti TC" w:eastAsia="Heiti TC" w:hAnsi="Heiti TC" w:cs="Heiti TC" w:hint="eastAsia"/>
          <w:szCs w:val="24"/>
        </w:rPr>
        <w:instrText>平台和</w:instrText>
      </w:r>
      <w:r w:rsidR="00250B77">
        <w:rPr>
          <w:rFonts w:eastAsia="Times New Roman"/>
          <w:szCs w:val="24"/>
        </w:rPr>
        <w:instrText xml:space="preserve"> LLMs </w:instrText>
      </w:r>
      <w:r w:rsidR="00250B77">
        <w:rPr>
          <w:rFonts w:ascii="Heiti TC" w:eastAsia="Heiti TC" w:hAnsi="Heiti TC" w:cs="Heiti TC" w:hint="eastAsia"/>
          <w:szCs w:val="24"/>
        </w:rPr>
        <w:instrText>的比较价值和未来协同演化以及</w:instrText>
      </w:r>
      <w:r w:rsidR="00250B77">
        <w:rPr>
          <w:rFonts w:eastAsia="Times New Roman"/>
          <w:szCs w:val="24"/>
        </w:rPr>
        <w:instrText xml:space="preserve"> LLMs </w:instrText>
      </w:r>
      <w:r w:rsidR="00250B77">
        <w:rPr>
          <w:rFonts w:ascii="Heiti TC" w:eastAsia="Heiti TC" w:hAnsi="Heiti TC" w:cs="Heiti TC" w:hint="eastAsia"/>
          <w:szCs w:val="24"/>
        </w:rPr>
        <w:instrText>的未来学习具有重要意义。通过多种实证设计，我们估计</w:instrText>
      </w:r>
      <w:r w:rsidR="00250B77">
        <w:rPr>
          <w:rFonts w:eastAsia="Times New Roman"/>
          <w:szCs w:val="24"/>
        </w:rPr>
        <w:instrText xml:space="preserve"> ChatGPT </w:instrText>
      </w:r>
      <w:r w:rsidR="00250B77">
        <w:rPr>
          <w:rFonts w:ascii="Heiti TC" w:eastAsia="Heiti TC" w:hAnsi="Heiti TC" w:cs="Heiti TC" w:hint="eastAsia"/>
          <w:szCs w:val="24"/>
        </w:rPr>
        <w:instrText>的推出导致</w:instrText>
      </w:r>
      <w:r w:rsidR="00250B77">
        <w:rPr>
          <w:rFonts w:eastAsia="Times New Roman"/>
          <w:szCs w:val="24"/>
        </w:rPr>
        <w:instrText xml:space="preserve"> Stack Overflow </w:instrText>
      </w:r>
      <w:r w:rsidR="00250B77">
        <w:rPr>
          <w:rFonts w:ascii="Heiti TC" w:eastAsia="Heiti TC" w:hAnsi="Heiti TC" w:cs="Heiti TC" w:hint="eastAsia"/>
          <w:szCs w:val="24"/>
        </w:rPr>
        <w:instrText>上发布的问题数量平均减少了</w:instrText>
      </w:r>
      <w:r w:rsidR="00250B77">
        <w:rPr>
          <w:rFonts w:eastAsia="Times New Roman"/>
          <w:szCs w:val="24"/>
        </w:rPr>
        <w:instrText xml:space="preserve"> 14.09%</w:instrText>
      </w:r>
      <w:r w:rsidR="00250B77">
        <w:rPr>
          <w:rFonts w:ascii="Heiti TC" w:eastAsia="Heiti TC" w:hAnsi="Heiti TC" w:cs="Heiti TC" w:hint="eastAsia"/>
          <w:szCs w:val="24"/>
        </w:rPr>
        <w:instrText>，这种影响随着时间的推移而加剧，到</w:instrText>
      </w:r>
      <w:r w:rsidR="00250B77">
        <w:rPr>
          <w:rFonts w:eastAsia="Times New Roman"/>
          <w:szCs w:val="24"/>
        </w:rPr>
        <w:instrText xml:space="preserve"> 2023 </w:instrText>
      </w:r>
      <w:r w:rsidR="00250B77">
        <w:rPr>
          <w:rFonts w:ascii="Heiti TC" w:eastAsia="Heiti TC" w:hAnsi="Heiti TC" w:cs="Heiti TC" w:hint="eastAsia"/>
          <w:szCs w:val="24"/>
        </w:rPr>
        <w:instrText>年</w:instrText>
      </w:r>
      <w:r w:rsidR="00250B77">
        <w:rPr>
          <w:rFonts w:eastAsia="Times New Roman"/>
          <w:szCs w:val="24"/>
        </w:rPr>
        <w:instrText xml:space="preserve"> 5 </w:instrText>
      </w:r>
      <w:r w:rsidR="00250B77">
        <w:rPr>
          <w:rFonts w:ascii="Heiti TC" w:eastAsia="Heiti TC" w:hAnsi="Heiti TC" w:cs="Heiti TC" w:hint="eastAsia"/>
          <w:szCs w:val="24"/>
        </w:rPr>
        <w:instrText>月达到</w:instrText>
      </w:r>
      <w:r w:rsidR="00250B77">
        <w:rPr>
          <w:rFonts w:eastAsia="Times New Roman"/>
          <w:szCs w:val="24"/>
        </w:rPr>
        <w:instrText xml:space="preserve"> 27.88% </w:instrText>
      </w:r>
      <w:r w:rsidR="00250B77">
        <w:rPr>
          <w:rFonts w:ascii="Heiti TC" w:eastAsia="Heiti TC" w:hAnsi="Heiti TC" w:cs="Heiti TC" w:hint="eastAsia"/>
          <w:szCs w:val="24"/>
        </w:rPr>
        <w:instrText>的减少。有趣的是，这种数量的减少伴随着剩余问题平均质量的显著提高。进一步分析表明，这些数量和质量的变化可以用两种机制来解释</w:instrText>
      </w:r>
      <w:r w:rsidR="00250B77">
        <w:rPr>
          <w:rFonts w:eastAsia="Times New Roman"/>
          <w:szCs w:val="24"/>
        </w:rPr>
        <w:instrText xml:space="preserve">:(1) ChatGPT </w:instrText>
      </w:r>
      <w:r w:rsidR="00250B77">
        <w:rPr>
          <w:rFonts w:ascii="Heiti TC" w:eastAsia="Heiti TC" w:hAnsi="Heiti TC" w:cs="Heiti TC" w:hint="eastAsia"/>
          <w:szCs w:val="24"/>
        </w:rPr>
        <w:instrText>的不均衡替代，其中更简单、中等到低质量的问题更容易消失</w:instrText>
      </w:r>
      <w:r w:rsidR="00250B77">
        <w:rPr>
          <w:rFonts w:eastAsia="Times New Roman"/>
          <w:szCs w:val="24"/>
        </w:rPr>
        <w:instrText xml:space="preserve">;(2) </w:instrText>
      </w:r>
      <w:r w:rsidR="00250B77">
        <w:rPr>
          <w:rFonts w:ascii="Heiti TC" w:eastAsia="Heiti TC" w:hAnsi="Heiti TC" w:cs="Heiti TC" w:hint="eastAsia"/>
          <w:szCs w:val="24"/>
        </w:rPr>
        <w:instrText>在考虑数量减少后直接提高质量，表明</w:instrText>
      </w:r>
      <w:r w:rsidR="00250B77">
        <w:rPr>
          <w:rFonts w:eastAsia="Times New Roman"/>
          <w:szCs w:val="24"/>
        </w:rPr>
        <w:instrText xml:space="preserve"> ChatGPT </w:instrText>
      </w:r>
      <w:r w:rsidR="00250B77">
        <w:rPr>
          <w:rFonts w:ascii="Heiti TC" w:eastAsia="Heiti TC" w:hAnsi="Heiti TC" w:cs="Heiti TC" w:hint="eastAsia"/>
          <w:szCs w:val="24"/>
        </w:rPr>
        <w:instrText>帮助提供的时间和搜索成本节约对问题质量的改善具有积极外溢效应。进一步的异质性分析显示，这对缺乏经验的用户的问题数量和质量都有更强的影响</w:instrText>
      </w:r>
      <w:r w:rsidR="00250B77">
        <w:rPr>
          <w:rFonts w:eastAsia="Times New Roman"/>
          <w:szCs w:val="24"/>
        </w:rPr>
        <w:instrText>;</w:instrText>
      </w:r>
      <w:r w:rsidR="00250B77">
        <w:rPr>
          <w:rFonts w:ascii="Heiti TC" w:eastAsia="Heiti TC" w:hAnsi="Heiti TC" w:cs="Heiti TC" w:hint="eastAsia"/>
          <w:szCs w:val="24"/>
        </w:rPr>
        <w:instrText>用户保留率和新用户获取率都显著下降</w:instrText>
      </w:r>
      <w:r w:rsidR="00250B77">
        <w:rPr>
          <w:rFonts w:eastAsia="Times New Roman"/>
          <w:szCs w:val="24"/>
        </w:rPr>
        <w:instrText>;</w:instrText>
      </w:r>
      <w:r w:rsidR="00250B77">
        <w:rPr>
          <w:rFonts w:ascii="Heiti TC" w:eastAsia="Heiti TC" w:hAnsi="Heiti TC" w:cs="Heiti TC" w:hint="eastAsia"/>
          <w:szCs w:val="24"/>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250B77">
        <w:rPr>
          <w:rFonts w:eastAsia="Times New Roman" w:hint="eastAsia"/>
          <w:szCs w:val="24"/>
        </w:rPr>
        <w:instrText>·</w:instrText>
      </w:r>
      <w:r w:rsidR="00250B77">
        <w:rPr>
          <w:rFonts w:ascii="Heiti TC" w:eastAsia="Heiti TC" w:hAnsi="Heiti TC" w:cs="Heiti TC" w:hint="eastAsia"/>
          <w:szCs w:val="24"/>
        </w:rPr>
        <w:instrText>冯</w:instrText>
      </w:r>
      <w:r w:rsidR="00250B77">
        <w:rPr>
          <w:rFonts w:eastAsia="Times New Roman"/>
          <w:szCs w:val="24"/>
        </w:rPr>
        <w:instrText>;</w:instrText>
      </w:r>
      <w:r w:rsidR="00250B77">
        <w:rPr>
          <w:rFonts w:ascii="Heiti TC" w:eastAsia="Heiti TC" w:hAnsi="Heiti TC" w:cs="Heiti TC" w:hint="eastAsia"/>
          <w:szCs w:val="24"/>
        </w:rPr>
        <w:instrText>助理编辑陈建清。资金：薛建清获得上海金融经济大学中央大学基础研究基金的支持。王立军获得中国国家自然科学基金会的支持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72301259]</w:instrText>
      </w:r>
      <w:r w:rsidR="00250B77">
        <w:rPr>
          <w:rFonts w:ascii="Heiti TC" w:eastAsia="Heiti TC" w:hAnsi="Heiti TC" w:cs="Heiti TC" w:hint="eastAsia"/>
          <w:szCs w:val="24"/>
        </w:rPr>
        <w:instrText>。李建清获得中国国家自然科学基础的支持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72188101 </w:instrText>
      </w:r>
      <w:r w:rsidR="00250B77">
        <w:rPr>
          <w:rFonts w:ascii="Heiti TC" w:eastAsia="Heiti TC" w:hAnsi="Heiti TC" w:cs="Heiti TC" w:hint="eastAsia"/>
          <w:szCs w:val="24"/>
        </w:rPr>
        <w:instrText>和</w:instrText>
      </w:r>
      <w:r w:rsidR="00250B77">
        <w:rPr>
          <w:rFonts w:eastAsia="Times New Roman"/>
          <w:szCs w:val="24"/>
        </w:rPr>
        <w:instrText xml:space="preserve"> 72595864]</w:instrText>
      </w:r>
      <w:r w:rsidR="00250B77">
        <w:rPr>
          <w:rFonts w:ascii="Heiti TC" w:eastAsia="Heiti TC" w:hAnsi="Heiti TC" w:cs="Heiti TC" w:hint="eastAsia"/>
          <w:szCs w:val="24"/>
        </w:rPr>
        <w:instrText>。补充资料：在线附录可访问</w:instrText>
      </w:r>
      <w:r w:rsidR="00250B77">
        <w:rPr>
          <w:rFonts w:eastAsia="Times New Roman"/>
          <w:szCs w:val="24"/>
        </w:rPr>
        <w:instrText xml:space="preserve"> https://doi.org/10.1287/isre.2023.0561</w:instrText>
      </w:r>
      <w:r w:rsidR="00250B77">
        <w:rPr>
          <w:rFonts w:ascii="Heiti TC" w:eastAsia="Heiti TC" w:hAnsi="Heiti TC" w:cs="Heiti TC" w:hint="eastAsia"/>
          <w:szCs w:val="24"/>
        </w:rPr>
        <w:instrText>。</w:instrText>
      </w:r>
      <w:r w:rsidR="00250B77">
        <w:rPr>
          <w:rFonts w:eastAsia="Times New Roman"/>
          <w:szCs w:val="24"/>
        </w:rPr>
        <w:instrText>","call-number":"1","container-title":"Information Systems Research","DOI":"10.1287/isre.2023.0561","ISSN":"1047-7047","language":"en","note":"</w:instrText>
      </w:r>
      <w:r w:rsidR="00250B77">
        <w:rPr>
          <w:rFonts w:ascii="Apple Color Emoji" w:eastAsia="Times New Roman" w:hAnsi="Apple Color Emoji" w:cs="Apple Color Emoji"/>
          <w:szCs w:val="24"/>
        </w:rPr>
        <w:instrText>🏷️</w:instrText>
      </w:r>
      <w:r w:rsidR="00250B77">
        <w:rPr>
          <w:rFonts w:eastAsia="Times New Roman"/>
          <w:szCs w:val="24"/>
        </w:rPr>
        <w:instrText xml:space="preserve"> /unread</w:instrText>
      </w:r>
      <w:r w:rsidR="00250B77">
        <w:rPr>
          <w:rFonts w:ascii="Heiti TC" w:eastAsia="Heiti TC" w:hAnsi="Heiti TC" w:cs="Heiti TC" w:hint="eastAsia"/>
          <w:szCs w:val="24"/>
        </w:rPr>
        <w:instrText>、</w:instrText>
      </w:r>
      <w:r w:rsidR="00250B77">
        <w:rPr>
          <w:rFonts w:eastAsia="Times New Roman"/>
          <w:szCs w:val="24"/>
        </w:rPr>
        <w:instrText>generative AI</w:instrText>
      </w:r>
      <w:r w:rsidR="00250B77">
        <w:rPr>
          <w:rFonts w:ascii="Heiti TC" w:eastAsia="Heiti TC" w:hAnsi="Heiti TC" w:cs="Heiti TC" w:hint="eastAsia"/>
          <w:szCs w:val="24"/>
        </w:rPr>
        <w:instrText>、</w:instrText>
      </w:r>
      <w:r w:rsidR="00250B77">
        <w:rPr>
          <w:rFonts w:eastAsia="Times New Roman"/>
          <w:szCs w:val="24"/>
        </w:rPr>
        <w:instrText>large language models</w:instrText>
      </w:r>
      <w:r w:rsidR="00250B77">
        <w:rPr>
          <w:rFonts w:ascii="Heiti TC" w:eastAsia="Heiti TC" w:hAnsi="Heiti TC" w:cs="Heiti TC" w:hint="eastAsia"/>
          <w:szCs w:val="24"/>
        </w:rPr>
        <w:instrText>、</w:instrText>
      </w:r>
      <w:r w:rsidR="00250B77">
        <w:rPr>
          <w:rFonts w:eastAsia="Times New Roman"/>
          <w:szCs w:val="24"/>
        </w:rPr>
        <w:instrText>ChatGPT</w:instrText>
      </w:r>
      <w:r w:rsidR="00250B77">
        <w:rPr>
          <w:rFonts w:ascii="Heiti TC" w:eastAsia="Heiti TC" w:hAnsi="Heiti TC" w:cs="Heiti TC" w:hint="eastAsia"/>
          <w:szCs w:val="24"/>
        </w:rPr>
        <w:instrText>、</w:instrText>
      </w:r>
      <w:r w:rsidR="00250B77">
        <w:rPr>
          <w:rFonts w:eastAsia="Times New Roman"/>
          <w:szCs w:val="24"/>
        </w:rPr>
        <w:instrText>Q&amp;A platform</w:instrText>
      </w:r>
      <w:r w:rsidR="00250B77">
        <w:rPr>
          <w:rFonts w:ascii="Heiti TC" w:eastAsia="Heiti TC" w:hAnsi="Heiti TC" w:cs="Heiti TC" w:hint="eastAsia"/>
          <w:szCs w:val="24"/>
        </w:rPr>
        <w:instrText>、</w:instrText>
      </w:r>
      <w:r w:rsidR="00250B77">
        <w:rPr>
          <w:rFonts w:eastAsia="Times New Roman"/>
          <w:szCs w:val="24"/>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 w:author="Dylan CHEN" w:date="2026-08-30T20:38:00Z" w16du:dateUtc="2026-08-30T12:38:00Z">
        <w:r w:rsidR="00250B77" w:rsidRPr="00250B77">
          <w:rPr>
            <w:rFonts w:eastAsia="Times New Roman"/>
            <w:szCs w:val="24"/>
          </w:rPr>
          <w:fldChar w:fldCharType="separate"/>
        </w:r>
        <w:r w:rsidR="00250B77" w:rsidRPr="00250B77">
          <w:rPr>
            <w:rFonts w:eastAsia="Times New Roman"/>
            <w:noProof/>
            <w:szCs w:val="24"/>
          </w:rPr>
          <w:t>Xue et al. (2026)</w:t>
        </w:r>
        <w:r w:rsidR="00250B77" w:rsidRPr="00250B77">
          <w:rPr>
            <w:rFonts w:eastAsia="Times New Roman"/>
            <w:szCs w:val="24"/>
          </w:rPr>
          <w:fldChar w:fldCharType="end"/>
        </w:r>
      </w:ins>
      <w:del w:id="35" w:author="Dylan CHEN" w:date="2026-08-30T20:38:00Z" w16du:dateUtc="2026-08-30T12:38:00Z">
        <w:r w:rsidRPr="00AE0684" w:rsidDel="00250B77">
          <w:delText>Xue et al. (2026)</w:delText>
        </w:r>
      </w:del>
      <w:r w:rsidRPr="00AE0684">
        <w:t xml:space="preserve"> and </w:t>
      </w:r>
      <w:r w:rsidR="00250B77">
        <w:fldChar w:fldCharType="begin"/>
      </w:r>
      <w:r w:rsidR="00250B77">
        <w:instrText xml:space="preserve"> ADDIN ZOTERO_ITEM CSL_CITATION {"citationID":"fjSTp1it","properties":{"unsorted":false,"formattedCitation":"(Shan &amp; Qiu 2026)","plainCitation":"(Shan &amp; Qiu 2026)","noteIndex":0},"citationItems":[{"id":147118,"uris":["http://zotero.org/users/8905122/items/5R2WU3RQ"],"itemData":{"id":147118,"type":"article-journal","abstract":"Voluntary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w:instrText>
      </w:r>
      <w:r w:rsidR="00250B77">
        <w:rPr>
          <w:rFonts w:hint="eastAsia"/>
        </w:rPr>
        <w:instrText>e contribution behavior, guiding decision-making and strategic development for integrating generative AI into their platforms. History: Wonseok Oh, Senior Editor; Khim Yong Goh, Associate Editor.\n\n</w:instrText>
      </w:r>
      <w:r w:rsidR="00250B77">
        <w:rPr>
          <w:rFonts w:hint="eastAsia"/>
        </w:rPr>
        <w:instrText>【摘要翻译】在线平台上的自愿知识贡献对用户、平台和企业具有重大价值。生成式人工智能</w:instrText>
      </w:r>
      <w:r w:rsidR="00250B77">
        <w:rPr>
          <w:rFonts w:hint="eastAsia"/>
        </w:rPr>
        <w:instrText xml:space="preserve"> (AI) </w:instrText>
      </w:r>
      <w:r w:rsidR="00250B77">
        <w:rPr>
          <w:rFonts w:hint="eastAsia"/>
        </w:rPr>
        <w:instrText>技术的快速进步促进了问答</w:instrText>
      </w:r>
      <w:r w:rsidR="00250B77">
        <w:rPr>
          <w:rFonts w:hint="eastAsia"/>
        </w:rPr>
        <w:instrText xml:space="preserve"> (Q&amp;A) </w:instrText>
      </w:r>
      <w:r w:rsidR="00250B77">
        <w:rPr>
          <w:rFonts w:hint="eastAsia"/>
        </w:rPr>
        <w:instrText>平台上知识的自动生成。然而，生成式</w:instrText>
      </w:r>
      <w:r w:rsidR="00250B77">
        <w:rPr>
          <w:rFonts w:hint="eastAsia"/>
        </w:rPr>
        <w:instrText xml:space="preserve"> AI </w:instrText>
      </w:r>
      <w:r w:rsidR="00250B77">
        <w:rPr>
          <w:rFonts w:hint="eastAsia"/>
        </w:rPr>
        <w:instrText>对用户自愿知识贡献的影响仍然是一个实证问题。一方面，用户可能会从生成式</w:instrText>
      </w:r>
      <w:r w:rsidR="00250B77">
        <w:rPr>
          <w:rFonts w:hint="eastAsia"/>
        </w:rPr>
        <w:instrText xml:space="preserve"> AI </w:instrText>
      </w:r>
      <w:r w:rsidR="00250B77">
        <w:rPr>
          <w:rFonts w:hint="eastAsia"/>
        </w:rPr>
        <w:instrText>中学习，通过提供更有组织和逻辑的答案来改进他们的答案。另一方面，生成式</w:instrText>
      </w:r>
      <w:r w:rsidR="00250B77">
        <w:rPr>
          <w:rFonts w:hint="eastAsia"/>
        </w:rPr>
        <w:instrText xml:space="preserve"> AI </w:instrText>
      </w:r>
      <w:r w:rsidR="00250B77">
        <w:rPr>
          <w:rFonts w:hint="eastAsia"/>
        </w:rPr>
        <w:instrText>可能会产生虚假答案，而利用</w:instrText>
      </w:r>
      <w:r w:rsidR="00250B77">
        <w:rPr>
          <w:rFonts w:hint="eastAsia"/>
        </w:rPr>
        <w:instrText xml:space="preserve"> AI </w:instrText>
      </w:r>
      <w:r w:rsidR="00250B77">
        <w:rPr>
          <w:rFonts w:hint="eastAsia"/>
        </w:rPr>
        <w:instrText>辅助的加速响应速度可能会给理解输出带来额外的认知负担，潜在地减少整体贡献。我们的研究探讨了生成式人工智能</w:instrText>
      </w:r>
      <w:r w:rsidR="00250B77">
        <w:rPr>
          <w:rFonts w:hint="eastAsia"/>
        </w:rPr>
        <w:instrText xml:space="preserve"> (</w:instrText>
      </w:r>
      <w:r w:rsidR="00250B77">
        <w:rPr>
          <w:rFonts w:hint="eastAsia"/>
        </w:rPr>
        <w:instrText>尤其是</w:instrText>
      </w:r>
      <w:r w:rsidR="00250B77">
        <w:rPr>
          <w:rFonts w:hint="eastAsia"/>
        </w:rPr>
        <w:instrText xml:space="preserve"> ChatGPT) </w:instrText>
      </w:r>
      <w:r w:rsidR="00250B77">
        <w:rPr>
          <w:rFonts w:hint="eastAsia"/>
        </w:rPr>
        <w:instrText>对用户在</w:instrText>
      </w:r>
      <w:r w:rsidR="00250B77">
        <w:rPr>
          <w:rFonts w:hint="eastAsia"/>
        </w:rPr>
        <w:instrText xml:space="preserve"> Stack Overflow(</w:instrText>
      </w:r>
      <w:r w:rsidR="00250B77">
        <w:rPr>
          <w:rFonts w:hint="eastAsia"/>
        </w:rPr>
        <w:instrText>最大的问答平台之一</w:instrText>
      </w:r>
      <w:r w:rsidR="00250B77">
        <w:rPr>
          <w:rFonts w:hint="eastAsia"/>
        </w:rPr>
        <w:instrText xml:space="preserve">) </w:instrText>
      </w:r>
      <w:r w:rsidR="00250B77">
        <w:rPr>
          <w:rFonts w:hint="eastAsia"/>
        </w:rPr>
        <w:instrText>上自愿贡献知识的影响。利用自然实验，我们使用双重差分</w:instrText>
      </w:r>
      <w:r w:rsidR="00250B77">
        <w:rPr>
          <w:rFonts w:hint="eastAsia"/>
        </w:rPr>
        <w:instrText xml:space="preserve"> (DID) </w:instrText>
      </w:r>
      <w:r w:rsidR="00250B77">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250B77">
        <w:rPr>
          <w:rFonts w:hint="eastAsia"/>
        </w:rPr>
        <w:instrText xml:space="preserve"> AI </w:instrText>
      </w:r>
      <w:r w:rsidR="00250B77">
        <w:rPr>
          <w:rFonts w:hint="eastAsia"/>
        </w:rPr>
        <w:instrText>在问答平台背景下对用户自愿知识贡献的影响，为信息系统</w:instrText>
      </w:r>
      <w:r w:rsidR="00250B77">
        <w:rPr>
          <w:rFonts w:hint="eastAsia"/>
        </w:rPr>
        <w:instrText xml:space="preserve"> (IS) </w:instrText>
      </w:r>
      <w:r w:rsidR="00250B77">
        <w:rPr>
          <w:rFonts w:hint="eastAsia"/>
        </w:rPr>
        <w:instrText>文献做出了贡献。实际上，我们的研究结果为平台所有者和管理者提供了关于生成式</w:instrText>
      </w:r>
      <w:r w:rsidR="00250B77">
        <w:rPr>
          <w:rFonts w:hint="eastAsia"/>
        </w:rPr>
        <w:instrText xml:space="preserve"> AI </w:instrText>
      </w:r>
      <w:r w:rsidR="00250B77">
        <w:rPr>
          <w:rFonts w:hint="eastAsia"/>
        </w:rPr>
        <w:instrText>如何影响用户知识贡献行为、指导决策和战略制定的见解，以便将生成式</w:instrText>
      </w:r>
      <w:r w:rsidR="00250B77">
        <w:rPr>
          <w:rFonts w:hint="eastAsia"/>
        </w:rPr>
        <w:instrText xml:space="preserve"> AI </w:instrText>
      </w:r>
      <w:r w:rsidR="00250B77">
        <w:rPr>
          <w:rFonts w:hint="eastAsia"/>
        </w:rPr>
        <w:instrText>整合到他们的平台中。历史</w:instrText>
      </w:r>
      <w:r w:rsidR="00250B77">
        <w:rPr>
          <w:rFonts w:hint="eastAsia"/>
        </w:rPr>
        <w:instrText>:Wonseok Oh</w:instrText>
      </w:r>
      <w:r w:rsidR="00250B77">
        <w:rPr>
          <w:rFonts w:hint="eastAsia"/>
        </w:rPr>
        <w:instrText>，高级编辑</w:instrText>
      </w:r>
      <w:r w:rsidR="00250B77">
        <w:rPr>
          <w:rFonts w:hint="eastAsia"/>
        </w:rPr>
        <w:instrText>;Kim Yong Goh</w:instrText>
      </w:r>
      <w:r w:rsidR="00250B77">
        <w:rPr>
          <w:rFonts w:hint="eastAsia"/>
        </w:rPr>
        <w:instrText>，副编辑。</w:instrText>
      </w:r>
      <w:r w:rsidR="00250B77">
        <w:rPr>
          <w:rFonts w:hint="eastAsia"/>
        </w:rPr>
        <w:instrText xml:space="preserve">","archive_location":"18 </w:instrText>
      </w:r>
      <w:r w:rsidR="00250B77">
        <w:rPr>
          <w:rFonts w:ascii="Apple Color Emoji" w:hAnsi="Apple Color Emoji" w:cs="Apple Color Emoji"/>
        </w:rPr>
        <w:instrText>📊</w:instrText>
      </w:r>
      <w:r w:rsidR="00250B77">
        <w:rPr>
          <w:rFonts w:hint="eastAsia"/>
        </w:rPr>
        <w:instrText>","call-number":"1","container-title":"Information</w:instrText>
      </w:r>
      <w:r w:rsidR="00250B77">
        <w:instrText xml:space="preserve"> Systems Research","DOI":"10.1287/isre.2023.0332","ISSN":"1047-7047","issue":"2","language":"en","note":"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difference-in-differences</w:instrText>
      </w:r>
      <w:r w:rsidR="00250B77">
        <w:rPr>
          <w:rFonts w:hint="eastAsia"/>
        </w:rPr>
        <w:instrText>、</w:instrText>
      </w:r>
      <w:r w:rsidR="00250B77">
        <w:instrText>answer quality</w:instrText>
      </w:r>
      <w:r w:rsidR="00250B77">
        <w:rPr>
          <w:rFonts w:hint="eastAsia"/>
        </w:rPr>
        <w:instrText>、</w:instrText>
      </w:r>
      <w:r w:rsidR="00250B77">
        <w:instrText>answer quantity</w:instrText>
      </w:r>
      <w:r w:rsidR="00250B77">
        <w:rPr>
          <w:rFonts w:hint="eastAsia"/>
        </w:rPr>
        <w:instrText>、</w:instrText>
      </w:r>
      <w:r w:rsidR="00250B77">
        <w:instrText>voluntary Q&amp;A platforms</w:instrText>
      </w:r>
      <w:r w:rsidR="00250B77">
        <w:rPr>
          <w:rFonts w:hint="eastAsia"/>
        </w:rPr>
        <w:instrText>、</w:instrText>
      </w:r>
      <w:r w:rsidR="00250B77">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250B77">
        <w:fldChar w:fldCharType="separate"/>
      </w:r>
      <w:del w:id="36" w:author="Dylan CHEN" w:date="2026-08-30T20:38:00Z" w16du:dateUtc="2026-08-30T12:38:00Z">
        <w:r w:rsidR="00250B77" w:rsidDel="00250B77">
          <w:rPr>
            <w:noProof/>
          </w:rPr>
          <w:delText>(</w:delText>
        </w:r>
      </w:del>
      <w:r w:rsidR="00250B77">
        <w:rPr>
          <w:noProof/>
        </w:rPr>
        <w:t xml:space="preserve">Shan &amp; Qiu </w:t>
      </w:r>
      <w:ins w:id="37" w:author="Dylan CHEN" w:date="2026-08-30T20:38:00Z" w16du:dateUtc="2026-08-30T12:38:00Z">
        <w:r w:rsidR="00250B77">
          <w:rPr>
            <w:rFonts w:hint="eastAsia"/>
            <w:noProof/>
          </w:rPr>
          <w:t>(</w:t>
        </w:r>
      </w:ins>
      <w:r w:rsidR="00250B77">
        <w:rPr>
          <w:noProof/>
        </w:rPr>
        <w:t>2026)</w:t>
      </w:r>
      <w:r w:rsidR="00250B77">
        <w:fldChar w:fldCharType="end"/>
      </w:r>
      <w:del w:id="38" w:author="Dylan CHEN" w:date="2026-08-30T20:38:00Z" w16du:dateUtc="2026-08-30T12:38:00Z">
        <w:r w:rsidRPr="00AE0684" w:rsidDel="00250B77">
          <w:delText>Shan &amp; Qiu (2026)</w:delText>
        </w:r>
      </w:del>
      <w:r w:rsidRPr="00AE0684">
        <w:t>,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39" w:name="OLE_LINK8"/>
      <w:bookmarkEnd w:id="32"/>
      <w:r w:rsidRPr="00015210">
        <w:lastRenderedPageBreak/>
        <w:t>Theoretical Development</w:t>
      </w:r>
    </w:p>
    <w:p w14:paraId="57B62DAD" w14:textId="718DB13B" w:rsidR="00CA69FF" w:rsidRDefault="007450BA" w:rsidP="0049010E">
      <w:pPr>
        <w:pStyle w:val="Heading2"/>
      </w:pPr>
      <w:bookmarkStart w:id="40"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 xml:space="preserve">s time and knowledge are </w:t>
      </w:r>
      <w:proofErr w:type="gramStart"/>
      <w:r w:rsidRPr="00AE0684">
        <w:t>actually committed</w:t>
      </w:r>
      <w:proofErr w:type="gramEnd"/>
      <w:r w:rsidRPr="00AE0684">
        <w:t>.</w:t>
      </w:r>
    </w:p>
    <w:p w14:paraId="3057C2DC" w14:textId="3E12192C" w:rsidR="00D839CD" w:rsidRPr="00AE0684" w:rsidRDefault="00D839CD" w:rsidP="00AE0684">
      <w:pPr>
        <w:pStyle w:val="Paragraph0"/>
      </w:pPr>
      <w:r w:rsidRPr="00AE0684">
        <w:t xml:space="preserve">Two features of the encounter organize the theory that follows. First, the AI answer is explicitly labeled, so its source is apparent </w:t>
      </w:r>
      <w:proofErr w:type="gramStart"/>
      <w:r w:rsidRPr="00AE0684">
        <w:t>at a glance</w:t>
      </w:r>
      <w:proofErr w:type="gramEnd"/>
      <w:r w:rsidRPr="00AE0684">
        <w:t xml:space="preserve">. Second, the length of the answer is likewise apparent before its substance is read. </w:t>
      </w:r>
      <w:proofErr w:type="gramStart"/>
      <w:r w:rsidRPr="00AE0684">
        <w:t>Thus</w:t>
      </w:r>
      <w:proofErr w:type="gramEnd"/>
      <w:r w:rsidRPr="00AE0684">
        <w:t xml:space="preserve"> the answerer can register both who produced the existing answer and how much has been written before engaging with what it </w:t>
      </w:r>
      <w:proofErr w:type="gramStart"/>
      <w:r w:rsidRPr="00AE0684">
        <w:t>actually says</w:t>
      </w:r>
      <w:proofErr w:type="gramEnd"/>
      <w:r w:rsidRPr="00AE0684">
        <w:t xml:space="preserve">. Its </w:t>
      </w:r>
      <w:r>
        <w:rPr>
          <w:rFonts w:hint="eastAsia"/>
        </w:rPr>
        <w:t>quality</w:t>
      </w:r>
      <w:r w:rsidRPr="00AE0684">
        <w:t>, by contrast, becomes available only through the effort of reading.</w:t>
      </w:r>
    </w:p>
    <w:p w14:paraId="31DB386F" w14:textId="3B141B99" w:rsidR="00D839CD" w:rsidRPr="00AE0684" w:rsidRDefault="00D839CD" w:rsidP="00AE0684">
      <w:pPr>
        <w:pStyle w:val="Paragraph0"/>
      </w:pPr>
      <w:r w:rsidRPr="00AE0684">
        <w:t xml:space="preserve">We treat this encounter as a competitive episode. We adopt a competition lens because it matches the situation the platform has created: the AI answer sits in the same thread and on the same screen as any human answer that follows, so a later human answer must be worth reading </w:t>
      </w:r>
      <w:r w:rsidRPr="00AE0684">
        <w:lastRenderedPageBreak/>
        <w:t xml:space="preserve">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ins w:id="41" w:author="Dylan CHEN" w:date="2026-08-30T16:25:00Z" w16du:dateUtc="2026-08-30T08:25:00Z">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ins>
      <w:del w:id="42" w:author="Dylan CHEN" w:date="2026-08-30T16:25:00Z" w16du:dateUtc="2026-08-30T08:25:00Z">
        <w:r w:rsidRPr="00AE0684" w:rsidDel="00A54BB9">
          <w:delText>(Burtch et al. 2024; Quinn &amp; Gutt 2025; del Rio-Chanona et al. 2024; Sanatizadeh et al. 2025; Xue et al. 2026)</w:delText>
        </w:r>
      </w:del>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B3C393C"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ins w:id="43" w:author="Dylan CHEN" w:date="2026-08-30T16:25:00Z" w16du:dateUtc="2026-08-30T08:25:00Z">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ins>
      <w:del w:id="44" w:author="Dylan CHEN" w:date="2026-08-30T16:25:00Z" w16du:dateUtc="2026-08-30T08:25:00Z">
        <w:r w:rsidRPr="00AE0684" w:rsidDel="00A54BB9">
          <w:delText>(Chen et al. 2007; Chen 2009)</w:delText>
        </w:r>
      </w:del>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w:t>
      </w:r>
      <w:r w:rsidRPr="00AE0684">
        <w:lastRenderedPageBreak/>
        <w:t xml:space="preserve">AI answers grow longer, and as they grow better, the consequence of having one under a </w:t>
      </w:r>
      <w:proofErr w:type="gramStart"/>
      <w:r w:rsidRPr="00AE0684">
        <w:t>question changes</w:t>
      </w:r>
      <w:proofErr w:type="gramEnd"/>
      <w:r w:rsidRPr="00AE0684">
        <w:t xml:space="preserve">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530E9CB2"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ins w:id="45" w:author="Dylan CHEN" w:date="2026-08-30T16:25:00Z" w16du:dateUtc="2026-08-30T08:25:00Z">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ins>
      <w:del w:id="46" w:author="Dylan CHEN" w:date="2026-08-30T16:25:00Z" w16du:dateUtc="2026-08-30T08:25:00Z">
        <w:r w:rsidRPr="00AE0684" w:rsidDel="00A54BB9">
          <w:delText>(Evans &amp; Stanovich 2013; Kahneman 2003, 2011).</w:delText>
        </w:r>
      </w:del>
    </w:p>
    <w:p w14:paraId="199A5018" w14:textId="0FE96918" w:rsidR="00D839CD" w:rsidRPr="00AE0684" w:rsidRDefault="00D839CD" w:rsidP="00AE0684">
      <w:pPr>
        <w:pStyle w:val="Paragraph0"/>
      </w:pPr>
      <w:r w:rsidRPr="00AE0684">
        <w:t xml:space="preserve">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w:t>
      </w:r>
      <w:proofErr w:type="gramStart"/>
      <w:r w:rsidRPr="00AE0684">
        <w:t>at a glance</w:t>
      </w:r>
      <w:proofErr w:type="gramEnd"/>
      <w:r w:rsidRPr="00AE0684">
        <w:t xml:space="preserv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w:t>
      </w:r>
      <w:r w:rsidRPr="00AE0684">
        <w:lastRenderedPageBreak/>
        <w:t>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ins w:id="47" w:author="Dylan CHEN" w:date="2026-08-30T12:49:00Z" w16du:dateUtc="2026-08-30T04:49:00Z">
        <w:r w:rsidR="0032181D" w:rsidRPr="0032181D">
          <w:t xml:space="preserve"> The remainder of this section develops six hypotheses from this principle, which are arranged in Figure 2.</w:t>
        </w:r>
      </w:ins>
    </w:p>
    <w:p w14:paraId="146685FC" w14:textId="545A03F7" w:rsidR="00D839CD" w:rsidRPr="00AE0684" w:rsidDel="0032181D" w:rsidRDefault="00D839CD" w:rsidP="00AE0684">
      <w:pPr>
        <w:pStyle w:val="Paragraph0"/>
        <w:rPr>
          <w:del w:id="48" w:author="Dylan CHEN" w:date="2026-08-30T12:49:00Z" w16du:dateUtc="2026-08-30T04:49:00Z"/>
        </w:rPr>
      </w:pPr>
      <w:del w:id="49" w:author="Dylan CHEN" w:date="2026-08-30T12:49:00Z" w16du:dateUtc="2026-08-30T04:49:00Z">
        <w:r w:rsidRPr="00AE0684" w:rsidDel="0032181D">
          <w:delText>The remainder of this section develops six hypotheses from this principle. Figure 2 arranges them</w:delText>
        </w:r>
      </w:del>
      <w:del w:id="50" w:author="Dylan CHEN" w:date="2026-08-30T12:48:00Z" w16du:dateUtc="2026-08-30T04:48:00Z">
        <w:r w:rsidRPr="00AE0684" w:rsidDel="000C2AC5">
          <w:delText>, with the three signals down the rows and the two decisions across the columns.</w:delText>
        </w:r>
      </w:del>
    </w:p>
    <w:p w14:paraId="47E31CA7" w14:textId="1FF03D2F" w:rsidR="00C76F53" w:rsidRPr="00015210" w:rsidRDefault="003206CA" w:rsidP="00C76F53">
      <w:pPr>
        <w:jc w:val="center"/>
      </w:pPr>
      <w:ins w:id="51" w:author="Dylan CHEN" w:date="2026-08-30T12:46:00Z" w16du:dateUtc="2026-08-30T04:46:00Z">
        <w:r w:rsidRPr="003206CA">
          <w:rPr>
            <w:noProof/>
          </w:rPr>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ins>
      <w:del w:id="52" w:author="Dylan CHEN" w:date="2026-08-30T12:45:00Z" w16du:dateUtc="2026-08-30T04:45:00Z">
        <w:r w:rsidR="00BE1845" w:rsidDel="00630358">
          <w:rPr>
            <w:noProof/>
          </w:rPr>
          <w:drawing>
            <wp:inline distT="0" distB="0" distL="0" distR="0" wp14:anchorId="5E813B38" wp14:editId="2C94F61D">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del>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53" w:name="_Hlk165812433"/>
    </w:p>
    <w:p w14:paraId="45D3D3BA" w14:textId="3EF8EDF7" w:rsidR="00E55C5E" w:rsidRPr="00015210" w:rsidRDefault="00A63984" w:rsidP="0049010E">
      <w:pPr>
        <w:pStyle w:val="Heading2"/>
      </w:pPr>
      <w:r>
        <w:t xml:space="preserve">Hypotheses on </w:t>
      </w:r>
      <w:ins w:id="54" w:author="Dylan CHEN" w:date="2026-08-30T20:49:00Z" w16du:dateUtc="2026-08-30T12:49:00Z">
        <w:r w:rsidR="004F6329">
          <w:rPr>
            <w:rFonts w:hint="eastAsia"/>
          </w:rPr>
          <w:t>t</w:t>
        </w:r>
      </w:ins>
      <w:del w:id="55" w:author="Dylan CHEN" w:date="2026-08-30T20:49:00Z" w16du:dateUtc="2026-08-30T12:49:00Z">
        <w:r w:rsidR="00E55C5E" w:rsidRPr="00015210" w:rsidDel="004F6329">
          <w:delText>T</w:delText>
        </w:r>
      </w:del>
      <w:r w:rsidR="00E55C5E" w:rsidRPr="00015210">
        <w: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t>
      </w:r>
      <w:proofErr w:type="gramStart"/>
      <w:r w:rsidRPr="00AE0684">
        <w:t>weak-competitor</w:t>
      </w:r>
      <w:proofErr w:type="gramEnd"/>
      <w:r w:rsidRPr="00AE0684">
        <w:t>” appraisal strengthens the incentive to enter.</w:t>
      </w:r>
    </w:p>
    <w:p w14:paraId="05A38292" w14:textId="2DE4CC3D"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ins w:id="56" w:author="Dylan CHEN" w:date="2026-08-30T16:26:00Z" w16du:dateUtc="2026-08-30T08:26:00Z">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ins>
      <w:del w:id="57" w:author="Dylan CHEN" w:date="2026-08-30T16:26:00Z" w16du:dateUtc="2026-08-30T08:26:00Z">
        <w:r w:rsidRPr="00AE0684" w:rsidDel="00746CEB">
          <w:delText>(Tversky &amp; Kahneman 1973)</w:delText>
        </w:r>
      </w:del>
      <w:r w:rsidRPr="00AE0684">
        <w:t>. AI</w:t>
      </w:r>
      <w:r>
        <w:t>’</w:t>
      </w:r>
      <w:r w:rsidRPr="00AE0684">
        <w:t>s capability may change over time, but in the early period of GenAI during which our study was conducted, two beliefs are relevant.</w:t>
      </w:r>
    </w:p>
    <w:p w14:paraId="3AAD3381" w14:textId="32D2441A"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 xml:space="preserve">the output follows a predictable template rather than saying anything sharp </w:t>
      </w:r>
      <w:proofErr w:type="gramStart"/>
      <w:r w:rsidRPr="00AE0684">
        <w:t>or particular</w:t>
      </w:r>
      <w:proofErr w:type="gramEnd"/>
      <w:r w:rsidRPr="00AE0684">
        <w:t>.</w:t>
      </w:r>
      <w:r>
        <w:t xml:space="preserve"> </w:t>
      </w:r>
      <w:r w:rsidRPr="00AE0684">
        <w:t xml:space="preserve">The second belief is specific </w:t>
      </w:r>
      <w:r w:rsidRPr="00AE0684">
        <w:lastRenderedPageBreak/>
        <w:t xml:space="preserve">to technical Q&amp;A, and it is the one our argument rests on. Members of technical communities were openly skeptical of AI-generated answers when GenAI appeared, and their skepticism has an empirical basis. </w:t>
      </w:r>
      <w:ins w:id="58" w:author="Dylan CHEN" w:date="2026-08-30T16:26:00Z" w16du:dateUtc="2026-08-30T08:26:00Z">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ins>
      <w:del w:id="59" w:author="Dylan CHEN" w:date="2026-08-30T16:26:00Z" w16du:dateUtc="2026-08-30T08:26:00Z">
        <w:r w:rsidRPr="00AE0684" w:rsidDel="007A6E69">
          <w:delText>Kabir et al. (2024)</w:delText>
        </w:r>
      </w:del>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ins w:id="60" w:author="Dylan CHEN" w:date="2026-08-30T16:26:00Z" w16du:dateUtc="2026-08-30T08:26:00Z">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ins>
      <w:del w:id="61" w:author="Dylan CHEN" w:date="2026-08-30T16:26:00Z" w16du:dateUtc="2026-08-30T08:26:00Z">
        <w:r w:rsidRPr="00AE0684" w:rsidDel="007A6E69">
          <w:delText>(Longoni et al. 2022)</w:delText>
        </w:r>
      </w:del>
      <w:r w:rsidRPr="00AE0684">
        <w:t>. The consequence is not just doubt but cost: an answer that looks plausible but may be wrong has to be verified before it can be used, and verifying it means working through the reasoning oneself. An AI answer therefore does not close a question the way a trusted human answer would.</w:t>
      </w:r>
    </w:p>
    <w:p w14:paraId="219DBDCC" w14:textId="66CCA4A9"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62" w:author="Dylan CHEN" w:date="2026-08-30T16:27:00Z" w16du:dateUtc="2026-08-30T08:27:00Z">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ins>
      <w:del w:id="63" w:author="Dylan CHEN" w:date="2026-08-30T16:27:00Z" w16du:dateUtc="2026-08-30T08:27:00Z">
        <w:r w:rsidRPr="00AE0684" w:rsidDel="007A6E69">
          <w:delText>(Chen et al. 2007; Chen 2009)</w:delText>
        </w:r>
      </w:del>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06F6F6B"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SegmentFault technical answers are broken into code blocks, numbered steps, configuration snippets, and shell </w:t>
      </w:r>
      <w:r w:rsidRPr="00D2526D">
        <w:lastRenderedPageBreak/>
        <w:t xml:space="preserve">commands, so a long answer in this format appears without reading to enumerate several possible causes or several fixes, and length becomes a credible indication of how much ground has been taken. What matters at entry is how much room is left. </w:t>
      </w:r>
      <w:proofErr w:type="gramStart"/>
      <w:r w:rsidRPr="00D2526D">
        <w:t>Thus</w:t>
      </w:r>
      <w:proofErr w:type="gramEnd"/>
      <w:r w:rsidRPr="00D2526D">
        <w:t xml:space="preserve">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22498B7F" w14:textId="7A2B11ED"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problem. Entry is therefore shaped mainly by what arrives first. This argument rests on the division of labor between the two systems. System 1 forms an appraisal from the cues at hand and returns a disposition to act or to pass; System 2 </w:t>
      </w:r>
      <w:proofErr w:type="gramStart"/>
      <w:r w:rsidRPr="00AE0684">
        <w:t>is then in a position to</w:t>
      </w:r>
      <w:proofErr w:type="gramEnd"/>
      <w:r w:rsidRPr="00AE0684">
        <w:t xml:space="preserve"> examine that disposition and either endorse it or overturn it. The two-systems account emphasizes that System </w:t>
      </w:r>
      <w:r w:rsidRPr="00AE0684">
        <w:lastRenderedPageBreak/>
        <w:t xml:space="preserve">2 normally endorses, because it is recruited only when the fast route fails to deliver a confident answer, and not recruited when the fast route delivers one cheaply, which is the law of least effort at work </w:t>
      </w:r>
      <w:ins w:id="64" w:author="Dylan CHEN" w:date="2026-08-30T16:27:00Z" w16du:dateUtc="2026-08-30T08:27:00Z">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ins>
      <w:del w:id="65" w:author="Dylan CHEN" w:date="2026-08-30T16:27:00Z" w16du:dateUtc="2026-08-30T08:27:00Z">
        <w:r w:rsidRPr="00AE0684" w:rsidDel="003E1984">
          <w:delText>(Kahneman 2011)</w:delText>
        </w:r>
      </w:del>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7ECA24BF"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w:t>
      </w:r>
      <w:proofErr w:type="gramStart"/>
      <w:r w:rsidRPr="00AE0684">
        <w:t>actually in</w:t>
      </w:r>
      <w:proofErr w:type="gramEnd"/>
      <w:r w:rsidRPr="00AE0684">
        <w:t xml:space="preserve"> use, and whether the diagnosis fits the setup described. Checking these things means working through the reasoning, which is demanding even for skilled programmers </w:t>
      </w:r>
      <w:ins w:id="66" w:author="Dylan CHEN" w:date="2026-08-30T16:27:00Z" w16du:dateUtc="2026-08-30T08:27:00Z">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ins>
      <w:del w:id="67" w:author="Dylan CHEN" w:date="2026-08-30T16:27:00Z" w16du:dateUtc="2026-08-30T08:27:00Z">
        <w:r w:rsidRPr="00AE0684" w:rsidDel="003E1984">
          <w:delText>(Lee &amp; Lee 2025)</w:delText>
        </w:r>
      </w:del>
      <w:r w:rsidRPr="00AE0684">
        <w:t xml:space="preserve">, and errors in AI answers often go undetected for exactly this reason </w:t>
      </w:r>
      <w:ins w:id="68" w:author="Dylan CHEN" w:date="2026-08-30T16:27:00Z" w16du:dateUtc="2026-08-30T08:27:00Z">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ins>
      <w:del w:id="69" w:author="Dylan CHEN" w:date="2026-08-30T16:27:00Z" w16du:dateUtc="2026-08-30T08:27:00Z">
        <w:r w:rsidRPr="00AE0684" w:rsidDel="003E1984">
          <w:delText>(Kabir et al. 2024)</w:delText>
        </w:r>
      </w:del>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49010E">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 xml:space="preserve">The crafting decision is made after the answerer has committed to answering and has thus </w:t>
      </w:r>
      <w:r w:rsidRPr="00AE0684">
        <w:lastRenderedPageBreak/>
        <w:t>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77777777" w:rsidR="00505892" w:rsidRPr="00AE0684" w:rsidRDefault="00505892" w:rsidP="00AE0684">
      <w:pPr>
        <w:pStyle w:val="Paragraph0"/>
      </w:pPr>
      <w:r w:rsidRPr="00AE0684">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constructing the answer, the answer is built from what the AI content </w:t>
      </w:r>
      <w:proofErr w:type="gramStart"/>
      <w:r w:rsidRPr="00AE0684">
        <w:t>actually contains</w:t>
      </w:r>
      <w:proofErr w:type="gramEnd"/>
      <w:r w:rsidRPr="00AE0684">
        <w:t xml:space="preserve">, rather than from the bare fact of machine authorship. It could be argued that the weak-competitor appraisal formed </w:t>
      </w:r>
      <w:proofErr w:type="gramStart"/>
      <w:r w:rsidRPr="00AE0684">
        <w:t>at a glance</w:t>
      </w:r>
      <w:proofErr w:type="gramEnd"/>
      <w:r w:rsidRPr="00AE0684">
        <w:t xml:space="preserv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080A60AA"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while being incorrect in more than half of cases </w:t>
      </w:r>
      <w:ins w:id="70" w:author="Dylan CHEN" w:date="2026-08-30T16:28:00Z" w16du:dateUtc="2026-08-30T08:28:00Z">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ins>
      <w:del w:id="71" w:author="Dylan CHEN" w:date="2026-08-30T16:28:00Z" w16du:dateUtc="2026-08-30T08:28:00Z">
        <w:r w:rsidRPr="00AE0684" w:rsidDel="003E1984">
          <w:delText>(Kabir et al. 2024)</w:delText>
        </w:r>
      </w:del>
      <w:r w:rsidRPr="00AE0684">
        <w:t xml:space="preserve">,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w:t>
      </w:r>
      <w:r w:rsidRPr="00AE0684">
        <w:lastRenderedPageBreak/>
        <w:t>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49010E">
      <w:pPr>
        <w:pStyle w:val="Heading3"/>
      </w:pPr>
      <w:r>
        <w:t>AI Answer Quality Shapes Human Answer Quality (System 2)</w:t>
      </w:r>
    </w:p>
    <w:p w14:paraId="5BAA6981" w14:textId="40F911F8" w:rsidR="00902CBB" w:rsidRPr="00AE0684" w:rsidRDefault="00902CBB" w:rsidP="00AE0684">
      <w:pPr>
        <w:pStyle w:val="Paragraph0"/>
      </w:pPr>
      <w:r w:rsidRPr="00AE0684">
        <w:t>Quality is a System 2 signal and the crafting decision 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holds a concrete example of a reply to this specific question, one that shows how it should address the problem, whether it should explain the cause or simply supply the fix, and what a working solution looks like.</w:t>
      </w:r>
    </w:p>
    <w:p w14:paraId="339E5726" w14:textId="0634353A" w:rsidR="00902CBB" w:rsidRPr="00AE0684" w:rsidRDefault="00902CBB" w:rsidP="00AE0684">
      <w:pPr>
        <w:pStyle w:val="Paragraph0"/>
      </w:pPr>
      <w:r w:rsidRPr="00AE0684">
        <w:t xml:space="preserve">How useful this </w:t>
      </w:r>
      <w:proofErr w:type="gramStart"/>
      <w:r w:rsidRPr="00AE0684">
        <w:t>is depends</w:t>
      </w:r>
      <w:proofErr w:type="gramEnd"/>
      <w:r w:rsidRPr="00AE0684">
        <w:t xml:space="preserve">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rather than reproducing it. Other times it contributes less finished content but still points 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lastRenderedPageBreak/>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63D6DAED"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ins w:id="72" w:author="Dylan CHEN" w:date="2026-08-30T16:28:00Z" w16du:dateUtc="2026-08-30T08:28:00Z">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ins>
      <w:del w:id="73" w:author="Dylan CHEN" w:date="2026-08-30T16:28:00Z" w16du:dateUtc="2026-08-30T08:28:00Z">
        <w:r w:rsidRPr="00AE0684" w:rsidDel="003E1984">
          <w:delText>(Chen 2009; Hsieh et al. 2015)</w:delText>
        </w:r>
      </w:del>
      <w:r w:rsidRPr="00AE0684">
        <w:t>, but the operative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 xml:space="preserve">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w:t>
      </w:r>
      <w:r w:rsidRPr="00D2526D">
        <w:lastRenderedPageBreak/>
        <w:t>in answer-to-question ratio.</w:t>
      </w:r>
      <w:r w:rsidRPr="00261E78">
        <w:rPr>
          <w:vertAlign w:val="superscript"/>
        </w:rPr>
        <w:footnoteReference w:id="2"/>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4E6F1F3C"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3"/>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4"/>
      </w:r>
    </w:p>
    <w:p w14:paraId="1891A3DC" w14:textId="2CBA57CA" w:rsidR="00904A3D" w:rsidRPr="00D2526D" w:rsidRDefault="0046583A" w:rsidP="00C92FB9">
      <w:pPr>
        <w:pStyle w:val="Paragraph0"/>
      </w:pPr>
      <w:ins w:id="82" w:author="Dylan CHEN" w:date="2026-08-30T13:03:00Z" w16du:dateUtc="2026-08-30T05:03:00Z">
        <w:r w:rsidRPr="0046583A">
          <w:t xml:space="preserve">Figure 3 illustrates a treated question and a control question. </w:t>
        </w:r>
      </w:ins>
      <w:ins w:id="83" w:author="Dylan CHEN" w:date="2026-08-30T13:04:00Z" w16du:dateUtc="2026-08-30T05:04:00Z">
        <w:r w:rsidR="00C92FB9" w:rsidRPr="00C92FB9">
          <w:t>Once the system assigns a new</w:t>
        </w:r>
      </w:ins>
      <w:ins w:id="84" w:author="Dylan CHEN" w:date="2026-08-30T20:49:00Z" w16du:dateUtc="2026-08-30T12:49:00Z">
        <w:r w:rsidR="004F6329">
          <w:rPr>
            <w:rFonts w:hint="eastAsia"/>
          </w:rPr>
          <w:t>ly</w:t>
        </w:r>
      </w:ins>
      <w:ins w:id="85" w:author="Dylan CHEN" w:date="2026-08-30T13:04:00Z" w16du:dateUtc="2026-08-30T05:04:00Z">
        <w:r w:rsidR="00C92FB9" w:rsidRPr="00C92FB9">
          <w:t xml:space="preserve"> posted question to the treatment group, it sends the question to an LLM </w:t>
        </w:r>
      </w:ins>
      <w:ins w:id="86" w:author="Dylan CHEN" w:date="2026-08-30T13:06:00Z" w16du:dateUtc="2026-08-30T05:06:00Z">
        <w:r w:rsidR="00C92FB9">
          <w:rPr>
            <w:rFonts w:hint="eastAsia"/>
          </w:rPr>
          <w:t xml:space="preserve">to generate </w:t>
        </w:r>
        <w:r w:rsidR="00210612">
          <w:rPr>
            <w:rFonts w:hint="eastAsia"/>
          </w:rPr>
          <w:t>an</w:t>
        </w:r>
      </w:ins>
      <w:ins w:id="87" w:author="Dylan CHEN" w:date="2026-08-30T13:04:00Z" w16du:dateUtc="2026-08-30T05:04:00Z">
        <w:r w:rsidR="00C92FB9" w:rsidRPr="00C92FB9">
          <w:t xml:space="preserve"> answer.</w:t>
        </w:r>
      </w:ins>
      <w:ins w:id="88" w:author="Dylan CHEN" w:date="2026-08-30T13:08:00Z" w16du:dateUtc="2026-08-30T05:08:00Z">
        <w:r w:rsidR="00763F8F">
          <w:rPr>
            <w:rStyle w:val="FootnoteReference"/>
          </w:rPr>
          <w:footnoteReference w:id="5"/>
        </w:r>
      </w:ins>
      <w:ins w:id="94" w:author="Dylan CHEN" w:date="2026-08-30T13:05:00Z" w16du:dateUtc="2026-08-30T05:05:00Z">
        <w:r w:rsidR="00C92FB9">
          <w:rPr>
            <w:rFonts w:hint="eastAsia"/>
          </w:rPr>
          <w:t xml:space="preserve"> </w:t>
        </w:r>
      </w:ins>
      <w:ins w:id="95" w:author="Dylan CHEN" w:date="2026-08-30T13:03:00Z" w16du:dateUtc="2026-08-30T05:03:00Z">
        <w:r w:rsidRPr="0046583A">
          <w:t xml:space="preserve">The LLM computation </w:t>
        </w:r>
      </w:ins>
      <w:ins w:id="96" w:author="Dylan CHEN" w:date="2026-08-30T13:07:00Z" w16du:dateUtc="2026-08-30T05:07:00Z">
        <w:r w:rsidR="00AC1439">
          <w:rPr>
            <w:rFonts w:hint="eastAsia"/>
          </w:rPr>
          <w:t>may introduce</w:t>
        </w:r>
      </w:ins>
      <w:ins w:id="97" w:author="Dylan CHEN" w:date="2026-08-30T13:03:00Z" w16du:dateUtc="2026-08-30T05:03:00Z">
        <w:r w:rsidRPr="0046583A">
          <w:t xml:space="preserve"> a small delay, within minutes, between the question </w:t>
        </w:r>
      </w:ins>
      <w:ins w:id="98" w:author="Dylan CHEN" w:date="2026-08-30T13:07:00Z" w16du:dateUtc="2026-08-30T05:07:00Z">
        <w:r w:rsidR="00AC1439">
          <w:rPr>
            <w:rFonts w:hint="eastAsia"/>
          </w:rPr>
          <w:t>posting</w:t>
        </w:r>
      </w:ins>
      <w:ins w:id="99" w:author="Dylan CHEN" w:date="2026-08-30T13:03:00Z" w16du:dateUtc="2026-08-30T05:03:00Z">
        <w:r w:rsidRPr="0046583A">
          <w:t xml:space="preserve"> and the </w:t>
        </w:r>
      </w:ins>
      <w:ins w:id="100" w:author="Dylan CHEN" w:date="2026-08-30T13:07:00Z" w16du:dateUtc="2026-08-30T05:07:00Z">
        <w:r w:rsidR="00AC1439">
          <w:rPr>
            <w:rFonts w:hint="eastAsia"/>
          </w:rPr>
          <w:t>arrival</w:t>
        </w:r>
      </w:ins>
      <w:ins w:id="101" w:author="Dylan CHEN" w:date="2026-08-30T13:03:00Z" w16du:dateUtc="2026-08-30T05:03:00Z">
        <w:r w:rsidRPr="0046583A">
          <w:t xml:space="preserve"> of the AI answer. This delay is negligible relative to human response latency, as the first human answer appears after 22.067 hours on average. </w:t>
        </w:r>
      </w:ins>
      <w:ins w:id="102" w:author="Dylan CHEN" w:date="2026-08-30T17:43:00Z" w16du:dateUtc="2026-08-30T09:43:00Z">
        <w:r w:rsidR="00C37CA5" w:rsidRPr="00C37CA5">
          <w:t xml:space="preserve">The AI answer is not interleaved with human answers according to posting time; instead, it is anchored to the top of the answer list. </w:t>
        </w:r>
      </w:ins>
      <w:del w:id="103" w:author="Dylan CHEN" w:date="2026-08-30T13:03:00Z" w16du:dateUtc="2026-08-30T05:03:00Z">
        <w:r w:rsidR="00904A3D" w:rsidRPr="00D2526D" w:rsidDel="0046583A">
          <w:delText xml:space="preserve">Figure 3 illustrates a treated question and a control question. </w:delText>
        </w:r>
      </w:del>
      <w:del w:id="104" w:author="Dylan CHEN" w:date="2026-08-30T11:24:00Z" w16du:dateUtc="2026-08-30T03:24:00Z">
        <w:r w:rsidR="00904A3D" w:rsidRPr="00D2526D" w:rsidDel="00B721A3">
          <w:delText>The platform records precise timestamps for human answers but not for AI answers; we observe that AI answers appear in five minutes of posting,</w:delText>
        </w:r>
      </w:del>
      <w:del w:id="105" w:author="Dylan CHEN" w:date="2026-08-30T12:55:00Z" w16du:dateUtc="2026-08-30T04:55:00Z">
        <w:r w:rsidR="00904A3D" w:rsidRPr="00D2526D" w:rsidDel="007F229D">
          <w:delText xml:space="preserve"> far faster than the average nine-hour delay of the first human answer, s</w:delText>
        </w:r>
      </w:del>
      <w:del w:id="106" w:author="Dylan CHEN" w:date="2026-08-30T12:57:00Z" w16du:dateUtc="2026-08-30T04:57:00Z">
        <w:r w:rsidR="00904A3D" w:rsidRPr="00D2526D" w:rsidDel="00320793">
          <w:delText>o an</w:delText>
        </w:r>
      </w:del>
      <w:del w:id="107" w:author="Dylan CHEN" w:date="2026-08-30T13:03:00Z" w16du:dateUtc="2026-08-30T05:03:00Z">
        <w:r w:rsidR="00904A3D" w:rsidRPr="00D2526D" w:rsidDel="0046583A">
          <w:delText xml:space="preserve"> AI answer </w:delText>
        </w:r>
      </w:del>
      <w:del w:id="108" w:author="Dylan CHEN" w:date="2026-08-30T11:24:00Z" w16du:dateUtc="2026-08-30T03:24:00Z">
        <w:r w:rsidR="00904A3D" w:rsidRPr="00D2526D" w:rsidDel="00B721A3">
          <w:delText xml:space="preserve">almost always </w:delText>
        </w:r>
      </w:del>
      <w:del w:id="109" w:author="Dylan CHEN" w:date="2026-08-30T13:03:00Z" w16du:dateUtc="2026-08-30T05:03:00Z">
        <w:r w:rsidR="00904A3D" w:rsidRPr="00D2526D" w:rsidDel="0046583A">
          <w:delText xml:space="preserve">occupies the first position. </w:delText>
        </w:r>
      </w:del>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t>
      </w:r>
      <w:r w:rsidR="00904A3D" w:rsidRPr="00D2526D">
        <w:lastRenderedPageBreak/>
        <w:t>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0"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3AC7E6C6"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w:t>
      </w:r>
      <w:ins w:id="110" w:author="Dylan CHEN" w:date="2026-08-30T20:51:00Z" w16du:dateUtc="2026-08-30T12:51:00Z">
        <w:r w:rsidR="00DC4C6C" w:rsidRPr="00DC4C6C">
          <w:rPr>
            <w:color w:val="000000"/>
          </w:rPr>
          <w:t>collected</w:t>
        </w:r>
        <w:r w:rsidR="00DC4C6C">
          <w:rPr>
            <w:rFonts w:hint="eastAsia"/>
            <w:color w:val="000000"/>
          </w:rPr>
          <w:t xml:space="preserve"> </w:t>
        </w:r>
      </w:ins>
      <w:del w:id="111" w:author="Dylan CHEN" w:date="2026-08-30T20:51:00Z" w16du:dateUtc="2026-08-30T12:51:00Z">
        <w:r w:rsidR="00904A3D" w:rsidRPr="00904A3D" w:rsidDel="00DC4C6C">
          <w:rPr>
            <w:color w:val="000000"/>
          </w:rPr>
          <w:delText xml:space="preserve">collect </w:delText>
        </w:r>
      </w:del>
      <w:del w:id="112" w:author="Dylan CHEN" w:date="2026-08-30T20:52:00Z" w16du:dateUtc="2026-08-30T12:52:00Z">
        <w:r w:rsidR="00904A3D" w:rsidRPr="00904A3D" w:rsidDel="00DC4C6C">
          <w:rPr>
            <w:color w:val="000000"/>
          </w:rPr>
          <w:delText xml:space="preserve">additional </w:delText>
        </w:r>
      </w:del>
      <w:del w:id="113" w:author="Dylan CHEN" w:date="2026-08-30T17:25:00Z" w16du:dateUtc="2026-08-30T09:25:00Z">
        <w:r w:rsidR="00904A3D" w:rsidRPr="00904A3D" w:rsidDel="007907F2">
          <w:rPr>
            <w:color w:val="000000"/>
          </w:rPr>
          <w:delText xml:space="preserve">posts </w:delText>
        </w:r>
      </w:del>
      <w:ins w:id="114" w:author="Dylan CHEN" w:date="2026-08-30T17:25:00Z" w16du:dateUtc="2026-08-30T09:25:00Z">
        <w:r w:rsidR="007907F2">
          <w:rPr>
            <w:rFonts w:hint="eastAsia"/>
            <w:color w:val="000000"/>
          </w:rPr>
          <w:t>pre-treatment</w:t>
        </w:r>
        <w:r w:rsidR="007907F2" w:rsidRPr="00904A3D">
          <w:rPr>
            <w:color w:val="000000"/>
          </w:rPr>
          <w:t xml:space="preserve"> </w:t>
        </w:r>
      </w:ins>
      <w:ins w:id="115" w:author="Dylan CHEN" w:date="2026-08-30T17:26:00Z" w16du:dateUtc="2026-08-30T09:26:00Z">
        <w:r w:rsidR="007907F2">
          <w:rPr>
            <w:rFonts w:hint="eastAsia"/>
            <w:color w:val="000000"/>
          </w:rPr>
          <w:t xml:space="preserve">data </w:t>
        </w:r>
      </w:ins>
      <w:r w:rsidR="00904A3D" w:rsidRPr="00904A3D">
        <w:rPr>
          <w:color w:val="000000"/>
        </w:rPr>
        <w:t xml:space="preserve">where needed for </w:t>
      </w:r>
      <w:del w:id="116" w:author="Dylan CHEN" w:date="2026-08-30T17:25:00Z" w16du:dateUtc="2026-08-30T09:25:00Z">
        <w:r w:rsidR="00904A3D" w:rsidRPr="00904A3D" w:rsidDel="007907F2">
          <w:rPr>
            <w:color w:val="000000"/>
          </w:rPr>
          <w:delText xml:space="preserve">mechanism </w:delText>
        </w:r>
        <w:r w:rsidR="00904A3D" w:rsidDel="007907F2">
          <w:rPr>
            <w:rFonts w:hint="eastAsia"/>
            <w:color w:val="000000"/>
          </w:rPr>
          <w:delText>or</w:delText>
        </w:r>
        <w:r w:rsidR="00904A3D" w:rsidRPr="00904A3D" w:rsidDel="007907F2">
          <w:rPr>
            <w:color w:val="000000"/>
          </w:rPr>
          <w:delText xml:space="preserve"> </w:delText>
        </w:r>
      </w:del>
      <w:r w:rsidR="00904A3D">
        <w:rPr>
          <w:rFonts w:hint="eastAsia"/>
          <w:color w:val="000000"/>
        </w:rPr>
        <w:t>additional</w:t>
      </w:r>
      <w:r w:rsidR="00904A3D" w:rsidRPr="00904A3D">
        <w:rPr>
          <w:color w:val="000000"/>
        </w:rPr>
        <w:t xml:space="preserve"> analyses</w:t>
      </w:r>
      <w:ins w:id="117" w:author="Dylan CHEN" w:date="2026-08-30T17:25:00Z" w16du:dateUtc="2026-08-30T09:25:00Z">
        <w:r w:rsidR="007907F2">
          <w:rPr>
            <w:rFonts w:hint="eastAsia"/>
            <w:color w:val="000000"/>
          </w:rPr>
          <w:t xml:space="preserve"> (e.g., the </w:t>
        </w:r>
      </w:ins>
      <w:ins w:id="118" w:author="Dylan CHEN" w:date="2026-08-30T17:26:00Z" w16du:dateUtc="2026-08-30T09:26:00Z">
        <w:r w:rsidR="007907F2">
          <w:rPr>
            <w:rFonts w:hint="eastAsia"/>
            <w:color w:val="000000"/>
          </w:rPr>
          <w:t>spillover test in Section 6.4.3</w:t>
        </w:r>
      </w:ins>
      <w:ins w:id="119" w:author="Dylan CHEN" w:date="2026-08-30T17:25:00Z" w16du:dateUtc="2026-08-30T09:25:00Z">
        <w:r w:rsidR="007907F2">
          <w:rPr>
            <w:rFonts w:hint="eastAsia"/>
            <w:color w:val="000000"/>
          </w:rPr>
          <w:t>)</w:t>
        </w:r>
      </w:ins>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w:t>
      </w:r>
      <w:r w:rsidRPr="00261E78">
        <w:lastRenderedPageBreak/>
        <w:t xml:space="preserve">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w:t>
      </w:r>
      <w:proofErr w:type="gramStart"/>
      <w:r w:rsidRPr="00261E78">
        <w:t>is</w:t>
      </w:r>
      <w:proofErr w:type="gramEnd"/>
      <w:r w:rsidRPr="00261E78">
        <w:t xml:space="preserve">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6"/>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w:t>
      </w:r>
      <w:r w:rsidRPr="00D2526D">
        <w:lastRenderedPageBreak/>
        <w:t>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39"/>
    <w:bookmarkEnd w:id="40"/>
    <w:bookmarkEnd w:id="53"/>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5D7EDE6C"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w:t>
      </w:r>
      <w:ins w:id="120" w:author="Dylan CHEN" w:date="2026-08-30T20:52:00Z" w16du:dateUtc="2026-08-30T12:52:00Z">
        <w:r w:rsidR="00A73539" w:rsidRPr="00A73539">
          <w:t>receives within seven days of posting</w:t>
        </w:r>
      </w:ins>
      <w:del w:id="121" w:author="Dylan CHEN" w:date="2026-08-30T20:52:00Z" w16du:dateUtc="2026-08-30T12:52:00Z">
        <w:r w:rsidR="0014752F" w:rsidRPr="00015210" w:rsidDel="00A73539">
          <w:delText>receives in seven days of being posted</w:delText>
        </w:r>
      </w:del>
      <w:r w:rsidR="0014752F" w:rsidRPr="00015210">
        <w:t xml:space="preserve">,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695251BF" w:rsidR="0083015A" w:rsidRPr="00015210" w:rsidRDefault="00594CA9" w:rsidP="001945B2">
      <w:pPr>
        <w:pStyle w:val="Paragraph0"/>
      </w:pPr>
      <w:r w:rsidRPr="00015210">
        <w:rPr>
          <w:b/>
          <w:bCs/>
        </w:rPr>
        <w:lastRenderedPageBreak/>
        <w:t>AI answer</w:t>
      </w:r>
      <w:r w:rsidR="00534D0B" w:rsidRPr="00015210">
        <w:rPr>
          <w:b/>
          <w:bCs/>
        </w:rPr>
        <w:t>’</w:t>
      </w:r>
      <w:r w:rsidRPr="00015210">
        <w:rPr>
          <w:b/>
          <w:bCs/>
        </w:rPr>
        <w:t>s profile.</w:t>
      </w:r>
      <w:r w:rsidRPr="00015210">
        <w:t xml:space="preserve"> For treated questions, we characterize the AI answer along the two</w:t>
      </w:r>
      <w:del w:id="122" w:author="Dylan CHEN" w:date="2026-08-30T16:29:00Z" w16du:dateUtc="2026-08-30T08:29:00Z">
        <w:r w:rsidR="00326B32" w:rsidDel="003E1984">
          <w:delText>.</w:delText>
        </w:r>
      </w:del>
      <w:r w:rsidR="00326B32">
        <w:t xml:space="preserve"> </w:t>
      </w:r>
      <w:r w:rsidRPr="00015210">
        <w:t xml:space="preserve">dimensions.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proofErr w:type="spellStart"/>
      <w:r w:rsidRPr="00015210">
        <w:rPr>
          <w:i/>
          <w:iCs/>
        </w:rPr>
        <w:t>i</w:t>
      </w:r>
      <w:proofErr w:type="spellEnd"/>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proofErr w:type="spellStart"/>
      <w:r w:rsidRPr="00D2526D">
        <w:rPr>
          <w:i/>
          <w:iCs/>
        </w:rPr>
        <w:t>i</w:t>
      </w:r>
      <w:proofErr w:type="spellEnd"/>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000000" w:rsidP="004F4DC3">
      <w:pPr>
        <w:widowControl w:val="0"/>
        <w:spacing w:line="480" w:lineRule="auto"/>
        <w:ind w:firstLine="533"/>
        <w:jc w:val="right"/>
        <w:rPr>
          <w:ins w:id="123" w:author="Dylan CHEN" w:date="2026-08-30T11:54:00Z" w16du:dateUtc="2026-08-30T03:54:00Z"/>
          <w:rFonts w:eastAsia="SimSun"/>
        </w:rPr>
      </w:pPr>
      <m:oMath>
        <m:sSub>
          <m:sSubPr>
            <m:ctrlPr>
              <w:ins w:id="124" w:author="Dylan CHEN" w:date="2026-08-30T11:54:00Z" w16du:dateUtc="2026-08-30T03:54:00Z">
                <w:rPr>
                  <w:rFonts w:ascii="Cambria Math" w:eastAsia="SimSun" w:hAnsi="Cambria Math"/>
                  <w:szCs w:val="22"/>
                </w:rPr>
              </w:ins>
            </m:ctrlPr>
          </m:sSubPr>
          <m:e>
            <m:r>
              <w:ins w:id="125" w:author="Dylan CHEN" w:date="2026-08-30T11:54:00Z" w16du:dateUtc="2026-08-30T03:54:00Z">
                <w:rPr>
                  <w:rFonts w:ascii="Cambria Math" w:eastAsia="SimSun" w:hAnsi="Cambria Math"/>
                </w:rPr>
                <m:t>δ</m:t>
              </w:ins>
            </m:r>
          </m:e>
          <m:sub>
            <m:r>
              <w:ins w:id="126" w:author="Dylan CHEN" w:date="2026-08-30T11:54:00Z" w16du:dateUtc="2026-08-30T03:54:00Z">
                <w:rPr>
                  <w:rFonts w:ascii="Cambria Math" w:eastAsia="SimSun" w:hAnsi="Cambria Math"/>
                  <w:szCs w:val="22"/>
                </w:rPr>
                <m:t>1</m:t>
              </w:ins>
            </m:r>
          </m:sub>
        </m:sSub>
        <m:r>
          <w:ins w:id="127" w:author="Dylan CHEN" w:date="2026-08-30T11:54:00Z" w16du:dateUtc="2026-08-30T03:54:00Z">
            <w:rPr>
              <w:rFonts w:ascii="Cambria Math" w:eastAsia="SimSun" w:hAnsi="Cambria Math"/>
            </w:rPr>
            <m:t>=</m:t>
          </w:ins>
        </m:r>
        <m:sSub>
          <m:sSubPr>
            <m:ctrlPr>
              <w:ins w:id="128" w:author="Dylan CHEN" w:date="2026-08-30T11:54:00Z" w16du:dateUtc="2026-08-30T03:54:00Z">
                <w:rPr>
                  <w:rFonts w:ascii="Cambria Math" w:eastAsia="SimSun" w:hAnsi="Cambria Math"/>
                  <w:szCs w:val="22"/>
                </w:rPr>
              </w:ins>
            </m:ctrlPr>
          </m:sSubPr>
          <m:e>
            <m:r>
              <w:ins w:id="129" w:author="Dylan CHEN" w:date="2026-08-30T11:54:00Z" w16du:dateUtc="2026-08-30T03:54:00Z">
                <w:rPr>
                  <w:rFonts w:ascii="Cambria Math" w:hAnsi="Cambria Math"/>
                </w:rPr>
                <m:t>β</m:t>
              </w:ins>
            </m:r>
          </m:e>
          <m:sub>
            <m:r>
              <w:ins w:id="130" w:author="Dylan CHEN" w:date="2026-08-30T11:54:00Z" w16du:dateUtc="2026-08-30T03:54:00Z">
                <w:rPr>
                  <w:rFonts w:ascii="Cambria Math" w:eastAsia="SimSun" w:hAnsi="Cambria Math"/>
                  <w:szCs w:val="22"/>
                </w:rPr>
                <m:t>1</m:t>
              </w:ins>
            </m:r>
          </m:sub>
        </m:sSub>
        <m:r>
          <w:ins w:id="131" w:author="Dylan CHEN" w:date="2026-08-30T11:54:00Z" w16du:dateUtc="2026-08-30T03:54:00Z">
            <w:rPr>
              <w:rFonts w:ascii="Cambria Math" w:eastAsia="SimSun" w:hAnsi="Cambria Math"/>
            </w:rPr>
            <m:t>+</m:t>
          </w:ins>
        </m:r>
        <m:sSub>
          <m:sSubPr>
            <m:ctrlPr>
              <w:ins w:id="132" w:author="Dylan CHEN" w:date="2026-08-30T11:54:00Z" w16du:dateUtc="2026-08-30T03:54:00Z">
                <w:rPr>
                  <w:rFonts w:ascii="Cambria Math" w:eastAsia="SimSun" w:hAnsi="Cambria Math"/>
                  <w:szCs w:val="22"/>
                </w:rPr>
              </w:ins>
            </m:ctrlPr>
          </m:sSubPr>
          <m:e>
            <m:r>
              <w:ins w:id="133" w:author="Dylan CHEN" w:date="2026-08-30T11:54:00Z" w16du:dateUtc="2026-08-30T03:54:00Z">
                <w:rPr>
                  <w:rFonts w:ascii="Cambria Math" w:hAnsi="Cambria Math"/>
                </w:rPr>
                <m:t>β</m:t>
              </w:ins>
            </m:r>
          </m:e>
          <m:sub>
            <m:r>
              <w:ins w:id="134" w:author="Dylan CHEN" w:date="2026-08-30T11:54:00Z" w16du:dateUtc="2026-08-30T03:54:00Z">
                <w:rPr>
                  <w:rFonts w:ascii="Cambria Math" w:eastAsia="SimSun" w:hAnsi="Cambria Math"/>
                  <w:szCs w:val="22"/>
                </w:rPr>
                <m:t>2</m:t>
              </w:ins>
            </m:r>
          </m:sub>
        </m:sSub>
        <m:r>
          <w:ins w:id="135" w:author="Dylan CHEN" w:date="2026-08-30T11:54:00Z" w16du:dateUtc="2026-08-30T03:54:00Z">
            <w:rPr>
              <w:rFonts w:ascii="Cambria Math" w:eastAsia="SimSun" w:hAnsi="Cambria Math"/>
            </w:rPr>
            <m:t>*Length+</m:t>
          </w:ins>
        </m:r>
        <m:sSub>
          <m:sSubPr>
            <m:ctrlPr>
              <w:ins w:id="136" w:author="Dylan CHEN" w:date="2026-08-30T11:54:00Z" w16du:dateUtc="2026-08-30T03:54:00Z">
                <w:rPr>
                  <w:rFonts w:ascii="Cambria Math" w:eastAsia="SimSun" w:hAnsi="Cambria Math"/>
                  <w:szCs w:val="22"/>
                </w:rPr>
              </w:ins>
            </m:ctrlPr>
          </m:sSubPr>
          <m:e>
            <m:r>
              <w:ins w:id="137" w:author="Dylan CHEN" w:date="2026-08-30T11:54:00Z" w16du:dateUtc="2026-08-30T03:54:00Z">
                <w:rPr>
                  <w:rFonts w:ascii="Cambria Math" w:hAnsi="Cambria Math"/>
                </w:rPr>
                <m:t>β</m:t>
              </w:ins>
            </m:r>
          </m:e>
          <m:sub>
            <m:r>
              <w:ins w:id="138" w:author="Dylan CHEN" w:date="2026-08-30T11:54:00Z" w16du:dateUtc="2026-08-30T03:54:00Z">
                <w:rPr>
                  <w:rFonts w:ascii="Cambria Math" w:eastAsia="SimSun" w:hAnsi="Cambria Math"/>
                  <w:szCs w:val="22"/>
                </w:rPr>
                <m:t>3</m:t>
              </w:ins>
            </m:r>
          </m:sub>
        </m:sSub>
        <m:r>
          <w:ins w:id="139" w:author="Dylan CHEN" w:date="2026-08-30T11:54:00Z" w16du:dateUtc="2026-08-30T03:54:00Z">
            <w:rPr>
              <w:rFonts w:ascii="Cambria Math" w:eastAsia="SimSun" w:hAnsi="Cambria Math"/>
            </w:rPr>
            <m:t>*Quality</m:t>
          </w:ins>
        </m:r>
      </m:oMath>
      <w:ins w:id="140" w:author="Dylan CHEN" w:date="2026-08-30T11:54:00Z" w16du:dateUtc="2026-08-30T03:54:00Z">
        <w:r w:rsidR="004F4DC3" w:rsidRPr="002C42FF">
          <w:rPr>
            <w:rFonts w:eastAsia="SimSun"/>
          </w:rPr>
          <w:t xml:space="preserve">                                   (2)</w:t>
        </w:r>
      </w:ins>
    </w:p>
    <w:p w14:paraId="04BDEF74" w14:textId="056137D3" w:rsidR="0045239F" w:rsidRPr="007A1BDC" w:rsidDel="004F4DC3" w:rsidRDefault="00000000" w:rsidP="0045239F">
      <w:pPr>
        <w:pStyle w:val="Paragraph0"/>
        <w:jc w:val="right"/>
        <w:rPr>
          <w:del w:id="141" w:author="Dylan CHEN" w:date="2026-08-30T11:54:00Z" w16du:dateUtc="2026-08-30T03:54:00Z"/>
          <w:szCs w:val="24"/>
        </w:rPr>
      </w:pPr>
      <m:oMath>
        <m:sSub>
          <m:sSubPr>
            <m:ctrlPr>
              <w:del w:id="142" w:author="Dylan CHEN" w:date="2026-08-30T11:54:00Z" w16du:dateUtc="2026-08-30T03:54:00Z">
                <w:rPr>
                  <w:rFonts w:ascii="Cambria Math" w:hAnsi="Cambria Math"/>
                </w:rPr>
              </w:del>
            </m:ctrlPr>
          </m:sSubPr>
          <m:e>
            <m:r>
              <w:del w:id="143" w:author="Dylan CHEN" w:date="2026-08-30T11:54:00Z" w16du:dateUtc="2026-08-30T03:54:00Z">
                <w:rPr>
                  <w:rFonts w:ascii="Cambria Math" w:hAnsi="Cambria Math" w:hint="eastAsia"/>
                  <w:szCs w:val="24"/>
                </w:rPr>
                <m:t>δ</m:t>
              </w:del>
            </m:r>
          </m:e>
          <m:sub>
            <m:r>
              <w:del w:id="144" w:author="Dylan CHEN" w:date="2026-08-30T11:54:00Z" w16du:dateUtc="2026-08-30T03:54:00Z">
                <w:rPr>
                  <w:rFonts w:ascii="Cambria Math" w:hAnsi="Cambria Math"/>
                </w:rPr>
                <m:t>1</m:t>
              </w:del>
            </m:r>
          </m:sub>
        </m:sSub>
        <m:r>
          <w:del w:id="145" w:author="Dylan CHEN" w:date="2026-08-30T11:54:00Z" w16du:dateUtc="2026-08-30T03:54:00Z">
            <w:rPr>
              <w:rFonts w:ascii="Cambria Math" w:hAnsi="Cambria Math"/>
              <w:szCs w:val="24"/>
            </w:rPr>
            <m:t>=</m:t>
          </w:del>
        </m:r>
        <m:sSub>
          <m:sSubPr>
            <m:ctrlPr>
              <w:del w:id="146" w:author="Dylan CHEN" w:date="2026-08-30T11:54:00Z" w16du:dateUtc="2026-08-30T03:54:00Z">
                <w:rPr>
                  <w:rFonts w:ascii="Cambria Math" w:hAnsi="Cambria Math"/>
                </w:rPr>
              </w:del>
            </m:ctrlPr>
          </m:sSubPr>
          <m:e>
            <m:r>
              <w:del w:id="147" w:author="Dylan CHEN" w:date="2026-08-30T11:49:00Z" w16du:dateUtc="2026-08-30T03:49:00Z">
                <w:rPr>
                  <w:rFonts w:ascii="Cambria Math" w:eastAsia="Times New Roman" w:hAnsi="Cambria Math"/>
                  <w:szCs w:val="24"/>
                </w:rPr>
                <m:t>β</m:t>
              </w:del>
            </m:r>
          </m:e>
          <m:sub>
            <m:r>
              <w:del w:id="148" w:author="Dylan CHEN" w:date="2026-08-30T11:54:00Z" w16du:dateUtc="2026-08-30T03:54:00Z">
                <w:rPr>
                  <w:rFonts w:ascii="Cambria Math" w:hAnsi="Cambria Math"/>
                </w:rPr>
                <m:t>0</m:t>
              </w:del>
            </m:r>
          </m:sub>
        </m:sSub>
        <m:r>
          <w:del w:id="149" w:author="Dylan CHEN" w:date="2026-08-30T11:54:00Z" w16du:dateUtc="2026-08-30T03:54:00Z">
            <w:rPr>
              <w:rFonts w:ascii="Cambria Math" w:hAnsi="Cambria Math"/>
              <w:szCs w:val="24"/>
            </w:rPr>
            <m:t>+</m:t>
          </w:del>
        </m:r>
        <m:sSub>
          <m:sSubPr>
            <m:ctrlPr>
              <w:del w:id="150" w:author="Dylan CHEN" w:date="2026-08-30T11:54:00Z" w16du:dateUtc="2026-08-30T03:54:00Z">
                <w:rPr>
                  <w:rFonts w:ascii="Cambria Math" w:hAnsi="Cambria Math"/>
                </w:rPr>
              </w:del>
            </m:ctrlPr>
          </m:sSubPr>
          <m:e>
            <m:r>
              <w:del w:id="151" w:author="Dylan CHEN" w:date="2026-08-30T11:50:00Z" w16du:dateUtc="2026-08-30T03:50:00Z">
                <w:rPr>
                  <w:rFonts w:ascii="Cambria Math" w:eastAsia="Times New Roman" w:hAnsi="Cambria Math"/>
                  <w:szCs w:val="24"/>
                </w:rPr>
                <m:t>β</m:t>
              </w:del>
            </m:r>
          </m:e>
          <m:sub>
            <m:r>
              <w:del w:id="152" w:author="Dylan CHEN" w:date="2026-08-30T11:54:00Z" w16du:dateUtc="2026-08-30T03:54:00Z">
                <w:rPr>
                  <w:rFonts w:ascii="Cambria Math" w:hAnsi="Cambria Math"/>
                </w:rPr>
                <m:t>1</m:t>
              </w:del>
            </m:r>
          </m:sub>
        </m:sSub>
        <m:r>
          <w:del w:id="153" w:author="Dylan CHEN" w:date="2026-08-30T11:54:00Z" w16du:dateUtc="2026-08-30T03:54:00Z">
            <w:rPr>
              <w:rFonts w:ascii="Cambria Math" w:hAnsi="Cambria Math"/>
              <w:szCs w:val="24"/>
            </w:rPr>
            <m:t>*Length+</m:t>
          </w:del>
        </m:r>
        <m:sSub>
          <m:sSubPr>
            <m:ctrlPr>
              <w:del w:id="154" w:author="Dylan CHEN" w:date="2026-08-30T11:54:00Z" w16du:dateUtc="2026-08-30T03:54:00Z">
                <w:rPr>
                  <w:rFonts w:ascii="Cambria Math" w:hAnsi="Cambria Math"/>
                </w:rPr>
              </w:del>
            </m:ctrlPr>
          </m:sSubPr>
          <m:e>
            <m:r>
              <w:del w:id="155" w:author="Dylan CHEN" w:date="2026-08-30T11:50:00Z" w16du:dateUtc="2026-08-30T03:50:00Z">
                <w:rPr>
                  <w:rFonts w:ascii="Cambria Math" w:eastAsia="Times New Roman" w:hAnsi="Cambria Math"/>
                  <w:szCs w:val="24"/>
                </w:rPr>
                <m:t>β</m:t>
              </w:del>
            </m:r>
          </m:e>
          <m:sub>
            <m:r>
              <w:del w:id="156" w:author="Dylan CHEN" w:date="2026-08-30T11:54:00Z" w16du:dateUtc="2026-08-30T03:54:00Z">
                <w:rPr>
                  <w:rFonts w:ascii="Cambria Math" w:hAnsi="Cambria Math"/>
                </w:rPr>
                <m:t>2</m:t>
              </w:del>
            </m:r>
          </m:sub>
        </m:sSub>
        <m:r>
          <w:del w:id="157" w:author="Dylan CHEN" w:date="2026-08-30T11:54:00Z" w16du:dateUtc="2026-08-30T03:54:00Z">
            <w:rPr>
              <w:rFonts w:ascii="Cambria Math" w:hAnsi="Cambria Math"/>
              <w:szCs w:val="24"/>
            </w:rPr>
            <m:t>*Q</m:t>
          </w:del>
        </m:r>
        <m:r>
          <w:del w:id="158" w:author="Dylan CHEN" w:date="2026-08-30T11:54:00Z" w16du:dateUtc="2026-08-30T03:54:00Z">
            <w:rPr>
              <w:rFonts w:ascii="Cambria Math" w:hAnsi="Cambria Math" w:hint="eastAsia"/>
              <w:szCs w:val="24"/>
            </w:rPr>
            <m:t>ualit</m:t>
          </w:del>
        </m:r>
        <m:r>
          <w:del w:id="159" w:author="Dylan CHEN" w:date="2026-08-30T11:54:00Z" w16du:dateUtc="2026-08-30T03:54:00Z">
            <w:rPr>
              <w:rFonts w:ascii="Cambria Math" w:hAnsi="Cambria Math"/>
              <w:szCs w:val="24"/>
            </w:rPr>
            <m:t>y</m:t>
          </w:del>
        </m:r>
      </m:oMath>
      <w:del w:id="160" w:author="Dylan CHEN" w:date="2026-08-30T11:54:00Z" w16du:dateUtc="2026-08-30T03:54:00Z">
        <w:r w:rsidR="0045239F" w:rsidDel="004F4DC3">
          <w:rPr>
            <w:rFonts w:hint="eastAsia"/>
            <w:szCs w:val="24"/>
          </w:rPr>
          <w:delText xml:space="preserve">                                   (2)</w:delText>
        </w:r>
      </w:del>
    </w:p>
    <w:p w14:paraId="0597DE5B" w14:textId="54FA69C6" w:rsidR="0045239F" w:rsidRPr="007A1BDC" w:rsidRDefault="0045239F" w:rsidP="0045239F">
      <w:pPr>
        <w:pStyle w:val="Paragraph0"/>
      </w:pPr>
      <w:r>
        <w:rPr>
          <w:rFonts w:hint="eastAsia"/>
          <w:szCs w:val="24"/>
        </w:rPr>
        <w:t xml:space="preserve">where </w:t>
      </w:r>
      <m:oMath>
        <m:sSub>
          <m:sSubPr>
            <m:ctrlPr>
              <w:ins w:id="161" w:author="Dylan CHEN" w:date="2026-08-30T11:55:00Z" w16du:dateUtc="2026-08-30T03:55:00Z">
                <w:rPr>
                  <w:rFonts w:ascii="Cambria Math" w:eastAsia="SimSun" w:hAnsi="Cambria Math"/>
                </w:rPr>
              </w:ins>
            </m:ctrlPr>
          </m:sSubPr>
          <m:e>
            <m:r>
              <w:ins w:id="162" w:author="Dylan CHEN" w:date="2026-08-30T11:55:00Z" w16du:dateUtc="2026-08-30T03:55:00Z">
                <w:rPr>
                  <w:rFonts w:ascii="Cambria Math" w:hAnsi="Cambria Math"/>
                </w:rPr>
                <m:t>β</m:t>
              </w:ins>
            </m:r>
          </m:e>
          <m:sub>
            <m:r>
              <w:ins w:id="163" w:author="Dylan CHEN" w:date="2026-08-30T11:55:00Z" w16du:dateUtc="2026-08-30T03:55:00Z">
                <w:rPr>
                  <w:rFonts w:ascii="Cambria Math" w:eastAsia="SimSun" w:hAnsi="Cambria Math"/>
                </w:rPr>
                <m:t>1</m:t>
              </w:ins>
            </m:r>
          </m:sub>
        </m:sSub>
        <m:sSub>
          <m:sSubPr>
            <m:ctrlPr>
              <w:del w:id="164" w:author="Dylan CHEN" w:date="2026-08-30T11:55:00Z" w16du:dateUtc="2026-08-30T03:55:00Z">
                <w:rPr>
                  <w:rFonts w:ascii="Cambria Math" w:hAnsi="Cambria Math"/>
                </w:rPr>
              </w:del>
            </m:ctrlPr>
          </m:sSubPr>
          <m:e>
            <m:r>
              <w:del w:id="165" w:author="Dylan CHEN" w:date="2026-08-30T11:50:00Z" w16du:dateUtc="2026-08-30T03:50:00Z">
                <w:rPr>
                  <w:rFonts w:ascii="Cambria Math" w:eastAsia="Times New Roman" w:hAnsi="Cambria Math"/>
                  <w:szCs w:val="24"/>
                </w:rPr>
                <m:t>β</m:t>
              </w:del>
            </m:r>
          </m:e>
          <m:sub>
            <m:r>
              <w:del w:id="166" w:author="Dylan CHEN" w:date="2026-08-30T11:55:00Z" w16du:dateUtc="2026-08-30T03:55:00Z">
                <w:rPr>
                  <w:rFonts w:ascii="Cambria Math" w:hAnsi="Cambria Math"/>
                </w:rPr>
                <m:t>0</m:t>
              </w:del>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ins w:id="167" w:author="Dylan CHEN" w:date="2026-08-30T11:55:00Z" w16du:dateUtc="2026-08-30T03:55:00Z">
                <w:rPr>
                  <w:rFonts w:ascii="Cambria Math" w:eastAsia="SimSun" w:hAnsi="Cambria Math"/>
                </w:rPr>
              </w:ins>
            </m:ctrlPr>
          </m:sSubPr>
          <m:e>
            <m:r>
              <w:ins w:id="168" w:author="Dylan CHEN" w:date="2026-08-30T11:55:00Z" w16du:dateUtc="2026-08-30T03:55:00Z">
                <w:rPr>
                  <w:rFonts w:ascii="Cambria Math" w:hAnsi="Cambria Math"/>
                </w:rPr>
                <m:t>β</m:t>
              </w:ins>
            </m:r>
          </m:e>
          <m:sub>
            <m:r>
              <w:ins w:id="169" w:author="Dylan CHEN" w:date="2026-08-30T11:55:00Z" w16du:dateUtc="2026-08-30T03:55:00Z">
                <w:rPr>
                  <w:rFonts w:ascii="Cambria Math" w:eastAsia="SimSun" w:hAnsi="Cambria Math"/>
                </w:rPr>
                <m:t>2</m:t>
              </w:ins>
            </m:r>
          </m:sub>
        </m:sSub>
        <m:sSub>
          <m:sSubPr>
            <m:ctrlPr>
              <w:del w:id="170" w:author="Dylan CHEN" w:date="2026-08-30T11:55:00Z" w16du:dateUtc="2026-08-30T03:55:00Z">
                <w:rPr>
                  <w:rFonts w:ascii="Cambria Math" w:hAnsi="Cambria Math"/>
                </w:rPr>
              </w:del>
            </m:ctrlPr>
          </m:sSubPr>
          <m:e>
            <m:r>
              <w:del w:id="171" w:author="Dylan CHEN" w:date="2026-08-30T11:50:00Z" w16du:dateUtc="2026-08-30T03:50:00Z">
                <w:rPr>
                  <w:rFonts w:ascii="Cambria Math" w:eastAsia="Times New Roman" w:hAnsi="Cambria Math"/>
                  <w:szCs w:val="24"/>
                </w:rPr>
                <m:t>β</m:t>
              </w:del>
            </m:r>
          </m:e>
          <m:sub>
            <m:r>
              <w:del w:id="172" w:author="Dylan CHEN" w:date="2026-08-30T11:55:00Z" w16du:dateUtc="2026-08-30T03:55:00Z">
                <w:rPr>
                  <w:rFonts w:ascii="Cambria Math" w:hAnsi="Cambria Math"/>
                </w:rPr>
                <m:t>1</m:t>
              </w:del>
            </m:r>
          </m:sub>
        </m:sSub>
      </m:oMath>
      <w:r>
        <w:rPr>
          <w:rFonts w:hint="eastAsia"/>
          <w:szCs w:val="24"/>
        </w:rPr>
        <w:t xml:space="preserve"> captures how the AI effect varies with its length, and </w:t>
      </w:r>
      <m:oMath>
        <m:sSub>
          <m:sSubPr>
            <m:ctrlPr>
              <w:ins w:id="173" w:author="Dylan CHEN" w:date="2026-08-30T11:55:00Z" w16du:dateUtc="2026-08-30T03:55:00Z">
                <w:rPr>
                  <w:rFonts w:ascii="Cambria Math" w:eastAsia="SimSun" w:hAnsi="Cambria Math"/>
                </w:rPr>
              </w:ins>
            </m:ctrlPr>
          </m:sSubPr>
          <m:e>
            <m:r>
              <w:ins w:id="174" w:author="Dylan CHEN" w:date="2026-08-30T11:55:00Z" w16du:dateUtc="2026-08-30T03:55:00Z">
                <w:rPr>
                  <w:rFonts w:ascii="Cambria Math" w:hAnsi="Cambria Math"/>
                </w:rPr>
                <m:t>β</m:t>
              </w:ins>
            </m:r>
          </m:e>
          <m:sub>
            <m:r>
              <w:ins w:id="175" w:author="Dylan CHEN" w:date="2026-08-30T11:55:00Z" w16du:dateUtc="2026-08-30T03:55:00Z">
                <w:rPr>
                  <w:rFonts w:ascii="Cambria Math" w:eastAsia="SimSun" w:hAnsi="Cambria Math"/>
                </w:rPr>
                <m:t>3</m:t>
              </w:ins>
            </m:r>
          </m:sub>
        </m:sSub>
        <m:sSub>
          <m:sSubPr>
            <m:ctrlPr>
              <w:del w:id="176" w:author="Dylan CHEN" w:date="2026-08-30T11:55:00Z" w16du:dateUtc="2026-08-30T03:55:00Z">
                <w:rPr>
                  <w:rFonts w:ascii="Cambria Math" w:hAnsi="Cambria Math"/>
                </w:rPr>
              </w:del>
            </m:ctrlPr>
          </m:sSubPr>
          <m:e>
            <m:r>
              <w:del w:id="177" w:author="Dylan CHEN" w:date="2026-08-30T11:50:00Z" w16du:dateUtc="2026-08-30T03:50:00Z">
                <w:rPr>
                  <w:rFonts w:ascii="Cambria Math" w:eastAsia="Times New Roman" w:hAnsi="Cambria Math"/>
                  <w:szCs w:val="24"/>
                </w:rPr>
                <m:t>β</m:t>
              </w:del>
            </m:r>
          </m:e>
          <m:sub>
            <m:r>
              <w:del w:id="178" w:author="Dylan CHEN" w:date="2026-08-30T11:55:00Z" w16du:dateUtc="2026-08-30T03:55:00Z">
                <w:rPr>
                  <w:rFonts w:ascii="Cambria Math" w:hAnsi="Cambria Math"/>
                </w:rPr>
                <m:t>2</m:t>
              </w:del>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C6A74E5"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ins w:id="179" w:author="Dylan CHEN" w:date="2026-08-30T11:55:00Z" w16du:dateUtc="2026-08-30T03:55:00Z">
                <w:rPr>
                  <w:rFonts w:ascii="Cambria Math" w:hAnsi="Cambria Math" w:hint="eastAsia"/>
                </w:rPr>
                <m:t>δ</m:t>
              </w:ins>
            </m:r>
            <m:r>
              <w:del w:id="180" w:author="Dylan CHEN" w:date="2026-08-30T11:55:00Z" w16du:dateUtc="2026-08-30T03:55:00Z">
                <w:rPr>
                  <w:rFonts w:ascii="Cambria Math" w:hAnsi="Cambria Math"/>
                </w:rPr>
                <m:t>β</m:t>
              </w:del>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 xml:space="preserve">show how the consequence of having an AI answer under a </w:t>
      </w:r>
      <w:proofErr w:type="gramStart"/>
      <w:r w:rsidR="00954DD3" w:rsidRPr="00015210">
        <w:t>question changes</w:t>
      </w:r>
      <w:proofErr w:type="gramEnd"/>
      <w:r w:rsidR="00954DD3" w:rsidRPr="00015210">
        <w:t xml:space="preserve"> as that answer</w:t>
      </w:r>
      <w:r w:rsidR="00534D0B" w:rsidRPr="00015210">
        <w:t>’</w:t>
      </w:r>
      <w:r w:rsidR="00954DD3" w:rsidRPr="00015210">
        <w:t xml:space="preserve">s content </w:t>
      </w:r>
      <w:r w:rsidR="00954DD3" w:rsidRPr="00015210">
        <w:lastRenderedPageBreak/>
        <w:t xml:space="preserve">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81" w:name="OLE_LINK18"/>
      <w:r w:rsidRPr="00015210">
        <w:t>How the Effect on Answer Supply Varies with the AI Answer</w:t>
      </w:r>
    </w:p>
    <w:p w14:paraId="56ED8B1F" w14:textId="77777777" w:rsidR="001C3581" w:rsidRPr="00D2526D" w:rsidRDefault="001C3581" w:rsidP="00D2526D">
      <w:pPr>
        <w:pStyle w:val="Paragraph0"/>
      </w:pPr>
      <w:bookmarkStart w:id="182"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ins w:id="183" w:author="Dylan CHEN" w:date="2026-08-30T09:58:00Z" w16du:dateUtc="2026-08-30T01:58:00Z">
        <w:r w:rsidR="00BE35AC">
          <w:rPr>
            <w:rFonts w:hint="eastAsia"/>
          </w:rPr>
          <w:t xml:space="preserve">1. </w:t>
        </w:r>
      </w:ins>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ins w:id="184" w:author="Dylan CHEN" w:date="2026-08-30T09:58:00Z" w16du:dateUtc="2026-08-30T01:58:00Z">
        <w:r w:rsidR="00BE35AC">
          <w:br/>
        </w:r>
        <w:r w:rsidR="00BE35AC">
          <w:rPr>
            <w:rFonts w:hint="eastAsia"/>
          </w:rPr>
          <w:t xml:space="preserve">2. </w:t>
        </w:r>
      </w:ins>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w:t>
      </w:r>
      <w:proofErr w:type="gramStart"/>
      <w:r w:rsidR="001165F9" w:rsidRPr="001165F9">
        <w:t>first-human</w:t>
      </w:r>
      <w:proofErr w:type="gramEnd"/>
      <w:r w:rsidR="001165F9" w:rsidRPr="001165F9">
        <w:t xml:space="preserve">-answer-quality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lastRenderedPageBreak/>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w:t>
      </w:r>
      <w:proofErr w:type="gramStart"/>
      <w:r w:rsidRPr="00015210">
        <w:rPr>
          <w:rFonts w:eastAsia="Times New Roman"/>
          <w:color w:val="000000"/>
          <w:szCs w:val="24"/>
        </w:rPr>
        <w:t>adverse</w:t>
      </w:r>
      <w:proofErr w:type="gramEnd"/>
      <w:r w:rsidRPr="00015210">
        <w:rPr>
          <w:rFonts w:eastAsia="Times New Roman"/>
          <w:color w:val="000000"/>
          <w:szCs w:val="24"/>
        </w:rPr>
        <w:t xml:space="preserv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81"/>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lastRenderedPageBreak/>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85"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85"/>
    <w:p w14:paraId="7C63F95A" w14:textId="568D8BCC" w:rsidR="001C3581" w:rsidRDefault="002F3285" w:rsidP="0049010E">
      <w:pPr>
        <w:pStyle w:val="Heading2"/>
        <w:rPr>
          <w:color w:val="000000"/>
          <w:sz w:val="22"/>
        </w:rPr>
      </w:pPr>
      <w:r w:rsidRPr="00015210">
        <w:t>The Pattern as a Whole</w:t>
      </w:r>
    </w:p>
    <w:p w14:paraId="47A650FC" w14:textId="6D39FA58" w:rsidR="001C3581" w:rsidRPr="00D2526D" w:rsidRDefault="001C3581" w:rsidP="00AE0684">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w:t>
      </w:r>
      <w:proofErr w:type="gramStart"/>
      <w:r w:rsidRPr="00D2526D">
        <w:t>at a glance</w:t>
      </w:r>
      <w:proofErr w:type="gramEnd"/>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257A05D5" w:rsidR="00767B04" w:rsidRPr="00015210" w:rsidRDefault="00767B04" w:rsidP="00E83740">
            <w:pPr>
              <w:jc w:val="center"/>
              <w:rPr>
                <w:b/>
                <w:bCs/>
              </w:rPr>
            </w:pPr>
            <w:r w:rsidRPr="00015210">
              <w:rPr>
                <w:b/>
                <w:bCs/>
              </w:rPr>
              <w:t>Answer quality (</w:t>
            </w:r>
            <w:del w:id="186" w:author="Dylan CHEN" w:date="2026-08-30T21:02:00Z" w16du:dateUtc="2026-08-30T13:02:00Z">
              <w:r w:rsidRPr="00015210" w:rsidDel="00FE2E50">
                <w:rPr>
                  <w:b/>
                  <w:bCs/>
                </w:rPr>
                <w:delText>effort</w:delText>
              </w:r>
            </w:del>
            <w:ins w:id="187" w:author="Dylan CHEN" w:date="2026-08-30T21:02:00Z" w16du:dateUtc="2026-08-30T13:02:00Z">
              <w:r w:rsidR="00FE2E50">
                <w:rPr>
                  <w:rFonts w:hint="eastAsia"/>
                  <w:b/>
                  <w:bCs/>
                </w:rPr>
                <w:t>crafting</w:t>
              </w:r>
            </w:ins>
            <w:r w:rsidRPr="00015210">
              <w:rPr>
                <w:b/>
                <w:bCs/>
              </w:rPr>
              <w: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 xml:space="preserve">H4 (no effect predicted): </w:t>
            </w:r>
            <w:proofErr w:type="spellStart"/>
            <w:r w:rsidRPr="00D2526D">
              <w:t>n.s</w:t>
            </w:r>
            <w:proofErr w:type="spellEnd"/>
            <w:r w:rsidRPr="00D2526D">
              <w:t>.,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 xml:space="preserve">H5 (no effect predicted): </w:t>
            </w:r>
            <w:proofErr w:type="spellStart"/>
            <w:r w:rsidRPr="00D2526D">
              <w:t>n.s</w:t>
            </w:r>
            <w:proofErr w:type="spellEnd"/>
            <w:r w:rsidRPr="00D2526D">
              <w:t>.,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w:t>
            </w:r>
            <w:proofErr w:type="spellStart"/>
            <w:r w:rsidRPr="00015210">
              <w:t>n.s</w:t>
            </w:r>
            <w:proofErr w:type="spellEnd"/>
            <w:r w:rsidRPr="00015210">
              <w:t>.</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w:t>
      </w:r>
      <w:r w:rsidRPr="00D2526D">
        <w:lastRenderedPageBreak/>
        <w:t xml:space="preserve">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88"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1"/>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w:t>
      </w:r>
      <w:r w:rsidRPr="00D2526D">
        <w:lastRenderedPageBreak/>
        <w:t xml:space="preserve">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89" w:name="_Hlk176369668"/>
      <w:bookmarkStart w:id="190" w:name="OLE_LINK16"/>
      <w:bookmarkEnd w:id="182"/>
      <w:bookmarkEnd w:id="188"/>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lastRenderedPageBreak/>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91" w:name="_Ref210225085"/>
      <w:r w:rsidRPr="00015210">
        <w:t xml:space="preserve">Table </w:t>
      </w:r>
      <w:bookmarkEnd w:id="191"/>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Change w:id="192" w:author="Dylan CHEN" w:date="2026-08-30T20:46:00Z" w16du:dateUtc="2026-08-30T12:46:00Z">
          <w:tblPr>
            <w:tblW w:w="9540" w:type="dxa"/>
            <w:jc w:val="center"/>
            <w:tblCellMar>
              <w:left w:w="0" w:type="dxa"/>
              <w:right w:w="0" w:type="dxa"/>
            </w:tblCellMar>
            <w:tblLook w:val="04A0" w:firstRow="1" w:lastRow="0" w:firstColumn="1" w:lastColumn="0" w:noHBand="0" w:noVBand="1"/>
          </w:tblPr>
        </w:tblPrChange>
      </w:tblPr>
      <w:tblGrid>
        <w:gridCol w:w="1991"/>
        <w:gridCol w:w="2779"/>
        <w:gridCol w:w="914"/>
        <w:gridCol w:w="864"/>
        <w:gridCol w:w="864"/>
        <w:gridCol w:w="1948"/>
        <w:tblGridChange w:id="193">
          <w:tblGrid>
            <w:gridCol w:w="1991"/>
            <w:gridCol w:w="39"/>
            <w:gridCol w:w="2740"/>
            <w:gridCol w:w="177"/>
            <w:gridCol w:w="737"/>
            <w:gridCol w:w="110"/>
            <w:gridCol w:w="754"/>
            <w:gridCol w:w="126"/>
            <w:gridCol w:w="738"/>
            <w:gridCol w:w="142"/>
            <w:gridCol w:w="1806"/>
            <w:gridCol w:w="180"/>
          </w:tblGrid>
        </w:tblGridChange>
      </w:tblGrid>
      <w:tr w:rsidR="00D61EA7" w:rsidRPr="00015210" w14:paraId="346EE0F5" w14:textId="532EE4E3" w:rsidTr="00E37E5D">
        <w:trPr>
          <w:jc w:val="center"/>
          <w:trPrChange w:id="194" w:author="Dylan CHEN" w:date="2026-08-30T20:46:00Z" w16du:dateUtc="2026-08-30T12:46:00Z">
            <w:trPr>
              <w:jc w:val="center"/>
            </w:trPr>
          </w:trPrChange>
        </w:trPr>
        <w:tc>
          <w:tcPr>
            <w:tcW w:w="1991" w:type="dxa"/>
            <w:vMerge w:val="restart"/>
            <w:tcBorders>
              <w:top w:val="single" w:sz="4" w:space="0" w:color="auto"/>
              <w:left w:val="nil"/>
              <w:bottom w:val="nil"/>
              <w:right w:val="nil"/>
            </w:tcBorders>
            <w:noWrap/>
            <w:tcMar>
              <w:top w:w="15" w:type="dxa"/>
              <w:left w:w="15" w:type="dxa"/>
              <w:bottom w:w="0" w:type="dxa"/>
              <w:right w:w="15" w:type="dxa"/>
            </w:tcMar>
            <w:hideMark/>
            <w:tcPrChange w:id="195" w:author="Dylan CHEN" w:date="2026-08-30T20:46:00Z" w16du:dateUtc="2026-08-30T12:46:00Z">
              <w:tcPr>
                <w:tcW w:w="0" w:type="auto"/>
                <w:gridSpan w:val="2"/>
                <w:vMerge w:val="restart"/>
                <w:tcBorders>
                  <w:top w:val="single" w:sz="4" w:space="0" w:color="auto"/>
                  <w:left w:val="nil"/>
                  <w:bottom w:val="nil"/>
                  <w:right w:val="nil"/>
                </w:tcBorders>
                <w:noWrap/>
                <w:tcMar>
                  <w:top w:w="15" w:type="dxa"/>
                  <w:left w:w="15" w:type="dxa"/>
                  <w:bottom w:w="0" w:type="dxa"/>
                  <w:right w:w="15" w:type="dxa"/>
                </w:tcMar>
                <w:hideMark/>
              </w:tcPr>
            </w:tcPrChange>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779" w:type="dxa"/>
            <w:tcBorders>
              <w:top w:val="single" w:sz="4" w:space="0" w:color="auto"/>
              <w:left w:val="nil"/>
              <w:bottom w:val="nil"/>
              <w:right w:val="nil"/>
            </w:tcBorders>
            <w:noWrap/>
            <w:tcMar>
              <w:top w:w="15" w:type="dxa"/>
              <w:left w:w="15" w:type="dxa"/>
              <w:bottom w:w="0" w:type="dxa"/>
              <w:right w:w="15" w:type="dxa"/>
            </w:tcMar>
            <w:hideMark/>
            <w:tcPrChange w:id="196" w:author="Dylan CHEN" w:date="2026-08-30T20:46:00Z" w16du:dateUtc="2026-08-30T12:46:00Z">
              <w:tcPr>
                <w:tcW w:w="2917" w:type="dxa"/>
                <w:gridSpan w:val="2"/>
                <w:tcBorders>
                  <w:top w:val="single" w:sz="4" w:space="0" w:color="auto"/>
                  <w:left w:val="nil"/>
                  <w:bottom w:val="nil"/>
                  <w:right w:val="nil"/>
                </w:tcBorders>
                <w:noWrap/>
                <w:tcMar>
                  <w:top w:w="15" w:type="dxa"/>
                  <w:left w:w="15" w:type="dxa"/>
                  <w:bottom w:w="0" w:type="dxa"/>
                  <w:right w:w="15" w:type="dxa"/>
                </w:tcMar>
                <w:hideMark/>
              </w:tcPr>
            </w:tcPrChange>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914" w:type="dxa"/>
            <w:tcBorders>
              <w:top w:val="single" w:sz="4" w:space="0" w:color="auto"/>
              <w:left w:val="nil"/>
              <w:bottom w:val="nil"/>
              <w:right w:val="nil"/>
            </w:tcBorders>
            <w:noWrap/>
            <w:tcMar>
              <w:top w:w="15" w:type="dxa"/>
              <w:left w:w="15" w:type="dxa"/>
              <w:bottom w:w="0" w:type="dxa"/>
              <w:right w:w="15" w:type="dxa"/>
            </w:tcMar>
            <w:hideMark/>
            <w:tcPrChange w:id="197"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64" w:type="dxa"/>
            <w:tcBorders>
              <w:top w:val="single" w:sz="4" w:space="0" w:color="auto"/>
              <w:left w:val="nil"/>
              <w:bottom w:val="nil"/>
              <w:right w:val="nil"/>
            </w:tcBorders>
            <w:noWrap/>
            <w:tcMar>
              <w:top w:w="15" w:type="dxa"/>
              <w:left w:w="15" w:type="dxa"/>
              <w:bottom w:w="0" w:type="dxa"/>
              <w:right w:w="15" w:type="dxa"/>
            </w:tcMar>
            <w:hideMark/>
            <w:tcPrChange w:id="198"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64" w:type="dxa"/>
            <w:tcBorders>
              <w:top w:val="single" w:sz="4" w:space="0" w:color="auto"/>
              <w:left w:val="nil"/>
              <w:bottom w:val="nil"/>
              <w:right w:val="nil"/>
            </w:tcBorders>
            <w:noWrap/>
            <w:tcMar>
              <w:top w:w="15" w:type="dxa"/>
              <w:left w:w="15" w:type="dxa"/>
              <w:bottom w:w="0" w:type="dxa"/>
              <w:right w:w="15" w:type="dxa"/>
            </w:tcMar>
            <w:hideMark/>
            <w:tcPrChange w:id="199" w:author="Dylan CHEN" w:date="2026-08-30T20:46:00Z" w16du:dateUtc="2026-08-30T12:46:00Z">
              <w:tcPr>
                <w:tcW w:w="0" w:type="auto"/>
                <w:gridSpan w:val="2"/>
                <w:tcBorders>
                  <w:top w:val="single" w:sz="4" w:space="0" w:color="auto"/>
                  <w:left w:val="nil"/>
                  <w:bottom w:val="nil"/>
                  <w:right w:val="nil"/>
                </w:tcBorders>
                <w:noWrap/>
                <w:tcMar>
                  <w:top w:w="15" w:type="dxa"/>
                  <w:left w:w="15" w:type="dxa"/>
                  <w:bottom w:w="0" w:type="dxa"/>
                  <w:right w:w="15" w:type="dxa"/>
                </w:tcMar>
                <w:hideMark/>
              </w:tcPr>
            </w:tcPrChange>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48" w:type="dxa"/>
            <w:tcBorders>
              <w:top w:val="single" w:sz="4" w:space="0" w:color="auto"/>
              <w:left w:val="nil"/>
              <w:bottom w:val="nil"/>
              <w:right w:val="nil"/>
            </w:tcBorders>
            <w:tcPrChange w:id="200" w:author="Dylan CHEN" w:date="2026-08-30T20:46:00Z" w16du:dateUtc="2026-08-30T12:46:00Z">
              <w:tcPr>
                <w:tcW w:w="1986" w:type="dxa"/>
                <w:gridSpan w:val="2"/>
                <w:tcBorders>
                  <w:top w:val="single" w:sz="4" w:space="0" w:color="auto"/>
                  <w:left w:val="nil"/>
                  <w:bottom w:val="nil"/>
                  <w:right w:val="nil"/>
                </w:tcBorders>
              </w:tcPr>
            </w:tcPrChange>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E37E5D">
        <w:trPr>
          <w:jc w:val="center"/>
          <w:trPrChange w:id="201" w:author="Dylan CHEN" w:date="2026-08-30T20:46:00Z" w16du:dateUtc="2026-08-30T12:46:00Z">
            <w:trPr>
              <w:jc w:val="center"/>
            </w:trPr>
          </w:trPrChange>
        </w:trPr>
        <w:tc>
          <w:tcPr>
            <w:tcW w:w="1991" w:type="dxa"/>
            <w:vMerge/>
            <w:tcBorders>
              <w:top w:val="single" w:sz="4" w:space="0" w:color="auto"/>
              <w:left w:val="nil"/>
              <w:bottom w:val="nil"/>
              <w:right w:val="nil"/>
            </w:tcBorders>
            <w:hideMark/>
            <w:tcPrChange w:id="202" w:author="Dylan CHEN" w:date="2026-08-30T20:46:00Z" w16du:dateUtc="2026-08-30T12:46:00Z">
              <w:tcPr>
                <w:tcW w:w="0" w:type="auto"/>
                <w:gridSpan w:val="2"/>
                <w:vMerge/>
                <w:tcBorders>
                  <w:top w:val="single" w:sz="4" w:space="0" w:color="auto"/>
                  <w:left w:val="nil"/>
                  <w:bottom w:val="nil"/>
                  <w:right w:val="nil"/>
                </w:tcBorders>
                <w:hideMark/>
              </w:tcPr>
            </w:tcPrChange>
          </w:tcPr>
          <w:p w14:paraId="1CB8F32B" w14:textId="77777777" w:rsidR="00D61EA7" w:rsidRPr="00015210" w:rsidRDefault="00D61EA7" w:rsidP="00D61EA7">
            <w:pPr>
              <w:rPr>
                <w:color w:val="000000"/>
                <w:sz w:val="20"/>
                <w:szCs w:val="20"/>
              </w:rPr>
            </w:pPr>
          </w:p>
        </w:tc>
        <w:tc>
          <w:tcPr>
            <w:tcW w:w="2779" w:type="dxa"/>
            <w:tcBorders>
              <w:top w:val="nil"/>
              <w:left w:val="nil"/>
              <w:bottom w:val="nil"/>
            </w:tcBorders>
            <w:noWrap/>
            <w:tcMar>
              <w:top w:w="15" w:type="dxa"/>
              <w:left w:w="15" w:type="dxa"/>
              <w:bottom w:w="0" w:type="dxa"/>
              <w:right w:w="15" w:type="dxa"/>
            </w:tcMar>
            <w:hideMark/>
            <w:tcPrChange w:id="203" w:author="Dylan CHEN" w:date="2026-08-30T20:46:00Z" w16du:dateUtc="2026-08-30T12:46:00Z">
              <w:tcPr>
                <w:tcW w:w="2917" w:type="dxa"/>
                <w:gridSpan w:val="2"/>
                <w:tcBorders>
                  <w:top w:val="nil"/>
                  <w:left w:val="nil"/>
                  <w:bottom w:val="nil"/>
                </w:tcBorders>
                <w:noWrap/>
                <w:tcMar>
                  <w:top w:w="15" w:type="dxa"/>
                  <w:left w:w="15" w:type="dxa"/>
                  <w:bottom w:w="0" w:type="dxa"/>
                  <w:right w:w="15" w:type="dxa"/>
                </w:tcMar>
                <w:hideMark/>
              </w:tcPr>
            </w:tcPrChange>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914" w:type="dxa"/>
            <w:tcBorders>
              <w:top w:val="nil"/>
              <w:left w:val="nil"/>
              <w:bottom w:val="nil"/>
              <w:right w:val="nil"/>
            </w:tcBorders>
            <w:noWrap/>
            <w:tcMar>
              <w:top w:w="15" w:type="dxa"/>
              <w:left w:w="15" w:type="dxa"/>
              <w:bottom w:w="0" w:type="dxa"/>
              <w:right w:w="15" w:type="dxa"/>
            </w:tcMar>
            <w:hideMark/>
            <w:tcPrChange w:id="20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0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0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48" w:type="dxa"/>
            <w:tcBorders>
              <w:top w:val="nil"/>
              <w:left w:val="nil"/>
              <w:bottom w:val="nil"/>
              <w:right w:val="nil"/>
            </w:tcBorders>
            <w:tcPrChange w:id="207" w:author="Dylan CHEN" w:date="2026-08-30T20:46:00Z" w16du:dateUtc="2026-08-30T12:46:00Z">
              <w:tcPr>
                <w:tcW w:w="1986" w:type="dxa"/>
                <w:gridSpan w:val="2"/>
                <w:tcBorders>
                  <w:top w:val="nil"/>
                  <w:left w:val="nil"/>
                  <w:bottom w:val="nil"/>
                  <w:right w:val="nil"/>
                </w:tcBorders>
              </w:tcPr>
            </w:tcPrChange>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E37E5D">
        <w:trPr>
          <w:jc w:val="center"/>
          <w:trPrChange w:id="208" w:author="Dylan CHEN" w:date="2026-08-30T20:46:00Z" w16du:dateUtc="2026-08-30T12:46:00Z">
            <w:trPr>
              <w:jc w:val="center"/>
            </w:trPr>
          </w:trPrChange>
        </w:trPr>
        <w:tc>
          <w:tcPr>
            <w:tcW w:w="1991" w:type="dxa"/>
            <w:vMerge/>
            <w:tcBorders>
              <w:top w:val="single" w:sz="4" w:space="0" w:color="auto"/>
              <w:left w:val="nil"/>
              <w:bottom w:val="nil"/>
              <w:right w:val="nil"/>
            </w:tcBorders>
            <w:hideMark/>
            <w:tcPrChange w:id="209" w:author="Dylan CHEN" w:date="2026-08-30T20:46:00Z" w16du:dateUtc="2026-08-30T12:46:00Z">
              <w:tcPr>
                <w:tcW w:w="0" w:type="auto"/>
                <w:gridSpan w:val="2"/>
                <w:vMerge/>
                <w:tcBorders>
                  <w:top w:val="single" w:sz="4" w:space="0" w:color="auto"/>
                  <w:left w:val="nil"/>
                  <w:bottom w:val="nil"/>
                  <w:right w:val="nil"/>
                </w:tcBorders>
                <w:hideMark/>
              </w:tcPr>
            </w:tcPrChange>
          </w:tcPr>
          <w:p w14:paraId="625487BD" w14:textId="77777777" w:rsidR="00D61EA7" w:rsidRPr="00015210" w:rsidRDefault="00D61EA7" w:rsidP="00D61EA7">
            <w:pPr>
              <w:rPr>
                <w:color w:val="000000"/>
                <w:sz w:val="20"/>
                <w:szCs w:val="20"/>
              </w:rPr>
            </w:pPr>
          </w:p>
        </w:tc>
        <w:tc>
          <w:tcPr>
            <w:tcW w:w="2779" w:type="dxa"/>
            <w:tcBorders>
              <w:top w:val="nil"/>
              <w:left w:val="nil"/>
              <w:bottom w:val="single" w:sz="4" w:space="0" w:color="auto"/>
            </w:tcBorders>
            <w:tcMar>
              <w:top w:w="15" w:type="dxa"/>
              <w:left w:w="15" w:type="dxa"/>
              <w:bottom w:w="0" w:type="dxa"/>
              <w:right w:w="15" w:type="dxa"/>
            </w:tcMar>
            <w:hideMark/>
            <w:tcPrChange w:id="210" w:author="Dylan CHEN" w:date="2026-08-30T20:46:00Z" w16du:dateUtc="2026-08-30T12:46:00Z">
              <w:tcPr>
                <w:tcW w:w="2917" w:type="dxa"/>
                <w:gridSpan w:val="2"/>
                <w:tcBorders>
                  <w:top w:val="nil"/>
                  <w:left w:val="nil"/>
                  <w:bottom w:val="single" w:sz="4" w:space="0" w:color="auto"/>
                </w:tcBorders>
                <w:tcMar>
                  <w:top w:w="15" w:type="dxa"/>
                  <w:left w:w="15" w:type="dxa"/>
                  <w:bottom w:w="0" w:type="dxa"/>
                  <w:right w:w="15" w:type="dxa"/>
                </w:tcMar>
                <w:hideMark/>
              </w:tcPr>
            </w:tcPrChange>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42" w:type="dxa"/>
            <w:gridSpan w:val="3"/>
            <w:tcBorders>
              <w:top w:val="nil"/>
              <w:left w:val="nil"/>
              <w:bottom w:val="single" w:sz="4" w:space="0" w:color="auto"/>
              <w:right w:val="nil"/>
            </w:tcBorders>
            <w:tcMar>
              <w:top w:w="15" w:type="dxa"/>
              <w:left w:w="15" w:type="dxa"/>
              <w:bottom w:w="0" w:type="dxa"/>
              <w:right w:w="15" w:type="dxa"/>
            </w:tcMar>
            <w:hideMark/>
            <w:tcPrChange w:id="211" w:author="Dylan CHEN" w:date="2026-08-30T20:46:00Z" w16du:dateUtc="2026-08-30T12:46:00Z">
              <w:tcPr>
                <w:tcW w:w="0" w:type="auto"/>
                <w:gridSpan w:val="6"/>
                <w:tcBorders>
                  <w:top w:val="nil"/>
                  <w:left w:val="nil"/>
                  <w:bottom w:val="single" w:sz="4" w:space="0" w:color="auto"/>
                  <w:right w:val="nil"/>
                </w:tcBorders>
                <w:tcMar>
                  <w:top w:w="15" w:type="dxa"/>
                  <w:left w:w="15" w:type="dxa"/>
                  <w:bottom w:w="0" w:type="dxa"/>
                  <w:right w:w="15" w:type="dxa"/>
                </w:tcMar>
                <w:hideMark/>
              </w:tcPr>
            </w:tcPrChange>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48" w:type="dxa"/>
            <w:tcBorders>
              <w:top w:val="nil"/>
              <w:left w:val="nil"/>
              <w:bottom w:val="single" w:sz="4" w:space="0" w:color="auto"/>
              <w:right w:val="nil"/>
            </w:tcBorders>
            <w:tcPrChange w:id="212" w:author="Dylan CHEN" w:date="2026-08-30T20:46:00Z" w16du:dateUtc="2026-08-30T12:46:00Z">
              <w:tcPr>
                <w:tcW w:w="1986" w:type="dxa"/>
                <w:gridSpan w:val="2"/>
                <w:tcBorders>
                  <w:top w:val="nil"/>
                  <w:left w:val="nil"/>
                  <w:bottom w:val="single" w:sz="4" w:space="0" w:color="auto"/>
                  <w:right w:val="nil"/>
                </w:tcBorders>
              </w:tcPr>
            </w:tcPrChange>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E37E5D">
        <w:trPr>
          <w:jc w:val="center"/>
          <w:trPrChange w:id="213" w:author="Dylan CHEN" w:date="2026-08-30T20:46:00Z" w16du:dateUtc="2026-08-30T12:46:00Z">
            <w:trPr>
              <w:jc w:val="center"/>
            </w:trPr>
          </w:trPrChange>
        </w:trPr>
        <w:tc>
          <w:tcPr>
            <w:tcW w:w="1991" w:type="dxa"/>
            <w:vMerge w:val="restart"/>
            <w:tcBorders>
              <w:top w:val="nil"/>
              <w:left w:val="nil"/>
              <w:bottom w:val="nil"/>
              <w:right w:val="nil"/>
            </w:tcBorders>
            <w:noWrap/>
            <w:tcMar>
              <w:top w:w="15" w:type="dxa"/>
              <w:left w:w="15" w:type="dxa"/>
              <w:bottom w:w="0" w:type="dxa"/>
              <w:right w:w="15" w:type="dxa"/>
            </w:tcMar>
            <w:hideMark/>
            <w:tcPrChange w:id="214" w:author="Dylan CHEN" w:date="2026-08-30T20:46:00Z" w16du:dateUtc="2026-08-30T12:46: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79" w:type="dxa"/>
            <w:tcBorders>
              <w:top w:val="nil"/>
              <w:left w:val="nil"/>
              <w:bottom w:val="nil"/>
            </w:tcBorders>
            <w:noWrap/>
            <w:tcMar>
              <w:top w:w="15" w:type="dxa"/>
              <w:left w:w="15" w:type="dxa"/>
              <w:bottom w:w="0" w:type="dxa"/>
              <w:right w:w="15" w:type="dxa"/>
            </w:tcMar>
            <w:hideMark/>
            <w:tcPrChange w:id="215" w:author="Dylan CHEN" w:date="2026-08-30T20:46:00Z" w16du:dateUtc="2026-08-30T12:46:00Z">
              <w:tcPr>
                <w:tcW w:w="2917" w:type="dxa"/>
                <w:gridSpan w:val="2"/>
                <w:tcBorders>
                  <w:top w:val="nil"/>
                  <w:left w:val="nil"/>
                  <w:bottom w:val="nil"/>
                </w:tcBorders>
                <w:noWrap/>
                <w:tcMar>
                  <w:top w:w="15" w:type="dxa"/>
                  <w:left w:w="15" w:type="dxa"/>
                  <w:bottom w:w="0" w:type="dxa"/>
                  <w:right w:w="15" w:type="dxa"/>
                </w:tcMar>
                <w:hideMark/>
              </w:tcPr>
            </w:tcPrChange>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914" w:type="dxa"/>
            <w:tcBorders>
              <w:top w:val="nil"/>
              <w:left w:val="nil"/>
              <w:bottom w:val="nil"/>
              <w:right w:val="nil"/>
            </w:tcBorders>
            <w:noWrap/>
            <w:tcMar>
              <w:top w:w="15" w:type="dxa"/>
              <w:left w:w="15" w:type="dxa"/>
              <w:bottom w:w="0" w:type="dxa"/>
              <w:right w:w="15" w:type="dxa"/>
            </w:tcMar>
            <w:hideMark/>
            <w:tcPrChange w:id="21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Change w:id="21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Change w:id="21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48" w:type="dxa"/>
            <w:tcBorders>
              <w:top w:val="nil"/>
              <w:left w:val="nil"/>
              <w:bottom w:val="nil"/>
              <w:right w:val="nil"/>
            </w:tcBorders>
            <w:vAlign w:val="center"/>
            <w:tcPrChange w:id="219" w:author="Dylan CHEN" w:date="2026-08-30T20:46:00Z" w16du:dateUtc="2026-08-30T12:46:00Z">
              <w:tcPr>
                <w:tcW w:w="1986" w:type="dxa"/>
                <w:gridSpan w:val="2"/>
                <w:tcBorders>
                  <w:top w:val="nil"/>
                  <w:left w:val="nil"/>
                  <w:bottom w:val="nil"/>
                  <w:right w:val="nil"/>
                </w:tcBorders>
                <w:vAlign w:val="center"/>
              </w:tcPr>
            </w:tcPrChange>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E37E5D">
        <w:trPr>
          <w:jc w:val="center"/>
          <w:trPrChange w:id="220" w:author="Dylan CHEN" w:date="2026-08-30T20:46:00Z" w16du:dateUtc="2026-08-30T12:46:00Z">
            <w:trPr>
              <w:jc w:val="center"/>
            </w:trPr>
          </w:trPrChange>
        </w:trPr>
        <w:tc>
          <w:tcPr>
            <w:tcW w:w="1991" w:type="dxa"/>
            <w:vMerge/>
            <w:tcBorders>
              <w:top w:val="nil"/>
              <w:left w:val="nil"/>
              <w:bottom w:val="nil"/>
              <w:right w:val="nil"/>
            </w:tcBorders>
            <w:hideMark/>
            <w:tcPrChange w:id="221" w:author="Dylan CHEN" w:date="2026-08-30T20:46:00Z" w16du:dateUtc="2026-08-30T12:46:00Z">
              <w:tcPr>
                <w:tcW w:w="0" w:type="auto"/>
                <w:gridSpan w:val="2"/>
                <w:vMerge/>
                <w:tcBorders>
                  <w:top w:val="nil"/>
                  <w:left w:val="nil"/>
                  <w:bottom w:val="nil"/>
                  <w:right w:val="nil"/>
                </w:tcBorders>
                <w:hideMark/>
              </w:tcPr>
            </w:tcPrChange>
          </w:tcPr>
          <w:p w14:paraId="1AAB849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Change w:id="222"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914" w:type="dxa"/>
            <w:tcBorders>
              <w:top w:val="nil"/>
              <w:left w:val="nil"/>
              <w:bottom w:val="nil"/>
              <w:right w:val="nil"/>
            </w:tcBorders>
            <w:noWrap/>
            <w:tcMar>
              <w:top w:w="15" w:type="dxa"/>
              <w:left w:w="15" w:type="dxa"/>
              <w:bottom w:w="0" w:type="dxa"/>
              <w:right w:w="15" w:type="dxa"/>
            </w:tcMar>
            <w:hideMark/>
            <w:tcPrChange w:id="22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64" w:type="dxa"/>
            <w:tcBorders>
              <w:top w:val="nil"/>
              <w:left w:val="nil"/>
              <w:bottom w:val="nil"/>
              <w:right w:val="nil"/>
            </w:tcBorders>
            <w:noWrap/>
            <w:tcMar>
              <w:top w:w="15" w:type="dxa"/>
              <w:left w:w="15" w:type="dxa"/>
              <w:bottom w:w="0" w:type="dxa"/>
              <w:right w:w="15" w:type="dxa"/>
            </w:tcMar>
            <w:hideMark/>
            <w:tcPrChange w:id="22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64" w:type="dxa"/>
            <w:tcBorders>
              <w:top w:val="nil"/>
              <w:left w:val="nil"/>
              <w:bottom w:val="nil"/>
              <w:right w:val="nil"/>
            </w:tcBorders>
            <w:noWrap/>
            <w:tcMar>
              <w:top w:w="15" w:type="dxa"/>
              <w:left w:w="15" w:type="dxa"/>
              <w:bottom w:w="0" w:type="dxa"/>
              <w:right w:w="15" w:type="dxa"/>
            </w:tcMar>
            <w:hideMark/>
            <w:tcPrChange w:id="22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48" w:type="dxa"/>
            <w:tcBorders>
              <w:top w:val="nil"/>
              <w:left w:val="nil"/>
              <w:bottom w:val="nil"/>
              <w:right w:val="nil"/>
            </w:tcBorders>
            <w:vAlign w:val="center"/>
            <w:tcPrChange w:id="226" w:author="Dylan CHEN" w:date="2026-08-30T20:46:00Z" w16du:dateUtc="2026-08-30T12:46:00Z">
              <w:tcPr>
                <w:tcW w:w="1986" w:type="dxa"/>
                <w:gridSpan w:val="2"/>
                <w:tcBorders>
                  <w:top w:val="nil"/>
                  <w:left w:val="nil"/>
                  <w:bottom w:val="nil"/>
                  <w:right w:val="nil"/>
                </w:tcBorders>
                <w:vAlign w:val="center"/>
              </w:tcPr>
            </w:tcPrChange>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E37E5D">
        <w:trPr>
          <w:jc w:val="center"/>
          <w:trPrChange w:id="227" w:author="Dylan CHEN" w:date="2026-08-30T20:46:00Z" w16du:dateUtc="2026-08-30T12:46:00Z">
            <w:trPr>
              <w:jc w:val="center"/>
            </w:trPr>
          </w:trPrChange>
        </w:trPr>
        <w:tc>
          <w:tcPr>
            <w:tcW w:w="1991" w:type="dxa"/>
            <w:vMerge w:val="restart"/>
            <w:tcBorders>
              <w:top w:val="nil"/>
              <w:left w:val="nil"/>
              <w:bottom w:val="nil"/>
              <w:right w:val="nil"/>
            </w:tcBorders>
            <w:noWrap/>
            <w:tcMar>
              <w:top w:w="15" w:type="dxa"/>
              <w:left w:w="15" w:type="dxa"/>
              <w:bottom w:w="0" w:type="dxa"/>
              <w:right w:w="15" w:type="dxa"/>
            </w:tcMar>
            <w:hideMark/>
            <w:tcPrChange w:id="228" w:author="Dylan CHEN" w:date="2026-08-30T20:46:00Z" w16du:dateUtc="2026-08-30T12:46:00Z">
              <w:tcPr>
                <w:tcW w:w="0" w:type="auto"/>
                <w:gridSpan w:val="2"/>
                <w:vMerge w:val="restart"/>
                <w:tcBorders>
                  <w:top w:val="nil"/>
                  <w:left w:val="nil"/>
                  <w:bottom w:val="nil"/>
                  <w:right w:val="nil"/>
                </w:tcBorders>
                <w:noWrap/>
                <w:tcMar>
                  <w:top w:w="15" w:type="dxa"/>
                  <w:left w:w="15" w:type="dxa"/>
                  <w:bottom w:w="0" w:type="dxa"/>
                  <w:right w:w="15" w:type="dxa"/>
                </w:tcMar>
                <w:hideMark/>
              </w:tcPr>
            </w:tcPrChange>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Change w:id="229"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914" w:type="dxa"/>
            <w:tcBorders>
              <w:top w:val="nil"/>
              <w:left w:val="nil"/>
              <w:bottom w:val="nil"/>
              <w:right w:val="nil"/>
            </w:tcBorders>
            <w:noWrap/>
            <w:tcMar>
              <w:top w:w="15" w:type="dxa"/>
              <w:left w:w="15" w:type="dxa"/>
              <w:bottom w:w="0" w:type="dxa"/>
              <w:right w:w="15" w:type="dxa"/>
            </w:tcMar>
            <w:hideMark/>
            <w:tcPrChange w:id="23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Change w:id="23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Change w:id="232"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48" w:type="dxa"/>
            <w:tcBorders>
              <w:top w:val="nil"/>
              <w:left w:val="nil"/>
              <w:bottom w:val="nil"/>
              <w:right w:val="nil"/>
            </w:tcBorders>
            <w:vAlign w:val="center"/>
            <w:tcPrChange w:id="233" w:author="Dylan CHEN" w:date="2026-08-30T20:46:00Z" w16du:dateUtc="2026-08-30T12:46:00Z">
              <w:tcPr>
                <w:tcW w:w="1986" w:type="dxa"/>
                <w:gridSpan w:val="2"/>
                <w:tcBorders>
                  <w:top w:val="nil"/>
                  <w:left w:val="nil"/>
                  <w:bottom w:val="nil"/>
                  <w:right w:val="nil"/>
                </w:tcBorders>
                <w:vAlign w:val="center"/>
              </w:tcPr>
            </w:tcPrChange>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E37E5D">
        <w:trPr>
          <w:jc w:val="center"/>
          <w:trPrChange w:id="234" w:author="Dylan CHEN" w:date="2026-08-30T20:46:00Z" w16du:dateUtc="2026-08-30T12:46:00Z">
            <w:trPr>
              <w:jc w:val="center"/>
            </w:trPr>
          </w:trPrChange>
        </w:trPr>
        <w:tc>
          <w:tcPr>
            <w:tcW w:w="1991" w:type="dxa"/>
            <w:vMerge/>
            <w:tcBorders>
              <w:top w:val="nil"/>
              <w:left w:val="nil"/>
              <w:bottom w:val="nil"/>
              <w:right w:val="nil"/>
            </w:tcBorders>
            <w:hideMark/>
            <w:tcPrChange w:id="235" w:author="Dylan CHEN" w:date="2026-08-30T20:46:00Z" w16du:dateUtc="2026-08-30T12:46:00Z">
              <w:tcPr>
                <w:tcW w:w="0" w:type="auto"/>
                <w:gridSpan w:val="2"/>
                <w:vMerge/>
                <w:tcBorders>
                  <w:top w:val="nil"/>
                  <w:left w:val="nil"/>
                  <w:bottom w:val="nil"/>
                  <w:right w:val="nil"/>
                </w:tcBorders>
                <w:hideMark/>
              </w:tcPr>
            </w:tcPrChange>
          </w:tcPr>
          <w:p w14:paraId="737C34E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Change w:id="236"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914" w:type="dxa"/>
            <w:tcBorders>
              <w:top w:val="nil"/>
              <w:left w:val="nil"/>
              <w:bottom w:val="nil"/>
              <w:right w:val="nil"/>
            </w:tcBorders>
            <w:noWrap/>
            <w:tcMar>
              <w:top w:w="15" w:type="dxa"/>
              <w:left w:w="15" w:type="dxa"/>
              <w:bottom w:w="0" w:type="dxa"/>
              <w:right w:w="15" w:type="dxa"/>
            </w:tcMar>
            <w:hideMark/>
            <w:tcPrChange w:id="23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64" w:type="dxa"/>
            <w:tcBorders>
              <w:top w:val="nil"/>
              <w:left w:val="nil"/>
              <w:bottom w:val="nil"/>
              <w:right w:val="nil"/>
            </w:tcBorders>
            <w:noWrap/>
            <w:tcMar>
              <w:top w:w="15" w:type="dxa"/>
              <w:left w:w="15" w:type="dxa"/>
              <w:bottom w:w="0" w:type="dxa"/>
              <w:right w:w="15" w:type="dxa"/>
            </w:tcMar>
            <w:hideMark/>
            <w:tcPrChange w:id="23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64" w:type="dxa"/>
            <w:tcBorders>
              <w:top w:val="nil"/>
              <w:left w:val="nil"/>
              <w:bottom w:val="nil"/>
              <w:right w:val="nil"/>
            </w:tcBorders>
            <w:noWrap/>
            <w:tcMar>
              <w:top w:w="15" w:type="dxa"/>
              <w:left w:w="15" w:type="dxa"/>
              <w:bottom w:w="0" w:type="dxa"/>
              <w:right w:w="15" w:type="dxa"/>
            </w:tcMar>
            <w:hideMark/>
            <w:tcPrChange w:id="23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48" w:type="dxa"/>
            <w:tcBorders>
              <w:top w:val="nil"/>
              <w:left w:val="nil"/>
              <w:bottom w:val="nil"/>
              <w:right w:val="nil"/>
            </w:tcBorders>
            <w:vAlign w:val="center"/>
            <w:tcPrChange w:id="240" w:author="Dylan CHEN" w:date="2026-08-30T20:46:00Z" w16du:dateUtc="2026-08-30T12:46:00Z">
              <w:tcPr>
                <w:tcW w:w="1986" w:type="dxa"/>
                <w:gridSpan w:val="2"/>
                <w:tcBorders>
                  <w:top w:val="nil"/>
                  <w:left w:val="nil"/>
                  <w:bottom w:val="nil"/>
                  <w:right w:val="nil"/>
                </w:tcBorders>
                <w:vAlign w:val="center"/>
              </w:tcPr>
            </w:tcPrChange>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E37E5D">
        <w:trPr>
          <w:jc w:val="center"/>
          <w:trPrChange w:id="241" w:author="Dylan CHEN" w:date="2026-08-30T20:46:00Z" w16du:dateUtc="2026-08-30T12:46:00Z">
            <w:trPr>
              <w:jc w:val="center"/>
            </w:trPr>
          </w:trPrChange>
        </w:trPr>
        <w:tc>
          <w:tcPr>
            <w:tcW w:w="1991" w:type="dxa"/>
            <w:vMerge w:val="restart"/>
            <w:tcBorders>
              <w:top w:val="nil"/>
              <w:left w:val="nil"/>
              <w:bottom w:val="single" w:sz="4" w:space="0" w:color="000000"/>
              <w:right w:val="nil"/>
            </w:tcBorders>
            <w:noWrap/>
            <w:tcMar>
              <w:top w:w="15" w:type="dxa"/>
              <w:left w:w="15" w:type="dxa"/>
              <w:bottom w:w="0" w:type="dxa"/>
              <w:right w:w="15" w:type="dxa"/>
            </w:tcMar>
            <w:hideMark/>
            <w:tcPrChange w:id="242" w:author="Dylan CHEN" w:date="2026-08-30T20:46:00Z" w16du:dateUtc="2026-08-30T12:46:00Z">
              <w:tcPr>
                <w:tcW w:w="0" w:type="auto"/>
                <w:gridSpan w:val="2"/>
                <w:vMerge w:val="restart"/>
                <w:tcBorders>
                  <w:top w:val="nil"/>
                  <w:left w:val="nil"/>
                  <w:bottom w:val="single" w:sz="4" w:space="0" w:color="000000"/>
                  <w:right w:val="nil"/>
                </w:tcBorders>
                <w:noWrap/>
                <w:tcMar>
                  <w:top w:w="15" w:type="dxa"/>
                  <w:left w:w="15" w:type="dxa"/>
                  <w:bottom w:w="0" w:type="dxa"/>
                  <w:right w:w="15" w:type="dxa"/>
                </w:tcMar>
                <w:hideMark/>
              </w:tcPr>
            </w:tcPrChange>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Change w:id="243"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914" w:type="dxa"/>
            <w:tcBorders>
              <w:top w:val="nil"/>
              <w:left w:val="nil"/>
              <w:bottom w:val="nil"/>
              <w:right w:val="nil"/>
            </w:tcBorders>
            <w:noWrap/>
            <w:tcMar>
              <w:top w:w="15" w:type="dxa"/>
              <w:left w:w="15" w:type="dxa"/>
              <w:bottom w:w="0" w:type="dxa"/>
              <w:right w:w="15" w:type="dxa"/>
            </w:tcMar>
            <w:hideMark/>
            <w:tcPrChange w:id="24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Change w:id="24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Change w:id="24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48" w:type="dxa"/>
            <w:tcBorders>
              <w:top w:val="nil"/>
              <w:left w:val="nil"/>
              <w:bottom w:val="nil"/>
              <w:right w:val="nil"/>
            </w:tcBorders>
            <w:vAlign w:val="center"/>
            <w:tcPrChange w:id="247" w:author="Dylan CHEN" w:date="2026-08-30T20:46:00Z" w16du:dateUtc="2026-08-30T12:46:00Z">
              <w:tcPr>
                <w:tcW w:w="1986" w:type="dxa"/>
                <w:gridSpan w:val="2"/>
                <w:tcBorders>
                  <w:top w:val="nil"/>
                  <w:left w:val="nil"/>
                  <w:bottom w:val="nil"/>
                  <w:right w:val="nil"/>
                </w:tcBorders>
                <w:vAlign w:val="center"/>
              </w:tcPr>
            </w:tcPrChange>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E37E5D">
        <w:trPr>
          <w:jc w:val="center"/>
          <w:trPrChange w:id="248" w:author="Dylan CHEN" w:date="2026-08-30T20:46:00Z" w16du:dateUtc="2026-08-30T12:46:00Z">
            <w:trPr>
              <w:jc w:val="center"/>
            </w:trPr>
          </w:trPrChange>
        </w:trPr>
        <w:tc>
          <w:tcPr>
            <w:tcW w:w="1991" w:type="dxa"/>
            <w:vMerge/>
            <w:tcBorders>
              <w:top w:val="nil"/>
              <w:left w:val="nil"/>
              <w:bottom w:val="single" w:sz="4" w:space="0" w:color="000000"/>
              <w:right w:val="nil"/>
            </w:tcBorders>
            <w:hideMark/>
            <w:tcPrChange w:id="249" w:author="Dylan CHEN" w:date="2026-08-30T20:46:00Z" w16du:dateUtc="2026-08-30T12:46:00Z">
              <w:tcPr>
                <w:tcW w:w="0" w:type="auto"/>
                <w:gridSpan w:val="2"/>
                <w:vMerge/>
                <w:tcBorders>
                  <w:top w:val="nil"/>
                  <w:left w:val="nil"/>
                  <w:bottom w:val="single" w:sz="4" w:space="0" w:color="000000"/>
                  <w:right w:val="nil"/>
                </w:tcBorders>
                <w:hideMark/>
              </w:tcPr>
            </w:tcPrChange>
          </w:tcPr>
          <w:p w14:paraId="72922296" w14:textId="77777777" w:rsidR="00D61EA7" w:rsidRPr="00015210" w:rsidRDefault="00D61EA7" w:rsidP="00D61EA7">
            <w:pPr>
              <w:rPr>
                <w:i/>
                <w:iCs/>
                <w:color w:val="000000"/>
                <w:sz w:val="20"/>
                <w:szCs w:val="20"/>
              </w:rPr>
            </w:pPr>
          </w:p>
        </w:tc>
        <w:tc>
          <w:tcPr>
            <w:tcW w:w="2779" w:type="dxa"/>
            <w:tcBorders>
              <w:top w:val="nil"/>
              <w:left w:val="nil"/>
              <w:bottom w:val="single" w:sz="4" w:space="0" w:color="auto"/>
              <w:right w:val="nil"/>
            </w:tcBorders>
            <w:noWrap/>
            <w:tcMar>
              <w:top w:w="15" w:type="dxa"/>
              <w:left w:w="15" w:type="dxa"/>
              <w:bottom w:w="0" w:type="dxa"/>
              <w:right w:w="15" w:type="dxa"/>
            </w:tcMar>
            <w:hideMark/>
            <w:tcPrChange w:id="250"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914" w:type="dxa"/>
            <w:tcBorders>
              <w:top w:val="nil"/>
              <w:left w:val="nil"/>
              <w:bottom w:val="single" w:sz="4" w:space="0" w:color="auto"/>
              <w:right w:val="nil"/>
            </w:tcBorders>
            <w:noWrap/>
            <w:tcMar>
              <w:top w:w="15" w:type="dxa"/>
              <w:left w:w="15" w:type="dxa"/>
              <w:bottom w:w="0" w:type="dxa"/>
              <w:right w:w="15" w:type="dxa"/>
            </w:tcMar>
            <w:hideMark/>
            <w:tcPrChange w:id="251"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25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253"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48" w:type="dxa"/>
            <w:tcBorders>
              <w:top w:val="nil"/>
              <w:left w:val="nil"/>
              <w:bottom w:val="single" w:sz="4" w:space="0" w:color="auto"/>
              <w:right w:val="nil"/>
            </w:tcBorders>
            <w:vAlign w:val="center"/>
            <w:tcPrChange w:id="254" w:author="Dylan CHEN" w:date="2026-08-30T20:46:00Z" w16du:dateUtc="2026-08-30T12:46:00Z">
              <w:tcPr>
                <w:tcW w:w="1986" w:type="dxa"/>
                <w:gridSpan w:val="2"/>
                <w:tcBorders>
                  <w:top w:val="nil"/>
                  <w:left w:val="nil"/>
                  <w:bottom w:val="single" w:sz="4" w:space="0" w:color="auto"/>
                  <w:right w:val="nil"/>
                </w:tcBorders>
                <w:vAlign w:val="center"/>
              </w:tcPr>
            </w:tcPrChange>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E37E5D">
        <w:trPr>
          <w:jc w:val="center"/>
          <w:trPrChange w:id="255"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5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779" w:type="dxa"/>
            <w:tcBorders>
              <w:top w:val="nil"/>
              <w:left w:val="nil"/>
              <w:bottom w:val="nil"/>
              <w:right w:val="nil"/>
            </w:tcBorders>
            <w:noWrap/>
            <w:tcMar>
              <w:top w:w="15" w:type="dxa"/>
              <w:left w:w="15" w:type="dxa"/>
              <w:bottom w:w="0" w:type="dxa"/>
              <w:right w:w="15" w:type="dxa"/>
            </w:tcMar>
            <w:hideMark/>
            <w:tcPrChange w:id="257"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Change w:id="25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5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Change w:id="261" w:author="Dylan CHEN" w:date="2026-08-30T20:46:00Z" w16du:dateUtc="2026-08-30T12:46:00Z">
              <w:tcPr>
                <w:tcW w:w="1986" w:type="dxa"/>
                <w:gridSpan w:val="2"/>
                <w:tcBorders>
                  <w:top w:val="nil"/>
                  <w:left w:val="nil"/>
                  <w:bottom w:val="nil"/>
                  <w:right w:val="nil"/>
                </w:tcBorders>
              </w:tcPr>
            </w:tcPrChange>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E37E5D">
        <w:trPr>
          <w:jc w:val="center"/>
          <w:trPrChange w:id="262"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6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779" w:type="dxa"/>
            <w:tcBorders>
              <w:top w:val="nil"/>
              <w:left w:val="nil"/>
              <w:bottom w:val="nil"/>
              <w:right w:val="nil"/>
            </w:tcBorders>
            <w:noWrap/>
            <w:tcMar>
              <w:top w:w="15" w:type="dxa"/>
              <w:left w:w="15" w:type="dxa"/>
              <w:bottom w:w="0" w:type="dxa"/>
              <w:right w:w="15" w:type="dxa"/>
            </w:tcMar>
            <w:hideMark/>
            <w:tcPrChange w:id="264"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Change w:id="26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Change w:id="26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Change w:id="268" w:author="Dylan CHEN" w:date="2026-08-30T20:46:00Z" w16du:dateUtc="2026-08-30T12:46:00Z">
              <w:tcPr>
                <w:tcW w:w="1986" w:type="dxa"/>
                <w:gridSpan w:val="2"/>
                <w:tcBorders>
                  <w:top w:val="nil"/>
                  <w:left w:val="nil"/>
                  <w:bottom w:val="nil"/>
                  <w:right w:val="nil"/>
                </w:tcBorders>
              </w:tcPr>
            </w:tcPrChange>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E37E5D">
        <w:trPr>
          <w:jc w:val="center"/>
          <w:trPrChange w:id="269" w:author="Dylan CHEN" w:date="2026-08-30T20:46:00Z" w16du:dateUtc="2026-08-30T12:46:00Z">
            <w:trPr>
              <w:jc w:val="center"/>
            </w:trPr>
          </w:trPrChange>
        </w:trPr>
        <w:tc>
          <w:tcPr>
            <w:tcW w:w="1991" w:type="dxa"/>
            <w:tcBorders>
              <w:top w:val="nil"/>
              <w:left w:val="nil"/>
              <w:bottom w:val="single" w:sz="4" w:space="0" w:color="auto"/>
              <w:right w:val="nil"/>
            </w:tcBorders>
            <w:noWrap/>
            <w:tcMar>
              <w:top w:w="15" w:type="dxa"/>
              <w:left w:w="15" w:type="dxa"/>
              <w:bottom w:w="0" w:type="dxa"/>
              <w:right w:w="15" w:type="dxa"/>
            </w:tcMar>
            <w:hideMark/>
            <w:tcPrChange w:id="270"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779" w:type="dxa"/>
            <w:tcBorders>
              <w:top w:val="nil"/>
              <w:left w:val="nil"/>
              <w:bottom w:val="single" w:sz="4" w:space="0" w:color="auto"/>
              <w:right w:val="nil"/>
            </w:tcBorders>
            <w:noWrap/>
            <w:tcMar>
              <w:top w:w="15" w:type="dxa"/>
              <w:left w:w="15" w:type="dxa"/>
              <w:bottom w:w="0" w:type="dxa"/>
              <w:right w:w="15" w:type="dxa"/>
            </w:tcMar>
            <w:hideMark/>
            <w:tcPrChange w:id="271"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single" w:sz="4" w:space="0" w:color="auto"/>
              <w:right w:val="nil"/>
            </w:tcBorders>
            <w:noWrap/>
            <w:tcMar>
              <w:top w:w="15" w:type="dxa"/>
              <w:left w:w="15" w:type="dxa"/>
              <w:bottom w:w="0" w:type="dxa"/>
              <w:right w:w="15" w:type="dxa"/>
            </w:tcMar>
            <w:hideMark/>
            <w:tcPrChange w:id="27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273"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274"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Change w:id="275" w:author="Dylan CHEN" w:date="2026-08-30T20:46:00Z" w16du:dateUtc="2026-08-30T12:46:00Z">
              <w:tcPr>
                <w:tcW w:w="1986" w:type="dxa"/>
                <w:gridSpan w:val="2"/>
                <w:tcBorders>
                  <w:top w:val="nil"/>
                  <w:left w:val="nil"/>
                  <w:bottom w:val="single" w:sz="4" w:space="0" w:color="auto"/>
                  <w:right w:val="nil"/>
                </w:tcBorders>
              </w:tcPr>
            </w:tcPrChange>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E37E5D">
        <w:trPr>
          <w:jc w:val="center"/>
          <w:trPrChange w:id="276"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7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779" w:type="dxa"/>
            <w:tcBorders>
              <w:top w:val="nil"/>
              <w:left w:val="nil"/>
              <w:bottom w:val="nil"/>
              <w:right w:val="nil"/>
            </w:tcBorders>
            <w:noWrap/>
            <w:tcMar>
              <w:top w:w="15" w:type="dxa"/>
              <w:left w:w="15" w:type="dxa"/>
              <w:bottom w:w="0" w:type="dxa"/>
              <w:right w:w="15" w:type="dxa"/>
            </w:tcMar>
            <w:hideMark/>
            <w:tcPrChange w:id="278"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914" w:type="dxa"/>
            <w:tcBorders>
              <w:top w:val="nil"/>
              <w:left w:val="nil"/>
              <w:bottom w:val="nil"/>
              <w:right w:val="nil"/>
            </w:tcBorders>
            <w:noWrap/>
            <w:tcMar>
              <w:top w:w="15" w:type="dxa"/>
              <w:left w:w="15" w:type="dxa"/>
              <w:bottom w:w="0" w:type="dxa"/>
              <w:right w:w="15" w:type="dxa"/>
            </w:tcMar>
            <w:hideMark/>
            <w:tcPrChange w:id="27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Change w:id="28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Change w:id="28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48" w:type="dxa"/>
            <w:tcBorders>
              <w:top w:val="nil"/>
              <w:left w:val="nil"/>
              <w:bottom w:val="nil"/>
              <w:right w:val="nil"/>
            </w:tcBorders>
            <w:tcPrChange w:id="282" w:author="Dylan CHEN" w:date="2026-08-30T20:46:00Z" w16du:dateUtc="2026-08-30T12:46:00Z">
              <w:tcPr>
                <w:tcW w:w="1986" w:type="dxa"/>
                <w:gridSpan w:val="2"/>
                <w:tcBorders>
                  <w:top w:val="nil"/>
                  <w:left w:val="nil"/>
                  <w:bottom w:val="nil"/>
                  <w:right w:val="nil"/>
                </w:tcBorders>
              </w:tcPr>
            </w:tcPrChange>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E37E5D">
        <w:trPr>
          <w:jc w:val="center"/>
          <w:trPrChange w:id="283"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8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779" w:type="dxa"/>
            <w:tcBorders>
              <w:top w:val="nil"/>
              <w:left w:val="nil"/>
              <w:bottom w:val="nil"/>
              <w:right w:val="nil"/>
            </w:tcBorders>
            <w:noWrap/>
            <w:tcMar>
              <w:top w:w="15" w:type="dxa"/>
              <w:left w:w="15" w:type="dxa"/>
              <w:bottom w:w="0" w:type="dxa"/>
              <w:right w:w="15" w:type="dxa"/>
            </w:tcMar>
            <w:hideMark/>
            <w:tcPrChange w:id="285"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914" w:type="dxa"/>
            <w:tcBorders>
              <w:top w:val="nil"/>
              <w:left w:val="nil"/>
              <w:bottom w:val="nil"/>
              <w:right w:val="nil"/>
            </w:tcBorders>
            <w:noWrap/>
            <w:tcMar>
              <w:top w:w="15" w:type="dxa"/>
              <w:left w:w="15" w:type="dxa"/>
              <w:bottom w:w="0" w:type="dxa"/>
              <w:right w:w="15" w:type="dxa"/>
            </w:tcMar>
            <w:hideMark/>
            <w:tcPrChange w:id="286"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8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64" w:type="dxa"/>
            <w:tcBorders>
              <w:top w:val="nil"/>
              <w:left w:val="nil"/>
              <w:bottom w:val="nil"/>
              <w:right w:val="nil"/>
            </w:tcBorders>
            <w:noWrap/>
            <w:tcMar>
              <w:top w:w="15" w:type="dxa"/>
              <w:left w:w="15" w:type="dxa"/>
              <w:bottom w:w="0" w:type="dxa"/>
              <w:right w:w="15" w:type="dxa"/>
            </w:tcMar>
            <w:hideMark/>
            <w:tcPrChange w:id="28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48" w:type="dxa"/>
            <w:tcBorders>
              <w:top w:val="nil"/>
              <w:left w:val="nil"/>
              <w:bottom w:val="nil"/>
              <w:right w:val="nil"/>
            </w:tcBorders>
            <w:tcPrChange w:id="289" w:author="Dylan CHEN" w:date="2026-08-30T20:46:00Z" w16du:dateUtc="2026-08-30T12:46:00Z">
              <w:tcPr>
                <w:tcW w:w="1986" w:type="dxa"/>
                <w:gridSpan w:val="2"/>
                <w:tcBorders>
                  <w:top w:val="nil"/>
                  <w:left w:val="nil"/>
                  <w:bottom w:val="nil"/>
                  <w:right w:val="nil"/>
                </w:tcBorders>
              </w:tcPr>
            </w:tcPrChange>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E37E5D">
        <w:trPr>
          <w:jc w:val="center"/>
          <w:trPrChange w:id="290"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9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779" w:type="dxa"/>
            <w:tcBorders>
              <w:top w:val="nil"/>
              <w:left w:val="nil"/>
              <w:bottom w:val="nil"/>
              <w:right w:val="nil"/>
            </w:tcBorders>
            <w:noWrap/>
            <w:tcMar>
              <w:top w:w="15" w:type="dxa"/>
              <w:left w:w="15" w:type="dxa"/>
              <w:bottom w:w="0" w:type="dxa"/>
              <w:right w:w="15" w:type="dxa"/>
            </w:tcMar>
            <w:hideMark/>
            <w:tcPrChange w:id="292"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914" w:type="dxa"/>
            <w:tcBorders>
              <w:top w:val="nil"/>
              <w:left w:val="nil"/>
              <w:bottom w:val="nil"/>
              <w:right w:val="nil"/>
            </w:tcBorders>
            <w:noWrap/>
            <w:tcMar>
              <w:top w:w="15" w:type="dxa"/>
              <w:left w:w="15" w:type="dxa"/>
              <w:bottom w:w="0" w:type="dxa"/>
              <w:right w:w="15" w:type="dxa"/>
            </w:tcMar>
            <w:hideMark/>
            <w:tcPrChange w:id="293"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94"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Change w:id="29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48" w:type="dxa"/>
            <w:tcBorders>
              <w:top w:val="nil"/>
              <w:left w:val="nil"/>
              <w:bottom w:val="nil"/>
              <w:right w:val="nil"/>
            </w:tcBorders>
            <w:tcPrChange w:id="296" w:author="Dylan CHEN" w:date="2026-08-30T20:46:00Z" w16du:dateUtc="2026-08-30T12:46:00Z">
              <w:tcPr>
                <w:tcW w:w="1986" w:type="dxa"/>
                <w:gridSpan w:val="2"/>
                <w:tcBorders>
                  <w:top w:val="nil"/>
                  <w:left w:val="nil"/>
                  <w:bottom w:val="nil"/>
                  <w:right w:val="nil"/>
                </w:tcBorders>
              </w:tcPr>
            </w:tcPrChange>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E37E5D">
        <w:trPr>
          <w:jc w:val="center"/>
          <w:trPrChange w:id="297"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29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779" w:type="dxa"/>
            <w:tcBorders>
              <w:top w:val="nil"/>
              <w:left w:val="nil"/>
              <w:bottom w:val="nil"/>
              <w:right w:val="nil"/>
            </w:tcBorders>
            <w:noWrap/>
            <w:tcMar>
              <w:top w:w="15" w:type="dxa"/>
              <w:left w:w="15" w:type="dxa"/>
              <w:bottom w:w="0" w:type="dxa"/>
              <w:right w:w="15" w:type="dxa"/>
            </w:tcMar>
            <w:hideMark/>
            <w:tcPrChange w:id="299"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914" w:type="dxa"/>
            <w:tcBorders>
              <w:top w:val="nil"/>
              <w:left w:val="nil"/>
              <w:bottom w:val="nil"/>
              <w:right w:val="nil"/>
            </w:tcBorders>
            <w:noWrap/>
            <w:tcMar>
              <w:top w:w="15" w:type="dxa"/>
              <w:left w:w="15" w:type="dxa"/>
              <w:bottom w:w="0" w:type="dxa"/>
              <w:right w:w="15" w:type="dxa"/>
            </w:tcMar>
            <w:hideMark/>
            <w:tcPrChange w:id="300"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Change w:id="301"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Change w:id="302"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48" w:type="dxa"/>
            <w:tcBorders>
              <w:top w:val="nil"/>
              <w:left w:val="nil"/>
              <w:bottom w:val="nil"/>
              <w:right w:val="nil"/>
            </w:tcBorders>
            <w:tcPrChange w:id="303" w:author="Dylan CHEN" w:date="2026-08-30T20:46:00Z" w16du:dateUtc="2026-08-30T12:46:00Z">
              <w:tcPr>
                <w:tcW w:w="1986" w:type="dxa"/>
                <w:gridSpan w:val="2"/>
                <w:tcBorders>
                  <w:top w:val="nil"/>
                  <w:left w:val="nil"/>
                  <w:bottom w:val="nil"/>
                  <w:right w:val="nil"/>
                </w:tcBorders>
              </w:tcPr>
            </w:tcPrChange>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E37E5D">
        <w:trPr>
          <w:jc w:val="center"/>
          <w:trPrChange w:id="304" w:author="Dylan CHEN" w:date="2026-08-30T20:46:00Z" w16du:dateUtc="2026-08-30T12:46:00Z">
            <w:trPr>
              <w:jc w:val="center"/>
            </w:trPr>
          </w:trPrChange>
        </w:trPr>
        <w:tc>
          <w:tcPr>
            <w:tcW w:w="1991" w:type="dxa"/>
            <w:tcBorders>
              <w:top w:val="nil"/>
              <w:left w:val="nil"/>
              <w:bottom w:val="nil"/>
              <w:right w:val="nil"/>
            </w:tcBorders>
            <w:noWrap/>
            <w:tcMar>
              <w:top w:w="15" w:type="dxa"/>
              <w:left w:w="15" w:type="dxa"/>
              <w:bottom w:w="0" w:type="dxa"/>
              <w:right w:w="15" w:type="dxa"/>
            </w:tcMar>
            <w:hideMark/>
            <w:tcPrChange w:id="305"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779" w:type="dxa"/>
            <w:tcBorders>
              <w:top w:val="nil"/>
              <w:left w:val="nil"/>
              <w:bottom w:val="nil"/>
              <w:right w:val="nil"/>
            </w:tcBorders>
            <w:noWrap/>
            <w:tcMar>
              <w:top w:w="15" w:type="dxa"/>
              <w:left w:w="15" w:type="dxa"/>
              <w:bottom w:w="0" w:type="dxa"/>
              <w:right w:w="15" w:type="dxa"/>
            </w:tcMar>
            <w:hideMark/>
            <w:tcPrChange w:id="306" w:author="Dylan CHEN" w:date="2026-08-30T20:46:00Z" w16du:dateUtc="2026-08-30T12:46:00Z">
              <w:tcPr>
                <w:tcW w:w="2917" w:type="dxa"/>
                <w:gridSpan w:val="2"/>
                <w:tcBorders>
                  <w:top w:val="nil"/>
                  <w:left w:val="nil"/>
                  <w:bottom w:val="nil"/>
                  <w:right w:val="nil"/>
                </w:tcBorders>
                <w:noWrap/>
                <w:tcMar>
                  <w:top w:w="15" w:type="dxa"/>
                  <w:left w:w="15" w:type="dxa"/>
                  <w:bottom w:w="0" w:type="dxa"/>
                  <w:right w:w="15" w:type="dxa"/>
                </w:tcMar>
                <w:hideMark/>
              </w:tcPr>
            </w:tcPrChange>
          </w:tcPr>
          <w:p w14:paraId="508BFBCA" w14:textId="77777777" w:rsidR="00D61EA7" w:rsidRPr="00015210" w:rsidRDefault="00D61EA7" w:rsidP="00D61EA7">
            <w:pPr>
              <w:rPr>
                <w:color w:val="000000"/>
                <w:sz w:val="20"/>
                <w:szCs w:val="20"/>
              </w:rPr>
            </w:pPr>
          </w:p>
        </w:tc>
        <w:tc>
          <w:tcPr>
            <w:tcW w:w="914" w:type="dxa"/>
            <w:tcBorders>
              <w:top w:val="nil"/>
              <w:left w:val="nil"/>
              <w:bottom w:val="nil"/>
              <w:right w:val="nil"/>
            </w:tcBorders>
            <w:noWrap/>
            <w:tcMar>
              <w:top w:w="15" w:type="dxa"/>
              <w:left w:w="15" w:type="dxa"/>
              <w:bottom w:w="0" w:type="dxa"/>
              <w:right w:w="15" w:type="dxa"/>
            </w:tcMar>
            <w:hideMark/>
            <w:tcPrChange w:id="307"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64" w:type="dxa"/>
            <w:tcBorders>
              <w:top w:val="nil"/>
              <w:left w:val="nil"/>
              <w:bottom w:val="nil"/>
              <w:right w:val="nil"/>
            </w:tcBorders>
            <w:noWrap/>
            <w:tcMar>
              <w:top w:w="15" w:type="dxa"/>
              <w:left w:w="15" w:type="dxa"/>
              <w:bottom w:w="0" w:type="dxa"/>
              <w:right w:w="15" w:type="dxa"/>
            </w:tcMar>
            <w:hideMark/>
            <w:tcPrChange w:id="308"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376F62C7" w14:textId="77777777" w:rsidR="00D61EA7" w:rsidRPr="00015210" w:rsidRDefault="00D61EA7" w:rsidP="00D61EA7">
            <w:pPr>
              <w:jc w:val="center"/>
              <w:rPr>
                <w:color w:val="000000"/>
                <w:sz w:val="20"/>
                <w:szCs w:val="20"/>
              </w:rPr>
            </w:pPr>
          </w:p>
        </w:tc>
        <w:tc>
          <w:tcPr>
            <w:tcW w:w="864" w:type="dxa"/>
            <w:tcBorders>
              <w:top w:val="nil"/>
              <w:left w:val="nil"/>
              <w:bottom w:val="nil"/>
              <w:right w:val="nil"/>
            </w:tcBorders>
            <w:noWrap/>
            <w:tcMar>
              <w:top w:w="15" w:type="dxa"/>
              <w:left w:w="15" w:type="dxa"/>
              <w:bottom w:w="0" w:type="dxa"/>
              <w:right w:w="15" w:type="dxa"/>
            </w:tcMar>
            <w:hideMark/>
            <w:tcPrChange w:id="309" w:author="Dylan CHEN" w:date="2026-08-30T20:46:00Z" w16du:dateUtc="2026-08-30T12:46:00Z">
              <w:tcPr>
                <w:tcW w:w="0" w:type="auto"/>
                <w:gridSpan w:val="2"/>
                <w:tcBorders>
                  <w:top w:val="nil"/>
                  <w:left w:val="nil"/>
                  <w:bottom w:val="nil"/>
                  <w:right w:val="nil"/>
                </w:tcBorders>
                <w:noWrap/>
                <w:tcMar>
                  <w:top w:w="15" w:type="dxa"/>
                  <w:left w:w="15" w:type="dxa"/>
                  <w:bottom w:w="0" w:type="dxa"/>
                  <w:right w:w="15" w:type="dxa"/>
                </w:tcMar>
                <w:hideMark/>
              </w:tcPr>
            </w:tcPrChange>
          </w:tcPr>
          <w:p w14:paraId="472D490E" w14:textId="77777777" w:rsidR="00D61EA7" w:rsidRPr="00015210" w:rsidRDefault="00D61EA7" w:rsidP="00D61EA7">
            <w:pPr>
              <w:rPr>
                <w:sz w:val="20"/>
                <w:szCs w:val="20"/>
              </w:rPr>
            </w:pPr>
          </w:p>
        </w:tc>
        <w:tc>
          <w:tcPr>
            <w:tcW w:w="1948" w:type="dxa"/>
            <w:tcBorders>
              <w:top w:val="nil"/>
              <w:left w:val="nil"/>
              <w:bottom w:val="nil"/>
              <w:right w:val="nil"/>
            </w:tcBorders>
            <w:tcPrChange w:id="310" w:author="Dylan CHEN" w:date="2026-08-30T20:46:00Z" w16du:dateUtc="2026-08-30T12:46:00Z">
              <w:tcPr>
                <w:tcW w:w="1986" w:type="dxa"/>
                <w:gridSpan w:val="2"/>
                <w:tcBorders>
                  <w:top w:val="nil"/>
                  <w:left w:val="nil"/>
                  <w:bottom w:val="nil"/>
                  <w:right w:val="nil"/>
                </w:tcBorders>
              </w:tcPr>
            </w:tcPrChange>
          </w:tcPr>
          <w:p w14:paraId="58A2CB0E" w14:textId="77777777" w:rsidR="00D61EA7" w:rsidRPr="00015210" w:rsidRDefault="00D61EA7" w:rsidP="00D61EA7">
            <w:pPr>
              <w:rPr>
                <w:sz w:val="20"/>
                <w:szCs w:val="20"/>
              </w:rPr>
            </w:pPr>
          </w:p>
        </w:tc>
      </w:tr>
      <w:tr w:rsidR="00D61EA7" w:rsidRPr="00015210" w14:paraId="12DD2363" w14:textId="7854B871" w:rsidTr="00E37E5D">
        <w:trPr>
          <w:jc w:val="center"/>
          <w:trPrChange w:id="311" w:author="Dylan CHEN" w:date="2026-08-30T20:46:00Z" w16du:dateUtc="2026-08-30T12:46:00Z">
            <w:trPr>
              <w:jc w:val="center"/>
            </w:trPr>
          </w:trPrChange>
        </w:trPr>
        <w:tc>
          <w:tcPr>
            <w:tcW w:w="1991" w:type="dxa"/>
            <w:tcBorders>
              <w:top w:val="nil"/>
              <w:left w:val="nil"/>
              <w:bottom w:val="single" w:sz="4" w:space="0" w:color="auto"/>
              <w:right w:val="nil"/>
            </w:tcBorders>
            <w:noWrap/>
            <w:tcMar>
              <w:top w:w="15" w:type="dxa"/>
              <w:left w:w="15" w:type="dxa"/>
              <w:bottom w:w="0" w:type="dxa"/>
              <w:right w:w="15" w:type="dxa"/>
            </w:tcMar>
            <w:hideMark/>
            <w:tcPrChange w:id="312"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6F3FD94D" w14:textId="2683F980" w:rsidR="00D61EA7" w:rsidRPr="00015210" w:rsidRDefault="00D61EA7" w:rsidP="00D61EA7">
            <w:pPr>
              <w:rPr>
                <w:color w:val="000000"/>
                <w:sz w:val="20"/>
                <w:szCs w:val="20"/>
              </w:rPr>
            </w:pPr>
            <w:proofErr w:type="gramStart"/>
            <w:r w:rsidRPr="00015210">
              <w:rPr>
                <w:color w:val="000000"/>
                <w:sz w:val="20"/>
                <w:szCs w:val="20"/>
              </w:rPr>
              <w:t>pseudo R</w:t>
            </w:r>
            <w:proofErr w:type="gramEnd"/>
            <w:r w:rsidR="0096012F">
              <w:rPr>
                <w:rFonts w:hint="eastAsia"/>
                <w:color w:val="000000"/>
                <w:sz w:val="20"/>
                <w:szCs w:val="20"/>
              </w:rPr>
              <w:t>-squared</w:t>
            </w:r>
          </w:p>
        </w:tc>
        <w:tc>
          <w:tcPr>
            <w:tcW w:w="2779" w:type="dxa"/>
            <w:tcBorders>
              <w:top w:val="nil"/>
              <w:left w:val="nil"/>
              <w:bottom w:val="single" w:sz="4" w:space="0" w:color="auto"/>
              <w:right w:val="nil"/>
            </w:tcBorders>
            <w:noWrap/>
            <w:tcMar>
              <w:top w:w="15" w:type="dxa"/>
              <w:left w:w="15" w:type="dxa"/>
              <w:bottom w:w="0" w:type="dxa"/>
              <w:right w:w="15" w:type="dxa"/>
            </w:tcMar>
            <w:hideMark/>
            <w:tcPrChange w:id="313" w:author="Dylan CHEN" w:date="2026-08-30T20:46:00Z" w16du:dateUtc="2026-08-30T12:46:00Z">
              <w:tcPr>
                <w:tcW w:w="2917" w:type="dxa"/>
                <w:gridSpan w:val="2"/>
                <w:tcBorders>
                  <w:top w:val="nil"/>
                  <w:left w:val="nil"/>
                  <w:bottom w:val="single" w:sz="4" w:space="0" w:color="auto"/>
                  <w:right w:val="nil"/>
                </w:tcBorders>
                <w:noWrap/>
                <w:tcMar>
                  <w:top w:w="15" w:type="dxa"/>
                  <w:left w:w="15" w:type="dxa"/>
                  <w:bottom w:w="0" w:type="dxa"/>
                  <w:right w:w="15" w:type="dxa"/>
                </w:tcMar>
                <w:hideMark/>
              </w:tcPr>
            </w:tcPrChange>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914" w:type="dxa"/>
            <w:tcBorders>
              <w:top w:val="nil"/>
              <w:left w:val="nil"/>
              <w:bottom w:val="single" w:sz="4" w:space="0" w:color="auto"/>
              <w:right w:val="nil"/>
            </w:tcBorders>
            <w:noWrap/>
            <w:tcMar>
              <w:top w:w="15" w:type="dxa"/>
              <w:left w:w="15" w:type="dxa"/>
              <w:bottom w:w="0" w:type="dxa"/>
              <w:right w:w="15" w:type="dxa"/>
            </w:tcMar>
            <w:hideMark/>
            <w:tcPrChange w:id="314"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Change w:id="315"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Change w:id="316" w:author="Dylan CHEN" w:date="2026-08-30T20:46:00Z" w16du:dateUtc="2026-08-30T12:46:00Z">
              <w:tcPr>
                <w:tcW w:w="0" w:type="auto"/>
                <w:gridSpan w:val="2"/>
                <w:tcBorders>
                  <w:top w:val="nil"/>
                  <w:left w:val="nil"/>
                  <w:bottom w:val="single" w:sz="4" w:space="0" w:color="auto"/>
                  <w:right w:val="nil"/>
                </w:tcBorders>
                <w:noWrap/>
                <w:tcMar>
                  <w:top w:w="15" w:type="dxa"/>
                  <w:left w:w="15" w:type="dxa"/>
                  <w:bottom w:w="0" w:type="dxa"/>
                  <w:right w:w="15" w:type="dxa"/>
                </w:tcMar>
                <w:hideMark/>
              </w:tcPr>
            </w:tcPrChange>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Change w:id="317" w:author="Dylan CHEN" w:date="2026-08-30T20:46:00Z" w16du:dateUtc="2026-08-30T12:46:00Z">
              <w:tcPr>
                <w:tcW w:w="1986" w:type="dxa"/>
                <w:gridSpan w:val="2"/>
                <w:tcBorders>
                  <w:top w:val="nil"/>
                  <w:left w:val="nil"/>
                  <w:bottom w:val="single" w:sz="4" w:space="0" w:color="auto"/>
                  <w:right w:val="nil"/>
                </w:tcBorders>
              </w:tcPr>
            </w:tcPrChange>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485CDE54" w:rsidR="0049432D" w:rsidRPr="00015210" w:rsidRDefault="00F045BB" w:rsidP="0049432D">
      <w:pPr>
        <w:pStyle w:val="Notes"/>
      </w:pPr>
      <w:del w:id="318" w:author="Dylan CHEN" w:date="2026-08-30T19:52:00Z" w16du:dateUtc="2026-08-30T11:52:00Z">
        <w:r w:rsidRPr="00DE659D" w:rsidDel="00DE659D">
          <w:rPr>
            <w:rPrChange w:id="319" w:author="Dylan CHEN" w:date="2026-08-30T19:52:00Z" w16du:dateUtc="2026-08-30T11:52:00Z">
              <w:rPr>
                <w:i/>
                <w:iCs/>
              </w:rPr>
            </w:rPrChange>
          </w:rPr>
          <w:delText xml:space="preserve"> </w:delText>
        </w:r>
      </w:del>
      <w:r w:rsidR="0049432D" w:rsidRPr="00DE659D">
        <w:rPr>
          <w:rPrChange w:id="320" w:author="Dylan CHEN" w:date="2026-08-30T19:52:00Z" w16du:dateUtc="2026-08-30T11:52:00Z">
            <w:rPr>
              <w:i/>
              <w:iCs/>
            </w:rPr>
          </w:rPrChange>
        </w:rPr>
        <w:t>Notes</w:t>
      </w:r>
      <w:r w:rsidR="0049432D" w:rsidRPr="00015210">
        <w:rPr>
          <w:i/>
          <w:iCs/>
        </w:rPr>
        <w:t>.</w:t>
      </w:r>
      <w:r w:rsidR="0049432D" w:rsidRPr="00015210">
        <w:t xml:space="preserve"> </w:t>
      </w:r>
      <w:ins w:id="321" w:author="Dylan CHEN" w:date="2026-08-30T19:52:00Z" w16du:dateUtc="2026-08-30T11:52:00Z">
        <w:r w:rsidR="00DE659D">
          <w:rPr>
            <w:rFonts w:hint="eastAsia"/>
          </w:rPr>
          <w:t xml:space="preserve">1. </w:t>
        </w:r>
      </w:ins>
      <w:r w:rsidR="0049432D" w:rsidRPr="00015210">
        <w:t xml:space="preserve">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w:t>
      </w:r>
      <w:ins w:id="322" w:author="Dylan CHEN" w:date="2026-08-30T19:52:00Z" w16du:dateUtc="2026-08-30T11:52:00Z">
        <w:r w:rsidR="00DE659D">
          <w:br/>
        </w:r>
        <w:r w:rsidR="00DE659D">
          <w:rPr>
            <w:rFonts w:hint="eastAsia"/>
          </w:rPr>
          <w:t xml:space="preserve">2. </w:t>
        </w:r>
      </w:ins>
      <w:r w:rsidR="0049432D" w:rsidRPr="00015210">
        <w:t xml:space="preserve">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lastRenderedPageBreak/>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323" w:name="OLE_LINK19"/>
      <w:r w:rsidRPr="00015210">
        <w:t xml:space="preserve">Columns </w:t>
      </w:r>
      <w:r w:rsidR="00DF063F">
        <w:t>4</w:t>
      </w:r>
      <w:r w:rsidRPr="00015210">
        <w:t>-</w:t>
      </w:r>
      <w:r w:rsidR="00DF063F">
        <w:t>6</w:t>
      </w:r>
      <w:r w:rsidRPr="00015210">
        <w:t xml:space="preserve"> restrict the sample to </w:t>
      </w:r>
      <w:bookmarkStart w:id="324" w:name="_Hlk238737395"/>
      <w:r w:rsidRPr="00015210">
        <w:t>questions posted within the first 30, 60, and 90 days after the experiment began</w:t>
      </w:r>
      <w:bookmarkEnd w:id="324"/>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325" w:name="_Ref210248973"/>
      <w:r w:rsidRPr="00015210">
        <w:t xml:space="preserve">Table </w:t>
      </w:r>
      <w:bookmarkEnd w:id="325"/>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Change w:id="326" w:author="Dylan CHEN" w:date="2026-08-30T19:52:00Z" w16du:dateUtc="2026-08-30T11:52:00Z">
          <w:tblPr>
            <w:tblW w:w="0" w:type="auto"/>
            <w:jc w:val="center"/>
            <w:tblCellMar>
              <w:left w:w="0" w:type="dxa"/>
              <w:right w:w="0" w:type="dxa"/>
            </w:tblCellMar>
            <w:tblLook w:val="04A0" w:firstRow="1" w:lastRow="0" w:firstColumn="1" w:lastColumn="0" w:noHBand="0" w:noVBand="1"/>
          </w:tblPr>
        </w:tblPrChange>
      </w:tblPr>
      <w:tblGrid>
        <w:gridCol w:w="1649"/>
        <w:gridCol w:w="1136"/>
        <w:gridCol w:w="1288"/>
        <w:gridCol w:w="1288"/>
        <w:gridCol w:w="1333"/>
        <w:gridCol w:w="1333"/>
        <w:gridCol w:w="1333"/>
        <w:tblGridChange w:id="327">
          <w:tblGrid>
            <w:gridCol w:w="1564"/>
            <w:gridCol w:w="85"/>
            <w:gridCol w:w="992"/>
            <w:gridCol w:w="144"/>
            <w:gridCol w:w="1077"/>
            <w:gridCol w:w="211"/>
            <w:gridCol w:w="1010"/>
            <w:gridCol w:w="278"/>
            <w:gridCol w:w="986"/>
            <w:gridCol w:w="347"/>
            <w:gridCol w:w="917"/>
            <w:gridCol w:w="416"/>
            <w:gridCol w:w="848"/>
            <w:gridCol w:w="485"/>
          </w:tblGrid>
        </w:tblGridChange>
      </w:tblGrid>
      <w:tr w:rsidR="00DB0101" w:rsidRPr="00015210" w14:paraId="046CA110" w14:textId="77777777" w:rsidTr="00E824BC">
        <w:trPr>
          <w:cantSplit/>
          <w:jc w:val="center"/>
          <w:trPrChange w:id="328" w:author="Dylan CHEN" w:date="2026-08-30T19:52:00Z" w16du:dateUtc="2026-08-30T11:52:00Z">
            <w:trPr>
              <w:gridAfter w:val="0"/>
              <w:cantSplit/>
              <w:jc w:val="center"/>
            </w:trPr>
          </w:trPrChange>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Change w:id="329" w:author="Dylan CHEN" w:date="2026-08-30T19:52:00Z" w16du:dateUtc="2026-08-30T11:52: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Change w:id="330"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31"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Change w:id="332"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3"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4"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Change w:id="335" w:author="Dylan CHEN" w:date="2026-08-30T19:52:00Z" w16du:dateUtc="2026-08-30T11:52:00Z">
              <w:tcPr>
                <w:tcW w:w="0" w:type="auto"/>
                <w:gridSpan w:val="2"/>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E824BC">
        <w:trPr>
          <w:cantSplit/>
          <w:trHeight w:val="475"/>
          <w:jc w:val="center"/>
          <w:trPrChange w:id="336" w:author="Dylan CHEN" w:date="2026-08-30T19:52:00Z" w16du:dateUtc="2026-08-30T11:52:00Z">
            <w:trPr>
              <w:gridAfter w:val="0"/>
              <w:cantSplit/>
              <w:trHeight w:val="475"/>
              <w:jc w:val="center"/>
            </w:trPr>
          </w:trPrChange>
        </w:trPr>
        <w:tc>
          <w:tcPr>
            <w:tcW w:w="1564" w:type="dxa"/>
            <w:vMerge/>
            <w:tcBorders>
              <w:top w:val="single" w:sz="4" w:space="0" w:color="auto"/>
              <w:left w:val="nil"/>
              <w:bottom w:val="nil"/>
              <w:right w:val="nil"/>
            </w:tcBorders>
            <w:vAlign w:val="center"/>
            <w:hideMark/>
            <w:tcPrChange w:id="337" w:author="Dylan CHEN" w:date="2026-08-30T19:52:00Z" w16du:dateUtc="2026-08-30T11:52: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Change w:id="338"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Change w:id="339" w:author="Dylan CHEN" w:date="2026-08-30T19:52:00Z" w16du:dateUtc="2026-08-30T11:52:00Z">
              <w:tcPr>
                <w:tcW w:w="0" w:type="auto"/>
                <w:gridSpan w:val="6"/>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E824BC">
        <w:trPr>
          <w:cantSplit/>
          <w:jc w:val="center"/>
          <w:trPrChange w:id="340"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tcPrChange w:id="341"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Change w:id="342"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43"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Change w:id="344"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5"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6"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Change w:id="347" w:author="Dylan CHEN" w:date="2026-08-30T19:52:00Z" w16du:dateUtc="2026-08-30T11:52:00Z">
              <w:tcPr>
                <w:tcW w:w="0" w:type="auto"/>
                <w:gridSpan w:val="2"/>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E824BC">
        <w:trPr>
          <w:cantSplit/>
          <w:jc w:val="center"/>
          <w:trPrChange w:id="348"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49"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Change w:id="35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Change w:id="35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Change w:id="35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Change w:id="35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Change w:id="35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Change w:id="35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E824BC">
        <w:trPr>
          <w:cantSplit/>
          <w:jc w:val="center"/>
          <w:trPrChange w:id="356"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57" w:author="Dylan CHEN" w:date="2026-08-30T19:52:00Z" w16du:dateUtc="2026-08-30T11:52: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5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Change w:id="35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Change w:id="36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Change w:id="36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Change w:id="36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Change w:id="36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E824BC">
        <w:trPr>
          <w:cantSplit/>
          <w:jc w:val="center"/>
          <w:trPrChange w:id="364" w:author="Dylan CHEN" w:date="2026-08-30T19:52:00Z" w16du:dateUtc="2026-08-30T11:52:00Z">
            <w:trPr>
              <w:gridAfter w:val="0"/>
              <w:cantSplit/>
              <w:jc w:val="center"/>
            </w:trPr>
          </w:trPrChange>
        </w:trPr>
        <w:tc>
          <w:tcPr>
            <w:tcW w:w="1564" w:type="dxa"/>
            <w:vMerge w:val="restart"/>
            <w:tcBorders>
              <w:top w:val="nil"/>
              <w:left w:val="nil"/>
              <w:bottom w:val="nil"/>
              <w:right w:val="nil"/>
            </w:tcBorders>
            <w:noWrap/>
            <w:tcMar>
              <w:top w:w="15" w:type="dxa"/>
              <w:left w:w="15" w:type="dxa"/>
              <w:bottom w:w="0" w:type="dxa"/>
              <w:right w:w="15" w:type="dxa"/>
            </w:tcMar>
            <w:vAlign w:val="center"/>
            <w:hideMark/>
            <w:tcPrChange w:id="365" w:author="Dylan CHEN" w:date="2026-08-30T19:52:00Z" w16du:dateUtc="2026-08-30T11:52: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6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Change w:id="36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Change w:id="36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Change w:id="36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Change w:id="37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Change w:id="37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E824BC">
        <w:trPr>
          <w:cantSplit/>
          <w:jc w:val="center"/>
          <w:trPrChange w:id="372" w:author="Dylan CHEN" w:date="2026-08-30T19:52:00Z" w16du:dateUtc="2026-08-30T11:52:00Z">
            <w:trPr>
              <w:gridAfter w:val="0"/>
              <w:cantSplit/>
              <w:jc w:val="center"/>
            </w:trPr>
          </w:trPrChange>
        </w:trPr>
        <w:tc>
          <w:tcPr>
            <w:tcW w:w="1564" w:type="dxa"/>
            <w:vMerge/>
            <w:tcBorders>
              <w:top w:val="nil"/>
              <w:left w:val="nil"/>
              <w:bottom w:val="nil"/>
              <w:right w:val="nil"/>
            </w:tcBorders>
            <w:vAlign w:val="center"/>
            <w:hideMark/>
            <w:tcPrChange w:id="373" w:author="Dylan CHEN" w:date="2026-08-30T19:52:00Z" w16du:dateUtc="2026-08-30T11:52: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Change w:id="37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7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Change w:id="37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Change w:id="37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Change w:id="37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Change w:id="37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E824BC">
        <w:trPr>
          <w:cantSplit/>
          <w:jc w:val="center"/>
          <w:trPrChange w:id="380" w:author="Dylan CHEN" w:date="2026-08-30T19:52:00Z" w16du:dateUtc="2026-08-30T11:52:00Z">
            <w:trPr>
              <w:gridAfter w:val="0"/>
              <w:cantSplit/>
              <w:jc w:val="center"/>
            </w:trPr>
          </w:trPrChange>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81" w:author="Dylan CHEN" w:date="2026-08-30T19:52:00Z" w16du:dateUtc="2026-08-30T11:52: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Change w:id="38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Change w:id="38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Change w:id="384"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Change w:id="385"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Change w:id="386"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Change w:id="387"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E824BC">
        <w:trPr>
          <w:cantSplit/>
          <w:jc w:val="center"/>
          <w:trPrChange w:id="388" w:author="Dylan CHEN" w:date="2026-08-30T19:52:00Z" w16du:dateUtc="2026-08-30T11:52:00Z">
            <w:trPr>
              <w:gridAfter w:val="0"/>
              <w:cantSplit/>
              <w:jc w:val="center"/>
            </w:trPr>
          </w:trPrChange>
        </w:trPr>
        <w:tc>
          <w:tcPr>
            <w:tcW w:w="1564" w:type="dxa"/>
            <w:vMerge/>
            <w:tcBorders>
              <w:top w:val="nil"/>
              <w:left w:val="nil"/>
              <w:bottom w:val="single" w:sz="4" w:space="0" w:color="000000"/>
              <w:right w:val="nil"/>
            </w:tcBorders>
            <w:vAlign w:val="center"/>
            <w:hideMark/>
            <w:tcPrChange w:id="389" w:author="Dylan CHEN" w:date="2026-08-30T19:52:00Z" w16du:dateUtc="2026-08-30T11:52: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39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392"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3"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39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E824BC">
        <w:trPr>
          <w:cantSplit/>
          <w:jc w:val="center"/>
          <w:trPrChange w:id="396" w:author="Dylan CHEN" w:date="2026-08-30T19:52:00Z" w16du:dateUtc="2026-08-30T11:52:00Z">
            <w:trPr>
              <w:gridAfter w:val="0"/>
              <w:cantSplit/>
              <w:jc w:val="center"/>
            </w:trPr>
          </w:trPrChange>
        </w:trPr>
        <w:tc>
          <w:tcPr>
            <w:tcW w:w="1564" w:type="dxa"/>
            <w:tcBorders>
              <w:top w:val="nil"/>
              <w:left w:val="nil"/>
              <w:bottom w:val="nil"/>
              <w:right w:val="nil"/>
            </w:tcBorders>
            <w:noWrap/>
            <w:tcMar>
              <w:top w:w="15" w:type="dxa"/>
              <w:left w:w="15" w:type="dxa"/>
              <w:bottom w:w="0" w:type="dxa"/>
              <w:right w:w="15" w:type="dxa"/>
            </w:tcMar>
            <w:vAlign w:val="center"/>
            <w:hideMark/>
            <w:tcPrChange w:id="397" w:author="Dylan CHEN" w:date="2026-08-30T19:52:00Z" w16du:dateUtc="2026-08-30T11:52: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lastRenderedPageBreak/>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Change w:id="398"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399"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Change w:id="400"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1"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2"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Change w:id="403" w:author="Dylan CHEN" w:date="2026-08-30T19:52:00Z" w16du:dateUtc="2026-08-30T11:52: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E824BC">
        <w:trPr>
          <w:cantSplit/>
          <w:jc w:val="center"/>
          <w:trPrChange w:id="404"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405"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40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0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0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0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0"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1"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E824BC">
        <w:trPr>
          <w:cantSplit/>
          <w:jc w:val="center"/>
          <w:trPrChange w:id="412" w:author="Dylan CHEN" w:date="2026-08-30T19:52:00Z" w16du:dateUtc="2026-08-30T11:52:00Z">
            <w:trPr>
              <w:gridAfter w:val="0"/>
              <w:cantSplit/>
              <w:jc w:val="center"/>
            </w:trPr>
          </w:trPrChange>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Change w:id="413" w:author="Dylan CHEN" w:date="2026-08-30T19:52:00Z" w16du:dateUtc="2026-08-30T11:52: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Change w:id="414"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15"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Change w:id="416"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7"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8"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Change w:id="419" w:author="Dylan CHEN" w:date="2026-08-30T19:52:00Z" w16du:dateUtc="2026-08-30T11:52: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239B882" w:rsidR="00C816AB" w:rsidRPr="00015210" w:rsidRDefault="00F045BB" w:rsidP="00C816AB">
      <w:pPr>
        <w:pStyle w:val="Notes"/>
      </w:pPr>
      <w:del w:id="420" w:author="Dylan CHEN" w:date="2026-08-30T19:52:00Z" w16du:dateUtc="2026-08-30T11:52:00Z">
        <w:r w:rsidRPr="00015210" w:rsidDel="00DE659D">
          <w:delText xml:space="preserve"> </w:delText>
        </w:r>
      </w:del>
      <w:r w:rsidR="00374352" w:rsidRPr="00015210">
        <w:t xml:space="preserve">Notes. </w:t>
      </w:r>
      <w:ins w:id="421" w:author="Dylan CHEN" w:date="2026-08-30T19:52:00Z" w16du:dateUtc="2026-08-30T11:52:00Z">
        <w:r w:rsidR="00DE659D">
          <w:rPr>
            <w:rFonts w:hint="eastAsia"/>
          </w:rPr>
          <w:t xml:space="preserve">1. </w:t>
        </w:r>
      </w:ins>
      <w:r w:rsidR="00374352" w:rsidRPr="00015210">
        <w:t xml:space="preserve">Standard errors in parentheses. . p&lt;0.1, * p&lt;0.05, ** p&lt;0.01, *** p&lt;0.001. </w:t>
      </w:r>
      <w:ins w:id="422" w:author="Dylan CHEN" w:date="2026-08-30T19:52:00Z" w16du:dateUtc="2026-08-30T11:52:00Z">
        <w:r w:rsidR="00DE659D">
          <w:br/>
        </w:r>
        <w:r w:rsidR="00DE659D">
          <w:rPr>
            <w:rFonts w:hint="eastAsia"/>
          </w:rPr>
          <w:t xml:space="preserve">2. </w:t>
        </w:r>
      </w:ins>
      <w:r w:rsidR="00374352" w:rsidRPr="00015210">
        <w:t>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323"/>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C3BD7E2" w:rsidR="00374352" w:rsidRPr="00015210" w:rsidRDefault="00F045BB" w:rsidP="00374352">
      <w:pPr>
        <w:pStyle w:val="Notes"/>
      </w:pPr>
      <w:del w:id="423" w:author="Dylan CHEN" w:date="2026-08-30T19:52:00Z" w16du:dateUtc="2026-08-30T11:52:00Z">
        <w:r w:rsidRPr="00E824BC" w:rsidDel="00E824BC">
          <w:rPr>
            <w:rPrChange w:id="424" w:author="Dylan CHEN" w:date="2026-08-30T19:52:00Z" w16du:dateUtc="2026-08-30T11:52:00Z">
              <w:rPr>
                <w:i/>
                <w:iCs/>
              </w:rPr>
            </w:rPrChange>
          </w:rPr>
          <w:delText xml:space="preserve"> </w:delText>
        </w:r>
      </w:del>
      <w:r w:rsidR="00374352" w:rsidRPr="00E824BC">
        <w:rPr>
          <w:rPrChange w:id="425" w:author="Dylan CHEN" w:date="2026-08-30T19:52:00Z" w16du:dateUtc="2026-08-30T11:52:00Z">
            <w:rPr>
              <w:i/>
              <w:iCs/>
            </w:rPr>
          </w:rPrChange>
        </w:rPr>
        <w:t>Notes.</w:t>
      </w:r>
      <w:r w:rsidR="00374352" w:rsidRPr="00015210">
        <w:t xml:space="preserve"> </w:t>
      </w:r>
      <w:ins w:id="426" w:author="Dylan CHEN" w:date="2026-08-30T19:52:00Z" w16du:dateUtc="2026-08-30T11:52:00Z">
        <w:r w:rsidR="00E824BC">
          <w:rPr>
            <w:rFonts w:hint="eastAsia"/>
          </w:rPr>
          <w:t xml:space="preserve">1. </w:t>
        </w:r>
      </w:ins>
      <w:r w:rsidR="00374352" w:rsidRPr="00015210">
        <w:t xml:space="preserve">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w:t>
      </w:r>
      <w:ins w:id="427" w:author="Dylan CHEN" w:date="2026-08-30T19:52:00Z" w16du:dateUtc="2026-08-30T11:52:00Z">
        <w:r w:rsidR="00E824BC">
          <w:br/>
        </w:r>
        <w:r w:rsidR="00E824BC">
          <w:rPr>
            <w:rFonts w:hint="eastAsia"/>
          </w:rPr>
          <w:t xml:space="preserve">2. </w:t>
        </w:r>
      </w:ins>
      <w:r w:rsidR="00374352" w:rsidRPr="00015210">
        <w:t xml:space="preserve">The sample is restricted to </w:t>
      </w:r>
      <w:ins w:id="428" w:author="Dylan CHEN" w:date="2026-08-30T20:48:00Z" w16du:dateUtc="2026-08-30T12:48:00Z">
        <w:r w:rsidR="00E37E5D" w:rsidRPr="00E37E5D">
          <w:t>questions posted within the first 30, 60, and 90 days after the experiment began</w:t>
        </w:r>
        <w:r w:rsidR="00E37E5D">
          <w:rPr>
            <w:rFonts w:hint="eastAsia"/>
          </w:rPr>
          <w:t>.</w:t>
        </w:r>
      </w:ins>
      <w:del w:id="429" w:author="Dylan CHEN" w:date="2026-08-30T20:48:00Z" w16du:dateUtc="2026-08-30T12:48:00Z">
        <w:r w:rsidR="00374352" w:rsidRPr="00015210" w:rsidDel="00E37E5D">
          <w:delText>questions observed for at least 30, 60, and 90 days.</w:delText>
        </w:r>
      </w:del>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w:t>
      </w:r>
      <w:r w:rsidR="00962397">
        <w:rPr>
          <w:rFonts w:hint="eastAsia"/>
        </w:rPr>
        <w:t xml:space="preserve">, </w:t>
      </w:r>
      <w:r w:rsidRPr="00015210">
        <w:t>a fundamental condition for valid causal inference in randomized experiments.</w:t>
      </w:r>
    </w:p>
    <w:p w14:paraId="6B8CCACE" w14:textId="64D5ACF9" w:rsidR="00C816AB" w:rsidRPr="00015210" w:rsidRDefault="00C816AB" w:rsidP="001C3581">
      <w:pPr>
        <w:pStyle w:val="Paragraph0"/>
      </w:pPr>
      <w:r w:rsidRPr="00015210">
        <w:lastRenderedPageBreak/>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430" w:name="_Ref194764278"/>
      <w:r w:rsidRPr="00015210">
        <w:t xml:space="preserve">Table </w:t>
      </w:r>
      <w:bookmarkEnd w:id="430"/>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45005887" w:rsidR="00C816AB" w:rsidRPr="00015210" w:rsidRDefault="00F045BB" w:rsidP="00C816AB">
      <w:pPr>
        <w:pStyle w:val="Notes"/>
      </w:pPr>
      <w:del w:id="431" w:author="Dylan CHEN" w:date="2026-08-30T09:59:00Z" w16du:dateUtc="2026-08-30T01:59:00Z">
        <w:r w:rsidRPr="00015210" w:rsidDel="00BE35AC">
          <w:delText xml:space="preserve"> </w:delText>
        </w:r>
      </w:del>
      <w:r w:rsidR="00C816AB" w:rsidRPr="00015210">
        <w:t>Note</w:t>
      </w:r>
      <w:ins w:id="432" w:author="Dylan CHEN" w:date="2026-08-30T09:59:00Z" w16du:dateUtc="2026-08-30T01:59:00Z">
        <w:r w:rsidR="00BE35AC">
          <w:rPr>
            <w:rFonts w:hint="eastAsia"/>
          </w:rPr>
          <w:t>s</w:t>
        </w:r>
      </w:ins>
      <w:r w:rsidR="00C816AB" w:rsidRPr="00015210">
        <w:t xml:space="preserve">: </w:t>
      </w:r>
      <w:ins w:id="433" w:author="Dylan CHEN" w:date="2026-08-30T09:59:00Z" w16du:dateUtc="2026-08-30T01:59:00Z">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ins>
      <w:del w:id="434" w:author="Dylan CHEN" w:date="2026-08-30T09:59:00Z" w16du:dateUtc="2026-08-30T01:59:00Z">
        <w:r w:rsidR="00C816AB" w:rsidRPr="00015210" w:rsidDel="00BE35AC">
          <w:delText>***p&lt;0.001; **p&lt;0.01; *p&lt;0.05.</w:delText>
        </w:r>
        <w:r w:rsidR="001C3581" w:rsidDel="00BE35AC">
          <w:rPr>
            <w:rFonts w:hint="eastAsia"/>
          </w:rPr>
          <w:delText xml:space="preserve"> </w:delText>
        </w:r>
      </w:del>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w:t>
      </w:r>
      <w:proofErr w:type="spellStart"/>
      <w:r w:rsidRPr="00015210">
        <w:t>unobservables</w:t>
      </w:r>
      <w:proofErr w:type="spellEnd"/>
      <w:r w:rsidRPr="00015210">
        <w:t xml:space="preserve"> were controlled. The method provides two key </w:t>
      </w:r>
      <w:r w:rsidRPr="00015210">
        <w:lastRenderedPageBreak/>
        <w:t xml:space="preserve">parameters: </w:t>
      </w:r>
      <w:r w:rsidRPr="00015210">
        <w:rPr>
          <w:i/>
          <w:iCs/>
        </w:rPr>
        <w:t>δ</w:t>
      </w:r>
      <w:r w:rsidRPr="00015210">
        <w:t xml:space="preserve">, which indicates how important </w:t>
      </w:r>
      <w:proofErr w:type="spellStart"/>
      <w:r w:rsidRPr="00015210">
        <w:t>unobservables</w:t>
      </w:r>
      <w:proofErr w:type="spellEnd"/>
      <w:r w:rsidRPr="00015210">
        <w:t xml:space="preserve"> would need to be relative to observables to nullify the treatment effect (values exceeding 1 suggest robustness), and </w:t>
      </w:r>
      <w:r w:rsidRPr="00015210">
        <w:rPr>
          <w:i/>
          <w:iCs/>
        </w:rPr>
        <w:t>β*</w:t>
      </w:r>
      <w:r w:rsidRPr="00015210">
        <w:t xml:space="preserve">, the bias-adjusted effect assuming selection on </w:t>
      </w:r>
      <w:proofErr w:type="spellStart"/>
      <w:r w:rsidRPr="00015210">
        <w:t>unobservables</w:t>
      </w:r>
      <w:proofErr w:type="spellEnd"/>
      <w:r w:rsidRPr="00015210">
        <w:t xml:space="preserve">. These parameters require an assumption on </w:t>
      </w:r>
      <w:r w:rsidRPr="00015210">
        <w:rPr>
          <w:i/>
          <w:iCs/>
        </w:rPr>
        <w:t>R²ₘₐₓ</w:t>
      </w:r>
      <w:r w:rsidRPr="00015210">
        <w:t xml:space="preserve">, the maximum possible R-squared value achievable if all </w:t>
      </w:r>
      <w:proofErr w:type="spellStart"/>
      <w:r w:rsidRPr="00015210">
        <w:t>unobservables</w:t>
      </w:r>
      <w:proofErr w:type="spellEnd"/>
      <w:r w:rsidRPr="00015210">
        <w:t xml:space="preserve">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05D8087D"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w:t>
      </w:r>
      <w:del w:id="435" w:author="Dylan CHEN" w:date="2026-08-30T20:54:00Z" w16du:dateUtc="2026-08-30T12:54:00Z">
        <w:r w:rsidRPr="00015210" w:rsidDel="00A73539">
          <w:delText>s</w:delText>
        </w:r>
      </w:del>
      <w:r w:rsidRPr="00015210">
        <w:t xml:space="preserve"> for </w:t>
      </w:r>
      <w:r w:rsidR="00CA6948" w:rsidRPr="00015210">
        <w:t>the o</w:t>
      </w:r>
      <w:r w:rsidRPr="00015210">
        <w:t xml:space="preserve">utcome (39.719) far exceed the recommended threshold of 1, indicating that </w:t>
      </w:r>
      <w:proofErr w:type="spellStart"/>
      <w:r w:rsidRPr="00015210">
        <w:t>unobservables</w:t>
      </w:r>
      <w:proofErr w:type="spellEnd"/>
      <w:r w:rsidRPr="00015210">
        <w:t xml:space="preserve">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436" w:name="_Ref194135100"/>
      <w:bookmarkStart w:id="437" w:name="_Ref177392144"/>
      <w:r w:rsidRPr="00015210">
        <w:t xml:space="preserve">Table </w:t>
      </w:r>
      <w:bookmarkEnd w:id="436"/>
      <w:r w:rsidR="00144EC0">
        <w:t>9</w:t>
      </w:r>
      <w:r w:rsidRPr="00015210">
        <w:t xml:space="preserve">. </w:t>
      </w:r>
      <w:bookmarkEnd w:id="437"/>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89"/>
    </w:p>
    <w:bookmarkEnd w:id="190"/>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753651FB"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concern, we compute </w:t>
      </w:r>
      <w:ins w:id="438" w:author="Dylan CHEN" w:date="2026-08-30T10:22:00Z" w16du:dateUtc="2026-08-30T02:22:00Z">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ins>
      <w:del w:id="439" w:author="Dylan CHEN" w:date="2026-08-30T10:22:00Z" w16du:dateUtc="2026-08-30T02:22:00Z">
        <w:r w:rsidRPr="00194BF6" w:rsidDel="00270337">
          <w:delText xml:space="preserve">Lee (2009) </w:delText>
        </w:r>
      </w:del>
      <w:r w:rsidRPr="00194BF6">
        <w:t>bounds, which give a range that is guaranteed to contain the true effect even under this kind of selection.</w:t>
      </w:r>
    </w:p>
    <w:p w14:paraId="78479331" w14:textId="2CB7C195" w:rsidR="00194BF6" w:rsidRPr="00194BF6" w:rsidRDefault="00194BF6" w:rsidP="00AE0684">
      <w:pPr>
        <w:pStyle w:val="Paragraph0"/>
      </w:pPr>
      <w:r w:rsidRPr="00194BF6">
        <w:lastRenderedPageBreak/>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 xml:space="preserve">The second approach uses finer quality bins and compares them to the control group. We sort treated questions into terciles of AI quality, compute Lee bounds for the top and bottom terciles relative to the control </w:t>
      </w:r>
      <w:proofErr w:type="gramStart"/>
      <w:r w:rsidRPr="00194BF6">
        <w:t>group, and</w:t>
      </w:r>
      <w:proofErr w:type="gramEnd"/>
      <w:r w:rsidRPr="00194BF6">
        <w:t xml:space="preserve">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679334DC" w:rsidR="00E8272E" w:rsidRPr="00334B06" w:rsidRDefault="00194BF6" w:rsidP="00334B06">
      <w:pPr>
        <w:pStyle w:val="Paragraph0"/>
        <w:rPr>
          <w:color w:val="000000"/>
          <w:rPrChange w:id="440" w:author="Dylan CHEN" w:date="2026-08-30T16:54:00Z" w16du:dateUtc="2026-08-30T08:54:00Z">
            <w:rPr/>
          </w:rPrChange>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answer quality. Because the entire range excludes zero, the positive effect cannot be explained away as an artifact of which questions happen to receive a human answer, and the two independent bounding strategies further reinforce</w:t>
      </w:r>
      <w:del w:id="441" w:author="Dylan CHEN" w:date="2026-08-30T16:54:00Z" w16du:dateUtc="2026-08-30T08:54:00Z">
        <w:r w:rsidRPr="00194BF6" w:rsidDel="00334B06">
          <w:delText>s</w:delText>
        </w:r>
      </w:del>
      <w:r w:rsidRPr="00194BF6">
        <w:t xml:space="preserve"> this conclusion. 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t xml:space="preserve">In this section, we probe the mechanisms that underlie our hypotheses. The goal is not to measure the mechanisms directly, since they are not observed, but to test their observable </w:t>
      </w:r>
      <w:r w:rsidRPr="00D2526D">
        <w:lastRenderedPageBreak/>
        <w:t xml:space="preserve">implications. Each mechanism implies patterns that should appear in the data if it is </w:t>
      </w:r>
      <w:proofErr w:type="gramStart"/>
      <w:r w:rsidRPr="00D2526D">
        <w:t>operating, and</w:t>
      </w:r>
      <w:proofErr w:type="gramEnd"/>
      <w:r w:rsidRPr="00D2526D">
        <w:t xml:space="preserve">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w:t>
      </w:r>
      <w:r w:rsidRPr="00D2526D">
        <w:lastRenderedPageBreak/>
        <w:t xml:space="preserve">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2A4868CE"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 xml:space="preserve">–generated score, with details in </w:t>
      </w:r>
      <w:del w:id="442" w:author="Dylan CHEN" w:date="2026-08-30T20:54:00Z" w16du:dateUtc="2026-08-30T12:54:00Z">
        <w:r w:rsidRPr="00D2526D" w:rsidDel="00A73539">
          <w:delText xml:space="preserve">the </w:delText>
        </w:r>
      </w:del>
      <w:r w:rsidRPr="00D2526D">
        <w:t>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BE35AC">
        <w:rPr>
          <w:rPrChange w:id="443" w:author="Dylan CHEN" w:date="2026-08-30T09:59:00Z" w16du:dateUtc="2026-08-30T01:59:00Z">
            <w:rPr>
              <w:i/>
              <w:iCs/>
            </w:rPr>
          </w:rPrChange>
        </w:rPr>
        <w:t>Notes.</w:t>
      </w:r>
      <w:r w:rsidRPr="00015210">
        <w:t xml:space="preserve"> </w:t>
      </w:r>
      <w:ins w:id="444" w:author="Dylan CHEN" w:date="2026-08-30T09:59:00Z" w16du:dateUtc="2026-08-30T01:59: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45" w:author="Dylan CHEN" w:date="2026-08-30T09:59:00Z" w16du:dateUtc="2026-08-30T01:59:00Z">
        <w:r w:rsidR="00BE35AC">
          <w:br/>
        </w:r>
      </w:ins>
      <w:ins w:id="446" w:author="Dylan CHEN" w:date="2026-08-30T10:00:00Z" w16du:dateUtc="2026-08-30T02:00:00Z">
        <w:r w:rsidR="00BE35AC">
          <w:rPr>
            <w:rFonts w:hint="eastAsia"/>
          </w:rPr>
          <w:t xml:space="preserve">2. </w:t>
        </w:r>
      </w:ins>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447"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w:t>
      </w:r>
      <w:r w:rsidRPr="00BF6686">
        <w:lastRenderedPageBreak/>
        <w:t xml:space="preserve">outperform. Both accounts are consistent with the competition lens and both work through length. </w:t>
      </w:r>
    </w:p>
    <w:p w14:paraId="29E475BD" w14:textId="6D3DD200"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4E69D3F6" w:rsidR="00625971" w:rsidRPr="00BF6686" w:rsidRDefault="00625971" w:rsidP="00625971">
      <w:pPr>
        <w:pStyle w:val="Paragraph0"/>
        <w:rPr>
          <w:rFonts w:hint="eastAsia"/>
        </w:rPr>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 xml:space="preserve">coverage as </w:t>
      </w:r>
      <w:del w:id="448" w:author="Dylan CHEN" w:date="2026-08-30T22:11:00Z" w16du:dateUtc="2026-08-30T14:11:00Z">
        <w:r w:rsidRPr="00BF6686" w:rsidDel="006E36E1">
          <w:delText xml:space="preserve">the count of </w:delText>
        </w:r>
      </w:del>
      <w:ins w:id="449" w:author="Dylan CHEN" w:date="2026-08-30T22:38:00Z" w16du:dateUtc="2026-08-30T14:38:00Z">
        <w:r w:rsidR="003E50A5" w:rsidRPr="003E50A5">
          <w:t>the number of distinct aspects of the question that the answer addresses. For example, for a question on building a financial-system database, an answer may cover database selection, table-design pitfalls, and SQL-injection prevention as three separate aspects. On this platform, AI answers present each addressed aspect as a separate list item in the HTML. We therefore operationalize coverage as the count of list items in each AI answer.</w:t>
        </w:r>
      </w:ins>
      <w:del w:id="450" w:author="Dylan CHEN" w:date="2026-08-30T22:11:00Z" w16du:dateUtc="2026-08-30T14:11:00Z">
        <w:r w:rsidRPr="00BF6686" w:rsidDel="006E36E1">
          <w:delText>distinct points the answer lays out</w:delText>
        </w:r>
      </w:del>
      <w:del w:id="451" w:author="Dylan CHEN" w:date="2026-08-30T22:38:00Z" w16du:dateUtc="2026-08-30T14:38:00Z">
        <w:r w:rsidRPr="00BF6686" w:rsidDel="003E50A5">
          <w:delText>.</w:delText>
        </w:r>
      </w:del>
    </w:p>
    <w:p w14:paraId="6E13480B" w14:textId="77AE481A"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w:t>
      </w:r>
      <w:proofErr w:type="gramStart"/>
      <w:r w:rsidRPr="00BF6686">
        <w:t>instead</w:t>
      </w:r>
      <w:proofErr w:type="gramEnd"/>
      <w:r w:rsidRPr="00BF6686">
        <w:t xml:space="preserve"> the length interaction is essentially unchanged </w:t>
      </w:r>
      <w:r w:rsidRPr="00BF6686">
        <w:lastRenderedPageBreak/>
        <w:t xml:space="preserve">(−0.046, p&lt;0.001) and the quality interaction is insignificant, so length is not standing in for quality. Column 3 adds the interaction with coverage. Here the length interaction falls in magnitude and to </w:t>
      </w:r>
      <w:proofErr w:type="spellStart"/>
      <w:r w:rsidR="00BB236B">
        <w:rPr>
          <w:rFonts w:hint="eastAsia"/>
        </w:rPr>
        <w:t>non</w:t>
      </w:r>
      <w:r w:rsidRPr="00BF6686">
        <w:t>significance</w:t>
      </w:r>
      <w:proofErr w:type="spellEnd"/>
      <w:r w:rsidRPr="00BF6686">
        <w:t xml:space="preserv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xml:space="preserve">),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w:t>
      </w:r>
      <w:proofErr w:type="gramStart"/>
      <w:r w:rsidRPr="00BF6686">
        <w:t>at a glance</w:t>
      </w:r>
      <w:proofErr w:type="gramEnd"/>
      <w:r w:rsidRPr="00BF6686">
        <w:t>,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Coverage</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6CD8CD36" w:rsidR="00C1485A" w:rsidRPr="00015210" w:rsidRDefault="00C1485A" w:rsidP="00C1485A">
      <w:pPr>
        <w:pStyle w:val="Notes"/>
      </w:pPr>
      <w:r w:rsidRPr="00BE35AC">
        <w:rPr>
          <w:rPrChange w:id="452" w:author="Dylan CHEN" w:date="2026-08-30T10:00:00Z" w16du:dateUtc="2026-08-30T02:00:00Z">
            <w:rPr>
              <w:i/>
              <w:iCs/>
            </w:rPr>
          </w:rPrChange>
        </w:rPr>
        <w:lastRenderedPageBreak/>
        <w:t>Notes.</w:t>
      </w:r>
      <w:r w:rsidRPr="00015210">
        <w:t xml:space="preserve"> </w:t>
      </w:r>
      <w:ins w:id="453" w:author="Dylan CHEN" w:date="2026-08-30T10:00:00Z" w16du:dateUtc="2026-08-30T02:00:00Z">
        <w:r w:rsidR="00BE35A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54" w:author="Dylan CHEN" w:date="2026-08-30T10:00:00Z" w16du:dateUtc="2026-08-30T02:00:00Z">
        <w:r w:rsidR="00BE35AC">
          <w:br/>
        </w:r>
        <w:r w:rsidR="00BE35AC">
          <w:rPr>
            <w:rFonts w:hint="eastAsia"/>
          </w:rPr>
          <w:t xml:space="preserve">2. </w:t>
        </w:r>
      </w:ins>
      <w:r w:rsidRPr="00015210">
        <w:t xml:space="preserve">Column 2 has fewer observations </w:t>
      </w:r>
      <w:ins w:id="455" w:author="Dylan CHEN" w:date="2026-08-30T10:00:00Z" w16du:dateUtc="2026-08-30T02:00:00Z">
        <w:r w:rsidR="00BE35AC">
          <w:rPr>
            <w:rFonts w:hint="eastAsia"/>
          </w:rPr>
          <w:t xml:space="preserve">because </w:t>
        </w:r>
        <w:r w:rsidR="00BE35AC" w:rsidRPr="00BE35AC">
          <w:t>the LLM declined to provide the assessment for a specific AI answer.</w:t>
        </w:r>
      </w:ins>
      <w:del w:id="456" w:author="Dylan CHEN" w:date="2026-08-30T10:00:00Z" w16du:dateUtc="2026-08-30T02:00:00Z">
        <w:r w:rsidRPr="00015210" w:rsidDel="00BE35AC">
          <w:delText>because computing quality is not possible for a small number of questions affected by connection issues.</w:delText>
        </w:r>
      </w:del>
    </w:p>
    <w:bookmarkEnd w:id="447"/>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w:t>
      </w:r>
      <w:proofErr w:type="gramStart"/>
      <w:r w:rsidRPr="00AE0684">
        <w:t>is</w:t>
      </w:r>
      <w:proofErr w:type="gramEnd"/>
      <w:r w:rsidRPr="00AE0684">
        <w:t xml:space="preserve">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4E72070C" w:rsidR="00650942" w:rsidRPr="00AE0684" w:rsidRDefault="00650942" w:rsidP="00AE0684">
      <w:pPr>
        <w:pStyle w:val="Paragraph0"/>
      </w:pPr>
      <w:r w:rsidRPr="00AE0684">
        <w:rPr>
          <w:b/>
          <w:bCs/>
        </w:rPr>
        <w:t>Which dimension rises pins down the mechanism</w:t>
      </w:r>
      <w:r w:rsidRPr="00AE0684">
        <w:t>. Reuse and differentiation disagree about where in the human answer the gain should appear. Reuse predicts the gain should concentrate on accuracy, because what a contributor can actually borrow or build on from a 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w:t>
      </w:r>
      <w:r w:rsidRPr="00AE0684">
        <w:lastRenderedPageBreak/>
        <w:t xml:space="preserve">distinctive edge and the AI offers nothing to reuse, such as personal experience or </w:t>
      </w:r>
      <w:r>
        <w:rPr>
          <w:rFonts w:hint="eastAsia"/>
        </w:rPr>
        <w:t>alternative solutions</w:t>
      </w:r>
      <w:r w:rsidRPr="00AE0684">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457" w:author="Dylan CHEN" w:date="2026-08-30T20:55:00Z" w16du:dateUtc="2026-08-30T12:55:00Z">
        <w:r w:rsidR="0022291F">
          <w:rPr>
            <w:rFonts w:hint="eastAsia"/>
          </w:rPr>
          <w:t xml:space="preserve"> </w:t>
        </w:r>
      </w:ins>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lastRenderedPageBreak/>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E824BC">
        <w:rPr>
          <w:rPrChange w:id="458" w:author="Dylan CHEN" w:date="2026-08-30T19:53:00Z" w16du:dateUtc="2026-08-30T11:53:00Z">
            <w:rPr>
              <w:i/>
              <w:iCs/>
            </w:rPr>
          </w:rPrChange>
        </w:rPr>
        <w:t>Notes</w:t>
      </w:r>
      <w:r w:rsidRPr="00015210">
        <w:rPr>
          <w:i/>
          <w:iCs/>
        </w:rPr>
        <w:t>.</w:t>
      </w:r>
      <w:r w:rsidRPr="00015210">
        <w:t xml:space="preserve"> </w:t>
      </w:r>
      <w:ins w:id="459" w:author="Dylan CHEN" w:date="2026-08-30T19:53:00Z" w16du:dateUtc="2026-08-30T11:53:00Z">
        <w:r w:rsidR="00E824BC">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60" w:author="Dylan CHEN" w:date="2026-08-30T19:53:00Z" w16du:dateUtc="2026-08-30T11:53:00Z">
        <w:r w:rsidR="00E824BC">
          <w:br/>
        </w:r>
        <w:r w:rsidR="00E824BC">
          <w:rPr>
            <w:rFonts w:hint="eastAsia"/>
          </w:rPr>
          <w:t xml:space="preserve">2. </w:t>
        </w:r>
      </w:ins>
      <w:r w:rsidRPr="00015210">
        <w:t>The sample includes questions with a first human answer.</w:t>
      </w:r>
    </w:p>
    <w:p w14:paraId="72393B5B" w14:textId="5C51E1FE" w:rsidR="008169F6" w:rsidRPr="00AE0684" w:rsidRDefault="00A00064" w:rsidP="00AE0684">
      <w:pPr>
        <w:pStyle w:val="Paragraph0"/>
      </w:pPr>
      <w:r w:rsidRPr="00D2526D">
        <w:rPr>
          <w:b/>
          <w:bCs/>
        </w:rPr>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w:t>
      </w:r>
      <w:proofErr w:type="gramStart"/>
      <w:r w:rsidR="008169F6" w:rsidRPr="00AE0684">
        <w:t>similar to</w:t>
      </w:r>
      <w:proofErr w:type="gramEnd"/>
      <w:r w:rsidR="008169F6" w:rsidRPr="00AE0684">
        <w:t xml:space="preserve">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ins w:id="461" w:author="Dylan CHEN" w:date="2026-08-30T20:55:00Z" w16du:dateUtc="2026-08-30T12:55:00Z">
        <w:r w:rsidR="0022291F">
          <w:rPr>
            <w:rFonts w:hint="eastAsia"/>
          </w:rPr>
          <w:t xml:space="preserve"> </w:t>
        </w:r>
      </w:ins>
      <w:r w:rsidR="008169F6" w:rsidRPr="00AE0684">
        <w:t xml:space="preserve">is positive and significant (0.011, p &lt; 0.001): as the AI answer improves, the human answer grows closer to it. This is the direct opposite of what differentiation predicts. </w:t>
      </w:r>
    </w:p>
    <w:p w14:paraId="0A6316AC" w14:textId="0346EC69"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del w:id="462" w:author="Dylan CHEN" w:date="2026-08-30T19:51:00Z" w16du:dateUtc="2026-08-30T11:51:00Z">
        <w:r w:rsidR="008C3BDB" w:rsidDel="00021B40">
          <w:rPr>
            <w:rFonts w:hint="eastAsia"/>
          </w:rPr>
          <w:delText>s</w:delText>
        </w:r>
        <w:r w:rsidR="008C3BDB" w:rsidRPr="008C3BDB" w:rsidDel="00021B40">
          <w:delText>tandard-</w:delText>
        </w:r>
        <w:r w:rsidR="008C3BDB" w:rsidDel="00021B40">
          <w:rPr>
            <w:rFonts w:hint="eastAsia"/>
          </w:rPr>
          <w:delText>s</w:delText>
        </w:r>
        <w:r w:rsidR="008C3BDB" w:rsidRPr="008C3BDB" w:rsidDel="00021B40">
          <w:delText xml:space="preserve">etting </w:delText>
        </w:r>
        <w:r w:rsidRPr="00015210" w:rsidDel="00021B40">
          <w:delText>versus</w:delText>
        </w:r>
      </w:del>
      <w:ins w:id="463" w:author="Dylan CHEN" w:date="2026-08-30T19:51:00Z" w16du:dateUtc="2026-08-30T11:51:00Z">
        <w:r w:rsidR="00021B40">
          <w:rPr>
            <w:rFonts w:hint="eastAsia"/>
          </w:rPr>
          <w:t>test</w:t>
        </w:r>
      </w:ins>
      <w:r w:rsidRPr="00015210">
        <w:t xml:space="preserve"> </w:t>
      </w:r>
      <w:ins w:id="464" w:author="Dylan CHEN" w:date="2026-08-30T20:55:00Z" w16du:dateUtc="2026-08-30T12:55:00Z">
        <w:r w:rsidR="0022291F">
          <w:rPr>
            <w:rFonts w:hint="eastAsia"/>
          </w:rPr>
          <w:t xml:space="preserve">of </w:t>
        </w:r>
      </w:ins>
      <w:r w:rsidRPr="00015210">
        <w:t>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proofErr w:type="spellStart"/>
            <w:r w:rsidRPr="00015210">
              <w:rPr>
                <w:i/>
                <w:iCs/>
                <w:color w:val="000000"/>
                <w:sz w:val="20"/>
                <w:szCs w:val="20"/>
              </w:rPr>
              <w:t>AIAnswerLength</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proofErr w:type="spellStart"/>
            <w:r w:rsidRPr="00015210">
              <w:rPr>
                <w:i/>
                <w:iCs/>
                <w:color w:val="000000"/>
                <w:sz w:val="20"/>
                <w:szCs w:val="20"/>
              </w:rPr>
              <w:t>AIAnswerQuality</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021B40">
        <w:rPr>
          <w:rPrChange w:id="465" w:author="Dylan CHEN" w:date="2026-08-30T19:51:00Z" w16du:dateUtc="2026-08-30T11:51:00Z">
            <w:rPr>
              <w:i/>
              <w:iCs/>
            </w:rPr>
          </w:rPrChange>
        </w:rPr>
        <w:t>Notes</w:t>
      </w:r>
      <w:r w:rsidRPr="00015210">
        <w:rPr>
          <w:i/>
          <w:iCs/>
        </w:rPr>
        <w:t>.</w:t>
      </w:r>
      <w:r w:rsidRPr="00015210">
        <w:t xml:space="preserve"> </w:t>
      </w:r>
      <w:ins w:id="466" w:author="Dylan CHEN" w:date="2026-08-30T19:51:00Z" w16du:dateUtc="2026-08-30T11:51:00Z">
        <w:r w:rsidR="00021B40">
          <w:rPr>
            <w:rFonts w:hint="eastAsia"/>
          </w:rPr>
          <w:t xml:space="preserve">1. </w:t>
        </w:r>
      </w:ins>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ins w:id="467" w:author="Dylan CHEN" w:date="2026-08-30T19:51:00Z" w16du:dateUtc="2026-08-30T11:51:00Z">
        <w:r w:rsidR="00021B40">
          <w:br/>
        </w:r>
        <w:r w:rsidR="00021B40">
          <w:rPr>
            <w:rFonts w:hint="eastAsia"/>
          </w:rPr>
          <w:t xml:space="preserve">2. </w:t>
        </w:r>
      </w:ins>
      <w:r w:rsidRPr="00015210">
        <w:t>Similarity is computed with Sentence-BERT. The sample includes questions with at least two answers.</w:t>
      </w:r>
    </w:p>
    <w:p w14:paraId="1C677F31" w14:textId="77777777" w:rsidR="00FC2E19" w:rsidRDefault="00FC2E19" w:rsidP="007423EE">
      <w:pPr>
        <w:pStyle w:val="Notes"/>
      </w:pPr>
    </w:p>
    <w:p w14:paraId="6A15FA40" w14:textId="21D1D7E5" w:rsidR="00190B9B" w:rsidRDefault="00190B9B" w:rsidP="00190B9B">
      <w:pPr>
        <w:pStyle w:val="Heading1"/>
      </w:pPr>
      <w:r>
        <w:rPr>
          <w:rFonts w:hint="eastAsia"/>
        </w:rPr>
        <w:t>Discussion and Conclusions</w:t>
      </w:r>
    </w:p>
    <w:p w14:paraId="09A08FF0" w14:textId="697FFBF8" w:rsidR="008169F6" w:rsidRDefault="00625971">
      <w:pPr>
        <w:pStyle w:val="Heading2"/>
        <w:pPrChange w:id="468" w:author="Dylan CHEN" w:date="2026-08-30T10:01:00Z" w16du:dateUtc="2026-08-30T02:01:00Z">
          <w:pPr>
            <w:pStyle w:val="Paragraph0"/>
          </w:pPr>
        </w:pPrChange>
      </w:pPr>
      <w:r w:rsidRPr="00BF6686">
        <w:t xml:space="preserve">Main </w:t>
      </w:r>
      <w:del w:id="469" w:author="Dylan CHEN" w:date="2026-08-30T21:00:00Z" w16du:dateUtc="2026-08-30T13:00:00Z">
        <w:r w:rsidRPr="00BF6686" w:rsidDel="00113DE0">
          <w:delText>results</w:delText>
        </w:r>
      </w:del>
      <w:ins w:id="470" w:author="Dylan CHEN" w:date="2026-08-30T21:00:00Z" w16du:dateUtc="2026-08-30T13:00:00Z">
        <w:r w:rsidR="00113DE0">
          <w:rPr>
            <w:rFonts w:hint="eastAsia"/>
          </w:rPr>
          <w:t>R</w:t>
        </w:r>
        <w:r w:rsidR="00113DE0" w:rsidRPr="00BF6686">
          <w:t>esults</w:t>
        </w:r>
      </w:ins>
      <w:del w:id="471" w:author="Dylan CHEN" w:date="2026-08-30T10:01:00Z" w16du:dateUtc="2026-08-30T02:01:00Z">
        <w:r w:rsidRPr="00BF6686" w:rsidDel="00BE35AC">
          <w:delText xml:space="preserve">. </w:delText>
        </w:r>
      </w:del>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lastRenderedPageBreak/>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48BC8C79"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w:t>
      </w:r>
      <w:proofErr w:type="gramStart"/>
      <w:r w:rsidRPr="00AE0684">
        <w:t>similar to</w:t>
      </w:r>
      <w:proofErr w:type="gramEnd"/>
      <w:r w:rsidRPr="00AE0684">
        <w:t xml:space="preserve"> stronger AI answers rather than more distinct from them.</w:t>
      </w:r>
    </w:p>
    <w:p w14:paraId="4BDAABC3" w14:textId="64126ED9" w:rsidR="008169F6" w:rsidRDefault="00625971">
      <w:pPr>
        <w:pStyle w:val="Heading2"/>
        <w:pPrChange w:id="472" w:author="Dylan CHEN" w:date="2026-08-30T10:01:00Z" w16du:dateUtc="2026-08-30T02:01:00Z">
          <w:pPr>
            <w:pStyle w:val="Paragraph0"/>
          </w:pPr>
        </w:pPrChange>
      </w:pPr>
      <w:r w:rsidRPr="00BF6686">
        <w:t xml:space="preserve">Theoretical </w:t>
      </w:r>
      <w:ins w:id="473" w:author="Dylan CHEN" w:date="2026-08-30T21:01:00Z" w16du:dateUtc="2026-08-30T13:01:00Z">
        <w:r w:rsidR="00113DE0">
          <w:rPr>
            <w:rFonts w:hint="eastAsia"/>
          </w:rPr>
          <w:t>C</w:t>
        </w:r>
      </w:ins>
      <w:del w:id="474" w:author="Dylan CHEN" w:date="2026-08-30T21:00:00Z" w16du:dateUtc="2026-08-30T13:00:00Z">
        <w:r w:rsidRPr="00BF6686" w:rsidDel="00113DE0">
          <w:delText>c</w:delText>
        </w:r>
      </w:del>
      <w:r w:rsidRPr="00BF6686">
        <w:t>ontribution</w:t>
      </w:r>
      <w:del w:id="475" w:author="Dylan CHEN" w:date="2026-08-30T10:01:00Z" w16du:dateUtc="2026-08-30T02:01:00Z">
        <w:r w:rsidRPr="00BF6686" w:rsidDel="00BE35AC">
          <w:delText xml:space="preserve">. </w:delText>
        </w:r>
      </w:del>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w:t>
      </w:r>
      <w:r w:rsidRPr="00AE0684">
        <w:lastRenderedPageBreak/>
        <w:t>effects separately and test the distinct decisions through which each operates. We show that a community</w:t>
      </w:r>
      <w:r w:rsidR="00E4064C">
        <w:t>’</w:t>
      </w:r>
      <w:r w:rsidRPr="00AE0684">
        <w:t xml:space="preserve">s response to an AI competitor is not a single quantity but depends on identifiable features of the AI answer, and that these features act through the specific level of processing at which they become available. </w:t>
      </w:r>
    </w:p>
    <w:p w14:paraId="027F96BB" w14:textId="2FF0E26E" w:rsidR="00D575AD" w:rsidRPr="00AE0684" w:rsidRDefault="00D575AD" w:rsidP="00AE0684">
      <w:pPr>
        <w:pStyle w:val="Paragraph0"/>
      </w:pPr>
      <w:r w:rsidRPr="00AE0684">
        <w:t>We also extend research on how prior contributions shape subsequent contribution.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carry the same meaning when the prior contributor is an identified machine. The source cue invites entry rather than foreclosing it, and the same length and quality that would be read one way from a trusted human are read differently when the community regards the author as a weak competitor.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Pure substitution predicts only decline, whereas an AI competitor whose content can be reused opens the route by which a better AI answer leads humans to write better rather than less.</w:t>
      </w:r>
    </w:p>
    <w:p w14:paraId="73C6445E" w14:textId="49E80B2C" w:rsidR="00D575AD" w:rsidRPr="00AE0684" w:rsidRDefault="00D575AD" w:rsidP="00AE0684">
      <w:pPr>
        <w:pStyle w:val="Paragraph0"/>
      </w:pPr>
      <w:r w:rsidRPr="00AE0684">
        <w:t>The decomposition also carries a forward-looking benefit. Because our results tie the total AI effect to the content characteristics of the AI answer rather than to a fixed average, they provide a basis for reasoning about settings we do not observe. As AI capabilities advance and 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 xml:space="preserve">s internal GenAI </w:t>
      </w:r>
      <w:r w:rsidRPr="00AE0684">
        <w:lastRenderedPageBreak/>
        <w:t>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267D103F" w:rsidR="00D575AD" w:rsidRPr="00AE0684" w:rsidRDefault="00D575AD" w:rsidP="00AE0684">
      <w:pPr>
        <w:pStyle w:val="Paragraph0"/>
      </w:pPr>
      <w:r w:rsidRPr="00AE0684">
        <w:t>Timing compounds this contrast. In Su et al. (2025)</w:t>
      </w:r>
      <w:ins w:id="476" w:author="Dylan CHEN" w:date="2026-08-30T09:56:00Z" w16du:dateUtc="2026-08-30T01:56:00Z">
        <w:r w:rsidR="00BE35AC">
          <w:rPr>
            <w:rFonts w:hint="eastAsia"/>
          </w:rPr>
          <w:t>,</w:t>
        </w:r>
        <w:r w:rsidR="00BE35AC" w:rsidRPr="00515634">
          <w:t xml:space="preserve"> </w:t>
        </w:r>
      </w:ins>
      <w:ins w:id="477" w:author="Dylan CHEN" w:date="2026-08-30T16:40:00Z" w16du:dateUtc="2026-08-30T08:40:00Z">
        <w:r w:rsidR="00516BA3">
          <w:rPr>
            <w:rFonts w:hint="eastAsia"/>
          </w:rPr>
          <w:t>t</w:t>
        </w:r>
        <w:r w:rsidR="00516BA3" w:rsidRPr="00AE0684">
          <w:t>he AI answer is introduced long after the original question was posted (average pre-policy tenure is roughly 49 months)</w:t>
        </w:r>
        <w:r w:rsidR="00516BA3" w:rsidRPr="00516BA3">
          <w:t>, by which point at least one human answer is already present (Su et al. 2025, pp. 15, 22)</w:t>
        </w:r>
        <w:r w:rsidR="00516BA3" w:rsidRPr="00AE0684">
          <w:t xml:space="preserve">. </w:t>
        </w:r>
      </w:ins>
      <w:ins w:id="478" w:author="Dylan CHEN" w:date="2026-08-30T09:56:00Z" w16du:dateUtc="2026-08-30T01:56:00Z">
        <w:r w:rsidR="00BE35AC">
          <w:rPr>
            <w:rFonts w:hint="eastAsia"/>
          </w:rPr>
          <w:t>So</w:t>
        </w:r>
      </w:ins>
      <w:del w:id="479" w:author="Dylan CHEN" w:date="2026-08-30T09:56:00Z" w16du:dateUtc="2026-08-30T01:56:00Z">
        <w:r w:rsidRPr="00AE0684" w:rsidDel="00BE35AC">
          <w:delText xml:space="preserve"> the AI answer is added roughly three months after posting, once human answers have already accumulated, so</w:delText>
        </w:r>
      </w:del>
      <w:r w:rsidRPr="00AE0684">
        <w:t xml:space="preserve"> the AI enters as a retrospective supplement to an established discussion rather than as the competitor a contributor confronts on arrival. 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w:t>
      </w:r>
      <w:proofErr w:type="gramStart"/>
      <w:r w:rsidRPr="00AE0684">
        <w:t>at the moment</w:t>
      </w:r>
      <w:proofErr w:type="gramEnd"/>
      <w:r w:rsidRPr="00AE0684">
        <w:t xml:space="preserve"> of entry. This configuration activates the fast entry decision and the slower crafting decision we theorize, whereas a retrospective supplement largely does not.</w:t>
      </w:r>
    </w:p>
    <w:p w14:paraId="205D15AF" w14:textId="34113436" w:rsidR="00D575AD" w:rsidRPr="00BF6686" w:rsidRDefault="00D575AD" w:rsidP="00AE0684">
      <w:pPr>
        <w:pStyle w:val="Paragraph0"/>
        <w:ind w:firstLine="0"/>
      </w:pPr>
      <w:r w:rsidRPr="00AE0684">
        <w:t xml:space="preserve">Taken as a whole, the comparison supports the broader claim of this paper. Whether an identified </w:t>
      </w:r>
      <w:r w:rsidRPr="00AE0684">
        <w:lastRenderedPageBreak/>
        <w:t>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45F44AD0" w:rsidR="008169F6" w:rsidRDefault="00625971">
      <w:pPr>
        <w:pStyle w:val="Heading2"/>
        <w:pPrChange w:id="480" w:author="Dylan CHEN" w:date="2026-08-30T10:01:00Z" w16du:dateUtc="2026-08-30T02:01:00Z">
          <w:pPr>
            <w:pStyle w:val="Paragraph0"/>
          </w:pPr>
        </w:pPrChange>
      </w:pPr>
      <w:r w:rsidRPr="00BF6686">
        <w:t xml:space="preserve">Practical </w:t>
      </w:r>
      <w:ins w:id="481" w:author="Dylan CHEN" w:date="2026-08-30T21:01:00Z" w16du:dateUtc="2026-08-30T13:01:00Z">
        <w:r w:rsidR="00113DE0">
          <w:rPr>
            <w:rFonts w:hint="eastAsia"/>
          </w:rPr>
          <w:t>I</w:t>
        </w:r>
      </w:ins>
      <w:del w:id="482" w:author="Dylan CHEN" w:date="2026-08-30T21:01:00Z" w16du:dateUtc="2026-08-30T13:01:00Z">
        <w:r w:rsidRPr="00BF6686" w:rsidDel="00113DE0">
          <w:delText>i</w:delText>
        </w:r>
      </w:del>
      <w:r w:rsidRPr="00BF6686">
        <w:t>mplication</w:t>
      </w:r>
      <w:del w:id="483" w:author="Dylan CHEN" w:date="2026-08-30T10:01:00Z" w16du:dateUtc="2026-08-30T02:01:00Z">
        <w:r w:rsidRPr="00BF6686" w:rsidDel="00BE35AC">
          <w:delText xml:space="preserve">. </w:delText>
        </w:r>
      </w:del>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 xml:space="preserve">salient </w:t>
      </w:r>
      <w:proofErr w:type="gramStart"/>
      <w:r>
        <w:rPr>
          <w:rFonts w:hint="eastAsia"/>
        </w:rPr>
        <w:t>position</w:t>
      </w:r>
      <w:r w:rsidRPr="00AE0684">
        <w:t>, and</w:t>
      </w:r>
      <w:proofErr w:type="gramEnd"/>
      <w:r w:rsidRPr="00AE0684">
        <w:t xml:space="preserve"> might present that content in a shorter or summarized form so it does not appear, </w:t>
      </w:r>
      <w:proofErr w:type="gramStart"/>
      <w:r w:rsidRPr="00AE0684">
        <w:t>at a glance</w:t>
      </w:r>
      <w:proofErr w:type="gramEnd"/>
      <w:r w:rsidRPr="00AE0684">
        <w:t>,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w:t>
      </w:r>
      <w:r w:rsidRPr="00AE0684">
        <w:lastRenderedPageBreak/>
        <w:t xml:space="preserve">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77777777" w:rsidR="008169F6" w:rsidRDefault="00625971">
      <w:pPr>
        <w:pStyle w:val="Heading2"/>
        <w:pPrChange w:id="484" w:author="Dylan CHEN" w:date="2026-08-30T10:01:00Z" w16du:dateUtc="2026-08-30T02:01:00Z">
          <w:pPr>
            <w:pStyle w:val="Paragraph0"/>
          </w:pPr>
        </w:pPrChange>
      </w:pPr>
      <w:r w:rsidRPr="00BF6686">
        <w:t>Limitations</w:t>
      </w:r>
      <w:del w:id="485" w:author="Dylan CHEN" w:date="2026-08-30T10:01:00Z" w16du:dateUtc="2026-08-30T02:01:00Z">
        <w:r w:rsidRPr="00BF6686" w:rsidDel="00BE35AC">
          <w:delText xml:space="preserve">. </w:delText>
        </w:r>
      </w:del>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 xml:space="preserve">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827596D" w14:textId="77777777" w:rsidR="00250B77" w:rsidRPr="00250B77" w:rsidRDefault="00B96D8F" w:rsidP="00250B77">
      <w:pPr>
        <w:pStyle w:val="Bibliography"/>
      </w:pPr>
      <w:r w:rsidRPr="00015210">
        <w:fldChar w:fldCharType="begin"/>
      </w:r>
      <w:r w:rsidR="004672F7">
        <w:instrText xml:space="preserve"> ADDIN ZOTERO_BIBL {"uncited":[],"omitted":[],"custom":[]} CSL_BIBLIOGRAPHY </w:instrText>
      </w:r>
      <w:r w:rsidRPr="00015210">
        <w:fldChar w:fldCharType="separate"/>
      </w:r>
      <w:r w:rsidR="00250B77" w:rsidRPr="00250B77">
        <w:t>Austin, P. C. (2009). Balance Diagnostics for Comparing the Distribution of Baseline Covariates between Treatment Groups in Propensity</w:t>
      </w:r>
      <w:r w:rsidR="00250B77" w:rsidRPr="00250B77">
        <w:rPr>
          <w:rFonts w:ascii="Cambria Math" w:hAnsi="Cambria Math" w:cs="Cambria Math"/>
        </w:rPr>
        <w:t>‐</w:t>
      </w:r>
      <w:r w:rsidR="00250B77" w:rsidRPr="00250B77">
        <w:t xml:space="preserve">score Matched Samples. </w:t>
      </w:r>
      <w:r w:rsidR="00250B77" w:rsidRPr="00250B77">
        <w:rPr>
          <w:i/>
          <w:iCs/>
        </w:rPr>
        <w:t>Statistics in Medicine</w:t>
      </w:r>
      <w:r w:rsidR="00250B77" w:rsidRPr="00250B77">
        <w:t>, 28(25), 3083–3107.</w:t>
      </w:r>
    </w:p>
    <w:p w14:paraId="789EA122" w14:textId="77777777" w:rsidR="00250B77" w:rsidRPr="00250B77" w:rsidRDefault="00250B77" w:rsidP="00250B77">
      <w:pPr>
        <w:pStyle w:val="Bibliography"/>
      </w:pPr>
      <w:r w:rsidRPr="00250B77">
        <w:lastRenderedPageBreak/>
        <w:t xml:space="preserve">Berger, P., Hennig, P., Bocklisch, T., Herold, T., &amp; Meinel, C. (2016). A Journey of Bounty Hunters: Analyzing the Influence of Reward Systems on StackOverflow Question Response Times. In </w:t>
      </w:r>
      <w:r w:rsidRPr="00250B77">
        <w:rPr>
          <w:i/>
          <w:iCs/>
        </w:rPr>
        <w:t>2016 IEEE/WIC/ACM International Conference on Web Intelligence (WI)</w:t>
      </w:r>
      <w:r w:rsidRPr="00250B77">
        <w:t>, 644–649.</w:t>
      </w:r>
    </w:p>
    <w:p w14:paraId="78987CD3" w14:textId="77777777" w:rsidR="00250B77" w:rsidRPr="00250B77" w:rsidRDefault="00250B77" w:rsidP="00250B77">
      <w:pPr>
        <w:pStyle w:val="Bibliography"/>
      </w:pPr>
      <w:r w:rsidRPr="00250B77">
        <w:t xml:space="preserve">Borwankar, S., Khern-am-nuai, W., Pocheptsova Ghosh, A., &amp; Kannan, K. N. (2026). </w:t>
      </w:r>
      <w:r w:rsidRPr="00250B77">
        <w:rPr>
          <w:i/>
          <w:iCs/>
        </w:rPr>
        <w:t>Unraveling the Impact: An Empirical Investigation of ChatGPT’s Exclusion from Stack Overflow</w:t>
      </w:r>
      <w:r w:rsidRPr="00250B77">
        <w:t>. SSRN Scholarly Paper.</w:t>
      </w:r>
    </w:p>
    <w:p w14:paraId="0CF9A504" w14:textId="77777777" w:rsidR="00250B77" w:rsidRPr="00250B77" w:rsidRDefault="00250B77" w:rsidP="00250B77">
      <w:pPr>
        <w:pStyle w:val="Bibliography"/>
      </w:pPr>
      <w:r w:rsidRPr="00250B77">
        <w:t xml:space="preserve">Burke, M., Kraut, R., &amp; Joyce, E. (2010). Membership Claims and Requests: Conversation-Level Newcomer Socialization Strategies in Online Groups. </w:t>
      </w:r>
      <w:r w:rsidRPr="00250B77">
        <w:rPr>
          <w:i/>
          <w:iCs/>
        </w:rPr>
        <w:t>Small Group Research</w:t>
      </w:r>
      <w:r w:rsidRPr="00250B77">
        <w:t>, 32(9), 1600–1631.</w:t>
      </w:r>
    </w:p>
    <w:p w14:paraId="603C2F64" w14:textId="77777777" w:rsidR="00250B77" w:rsidRPr="00250B77" w:rsidRDefault="00250B77" w:rsidP="00250B77">
      <w:pPr>
        <w:pStyle w:val="Bibliography"/>
      </w:pPr>
      <w:r w:rsidRPr="00250B77">
        <w:t xml:space="preserve">Burtch, G., Lee, D., &amp; Chen, Z. (2024). The Consequences of Generative AI for Online Knowledge Communities. </w:t>
      </w:r>
      <w:r w:rsidRPr="00250B77">
        <w:rPr>
          <w:i/>
          <w:iCs/>
        </w:rPr>
        <w:t>Scientific Reports</w:t>
      </w:r>
      <w:r w:rsidRPr="00250B77">
        <w:t>, 14(1), 10413.</w:t>
      </w:r>
    </w:p>
    <w:p w14:paraId="7FF2FE38" w14:textId="77777777" w:rsidR="00250B77" w:rsidRPr="00250B77" w:rsidRDefault="00250B77" w:rsidP="00250B77">
      <w:pPr>
        <w:pStyle w:val="Bibliography"/>
      </w:pPr>
      <w:r w:rsidRPr="00250B77">
        <w:t xml:space="preserve">Calefato, F., Lanubile, F., &amp; Novielli, N. (2018). How to Ask for Technical Help? Evidence-Based Guidelines for Writing Questions on Stack Overflow. </w:t>
      </w:r>
      <w:r w:rsidRPr="00250B77">
        <w:rPr>
          <w:i/>
          <w:iCs/>
        </w:rPr>
        <w:t>Information and Software Technology</w:t>
      </w:r>
      <w:r w:rsidRPr="00250B77">
        <w:t>, 94, 186–207.</w:t>
      </w:r>
    </w:p>
    <w:p w14:paraId="280FA3F4" w14:textId="77777777" w:rsidR="00250B77" w:rsidRPr="00250B77" w:rsidRDefault="00250B77" w:rsidP="00250B77">
      <w:pPr>
        <w:pStyle w:val="Bibliography"/>
      </w:pPr>
      <w:r w:rsidRPr="00250B77">
        <w:t xml:space="preserve">Castelo, N., Bos, M. W., &amp; Lehmann, D. R. (2019). Task-Dependent Algorithm Aversion. </w:t>
      </w:r>
      <w:r w:rsidRPr="00250B77">
        <w:rPr>
          <w:i/>
          <w:iCs/>
        </w:rPr>
        <w:t>Journal of Marketing Research</w:t>
      </w:r>
      <w:r w:rsidRPr="00250B77">
        <w:t>, 56(5), 809–825.</w:t>
      </w:r>
    </w:p>
    <w:p w14:paraId="7B1199FC" w14:textId="77777777" w:rsidR="00250B77" w:rsidRPr="00250B77" w:rsidRDefault="00250B77" w:rsidP="00250B77">
      <w:pPr>
        <w:pStyle w:val="Bibliography"/>
      </w:pPr>
      <w:r w:rsidRPr="00250B77">
        <w:t xml:space="preserve">Chen, J., &amp; Roth, J. (2024). Logs with Zeros? Some Problems and Solutions. </w:t>
      </w:r>
      <w:r w:rsidRPr="00250B77">
        <w:rPr>
          <w:i/>
          <w:iCs/>
        </w:rPr>
        <w:t>The Quarterly Journal of Economics</w:t>
      </w:r>
      <w:r w:rsidRPr="00250B77">
        <w:t>, 139(2), 891–936.</w:t>
      </w:r>
    </w:p>
    <w:p w14:paraId="6D4D4A49" w14:textId="77777777" w:rsidR="00250B77" w:rsidRPr="00250B77" w:rsidRDefault="00250B77" w:rsidP="00250B77">
      <w:pPr>
        <w:pStyle w:val="Bibliography"/>
      </w:pPr>
      <w:r w:rsidRPr="00250B77">
        <w:t xml:space="preserve">Chen, L., Baird, A., &amp; Straub, D. (2022). The Impact of Hierarchical Privilege Levels and Non-Hierarchical Incentives on Continued Contribution in Online Q&amp;A Communities: A Motivational Model of Gamification Goals. </w:t>
      </w:r>
      <w:r w:rsidRPr="00250B77">
        <w:rPr>
          <w:i/>
          <w:iCs/>
        </w:rPr>
        <w:t>Decision Support Systems</w:t>
      </w:r>
      <w:r w:rsidRPr="00250B77">
        <w:t>, 153, 113667.</w:t>
      </w:r>
    </w:p>
    <w:p w14:paraId="4927C862" w14:textId="77777777" w:rsidR="00250B77" w:rsidRPr="00250B77" w:rsidRDefault="00250B77" w:rsidP="00250B77">
      <w:pPr>
        <w:pStyle w:val="Bibliography"/>
      </w:pPr>
      <w:r w:rsidRPr="00250B77">
        <w:t xml:space="preserve">Chen, M., Su, K.-H., &amp; Tsai, W. (2007). Competitive Tension: The Awareness-Motivation-Capability Perspective. </w:t>
      </w:r>
      <w:r w:rsidRPr="00250B77">
        <w:rPr>
          <w:i/>
          <w:iCs/>
        </w:rPr>
        <w:t>Academy of Management Journal</w:t>
      </w:r>
      <w:r w:rsidRPr="00250B77">
        <w:t>, 50(1), 101–118.</w:t>
      </w:r>
    </w:p>
    <w:p w14:paraId="163F26CE" w14:textId="77777777" w:rsidR="00250B77" w:rsidRPr="00250B77" w:rsidRDefault="00250B77" w:rsidP="00250B77">
      <w:pPr>
        <w:pStyle w:val="Bibliography"/>
      </w:pPr>
      <w:r w:rsidRPr="00250B77">
        <w:t xml:space="preserve">Chen, M.-J. (2009). Competitive Dynamics Research: An Insider’s Odyssey. </w:t>
      </w:r>
      <w:r w:rsidRPr="00250B77">
        <w:rPr>
          <w:i/>
          <w:iCs/>
        </w:rPr>
        <w:t>Asia Pacific Journal of Management</w:t>
      </w:r>
      <w:r w:rsidRPr="00250B77">
        <w:t>, 26(1), 5–25.</w:t>
      </w:r>
    </w:p>
    <w:p w14:paraId="0FC06017" w14:textId="77777777" w:rsidR="00250B77" w:rsidRPr="00250B77" w:rsidRDefault="00250B77" w:rsidP="00250B77">
      <w:pPr>
        <w:pStyle w:val="Bibliography"/>
      </w:pPr>
      <w:r w:rsidRPr="00250B77">
        <w:t xml:space="preserve">Chen, Y., Harper, F. M., Konstan, J., &amp; Li, S. X. (2010). Social Comparisons and Contributions to Online Communities: A Field Experiment on MovieLens. </w:t>
      </w:r>
      <w:r w:rsidRPr="00250B77">
        <w:rPr>
          <w:i/>
          <w:iCs/>
        </w:rPr>
        <w:t>American Economic Review</w:t>
      </w:r>
      <w:r w:rsidRPr="00250B77">
        <w:t>, 100(4), 1358–1398.</w:t>
      </w:r>
    </w:p>
    <w:p w14:paraId="62330F1F" w14:textId="77777777" w:rsidR="00250B77" w:rsidRPr="00250B77" w:rsidRDefault="00250B77" w:rsidP="00250B77">
      <w:pPr>
        <w:pStyle w:val="Bibliography"/>
      </w:pPr>
      <w:r w:rsidRPr="00250B77">
        <w:t xml:space="preserve">Demirci, O., Hannane, J., &amp; Zhu, X. (2024). Who Is AI Replacing? The Impact of GenAI on Online Freelancing Platforms. </w:t>
      </w:r>
      <w:r w:rsidRPr="00250B77">
        <w:rPr>
          <w:i/>
          <w:iCs/>
        </w:rPr>
        <w:t>Management Science</w:t>
      </w:r>
      <w:r w:rsidRPr="00250B77">
        <w:t>.</w:t>
      </w:r>
    </w:p>
    <w:p w14:paraId="5BD7FE03" w14:textId="77777777" w:rsidR="00250B77" w:rsidRPr="00250B77" w:rsidRDefault="00250B77" w:rsidP="00250B77">
      <w:pPr>
        <w:pStyle w:val="Bibliography"/>
      </w:pPr>
      <w:r w:rsidRPr="00250B77">
        <w:t xml:space="preserve">Dietvorst, B. J., Simmons, J. P., &amp; Massey, C. (2015). Algorithm Aversion: People Erroneously Avoid Algorithms after Seeing Them Err. </w:t>
      </w:r>
      <w:r w:rsidRPr="00250B77">
        <w:rPr>
          <w:i/>
          <w:iCs/>
        </w:rPr>
        <w:t>Journal of Experimental Psychology: General</w:t>
      </w:r>
      <w:r w:rsidRPr="00250B77">
        <w:t>, 144(1), 114–126.</w:t>
      </w:r>
    </w:p>
    <w:p w14:paraId="0838AC8F" w14:textId="77777777" w:rsidR="00250B77" w:rsidRPr="00250B77" w:rsidRDefault="00250B77" w:rsidP="00250B77">
      <w:pPr>
        <w:pStyle w:val="Bibliography"/>
      </w:pPr>
      <w:r w:rsidRPr="00250B77">
        <w:t xml:space="preserve">Evans, J. St. B. T., &amp; Stanovich, K. E. (2013). Dual-Process Theories of Higher Cognition: Advancing the Debate. </w:t>
      </w:r>
      <w:r w:rsidRPr="00250B77">
        <w:rPr>
          <w:i/>
          <w:iCs/>
        </w:rPr>
        <w:t>Perspectives on Psychological Science</w:t>
      </w:r>
      <w:r w:rsidRPr="00250B77">
        <w:t>, 8(3), 223–241.</w:t>
      </w:r>
    </w:p>
    <w:p w14:paraId="014099E8" w14:textId="77777777" w:rsidR="00250B77" w:rsidRPr="00250B77" w:rsidRDefault="00250B77" w:rsidP="00250B77">
      <w:pPr>
        <w:pStyle w:val="Bibliography"/>
      </w:pPr>
      <w:r w:rsidRPr="00250B77">
        <w:t xml:space="preserve">Fang, Y., &amp; Zhou, T. (2026). Impact of AI-Generated Content Restriction Policy on User Contribution: Evidence from an Online Knowledge-Sharing Platform. </w:t>
      </w:r>
      <w:r w:rsidRPr="00250B77">
        <w:rPr>
          <w:i/>
          <w:iCs/>
        </w:rPr>
        <w:t>Information &amp; Management</w:t>
      </w:r>
      <w:r w:rsidRPr="00250B77">
        <w:t>, 63(3), 104322.</w:t>
      </w:r>
    </w:p>
    <w:p w14:paraId="265D165A" w14:textId="77777777" w:rsidR="00250B77" w:rsidRPr="00250B77" w:rsidRDefault="00250B77" w:rsidP="00250B77">
      <w:pPr>
        <w:pStyle w:val="Bibliography"/>
      </w:pPr>
      <w:r w:rsidRPr="00250B77">
        <w:t xml:space="preserve">Hsieh, K.-Y., Tsai, W., &amp; Chen, M.-J. (2015). If They Can Do It, Why Not Us? Competitors as Reference Points for Justifying Escalation of Commitment. </w:t>
      </w:r>
      <w:r w:rsidRPr="00250B77">
        <w:rPr>
          <w:i/>
          <w:iCs/>
        </w:rPr>
        <w:t>Academy of Management Journal</w:t>
      </w:r>
      <w:r w:rsidRPr="00250B77">
        <w:t>, 58(1), 38–58.</w:t>
      </w:r>
    </w:p>
    <w:p w14:paraId="5C2F2F98" w14:textId="77777777" w:rsidR="00250B77" w:rsidRPr="00250B77" w:rsidRDefault="00250B77" w:rsidP="00250B77">
      <w:pPr>
        <w:pStyle w:val="Bibliography"/>
      </w:pPr>
      <w:r w:rsidRPr="00250B77">
        <w:t xml:space="preserve">Hui, X., Reshef, O., &amp; Zhou, L. (2024). The Short-Term Effects of Generative Artificial Intelligence on Employment: Evidence from an Online Labor Market. </w:t>
      </w:r>
      <w:r w:rsidRPr="00250B77">
        <w:rPr>
          <w:i/>
          <w:iCs/>
        </w:rPr>
        <w:t>Organization Science</w:t>
      </w:r>
      <w:r w:rsidRPr="00250B77">
        <w:t>, 35(6), 1977–1989.</w:t>
      </w:r>
    </w:p>
    <w:p w14:paraId="1941C8B4" w14:textId="77777777" w:rsidR="00250B77" w:rsidRPr="00250B77" w:rsidRDefault="00250B77" w:rsidP="00250B77">
      <w:pPr>
        <w:pStyle w:val="Bibliography"/>
      </w:pPr>
      <w:r w:rsidRPr="00250B77">
        <w:lastRenderedPageBreak/>
        <w:t xml:space="preserve">Jiang, S., Nguyen, D. K., Dai, P.-F., &amp; Meng, Q. (2024). Monetary Income as Opportunity Cost: Exploring the Negative Effect on Free Knowledge Contribution of Knowledge Suppliers. </w:t>
      </w:r>
      <w:r w:rsidRPr="00250B77">
        <w:rPr>
          <w:i/>
          <w:iCs/>
        </w:rPr>
        <w:t>Journal of Knowledge Management</w:t>
      </w:r>
      <w:r w:rsidRPr="00250B77">
        <w:t>, 28(2), 440–462.</w:t>
      </w:r>
    </w:p>
    <w:p w14:paraId="0BBD6188" w14:textId="77777777" w:rsidR="00250B77" w:rsidRPr="00250B77" w:rsidRDefault="00250B77" w:rsidP="00250B77">
      <w:pPr>
        <w:pStyle w:val="Bibliography"/>
      </w:pPr>
      <w:r w:rsidRPr="00250B77">
        <w:t xml:space="preserve">Kabir, S., Udo-Imeh, D. N., Kou, B., &amp; Zhang, T. (2024). Is Stack Overflow Obsolete? An Empirical Study of the Characteristics of ChatGPT Answers to Stack Overflow Questions. In </w:t>
      </w:r>
      <w:r w:rsidRPr="00250B77">
        <w:rPr>
          <w:i/>
          <w:iCs/>
        </w:rPr>
        <w:t>Proceedings of the 2024 CHI Conference on Human Factors in Computing Systems</w:t>
      </w:r>
      <w:r w:rsidRPr="00250B77">
        <w:t>, 1–17.</w:t>
      </w:r>
    </w:p>
    <w:p w14:paraId="7B536476" w14:textId="77777777" w:rsidR="00250B77" w:rsidRPr="00250B77" w:rsidRDefault="00250B77" w:rsidP="00250B77">
      <w:pPr>
        <w:pStyle w:val="Bibliography"/>
      </w:pPr>
      <w:r w:rsidRPr="00250B77">
        <w:t xml:space="preserve">Kahneman, D. (2003). A Perspective on Judgment and Choice: Mapping Bounded Rationality. </w:t>
      </w:r>
      <w:r w:rsidRPr="00250B77">
        <w:rPr>
          <w:i/>
          <w:iCs/>
        </w:rPr>
        <w:t>American Psychologist</w:t>
      </w:r>
      <w:r w:rsidRPr="00250B77">
        <w:t>, 58(9), 697–720.</w:t>
      </w:r>
    </w:p>
    <w:p w14:paraId="4941FCB3" w14:textId="77777777" w:rsidR="00250B77" w:rsidRPr="00250B77" w:rsidRDefault="00250B77" w:rsidP="00250B77">
      <w:pPr>
        <w:pStyle w:val="Bibliography"/>
      </w:pPr>
      <w:r w:rsidRPr="00250B77">
        <w:t xml:space="preserve">Kahneman, D. (2011). Thinking, Fast and Slow. </w:t>
      </w:r>
      <w:r w:rsidRPr="00250B77">
        <w:rPr>
          <w:i/>
          <w:iCs/>
        </w:rPr>
        <w:t>Farrar, Straus and Giroux</w:t>
      </w:r>
      <w:r w:rsidRPr="00250B77">
        <w:t>.</w:t>
      </w:r>
    </w:p>
    <w:p w14:paraId="03884635" w14:textId="77777777" w:rsidR="00250B77" w:rsidRPr="00250B77" w:rsidRDefault="00250B77" w:rsidP="00250B77">
      <w:pPr>
        <w:pStyle w:val="Bibliography"/>
      </w:pPr>
      <w:r w:rsidRPr="00250B77">
        <w:t xml:space="preserve">Kahneman, D., &amp; Frederick, S. (2002). Representativeness Revisited: Attribute Substitution in Intuitive Judgment. </w:t>
      </w:r>
      <w:r w:rsidRPr="00250B77">
        <w:rPr>
          <w:i/>
          <w:iCs/>
        </w:rPr>
        <w:t>Heuristics and Biases: The Psychology of Intuitive Judgment</w:t>
      </w:r>
      <w:r w:rsidRPr="00250B77">
        <w:t>, 49(49–81), 74.</w:t>
      </w:r>
    </w:p>
    <w:p w14:paraId="1DFA174D" w14:textId="77777777" w:rsidR="00250B77" w:rsidRPr="00250B77" w:rsidRDefault="00250B77" w:rsidP="00250B77">
      <w:pPr>
        <w:pStyle w:val="Bibliography"/>
      </w:pPr>
      <w:r w:rsidRPr="00250B77">
        <w:t xml:space="preserve">Lee, D. S. (2009). Training, Wages, and Sample Selection: Estimating Sharp Bounds on Treatment Effects. </w:t>
      </w:r>
      <w:r w:rsidRPr="00250B77">
        <w:rPr>
          <w:i/>
          <w:iCs/>
        </w:rPr>
        <w:t>The Review of Economic Studies</w:t>
      </w:r>
      <w:r w:rsidRPr="00250B77">
        <w:t>, 76(3), 1071–1102.</w:t>
      </w:r>
    </w:p>
    <w:p w14:paraId="1E5CB9B8" w14:textId="77777777" w:rsidR="00250B77" w:rsidRPr="00250B77" w:rsidRDefault="00250B77" w:rsidP="00250B77">
      <w:pPr>
        <w:pStyle w:val="Bibliography"/>
      </w:pPr>
      <w:r w:rsidRPr="00250B77">
        <w:t xml:space="preserve">Lee, J., &amp; Lee, G. G. (2025). Structured Reasoning and Answer Verification: Enhancing Question Answering System Accuracy and Explainability. </w:t>
      </w:r>
      <w:r w:rsidRPr="00250B77">
        <w:rPr>
          <w:i/>
          <w:iCs/>
        </w:rPr>
        <w:t>Knowledge-Based Systems</w:t>
      </w:r>
      <w:r w:rsidRPr="00250B77">
        <w:t>, 311, 113091.</w:t>
      </w:r>
    </w:p>
    <w:p w14:paraId="664D8C07" w14:textId="77777777" w:rsidR="00250B77" w:rsidRPr="00250B77" w:rsidRDefault="00250B77" w:rsidP="00250B77">
      <w:pPr>
        <w:pStyle w:val="Bibliography"/>
      </w:pPr>
      <w:r w:rsidRPr="00250B77">
        <w:t xml:space="preserve">Li, H., Shankar, R., &amp; Stallaert, J. (2020). Invested or Indebted: Ex-Ante and Ex-Post Reciprocity in Online Knowledge Sharing Communities. </w:t>
      </w:r>
      <w:r w:rsidRPr="00250B77">
        <w:rPr>
          <w:i/>
          <w:iCs/>
        </w:rPr>
        <w:t>ACM Transactions on Management Information Systems</w:t>
      </w:r>
      <w:r w:rsidRPr="00250B77">
        <w:t>, 11(1), 1–26.</w:t>
      </w:r>
    </w:p>
    <w:p w14:paraId="4801CD9F" w14:textId="77777777" w:rsidR="00250B77" w:rsidRPr="00250B77" w:rsidRDefault="00250B77" w:rsidP="00250B77">
      <w:pPr>
        <w:pStyle w:val="Bibliography"/>
      </w:pPr>
      <w:r w:rsidRPr="00250B77">
        <w:t xml:space="preserve">Li, L., Li, A., Song, X., Li, X., Huang, K., &amp; Ye, E. M. (2023). Characterizing Response Quantity on Academic Social Q&amp;A Sites: A Multidiscipline Comparison of Linguistic Characteristics of Questions. </w:t>
      </w:r>
      <w:r w:rsidRPr="00250B77">
        <w:rPr>
          <w:i/>
          <w:iCs/>
        </w:rPr>
        <w:t>Library Hi Tech</w:t>
      </w:r>
      <w:r w:rsidRPr="00250B77">
        <w:t>, 41(3), 921–938.</w:t>
      </w:r>
    </w:p>
    <w:p w14:paraId="083A27E1" w14:textId="77777777" w:rsidR="00250B77" w:rsidRPr="00250B77" w:rsidRDefault="00250B77" w:rsidP="00250B77">
      <w:pPr>
        <w:pStyle w:val="Bibliography"/>
      </w:pPr>
      <w:r w:rsidRPr="00250B77">
        <w:t xml:space="preserve">Li, P., Castelo, N., Katona, Z., &amp; Sarvary, M. (2024). Frontiers: Determining the Validity of Large Language Models for Automated Perceptual Analysis. </w:t>
      </w:r>
      <w:r w:rsidRPr="00250B77">
        <w:rPr>
          <w:i/>
          <w:iCs/>
        </w:rPr>
        <w:t>Marketing Science</w:t>
      </w:r>
      <w:r w:rsidRPr="00250B77">
        <w:t>, 43(2), 254–266.</w:t>
      </w:r>
    </w:p>
    <w:p w14:paraId="3A18916B" w14:textId="77777777" w:rsidR="00250B77" w:rsidRPr="00250B77" w:rsidRDefault="00250B77" w:rsidP="00250B77">
      <w:pPr>
        <w:pStyle w:val="Bibliography"/>
      </w:pPr>
      <w:r w:rsidRPr="00250B77">
        <w:t>Li, X., &amp; Kim, K. (2025). Impacts of Generative AI on User Contributions: Evidence from a Coding Q</w:t>
      </w:r>
      <w:del w:id="486" w:author="Dylan CHEN" w:date="2026-08-30T21:00:00Z" w16du:dateUtc="2026-08-30T13:00:00Z">
        <w:r w:rsidRPr="00250B77" w:rsidDel="006C26E2">
          <w:delText xml:space="preserve"> </w:delText>
        </w:r>
      </w:del>
      <w:r w:rsidRPr="00250B77">
        <w:t xml:space="preserve">&amp;A Platform. </w:t>
      </w:r>
      <w:r w:rsidRPr="00250B77">
        <w:rPr>
          <w:i/>
          <w:iCs/>
        </w:rPr>
        <w:t>Marketing Letters</w:t>
      </w:r>
      <w:r w:rsidRPr="00250B77">
        <w:t>, 36(3), 577–591.</w:t>
      </w:r>
    </w:p>
    <w:p w14:paraId="5B8F95EE" w14:textId="77777777" w:rsidR="00250B77" w:rsidRPr="00250B77" w:rsidRDefault="00250B77" w:rsidP="00250B77">
      <w:pPr>
        <w:pStyle w:val="Bibliography"/>
      </w:pPr>
      <w:r w:rsidRPr="00250B77">
        <w:t xml:space="preserve">Logg, J. M., Minson, J. A., &amp; Moore, D. A. (2019). Algorithm Appreciation: People Prefer Algorithmic to Human Judgment. </w:t>
      </w:r>
      <w:r w:rsidRPr="00250B77">
        <w:rPr>
          <w:i/>
          <w:iCs/>
        </w:rPr>
        <w:t>Organizational Behavior and Human Decision Processes</w:t>
      </w:r>
      <w:r w:rsidRPr="00250B77">
        <w:t>, 151, 90–103.</w:t>
      </w:r>
    </w:p>
    <w:p w14:paraId="2E77A00E" w14:textId="77777777" w:rsidR="00250B77" w:rsidRPr="00250B77" w:rsidRDefault="00250B77" w:rsidP="00250B77">
      <w:pPr>
        <w:pStyle w:val="Bibliography"/>
      </w:pPr>
      <w:r w:rsidRPr="00250B77">
        <w:t xml:space="preserve">Longoni, C., Fradkin, A., Cian, L., &amp; Pennycook, G. (2022). News from Generative Artificial Intelligence Is Believed Less. In </w:t>
      </w:r>
      <w:r w:rsidRPr="00250B77">
        <w:rPr>
          <w:i/>
          <w:iCs/>
        </w:rPr>
        <w:t>Proceedings of the 2022 ACM Conference on Fairness, Accountability, and Transparency</w:t>
      </w:r>
      <w:r w:rsidRPr="00250B77">
        <w:t>, 97–106.</w:t>
      </w:r>
    </w:p>
    <w:p w14:paraId="3E4415B3" w14:textId="77777777" w:rsidR="00250B77" w:rsidRPr="00250B77" w:rsidRDefault="00250B77" w:rsidP="00250B77">
      <w:pPr>
        <w:pStyle w:val="Bibliography"/>
      </w:pPr>
      <w:r w:rsidRPr="00250B77">
        <w:t xml:space="preserve">Meng, X., Webster, S. A., &amp; Butler, B. S. (2013). Motivational Effects of Badge Systems on Participation in Stack Exchange Social Q&amp;A Online Community. In </w:t>
      </w:r>
      <w:r w:rsidRPr="00250B77">
        <w:rPr>
          <w:i/>
          <w:iCs/>
        </w:rPr>
        <w:t>Proceedings of Americas Conference on Information Systems</w:t>
      </w:r>
      <w:r w:rsidRPr="00250B77">
        <w:t>, (Vol. 4), 2478–2484.</w:t>
      </w:r>
    </w:p>
    <w:p w14:paraId="55013AFC" w14:textId="77777777" w:rsidR="00250B77" w:rsidRPr="00250B77" w:rsidRDefault="00250B77" w:rsidP="00250B77">
      <w:pPr>
        <w:pStyle w:val="Bibliography"/>
      </w:pPr>
      <w:r w:rsidRPr="00250B77">
        <w:t xml:space="preserve">Moon, J. Y., &amp; Sproull, L. S. (2008). The Role of Feedback in Managing the Internet-Based Volunteer Work Force. </w:t>
      </w:r>
      <w:r w:rsidRPr="00250B77">
        <w:rPr>
          <w:i/>
          <w:iCs/>
        </w:rPr>
        <w:t>Information Systems Research</w:t>
      </w:r>
      <w:r w:rsidRPr="00250B77">
        <w:t>, 19(4), 494–515.</w:t>
      </w:r>
    </w:p>
    <w:p w14:paraId="2B40AFE9" w14:textId="77777777" w:rsidR="00250B77" w:rsidRPr="00250B77" w:rsidRDefault="00250B77" w:rsidP="00250B77">
      <w:pPr>
        <w:pStyle w:val="Bibliography"/>
      </w:pPr>
      <w:r w:rsidRPr="00250B77">
        <w:t xml:space="preserve">Olson Jr, M. (1971). </w:t>
      </w:r>
      <w:r w:rsidRPr="00250B77">
        <w:rPr>
          <w:i/>
          <w:iCs/>
        </w:rPr>
        <w:t>The Logic of Collective Action: Public Goods and the Theory of Groups, with a New Preface and Appendix</w:t>
      </w:r>
      <w:r w:rsidRPr="00250B77">
        <w:t>. (Vol. 124).</w:t>
      </w:r>
    </w:p>
    <w:p w14:paraId="6BA959BB" w14:textId="77777777" w:rsidR="00250B77" w:rsidRPr="00250B77" w:rsidRDefault="00250B77" w:rsidP="00250B77">
      <w:pPr>
        <w:pStyle w:val="Bibliography"/>
      </w:pPr>
      <w:r w:rsidRPr="00250B77">
        <w:t xml:space="preserve">Oster, E. (2019). Unobservable Selection and Coefficient Stability: Theory and Evidence. </w:t>
      </w:r>
      <w:r w:rsidRPr="00250B77">
        <w:rPr>
          <w:i/>
          <w:iCs/>
        </w:rPr>
        <w:t>Journal of Business &amp; Economic Statistics</w:t>
      </w:r>
      <w:r w:rsidRPr="00250B77">
        <w:t>, 37(2), 187–204.</w:t>
      </w:r>
    </w:p>
    <w:p w14:paraId="5AE43DD6" w14:textId="77777777" w:rsidR="00250B77" w:rsidRPr="00250B77" w:rsidRDefault="00250B77" w:rsidP="00250B77">
      <w:pPr>
        <w:pStyle w:val="Bibliography"/>
      </w:pPr>
      <w:r w:rsidRPr="00250B77">
        <w:lastRenderedPageBreak/>
        <w:t xml:space="preserve">Quinn, M., &amp; Gutt, D. (2025). Heterogeneous Effects of Generative Artificial Intelligence (GenAI) on Knowledge Seeking in Online Communities. </w:t>
      </w:r>
      <w:r w:rsidRPr="00250B77">
        <w:rPr>
          <w:i/>
          <w:iCs/>
        </w:rPr>
        <w:t>Journal of Management Information Systems</w:t>
      </w:r>
      <w:r w:rsidRPr="00250B77">
        <w:t>, 42(2), 370–399.</w:t>
      </w:r>
    </w:p>
    <w:p w14:paraId="012531F5" w14:textId="77777777" w:rsidR="00250B77" w:rsidRPr="00250B77" w:rsidRDefault="00250B77" w:rsidP="00250B77">
      <w:pPr>
        <w:pStyle w:val="Bibliography"/>
      </w:pPr>
      <w:r w:rsidRPr="00250B77">
        <w:t xml:space="preserve">Rao, X., Shan, G., &amp; Qiu, L. (2026). </w:t>
      </w:r>
      <w:r w:rsidRPr="00250B77">
        <w:rPr>
          <w:i/>
          <w:iCs/>
        </w:rPr>
        <w:t>How Generative AI Transforms Questioning Behavior on Q&amp;A Platforms: Evidence from A Natural Experiment with Pilot Usage of ChatGPT</w:t>
      </w:r>
      <w:r w:rsidRPr="00250B77">
        <w:t>. SSRN Scholarly Paper.</w:t>
      </w:r>
    </w:p>
    <w:p w14:paraId="0AFA371C" w14:textId="77777777" w:rsidR="00250B77" w:rsidRPr="00250B77" w:rsidRDefault="00250B77" w:rsidP="00250B77">
      <w:pPr>
        <w:pStyle w:val="Bibliography"/>
      </w:pPr>
      <w:r w:rsidRPr="00250B77">
        <w:t xml:space="preserve">del Rio-Chanona, R. M., Laurentsyeva, N., &amp; Wachs, J. (2024). Large Language Models Reduce Public Knowledge Sharing on Online Q&amp;A Platforms. </w:t>
      </w:r>
      <w:r w:rsidRPr="00250B77">
        <w:rPr>
          <w:i/>
          <w:iCs/>
        </w:rPr>
        <w:t>PNAS Nexus</w:t>
      </w:r>
      <w:r w:rsidRPr="00250B77">
        <w:t>, 3(9), pgae400.</w:t>
      </w:r>
    </w:p>
    <w:p w14:paraId="3C20DC01" w14:textId="77777777" w:rsidR="00250B77" w:rsidRPr="00250B77" w:rsidRDefault="00250B77" w:rsidP="00250B77">
      <w:pPr>
        <w:pStyle w:val="Bibliography"/>
      </w:pPr>
      <w:r w:rsidRPr="00250B77">
        <w:t xml:space="preserve">Sanatizadeh, A., Lu, Y., Zhao, K., &amp; Hu, Y. (2025). Engagement or Entanglement? The Dual Impact of Generative Artificial Intelligence in Online Knowledge Exchange Platforms. </w:t>
      </w:r>
      <w:r w:rsidRPr="00250B77">
        <w:rPr>
          <w:i/>
          <w:iCs/>
        </w:rPr>
        <w:t>Information &amp; Management</w:t>
      </w:r>
      <w:r w:rsidRPr="00250B77">
        <w:t>, 62(6), 104178.</w:t>
      </w:r>
    </w:p>
    <w:p w14:paraId="53A4E57F" w14:textId="77777777" w:rsidR="00250B77" w:rsidRPr="00250B77" w:rsidRDefault="00250B77" w:rsidP="00250B77">
      <w:pPr>
        <w:pStyle w:val="Bibliography"/>
      </w:pPr>
      <w:r w:rsidRPr="00250B77">
        <w:t xml:space="preserve">Shan, G., &amp; Qiu, L. (2026). Examining the Impact of Generative AI on Users’ Voluntary Knowledge Contribution: Evidence from a Natural Experiment on Stack Overflow. </w:t>
      </w:r>
      <w:r w:rsidRPr="00250B77">
        <w:rPr>
          <w:i/>
          <w:iCs/>
        </w:rPr>
        <w:t>Information Systems Research</w:t>
      </w:r>
      <w:r w:rsidRPr="00250B77">
        <w:t>, 37(2), 1021–1041.</w:t>
      </w:r>
    </w:p>
    <w:p w14:paraId="7805142C" w14:textId="77777777" w:rsidR="00250B77" w:rsidRPr="00250B77" w:rsidRDefault="00250B77" w:rsidP="00250B77">
      <w:pPr>
        <w:pStyle w:val="Bibliography"/>
      </w:pPr>
      <w:r w:rsidRPr="00250B77">
        <w:t xml:space="preserve">Shi, C., Hu, P., Fan, W., &amp; Qiu, L. (2024). Competitive Peer Influence on Knowledge Contribution Behaviors in Online Q&amp;A Communities: A Social Comparison Perspective. </w:t>
      </w:r>
      <w:r w:rsidRPr="00250B77">
        <w:rPr>
          <w:i/>
          <w:iCs/>
        </w:rPr>
        <w:t>Internet Research</w:t>
      </w:r>
      <w:r w:rsidRPr="00250B77">
        <w:t>, 34(5), 1577–1601.</w:t>
      </w:r>
    </w:p>
    <w:p w14:paraId="75E3D06C" w14:textId="77777777" w:rsidR="00250B77" w:rsidRPr="00250B77" w:rsidRDefault="00250B77" w:rsidP="00250B77">
      <w:pPr>
        <w:pStyle w:val="Bibliography"/>
      </w:pPr>
      <w:r w:rsidRPr="00250B77">
        <w:t xml:space="preserve">Shin, M., Kim, J., van Opheusden, B., &amp; Griffiths, T. L. (2023). Superhuman Artificial Intelligence Can Improve Human Decision-Making by Increasing Novelty. </w:t>
      </w:r>
      <w:r w:rsidRPr="00250B77">
        <w:rPr>
          <w:i/>
          <w:iCs/>
        </w:rPr>
        <w:t>Proceedings of the National Academy of Sciences</w:t>
      </w:r>
      <w:r w:rsidRPr="00250B77">
        <w:t>, 120(12), e2214840120.</w:t>
      </w:r>
    </w:p>
    <w:p w14:paraId="3FBFA36A" w14:textId="77777777" w:rsidR="00250B77" w:rsidRPr="00250B77" w:rsidRDefault="00250B77" w:rsidP="00250B77">
      <w:pPr>
        <w:pStyle w:val="Bibliography"/>
      </w:pPr>
      <w:r w:rsidRPr="00250B77">
        <w:t xml:space="preserve">Su, Y., Zhang, K., Wang, Q., &amp; Qiu, L. (2025). </w:t>
      </w:r>
      <w:r w:rsidRPr="00250B77">
        <w:rPr>
          <w:i/>
          <w:iCs/>
        </w:rPr>
        <w:t>Generative AI and Human Knowledge Sharing: Evidence from A Natural Experiment</w:t>
      </w:r>
      <w:r w:rsidRPr="00250B77">
        <w:t>. SSRN Scholarly Paper.</w:t>
      </w:r>
    </w:p>
    <w:p w14:paraId="35ECEDCE" w14:textId="77777777" w:rsidR="00250B77" w:rsidRPr="00250B77" w:rsidRDefault="00250B77" w:rsidP="00250B77">
      <w:pPr>
        <w:pStyle w:val="Bibliography"/>
      </w:pPr>
      <w:r w:rsidRPr="00250B77">
        <w:t xml:space="preserve">Tversky, A., &amp; Kahneman, D. (1973). Availability: A Heuristic for Judging Frequency and Probability. </w:t>
      </w:r>
      <w:r w:rsidRPr="00250B77">
        <w:rPr>
          <w:i/>
          <w:iCs/>
        </w:rPr>
        <w:t>Cognitive Psychology</w:t>
      </w:r>
      <w:r w:rsidRPr="00250B77">
        <w:t>, 5(2), 207–232.</w:t>
      </w:r>
    </w:p>
    <w:p w14:paraId="5D6BB893" w14:textId="77777777" w:rsidR="00250B77" w:rsidRPr="00250B77" w:rsidRDefault="00250B77" w:rsidP="00250B77">
      <w:pPr>
        <w:pStyle w:val="Bibliography"/>
      </w:pPr>
      <w:r w:rsidRPr="00250B77">
        <w:t xml:space="preserve">Wang, N., Liu, Y., &amp; Xiao, S. (2022). Which Feedback Matters? The Role of Expressions and Valence in Continuous High-Quality Knowledge Contribution in the Online Q&amp;A Community. </w:t>
      </w:r>
      <w:r w:rsidRPr="00250B77">
        <w:rPr>
          <w:i/>
          <w:iCs/>
        </w:rPr>
        <w:t>Decision Support Systems</w:t>
      </w:r>
      <w:r w:rsidRPr="00250B77">
        <w:t>, 156, 113750.</w:t>
      </w:r>
    </w:p>
    <w:p w14:paraId="0894B6D9" w14:textId="77777777" w:rsidR="00250B77" w:rsidRPr="00250B77" w:rsidRDefault="00250B77" w:rsidP="00250B77">
      <w:pPr>
        <w:pStyle w:val="Bibliography"/>
      </w:pPr>
      <w:r w:rsidRPr="00250B77">
        <w:t xml:space="preserve">Wang, X. (Shawn), &amp; Zheng, J. (2024). </w:t>
      </w:r>
      <w:r w:rsidRPr="00250B77">
        <w:rPr>
          <w:i/>
          <w:iCs/>
        </w:rPr>
        <w:t>Can Banning AI-Generated Content Save User-Generated Q&amp;A Platforms?</w:t>
      </w:r>
      <w:r w:rsidRPr="00250B77">
        <w:t xml:space="preserve"> SSRN Scholarly Paper.</w:t>
      </w:r>
    </w:p>
    <w:p w14:paraId="4C375555" w14:textId="77777777" w:rsidR="00250B77" w:rsidRPr="00250B77" w:rsidRDefault="00250B77" w:rsidP="00250B77">
      <w:pPr>
        <w:pStyle w:val="Bibliography"/>
      </w:pPr>
      <w:r w:rsidRPr="00250B77">
        <w:t xml:space="preserve">Xue, J., Wang, L., Zheng, J., Li, Y., &amp; Tan, Y. (2026). Can ChatGPT Kill User-Generated Q&amp;A Platforms? </w:t>
      </w:r>
      <w:r w:rsidRPr="00250B77">
        <w:rPr>
          <w:i/>
          <w:iCs/>
        </w:rPr>
        <w:t>Information Systems Research</w:t>
      </w:r>
      <w:r w:rsidRPr="00250B77">
        <w:t>.</w:t>
      </w:r>
    </w:p>
    <w:p w14:paraId="01D1880E" w14:textId="77777777" w:rsidR="00250B77" w:rsidRPr="00250B77" w:rsidRDefault="00250B77" w:rsidP="00250B77">
      <w:pPr>
        <w:pStyle w:val="Bibliography"/>
      </w:pPr>
      <w:r w:rsidRPr="00250B77">
        <w:t xml:space="preserve">Yiu, S., Seamans, R., Raj, M., &amp; Liu, T. (2026). Worker Repositioning and Technological Change: Evidence from an Online Labor Market. </w:t>
      </w:r>
      <w:r w:rsidRPr="00250B77">
        <w:rPr>
          <w:i/>
          <w:iCs/>
        </w:rPr>
        <w:t>Organization Science</w:t>
      </w:r>
      <w:r w:rsidRPr="00250B77">
        <w:t>.</w:t>
      </w:r>
    </w:p>
    <w:p w14:paraId="5E5D4352" w14:textId="77777777" w:rsidR="00250B77" w:rsidRPr="00250B77" w:rsidRDefault="00250B77" w:rsidP="00250B77">
      <w:pPr>
        <w:pStyle w:val="Bibliography"/>
      </w:pPr>
      <w:r w:rsidRPr="00250B77">
        <w:t xml:space="preserve">Zhang, L., Li, Y.-N., Peng, T.-Q., &amp; Wu, Y. (2022). Dynamics of the Social Construction of Knowledge: An Empirical Study of Zhihu in China. </w:t>
      </w:r>
      <w:r w:rsidRPr="00250B77">
        <w:rPr>
          <w:i/>
          <w:iCs/>
        </w:rPr>
        <w:t>EPJ Data Science</w:t>
      </w:r>
      <w:r w:rsidRPr="00250B77">
        <w:t>, 11(1), 35.</w:t>
      </w:r>
    </w:p>
    <w:p w14:paraId="3AEC9083" w14:textId="77777777" w:rsidR="00250B77" w:rsidRPr="00250B77" w:rsidRDefault="00250B77" w:rsidP="00250B77">
      <w:pPr>
        <w:pStyle w:val="Bibliography"/>
      </w:pPr>
      <w:r w:rsidRPr="00250B77">
        <w:t xml:space="preserve">Zhang, X. (Michael), &amp; Zhu, F. (2011). Group Size and Incentives to Contribute: A Natural Experiment at Chinese Wikipedia. </w:t>
      </w:r>
      <w:r w:rsidRPr="00250B77">
        <w:rPr>
          <w:i/>
          <w:iCs/>
        </w:rPr>
        <w:t>American Economic Review</w:t>
      </w:r>
      <w:r w:rsidRPr="00250B77">
        <w:t>, 101(4), 1601–1615.</w:t>
      </w:r>
    </w:p>
    <w:p w14:paraId="4684B71E" w14:textId="2070B567" w:rsidR="00B96D8F" w:rsidRPr="00015210" w:rsidRDefault="00B96D8F" w:rsidP="00250B77">
      <w:pPr>
        <w:pStyle w:val="Bibliography"/>
        <w:rPr>
          <w:szCs w:val="24"/>
          <w:lang w:eastAsia="zh-CN"/>
        </w:rPr>
      </w:pPr>
      <w:r w:rsidRPr="00015210">
        <w:fldChar w:fldCharType="end"/>
      </w:r>
      <w:bookmarkEnd w:id="1"/>
    </w:p>
    <w:sectPr w:rsidR="00B96D8F" w:rsidRPr="00015210" w:rsidSect="000862C8">
      <w:headerReference w:type="even" r:id="rId22"/>
      <w:footerReference w:type="even" r:id="rId23"/>
      <w:footerReference w:type="default" r:id="rId24"/>
      <w:headerReference w:type="first" r:id="rId25"/>
      <w:footerReference w:type="first" r:id="rId26"/>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7E3F12" w14:textId="77777777" w:rsidR="009F1423" w:rsidRPr="00015210" w:rsidRDefault="009F1423" w:rsidP="00413127">
      <w:r w:rsidRPr="00015210">
        <w:separator/>
      </w:r>
    </w:p>
    <w:p w14:paraId="4D469B23" w14:textId="77777777" w:rsidR="009F1423" w:rsidRPr="00015210" w:rsidRDefault="009F1423" w:rsidP="00413127"/>
    <w:p w14:paraId="28BA6276" w14:textId="77777777" w:rsidR="009F1423" w:rsidRPr="00015210" w:rsidRDefault="009F1423" w:rsidP="00413127"/>
    <w:p w14:paraId="11600D0E" w14:textId="77777777" w:rsidR="009F1423" w:rsidRPr="00015210" w:rsidRDefault="009F1423"/>
  </w:endnote>
  <w:endnote w:type="continuationSeparator" w:id="0">
    <w:p w14:paraId="647CE395" w14:textId="77777777" w:rsidR="009F1423" w:rsidRPr="00015210" w:rsidRDefault="009F1423" w:rsidP="00413127">
      <w:r w:rsidRPr="00015210">
        <w:continuationSeparator/>
      </w:r>
    </w:p>
    <w:p w14:paraId="2633C68A" w14:textId="77777777" w:rsidR="009F1423" w:rsidRPr="00015210" w:rsidRDefault="009F1423" w:rsidP="00413127"/>
    <w:p w14:paraId="2B5455D4" w14:textId="77777777" w:rsidR="009F1423" w:rsidRPr="00015210" w:rsidRDefault="009F1423" w:rsidP="00413127"/>
    <w:p w14:paraId="5D6D7A9C" w14:textId="77777777" w:rsidR="009F1423" w:rsidRPr="00015210" w:rsidRDefault="009F14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1C4D19" w14:textId="77777777" w:rsidR="009F1423" w:rsidRPr="00015210" w:rsidRDefault="009F1423">
      <w:r w:rsidRPr="00015210">
        <w:separator/>
      </w:r>
    </w:p>
  </w:footnote>
  <w:footnote w:type="continuationSeparator" w:id="0">
    <w:p w14:paraId="4E378CA1" w14:textId="77777777" w:rsidR="009F1423" w:rsidRPr="00015210" w:rsidRDefault="009F1423" w:rsidP="00413127">
      <w:r w:rsidRPr="00015210">
        <w:continuationSeparator/>
      </w:r>
    </w:p>
  </w:footnote>
  <w:footnote w:type="continuationNotice" w:id="1">
    <w:p w14:paraId="53F0ADF2" w14:textId="77777777" w:rsidR="009F1423" w:rsidRPr="00015210" w:rsidRDefault="009F1423" w:rsidP="003549C6">
      <w:pPr>
        <w:pStyle w:val="Footer"/>
        <w:rPr>
          <w:lang w:eastAsia="zh-CN"/>
        </w:rPr>
      </w:pPr>
    </w:p>
  </w:footnote>
  <w:footnote w:id="2">
    <w:p w14:paraId="6E015E89" w14:textId="77777777" w:rsidR="00904A3D" w:rsidRPr="00413127" w:rsidRDefault="00904A3D">
      <w:pPr>
        <w:pStyle w:val="Footnotes"/>
        <w:rPr>
          <w:lang w:eastAsia="zh-CN"/>
        </w:rPr>
        <w:pPrChange w:id="74" w:author="Dylan CHEN" w:date="2026-08-30T13:09:00Z" w16du:dateUtc="2026-08-30T05:09:00Z">
          <w:pPr>
            <w:pStyle w:val="Footnotes"/>
            <w:spacing w:after="0" w:line="240" w:lineRule="auto"/>
          </w:pPr>
        </w:pPrChange>
      </w:pPr>
      <w:r w:rsidRPr="00413127">
        <w:rPr>
          <w:rStyle w:val="FootnoteReference"/>
          <w:sz w:val="18"/>
        </w:rPr>
        <w:footnoteRef/>
      </w:r>
      <w:r w:rsidRPr="00413127">
        <w:rPr>
          <w:lang w:eastAsia="zh-CN"/>
        </w:rPr>
        <w:t xml:space="preserve"> </w:t>
      </w:r>
      <w:r>
        <w:t xml:space="preserve">This information can be found at: </w:t>
      </w:r>
      <w:r>
        <w:fldChar w:fldCharType="begin"/>
      </w:r>
      <w:r>
        <w:instrText>HYPERLINK "https://stackexchange.com/sites?view=list" \l "technology-questions"</w:instrText>
      </w:r>
      <w:r>
        <w:fldChar w:fldCharType="separate"/>
      </w:r>
      <w:r w:rsidRPr="00413127">
        <w:rPr>
          <w:rStyle w:val="Hyperlink"/>
          <w:szCs w:val="22"/>
        </w:rPr>
        <w:t>https://stackexchange.com/sites?view=list#technology-questions</w:t>
      </w:r>
      <w:r>
        <w:fldChar w:fldCharType="end"/>
      </w:r>
      <w:r w:rsidRPr="00413127">
        <w:t>.</w:t>
      </w:r>
    </w:p>
  </w:footnote>
  <w:footnote w:id="3">
    <w:p w14:paraId="7F55FBDE" w14:textId="0857516B" w:rsidR="00904A3D" w:rsidRPr="00D657E2" w:rsidRDefault="00904A3D">
      <w:pPr>
        <w:pStyle w:val="Footnotes"/>
        <w:rPr>
          <w:sz w:val="24"/>
          <w:szCs w:val="24"/>
        </w:rPr>
        <w:pPrChange w:id="75" w:author="Dylan CHEN" w:date="2026-08-30T20:51:00Z" w16du:dateUtc="2026-08-30T12:51:00Z">
          <w:pPr>
            <w:pStyle w:val="NormalWeb"/>
            <w:spacing w:before="0" w:beforeAutospacing="0" w:after="0" w:afterAutospacing="0" w:line="240" w:lineRule="auto"/>
          </w:pPr>
        </w:pPrChange>
      </w:pPr>
      <w:r w:rsidRPr="00CF121E">
        <w:rPr>
          <w:rStyle w:val="FootnoteReference"/>
          <w:sz w:val="18"/>
        </w:rPr>
        <w:footnoteRef/>
      </w:r>
      <w:r w:rsidRPr="00CF121E">
        <w:rPr>
          <w:rStyle w:val="FootnoteReference"/>
          <w:sz w:val="18"/>
        </w:rPr>
        <w:t xml:space="preserve"> </w:t>
      </w:r>
      <w:ins w:id="76" w:author="Dylan CHEN" w:date="2026-08-30T20:51:00Z" w16du:dateUtc="2026-08-30T12:51:00Z">
        <w:r w:rsidR="009E2E4B" w:rsidRPr="009E2E4B">
          <w:rPr>
            <w:rPrChange w:id="77" w:author="Dylan CHEN" w:date="2026-08-30T20:51:00Z" w16du:dateUtc="2026-08-30T12:51:00Z">
              <w:rPr>
                <w:sz w:val="18"/>
              </w:rPr>
            </w:rPrChange>
          </w:rPr>
          <w:t xml:space="preserve">We confirmed with SegmentFault's operational manager, who oversaw the experiment, and the </w:t>
        </w:r>
      </w:ins>
      <w:del w:id="78" w:author="Dylan CHEN" w:date="2026-08-30T20:51:00Z" w16du:dateUtc="2026-08-30T12:51:00Z">
        <w:r w:rsidRPr="00D657E2" w:rsidDel="009E2E4B">
          <w:delText xml:space="preserve">We confirmed with </w:delText>
        </w:r>
        <w:r w:rsidDel="009E2E4B">
          <w:rPr>
            <w:rFonts w:hint="eastAsia"/>
          </w:rPr>
          <w:delText xml:space="preserve">the </w:delText>
        </w:r>
        <w:r w:rsidRPr="00D657E2" w:rsidDel="009E2E4B">
          <w:delText>SegmentFault</w:delText>
        </w:r>
        <w:r w:rsidDel="009E2E4B">
          <w:rPr>
            <w:rFonts w:hint="eastAsia"/>
          </w:rPr>
          <w:delText xml:space="preserve"> </w:delText>
        </w:r>
      </w:del>
      <w:del w:id="79" w:author="Dylan CHEN" w:date="2026-08-30T13:09:00Z" w16du:dateUtc="2026-08-30T05:09:00Z">
        <w:r w:rsidDel="00763F8F">
          <w:rPr>
            <w:rFonts w:hint="eastAsia"/>
          </w:rPr>
          <w:delText>administrators</w:delText>
        </w:r>
        <w:r w:rsidRPr="00D657E2" w:rsidDel="00763F8F">
          <w:delText xml:space="preserve"> </w:delText>
        </w:r>
      </w:del>
      <w:del w:id="80" w:author="Dylan CHEN" w:date="2026-08-30T20:51:00Z" w16du:dateUtc="2026-08-30T12:51:00Z">
        <w:r w:rsidRPr="00D657E2" w:rsidDel="009E2E4B">
          <w:delText xml:space="preserve">who oversaw </w:delText>
        </w:r>
        <w:r w:rsidDel="009E2E4B">
          <w:delText xml:space="preserve">and </w:delText>
        </w:r>
      </w:del>
      <w:ins w:id="81" w:author="Dylan CHEN" w:date="2026-08-30T13:09:00Z" w16du:dateUtc="2026-08-30T05:09:00Z">
        <w:r w:rsidR="00763F8F">
          <w:rPr>
            <w:rFonts w:hint="eastAsia"/>
          </w:rPr>
          <w:t xml:space="preserve">engineer who </w:t>
        </w:r>
      </w:ins>
      <w:r>
        <w:t xml:space="preserve">implemented </w:t>
      </w:r>
      <w:r w:rsidRPr="00D657E2">
        <w:t>the randomized experiment</w:t>
      </w:r>
      <w:r>
        <w:t xml:space="preserve"> </w:t>
      </w:r>
      <w:r w:rsidRPr="00D657E2">
        <w:t xml:space="preserve">that the random assignment </w:t>
      </w:r>
      <w:r>
        <w:t xml:space="preserve">did </w:t>
      </w:r>
      <w:r w:rsidRPr="00D657E2">
        <w:t>occur at the question level.</w:t>
      </w:r>
    </w:p>
  </w:footnote>
  <w:footnote w:id="4">
    <w:p w14:paraId="151AC5FA" w14:textId="77777777" w:rsidR="00904A3D" w:rsidRPr="00701301" w:rsidRDefault="00904A3D" w:rsidP="005178E4">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5">
    <w:p w14:paraId="18BB7BE8" w14:textId="748EED71" w:rsidR="00763F8F" w:rsidRPr="00763F8F" w:rsidRDefault="00763F8F">
      <w:pPr>
        <w:pStyle w:val="Footnotes"/>
        <w:rPr>
          <w:lang w:eastAsia="zh-CN"/>
        </w:rPr>
        <w:pPrChange w:id="89" w:author="Dylan CHEN" w:date="2026-08-30T13:09:00Z" w16du:dateUtc="2026-08-30T05:09:00Z">
          <w:pPr>
            <w:pStyle w:val="FootnoteText"/>
          </w:pPr>
        </w:pPrChange>
      </w:pPr>
      <w:ins w:id="90" w:author="Dylan CHEN" w:date="2026-08-30T13:08:00Z" w16du:dateUtc="2026-08-30T05:08:00Z">
        <w:r>
          <w:rPr>
            <w:rStyle w:val="FootnoteReference"/>
          </w:rPr>
          <w:footnoteRef/>
        </w:r>
        <w:r>
          <w:t xml:space="preserve"> </w:t>
        </w:r>
      </w:ins>
      <w:ins w:id="91" w:author="Dylan CHEN" w:date="2026-08-30T13:09:00Z" w16du:dateUtc="2026-08-30T05:09:00Z">
        <w:r>
          <w:rPr>
            <w:rFonts w:hint="eastAsia"/>
            <w:lang w:eastAsia="zh-CN"/>
          </w:rPr>
          <w:t>This information is provided by the</w:t>
        </w:r>
      </w:ins>
      <w:ins w:id="92" w:author="Dylan CHEN" w:date="2026-08-30T13:08:00Z" w16du:dateUtc="2026-08-30T05:08:00Z">
        <w:r>
          <w:rPr>
            <w:rFonts w:hint="eastAsia"/>
          </w:rPr>
          <w:t xml:space="preserve"> SegmentFault</w:t>
        </w:r>
        <w:r>
          <w:t>’</w:t>
        </w:r>
        <w:r>
          <w:rPr>
            <w:rFonts w:hint="eastAsia"/>
          </w:rPr>
          <w:t xml:space="preserve">s operational manager overseeing this </w:t>
        </w:r>
      </w:ins>
      <w:ins w:id="93" w:author="Dylan CHEN" w:date="2026-08-30T13:09:00Z" w16du:dateUtc="2026-08-30T05:09:00Z">
        <w:r>
          <w:rPr>
            <w:rFonts w:hint="eastAsia"/>
            <w:lang w:eastAsia="zh-CN"/>
          </w:rPr>
          <w:t>experiment.</w:t>
        </w:r>
      </w:ins>
    </w:p>
  </w:footnote>
  <w:footnote w:id="6">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842"/>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69E"/>
    <w:rsid w:val="000C59BE"/>
    <w:rsid w:val="000C616D"/>
    <w:rsid w:val="000C63BE"/>
    <w:rsid w:val="000C65E3"/>
    <w:rsid w:val="000C67DD"/>
    <w:rsid w:val="000D004E"/>
    <w:rsid w:val="000D01DB"/>
    <w:rsid w:val="000D02F9"/>
    <w:rsid w:val="000D0704"/>
    <w:rsid w:val="000D0945"/>
    <w:rsid w:val="000D107F"/>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DE0"/>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291F"/>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B77"/>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2FF"/>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0A5"/>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329"/>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6E2"/>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6E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55F7"/>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74E"/>
    <w:rsid w:val="0090190F"/>
    <w:rsid w:val="00901910"/>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0C35"/>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2E4B"/>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1423"/>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3539"/>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01ED"/>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4C6C"/>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A50"/>
    <w:rsid w:val="00E35EB7"/>
    <w:rsid w:val="00E36260"/>
    <w:rsid w:val="00E36608"/>
    <w:rsid w:val="00E368FA"/>
    <w:rsid w:val="00E36B2B"/>
    <w:rsid w:val="00E3707E"/>
    <w:rsid w:val="00E373B8"/>
    <w:rsid w:val="00E3771B"/>
    <w:rsid w:val="00E37798"/>
    <w:rsid w:val="00E37B08"/>
    <w:rsid w:val="00E37E5D"/>
    <w:rsid w:val="00E40062"/>
    <w:rsid w:val="00E40475"/>
    <w:rsid w:val="00E4064C"/>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2E50"/>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54</Pages>
  <Words>48688</Words>
  <Characters>286287</Characters>
  <Application>Microsoft Office Word</Application>
  <DocSecurity>0</DocSecurity>
  <Lines>12447</Lines>
  <Paragraphs>8374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16</cp:revision>
  <cp:lastPrinted>2026-08-29T18:18:00Z</cp:lastPrinted>
  <dcterms:created xsi:type="dcterms:W3CDTF">2026-08-30T12:18:00Z</dcterms:created>
  <dcterms:modified xsi:type="dcterms:W3CDTF">2026-08-30T14:38:00Z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